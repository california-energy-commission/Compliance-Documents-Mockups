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5940"/>
        <w:gridCol w:w="4615"/>
      </w:tblGrid>
      <w:tr w:rsidR="00DA18E1" w:rsidRPr="00966F61" w14:paraId="068E94FD" w14:textId="77777777" w:rsidTr="00DA18E1">
        <w:trPr>
          <w:cantSplit/>
          <w:trHeight w:val="144"/>
        </w:trPr>
        <w:tc>
          <w:tcPr>
            <w:tcW w:w="11030" w:type="dxa"/>
            <w:gridSpan w:val="3"/>
            <w:tcBorders>
              <w:top w:val="single" w:sz="4" w:space="0" w:color="auto"/>
            </w:tcBorders>
            <w:vAlign w:val="center"/>
          </w:tcPr>
          <w:p w14:paraId="068E94FC" w14:textId="77777777" w:rsidR="00DA18E1" w:rsidRPr="00966F61" w:rsidRDefault="00DA18E1" w:rsidP="00DA18E1">
            <w:pPr>
              <w:keepNext/>
              <w:rPr>
                <w:rFonts w:asciiTheme="minorHAnsi" w:hAnsiTheme="minorHAnsi"/>
                <w:b/>
                <w:sz w:val="18"/>
                <w:szCs w:val="18"/>
              </w:rPr>
            </w:pPr>
            <w:r w:rsidRPr="00966F61">
              <w:rPr>
                <w:rFonts w:asciiTheme="minorHAnsi" w:hAnsiTheme="minorHAnsi"/>
                <w:b/>
                <w:sz w:val="18"/>
                <w:szCs w:val="18"/>
              </w:rPr>
              <w:t>A. Ducted Cooling System Information</w:t>
            </w:r>
          </w:p>
        </w:tc>
      </w:tr>
      <w:tr w:rsidR="00DA18E1" w:rsidRPr="00966F61" w14:paraId="068E9501" w14:textId="77777777" w:rsidTr="00CE3450">
        <w:trPr>
          <w:cantSplit/>
          <w:trHeight w:val="144"/>
        </w:trPr>
        <w:tc>
          <w:tcPr>
            <w:tcW w:w="475" w:type="dxa"/>
            <w:vAlign w:val="center"/>
          </w:tcPr>
          <w:p w14:paraId="068E94FE" w14:textId="77777777" w:rsidR="00DA18E1" w:rsidRPr="00966F61" w:rsidRDefault="003F7313" w:rsidP="007A1CE5">
            <w:pPr>
              <w:pStyle w:val="FootnoteText"/>
              <w:jc w:val="center"/>
              <w:rPr>
                <w:rFonts w:asciiTheme="minorHAnsi" w:hAnsiTheme="minorHAnsi"/>
                <w:sz w:val="18"/>
                <w:szCs w:val="18"/>
              </w:rPr>
            </w:pPr>
            <w:r w:rsidRPr="003F7313">
              <w:rPr>
                <w:rFonts w:asciiTheme="minorHAnsi" w:hAnsiTheme="minorHAnsi"/>
                <w:sz w:val="18"/>
                <w:szCs w:val="18"/>
              </w:rPr>
              <w:t>01</w:t>
            </w:r>
          </w:p>
        </w:tc>
        <w:tc>
          <w:tcPr>
            <w:tcW w:w="5940" w:type="dxa"/>
            <w:vAlign w:val="center"/>
          </w:tcPr>
          <w:p w14:paraId="068E94FF" w14:textId="458CDE83" w:rsidR="00DA18E1" w:rsidRPr="00B2548D" w:rsidRDefault="00B2548D" w:rsidP="00DA18E1">
            <w:pPr>
              <w:rPr>
                <w:rFonts w:asciiTheme="minorHAnsi" w:hAnsiTheme="minorHAnsi"/>
                <w:color w:val="000000"/>
                <w:sz w:val="18"/>
                <w:szCs w:val="18"/>
                <w:highlight w:val="yellow"/>
              </w:rPr>
            </w:pPr>
            <w:r w:rsidRPr="00B2548D">
              <w:rPr>
                <w:rFonts w:asciiTheme="minorHAnsi" w:hAnsiTheme="minorHAnsi"/>
                <w:sz w:val="18"/>
                <w:szCs w:val="18"/>
              </w:rPr>
              <w:t>Space Conditioning System Identification or Name</w:t>
            </w:r>
            <w:r w:rsidR="00DA18E1" w:rsidRPr="00B2548D">
              <w:rPr>
                <w:rFonts w:asciiTheme="minorHAnsi" w:hAnsiTheme="minorHAnsi"/>
                <w:sz w:val="18"/>
                <w:szCs w:val="18"/>
              </w:rPr>
              <w:t xml:space="preserve"> </w:t>
            </w:r>
          </w:p>
        </w:tc>
        <w:tc>
          <w:tcPr>
            <w:tcW w:w="4615" w:type="dxa"/>
            <w:vAlign w:val="center"/>
          </w:tcPr>
          <w:p w14:paraId="068E9500" w14:textId="77777777" w:rsidR="00DA18E1" w:rsidRPr="00966F61" w:rsidRDefault="00DA18E1" w:rsidP="00DA18E1">
            <w:pPr>
              <w:rPr>
                <w:rFonts w:asciiTheme="minorHAnsi" w:hAnsiTheme="minorHAnsi"/>
                <w:color w:val="000000"/>
                <w:sz w:val="18"/>
                <w:szCs w:val="18"/>
                <w:highlight w:val="yellow"/>
              </w:rPr>
            </w:pPr>
          </w:p>
        </w:tc>
      </w:tr>
      <w:tr w:rsidR="00DA18E1" w:rsidRPr="00966F61" w14:paraId="068E9505" w14:textId="77777777" w:rsidTr="00CE3450">
        <w:trPr>
          <w:cantSplit/>
          <w:trHeight w:val="144"/>
        </w:trPr>
        <w:tc>
          <w:tcPr>
            <w:tcW w:w="475" w:type="dxa"/>
            <w:vAlign w:val="center"/>
          </w:tcPr>
          <w:p w14:paraId="068E9502" w14:textId="77777777"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02</w:t>
            </w:r>
          </w:p>
        </w:tc>
        <w:tc>
          <w:tcPr>
            <w:tcW w:w="5940" w:type="dxa"/>
            <w:vAlign w:val="center"/>
          </w:tcPr>
          <w:p w14:paraId="068E9503" w14:textId="0616A5DA" w:rsidR="00DA18E1" w:rsidRPr="00B2548D" w:rsidRDefault="00B2548D" w:rsidP="002756DE">
            <w:pPr>
              <w:rPr>
                <w:rFonts w:asciiTheme="minorHAnsi" w:hAnsiTheme="minorHAnsi"/>
                <w:sz w:val="18"/>
                <w:szCs w:val="18"/>
              </w:rPr>
            </w:pPr>
            <w:r w:rsidRPr="00B2548D">
              <w:rPr>
                <w:rFonts w:asciiTheme="minorHAnsi" w:hAnsiTheme="minorHAnsi"/>
                <w:sz w:val="18"/>
                <w:szCs w:val="18"/>
              </w:rPr>
              <w:t xml:space="preserve">Space Conditioning System </w:t>
            </w:r>
            <w:r w:rsidR="002756DE">
              <w:rPr>
                <w:rFonts w:asciiTheme="minorHAnsi" w:hAnsiTheme="minorHAnsi"/>
                <w:sz w:val="18"/>
                <w:szCs w:val="18"/>
              </w:rPr>
              <w:t>Description</w:t>
            </w:r>
            <w:r w:rsidRPr="00B2548D">
              <w:rPr>
                <w:rFonts w:asciiTheme="minorHAnsi" w:hAnsiTheme="minorHAnsi"/>
                <w:sz w:val="18"/>
                <w:szCs w:val="18"/>
              </w:rPr>
              <w:t xml:space="preserve"> </w:t>
            </w:r>
            <w:r w:rsidR="002756DE">
              <w:rPr>
                <w:rFonts w:asciiTheme="minorHAnsi" w:hAnsiTheme="minorHAnsi"/>
                <w:sz w:val="18"/>
                <w:szCs w:val="18"/>
              </w:rPr>
              <w:t>of</w:t>
            </w:r>
            <w:r w:rsidRPr="00B2548D">
              <w:rPr>
                <w:rFonts w:asciiTheme="minorHAnsi" w:hAnsiTheme="minorHAnsi"/>
                <w:sz w:val="18"/>
                <w:szCs w:val="18"/>
              </w:rPr>
              <w:t xml:space="preserve"> Area Served</w:t>
            </w:r>
          </w:p>
        </w:tc>
        <w:tc>
          <w:tcPr>
            <w:tcW w:w="4615" w:type="dxa"/>
            <w:vAlign w:val="center"/>
          </w:tcPr>
          <w:p w14:paraId="068E9504" w14:textId="77777777" w:rsidR="00DA18E1" w:rsidRPr="00966F61" w:rsidRDefault="00DA18E1" w:rsidP="00DA18E1">
            <w:pPr>
              <w:rPr>
                <w:rFonts w:asciiTheme="minorHAnsi" w:hAnsiTheme="minorHAnsi"/>
                <w:sz w:val="18"/>
                <w:szCs w:val="18"/>
              </w:rPr>
            </w:pPr>
          </w:p>
        </w:tc>
      </w:tr>
      <w:tr w:rsidR="00B2548D" w:rsidRPr="00966F61" w14:paraId="45E82AA4" w14:textId="77777777" w:rsidTr="00CE3450">
        <w:trPr>
          <w:cantSplit/>
          <w:trHeight w:val="144"/>
        </w:trPr>
        <w:tc>
          <w:tcPr>
            <w:tcW w:w="475" w:type="dxa"/>
            <w:vAlign w:val="center"/>
          </w:tcPr>
          <w:p w14:paraId="14938814" w14:textId="17FA1E3F" w:rsidR="00B2548D" w:rsidRPr="00966F61" w:rsidRDefault="00B2548D" w:rsidP="007A1CE5">
            <w:pPr>
              <w:pStyle w:val="FootnoteText"/>
              <w:jc w:val="center"/>
              <w:rPr>
                <w:rFonts w:asciiTheme="minorHAnsi" w:hAnsiTheme="minorHAnsi"/>
                <w:sz w:val="18"/>
                <w:szCs w:val="18"/>
              </w:rPr>
            </w:pPr>
            <w:r>
              <w:rPr>
                <w:rFonts w:asciiTheme="minorHAnsi" w:hAnsiTheme="minorHAnsi"/>
                <w:sz w:val="18"/>
                <w:szCs w:val="18"/>
              </w:rPr>
              <w:t>03</w:t>
            </w:r>
          </w:p>
        </w:tc>
        <w:tc>
          <w:tcPr>
            <w:tcW w:w="5940" w:type="dxa"/>
            <w:vAlign w:val="center"/>
          </w:tcPr>
          <w:p w14:paraId="7AD81A70" w14:textId="53AD373B" w:rsidR="00B2548D" w:rsidRPr="00B2548D" w:rsidRDefault="00B2548D" w:rsidP="00392F58">
            <w:pPr>
              <w:rPr>
                <w:rFonts w:asciiTheme="minorHAnsi" w:hAnsiTheme="minorHAnsi"/>
                <w:sz w:val="18"/>
                <w:szCs w:val="18"/>
              </w:rPr>
            </w:pPr>
            <w:r w:rsidRPr="00B2548D">
              <w:rPr>
                <w:rFonts w:asciiTheme="minorHAnsi" w:hAnsiTheme="minorHAnsi"/>
                <w:sz w:val="18"/>
                <w:szCs w:val="18"/>
              </w:rPr>
              <w:t>Indoor Unit Name</w:t>
            </w:r>
            <w:r w:rsidR="00392F58">
              <w:rPr>
                <w:rFonts w:asciiTheme="minorHAnsi" w:hAnsiTheme="minorHAnsi"/>
                <w:sz w:val="18"/>
                <w:szCs w:val="18"/>
              </w:rPr>
              <w:t xml:space="preserve"> </w:t>
            </w:r>
          </w:p>
        </w:tc>
        <w:tc>
          <w:tcPr>
            <w:tcW w:w="4615" w:type="dxa"/>
            <w:vAlign w:val="center"/>
          </w:tcPr>
          <w:p w14:paraId="4F7B3D36" w14:textId="77777777" w:rsidR="00B2548D" w:rsidRPr="00966F61" w:rsidRDefault="00B2548D" w:rsidP="00DA18E1">
            <w:pPr>
              <w:pStyle w:val="ListParagraph"/>
              <w:ind w:left="0"/>
              <w:rPr>
                <w:rFonts w:asciiTheme="minorHAnsi" w:hAnsiTheme="minorHAnsi"/>
                <w:sz w:val="18"/>
                <w:szCs w:val="18"/>
              </w:rPr>
            </w:pPr>
          </w:p>
        </w:tc>
      </w:tr>
      <w:tr w:rsidR="00DA18E1" w:rsidRPr="00966F61" w14:paraId="068E9509" w14:textId="77777777" w:rsidTr="00CE3450">
        <w:trPr>
          <w:cantSplit/>
          <w:trHeight w:val="144"/>
        </w:trPr>
        <w:tc>
          <w:tcPr>
            <w:tcW w:w="475" w:type="dxa"/>
            <w:vAlign w:val="center"/>
          </w:tcPr>
          <w:p w14:paraId="068E9506" w14:textId="2DE55032" w:rsidR="00DA18E1" w:rsidRPr="00966F61" w:rsidRDefault="00DA18E1" w:rsidP="00B2548D">
            <w:pPr>
              <w:pStyle w:val="FootnoteText"/>
              <w:jc w:val="center"/>
              <w:rPr>
                <w:rFonts w:asciiTheme="minorHAnsi" w:hAnsiTheme="minorHAnsi"/>
                <w:sz w:val="18"/>
                <w:szCs w:val="18"/>
              </w:rPr>
            </w:pPr>
            <w:r w:rsidRPr="00966F61">
              <w:rPr>
                <w:rFonts w:asciiTheme="minorHAnsi" w:hAnsiTheme="minorHAnsi"/>
                <w:sz w:val="18"/>
                <w:szCs w:val="18"/>
              </w:rPr>
              <w:t>0</w:t>
            </w:r>
            <w:r w:rsidR="00B2548D">
              <w:rPr>
                <w:rFonts w:asciiTheme="minorHAnsi" w:hAnsiTheme="minorHAnsi"/>
                <w:sz w:val="18"/>
                <w:szCs w:val="18"/>
              </w:rPr>
              <w:t>4</w:t>
            </w:r>
          </w:p>
        </w:tc>
        <w:tc>
          <w:tcPr>
            <w:tcW w:w="5940" w:type="dxa"/>
            <w:vAlign w:val="center"/>
          </w:tcPr>
          <w:p w14:paraId="068E9507" w14:textId="025F2347" w:rsidR="00DA18E1" w:rsidRPr="00966F61" w:rsidRDefault="00DA18E1" w:rsidP="00DA18E1">
            <w:pPr>
              <w:rPr>
                <w:rFonts w:asciiTheme="minorHAnsi" w:hAnsiTheme="minorHAnsi"/>
                <w:sz w:val="18"/>
                <w:szCs w:val="18"/>
              </w:rPr>
            </w:pPr>
            <w:r w:rsidRPr="00966F61">
              <w:rPr>
                <w:rFonts w:asciiTheme="minorHAnsi" w:hAnsiTheme="minorHAnsi"/>
                <w:sz w:val="18"/>
                <w:szCs w:val="18"/>
              </w:rPr>
              <w:t>System Installation Type</w:t>
            </w:r>
          </w:p>
        </w:tc>
        <w:tc>
          <w:tcPr>
            <w:tcW w:w="4615" w:type="dxa"/>
            <w:vAlign w:val="center"/>
          </w:tcPr>
          <w:p w14:paraId="068E9508" w14:textId="77777777" w:rsidR="00DA18E1" w:rsidRPr="00966F61" w:rsidRDefault="00DA18E1" w:rsidP="00DA18E1">
            <w:pPr>
              <w:pStyle w:val="ListParagraph"/>
              <w:ind w:left="0"/>
              <w:rPr>
                <w:rFonts w:asciiTheme="minorHAnsi" w:hAnsiTheme="minorHAnsi"/>
                <w:sz w:val="18"/>
                <w:szCs w:val="18"/>
              </w:rPr>
            </w:pPr>
          </w:p>
        </w:tc>
      </w:tr>
      <w:tr w:rsidR="00DA18E1" w:rsidRPr="00966F61" w14:paraId="068E950D" w14:textId="77777777" w:rsidTr="00CE3450">
        <w:trPr>
          <w:cantSplit/>
          <w:trHeight w:val="144"/>
        </w:trPr>
        <w:tc>
          <w:tcPr>
            <w:tcW w:w="475" w:type="dxa"/>
            <w:vAlign w:val="center"/>
          </w:tcPr>
          <w:p w14:paraId="068E950A" w14:textId="51426A40" w:rsidR="00DA18E1" w:rsidRPr="00966F61" w:rsidRDefault="00DA18E1" w:rsidP="00B2548D">
            <w:pPr>
              <w:pStyle w:val="FootnoteText"/>
              <w:jc w:val="center"/>
              <w:rPr>
                <w:rFonts w:asciiTheme="minorHAnsi" w:hAnsiTheme="minorHAnsi"/>
                <w:sz w:val="18"/>
                <w:szCs w:val="18"/>
              </w:rPr>
            </w:pPr>
            <w:r w:rsidRPr="00966F61">
              <w:rPr>
                <w:rFonts w:asciiTheme="minorHAnsi" w:hAnsiTheme="minorHAnsi"/>
                <w:sz w:val="18"/>
                <w:szCs w:val="18"/>
              </w:rPr>
              <w:t>0</w:t>
            </w:r>
            <w:r w:rsidR="00B2548D">
              <w:rPr>
                <w:rFonts w:asciiTheme="minorHAnsi" w:hAnsiTheme="minorHAnsi"/>
                <w:sz w:val="18"/>
                <w:szCs w:val="18"/>
              </w:rPr>
              <w:t>5</w:t>
            </w:r>
          </w:p>
        </w:tc>
        <w:tc>
          <w:tcPr>
            <w:tcW w:w="5940" w:type="dxa"/>
          </w:tcPr>
          <w:p w14:paraId="068E950B" w14:textId="44D4756A" w:rsidR="00DA18E1" w:rsidRPr="00966F61" w:rsidRDefault="00DA18E1" w:rsidP="001406B5">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w:t>
            </w:r>
          </w:p>
        </w:tc>
        <w:tc>
          <w:tcPr>
            <w:tcW w:w="4615" w:type="dxa"/>
            <w:vAlign w:val="center"/>
          </w:tcPr>
          <w:p w14:paraId="068E950C" w14:textId="77777777" w:rsidR="00DA18E1" w:rsidRPr="00966F61" w:rsidRDefault="00DA18E1" w:rsidP="00DA18E1">
            <w:pPr>
              <w:rPr>
                <w:rFonts w:asciiTheme="minorHAnsi" w:hAnsiTheme="minorHAnsi"/>
                <w:sz w:val="18"/>
                <w:szCs w:val="18"/>
              </w:rPr>
            </w:pPr>
          </w:p>
        </w:tc>
      </w:tr>
      <w:tr w:rsidR="00DA18E1" w:rsidRPr="00966F61" w14:paraId="068E9511" w14:textId="77777777" w:rsidTr="00CE3450">
        <w:trPr>
          <w:cantSplit/>
          <w:trHeight w:val="144"/>
        </w:trPr>
        <w:tc>
          <w:tcPr>
            <w:tcW w:w="475" w:type="dxa"/>
            <w:vAlign w:val="center"/>
          </w:tcPr>
          <w:p w14:paraId="068E950E" w14:textId="7BF2FC27" w:rsidR="00DA18E1" w:rsidRPr="00966F61" w:rsidRDefault="00DA18E1" w:rsidP="00B2548D">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sidR="00B2548D">
              <w:rPr>
                <w:rFonts w:asciiTheme="minorHAnsi" w:hAnsiTheme="minorHAnsi"/>
                <w:sz w:val="18"/>
                <w:szCs w:val="18"/>
              </w:rPr>
              <w:t>6</w:t>
            </w:r>
          </w:p>
        </w:tc>
        <w:tc>
          <w:tcPr>
            <w:tcW w:w="5940" w:type="dxa"/>
            <w:vAlign w:val="center"/>
          </w:tcPr>
          <w:p w14:paraId="068E950F" w14:textId="1DAC79C6" w:rsidR="00DA18E1" w:rsidRPr="00966F61" w:rsidRDefault="00DA18E1" w:rsidP="00DA18E1">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4615" w:type="dxa"/>
            <w:vAlign w:val="center"/>
          </w:tcPr>
          <w:p w14:paraId="068E9510" w14:textId="77777777" w:rsidR="00DA18E1" w:rsidRPr="00966F61" w:rsidRDefault="00DA18E1" w:rsidP="00DA18E1">
            <w:pPr>
              <w:rPr>
                <w:rFonts w:asciiTheme="minorHAnsi" w:hAnsiTheme="minorHAnsi"/>
                <w:sz w:val="18"/>
                <w:szCs w:val="18"/>
              </w:rPr>
            </w:pPr>
          </w:p>
        </w:tc>
      </w:tr>
      <w:tr w:rsidR="00DA18E1" w:rsidRPr="00966F61" w14:paraId="068E9515" w14:textId="77777777" w:rsidTr="00CE3450">
        <w:trPr>
          <w:cantSplit/>
          <w:trHeight w:val="144"/>
        </w:trPr>
        <w:tc>
          <w:tcPr>
            <w:tcW w:w="475" w:type="dxa"/>
            <w:vAlign w:val="center"/>
          </w:tcPr>
          <w:p w14:paraId="068E9512" w14:textId="33C05B61" w:rsidR="00DA18E1" w:rsidRPr="00966F61" w:rsidRDefault="00DA18E1" w:rsidP="00B2548D">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sidR="00B2548D">
              <w:rPr>
                <w:rFonts w:asciiTheme="minorHAnsi" w:hAnsiTheme="minorHAnsi"/>
                <w:sz w:val="18"/>
                <w:szCs w:val="18"/>
              </w:rPr>
              <w:t>7</w:t>
            </w:r>
          </w:p>
        </w:tc>
        <w:tc>
          <w:tcPr>
            <w:tcW w:w="5940" w:type="dxa"/>
            <w:vAlign w:val="center"/>
          </w:tcPr>
          <w:p w14:paraId="068E9513" w14:textId="7CC855E7" w:rsidR="00DA18E1" w:rsidRPr="00966F61" w:rsidRDefault="00DA18E1" w:rsidP="00DA18E1">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4615" w:type="dxa"/>
            <w:vAlign w:val="center"/>
          </w:tcPr>
          <w:p w14:paraId="068E9514" w14:textId="77777777" w:rsidR="00DA18E1" w:rsidRPr="00966F61" w:rsidRDefault="00DA18E1" w:rsidP="00DA18E1">
            <w:pPr>
              <w:rPr>
                <w:rFonts w:asciiTheme="minorHAnsi" w:hAnsiTheme="minorHAnsi"/>
                <w:sz w:val="18"/>
                <w:szCs w:val="18"/>
              </w:rPr>
            </w:pPr>
          </w:p>
        </w:tc>
      </w:tr>
      <w:tr w:rsidR="00DA18E1" w:rsidRPr="00966F61" w14:paraId="068E9519" w14:textId="77777777" w:rsidTr="00CE3450">
        <w:trPr>
          <w:cantSplit/>
          <w:trHeight w:val="144"/>
        </w:trPr>
        <w:tc>
          <w:tcPr>
            <w:tcW w:w="475" w:type="dxa"/>
            <w:vAlign w:val="center"/>
          </w:tcPr>
          <w:p w14:paraId="068E9516" w14:textId="757E71C6" w:rsidR="00DA18E1" w:rsidRPr="00966F61" w:rsidRDefault="00DA18E1" w:rsidP="00B2548D">
            <w:pPr>
              <w:pStyle w:val="FootnoteText"/>
              <w:jc w:val="center"/>
              <w:rPr>
                <w:rFonts w:asciiTheme="minorHAnsi" w:hAnsiTheme="minorHAnsi"/>
                <w:sz w:val="18"/>
                <w:szCs w:val="18"/>
              </w:rPr>
            </w:pPr>
            <w:r w:rsidRPr="00966F61">
              <w:rPr>
                <w:rFonts w:asciiTheme="minorHAnsi" w:hAnsiTheme="minorHAnsi"/>
                <w:sz w:val="18"/>
                <w:szCs w:val="18"/>
              </w:rPr>
              <w:t>0</w:t>
            </w:r>
            <w:r w:rsidR="00B2548D">
              <w:rPr>
                <w:rFonts w:asciiTheme="minorHAnsi" w:hAnsiTheme="minorHAnsi"/>
                <w:sz w:val="18"/>
                <w:szCs w:val="18"/>
              </w:rPr>
              <w:t>8</w:t>
            </w:r>
          </w:p>
        </w:tc>
        <w:tc>
          <w:tcPr>
            <w:tcW w:w="5940" w:type="dxa"/>
            <w:vAlign w:val="center"/>
          </w:tcPr>
          <w:p w14:paraId="068E9517" w14:textId="2C9468DE" w:rsidR="00DA18E1" w:rsidRPr="00966F61" w:rsidRDefault="00DA18E1" w:rsidP="008F4CB7">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4615" w:type="dxa"/>
            <w:vAlign w:val="center"/>
          </w:tcPr>
          <w:p w14:paraId="068E9518" w14:textId="77777777" w:rsidR="00DA18E1" w:rsidRPr="00966F61" w:rsidRDefault="00DA18E1" w:rsidP="00DA18E1">
            <w:pPr>
              <w:rPr>
                <w:rFonts w:asciiTheme="minorHAnsi" w:hAnsiTheme="minorHAnsi"/>
                <w:sz w:val="18"/>
                <w:szCs w:val="18"/>
              </w:rPr>
            </w:pPr>
          </w:p>
        </w:tc>
      </w:tr>
      <w:tr w:rsidR="00DA18E1" w:rsidRPr="00966F61" w14:paraId="068E951D" w14:textId="77777777" w:rsidTr="00CE3450">
        <w:trPr>
          <w:cantSplit/>
          <w:trHeight w:val="144"/>
        </w:trPr>
        <w:tc>
          <w:tcPr>
            <w:tcW w:w="475" w:type="dxa"/>
            <w:vAlign w:val="center"/>
          </w:tcPr>
          <w:p w14:paraId="068E951A" w14:textId="0EDFBB75" w:rsidR="00DA18E1" w:rsidRPr="00966F61" w:rsidRDefault="00DA18E1" w:rsidP="00B2548D">
            <w:pPr>
              <w:pStyle w:val="FootnoteText"/>
              <w:jc w:val="center"/>
              <w:rPr>
                <w:rFonts w:asciiTheme="minorHAnsi" w:hAnsiTheme="minorHAnsi"/>
                <w:sz w:val="18"/>
                <w:szCs w:val="18"/>
              </w:rPr>
            </w:pPr>
            <w:r w:rsidRPr="00966F61">
              <w:rPr>
                <w:rFonts w:asciiTheme="minorHAnsi" w:hAnsiTheme="minorHAnsi"/>
                <w:sz w:val="18"/>
                <w:szCs w:val="18"/>
              </w:rPr>
              <w:t>0</w:t>
            </w:r>
            <w:r w:rsidR="00B2548D">
              <w:rPr>
                <w:rFonts w:asciiTheme="minorHAnsi" w:hAnsiTheme="minorHAnsi"/>
                <w:sz w:val="18"/>
                <w:szCs w:val="18"/>
              </w:rPr>
              <w:t>9</w:t>
            </w:r>
          </w:p>
        </w:tc>
        <w:tc>
          <w:tcPr>
            <w:tcW w:w="5940" w:type="dxa"/>
            <w:vAlign w:val="center"/>
          </w:tcPr>
          <w:p w14:paraId="068E951B" w14:textId="5487E058" w:rsidR="00DA18E1" w:rsidRPr="00966F61" w:rsidRDefault="00DA18E1" w:rsidP="00DA18E1">
            <w:pPr>
              <w:keepNext/>
              <w:rPr>
                <w:rFonts w:asciiTheme="minorHAnsi" w:hAnsiTheme="minorHAnsi"/>
                <w:sz w:val="18"/>
                <w:szCs w:val="18"/>
              </w:rPr>
            </w:pPr>
            <w:r w:rsidRPr="00966F61">
              <w:rPr>
                <w:rFonts w:asciiTheme="minorHAnsi" w:hAnsiTheme="minorHAnsi"/>
                <w:sz w:val="18"/>
                <w:szCs w:val="18"/>
              </w:rPr>
              <w:t>System Bypass Duct Status</w:t>
            </w:r>
          </w:p>
        </w:tc>
        <w:tc>
          <w:tcPr>
            <w:tcW w:w="4615" w:type="dxa"/>
            <w:vAlign w:val="center"/>
          </w:tcPr>
          <w:p w14:paraId="068E951C" w14:textId="77777777" w:rsidR="00DA18E1" w:rsidRPr="00966F61" w:rsidRDefault="00DA18E1" w:rsidP="00DA18E1">
            <w:pPr>
              <w:pStyle w:val="ListParagraph"/>
              <w:keepNext/>
              <w:ind w:left="0"/>
              <w:rPr>
                <w:rFonts w:asciiTheme="minorHAnsi" w:hAnsiTheme="minorHAnsi"/>
                <w:sz w:val="18"/>
                <w:szCs w:val="18"/>
              </w:rPr>
            </w:pPr>
          </w:p>
        </w:tc>
      </w:tr>
      <w:tr w:rsidR="00DA18E1" w:rsidRPr="00966F61" w14:paraId="068E9521" w14:textId="77777777" w:rsidTr="00CE3450">
        <w:trPr>
          <w:cantSplit/>
          <w:trHeight w:val="144"/>
        </w:trPr>
        <w:tc>
          <w:tcPr>
            <w:tcW w:w="475" w:type="dxa"/>
            <w:vAlign w:val="center"/>
          </w:tcPr>
          <w:p w14:paraId="068E951E" w14:textId="38273B2A" w:rsidR="00DA18E1" w:rsidRPr="00966F61" w:rsidRDefault="00B2548D" w:rsidP="00B2548D">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068E951F" w14:textId="7BB665AF" w:rsidR="00DA18E1" w:rsidRPr="00966F61" w:rsidRDefault="00DA18E1" w:rsidP="00DA18E1">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4615" w:type="dxa"/>
            <w:vAlign w:val="center"/>
          </w:tcPr>
          <w:p w14:paraId="068E9520" w14:textId="77777777" w:rsidR="00DA18E1" w:rsidRPr="00966F61" w:rsidRDefault="00DA18E1" w:rsidP="00DA18E1">
            <w:pPr>
              <w:keepNext/>
              <w:rPr>
                <w:rFonts w:asciiTheme="minorHAnsi" w:hAnsiTheme="minorHAnsi"/>
                <w:sz w:val="18"/>
                <w:szCs w:val="18"/>
              </w:rPr>
            </w:pPr>
          </w:p>
        </w:tc>
      </w:tr>
      <w:tr w:rsidR="00DA18E1" w:rsidRPr="00966F61" w14:paraId="068E9525" w14:textId="77777777" w:rsidTr="00CE3450">
        <w:trPr>
          <w:cantSplit/>
          <w:trHeight w:val="144"/>
        </w:trPr>
        <w:tc>
          <w:tcPr>
            <w:tcW w:w="475" w:type="dxa"/>
            <w:vAlign w:val="center"/>
          </w:tcPr>
          <w:p w14:paraId="068E9522" w14:textId="541594EC" w:rsidR="00DA18E1" w:rsidRPr="00966F61" w:rsidDel="006E5AE2" w:rsidRDefault="00E00244" w:rsidP="00B2548D">
            <w:pPr>
              <w:pStyle w:val="FootnoteText"/>
              <w:jc w:val="center"/>
              <w:rPr>
                <w:rFonts w:asciiTheme="minorHAnsi" w:hAnsiTheme="minorHAnsi"/>
                <w:sz w:val="18"/>
                <w:szCs w:val="18"/>
              </w:rPr>
            </w:pPr>
            <w:r>
              <w:rPr>
                <w:rFonts w:asciiTheme="minorHAnsi" w:hAnsiTheme="minorHAnsi"/>
                <w:sz w:val="18"/>
                <w:szCs w:val="18"/>
              </w:rPr>
              <w:t>1</w:t>
            </w:r>
            <w:r w:rsidR="00B2548D">
              <w:rPr>
                <w:rFonts w:asciiTheme="minorHAnsi" w:hAnsiTheme="minorHAnsi"/>
                <w:sz w:val="18"/>
                <w:szCs w:val="18"/>
              </w:rPr>
              <w:t>1</w:t>
            </w:r>
          </w:p>
        </w:tc>
        <w:tc>
          <w:tcPr>
            <w:tcW w:w="5940" w:type="dxa"/>
            <w:vAlign w:val="center"/>
          </w:tcPr>
          <w:p w14:paraId="068E9523" w14:textId="1F67E2FC" w:rsidR="00DA18E1" w:rsidRPr="00966F61" w:rsidRDefault="003F7313" w:rsidP="00B4470D">
            <w:pPr>
              <w:keepNext/>
              <w:rPr>
                <w:rFonts w:asciiTheme="minorHAnsi" w:hAnsiTheme="minorHAnsi"/>
                <w:sz w:val="18"/>
                <w:szCs w:val="18"/>
              </w:rPr>
            </w:pPr>
            <w:r w:rsidRPr="003F7313">
              <w:rPr>
                <w:rFonts w:asciiTheme="minorHAnsi" w:hAnsiTheme="minorHAnsi"/>
                <w:sz w:val="18"/>
                <w:szCs w:val="18"/>
              </w:rPr>
              <w:t xml:space="preserve">Airflow Rate Protocol </w:t>
            </w:r>
            <w:r w:rsidR="00B4470D">
              <w:rPr>
                <w:rFonts w:asciiTheme="minorHAnsi" w:hAnsiTheme="minorHAnsi"/>
                <w:sz w:val="18"/>
                <w:szCs w:val="18"/>
              </w:rPr>
              <w:t>U</w:t>
            </w:r>
            <w:r w:rsidRPr="003F7313">
              <w:rPr>
                <w:rFonts w:asciiTheme="minorHAnsi" w:hAnsiTheme="minorHAnsi"/>
                <w:sz w:val="18"/>
                <w:szCs w:val="18"/>
              </w:rPr>
              <w:t>tilized</w:t>
            </w:r>
          </w:p>
        </w:tc>
        <w:tc>
          <w:tcPr>
            <w:tcW w:w="4615" w:type="dxa"/>
            <w:vAlign w:val="center"/>
          </w:tcPr>
          <w:p w14:paraId="068E9524" w14:textId="77777777" w:rsidR="00DA18E1" w:rsidRPr="00966F61" w:rsidRDefault="00DA18E1" w:rsidP="00DA18E1">
            <w:pPr>
              <w:keepNext/>
              <w:rPr>
                <w:rFonts w:asciiTheme="minorHAnsi" w:hAnsiTheme="minorHAnsi"/>
                <w:sz w:val="18"/>
                <w:szCs w:val="18"/>
              </w:rPr>
            </w:pPr>
          </w:p>
        </w:tc>
      </w:tr>
      <w:tr w:rsidR="00051491" w:rsidRPr="00966F61" w14:paraId="32F8B6CC" w14:textId="77777777" w:rsidTr="00CE3450">
        <w:trPr>
          <w:cantSplit/>
          <w:trHeight w:val="144"/>
        </w:trPr>
        <w:tc>
          <w:tcPr>
            <w:tcW w:w="475" w:type="dxa"/>
            <w:vAlign w:val="center"/>
          </w:tcPr>
          <w:p w14:paraId="463ECB58" w14:textId="5AFEF354" w:rsidR="00051491" w:rsidRDefault="00051491" w:rsidP="00B2548D">
            <w:pPr>
              <w:pStyle w:val="FootnoteText"/>
              <w:jc w:val="center"/>
              <w:rPr>
                <w:rFonts w:asciiTheme="minorHAnsi" w:hAnsiTheme="minorHAnsi"/>
                <w:sz w:val="18"/>
                <w:szCs w:val="18"/>
              </w:rPr>
            </w:pPr>
            <w:r>
              <w:rPr>
                <w:rFonts w:asciiTheme="minorHAnsi" w:hAnsiTheme="minorHAnsi"/>
                <w:sz w:val="18"/>
                <w:szCs w:val="18"/>
              </w:rPr>
              <w:t>1</w:t>
            </w:r>
            <w:r w:rsidR="00B2548D">
              <w:rPr>
                <w:rFonts w:asciiTheme="minorHAnsi" w:hAnsiTheme="minorHAnsi"/>
                <w:sz w:val="18"/>
                <w:szCs w:val="18"/>
              </w:rPr>
              <w:t>2</w:t>
            </w:r>
          </w:p>
        </w:tc>
        <w:tc>
          <w:tcPr>
            <w:tcW w:w="5940" w:type="dxa"/>
            <w:vAlign w:val="center"/>
          </w:tcPr>
          <w:p w14:paraId="720BC06A" w14:textId="4FF18CAE" w:rsidR="00051491" w:rsidRPr="003F7313" w:rsidRDefault="00051491" w:rsidP="00051491">
            <w:pPr>
              <w:keepNext/>
              <w:rPr>
                <w:rFonts w:asciiTheme="minorHAnsi" w:hAnsiTheme="minorHAnsi"/>
                <w:sz w:val="18"/>
                <w:szCs w:val="18"/>
              </w:rPr>
            </w:pPr>
            <w:r>
              <w:rPr>
                <w:rFonts w:asciiTheme="minorHAnsi" w:hAnsiTheme="minorHAnsi"/>
                <w:sz w:val="18"/>
                <w:szCs w:val="18"/>
              </w:rPr>
              <w:t>Central Fan Ventilation Cooling System Status</w:t>
            </w:r>
          </w:p>
        </w:tc>
        <w:tc>
          <w:tcPr>
            <w:tcW w:w="4615" w:type="dxa"/>
            <w:vAlign w:val="center"/>
          </w:tcPr>
          <w:p w14:paraId="47E18D5B" w14:textId="77777777" w:rsidR="00051491" w:rsidRPr="00966F61" w:rsidRDefault="00051491" w:rsidP="00051491">
            <w:pPr>
              <w:keepNext/>
              <w:rPr>
                <w:rFonts w:asciiTheme="minorHAnsi" w:hAnsiTheme="minorHAnsi"/>
                <w:sz w:val="18"/>
                <w:szCs w:val="18"/>
              </w:rPr>
            </w:pPr>
          </w:p>
        </w:tc>
      </w:tr>
    </w:tbl>
    <w:p w14:paraId="068E9526" w14:textId="77777777" w:rsidR="00DA18E1" w:rsidRPr="00B4470D" w:rsidRDefault="00DA18E1" w:rsidP="00DA18E1">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940"/>
        <w:gridCol w:w="4615"/>
      </w:tblGrid>
      <w:tr w:rsidR="00DA18E1" w:rsidRPr="00966F61" w:rsidDel="001739A4" w14:paraId="068E9529" w14:textId="77777777" w:rsidTr="00DA18E1">
        <w:trPr>
          <w:cantSplit/>
          <w:trHeight w:val="432"/>
        </w:trPr>
        <w:tc>
          <w:tcPr>
            <w:tcW w:w="11030" w:type="dxa"/>
            <w:gridSpan w:val="3"/>
            <w:vAlign w:val="center"/>
          </w:tcPr>
          <w:p w14:paraId="068E9527" w14:textId="1F789A50" w:rsidR="00DA18E1" w:rsidRPr="00966F61" w:rsidRDefault="00DA18E1" w:rsidP="00DA18E1">
            <w:pPr>
              <w:keepNext/>
              <w:rPr>
                <w:rFonts w:asciiTheme="minorHAnsi" w:hAnsiTheme="minorHAnsi"/>
                <w:b/>
                <w:sz w:val="18"/>
                <w:szCs w:val="18"/>
              </w:rPr>
            </w:pPr>
            <w:r w:rsidRPr="00966F61">
              <w:rPr>
                <w:rFonts w:asciiTheme="minorHAnsi" w:hAnsiTheme="minorHAnsi"/>
                <w:b/>
                <w:sz w:val="18"/>
                <w:szCs w:val="18"/>
              </w:rPr>
              <w:t xml:space="preserve">B. Hole for the placement of a Static Pressure Probe (HSPP), and Permanently </w:t>
            </w:r>
            <w:r w:rsidR="0097509A">
              <w:rPr>
                <w:rFonts w:asciiTheme="minorHAnsi" w:hAnsiTheme="minorHAnsi"/>
                <w:b/>
                <w:sz w:val="18"/>
                <w:szCs w:val="18"/>
              </w:rPr>
              <w:t>I</w:t>
            </w:r>
            <w:r w:rsidRPr="00966F61">
              <w:rPr>
                <w:rFonts w:asciiTheme="minorHAnsi" w:hAnsiTheme="minorHAnsi"/>
                <w:b/>
                <w:sz w:val="18"/>
                <w:szCs w:val="18"/>
              </w:rPr>
              <w:t xml:space="preserve">nstalled Static Pressure Probe (PSPP) in the </w:t>
            </w:r>
            <w:r w:rsidR="0097509A">
              <w:rPr>
                <w:rFonts w:asciiTheme="minorHAnsi" w:hAnsiTheme="minorHAnsi"/>
                <w:b/>
                <w:sz w:val="18"/>
                <w:szCs w:val="18"/>
              </w:rPr>
              <w:t>S</w:t>
            </w:r>
            <w:r w:rsidRPr="00966F61">
              <w:rPr>
                <w:rFonts w:asciiTheme="minorHAnsi" w:hAnsiTheme="minorHAnsi"/>
                <w:b/>
                <w:sz w:val="18"/>
                <w:szCs w:val="18"/>
              </w:rPr>
              <w:t xml:space="preserve">upply </w:t>
            </w:r>
            <w:r w:rsidR="0097509A">
              <w:rPr>
                <w:rFonts w:asciiTheme="minorHAnsi" w:hAnsiTheme="minorHAnsi"/>
                <w:b/>
                <w:sz w:val="18"/>
                <w:szCs w:val="18"/>
              </w:rPr>
              <w:t>P</w:t>
            </w:r>
            <w:r w:rsidRPr="00966F61">
              <w:rPr>
                <w:rFonts w:asciiTheme="minorHAnsi" w:hAnsiTheme="minorHAnsi"/>
                <w:b/>
                <w:sz w:val="18"/>
                <w:szCs w:val="18"/>
              </w:rPr>
              <w:t>lenum</w:t>
            </w:r>
          </w:p>
          <w:p w14:paraId="068E9528" w14:textId="77777777" w:rsidR="00DA18E1" w:rsidRPr="0097509A" w:rsidRDefault="00DA18E1" w:rsidP="00DA18E1">
            <w:pPr>
              <w:pStyle w:val="BulletCALetter"/>
              <w:spacing w:before="0"/>
              <w:ind w:left="0" w:firstLine="0"/>
              <w:rPr>
                <w:rFonts w:asciiTheme="minorHAnsi" w:hAnsiTheme="minorHAnsi"/>
                <w:sz w:val="18"/>
                <w:szCs w:val="18"/>
              </w:rPr>
            </w:pPr>
            <w:r w:rsidRPr="00281AB7">
              <w:rPr>
                <w:rFonts w:asciiTheme="minorHAnsi" w:hAnsiTheme="minorHAnsi"/>
                <w:sz w:val="18"/>
                <w:szCs w:val="18"/>
              </w:rPr>
              <w:t xml:space="preserve">Procedures for installing HSPP or PSPP are specified in RA3.3.1.1.  </w:t>
            </w:r>
          </w:p>
        </w:tc>
      </w:tr>
      <w:tr w:rsidR="00DA18E1" w:rsidRPr="00966F61" w:rsidDel="001739A4" w14:paraId="068E952D" w14:textId="77777777" w:rsidTr="00CE3450">
        <w:trPr>
          <w:cantSplit/>
          <w:trHeight w:val="242"/>
        </w:trPr>
        <w:tc>
          <w:tcPr>
            <w:tcW w:w="475" w:type="dxa"/>
            <w:vAlign w:val="center"/>
          </w:tcPr>
          <w:p w14:paraId="068E952A" w14:textId="77777777" w:rsidR="00DA18E1" w:rsidRPr="00966F61" w:rsidRDefault="003F7313" w:rsidP="00DA18E1">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5940" w:type="dxa"/>
            <w:vAlign w:val="center"/>
          </w:tcPr>
          <w:p w14:paraId="068E952B" w14:textId="6F7BB37D" w:rsidR="00DA18E1" w:rsidRPr="00966F61" w:rsidRDefault="003F7313" w:rsidP="0097509A">
            <w:pPr>
              <w:rPr>
                <w:rFonts w:asciiTheme="minorHAnsi" w:hAnsiTheme="minorHAnsi"/>
                <w:sz w:val="18"/>
                <w:szCs w:val="18"/>
              </w:rPr>
            </w:pPr>
            <w:r w:rsidRPr="003F7313">
              <w:rPr>
                <w:rFonts w:asciiTheme="minorHAnsi" w:hAnsiTheme="minorHAnsi"/>
                <w:sz w:val="18"/>
                <w:szCs w:val="18"/>
              </w:rPr>
              <w:t xml:space="preserve">Method </w:t>
            </w:r>
            <w:r w:rsidR="0097509A">
              <w:rPr>
                <w:rFonts w:asciiTheme="minorHAnsi" w:hAnsiTheme="minorHAnsi"/>
                <w:sz w:val="18"/>
                <w:szCs w:val="18"/>
              </w:rPr>
              <w:t>U</w:t>
            </w:r>
            <w:r w:rsidRPr="003F7313">
              <w:rPr>
                <w:rFonts w:asciiTheme="minorHAnsi" w:hAnsiTheme="minorHAnsi"/>
                <w:sz w:val="18"/>
                <w:szCs w:val="18"/>
              </w:rPr>
              <w:t xml:space="preserve">sed to </w:t>
            </w:r>
            <w:r w:rsidR="0097509A">
              <w:rPr>
                <w:rFonts w:asciiTheme="minorHAnsi" w:hAnsiTheme="minorHAnsi"/>
                <w:sz w:val="18"/>
                <w:szCs w:val="18"/>
              </w:rPr>
              <w:t>D</w:t>
            </w:r>
            <w:r w:rsidRPr="003F7313">
              <w:rPr>
                <w:rFonts w:asciiTheme="minorHAnsi" w:hAnsiTheme="minorHAnsi"/>
                <w:sz w:val="18"/>
                <w:szCs w:val="18"/>
              </w:rPr>
              <w:t xml:space="preserve">emonstrate </w:t>
            </w:r>
            <w:r w:rsidR="0097509A">
              <w:rPr>
                <w:rFonts w:asciiTheme="minorHAnsi" w:hAnsiTheme="minorHAnsi"/>
                <w:sz w:val="18"/>
                <w:szCs w:val="18"/>
              </w:rPr>
              <w:t>C</w:t>
            </w:r>
            <w:r w:rsidRPr="003F7313">
              <w:rPr>
                <w:rFonts w:asciiTheme="minorHAnsi" w:hAnsiTheme="minorHAnsi"/>
                <w:sz w:val="18"/>
                <w:szCs w:val="18"/>
              </w:rPr>
              <w:t xml:space="preserve">ompliance with the HSPP/PSPP </w:t>
            </w:r>
            <w:r w:rsidR="0097509A">
              <w:rPr>
                <w:rFonts w:asciiTheme="minorHAnsi" w:hAnsiTheme="minorHAnsi"/>
                <w:sz w:val="18"/>
                <w:szCs w:val="18"/>
              </w:rPr>
              <w:t>R</w:t>
            </w:r>
            <w:r w:rsidRPr="003F7313">
              <w:rPr>
                <w:rFonts w:asciiTheme="minorHAnsi" w:hAnsiTheme="minorHAnsi"/>
                <w:sz w:val="18"/>
                <w:szCs w:val="18"/>
              </w:rPr>
              <w:t>equirement</w:t>
            </w:r>
          </w:p>
        </w:tc>
        <w:tc>
          <w:tcPr>
            <w:tcW w:w="4615" w:type="dxa"/>
            <w:vAlign w:val="center"/>
          </w:tcPr>
          <w:p w14:paraId="068E952C" w14:textId="77777777" w:rsidR="00DA18E1" w:rsidRPr="00966F61" w:rsidRDefault="00DA18E1" w:rsidP="00DA18E1">
            <w:pPr>
              <w:pStyle w:val="Header"/>
              <w:keepNext/>
              <w:tabs>
                <w:tab w:val="clear" w:pos="4320"/>
                <w:tab w:val="clear" w:pos="8640"/>
              </w:tabs>
              <w:rPr>
                <w:rFonts w:asciiTheme="minorHAnsi" w:hAnsiTheme="minorHAnsi"/>
                <w:sz w:val="18"/>
                <w:szCs w:val="18"/>
              </w:rPr>
            </w:pPr>
          </w:p>
        </w:tc>
      </w:tr>
    </w:tbl>
    <w:p w14:paraId="068E952E" w14:textId="77777777" w:rsidR="000A1890" w:rsidRPr="00B4470D" w:rsidRDefault="000A189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942"/>
        <w:gridCol w:w="4607"/>
      </w:tblGrid>
      <w:tr w:rsidR="00041E5F" w:rsidRPr="00966F61" w14:paraId="068E9531" w14:textId="77777777" w:rsidTr="003010D2">
        <w:trPr>
          <w:cantSplit/>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68E952F" w14:textId="22A1BC33" w:rsidR="00041E5F" w:rsidRPr="00966F61" w:rsidRDefault="00041E5F" w:rsidP="003010D2">
            <w:pPr>
              <w:keepNext/>
              <w:rPr>
                <w:rFonts w:asciiTheme="minorHAnsi" w:hAnsiTheme="minorHAnsi"/>
                <w:b/>
                <w:sz w:val="18"/>
                <w:szCs w:val="18"/>
              </w:rPr>
            </w:pPr>
            <w:r w:rsidRPr="00966F61">
              <w:rPr>
                <w:rFonts w:asciiTheme="minorHAnsi" w:hAnsiTheme="minorHAnsi"/>
                <w:b/>
                <w:sz w:val="18"/>
                <w:szCs w:val="18"/>
              </w:rPr>
              <w:t>C. Airflow Rate Measurement Apparatus and Procedure Information</w:t>
            </w:r>
          </w:p>
          <w:p w14:paraId="068E9530" w14:textId="77777777" w:rsidR="00041E5F" w:rsidRPr="00281AB7" w:rsidRDefault="00041E5F" w:rsidP="003010D2">
            <w:pPr>
              <w:keepNext/>
              <w:rPr>
                <w:rFonts w:asciiTheme="minorHAnsi" w:hAnsiTheme="minorHAnsi"/>
                <w:sz w:val="18"/>
                <w:szCs w:val="18"/>
              </w:rPr>
            </w:pPr>
            <w:r w:rsidRPr="00281AB7">
              <w:rPr>
                <w:rFonts w:asciiTheme="minorHAnsi" w:hAnsiTheme="minorHAnsi"/>
                <w:sz w:val="18"/>
                <w:szCs w:val="18"/>
              </w:rPr>
              <w:t>Instrument Specifications are given in RA3.3.1.1, and system airflow rate measurement apparatus information is given in RA3.3.2.</w:t>
            </w:r>
          </w:p>
        </w:tc>
      </w:tr>
      <w:tr w:rsidR="00041E5F" w:rsidRPr="00966F61" w14:paraId="068E9535" w14:textId="77777777" w:rsidTr="00CE3450">
        <w:trPr>
          <w:cantSplit/>
          <w:trHeight w:val="144"/>
        </w:trPr>
        <w:tc>
          <w:tcPr>
            <w:tcW w:w="212" w:type="pct"/>
            <w:vAlign w:val="center"/>
          </w:tcPr>
          <w:p w14:paraId="068E9532"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01</w:t>
            </w:r>
          </w:p>
        </w:tc>
        <w:tc>
          <w:tcPr>
            <w:tcW w:w="2697" w:type="pct"/>
            <w:vAlign w:val="center"/>
          </w:tcPr>
          <w:p w14:paraId="068E9533" w14:textId="77A1A95C" w:rsidR="00041E5F" w:rsidRPr="00966F61" w:rsidRDefault="003F7313" w:rsidP="0097509A">
            <w:pPr>
              <w:keepNext/>
              <w:rPr>
                <w:rFonts w:asciiTheme="minorHAnsi" w:hAnsiTheme="minorHAnsi"/>
                <w:sz w:val="18"/>
                <w:szCs w:val="18"/>
              </w:rPr>
            </w:pPr>
            <w:r w:rsidRPr="003F7313">
              <w:rPr>
                <w:rFonts w:asciiTheme="minorHAnsi" w:hAnsiTheme="minorHAnsi"/>
                <w:sz w:val="18"/>
                <w:szCs w:val="18"/>
              </w:rPr>
              <w:t xml:space="preserve">Airflow Rate Measurement Type </w:t>
            </w:r>
            <w:r w:rsidR="0097509A">
              <w:rPr>
                <w:rFonts w:asciiTheme="minorHAnsi" w:hAnsiTheme="minorHAnsi"/>
                <w:sz w:val="18"/>
                <w:szCs w:val="18"/>
              </w:rPr>
              <w:t>U</w:t>
            </w:r>
            <w:r w:rsidRPr="003F7313">
              <w:rPr>
                <w:rFonts w:asciiTheme="minorHAnsi" w:hAnsiTheme="minorHAnsi"/>
                <w:sz w:val="18"/>
                <w:szCs w:val="18"/>
              </w:rPr>
              <w:t xml:space="preserve">sed for this </w:t>
            </w:r>
            <w:r w:rsidR="0097509A">
              <w:rPr>
                <w:rFonts w:asciiTheme="minorHAnsi" w:hAnsiTheme="minorHAnsi"/>
                <w:sz w:val="18"/>
                <w:szCs w:val="18"/>
              </w:rPr>
              <w:t>A</w:t>
            </w:r>
            <w:r w:rsidRPr="003F7313">
              <w:rPr>
                <w:rFonts w:asciiTheme="minorHAnsi" w:hAnsiTheme="minorHAnsi"/>
                <w:sz w:val="18"/>
                <w:szCs w:val="18"/>
              </w:rPr>
              <w:t xml:space="preserve">irflow </w:t>
            </w:r>
            <w:r w:rsidR="0097509A">
              <w:rPr>
                <w:rFonts w:asciiTheme="minorHAnsi" w:hAnsiTheme="minorHAnsi"/>
                <w:sz w:val="18"/>
                <w:szCs w:val="18"/>
              </w:rPr>
              <w:t>R</w:t>
            </w:r>
            <w:r w:rsidRPr="003F7313">
              <w:rPr>
                <w:rFonts w:asciiTheme="minorHAnsi" w:hAnsiTheme="minorHAnsi"/>
                <w:sz w:val="18"/>
                <w:szCs w:val="18"/>
              </w:rPr>
              <w:t xml:space="preserve">ate </w:t>
            </w:r>
            <w:r w:rsidR="0097509A">
              <w:rPr>
                <w:rFonts w:asciiTheme="minorHAnsi" w:hAnsiTheme="minorHAnsi"/>
                <w:sz w:val="18"/>
                <w:szCs w:val="18"/>
              </w:rPr>
              <w:t>V</w:t>
            </w:r>
            <w:r w:rsidRPr="003F7313">
              <w:rPr>
                <w:rFonts w:asciiTheme="minorHAnsi" w:hAnsiTheme="minorHAnsi"/>
                <w:sz w:val="18"/>
                <w:szCs w:val="18"/>
              </w:rPr>
              <w:t>erification</w:t>
            </w:r>
          </w:p>
        </w:tc>
        <w:tc>
          <w:tcPr>
            <w:tcW w:w="2092" w:type="pct"/>
          </w:tcPr>
          <w:p w14:paraId="068E9534" w14:textId="77777777" w:rsidR="00041E5F" w:rsidRPr="00966F61" w:rsidRDefault="00041E5F" w:rsidP="003010D2">
            <w:pPr>
              <w:pStyle w:val="ListParagraph"/>
              <w:keepNext/>
              <w:ind w:left="0"/>
              <w:rPr>
                <w:rFonts w:asciiTheme="minorHAnsi" w:hAnsiTheme="minorHAnsi"/>
                <w:sz w:val="18"/>
                <w:szCs w:val="18"/>
              </w:rPr>
            </w:pPr>
          </w:p>
        </w:tc>
      </w:tr>
      <w:tr w:rsidR="00041E5F" w:rsidRPr="00966F61" w14:paraId="068E9539" w14:textId="77777777" w:rsidTr="00CE3450">
        <w:trPr>
          <w:cantSplit/>
          <w:trHeight w:val="144"/>
        </w:trPr>
        <w:tc>
          <w:tcPr>
            <w:tcW w:w="212" w:type="pct"/>
            <w:vAlign w:val="center"/>
          </w:tcPr>
          <w:p w14:paraId="068E9536"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02</w:t>
            </w:r>
          </w:p>
        </w:tc>
        <w:tc>
          <w:tcPr>
            <w:tcW w:w="2697" w:type="pct"/>
            <w:vAlign w:val="center"/>
          </w:tcPr>
          <w:p w14:paraId="068E9537" w14:textId="0FEB1E4B"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Manufacturer of Airflow Measurement Apparatus</w:t>
            </w:r>
          </w:p>
        </w:tc>
        <w:tc>
          <w:tcPr>
            <w:tcW w:w="2092" w:type="pct"/>
            <w:vAlign w:val="center"/>
          </w:tcPr>
          <w:p w14:paraId="068E9538" w14:textId="77777777" w:rsidR="00041E5F" w:rsidRPr="00966F61" w:rsidRDefault="00041E5F" w:rsidP="003010D2">
            <w:pPr>
              <w:keepNext/>
              <w:rPr>
                <w:rFonts w:asciiTheme="minorHAnsi" w:hAnsiTheme="minorHAnsi"/>
                <w:sz w:val="18"/>
                <w:szCs w:val="18"/>
              </w:rPr>
            </w:pPr>
          </w:p>
        </w:tc>
      </w:tr>
      <w:tr w:rsidR="00041E5F" w:rsidRPr="00966F61" w14:paraId="068E953D" w14:textId="77777777" w:rsidTr="00CE3450">
        <w:trPr>
          <w:cantSplit/>
          <w:trHeight w:val="144"/>
        </w:trPr>
        <w:tc>
          <w:tcPr>
            <w:tcW w:w="212" w:type="pct"/>
            <w:vAlign w:val="center"/>
          </w:tcPr>
          <w:p w14:paraId="068E953A"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03</w:t>
            </w:r>
          </w:p>
        </w:tc>
        <w:tc>
          <w:tcPr>
            <w:tcW w:w="2697" w:type="pct"/>
            <w:vAlign w:val="center"/>
          </w:tcPr>
          <w:p w14:paraId="068E953B" w14:textId="2CEC998B"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Model number of Airflow Measurement Apparatus</w:t>
            </w:r>
          </w:p>
        </w:tc>
        <w:tc>
          <w:tcPr>
            <w:tcW w:w="2092" w:type="pct"/>
            <w:vAlign w:val="center"/>
          </w:tcPr>
          <w:p w14:paraId="068E953C" w14:textId="77777777" w:rsidR="00041E5F" w:rsidRPr="00966F61" w:rsidRDefault="00041E5F" w:rsidP="003010D2">
            <w:pPr>
              <w:keepNext/>
              <w:rPr>
                <w:rFonts w:asciiTheme="minorHAnsi" w:hAnsiTheme="minorHAnsi"/>
                <w:sz w:val="18"/>
                <w:szCs w:val="18"/>
              </w:rPr>
            </w:pPr>
          </w:p>
        </w:tc>
      </w:tr>
      <w:tr w:rsidR="00041E5F" w:rsidRPr="00966F61" w14:paraId="068E9541" w14:textId="77777777" w:rsidTr="00CE3450">
        <w:trPr>
          <w:cantSplit/>
          <w:trHeight w:val="144"/>
        </w:trPr>
        <w:tc>
          <w:tcPr>
            <w:tcW w:w="212" w:type="pct"/>
            <w:vAlign w:val="center"/>
          </w:tcPr>
          <w:p w14:paraId="068E953E"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04</w:t>
            </w:r>
          </w:p>
        </w:tc>
        <w:tc>
          <w:tcPr>
            <w:tcW w:w="2697" w:type="pct"/>
            <w:vAlign w:val="center"/>
          </w:tcPr>
          <w:p w14:paraId="068E953F" w14:textId="2B77CC18"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Certification Status of the Airflow Measurement Apparatus Accuracy</w:t>
            </w:r>
          </w:p>
        </w:tc>
        <w:tc>
          <w:tcPr>
            <w:tcW w:w="2092" w:type="pct"/>
            <w:vAlign w:val="center"/>
          </w:tcPr>
          <w:p w14:paraId="068E9540" w14:textId="77777777" w:rsidR="00041E5F" w:rsidRPr="00966F61" w:rsidRDefault="00041E5F" w:rsidP="003010D2">
            <w:pPr>
              <w:pStyle w:val="ListParagraph"/>
              <w:keepNext/>
              <w:ind w:left="0"/>
              <w:rPr>
                <w:rFonts w:asciiTheme="minorHAnsi" w:hAnsiTheme="minorHAnsi"/>
                <w:sz w:val="18"/>
                <w:szCs w:val="18"/>
              </w:rPr>
            </w:pPr>
          </w:p>
        </w:tc>
      </w:tr>
    </w:tbl>
    <w:p w14:paraId="3BE4E8A3" w14:textId="77777777" w:rsidR="0097509A" w:rsidRPr="00B4470D" w:rsidRDefault="0097509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780394" w:rsidRPr="00966F61" w14:paraId="068E9546" w14:textId="77777777" w:rsidTr="00780394">
        <w:trPr>
          <w:cantSplit/>
          <w:trHeight w:val="144"/>
        </w:trPr>
        <w:tc>
          <w:tcPr>
            <w:tcW w:w="5000" w:type="pct"/>
            <w:vAlign w:val="center"/>
          </w:tcPr>
          <w:p w14:paraId="068E9545" w14:textId="1DC39F94" w:rsidR="00B63018" w:rsidRPr="00966F61" w:rsidRDefault="00780394" w:rsidP="003010D2">
            <w:pPr>
              <w:keepNext/>
              <w:rPr>
                <w:rFonts w:asciiTheme="minorHAnsi" w:hAnsiTheme="minorHAnsi"/>
                <w:sz w:val="18"/>
                <w:szCs w:val="18"/>
              </w:rPr>
            </w:pPr>
            <w:r w:rsidRPr="00966F61">
              <w:rPr>
                <w:rFonts w:asciiTheme="minorHAnsi" w:hAnsiTheme="minorHAnsi"/>
                <w:b/>
                <w:sz w:val="18"/>
                <w:szCs w:val="18"/>
              </w:rPr>
              <w:t>MCH-23a Forced Air System Airflow Rate Measurement – Newly Installed Non-Zoned Systems or Zoned Multi-Speed Compressor</w:t>
            </w:r>
          </w:p>
        </w:tc>
      </w:tr>
    </w:tbl>
    <w:p w14:paraId="6260CCF0" w14:textId="77777777" w:rsidR="0097509A" w:rsidRPr="00B4470D" w:rsidRDefault="0097509A"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4954"/>
        <w:gridCol w:w="5602"/>
      </w:tblGrid>
      <w:tr w:rsidR="00041E5F" w:rsidRPr="00966F61" w14:paraId="068E954A" w14:textId="77777777" w:rsidTr="003010D2">
        <w:trPr>
          <w:trHeight w:val="144"/>
        </w:trPr>
        <w:tc>
          <w:tcPr>
            <w:tcW w:w="4997" w:type="pct"/>
            <w:gridSpan w:val="3"/>
          </w:tcPr>
          <w:p w14:paraId="068E9548" w14:textId="1A5894C0" w:rsidR="00041E5F" w:rsidRPr="00966F61" w:rsidRDefault="00041E5F" w:rsidP="003010D2">
            <w:pPr>
              <w:keepNext/>
              <w:rPr>
                <w:rFonts w:asciiTheme="minorHAnsi" w:hAnsiTheme="minorHAnsi"/>
                <w:b/>
                <w:sz w:val="18"/>
                <w:szCs w:val="18"/>
              </w:rPr>
            </w:pPr>
            <w:r w:rsidRPr="00966F61">
              <w:rPr>
                <w:rFonts w:asciiTheme="minorHAnsi" w:hAnsiTheme="minorHAnsi"/>
                <w:b/>
                <w:sz w:val="18"/>
                <w:szCs w:val="18"/>
              </w:rPr>
              <w:t>D. Forced Air System Airflow Rate Measurement</w:t>
            </w:r>
          </w:p>
          <w:p w14:paraId="068E9549" w14:textId="77777777" w:rsidR="00041E5F" w:rsidRPr="00966F61" w:rsidRDefault="00041E5F" w:rsidP="003010D2">
            <w:pPr>
              <w:keepNext/>
              <w:rPr>
                <w:rFonts w:asciiTheme="minorHAnsi" w:hAnsiTheme="minorHAnsi"/>
                <w:b/>
                <w:sz w:val="18"/>
                <w:szCs w:val="18"/>
              </w:rPr>
            </w:pPr>
            <w:r w:rsidRPr="00966F61">
              <w:rPr>
                <w:rFonts w:asciiTheme="minorHAnsi" w:hAnsiTheme="minorHAnsi"/>
                <w:sz w:val="18"/>
                <w:szCs w:val="18"/>
              </w:rPr>
              <w:t>The procedures for System Airflow Rate Verification are specified in Reference Residential Appendix RA3.3.</w:t>
            </w:r>
          </w:p>
        </w:tc>
      </w:tr>
      <w:tr w:rsidR="00041E5F" w:rsidRPr="00966F61" w14:paraId="068E954E" w14:textId="77777777" w:rsidTr="007A1CE5">
        <w:tblPrEx>
          <w:tblCellMar>
            <w:top w:w="0" w:type="dxa"/>
            <w:left w:w="108" w:type="dxa"/>
            <w:bottom w:w="0" w:type="dxa"/>
            <w:right w:w="108" w:type="dxa"/>
          </w:tblCellMar>
        </w:tblPrEx>
        <w:trPr>
          <w:cantSplit/>
          <w:trHeight w:val="144"/>
        </w:trPr>
        <w:tc>
          <w:tcPr>
            <w:tcW w:w="212" w:type="pct"/>
            <w:vAlign w:val="center"/>
          </w:tcPr>
          <w:p w14:paraId="068E954B"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01</w:t>
            </w:r>
          </w:p>
        </w:tc>
        <w:tc>
          <w:tcPr>
            <w:tcW w:w="2246" w:type="pct"/>
            <w:vAlign w:val="center"/>
          </w:tcPr>
          <w:p w14:paraId="068E954C" w14:textId="2DDD8352"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Required Minimum System Airflow Rate (cfm/ton)</w:t>
            </w:r>
          </w:p>
        </w:tc>
        <w:tc>
          <w:tcPr>
            <w:tcW w:w="2539" w:type="pct"/>
            <w:vAlign w:val="center"/>
          </w:tcPr>
          <w:p w14:paraId="068E954D" w14:textId="77777777" w:rsidR="00041E5F" w:rsidRPr="00966F61" w:rsidRDefault="00041E5F" w:rsidP="003010D2">
            <w:pPr>
              <w:keepNext/>
              <w:rPr>
                <w:rFonts w:asciiTheme="minorHAnsi" w:hAnsiTheme="minorHAnsi"/>
                <w:sz w:val="18"/>
                <w:szCs w:val="18"/>
              </w:rPr>
            </w:pPr>
          </w:p>
        </w:tc>
      </w:tr>
      <w:tr w:rsidR="00041E5F" w:rsidRPr="00966F61" w14:paraId="068E9552" w14:textId="77777777" w:rsidTr="007A1CE5">
        <w:tblPrEx>
          <w:tblCellMar>
            <w:top w:w="0" w:type="dxa"/>
            <w:left w:w="108" w:type="dxa"/>
            <w:bottom w:w="0" w:type="dxa"/>
            <w:right w:w="108" w:type="dxa"/>
          </w:tblCellMar>
        </w:tblPrEx>
        <w:trPr>
          <w:cantSplit/>
          <w:trHeight w:val="144"/>
        </w:trPr>
        <w:tc>
          <w:tcPr>
            <w:tcW w:w="212" w:type="pct"/>
            <w:vAlign w:val="center"/>
          </w:tcPr>
          <w:p w14:paraId="068E954F"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02</w:t>
            </w:r>
          </w:p>
        </w:tc>
        <w:tc>
          <w:tcPr>
            <w:tcW w:w="2246" w:type="pct"/>
            <w:vAlign w:val="center"/>
          </w:tcPr>
          <w:p w14:paraId="068E9550" w14:textId="2603A906"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Required Minimum System Airflow Target (cfm)</w:t>
            </w:r>
          </w:p>
        </w:tc>
        <w:tc>
          <w:tcPr>
            <w:tcW w:w="2539" w:type="pct"/>
            <w:vAlign w:val="center"/>
          </w:tcPr>
          <w:p w14:paraId="068E9551" w14:textId="77777777" w:rsidR="00041E5F" w:rsidRPr="00966F61" w:rsidRDefault="00041E5F" w:rsidP="003010D2">
            <w:pPr>
              <w:keepNext/>
              <w:rPr>
                <w:rFonts w:asciiTheme="minorHAnsi" w:hAnsiTheme="minorHAnsi"/>
                <w:sz w:val="18"/>
                <w:szCs w:val="18"/>
              </w:rPr>
            </w:pPr>
          </w:p>
        </w:tc>
      </w:tr>
      <w:tr w:rsidR="00041E5F" w:rsidRPr="00966F61" w14:paraId="068E9556" w14:textId="77777777" w:rsidTr="007A1CE5">
        <w:tblPrEx>
          <w:tblCellMar>
            <w:top w:w="0" w:type="dxa"/>
            <w:left w:w="108" w:type="dxa"/>
            <w:bottom w:w="0" w:type="dxa"/>
            <w:right w:w="108" w:type="dxa"/>
          </w:tblCellMar>
        </w:tblPrEx>
        <w:trPr>
          <w:cantSplit/>
          <w:trHeight w:val="144"/>
        </w:trPr>
        <w:tc>
          <w:tcPr>
            <w:tcW w:w="212" w:type="pct"/>
            <w:vAlign w:val="center"/>
          </w:tcPr>
          <w:p w14:paraId="068E9553"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03</w:t>
            </w:r>
          </w:p>
        </w:tc>
        <w:tc>
          <w:tcPr>
            <w:tcW w:w="2246" w:type="pct"/>
            <w:vAlign w:val="center"/>
          </w:tcPr>
          <w:p w14:paraId="068E9554" w14:textId="0A8A666C"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Actual System Airflow Rate Measurement (cfm)</w:t>
            </w:r>
          </w:p>
        </w:tc>
        <w:tc>
          <w:tcPr>
            <w:tcW w:w="2539" w:type="pct"/>
            <w:vAlign w:val="center"/>
          </w:tcPr>
          <w:p w14:paraId="068E9555" w14:textId="77777777" w:rsidR="00041E5F" w:rsidRPr="00966F61" w:rsidRDefault="00041E5F" w:rsidP="003010D2">
            <w:pPr>
              <w:keepNext/>
              <w:rPr>
                <w:rFonts w:asciiTheme="minorHAnsi" w:hAnsiTheme="minorHAnsi"/>
                <w:sz w:val="18"/>
                <w:szCs w:val="18"/>
              </w:rPr>
            </w:pPr>
          </w:p>
        </w:tc>
      </w:tr>
      <w:tr w:rsidR="00041E5F" w:rsidRPr="00966F61" w14:paraId="068E955A" w14:textId="77777777" w:rsidTr="007A1CE5">
        <w:tblPrEx>
          <w:tblCellMar>
            <w:top w:w="0" w:type="dxa"/>
            <w:left w:w="108" w:type="dxa"/>
            <w:bottom w:w="0" w:type="dxa"/>
            <w:right w:w="108" w:type="dxa"/>
          </w:tblCellMar>
        </w:tblPrEx>
        <w:trPr>
          <w:cantSplit/>
          <w:trHeight w:val="144"/>
        </w:trPr>
        <w:tc>
          <w:tcPr>
            <w:tcW w:w="212" w:type="pct"/>
            <w:vAlign w:val="center"/>
          </w:tcPr>
          <w:p w14:paraId="068E9557"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04</w:t>
            </w:r>
          </w:p>
        </w:tc>
        <w:tc>
          <w:tcPr>
            <w:tcW w:w="2246" w:type="pct"/>
            <w:vAlign w:val="center"/>
          </w:tcPr>
          <w:p w14:paraId="068E9558" w14:textId="77777777"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Compliance Statement:</w:t>
            </w:r>
          </w:p>
        </w:tc>
        <w:tc>
          <w:tcPr>
            <w:tcW w:w="2539" w:type="pct"/>
            <w:vAlign w:val="center"/>
          </w:tcPr>
          <w:p w14:paraId="068E9559" w14:textId="77777777" w:rsidR="00041E5F" w:rsidRPr="00966F61" w:rsidRDefault="00041E5F" w:rsidP="003010D2">
            <w:pPr>
              <w:keepNext/>
              <w:rPr>
                <w:rFonts w:asciiTheme="minorHAnsi" w:hAnsiTheme="minorHAnsi"/>
                <w:sz w:val="18"/>
                <w:szCs w:val="18"/>
              </w:rPr>
            </w:pPr>
          </w:p>
        </w:tc>
      </w:tr>
    </w:tbl>
    <w:p w14:paraId="068E955B" w14:textId="77777777" w:rsidR="000A1890" w:rsidRPr="00B4470D" w:rsidRDefault="000A1890"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07EC1" w:rsidRPr="00D83E48" w14:paraId="068E955D" w14:textId="77777777" w:rsidTr="00B07EC1">
        <w:trPr>
          <w:trHeight w:val="144"/>
        </w:trPr>
        <w:tc>
          <w:tcPr>
            <w:tcW w:w="10998" w:type="dxa"/>
            <w:gridSpan w:val="2"/>
          </w:tcPr>
          <w:p w14:paraId="068E955C" w14:textId="77777777" w:rsidR="00B07EC1" w:rsidRPr="008D67CB" w:rsidRDefault="00B07EC1" w:rsidP="00B07EC1">
            <w:pPr>
              <w:keepNext/>
              <w:rPr>
                <w:rFonts w:asciiTheme="minorHAnsi" w:hAnsiTheme="minorHAnsi"/>
                <w:sz w:val="18"/>
                <w:szCs w:val="18"/>
              </w:rPr>
            </w:pPr>
            <w:r>
              <w:rPr>
                <w:rFonts w:asciiTheme="minorHAnsi" w:hAnsiTheme="minorHAnsi"/>
                <w:b/>
                <w:sz w:val="18"/>
                <w:szCs w:val="18"/>
              </w:rPr>
              <w:t>E</w:t>
            </w:r>
            <w:r w:rsidRPr="008D67CB">
              <w:rPr>
                <w:rFonts w:asciiTheme="minorHAnsi" w:hAnsiTheme="minorHAnsi"/>
                <w:b/>
                <w:sz w:val="18"/>
                <w:szCs w:val="18"/>
              </w:rPr>
              <w:t>. Additional Requirements</w:t>
            </w:r>
          </w:p>
        </w:tc>
      </w:tr>
      <w:tr w:rsidR="00B07EC1" w:rsidRPr="00D83E48" w14:paraId="068E9560" w14:textId="77777777" w:rsidTr="00B07EC1">
        <w:trPr>
          <w:trHeight w:val="144"/>
        </w:trPr>
        <w:tc>
          <w:tcPr>
            <w:tcW w:w="468" w:type="dxa"/>
            <w:vAlign w:val="center"/>
          </w:tcPr>
          <w:p w14:paraId="068E955E" w14:textId="77777777" w:rsidR="00B07EC1" w:rsidRPr="008D67CB" w:rsidRDefault="00B07EC1" w:rsidP="00B07EC1">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068E955F" w14:textId="7578028C" w:rsidR="00B07EC1" w:rsidRPr="008D67CB" w:rsidRDefault="00B07EC1" w:rsidP="00CE3450">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07EC1" w:rsidRPr="00D83E48" w14:paraId="068E9563" w14:textId="77777777" w:rsidTr="00B07EC1">
        <w:trPr>
          <w:trHeight w:val="144"/>
        </w:trPr>
        <w:tc>
          <w:tcPr>
            <w:tcW w:w="468" w:type="dxa"/>
            <w:vAlign w:val="center"/>
          </w:tcPr>
          <w:p w14:paraId="068E9561" w14:textId="77777777" w:rsidR="00B07EC1" w:rsidRPr="008D67CB" w:rsidRDefault="00B07EC1" w:rsidP="00B07EC1">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068E9562" w14:textId="77777777" w:rsidR="00B07EC1" w:rsidRPr="008D67CB" w:rsidRDefault="00B07EC1" w:rsidP="00B07EC1">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07EC1" w:rsidRPr="00D83E48" w14:paraId="068E9566" w14:textId="77777777" w:rsidTr="00B07EC1">
        <w:trPr>
          <w:trHeight w:val="144"/>
        </w:trPr>
        <w:tc>
          <w:tcPr>
            <w:tcW w:w="468" w:type="dxa"/>
            <w:vAlign w:val="center"/>
          </w:tcPr>
          <w:p w14:paraId="068E9564" w14:textId="77777777" w:rsidR="00B07EC1" w:rsidRPr="008D67CB" w:rsidRDefault="00B07EC1" w:rsidP="00B07EC1">
            <w:pPr>
              <w:pStyle w:val="FootnoteText"/>
              <w:keepNext/>
              <w:jc w:val="center"/>
              <w:rPr>
                <w:rFonts w:ascii="Calibri" w:hAnsi="Calibri"/>
                <w:sz w:val="18"/>
                <w:szCs w:val="18"/>
              </w:rPr>
            </w:pPr>
            <w:r>
              <w:rPr>
                <w:rFonts w:ascii="Calibri" w:hAnsi="Calibri"/>
                <w:sz w:val="18"/>
                <w:szCs w:val="18"/>
              </w:rPr>
              <w:t>03</w:t>
            </w:r>
          </w:p>
        </w:tc>
        <w:tc>
          <w:tcPr>
            <w:tcW w:w="10530" w:type="dxa"/>
          </w:tcPr>
          <w:p w14:paraId="068E9565" w14:textId="04D2873E" w:rsidR="00B07EC1" w:rsidRPr="00C74B3C" w:rsidRDefault="00B07EC1" w:rsidP="00900C1B">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900C1B">
              <w:rPr>
                <w:rFonts w:asciiTheme="minorHAnsi" w:hAnsiTheme="minorHAnsi" w:cs="Tahoma"/>
                <w:color w:val="000000"/>
                <w:sz w:val="18"/>
                <w:szCs w:val="18"/>
                <w:u w:val="single"/>
              </w:rPr>
              <w:t>ly constructed</w:t>
            </w:r>
            <w:r w:rsidR="00B4470D" w:rsidRPr="00B4470D">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sidR="00966245">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w:t>
            </w:r>
            <w:r w:rsidR="00966245">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w:t>
            </w:r>
            <w:r w:rsidR="00966245">
              <w:rPr>
                <w:rFonts w:asciiTheme="minorHAnsi" w:hAnsiTheme="minorHAnsi" w:cs="Tahoma"/>
                <w:color w:val="000000"/>
                <w:sz w:val="18"/>
                <w:szCs w:val="18"/>
              </w:rPr>
              <w:t>,</w:t>
            </w:r>
            <w:r>
              <w:rPr>
                <w:rFonts w:asciiTheme="minorHAnsi" w:hAnsiTheme="minorHAnsi" w:cs="Tahoma"/>
                <w:color w:val="000000"/>
                <w:sz w:val="18"/>
                <w:szCs w:val="18"/>
              </w:rPr>
              <w:t xml:space="preserve"> the airflow rate shall conform to </w:t>
            </w:r>
            <w:r w:rsidR="00966245">
              <w:rPr>
                <w:rFonts w:asciiTheme="minorHAnsi" w:hAnsiTheme="minorHAnsi" w:cs="Tahoma"/>
                <w:color w:val="000000"/>
                <w:sz w:val="18"/>
                <w:szCs w:val="18"/>
              </w:rPr>
              <w:t xml:space="preserve">the specifications listed on </w:t>
            </w:r>
            <w:r w:rsidR="00083729">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FA0024" w:rsidRPr="00D83E48" w14:paraId="068E9569" w14:textId="77777777" w:rsidTr="005902DF">
        <w:trPr>
          <w:trHeight w:val="144"/>
        </w:trPr>
        <w:tc>
          <w:tcPr>
            <w:tcW w:w="468" w:type="dxa"/>
            <w:vAlign w:val="center"/>
          </w:tcPr>
          <w:p w14:paraId="068E9567"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068E9568"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FA0024" w:rsidRPr="00D83E48" w14:paraId="068E956C" w14:textId="77777777" w:rsidTr="005902DF">
        <w:trPr>
          <w:trHeight w:val="144"/>
        </w:trPr>
        <w:tc>
          <w:tcPr>
            <w:tcW w:w="468" w:type="dxa"/>
            <w:vAlign w:val="center"/>
          </w:tcPr>
          <w:p w14:paraId="068E956A"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068E956B"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FA0024" w:rsidRPr="00D83E48" w14:paraId="068E956F" w14:textId="77777777" w:rsidTr="005902DF">
        <w:trPr>
          <w:trHeight w:val="144"/>
        </w:trPr>
        <w:tc>
          <w:tcPr>
            <w:tcW w:w="468" w:type="dxa"/>
            <w:vAlign w:val="center"/>
          </w:tcPr>
          <w:p w14:paraId="068E956D"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068E956E"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FA0024" w:rsidRPr="00D83E48" w14:paraId="068E9572" w14:textId="77777777" w:rsidTr="005902DF">
        <w:trPr>
          <w:trHeight w:val="144"/>
        </w:trPr>
        <w:tc>
          <w:tcPr>
            <w:tcW w:w="468" w:type="dxa"/>
            <w:vAlign w:val="center"/>
          </w:tcPr>
          <w:p w14:paraId="068E9570"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068E9571"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FA0024" w:rsidRPr="00D83E48" w14:paraId="068E9575" w14:textId="77777777" w:rsidTr="005902DF">
        <w:trPr>
          <w:trHeight w:val="144"/>
        </w:trPr>
        <w:tc>
          <w:tcPr>
            <w:tcW w:w="468" w:type="dxa"/>
            <w:vAlign w:val="center"/>
          </w:tcPr>
          <w:p w14:paraId="068E9573"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068E9574" w14:textId="1806BDFB" w:rsidR="00FA0024" w:rsidRPr="00C74B3C" w:rsidRDefault="00FA0024" w:rsidP="00CE3450">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FA0024" w:rsidRPr="00D83E48" w14:paraId="068E9577" w14:textId="77777777" w:rsidTr="00B07EC1">
        <w:trPr>
          <w:trHeight w:val="144"/>
        </w:trPr>
        <w:tc>
          <w:tcPr>
            <w:tcW w:w="10998" w:type="dxa"/>
            <w:gridSpan w:val="2"/>
            <w:vAlign w:val="center"/>
          </w:tcPr>
          <w:p w14:paraId="068E9576" w14:textId="77777777" w:rsidR="00FA0024" w:rsidRPr="008D67CB" w:rsidRDefault="00FA0024" w:rsidP="00B07EC1">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068E9578" w14:textId="77777777" w:rsidR="00B07EC1" w:rsidRPr="009E032D" w:rsidRDefault="00B07EC1" w:rsidP="00B816B4">
      <w:pPr>
        <w:rPr>
          <w:rFonts w:asciiTheme="minorHAnsi" w:hAnsiTheme="minorHAnsi"/>
          <w:sz w:val="18"/>
          <w:szCs w:val="18"/>
        </w:rPr>
      </w:pPr>
    </w:p>
    <w:p w14:paraId="068E9579" w14:textId="77777777" w:rsidR="00D33846" w:rsidRDefault="00D33846" w:rsidP="00DA2B2D">
      <w:pPr>
        <w:pStyle w:val="CommentText"/>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D33846" w:rsidRPr="0005428C" w14:paraId="068E957B" w14:textId="77777777" w:rsidTr="00C216BD">
        <w:trPr>
          <w:trHeight w:val="323"/>
        </w:trPr>
        <w:tc>
          <w:tcPr>
            <w:tcW w:w="10950" w:type="dxa"/>
            <w:gridSpan w:val="4"/>
            <w:vAlign w:val="center"/>
          </w:tcPr>
          <w:p w14:paraId="068E957A" w14:textId="77777777" w:rsidR="00D33846" w:rsidRPr="0005428C" w:rsidRDefault="00D33846" w:rsidP="005902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Pr>
                <w:rFonts w:asciiTheme="minorHAnsi" w:hAnsiTheme="minorHAnsi"/>
                <w:sz w:val="18"/>
                <w:szCs w:val="18"/>
              </w:rPr>
              <w:lastRenderedPageBreak/>
              <w:br w:type="page"/>
            </w:r>
            <w:r>
              <w:rPr>
                <w:rFonts w:asciiTheme="minorHAnsi" w:hAnsiTheme="minorHAnsi"/>
                <w:sz w:val="18"/>
                <w:szCs w:val="18"/>
              </w:rPr>
              <w:br w:type="page"/>
            </w:r>
            <w:r w:rsidRPr="0005428C">
              <w:rPr>
                <w:rFonts w:asciiTheme="minorHAnsi" w:hAnsiTheme="minorHAnsi" w:cs="Arial"/>
                <w:b/>
                <w:caps/>
                <w:sz w:val="18"/>
                <w:szCs w:val="18"/>
              </w:rPr>
              <w:t>Documentation Author's Declaration Statement</w:t>
            </w:r>
          </w:p>
        </w:tc>
      </w:tr>
      <w:tr w:rsidR="00D33846" w:rsidRPr="0005428C" w14:paraId="068E957D" w14:textId="77777777" w:rsidTr="005902DF">
        <w:trPr>
          <w:trHeight w:val="206"/>
        </w:trPr>
        <w:tc>
          <w:tcPr>
            <w:tcW w:w="10950" w:type="dxa"/>
            <w:gridSpan w:val="4"/>
            <w:vAlign w:val="center"/>
          </w:tcPr>
          <w:p w14:paraId="068E957C" w14:textId="77777777" w:rsidR="00D33846" w:rsidRPr="0005428C" w:rsidRDefault="00D33846" w:rsidP="00993A65">
            <w:pPr>
              <w:keepNext/>
              <w:numPr>
                <w:ilvl w:val="0"/>
                <w:numId w:val="41"/>
              </w:numPr>
              <w:ind w:left="271" w:hanging="270"/>
              <w:rPr>
                <w:rFonts w:asciiTheme="minorHAnsi" w:hAnsiTheme="minorHAnsi"/>
                <w:sz w:val="18"/>
                <w:szCs w:val="18"/>
              </w:rPr>
            </w:pPr>
            <w:r w:rsidRPr="0005428C">
              <w:rPr>
                <w:rFonts w:asciiTheme="minorHAnsi" w:hAnsiTheme="minorHAnsi"/>
                <w:sz w:val="18"/>
                <w:szCs w:val="18"/>
              </w:rPr>
              <w:t>I certify that this Certificate of Installation documentation is accurate and complete.</w:t>
            </w:r>
          </w:p>
        </w:tc>
      </w:tr>
      <w:tr w:rsidR="00D33846" w:rsidRPr="0005428C" w14:paraId="068E9580" w14:textId="77777777" w:rsidTr="005902DF">
        <w:trPr>
          <w:trHeight w:val="360"/>
        </w:trPr>
        <w:tc>
          <w:tcPr>
            <w:tcW w:w="5577" w:type="dxa"/>
            <w:gridSpan w:val="2"/>
          </w:tcPr>
          <w:p w14:paraId="068E957E"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Documentation Author Name:</w:t>
            </w:r>
          </w:p>
        </w:tc>
        <w:tc>
          <w:tcPr>
            <w:tcW w:w="5373" w:type="dxa"/>
            <w:gridSpan w:val="2"/>
          </w:tcPr>
          <w:p w14:paraId="068E957F"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Documentation Author Signature:</w:t>
            </w:r>
          </w:p>
        </w:tc>
      </w:tr>
      <w:tr w:rsidR="00D33846" w:rsidRPr="0005428C" w14:paraId="068E9583" w14:textId="77777777" w:rsidTr="005902DF">
        <w:trPr>
          <w:trHeight w:val="360"/>
        </w:trPr>
        <w:tc>
          <w:tcPr>
            <w:tcW w:w="5577" w:type="dxa"/>
            <w:gridSpan w:val="2"/>
          </w:tcPr>
          <w:p w14:paraId="068E9581"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Documentation Author Company Name:</w:t>
            </w:r>
          </w:p>
        </w:tc>
        <w:tc>
          <w:tcPr>
            <w:tcW w:w="5373" w:type="dxa"/>
            <w:gridSpan w:val="2"/>
          </w:tcPr>
          <w:p w14:paraId="068E9582"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Date Signed:</w:t>
            </w:r>
          </w:p>
        </w:tc>
      </w:tr>
      <w:tr w:rsidR="00D33846" w:rsidRPr="0005428C" w14:paraId="068E9586" w14:textId="77777777" w:rsidTr="005902DF">
        <w:trPr>
          <w:trHeight w:val="360"/>
        </w:trPr>
        <w:tc>
          <w:tcPr>
            <w:tcW w:w="5577" w:type="dxa"/>
            <w:gridSpan w:val="2"/>
          </w:tcPr>
          <w:p w14:paraId="068E9584"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Address:</w:t>
            </w:r>
          </w:p>
        </w:tc>
        <w:tc>
          <w:tcPr>
            <w:tcW w:w="5373" w:type="dxa"/>
            <w:gridSpan w:val="2"/>
          </w:tcPr>
          <w:p w14:paraId="068E9585" w14:textId="381533EA" w:rsidR="00D33846" w:rsidRPr="0005428C" w:rsidRDefault="00D33846" w:rsidP="00B4470D">
            <w:pPr>
              <w:keepNext/>
              <w:rPr>
                <w:rFonts w:asciiTheme="minorHAnsi" w:hAnsiTheme="minorHAnsi"/>
                <w:sz w:val="14"/>
                <w:szCs w:val="14"/>
              </w:rPr>
            </w:pPr>
            <w:r w:rsidRPr="0005428C">
              <w:rPr>
                <w:rFonts w:asciiTheme="minorHAnsi" w:hAnsiTheme="minorHAnsi"/>
                <w:sz w:val="14"/>
                <w:szCs w:val="14"/>
              </w:rPr>
              <w:t>CEA/HERS Certification Identification (</w:t>
            </w:r>
            <w:r w:rsidR="00B4470D">
              <w:rPr>
                <w:rFonts w:asciiTheme="minorHAnsi" w:hAnsiTheme="minorHAnsi"/>
                <w:sz w:val="14"/>
                <w:szCs w:val="14"/>
              </w:rPr>
              <w:t>i</w:t>
            </w:r>
            <w:r w:rsidR="00B4470D" w:rsidRPr="0005428C">
              <w:rPr>
                <w:rFonts w:asciiTheme="minorHAnsi" w:hAnsiTheme="minorHAnsi"/>
                <w:sz w:val="14"/>
                <w:szCs w:val="14"/>
              </w:rPr>
              <w:t xml:space="preserve">f </w:t>
            </w:r>
            <w:r w:rsidRPr="0005428C">
              <w:rPr>
                <w:rFonts w:asciiTheme="minorHAnsi" w:hAnsiTheme="minorHAnsi"/>
                <w:sz w:val="14"/>
                <w:szCs w:val="14"/>
              </w:rPr>
              <w:t>applicable):</w:t>
            </w:r>
          </w:p>
        </w:tc>
      </w:tr>
      <w:tr w:rsidR="00D33846" w:rsidRPr="0005428C" w14:paraId="068E9589" w14:textId="77777777" w:rsidTr="005902DF">
        <w:trPr>
          <w:trHeight w:val="360"/>
        </w:trPr>
        <w:tc>
          <w:tcPr>
            <w:tcW w:w="5577" w:type="dxa"/>
            <w:gridSpan w:val="2"/>
          </w:tcPr>
          <w:p w14:paraId="068E9587"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City/State/Zip:</w:t>
            </w:r>
          </w:p>
        </w:tc>
        <w:tc>
          <w:tcPr>
            <w:tcW w:w="5373" w:type="dxa"/>
            <w:gridSpan w:val="2"/>
          </w:tcPr>
          <w:p w14:paraId="068E9588"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Phone:</w:t>
            </w:r>
          </w:p>
        </w:tc>
      </w:tr>
      <w:tr w:rsidR="00D33846" w:rsidRPr="0005428C" w14:paraId="068E958B" w14:textId="77777777" w:rsidTr="005902DF">
        <w:tblPrEx>
          <w:tblCellMar>
            <w:left w:w="115" w:type="dxa"/>
            <w:right w:w="115" w:type="dxa"/>
          </w:tblCellMar>
        </w:tblPrEx>
        <w:trPr>
          <w:trHeight w:val="296"/>
        </w:trPr>
        <w:tc>
          <w:tcPr>
            <w:tcW w:w="10950" w:type="dxa"/>
            <w:gridSpan w:val="4"/>
            <w:vAlign w:val="center"/>
          </w:tcPr>
          <w:p w14:paraId="068E958A" w14:textId="77777777" w:rsidR="00D33846" w:rsidRPr="0005428C" w:rsidRDefault="00D33846" w:rsidP="005902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5428C">
              <w:rPr>
                <w:rFonts w:asciiTheme="minorHAnsi" w:hAnsiTheme="minorHAnsi" w:cs="Arial"/>
                <w:b/>
                <w:caps/>
                <w:sz w:val="18"/>
                <w:szCs w:val="18"/>
              </w:rPr>
              <w:t xml:space="preserve">Responsible Person's Declaration statement  </w:t>
            </w:r>
          </w:p>
        </w:tc>
      </w:tr>
      <w:tr w:rsidR="00D33846" w:rsidRPr="0005428C" w14:paraId="068E9593" w14:textId="77777777" w:rsidTr="005902DF">
        <w:tblPrEx>
          <w:tblCellMar>
            <w:left w:w="115" w:type="dxa"/>
            <w:right w:w="115" w:type="dxa"/>
          </w:tblCellMar>
        </w:tblPrEx>
        <w:trPr>
          <w:trHeight w:val="504"/>
        </w:trPr>
        <w:tc>
          <w:tcPr>
            <w:tcW w:w="10950" w:type="dxa"/>
            <w:gridSpan w:val="4"/>
          </w:tcPr>
          <w:p w14:paraId="068E958C" w14:textId="77777777" w:rsidR="00D33846" w:rsidRPr="009D109D" w:rsidRDefault="00D33846" w:rsidP="00B4470D">
            <w:pPr>
              <w:keepNext/>
              <w:tabs>
                <w:tab w:val="left" w:pos="-2600"/>
              </w:tabs>
              <w:ind w:right="86"/>
              <w:outlineLvl w:val="2"/>
              <w:rPr>
                <w:rFonts w:asciiTheme="minorHAnsi" w:hAnsiTheme="minorHAnsi"/>
                <w:sz w:val="18"/>
                <w:szCs w:val="18"/>
              </w:rPr>
            </w:pPr>
            <w:r w:rsidRPr="009D109D">
              <w:rPr>
                <w:rFonts w:asciiTheme="minorHAnsi" w:hAnsiTheme="minorHAnsi"/>
                <w:sz w:val="18"/>
                <w:szCs w:val="18"/>
              </w:rPr>
              <w:t xml:space="preserve">I certify the following under penalty of perjury, under the laws of the State of California: </w:t>
            </w:r>
          </w:p>
          <w:p w14:paraId="22CDC259" w14:textId="77777777" w:rsidR="00A947F4" w:rsidRPr="009D109D" w:rsidRDefault="00A947F4" w:rsidP="00A947F4">
            <w:pPr>
              <w:pStyle w:val="Heading3"/>
              <w:numPr>
                <w:ilvl w:val="0"/>
                <w:numId w:val="48"/>
              </w:numPr>
              <w:spacing w:before="0"/>
              <w:ind w:right="90"/>
              <w:rPr>
                <w:rFonts w:asciiTheme="minorHAnsi" w:hAnsiTheme="minorHAnsi"/>
                <w:b/>
                <w:caps/>
                <w:sz w:val="18"/>
                <w:szCs w:val="18"/>
              </w:rPr>
            </w:pPr>
            <w:r w:rsidRPr="009D109D">
              <w:rPr>
                <w:rFonts w:asciiTheme="minorHAnsi" w:hAnsiTheme="minorHAnsi"/>
                <w:sz w:val="18"/>
                <w:szCs w:val="18"/>
              </w:rPr>
              <w:t xml:space="preserve">The information provided on this Certificate of Installation is true and correct. </w:t>
            </w:r>
          </w:p>
          <w:p w14:paraId="4AA59318" w14:textId="77777777" w:rsidR="00A947F4" w:rsidRPr="009D109D" w:rsidRDefault="00A947F4" w:rsidP="00A947F4">
            <w:pPr>
              <w:pStyle w:val="Heading3"/>
              <w:numPr>
                <w:ilvl w:val="0"/>
                <w:numId w:val="48"/>
              </w:numPr>
              <w:spacing w:before="0"/>
              <w:ind w:right="90"/>
              <w:rPr>
                <w:rFonts w:asciiTheme="minorHAnsi" w:hAnsiTheme="minorHAnsi"/>
                <w:b/>
                <w:caps/>
                <w:sz w:val="18"/>
              </w:rPr>
            </w:pPr>
            <w:r w:rsidRPr="009D109D">
              <w:rPr>
                <w:rFonts w:asciiTheme="minorHAnsi" w:hAnsiTheme="minorHAnsi"/>
                <w:snapToGrid w:val="0"/>
                <w:sz w:val="18"/>
                <w:szCs w:val="18"/>
              </w:rPr>
              <w:t xml:space="preserve">I am either: a) a responsible person eligible under Division 3 of the Business and Professions Code </w:t>
            </w:r>
            <w:r w:rsidRPr="009D109D">
              <w:rPr>
                <w:rFonts w:asciiTheme="minorHAnsi" w:hAnsiTheme="minorHAnsi"/>
                <w:sz w:val="18"/>
                <w:szCs w:val="18"/>
              </w:rPr>
              <w:t xml:space="preserve">in the applicable classification to accept responsibility for the system design, construction, or installation </w:t>
            </w:r>
            <w:r w:rsidRPr="009D109D">
              <w:rPr>
                <w:rFonts w:asciiTheme="minorHAnsi" w:hAnsiTheme="minorHAnsi"/>
                <w:snapToGrid w:val="0"/>
                <w:sz w:val="18"/>
                <w:szCs w:val="18"/>
              </w:rPr>
              <w:t xml:space="preserve">of features, materials, components, or manufactured devices </w:t>
            </w:r>
            <w:r w:rsidRPr="009D109D">
              <w:rPr>
                <w:rFonts w:asciiTheme="minorHAnsi" w:hAnsiTheme="minorHAnsi"/>
                <w:sz w:val="18"/>
                <w:szCs w:val="18"/>
              </w:rPr>
              <w:t xml:space="preserve">for the scope of work identified on this Certificate of Installation </w:t>
            </w:r>
            <w:r w:rsidRPr="009D109D">
              <w:rPr>
                <w:rFonts w:asciiTheme="minorHAnsi" w:hAnsiTheme="minorHAnsi"/>
                <w:snapToGrid w:val="0"/>
                <w:sz w:val="18"/>
                <w:szCs w:val="18"/>
              </w:rPr>
              <w:t>and attest to the declarations in this statement</w:t>
            </w:r>
            <w:r w:rsidRPr="009D109D">
              <w:rPr>
                <w:rFonts w:asciiTheme="minorHAnsi" w:hAnsiTheme="minorHAnsi"/>
                <w:sz w:val="18"/>
                <w:szCs w:val="18"/>
              </w:rPr>
              <w:t>, or b) I am an authorized representative of the responsible person and attest to the declarations in this statement on the responsible person’s behalf</w:t>
            </w:r>
            <w:r w:rsidRPr="009D109D">
              <w:rPr>
                <w:rFonts w:asciiTheme="minorHAnsi" w:eastAsia="Calibri" w:hAnsiTheme="minorHAnsi"/>
                <w:sz w:val="18"/>
                <w:szCs w:val="18"/>
              </w:rPr>
              <w:t>.</w:t>
            </w:r>
          </w:p>
          <w:p w14:paraId="4D08D37D" w14:textId="77777777" w:rsidR="00A947F4" w:rsidRPr="009D109D" w:rsidRDefault="00A947F4" w:rsidP="00A947F4">
            <w:pPr>
              <w:keepNext/>
              <w:numPr>
                <w:ilvl w:val="0"/>
                <w:numId w:val="48"/>
              </w:numPr>
              <w:autoSpaceDE w:val="0"/>
              <w:autoSpaceDN w:val="0"/>
              <w:adjustRightInd w:val="0"/>
              <w:ind w:right="90"/>
              <w:rPr>
                <w:rFonts w:asciiTheme="minorHAnsi" w:hAnsiTheme="minorHAnsi"/>
                <w:sz w:val="18"/>
                <w:szCs w:val="18"/>
              </w:rPr>
            </w:pPr>
            <w:r w:rsidRPr="009D109D">
              <w:rPr>
                <w:rFonts w:asciiTheme="minorHAnsi" w:hAnsiTheme="minorHAnsi"/>
                <w:sz w:val="18"/>
                <w:szCs w:val="18"/>
              </w:rPr>
              <w:t xml:space="preserve">The constructed or installed features, materials, </w:t>
            </w:r>
            <w:proofErr w:type="gramStart"/>
            <w:r w:rsidRPr="009D109D">
              <w:rPr>
                <w:rFonts w:asciiTheme="minorHAnsi" w:hAnsiTheme="minorHAnsi"/>
                <w:sz w:val="18"/>
                <w:szCs w:val="18"/>
              </w:rPr>
              <w:t>components</w:t>
            </w:r>
            <w:proofErr w:type="gramEnd"/>
            <w:r w:rsidRPr="009D109D">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9D109D">
              <w:rPr>
                <w:rFonts w:asciiTheme="minorHAnsi" w:eastAsia="Calibri" w:hAnsiTheme="minorHAnsi" w:cs="TimesNewRomanPSMT"/>
                <w:sz w:val="18"/>
                <w:szCs w:val="18"/>
              </w:rPr>
              <w:t>.</w:t>
            </w:r>
          </w:p>
          <w:p w14:paraId="66A63F18" w14:textId="77777777" w:rsidR="00A947F4" w:rsidRPr="009D109D" w:rsidRDefault="00A947F4" w:rsidP="00A947F4">
            <w:pPr>
              <w:pStyle w:val="ListParagraph"/>
              <w:keepNext/>
              <w:numPr>
                <w:ilvl w:val="0"/>
                <w:numId w:val="48"/>
              </w:numPr>
              <w:autoSpaceDE w:val="0"/>
              <w:autoSpaceDN w:val="0"/>
              <w:adjustRightInd w:val="0"/>
              <w:rPr>
                <w:rFonts w:asciiTheme="minorHAnsi" w:hAnsiTheme="minorHAnsi"/>
                <w:sz w:val="18"/>
              </w:rPr>
            </w:pPr>
            <w:r w:rsidRPr="009D109D">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068E9592" w14:textId="3CAD1F53" w:rsidR="00D33846" w:rsidRPr="0005428C" w:rsidRDefault="00A947F4" w:rsidP="009D109D">
            <w:pPr>
              <w:pStyle w:val="ListParagraph"/>
              <w:numPr>
                <w:ilvl w:val="0"/>
                <w:numId w:val="48"/>
              </w:numPr>
              <w:rPr>
                <w:b/>
              </w:rPr>
            </w:pPr>
            <w:r w:rsidRPr="009D109D">
              <w:rPr>
                <w:rFonts w:asciiTheme="minorHAnsi" w:hAnsiTheme="minorHAnsi"/>
                <w:sz w:val="18"/>
                <w:szCs w:val="18"/>
              </w:rPr>
              <w:t xml:space="preserve">I will ensure that a registered copy of this Certificate of Installation shall be </w:t>
            </w:r>
            <w:proofErr w:type="gramStart"/>
            <w:r w:rsidRPr="009D109D">
              <w:rPr>
                <w:rFonts w:asciiTheme="minorHAnsi" w:hAnsiTheme="minorHAnsi"/>
                <w:sz w:val="18"/>
                <w:szCs w:val="18"/>
              </w:rPr>
              <w:t>posted, or</w:t>
            </w:r>
            <w:proofErr w:type="gramEnd"/>
            <w:r w:rsidRPr="009D109D">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D33846" w:rsidRPr="0005428C" w14:paraId="068E9596" w14:textId="77777777" w:rsidTr="005902DF">
        <w:tblPrEx>
          <w:tblCellMar>
            <w:left w:w="108" w:type="dxa"/>
            <w:right w:w="108" w:type="dxa"/>
          </w:tblCellMar>
        </w:tblPrEx>
        <w:trPr>
          <w:trHeight w:val="360"/>
        </w:trPr>
        <w:tc>
          <w:tcPr>
            <w:tcW w:w="5307" w:type="dxa"/>
          </w:tcPr>
          <w:p w14:paraId="068E9594" w14:textId="77777777" w:rsidR="00D33846" w:rsidRPr="0005428C" w:rsidRDefault="00D33846" w:rsidP="005902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Name:</w:t>
            </w:r>
          </w:p>
        </w:tc>
        <w:tc>
          <w:tcPr>
            <w:tcW w:w="5643" w:type="dxa"/>
            <w:gridSpan w:val="3"/>
          </w:tcPr>
          <w:p w14:paraId="068E9595" w14:textId="77777777" w:rsidR="00D33846" w:rsidRPr="0005428C" w:rsidRDefault="00D33846" w:rsidP="005902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Signature:</w:t>
            </w:r>
          </w:p>
        </w:tc>
      </w:tr>
      <w:tr w:rsidR="00D33846" w:rsidRPr="0005428C" w14:paraId="068E9599"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97" w14:textId="52D118B9"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68E9598"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Position With Company (Title):</w:t>
            </w:r>
          </w:p>
        </w:tc>
      </w:tr>
      <w:tr w:rsidR="00D33846" w:rsidRPr="0005428C" w14:paraId="068E959C"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9A"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68E959B"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CSLB License:</w:t>
            </w:r>
          </w:p>
        </w:tc>
      </w:tr>
      <w:tr w:rsidR="00D33846" w:rsidRPr="0005428C" w14:paraId="068E95A0"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9D"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68E959E" w14:textId="21A6F695"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Phone</w:t>
            </w:r>
            <w:r w:rsidR="00B4470D">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68E959F"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Date Signed:</w:t>
            </w:r>
          </w:p>
        </w:tc>
      </w:tr>
      <w:tr w:rsidR="00D33846" w:rsidRPr="0005428C" w14:paraId="068E95A3"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A1"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68E95A2"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 xml:space="preserve">Name of TPQCP (if applicable): </w:t>
            </w:r>
          </w:p>
        </w:tc>
      </w:tr>
    </w:tbl>
    <w:p w14:paraId="068E95A4" w14:textId="77777777" w:rsidR="000A1890" w:rsidRPr="009E032D" w:rsidRDefault="000A1890" w:rsidP="00DA2B2D">
      <w:pPr>
        <w:pStyle w:val="CommentText"/>
        <w:rPr>
          <w:rFonts w:asciiTheme="minorHAnsi" w:hAnsiTheme="minorHAnsi"/>
          <w:sz w:val="18"/>
          <w:szCs w:val="18"/>
        </w:rPr>
      </w:pPr>
    </w:p>
    <w:p w14:paraId="068E95A5" w14:textId="77777777" w:rsidR="000A1890" w:rsidRPr="00D83E48" w:rsidRDefault="000A1890" w:rsidP="00DA2B2D">
      <w:pPr>
        <w:rPr>
          <w:rFonts w:ascii="Calibri" w:hAnsi="Calibri"/>
          <w:b/>
          <w:sz w:val="32"/>
          <w:szCs w:val="32"/>
        </w:rPr>
        <w:sectPr w:rsidR="000A1890" w:rsidRPr="00D83E48" w:rsidSect="008860D9">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068E95A6" w14:textId="14BA5962" w:rsidR="000A1890" w:rsidRPr="00993A65" w:rsidRDefault="0097509A" w:rsidP="00281AB7">
      <w:pPr>
        <w:jc w:val="center"/>
        <w:rPr>
          <w:rFonts w:ascii="Calibri" w:hAnsi="Calibri"/>
          <w:b/>
        </w:rPr>
      </w:pPr>
      <w:r w:rsidRPr="00993A65">
        <w:rPr>
          <w:rFonts w:ascii="Calibri" w:hAnsi="Calibri"/>
          <w:b/>
        </w:rPr>
        <w:lastRenderedPageBreak/>
        <w:t>CF2R-MCH-23a-H User Instructions</w:t>
      </w:r>
    </w:p>
    <w:p w14:paraId="068E95A7" w14:textId="77777777" w:rsidR="000A1890" w:rsidRDefault="000A1890" w:rsidP="00DA2B2D">
      <w:pPr>
        <w:rPr>
          <w:rFonts w:ascii="Calibri" w:hAnsi="Calibri"/>
        </w:rPr>
      </w:pPr>
    </w:p>
    <w:p w14:paraId="068E95A8" w14:textId="5B1E8E6C" w:rsidR="00E65A5E" w:rsidRPr="0015741B" w:rsidRDefault="00E65A5E" w:rsidP="00E65A5E">
      <w:pPr>
        <w:rPr>
          <w:rFonts w:ascii="Calibri" w:hAnsi="Calibri"/>
        </w:rPr>
      </w:pPr>
      <w:r>
        <w:rPr>
          <w:rFonts w:ascii="Calibri" w:hAnsi="Calibri"/>
          <w:b/>
        </w:rPr>
        <w:t>Section A. Ducted Cooling System Information</w:t>
      </w:r>
    </w:p>
    <w:p w14:paraId="068E95A9" w14:textId="372F1A52" w:rsidR="00E65A5E" w:rsidRPr="0029461A" w:rsidRDefault="00B2548D" w:rsidP="00E65A5E">
      <w:pPr>
        <w:pStyle w:val="ListParagraph"/>
        <w:numPr>
          <w:ilvl w:val="0"/>
          <w:numId w:val="42"/>
        </w:numPr>
        <w:ind w:left="360" w:hanging="360"/>
        <w:rPr>
          <w:rFonts w:asciiTheme="minorHAnsi" w:hAnsiTheme="minorHAnsi"/>
        </w:rPr>
      </w:pPr>
      <w:r>
        <w:rPr>
          <w:rFonts w:asciiTheme="minorHAnsi" w:hAnsiTheme="minorHAnsi"/>
        </w:rPr>
        <w:t>Space Conditioning</w:t>
      </w:r>
      <w:r w:rsidRPr="001D2E44">
        <w:rPr>
          <w:rFonts w:asciiTheme="minorHAnsi" w:hAnsiTheme="minorHAnsi"/>
        </w:rPr>
        <w:t xml:space="preserve"> System Identification or Name</w:t>
      </w:r>
      <w:r w:rsidR="00717A77" w:rsidRPr="00717A77">
        <w:rPr>
          <w:rFonts w:asciiTheme="minorHAnsi" w:hAnsiTheme="minorHAnsi"/>
        </w:rPr>
        <w:t>: This field is filled out automatically.</w:t>
      </w:r>
      <w:r w:rsidR="007302E9">
        <w:rPr>
          <w:rFonts w:asciiTheme="minorHAnsi" w:hAnsiTheme="minorHAnsi"/>
        </w:rPr>
        <w:t xml:space="preserve"> </w:t>
      </w:r>
      <w:r w:rsidR="00717A77" w:rsidRPr="00717A77">
        <w:rPr>
          <w:rFonts w:asciiTheme="minorHAnsi" w:hAnsiTheme="minorHAnsi"/>
        </w:rPr>
        <w:t>It is referenced from the CF2R-MCH-01, which must be completed prior to this document.</w:t>
      </w:r>
    </w:p>
    <w:p w14:paraId="068E95AA" w14:textId="2511872C" w:rsidR="00E65A5E" w:rsidRDefault="00B2548D" w:rsidP="00E65A5E">
      <w:pPr>
        <w:pStyle w:val="ListParagraph"/>
        <w:numPr>
          <w:ilvl w:val="0"/>
          <w:numId w:val="42"/>
        </w:numPr>
        <w:ind w:left="360" w:hanging="360"/>
        <w:rPr>
          <w:rFonts w:asciiTheme="minorHAnsi" w:hAnsiTheme="minorHAnsi"/>
        </w:rPr>
      </w:pPr>
      <w:r>
        <w:rPr>
          <w:rFonts w:asciiTheme="minorHAnsi" w:hAnsiTheme="minorHAnsi"/>
        </w:rPr>
        <w:t>Space Conditioning</w:t>
      </w:r>
      <w:r w:rsidRPr="001D2E44">
        <w:rPr>
          <w:rFonts w:asciiTheme="minorHAnsi" w:hAnsiTheme="minorHAnsi"/>
        </w:rPr>
        <w:t xml:space="preserve"> System Location or Area </w:t>
      </w:r>
      <w:r w:rsidRPr="00717A77">
        <w:rPr>
          <w:rFonts w:asciiTheme="minorHAnsi" w:hAnsiTheme="minorHAnsi"/>
          <w:szCs w:val="18"/>
        </w:rPr>
        <w:t>Served</w:t>
      </w:r>
      <w:r w:rsidR="00717A77" w:rsidRPr="00717A77">
        <w:rPr>
          <w:rFonts w:asciiTheme="minorHAnsi" w:hAnsiTheme="minorHAnsi"/>
          <w:szCs w:val="18"/>
        </w:rPr>
        <w:t>:</w:t>
      </w:r>
      <w:r w:rsidR="00717A77" w:rsidRPr="00717A77">
        <w:rPr>
          <w:rFonts w:asciiTheme="minorHAnsi" w:hAnsiTheme="minorHAnsi"/>
        </w:rPr>
        <w:t xml:space="preserve"> This field is filled out automatically.</w:t>
      </w:r>
      <w:r w:rsidR="007302E9">
        <w:rPr>
          <w:rFonts w:asciiTheme="minorHAnsi" w:hAnsiTheme="minorHAnsi"/>
        </w:rPr>
        <w:t xml:space="preserve"> </w:t>
      </w:r>
      <w:r w:rsidR="00717A77" w:rsidRPr="00717A77">
        <w:rPr>
          <w:rFonts w:asciiTheme="minorHAnsi" w:hAnsiTheme="minorHAnsi"/>
        </w:rPr>
        <w:t>It is referenced from the CF2R-MCH-01, which must be completed prior to this document.</w:t>
      </w:r>
    </w:p>
    <w:p w14:paraId="3D7D8C0F" w14:textId="5336F59E" w:rsidR="00B2548D" w:rsidRDefault="00B2548D" w:rsidP="00B2548D">
      <w:pPr>
        <w:pStyle w:val="ListParagraph"/>
        <w:numPr>
          <w:ilvl w:val="0"/>
          <w:numId w:val="42"/>
        </w:numPr>
        <w:ind w:left="360" w:hanging="360"/>
        <w:rPr>
          <w:rFonts w:asciiTheme="minorHAnsi" w:hAnsiTheme="minorHAnsi"/>
        </w:rPr>
      </w:pPr>
      <w:r w:rsidRPr="001808DA">
        <w:rPr>
          <w:rFonts w:asciiTheme="minorHAnsi" w:hAnsiTheme="minorHAnsi"/>
          <w:szCs w:val="18"/>
        </w:rPr>
        <w:t>Indoor Unit Name</w:t>
      </w:r>
      <w:r w:rsidRPr="00717A77">
        <w:rPr>
          <w:rFonts w:asciiTheme="minorHAnsi" w:hAnsiTheme="minorHAnsi"/>
          <w:szCs w:val="18"/>
        </w:rPr>
        <w:t>:</w:t>
      </w:r>
      <w:r w:rsidRPr="00717A77">
        <w:rPr>
          <w:rFonts w:asciiTheme="minorHAnsi" w:hAnsiTheme="minorHAnsi"/>
        </w:rPr>
        <w:t xml:space="preserve"> This field is filled out automatically.</w:t>
      </w:r>
      <w:r>
        <w:rPr>
          <w:rFonts w:asciiTheme="minorHAnsi" w:hAnsiTheme="minorHAnsi"/>
        </w:rPr>
        <w:t xml:space="preserve"> </w:t>
      </w:r>
      <w:r w:rsidRPr="00717A77">
        <w:rPr>
          <w:rFonts w:asciiTheme="minorHAnsi" w:hAnsiTheme="minorHAnsi"/>
        </w:rPr>
        <w:t>It is referenced from the CF2R-MCH-01, which must be completed prior to this document.</w:t>
      </w:r>
    </w:p>
    <w:p w14:paraId="068E95AB" w14:textId="77777777" w:rsidR="00E65A5E" w:rsidRPr="0029461A" w:rsidRDefault="00717A77" w:rsidP="00E65A5E">
      <w:pPr>
        <w:pStyle w:val="ListParagraph"/>
        <w:numPr>
          <w:ilvl w:val="0"/>
          <w:numId w:val="42"/>
        </w:numPr>
        <w:ind w:left="360" w:hanging="360"/>
        <w:rPr>
          <w:rFonts w:asciiTheme="minorHAnsi" w:hAnsiTheme="minorHAnsi"/>
        </w:rPr>
      </w:pPr>
      <w:r w:rsidRPr="00717A77">
        <w:rPr>
          <w:rFonts w:asciiTheme="minorHAnsi" w:hAnsiTheme="minorHAnsi"/>
          <w:szCs w:val="18"/>
        </w:rPr>
        <w:t>System Installation Type:</w:t>
      </w:r>
      <w:r w:rsidRPr="00717A77">
        <w:rPr>
          <w:rFonts w:asciiTheme="minorHAnsi" w:hAnsiTheme="minorHAnsi"/>
        </w:rPr>
        <w:t xml:space="preserve"> Select the appropriate System Installation Type from the following choices:</w:t>
      </w:r>
    </w:p>
    <w:p w14:paraId="068E95AC" w14:textId="51690127"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New:</w:t>
      </w:r>
      <w:r w:rsidR="007302E9">
        <w:rPr>
          <w:rFonts w:asciiTheme="minorHAnsi" w:hAnsiTheme="minorHAnsi" w:cs="Calibri"/>
          <w:szCs w:val="32"/>
        </w:rPr>
        <w:t xml:space="preserve"> </w:t>
      </w:r>
      <w:r w:rsidRPr="00717A77">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068E95AD" w14:textId="106C8D0C"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Replacement:</w:t>
      </w:r>
      <w:r w:rsidR="007302E9">
        <w:rPr>
          <w:rFonts w:asciiTheme="minorHAnsi" w:hAnsiTheme="minorHAnsi" w:cs="Calibri"/>
          <w:szCs w:val="32"/>
        </w:rPr>
        <w:t xml:space="preserve"> </w:t>
      </w:r>
      <w:r w:rsidRPr="00717A77">
        <w:rPr>
          <w:rFonts w:asciiTheme="minorHAnsi" w:hAnsiTheme="minorHAnsi" w:cs="Calibri"/>
          <w:szCs w:val="32"/>
        </w:rPr>
        <w:t>Use this choice if the system is a</w:t>
      </w:r>
      <w:r w:rsidRPr="00717A77">
        <w:rPr>
          <w:rFonts w:asciiTheme="minorHAnsi" w:hAnsiTheme="minorHAnsi"/>
          <w:bCs/>
          <w:szCs w:val="26"/>
        </w:rPr>
        <w:t xml:space="preserve"> complete</w:t>
      </w:r>
      <w:r w:rsidR="007302E9">
        <w:rPr>
          <w:rFonts w:asciiTheme="minorHAnsi" w:hAnsiTheme="minorHAnsi"/>
          <w:bCs/>
          <w:szCs w:val="26"/>
        </w:rPr>
        <w:t xml:space="preserve"> </w:t>
      </w:r>
      <w:r w:rsidRPr="00717A77">
        <w:rPr>
          <w:rFonts w:asciiTheme="minorHAnsi" w:hAnsiTheme="minorHAnsi"/>
          <w:bCs/>
          <w:szCs w:val="26"/>
        </w:rPr>
        <w:t>replacement</w:t>
      </w:r>
      <w:r w:rsidR="007302E9">
        <w:rPr>
          <w:rFonts w:asciiTheme="minorHAnsi" w:hAnsiTheme="minorHAnsi"/>
          <w:bCs/>
          <w:szCs w:val="26"/>
        </w:rPr>
        <w:t xml:space="preserve"> </w:t>
      </w:r>
      <w:r w:rsidRPr="00717A77">
        <w:rPr>
          <w:rFonts w:asciiTheme="minorHAnsi" w:hAnsiTheme="minorHAnsi"/>
          <w:bCs/>
          <w:szCs w:val="26"/>
        </w:rPr>
        <w:t>space-conditioning system</w:t>
      </w:r>
      <w:r w:rsidR="007302E9">
        <w:rPr>
          <w:rFonts w:asciiTheme="minorHAnsi" w:hAnsiTheme="minorHAnsi"/>
          <w:bCs/>
          <w:szCs w:val="26"/>
        </w:rPr>
        <w:t xml:space="preserve"> </w:t>
      </w:r>
      <w:r w:rsidRPr="00717A77">
        <w:rPr>
          <w:rFonts w:asciiTheme="minorHAnsi" w:hAnsiTheme="minorHAnsi"/>
          <w:szCs w:val="26"/>
        </w:rPr>
        <w:t>installed as part of an alteration,</w:t>
      </w:r>
      <w:r w:rsidRPr="00717A77">
        <w:rPr>
          <w:rFonts w:asciiTheme="minorHAnsi" w:hAnsiTheme="minorHAnsi"/>
          <w:szCs w:val="32"/>
        </w:rPr>
        <w:t xml:space="preserve"> and </w:t>
      </w:r>
      <w:r w:rsidRPr="00717A77">
        <w:rPr>
          <w:rFonts w:asciiTheme="minorHAnsi" w:hAnsiTheme="minorHAnsi"/>
          <w:szCs w:val="26"/>
        </w:rPr>
        <w:t>includes all the system heating or cooling equipment plus a replacement duct system</w:t>
      </w:r>
      <w:r w:rsidRPr="00717A77">
        <w:rPr>
          <w:rFonts w:asciiTheme="minorHAnsi" w:hAnsiTheme="minorHAnsi"/>
          <w:szCs w:val="32"/>
        </w:rPr>
        <w:t xml:space="preserve"> </w:t>
      </w:r>
      <w:r w:rsidRPr="00717A77">
        <w:rPr>
          <w:rFonts w:asciiTheme="minorHAnsi" w:hAnsiTheme="minorHAnsi"/>
          <w:szCs w:val="26"/>
        </w:rPr>
        <w:t xml:space="preserve">(150.2(b)1Diia) where </w:t>
      </w:r>
      <w:r w:rsidR="00E65A5E" w:rsidRPr="0029461A">
        <w:rPr>
          <w:rFonts w:asciiTheme="minorHAnsi" w:hAnsiTheme="minorHAnsi"/>
        </w:rPr>
        <w:t>the ducts are at least 75</w:t>
      </w:r>
      <w:r w:rsidR="00CE3450">
        <w:rPr>
          <w:rFonts w:asciiTheme="minorHAnsi" w:hAnsiTheme="minorHAnsi"/>
        </w:rPr>
        <w:t>%</w:t>
      </w:r>
      <w:r w:rsidR="00E65A5E" w:rsidRPr="0029461A">
        <w:rPr>
          <w:rFonts w:asciiTheme="minorHAnsi" w:hAnsiTheme="minorHAnsi"/>
        </w:rPr>
        <w:t xml:space="preserve"> or more newly installed duct material (up to 25</w:t>
      </w:r>
      <w:r w:rsidR="00CE3450">
        <w:rPr>
          <w:rFonts w:asciiTheme="minorHAnsi" w:hAnsiTheme="minorHAnsi"/>
        </w:rPr>
        <w:t>%</w:t>
      </w:r>
      <w:r w:rsidR="00E65A5E" w:rsidRPr="0029461A">
        <w:rPr>
          <w:rFonts w:asciiTheme="minorHAnsi" w:hAnsiTheme="minorHAnsi"/>
        </w:rPr>
        <w:t xml:space="preserve"> of the finished system may consist of reused parts from the dwelling unit’s previously existing duct system, such as registers, grilles, boots, air handler, coil, plenums, duct material)</w:t>
      </w:r>
      <w:r w:rsidRPr="00717A77">
        <w:rPr>
          <w:rFonts w:asciiTheme="minorHAnsi" w:hAnsiTheme="minorHAnsi"/>
          <w:szCs w:val="26"/>
        </w:rPr>
        <w:t>; plus a replacement air handler.</w:t>
      </w:r>
    </w:p>
    <w:p w14:paraId="068E95AE" w14:textId="155A315B"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Alteration:</w:t>
      </w:r>
      <w:r w:rsidR="007302E9">
        <w:rPr>
          <w:rFonts w:asciiTheme="minorHAnsi" w:hAnsiTheme="minorHAnsi" w:cs="Calibri"/>
          <w:szCs w:val="32"/>
        </w:rPr>
        <w:t xml:space="preserve"> </w:t>
      </w:r>
      <w:r w:rsidRPr="00717A77">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068E95AF" w14:textId="08CAA7C1"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40 feet</w:t>
      </w:r>
      <w:r w:rsidR="007302E9">
        <w:rPr>
          <w:rFonts w:asciiTheme="minorHAnsi" w:hAnsiTheme="minorHAnsi" w:cs="Calibri"/>
          <w:szCs w:val="32"/>
        </w:rPr>
        <w:t xml:space="preserve"> </w:t>
      </w:r>
      <w:r w:rsidRPr="00717A77">
        <w:rPr>
          <w:rFonts w:asciiTheme="minorHAnsi" w:hAnsiTheme="minorHAnsi" w:cs="Calibri"/>
          <w:szCs w:val="32"/>
        </w:rPr>
        <w:t>or more</w:t>
      </w:r>
      <w:r w:rsidR="007302E9">
        <w:rPr>
          <w:rFonts w:asciiTheme="minorHAnsi" w:hAnsiTheme="minorHAnsi" w:cs="Calibri"/>
          <w:szCs w:val="32"/>
        </w:rPr>
        <w:t xml:space="preserve"> </w:t>
      </w:r>
      <w:r w:rsidRPr="00717A77">
        <w:rPr>
          <w:rFonts w:asciiTheme="minorHAnsi" w:hAnsiTheme="minorHAnsi" w:cs="Calibri"/>
          <w:szCs w:val="32"/>
        </w:rPr>
        <w:t>of space-conditioning system ducts are installed in unconditioned space or indirectly conditioned space.</w:t>
      </w:r>
    </w:p>
    <w:p w14:paraId="068E95B0"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Air conditioning or heat pump condenser</w:t>
      </w:r>
    </w:p>
    <w:p w14:paraId="068E95B1"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Heating or cooling coil</w:t>
      </w:r>
    </w:p>
    <w:p w14:paraId="068E95B2"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Air handler (e.g., furnace, fan coil, package unit)</w:t>
      </w:r>
    </w:p>
    <w:p w14:paraId="068E95B3" w14:textId="686CB375"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Nominal Cooling Capacity (tons):</w:t>
      </w:r>
      <w:r w:rsidR="00E65A5E" w:rsidRPr="0029461A">
        <w:rPr>
          <w:rFonts w:ascii="Calibri" w:hAnsi="Calibri"/>
        </w:rPr>
        <w:t xml:space="preserve"> This field is filled out automatically. It is referenced from the CF2R-MCH-01, which must be completed prior to this document.</w:t>
      </w:r>
      <w:r w:rsidR="00D46D01">
        <w:rPr>
          <w:rFonts w:ascii="Calibri" w:hAnsi="Calibri"/>
        </w:rPr>
        <w:t xml:space="preserve"> If the number of indoor units connected to the outdoor unit is equal to one or the system is a packaged </w:t>
      </w:r>
      <w:proofErr w:type="gramStart"/>
      <w:r w:rsidR="00D46D01">
        <w:rPr>
          <w:rFonts w:ascii="Calibri" w:hAnsi="Calibri"/>
        </w:rPr>
        <w:t>system</w:t>
      </w:r>
      <w:proofErr w:type="gramEnd"/>
      <w:r w:rsidR="00D46D01">
        <w:rPr>
          <w:rFonts w:ascii="Calibri" w:hAnsi="Calibri"/>
        </w:rPr>
        <w:t xml:space="preserve"> then this field is equal to the nominal cooling capacity of the condenser. If the number of indoor units connected to the outdoor unit is greater than one this field is equal to the indoor unit nominal cooling capacity.</w:t>
      </w:r>
    </w:p>
    <w:p w14:paraId="068E95B4" w14:textId="440FD3E7"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Condenser Speed Type:</w:t>
      </w:r>
      <w:r w:rsidR="00E65A5E" w:rsidRPr="0029461A">
        <w:rPr>
          <w:rFonts w:ascii="Calibri" w:hAnsi="Calibri"/>
        </w:rPr>
        <w:t xml:space="preserve"> This field is filled out automatically. It is referenced from the CF2R-MCH-01, wh</w:t>
      </w:r>
      <w:r w:rsidR="00527E00">
        <w:rPr>
          <w:rFonts w:ascii="Calibri" w:hAnsi="Calibri"/>
        </w:rPr>
        <w:t>ich must be completed prior to this document.</w:t>
      </w:r>
    </w:p>
    <w:p w14:paraId="068E95B5" w14:textId="7075265B"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Cooling System Zonal Control Type:</w:t>
      </w:r>
      <w:r w:rsidR="00E65A5E" w:rsidRPr="0029461A">
        <w:rPr>
          <w:rFonts w:ascii="Calibri" w:hAnsi="Calibri"/>
        </w:rPr>
        <w:t xml:space="preserve"> This field is filled out automatically. It is referenced from the CF2R-MCH-01, which must be completed prior to this document.</w:t>
      </w:r>
    </w:p>
    <w:p w14:paraId="068E95B6" w14:textId="77777777"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Central Fan Integrated (CFI) Ventilation System Status:</w:t>
      </w:r>
      <w:r w:rsidR="00E65A5E" w:rsidRPr="0029461A">
        <w:rPr>
          <w:rFonts w:ascii="Calibri" w:hAnsi="Calibri"/>
        </w:rPr>
        <w:t xml:space="preserve"> If the system has Central Fan Integrated System, then select “CFI System”, otherwise select “Not a CFI system”.</w:t>
      </w:r>
    </w:p>
    <w:p w14:paraId="068E95B7" w14:textId="460C683B"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System Bypass Duct Status:</w:t>
      </w:r>
      <w:r w:rsidR="00E65A5E" w:rsidRPr="0029461A">
        <w:rPr>
          <w:rFonts w:ascii="Calibri" w:hAnsi="Calibri"/>
        </w:rPr>
        <w:t xml:space="preserve"> This field is filled out automatically. It is referenced from the CF2R-MCH-01, which must be completed prio</w:t>
      </w:r>
      <w:r w:rsidR="00527E00">
        <w:rPr>
          <w:rFonts w:ascii="Calibri" w:hAnsi="Calibri"/>
        </w:rPr>
        <w:t>r to this document.</w:t>
      </w:r>
    </w:p>
    <w:p w14:paraId="068E95B8" w14:textId="77777777"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Date of System Airflow Rate Measurement:</w:t>
      </w:r>
      <w:r w:rsidR="00E65A5E" w:rsidRPr="0029461A">
        <w:rPr>
          <w:rFonts w:ascii="Calibri" w:hAnsi="Calibri"/>
        </w:rPr>
        <w:t xml:space="preserve"> Enter the date that the airflow test was performed.</w:t>
      </w:r>
    </w:p>
    <w:p w14:paraId="068E95B9" w14:textId="60E079E9" w:rsidR="00E65A5E"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 xml:space="preserve">Airflow Rate Protocol </w:t>
      </w:r>
      <w:r w:rsidR="007302E9">
        <w:rPr>
          <w:rFonts w:asciiTheme="minorHAnsi" w:hAnsiTheme="minorHAnsi"/>
          <w:szCs w:val="18"/>
        </w:rPr>
        <w:t>U</w:t>
      </w:r>
      <w:r w:rsidRPr="00717A77">
        <w:rPr>
          <w:rFonts w:asciiTheme="minorHAnsi" w:hAnsiTheme="minorHAnsi"/>
          <w:szCs w:val="18"/>
        </w:rPr>
        <w:t>tilized:</w:t>
      </w:r>
      <w:r w:rsidR="00E65A5E" w:rsidRPr="0029461A">
        <w:rPr>
          <w:rFonts w:ascii="Calibri" w:hAnsi="Calibri"/>
        </w:rPr>
        <w:t xml:space="preserve"> If the system installation type is “New” or “Replacement” then only the RA3.3 airflow methods may be used. If </w:t>
      </w:r>
      <w:r w:rsidR="00527E00">
        <w:rPr>
          <w:rFonts w:ascii="Calibri" w:hAnsi="Calibri"/>
        </w:rPr>
        <w:t>the system installation type is “Alteration”, the RA3.3 airflow methods may be used, but the Alternative to Compliance with Minimum System Airflow Requirements (“Best I Can Do” airflow) is an option for existing systems that may require substantial modification to improve the airflow.</w:t>
      </w:r>
    </w:p>
    <w:p w14:paraId="1EB1C493" w14:textId="20888F60" w:rsidR="00737B84" w:rsidRDefault="00737B84" w:rsidP="00E65A5E">
      <w:pPr>
        <w:pStyle w:val="ListParagraph"/>
        <w:numPr>
          <w:ilvl w:val="0"/>
          <w:numId w:val="42"/>
        </w:numPr>
        <w:ind w:left="360" w:hanging="360"/>
        <w:rPr>
          <w:rFonts w:ascii="Calibri" w:hAnsi="Calibri"/>
        </w:rPr>
      </w:pPr>
      <w:r w:rsidRPr="00642664">
        <w:rPr>
          <w:rFonts w:ascii="Calibri" w:hAnsi="Calibri"/>
        </w:rPr>
        <w:t>Central Fan Vent</w:t>
      </w:r>
      <w:r>
        <w:rPr>
          <w:rFonts w:ascii="Calibri" w:hAnsi="Calibri"/>
        </w:rPr>
        <w:t xml:space="preserve">ilation Cooling System (CFVCS) Status: </w:t>
      </w:r>
      <w:r w:rsidRPr="0029461A">
        <w:rPr>
          <w:rFonts w:ascii="Calibri" w:hAnsi="Calibri"/>
        </w:rPr>
        <w:t>This field is filled out automatically</w:t>
      </w:r>
      <w:r>
        <w:rPr>
          <w:rFonts w:ascii="Calibri" w:hAnsi="Calibri"/>
        </w:rPr>
        <w:t>. It is referenced from the CF2R-MCH-01, which must be completed prior to this document.</w:t>
      </w:r>
    </w:p>
    <w:p w14:paraId="068E95BA" w14:textId="77777777" w:rsidR="00E65A5E" w:rsidRPr="0029461A" w:rsidRDefault="00E65A5E" w:rsidP="00E65A5E">
      <w:pPr>
        <w:rPr>
          <w:rFonts w:ascii="Calibri" w:hAnsi="Calibri"/>
        </w:rPr>
      </w:pPr>
    </w:p>
    <w:p w14:paraId="068E95BB" w14:textId="15305C3C" w:rsidR="00E65A5E" w:rsidRPr="0029461A" w:rsidRDefault="00527E00" w:rsidP="00E65A5E">
      <w:pPr>
        <w:keepNext/>
        <w:rPr>
          <w:rFonts w:asciiTheme="minorHAnsi" w:hAnsiTheme="minorHAnsi"/>
          <w:b/>
          <w:szCs w:val="18"/>
        </w:rPr>
      </w:pPr>
      <w:r>
        <w:rPr>
          <w:rFonts w:asciiTheme="minorHAnsi" w:hAnsiTheme="minorHAnsi"/>
          <w:b/>
          <w:szCs w:val="18"/>
        </w:rPr>
        <w:t xml:space="preserve">Section B. Hole for the placement of a Static Pressure Probe (HSPP), and Permanently </w:t>
      </w:r>
      <w:r w:rsidR="007302E9">
        <w:rPr>
          <w:rFonts w:asciiTheme="minorHAnsi" w:hAnsiTheme="minorHAnsi"/>
          <w:b/>
          <w:szCs w:val="18"/>
        </w:rPr>
        <w:t>I</w:t>
      </w:r>
      <w:r>
        <w:rPr>
          <w:rFonts w:asciiTheme="minorHAnsi" w:hAnsiTheme="minorHAnsi"/>
          <w:b/>
          <w:szCs w:val="18"/>
        </w:rPr>
        <w:t xml:space="preserve">nstalled Static Pressure Probe (PSPP) in the </w:t>
      </w:r>
      <w:r w:rsidR="007302E9">
        <w:rPr>
          <w:rFonts w:asciiTheme="minorHAnsi" w:hAnsiTheme="minorHAnsi"/>
          <w:b/>
          <w:szCs w:val="18"/>
        </w:rPr>
        <w:t>S</w:t>
      </w:r>
      <w:r>
        <w:rPr>
          <w:rFonts w:asciiTheme="minorHAnsi" w:hAnsiTheme="minorHAnsi"/>
          <w:b/>
          <w:szCs w:val="18"/>
        </w:rPr>
        <w:t xml:space="preserve">upply </w:t>
      </w:r>
      <w:r w:rsidR="007302E9">
        <w:rPr>
          <w:rFonts w:asciiTheme="minorHAnsi" w:hAnsiTheme="minorHAnsi"/>
          <w:b/>
          <w:szCs w:val="18"/>
        </w:rPr>
        <w:t>P</w:t>
      </w:r>
      <w:r>
        <w:rPr>
          <w:rFonts w:asciiTheme="minorHAnsi" w:hAnsiTheme="minorHAnsi"/>
          <w:b/>
          <w:szCs w:val="18"/>
        </w:rPr>
        <w:t>lenum.</w:t>
      </w:r>
    </w:p>
    <w:p w14:paraId="068E95BC" w14:textId="6233EEB2" w:rsidR="00E65A5E" w:rsidRPr="0029461A" w:rsidRDefault="00527E00" w:rsidP="00E65A5E">
      <w:pPr>
        <w:pStyle w:val="ListParagraph"/>
        <w:numPr>
          <w:ilvl w:val="0"/>
          <w:numId w:val="43"/>
        </w:numPr>
        <w:ind w:left="360" w:hanging="360"/>
        <w:rPr>
          <w:rFonts w:asciiTheme="minorHAnsi" w:hAnsiTheme="minorHAnsi"/>
          <w:szCs w:val="18"/>
        </w:rPr>
      </w:pPr>
      <w:r>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068E95BD" w14:textId="77777777" w:rsidR="00E65A5E" w:rsidRPr="0029461A" w:rsidRDefault="00527E00" w:rsidP="00CE3450">
      <w:pPr>
        <w:numPr>
          <w:ilvl w:val="0"/>
          <w:numId w:val="27"/>
        </w:numPr>
        <w:ind w:left="1080"/>
        <w:rPr>
          <w:rFonts w:ascii="Calibri" w:hAnsi="Calibri"/>
        </w:rPr>
      </w:pPr>
      <w:r>
        <w:rPr>
          <w:rFonts w:ascii="Calibri" w:hAnsi="Calibri"/>
          <w:bCs/>
        </w:rPr>
        <w:t>If a</w:t>
      </w:r>
      <w:del w:id="9" w:author="Tsan, Bach@Energy" w:date="2021-11-05T14:58:00Z">
        <w:r w:rsidDel="006825D9">
          <w:rPr>
            <w:rFonts w:ascii="Calibri" w:hAnsi="Calibri"/>
            <w:bCs/>
          </w:rPr>
          <w:delText>n</w:delText>
        </w:r>
      </w:del>
      <w:r>
        <w:rPr>
          <w:rFonts w:ascii="Calibri" w:hAnsi="Calibri"/>
          <w:bCs/>
        </w:rPr>
        <w:t xml:space="preserve"> Hole Static Pressure Probe is </w:t>
      </w:r>
      <w:proofErr w:type="gramStart"/>
      <w:r>
        <w:rPr>
          <w:rFonts w:ascii="Calibri" w:hAnsi="Calibri"/>
          <w:bCs/>
        </w:rPr>
        <w:t>installed</w:t>
      </w:r>
      <w:proofErr w:type="gramEnd"/>
      <w:r>
        <w:rPr>
          <w:rFonts w:ascii="Calibri" w:hAnsi="Calibri"/>
          <w:bCs/>
        </w:rPr>
        <w:t xml:space="preserve"> then select “HSPP Installed”</w:t>
      </w:r>
    </w:p>
    <w:p w14:paraId="068E95BE" w14:textId="77777777" w:rsidR="00E65A5E" w:rsidRPr="0029461A" w:rsidRDefault="00527E00" w:rsidP="00CE3450">
      <w:pPr>
        <w:numPr>
          <w:ilvl w:val="0"/>
          <w:numId w:val="27"/>
        </w:numPr>
        <w:ind w:left="1080"/>
        <w:rPr>
          <w:rFonts w:ascii="Calibri" w:hAnsi="Calibri"/>
        </w:rPr>
      </w:pPr>
      <w:r>
        <w:rPr>
          <w:rFonts w:ascii="Calibri" w:hAnsi="Calibri"/>
          <w:bCs/>
        </w:rPr>
        <w:t xml:space="preserve">If a Permanent Static Pressure Probe is </w:t>
      </w:r>
      <w:proofErr w:type="gramStart"/>
      <w:r>
        <w:rPr>
          <w:rFonts w:ascii="Calibri" w:hAnsi="Calibri"/>
          <w:bCs/>
        </w:rPr>
        <w:t>installed</w:t>
      </w:r>
      <w:proofErr w:type="gramEnd"/>
      <w:r>
        <w:rPr>
          <w:rFonts w:ascii="Calibri" w:hAnsi="Calibri"/>
          <w:bCs/>
        </w:rPr>
        <w:t xml:space="preserve"> then select “PSPP Installed”</w:t>
      </w:r>
    </w:p>
    <w:p w14:paraId="068E95BF" w14:textId="65D20DB2" w:rsidR="00E65A5E" w:rsidRPr="0029461A" w:rsidRDefault="00527E00" w:rsidP="00CE3450">
      <w:pPr>
        <w:numPr>
          <w:ilvl w:val="0"/>
          <w:numId w:val="27"/>
        </w:numPr>
        <w:ind w:left="1080"/>
        <w:rPr>
          <w:rFonts w:ascii="Calibri" w:hAnsi="Calibri"/>
        </w:rPr>
      </w:pPr>
      <w:r>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068E95C0" w14:textId="77777777" w:rsidR="00E65A5E" w:rsidRPr="0029461A" w:rsidRDefault="00527E00" w:rsidP="00CE3450">
      <w:pPr>
        <w:numPr>
          <w:ilvl w:val="0"/>
          <w:numId w:val="27"/>
        </w:numPr>
        <w:ind w:left="1080"/>
        <w:rPr>
          <w:rFonts w:ascii="Calibri" w:hAnsi="Calibri"/>
        </w:rPr>
      </w:pPr>
      <w:r>
        <w:rPr>
          <w:rFonts w:ascii="Calibri" w:hAnsi="Calibri"/>
        </w:rPr>
        <w:t>If the system is such that an HSPP or PSPP is not applicable, select “HSPP/PSPP are not applicable to this system”.</w:t>
      </w:r>
    </w:p>
    <w:p w14:paraId="068E95C2" w14:textId="16F78734" w:rsidR="00E65A5E" w:rsidRPr="00281AB7" w:rsidRDefault="007302E9" w:rsidP="00281AB7">
      <w:pPr>
        <w:rPr>
          <w:rFonts w:asciiTheme="minorHAnsi" w:hAnsiTheme="minorHAnsi"/>
          <w:b/>
          <w:szCs w:val="18"/>
        </w:rPr>
      </w:pPr>
      <w:r>
        <w:rPr>
          <w:rFonts w:ascii="Calibri" w:hAnsi="Calibri"/>
          <w:bCs/>
        </w:rPr>
        <w:br w:type="page"/>
      </w:r>
      <w:r w:rsidR="00527E00" w:rsidRPr="00281AB7">
        <w:rPr>
          <w:rFonts w:asciiTheme="minorHAnsi" w:hAnsiTheme="minorHAnsi"/>
          <w:b/>
          <w:szCs w:val="18"/>
        </w:rPr>
        <w:lastRenderedPageBreak/>
        <w:t>Section C. Airflow Rate Measurement Apparatus and Procedure Information</w:t>
      </w:r>
    </w:p>
    <w:p w14:paraId="068E95C4" w14:textId="2F6BADAC" w:rsidR="00E65A5E" w:rsidRPr="0029461A" w:rsidRDefault="00717A77" w:rsidP="00E65A5E">
      <w:pPr>
        <w:numPr>
          <w:ilvl w:val="0"/>
          <w:numId w:val="44"/>
        </w:numPr>
        <w:ind w:left="360"/>
        <w:rPr>
          <w:rFonts w:ascii="Calibri" w:hAnsi="Calibri"/>
        </w:rPr>
      </w:pPr>
      <w:r w:rsidRPr="00717A77">
        <w:rPr>
          <w:rFonts w:asciiTheme="minorHAnsi" w:hAnsiTheme="minorHAnsi"/>
          <w:szCs w:val="18"/>
        </w:rPr>
        <w:t xml:space="preserve">Airflow Rate Measurement Type </w:t>
      </w:r>
      <w:r w:rsidR="007302E9">
        <w:rPr>
          <w:rFonts w:asciiTheme="minorHAnsi" w:hAnsiTheme="minorHAnsi"/>
          <w:szCs w:val="18"/>
        </w:rPr>
        <w:t>U</w:t>
      </w:r>
      <w:r w:rsidRPr="00717A77">
        <w:rPr>
          <w:rFonts w:asciiTheme="minorHAnsi" w:hAnsiTheme="minorHAnsi"/>
          <w:szCs w:val="18"/>
        </w:rPr>
        <w:t xml:space="preserve">sed for this </w:t>
      </w:r>
      <w:r w:rsidR="007302E9">
        <w:rPr>
          <w:rFonts w:asciiTheme="minorHAnsi" w:hAnsiTheme="minorHAnsi"/>
          <w:szCs w:val="18"/>
        </w:rPr>
        <w:t>A</w:t>
      </w:r>
      <w:r w:rsidRPr="00717A77">
        <w:rPr>
          <w:rFonts w:asciiTheme="minorHAnsi" w:hAnsiTheme="minorHAnsi"/>
          <w:szCs w:val="18"/>
        </w:rPr>
        <w:t xml:space="preserve">irflow </w:t>
      </w:r>
      <w:r w:rsidR="007302E9">
        <w:rPr>
          <w:rFonts w:asciiTheme="minorHAnsi" w:hAnsiTheme="minorHAnsi"/>
          <w:szCs w:val="18"/>
        </w:rPr>
        <w:t>R</w:t>
      </w:r>
      <w:r w:rsidRPr="00717A77">
        <w:rPr>
          <w:rFonts w:asciiTheme="minorHAnsi" w:hAnsiTheme="minorHAnsi"/>
          <w:szCs w:val="18"/>
        </w:rPr>
        <w:t xml:space="preserve">ate </w:t>
      </w:r>
      <w:r w:rsidR="007302E9">
        <w:rPr>
          <w:rFonts w:asciiTheme="minorHAnsi" w:hAnsiTheme="minorHAnsi"/>
          <w:szCs w:val="18"/>
        </w:rPr>
        <w:t>V</w:t>
      </w:r>
      <w:r w:rsidRPr="00717A77">
        <w:rPr>
          <w:rFonts w:asciiTheme="minorHAnsi" w:hAnsiTheme="minorHAnsi"/>
          <w:szCs w:val="18"/>
        </w:rPr>
        <w:t>erification:</w:t>
      </w:r>
      <w:r w:rsidR="00E65A5E" w:rsidRPr="0029461A">
        <w:rPr>
          <w:rFonts w:asciiTheme="minorHAnsi" w:hAnsiTheme="minorHAnsi"/>
          <w:szCs w:val="18"/>
        </w:rPr>
        <w:t xml:space="preserve"> </w:t>
      </w:r>
      <w:r w:rsidR="00E65A5E" w:rsidRPr="0029461A">
        <w:rPr>
          <w:rFonts w:ascii="Calibri" w:hAnsi="Calibri"/>
        </w:rPr>
        <w:t>Select the appropriate airflow test procedure from the following options for the method used to determine actua</w:t>
      </w:r>
      <w:r w:rsidR="00527E00">
        <w:rPr>
          <w:rFonts w:ascii="Calibri" w:hAnsi="Calibri"/>
        </w:rPr>
        <w:t>l fan airflow:</w:t>
      </w:r>
    </w:p>
    <w:p w14:paraId="068E95C5" w14:textId="77777777" w:rsidR="00E65A5E" w:rsidRPr="0029461A" w:rsidRDefault="00E65A5E" w:rsidP="00CE3450">
      <w:pPr>
        <w:numPr>
          <w:ilvl w:val="1"/>
          <w:numId w:val="44"/>
        </w:numPr>
        <w:ind w:left="1080"/>
        <w:rPr>
          <w:rFonts w:ascii="Calibri" w:hAnsi="Calibri"/>
        </w:rPr>
      </w:pPr>
      <w:r w:rsidRPr="0029461A">
        <w:rPr>
          <w:rFonts w:ascii="Calibri" w:hAnsi="Calibri"/>
        </w:rPr>
        <w:t>Diagnostic Fan Flow Using Fan Flow Meter (aka Plenum Pressure Matching) according to the procedures in RA3.3.3.1.1</w:t>
      </w:r>
    </w:p>
    <w:p w14:paraId="068E95C6" w14:textId="77777777" w:rsidR="00E65A5E" w:rsidRPr="0029461A" w:rsidRDefault="00527E00" w:rsidP="00CE3450">
      <w:pPr>
        <w:numPr>
          <w:ilvl w:val="1"/>
          <w:numId w:val="44"/>
        </w:numPr>
        <w:ind w:left="1080"/>
        <w:rPr>
          <w:rFonts w:ascii="Calibri" w:hAnsi="Calibri"/>
        </w:rPr>
      </w:pPr>
      <w:r>
        <w:rPr>
          <w:rFonts w:ascii="Calibri" w:hAnsi="Calibri"/>
        </w:rPr>
        <w:t>Diagnostic Fan Flow Using Flow Grid Measurement according to the procedures in RA3.3.3.1.2</w:t>
      </w:r>
    </w:p>
    <w:p w14:paraId="068E95C7" w14:textId="77777777" w:rsidR="00E65A5E" w:rsidRPr="0029461A" w:rsidRDefault="00527E00" w:rsidP="00CE3450">
      <w:pPr>
        <w:numPr>
          <w:ilvl w:val="1"/>
          <w:numId w:val="44"/>
        </w:numPr>
        <w:ind w:left="1080"/>
        <w:rPr>
          <w:rFonts w:ascii="Calibri" w:hAnsi="Calibri"/>
        </w:rPr>
      </w:pPr>
      <w:r>
        <w:rPr>
          <w:rFonts w:ascii="Calibri" w:hAnsi="Calibri"/>
        </w:rPr>
        <w:t>Diagnostic Fan Flow Using Powered Flow Capture Hood according to the procedures in RA3.3.3.1.3</w:t>
      </w:r>
    </w:p>
    <w:p w14:paraId="068E95C8" w14:textId="5D27CE49" w:rsidR="00E65A5E" w:rsidRPr="0029461A" w:rsidRDefault="00527E00" w:rsidP="00CE3450">
      <w:pPr>
        <w:numPr>
          <w:ilvl w:val="1"/>
          <w:numId w:val="44"/>
        </w:numPr>
        <w:ind w:left="1080"/>
        <w:rPr>
          <w:rFonts w:ascii="Calibri" w:hAnsi="Calibri"/>
        </w:rPr>
      </w:pPr>
      <w:r>
        <w:rPr>
          <w:rFonts w:ascii="Calibri" w:hAnsi="Calibri"/>
        </w:rPr>
        <w:t>Diagnostic Fan Flow Using Traditional Flow Capture Hood according to the procedures in RA3.3.3.1.4</w:t>
      </w:r>
    </w:p>
    <w:p w14:paraId="068E95C9" w14:textId="77777777" w:rsidR="00E65A5E" w:rsidRPr="0029461A" w:rsidRDefault="00717A77" w:rsidP="00E65A5E">
      <w:pPr>
        <w:keepNext/>
        <w:numPr>
          <w:ilvl w:val="0"/>
          <w:numId w:val="44"/>
        </w:numPr>
        <w:ind w:left="360"/>
        <w:rPr>
          <w:rFonts w:asciiTheme="minorHAnsi" w:hAnsiTheme="minorHAnsi"/>
          <w:szCs w:val="18"/>
        </w:rPr>
      </w:pPr>
      <w:r w:rsidRPr="00717A77">
        <w:rPr>
          <w:rFonts w:asciiTheme="minorHAnsi" w:hAnsiTheme="minorHAnsi"/>
          <w:szCs w:val="18"/>
        </w:rPr>
        <w:t xml:space="preserve">Manufacturer of Airflow Measurement Apparatus: </w:t>
      </w:r>
      <w:r w:rsidR="00E65A5E" w:rsidRPr="0029461A">
        <w:rPr>
          <w:rFonts w:asciiTheme="minorHAnsi" w:hAnsiTheme="minorHAnsi"/>
          <w:szCs w:val="18"/>
        </w:rPr>
        <w:t>Enter the</w:t>
      </w:r>
      <w:r w:rsidRPr="00717A77">
        <w:rPr>
          <w:rFonts w:asciiTheme="minorHAnsi" w:hAnsiTheme="minorHAnsi"/>
          <w:szCs w:val="18"/>
        </w:rPr>
        <w:t xml:space="preserve"> </w:t>
      </w:r>
      <w:r w:rsidR="00E65A5E" w:rsidRPr="0029461A">
        <w:rPr>
          <w:rFonts w:asciiTheme="minorHAnsi" w:hAnsiTheme="minorHAnsi"/>
          <w:szCs w:val="18"/>
        </w:rPr>
        <w:t>name of the m</w:t>
      </w:r>
      <w:r w:rsidR="00527E00">
        <w:rPr>
          <w:rFonts w:asciiTheme="minorHAnsi" w:hAnsiTheme="minorHAnsi"/>
          <w:szCs w:val="18"/>
        </w:rPr>
        <w:t xml:space="preserve">anufacturer of the airflow measurement tool used to measure the airflow for this test. </w:t>
      </w:r>
    </w:p>
    <w:p w14:paraId="068E95CA" w14:textId="756D32CE" w:rsidR="00E65A5E" w:rsidRPr="0029461A" w:rsidRDefault="00717A77" w:rsidP="00E65A5E">
      <w:pPr>
        <w:keepNext/>
        <w:numPr>
          <w:ilvl w:val="0"/>
          <w:numId w:val="44"/>
        </w:numPr>
        <w:ind w:left="360"/>
        <w:rPr>
          <w:rFonts w:asciiTheme="minorHAnsi" w:hAnsiTheme="minorHAnsi"/>
          <w:szCs w:val="18"/>
        </w:rPr>
      </w:pPr>
      <w:r w:rsidRPr="00717A77">
        <w:rPr>
          <w:rFonts w:asciiTheme="minorHAnsi" w:hAnsiTheme="minorHAnsi"/>
          <w:szCs w:val="18"/>
        </w:rPr>
        <w:t xml:space="preserve">Model </w:t>
      </w:r>
      <w:r w:rsidR="007302E9">
        <w:rPr>
          <w:rFonts w:asciiTheme="minorHAnsi" w:hAnsiTheme="minorHAnsi"/>
          <w:szCs w:val="18"/>
        </w:rPr>
        <w:t>N</w:t>
      </w:r>
      <w:r w:rsidRPr="00717A77">
        <w:rPr>
          <w:rFonts w:asciiTheme="minorHAnsi" w:hAnsiTheme="minorHAnsi"/>
          <w:szCs w:val="18"/>
        </w:rPr>
        <w:t xml:space="preserve">umber of Airflow Measurement Apparatus: </w:t>
      </w:r>
      <w:r w:rsidR="00E65A5E" w:rsidRPr="0029461A">
        <w:rPr>
          <w:rFonts w:asciiTheme="minorHAnsi" w:hAnsiTheme="minorHAnsi"/>
          <w:szCs w:val="18"/>
        </w:rPr>
        <w:t>Enter the</w:t>
      </w:r>
      <w:r w:rsidRPr="00717A77">
        <w:rPr>
          <w:rFonts w:asciiTheme="minorHAnsi" w:hAnsiTheme="minorHAnsi"/>
          <w:szCs w:val="18"/>
        </w:rPr>
        <w:t xml:space="preserve"> </w:t>
      </w:r>
      <w:r w:rsidR="00E65A5E" w:rsidRPr="0029461A">
        <w:rPr>
          <w:rFonts w:asciiTheme="minorHAnsi" w:hAnsiTheme="minorHAnsi"/>
          <w:szCs w:val="18"/>
        </w:rPr>
        <w:t>model number</w:t>
      </w:r>
      <w:r w:rsidR="00527E00">
        <w:rPr>
          <w:rFonts w:asciiTheme="minorHAnsi" w:hAnsiTheme="minorHAnsi"/>
          <w:szCs w:val="18"/>
        </w:rPr>
        <w:t xml:space="preserve"> of the airflow measurement tool used to measure the airflow for this test.</w:t>
      </w:r>
      <w:r w:rsidR="00527E00">
        <w:t xml:space="preserve"> </w:t>
      </w:r>
    </w:p>
    <w:p w14:paraId="068E95CB" w14:textId="354E320F" w:rsidR="00E65A5E" w:rsidRPr="0029461A" w:rsidRDefault="00717A77" w:rsidP="00E65A5E">
      <w:pPr>
        <w:keepNext/>
        <w:numPr>
          <w:ilvl w:val="0"/>
          <w:numId w:val="44"/>
        </w:numPr>
        <w:ind w:left="360"/>
        <w:rPr>
          <w:rFonts w:ascii="Calibri" w:hAnsi="Calibri"/>
        </w:rPr>
      </w:pPr>
      <w:r w:rsidRPr="00717A77">
        <w:rPr>
          <w:rFonts w:asciiTheme="minorHAnsi" w:hAnsiTheme="minorHAnsi"/>
          <w:szCs w:val="18"/>
        </w:rPr>
        <w:t xml:space="preserve">Certification Status of the Airflow Measurement Apparatus Accuracy: </w:t>
      </w:r>
      <w:r w:rsidR="00E65A5E" w:rsidRPr="0029461A">
        <w:rPr>
          <w:rFonts w:asciiTheme="minorHAnsi" w:hAnsiTheme="minorHAnsi"/>
          <w:szCs w:val="18"/>
        </w:rPr>
        <w:t xml:space="preserve">The measurement apparatus used to perform airflow verification measurements must appear on the CEC list of approved devices found at </w:t>
      </w:r>
      <w:hyperlink r:id="rId18" w:history="1">
        <w:r w:rsidR="00527E00">
          <w:rPr>
            <w:rStyle w:val="Hyperlink"/>
            <w:rFonts w:asciiTheme="minorHAnsi" w:hAnsiTheme="minorHAnsi"/>
            <w:szCs w:val="18"/>
          </w:rPr>
          <w:t>http://www.energy.ca.gov/title24/equipment_cert/ama_fas/index.html</w:t>
        </w:r>
      </w:hyperlink>
      <w:r w:rsidRPr="00717A77">
        <w:rPr>
          <w:rFonts w:asciiTheme="minorHAnsi" w:hAnsiTheme="minorHAnsi"/>
          <w:szCs w:val="18"/>
        </w:rPr>
        <w:t>, if this is true, select “Certified”, otherwise select “Not Certified”. The latter choice will not allow the system to pass until a certified device is used.</w:t>
      </w:r>
      <w:r w:rsidRPr="00717A77">
        <w:rPr>
          <w:rFonts w:ascii="Calibri" w:hAnsi="Calibri"/>
        </w:rPr>
        <w:t xml:space="preserve"> </w:t>
      </w:r>
    </w:p>
    <w:p w14:paraId="068E95CC" w14:textId="44CEB933" w:rsidR="00E65A5E" w:rsidRPr="0029461A" w:rsidRDefault="00717A77" w:rsidP="00E65A5E">
      <w:pPr>
        <w:keepNext/>
        <w:numPr>
          <w:ilvl w:val="0"/>
          <w:numId w:val="44"/>
        </w:numPr>
        <w:ind w:left="360"/>
        <w:rPr>
          <w:rFonts w:ascii="Calibri" w:hAnsi="Calibri"/>
        </w:rPr>
      </w:pPr>
      <w:r w:rsidRPr="00717A77">
        <w:rPr>
          <w:rFonts w:ascii="Calibri" w:hAnsi="Calibri"/>
        </w:rPr>
        <w:t>(</w:t>
      </w:r>
      <w:proofErr w:type="gramStart"/>
      <w:r w:rsidRPr="00717A77">
        <w:rPr>
          <w:rFonts w:ascii="Calibri" w:hAnsi="Calibri"/>
        </w:rPr>
        <w:t>not</w:t>
      </w:r>
      <w:proofErr w:type="gramEnd"/>
      <w:r w:rsidRPr="00717A77">
        <w:rPr>
          <w:rFonts w:ascii="Calibri" w:hAnsi="Calibri"/>
        </w:rPr>
        <w:t xml:space="preserve"> visible to user)</w:t>
      </w:r>
    </w:p>
    <w:p w14:paraId="068E95CD" w14:textId="77777777" w:rsidR="00E65A5E" w:rsidRPr="0029461A" w:rsidRDefault="00E65A5E" w:rsidP="00E65A5E">
      <w:pPr>
        <w:rPr>
          <w:rFonts w:ascii="Calibri" w:hAnsi="Calibri"/>
          <w:b/>
          <w:bCs/>
        </w:rPr>
      </w:pPr>
    </w:p>
    <w:p w14:paraId="068E95CE" w14:textId="09DBEA7D" w:rsidR="00E65A5E" w:rsidRPr="0029461A" w:rsidRDefault="00E65A5E" w:rsidP="00E65A5E">
      <w:pPr>
        <w:keepNext/>
        <w:rPr>
          <w:rFonts w:asciiTheme="minorHAnsi" w:hAnsiTheme="minorHAnsi"/>
          <w:b/>
          <w:szCs w:val="18"/>
        </w:rPr>
      </w:pPr>
      <w:r w:rsidRPr="0029461A">
        <w:rPr>
          <w:rFonts w:ascii="Calibri" w:hAnsi="Calibri"/>
          <w:b/>
        </w:rPr>
        <w:t xml:space="preserve">Section </w:t>
      </w:r>
      <w:r w:rsidR="00717A77" w:rsidRPr="00717A77">
        <w:rPr>
          <w:rFonts w:asciiTheme="minorHAnsi" w:hAnsiTheme="minorHAnsi"/>
          <w:b/>
          <w:szCs w:val="18"/>
        </w:rPr>
        <w:t>D. Forced Air System Airflow Rate Measurement</w:t>
      </w:r>
    </w:p>
    <w:p w14:paraId="068E95CF" w14:textId="0D5A31D1" w:rsidR="00E65A5E" w:rsidRPr="0029461A" w:rsidRDefault="00717A77" w:rsidP="00E65A5E">
      <w:pPr>
        <w:numPr>
          <w:ilvl w:val="0"/>
          <w:numId w:val="45"/>
        </w:numPr>
        <w:rPr>
          <w:rFonts w:ascii="Calibri" w:hAnsi="Calibri"/>
        </w:rPr>
      </w:pPr>
      <w:r w:rsidRPr="00717A77">
        <w:rPr>
          <w:rFonts w:ascii="Calibri" w:hAnsi="Calibri"/>
        </w:rPr>
        <w:t xml:space="preserve">Required Minimum System Airflow Rate (cfm/ton): </w:t>
      </w:r>
      <w:r w:rsidR="00E65A5E" w:rsidRPr="0029461A">
        <w:rPr>
          <w:rFonts w:ascii="Calibri" w:hAnsi="Calibri"/>
        </w:rPr>
        <w:t>This field is filled automatically. The target is based on whether the system is new or altered and whether a value was specified on the CF2R-MCH-01.</w:t>
      </w:r>
    </w:p>
    <w:p w14:paraId="068E95D0" w14:textId="2E151D50" w:rsidR="00E65A5E" w:rsidRPr="0029461A" w:rsidRDefault="00717A77" w:rsidP="00E65A5E">
      <w:pPr>
        <w:numPr>
          <w:ilvl w:val="0"/>
          <w:numId w:val="45"/>
        </w:numPr>
        <w:rPr>
          <w:rFonts w:ascii="Calibri" w:hAnsi="Calibri"/>
        </w:rPr>
      </w:pPr>
      <w:r w:rsidRPr="00717A77">
        <w:rPr>
          <w:rFonts w:ascii="Calibri" w:hAnsi="Calibri"/>
        </w:rPr>
        <w:t xml:space="preserve">Required Minimum System Airflow Target (cfm): </w:t>
      </w:r>
      <w:r w:rsidR="00E65A5E" w:rsidRPr="0029461A">
        <w:rPr>
          <w:rFonts w:ascii="Calibri" w:hAnsi="Calibri"/>
        </w:rPr>
        <w:t>This field is calculated automatically. It is the product of the minimum airflow rate per ton and the tonnage of the system condenser.</w:t>
      </w:r>
    </w:p>
    <w:p w14:paraId="068E95D1" w14:textId="4AF69FFC" w:rsidR="00E65A5E" w:rsidRPr="0029461A" w:rsidRDefault="00717A77" w:rsidP="00E65A5E">
      <w:pPr>
        <w:numPr>
          <w:ilvl w:val="0"/>
          <w:numId w:val="45"/>
        </w:numPr>
        <w:rPr>
          <w:rFonts w:ascii="Calibri" w:hAnsi="Calibri"/>
        </w:rPr>
      </w:pPr>
      <w:r w:rsidRPr="00717A77">
        <w:rPr>
          <w:rFonts w:ascii="Calibri" w:hAnsi="Calibri"/>
        </w:rPr>
        <w:t xml:space="preserve">Actual System Airflow Rate Measurement (cfm): </w:t>
      </w:r>
      <w:r w:rsidR="00E65A5E" w:rsidRPr="0029461A">
        <w:rPr>
          <w:rFonts w:ascii="Calibri" w:hAnsi="Calibri"/>
        </w:rPr>
        <w:t>Enter the actual tested valu</w:t>
      </w:r>
      <w:r w:rsidRPr="00717A77">
        <w:rPr>
          <w:rFonts w:ascii="Calibri" w:hAnsi="Calibri"/>
        </w:rPr>
        <w:t>e of the airflow measured using the apparatus specified above.</w:t>
      </w:r>
    </w:p>
    <w:p w14:paraId="068E95D2" w14:textId="77CABCD1" w:rsidR="00E65A5E" w:rsidRPr="0029461A" w:rsidRDefault="00717A77" w:rsidP="00E65A5E">
      <w:pPr>
        <w:numPr>
          <w:ilvl w:val="0"/>
          <w:numId w:val="45"/>
        </w:numPr>
        <w:rPr>
          <w:rFonts w:ascii="Calibri" w:hAnsi="Calibri"/>
        </w:rPr>
      </w:pPr>
      <w:r w:rsidRPr="00717A77">
        <w:rPr>
          <w:rFonts w:ascii="Calibri" w:hAnsi="Calibri"/>
        </w:rPr>
        <w:t xml:space="preserve">Compliance Statement: </w:t>
      </w:r>
      <w:r w:rsidR="00E65A5E" w:rsidRPr="0029461A">
        <w:rPr>
          <w:rFonts w:ascii="Calibri" w:hAnsi="Calibri"/>
        </w:rPr>
        <w:t>This field is filled automatically. Compliance requires that the measured airflow meets the minimum airflow target.</w:t>
      </w:r>
    </w:p>
    <w:p w14:paraId="068E95D3" w14:textId="77777777" w:rsidR="00E65A5E" w:rsidRPr="0029461A" w:rsidRDefault="00E65A5E" w:rsidP="00E65A5E">
      <w:pPr>
        <w:rPr>
          <w:rFonts w:ascii="Calibri" w:hAnsi="Calibri"/>
        </w:rPr>
      </w:pPr>
    </w:p>
    <w:p w14:paraId="068E95D4" w14:textId="77777777" w:rsidR="00E65A5E" w:rsidRPr="0029461A" w:rsidRDefault="00717A77" w:rsidP="00E65A5E">
      <w:pPr>
        <w:rPr>
          <w:rFonts w:ascii="Calibri" w:hAnsi="Calibri"/>
          <w:b/>
        </w:rPr>
      </w:pPr>
      <w:r w:rsidRPr="00717A77">
        <w:rPr>
          <w:rFonts w:ascii="Calibri" w:hAnsi="Calibri"/>
          <w:b/>
          <w:szCs w:val="28"/>
        </w:rPr>
        <w:t xml:space="preserve">Section </w:t>
      </w:r>
      <w:r w:rsidRPr="00717A77">
        <w:rPr>
          <w:rFonts w:asciiTheme="minorHAnsi" w:hAnsiTheme="minorHAnsi"/>
          <w:b/>
          <w:szCs w:val="18"/>
        </w:rPr>
        <w:t>E. Additional Requirements</w:t>
      </w:r>
      <w:r w:rsidRPr="00717A77">
        <w:rPr>
          <w:rFonts w:ascii="Calibri" w:hAnsi="Calibri"/>
          <w:b/>
          <w:szCs w:val="28"/>
        </w:rPr>
        <w:t xml:space="preserve"> </w:t>
      </w:r>
    </w:p>
    <w:p w14:paraId="068E95D5"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6"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7"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8"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9"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A"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B"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C"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D" w14:textId="77777777" w:rsidR="000A1890" w:rsidRPr="00D83E48" w:rsidRDefault="000A1890" w:rsidP="0009456E">
      <w:pPr>
        <w:rPr>
          <w:rFonts w:ascii="Calibri" w:hAnsi="Calibri"/>
        </w:rPr>
      </w:pPr>
    </w:p>
    <w:p w14:paraId="068E95DE" w14:textId="77777777" w:rsidR="000A1890" w:rsidRPr="00D83E48" w:rsidRDefault="000A1890" w:rsidP="0009456E">
      <w:pPr>
        <w:rPr>
          <w:rFonts w:ascii="Calibri" w:hAnsi="Calibri"/>
        </w:rPr>
      </w:pPr>
    </w:p>
    <w:p w14:paraId="068E95DF" w14:textId="77777777" w:rsidR="000A1890" w:rsidRPr="00D83E48" w:rsidRDefault="000A1890" w:rsidP="0009456E">
      <w:pPr>
        <w:rPr>
          <w:rFonts w:ascii="Calibri" w:hAnsi="Calibri"/>
        </w:rPr>
        <w:sectPr w:rsidR="000A1890" w:rsidRPr="00D83E48" w:rsidSect="008860D9">
          <w:headerReference w:type="even" r:id="rId19"/>
          <w:headerReference w:type="default" r:id="rId20"/>
          <w:footerReference w:type="default" r:id="rId21"/>
          <w:headerReference w:type="first" r:id="rId22"/>
          <w:footerReference w:type="first" r:id="rId23"/>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0A1890" w:rsidRPr="00966F61" w14:paraId="068E95E1" w14:textId="77777777" w:rsidTr="00994177">
        <w:trPr>
          <w:cantSplit/>
          <w:trHeight w:val="144"/>
        </w:trPr>
        <w:tc>
          <w:tcPr>
            <w:tcW w:w="11030" w:type="dxa"/>
            <w:gridSpan w:val="3"/>
            <w:tcBorders>
              <w:top w:val="single" w:sz="4" w:space="0" w:color="auto"/>
            </w:tcBorders>
            <w:vAlign w:val="center"/>
          </w:tcPr>
          <w:p w14:paraId="068E95E0" w14:textId="77777777" w:rsidR="000A1890" w:rsidRPr="00966F61" w:rsidRDefault="000A1890" w:rsidP="00532F04">
            <w:pPr>
              <w:keepNext/>
              <w:rPr>
                <w:rFonts w:asciiTheme="minorHAnsi" w:hAnsiTheme="minorHAnsi"/>
                <w:b/>
                <w:sz w:val="18"/>
                <w:szCs w:val="18"/>
              </w:rPr>
            </w:pPr>
            <w:r w:rsidRPr="00993A65">
              <w:rPr>
                <w:rFonts w:asciiTheme="minorHAnsi" w:hAnsiTheme="minorHAnsi"/>
                <w:b/>
                <w:szCs w:val="18"/>
              </w:rPr>
              <w:lastRenderedPageBreak/>
              <w:t>A. Ducted Cooling System Information</w:t>
            </w:r>
          </w:p>
        </w:tc>
      </w:tr>
      <w:tr w:rsidR="000A1890" w:rsidRPr="00966F61" w14:paraId="068E95E5" w14:textId="77777777" w:rsidTr="007A1CE5">
        <w:trPr>
          <w:cantSplit/>
          <w:trHeight w:val="144"/>
        </w:trPr>
        <w:tc>
          <w:tcPr>
            <w:tcW w:w="475" w:type="dxa"/>
            <w:vAlign w:val="center"/>
          </w:tcPr>
          <w:p w14:paraId="068E95E2" w14:textId="77777777" w:rsidR="000A1890" w:rsidRPr="00966F61" w:rsidRDefault="003F7313" w:rsidP="00532F04">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068E95E3" w14:textId="2C7B6320" w:rsidR="000A1890" w:rsidRPr="00966F61" w:rsidRDefault="002756DE" w:rsidP="00532F04">
            <w:pPr>
              <w:rPr>
                <w:rFonts w:asciiTheme="minorHAnsi" w:hAnsiTheme="minorHAnsi"/>
                <w:color w:val="000000"/>
                <w:sz w:val="18"/>
                <w:szCs w:val="18"/>
                <w:highlight w:val="yellow"/>
              </w:rPr>
            </w:pPr>
            <w:r w:rsidRPr="002756DE">
              <w:rPr>
                <w:rFonts w:asciiTheme="minorHAnsi" w:hAnsiTheme="minorHAnsi"/>
                <w:sz w:val="18"/>
                <w:szCs w:val="18"/>
              </w:rPr>
              <w:t>Space Conditioning System Identification or Name</w:t>
            </w:r>
          </w:p>
        </w:tc>
        <w:tc>
          <w:tcPr>
            <w:tcW w:w="5605" w:type="dxa"/>
            <w:vAlign w:val="center"/>
          </w:tcPr>
          <w:p w14:paraId="068E95E4" w14:textId="77777777" w:rsidR="00845FF5" w:rsidRDefault="000A1890">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0A1890" w:rsidRPr="00966F61" w14:paraId="068E95E9" w14:textId="77777777" w:rsidTr="007A1CE5">
        <w:trPr>
          <w:cantSplit/>
          <w:trHeight w:val="144"/>
        </w:trPr>
        <w:tc>
          <w:tcPr>
            <w:tcW w:w="475" w:type="dxa"/>
            <w:vAlign w:val="center"/>
          </w:tcPr>
          <w:p w14:paraId="068E95E6" w14:textId="77777777" w:rsidR="000A1890" w:rsidRPr="00966F61" w:rsidRDefault="000A1890" w:rsidP="00532F04">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068E95E7" w14:textId="149688B0" w:rsidR="000A1890" w:rsidRPr="00966F61" w:rsidRDefault="002756DE" w:rsidP="00532F04">
            <w:pPr>
              <w:rPr>
                <w:rFonts w:asciiTheme="minorHAnsi" w:hAnsiTheme="minorHAnsi"/>
                <w:sz w:val="18"/>
                <w:szCs w:val="18"/>
              </w:rPr>
            </w:pPr>
            <w:r w:rsidRPr="002756DE">
              <w:rPr>
                <w:rFonts w:asciiTheme="minorHAnsi" w:hAnsiTheme="minorHAnsi"/>
                <w:sz w:val="18"/>
                <w:szCs w:val="18"/>
              </w:rPr>
              <w:t>Space Conditioning System Description of Area Served</w:t>
            </w:r>
          </w:p>
        </w:tc>
        <w:tc>
          <w:tcPr>
            <w:tcW w:w="5605" w:type="dxa"/>
            <w:vAlign w:val="center"/>
          </w:tcPr>
          <w:p w14:paraId="068E95E8" w14:textId="77777777" w:rsidR="00845FF5" w:rsidRDefault="000A1890">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2756DE" w:rsidRPr="00966F61" w14:paraId="730CBBE9" w14:textId="77777777" w:rsidTr="007A1CE5">
        <w:trPr>
          <w:cantSplit/>
          <w:trHeight w:val="144"/>
        </w:trPr>
        <w:tc>
          <w:tcPr>
            <w:tcW w:w="475" w:type="dxa"/>
            <w:vAlign w:val="center"/>
          </w:tcPr>
          <w:p w14:paraId="69DF67B2" w14:textId="12EBF478" w:rsidR="002756DE" w:rsidRPr="00966F61" w:rsidRDefault="002756DE" w:rsidP="002756DE">
            <w:pPr>
              <w:pStyle w:val="FootnoteText"/>
              <w:jc w:val="center"/>
              <w:rPr>
                <w:rFonts w:asciiTheme="minorHAnsi" w:hAnsiTheme="minorHAnsi"/>
                <w:sz w:val="18"/>
                <w:szCs w:val="18"/>
              </w:rPr>
            </w:pPr>
            <w:r>
              <w:rPr>
                <w:rFonts w:asciiTheme="minorHAnsi" w:hAnsiTheme="minorHAnsi"/>
                <w:sz w:val="18"/>
                <w:szCs w:val="18"/>
              </w:rPr>
              <w:t>03</w:t>
            </w:r>
          </w:p>
        </w:tc>
        <w:tc>
          <w:tcPr>
            <w:tcW w:w="4950" w:type="dxa"/>
            <w:vAlign w:val="center"/>
          </w:tcPr>
          <w:p w14:paraId="3A99F9E5" w14:textId="010E6A9A" w:rsidR="002756DE" w:rsidRPr="00966F61" w:rsidRDefault="002756DE" w:rsidP="002756DE">
            <w:pPr>
              <w:rPr>
                <w:rFonts w:asciiTheme="minorHAnsi" w:hAnsiTheme="minorHAnsi"/>
                <w:sz w:val="18"/>
                <w:szCs w:val="18"/>
              </w:rPr>
            </w:pPr>
            <w:r w:rsidRPr="00B2548D">
              <w:rPr>
                <w:rFonts w:asciiTheme="minorHAnsi" w:hAnsiTheme="minorHAnsi"/>
                <w:sz w:val="18"/>
                <w:szCs w:val="18"/>
              </w:rPr>
              <w:t>Indoor Unit Name</w:t>
            </w:r>
          </w:p>
        </w:tc>
        <w:tc>
          <w:tcPr>
            <w:tcW w:w="5605" w:type="dxa"/>
            <w:vAlign w:val="center"/>
          </w:tcPr>
          <w:p w14:paraId="4014A50D" w14:textId="5DF62072" w:rsidR="002756DE" w:rsidRPr="00966F61" w:rsidRDefault="002756DE" w:rsidP="002756DE">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2756DE" w:rsidRPr="00966F61" w14:paraId="068E95F0" w14:textId="77777777" w:rsidTr="007A1CE5">
        <w:trPr>
          <w:cantSplit/>
          <w:trHeight w:val="144"/>
        </w:trPr>
        <w:tc>
          <w:tcPr>
            <w:tcW w:w="475" w:type="dxa"/>
            <w:vAlign w:val="center"/>
          </w:tcPr>
          <w:p w14:paraId="068E95EA" w14:textId="6E06750B" w:rsidR="002756DE" w:rsidRPr="00966F61" w:rsidRDefault="002756DE" w:rsidP="002756DE">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4</w:t>
            </w:r>
          </w:p>
        </w:tc>
        <w:tc>
          <w:tcPr>
            <w:tcW w:w="4950" w:type="dxa"/>
            <w:vAlign w:val="center"/>
          </w:tcPr>
          <w:p w14:paraId="068E95EB" w14:textId="071E035F" w:rsidR="002756DE" w:rsidRPr="00966F61" w:rsidRDefault="002756DE" w:rsidP="002756DE">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068E95EC" w14:textId="5D4F467B" w:rsidR="002756DE" w:rsidRDefault="002756DE" w:rsidP="002756DE">
            <w:pPr>
              <w:rPr>
                <w:rFonts w:asciiTheme="minorHAnsi" w:hAnsiTheme="minorHAnsi"/>
                <w:sz w:val="18"/>
                <w:szCs w:val="18"/>
              </w:rPr>
            </w:pPr>
            <w:r w:rsidRPr="00966F61">
              <w:rPr>
                <w:rFonts w:asciiTheme="minorHAnsi" w:hAnsiTheme="minorHAnsi"/>
                <w:sz w:val="18"/>
                <w:szCs w:val="18"/>
              </w:rPr>
              <w:t>&lt;&lt;</w:t>
            </w:r>
            <w:r>
              <w:rPr>
                <w:rFonts w:asciiTheme="minorHAnsi" w:hAnsiTheme="minorHAnsi"/>
                <w:sz w:val="18"/>
                <w:szCs w:val="18"/>
              </w:rPr>
              <w:t xml:space="preserve">if the parent is </w:t>
            </w:r>
            <w:proofErr w:type="gramStart"/>
            <w:r>
              <w:rPr>
                <w:rFonts w:asciiTheme="minorHAnsi" w:hAnsiTheme="minorHAnsi"/>
                <w:sz w:val="18"/>
                <w:szCs w:val="18"/>
              </w:rPr>
              <w:t>a</w:t>
            </w:r>
            <w:proofErr w:type="gramEnd"/>
            <w:r>
              <w:rPr>
                <w:rFonts w:asciiTheme="minorHAnsi" w:hAnsiTheme="minorHAnsi"/>
                <w:sz w:val="18"/>
                <w:szCs w:val="18"/>
              </w:rPr>
              <w:t xml:space="preserve"> MCH-01B and a “yes” answer was given in B08 or B09, then A0</w:t>
            </w:r>
            <w:r w:rsidR="00885A92">
              <w:rPr>
                <w:rFonts w:asciiTheme="minorHAnsi" w:hAnsiTheme="minorHAnsi"/>
                <w:sz w:val="18"/>
                <w:szCs w:val="18"/>
              </w:rPr>
              <w:t>4</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“alteration”; else User pick from complete list</w:t>
            </w:r>
            <w:r w:rsidRPr="00966F61">
              <w:rPr>
                <w:rFonts w:asciiTheme="minorHAnsi" w:hAnsiTheme="minorHAnsi"/>
                <w:sz w:val="18"/>
                <w:szCs w:val="18"/>
              </w:rPr>
              <w:t xml:space="preserve">: </w:t>
            </w:r>
          </w:p>
          <w:p w14:paraId="068E95ED" w14:textId="0A14A691" w:rsidR="002756DE" w:rsidRDefault="002756DE" w:rsidP="002756DE">
            <w:pPr>
              <w:rPr>
                <w:rFonts w:asciiTheme="minorHAnsi" w:hAnsiTheme="minorHAnsi"/>
                <w:sz w:val="18"/>
                <w:szCs w:val="18"/>
              </w:rPr>
            </w:pPr>
            <w:r>
              <w:rPr>
                <w:rFonts w:asciiTheme="minorHAnsi" w:hAnsiTheme="minorHAnsi"/>
                <w:sz w:val="18"/>
                <w:szCs w:val="18"/>
                <w:u w:val="single"/>
              </w:rPr>
              <w:t>*</w:t>
            </w:r>
            <w:r w:rsidRPr="00966F61">
              <w:rPr>
                <w:rFonts w:asciiTheme="minorHAnsi" w:hAnsiTheme="minorHAnsi"/>
                <w:sz w:val="18"/>
                <w:szCs w:val="18"/>
                <w:u w:val="single"/>
              </w:rPr>
              <w:t>New</w:t>
            </w:r>
            <w:r w:rsidRPr="00966F61">
              <w:rPr>
                <w:rFonts w:asciiTheme="minorHAnsi" w:hAnsiTheme="minorHAnsi"/>
                <w:sz w:val="18"/>
                <w:szCs w:val="18"/>
              </w:rPr>
              <w:t>; or</w:t>
            </w:r>
            <w:r>
              <w:rPr>
                <w:rFonts w:asciiTheme="minorHAnsi" w:hAnsiTheme="minorHAnsi"/>
                <w:sz w:val="18"/>
                <w:szCs w:val="18"/>
              </w:rPr>
              <w:t xml:space="preserve"> </w:t>
            </w:r>
          </w:p>
          <w:p w14:paraId="068E95EE" w14:textId="336037EC" w:rsidR="002756DE" w:rsidRDefault="002756DE" w:rsidP="002756DE">
            <w:pPr>
              <w:rPr>
                <w:rFonts w:asciiTheme="minorHAnsi" w:hAnsiTheme="minorHAnsi"/>
                <w:sz w:val="18"/>
                <w:szCs w:val="18"/>
              </w:rPr>
            </w:pPr>
            <w:r>
              <w:rPr>
                <w:rFonts w:asciiTheme="minorHAnsi" w:hAnsiTheme="minorHAnsi"/>
                <w:sz w:val="18"/>
                <w:szCs w:val="18"/>
                <w:u w:val="single"/>
              </w:rPr>
              <w:t>*</w:t>
            </w:r>
            <w:r w:rsidRPr="00966F61">
              <w:rPr>
                <w:rFonts w:asciiTheme="minorHAnsi" w:hAnsiTheme="minorHAnsi"/>
                <w:sz w:val="18"/>
                <w:szCs w:val="18"/>
                <w:u w:val="single"/>
              </w:rPr>
              <w:t>Replacement</w:t>
            </w:r>
            <w:r w:rsidRPr="00966F61">
              <w:rPr>
                <w:rFonts w:asciiTheme="minorHAnsi" w:hAnsiTheme="minorHAnsi"/>
                <w:sz w:val="18"/>
                <w:szCs w:val="18"/>
              </w:rPr>
              <w:t xml:space="preserve">; or </w:t>
            </w:r>
          </w:p>
          <w:p w14:paraId="068E95EF" w14:textId="2E167612" w:rsidR="002756DE" w:rsidRPr="00966F61" w:rsidRDefault="002756DE" w:rsidP="002756DE">
            <w:pPr>
              <w:rPr>
                <w:rFonts w:asciiTheme="minorHAnsi" w:hAnsiTheme="minorHAnsi"/>
                <w:sz w:val="18"/>
                <w:szCs w:val="18"/>
              </w:rPr>
            </w:pPr>
            <w:r>
              <w:rPr>
                <w:rFonts w:asciiTheme="minorHAnsi" w:hAnsiTheme="minorHAnsi"/>
                <w:sz w:val="18"/>
                <w:szCs w:val="18"/>
                <w:u w:val="single"/>
              </w:rPr>
              <w:t>*</w:t>
            </w:r>
            <w:r w:rsidRPr="00966F61">
              <w:rPr>
                <w:rFonts w:asciiTheme="minorHAnsi" w:hAnsiTheme="minorHAnsi"/>
                <w:sz w:val="18"/>
                <w:szCs w:val="18"/>
                <w:u w:val="single"/>
              </w:rPr>
              <w:t>Alteration</w:t>
            </w:r>
            <w:r w:rsidRPr="00966F61">
              <w:rPr>
                <w:rFonts w:asciiTheme="minorHAnsi" w:hAnsiTheme="minorHAnsi"/>
                <w:sz w:val="18"/>
                <w:szCs w:val="18"/>
              </w:rPr>
              <w:t xml:space="preserve">&gt;&gt; </w:t>
            </w:r>
          </w:p>
        </w:tc>
      </w:tr>
      <w:tr w:rsidR="002756DE" w:rsidRPr="00966F61" w14:paraId="068E95F7" w14:textId="77777777" w:rsidTr="003A4B12">
        <w:trPr>
          <w:cantSplit/>
          <w:trHeight w:val="144"/>
        </w:trPr>
        <w:tc>
          <w:tcPr>
            <w:tcW w:w="475" w:type="dxa"/>
            <w:vAlign w:val="center"/>
          </w:tcPr>
          <w:p w14:paraId="068E95F1" w14:textId="0ABD8C79" w:rsidR="002756DE" w:rsidRPr="006B6461" w:rsidRDefault="002756DE" w:rsidP="002756DE">
            <w:pPr>
              <w:pStyle w:val="FootnoteText"/>
              <w:jc w:val="center"/>
              <w:rPr>
                <w:rFonts w:asciiTheme="minorHAnsi" w:hAnsiTheme="minorHAnsi"/>
                <w:sz w:val="18"/>
                <w:szCs w:val="18"/>
              </w:rPr>
            </w:pPr>
            <w:r w:rsidRPr="006B6461">
              <w:rPr>
                <w:rFonts w:asciiTheme="minorHAnsi" w:hAnsiTheme="minorHAnsi"/>
                <w:sz w:val="18"/>
                <w:szCs w:val="18"/>
              </w:rPr>
              <w:lastRenderedPageBreak/>
              <w:t>0</w:t>
            </w:r>
            <w:r>
              <w:rPr>
                <w:rFonts w:asciiTheme="minorHAnsi" w:hAnsiTheme="minorHAnsi"/>
                <w:sz w:val="18"/>
                <w:szCs w:val="18"/>
              </w:rPr>
              <w:t>5</w:t>
            </w:r>
          </w:p>
        </w:tc>
        <w:tc>
          <w:tcPr>
            <w:tcW w:w="4950" w:type="dxa"/>
            <w:vAlign w:val="center"/>
          </w:tcPr>
          <w:p w14:paraId="068E95F2" w14:textId="2D2D90D5" w:rsidR="002756DE" w:rsidRPr="006B6461" w:rsidRDefault="002756DE" w:rsidP="002756DE">
            <w:pPr>
              <w:pStyle w:val="Header"/>
              <w:tabs>
                <w:tab w:val="clear" w:pos="4320"/>
                <w:tab w:val="clear" w:pos="8640"/>
              </w:tabs>
              <w:rPr>
                <w:rFonts w:asciiTheme="minorHAnsi" w:hAnsiTheme="minorHAnsi"/>
                <w:sz w:val="18"/>
                <w:szCs w:val="18"/>
              </w:rPr>
            </w:pPr>
            <w:r w:rsidRPr="006B6461">
              <w:rPr>
                <w:rFonts w:asciiTheme="minorHAnsi" w:hAnsiTheme="minorHAnsi"/>
                <w:sz w:val="18"/>
                <w:szCs w:val="18"/>
              </w:rPr>
              <w:t>Nominal Cooling Capacity (tons)</w:t>
            </w:r>
          </w:p>
        </w:tc>
        <w:tc>
          <w:tcPr>
            <w:tcW w:w="5605" w:type="dxa"/>
            <w:vAlign w:val="center"/>
          </w:tcPr>
          <w:p w14:paraId="068E95F3" w14:textId="090D0743" w:rsidR="002756DE" w:rsidRPr="007D43F4" w:rsidRDefault="002756DE" w:rsidP="002756DE">
            <w:pPr>
              <w:rPr>
                <w:rFonts w:asciiTheme="minorHAnsi" w:hAnsiTheme="minorHAnsi"/>
                <w:sz w:val="16"/>
                <w:szCs w:val="16"/>
              </w:rPr>
            </w:pPr>
            <w:r w:rsidRPr="007D43F4">
              <w:rPr>
                <w:rFonts w:asciiTheme="minorHAnsi" w:hAnsiTheme="minorHAnsi"/>
                <w:sz w:val="16"/>
                <w:szCs w:val="16"/>
              </w:rPr>
              <w:t xml:space="preserve">&lt;&lt;calculated field: </w:t>
            </w:r>
          </w:p>
          <w:p w14:paraId="068E95F4" w14:textId="03E51302" w:rsidR="002756DE" w:rsidRPr="007D43F4" w:rsidRDefault="0039254C" w:rsidP="002756DE">
            <w:pPr>
              <w:rPr>
                <w:rFonts w:asciiTheme="minorHAnsi" w:hAnsiTheme="minorHAnsi"/>
                <w:sz w:val="16"/>
                <w:szCs w:val="16"/>
              </w:rPr>
            </w:pPr>
            <w:r w:rsidRPr="007D43F4">
              <w:rPr>
                <w:rFonts w:asciiTheme="minorHAnsi" w:hAnsiTheme="minorHAnsi"/>
                <w:sz w:val="16"/>
                <w:szCs w:val="16"/>
              </w:rPr>
              <w:t>I</w:t>
            </w:r>
            <w:r w:rsidR="002756DE" w:rsidRPr="007D43F4">
              <w:rPr>
                <w:rFonts w:asciiTheme="minorHAnsi" w:hAnsiTheme="minorHAnsi"/>
                <w:sz w:val="16"/>
                <w:szCs w:val="16"/>
              </w:rPr>
              <w:t xml:space="preserve">f </w:t>
            </w:r>
            <w:r w:rsidRPr="007D43F4">
              <w:rPr>
                <w:rFonts w:asciiTheme="minorHAnsi" w:hAnsiTheme="minorHAnsi"/>
                <w:sz w:val="16"/>
                <w:szCs w:val="16"/>
              </w:rPr>
              <w:t>C</w:t>
            </w:r>
            <w:r w:rsidR="002756DE" w:rsidRPr="007D43F4">
              <w:rPr>
                <w:rFonts w:asciiTheme="minorHAnsi" w:hAnsiTheme="minorHAnsi"/>
                <w:sz w:val="16"/>
                <w:szCs w:val="16"/>
              </w:rPr>
              <w:t xml:space="preserve">ooling </w:t>
            </w:r>
            <w:r w:rsidRPr="007D43F4">
              <w:rPr>
                <w:rFonts w:asciiTheme="minorHAnsi" w:hAnsiTheme="minorHAnsi"/>
                <w:sz w:val="16"/>
                <w:szCs w:val="16"/>
              </w:rPr>
              <w:t>S</w:t>
            </w:r>
            <w:r w:rsidR="002756DE" w:rsidRPr="007D43F4">
              <w:rPr>
                <w:rFonts w:asciiTheme="minorHAnsi" w:hAnsiTheme="minorHAnsi"/>
                <w:sz w:val="16"/>
                <w:szCs w:val="16"/>
              </w:rPr>
              <w:t xml:space="preserve">ystem </w:t>
            </w:r>
            <w:r w:rsidRPr="007D43F4">
              <w:rPr>
                <w:rFonts w:asciiTheme="minorHAnsi" w:hAnsiTheme="minorHAnsi"/>
                <w:sz w:val="16"/>
                <w:szCs w:val="16"/>
              </w:rPr>
              <w:t>T</w:t>
            </w:r>
            <w:r w:rsidR="002756DE" w:rsidRPr="007D43F4">
              <w:rPr>
                <w:rFonts w:asciiTheme="minorHAnsi" w:hAnsiTheme="minorHAnsi"/>
                <w:sz w:val="16"/>
                <w:szCs w:val="16"/>
              </w:rPr>
              <w:t>ype on MCH-01</w:t>
            </w:r>
            <w:r w:rsidRPr="007D43F4">
              <w:rPr>
                <w:rFonts w:asciiTheme="minorHAnsi" w:hAnsiTheme="minorHAnsi"/>
                <w:sz w:val="16"/>
                <w:szCs w:val="16"/>
              </w:rPr>
              <w:t xml:space="preserve"> </w:t>
            </w:r>
            <w:r w:rsidR="002756DE" w:rsidRPr="007D43F4">
              <w:rPr>
                <w:rFonts w:asciiTheme="minorHAnsi" w:hAnsiTheme="minorHAnsi"/>
                <w:sz w:val="16"/>
                <w:szCs w:val="16"/>
              </w:rPr>
              <w:t>=</w:t>
            </w:r>
            <w:r w:rsidRPr="007D43F4">
              <w:rPr>
                <w:rFonts w:asciiTheme="minorHAnsi" w:hAnsiTheme="minorHAnsi"/>
                <w:sz w:val="16"/>
                <w:szCs w:val="16"/>
              </w:rPr>
              <w:t xml:space="preserve"> ‘</w:t>
            </w:r>
            <w:proofErr w:type="spellStart"/>
            <w:r w:rsidR="002756DE" w:rsidRPr="007D43F4">
              <w:rPr>
                <w:rFonts w:asciiTheme="minorHAnsi" w:hAnsiTheme="minorHAnsi"/>
                <w:sz w:val="16"/>
                <w:szCs w:val="16"/>
              </w:rPr>
              <w:t>NoCooling</w:t>
            </w:r>
            <w:proofErr w:type="spellEnd"/>
            <w:r w:rsidRPr="007D43F4">
              <w:rPr>
                <w:rFonts w:asciiTheme="minorHAnsi" w:hAnsiTheme="minorHAnsi"/>
                <w:sz w:val="16"/>
                <w:szCs w:val="16"/>
              </w:rPr>
              <w:t>’</w:t>
            </w:r>
            <w:r w:rsidR="002756DE" w:rsidRPr="007D43F4">
              <w:rPr>
                <w:rFonts w:asciiTheme="minorHAnsi" w:hAnsiTheme="minorHAnsi"/>
                <w:sz w:val="16"/>
                <w:szCs w:val="16"/>
              </w:rPr>
              <w:t xml:space="preserve">, </w:t>
            </w:r>
          </w:p>
          <w:p w14:paraId="068E95F5" w14:textId="1DE9F4A2" w:rsidR="002756DE" w:rsidRPr="007D43F4" w:rsidRDefault="0039254C" w:rsidP="002756DE">
            <w:pPr>
              <w:rPr>
                <w:rFonts w:asciiTheme="minorHAnsi" w:hAnsiTheme="minorHAnsi"/>
                <w:sz w:val="16"/>
                <w:szCs w:val="16"/>
              </w:rPr>
            </w:pPr>
            <w:r w:rsidRPr="007D43F4">
              <w:rPr>
                <w:rFonts w:asciiTheme="minorHAnsi" w:hAnsiTheme="minorHAnsi"/>
                <w:sz w:val="16"/>
                <w:szCs w:val="16"/>
              </w:rPr>
              <w:t>t</w:t>
            </w:r>
            <w:r w:rsidR="002756DE" w:rsidRPr="007D43F4">
              <w:rPr>
                <w:rFonts w:asciiTheme="minorHAnsi" w:hAnsiTheme="minorHAnsi"/>
                <w:sz w:val="16"/>
                <w:szCs w:val="16"/>
              </w:rPr>
              <w:t>hen</w:t>
            </w:r>
            <w:r w:rsidRPr="007D43F4">
              <w:rPr>
                <w:rFonts w:asciiTheme="minorHAnsi" w:hAnsiTheme="minorHAnsi"/>
                <w:sz w:val="16"/>
                <w:szCs w:val="16"/>
              </w:rPr>
              <w:t>,</w:t>
            </w:r>
            <w:r w:rsidR="002756DE" w:rsidRPr="007D43F4">
              <w:rPr>
                <w:rFonts w:asciiTheme="minorHAnsi" w:hAnsiTheme="minorHAnsi"/>
                <w:sz w:val="16"/>
                <w:szCs w:val="16"/>
              </w:rPr>
              <w:t xml:space="preserve"> result</w:t>
            </w:r>
            <w:r w:rsidRPr="007D43F4">
              <w:rPr>
                <w:rFonts w:asciiTheme="minorHAnsi" w:hAnsiTheme="minorHAnsi"/>
                <w:sz w:val="16"/>
                <w:szCs w:val="16"/>
              </w:rPr>
              <w:t xml:space="preserve"> </w:t>
            </w:r>
            <w:r w:rsidR="00A04FE6" w:rsidRPr="007D43F4">
              <w:rPr>
                <w:rFonts w:asciiTheme="minorHAnsi" w:hAnsiTheme="minorHAnsi"/>
                <w:sz w:val="16"/>
                <w:szCs w:val="16"/>
              </w:rPr>
              <w:t xml:space="preserve">in this field </w:t>
            </w:r>
            <w:r w:rsidR="002756DE" w:rsidRPr="007D43F4">
              <w:rPr>
                <w:rFonts w:asciiTheme="minorHAnsi" w:hAnsiTheme="minorHAnsi"/>
                <w:sz w:val="16"/>
                <w:szCs w:val="16"/>
              </w:rPr>
              <w:t xml:space="preserve">= </w:t>
            </w:r>
            <w:r w:rsidR="00DE1CD9" w:rsidRPr="007D43F4">
              <w:rPr>
                <w:rFonts w:asciiTheme="minorHAnsi" w:hAnsiTheme="minorHAnsi"/>
                <w:sz w:val="16"/>
                <w:szCs w:val="16"/>
              </w:rPr>
              <w:t>‘</w:t>
            </w:r>
            <w:r w:rsidR="00B7790B" w:rsidRPr="007D43F4">
              <w:rPr>
                <w:rFonts w:asciiTheme="minorHAnsi" w:hAnsiTheme="minorHAnsi"/>
                <w:sz w:val="16"/>
                <w:szCs w:val="16"/>
              </w:rPr>
              <w:t>N</w:t>
            </w:r>
            <w:r w:rsidR="002756DE" w:rsidRPr="007D43F4">
              <w:rPr>
                <w:rFonts w:asciiTheme="minorHAnsi" w:hAnsiTheme="minorHAnsi"/>
                <w:sz w:val="16"/>
                <w:szCs w:val="16"/>
              </w:rPr>
              <w:t>/</w:t>
            </w:r>
            <w:r w:rsidR="00B7790B" w:rsidRPr="007D43F4">
              <w:rPr>
                <w:rFonts w:asciiTheme="minorHAnsi" w:hAnsiTheme="minorHAnsi"/>
                <w:sz w:val="16"/>
                <w:szCs w:val="16"/>
              </w:rPr>
              <w:t>A</w:t>
            </w:r>
            <w:r w:rsidR="002756DE" w:rsidRPr="007D43F4">
              <w:rPr>
                <w:rFonts w:asciiTheme="minorHAnsi" w:hAnsiTheme="minorHAnsi"/>
                <w:sz w:val="16"/>
                <w:szCs w:val="16"/>
              </w:rPr>
              <w:t xml:space="preserve"> - Heating-only system</w:t>
            </w:r>
            <w:proofErr w:type="gramStart"/>
            <w:r w:rsidR="00DE1CD9" w:rsidRPr="007D43F4">
              <w:rPr>
                <w:rFonts w:asciiTheme="minorHAnsi" w:hAnsiTheme="minorHAnsi"/>
                <w:sz w:val="16"/>
                <w:szCs w:val="16"/>
              </w:rPr>
              <w:t>’</w:t>
            </w:r>
            <w:r w:rsidR="002756DE" w:rsidRPr="007D43F4">
              <w:rPr>
                <w:rFonts w:asciiTheme="minorHAnsi" w:hAnsiTheme="minorHAnsi"/>
                <w:sz w:val="16"/>
                <w:szCs w:val="16"/>
              </w:rPr>
              <w:t>;</w:t>
            </w:r>
            <w:proofErr w:type="gramEnd"/>
            <w:r w:rsidR="002756DE" w:rsidRPr="007D43F4">
              <w:rPr>
                <w:rFonts w:asciiTheme="minorHAnsi" w:hAnsiTheme="minorHAnsi"/>
                <w:sz w:val="16"/>
                <w:szCs w:val="16"/>
              </w:rPr>
              <w:t xml:space="preserve"> </w:t>
            </w:r>
          </w:p>
          <w:p w14:paraId="39CDAC59" w14:textId="0F29CD2B" w:rsidR="009B1CA6" w:rsidRPr="007D43F4" w:rsidRDefault="009B1CA6" w:rsidP="002756DE">
            <w:pPr>
              <w:rPr>
                <w:rFonts w:asciiTheme="minorHAnsi" w:hAnsiTheme="minorHAnsi"/>
                <w:sz w:val="16"/>
                <w:szCs w:val="16"/>
              </w:rPr>
            </w:pPr>
          </w:p>
          <w:p w14:paraId="51B0AF68" w14:textId="530A6592" w:rsidR="00497A97" w:rsidRPr="007D43F4" w:rsidRDefault="00497A97" w:rsidP="002756DE">
            <w:pPr>
              <w:rPr>
                <w:rFonts w:asciiTheme="minorHAnsi" w:hAnsiTheme="minorHAnsi"/>
                <w:b/>
                <w:sz w:val="16"/>
                <w:szCs w:val="16"/>
                <w:u w:val="single"/>
              </w:rPr>
            </w:pPr>
            <w:r w:rsidRPr="007D43F4">
              <w:rPr>
                <w:rFonts w:asciiTheme="minorHAnsi" w:hAnsiTheme="minorHAnsi"/>
                <w:sz w:val="16"/>
                <w:szCs w:val="16"/>
              </w:rPr>
              <w:t xml:space="preserve">Elseif, parent is </w:t>
            </w:r>
            <w:r w:rsidRPr="007D43F4">
              <w:rPr>
                <w:rFonts w:asciiTheme="minorHAnsi" w:hAnsiTheme="minorHAnsi"/>
                <w:b/>
                <w:sz w:val="16"/>
                <w:szCs w:val="16"/>
                <w:u w:val="single"/>
              </w:rPr>
              <w:t>MCH-01a:</w:t>
            </w:r>
          </w:p>
          <w:p w14:paraId="162E784A" w14:textId="216F5137" w:rsidR="00497A97" w:rsidRPr="007D43F4" w:rsidRDefault="00497A97" w:rsidP="0052255E">
            <w:pPr>
              <w:ind w:left="423" w:hanging="263"/>
              <w:rPr>
                <w:rFonts w:asciiTheme="minorHAnsi" w:hAnsiTheme="minorHAnsi"/>
                <w:sz w:val="16"/>
                <w:szCs w:val="16"/>
              </w:rPr>
            </w:pPr>
            <w:r w:rsidRPr="007D43F4">
              <w:rPr>
                <w:rFonts w:asciiTheme="minorHAnsi" w:hAnsiTheme="minorHAnsi"/>
                <w:b/>
                <w:sz w:val="16"/>
                <w:szCs w:val="16"/>
              </w:rPr>
              <w:t>if</w:t>
            </w:r>
            <w:r w:rsidRPr="007D43F4">
              <w:rPr>
                <w:rFonts w:asciiTheme="minorHAnsi" w:hAnsiTheme="minorHAnsi"/>
                <w:sz w:val="16"/>
                <w:szCs w:val="16"/>
              </w:rPr>
              <w:t xml:space="preserve"> the duct system in </w:t>
            </w:r>
            <w:r w:rsidRPr="007D43F4">
              <w:rPr>
                <w:rFonts w:asciiTheme="minorHAnsi" w:hAnsiTheme="minorHAnsi"/>
                <w:sz w:val="16"/>
                <w:szCs w:val="16"/>
                <w:highlight w:val="yellow"/>
              </w:rPr>
              <w:t>MCH-01a field M03</w:t>
            </w:r>
            <w:r w:rsidRPr="007D43F4">
              <w:rPr>
                <w:rFonts w:asciiTheme="minorHAnsi" w:hAnsiTheme="minorHAnsi"/>
                <w:sz w:val="16"/>
                <w:szCs w:val="16"/>
              </w:rPr>
              <w:t xml:space="preserve"> has a value in </w:t>
            </w:r>
            <w:r w:rsidRPr="007D43F4">
              <w:rPr>
                <w:rFonts w:asciiTheme="minorHAnsi" w:hAnsiTheme="minorHAnsi"/>
                <w:sz w:val="16"/>
                <w:szCs w:val="16"/>
                <w:highlight w:val="yellow"/>
              </w:rPr>
              <w:t>MCH-01a field D06</w:t>
            </w:r>
            <w:r w:rsidRPr="007D43F4">
              <w:rPr>
                <w:rFonts w:asciiTheme="minorHAnsi" w:hAnsiTheme="minorHAnsi"/>
                <w:sz w:val="16"/>
                <w:szCs w:val="16"/>
              </w:rPr>
              <w:t xml:space="preserve"> </w:t>
            </w:r>
            <w:r w:rsidRPr="007D43F4">
              <w:rPr>
                <w:rFonts w:asciiTheme="minorHAnsi" w:hAnsiTheme="minorHAnsi" w:cstheme="minorHAnsi"/>
                <w:sz w:val="16"/>
                <w:szCs w:val="16"/>
              </w:rPr>
              <w:t xml:space="preserve">&gt; </w:t>
            </w:r>
            <w:r w:rsidRPr="007D43F4">
              <w:rPr>
                <w:rFonts w:asciiTheme="minorHAnsi" w:hAnsiTheme="minorHAnsi"/>
                <w:sz w:val="16"/>
                <w:szCs w:val="16"/>
              </w:rPr>
              <w:t xml:space="preserve">1, </w:t>
            </w:r>
            <w:r w:rsidR="00AF087A">
              <w:rPr>
                <w:rFonts w:asciiTheme="minorHAnsi" w:hAnsiTheme="minorHAnsi"/>
                <w:sz w:val="16"/>
                <w:szCs w:val="16"/>
              </w:rPr>
              <w:t xml:space="preserve">and the system type in </w:t>
            </w:r>
            <w:r w:rsidR="00AF087A" w:rsidRPr="009772E5">
              <w:rPr>
                <w:rFonts w:asciiTheme="minorHAnsi" w:hAnsiTheme="minorHAnsi"/>
                <w:sz w:val="16"/>
                <w:szCs w:val="16"/>
                <w:highlight w:val="yellow"/>
              </w:rPr>
              <w:t>MCH-01a fields D04 or D05</w:t>
            </w:r>
            <w:r w:rsidR="00AF087A">
              <w:rPr>
                <w:rFonts w:asciiTheme="minorHAnsi" w:hAnsiTheme="minorHAnsi"/>
                <w:sz w:val="16"/>
                <w:szCs w:val="16"/>
              </w:rPr>
              <w:t xml:space="preserve"> are one of the following </w:t>
            </w:r>
            <w:r w:rsidR="00671CA9">
              <w:rPr>
                <w:rFonts w:asciiTheme="minorHAnsi" w:hAnsiTheme="minorHAnsi"/>
                <w:sz w:val="16"/>
                <w:szCs w:val="16"/>
              </w:rPr>
              <w:t>three</w:t>
            </w:r>
            <w:r w:rsidR="00AF087A">
              <w:rPr>
                <w:rFonts w:asciiTheme="minorHAnsi" w:hAnsiTheme="minorHAnsi"/>
                <w:sz w:val="16"/>
                <w:szCs w:val="16"/>
              </w:rPr>
              <w:t xml:space="preserve"> types: </w:t>
            </w:r>
            <w:proofErr w:type="gramStart"/>
            <w:r w:rsidR="00AF087A">
              <w:rPr>
                <w:rFonts w:asciiTheme="minorHAnsi" w:hAnsiTheme="minorHAnsi"/>
                <w:sz w:val="16"/>
                <w:szCs w:val="16"/>
              </w:rPr>
              <w:t>1:[</w:t>
            </w:r>
            <w:proofErr w:type="gramEnd"/>
            <w:r w:rsidR="00AF087A">
              <w:rPr>
                <w:rFonts w:asciiTheme="minorHAnsi" w:hAnsiTheme="minorHAnsi"/>
                <w:sz w:val="16"/>
                <w:szCs w:val="16"/>
              </w:rPr>
              <w:t>VCHP-Ducted], 2:[</w:t>
            </w:r>
            <w:r w:rsidR="00AF087A" w:rsidRPr="00AF087A">
              <w:rPr>
                <w:rFonts w:asciiTheme="minorHAnsi" w:hAnsiTheme="minorHAnsi"/>
                <w:sz w:val="16"/>
                <w:szCs w:val="16"/>
              </w:rPr>
              <w:t>VCHP-Ductless</w:t>
            </w:r>
            <w:r w:rsidR="00AF087A">
              <w:rPr>
                <w:rFonts w:asciiTheme="minorHAnsi" w:hAnsiTheme="minorHAnsi"/>
                <w:sz w:val="16"/>
                <w:szCs w:val="16"/>
              </w:rPr>
              <w:t>], 3:[</w:t>
            </w:r>
            <w:proofErr w:type="spellStart"/>
            <w:r w:rsidR="00671CA9">
              <w:rPr>
                <w:rFonts w:asciiTheme="minorHAnsi" w:hAnsiTheme="minorHAnsi"/>
                <w:sz w:val="16"/>
                <w:szCs w:val="16"/>
              </w:rPr>
              <w:t>VCHP-</w:t>
            </w:r>
            <w:r w:rsidR="00AF087A" w:rsidRPr="00AF087A">
              <w:rPr>
                <w:rFonts w:asciiTheme="minorHAnsi" w:hAnsiTheme="minorHAnsi"/>
                <w:sz w:val="16"/>
                <w:szCs w:val="16"/>
              </w:rPr>
              <w:t>Ducted+Ductless</w:t>
            </w:r>
            <w:proofErr w:type="spellEnd"/>
            <w:r w:rsidR="00AF087A">
              <w:rPr>
                <w:rFonts w:asciiTheme="minorHAnsi" w:hAnsiTheme="minorHAnsi"/>
                <w:sz w:val="16"/>
                <w:szCs w:val="16"/>
              </w:rPr>
              <w:t>]</w:t>
            </w:r>
            <w:r w:rsidR="00671CA9">
              <w:rPr>
                <w:rFonts w:asciiTheme="minorHAnsi" w:hAnsiTheme="minorHAnsi"/>
                <w:sz w:val="16"/>
                <w:szCs w:val="16"/>
              </w:rPr>
              <w:t>,</w:t>
            </w:r>
          </w:p>
          <w:p w14:paraId="0FC96D14" w14:textId="266A701D" w:rsidR="00497A97" w:rsidRPr="007D43F4" w:rsidRDefault="00497A97" w:rsidP="00497A97">
            <w:pPr>
              <w:ind w:left="720" w:hanging="560"/>
              <w:rPr>
                <w:rFonts w:asciiTheme="minorHAnsi" w:hAnsiTheme="minorHAnsi"/>
                <w:sz w:val="16"/>
                <w:szCs w:val="16"/>
              </w:rPr>
            </w:pPr>
            <w:r w:rsidRPr="007D43F4">
              <w:rPr>
                <w:rFonts w:asciiTheme="minorHAnsi" w:hAnsiTheme="minorHAnsi"/>
                <w:b/>
                <w:sz w:val="16"/>
                <w:szCs w:val="16"/>
              </w:rPr>
              <w:t>then</w:t>
            </w:r>
            <w:r w:rsidRPr="007D43F4">
              <w:rPr>
                <w:rFonts w:asciiTheme="minorHAnsi" w:hAnsiTheme="minorHAnsi"/>
                <w:sz w:val="16"/>
                <w:szCs w:val="16"/>
              </w:rPr>
              <w:t xml:space="preserve"> value in this field = Indoor Unit Nominal Cooling Capacity value referenced from </w:t>
            </w:r>
            <w:r w:rsidRPr="007D43F4">
              <w:rPr>
                <w:rFonts w:asciiTheme="minorHAnsi" w:hAnsiTheme="minorHAnsi"/>
                <w:sz w:val="16"/>
                <w:szCs w:val="16"/>
                <w:highlight w:val="yellow"/>
              </w:rPr>
              <w:t>MCH-01a field G10</w:t>
            </w:r>
            <w:r w:rsidRPr="007D43F4">
              <w:rPr>
                <w:rFonts w:asciiTheme="minorHAnsi" w:hAnsiTheme="minorHAnsi"/>
                <w:sz w:val="16"/>
                <w:szCs w:val="16"/>
              </w:rPr>
              <w:t>,</w:t>
            </w:r>
          </w:p>
          <w:p w14:paraId="3D6A429A" w14:textId="05393BAB" w:rsidR="00497A97" w:rsidRPr="007D43F4" w:rsidRDefault="00497A97" w:rsidP="00497A97">
            <w:pPr>
              <w:ind w:left="160"/>
              <w:rPr>
                <w:rFonts w:asciiTheme="minorHAnsi" w:hAnsiTheme="minorHAnsi"/>
                <w:sz w:val="16"/>
                <w:szCs w:val="16"/>
              </w:rPr>
            </w:pPr>
            <w:r w:rsidRPr="007D43F4">
              <w:rPr>
                <w:rFonts w:asciiTheme="minorHAnsi" w:hAnsiTheme="minorHAnsi"/>
                <w:b/>
                <w:sz w:val="16"/>
                <w:szCs w:val="16"/>
              </w:rPr>
              <w:t>else</w:t>
            </w:r>
            <w:r w:rsidRPr="007D43F4">
              <w:rPr>
                <w:rFonts w:asciiTheme="minorHAnsi" w:hAnsiTheme="minorHAnsi"/>
                <w:sz w:val="16"/>
                <w:szCs w:val="16"/>
              </w:rPr>
              <w:t xml:space="preserve"> value in this field = Condenser Nominal Cooling Capacity value referenced from one of the following two locations:</w:t>
            </w:r>
          </w:p>
          <w:p w14:paraId="7FB2BD0C" w14:textId="77777777" w:rsidR="00497A97" w:rsidRPr="007D43F4" w:rsidRDefault="00497A97" w:rsidP="00497A97">
            <w:pPr>
              <w:ind w:left="160"/>
              <w:rPr>
                <w:rFonts w:asciiTheme="minorHAnsi" w:hAnsiTheme="minorHAnsi"/>
                <w:sz w:val="16"/>
                <w:szCs w:val="16"/>
              </w:rPr>
            </w:pPr>
          </w:p>
          <w:p w14:paraId="3089D979" w14:textId="23668C0C" w:rsidR="00497A97" w:rsidRPr="007D43F4" w:rsidRDefault="00497A97" w:rsidP="00497A97">
            <w:pPr>
              <w:ind w:left="720" w:hanging="560"/>
              <w:rPr>
                <w:rFonts w:asciiTheme="minorHAnsi" w:hAnsiTheme="minorHAnsi"/>
                <w:sz w:val="16"/>
                <w:szCs w:val="16"/>
              </w:rPr>
            </w:pPr>
            <w:r w:rsidRPr="007D43F4">
              <w:rPr>
                <w:rFonts w:asciiTheme="minorHAnsi" w:hAnsiTheme="minorHAnsi"/>
                <w:sz w:val="16"/>
                <w:szCs w:val="16"/>
              </w:rPr>
              <w:t>1:</w:t>
            </w:r>
            <w:r w:rsidR="00AA20F0" w:rsidRPr="007D43F4">
              <w:rPr>
                <w:rFonts w:asciiTheme="minorHAnsi" w:hAnsiTheme="minorHAnsi"/>
                <w:sz w:val="16"/>
                <w:szCs w:val="16"/>
              </w:rPr>
              <w:t xml:space="preserve"> </w:t>
            </w:r>
            <w:r w:rsidRPr="007D43F4">
              <w:rPr>
                <w:rFonts w:asciiTheme="minorHAnsi" w:hAnsiTheme="minorHAnsi"/>
                <w:sz w:val="16"/>
                <w:szCs w:val="16"/>
              </w:rPr>
              <w:t>[</w:t>
            </w:r>
            <w:r w:rsidRPr="007D43F4">
              <w:rPr>
                <w:rFonts w:asciiTheme="minorHAnsi" w:hAnsiTheme="minorHAnsi"/>
                <w:sz w:val="16"/>
                <w:szCs w:val="16"/>
                <w:highlight w:val="yellow"/>
              </w:rPr>
              <w:t>MCH-01a field F09</w:t>
            </w:r>
            <w:r w:rsidR="00A04FE6" w:rsidRPr="007D43F4">
              <w:rPr>
                <w:rFonts w:asciiTheme="minorHAnsi" w:hAnsiTheme="minorHAnsi"/>
                <w:sz w:val="16"/>
                <w:szCs w:val="16"/>
              </w:rPr>
              <w:t xml:space="preserve"> (if SC system is not a HP)]</w:t>
            </w:r>
          </w:p>
          <w:p w14:paraId="3368D465" w14:textId="28945312" w:rsidR="00497A97" w:rsidRPr="007D43F4" w:rsidRDefault="00497A97" w:rsidP="00497A97">
            <w:pPr>
              <w:ind w:left="720" w:hanging="560"/>
              <w:rPr>
                <w:rFonts w:asciiTheme="minorHAnsi" w:hAnsiTheme="minorHAnsi"/>
                <w:sz w:val="16"/>
                <w:szCs w:val="16"/>
              </w:rPr>
            </w:pPr>
            <w:r w:rsidRPr="007D43F4">
              <w:rPr>
                <w:rFonts w:asciiTheme="minorHAnsi" w:hAnsiTheme="minorHAnsi"/>
                <w:sz w:val="16"/>
                <w:szCs w:val="16"/>
              </w:rPr>
              <w:t>2:</w:t>
            </w:r>
            <w:r w:rsidR="00AA20F0" w:rsidRPr="007D43F4">
              <w:rPr>
                <w:rFonts w:asciiTheme="minorHAnsi" w:hAnsiTheme="minorHAnsi"/>
                <w:sz w:val="16"/>
                <w:szCs w:val="16"/>
              </w:rPr>
              <w:t xml:space="preserve"> </w:t>
            </w:r>
            <w:r w:rsidRPr="007D43F4">
              <w:rPr>
                <w:rFonts w:asciiTheme="minorHAnsi" w:hAnsiTheme="minorHAnsi"/>
                <w:sz w:val="16"/>
                <w:szCs w:val="16"/>
              </w:rPr>
              <w:t>[</w:t>
            </w:r>
            <w:r w:rsidRPr="007D43F4">
              <w:rPr>
                <w:rFonts w:asciiTheme="minorHAnsi" w:hAnsiTheme="minorHAnsi"/>
                <w:sz w:val="16"/>
                <w:szCs w:val="16"/>
                <w:highlight w:val="yellow"/>
              </w:rPr>
              <w:t>MCH-01a field I10</w:t>
            </w:r>
            <w:r w:rsidR="00A04FE6" w:rsidRPr="007D43F4">
              <w:rPr>
                <w:rFonts w:asciiTheme="minorHAnsi" w:hAnsiTheme="minorHAnsi"/>
                <w:sz w:val="16"/>
                <w:szCs w:val="16"/>
              </w:rPr>
              <w:t xml:space="preserve"> (if SC system is a HP)]</w:t>
            </w:r>
          </w:p>
          <w:p w14:paraId="57A8ED93" w14:textId="77777777" w:rsidR="00497A97" w:rsidRPr="007D43F4" w:rsidRDefault="00497A97" w:rsidP="00497A97">
            <w:pPr>
              <w:rPr>
                <w:rFonts w:asciiTheme="minorHAnsi" w:hAnsiTheme="minorHAnsi"/>
                <w:sz w:val="16"/>
                <w:szCs w:val="16"/>
              </w:rPr>
            </w:pPr>
          </w:p>
          <w:p w14:paraId="06AEF3CD" w14:textId="2D70C35F" w:rsidR="00497A97" w:rsidRPr="007D43F4" w:rsidRDefault="00497A97" w:rsidP="00497A97">
            <w:pPr>
              <w:rPr>
                <w:rFonts w:asciiTheme="minorHAnsi" w:hAnsiTheme="minorHAnsi"/>
                <w:sz w:val="16"/>
                <w:szCs w:val="16"/>
              </w:rPr>
            </w:pPr>
            <w:r w:rsidRPr="007D43F4">
              <w:rPr>
                <w:rFonts w:asciiTheme="minorHAnsi" w:hAnsiTheme="minorHAnsi"/>
                <w:sz w:val="16"/>
                <w:szCs w:val="16"/>
              </w:rPr>
              <w:t xml:space="preserve">Elseif parent is </w:t>
            </w:r>
            <w:r w:rsidRPr="007D43F4">
              <w:rPr>
                <w:rFonts w:asciiTheme="minorHAnsi" w:hAnsiTheme="minorHAnsi"/>
                <w:b/>
                <w:sz w:val="16"/>
                <w:szCs w:val="16"/>
                <w:u w:val="single"/>
              </w:rPr>
              <w:t>MCH-01b</w:t>
            </w:r>
            <w:r w:rsidRPr="007D43F4">
              <w:rPr>
                <w:rFonts w:asciiTheme="minorHAnsi" w:hAnsiTheme="minorHAnsi"/>
                <w:sz w:val="16"/>
                <w:szCs w:val="16"/>
              </w:rPr>
              <w:t>:</w:t>
            </w:r>
          </w:p>
          <w:p w14:paraId="00CBB952" w14:textId="7CE10275" w:rsidR="00497A97" w:rsidRPr="007D43F4" w:rsidRDefault="00497A97" w:rsidP="0052255E">
            <w:pPr>
              <w:ind w:left="423" w:hanging="263"/>
              <w:rPr>
                <w:rFonts w:asciiTheme="minorHAnsi" w:hAnsiTheme="minorHAnsi"/>
                <w:sz w:val="16"/>
                <w:szCs w:val="16"/>
              </w:rPr>
            </w:pPr>
            <w:r w:rsidRPr="007D43F4">
              <w:rPr>
                <w:rFonts w:asciiTheme="minorHAnsi" w:hAnsiTheme="minorHAnsi"/>
                <w:b/>
                <w:sz w:val="16"/>
                <w:szCs w:val="16"/>
              </w:rPr>
              <w:t>if</w:t>
            </w:r>
            <w:r w:rsidRPr="007D43F4">
              <w:rPr>
                <w:rFonts w:asciiTheme="minorHAnsi" w:hAnsiTheme="minorHAnsi"/>
                <w:sz w:val="16"/>
                <w:szCs w:val="16"/>
              </w:rPr>
              <w:t xml:space="preserve"> the duct system in </w:t>
            </w:r>
            <w:r w:rsidRPr="007D43F4">
              <w:rPr>
                <w:rFonts w:asciiTheme="minorHAnsi" w:hAnsiTheme="minorHAnsi"/>
                <w:sz w:val="16"/>
                <w:szCs w:val="16"/>
                <w:highlight w:val="yellow"/>
              </w:rPr>
              <w:t>MCH-01b field J03</w:t>
            </w:r>
            <w:r w:rsidRPr="007D43F4">
              <w:rPr>
                <w:rFonts w:asciiTheme="minorHAnsi" w:hAnsiTheme="minorHAnsi"/>
                <w:sz w:val="16"/>
                <w:szCs w:val="16"/>
              </w:rPr>
              <w:t xml:space="preserve"> has a value in </w:t>
            </w:r>
            <w:r w:rsidRPr="007D43F4">
              <w:rPr>
                <w:rFonts w:asciiTheme="minorHAnsi" w:hAnsiTheme="minorHAnsi"/>
                <w:sz w:val="16"/>
                <w:szCs w:val="16"/>
                <w:highlight w:val="yellow"/>
              </w:rPr>
              <w:t>MCH-01b field C12</w:t>
            </w:r>
            <w:r w:rsidR="005A2D1B" w:rsidRPr="007D43F4">
              <w:rPr>
                <w:rFonts w:asciiTheme="minorHAnsi" w:hAnsiTheme="minorHAnsi"/>
                <w:sz w:val="16"/>
                <w:szCs w:val="16"/>
              </w:rPr>
              <w:t xml:space="preserve"> </w:t>
            </w:r>
            <w:r w:rsidRPr="007D43F4">
              <w:rPr>
                <w:rFonts w:asciiTheme="minorHAnsi" w:hAnsiTheme="minorHAnsi"/>
                <w:sz w:val="16"/>
                <w:szCs w:val="16"/>
              </w:rPr>
              <w:t>&gt;</w:t>
            </w:r>
            <w:r w:rsidR="005A2D1B" w:rsidRPr="007D43F4">
              <w:rPr>
                <w:rFonts w:asciiTheme="minorHAnsi" w:hAnsiTheme="minorHAnsi"/>
                <w:sz w:val="16"/>
                <w:szCs w:val="16"/>
              </w:rPr>
              <w:t xml:space="preserve"> </w:t>
            </w:r>
            <w:r w:rsidRPr="007D43F4">
              <w:rPr>
                <w:rFonts w:asciiTheme="minorHAnsi" w:hAnsiTheme="minorHAnsi"/>
                <w:sz w:val="16"/>
                <w:szCs w:val="16"/>
              </w:rPr>
              <w:t>1,</w:t>
            </w:r>
            <w:r w:rsidR="0052255E">
              <w:t xml:space="preserve"> </w:t>
            </w:r>
            <w:r w:rsidR="0052255E">
              <w:rPr>
                <w:rFonts w:asciiTheme="minorHAnsi" w:hAnsiTheme="minorHAnsi"/>
                <w:sz w:val="16"/>
                <w:szCs w:val="16"/>
              </w:rPr>
              <w:t xml:space="preserve">and the system type in </w:t>
            </w:r>
            <w:r w:rsidR="0052255E" w:rsidRPr="00FD015F">
              <w:rPr>
                <w:rFonts w:asciiTheme="minorHAnsi" w:hAnsiTheme="minorHAnsi"/>
                <w:sz w:val="16"/>
                <w:szCs w:val="16"/>
                <w:highlight w:val="yellow"/>
              </w:rPr>
              <w:t xml:space="preserve">MCH-01b fields </w:t>
            </w:r>
            <w:r w:rsidR="00FD015F" w:rsidRPr="00FD015F">
              <w:rPr>
                <w:rFonts w:asciiTheme="minorHAnsi" w:hAnsiTheme="minorHAnsi"/>
                <w:sz w:val="16"/>
                <w:szCs w:val="16"/>
                <w:highlight w:val="yellow"/>
              </w:rPr>
              <w:t>C03</w:t>
            </w:r>
            <w:r w:rsidR="0052255E" w:rsidRPr="00FD015F">
              <w:rPr>
                <w:rFonts w:asciiTheme="minorHAnsi" w:hAnsiTheme="minorHAnsi"/>
                <w:sz w:val="16"/>
                <w:szCs w:val="16"/>
                <w:highlight w:val="yellow"/>
              </w:rPr>
              <w:t xml:space="preserve"> or </w:t>
            </w:r>
            <w:r w:rsidR="00FD015F" w:rsidRPr="00FD015F">
              <w:rPr>
                <w:rFonts w:asciiTheme="minorHAnsi" w:hAnsiTheme="minorHAnsi"/>
                <w:sz w:val="16"/>
                <w:szCs w:val="16"/>
                <w:highlight w:val="yellow"/>
              </w:rPr>
              <w:t>C07</w:t>
            </w:r>
            <w:r w:rsidR="0052255E" w:rsidRPr="0052255E">
              <w:rPr>
                <w:rFonts w:asciiTheme="minorHAnsi" w:hAnsiTheme="minorHAnsi"/>
                <w:sz w:val="16"/>
                <w:szCs w:val="16"/>
              </w:rPr>
              <w:t xml:space="preserve"> are one of the following </w:t>
            </w:r>
            <w:r w:rsidR="00FD015F">
              <w:rPr>
                <w:rFonts w:asciiTheme="minorHAnsi" w:hAnsiTheme="minorHAnsi"/>
                <w:sz w:val="16"/>
                <w:szCs w:val="16"/>
              </w:rPr>
              <w:t>three</w:t>
            </w:r>
            <w:r w:rsidR="0052255E" w:rsidRPr="0052255E">
              <w:rPr>
                <w:rFonts w:asciiTheme="minorHAnsi" w:hAnsiTheme="minorHAnsi"/>
                <w:sz w:val="16"/>
                <w:szCs w:val="16"/>
              </w:rPr>
              <w:t xml:space="preserve"> types: </w:t>
            </w:r>
            <w:proofErr w:type="gramStart"/>
            <w:r w:rsidR="0052255E" w:rsidRPr="0052255E">
              <w:rPr>
                <w:rFonts w:asciiTheme="minorHAnsi" w:hAnsiTheme="minorHAnsi"/>
                <w:sz w:val="16"/>
                <w:szCs w:val="16"/>
              </w:rPr>
              <w:t>1:[</w:t>
            </w:r>
            <w:proofErr w:type="gramEnd"/>
            <w:r w:rsidR="0052255E" w:rsidRPr="0052255E">
              <w:rPr>
                <w:rFonts w:asciiTheme="minorHAnsi" w:hAnsiTheme="minorHAnsi"/>
                <w:sz w:val="16"/>
                <w:szCs w:val="16"/>
              </w:rPr>
              <w:t>VCHP-Ducted], 2:[VCHP-Ductless], 3:[</w:t>
            </w:r>
            <w:proofErr w:type="spellStart"/>
            <w:r w:rsidR="0052255E" w:rsidRPr="0052255E">
              <w:rPr>
                <w:rFonts w:asciiTheme="minorHAnsi" w:hAnsiTheme="minorHAnsi"/>
                <w:sz w:val="16"/>
                <w:szCs w:val="16"/>
              </w:rPr>
              <w:t>VCHP-Ducted+Ductless</w:t>
            </w:r>
            <w:proofErr w:type="spellEnd"/>
            <w:r w:rsidR="0052255E" w:rsidRPr="0052255E">
              <w:rPr>
                <w:rFonts w:asciiTheme="minorHAnsi" w:hAnsiTheme="minorHAnsi"/>
                <w:sz w:val="16"/>
                <w:szCs w:val="16"/>
              </w:rPr>
              <w:t>]</w:t>
            </w:r>
          </w:p>
          <w:p w14:paraId="2D68F78C" w14:textId="6F6EC61B" w:rsidR="005A2D1B" w:rsidRPr="007D43F4" w:rsidRDefault="00497A97" w:rsidP="005A2D1B">
            <w:pPr>
              <w:ind w:left="154"/>
              <w:rPr>
                <w:rFonts w:asciiTheme="minorHAnsi" w:hAnsiTheme="minorHAnsi"/>
                <w:sz w:val="16"/>
                <w:szCs w:val="16"/>
              </w:rPr>
            </w:pPr>
            <w:r w:rsidRPr="007D43F4">
              <w:rPr>
                <w:rFonts w:asciiTheme="minorHAnsi" w:hAnsiTheme="minorHAnsi"/>
                <w:b/>
                <w:sz w:val="16"/>
                <w:szCs w:val="16"/>
              </w:rPr>
              <w:t>then</w:t>
            </w:r>
            <w:r w:rsidRPr="007D43F4">
              <w:rPr>
                <w:rFonts w:asciiTheme="minorHAnsi" w:hAnsiTheme="minorHAnsi"/>
                <w:sz w:val="16"/>
                <w:szCs w:val="16"/>
              </w:rPr>
              <w:t xml:space="preserve"> value in this field</w:t>
            </w:r>
            <w:r w:rsidR="005A2D1B" w:rsidRPr="007D43F4">
              <w:rPr>
                <w:rFonts w:asciiTheme="minorHAnsi" w:hAnsiTheme="minorHAnsi"/>
                <w:sz w:val="16"/>
                <w:szCs w:val="16"/>
              </w:rPr>
              <w:t xml:space="preserve"> </w:t>
            </w:r>
            <w:r w:rsidRPr="007D43F4">
              <w:rPr>
                <w:rFonts w:asciiTheme="minorHAnsi" w:hAnsiTheme="minorHAnsi"/>
                <w:sz w:val="16"/>
                <w:szCs w:val="16"/>
              </w:rPr>
              <w:t xml:space="preserve">= Indoor Unit Nominal Cooling Capacity value referenced from </w:t>
            </w:r>
            <w:r w:rsidR="005A2D1B" w:rsidRPr="007D43F4">
              <w:rPr>
                <w:rFonts w:asciiTheme="minorHAnsi" w:hAnsiTheme="minorHAnsi"/>
                <w:sz w:val="16"/>
                <w:szCs w:val="16"/>
              </w:rPr>
              <w:t>one of the following two locations:</w:t>
            </w:r>
          </w:p>
          <w:p w14:paraId="08E934A6" w14:textId="77777777" w:rsidR="005A2D1B" w:rsidRPr="007D43F4" w:rsidRDefault="005A2D1B" w:rsidP="00497A97">
            <w:pPr>
              <w:ind w:firstLine="160"/>
              <w:rPr>
                <w:rFonts w:asciiTheme="minorHAnsi" w:hAnsiTheme="minorHAnsi"/>
                <w:sz w:val="16"/>
                <w:szCs w:val="16"/>
              </w:rPr>
            </w:pPr>
          </w:p>
          <w:p w14:paraId="22913AF5" w14:textId="7EA92CC0" w:rsidR="00497A97" w:rsidRPr="007D43F4" w:rsidRDefault="005A2D1B" w:rsidP="00497A97">
            <w:pPr>
              <w:ind w:firstLine="160"/>
              <w:rPr>
                <w:rFonts w:asciiTheme="minorHAnsi" w:hAnsiTheme="minorHAnsi"/>
                <w:sz w:val="16"/>
                <w:szCs w:val="16"/>
                <w:highlight w:val="yellow"/>
              </w:rPr>
            </w:pPr>
            <w:r w:rsidRPr="007D43F4">
              <w:rPr>
                <w:rFonts w:asciiTheme="minorHAnsi" w:hAnsiTheme="minorHAnsi"/>
                <w:sz w:val="16"/>
                <w:szCs w:val="16"/>
              </w:rPr>
              <w:t>1: [</w:t>
            </w:r>
            <w:r w:rsidR="00497A97" w:rsidRPr="007D43F4">
              <w:rPr>
                <w:rFonts w:asciiTheme="minorHAnsi" w:hAnsiTheme="minorHAnsi"/>
                <w:sz w:val="16"/>
                <w:szCs w:val="16"/>
                <w:highlight w:val="yellow"/>
              </w:rPr>
              <w:t>MCH-01b field F12</w:t>
            </w:r>
            <w:r w:rsidRPr="007D43F4">
              <w:rPr>
                <w:rFonts w:asciiTheme="minorHAnsi" w:hAnsiTheme="minorHAnsi"/>
                <w:sz w:val="16"/>
                <w:szCs w:val="16"/>
              </w:rPr>
              <w:t xml:space="preserve"> (if &lt; 75% of duct system altered)]</w:t>
            </w:r>
          </w:p>
          <w:p w14:paraId="4AEC3759" w14:textId="0F5C8C8B" w:rsidR="005A2D1B" w:rsidRPr="007D43F4" w:rsidRDefault="005A2D1B" w:rsidP="00497A97">
            <w:pPr>
              <w:ind w:firstLine="160"/>
              <w:rPr>
                <w:rFonts w:asciiTheme="minorHAnsi" w:hAnsiTheme="minorHAnsi"/>
                <w:sz w:val="16"/>
                <w:szCs w:val="16"/>
                <w:highlight w:val="yellow"/>
              </w:rPr>
            </w:pPr>
            <w:r w:rsidRPr="007D43F4">
              <w:rPr>
                <w:rFonts w:asciiTheme="minorHAnsi" w:hAnsiTheme="minorHAnsi"/>
                <w:sz w:val="16"/>
                <w:szCs w:val="16"/>
              </w:rPr>
              <w:t>2: [</w:t>
            </w:r>
            <w:r w:rsidRPr="007D43F4">
              <w:rPr>
                <w:rFonts w:asciiTheme="minorHAnsi" w:hAnsiTheme="minorHAnsi"/>
                <w:sz w:val="16"/>
                <w:szCs w:val="16"/>
                <w:highlight w:val="yellow"/>
              </w:rPr>
              <w:t>MCH-01b field G15</w:t>
            </w:r>
            <w:r w:rsidRPr="007D43F4">
              <w:rPr>
                <w:rFonts w:asciiTheme="minorHAnsi" w:hAnsiTheme="minorHAnsi"/>
                <w:sz w:val="16"/>
                <w:szCs w:val="16"/>
              </w:rPr>
              <w:t xml:space="preserve"> (if new or completely replaced duct system)]</w:t>
            </w:r>
          </w:p>
          <w:p w14:paraId="7062692E" w14:textId="77777777" w:rsidR="005A2D1B" w:rsidRPr="007D43F4" w:rsidRDefault="005A2D1B" w:rsidP="005A2D1B">
            <w:pPr>
              <w:ind w:left="154"/>
              <w:rPr>
                <w:rFonts w:asciiTheme="minorHAnsi" w:hAnsiTheme="minorHAnsi"/>
                <w:b/>
                <w:sz w:val="16"/>
                <w:szCs w:val="16"/>
              </w:rPr>
            </w:pPr>
          </w:p>
          <w:p w14:paraId="5EE5EAF3" w14:textId="30A76C15" w:rsidR="00497A97" w:rsidRPr="007D43F4" w:rsidRDefault="00497A97" w:rsidP="005A2D1B">
            <w:pPr>
              <w:ind w:left="154"/>
              <w:rPr>
                <w:rFonts w:asciiTheme="minorHAnsi" w:hAnsiTheme="minorHAnsi"/>
                <w:sz w:val="16"/>
                <w:szCs w:val="16"/>
              </w:rPr>
            </w:pPr>
            <w:r w:rsidRPr="007D43F4">
              <w:rPr>
                <w:rFonts w:asciiTheme="minorHAnsi" w:hAnsiTheme="minorHAnsi"/>
                <w:b/>
                <w:sz w:val="16"/>
                <w:szCs w:val="16"/>
              </w:rPr>
              <w:t>else</w:t>
            </w:r>
            <w:r w:rsidRPr="007D43F4">
              <w:rPr>
                <w:rFonts w:asciiTheme="minorHAnsi" w:hAnsiTheme="minorHAnsi"/>
                <w:sz w:val="16"/>
                <w:szCs w:val="16"/>
              </w:rPr>
              <w:t xml:space="preserve"> value in this field = Condenser Nominal Cooling Capacity value referenced from </w:t>
            </w:r>
            <w:r w:rsidR="005A2D1B" w:rsidRPr="007D43F4">
              <w:rPr>
                <w:rFonts w:asciiTheme="minorHAnsi" w:hAnsiTheme="minorHAnsi"/>
                <w:sz w:val="16"/>
                <w:szCs w:val="16"/>
                <w:highlight w:val="yellow"/>
              </w:rPr>
              <w:t>MCH-01b field E09</w:t>
            </w:r>
          </w:p>
          <w:p w14:paraId="0738CCB1" w14:textId="6FB2042C" w:rsidR="00497A97" w:rsidRPr="007D43F4" w:rsidRDefault="00497A97" w:rsidP="002756DE">
            <w:pPr>
              <w:rPr>
                <w:rFonts w:asciiTheme="minorHAnsi" w:hAnsiTheme="minorHAnsi"/>
                <w:sz w:val="16"/>
                <w:szCs w:val="16"/>
              </w:rPr>
            </w:pPr>
          </w:p>
          <w:p w14:paraId="341C43D9" w14:textId="335AA1ED" w:rsidR="005A2D1B" w:rsidRPr="007D43F4" w:rsidRDefault="005A2D1B" w:rsidP="00D46D01">
            <w:pPr>
              <w:rPr>
                <w:rFonts w:asciiTheme="minorHAnsi" w:hAnsiTheme="minorHAnsi"/>
                <w:sz w:val="16"/>
                <w:szCs w:val="16"/>
              </w:rPr>
            </w:pPr>
            <w:r w:rsidRPr="007D43F4">
              <w:rPr>
                <w:rFonts w:asciiTheme="minorHAnsi" w:hAnsiTheme="minorHAnsi"/>
                <w:sz w:val="16"/>
                <w:szCs w:val="16"/>
              </w:rPr>
              <w:t xml:space="preserve">Elseif parent is </w:t>
            </w:r>
            <w:r w:rsidRPr="007D43F4">
              <w:rPr>
                <w:rFonts w:asciiTheme="minorHAnsi" w:hAnsiTheme="minorHAnsi"/>
                <w:b/>
                <w:sz w:val="16"/>
                <w:szCs w:val="16"/>
                <w:u w:val="single"/>
              </w:rPr>
              <w:t>MCH-01c</w:t>
            </w:r>
            <w:r w:rsidRPr="007D43F4">
              <w:rPr>
                <w:rFonts w:asciiTheme="minorHAnsi" w:hAnsiTheme="minorHAnsi"/>
                <w:sz w:val="16"/>
                <w:szCs w:val="16"/>
              </w:rPr>
              <w:t>:</w:t>
            </w:r>
          </w:p>
          <w:p w14:paraId="419CD421" w14:textId="0A39F14D" w:rsidR="00A025F7" w:rsidRPr="007D43F4" w:rsidRDefault="00A04FE6" w:rsidP="00A025F7">
            <w:pPr>
              <w:ind w:left="423" w:hanging="269"/>
              <w:rPr>
                <w:rFonts w:asciiTheme="minorHAnsi" w:hAnsiTheme="minorHAnsi"/>
                <w:sz w:val="16"/>
                <w:szCs w:val="16"/>
              </w:rPr>
            </w:pPr>
            <w:r w:rsidRPr="007D43F4">
              <w:rPr>
                <w:rFonts w:asciiTheme="minorHAnsi" w:hAnsiTheme="minorHAnsi"/>
                <w:b/>
                <w:sz w:val="16"/>
                <w:szCs w:val="16"/>
              </w:rPr>
              <w:t>i</w:t>
            </w:r>
            <w:r w:rsidR="005A2D1B" w:rsidRPr="007D43F4">
              <w:rPr>
                <w:rFonts w:asciiTheme="minorHAnsi" w:hAnsiTheme="minorHAnsi"/>
                <w:b/>
                <w:sz w:val="16"/>
                <w:szCs w:val="16"/>
              </w:rPr>
              <w:t>f</w:t>
            </w:r>
            <w:r w:rsidR="005A2D1B" w:rsidRPr="007D43F4">
              <w:rPr>
                <w:rFonts w:asciiTheme="minorHAnsi" w:hAnsiTheme="minorHAnsi"/>
                <w:sz w:val="16"/>
                <w:szCs w:val="16"/>
              </w:rPr>
              <w:t xml:space="preserve"> the duct system in </w:t>
            </w:r>
            <w:r w:rsidR="005A2D1B" w:rsidRPr="007D43F4">
              <w:rPr>
                <w:rFonts w:asciiTheme="minorHAnsi" w:hAnsiTheme="minorHAnsi"/>
                <w:sz w:val="16"/>
                <w:szCs w:val="16"/>
                <w:highlight w:val="yellow"/>
              </w:rPr>
              <w:t>MCH-01c field L03</w:t>
            </w:r>
            <w:r w:rsidR="005A2D1B" w:rsidRPr="007D43F4">
              <w:rPr>
                <w:rFonts w:asciiTheme="minorHAnsi" w:hAnsiTheme="minorHAnsi"/>
                <w:sz w:val="16"/>
                <w:szCs w:val="16"/>
              </w:rPr>
              <w:t xml:space="preserve"> has a value in </w:t>
            </w:r>
            <w:r w:rsidR="005A2D1B" w:rsidRPr="007D43F4">
              <w:rPr>
                <w:rFonts w:asciiTheme="minorHAnsi" w:hAnsiTheme="minorHAnsi"/>
                <w:sz w:val="16"/>
                <w:szCs w:val="16"/>
                <w:highlight w:val="yellow"/>
              </w:rPr>
              <w:t>MCH-01c field C11</w:t>
            </w:r>
            <w:r w:rsidR="005A2D1B" w:rsidRPr="007D43F4">
              <w:rPr>
                <w:rFonts w:asciiTheme="minorHAnsi" w:hAnsiTheme="minorHAnsi"/>
                <w:sz w:val="16"/>
                <w:szCs w:val="16"/>
              </w:rPr>
              <w:t xml:space="preserve"> &gt; 1,</w:t>
            </w:r>
            <w:r w:rsidR="00A025F7">
              <w:rPr>
                <w:rFonts w:asciiTheme="minorHAnsi" w:hAnsiTheme="minorHAnsi"/>
                <w:sz w:val="16"/>
                <w:szCs w:val="16"/>
              </w:rPr>
              <w:t xml:space="preserve"> and the system type in </w:t>
            </w:r>
            <w:r w:rsidR="00A025F7" w:rsidRPr="00FD015F">
              <w:rPr>
                <w:rFonts w:asciiTheme="minorHAnsi" w:hAnsiTheme="minorHAnsi"/>
                <w:sz w:val="16"/>
                <w:szCs w:val="16"/>
                <w:highlight w:val="yellow"/>
              </w:rPr>
              <w:t>MCH-01c fields C04 or C05</w:t>
            </w:r>
            <w:r w:rsidR="00A025F7" w:rsidRPr="00A025F7">
              <w:rPr>
                <w:rFonts w:asciiTheme="minorHAnsi" w:hAnsiTheme="minorHAnsi"/>
                <w:sz w:val="16"/>
                <w:szCs w:val="16"/>
              </w:rPr>
              <w:t xml:space="preserve"> are one of the following </w:t>
            </w:r>
            <w:r w:rsidR="00FD015F">
              <w:rPr>
                <w:rFonts w:asciiTheme="minorHAnsi" w:hAnsiTheme="minorHAnsi"/>
                <w:sz w:val="16"/>
                <w:szCs w:val="16"/>
              </w:rPr>
              <w:t>three</w:t>
            </w:r>
            <w:r w:rsidR="00A025F7" w:rsidRPr="00A025F7">
              <w:rPr>
                <w:rFonts w:asciiTheme="minorHAnsi" w:hAnsiTheme="minorHAnsi"/>
                <w:sz w:val="16"/>
                <w:szCs w:val="16"/>
              </w:rPr>
              <w:t xml:space="preserve"> types: </w:t>
            </w:r>
            <w:proofErr w:type="gramStart"/>
            <w:r w:rsidR="00A025F7" w:rsidRPr="00A025F7">
              <w:rPr>
                <w:rFonts w:asciiTheme="minorHAnsi" w:hAnsiTheme="minorHAnsi"/>
                <w:sz w:val="16"/>
                <w:szCs w:val="16"/>
              </w:rPr>
              <w:t>1:[</w:t>
            </w:r>
            <w:proofErr w:type="gramEnd"/>
            <w:r w:rsidR="00A025F7" w:rsidRPr="00A025F7">
              <w:rPr>
                <w:rFonts w:asciiTheme="minorHAnsi" w:hAnsiTheme="minorHAnsi"/>
                <w:sz w:val="16"/>
                <w:szCs w:val="16"/>
              </w:rPr>
              <w:t>VCHP-Ducted], 2:[VCHP-Ductless], 3:[</w:t>
            </w:r>
            <w:proofErr w:type="spellStart"/>
            <w:r w:rsidR="00A025F7" w:rsidRPr="00A025F7">
              <w:rPr>
                <w:rFonts w:asciiTheme="minorHAnsi" w:hAnsiTheme="minorHAnsi"/>
                <w:sz w:val="16"/>
                <w:szCs w:val="16"/>
              </w:rPr>
              <w:t>VCHP-Ducted+Ductless</w:t>
            </w:r>
            <w:proofErr w:type="spellEnd"/>
            <w:r w:rsidR="00A025F7" w:rsidRPr="00A025F7">
              <w:rPr>
                <w:rFonts w:asciiTheme="minorHAnsi" w:hAnsiTheme="minorHAnsi"/>
                <w:sz w:val="16"/>
                <w:szCs w:val="16"/>
              </w:rPr>
              <w:t>]</w:t>
            </w:r>
          </w:p>
          <w:p w14:paraId="7BAC742F" w14:textId="4EE28809" w:rsidR="005A2D1B" w:rsidRPr="007D43F4" w:rsidRDefault="00A04FE6" w:rsidP="00A04FE6">
            <w:pPr>
              <w:ind w:left="154"/>
              <w:rPr>
                <w:rFonts w:asciiTheme="minorHAnsi" w:hAnsiTheme="minorHAnsi"/>
                <w:sz w:val="16"/>
                <w:szCs w:val="16"/>
              </w:rPr>
            </w:pPr>
            <w:r w:rsidRPr="007D43F4">
              <w:rPr>
                <w:rFonts w:asciiTheme="minorHAnsi" w:hAnsiTheme="minorHAnsi"/>
                <w:b/>
                <w:sz w:val="16"/>
                <w:szCs w:val="16"/>
              </w:rPr>
              <w:t>t</w:t>
            </w:r>
            <w:r w:rsidR="005A2D1B" w:rsidRPr="007D43F4">
              <w:rPr>
                <w:rFonts w:asciiTheme="minorHAnsi" w:hAnsiTheme="minorHAnsi"/>
                <w:b/>
                <w:sz w:val="16"/>
                <w:szCs w:val="16"/>
              </w:rPr>
              <w:t>hen</w:t>
            </w:r>
            <w:r w:rsidR="005A2D1B" w:rsidRPr="007D43F4">
              <w:rPr>
                <w:rFonts w:asciiTheme="minorHAnsi" w:hAnsiTheme="minorHAnsi"/>
                <w:sz w:val="16"/>
                <w:szCs w:val="16"/>
              </w:rPr>
              <w:t xml:space="preserve"> value in this field = Indoor Unit Nominal Cooling Capacity value reference from</w:t>
            </w:r>
            <w:r w:rsidRPr="007D43F4">
              <w:rPr>
                <w:rFonts w:asciiTheme="minorHAnsi" w:hAnsiTheme="minorHAnsi"/>
                <w:sz w:val="16"/>
                <w:szCs w:val="16"/>
              </w:rPr>
              <w:t xml:space="preserve"> </w:t>
            </w:r>
            <w:r w:rsidRPr="007D43F4">
              <w:rPr>
                <w:rFonts w:asciiTheme="minorHAnsi" w:hAnsiTheme="minorHAnsi"/>
                <w:sz w:val="16"/>
                <w:szCs w:val="16"/>
                <w:highlight w:val="yellow"/>
              </w:rPr>
              <w:t>MCH-01c field F10</w:t>
            </w:r>
          </w:p>
          <w:p w14:paraId="03D1DF74" w14:textId="00B28A87" w:rsidR="00A04FE6" w:rsidRPr="007D43F4" w:rsidRDefault="00A04FE6" w:rsidP="00A04FE6">
            <w:pPr>
              <w:ind w:left="154"/>
              <w:rPr>
                <w:rFonts w:asciiTheme="minorHAnsi" w:hAnsiTheme="minorHAnsi"/>
                <w:sz w:val="16"/>
                <w:szCs w:val="16"/>
              </w:rPr>
            </w:pPr>
            <w:r w:rsidRPr="007D43F4">
              <w:rPr>
                <w:rFonts w:asciiTheme="minorHAnsi" w:hAnsiTheme="minorHAnsi"/>
                <w:b/>
                <w:sz w:val="16"/>
                <w:szCs w:val="16"/>
              </w:rPr>
              <w:t>else</w:t>
            </w:r>
            <w:r w:rsidRPr="007D43F4">
              <w:rPr>
                <w:rFonts w:asciiTheme="minorHAnsi" w:hAnsiTheme="minorHAnsi"/>
                <w:sz w:val="16"/>
                <w:szCs w:val="16"/>
              </w:rPr>
              <w:t xml:space="preserve"> value in this field = Condenser Nominal Cooling Capacity value referenced from one of the following two locations:</w:t>
            </w:r>
          </w:p>
          <w:p w14:paraId="4592B97A" w14:textId="77777777" w:rsidR="00A04FE6" w:rsidRPr="007D43F4" w:rsidRDefault="00A04FE6">
            <w:pPr>
              <w:rPr>
                <w:rFonts w:asciiTheme="minorHAnsi" w:hAnsiTheme="minorHAnsi"/>
                <w:sz w:val="16"/>
                <w:szCs w:val="16"/>
              </w:rPr>
            </w:pPr>
          </w:p>
          <w:p w14:paraId="360A7BC1" w14:textId="7DA368E9" w:rsidR="00A04FE6" w:rsidRPr="007D43F4" w:rsidRDefault="00A04FE6" w:rsidP="00A04FE6">
            <w:pPr>
              <w:ind w:left="720" w:hanging="560"/>
              <w:rPr>
                <w:rFonts w:asciiTheme="minorHAnsi" w:hAnsiTheme="minorHAnsi"/>
                <w:sz w:val="16"/>
                <w:szCs w:val="16"/>
              </w:rPr>
            </w:pPr>
            <w:r w:rsidRPr="007D43F4">
              <w:rPr>
                <w:rFonts w:asciiTheme="minorHAnsi" w:hAnsiTheme="minorHAnsi"/>
                <w:sz w:val="16"/>
                <w:szCs w:val="16"/>
              </w:rPr>
              <w:t>1:</w:t>
            </w:r>
            <w:r w:rsidR="00AA20F0" w:rsidRPr="007D43F4">
              <w:rPr>
                <w:rFonts w:asciiTheme="minorHAnsi" w:hAnsiTheme="minorHAnsi"/>
                <w:sz w:val="16"/>
                <w:szCs w:val="16"/>
              </w:rPr>
              <w:t xml:space="preserve"> </w:t>
            </w:r>
            <w:r w:rsidRPr="007D43F4">
              <w:rPr>
                <w:rFonts w:asciiTheme="minorHAnsi" w:hAnsiTheme="minorHAnsi"/>
                <w:sz w:val="16"/>
                <w:szCs w:val="16"/>
              </w:rPr>
              <w:t>[</w:t>
            </w:r>
            <w:r w:rsidRPr="007D43F4">
              <w:rPr>
                <w:rFonts w:asciiTheme="minorHAnsi" w:hAnsiTheme="minorHAnsi"/>
                <w:sz w:val="16"/>
                <w:szCs w:val="16"/>
                <w:highlight w:val="yellow"/>
              </w:rPr>
              <w:t>MCH-01c field E09</w:t>
            </w:r>
            <w:r w:rsidRPr="007D43F4">
              <w:rPr>
                <w:rFonts w:asciiTheme="minorHAnsi" w:hAnsiTheme="minorHAnsi"/>
                <w:sz w:val="16"/>
                <w:szCs w:val="16"/>
              </w:rPr>
              <w:t xml:space="preserve"> (if SC system is not a HP)]</w:t>
            </w:r>
          </w:p>
          <w:p w14:paraId="4B3A7135" w14:textId="6D4ACA54" w:rsidR="00A04FE6" w:rsidRPr="007D43F4" w:rsidRDefault="00A04FE6" w:rsidP="00A04FE6">
            <w:pPr>
              <w:ind w:left="720" w:hanging="560"/>
              <w:rPr>
                <w:rFonts w:asciiTheme="minorHAnsi" w:hAnsiTheme="minorHAnsi"/>
                <w:sz w:val="16"/>
                <w:szCs w:val="16"/>
              </w:rPr>
            </w:pPr>
            <w:r w:rsidRPr="007D43F4">
              <w:rPr>
                <w:rFonts w:asciiTheme="minorHAnsi" w:hAnsiTheme="minorHAnsi"/>
                <w:sz w:val="16"/>
                <w:szCs w:val="16"/>
              </w:rPr>
              <w:t>2:</w:t>
            </w:r>
            <w:r w:rsidR="00AA20F0" w:rsidRPr="007D43F4">
              <w:rPr>
                <w:rFonts w:asciiTheme="minorHAnsi" w:hAnsiTheme="minorHAnsi"/>
                <w:sz w:val="16"/>
                <w:szCs w:val="16"/>
              </w:rPr>
              <w:t xml:space="preserve"> </w:t>
            </w:r>
            <w:r w:rsidRPr="007D43F4">
              <w:rPr>
                <w:rFonts w:asciiTheme="minorHAnsi" w:hAnsiTheme="minorHAnsi"/>
                <w:sz w:val="16"/>
                <w:szCs w:val="16"/>
              </w:rPr>
              <w:t>[</w:t>
            </w:r>
            <w:r w:rsidRPr="007D43F4">
              <w:rPr>
                <w:rFonts w:asciiTheme="minorHAnsi" w:hAnsiTheme="minorHAnsi"/>
                <w:sz w:val="16"/>
                <w:szCs w:val="16"/>
                <w:highlight w:val="yellow"/>
              </w:rPr>
              <w:t>MCH-01c field H10</w:t>
            </w:r>
            <w:r w:rsidRPr="007D43F4">
              <w:rPr>
                <w:rFonts w:asciiTheme="minorHAnsi" w:hAnsiTheme="minorHAnsi"/>
                <w:sz w:val="16"/>
                <w:szCs w:val="16"/>
              </w:rPr>
              <w:t xml:space="preserve"> (if SC system is a HP)]</w:t>
            </w:r>
          </w:p>
          <w:p w14:paraId="01296792" w14:textId="00BEBB95" w:rsidR="00270A86" w:rsidRPr="007D43F4" w:rsidRDefault="00270A86">
            <w:pPr>
              <w:rPr>
                <w:rFonts w:asciiTheme="minorHAnsi" w:hAnsiTheme="minorHAnsi"/>
                <w:sz w:val="16"/>
                <w:szCs w:val="16"/>
              </w:rPr>
            </w:pPr>
          </w:p>
          <w:p w14:paraId="74C24567" w14:textId="44B6EB06" w:rsidR="0029444F" w:rsidRPr="007D43F4" w:rsidRDefault="00834E8E">
            <w:pPr>
              <w:rPr>
                <w:rFonts w:asciiTheme="minorHAnsi" w:hAnsiTheme="minorHAnsi"/>
                <w:sz w:val="16"/>
                <w:szCs w:val="16"/>
              </w:rPr>
            </w:pPr>
            <w:r w:rsidRPr="007D43F4">
              <w:rPr>
                <w:rFonts w:asciiTheme="minorHAnsi" w:hAnsiTheme="minorHAnsi"/>
                <w:sz w:val="16"/>
                <w:szCs w:val="16"/>
              </w:rPr>
              <w:t xml:space="preserve">Elseif parent is </w:t>
            </w:r>
            <w:r w:rsidRPr="007D43F4">
              <w:rPr>
                <w:rFonts w:asciiTheme="minorHAnsi" w:hAnsiTheme="minorHAnsi"/>
                <w:b/>
                <w:sz w:val="16"/>
                <w:szCs w:val="16"/>
                <w:u w:val="single"/>
              </w:rPr>
              <w:t>MCH-01d</w:t>
            </w:r>
            <w:r w:rsidRPr="007D43F4">
              <w:rPr>
                <w:rFonts w:asciiTheme="minorHAnsi" w:hAnsiTheme="minorHAnsi"/>
                <w:sz w:val="16"/>
                <w:szCs w:val="16"/>
              </w:rPr>
              <w:t>:</w:t>
            </w:r>
          </w:p>
          <w:p w14:paraId="33112A95" w14:textId="072A1558" w:rsidR="00922A0E" w:rsidRPr="007D43F4" w:rsidRDefault="00834E8E" w:rsidP="004B7D53">
            <w:pPr>
              <w:ind w:left="423" w:hanging="270"/>
              <w:rPr>
                <w:rFonts w:asciiTheme="minorHAnsi" w:hAnsiTheme="minorHAnsi"/>
                <w:sz w:val="16"/>
                <w:szCs w:val="16"/>
              </w:rPr>
            </w:pPr>
            <w:r w:rsidRPr="007D43F4">
              <w:rPr>
                <w:rFonts w:asciiTheme="minorHAnsi" w:hAnsiTheme="minorHAnsi"/>
                <w:b/>
                <w:sz w:val="16"/>
                <w:szCs w:val="16"/>
              </w:rPr>
              <w:t>if</w:t>
            </w:r>
            <w:r w:rsidRPr="007D43F4">
              <w:rPr>
                <w:rFonts w:asciiTheme="minorHAnsi" w:hAnsiTheme="minorHAnsi"/>
                <w:sz w:val="16"/>
                <w:szCs w:val="16"/>
              </w:rPr>
              <w:t xml:space="preserve"> the duct system in </w:t>
            </w:r>
            <w:r w:rsidRPr="007D43F4">
              <w:rPr>
                <w:rFonts w:asciiTheme="minorHAnsi" w:hAnsiTheme="minorHAnsi"/>
                <w:sz w:val="16"/>
                <w:szCs w:val="16"/>
                <w:highlight w:val="yellow"/>
              </w:rPr>
              <w:t>MCH-01d field O03</w:t>
            </w:r>
            <w:r w:rsidRPr="007D43F4">
              <w:rPr>
                <w:rFonts w:asciiTheme="minorHAnsi" w:hAnsiTheme="minorHAnsi"/>
                <w:sz w:val="16"/>
                <w:szCs w:val="16"/>
              </w:rPr>
              <w:t xml:space="preserve"> has a value in </w:t>
            </w:r>
            <w:r w:rsidRPr="007D43F4">
              <w:rPr>
                <w:rFonts w:asciiTheme="minorHAnsi" w:hAnsiTheme="minorHAnsi"/>
                <w:sz w:val="16"/>
                <w:szCs w:val="16"/>
                <w:highlight w:val="yellow"/>
              </w:rPr>
              <w:t>MCH-01d field D06</w:t>
            </w:r>
            <w:r w:rsidRPr="007D43F4">
              <w:rPr>
                <w:rFonts w:asciiTheme="minorHAnsi" w:hAnsiTheme="minorHAnsi"/>
                <w:sz w:val="16"/>
                <w:szCs w:val="16"/>
              </w:rPr>
              <w:t xml:space="preserve"> &gt; 1</w:t>
            </w:r>
            <w:r w:rsidR="004B7D53">
              <w:rPr>
                <w:rFonts w:asciiTheme="minorHAnsi" w:hAnsiTheme="minorHAnsi"/>
                <w:sz w:val="16"/>
                <w:szCs w:val="16"/>
              </w:rPr>
              <w:t xml:space="preserve">, </w:t>
            </w:r>
            <w:r w:rsidR="004B7D53" w:rsidRPr="004B7D53">
              <w:rPr>
                <w:rFonts w:asciiTheme="minorHAnsi" w:hAnsiTheme="minorHAnsi"/>
                <w:sz w:val="16"/>
                <w:szCs w:val="16"/>
              </w:rPr>
              <w:t xml:space="preserve">and the system type in </w:t>
            </w:r>
            <w:r w:rsidR="004B7D53" w:rsidRPr="004B7D53">
              <w:rPr>
                <w:rFonts w:asciiTheme="minorHAnsi" w:hAnsiTheme="minorHAnsi"/>
                <w:sz w:val="16"/>
                <w:szCs w:val="16"/>
                <w:highlight w:val="yellow"/>
              </w:rPr>
              <w:t>MCH-01d fields D04 or D05</w:t>
            </w:r>
            <w:r w:rsidR="004B7D53" w:rsidRPr="004B7D53">
              <w:rPr>
                <w:rFonts w:asciiTheme="minorHAnsi" w:hAnsiTheme="minorHAnsi"/>
                <w:sz w:val="16"/>
                <w:szCs w:val="16"/>
              </w:rPr>
              <w:t xml:space="preserve"> are one of the following three types: </w:t>
            </w:r>
            <w:proofErr w:type="gramStart"/>
            <w:r w:rsidR="004B7D53" w:rsidRPr="004B7D53">
              <w:rPr>
                <w:rFonts w:asciiTheme="minorHAnsi" w:hAnsiTheme="minorHAnsi"/>
                <w:sz w:val="16"/>
                <w:szCs w:val="16"/>
              </w:rPr>
              <w:t>1:[</w:t>
            </w:r>
            <w:proofErr w:type="gramEnd"/>
            <w:r w:rsidR="004B7D53" w:rsidRPr="004B7D53">
              <w:rPr>
                <w:rFonts w:asciiTheme="minorHAnsi" w:hAnsiTheme="minorHAnsi"/>
                <w:sz w:val="16"/>
                <w:szCs w:val="16"/>
              </w:rPr>
              <w:t>VCHP-Ducted], 2:[VCHP-Ductless], 3:[</w:t>
            </w:r>
            <w:proofErr w:type="spellStart"/>
            <w:r w:rsidR="004B7D53" w:rsidRPr="004B7D53">
              <w:rPr>
                <w:rFonts w:asciiTheme="minorHAnsi" w:hAnsiTheme="minorHAnsi"/>
                <w:sz w:val="16"/>
                <w:szCs w:val="16"/>
              </w:rPr>
              <w:t>VCHP-Ducted+Ductless</w:t>
            </w:r>
            <w:proofErr w:type="spellEnd"/>
            <w:r w:rsidR="004B7D53" w:rsidRPr="004B7D53">
              <w:rPr>
                <w:rFonts w:asciiTheme="minorHAnsi" w:hAnsiTheme="minorHAnsi"/>
                <w:sz w:val="16"/>
                <w:szCs w:val="16"/>
              </w:rPr>
              <w:t>],</w:t>
            </w:r>
          </w:p>
          <w:p w14:paraId="5E8322A2" w14:textId="77777777" w:rsidR="00834E8E" w:rsidRPr="007D43F4" w:rsidRDefault="00834E8E" w:rsidP="00834E8E">
            <w:pPr>
              <w:ind w:left="153"/>
              <w:rPr>
                <w:rFonts w:asciiTheme="minorHAnsi" w:hAnsiTheme="minorHAnsi"/>
                <w:sz w:val="16"/>
                <w:szCs w:val="16"/>
              </w:rPr>
            </w:pPr>
            <w:r w:rsidRPr="007D43F4">
              <w:rPr>
                <w:rFonts w:asciiTheme="minorHAnsi" w:hAnsiTheme="minorHAnsi"/>
                <w:b/>
                <w:sz w:val="16"/>
                <w:szCs w:val="16"/>
              </w:rPr>
              <w:t>then</w:t>
            </w:r>
            <w:r w:rsidRPr="007D43F4">
              <w:rPr>
                <w:rFonts w:asciiTheme="minorHAnsi" w:hAnsiTheme="minorHAnsi"/>
                <w:sz w:val="16"/>
                <w:szCs w:val="16"/>
              </w:rPr>
              <w:t xml:space="preserve"> value in this field = Indoor Unit Nominal Cooling Capacity value referenced from one of the following two locations</w:t>
            </w:r>
          </w:p>
          <w:p w14:paraId="10465905" w14:textId="77777777" w:rsidR="00834E8E" w:rsidRPr="007D43F4" w:rsidRDefault="00834E8E" w:rsidP="00834E8E">
            <w:pPr>
              <w:ind w:left="153"/>
              <w:rPr>
                <w:rFonts w:asciiTheme="minorHAnsi" w:hAnsiTheme="minorHAnsi"/>
                <w:sz w:val="16"/>
                <w:szCs w:val="16"/>
              </w:rPr>
            </w:pPr>
          </w:p>
          <w:p w14:paraId="1B939A3A" w14:textId="47BCEBB0" w:rsidR="00834E8E" w:rsidRPr="007D43F4" w:rsidRDefault="00834E8E" w:rsidP="00834E8E">
            <w:pPr>
              <w:ind w:left="153"/>
              <w:rPr>
                <w:rFonts w:asciiTheme="minorHAnsi" w:hAnsiTheme="minorHAnsi"/>
                <w:sz w:val="16"/>
                <w:szCs w:val="16"/>
                <w:highlight w:val="yellow"/>
              </w:rPr>
            </w:pPr>
            <w:r w:rsidRPr="007D43F4">
              <w:rPr>
                <w:rFonts w:asciiTheme="minorHAnsi" w:hAnsiTheme="minorHAnsi"/>
                <w:sz w:val="16"/>
                <w:szCs w:val="16"/>
              </w:rPr>
              <w:t>1: [</w:t>
            </w:r>
            <w:r w:rsidRPr="007D43F4">
              <w:rPr>
                <w:rFonts w:asciiTheme="minorHAnsi" w:hAnsiTheme="minorHAnsi"/>
                <w:sz w:val="16"/>
                <w:szCs w:val="16"/>
                <w:highlight w:val="yellow"/>
              </w:rPr>
              <w:t>MCH-01d field K12</w:t>
            </w:r>
            <w:r w:rsidRPr="007D43F4">
              <w:rPr>
                <w:rFonts w:asciiTheme="minorHAnsi" w:hAnsiTheme="minorHAnsi"/>
                <w:sz w:val="16"/>
                <w:szCs w:val="16"/>
              </w:rPr>
              <w:t xml:space="preserve"> (</w:t>
            </w:r>
            <w:r w:rsidR="00AA20F0" w:rsidRPr="007D43F4">
              <w:rPr>
                <w:rFonts w:asciiTheme="minorHAnsi" w:hAnsiTheme="minorHAnsi"/>
                <w:sz w:val="16"/>
                <w:szCs w:val="16"/>
              </w:rPr>
              <w:t>if &lt; 75% of duct system altered</w:t>
            </w:r>
            <w:r w:rsidRPr="007D43F4">
              <w:rPr>
                <w:rFonts w:asciiTheme="minorHAnsi" w:hAnsiTheme="minorHAnsi"/>
                <w:sz w:val="16"/>
                <w:szCs w:val="16"/>
              </w:rPr>
              <w:t>)]</w:t>
            </w:r>
          </w:p>
          <w:p w14:paraId="406E0ABD" w14:textId="1698B022" w:rsidR="00834E8E" w:rsidRPr="007D43F4" w:rsidRDefault="00834E8E" w:rsidP="00834E8E">
            <w:pPr>
              <w:ind w:left="153"/>
              <w:rPr>
                <w:rFonts w:asciiTheme="minorHAnsi" w:hAnsiTheme="minorHAnsi"/>
                <w:sz w:val="16"/>
                <w:szCs w:val="16"/>
                <w:highlight w:val="yellow"/>
              </w:rPr>
            </w:pPr>
            <w:r w:rsidRPr="007D43F4">
              <w:rPr>
                <w:rFonts w:asciiTheme="minorHAnsi" w:hAnsiTheme="minorHAnsi"/>
                <w:sz w:val="16"/>
                <w:szCs w:val="16"/>
              </w:rPr>
              <w:t>2: [</w:t>
            </w:r>
            <w:r w:rsidRPr="007D43F4">
              <w:rPr>
                <w:rFonts w:asciiTheme="minorHAnsi" w:hAnsiTheme="minorHAnsi"/>
                <w:sz w:val="16"/>
                <w:szCs w:val="16"/>
                <w:highlight w:val="yellow"/>
              </w:rPr>
              <w:t>MCH-01d filed L15</w:t>
            </w:r>
            <w:r w:rsidRPr="007D43F4">
              <w:rPr>
                <w:rFonts w:asciiTheme="minorHAnsi" w:hAnsiTheme="minorHAnsi"/>
                <w:sz w:val="16"/>
                <w:szCs w:val="16"/>
              </w:rPr>
              <w:t xml:space="preserve"> (</w:t>
            </w:r>
            <w:r w:rsidR="00AA20F0" w:rsidRPr="007D43F4">
              <w:rPr>
                <w:rFonts w:asciiTheme="minorHAnsi" w:hAnsiTheme="minorHAnsi"/>
                <w:sz w:val="16"/>
                <w:szCs w:val="16"/>
              </w:rPr>
              <w:t>if new or completely replaced duct system</w:t>
            </w:r>
            <w:r w:rsidRPr="007D43F4">
              <w:rPr>
                <w:rFonts w:asciiTheme="minorHAnsi" w:hAnsiTheme="minorHAnsi"/>
                <w:sz w:val="16"/>
                <w:szCs w:val="16"/>
              </w:rPr>
              <w:t>)]</w:t>
            </w:r>
          </w:p>
          <w:p w14:paraId="6487E9AA" w14:textId="77777777" w:rsidR="00834E8E" w:rsidRPr="007D43F4" w:rsidRDefault="00834E8E">
            <w:pPr>
              <w:ind w:left="153"/>
              <w:rPr>
                <w:rFonts w:asciiTheme="minorHAnsi" w:hAnsiTheme="minorHAnsi"/>
                <w:b/>
                <w:sz w:val="16"/>
                <w:szCs w:val="16"/>
              </w:rPr>
            </w:pPr>
          </w:p>
          <w:p w14:paraId="3156EA51" w14:textId="77777777" w:rsidR="00834E8E" w:rsidRPr="007D43F4" w:rsidRDefault="00834E8E">
            <w:pPr>
              <w:ind w:left="153"/>
              <w:rPr>
                <w:rFonts w:asciiTheme="minorHAnsi" w:hAnsiTheme="minorHAnsi"/>
                <w:b/>
                <w:sz w:val="16"/>
                <w:szCs w:val="16"/>
              </w:rPr>
            </w:pPr>
          </w:p>
          <w:p w14:paraId="28D9FDED" w14:textId="3C415497" w:rsidR="00834E8E" w:rsidRPr="007D43F4" w:rsidRDefault="00834E8E">
            <w:pPr>
              <w:ind w:left="153"/>
              <w:rPr>
                <w:rFonts w:asciiTheme="minorHAnsi" w:hAnsiTheme="minorHAnsi"/>
                <w:sz w:val="16"/>
                <w:szCs w:val="16"/>
              </w:rPr>
            </w:pPr>
            <w:r w:rsidRPr="007D43F4">
              <w:rPr>
                <w:rFonts w:asciiTheme="minorHAnsi" w:hAnsiTheme="minorHAnsi"/>
                <w:b/>
                <w:sz w:val="16"/>
                <w:szCs w:val="16"/>
              </w:rPr>
              <w:t>else</w:t>
            </w:r>
            <w:r w:rsidRPr="007D43F4">
              <w:rPr>
                <w:rFonts w:asciiTheme="minorHAnsi" w:hAnsiTheme="minorHAnsi"/>
                <w:sz w:val="16"/>
                <w:szCs w:val="16"/>
              </w:rPr>
              <w:t xml:space="preserve"> value in this filed = Condenser Nominal Cooling Capacity value referenced from one of the following two locations:</w:t>
            </w:r>
          </w:p>
          <w:p w14:paraId="4DEF38C6" w14:textId="77777777" w:rsidR="00834E8E" w:rsidRPr="007D43F4" w:rsidRDefault="00834E8E" w:rsidP="00834E8E">
            <w:pPr>
              <w:rPr>
                <w:rFonts w:asciiTheme="minorHAnsi" w:hAnsiTheme="minorHAnsi"/>
                <w:sz w:val="16"/>
                <w:szCs w:val="16"/>
              </w:rPr>
            </w:pPr>
          </w:p>
          <w:p w14:paraId="6D61EF4D" w14:textId="2A14010F" w:rsidR="00834E8E" w:rsidRPr="007D43F4" w:rsidRDefault="00834E8E" w:rsidP="00834E8E">
            <w:pPr>
              <w:ind w:left="720" w:hanging="560"/>
              <w:rPr>
                <w:rFonts w:asciiTheme="minorHAnsi" w:hAnsiTheme="minorHAnsi"/>
                <w:sz w:val="16"/>
                <w:szCs w:val="16"/>
              </w:rPr>
            </w:pPr>
            <w:r w:rsidRPr="007D43F4">
              <w:rPr>
                <w:rFonts w:asciiTheme="minorHAnsi" w:hAnsiTheme="minorHAnsi"/>
                <w:sz w:val="16"/>
                <w:szCs w:val="16"/>
              </w:rPr>
              <w:t>1:</w:t>
            </w:r>
            <w:r w:rsidR="00AA20F0" w:rsidRPr="007D43F4">
              <w:rPr>
                <w:rFonts w:asciiTheme="minorHAnsi" w:hAnsiTheme="minorHAnsi"/>
                <w:sz w:val="16"/>
                <w:szCs w:val="16"/>
              </w:rPr>
              <w:t xml:space="preserve"> </w:t>
            </w:r>
            <w:r w:rsidRPr="007D43F4">
              <w:rPr>
                <w:rFonts w:asciiTheme="minorHAnsi" w:hAnsiTheme="minorHAnsi"/>
                <w:sz w:val="16"/>
                <w:szCs w:val="16"/>
              </w:rPr>
              <w:t>[</w:t>
            </w:r>
            <w:r w:rsidRPr="007D43F4">
              <w:rPr>
                <w:rFonts w:asciiTheme="minorHAnsi" w:hAnsiTheme="minorHAnsi"/>
                <w:sz w:val="16"/>
                <w:szCs w:val="16"/>
                <w:highlight w:val="yellow"/>
              </w:rPr>
              <w:t>MCH-01d field G09</w:t>
            </w:r>
            <w:r w:rsidRPr="007D43F4">
              <w:rPr>
                <w:rFonts w:asciiTheme="minorHAnsi" w:hAnsiTheme="minorHAnsi"/>
                <w:sz w:val="16"/>
                <w:szCs w:val="16"/>
              </w:rPr>
              <w:t xml:space="preserve"> (if SC system is not a HP)]</w:t>
            </w:r>
          </w:p>
          <w:p w14:paraId="612641F9" w14:textId="6AC745E7" w:rsidR="00834E8E" w:rsidRPr="007D43F4" w:rsidRDefault="00834E8E" w:rsidP="00834E8E">
            <w:pPr>
              <w:ind w:left="720" w:hanging="560"/>
              <w:rPr>
                <w:rFonts w:asciiTheme="minorHAnsi" w:hAnsiTheme="minorHAnsi"/>
                <w:sz w:val="16"/>
                <w:szCs w:val="16"/>
              </w:rPr>
            </w:pPr>
            <w:r w:rsidRPr="007D43F4">
              <w:rPr>
                <w:rFonts w:asciiTheme="minorHAnsi" w:hAnsiTheme="minorHAnsi"/>
                <w:sz w:val="16"/>
                <w:szCs w:val="16"/>
              </w:rPr>
              <w:t>2:</w:t>
            </w:r>
            <w:r w:rsidR="00AA20F0" w:rsidRPr="007D43F4">
              <w:rPr>
                <w:rFonts w:asciiTheme="minorHAnsi" w:hAnsiTheme="minorHAnsi"/>
                <w:sz w:val="16"/>
                <w:szCs w:val="16"/>
              </w:rPr>
              <w:t xml:space="preserve"> </w:t>
            </w:r>
            <w:r w:rsidRPr="007D43F4">
              <w:rPr>
                <w:rFonts w:asciiTheme="minorHAnsi" w:hAnsiTheme="minorHAnsi"/>
                <w:sz w:val="16"/>
                <w:szCs w:val="16"/>
              </w:rPr>
              <w:t>[</w:t>
            </w:r>
            <w:r w:rsidRPr="007D43F4">
              <w:rPr>
                <w:rFonts w:asciiTheme="minorHAnsi" w:hAnsiTheme="minorHAnsi"/>
                <w:sz w:val="16"/>
                <w:szCs w:val="16"/>
                <w:highlight w:val="yellow"/>
              </w:rPr>
              <w:t>MCH-01d field J10</w:t>
            </w:r>
            <w:r w:rsidRPr="007D43F4">
              <w:rPr>
                <w:rFonts w:asciiTheme="minorHAnsi" w:hAnsiTheme="minorHAnsi"/>
                <w:sz w:val="16"/>
                <w:szCs w:val="16"/>
              </w:rPr>
              <w:t xml:space="preserve"> (if SC system is a HP)]</w:t>
            </w:r>
          </w:p>
          <w:p w14:paraId="068E95F6" w14:textId="302EFCFA" w:rsidR="00F244F9" w:rsidRPr="00922A0E" w:rsidRDefault="00AA20F0" w:rsidP="000E174D">
            <w:pPr>
              <w:rPr>
                <w:rFonts w:asciiTheme="minorHAnsi" w:hAnsiTheme="minorHAnsi"/>
                <w:sz w:val="14"/>
                <w:szCs w:val="14"/>
              </w:rPr>
            </w:pPr>
            <w:r w:rsidRPr="007D43F4">
              <w:rPr>
                <w:rFonts w:asciiTheme="minorHAnsi" w:hAnsiTheme="minorHAnsi"/>
                <w:sz w:val="16"/>
                <w:szCs w:val="16"/>
              </w:rPr>
              <w:t>&gt;&gt;</w:t>
            </w:r>
          </w:p>
        </w:tc>
      </w:tr>
      <w:tr w:rsidR="002756DE" w:rsidRPr="00966F61" w14:paraId="068E9600" w14:textId="77777777" w:rsidTr="007A1CE5">
        <w:trPr>
          <w:cantSplit/>
          <w:trHeight w:val="144"/>
        </w:trPr>
        <w:tc>
          <w:tcPr>
            <w:tcW w:w="475" w:type="dxa"/>
            <w:vAlign w:val="center"/>
          </w:tcPr>
          <w:p w14:paraId="068E95F8" w14:textId="24C2B34F" w:rsidR="002756DE" w:rsidRPr="00966F61" w:rsidRDefault="002756DE" w:rsidP="002756DE">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lastRenderedPageBreak/>
              <w:t>0</w:t>
            </w:r>
            <w:r>
              <w:rPr>
                <w:rFonts w:asciiTheme="minorHAnsi" w:hAnsiTheme="minorHAnsi"/>
                <w:sz w:val="18"/>
                <w:szCs w:val="18"/>
              </w:rPr>
              <w:t>6</w:t>
            </w:r>
          </w:p>
        </w:tc>
        <w:tc>
          <w:tcPr>
            <w:tcW w:w="4950" w:type="dxa"/>
            <w:vAlign w:val="center"/>
          </w:tcPr>
          <w:p w14:paraId="068E95F9" w14:textId="6EBB8F66" w:rsidR="002756DE" w:rsidRPr="00966F61" w:rsidRDefault="002756DE" w:rsidP="002756DE">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068E95FA" w14:textId="77777777" w:rsidR="002756DE" w:rsidRDefault="002756DE" w:rsidP="002756DE">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w:t>
            </w:r>
            <w:proofErr w:type="gramStart"/>
            <w:r>
              <w:rPr>
                <w:rFonts w:asciiTheme="minorHAnsi" w:hAnsiTheme="minorHAnsi"/>
                <w:sz w:val="18"/>
                <w:szCs w:val="18"/>
              </w:rPr>
              <w:t>system</w:t>
            </w:r>
            <w:r w:rsidRPr="00966F61">
              <w:rPr>
                <w:rFonts w:asciiTheme="minorHAnsi" w:hAnsiTheme="minorHAnsi"/>
                <w:sz w:val="18"/>
                <w:szCs w:val="18"/>
              </w:rPr>
              <w:t>;</w:t>
            </w:r>
            <w:proofErr w:type="gramEnd"/>
          </w:p>
          <w:p w14:paraId="068E95FB" w14:textId="76AB4493" w:rsidR="002756DE" w:rsidRDefault="002756DE" w:rsidP="002756DE">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not given on the MCH-01,</w:t>
            </w:r>
          </w:p>
          <w:p w14:paraId="068E95FC" w14:textId="77777777" w:rsidR="002756DE" w:rsidRDefault="002756DE" w:rsidP="002756DE">
            <w:pPr>
              <w:rPr>
                <w:rFonts w:asciiTheme="minorHAnsi" w:hAnsiTheme="minorHAnsi"/>
                <w:sz w:val="18"/>
                <w:szCs w:val="18"/>
              </w:rPr>
            </w:pPr>
            <w:r>
              <w:rPr>
                <w:rFonts w:asciiTheme="minorHAnsi" w:hAnsiTheme="minorHAnsi"/>
                <w:sz w:val="18"/>
                <w:szCs w:val="18"/>
              </w:rPr>
              <w:t xml:space="preserve">then display text n/a –Condenser Speed requirements do not </w:t>
            </w:r>
            <w:proofErr w:type="gramStart"/>
            <w:r>
              <w:rPr>
                <w:rFonts w:asciiTheme="minorHAnsi" w:hAnsiTheme="minorHAnsi"/>
                <w:sz w:val="18"/>
                <w:szCs w:val="18"/>
              </w:rPr>
              <w:t>apply;</w:t>
            </w:r>
            <w:proofErr w:type="gramEnd"/>
          </w:p>
          <w:p w14:paraId="068E95FD" w14:textId="1119B39A" w:rsidR="002756DE" w:rsidRDefault="002756DE" w:rsidP="002756DE">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given on the MCH-01,</w:t>
            </w:r>
          </w:p>
          <w:p w14:paraId="068E95FE" w14:textId="77777777" w:rsidR="002756DE" w:rsidRDefault="002756DE" w:rsidP="002756DE">
            <w:pPr>
              <w:rPr>
                <w:rFonts w:asciiTheme="minorHAnsi" w:hAnsiTheme="minorHAnsi"/>
                <w:sz w:val="18"/>
                <w:szCs w:val="18"/>
              </w:rPr>
            </w:pPr>
            <w:r>
              <w:rPr>
                <w:rFonts w:asciiTheme="minorHAnsi" w:hAnsiTheme="minorHAnsi"/>
                <w:sz w:val="18"/>
                <w:szCs w:val="18"/>
              </w:rPr>
              <w:t xml:space="preserve"> then display value for Condenser Speed Type</w:t>
            </w:r>
          </w:p>
          <w:p w14:paraId="068E95FF" w14:textId="77777777" w:rsidR="002756DE" w:rsidRDefault="002756DE" w:rsidP="002756DE">
            <w:pPr>
              <w:rPr>
                <w:rFonts w:asciiTheme="minorHAnsi" w:hAnsiTheme="minorHAnsi"/>
                <w:sz w:val="18"/>
                <w:szCs w:val="18"/>
              </w:rPr>
            </w:pPr>
            <w:r w:rsidRPr="00966F61">
              <w:rPr>
                <w:rFonts w:asciiTheme="minorHAnsi" w:hAnsiTheme="minorHAnsi"/>
                <w:sz w:val="18"/>
                <w:szCs w:val="18"/>
              </w:rPr>
              <w:t>(</w:t>
            </w:r>
            <w:proofErr w:type="gramStart"/>
            <w:r w:rsidRPr="00966F61">
              <w:rPr>
                <w:rFonts w:asciiTheme="minorHAnsi" w:hAnsiTheme="minorHAnsi"/>
                <w:sz w:val="18"/>
                <w:szCs w:val="18"/>
              </w:rPr>
              <w:t>note</w:t>
            </w:r>
            <w:proofErr w:type="gramEnd"/>
            <w:r w:rsidRPr="00966F61">
              <w:rPr>
                <w:rFonts w:asciiTheme="minorHAnsi" w:hAnsiTheme="minorHAnsi"/>
                <w:sz w:val="18"/>
                <w:szCs w:val="18"/>
              </w:rPr>
              <w:t xml:space="preserv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MultiSpeed</w:t>
            </w:r>
            <w:proofErr w:type="spellEnd"/>
            <w:r>
              <w:rPr>
                <w:rFonts w:asciiTheme="minorHAnsi" w:hAnsiTheme="minorHAnsi"/>
                <w:sz w:val="18"/>
                <w:szCs w:val="18"/>
              </w:rPr>
              <w:t>;</w:t>
            </w:r>
            <w:r w:rsidRPr="00966F61">
              <w:rPr>
                <w:rFonts w:asciiTheme="minorHAnsi" w:hAnsiTheme="minorHAnsi"/>
                <w:sz w:val="18"/>
                <w:szCs w:val="18"/>
              </w:rPr>
              <w:t xml:space="preserve"> or </w:t>
            </w:r>
            <w:proofErr w:type="spellStart"/>
            <w:r w:rsidRPr="00966F61">
              <w:rPr>
                <w:rFonts w:asciiTheme="minorHAnsi" w:hAnsiTheme="minorHAnsi"/>
                <w:sz w:val="18"/>
                <w:szCs w:val="18"/>
              </w:rPr>
              <w:t>SingleSpeed</w:t>
            </w:r>
            <w:proofErr w:type="spellEnd"/>
            <w:r w:rsidRPr="00966F61">
              <w:rPr>
                <w:rFonts w:asciiTheme="minorHAnsi" w:hAnsiTheme="minorHAnsi"/>
                <w:sz w:val="18"/>
                <w:szCs w:val="18"/>
              </w:rPr>
              <w:t>)&gt;&gt;</w:t>
            </w:r>
          </w:p>
        </w:tc>
      </w:tr>
      <w:tr w:rsidR="002756DE" w:rsidRPr="00966F61" w14:paraId="068E9609" w14:textId="77777777" w:rsidTr="007A1CE5">
        <w:trPr>
          <w:cantSplit/>
          <w:trHeight w:val="144"/>
        </w:trPr>
        <w:tc>
          <w:tcPr>
            <w:tcW w:w="475" w:type="dxa"/>
            <w:vAlign w:val="center"/>
          </w:tcPr>
          <w:p w14:paraId="068E9601" w14:textId="5C659DC3" w:rsidR="002756DE" w:rsidRPr="00966F61" w:rsidRDefault="002756DE" w:rsidP="002756DE">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7</w:t>
            </w:r>
          </w:p>
        </w:tc>
        <w:tc>
          <w:tcPr>
            <w:tcW w:w="4950" w:type="dxa"/>
            <w:vAlign w:val="center"/>
          </w:tcPr>
          <w:p w14:paraId="068E9602" w14:textId="2C793571" w:rsidR="002756DE" w:rsidRPr="00966F61" w:rsidRDefault="002756DE" w:rsidP="002756DE">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068E9603" w14:textId="001DF68E" w:rsidR="002756DE" w:rsidRDefault="002756DE" w:rsidP="002756DE">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w:t>
            </w:r>
            <w:proofErr w:type="gramStart"/>
            <w:r>
              <w:rPr>
                <w:rFonts w:asciiTheme="minorHAnsi" w:hAnsiTheme="minorHAnsi"/>
                <w:sz w:val="18"/>
                <w:szCs w:val="18"/>
              </w:rPr>
              <w:t>system</w:t>
            </w:r>
            <w:r w:rsidRPr="00966F61">
              <w:rPr>
                <w:rFonts w:asciiTheme="minorHAnsi" w:hAnsiTheme="minorHAnsi"/>
                <w:sz w:val="18"/>
                <w:szCs w:val="18"/>
              </w:rPr>
              <w:t>;</w:t>
            </w:r>
            <w:proofErr w:type="gramEnd"/>
          </w:p>
          <w:p w14:paraId="068E9604" w14:textId="77777777" w:rsidR="002756DE" w:rsidRDefault="002756DE" w:rsidP="002756DE">
            <w:pPr>
              <w:rPr>
                <w:rFonts w:asciiTheme="minorHAnsi" w:hAnsiTheme="minorHAnsi"/>
                <w:sz w:val="18"/>
                <w:szCs w:val="18"/>
              </w:rPr>
            </w:pPr>
            <w:r>
              <w:rPr>
                <w:rFonts w:asciiTheme="minorHAnsi" w:hAnsiTheme="minorHAnsi"/>
                <w:sz w:val="18"/>
                <w:szCs w:val="18"/>
              </w:rPr>
              <w:t xml:space="preserve">elseif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068E9605" w14:textId="77777777" w:rsidR="002756DE" w:rsidRDefault="002756DE" w:rsidP="002756DE">
            <w:pPr>
              <w:rPr>
                <w:rFonts w:asciiTheme="minorHAnsi" w:hAnsiTheme="minorHAnsi"/>
                <w:sz w:val="18"/>
                <w:szCs w:val="18"/>
              </w:rPr>
            </w:pPr>
            <w:r>
              <w:rPr>
                <w:rFonts w:asciiTheme="minorHAnsi" w:hAnsiTheme="minorHAnsi"/>
                <w:sz w:val="18"/>
                <w:szCs w:val="18"/>
              </w:rPr>
              <w:t xml:space="preserve">then display text:  n/a –Cooling System Zonal Control requirements do not </w:t>
            </w:r>
            <w:proofErr w:type="gramStart"/>
            <w:r>
              <w:rPr>
                <w:rFonts w:asciiTheme="minorHAnsi" w:hAnsiTheme="minorHAnsi"/>
                <w:sz w:val="18"/>
                <w:szCs w:val="18"/>
              </w:rPr>
              <w:t>apply;</w:t>
            </w:r>
            <w:proofErr w:type="gramEnd"/>
          </w:p>
          <w:p w14:paraId="068E9606" w14:textId="7EDFFB0C" w:rsidR="002756DE" w:rsidRDefault="002756DE" w:rsidP="002756DE">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068E9607" w14:textId="77777777" w:rsidR="002756DE" w:rsidRDefault="002756DE" w:rsidP="002756DE">
            <w:pPr>
              <w:rPr>
                <w:rFonts w:asciiTheme="minorHAnsi" w:hAnsiTheme="minorHAnsi"/>
                <w:sz w:val="18"/>
                <w:szCs w:val="18"/>
              </w:rPr>
            </w:pPr>
            <w:r>
              <w:rPr>
                <w:rFonts w:asciiTheme="minorHAnsi" w:hAnsiTheme="minorHAnsi"/>
                <w:sz w:val="18"/>
                <w:szCs w:val="18"/>
              </w:rPr>
              <w:t xml:space="preserve"> then display value for </w:t>
            </w:r>
            <w:r w:rsidRPr="00966F61">
              <w:rPr>
                <w:rFonts w:asciiTheme="minorHAnsi" w:hAnsiTheme="minorHAnsi"/>
                <w:sz w:val="18"/>
                <w:szCs w:val="18"/>
              </w:rPr>
              <w:t>Cooling System Zonal Control Type</w:t>
            </w:r>
          </w:p>
          <w:p w14:paraId="068E9608" w14:textId="77777777" w:rsidR="002756DE" w:rsidRDefault="002756DE" w:rsidP="002756DE">
            <w:pPr>
              <w:rPr>
                <w:rFonts w:asciiTheme="minorHAnsi" w:hAnsiTheme="minorHAnsi"/>
                <w:sz w:val="18"/>
                <w:szCs w:val="18"/>
              </w:rPr>
            </w:pPr>
            <w:r w:rsidRPr="00966F61">
              <w:rPr>
                <w:rFonts w:asciiTheme="minorHAnsi" w:hAnsiTheme="minorHAnsi"/>
                <w:sz w:val="18"/>
                <w:szCs w:val="18"/>
              </w:rPr>
              <w:t>(</w:t>
            </w:r>
            <w:proofErr w:type="gramStart"/>
            <w:r w:rsidRPr="00966F61">
              <w:rPr>
                <w:rFonts w:asciiTheme="minorHAnsi" w:hAnsiTheme="minorHAnsi"/>
                <w:sz w:val="18"/>
                <w:szCs w:val="18"/>
              </w:rPr>
              <w:t>note</w:t>
            </w:r>
            <w:proofErr w:type="gramEnd"/>
            <w:r w:rsidRPr="00966F61">
              <w:rPr>
                <w:rFonts w:asciiTheme="minorHAnsi" w:hAnsiTheme="minorHAnsi"/>
                <w:sz w:val="18"/>
                <w:szCs w:val="18"/>
              </w:rPr>
              <w:t xml:space="preserv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ZonallyControlled</w:t>
            </w:r>
            <w:proofErr w:type="spellEnd"/>
            <w:r w:rsidRPr="00966F61">
              <w:rPr>
                <w:rFonts w:asciiTheme="minorHAnsi" w:hAnsiTheme="minorHAnsi"/>
                <w:sz w:val="18"/>
                <w:szCs w:val="18"/>
              </w:rPr>
              <w:t xml:space="preserve"> and </w:t>
            </w:r>
            <w:proofErr w:type="spellStart"/>
            <w:r w:rsidRPr="00966F61">
              <w:rPr>
                <w:rFonts w:asciiTheme="minorHAnsi" w:hAnsiTheme="minorHAnsi"/>
                <w:sz w:val="18"/>
                <w:szCs w:val="18"/>
              </w:rPr>
              <w:t>NotZonal</w:t>
            </w:r>
            <w:proofErr w:type="spellEnd"/>
            <w:r w:rsidRPr="00966F61">
              <w:rPr>
                <w:rFonts w:asciiTheme="minorHAnsi" w:hAnsiTheme="minorHAnsi"/>
                <w:sz w:val="18"/>
                <w:szCs w:val="18"/>
              </w:rPr>
              <w:t>)&gt;&gt;</w:t>
            </w:r>
          </w:p>
        </w:tc>
      </w:tr>
      <w:tr w:rsidR="002756DE" w:rsidRPr="00966F61" w14:paraId="068E9615" w14:textId="77777777" w:rsidTr="007A1CE5">
        <w:trPr>
          <w:cantSplit/>
          <w:trHeight w:val="144"/>
        </w:trPr>
        <w:tc>
          <w:tcPr>
            <w:tcW w:w="475" w:type="dxa"/>
            <w:vAlign w:val="center"/>
          </w:tcPr>
          <w:p w14:paraId="068E960A" w14:textId="4162274B" w:rsidR="002756DE" w:rsidRPr="00966F61" w:rsidRDefault="002756DE" w:rsidP="002756DE">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8</w:t>
            </w:r>
          </w:p>
        </w:tc>
        <w:tc>
          <w:tcPr>
            <w:tcW w:w="4950" w:type="dxa"/>
            <w:vAlign w:val="center"/>
          </w:tcPr>
          <w:p w14:paraId="068E960B" w14:textId="4103ED6B" w:rsidR="002756DE" w:rsidRPr="00966F61" w:rsidRDefault="002756DE" w:rsidP="002756DE">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068E960C" w14:textId="77777777" w:rsidR="002756DE" w:rsidRDefault="002756DE" w:rsidP="002756DE">
            <w:pPr>
              <w:rPr>
                <w:rFonts w:asciiTheme="minorHAnsi" w:hAnsiTheme="minorHAnsi"/>
                <w:sz w:val="18"/>
                <w:szCs w:val="18"/>
              </w:rPr>
            </w:pPr>
            <w:r>
              <w:rPr>
                <w:rFonts w:asciiTheme="minorHAnsi" w:hAnsiTheme="minorHAnsi"/>
                <w:sz w:val="18"/>
                <w:szCs w:val="18"/>
              </w:rPr>
              <w:t>&lt;&lt;calculated field:</w:t>
            </w:r>
          </w:p>
          <w:p w14:paraId="068E960D" w14:textId="77777777" w:rsidR="002756DE" w:rsidRDefault="002756DE" w:rsidP="002756DE">
            <w:pPr>
              <w:rPr>
                <w:rFonts w:asciiTheme="minorHAnsi" w:hAnsiTheme="minorHAnsi"/>
                <w:sz w:val="18"/>
                <w:szCs w:val="18"/>
              </w:rPr>
            </w:pPr>
            <w:r>
              <w:rPr>
                <w:rFonts w:asciiTheme="minorHAnsi" w:hAnsiTheme="minorHAnsi"/>
                <w:sz w:val="18"/>
                <w:szCs w:val="18"/>
              </w:rPr>
              <w:t>reference value from MCH-</w:t>
            </w:r>
            <w:proofErr w:type="gramStart"/>
            <w:r>
              <w:rPr>
                <w:rFonts w:asciiTheme="minorHAnsi" w:hAnsiTheme="minorHAnsi"/>
                <w:sz w:val="18"/>
                <w:szCs w:val="18"/>
              </w:rPr>
              <w:t>01;</w:t>
            </w:r>
            <w:proofErr w:type="gramEnd"/>
            <w:r>
              <w:rPr>
                <w:rFonts w:asciiTheme="minorHAnsi" w:hAnsiTheme="minorHAnsi"/>
                <w:sz w:val="18"/>
                <w:szCs w:val="18"/>
              </w:rPr>
              <w:t xml:space="preserve"> </w:t>
            </w:r>
          </w:p>
          <w:p w14:paraId="068E960E" w14:textId="77777777" w:rsidR="002756DE" w:rsidRDefault="002756DE" w:rsidP="002756DE">
            <w:pPr>
              <w:rPr>
                <w:rFonts w:asciiTheme="minorHAnsi" w:hAnsiTheme="minorHAnsi"/>
                <w:sz w:val="18"/>
                <w:szCs w:val="18"/>
              </w:rPr>
            </w:pPr>
            <w:r>
              <w:rPr>
                <w:rFonts w:asciiTheme="minorHAnsi" w:hAnsiTheme="minorHAnsi"/>
                <w:sz w:val="18"/>
                <w:szCs w:val="18"/>
              </w:rPr>
              <w:t xml:space="preserve">note: allowable values = </w:t>
            </w:r>
          </w:p>
          <w:p w14:paraId="068E960F" w14:textId="77777777" w:rsidR="002756DE" w:rsidRPr="00412C06" w:rsidRDefault="002756DE" w:rsidP="002756DE">
            <w:pPr>
              <w:keepNext/>
              <w:rPr>
                <w:rFonts w:ascii="Calibri" w:hAnsi="Calibri"/>
                <w:sz w:val="18"/>
                <w:szCs w:val="18"/>
              </w:rPr>
            </w:pPr>
            <w:r w:rsidRPr="00412C06">
              <w:rPr>
                <w:rFonts w:ascii="Calibri" w:hAnsi="Calibri"/>
                <w:sz w:val="18"/>
                <w:szCs w:val="18"/>
              </w:rPr>
              <w:t>*CFI System</w:t>
            </w:r>
          </w:p>
          <w:p w14:paraId="068E9610" w14:textId="77777777" w:rsidR="002756DE" w:rsidRPr="00412C06" w:rsidRDefault="002756DE" w:rsidP="002756DE">
            <w:pPr>
              <w:rPr>
                <w:rFonts w:asciiTheme="minorHAnsi" w:hAnsiTheme="minorHAnsi"/>
                <w:sz w:val="18"/>
                <w:szCs w:val="18"/>
              </w:rPr>
            </w:pPr>
            <w:r w:rsidRPr="00412C06">
              <w:rPr>
                <w:rFonts w:ascii="Calibri" w:hAnsi="Calibri"/>
                <w:sz w:val="18"/>
                <w:szCs w:val="18"/>
              </w:rPr>
              <w:t>*</w:t>
            </w:r>
            <w:r w:rsidRPr="00412C06">
              <w:rPr>
                <w:rFonts w:asciiTheme="minorHAnsi" w:hAnsiTheme="minorHAnsi"/>
                <w:sz w:val="18"/>
                <w:szCs w:val="18"/>
              </w:rPr>
              <w:t>Not CFI&gt;&gt;</w:t>
            </w:r>
          </w:p>
          <w:p w14:paraId="068E9613" w14:textId="2EB94613" w:rsidR="002756DE" w:rsidRDefault="002756DE" w:rsidP="002756DE">
            <w:pPr>
              <w:rPr>
                <w:rFonts w:asciiTheme="minorHAnsi" w:hAnsiTheme="minorHAnsi"/>
                <w:sz w:val="18"/>
                <w:szCs w:val="18"/>
              </w:rPr>
            </w:pPr>
          </w:p>
          <w:p w14:paraId="068E9614" w14:textId="77777777" w:rsidR="002756DE" w:rsidRDefault="002756DE" w:rsidP="002756DE">
            <w:pPr>
              <w:rPr>
                <w:rFonts w:asciiTheme="minorHAnsi" w:hAnsiTheme="minorHAnsi"/>
                <w:sz w:val="18"/>
                <w:szCs w:val="18"/>
              </w:rPr>
            </w:pPr>
          </w:p>
        </w:tc>
      </w:tr>
      <w:tr w:rsidR="002756DE" w:rsidRPr="00966F61" w14:paraId="068E961D" w14:textId="77777777" w:rsidTr="007A1CE5">
        <w:trPr>
          <w:cantSplit/>
          <w:trHeight w:val="144"/>
        </w:trPr>
        <w:tc>
          <w:tcPr>
            <w:tcW w:w="475" w:type="dxa"/>
            <w:vAlign w:val="center"/>
          </w:tcPr>
          <w:p w14:paraId="068E9616" w14:textId="6D8A3FD6" w:rsidR="002756DE" w:rsidRPr="00966F61" w:rsidRDefault="002756DE" w:rsidP="002756DE">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9</w:t>
            </w:r>
          </w:p>
        </w:tc>
        <w:tc>
          <w:tcPr>
            <w:tcW w:w="4950" w:type="dxa"/>
            <w:vAlign w:val="center"/>
          </w:tcPr>
          <w:p w14:paraId="068E9617" w14:textId="4EB7F2A5" w:rsidR="002756DE" w:rsidRPr="00966F61" w:rsidRDefault="002756DE" w:rsidP="002756DE">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068E9618" w14:textId="77777777" w:rsidR="002756DE" w:rsidRDefault="002756DE" w:rsidP="002756DE">
            <w:pPr>
              <w:rPr>
                <w:rFonts w:asciiTheme="minorHAnsi" w:hAnsiTheme="minorHAnsi"/>
                <w:sz w:val="18"/>
                <w:szCs w:val="18"/>
              </w:rPr>
            </w:pPr>
            <w:r w:rsidRPr="00966F61">
              <w:rPr>
                <w:rFonts w:asciiTheme="minorHAnsi" w:hAnsiTheme="minorHAnsi"/>
                <w:sz w:val="18"/>
                <w:szCs w:val="18"/>
              </w:rPr>
              <w:t xml:space="preserve">&lt;&lt;calculated field: </w:t>
            </w:r>
          </w:p>
          <w:p w14:paraId="068E9619" w14:textId="5CD6A622" w:rsidR="002756DE" w:rsidRDefault="002756DE" w:rsidP="002756DE">
            <w:pPr>
              <w:rPr>
                <w:rFonts w:asciiTheme="minorHAnsi" w:hAnsiTheme="minorHAnsi"/>
                <w:sz w:val="18"/>
                <w:szCs w:val="18"/>
              </w:rPr>
            </w:pPr>
            <w:r>
              <w:rPr>
                <w:rFonts w:asciiTheme="minorHAnsi" w:hAnsiTheme="minorHAnsi"/>
                <w:sz w:val="18"/>
                <w:szCs w:val="18"/>
              </w:rPr>
              <w:t>If parent is MCH-01b, MCH-01c, or MCH-01d then value=N/</w:t>
            </w:r>
            <w:proofErr w:type="gramStart"/>
            <w:r>
              <w:rPr>
                <w:rFonts w:asciiTheme="minorHAnsi" w:hAnsiTheme="minorHAnsi"/>
                <w:sz w:val="18"/>
                <w:szCs w:val="18"/>
              </w:rPr>
              <w:t>A;</w:t>
            </w:r>
            <w:proofErr w:type="gramEnd"/>
          </w:p>
          <w:p w14:paraId="068E961A" w14:textId="3A56456E" w:rsidR="002756DE" w:rsidRDefault="002756DE" w:rsidP="002756DE">
            <w:pPr>
              <w:rPr>
                <w:rFonts w:asciiTheme="minorHAnsi" w:hAnsiTheme="minorHAnsi"/>
                <w:sz w:val="18"/>
                <w:szCs w:val="18"/>
              </w:rPr>
            </w:pPr>
            <w:r>
              <w:rPr>
                <w:rFonts w:asciiTheme="minorHAnsi" w:hAnsiTheme="minorHAnsi"/>
                <w:sz w:val="18"/>
                <w:szCs w:val="18"/>
              </w:rPr>
              <w:t>elseif parent is MCH-01a, reference value from MCH-01a section J10</w:t>
            </w:r>
          </w:p>
          <w:p w14:paraId="068E961C" w14:textId="285127F7" w:rsidR="002756DE" w:rsidRPr="00966F61" w:rsidRDefault="002756DE" w:rsidP="002756DE">
            <w:pPr>
              <w:rPr>
                <w:rFonts w:asciiTheme="minorHAnsi" w:hAnsiTheme="minorHAnsi"/>
                <w:sz w:val="18"/>
                <w:szCs w:val="18"/>
              </w:rPr>
            </w:pPr>
            <w:r w:rsidDel="00EB6E1D">
              <w:rPr>
                <w:rFonts w:asciiTheme="minorHAnsi" w:hAnsiTheme="minorHAnsi"/>
                <w:sz w:val="18"/>
                <w:szCs w:val="18"/>
              </w:rPr>
              <w:t xml:space="preserve"> </w:t>
            </w:r>
            <w:r w:rsidRPr="00966F61">
              <w:rPr>
                <w:rFonts w:asciiTheme="minorHAnsi" w:hAnsiTheme="minorHAnsi"/>
                <w:sz w:val="18"/>
                <w:szCs w:val="18"/>
              </w:rPr>
              <w:t>(</w:t>
            </w:r>
            <w:proofErr w:type="gramStart"/>
            <w:r w:rsidRPr="00966F61">
              <w:rPr>
                <w:rFonts w:asciiTheme="minorHAnsi" w:hAnsiTheme="minorHAnsi"/>
                <w:sz w:val="18"/>
                <w:szCs w:val="18"/>
              </w:rPr>
              <w:t>note</w:t>
            </w:r>
            <w:proofErr w:type="gramEnd"/>
            <w:r w:rsidRPr="00966F61">
              <w:rPr>
                <w:rFonts w:asciiTheme="minorHAnsi" w:hAnsiTheme="minorHAnsi"/>
                <w:sz w:val="18"/>
                <w:szCs w:val="18"/>
              </w:rPr>
              <w:t>: on the MCH01</w:t>
            </w:r>
            <w:r>
              <w:rPr>
                <w:rFonts w:asciiTheme="minorHAnsi" w:hAnsiTheme="minorHAnsi"/>
                <w:sz w:val="18"/>
                <w:szCs w:val="18"/>
              </w:rPr>
              <w:t xml:space="preserve">a </w:t>
            </w:r>
            <w:r w:rsidRPr="00966F61">
              <w:rPr>
                <w:rFonts w:asciiTheme="minorHAnsi" w:hAnsiTheme="minorHAnsi"/>
                <w:sz w:val="18"/>
                <w:szCs w:val="18"/>
              </w:rPr>
              <w:t>the options are:</w:t>
            </w:r>
            <w:r>
              <w:rPr>
                <w:rFonts w:asciiTheme="minorHAnsi" w:hAnsiTheme="minorHAnsi"/>
                <w:sz w:val="18"/>
                <w:szCs w:val="18"/>
              </w:rPr>
              <w:t xml:space="preserve"> </w:t>
            </w:r>
            <w:r w:rsidRPr="00966F61">
              <w:rPr>
                <w:rFonts w:asciiTheme="minorHAnsi" w:hAnsiTheme="minorHAnsi"/>
                <w:sz w:val="18"/>
                <w:szCs w:val="18"/>
              </w:rPr>
              <w:t>Has Bypass Duct; or</w:t>
            </w:r>
            <w:r>
              <w:rPr>
                <w:rFonts w:asciiTheme="minorHAnsi" w:hAnsiTheme="minorHAnsi"/>
                <w:sz w:val="18"/>
                <w:szCs w:val="18"/>
              </w:rPr>
              <w:t xml:space="preserve"> </w:t>
            </w:r>
            <w:r w:rsidRPr="00966F61">
              <w:rPr>
                <w:rFonts w:asciiTheme="minorHAnsi" w:hAnsiTheme="minorHAnsi"/>
                <w:sz w:val="18"/>
                <w:szCs w:val="18"/>
              </w:rPr>
              <w:t>No bypass duct)&gt;&gt;</w:t>
            </w:r>
          </w:p>
        </w:tc>
      </w:tr>
      <w:tr w:rsidR="002756DE" w:rsidRPr="00966F61" w14:paraId="068E9621" w14:textId="77777777" w:rsidTr="007A1CE5">
        <w:trPr>
          <w:cantSplit/>
          <w:trHeight w:val="144"/>
        </w:trPr>
        <w:tc>
          <w:tcPr>
            <w:tcW w:w="475" w:type="dxa"/>
            <w:vAlign w:val="center"/>
          </w:tcPr>
          <w:p w14:paraId="068E961E" w14:textId="4C76F6E3" w:rsidR="002756DE" w:rsidRPr="00966F61" w:rsidRDefault="002756DE" w:rsidP="002756DE">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068E961F" w14:textId="34A08001" w:rsidR="002756DE" w:rsidRPr="00966F61" w:rsidRDefault="002756DE" w:rsidP="002756DE">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068E9620" w14:textId="77777777" w:rsidR="002756DE" w:rsidRDefault="002756DE" w:rsidP="002756DE">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2756DE" w:rsidRPr="00966F61" w14:paraId="068E9629" w14:textId="77777777" w:rsidTr="007A1CE5">
        <w:trPr>
          <w:cantSplit/>
          <w:trHeight w:val="144"/>
        </w:trPr>
        <w:tc>
          <w:tcPr>
            <w:tcW w:w="475" w:type="dxa"/>
            <w:vAlign w:val="center"/>
          </w:tcPr>
          <w:p w14:paraId="068E9622" w14:textId="0AEA393C" w:rsidR="002756DE" w:rsidRPr="00966F61" w:rsidDel="006E5AE2" w:rsidRDefault="002756DE" w:rsidP="002756DE">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068E9623" w14:textId="01E47671" w:rsidR="002756DE" w:rsidRPr="00966F61" w:rsidRDefault="002756DE" w:rsidP="002756DE">
            <w:pPr>
              <w:keepNext/>
              <w:rPr>
                <w:rFonts w:asciiTheme="minorHAnsi" w:hAnsiTheme="minorHAnsi"/>
                <w:sz w:val="18"/>
                <w:szCs w:val="18"/>
              </w:rPr>
            </w:pPr>
            <w:r w:rsidRPr="00966F61">
              <w:rPr>
                <w:rFonts w:asciiTheme="minorHAnsi" w:hAnsiTheme="minorHAnsi"/>
                <w:sz w:val="18"/>
                <w:szCs w:val="18"/>
              </w:rPr>
              <w:t xml:space="preserve">Airflow Rate Protocol </w:t>
            </w:r>
            <w:r>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068E9624" w14:textId="77777777" w:rsidR="002756DE" w:rsidRDefault="002756DE" w:rsidP="002756DE">
            <w:pPr>
              <w:keepNext/>
              <w:rPr>
                <w:rFonts w:asciiTheme="minorHAnsi" w:hAnsiTheme="minorHAnsi"/>
                <w:sz w:val="18"/>
                <w:szCs w:val="18"/>
              </w:rPr>
            </w:pPr>
            <w:r w:rsidRPr="00966F61">
              <w:rPr>
                <w:rFonts w:asciiTheme="minorHAnsi" w:hAnsiTheme="minorHAnsi"/>
                <w:sz w:val="18"/>
                <w:szCs w:val="18"/>
              </w:rPr>
              <w:t xml:space="preserve">&lt;&lt;Calculated field:  </w:t>
            </w:r>
          </w:p>
          <w:p w14:paraId="068E9625" w14:textId="56A2734F" w:rsidR="002756DE" w:rsidRDefault="002756DE" w:rsidP="002756DE">
            <w:pPr>
              <w:keepNext/>
              <w:rPr>
                <w:rFonts w:asciiTheme="minorHAnsi" w:hAnsiTheme="minorHAnsi"/>
                <w:sz w:val="18"/>
                <w:szCs w:val="18"/>
              </w:rPr>
            </w:pPr>
            <w:r w:rsidRPr="00966F61">
              <w:rPr>
                <w:rFonts w:asciiTheme="minorHAnsi" w:hAnsiTheme="minorHAnsi"/>
                <w:sz w:val="18"/>
                <w:szCs w:val="18"/>
              </w:rPr>
              <w:t>If A0</w:t>
            </w:r>
            <w:r w:rsidR="00885A92">
              <w:rPr>
                <w:rFonts w:asciiTheme="minorHAnsi" w:hAnsiTheme="minorHAnsi"/>
                <w:sz w:val="18"/>
                <w:szCs w:val="18"/>
              </w:rPr>
              <w:t>4</w:t>
            </w:r>
            <w:proofErr w:type="gramStart"/>
            <w:r w:rsidRPr="00966F61">
              <w:rPr>
                <w:rFonts w:asciiTheme="minorHAnsi" w:hAnsiTheme="minorHAnsi"/>
                <w:sz w:val="18"/>
                <w:szCs w:val="18"/>
              </w:rPr>
              <w:t>=(</w:t>
            </w:r>
            <w:proofErr w:type="gramEnd"/>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068E9626" w14:textId="312E869A" w:rsidR="002756DE" w:rsidRDefault="002756DE" w:rsidP="002756DE">
            <w:pPr>
              <w:keepNext/>
              <w:rPr>
                <w:rFonts w:asciiTheme="minorHAnsi" w:hAnsiTheme="minorHAnsi"/>
                <w:sz w:val="18"/>
                <w:szCs w:val="18"/>
              </w:rPr>
            </w:pPr>
            <w:r w:rsidRPr="00966F61">
              <w:rPr>
                <w:rFonts w:asciiTheme="minorHAnsi" w:hAnsiTheme="minorHAnsi"/>
                <w:sz w:val="18"/>
                <w:szCs w:val="18"/>
              </w:rPr>
              <w:t>elseif A0</w:t>
            </w:r>
            <w:r w:rsidR="00885A92">
              <w:rPr>
                <w:rFonts w:asciiTheme="minorHAnsi" w:hAnsiTheme="minorHAnsi"/>
                <w:sz w:val="18"/>
                <w:szCs w:val="18"/>
              </w:rPr>
              <w:t>4</w:t>
            </w:r>
            <w:r w:rsidRPr="00966F61">
              <w:rPr>
                <w:rFonts w:asciiTheme="minorHAnsi" w:hAnsiTheme="minorHAnsi"/>
                <w:sz w:val="18"/>
                <w:szCs w:val="18"/>
              </w:rPr>
              <w:t>=Alteration then allow user to pick from list:</w:t>
            </w:r>
          </w:p>
          <w:p w14:paraId="068E9627" w14:textId="46E69684" w:rsidR="002756DE" w:rsidRDefault="002756DE" w:rsidP="002756DE">
            <w:pPr>
              <w:keepNext/>
              <w:rPr>
                <w:rFonts w:asciiTheme="minorHAnsi" w:hAnsiTheme="minorHAnsi"/>
                <w:sz w:val="18"/>
                <w:szCs w:val="18"/>
              </w:rPr>
            </w:pPr>
            <w:r w:rsidRPr="00966F61">
              <w:rPr>
                <w:rFonts w:asciiTheme="minorHAnsi" w:hAnsiTheme="minorHAnsi"/>
                <w:sz w:val="18"/>
                <w:szCs w:val="18"/>
              </w:rPr>
              <w:t>**RA</w:t>
            </w:r>
            <w:r>
              <w:rPr>
                <w:rFonts w:asciiTheme="minorHAnsi" w:hAnsiTheme="minorHAnsi"/>
                <w:sz w:val="18"/>
                <w:szCs w:val="18"/>
              </w:rPr>
              <w:t>3.3.3.1.5</w:t>
            </w:r>
            <w:r w:rsidRPr="00966F61">
              <w:rPr>
                <w:rFonts w:asciiTheme="minorHAnsi" w:hAnsiTheme="minorHAnsi"/>
                <w:sz w:val="18"/>
                <w:szCs w:val="18"/>
              </w:rPr>
              <w:t xml:space="preserve"> Alternative to Compliance with Minimum System Airflow Requirements, or</w:t>
            </w:r>
          </w:p>
          <w:p w14:paraId="068E9628" w14:textId="77777777" w:rsidR="002756DE" w:rsidRDefault="002756DE" w:rsidP="002756DE">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r w:rsidR="002756DE" w:rsidRPr="00966F61" w14:paraId="60EF7ACB" w14:textId="77777777" w:rsidTr="007A1CE5">
        <w:trPr>
          <w:cantSplit/>
          <w:trHeight w:val="144"/>
        </w:trPr>
        <w:tc>
          <w:tcPr>
            <w:tcW w:w="475" w:type="dxa"/>
            <w:vAlign w:val="center"/>
          </w:tcPr>
          <w:p w14:paraId="11D77455" w14:textId="60EE80CF" w:rsidR="002756DE" w:rsidRDefault="002756DE" w:rsidP="002756DE">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11969A34" w14:textId="2C103F5A" w:rsidR="002756DE" w:rsidRPr="00966F61" w:rsidRDefault="002756DE" w:rsidP="002756DE">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46F85EA3" w14:textId="77777777" w:rsidR="002756DE" w:rsidRDefault="002756DE" w:rsidP="002756DE">
            <w:pPr>
              <w:keepNext/>
              <w:rPr>
                <w:rFonts w:asciiTheme="minorHAnsi" w:hAnsiTheme="minorHAnsi"/>
                <w:sz w:val="18"/>
                <w:szCs w:val="18"/>
              </w:rPr>
            </w:pPr>
            <w:r>
              <w:rPr>
                <w:rFonts w:asciiTheme="minorHAnsi" w:hAnsiTheme="minorHAnsi"/>
                <w:sz w:val="18"/>
                <w:szCs w:val="18"/>
              </w:rPr>
              <w:t>&lt;&lt;Calculated Field:</w:t>
            </w:r>
          </w:p>
          <w:p w14:paraId="7D786D06" w14:textId="77777777" w:rsidR="00174F13" w:rsidRDefault="002756DE" w:rsidP="002756DE">
            <w:pPr>
              <w:keepNext/>
              <w:rPr>
                <w:rFonts w:asciiTheme="minorHAnsi" w:hAnsiTheme="minorHAnsi"/>
                <w:sz w:val="18"/>
                <w:szCs w:val="18"/>
              </w:rPr>
            </w:pPr>
            <w:r>
              <w:rPr>
                <w:rFonts w:asciiTheme="minorHAnsi" w:hAnsiTheme="minorHAnsi"/>
                <w:sz w:val="18"/>
                <w:szCs w:val="18"/>
              </w:rPr>
              <w:t>Referenced from MCH-01,</w:t>
            </w:r>
            <w:r w:rsidR="00174F13">
              <w:rPr>
                <w:rFonts w:asciiTheme="minorHAnsi" w:hAnsiTheme="minorHAnsi"/>
                <w:sz w:val="18"/>
                <w:szCs w:val="18"/>
              </w:rPr>
              <w:t xml:space="preserve"> if MCH-01 variant is b or c, then display ‘Not a CFVCS’,</w:t>
            </w:r>
          </w:p>
          <w:p w14:paraId="41535B42" w14:textId="728E22AA" w:rsidR="002756DE" w:rsidRDefault="002756DE" w:rsidP="002756DE">
            <w:pPr>
              <w:keepNext/>
              <w:rPr>
                <w:rFonts w:asciiTheme="minorHAnsi" w:hAnsiTheme="minorHAnsi"/>
                <w:sz w:val="18"/>
                <w:szCs w:val="18"/>
              </w:rPr>
            </w:pPr>
            <w:r>
              <w:rPr>
                <w:rFonts w:asciiTheme="minorHAnsi" w:hAnsiTheme="minorHAnsi"/>
                <w:sz w:val="18"/>
                <w:szCs w:val="18"/>
              </w:rPr>
              <w:t>If B05 Central Fan Ventilation Cooling System Type = Variable, then display ‘Variable CFVCS’,</w:t>
            </w:r>
          </w:p>
          <w:p w14:paraId="35E0D270" w14:textId="77777777" w:rsidR="002756DE" w:rsidRDefault="002756DE" w:rsidP="002756DE">
            <w:pPr>
              <w:keepNext/>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Type = Fixed, then display ‘Fixed CFVCS’,</w:t>
            </w:r>
          </w:p>
          <w:p w14:paraId="59A66EA4" w14:textId="332451E7" w:rsidR="002756DE" w:rsidRPr="00966F61" w:rsidRDefault="002756DE" w:rsidP="002756DE">
            <w:pPr>
              <w:keepNext/>
              <w:rPr>
                <w:rFonts w:asciiTheme="minorHAnsi" w:hAnsiTheme="minorHAnsi"/>
                <w:sz w:val="18"/>
                <w:szCs w:val="18"/>
              </w:rPr>
            </w:pPr>
            <w:r>
              <w:rPr>
                <w:rFonts w:asciiTheme="minorHAnsi" w:hAnsiTheme="minorHAnsi"/>
                <w:sz w:val="18"/>
                <w:szCs w:val="18"/>
              </w:rPr>
              <w:t>otherwise display ‘</w:t>
            </w:r>
            <w:r w:rsidRPr="00A2424F">
              <w:rPr>
                <w:rFonts w:asciiTheme="minorHAnsi" w:hAnsiTheme="minorHAnsi"/>
                <w:sz w:val="18"/>
                <w:szCs w:val="18"/>
              </w:rPr>
              <w:t>Not a CFVCS’</w:t>
            </w:r>
            <w:r>
              <w:rPr>
                <w:rFonts w:asciiTheme="minorHAnsi" w:hAnsiTheme="minorHAnsi"/>
                <w:sz w:val="18"/>
                <w:szCs w:val="18"/>
              </w:rPr>
              <w:t>&gt;&gt;</w:t>
            </w:r>
          </w:p>
        </w:tc>
      </w:tr>
    </w:tbl>
    <w:p w14:paraId="068E962A" w14:textId="77777777" w:rsidR="00473386" w:rsidRPr="00993A65" w:rsidRDefault="00473386" w:rsidP="0047337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21"/>
        <w:gridCol w:w="5634"/>
      </w:tblGrid>
      <w:tr w:rsidR="000A1890" w:rsidRPr="00966F61" w:rsidDel="001739A4" w14:paraId="068E962D" w14:textId="77777777" w:rsidTr="00693010">
        <w:trPr>
          <w:cantSplit/>
          <w:trHeight w:val="432"/>
        </w:trPr>
        <w:tc>
          <w:tcPr>
            <w:tcW w:w="11030" w:type="dxa"/>
            <w:gridSpan w:val="3"/>
            <w:vAlign w:val="center"/>
          </w:tcPr>
          <w:p w14:paraId="068E962B" w14:textId="595C1398" w:rsidR="000A1890" w:rsidRPr="00966F61" w:rsidRDefault="000A1890" w:rsidP="00693010">
            <w:pPr>
              <w:keepNext/>
              <w:rPr>
                <w:rFonts w:asciiTheme="minorHAnsi" w:hAnsiTheme="minorHAnsi"/>
                <w:b/>
                <w:sz w:val="18"/>
                <w:szCs w:val="18"/>
              </w:rPr>
            </w:pPr>
            <w:r w:rsidRPr="00966F61">
              <w:rPr>
                <w:rFonts w:asciiTheme="minorHAnsi" w:hAnsiTheme="minorHAnsi"/>
                <w:b/>
                <w:sz w:val="18"/>
                <w:szCs w:val="18"/>
              </w:rPr>
              <w:t xml:space="preserve">B. Hole for the placement of a Static Pressure Probe (HSPP), and Permanently </w:t>
            </w:r>
            <w:r w:rsidR="007302E9">
              <w:rPr>
                <w:rFonts w:asciiTheme="minorHAnsi" w:hAnsiTheme="minorHAnsi"/>
                <w:b/>
                <w:sz w:val="18"/>
                <w:szCs w:val="18"/>
              </w:rPr>
              <w:t>I</w:t>
            </w:r>
            <w:r w:rsidRPr="00966F61">
              <w:rPr>
                <w:rFonts w:asciiTheme="minorHAnsi" w:hAnsiTheme="minorHAnsi"/>
                <w:b/>
                <w:sz w:val="18"/>
                <w:szCs w:val="18"/>
              </w:rPr>
              <w:t xml:space="preserve">nstalled Static Pressure Probe (PSPP) in the </w:t>
            </w:r>
            <w:r w:rsidR="007302E9">
              <w:rPr>
                <w:rFonts w:asciiTheme="minorHAnsi" w:hAnsiTheme="minorHAnsi"/>
                <w:b/>
                <w:sz w:val="18"/>
                <w:szCs w:val="18"/>
              </w:rPr>
              <w:t>S</w:t>
            </w:r>
            <w:r w:rsidRPr="00966F61">
              <w:rPr>
                <w:rFonts w:asciiTheme="minorHAnsi" w:hAnsiTheme="minorHAnsi"/>
                <w:b/>
                <w:sz w:val="18"/>
                <w:szCs w:val="18"/>
              </w:rPr>
              <w:t xml:space="preserve">upply </w:t>
            </w:r>
            <w:r w:rsidR="007302E9">
              <w:rPr>
                <w:rFonts w:asciiTheme="minorHAnsi" w:hAnsiTheme="minorHAnsi"/>
                <w:b/>
                <w:sz w:val="18"/>
                <w:szCs w:val="18"/>
              </w:rPr>
              <w:t>P</w:t>
            </w:r>
            <w:r w:rsidRPr="00966F61">
              <w:rPr>
                <w:rFonts w:asciiTheme="minorHAnsi" w:hAnsiTheme="minorHAnsi"/>
                <w:b/>
                <w:sz w:val="18"/>
                <w:szCs w:val="18"/>
              </w:rPr>
              <w:t>lenum</w:t>
            </w:r>
          </w:p>
          <w:p w14:paraId="068E962C" w14:textId="77777777" w:rsidR="000A1890" w:rsidRPr="007302E9" w:rsidRDefault="000A1890" w:rsidP="00693010">
            <w:pPr>
              <w:pStyle w:val="BulletCALetter"/>
              <w:spacing w:before="0"/>
              <w:ind w:left="0" w:firstLine="0"/>
              <w:rPr>
                <w:rFonts w:asciiTheme="minorHAnsi" w:hAnsiTheme="minorHAnsi"/>
                <w:sz w:val="18"/>
                <w:szCs w:val="18"/>
              </w:rPr>
            </w:pPr>
            <w:r w:rsidRPr="00281AB7">
              <w:rPr>
                <w:rFonts w:asciiTheme="minorHAnsi" w:hAnsiTheme="minorHAnsi"/>
                <w:sz w:val="18"/>
                <w:szCs w:val="18"/>
              </w:rPr>
              <w:t xml:space="preserve">Procedures for installing HSPP or PSPP are specified in RA3.3.1.1.  </w:t>
            </w:r>
          </w:p>
        </w:tc>
      </w:tr>
      <w:tr w:rsidR="000A1890" w:rsidRPr="00966F61" w:rsidDel="001739A4" w14:paraId="068E9638" w14:textId="77777777" w:rsidTr="00693010">
        <w:trPr>
          <w:cantSplit/>
          <w:trHeight w:val="432"/>
        </w:trPr>
        <w:tc>
          <w:tcPr>
            <w:tcW w:w="475" w:type="dxa"/>
            <w:vAlign w:val="center"/>
          </w:tcPr>
          <w:p w14:paraId="068E962E" w14:textId="77777777" w:rsidR="000A1890" w:rsidRPr="00966F61" w:rsidRDefault="003F7313" w:rsidP="00693010">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921" w:type="dxa"/>
            <w:vAlign w:val="center"/>
          </w:tcPr>
          <w:p w14:paraId="068E962F" w14:textId="0C5B6DA0" w:rsidR="000A1890" w:rsidRPr="00966F61" w:rsidRDefault="003F7313" w:rsidP="00993A65">
            <w:pPr>
              <w:rPr>
                <w:rFonts w:asciiTheme="minorHAnsi" w:hAnsiTheme="minorHAnsi"/>
                <w:sz w:val="18"/>
                <w:szCs w:val="18"/>
              </w:rPr>
            </w:pPr>
            <w:r w:rsidRPr="003F7313">
              <w:rPr>
                <w:rFonts w:asciiTheme="minorHAnsi" w:hAnsiTheme="minorHAnsi"/>
                <w:sz w:val="18"/>
                <w:szCs w:val="18"/>
              </w:rPr>
              <w:t xml:space="preserve">Method </w:t>
            </w:r>
            <w:r w:rsidR="00993A65">
              <w:rPr>
                <w:rFonts w:asciiTheme="minorHAnsi" w:hAnsiTheme="minorHAnsi"/>
                <w:sz w:val="18"/>
                <w:szCs w:val="18"/>
              </w:rPr>
              <w:t>U</w:t>
            </w:r>
            <w:r w:rsidRPr="003F7313">
              <w:rPr>
                <w:rFonts w:asciiTheme="minorHAnsi" w:hAnsiTheme="minorHAnsi"/>
                <w:sz w:val="18"/>
                <w:szCs w:val="18"/>
              </w:rPr>
              <w:t xml:space="preserve">sed to </w:t>
            </w:r>
            <w:r w:rsidR="00993A65">
              <w:rPr>
                <w:rFonts w:asciiTheme="minorHAnsi" w:hAnsiTheme="minorHAnsi"/>
                <w:sz w:val="18"/>
                <w:szCs w:val="18"/>
              </w:rPr>
              <w:t>D</w:t>
            </w:r>
            <w:r w:rsidRPr="003F7313">
              <w:rPr>
                <w:rFonts w:asciiTheme="minorHAnsi" w:hAnsiTheme="minorHAnsi"/>
                <w:sz w:val="18"/>
                <w:szCs w:val="18"/>
              </w:rPr>
              <w:t xml:space="preserve">emonstrate </w:t>
            </w:r>
            <w:r w:rsidR="00993A65">
              <w:rPr>
                <w:rFonts w:asciiTheme="minorHAnsi" w:hAnsiTheme="minorHAnsi"/>
                <w:sz w:val="18"/>
                <w:szCs w:val="18"/>
              </w:rPr>
              <w:t>C</w:t>
            </w:r>
            <w:r w:rsidRPr="003F7313">
              <w:rPr>
                <w:rFonts w:asciiTheme="minorHAnsi" w:hAnsiTheme="minorHAnsi"/>
                <w:sz w:val="18"/>
                <w:szCs w:val="18"/>
              </w:rPr>
              <w:t xml:space="preserve">ompliance with the HSPP/PSPP </w:t>
            </w:r>
            <w:r w:rsidR="00993A65">
              <w:rPr>
                <w:rFonts w:asciiTheme="minorHAnsi" w:hAnsiTheme="minorHAnsi"/>
                <w:sz w:val="18"/>
                <w:szCs w:val="18"/>
              </w:rPr>
              <w:t>R</w:t>
            </w:r>
            <w:r w:rsidRPr="003F7313">
              <w:rPr>
                <w:rFonts w:asciiTheme="minorHAnsi" w:hAnsiTheme="minorHAnsi"/>
                <w:sz w:val="18"/>
                <w:szCs w:val="18"/>
              </w:rPr>
              <w:t>equirement</w:t>
            </w:r>
          </w:p>
        </w:tc>
        <w:tc>
          <w:tcPr>
            <w:tcW w:w="5634" w:type="dxa"/>
            <w:vAlign w:val="center"/>
          </w:tcPr>
          <w:p w14:paraId="068E9630"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&lt;&lt;</w:t>
            </w:r>
            <w:proofErr w:type="gramStart"/>
            <w:r w:rsidRPr="003F7313">
              <w:rPr>
                <w:rFonts w:asciiTheme="minorHAnsi" w:hAnsiTheme="minorHAnsi"/>
                <w:sz w:val="18"/>
                <w:szCs w:val="18"/>
              </w:rPr>
              <w:t>user</w:t>
            </w:r>
            <w:proofErr w:type="gramEnd"/>
            <w:r w:rsidRPr="003F7313">
              <w:rPr>
                <w:rFonts w:asciiTheme="minorHAnsi" w:hAnsiTheme="minorHAnsi"/>
                <w:sz w:val="18"/>
                <w:szCs w:val="18"/>
              </w:rPr>
              <w:t xml:space="preserve"> select one of the options from list: </w:t>
            </w:r>
          </w:p>
          <w:p w14:paraId="068E9631"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HSPP installed</w:t>
            </w:r>
            <w:r w:rsidRPr="003F7313">
              <w:rPr>
                <w:rFonts w:asciiTheme="minorHAnsi" w:hAnsiTheme="minorHAnsi"/>
                <w:sz w:val="18"/>
                <w:szCs w:val="18"/>
              </w:rPr>
              <w:t xml:space="preserve"> and labeled consistent with Figure RA3.3-</w:t>
            </w:r>
            <w:proofErr w:type="gramStart"/>
            <w:r w:rsidRPr="003F7313">
              <w:rPr>
                <w:rFonts w:asciiTheme="minorHAnsi" w:hAnsiTheme="minorHAnsi"/>
                <w:sz w:val="18"/>
                <w:szCs w:val="18"/>
              </w:rPr>
              <w:t>1;</w:t>
            </w:r>
            <w:proofErr w:type="gramEnd"/>
            <w:r w:rsidRPr="003F7313">
              <w:rPr>
                <w:rFonts w:asciiTheme="minorHAnsi" w:hAnsiTheme="minorHAnsi"/>
                <w:sz w:val="18"/>
                <w:szCs w:val="18"/>
              </w:rPr>
              <w:t xml:space="preserve"> </w:t>
            </w:r>
          </w:p>
          <w:p w14:paraId="068E9632"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or </w:t>
            </w:r>
          </w:p>
          <w:p w14:paraId="068E9633"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PSPP installed</w:t>
            </w:r>
            <w:r w:rsidRPr="003F7313">
              <w:rPr>
                <w:rFonts w:asciiTheme="minorHAnsi" w:hAnsiTheme="minorHAnsi"/>
                <w:sz w:val="18"/>
                <w:szCs w:val="18"/>
              </w:rPr>
              <w:t xml:space="preserve"> and labeled consistent with Figure RA3.3-1, </w:t>
            </w:r>
          </w:p>
          <w:p w14:paraId="068E9634"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or</w:t>
            </w:r>
          </w:p>
          <w:p w14:paraId="068E9635" w14:textId="77777777" w:rsidR="000A1890" w:rsidRPr="00966F61" w:rsidRDefault="003F7313" w:rsidP="00693010">
            <w:pPr>
              <w:keepNext/>
              <w:rPr>
                <w:rFonts w:asciiTheme="minorHAnsi" w:hAnsiTheme="minorHAnsi"/>
                <w:sz w:val="18"/>
                <w:szCs w:val="18"/>
              </w:rPr>
            </w:pPr>
            <w:r w:rsidRPr="003F7313">
              <w:rPr>
                <w:rFonts w:asciiTheme="minorHAnsi" w:hAnsiTheme="minorHAnsi"/>
                <w:sz w:val="18"/>
                <w:szCs w:val="18"/>
              </w:rPr>
              <w:t xml:space="preserve">**HSPP/PSPP cannot be installed consistent with Figure RA3.3-1.  An </w:t>
            </w:r>
            <w:r w:rsidRPr="003F7313">
              <w:rPr>
                <w:rFonts w:asciiTheme="minorHAnsi" w:hAnsiTheme="minorHAnsi"/>
                <w:sz w:val="18"/>
                <w:szCs w:val="18"/>
                <w:u w:val="single"/>
              </w:rPr>
              <w:t>alternative location</w:t>
            </w:r>
            <w:r w:rsidRPr="003F7313">
              <w:rPr>
                <w:rFonts w:asciiTheme="minorHAnsi" w:hAnsiTheme="minorHAnsi"/>
                <w:sz w:val="18"/>
                <w:szCs w:val="18"/>
              </w:rPr>
              <w:t xml:space="preserve"> has been provided and clearly labeled, </w:t>
            </w:r>
          </w:p>
          <w:p w14:paraId="068E9636" w14:textId="77777777" w:rsidR="000A1890" w:rsidRPr="00966F61" w:rsidRDefault="003F7313" w:rsidP="00693010">
            <w:pPr>
              <w:keepNext/>
              <w:rPr>
                <w:rFonts w:asciiTheme="minorHAnsi" w:hAnsiTheme="minorHAnsi"/>
                <w:sz w:val="18"/>
                <w:szCs w:val="18"/>
              </w:rPr>
            </w:pPr>
            <w:r w:rsidRPr="003F7313">
              <w:rPr>
                <w:rFonts w:asciiTheme="minorHAnsi" w:hAnsiTheme="minorHAnsi"/>
                <w:sz w:val="18"/>
                <w:szCs w:val="18"/>
              </w:rPr>
              <w:t xml:space="preserve">or </w:t>
            </w:r>
          </w:p>
          <w:p w14:paraId="068E9637" w14:textId="77777777" w:rsidR="000A1890" w:rsidRPr="00966F61" w:rsidRDefault="003F7313">
            <w:pPr>
              <w:pStyle w:val="ListParagraph"/>
              <w:keepNext/>
              <w:ind w:left="0"/>
              <w:rPr>
                <w:rFonts w:asciiTheme="minorHAnsi" w:hAnsiTheme="minorHAnsi"/>
                <w:sz w:val="18"/>
                <w:szCs w:val="18"/>
              </w:rPr>
            </w:pPr>
            <w:r w:rsidRPr="003F7313">
              <w:rPr>
                <w:rFonts w:asciiTheme="minorHAnsi" w:hAnsiTheme="minorHAnsi"/>
                <w:sz w:val="18"/>
                <w:szCs w:val="18"/>
              </w:rPr>
              <w:t>** HSPP/</w:t>
            </w:r>
            <w:proofErr w:type="gramStart"/>
            <w:r w:rsidRPr="003F7313">
              <w:rPr>
                <w:rFonts w:asciiTheme="minorHAnsi" w:hAnsiTheme="minorHAnsi"/>
                <w:sz w:val="18"/>
                <w:szCs w:val="18"/>
              </w:rPr>
              <w:t>PSPP  are</w:t>
            </w:r>
            <w:proofErr w:type="gramEnd"/>
            <w:r w:rsidRPr="003F7313">
              <w:rPr>
                <w:rFonts w:asciiTheme="minorHAnsi" w:hAnsiTheme="minorHAnsi"/>
                <w:sz w:val="18"/>
                <w:szCs w:val="18"/>
              </w:rPr>
              <w:t xml:space="preserve"> </w:t>
            </w:r>
            <w:r w:rsidRPr="003F7313">
              <w:rPr>
                <w:rFonts w:asciiTheme="minorHAnsi" w:hAnsiTheme="minorHAnsi"/>
                <w:sz w:val="18"/>
                <w:szCs w:val="18"/>
                <w:u w:val="single"/>
              </w:rPr>
              <w:t>not applicable</w:t>
            </w:r>
            <w:r w:rsidRPr="003F7313">
              <w:rPr>
                <w:rFonts w:asciiTheme="minorHAnsi" w:hAnsiTheme="minorHAnsi"/>
                <w:sz w:val="18"/>
                <w:szCs w:val="18"/>
              </w:rPr>
              <w:t xml:space="preserve"> to this system &gt;&gt;</w:t>
            </w:r>
          </w:p>
        </w:tc>
      </w:tr>
    </w:tbl>
    <w:p w14:paraId="068E9639" w14:textId="77777777" w:rsidR="000A1890" w:rsidRPr="00993A65" w:rsidRDefault="000A1890" w:rsidP="0009456E">
      <w:pPr>
        <w:rPr>
          <w:rFonts w:asciiTheme="minorHAnsi" w:hAnsiTheme="minorHAnsi"/>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355"/>
        <w:gridCol w:w="6262"/>
      </w:tblGrid>
      <w:tr w:rsidR="000A1890" w:rsidRPr="00966F61" w14:paraId="068E963C" w14:textId="77777777" w:rsidTr="00A66E44">
        <w:trPr>
          <w:cantSplit/>
          <w:trHeight w:val="144"/>
        </w:trPr>
        <w:tc>
          <w:tcPr>
            <w:tcW w:w="5000" w:type="pct"/>
            <w:gridSpan w:val="3"/>
            <w:vAlign w:val="center"/>
          </w:tcPr>
          <w:p w14:paraId="068E963A" w14:textId="39F7BDDA" w:rsidR="000A1890" w:rsidRPr="007A1CE5" w:rsidRDefault="000A1890" w:rsidP="00A66E44">
            <w:pPr>
              <w:keepNext/>
              <w:rPr>
                <w:rFonts w:asciiTheme="minorHAnsi" w:hAnsiTheme="minorHAnsi"/>
                <w:b/>
                <w:sz w:val="18"/>
                <w:szCs w:val="18"/>
              </w:rPr>
            </w:pPr>
            <w:r w:rsidRPr="007A1CE5">
              <w:rPr>
                <w:rFonts w:asciiTheme="minorHAnsi" w:hAnsiTheme="minorHAnsi"/>
                <w:b/>
                <w:sz w:val="18"/>
                <w:szCs w:val="18"/>
              </w:rPr>
              <w:t>C. Airflow Rate Measurement Apparatus and Procedure Information</w:t>
            </w:r>
          </w:p>
          <w:p w14:paraId="068E963B" w14:textId="77777777" w:rsidR="000A1890" w:rsidRPr="007302E9" w:rsidRDefault="00FC610B" w:rsidP="00A66E44">
            <w:pPr>
              <w:keepNext/>
              <w:rPr>
                <w:rFonts w:asciiTheme="minorHAnsi" w:hAnsiTheme="minorHAnsi"/>
                <w:b/>
                <w:sz w:val="18"/>
                <w:szCs w:val="18"/>
              </w:rPr>
            </w:pPr>
            <w:r w:rsidRPr="00281AB7">
              <w:rPr>
                <w:rFonts w:asciiTheme="minorHAnsi" w:hAnsiTheme="minorHAnsi"/>
                <w:sz w:val="18"/>
                <w:szCs w:val="18"/>
              </w:rPr>
              <w:t>Instrument Specifications are given in RA3.3.1.1, and system airflow rate measurement apparatus information is given in RA3.3.2.</w:t>
            </w:r>
          </w:p>
        </w:tc>
      </w:tr>
      <w:tr w:rsidR="000A1890" w:rsidRPr="00966F61" w14:paraId="068E9644" w14:textId="77777777" w:rsidTr="00A66E44">
        <w:trPr>
          <w:cantSplit/>
          <w:trHeight w:val="144"/>
        </w:trPr>
        <w:tc>
          <w:tcPr>
            <w:tcW w:w="181" w:type="pct"/>
            <w:vAlign w:val="center"/>
          </w:tcPr>
          <w:p w14:paraId="068E963D" w14:textId="77777777" w:rsidR="000A1890" w:rsidRPr="007A1CE5" w:rsidRDefault="003F7313" w:rsidP="00A66E44">
            <w:pPr>
              <w:keepNext/>
              <w:jc w:val="center"/>
              <w:rPr>
                <w:rFonts w:asciiTheme="minorHAnsi" w:hAnsiTheme="minorHAnsi"/>
                <w:sz w:val="18"/>
                <w:szCs w:val="18"/>
              </w:rPr>
            </w:pPr>
            <w:r w:rsidRPr="007A1CE5">
              <w:rPr>
                <w:rFonts w:asciiTheme="minorHAnsi" w:hAnsiTheme="minorHAnsi"/>
                <w:sz w:val="18"/>
                <w:szCs w:val="18"/>
              </w:rPr>
              <w:lastRenderedPageBreak/>
              <w:t>01</w:t>
            </w:r>
          </w:p>
        </w:tc>
        <w:tc>
          <w:tcPr>
            <w:tcW w:w="1977" w:type="pct"/>
            <w:vAlign w:val="center"/>
          </w:tcPr>
          <w:p w14:paraId="068E963E" w14:textId="60A65991" w:rsidR="000A1890" w:rsidRPr="007A1CE5" w:rsidRDefault="003F7313" w:rsidP="00A66E44">
            <w:pPr>
              <w:keepNext/>
              <w:rPr>
                <w:rFonts w:asciiTheme="minorHAnsi" w:hAnsiTheme="minorHAnsi"/>
                <w:sz w:val="18"/>
                <w:szCs w:val="18"/>
              </w:rPr>
            </w:pPr>
            <w:r w:rsidRPr="007A1CE5">
              <w:rPr>
                <w:rFonts w:asciiTheme="minorHAnsi" w:hAnsiTheme="minorHAnsi"/>
                <w:sz w:val="18"/>
                <w:szCs w:val="18"/>
              </w:rPr>
              <w:t xml:space="preserve">Airflow Rate Measurement Type </w:t>
            </w:r>
            <w:r w:rsidR="00993A65">
              <w:rPr>
                <w:rFonts w:asciiTheme="minorHAnsi" w:hAnsiTheme="minorHAnsi"/>
                <w:sz w:val="18"/>
                <w:szCs w:val="18"/>
              </w:rPr>
              <w:t>U</w:t>
            </w:r>
            <w:r w:rsidRPr="007A1CE5">
              <w:rPr>
                <w:rFonts w:asciiTheme="minorHAnsi" w:hAnsiTheme="minorHAnsi"/>
                <w:sz w:val="18"/>
                <w:szCs w:val="18"/>
              </w:rPr>
              <w:t xml:space="preserve">sed for this </w:t>
            </w:r>
            <w:r w:rsidR="00993A65">
              <w:rPr>
                <w:rFonts w:asciiTheme="minorHAnsi" w:hAnsiTheme="minorHAnsi"/>
                <w:sz w:val="18"/>
                <w:szCs w:val="18"/>
              </w:rPr>
              <w:t>A</w:t>
            </w:r>
            <w:r w:rsidRPr="007A1CE5">
              <w:rPr>
                <w:rFonts w:asciiTheme="minorHAnsi" w:hAnsiTheme="minorHAnsi"/>
                <w:sz w:val="18"/>
                <w:szCs w:val="18"/>
              </w:rPr>
              <w:t xml:space="preserve">irflow </w:t>
            </w:r>
            <w:r w:rsidR="00993A65">
              <w:rPr>
                <w:rFonts w:asciiTheme="minorHAnsi" w:hAnsiTheme="minorHAnsi"/>
                <w:sz w:val="18"/>
                <w:szCs w:val="18"/>
              </w:rPr>
              <w:t>R</w:t>
            </w:r>
            <w:r w:rsidRPr="007A1CE5">
              <w:rPr>
                <w:rFonts w:asciiTheme="minorHAnsi" w:hAnsiTheme="minorHAnsi"/>
                <w:sz w:val="18"/>
                <w:szCs w:val="18"/>
              </w:rPr>
              <w:t xml:space="preserve">ate </w:t>
            </w:r>
            <w:r w:rsidR="00993A65">
              <w:rPr>
                <w:rFonts w:asciiTheme="minorHAnsi" w:hAnsiTheme="minorHAnsi"/>
                <w:sz w:val="18"/>
                <w:szCs w:val="18"/>
              </w:rPr>
              <w:t>V</w:t>
            </w:r>
            <w:r w:rsidRPr="007A1CE5">
              <w:rPr>
                <w:rFonts w:asciiTheme="minorHAnsi" w:hAnsiTheme="minorHAnsi"/>
                <w:sz w:val="18"/>
                <w:szCs w:val="18"/>
              </w:rPr>
              <w:t>erification</w:t>
            </w:r>
          </w:p>
        </w:tc>
        <w:tc>
          <w:tcPr>
            <w:tcW w:w="2842" w:type="pct"/>
          </w:tcPr>
          <w:p w14:paraId="068E963F" w14:textId="77777777" w:rsidR="000A1890" w:rsidRPr="007A1CE5" w:rsidRDefault="000A1890" w:rsidP="00A66E44">
            <w:pPr>
              <w:keepNext/>
              <w:rPr>
                <w:rFonts w:asciiTheme="minorHAnsi" w:hAnsiTheme="minorHAnsi"/>
                <w:sz w:val="18"/>
                <w:szCs w:val="18"/>
              </w:rPr>
            </w:pPr>
            <w:r w:rsidRPr="007A1CE5">
              <w:rPr>
                <w:rFonts w:asciiTheme="minorHAnsi" w:hAnsiTheme="minorHAnsi"/>
                <w:sz w:val="18"/>
                <w:szCs w:val="18"/>
              </w:rPr>
              <w:t xml:space="preserve">&lt;&lt; </w:t>
            </w:r>
            <w:proofErr w:type="gramStart"/>
            <w:r w:rsidRPr="007A1CE5">
              <w:rPr>
                <w:rFonts w:asciiTheme="minorHAnsi" w:hAnsiTheme="minorHAnsi"/>
                <w:sz w:val="18"/>
                <w:szCs w:val="18"/>
              </w:rPr>
              <w:t>user</w:t>
            </w:r>
            <w:proofErr w:type="gramEnd"/>
            <w:r w:rsidRPr="007A1CE5">
              <w:rPr>
                <w:rFonts w:asciiTheme="minorHAnsi" w:hAnsiTheme="minorHAnsi"/>
                <w:sz w:val="18"/>
                <w:szCs w:val="18"/>
              </w:rPr>
              <w:t xml:space="preserve"> select one from list: </w:t>
            </w:r>
          </w:p>
          <w:p w14:paraId="068E9640" w14:textId="77777777" w:rsidR="000A1890" w:rsidRPr="007A1CE5" w:rsidRDefault="000A1890" w:rsidP="00A66E44">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Fan Flowmeter </w:t>
            </w:r>
            <w:r w:rsidRPr="007A1CE5">
              <w:rPr>
                <w:rFonts w:asciiTheme="minorHAnsi" w:hAnsiTheme="minorHAnsi"/>
                <w:sz w:val="18"/>
                <w:szCs w:val="18"/>
              </w:rPr>
              <w:t>according to procedure in RA3.3.3.1.1</w:t>
            </w:r>
          </w:p>
          <w:p w14:paraId="068E9641" w14:textId="77777777" w:rsidR="000A1890" w:rsidRPr="007A1CE5" w:rsidRDefault="000A1890" w:rsidP="00A66E44">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Flow Grid </w:t>
            </w:r>
            <w:r w:rsidRPr="007A1CE5">
              <w:rPr>
                <w:rFonts w:asciiTheme="minorHAnsi" w:hAnsiTheme="minorHAnsi"/>
                <w:sz w:val="18"/>
                <w:szCs w:val="18"/>
              </w:rPr>
              <w:t>according to procedure in RA3.3.3.1.2</w:t>
            </w:r>
          </w:p>
          <w:p w14:paraId="068E9642" w14:textId="77777777" w:rsidR="000A1890" w:rsidRPr="007A1CE5" w:rsidRDefault="000A1890" w:rsidP="00A66E44">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Powered Flow Capture Hood </w:t>
            </w:r>
            <w:r w:rsidRPr="007A1CE5">
              <w:rPr>
                <w:rFonts w:asciiTheme="minorHAnsi" w:hAnsiTheme="minorHAnsi"/>
                <w:sz w:val="18"/>
                <w:szCs w:val="18"/>
              </w:rPr>
              <w:t>according to procedure in RA3.3.3.1.3</w:t>
            </w:r>
          </w:p>
          <w:p w14:paraId="068E9643" w14:textId="77777777" w:rsidR="000A1890" w:rsidRPr="007A1CE5" w:rsidRDefault="000A1890" w:rsidP="00A66E44">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Traditional Flow Capture Hood</w:t>
            </w:r>
            <w:r w:rsidRPr="007A1CE5">
              <w:rPr>
                <w:rFonts w:asciiTheme="minorHAnsi" w:hAnsiTheme="minorHAnsi"/>
                <w:sz w:val="18"/>
                <w:szCs w:val="18"/>
              </w:rPr>
              <w:t xml:space="preserve"> according to procedure in RA3.3.3.1.4&gt;&gt;</w:t>
            </w:r>
          </w:p>
        </w:tc>
      </w:tr>
      <w:tr w:rsidR="000A1890" w:rsidRPr="00966F61" w14:paraId="068E9648" w14:textId="77777777" w:rsidTr="00A66E44">
        <w:trPr>
          <w:cantSplit/>
          <w:trHeight w:val="144"/>
        </w:trPr>
        <w:tc>
          <w:tcPr>
            <w:tcW w:w="181" w:type="pct"/>
            <w:vAlign w:val="center"/>
          </w:tcPr>
          <w:p w14:paraId="068E9645" w14:textId="77777777" w:rsidR="000A1890" w:rsidRPr="007A1CE5" w:rsidRDefault="000A1890" w:rsidP="00A66E44">
            <w:pPr>
              <w:keepNext/>
              <w:jc w:val="center"/>
              <w:rPr>
                <w:rFonts w:asciiTheme="minorHAnsi" w:hAnsiTheme="minorHAnsi"/>
                <w:sz w:val="18"/>
                <w:szCs w:val="18"/>
              </w:rPr>
            </w:pPr>
            <w:r w:rsidRPr="007A1CE5">
              <w:rPr>
                <w:rFonts w:asciiTheme="minorHAnsi" w:hAnsiTheme="minorHAnsi"/>
                <w:sz w:val="18"/>
                <w:szCs w:val="18"/>
              </w:rPr>
              <w:t>02</w:t>
            </w:r>
          </w:p>
        </w:tc>
        <w:tc>
          <w:tcPr>
            <w:tcW w:w="1977" w:type="pct"/>
            <w:vAlign w:val="center"/>
          </w:tcPr>
          <w:p w14:paraId="068E9646" w14:textId="715A7D1D" w:rsidR="000A1890" w:rsidRPr="007A1CE5" w:rsidRDefault="000A1890" w:rsidP="00A66E44">
            <w:pPr>
              <w:keepNext/>
              <w:rPr>
                <w:rFonts w:asciiTheme="minorHAnsi" w:hAnsiTheme="minorHAnsi"/>
                <w:sz w:val="18"/>
                <w:szCs w:val="18"/>
              </w:rPr>
            </w:pPr>
            <w:r w:rsidRPr="007A1CE5">
              <w:rPr>
                <w:rFonts w:asciiTheme="minorHAnsi" w:hAnsiTheme="minorHAnsi"/>
                <w:sz w:val="18"/>
                <w:szCs w:val="18"/>
              </w:rPr>
              <w:t>Manufacturer of Airflow Measurement Apparatus</w:t>
            </w:r>
          </w:p>
        </w:tc>
        <w:tc>
          <w:tcPr>
            <w:tcW w:w="2842" w:type="pct"/>
            <w:vAlign w:val="center"/>
          </w:tcPr>
          <w:p w14:paraId="068E9647" w14:textId="77777777" w:rsidR="000A1890" w:rsidRPr="007A1CE5" w:rsidRDefault="000A1890" w:rsidP="00A66E44">
            <w:pPr>
              <w:keepNext/>
              <w:rPr>
                <w:rFonts w:asciiTheme="minorHAnsi" w:hAnsiTheme="minorHAnsi"/>
                <w:sz w:val="18"/>
                <w:szCs w:val="18"/>
              </w:rPr>
            </w:pPr>
            <w:r w:rsidRPr="007A1CE5">
              <w:rPr>
                <w:rFonts w:asciiTheme="minorHAnsi" w:hAnsiTheme="minorHAnsi"/>
                <w:sz w:val="18"/>
                <w:szCs w:val="18"/>
              </w:rPr>
              <w:t xml:space="preserve">&lt;&lt;user </w:t>
            </w:r>
            <w:proofErr w:type="gramStart"/>
            <w:r w:rsidRPr="007A1CE5">
              <w:rPr>
                <w:rFonts w:asciiTheme="minorHAnsi" w:hAnsiTheme="minorHAnsi"/>
                <w:sz w:val="18"/>
                <w:szCs w:val="18"/>
              </w:rPr>
              <w:t>entry :</w:t>
            </w:r>
            <w:proofErr w:type="gramEnd"/>
            <w:r w:rsidRPr="007A1CE5">
              <w:rPr>
                <w:rFonts w:asciiTheme="minorHAnsi" w:hAnsiTheme="minorHAnsi"/>
                <w:sz w:val="18"/>
                <w:szCs w:val="18"/>
              </w:rPr>
              <w:t xml:space="preserve"> text (or consider referencing from a data registry user profile)&gt;&gt;</w:t>
            </w:r>
          </w:p>
        </w:tc>
      </w:tr>
      <w:tr w:rsidR="000A1890" w:rsidRPr="00966F61" w14:paraId="068E964C" w14:textId="77777777" w:rsidTr="00A66E44">
        <w:trPr>
          <w:cantSplit/>
          <w:trHeight w:val="144"/>
        </w:trPr>
        <w:tc>
          <w:tcPr>
            <w:tcW w:w="181" w:type="pct"/>
            <w:vAlign w:val="center"/>
          </w:tcPr>
          <w:p w14:paraId="068E9649" w14:textId="77777777" w:rsidR="000A1890" w:rsidRPr="007A1CE5" w:rsidRDefault="000A1890" w:rsidP="00A66E44">
            <w:pPr>
              <w:keepNext/>
              <w:jc w:val="center"/>
              <w:rPr>
                <w:rFonts w:asciiTheme="minorHAnsi" w:hAnsiTheme="minorHAnsi"/>
                <w:sz w:val="18"/>
                <w:szCs w:val="18"/>
              </w:rPr>
            </w:pPr>
            <w:r w:rsidRPr="007A1CE5">
              <w:rPr>
                <w:rFonts w:asciiTheme="minorHAnsi" w:hAnsiTheme="minorHAnsi"/>
                <w:sz w:val="18"/>
                <w:szCs w:val="18"/>
              </w:rPr>
              <w:t>03</w:t>
            </w:r>
          </w:p>
        </w:tc>
        <w:tc>
          <w:tcPr>
            <w:tcW w:w="1977" w:type="pct"/>
            <w:vAlign w:val="center"/>
          </w:tcPr>
          <w:p w14:paraId="068E964A" w14:textId="377EA6C4" w:rsidR="000A1890" w:rsidRPr="007A1CE5" w:rsidRDefault="000A1890" w:rsidP="00A66E44">
            <w:pPr>
              <w:keepNext/>
              <w:rPr>
                <w:rFonts w:asciiTheme="minorHAnsi" w:hAnsiTheme="minorHAnsi"/>
                <w:sz w:val="18"/>
                <w:szCs w:val="18"/>
              </w:rPr>
            </w:pPr>
            <w:r w:rsidRPr="007A1CE5">
              <w:rPr>
                <w:rFonts w:asciiTheme="minorHAnsi" w:hAnsiTheme="minorHAnsi"/>
                <w:sz w:val="18"/>
                <w:szCs w:val="18"/>
              </w:rPr>
              <w:t>Model number of Airflow Measurement Apparatus</w:t>
            </w:r>
          </w:p>
        </w:tc>
        <w:tc>
          <w:tcPr>
            <w:tcW w:w="2842" w:type="pct"/>
            <w:vAlign w:val="center"/>
          </w:tcPr>
          <w:p w14:paraId="068E964B" w14:textId="77777777" w:rsidR="000A1890" w:rsidRPr="007A1CE5" w:rsidRDefault="000A1890" w:rsidP="00A66E44">
            <w:pPr>
              <w:keepNext/>
              <w:rPr>
                <w:rFonts w:asciiTheme="minorHAnsi" w:hAnsiTheme="minorHAnsi"/>
                <w:sz w:val="18"/>
                <w:szCs w:val="18"/>
              </w:rPr>
            </w:pPr>
            <w:r w:rsidRPr="007A1CE5">
              <w:rPr>
                <w:rFonts w:asciiTheme="minorHAnsi" w:hAnsiTheme="minorHAnsi"/>
                <w:sz w:val="18"/>
                <w:szCs w:val="18"/>
              </w:rPr>
              <w:t>&lt;&lt;user entry: text (or consider referencing from a data registry user profile)&gt;&gt;</w:t>
            </w:r>
          </w:p>
        </w:tc>
      </w:tr>
      <w:tr w:rsidR="000A1890" w:rsidRPr="00966F61" w14:paraId="068E9653" w14:textId="77777777" w:rsidTr="00A66E44">
        <w:trPr>
          <w:cantSplit/>
          <w:trHeight w:val="144"/>
        </w:trPr>
        <w:tc>
          <w:tcPr>
            <w:tcW w:w="181" w:type="pct"/>
            <w:vAlign w:val="center"/>
          </w:tcPr>
          <w:p w14:paraId="068E964D" w14:textId="77777777" w:rsidR="000A1890" w:rsidRPr="007A1CE5" w:rsidRDefault="000A1890" w:rsidP="00A66E44">
            <w:pPr>
              <w:keepNext/>
              <w:jc w:val="center"/>
              <w:rPr>
                <w:rFonts w:asciiTheme="minorHAnsi" w:hAnsiTheme="minorHAnsi"/>
                <w:sz w:val="18"/>
                <w:szCs w:val="18"/>
              </w:rPr>
            </w:pPr>
            <w:r w:rsidRPr="007A1CE5">
              <w:rPr>
                <w:rFonts w:asciiTheme="minorHAnsi" w:hAnsiTheme="minorHAnsi"/>
                <w:sz w:val="18"/>
                <w:szCs w:val="18"/>
              </w:rPr>
              <w:t>04</w:t>
            </w:r>
          </w:p>
        </w:tc>
        <w:tc>
          <w:tcPr>
            <w:tcW w:w="1977" w:type="pct"/>
            <w:vAlign w:val="center"/>
          </w:tcPr>
          <w:p w14:paraId="068E964E" w14:textId="68C6F580" w:rsidR="000A1890" w:rsidRPr="007A1CE5" w:rsidRDefault="000A1890" w:rsidP="00A66E44">
            <w:pPr>
              <w:keepNext/>
              <w:rPr>
                <w:rFonts w:asciiTheme="minorHAnsi" w:hAnsiTheme="minorHAnsi"/>
                <w:sz w:val="18"/>
                <w:szCs w:val="18"/>
              </w:rPr>
            </w:pPr>
            <w:r w:rsidRPr="007A1CE5">
              <w:rPr>
                <w:rFonts w:asciiTheme="minorHAnsi" w:hAnsiTheme="minorHAnsi"/>
                <w:sz w:val="18"/>
                <w:szCs w:val="18"/>
              </w:rPr>
              <w:t>Certification Status of the Airflow Measurement Apparatus Accuracy</w:t>
            </w:r>
          </w:p>
        </w:tc>
        <w:tc>
          <w:tcPr>
            <w:tcW w:w="2842" w:type="pct"/>
            <w:vAlign w:val="center"/>
          </w:tcPr>
          <w:p w14:paraId="068E964F" w14:textId="77777777" w:rsidR="000A1890" w:rsidRPr="007A1CE5" w:rsidRDefault="000A1890" w:rsidP="00A66E44">
            <w:pPr>
              <w:keepNext/>
              <w:rPr>
                <w:rFonts w:asciiTheme="minorHAnsi" w:hAnsiTheme="minorHAnsi"/>
                <w:sz w:val="18"/>
                <w:szCs w:val="18"/>
              </w:rPr>
            </w:pPr>
            <w:r w:rsidRPr="007A1CE5">
              <w:rPr>
                <w:rFonts w:asciiTheme="minorHAnsi" w:hAnsiTheme="minorHAnsi"/>
                <w:sz w:val="18"/>
                <w:szCs w:val="18"/>
              </w:rPr>
              <w:t>&lt;&lt;</w:t>
            </w:r>
            <w:proofErr w:type="gramStart"/>
            <w:r w:rsidRPr="007A1CE5">
              <w:rPr>
                <w:rFonts w:asciiTheme="minorHAnsi" w:hAnsiTheme="minorHAnsi"/>
                <w:sz w:val="18"/>
                <w:szCs w:val="18"/>
              </w:rPr>
              <w:t>user</w:t>
            </w:r>
            <w:proofErr w:type="gramEnd"/>
            <w:r w:rsidRPr="007A1CE5">
              <w:rPr>
                <w:rFonts w:asciiTheme="minorHAnsi" w:hAnsiTheme="minorHAnsi"/>
                <w:sz w:val="18"/>
                <w:szCs w:val="18"/>
              </w:rPr>
              <w:t xml:space="preserve"> select from list:  </w:t>
            </w:r>
          </w:p>
          <w:p w14:paraId="068E9650" w14:textId="77777777" w:rsidR="000A1890" w:rsidRPr="007A1CE5" w:rsidRDefault="000A1890" w:rsidP="00A66E44">
            <w:pPr>
              <w:pStyle w:val="ListParagraph"/>
              <w:keepNext/>
              <w:numPr>
                <w:ilvl w:val="0"/>
                <w:numId w:val="34"/>
              </w:numPr>
              <w:rPr>
                <w:rFonts w:asciiTheme="minorHAnsi" w:hAnsiTheme="minorHAnsi"/>
                <w:sz w:val="18"/>
                <w:szCs w:val="18"/>
              </w:rPr>
            </w:pPr>
            <w:r w:rsidRPr="007A1CE5">
              <w:rPr>
                <w:rFonts w:asciiTheme="minorHAnsi" w:hAnsiTheme="minorHAnsi"/>
                <w:sz w:val="18"/>
                <w:szCs w:val="18"/>
              </w:rPr>
              <w:t>Certified by Manufacturer and listed on CEC Website at</w:t>
            </w:r>
          </w:p>
          <w:p w14:paraId="068E9651" w14:textId="083BF58E" w:rsidR="000A1890" w:rsidRPr="007A1CE5" w:rsidRDefault="007A6036" w:rsidP="00A66E44">
            <w:pPr>
              <w:pStyle w:val="ListParagraph"/>
              <w:keepNext/>
              <w:rPr>
                <w:rFonts w:asciiTheme="minorHAnsi" w:hAnsiTheme="minorHAnsi"/>
                <w:sz w:val="18"/>
                <w:szCs w:val="18"/>
              </w:rPr>
            </w:pPr>
            <w:hyperlink r:id="rId24" w:history="1">
              <w:r w:rsidR="00B3039A">
                <w:rPr>
                  <w:rStyle w:val="Hyperlink"/>
                  <w:rFonts w:asciiTheme="minorHAnsi" w:hAnsiTheme="minorHAnsi"/>
                  <w:sz w:val="18"/>
                  <w:szCs w:val="18"/>
                </w:rPr>
                <w:t>http://www.energy.ca.gov/</w:t>
              </w:r>
              <w:r w:rsidR="00B32831" w:rsidRPr="00532CF2">
                <w:rPr>
                  <w:rStyle w:val="Hyperlink"/>
                  <w:rFonts w:asciiTheme="minorHAnsi" w:hAnsiTheme="minorHAnsi"/>
                  <w:sz w:val="18"/>
                  <w:szCs w:val="18"/>
                </w:rPr>
                <w:t>title24/equipment_cert/ama_fas/index.html</w:t>
              </w:r>
            </w:hyperlink>
            <w:r w:rsidR="000A1890" w:rsidRPr="007A1CE5">
              <w:rPr>
                <w:rFonts w:asciiTheme="minorHAnsi" w:hAnsiTheme="minorHAnsi"/>
                <w:sz w:val="18"/>
                <w:szCs w:val="18"/>
              </w:rPr>
              <w:t>, or</w:t>
            </w:r>
          </w:p>
          <w:p w14:paraId="068E9652" w14:textId="77777777" w:rsidR="000A1890" w:rsidRPr="007A1CE5" w:rsidRDefault="000A1890" w:rsidP="00A66E44">
            <w:pPr>
              <w:pStyle w:val="ListParagraph"/>
              <w:keepNext/>
              <w:numPr>
                <w:ilvl w:val="0"/>
                <w:numId w:val="34"/>
              </w:numPr>
              <w:rPr>
                <w:rFonts w:asciiTheme="minorHAnsi" w:hAnsiTheme="minorHAnsi"/>
                <w:sz w:val="18"/>
                <w:szCs w:val="18"/>
              </w:rPr>
            </w:pPr>
            <w:r w:rsidRPr="007A1CE5">
              <w:rPr>
                <w:rFonts w:asciiTheme="minorHAnsi" w:hAnsiTheme="minorHAnsi"/>
                <w:sz w:val="18"/>
                <w:szCs w:val="18"/>
              </w:rPr>
              <w:t>Not Certified (do not continue)&gt;&gt;</w:t>
            </w:r>
          </w:p>
        </w:tc>
      </w:tr>
      <w:tr w:rsidR="00051491" w:rsidRPr="00966F61" w14:paraId="068E966B" w14:textId="77777777" w:rsidTr="00A66E44">
        <w:trPr>
          <w:cantSplit/>
          <w:trHeight w:val="144"/>
        </w:trPr>
        <w:tc>
          <w:tcPr>
            <w:tcW w:w="181" w:type="pct"/>
            <w:vAlign w:val="center"/>
          </w:tcPr>
          <w:p w14:paraId="068E9654" w14:textId="77777777" w:rsidR="00051491" w:rsidRPr="007A1CE5" w:rsidRDefault="00051491" w:rsidP="00A66E44">
            <w:pPr>
              <w:keepNext/>
              <w:jc w:val="center"/>
              <w:rPr>
                <w:rFonts w:asciiTheme="minorHAnsi" w:hAnsiTheme="minorHAnsi"/>
                <w:sz w:val="18"/>
                <w:szCs w:val="18"/>
              </w:rPr>
            </w:pPr>
            <w:r w:rsidRPr="007A1CE5">
              <w:rPr>
                <w:rFonts w:asciiTheme="minorHAnsi" w:hAnsiTheme="minorHAnsi"/>
                <w:sz w:val="18"/>
                <w:szCs w:val="18"/>
              </w:rPr>
              <w:t>05</w:t>
            </w:r>
          </w:p>
        </w:tc>
        <w:tc>
          <w:tcPr>
            <w:tcW w:w="1977" w:type="pct"/>
            <w:vAlign w:val="center"/>
          </w:tcPr>
          <w:p w14:paraId="068E9655" w14:textId="2F225A0E" w:rsidR="00051491" w:rsidRPr="007A1CE5" w:rsidRDefault="00051491" w:rsidP="00A66E44">
            <w:pPr>
              <w:keepNext/>
              <w:rPr>
                <w:rFonts w:asciiTheme="minorHAnsi" w:hAnsiTheme="minorHAnsi"/>
                <w:sz w:val="18"/>
                <w:szCs w:val="18"/>
              </w:rPr>
            </w:pPr>
            <w:r w:rsidRPr="007A1CE5">
              <w:rPr>
                <w:rFonts w:asciiTheme="minorHAnsi" w:hAnsiTheme="minorHAnsi"/>
                <w:sz w:val="18"/>
                <w:szCs w:val="18"/>
              </w:rPr>
              <w:t>Determination of MCH23 type (this field not visible to user)</w:t>
            </w:r>
          </w:p>
        </w:tc>
        <w:tc>
          <w:tcPr>
            <w:tcW w:w="2842" w:type="pct"/>
            <w:vAlign w:val="center"/>
          </w:tcPr>
          <w:p w14:paraId="1B07F3F2" w14:textId="77777777" w:rsidR="00051491" w:rsidRDefault="00051491" w:rsidP="00A66E44">
            <w:pPr>
              <w:keepNext/>
              <w:rPr>
                <w:rFonts w:asciiTheme="minorHAnsi" w:hAnsiTheme="minorHAnsi"/>
                <w:sz w:val="18"/>
                <w:szCs w:val="18"/>
              </w:rPr>
            </w:pPr>
            <w:r>
              <w:rPr>
                <w:rFonts w:asciiTheme="minorHAnsi" w:hAnsiTheme="minorHAnsi"/>
                <w:sz w:val="18"/>
                <w:szCs w:val="18"/>
              </w:rPr>
              <w:t xml:space="preserve">&lt;&lt;calculated field: </w:t>
            </w:r>
          </w:p>
          <w:p w14:paraId="1B2651CC" w14:textId="53E58587" w:rsidR="00051491" w:rsidRPr="00E00244" w:rsidRDefault="00051491" w:rsidP="00A66E44">
            <w:pPr>
              <w:keepNext/>
              <w:rPr>
                <w:rFonts w:asciiTheme="minorHAnsi" w:hAnsiTheme="minorHAnsi"/>
                <w:sz w:val="16"/>
                <w:szCs w:val="16"/>
              </w:rPr>
            </w:pPr>
            <w:r w:rsidRPr="00E00244">
              <w:rPr>
                <w:rFonts w:asciiTheme="minorHAnsi" w:hAnsiTheme="minorHAnsi"/>
                <w:sz w:val="16"/>
                <w:szCs w:val="16"/>
              </w:rPr>
              <w:t>If A1</w:t>
            </w:r>
            <w:r w:rsidR="0085306D">
              <w:rPr>
                <w:rFonts w:asciiTheme="minorHAnsi" w:hAnsiTheme="minorHAnsi"/>
                <w:sz w:val="16"/>
                <w:szCs w:val="16"/>
              </w:rPr>
              <w:t>1</w:t>
            </w:r>
            <w:r w:rsidRPr="00E00244">
              <w:rPr>
                <w:rFonts w:asciiTheme="minorHAnsi" w:hAnsiTheme="minorHAnsi"/>
                <w:sz w:val="16"/>
                <w:szCs w:val="16"/>
              </w:rPr>
              <w:t xml:space="preserve"> = RA</w:t>
            </w:r>
            <w:r>
              <w:rPr>
                <w:rFonts w:asciiTheme="minorHAnsi" w:hAnsiTheme="minorHAnsi"/>
                <w:sz w:val="16"/>
                <w:szCs w:val="16"/>
              </w:rPr>
              <w:t>3.3.3.1.5</w:t>
            </w:r>
            <w:r w:rsidRPr="00E00244">
              <w:rPr>
                <w:rFonts w:asciiTheme="minorHAnsi" w:hAnsiTheme="minorHAnsi"/>
                <w:sz w:val="16"/>
                <w:szCs w:val="16"/>
              </w:rPr>
              <w:t xml:space="preserve"> Then</w:t>
            </w:r>
          </w:p>
          <w:p w14:paraId="281CD282" w14:textId="27407FF5" w:rsidR="00051491" w:rsidRPr="00E00244" w:rsidRDefault="00051491" w:rsidP="00A66E44">
            <w:pPr>
              <w:keepNext/>
              <w:ind w:left="720"/>
              <w:rPr>
                <w:rFonts w:asciiTheme="minorHAnsi" w:hAnsiTheme="minorHAnsi"/>
                <w:sz w:val="16"/>
                <w:szCs w:val="16"/>
              </w:rPr>
            </w:pPr>
            <w:r w:rsidRPr="00E00244">
              <w:rPr>
                <w:rFonts w:asciiTheme="minorHAnsi" w:hAnsiTheme="minorHAnsi"/>
                <w:sz w:val="16"/>
                <w:szCs w:val="16"/>
              </w:rPr>
              <w:t>If A0</w:t>
            </w:r>
            <w:r w:rsidR="00B315F4">
              <w:rPr>
                <w:rFonts w:asciiTheme="minorHAnsi" w:hAnsiTheme="minorHAnsi"/>
                <w:sz w:val="16"/>
                <w:szCs w:val="16"/>
              </w:rPr>
              <w:t>4</w:t>
            </w:r>
            <w:r w:rsidRPr="00E00244">
              <w:rPr>
                <w:rFonts w:asciiTheme="minorHAnsi" w:hAnsiTheme="minorHAnsi"/>
                <w:sz w:val="16"/>
                <w:szCs w:val="16"/>
              </w:rPr>
              <w:t xml:space="preserve"> = </w:t>
            </w:r>
            <w:proofErr w:type="gramStart"/>
            <w:r w:rsidRPr="00E00244">
              <w:rPr>
                <w:rFonts w:asciiTheme="minorHAnsi" w:hAnsiTheme="minorHAnsi"/>
                <w:sz w:val="16"/>
                <w:szCs w:val="16"/>
              </w:rPr>
              <w:t>alteration</w:t>
            </w:r>
            <w:proofErr w:type="gramEnd"/>
            <w:r w:rsidRPr="00E00244">
              <w:rPr>
                <w:rFonts w:asciiTheme="minorHAnsi" w:hAnsiTheme="minorHAnsi"/>
                <w:sz w:val="16"/>
                <w:szCs w:val="16"/>
              </w:rPr>
              <w:t xml:space="preserve"> Then Use variant MCH-23c</w:t>
            </w:r>
            <w:r w:rsidR="001B7B6B">
              <w:rPr>
                <w:rFonts w:asciiTheme="minorHAnsi" w:hAnsiTheme="minorHAnsi"/>
                <w:sz w:val="16"/>
                <w:szCs w:val="16"/>
              </w:rPr>
              <w:t>;</w:t>
            </w:r>
          </w:p>
          <w:p w14:paraId="74C47F11" w14:textId="7079B3C4" w:rsidR="00051491" w:rsidRPr="004D02EF" w:rsidRDefault="00051491" w:rsidP="00A66E44">
            <w:pPr>
              <w:keepNext/>
              <w:rPr>
                <w:rFonts w:asciiTheme="minorHAnsi" w:hAnsiTheme="minorHAnsi"/>
                <w:sz w:val="16"/>
                <w:szCs w:val="16"/>
              </w:rPr>
            </w:pPr>
            <w:proofErr w:type="spellStart"/>
            <w:r w:rsidRPr="004D02EF">
              <w:rPr>
                <w:rFonts w:asciiTheme="minorHAnsi" w:hAnsiTheme="minorHAnsi"/>
                <w:sz w:val="16"/>
                <w:szCs w:val="16"/>
              </w:rPr>
              <w:t>ElseIf</w:t>
            </w:r>
            <w:proofErr w:type="spellEnd"/>
            <w:r w:rsidRPr="004D02EF">
              <w:rPr>
                <w:rFonts w:asciiTheme="minorHAnsi" w:hAnsiTheme="minorHAnsi"/>
                <w:sz w:val="16"/>
                <w:szCs w:val="16"/>
              </w:rPr>
              <w:t xml:space="preserve"> A1</w:t>
            </w:r>
            <w:r w:rsidR="0085306D">
              <w:rPr>
                <w:rFonts w:asciiTheme="minorHAnsi" w:hAnsiTheme="minorHAnsi"/>
                <w:sz w:val="16"/>
                <w:szCs w:val="16"/>
              </w:rPr>
              <w:t>1</w:t>
            </w:r>
            <w:r w:rsidRPr="004D02EF">
              <w:rPr>
                <w:rFonts w:asciiTheme="minorHAnsi" w:hAnsiTheme="minorHAnsi"/>
                <w:sz w:val="16"/>
                <w:szCs w:val="16"/>
              </w:rPr>
              <w:t xml:space="preserve"> = RA3.3 procedures Then</w:t>
            </w:r>
          </w:p>
          <w:p w14:paraId="337CA51F" w14:textId="07F25746" w:rsidR="00832687" w:rsidRDefault="00051491" w:rsidP="00832687">
            <w:pPr>
              <w:keepNext/>
              <w:ind w:left="720"/>
              <w:rPr>
                <w:rFonts w:asciiTheme="minorHAnsi" w:hAnsiTheme="minorHAnsi"/>
                <w:sz w:val="16"/>
                <w:szCs w:val="16"/>
              </w:rPr>
            </w:pPr>
            <w:r>
              <w:rPr>
                <w:rFonts w:asciiTheme="minorHAnsi" w:hAnsiTheme="minorHAnsi"/>
                <w:sz w:val="16"/>
                <w:szCs w:val="16"/>
              </w:rPr>
              <w:t>If A0</w:t>
            </w:r>
            <w:r w:rsidR="00B315F4">
              <w:rPr>
                <w:rFonts w:asciiTheme="minorHAnsi" w:hAnsiTheme="minorHAnsi"/>
                <w:sz w:val="16"/>
                <w:szCs w:val="16"/>
              </w:rPr>
              <w:t>5</w:t>
            </w:r>
            <w:r w:rsidR="00832687">
              <w:rPr>
                <w:rFonts w:asciiTheme="minorHAnsi" w:hAnsiTheme="minorHAnsi"/>
                <w:sz w:val="16"/>
                <w:szCs w:val="16"/>
              </w:rPr>
              <w:t xml:space="preserve"> </w:t>
            </w:r>
            <w:r>
              <w:rPr>
                <w:rFonts w:asciiTheme="minorHAnsi" w:hAnsiTheme="minorHAnsi"/>
                <w:sz w:val="16"/>
                <w:szCs w:val="16"/>
              </w:rPr>
              <w:t>=</w:t>
            </w:r>
            <w:r w:rsidR="00832687">
              <w:rPr>
                <w:rFonts w:asciiTheme="minorHAnsi" w:hAnsiTheme="minorHAnsi"/>
                <w:sz w:val="16"/>
                <w:szCs w:val="16"/>
              </w:rPr>
              <w:t xml:space="preserve"> </w:t>
            </w:r>
            <w:proofErr w:type="gramStart"/>
            <w:r>
              <w:rPr>
                <w:rFonts w:asciiTheme="minorHAnsi" w:hAnsiTheme="minorHAnsi"/>
                <w:sz w:val="16"/>
                <w:szCs w:val="16"/>
              </w:rPr>
              <w:t>a</w:t>
            </w:r>
            <w:r w:rsidRPr="0004642F">
              <w:rPr>
                <w:rFonts w:asciiTheme="minorHAnsi" w:hAnsiTheme="minorHAnsi"/>
                <w:sz w:val="16"/>
                <w:szCs w:val="16"/>
              </w:rPr>
              <w:t>lteration</w:t>
            </w:r>
            <w:proofErr w:type="gramEnd"/>
            <w:r>
              <w:rPr>
                <w:rFonts w:asciiTheme="minorHAnsi" w:hAnsiTheme="minorHAnsi"/>
                <w:sz w:val="16"/>
                <w:szCs w:val="16"/>
              </w:rPr>
              <w:t xml:space="preserve"> </w:t>
            </w:r>
            <w:r w:rsidR="00832687">
              <w:rPr>
                <w:rFonts w:asciiTheme="minorHAnsi" w:hAnsiTheme="minorHAnsi"/>
                <w:sz w:val="16"/>
                <w:szCs w:val="16"/>
              </w:rPr>
              <w:t>then</w:t>
            </w:r>
          </w:p>
          <w:p w14:paraId="798F9482" w14:textId="2DAA680B" w:rsidR="00832687" w:rsidRDefault="00B315F4" w:rsidP="00832687">
            <w:pPr>
              <w:keepNext/>
              <w:ind w:left="720"/>
              <w:rPr>
                <w:rFonts w:asciiTheme="minorHAnsi" w:hAnsiTheme="minorHAnsi"/>
                <w:sz w:val="16"/>
                <w:szCs w:val="16"/>
              </w:rPr>
            </w:pPr>
            <w:r>
              <w:rPr>
                <w:rFonts w:asciiTheme="minorHAnsi" w:hAnsiTheme="minorHAnsi"/>
                <w:sz w:val="16"/>
                <w:szCs w:val="16"/>
              </w:rPr>
              <w:t>If A12</w:t>
            </w:r>
            <w:r w:rsidR="00832687">
              <w:rPr>
                <w:rFonts w:asciiTheme="minorHAnsi" w:hAnsiTheme="minorHAnsi"/>
                <w:sz w:val="16"/>
                <w:szCs w:val="16"/>
              </w:rPr>
              <w:t xml:space="preserve"> = </w:t>
            </w:r>
            <w:r w:rsidR="0047689D">
              <w:rPr>
                <w:rFonts w:asciiTheme="minorHAnsi" w:hAnsiTheme="minorHAnsi"/>
                <w:sz w:val="16"/>
                <w:szCs w:val="16"/>
              </w:rPr>
              <w:t>Variable CFVCS or Fixed CFVCS</w:t>
            </w:r>
            <w:r w:rsidR="0063194F">
              <w:rPr>
                <w:rFonts w:asciiTheme="minorHAnsi" w:hAnsiTheme="minorHAnsi"/>
                <w:sz w:val="16"/>
                <w:szCs w:val="16"/>
              </w:rPr>
              <w:t>, then use variant MCH-23e,</w:t>
            </w:r>
          </w:p>
          <w:p w14:paraId="40E15EFC" w14:textId="249C0F80" w:rsidR="00051491" w:rsidRDefault="00832687" w:rsidP="00832687">
            <w:pPr>
              <w:keepNext/>
              <w:ind w:left="720"/>
              <w:rPr>
                <w:rFonts w:asciiTheme="minorHAnsi" w:hAnsiTheme="minorHAnsi"/>
                <w:sz w:val="16"/>
                <w:szCs w:val="16"/>
              </w:rPr>
            </w:pPr>
            <w:r>
              <w:rPr>
                <w:rFonts w:asciiTheme="minorHAnsi" w:hAnsiTheme="minorHAnsi"/>
                <w:sz w:val="16"/>
                <w:szCs w:val="16"/>
              </w:rPr>
              <w:t>Else use MCH-</w:t>
            </w:r>
            <w:proofErr w:type="gramStart"/>
            <w:r>
              <w:rPr>
                <w:rFonts w:asciiTheme="minorHAnsi" w:hAnsiTheme="minorHAnsi"/>
                <w:sz w:val="16"/>
                <w:szCs w:val="16"/>
              </w:rPr>
              <w:t>23a</w:t>
            </w:r>
            <w:r w:rsidR="004D02EF">
              <w:rPr>
                <w:rFonts w:asciiTheme="minorHAnsi" w:hAnsiTheme="minorHAnsi"/>
                <w:sz w:val="16"/>
                <w:szCs w:val="16"/>
              </w:rPr>
              <w:t>;</w:t>
            </w:r>
            <w:proofErr w:type="gramEnd"/>
          </w:p>
          <w:p w14:paraId="2105B839" w14:textId="77777777" w:rsidR="00051491" w:rsidRDefault="00051491" w:rsidP="00A66E44">
            <w:pPr>
              <w:keepNext/>
              <w:rPr>
                <w:rFonts w:asciiTheme="minorHAnsi" w:hAnsiTheme="minorHAnsi"/>
                <w:sz w:val="16"/>
                <w:szCs w:val="16"/>
              </w:rPr>
            </w:pPr>
            <w:r w:rsidRPr="00E00244">
              <w:rPr>
                <w:rFonts w:asciiTheme="minorHAnsi" w:hAnsiTheme="minorHAnsi"/>
                <w:sz w:val="16"/>
                <w:szCs w:val="16"/>
              </w:rPr>
              <w:t>E</w:t>
            </w:r>
            <w:r>
              <w:rPr>
                <w:rFonts w:asciiTheme="minorHAnsi" w:hAnsiTheme="minorHAnsi"/>
                <w:sz w:val="16"/>
                <w:szCs w:val="16"/>
              </w:rPr>
              <w:t>nd</w:t>
            </w:r>
          </w:p>
          <w:p w14:paraId="737931E7" w14:textId="77777777" w:rsidR="00051491" w:rsidRPr="00E00244" w:rsidRDefault="00051491" w:rsidP="00A66E44">
            <w:pPr>
              <w:keepNext/>
              <w:rPr>
                <w:rFonts w:asciiTheme="minorHAnsi" w:hAnsiTheme="minorHAnsi"/>
                <w:sz w:val="16"/>
                <w:szCs w:val="16"/>
              </w:rPr>
            </w:pPr>
          </w:p>
          <w:p w14:paraId="0B7C6AE6" w14:textId="120B75DF" w:rsidR="00051491" w:rsidRPr="00E00244" w:rsidRDefault="00051491" w:rsidP="00A66E44">
            <w:pPr>
              <w:keepNext/>
              <w:rPr>
                <w:rFonts w:asciiTheme="minorHAnsi" w:hAnsiTheme="minorHAnsi"/>
                <w:sz w:val="16"/>
                <w:szCs w:val="16"/>
              </w:rPr>
            </w:pPr>
            <w:r w:rsidRPr="00E00244">
              <w:rPr>
                <w:rFonts w:asciiTheme="minorHAnsi" w:hAnsiTheme="minorHAnsi"/>
                <w:sz w:val="16"/>
                <w:szCs w:val="16"/>
              </w:rPr>
              <w:t>If A0</w:t>
            </w:r>
            <w:r w:rsidR="0085306D">
              <w:rPr>
                <w:rFonts w:asciiTheme="minorHAnsi" w:hAnsiTheme="minorHAnsi"/>
                <w:sz w:val="16"/>
                <w:szCs w:val="16"/>
              </w:rPr>
              <w:t>7</w:t>
            </w:r>
            <w:r w:rsidRPr="00E00244">
              <w:rPr>
                <w:rFonts w:asciiTheme="minorHAnsi" w:hAnsiTheme="minorHAnsi"/>
                <w:sz w:val="16"/>
                <w:szCs w:val="16"/>
              </w:rPr>
              <w:t xml:space="preserve"> </w:t>
            </w:r>
            <w:proofErr w:type="gramStart"/>
            <w:r w:rsidRPr="00E00244">
              <w:rPr>
                <w:rFonts w:asciiTheme="minorHAnsi" w:hAnsiTheme="minorHAnsi"/>
                <w:sz w:val="16"/>
                <w:szCs w:val="16"/>
              </w:rPr>
              <w:t xml:space="preserve">=  </w:t>
            </w:r>
            <w:proofErr w:type="spellStart"/>
            <w:r w:rsidRPr="00E00244">
              <w:rPr>
                <w:rFonts w:asciiTheme="minorHAnsi" w:hAnsiTheme="minorHAnsi"/>
                <w:sz w:val="16"/>
                <w:szCs w:val="16"/>
              </w:rPr>
              <w:t>ZonallyControlled</w:t>
            </w:r>
            <w:proofErr w:type="spellEnd"/>
            <w:proofErr w:type="gramEnd"/>
            <w:r w:rsidRPr="00E00244">
              <w:rPr>
                <w:rFonts w:asciiTheme="minorHAnsi" w:hAnsiTheme="minorHAnsi"/>
                <w:sz w:val="16"/>
                <w:szCs w:val="16"/>
              </w:rPr>
              <w:t xml:space="preserve"> Then</w:t>
            </w:r>
          </w:p>
          <w:p w14:paraId="5A656BFA" w14:textId="5CB5B3B7" w:rsidR="00832687" w:rsidRDefault="00051491" w:rsidP="00174F13">
            <w:pPr>
              <w:keepNext/>
              <w:rPr>
                <w:rFonts w:asciiTheme="minorHAnsi" w:hAnsiTheme="minorHAnsi"/>
                <w:sz w:val="16"/>
                <w:szCs w:val="16"/>
              </w:rPr>
            </w:pPr>
            <w:r w:rsidRPr="00E00244">
              <w:rPr>
                <w:rFonts w:asciiTheme="minorHAnsi" w:hAnsiTheme="minorHAnsi"/>
                <w:sz w:val="16"/>
                <w:szCs w:val="16"/>
              </w:rPr>
              <w:t>If A0</w:t>
            </w:r>
            <w:r w:rsidR="0085306D">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SingleSpeed</w:t>
            </w:r>
            <w:proofErr w:type="spellEnd"/>
            <w:r w:rsidRPr="00E00244">
              <w:rPr>
                <w:rFonts w:asciiTheme="minorHAnsi" w:hAnsiTheme="minorHAnsi"/>
                <w:sz w:val="16"/>
                <w:szCs w:val="16"/>
              </w:rPr>
              <w:t xml:space="preserve"> </w:t>
            </w:r>
            <w:r w:rsidR="00832687">
              <w:rPr>
                <w:rFonts w:asciiTheme="minorHAnsi" w:hAnsiTheme="minorHAnsi"/>
                <w:sz w:val="16"/>
                <w:szCs w:val="16"/>
              </w:rPr>
              <w:t>then</w:t>
            </w:r>
          </w:p>
          <w:p w14:paraId="3F1DB652" w14:textId="74B4BD7F" w:rsidR="00051491" w:rsidRDefault="00832687" w:rsidP="00A66E44">
            <w:pPr>
              <w:keepNext/>
              <w:ind w:left="646"/>
              <w:rPr>
                <w:rFonts w:asciiTheme="minorHAnsi" w:hAnsiTheme="minorHAnsi"/>
                <w:sz w:val="16"/>
                <w:szCs w:val="16"/>
              </w:rPr>
            </w:pPr>
            <w:r>
              <w:rPr>
                <w:rFonts w:asciiTheme="minorHAnsi" w:hAnsiTheme="minorHAnsi"/>
                <w:sz w:val="16"/>
                <w:szCs w:val="16"/>
              </w:rPr>
              <w:t>if</w:t>
            </w:r>
            <w:r w:rsidR="00051491">
              <w:rPr>
                <w:rFonts w:asciiTheme="minorHAnsi" w:hAnsiTheme="minorHAnsi"/>
                <w:sz w:val="16"/>
                <w:szCs w:val="16"/>
              </w:rPr>
              <w:t xml:space="preserve"> A1</w:t>
            </w:r>
            <w:r w:rsidR="00B315F4">
              <w:rPr>
                <w:rFonts w:asciiTheme="minorHAnsi" w:hAnsiTheme="minorHAnsi"/>
                <w:sz w:val="16"/>
                <w:szCs w:val="16"/>
              </w:rPr>
              <w:t>2</w:t>
            </w:r>
            <w:r w:rsidR="00051491">
              <w:rPr>
                <w:rFonts w:asciiTheme="minorHAnsi" w:hAnsiTheme="minorHAnsi"/>
                <w:sz w:val="16"/>
                <w:szCs w:val="16"/>
              </w:rPr>
              <w:t xml:space="preserve"> = </w:t>
            </w:r>
            <w:r w:rsidR="006F4D14">
              <w:rPr>
                <w:rFonts w:asciiTheme="minorHAnsi" w:hAnsiTheme="minorHAnsi"/>
                <w:sz w:val="16"/>
                <w:szCs w:val="16"/>
              </w:rPr>
              <w:t>Variable CFVCS or Fixed CFVCS</w:t>
            </w:r>
            <w:r w:rsidR="00051491">
              <w:rPr>
                <w:rFonts w:asciiTheme="minorHAnsi" w:hAnsiTheme="minorHAnsi"/>
                <w:sz w:val="16"/>
                <w:szCs w:val="16"/>
              </w:rPr>
              <w:t xml:space="preserve">, </w:t>
            </w:r>
            <w:proofErr w:type="gramStart"/>
            <w:r w:rsidR="00051491" w:rsidRPr="00E00244">
              <w:rPr>
                <w:rFonts w:asciiTheme="minorHAnsi" w:hAnsiTheme="minorHAnsi"/>
                <w:sz w:val="16"/>
                <w:szCs w:val="16"/>
              </w:rPr>
              <w:t>Then</w:t>
            </w:r>
            <w:proofErr w:type="gramEnd"/>
            <w:r w:rsidR="00051491" w:rsidRPr="00E00244">
              <w:rPr>
                <w:rFonts w:asciiTheme="minorHAnsi" w:hAnsiTheme="minorHAnsi"/>
                <w:sz w:val="16"/>
                <w:szCs w:val="16"/>
              </w:rPr>
              <w:t xml:space="preserve"> use variant MCH-23</w:t>
            </w:r>
            <w:r w:rsidR="00051491">
              <w:rPr>
                <w:rFonts w:asciiTheme="minorHAnsi" w:hAnsiTheme="minorHAnsi"/>
                <w:sz w:val="16"/>
                <w:szCs w:val="16"/>
              </w:rPr>
              <w:t>f</w:t>
            </w:r>
            <w:r w:rsidR="001B7B6B">
              <w:rPr>
                <w:rFonts w:asciiTheme="minorHAnsi" w:hAnsiTheme="minorHAnsi"/>
                <w:sz w:val="16"/>
                <w:szCs w:val="16"/>
              </w:rPr>
              <w:t>,</w:t>
            </w:r>
          </w:p>
          <w:p w14:paraId="71E84D8A" w14:textId="54D697CA" w:rsidR="00051491" w:rsidRPr="00E00244" w:rsidRDefault="00051491" w:rsidP="00A66E44">
            <w:pPr>
              <w:keepNext/>
              <w:ind w:left="646"/>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23b</w:t>
            </w:r>
            <w:r w:rsidR="00832687">
              <w:rPr>
                <w:rFonts w:asciiTheme="minorHAnsi" w:hAnsiTheme="minorHAnsi"/>
                <w:sz w:val="16"/>
                <w:szCs w:val="16"/>
              </w:rPr>
              <w:t>;</w:t>
            </w:r>
            <w:proofErr w:type="gramEnd"/>
          </w:p>
          <w:p w14:paraId="3D3DF96B" w14:textId="4789F487" w:rsidR="00832687" w:rsidRDefault="00051491" w:rsidP="00174F13">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85306D">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MultiSpeed</w:t>
            </w:r>
            <w:proofErr w:type="spellEnd"/>
            <w:r w:rsidR="00832687">
              <w:rPr>
                <w:rFonts w:asciiTheme="minorHAnsi" w:hAnsiTheme="minorHAnsi"/>
                <w:sz w:val="16"/>
                <w:szCs w:val="16"/>
              </w:rPr>
              <w:t xml:space="preserve"> then</w:t>
            </w:r>
            <w:r w:rsidRPr="00E00244">
              <w:rPr>
                <w:rFonts w:asciiTheme="minorHAnsi" w:hAnsiTheme="minorHAnsi"/>
                <w:sz w:val="16"/>
                <w:szCs w:val="16"/>
              </w:rPr>
              <w:t xml:space="preserve"> </w:t>
            </w:r>
          </w:p>
          <w:p w14:paraId="77F39A98" w14:textId="6F85A8EF" w:rsidR="00051491" w:rsidRDefault="00832687" w:rsidP="00A66E44">
            <w:pPr>
              <w:keepNext/>
              <w:ind w:left="646"/>
              <w:rPr>
                <w:rFonts w:asciiTheme="minorHAnsi" w:hAnsiTheme="minorHAnsi"/>
                <w:sz w:val="16"/>
                <w:szCs w:val="16"/>
              </w:rPr>
            </w:pPr>
            <w:r>
              <w:rPr>
                <w:rFonts w:asciiTheme="minorHAnsi" w:hAnsiTheme="minorHAnsi"/>
                <w:sz w:val="16"/>
                <w:szCs w:val="16"/>
              </w:rPr>
              <w:t>if</w:t>
            </w:r>
            <w:r w:rsidR="00051491">
              <w:rPr>
                <w:rFonts w:asciiTheme="minorHAnsi" w:hAnsiTheme="minorHAnsi"/>
                <w:sz w:val="16"/>
                <w:szCs w:val="16"/>
              </w:rPr>
              <w:t xml:space="preserve"> A1</w:t>
            </w:r>
            <w:r w:rsidR="00B315F4">
              <w:rPr>
                <w:rFonts w:asciiTheme="minorHAnsi" w:hAnsiTheme="minorHAnsi"/>
                <w:sz w:val="16"/>
                <w:szCs w:val="16"/>
              </w:rPr>
              <w:t>2</w:t>
            </w:r>
            <w:r w:rsidR="00051491">
              <w:rPr>
                <w:rFonts w:asciiTheme="minorHAnsi" w:hAnsiTheme="minorHAnsi"/>
                <w:sz w:val="16"/>
                <w:szCs w:val="16"/>
              </w:rPr>
              <w:t xml:space="preserve"> = </w:t>
            </w:r>
            <w:r w:rsidR="006F4D14">
              <w:rPr>
                <w:rFonts w:asciiTheme="minorHAnsi" w:hAnsiTheme="minorHAnsi"/>
                <w:sz w:val="16"/>
                <w:szCs w:val="16"/>
              </w:rPr>
              <w:t>Variable CFVCS or Fixed CFVCS</w:t>
            </w:r>
            <w:r w:rsidR="00051491">
              <w:rPr>
                <w:rFonts w:asciiTheme="minorHAnsi" w:hAnsiTheme="minorHAnsi"/>
                <w:sz w:val="16"/>
                <w:szCs w:val="16"/>
              </w:rPr>
              <w:t xml:space="preserve">, </w:t>
            </w:r>
            <w:proofErr w:type="gramStart"/>
            <w:r w:rsidR="00051491" w:rsidRPr="00E00244">
              <w:rPr>
                <w:rFonts w:asciiTheme="minorHAnsi" w:hAnsiTheme="minorHAnsi"/>
                <w:sz w:val="16"/>
                <w:szCs w:val="16"/>
              </w:rPr>
              <w:t>Then</w:t>
            </w:r>
            <w:proofErr w:type="gramEnd"/>
            <w:r w:rsidR="00051491" w:rsidRPr="00E00244">
              <w:rPr>
                <w:rFonts w:asciiTheme="minorHAnsi" w:hAnsiTheme="minorHAnsi"/>
                <w:sz w:val="16"/>
                <w:szCs w:val="16"/>
              </w:rPr>
              <w:t xml:space="preserve"> use variant MCH-23</w:t>
            </w:r>
            <w:r w:rsidR="00051491">
              <w:rPr>
                <w:rFonts w:asciiTheme="minorHAnsi" w:hAnsiTheme="minorHAnsi"/>
                <w:sz w:val="16"/>
                <w:szCs w:val="16"/>
              </w:rPr>
              <w:t>e</w:t>
            </w:r>
            <w:r w:rsidR="0063194F">
              <w:rPr>
                <w:rFonts w:asciiTheme="minorHAnsi" w:hAnsiTheme="minorHAnsi"/>
                <w:sz w:val="16"/>
                <w:szCs w:val="16"/>
              </w:rPr>
              <w:t>,</w:t>
            </w:r>
          </w:p>
          <w:p w14:paraId="577EB5F9" w14:textId="4F869630" w:rsidR="00051491" w:rsidRDefault="00051491" w:rsidP="00A66E44">
            <w:pPr>
              <w:keepNext/>
              <w:ind w:left="646"/>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23a</w:t>
            </w:r>
            <w:r w:rsidR="00832687">
              <w:rPr>
                <w:rFonts w:asciiTheme="minorHAnsi" w:hAnsiTheme="minorHAnsi"/>
                <w:sz w:val="16"/>
                <w:szCs w:val="16"/>
              </w:rPr>
              <w:t>;</w:t>
            </w:r>
            <w:proofErr w:type="gramEnd"/>
          </w:p>
          <w:p w14:paraId="3317FBEE" w14:textId="77777777" w:rsidR="00051491" w:rsidRPr="00E00244" w:rsidRDefault="00051491" w:rsidP="00A66E44">
            <w:pPr>
              <w:keepNext/>
              <w:ind w:left="646"/>
              <w:rPr>
                <w:rFonts w:asciiTheme="minorHAnsi" w:hAnsiTheme="minorHAnsi"/>
                <w:sz w:val="16"/>
                <w:szCs w:val="16"/>
              </w:rPr>
            </w:pPr>
          </w:p>
          <w:p w14:paraId="3A28B792" w14:textId="793C9AF5" w:rsidR="00051491" w:rsidRPr="00E00244" w:rsidRDefault="00051491" w:rsidP="00A66E44">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85306D">
              <w:rPr>
                <w:rFonts w:asciiTheme="minorHAnsi" w:hAnsiTheme="minorHAnsi"/>
                <w:sz w:val="16"/>
                <w:szCs w:val="16"/>
              </w:rPr>
              <w:t>7</w:t>
            </w:r>
            <w:r w:rsidRPr="00E00244">
              <w:rPr>
                <w:rFonts w:asciiTheme="minorHAnsi" w:hAnsiTheme="minorHAnsi"/>
                <w:sz w:val="16"/>
                <w:szCs w:val="16"/>
              </w:rPr>
              <w:t xml:space="preserve"> = </w:t>
            </w:r>
            <w:proofErr w:type="spellStart"/>
            <w:r w:rsidRPr="00E00244">
              <w:rPr>
                <w:rFonts w:asciiTheme="minorHAnsi" w:hAnsiTheme="minorHAnsi"/>
                <w:sz w:val="16"/>
                <w:szCs w:val="16"/>
              </w:rPr>
              <w:t>NotZonal</w:t>
            </w:r>
            <w:proofErr w:type="spellEnd"/>
            <w:r w:rsidRPr="00E00244">
              <w:rPr>
                <w:rFonts w:asciiTheme="minorHAnsi" w:hAnsiTheme="minorHAnsi"/>
                <w:sz w:val="16"/>
                <w:szCs w:val="16"/>
              </w:rPr>
              <w:t xml:space="preserve"> Then</w:t>
            </w:r>
          </w:p>
          <w:p w14:paraId="47173B46" w14:textId="2F985EF8" w:rsidR="00051491" w:rsidRPr="00E00244" w:rsidRDefault="00051491" w:rsidP="00A66E44">
            <w:pPr>
              <w:keepNext/>
              <w:ind w:left="646"/>
              <w:rPr>
                <w:rFonts w:asciiTheme="minorHAnsi" w:hAnsiTheme="minorHAnsi"/>
                <w:sz w:val="16"/>
                <w:szCs w:val="16"/>
              </w:rPr>
            </w:pPr>
            <w:r w:rsidRPr="00E00244">
              <w:rPr>
                <w:rFonts w:asciiTheme="minorHAnsi" w:hAnsiTheme="minorHAnsi"/>
                <w:sz w:val="16"/>
                <w:szCs w:val="16"/>
              </w:rPr>
              <w:t xml:space="preserve">If cooling system type on MCH-01 = No Cooling </w:t>
            </w:r>
            <w:proofErr w:type="gramStart"/>
            <w:r>
              <w:rPr>
                <w:rFonts w:asciiTheme="minorHAnsi" w:hAnsiTheme="minorHAnsi"/>
                <w:sz w:val="16"/>
                <w:szCs w:val="16"/>
              </w:rPr>
              <w:t>And</w:t>
            </w:r>
            <w:proofErr w:type="gramEnd"/>
            <w:r>
              <w:rPr>
                <w:rFonts w:asciiTheme="minorHAnsi" w:hAnsiTheme="minorHAnsi"/>
                <w:sz w:val="16"/>
                <w:szCs w:val="16"/>
              </w:rPr>
              <w:t xml:space="preserve"> </w:t>
            </w:r>
            <w:r w:rsidRPr="00E00244">
              <w:rPr>
                <w:rFonts w:asciiTheme="minorHAnsi" w:hAnsiTheme="minorHAnsi"/>
                <w:sz w:val="16"/>
                <w:szCs w:val="16"/>
              </w:rPr>
              <w:t>A0</w:t>
            </w:r>
            <w:r w:rsidR="00B315F4">
              <w:rPr>
                <w:rFonts w:asciiTheme="minorHAnsi" w:hAnsiTheme="minorHAnsi"/>
                <w:sz w:val="16"/>
                <w:szCs w:val="16"/>
              </w:rPr>
              <w:t>8</w:t>
            </w:r>
            <w:r w:rsidRPr="00E00244">
              <w:rPr>
                <w:rFonts w:asciiTheme="minorHAnsi" w:hAnsiTheme="minorHAnsi"/>
                <w:sz w:val="16"/>
                <w:szCs w:val="16"/>
              </w:rPr>
              <w:t xml:space="preserve"> = CFI System </w:t>
            </w:r>
            <w:r>
              <w:rPr>
                <w:rFonts w:asciiTheme="minorHAnsi" w:hAnsiTheme="minorHAnsi"/>
                <w:sz w:val="16"/>
                <w:szCs w:val="16"/>
              </w:rPr>
              <w:t>or A1</w:t>
            </w:r>
            <w:r w:rsidR="00B315F4">
              <w:rPr>
                <w:rFonts w:asciiTheme="minorHAnsi" w:hAnsiTheme="minorHAnsi"/>
                <w:sz w:val="16"/>
                <w:szCs w:val="16"/>
              </w:rPr>
              <w:t>2</w:t>
            </w:r>
            <w:r>
              <w:rPr>
                <w:rFonts w:asciiTheme="minorHAnsi" w:hAnsiTheme="minorHAnsi"/>
                <w:sz w:val="16"/>
                <w:szCs w:val="16"/>
              </w:rPr>
              <w:t xml:space="preserve"> = </w:t>
            </w:r>
            <w:r w:rsidR="006F4D14">
              <w:rPr>
                <w:rFonts w:asciiTheme="minorHAnsi" w:hAnsiTheme="minorHAnsi"/>
                <w:sz w:val="16"/>
                <w:szCs w:val="16"/>
              </w:rPr>
              <w:t>Variable CFVCS or Fixed CFVCS</w:t>
            </w:r>
            <w:r>
              <w:rPr>
                <w:rFonts w:asciiTheme="minorHAnsi" w:hAnsiTheme="minorHAnsi"/>
                <w:sz w:val="16"/>
                <w:szCs w:val="16"/>
              </w:rPr>
              <w:t xml:space="preserve">, </w:t>
            </w:r>
            <w:r w:rsidRPr="00E00244">
              <w:rPr>
                <w:rFonts w:asciiTheme="minorHAnsi" w:hAnsiTheme="minorHAnsi"/>
                <w:sz w:val="16"/>
                <w:szCs w:val="16"/>
              </w:rPr>
              <w:t>Then use variant MCH-23d</w:t>
            </w:r>
            <w:r w:rsidR="00E12517">
              <w:rPr>
                <w:rFonts w:asciiTheme="minorHAnsi" w:hAnsiTheme="minorHAnsi"/>
                <w:sz w:val="16"/>
                <w:szCs w:val="16"/>
              </w:rPr>
              <w:t>;</w:t>
            </w:r>
          </w:p>
          <w:p w14:paraId="39E40985" w14:textId="03801196" w:rsidR="001B7B6B" w:rsidRDefault="004D02EF" w:rsidP="0063194F">
            <w:pPr>
              <w:keepNext/>
              <w:ind w:left="646"/>
              <w:rPr>
                <w:rFonts w:asciiTheme="minorHAnsi" w:hAnsiTheme="minorHAnsi"/>
                <w:sz w:val="16"/>
                <w:szCs w:val="16"/>
              </w:rPr>
            </w:pPr>
            <w:r>
              <w:rPr>
                <w:rFonts w:asciiTheme="minorHAnsi" w:hAnsiTheme="minorHAnsi"/>
                <w:sz w:val="16"/>
                <w:szCs w:val="16"/>
              </w:rPr>
              <w:t>Else</w:t>
            </w:r>
            <w:r w:rsidR="00051491" w:rsidRPr="00E00244">
              <w:rPr>
                <w:rFonts w:asciiTheme="minorHAnsi" w:hAnsiTheme="minorHAnsi"/>
                <w:sz w:val="16"/>
                <w:szCs w:val="16"/>
              </w:rPr>
              <w:t>if A0</w:t>
            </w:r>
            <w:r w:rsidR="00B315F4">
              <w:rPr>
                <w:rFonts w:asciiTheme="minorHAnsi" w:hAnsiTheme="minorHAnsi"/>
                <w:sz w:val="16"/>
                <w:szCs w:val="16"/>
              </w:rPr>
              <w:t>4</w:t>
            </w:r>
            <w:r w:rsidR="00051491" w:rsidRPr="00E00244">
              <w:rPr>
                <w:rFonts w:asciiTheme="minorHAnsi" w:hAnsiTheme="minorHAnsi"/>
                <w:sz w:val="16"/>
                <w:szCs w:val="16"/>
              </w:rPr>
              <w:t xml:space="preserve"> = New or Replacement </w:t>
            </w:r>
            <w:r w:rsidR="001B7B6B">
              <w:rPr>
                <w:rFonts w:asciiTheme="minorHAnsi" w:hAnsiTheme="minorHAnsi"/>
                <w:sz w:val="16"/>
                <w:szCs w:val="16"/>
              </w:rPr>
              <w:t xml:space="preserve">then </w:t>
            </w:r>
          </w:p>
          <w:p w14:paraId="6149C119" w14:textId="29577E10" w:rsidR="00051491" w:rsidRDefault="001B7B6B" w:rsidP="00A66E44">
            <w:pPr>
              <w:keepNext/>
              <w:ind w:left="646"/>
              <w:rPr>
                <w:rFonts w:asciiTheme="minorHAnsi" w:hAnsiTheme="minorHAnsi"/>
                <w:sz w:val="16"/>
                <w:szCs w:val="16"/>
              </w:rPr>
            </w:pPr>
            <w:r>
              <w:rPr>
                <w:rFonts w:asciiTheme="minorHAnsi" w:hAnsiTheme="minorHAnsi"/>
                <w:sz w:val="16"/>
                <w:szCs w:val="16"/>
              </w:rPr>
              <w:t>if</w:t>
            </w:r>
            <w:r w:rsidR="00051491">
              <w:rPr>
                <w:rFonts w:asciiTheme="minorHAnsi" w:hAnsiTheme="minorHAnsi"/>
                <w:sz w:val="16"/>
                <w:szCs w:val="16"/>
              </w:rPr>
              <w:t xml:space="preserve"> A1</w:t>
            </w:r>
            <w:r w:rsidR="00B315F4">
              <w:rPr>
                <w:rFonts w:asciiTheme="minorHAnsi" w:hAnsiTheme="minorHAnsi"/>
                <w:sz w:val="16"/>
                <w:szCs w:val="16"/>
              </w:rPr>
              <w:t>2</w:t>
            </w:r>
            <w:r w:rsidR="00051491">
              <w:rPr>
                <w:rFonts w:asciiTheme="minorHAnsi" w:hAnsiTheme="minorHAnsi"/>
                <w:sz w:val="16"/>
                <w:szCs w:val="16"/>
              </w:rPr>
              <w:t xml:space="preserve"> = </w:t>
            </w:r>
            <w:r w:rsidR="006F4D14">
              <w:rPr>
                <w:rFonts w:asciiTheme="minorHAnsi" w:hAnsiTheme="minorHAnsi"/>
                <w:sz w:val="16"/>
                <w:szCs w:val="16"/>
              </w:rPr>
              <w:t>Variable CFVCS or Fixed CFVCS</w:t>
            </w:r>
            <w:r w:rsidR="00051491">
              <w:rPr>
                <w:rFonts w:asciiTheme="minorHAnsi" w:hAnsiTheme="minorHAnsi"/>
                <w:sz w:val="16"/>
                <w:szCs w:val="16"/>
              </w:rPr>
              <w:t xml:space="preserve">, </w:t>
            </w:r>
            <w:proofErr w:type="gramStart"/>
            <w:r w:rsidR="00051491" w:rsidRPr="00E00244">
              <w:rPr>
                <w:rFonts w:asciiTheme="minorHAnsi" w:hAnsiTheme="minorHAnsi"/>
                <w:sz w:val="16"/>
                <w:szCs w:val="16"/>
              </w:rPr>
              <w:t>Then</w:t>
            </w:r>
            <w:proofErr w:type="gramEnd"/>
            <w:r w:rsidR="00051491" w:rsidRPr="00E00244">
              <w:rPr>
                <w:rFonts w:asciiTheme="minorHAnsi" w:hAnsiTheme="minorHAnsi"/>
                <w:sz w:val="16"/>
                <w:szCs w:val="16"/>
              </w:rPr>
              <w:t xml:space="preserve"> use variant MCH-23</w:t>
            </w:r>
            <w:r w:rsidR="00051491">
              <w:rPr>
                <w:rFonts w:asciiTheme="minorHAnsi" w:hAnsiTheme="minorHAnsi"/>
                <w:sz w:val="16"/>
                <w:szCs w:val="16"/>
              </w:rPr>
              <w:t>e</w:t>
            </w:r>
            <w:r w:rsidR="00E12517">
              <w:rPr>
                <w:rFonts w:asciiTheme="minorHAnsi" w:hAnsiTheme="minorHAnsi"/>
                <w:sz w:val="16"/>
                <w:szCs w:val="16"/>
              </w:rPr>
              <w:t>,</w:t>
            </w:r>
          </w:p>
          <w:p w14:paraId="6581BFA9" w14:textId="1C8BF35F" w:rsidR="00051491" w:rsidRDefault="001B7B6B" w:rsidP="00A66E44">
            <w:pPr>
              <w:keepNext/>
              <w:ind w:left="646"/>
              <w:rPr>
                <w:rFonts w:asciiTheme="minorHAnsi" w:hAnsiTheme="minorHAnsi"/>
                <w:sz w:val="16"/>
                <w:szCs w:val="16"/>
              </w:rPr>
            </w:pPr>
            <w:r>
              <w:rPr>
                <w:rFonts w:asciiTheme="minorHAnsi" w:hAnsiTheme="minorHAnsi"/>
                <w:sz w:val="16"/>
                <w:szCs w:val="16"/>
              </w:rPr>
              <w:t>Else</w:t>
            </w:r>
            <w:r w:rsidR="00051491">
              <w:rPr>
                <w:rFonts w:asciiTheme="minorHAnsi" w:hAnsiTheme="minorHAnsi"/>
                <w:sz w:val="16"/>
                <w:szCs w:val="16"/>
              </w:rPr>
              <w:t xml:space="preserve"> use variant MCH-</w:t>
            </w:r>
            <w:proofErr w:type="gramStart"/>
            <w:r w:rsidR="00051491">
              <w:rPr>
                <w:rFonts w:asciiTheme="minorHAnsi" w:hAnsiTheme="minorHAnsi"/>
                <w:sz w:val="16"/>
                <w:szCs w:val="16"/>
              </w:rPr>
              <w:t>23a</w:t>
            </w:r>
            <w:r w:rsidR="00BF3AF8">
              <w:rPr>
                <w:rFonts w:asciiTheme="minorHAnsi" w:hAnsiTheme="minorHAnsi"/>
                <w:sz w:val="16"/>
                <w:szCs w:val="16"/>
              </w:rPr>
              <w:t>;</w:t>
            </w:r>
            <w:proofErr w:type="gramEnd"/>
          </w:p>
          <w:p w14:paraId="3DA29F98" w14:textId="77777777" w:rsidR="00051491" w:rsidRDefault="00051491" w:rsidP="00A66E44">
            <w:pPr>
              <w:keepNext/>
              <w:ind w:left="646"/>
              <w:rPr>
                <w:rFonts w:asciiTheme="minorHAnsi" w:hAnsiTheme="minorHAnsi"/>
                <w:sz w:val="16"/>
                <w:szCs w:val="16"/>
              </w:rPr>
            </w:pPr>
          </w:p>
          <w:p w14:paraId="22D164F6" w14:textId="400448E5" w:rsidR="00051491" w:rsidRDefault="00051491" w:rsidP="00A66E44">
            <w:pPr>
              <w:keepNext/>
              <w:rPr>
                <w:rFonts w:ascii="Calibri" w:hAnsi="Calibri"/>
                <w:sz w:val="16"/>
                <w:szCs w:val="16"/>
              </w:rPr>
            </w:pPr>
            <w:proofErr w:type="spellStart"/>
            <w:r w:rsidRPr="00E00244">
              <w:rPr>
                <w:rFonts w:ascii="Calibri" w:hAnsi="Calibri"/>
                <w:sz w:val="16"/>
                <w:szCs w:val="16"/>
              </w:rPr>
              <w:t>ElseIf</w:t>
            </w:r>
            <w:proofErr w:type="spellEnd"/>
            <w:r w:rsidRPr="00E00244">
              <w:rPr>
                <w:rFonts w:ascii="Calibri" w:hAnsi="Calibri"/>
                <w:sz w:val="16"/>
                <w:szCs w:val="16"/>
              </w:rPr>
              <w:t xml:space="preserve"> A0</w:t>
            </w:r>
            <w:r w:rsidR="0085306D">
              <w:rPr>
                <w:rFonts w:ascii="Calibri" w:hAnsi="Calibri"/>
                <w:sz w:val="16"/>
                <w:szCs w:val="16"/>
              </w:rPr>
              <w:t>7</w:t>
            </w:r>
            <w:r w:rsidRPr="00E00244">
              <w:rPr>
                <w:rFonts w:ascii="Calibri" w:hAnsi="Calibri"/>
                <w:sz w:val="16"/>
                <w:szCs w:val="16"/>
              </w:rPr>
              <w:t xml:space="preserve"> = N</w:t>
            </w:r>
            <w:r>
              <w:rPr>
                <w:rFonts w:ascii="Calibri" w:hAnsi="Calibri"/>
                <w:sz w:val="16"/>
                <w:szCs w:val="16"/>
              </w:rPr>
              <w:t>/A Then</w:t>
            </w:r>
          </w:p>
          <w:p w14:paraId="561AE391" w14:textId="7F6D5AAB" w:rsidR="00051491" w:rsidRDefault="00051491" w:rsidP="00A66E44">
            <w:pPr>
              <w:keepNext/>
              <w:ind w:left="646"/>
              <w:rPr>
                <w:rFonts w:ascii="Calibri" w:hAnsi="Calibri"/>
                <w:sz w:val="16"/>
                <w:szCs w:val="16"/>
              </w:rPr>
            </w:pPr>
            <w:r w:rsidRPr="00E00244">
              <w:rPr>
                <w:rFonts w:ascii="Calibri" w:hAnsi="Calibri"/>
                <w:sz w:val="16"/>
                <w:szCs w:val="16"/>
              </w:rPr>
              <w:t>if A0</w:t>
            </w:r>
            <w:r w:rsidR="00B315F4">
              <w:rPr>
                <w:rFonts w:ascii="Calibri" w:hAnsi="Calibri"/>
                <w:sz w:val="16"/>
                <w:szCs w:val="16"/>
              </w:rPr>
              <w:t>4</w:t>
            </w:r>
            <w:r w:rsidRPr="00E00244">
              <w:rPr>
                <w:rFonts w:ascii="Calibri" w:hAnsi="Calibri"/>
                <w:sz w:val="16"/>
                <w:szCs w:val="16"/>
              </w:rPr>
              <w:t xml:space="preserve"> = New or Replacement</w:t>
            </w:r>
            <w:r>
              <w:rPr>
                <w:rFonts w:ascii="Calibri" w:hAnsi="Calibri"/>
                <w:sz w:val="16"/>
                <w:szCs w:val="16"/>
              </w:rPr>
              <w:t>, Then</w:t>
            </w:r>
          </w:p>
          <w:p w14:paraId="60992656" w14:textId="23FDD701" w:rsidR="00051491" w:rsidRDefault="00051491" w:rsidP="001C3F6A">
            <w:pPr>
              <w:keepNext/>
              <w:ind w:left="646"/>
              <w:rPr>
                <w:rFonts w:ascii="Calibri" w:hAnsi="Calibri"/>
                <w:sz w:val="16"/>
                <w:szCs w:val="16"/>
              </w:rPr>
            </w:pPr>
            <w:r w:rsidRPr="00E00244">
              <w:rPr>
                <w:rFonts w:ascii="Calibri" w:hAnsi="Calibri"/>
                <w:sz w:val="16"/>
                <w:szCs w:val="16"/>
              </w:rPr>
              <w:t xml:space="preserve">If cooling system type on MCH-01 = No Cooling </w:t>
            </w:r>
            <w:proofErr w:type="gramStart"/>
            <w:r>
              <w:rPr>
                <w:rFonts w:ascii="Calibri" w:hAnsi="Calibri"/>
                <w:sz w:val="16"/>
                <w:szCs w:val="16"/>
              </w:rPr>
              <w:t>And</w:t>
            </w:r>
            <w:proofErr w:type="gramEnd"/>
            <w:r>
              <w:rPr>
                <w:rFonts w:ascii="Calibri" w:hAnsi="Calibri"/>
                <w:sz w:val="16"/>
                <w:szCs w:val="16"/>
              </w:rPr>
              <w:t xml:space="preserve"> A0</w:t>
            </w:r>
            <w:r w:rsidR="00B315F4">
              <w:rPr>
                <w:rFonts w:ascii="Calibri" w:hAnsi="Calibri"/>
                <w:sz w:val="16"/>
                <w:szCs w:val="16"/>
              </w:rPr>
              <w:t>8</w:t>
            </w:r>
            <w:r>
              <w:rPr>
                <w:rFonts w:ascii="Calibri" w:hAnsi="Calibri"/>
                <w:sz w:val="16"/>
                <w:szCs w:val="16"/>
              </w:rPr>
              <w:t xml:space="preserve"> = CFI System or A1</w:t>
            </w:r>
            <w:r w:rsidR="00B315F4">
              <w:rPr>
                <w:rFonts w:ascii="Calibri" w:hAnsi="Calibri"/>
                <w:sz w:val="16"/>
                <w:szCs w:val="16"/>
              </w:rPr>
              <w:t>2</w:t>
            </w:r>
            <w:r>
              <w:rPr>
                <w:rFonts w:ascii="Calibri" w:hAnsi="Calibri"/>
                <w:sz w:val="16"/>
                <w:szCs w:val="16"/>
              </w:rPr>
              <w:t xml:space="preserve"> = </w:t>
            </w:r>
            <w:r w:rsidR="006F4D14">
              <w:rPr>
                <w:rFonts w:asciiTheme="minorHAnsi" w:hAnsiTheme="minorHAnsi"/>
                <w:sz w:val="16"/>
                <w:szCs w:val="16"/>
              </w:rPr>
              <w:t>Variable CFVCS or Fixed CFVCS</w:t>
            </w:r>
            <w:r>
              <w:rPr>
                <w:rFonts w:ascii="Calibri" w:hAnsi="Calibri"/>
                <w:sz w:val="16"/>
                <w:szCs w:val="16"/>
              </w:rPr>
              <w:t xml:space="preserve">, </w:t>
            </w:r>
            <w:r w:rsidRPr="00E00244">
              <w:rPr>
                <w:rFonts w:ascii="Calibri" w:hAnsi="Calibri"/>
                <w:sz w:val="16"/>
                <w:szCs w:val="16"/>
              </w:rPr>
              <w:t>Then use variant MCH-23d</w:t>
            </w:r>
            <w:r w:rsidR="001C3F6A">
              <w:rPr>
                <w:rFonts w:ascii="Calibri" w:hAnsi="Calibri"/>
                <w:sz w:val="16"/>
                <w:szCs w:val="16"/>
              </w:rPr>
              <w:t>;</w:t>
            </w:r>
          </w:p>
          <w:p w14:paraId="6E60AA53" w14:textId="6E131FDD" w:rsidR="00051491" w:rsidRDefault="00051491" w:rsidP="00174F13">
            <w:pPr>
              <w:keepNext/>
              <w:ind w:left="646"/>
              <w:rPr>
                <w:rFonts w:ascii="Calibri" w:hAnsi="Calibri"/>
                <w:sz w:val="16"/>
                <w:szCs w:val="16"/>
              </w:rPr>
            </w:pPr>
            <w:r>
              <w:rPr>
                <w:rFonts w:ascii="Calibri" w:hAnsi="Calibri"/>
                <w:sz w:val="16"/>
                <w:szCs w:val="16"/>
              </w:rPr>
              <w:t>if A1</w:t>
            </w:r>
            <w:r w:rsidR="00B315F4">
              <w:rPr>
                <w:rFonts w:ascii="Calibri" w:hAnsi="Calibri"/>
                <w:sz w:val="16"/>
                <w:szCs w:val="16"/>
              </w:rPr>
              <w:t>2</w:t>
            </w:r>
            <w:r>
              <w:rPr>
                <w:rFonts w:ascii="Calibri" w:hAnsi="Calibri"/>
                <w:sz w:val="16"/>
                <w:szCs w:val="16"/>
              </w:rPr>
              <w:t xml:space="preserve"> = </w:t>
            </w:r>
            <w:r w:rsidR="006F4D14">
              <w:rPr>
                <w:rFonts w:asciiTheme="minorHAnsi" w:hAnsiTheme="minorHAnsi"/>
                <w:sz w:val="16"/>
                <w:szCs w:val="16"/>
              </w:rPr>
              <w:t>Variable CFVCS or Fixed CFVCS</w:t>
            </w:r>
            <w:r>
              <w:rPr>
                <w:rFonts w:ascii="Calibri" w:hAnsi="Calibri"/>
                <w:sz w:val="16"/>
                <w:szCs w:val="16"/>
              </w:rPr>
              <w:t xml:space="preserve"> use variant MCH-23e</w:t>
            </w:r>
            <w:r w:rsidR="001C3F6A">
              <w:rPr>
                <w:rFonts w:ascii="Calibri" w:hAnsi="Calibri"/>
                <w:sz w:val="16"/>
                <w:szCs w:val="16"/>
              </w:rPr>
              <w:t>,</w:t>
            </w:r>
          </w:p>
          <w:p w14:paraId="0D732060" w14:textId="0A95FC14" w:rsidR="00051491" w:rsidRPr="00E00244" w:rsidRDefault="00051491" w:rsidP="001C3F6A">
            <w:pPr>
              <w:keepNext/>
              <w:ind w:left="646"/>
              <w:rPr>
                <w:rFonts w:ascii="Calibri" w:hAnsi="Calibri"/>
                <w:sz w:val="16"/>
                <w:szCs w:val="16"/>
              </w:rPr>
            </w:pPr>
            <w:r>
              <w:rPr>
                <w:rFonts w:ascii="Calibri" w:hAnsi="Calibri"/>
                <w:sz w:val="16"/>
                <w:szCs w:val="16"/>
              </w:rPr>
              <w:t>Else use variant MCH-23-a</w:t>
            </w:r>
          </w:p>
          <w:p w14:paraId="3480889B" w14:textId="3EC65B4B" w:rsidR="00051491" w:rsidRDefault="00051491" w:rsidP="00174F13">
            <w:pPr>
              <w:keepNext/>
              <w:ind w:left="1186"/>
              <w:rPr>
                <w:rFonts w:asciiTheme="minorHAnsi" w:hAnsiTheme="minorHAnsi"/>
                <w:sz w:val="16"/>
                <w:szCs w:val="16"/>
              </w:rPr>
            </w:pPr>
            <w:r w:rsidRPr="00E00244">
              <w:rPr>
                <w:rFonts w:asciiTheme="minorHAnsi" w:hAnsiTheme="minorHAnsi"/>
                <w:sz w:val="16"/>
                <w:szCs w:val="16"/>
              </w:rPr>
              <w:t>End</w:t>
            </w:r>
          </w:p>
          <w:p w14:paraId="068E966A" w14:textId="2BFCC46A" w:rsidR="00051491" w:rsidRPr="00E00244" w:rsidRDefault="00051491" w:rsidP="00A66E44">
            <w:pPr>
              <w:keepNext/>
              <w:rPr>
                <w:rFonts w:asciiTheme="minorHAnsi" w:hAnsiTheme="minorHAnsi"/>
                <w:sz w:val="16"/>
                <w:szCs w:val="16"/>
              </w:rPr>
            </w:pPr>
            <w:r w:rsidRPr="00E00244">
              <w:rPr>
                <w:rFonts w:asciiTheme="minorHAnsi" w:hAnsiTheme="minorHAnsi"/>
                <w:sz w:val="16"/>
                <w:szCs w:val="16"/>
              </w:rPr>
              <w:t>End</w:t>
            </w:r>
            <w:r>
              <w:rPr>
                <w:rFonts w:asciiTheme="minorHAnsi" w:hAnsiTheme="minorHAnsi"/>
                <w:sz w:val="16"/>
                <w:szCs w:val="16"/>
              </w:rPr>
              <w:t>&gt;&gt;</w:t>
            </w:r>
          </w:p>
        </w:tc>
      </w:tr>
    </w:tbl>
    <w:p w14:paraId="068E966C" w14:textId="77777777" w:rsidR="000A1890" w:rsidRPr="00993A65" w:rsidRDefault="000A1890"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0A1890" w:rsidRPr="00966F61" w14:paraId="068E9670" w14:textId="77777777" w:rsidTr="00780394">
        <w:trPr>
          <w:trHeight w:val="144"/>
        </w:trPr>
        <w:tc>
          <w:tcPr>
            <w:tcW w:w="5000" w:type="pct"/>
            <w:vAlign w:val="center"/>
          </w:tcPr>
          <w:p w14:paraId="068E966F" w14:textId="3E713690" w:rsidR="00A079F6" w:rsidRPr="00966F61" w:rsidRDefault="000A1890" w:rsidP="00780394">
            <w:pPr>
              <w:keepNext/>
              <w:rPr>
                <w:rFonts w:asciiTheme="minorHAnsi" w:hAnsiTheme="minorHAnsi"/>
                <w:b/>
                <w:sz w:val="18"/>
                <w:szCs w:val="18"/>
              </w:rPr>
            </w:pPr>
            <w:r w:rsidRPr="00966F61">
              <w:rPr>
                <w:rFonts w:asciiTheme="minorHAnsi" w:hAnsiTheme="minorHAnsi"/>
                <w:b/>
                <w:sz w:val="18"/>
                <w:szCs w:val="18"/>
              </w:rPr>
              <w:t>MCH-23a Forced Air System Airflow Rate Measurement – Newly Installed Non-Zoned Systems or Zoned Multi-Speed Compressor</w:t>
            </w:r>
          </w:p>
        </w:tc>
      </w:tr>
    </w:tbl>
    <w:p w14:paraId="068E9671" w14:textId="248B6819" w:rsidR="000A1890" w:rsidRPr="00993A65" w:rsidRDefault="000A1890">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4954"/>
        <w:gridCol w:w="5602"/>
      </w:tblGrid>
      <w:tr w:rsidR="000A1890" w:rsidRPr="00966F61" w14:paraId="068E9674" w14:textId="77777777" w:rsidTr="00051491">
        <w:trPr>
          <w:trHeight w:val="144"/>
        </w:trPr>
        <w:tc>
          <w:tcPr>
            <w:tcW w:w="5000" w:type="pct"/>
            <w:gridSpan w:val="3"/>
          </w:tcPr>
          <w:p w14:paraId="068E9672" w14:textId="1846F84C" w:rsidR="000A1890" w:rsidRPr="00966F61" w:rsidRDefault="000A1890" w:rsidP="00693010">
            <w:pPr>
              <w:keepNext/>
              <w:rPr>
                <w:rFonts w:asciiTheme="minorHAnsi" w:hAnsiTheme="minorHAnsi"/>
                <w:b/>
                <w:sz w:val="18"/>
                <w:szCs w:val="18"/>
              </w:rPr>
            </w:pPr>
            <w:r w:rsidRPr="00966F61">
              <w:rPr>
                <w:rFonts w:asciiTheme="minorHAnsi" w:hAnsiTheme="minorHAnsi"/>
                <w:b/>
                <w:sz w:val="18"/>
                <w:szCs w:val="18"/>
              </w:rPr>
              <w:lastRenderedPageBreak/>
              <w:t>D. Forced Air System Airflow Rate Measurement</w:t>
            </w:r>
          </w:p>
          <w:p w14:paraId="068E9673" w14:textId="77777777" w:rsidR="000A1890" w:rsidRPr="00966F61" w:rsidRDefault="000A1890" w:rsidP="00693010">
            <w:pPr>
              <w:keepNext/>
              <w:rPr>
                <w:rFonts w:asciiTheme="minorHAnsi" w:hAnsiTheme="minorHAnsi"/>
                <w:b/>
                <w:sz w:val="18"/>
                <w:szCs w:val="18"/>
              </w:rPr>
            </w:pPr>
            <w:r w:rsidRPr="00966F61">
              <w:rPr>
                <w:rFonts w:asciiTheme="minorHAnsi" w:hAnsiTheme="minorHAnsi"/>
                <w:sz w:val="18"/>
                <w:szCs w:val="18"/>
              </w:rPr>
              <w:t>The procedures for System Airflow Rate Verification are specified in Reference Residential Appendix RA3.3.</w:t>
            </w:r>
          </w:p>
        </w:tc>
      </w:tr>
      <w:tr w:rsidR="00051491" w:rsidRPr="00966F61" w14:paraId="068E967C" w14:textId="77777777" w:rsidTr="00051491">
        <w:tblPrEx>
          <w:tblCellMar>
            <w:top w:w="0" w:type="dxa"/>
            <w:left w:w="108" w:type="dxa"/>
            <w:bottom w:w="0" w:type="dxa"/>
            <w:right w:w="108" w:type="dxa"/>
          </w:tblCellMar>
        </w:tblPrEx>
        <w:trPr>
          <w:cantSplit/>
          <w:trHeight w:val="144"/>
        </w:trPr>
        <w:tc>
          <w:tcPr>
            <w:tcW w:w="212" w:type="pct"/>
            <w:vAlign w:val="center"/>
          </w:tcPr>
          <w:p w14:paraId="068E9675" w14:textId="77777777" w:rsidR="00051491" w:rsidRPr="00966F61" w:rsidRDefault="00051491" w:rsidP="00051491">
            <w:pPr>
              <w:keepNext/>
              <w:jc w:val="center"/>
              <w:rPr>
                <w:rFonts w:asciiTheme="minorHAnsi" w:hAnsiTheme="minorHAnsi"/>
                <w:sz w:val="18"/>
                <w:szCs w:val="18"/>
              </w:rPr>
            </w:pPr>
            <w:r w:rsidRPr="00966F61">
              <w:rPr>
                <w:rFonts w:asciiTheme="minorHAnsi" w:hAnsiTheme="minorHAnsi"/>
                <w:sz w:val="18"/>
                <w:szCs w:val="18"/>
              </w:rPr>
              <w:t>01</w:t>
            </w:r>
          </w:p>
        </w:tc>
        <w:tc>
          <w:tcPr>
            <w:tcW w:w="2247" w:type="pct"/>
            <w:vAlign w:val="center"/>
          </w:tcPr>
          <w:p w14:paraId="068E9676" w14:textId="27642A81" w:rsidR="00051491" w:rsidRPr="00966F61" w:rsidRDefault="00051491" w:rsidP="00051491">
            <w:pPr>
              <w:keepNext/>
              <w:rPr>
                <w:rFonts w:asciiTheme="minorHAnsi" w:hAnsiTheme="minorHAnsi"/>
                <w:sz w:val="18"/>
                <w:szCs w:val="18"/>
              </w:rPr>
            </w:pPr>
            <w:r w:rsidRPr="00FC36E7">
              <w:rPr>
                <w:rFonts w:asciiTheme="minorHAnsi" w:hAnsiTheme="minorHAnsi"/>
                <w:sz w:val="18"/>
                <w:szCs w:val="18"/>
              </w:rPr>
              <w:t>Required Minimum System Airflow Rate (cfm/ton</w:t>
            </w:r>
            <w:r w:rsidRPr="00966F61">
              <w:rPr>
                <w:rFonts w:asciiTheme="minorHAnsi" w:hAnsiTheme="minorHAnsi"/>
                <w:sz w:val="18"/>
                <w:szCs w:val="18"/>
              </w:rPr>
              <w:t>)</w:t>
            </w:r>
          </w:p>
        </w:tc>
        <w:tc>
          <w:tcPr>
            <w:tcW w:w="2541" w:type="pct"/>
            <w:vAlign w:val="center"/>
          </w:tcPr>
          <w:p w14:paraId="16127C8F" w14:textId="77777777" w:rsidR="00051491" w:rsidRPr="00966F61" w:rsidRDefault="00051491" w:rsidP="00051491">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5E4134B1" w14:textId="60CCFEBD" w:rsidR="00051491" w:rsidRDefault="00051491" w:rsidP="00051491">
            <w:pPr>
              <w:keepNext/>
              <w:rPr>
                <w:rFonts w:asciiTheme="minorHAnsi" w:hAnsiTheme="minorHAnsi"/>
                <w:sz w:val="18"/>
                <w:szCs w:val="18"/>
              </w:rPr>
            </w:pPr>
            <w:r>
              <w:rPr>
                <w:rFonts w:asciiTheme="minorHAnsi" w:hAnsiTheme="minorHAnsi"/>
                <w:sz w:val="18"/>
                <w:szCs w:val="18"/>
              </w:rPr>
              <w:t xml:space="preserve">If MCH-01 – </w:t>
            </w:r>
            <w:proofErr w:type="spellStart"/>
            <w:r>
              <w:rPr>
                <w:rFonts w:asciiTheme="minorHAnsi" w:hAnsiTheme="minorHAnsi"/>
                <w:sz w:val="18"/>
                <w:szCs w:val="18"/>
              </w:rPr>
              <w:t>ResidentialCoolingSystemType</w:t>
            </w:r>
            <w:proofErr w:type="spellEnd"/>
            <w:r>
              <w:rPr>
                <w:rFonts w:asciiTheme="minorHAnsi" w:hAnsiTheme="minorHAnsi"/>
                <w:sz w:val="18"/>
                <w:szCs w:val="18"/>
              </w:rPr>
              <w:t xml:space="preserve"> = Small Duct High Velocity</w:t>
            </w:r>
            <w:r w:rsidR="00A261A9">
              <w:rPr>
                <w:rFonts w:asciiTheme="minorHAnsi" w:hAnsiTheme="minorHAnsi"/>
                <w:sz w:val="18"/>
                <w:szCs w:val="18"/>
              </w:rPr>
              <w:t xml:space="preserve"> AC or Small Duct High Velocity HP</w:t>
            </w:r>
            <w:r>
              <w:rPr>
                <w:rFonts w:asciiTheme="minorHAnsi" w:hAnsiTheme="minorHAnsi"/>
                <w:sz w:val="18"/>
                <w:szCs w:val="18"/>
              </w:rPr>
              <w:t>, then value = 250</w:t>
            </w:r>
          </w:p>
          <w:p w14:paraId="068F53BB" w14:textId="77777777" w:rsidR="00051491" w:rsidRDefault="00051491" w:rsidP="00051491">
            <w:pPr>
              <w:keepNext/>
              <w:rPr>
                <w:rFonts w:asciiTheme="minorHAnsi" w:hAnsiTheme="minorHAnsi"/>
                <w:sz w:val="18"/>
                <w:szCs w:val="18"/>
              </w:rPr>
            </w:pPr>
          </w:p>
          <w:p w14:paraId="438BCFDA" w14:textId="27DAF420" w:rsidR="00051491" w:rsidRDefault="00051491" w:rsidP="00051491">
            <w:pPr>
              <w:keepNext/>
              <w:rPr>
                <w:rFonts w:asciiTheme="minorHAnsi" w:hAnsiTheme="minorHAnsi"/>
                <w:sz w:val="18"/>
                <w:szCs w:val="18"/>
              </w:rPr>
            </w:pPr>
            <w:r>
              <w:rPr>
                <w:rFonts w:asciiTheme="minorHAnsi" w:hAnsiTheme="minorHAnsi"/>
                <w:sz w:val="18"/>
                <w:szCs w:val="18"/>
              </w:rPr>
              <w:t>Elseif, A0</w:t>
            </w:r>
            <w:r w:rsidR="0085306D">
              <w:rPr>
                <w:rFonts w:asciiTheme="minorHAnsi" w:hAnsiTheme="minorHAnsi"/>
                <w:sz w:val="18"/>
                <w:szCs w:val="18"/>
              </w:rPr>
              <w:t>4</w:t>
            </w:r>
            <w:r>
              <w:rPr>
                <w:rFonts w:asciiTheme="minorHAnsi" w:hAnsiTheme="minorHAnsi"/>
                <w:sz w:val="18"/>
                <w:szCs w:val="18"/>
              </w:rPr>
              <w:t xml:space="preserve"> = Alteration, then value = </w:t>
            </w:r>
            <w:proofErr w:type="gramStart"/>
            <w:r>
              <w:rPr>
                <w:rFonts w:asciiTheme="minorHAnsi" w:hAnsiTheme="minorHAnsi"/>
                <w:sz w:val="18"/>
                <w:szCs w:val="18"/>
              </w:rPr>
              <w:t>300;</w:t>
            </w:r>
            <w:proofErr w:type="gramEnd"/>
          </w:p>
          <w:p w14:paraId="65B1AA65" w14:textId="77777777" w:rsidR="00051491" w:rsidRDefault="00051491" w:rsidP="00051491">
            <w:pPr>
              <w:keepNext/>
              <w:rPr>
                <w:rFonts w:asciiTheme="minorHAnsi" w:hAnsiTheme="minorHAnsi"/>
                <w:sz w:val="18"/>
                <w:szCs w:val="18"/>
              </w:rPr>
            </w:pPr>
          </w:p>
          <w:p w14:paraId="6BE2DA7A" w14:textId="15ABBEFE" w:rsidR="00051491" w:rsidRDefault="00051491" w:rsidP="00051491">
            <w:pPr>
              <w:keepNext/>
              <w:rPr>
                <w:rFonts w:asciiTheme="minorHAnsi" w:hAnsiTheme="minorHAnsi"/>
                <w:sz w:val="18"/>
                <w:szCs w:val="18"/>
              </w:rPr>
            </w:pPr>
            <w:r>
              <w:rPr>
                <w:rFonts w:asciiTheme="minorHAnsi" w:hAnsiTheme="minorHAnsi"/>
                <w:sz w:val="18"/>
                <w:szCs w:val="18"/>
              </w:rPr>
              <w:t>Elseif parent is MCH-01a, and B1</w:t>
            </w:r>
            <w:r w:rsidR="00AF112A">
              <w:rPr>
                <w:rFonts w:asciiTheme="minorHAnsi" w:hAnsiTheme="minorHAnsi"/>
                <w:sz w:val="18"/>
                <w:szCs w:val="18"/>
              </w:rPr>
              <w:t>0</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D09, then value = </w:t>
            </w:r>
            <w:proofErr w:type="gramStart"/>
            <w:r>
              <w:rPr>
                <w:rFonts w:asciiTheme="minorHAnsi" w:hAnsiTheme="minorHAnsi"/>
                <w:sz w:val="18"/>
                <w:szCs w:val="18"/>
              </w:rPr>
              <w:t>350;</w:t>
            </w:r>
            <w:proofErr w:type="gramEnd"/>
          </w:p>
          <w:p w14:paraId="78E468D6" w14:textId="77777777" w:rsidR="00051491" w:rsidRDefault="00051491" w:rsidP="00051491">
            <w:pPr>
              <w:keepNext/>
              <w:rPr>
                <w:rFonts w:asciiTheme="minorHAnsi" w:hAnsiTheme="minorHAnsi"/>
                <w:sz w:val="18"/>
                <w:szCs w:val="18"/>
              </w:rPr>
            </w:pPr>
          </w:p>
          <w:p w14:paraId="6D96D6F2" w14:textId="77777777" w:rsidR="00051491" w:rsidRDefault="00051491" w:rsidP="00051491">
            <w:pPr>
              <w:keepNext/>
              <w:rPr>
                <w:rFonts w:asciiTheme="minorHAnsi" w:hAnsiTheme="minorHAnsi"/>
                <w:sz w:val="18"/>
                <w:szCs w:val="18"/>
              </w:rPr>
            </w:pPr>
            <w:r>
              <w:rPr>
                <w:rFonts w:asciiTheme="minorHAnsi" w:hAnsiTheme="minorHAnsi"/>
                <w:sz w:val="18"/>
                <w:szCs w:val="18"/>
              </w:rPr>
              <w:t xml:space="preserve">Elseif parent is MCH-01a, and C08 </w:t>
            </w:r>
            <w:r>
              <w:rPr>
                <w:rFonts w:asciiTheme="minorHAnsi" w:hAnsiTheme="minorHAnsi" w:cstheme="minorHAnsi"/>
                <w:sz w:val="18"/>
                <w:szCs w:val="18"/>
              </w:rPr>
              <w:t>≠</w:t>
            </w:r>
            <w:r>
              <w:rPr>
                <w:rFonts w:asciiTheme="minorHAnsi" w:hAnsiTheme="minorHAnsi"/>
                <w:sz w:val="18"/>
                <w:szCs w:val="18"/>
              </w:rPr>
              <w:t xml:space="preserve"> NA, then reference value from MCH-01a </w:t>
            </w:r>
            <w:proofErr w:type="gramStart"/>
            <w:r>
              <w:rPr>
                <w:rFonts w:asciiTheme="minorHAnsi" w:hAnsiTheme="minorHAnsi"/>
                <w:sz w:val="18"/>
                <w:szCs w:val="18"/>
              </w:rPr>
              <w:t>C08;</w:t>
            </w:r>
            <w:proofErr w:type="gramEnd"/>
          </w:p>
          <w:p w14:paraId="4EC0EFD5" w14:textId="77777777" w:rsidR="00051491" w:rsidRDefault="00051491" w:rsidP="00051491">
            <w:pPr>
              <w:keepNext/>
              <w:rPr>
                <w:rFonts w:asciiTheme="minorHAnsi" w:hAnsiTheme="minorHAnsi"/>
                <w:sz w:val="18"/>
                <w:szCs w:val="18"/>
              </w:rPr>
            </w:pPr>
          </w:p>
          <w:p w14:paraId="068E967B" w14:textId="3D739471" w:rsidR="00051491" w:rsidRPr="00966F61" w:rsidRDefault="00051491" w:rsidP="00051491">
            <w:pPr>
              <w:keepNext/>
              <w:rPr>
                <w:rFonts w:asciiTheme="minorHAnsi" w:hAnsiTheme="minorHAnsi"/>
                <w:sz w:val="18"/>
                <w:szCs w:val="18"/>
              </w:rPr>
            </w:pPr>
            <w:r>
              <w:rPr>
                <w:rFonts w:asciiTheme="minorHAnsi" w:hAnsiTheme="minorHAnsi"/>
                <w:sz w:val="18"/>
                <w:szCs w:val="18"/>
              </w:rPr>
              <w:t>Else value = 350&gt;&gt;</w:t>
            </w:r>
          </w:p>
        </w:tc>
      </w:tr>
      <w:tr w:rsidR="000A1890" w:rsidRPr="00966F61" w14:paraId="068E9680" w14:textId="77777777" w:rsidTr="00051491">
        <w:tblPrEx>
          <w:tblCellMar>
            <w:top w:w="0" w:type="dxa"/>
            <w:left w:w="108" w:type="dxa"/>
            <w:bottom w:w="0" w:type="dxa"/>
            <w:right w:w="108" w:type="dxa"/>
          </w:tblCellMar>
        </w:tblPrEx>
        <w:trPr>
          <w:cantSplit/>
          <w:trHeight w:val="144"/>
        </w:trPr>
        <w:tc>
          <w:tcPr>
            <w:tcW w:w="212" w:type="pct"/>
            <w:vAlign w:val="center"/>
          </w:tcPr>
          <w:p w14:paraId="068E967D" w14:textId="77777777" w:rsidR="000A1890" w:rsidRPr="00A079F6" w:rsidRDefault="00C55722" w:rsidP="007A1CE5">
            <w:pPr>
              <w:keepNext/>
              <w:jc w:val="center"/>
              <w:rPr>
                <w:rFonts w:asciiTheme="minorHAnsi" w:hAnsiTheme="minorHAnsi"/>
                <w:sz w:val="18"/>
                <w:szCs w:val="18"/>
              </w:rPr>
            </w:pPr>
            <w:r w:rsidRPr="00A079F6">
              <w:rPr>
                <w:rFonts w:asciiTheme="minorHAnsi" w:hAnsiTheme="minorHAnsi"/>
                <w:sz w:val="18"/>
                <w:szCs w:val="18"/>
              </w:rPr>
              <w:t>02</w:t>
            </w:r>
          </w:p>
        </w:tc>
        <w:tc>
          <w:tcPr>
            <w:tcW w:w="2247" w:type="pct"/>
            <w:vAlign w:val="center"/>
          </w:tcPr>
          <w:p w14:paraId="068E967E" w14:textId="33C529EF" w:rsidR="000A1890" w:rsidRPr="00A079F6" w:rsidRDefault="00CA21D2" w:rsidP="00693010">
            <w:pPr>
              <w:keepNext/>
              <w:rPr>
                <w:rFonts w:asciiTheme="minorHAnsi" w:hAnsiTheme="minorHAnsi"/>
                <w:sz w:val="18"/>
                <w:szCs w:val="18"/>
              </w:rPr>
            </w:pPr>
            <w:r>
              <w:rPr>
                <w:rFonts w:asciiTheme="minorHAnsi" w:hAnsiTheme="minorHAnsi"/>
                <w:sz w:val="18"/>
                <w:szCs w:val="18"/>
              </w:rPr>
              <w:t>Required Minimum System Airflow Target (cfm)</w:t>
            </w:r>
          </w:p>
        </w:tc>
        <w:tc>
          <w:tcPr>
            <w:tcW w:w="2541" w:type="pct"/>
            <w:vAlign w:val="center"/>
          </w:tcPr>
          <w:p w14:paraId="068E967F" w14:textId="66AEBFFD" w:rsidR="000A1890" w:rsidRPr="00966F61" w:rsidRDefault="00CA21D2" w:rsidP="006C3762">
            <w:pPr>
              <w:keepNext/>
              <w:rPr>
                <w:rFonts w:asciiTheme="minorHAnsi" w:hAnsiTheme="minorHAnsi"/>
                <w:sz w:val="18"/>
                <w:szCs w:val="18"/>
              </w:rPr>
            </w:pPr>
            <w:r>
              <w:rPr>
                <w:rFonts w:asciiTheme="minorHAnsi" w:hAnsiTheme="minorHAnsi"/>
                <w:sz w:val="18"/>
                <w:szCs w:val="18"/>
              </w:rPr>
              <w:t xml:space="preserve">&lt;&lt;calculated field: = </w:t>
            </w:r>
            <w:r w:rsidRPr="006B712D">
              <w:rPr>
                <w:rFonts w:asciiTheme="minorHAnsi" w:hAnsiTheme="minorHAnsi"/>
                <w:sz w:val="18"/>
                <w:szCs w:val="18"/>
              </w:rPr>
              <w:t>A0</w:t>
            </w:r>
            <w:r w:rsidR="0085306D" w:rsidRPr="006B712D">
              <w:rPr>
                <w:rFonts w:asciiTheme="minorHAnsi" w:hAnsiTheme="minorHAnsi"/>
                <w:sz w:val="18"/>
                <w:szCs w:val="18"/>
              </w:rPr>
              <w:t>5</w:t>
            </w:r>
            <w:r>
              <w:rPr>
                <w:rFonts w:asciiTheme="minorHAnsi" w:hAnsiTheme="minorHAnsi"/>
                <w:sz w:val="18"/>
                <w:szCs w:val="18"/>
              </w:rPr>
              <w:t xml:space="preserve"> multiplied by value in </w:t>
            </w:r>
            <w:r w:rsidRPr="006B712D">
              <w:rPr>
                <w:rFonts w:asciiTheme="minorHAnsi" w:hAnsiTheme="minorHAnsi"/>
                <w:sz w:val="18"/>
                <w:szCs w:val="18"/>
              </w:rPr>
              <w:t>D01</w:t>
            </w:r>
            <w:r>
              <w:rPr>
                <w:rFonts w:asciiTheme="minorHAnsi" w:hAnsiTheme="minorHAnsi"/>
                <w:sz w:val="18"/>
                <w:szCs w:val="18"/>
              </w:rPr>
              <w:t>&gt;&gt;</w:t>
            </w:r>
          </w:p>
        </w:tc>
      </w:tr>
      <w:tr w:rsidR="000A1890" w:rsidRPr="00966F61" w14:paraId="068E9684" w14:textId="77777777" w:rsidTr="00051491">
        <w:tblPrEx>
          <w:tblCellMar>
            <w:top w:w="0" w:type="dxa"/>
            <w:left w:w="108" w:type="dxa"/>
            <w:bottom w:w="0" w:type="dxa"/>
            <w:right w:w="108" w:type="dxa"/>
          </w:tblCellMar>
        </w:tblPrEx>
        <w:trPr>
          <w:cantSplit/>
          <w:trHeight w:val="144"/>
        </w:trPr>
        <w:tc>
          <w:tcPr>
            <w:tcW w:w="212" w:type="pct"/>
            <w:vAlign w:val="center"/>
          </w:tcPr>
          <w:p w14:paraId="068E9681" w14:textId="77777777" w:rsidR="000A1890" w:rsidRPr="00966F61" w:rsidRDefault="000A1890" w:rsidP="007A1CE5">
            <w:pPr>
              <w:keepNext/>
              <w:jc w:val="center"/>
              <w:rPr>
                <w:rFonts w:asciiTheme="minorHAnsi" w:hAnsiTheme="minorHAnsi"/>
                <w:sz w:val="18"/>
                <w:szCs w:val="18"/>
              </w:rPr>
            </w:pPr>
            <w:r w:rsidRPr="00966F61">
              <w:rPr>
                <w:rFonts w:asciiTheme="minorHAnsi" w:hAnsiTheme="minorHAnsi"/>
                <w:sz w:val="18"/>
                <w:szCs w:val="18"/>
              </w:rPr>
              <w:t>03</w:t>
            </w:r>
          </w:p>
        </w:tc>
        <w:tc>
          <w:tcPr>
            <w:tcW w:w="2247" w:type="pct"/>
            <w:vAlign w:val="center"/>
          </w:tcPr>
          <w:p w14:paraId="068E9682" w14:textId="48BF4D30"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Actual System Airflow Rate Measurement (cfm)</w:t>
            </w:r>
          </w:p>
        </w:tc>
        <w:tc>
          <w:tcPr>
            <w:tcW w:w="2541" w:type="pct"/>
            <w:vAlign w:val="center"/>
          </w:tcPr>
          <w:p w14:paraId="068E9683" w14:textId="77777777"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 xml:space="preserve">&lt;&lt;user input numeric value: </w:t>
            </w:r>
            <w:proofErr w:type="spellStart"/>
            <w:r w:rsidRPr="00966F61">
              <w:rPr>
                <w:rFonts w:asciiTheme="minorHAnsi" w:hAnsiTheme="minorHAnsi"/>
                <w:sz w:val="18"/>
                <w:szCs w:val="18"/>
              </w:rPr>
              <w:t>xxxx</w:t>
            </w:r>
            <w:proofErr w:type="spellEnd"/>
            <w:r w:rsidRPr="00966F61">
              <w:rPr>
                <w:rFonts w:asciiTheme="minorHAnsi" w:hAnsiTheme="minorHAnsi"/>
                <w:sz w:val="18"/>
                <w:szCs w:val="18"/>
              </w:rPr>
              <w:t>&gt;&gt;</w:t>
            </w:r>
          </w:p>
        </w:tc>
      </w:tr>
      <w:tr w:rsidR="00994177" w:rsidRPr="00966F61" w14:paraId="068E9688" w14:textId="77777777" w:rsidTr="00051491">
        <w:tblPrEx>
          <w:tblCellMar>
            <w:top w:w="0" w:type="dxa"/>
            <w:left w:w="108" w:type="dxa"/>
            <w:bottom w:w="0" w:type="dxa"/>
            <w:right w:w="108" w:type="dxa"/>
          </w:tblCellMar>
        </w:tblPrEx>
        <w:trPr>
          <w:cantSplit/>
          <w:trHeight w:val="144"/>
        </w:trPr>
        <w:tc>
          <w:tcPr>
            <w:tcW w:w="212" w:type="pct"/>
            <w:vAlign w:val="center"/>
          </w:tcPr>
          <w:p w14:paraId="068E9685" w14:textId="77777777" w:rsidR="00994177" w:rsidRPr="00966F61" w:rsidRDefault="00994177" w:rsidP="007A1CE5">
            <w:pPr>
              <w:keepNext/>
              <w:jc w:val="center"/>
              <w:rPr>
                <w:rFonts w:asciiTheme="minorHAnsi" w:hAnsiTheme="minorHAnsi"/>
                <w:sz w:val="18"/>
                <w:szCs w:val="18"/>
              </w:rPr>
            </w:pPr>
            <w:r w:rsidRPr="00966F61">
              <w:rPr>
                <w:rFonts w:asciiTheme="minorHAnsi" w:hAnsiTheme="minorHAnsi"/>
                <w:sz w:val="18"/>
                <w:szCs w:val="18"/>
              </w:rPr>
              <w:t>04</w:t>
            </w:r>
          </w:p>
        </w:tc>
        <w:tc>
          <w:tcPr>
            <w:tcW w:w="2247" w:type="pct"/>
            <w:vAlign w:val="center"/>
          </w:tcPr>
          <w:p w14:paraId="068E9686" w14:textId="77777777" w:rsidR="00994177" w:rsidRPr="00966F61" w:rsidRDefault="00994177" w:rsidP="00994177">
            <w:pPr>
              <w:keepNext/>
              <w:rPr>
                <w:rFonts w:asciiTheme="minorHAnsi" w:hAnsiTheme="minorHAnsi"/>
                <w:sz w:val="18"/>
                <w:szCs w:val="18"/>
              </w:rPr>
            </w:pPr>
            <w:r w:rsidRPr="00966F61">
              <w:rPr>
                <w:rFonts w:asciiTheme="minorHAnsi" w:hAnsiTheme="minorHAnsi"/>
                <w:sz w:val="18"/>
                <w:szCs w:val="18"/>
              </w:rPr>
              <w:t>Compliance Statement:</w:t>
            </w:r>
          </w:p>
        </w:tc>
        <w:tc>
          <w:tcPr>
            <w:tcW w:w="2541" w:type="pct"/>
            <w:vAlign w:val="center"/>
          </w:tcPr>
          <w:p w14:paraId="068E9687" w14:textId="77777777" w:rsidR="00994177" w:rsidRPr="00966F61" w:rsidRDefault="00994177" w:rsidP="00994177">
            <w:pPr>
              <w:keepNext/>
              <w:rPr>
                <w:rFonts w:asciiTheme="minorHAnsi" w:hAnsiTheme="minorHAnsi"/>
                <w:sz w:val="18"/>
                <w:szCs w:val="18"/>
              </w:rPr>
            </w:pPr>
            <w:r w:rsidRPr="00966F61">
              <w:rPr>
                <w:rFonts w:asciiTheme="minorHAnsi" w:hAnsiTheme="minorHAnsi"/>
                <w:sz w:val="18"/>
                <w:szCs w:val="18"/>
              </w:rPr>
              <w:t xml:space="preserve"> &lt;&lt;If D03≥D02, the display text "system airflow rate complies", else display text "system does not comply with minimum airflow rate requirement"&gt;&gt;</w:t>
            </w:r>
          </w:p>
        </w:tc>
      </w:tr>
    </w:tbl>
    <w:p w14:paraId="068E9689" w14:textId="77777777" w:rsidR="00DA18E1" w:rsidRPr="00993A65" w:rsidRDefault="00DA18E1" w:rsidP="00DB3C96">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FA0024" w:rsidRPr="00D83E48" w14:paraId="068E968B" w14:textId="77777777" w:rsidTr="00FA0024">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068E968A" w14:textId="77777777" w:rsidR="00FA0024" w:rsidRPr="00FA0024" w:rsidRDefault="00FA0024" w:rsidP="005902DF">
            <w:pPr>
              <w:keepNext/>
              <w:rPr>
                <w:rFonts w:asciiTheme="minorHAnsi" w:hAnsiTheme="minorHAnsi"/>
                <w:b/>
                <w:sz w:val="18"/>
                <w:szCs w:val="18"/>
              </w:rPr>
            </w:pPr>
            <w:r>
              <w:rPr>
                <w:rFonts w:asciiTheme="minorHAnsi" w:hAnsiTheme="minorHAnsi"/>
                <w:b/>
                <w:sz w:val="18"/>
                <w:szCs w:val="18"/>
              </w:rPr>
              <w:t>E</w:t>
            </w:r>
            <w:r w:rsidRPr="008D67CB">
              <w:rPr>
                <w:rFonts w:asciiTheme="minorHAnsi" w:hAnsiTheme="minorHAnsi"/>
                <w:b/>
                <w:sz w:val="18"/>
                <w:szCs w:val="18"/>
              </w:rPr>
              <w:t>. Additional Requirements</w:t>
            </w:r>
          </w:p>
        </w:tc>
      </w:tr>
      <w:tr w:rsidR="00FA0024" w:rsidRPr="00D83E48" w14:paraId="068E968E" w14:textId="77777777" w:rsidTr="005902DF">
        <w:trPr>
          <w:trHeight w:val="144"/>
        </w:trPr>
        <w:tc>
          <w:tcPr>
            <w:tcW w:w="468" w:type="dxa"/>
            <w:vAlign w:val="center"/>
          </w:tcPr>
          <w:p w14:paraId="068E968C" w14:textId="77777777" w:rsidR="00FA0024" w:rsidRPr="008D67CB" w:rsidRDefault="00FA0024" w:rsidP="005902DF">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068E968D" w14:textId="2DE68806" w:rsidR="00FA0024" w:rsidRPr="008D67CB" w:rsidRDefault="00FA0024" w:rsidP="00CE3450">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FA0024" w:rsidRPr="00D83E48" w14:paraId="068E9691" w14:textId="77777777" w:rsidTr="005902DF">
        <w:trPr>
          <w:trHeight w:val="144"/>
        </w:trPr>
        <w:tc>
          <w:tcPr>
            <w:tcW w:w="468" w:type="dxa"/>
            <w:vAlign w:val="center"/>
          </w:tcPr>
          <w:p w14:paraId="068E968F" w14:textId="77777777" w:rsidR="00FA0024" w:rsidRPr="008D67CB" w:rsidRDefault="00FA0024" w:rsidP="005902DF">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068E9690" w14:textId="77777777" w:rsidR="00FA0024" w:rsidRPr="008D67CB" w:rsidRDefault="00FA0024" w:rsidP="005902DF">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FA0024" w:rsidRPr="00D83E48" w14:paraId="068E9694" w14:textId="77777777" w:rsidTr="005902DF">
        <w:trPr>
          <w:trHeight w:val="144"/>
        </w:trPr>
        <w:tc>
          <w:tcPr>
            <w:tcW w:w="468" w:type="dxa"/>
            <w:vAlign w:val="center"/>
          </w:tcPr>
          <w:p w14:paraId="068E9692" w14:textId="77777777" w:rsidR="00FA0024" w:rsidRPr="008D67CB" w:rsidRDefault="00FA0024" w:rsidP="005902DF">
            <w:pPr>
              <w:pStyle w:val="FootnoteText"/>
              <w:keepNext/>
              <w:jc w:val="center"/>
              <w:rPr>
                <w:rFonts w:ascii="Calibri" w:hAnsi="Calibri"/>
                <w:sz w:val="18"/>
                <w:szCs w:val="18"/>
              </w:rPr>
            </w:pPr>
            <w:r>
              <w:rPr>
                <w:rFonts w:ascii="Calibri" w:hAnsi="Calibri"/>
                <w:sz w:val="18"/>
                <w:szCs w:val="18"/>
              </w:rPr>
              <w:t>03</w:t>
            </w:r>
          </w:p>
        </w:tc>
        <w:tc>
          <w:tcPr>
            <w:tcW w:w="10530" w:type="dxa"/>
          </w:tcPr>
          <w:p w14:paraId="068E9693" w14:textId="3AA0C22A" w:rsidR="00FA0024" w:rsidRPr="00C74B3C" w:rsidRDefault="00FA0024" w:rsidP="006C736F">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6C736F">
              <w:rPr>
                <w:rFonts w:asciiTheme="minorHAnsi" w:hAnsiTheme="minorHAnsi" w:cs="Tahoma"/>
                <w:color w:val="000000"/>
                <w:sz w:val="18"/>
                <w:szCs w:val="18"/>
                <w:u w:val="single"/>
              </w:rPr>
              <w:t>ly constructed</w:t>
            </w:r>
            <w:r w:rsidR="00CE3450">
              <w:rPr>
                <w:rFonts w:asciiTheme="minorHAnsi" w:hAnsiTheme="minorHAnsi" w:cs="Tahoma"/>
                <w:color w:val="000000"/>
                <w:sz w:val="18"/>
                <w:szCs w:val="18"/>
                <w:u w:val="single"/>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8B0263">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FA0024" w:rsidRPr="00D83E48" w14:paraId="068E9697" w14:textId="77777777" w:rsidTr="005902DF">
        <w:trPr>
          <w:trHeight w:val="144"/>
        </w:trPr>
        <w:tc>
          <w:tcPr>
            <w:tcW w:w="468" w:type="dxa"/>
            <w:vAlign w:val="center"/>
          </w:tcPr>
          <w:p w14:paraId="068E9695"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068E9696"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FA0024" w:rsidRPr="00D83E48" w14:paraId="068E969A" w14:textId="77777777" w:rsidTr="005902DF">
        <w:trPr>
          <w:trHeight w:val="144"/>
        </w:trPr>
        <w:tc>
          <w:tcPr>
            <w:tcW w:w="468" w:type="dxa"/>
            <w:vAlign w:val="center"/>
          </w:tcPr>
          <w:p w14:paraId="068E9698"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068E9699"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FA0024" w:rsidRPr="00D83E48" w14:paraId="068E969D" w14:textId="77777777" w:rsidTr="005902DF">
        <w:trPr>
          <w:trHeight w:val="144"/>
        </w:trPr>
        <w:tc>
          <w:tcPr>
            <w:tcW w:w="468" w:type="dxa"/>
            <w:vAlign w:val="center"/>
          </w:tcPr>
          <w:p w14:paraId="068E969B"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068E969C"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FA0024" w:rsidRPr="00D83E48" w14:paraId="068E96A0" w14:textId="77777777" w:rsidTr="005902DF">
        <w:trPr>
          <w:trHeight w:val="144"/>
        </w:trPr>
        <w:tc>
          <w:tcPr>
            <w:tcW w:w="468" w:type="dxa"/>
            <w:vAlign w:val="center"/>
          </w:tcPr>
          <w:p w14:paraId="068E969E"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068E969F"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FA0024" w:rsidRPr="00D83E48" w14:paraId="068E96A3" w14:textId="77777777" w:rsidTr="005902DF">
        <w:trPr>
          <w:trHeight w:val="144"/>
        </w:trPr>
        <w:tc>
          <w:tcPr>
            <w:tcW w:w="468" w:type="dxa"/>
            <w:vAlign w:val="center"/>
          </w:tcPr>
          <w:p w14:paraId="068E96A1"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068E96A2" w14:textId="7FFD0B9E"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FA0024" w:rsidRPr="00D83E48" w14:paraId="068E96A5" w14:textId="77777777" w:rsidTr="005902DF">
        <w:trPr>
          <w:trHeight w:val="144"/>
        </w:trPr>
        <w:tc>
          <w:tcPr>
            <w:tcW w:w="10998" w:type="dxa"/>
            <w:gridSpan w:val="2"/>
            <w:vAlign w:val="center"/>
          </w:tcPr>
          <w:p w14:paraId="068E96A4" w14:textId="77777777" w:rsidR="00FA0024" w:rsidRPr="008D67CB" w:rsidRDefault="00FA0024" w:rsidP="005902DF">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068E96A6" w14:textId="77777777" w:rsidR="003010D2" w:rsidRDefault="003010D2" w:rsidP="00DB3C96">
      <w:pPr>
        <w:rPr>
          <w:rFonts w:asciiTheme="minorHAnsi" w:hAnsiTheme="minorHAnsi"/>
          <w:sz w:val="18"/>
          <w:szCs w:val="18"/>
        </w:rPr>
      </w:pPr>
    </w:p>
    <w:p w14:paraId="068E96A7" w14:textId="77777777" w:rsidR="000A1890" w:rsidRPr="00D83E48" w:rsidRDefault="000A1890" w:rsidP="0009456E">
      <w:pPr>
        <w:rPr>
          <w:rFonts w:ascii="Calibri" w:hAnsi="Calibri"/>
        </w:rPr>
      </w:pPr>
    </w:p>
    <w:sectPr w:rsidR="000A1890" w:rsidRPr="00D83E48" w:rsidSect="008860D9">
      <w:headerReference w:type="even" r:id="rId25"/>
      <w:headerReference w:type="default" r:id="rId26"/>
      <w:headerReference w:type="first" r:id="rId27"/>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A6594" w14:textId="77777777" w:rsidR="000B4B2D" w:rsidRDefault="000B4B2D">
      <w:r>
        <w:separator/>
      </w:r>
    </w:p>
  </w:endnote>
  <w:endnote w:type="continuationSeparator" w:id="0">
    <w:p w14:paraId="0255EE46" w14:textId="77777777" w:rsidR="000B4B2D" w:rsidRDefault="000B4B2D">
      <w:r>
        <w:continuationSeparator/>
      </w:r>
    </w:p>
  </w:endnote>
  <w:endnote w:type="continuationNotice" w:id="1">
    <w:p w14:paraId="3C937C53" w14:textId="77777777" w:rsidR="000B4B2D" w:rsidRDefault="000B4B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05576" w14:textId="77777777" w:rsidR="007A6036" w:rsidRDefault="007A60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BF" w14:textId="77777777" w:rsidR="00094830" w:rsidRPr="00CB64DD" w:rsidRDefault="00094830" w:rsidP="00993A65">
    <w:pPr>
      <w:pStyle w:val="Footer"/>
    </w:pPr>
    <w:r w:rsidRPr="00CB64DD">
      <w:t xml:space="preserve">Registration Number:                                                           Registration Date/Time:                                           HERS Provider:                       </w:t>
    </w:r>
  </w:p>
  <w:p w14:paraId="068E96C0" w14:textId="1A112175" w:rsidR="00094830" w:rsidRPr="00CB64DD" w:rsidRDefault="00094830" w:rsidP="00993A65">
    <w:pPr>
      <w:pStyle w:val="Footer"/>
    </w:pPr>
    <w:r w:rsidRPr="00CB64DD">
      <w:t>CA Building Energy Efficiency Standards - 20</w:t>
    </w:r>
    <w:ins w:id="5" w:author="Alhabibi, Haider@Energy" w:date="2021-08-24T13:36:00Z">
      <w:r w:rsidR="00C21B4D">
        <w:t>22</w:t>
      </w:r>
    </w:ins>
    <w:del w:id="6" w:author="Alhabibi, Haider@Energy" w:date="2021-08-24T13:36:00Z">
      <w:r w:rsidRPr="00CB64DD" w:rsidDel="00C21B4D">
        <w:delText>1</w:delText>
      </w:r>
      <w:r w:rsidDel="00C21B4D">
        <w:delText>9</w:delText>
      </w:r>
    </w:del>
    <w:r w:rsidRPr="00CB64DD">
      <w:t xml:space="preserve"> Residential Compliance</w:t>
    </w:r>
    <w:r w:rsidRPr="00CB64DD">
      <w:tab/>
    </w:r>
    <w:r>
      <w:t>January 20</w:t>
    </w:r>
    <w:ins w:id="7" w:author="Alhabibi, Haider@Energy" w:date="2021-08-24T13:36:00Z">
      <w:r w:rsidR="00C21B4D">
        <w:t>22</w:t>
      </w:r>
    </w:ins>
    <w:del w:id="8" w:author="Alhabibi, Haider@Energy" w:date="2021-08-24T13:36:00Z">
      <w:r w:rsidDel="00C21B4D">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0" w14:textId="77777777" w:rsidR="00094830" w:rsidRPr="00CB64DD" w:rsidRDefault="00094830" w:rsidP="00993A65">
    <w:pPr>
      <w:pStyle w:val="Footer"/>
    </w:pPr>
    <w:r w:rsidRPr="00CB64DD">
      <w:t xml:space="preserve">Registration Number:                                                           Registration Date/Time:                                           HERS Provider:                       </w:t>
    </w:r>
  </w:p>
  <w:p w14:paraId="068E96D1" w14:textId="77777777" w:rsidR="00094830" w:rsidRPr="00CB64DD" w:rsidRDefault="00094830" w:rsidP="00993A65">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A" w14:textId="786A2E17" w:rsidR="00094830" w:rsidRPr="00CB64DD" w:rsidRDefault="00094830" w:rsidP="00993A65">
    <w:pPr>
      <w:pStyle w:val="Footer"/>
    </w:pPr>
    <w:r w:rsidRPr="00CB64DD">
      <w:t>CA Building Energy Efficiency Standards - 20</w:t>
    </w:r>
    <w:ins w:id="10" w:author="Alhabibi, Haider@Energy" w:date="2021-08-24T13:36:00Z">
      <w:r w:rsidR="00C21B4D">
        <w:t>22</w:t>
      </w:r>
    </w:ins>
    <w:del w:id="11" w:author="Alhabibi, Haider@Energy" w:date="2021-08-24T13:36:00Z">
      <w:r w:rsidRPr="00CB64DD" w:rsidDel="00C21B4D">
        <w:delText>1</w:delText>
      </w:r>
      <w:r w:rsidDel="00C21B4D">
        <w:delText>9</w:delText>
      </w:r>
    </w:del>
    <w:r w:rsidRPr="00CB64DD">
      <w:t xml:space="preserve"> Residential Compliance</w:t>
    </w:r>
    <w:r w:rsidRPr="00CB64DD">
      <w:tab/>
    </w:r>
    <w:r>
      <w:t>January 20</w:t>
    </w:r>
    <w:ins w:id="12" w:author="Alhabibi, Haider@Energy" w:date="2021-08-24T13:36:00Z">
      <w:r w:rsidR="00C21B4D">
        <w:t>22</w:t>
      </w:r>
    </w:ins>
    <w:del w:id="13" w:author="Alhabibi, Haider@Energy" w:date="2021-08-24T13:36:00Z">
      <w:r w:rsidDel="00C21B4D">
        <w:delText>19</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2" w14:textId="77777777" w:rsidR="00094830" w:rsidRPr="00CB64DD" w:rsidRDefault="00094830" w:rsidP="00993A65">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787A30" w14:textId="77777777" w:rsidR="000B4B2D" w:rsidRDefault="000B4B2D">
      <w:r>
        <w:separator/>
      </w:r>
    </w:p>
  </w:footnote>
  <w:footnote w:type="continuationSeparator" w:id="0">
    <w:p w14:paraId="7DA8B59C" w14:textId="77777777" w:rsidR="000B4B2D" w:rsidRDefault="000B4B2D">
      <w:r>
        <w:continuationSeparator/>
      </w:r>
    </w:p>
  </w:footnote>
  <w:footnote w:type="continuationNotice" w:id="1">
    <w:p w14:paraId="20FE51A4" w14:textId="77777777" w:rsidR="000B4B2D" w:rsidRDefault="000B4B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AC" w14:textId="5D174865" w:rsidR="00094830" w:rsidRDefault="000948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AD" w14:textId="432A62A0" w:rsidR="00094830" w:rsidRPr="007770C5" w:rsidRDefault="007A6036" w:rsidP="00986D7B">
    <w:pPr>
      <w:suppressAutoHyphens/>
      <w:ind w:left="-90"/>
      <w:rPr>
        <w:rFonts w:ascii="Arial" w:hAnsi="Arial" w:cs="Arial"/>
        <w:sz w:val="14"/>
        <w:szCs w:val="14"/>
      </w:rPr>
    </w:pPr>
    <w:customXmlInsRangeStart w:id="0" w:author="Geiser, Che@Energy" w:date="2022-04-08T13:23:00Z"/>
    <w:sdt>
      <w:sdtPr>
        <w:rPr>
          <w:rFonts w:ascii="Arial" w:hAnsi="Arial" w:cs="Arial"/>
          <w:sz w:val="14"/>
          <w:szCs w:val="14"/>
        </w:rPr>
        <w:id w:val="-1741935937"/>
        <w:docPartObj>
          <w:docPartGallery w:val="Watermarks"/>
          <w:docPartUnique/>
        </w:docPartObj>
      </w:sdtPr>
      <w:sdtContent>
        <w:customXmlInsRangeEnd w:id="0"/>
        <w:ins w:id="1" w:author="Geiser, Che@Energy" w:date="2022-04-08T13:23:00Z">
          <w:r w:rsidRPr="007A6036">
            <w:rPr>
              <w:rFonts w:ascii="Arial" w:hAnsi="Arial" w:cs="Arial"/>
              <w:noProof/>
              <w:sz w:val="14"/>
              <w:szCs w:val="14"/>
            </w:rPr>
            <w:pict w14:anchorId="4E7A2F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9" type="#_x0000_t136" style="position:absolute;left:0;text-align:left;margin-left:0;margin-top:0;width:412.4pt;height:247.45pt;rotation:315;z-index:-25165312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08T13:23:00Z"/>
      </w:sdtContent>
    </w:sdt>
    <w:customXmlInsRangeEnd w:id="2"/>
    <w:r w:rsidR="00094830">
      <w:rPr>
        <w:noProof/>
      </w:rPr>
      <w:drawing>
        <wp:anchor distT="0" distB="0" distL="114300" distR="114300" simplePos="0" relativeHeight="251661312" behindDoc="1" locked="0" layoutInCell="0" allowOverlap="1" wp14:anchorId="421AB1CB" wp14:editId="26C528E6">
          <wp:simplePos x="0" y="0"/>
          <wp:positionH relativeFrom="margin">
            <wp:align>center</wp:align>
          </wp:positionH>
          <wp:positionV relativeFrom="margin">
            <wp:align>center</wp:align>
          </wp:positionV>
          <wp:extent cx="9144000" cy="6858000"/>
          <wp:effectExtent l="0" t="0" r="0" b="0"/>
          <wp:wrapNone/>
          <wp:docPr id="13" name="Picture 13"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00094830">
      <w:rPr>
        <w:noProof/>
      </w:rPr>
      <w:drawing>
        <wp:anchor distT="0" distB="0" distL="114300" distR="114300" simplePos="0" relativeHeight="251657216" behindDoc="0" locked="0" layoutInCell="1" allowOverlap="1" wp14:anchorId="67357F27" wp14:editId="14F6AE1A">
          <wp:simplePos x="0" y="0"/>
          <wp:positionH relativeFrom="column">
            <wp:posOffset>6536690</wp:posOffset>
          </wp:positionH>
          <wp:positionV relativeFrom="paragraph">
            <wp:posOffset>42545</wp:posOffset>
          </wp:positionV>
          <wp:extent cx="351155" cy="311150"/>
          <wp:effectExtent l="0" t="0" r="0" b="0"/>
          <wp:wrapSquare wrapText="bothSides"/>
          <wp:docPr id="11" name="Picture 11"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RG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1155" cy="311150"/>
                  </a:xfrm>
                  <a:prstGeom prst="rect">
                    <a:avLst/>
                  </a:prstGeom>
                  <a:noFill/>
                </pic:spPr>
              </pic:pic>
            </a:graphicData>
          </a:graphic>
          <wp14:sizeRelH relativeFrom="page">
            <wp14:pctWidth>0</wp14:pctWidth>
          </wp14:sizeRelH>
          <wp14:sizeRelV relativeFrom="page">
            <wp14:pctHeight>0</wp14:pctHeight>
          </wp14:sizeRelV>
        </wp:anchor>
      </w:drawing>
    </w:r>
    <w:r w:rsidR="00094830" w:rsidRPr="007770C5">
      <w:rPr>
        <w:rFonts w:ascii="Arial" w:hAnsi="Arial" w:cs="Arial"/>
        <w:sz w:val="14"/>
        <w:szCs w:val="14"/>
      </w:rPr>
      <w:t>STATE OF CALIFORNIA</w:t>
    </w:r>
  </w:p>
  <w:p w14:paraId="068E96AE" w14:textId="5BC41048" w:rsidR="00094830" w:rsidRPr="007770C5" w:rsidRDefault="00094830"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068E96AF" w14:textId="509649C3" w:rsidR="00094830" w:rsidRPr="007770C5" w:rsidRDefault="00094830" w:rsidP="00986D7B">
    <w:pPr>
      <w:suppressAutoHyphens/>
      <w:ind w:left="-90"/>
      <w:rPr>
        <w:rFonts w:ascii="Arial" w:hAnsi="Arial" w:cs="Arial"/>
        <w:sz w:val="14"/>
        <w:szCs w:val="14"/>
      </w:rPr>
    </w:pPr>
    <w:r>
      <w:rPr>
        <w:rFonts w:ascii="Arial" w:hAnsi="Arial" w:cs="Arial"/>
        <w:sz w:val="14"/>
        <w:szCs w:val="14"/>
      </w:rPr>
      <w:t>CEC-CF2R-MCH-23-H</w:t>
    </w:r>
    <w:r w:rsidRPr="007770C5">
      <w:rPr>
        <w:rFonts w:ascii="Arial" w:hAnsi="Arial" w:cs="Arial"/>
        <w:sz w:val="14"/>
        <w:szCs w:val="14"/>
      </w:rPr>
      <w:t xml:space="preserve"> (Revised </w:t>
    </w:r>
    <w:r>
      <w:rPr>
        <w:rFonts w:ascii="Arial" w:hAnsi="Arial" w:cs="Arial"/>
        <w:sz w:val="14"/>
        <w:szCs w:val="14"/>
      </w:rPr>
      <w:t>01/</w:t>
    </w:r>
    <w:ins w:id="3" w:author="Alhabibi, Haider@Energy" w:date="2021-08-24T13:36:00Z">
      <w:r w:rsidR="00C21B4D">
        <w:rPr>
          <w:rFonts w:ascii="Arial" w:hAnsi="Arial" w:cs="Arial"/>
          <w:sz w:val="14"/>
          <w:szCs w:val="14"/>
        </w:rPr>
        <w:t>22</w:t>
      </w:r>
    </w:ins>
    <w:del w:id="4" w:author="Alhabibi, Haider@Energy" w:date="2021-08-24T13:36:00Z">
      <w:r w:rsidDel="00C21B4D">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094830" w:rsidRPr="00F85124" w14:paraId="068E96B2" w14:textId="77777777" w:rsidTr="00986D7B">
      <w:trPr>
        <w:cantSplit/>
        <w:trHeight w:val="288"/>
      </w:trPr>
      <w:tc>
        <w:tcPr>
          <w:tcW w:w="4016" w:type="pct"/>
          <w:gridSpan w:val="3"/>
          <w:tcBorders>
            <w:right w:val="nil"/>
          </w:tcBorders>
          <w:vAlign w:val="center"/>
        </w:tcPr>
        <w:p w14:paraId="068E96B0" w14:textId="77777777" w:rsidR="00094830" w:rsidRPr="00F85124" w:rsidRDefault="00094830" w:rsidP="007924C2">
          <w:pPr>
            <w:pStyle w:val="Heading1"/>
            <w:rPr>
              <w:rFonts w:ascii="Calibri" w:hAnsi="Calibri"/>
              <w:b w:val="0"/>
              <w:bCs/>
              <w:sz w:val="20"/>
            </w:rPr>
          </w:pPr>
          <w:r>
            <w:rPr>
              <w:rFonts w:ascii="Calibri" w:hAnsi="Calibri"/>
              <w:b w:val="0"/>
              <w:bCs/>
              <w:sz w:val="20"/>
            </w:rPr>
            <w:t>CERTIFICATE OF INSTALLATION</w:t>
          </w:r>
        </w:p>
      </w:tc>
      <w:tc>
        <w:tcPr>
          <w:tcW w:w="984" w:type="pct"/>
          <w:tcBorders>
            <w:left w:val="nil"/>
          </w:tcBorders>
          <w:tcMar>
            <w:left w:w="115" w:type="dxa"/>
            <w:right w:w="115" w:type="dxa"/>
          </w:tcMar>
          <w:vAlign w:val="center"/>
        </w:tcPr>
        <w:p w14:paraId="068E96B1" w14:textId="77777777" w:rsidR="00094830" w:rsidRPr="00F85124" w:rsidRDefault="00094830" w:rsidP="007924C2">
          <w:pPr>
            <w:pStyle w:val="Heading1"/>
            <w:jc w:val="right"/>
            <w:rPr>
              <w:rFonts w:ascii="Calibri" w:hAnsi="Calibri"/>
              <w:b w:val="0"/>
              <w:bCs/>
              <w:sz w:val="20"/>
            </w:rPr>
          </w:pPr>
          <w:r>
            <w:rPr>
              <w:rFonts w:ascii="Calibri" w:hAnsi="Calibri"/>
              <w:b w:val="0"/>
              <w:bCs/>
              <w:sz w:val="20"/>
            </w:rPr>
            <w:t>CF2R-MCH-23-H</w:t>
          </w:r>
        </w:p>
      </w:tc>
    </w:tr>
    <w:tr w:rsidR="00094830" w:rsidRPr="00F85124" w14:paraId="068E96B5" w14:textId="77777777" w:rsidTr="007924C2">
      <w:trPr>
        <w:cantSplit/>
        <w:trHeight w:val="288"/>
      </w:trPr>
      <w:tc>
        <w:tcPr>
          <w:tcW w:w="2500" w:type="pct"/>
          <w:gridSpan w:val="2"/>
          <w:tcBorders>
            <w:right w:val="nil"/>
          </w:tcBorders>
        </w:tcPr>
        <w:p w14:paraId="068E96B3" w14:textId="77777777" w:rsidR="00094830" w:rsidRPr="002E105D" w:rsidRDefault="00094830"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068E96B4" w14:textId="567DDD3A" w:rsidR="00094830" w:rsidRPr="00F85124" w:rsidRDefault="0009483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7A6036">
            <w:rPr>
              <w:rFonts w:ascii="Calibri" w:hAnsi="Calibri"/>
              <w:bCs/>
              <w:noProof/>
            </w:rPr>
            <w:t>2</w:t>
          </w:r>
          <w:r>
            <w:rPr>
              <w:rFonts w:ascii="Calibri" w:hAnsi="Calibri"/>
              <w:bCs/>
              <w:noProof/>
            </w:rPr>
            <w:fldChar w:fldCharType="end"/>
          </w:r>
          <w:r w:rsidRPr="00F85124">
            <w:rPr>
              <w:rFonts w:ascii="Calibri" w:hAnsi="Calibri"/>
              <w:bCs/>
            </w:rPr>
            <w:t>)</w:t>
          </w:r>
        </w:p>
      </w:tc>
    </w:tr>
    <w:tr w:rsidR="00094830" w:rsidRPr="00F85124" w14:paraId="068E96B9" w14:textId="77777777" w:rsidTr="00986D7B">
      <w:trPr>
        <w:cantSplit/>
        <w:trHeight w:val="288"/>
      </w:trPr>
      <w:tc>
        <w:tcPr>
          <w:tcW w:w="0" w:type="auto"/>
        </w:tcPr>
        <w:p w14:paraId="068E96B6" w14:textId="77777777" w:rsidR="00094830" w:rsidRPr="00F85124" w:rsidRDefault="00094830" w:rsidP="007924C2">
          <w:pPr>
            <w:rPr>
              <w:rFonts w:ascii="Calibri" w:hAnsi="Calibri"/>
              <w:sz w:val="12"/>
              <w:szCs w:val="12"/>
            </w:rPr>
          </w:pPr>
          <w:r w:rsidRPr="00F85124">
            <w:rPr>
              <w:rFonts w:ascii="Calibri" w:hAnsi="Calibri"/>
              <w:sz w:val="12"/>
              <w:szCs w:val="12"/>
            </w:rPr>
            <w:t>Project Name:</w:t>
          </w:r>
        </w:p>
      </w:tc>
      <w:tc>
        <w:tcPr>
          <w:tcW w:w="1655" w:type="pct"/>
          <w:gridSpan w:val="2"/>
        </w:tcPr>
        <w:p w14:paraId="068E96B7" w14:textId="77777777" w:rsidR="00094830" w:rsidRPr="00F85124" w:rsidRDefault="00094830" w:rsidP="007924C2">
          <w:pPr>
            <w:rPr>
              <w:rFonts w:ascii="Calibri" w:hAnsi="Calibri"/>
              <w:sz w:val="12"/>
              <w:szCs w:val="12"/>
            </w:rPr>
          </w:pPr>
          <w:r w:rsidRPr="00F85124">
            <w:rPr>
              <w:rFonts w:ascii="Calibri" w:hAnsi="Calibri"/>
              <w:sz w:val="12"/>
              <w:szCs w:val="12"/>
            </w:rPr>
            <w:t>Enforcement Agency:</w:t>
          </w:r>
        </w:p>
      </w:tc>
      <w:tc>
        <w:tcPr>
          <w:tcW w:w="984" w:type="pct"/>
        </w:tcPr>
        <w:p w14:paraId="068E96B8" w14:textId="77777777" w:rsidR="00094830" w:rsidRPr="00F85124" w:rsidRDefault="00094830" w:rsidP="007924C2">
          <w:pPr>
            <w:rPr>
              <w:rFonts w:ascii="Calibri" w:hAnsi="Calibri"/>
              <w:sz w:val="12"/>
              <w:szCs w:val="12"/>
            </w:rPr>
          </w:pPr>
          <w:r w:rsidRPr="00F85124">
            <w:rPr>
              <w:rFonts w:ascii="Calibri" w:hAnsi="Calibri"/>
              <w:sz w:val="12"/>
              <w:szCs w:val="12"/>
            </w:rPr>
            <w:t>Permit Number:</w:t>
          </w:r>
        </w:p>
      </w:tc>
    </w:tr>
    <w:tr w:rsidR="00094830" w:rsidRPr="00F85124" w14:paraId="068E96BD" w14:textId="77777777" w:rsidTr="00986D7B">
      <w:trPr>
        <w:cantSplit/>
        <w:trHeight w:val="288"/>
      </w:trPr>
      <w:tc>
        <w:tcPr>
          <w:tcW w:w="0" w:type="auto"/>
        </w:tcPr>
        <w:p w14:paraId="068E96BA" w14:textId="77777777" w:rsidR="00094830" w:rsidRPr="00F85124" w:rsidRDefault="00094830" w:rsidP="007924C2">
          <w:pPr>
            <w:rPr>
              <w:rFonts w:ascii="Calibri" w:hAnsi="Calibri"/>
              <w:sz w:val="12"/>
              <w:szCs w:val="12"/>
              <w:vertAlign w:val="superscript"/>
            </w:rPr>
          </w:pPr>
          <w:r w:rsidRPr="00F85124">
            <w:rPr>
              <w:rFonts w:ascii="Calibri" w:hAnsi="Calibri"/>
              <w:sz w:val="12"/>
              <w:szCs w:val="12"/>
            </w:rPr>
            <w:t>Dwelling Address:</w:t>
          </w:r>
        </w:p>
      </w:tc>
      <w:tc>
        <w:tcPr>
          <w:tcW w:w="1655" w:type="pct"/>
          <w:gridSpan w:val="2"/>
        </w:tcPr>
        <w:p w14:paraId="068E96BB" w14:textId="287A97B2" w:rsidR="00094830" w:rsidRPr="00F85124" w:rsidRDefault="00094830"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068E96BC" w14:textId="021A5A04" w:rsidR="00094830" w:rsidRPr="00F85124" w:rsidRDefault="00094830"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068E96BE" w14:textId="77777777" w:rsidR="00094830" w:rsidRDefault="00094830" w:rsidP="002E10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07"/>
      <w:gridCol w:w="3040"/>
      <w:gridCol w:w="2479"/>
    </w:tblGrid>
    <w:tr w:rsidR="00094830" w:rsidRPr="00F85124" w14:paraId="068E96C3" w14:textId="77777777" w:rsidTr="002E105D">
      <w:trPr>
        <w:cantSplit/>
        <w:trHeight w:val="288"/>
      </w:trPr>
      <w:tc>
        <w:tcPr>
          <w:tcW w:w="3738" w:type="pct"/>
          <w:gridSpan w:val="3"/>
          <w:tcBorders>
            <w:right w:val="nil"/>
          </w:tcBorders>
          <w:vAlign w:val="center"/>
        </w:tcPr>
        <w:p w14:paraId="068E96C1" w14:textId="4B2171CB" w:rsidR="00094830" w:rsidRPr="00F85124" w:rsidRDefault="00094830"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068E96C2" w14:textId="77777777" w:rsidR="00094830" w:rsidRPr="00F85124" w:rsidRDefault="00094830" w:rsidP="002E105D">
          <w:pPr>
            <w:pStyle w:val="Heading1"/>
            <w:jc w:val="right"/>
            <w:rPr>
              <w:rFonts w:ascii="Calibri" w:hAnsi="Calibri"/>
              <w:b w:val="0"/>
              <w:bCs/>
              <w:sz w:val="20"/>
            </w:rPr>
          </w:pPr>
          <w:r>
            <w:rPr>
              <w:rFonts w:ascii="Calibri" w:hAnsi="Calibri"/>
              <w:b w:val="0"/>
              <w:bCs/>
              <w:sz w:val="20"/>
            </w:rPr>
            <w:t>CF2R-MCH-23-H</w:t>
          </w:r>
        </w:p>
      </w:tc>
    </w:tr>
    <w:tr w:rsidR="00094830" w:rsidRPr="00F85124" w14:paraId="068E96C6" w14:textId="77777777" w:rsidTr="007924C2">
      <w:trPr>
        <w:cantSplit/>
        <w:trHeight w:val="288"/>
      </w:trPr>
      <w:tc>
        <w:tcPr>
          <w:tcW w:w="2500" w:type="pct"/>
          <w:gridSpan w:val="2"/>
          <w:tcBorders>
            <w:right w:val="nil"/>
          </w:tcBorders>
        </w:tcPr>
        <w:p w14:paraId="068E96C4" w14:textId="77777777" w:rsidR="00094830" w:rsidRPr="002E105D" w:rsidRDefault="0009483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C5" w14:textId="77777777" w:rsidR="00094830" w:rsidRPr="00F85124" w:rsidRDefault="0009483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094830" w:rsidRPr="00F85124" w14:paraId="068E96CA" w14:textId="77777777" w:rsidTr="002E105D">
      <w:trPr>
        <w:cantSplit/>
        <w:trHeight w:val="288"/>
      </w:trPr>
      <w:tc>
        <w:tcPr>
          <w:tcW w:w="0" w:type="auto"/>
        </w:tcPr>
        <w:p w14:paraId="068E96C7" w14:textId="77777777" w:rsidR="00094830" w:rsidRPr="00F85124" w:rsidRDefault="00094830" w:rsidP="007924C2">
          <w:pPr>
            <w:rPr>
              <w:rFonts w:ascii="Calibri" w:hAnsi="Calibri"/>
              <w:sz w:val="12"/>
              <w:szCs w:val="12"/>
            </w:rPr>
          </w:pPr>
          <w:r w:rsidRPr="00F85124">
            <w:rPr>
              <w:rFonts w:ascii="Calibri" w:hAnsi="Calibri"/>
              <w:sz w:val="12"/>
              <w:szCs w:val="12"/>
            </w:rPr>
            <w:t>Project Name:</w:t>
          </w:r>
        </w:p>
      </w:tc>
      <w:tc>
        <w:tcPr>
          <w:tcW w:w="1377" w:type="pct"/>
          <w:gridSpan w:val="2"/>
        </w:tcPr>
        <w:p w14:paraId="068E96C8" w14:textId="77777777" w:rsidR="00094830" w:rsidRPr="00F85124" w:rsidRDefault="00094830" w:rsidP="007924C2">
          <w:pPr>
            <w:rPr>
              <w:rFonts w:ascii="Calibri" w:hAnsi="Calibri"/>
              <w:sz w:val="12"/>
              <w:szCs w:val="12"/>
            </w:rPr>
          </w:pPr>
          <w:r w:rsidRPr="00F85124">
            <w:rPr>
              <w:rFonts w:ascii="Calibri" w:hAnsi="Calibri"/>
              <w:sz w:val="12"/>
              <w:szCs w:val="12"/>
            </w:rPr>
            <w:t>Enforcement Agency:</w:t>
          </w:r>
        </w:p>
      </w:tc>
      <w:tc>
        <w:tcPr>
          <w:tcW w:w="1262" w:type="pct"/>
        </w:tcPr>
        <w:p w14:paraId="068E96C9" w14:textId="77777777" w:rsidR="00094830" w:rsidRPr="00F85124" w:rsidRDefault="00094830" w:rsidP="007924C2">
          <w:pPr>
            <w:rPr>
              <w:rFonts w:ascii="Calibri" w:hAnsi="Calibri"/>
              <w:sz w:val="12"/>
              <w:szCs w:val="12"/>
            </w:rPr>
          </w:pPr>
          <w:r w:rsidRPr="00F85124">
            <w:rPr>
              <w:rFonts w:ascii="Calibri" w:hAnsi="Calibri"/>
              <w:sz w:val="12"/>
              <w:szCs w:val="12"/>
            </w:rPr>
            <w:t>Permit Number:</w:t>
          </w:r>
        </w:p>
      </w:tc>
    </w:tr>
    <w:tr w:rsidR="00094830" w:rsidRPr="00F85124" w14:paraId="068E96CE" w14:textId="77777777" w:rsidTr="002E105D">
      <w:trPr>
        <w:cantSplit/>
        <w:trHeight w:val="288"/>
      </w:trPr>
      <w:tc>
        <w:tcPr>
          <w:tcW w:w="0" w:type="auto"/>
        </w:tcPr>
        <w:p w14:paraId="068E96CB" w14:textId="77777777" w:rsidR="00094830" w:rsidRPr="00F85124" w:rsidRDefault="00094830"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068E96CC" w14:textId="77777777" w:rsidR="00094830" w:rsidRPr="00F85124" w:rsidRDefault="00094830"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068E96CD" w14:textId="77777777" w:rsidR="00094830" w:rsidRPr="00F85124" w:rsidRDefault="00094830" w:rsidP="007924C2">
          <w:pPr>
            <w:rPr>
              <w:rFonts w:ascii="Calibri" w:hAnsi="Calibri"/>
              <w:sz w:val="12"/>
              <w:szCs w:val="12"/>
              <w:vertAlign w:val="superscript"/>
            </w:rPr>
          </w:pPr>
          <w:r w:rsidRPr="00F85124">
            <w:rPr>
              <w:rFonts w:ascii="Calibri" w:hAnsi="Calibri"/>
              <w:sz w:val="12"/>
              <w:szCs w:val="12"/>
            </w:rPr>
            <w:t>Zip Code</w:t>
          </w:r>
        </w:p>
      </w:tc>
    </w:tr>
  </w:tbl>
  <w:p w14:paraId="068E96CF" w14:textId="77777777" w:rsidR="00094830" w:rsidRDefault="0009483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2" w14:textId="393E6CF4" w:rsidR="00094830" w:rsidRDefault="0009483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094830" w:rsidRPr="00F85124" w14:paraId="068E96D5" w14:textId="77777777" w:rsidTr="00CB64DD">
      <w:trPr>
        <w:cantSplit/>
        <w:trHeight w:val="288"/>
      </w:trPr>
      <w:tc>
        <w:tcPr>
          <w:tcW w:w="4016" w:type="pct"/>
          <w:gridSpan w:val="2"/>
          <w:tcBorders>
            <w:right w:val="nil"/>
          </w:tcBorders>
          <w:vAlign w:val="center"/>
        </w:tcPr>
        <w:p w14:paraId="068E96D3" w14:textId="2AE6AAFA" w:rsidR="00094830" w:rsidRPr="00F85124" w:rsidRDefault="00094830"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4" w14:textId="77777777" w:rsidR="00094830" w:rsidRPr="00F85124" w:rsidRDefault="00094830" w:rsidP="007924C2">
          <w:pPr>
            <w:pStyle w:val="Heading1"/>
            <w:jc w:val="right"/>
            <w:rPr>
              <w:rFonts w:ascii="Calibri" w:hAnsi="Calibri"/>
              <w:b w:val="0"/>
              <w:bCs/>
              <w:sz w:val="20"/>
            </w:rPr>
          </w:pPr>
          <w:r>
            <w:rPr>
              <w:rFonts w:ascii="Calibri" w:hAnsi="Calibri"/>
              <w:b w:val="0"/>
              <w:bCs/>
              <w:sz w:val="20"/>
            </w:rPr>
            <w:t>CF2R-MCH-23-H</w:t>
          </w:r>
        </w:p>
      </w:tc>
    </w:tr>
    <w:tr w:rsidR="00094830" w:rsidRPr="00F85124" w14:paraId="068E96D8" w14:textId="77777777" w:rsidTr="007924C2">
      <w:trPr>
        <w:cantSplit/>
        <w:trHeight w:val="288"/>
      </w:trPr>
      <w:tc>
        <w:tcPr>
          <w:tcW w:w="2500" w:type="pct"/>
          <w:tcBorders>
            <w:right w:val="nil"/>
          </w:tcBorders>
        </w:tcPr>
        <w:p w14:paraId="068E96D6" w14:textId="77777777" w:rsidR="00094830" w:rsidRPr="002E105D" w:rsidRDefault="00094830"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D7" w14:textId="2A939AD6" w:rsidR="00094830" w:rsidRPr="00F85124" w:rsidRDefault="0009483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7A6036">
            <w:rPr>
              <w:rFonts w:ascii="Calibri" w:hAnsi="Calibri"/>
              <w:bCs/>
              <w:noProof/>
            </w:rPr>
            <w:t>2</w:t>
          </w:r>
          <w:r>
            <w:rPr>
              <w:rFonts w:ascii="Calibri" w:hAnsi="Calibri"/>
              <w:bCs/>
              <w:noProof/>
            </w:rPr>
            <w:fldChar w:fldCharType="end"/>
          </w:r>
          <w:r w:rsidRPr="00F85124">
            <w:rPr>
              <w:rFonts w:ascii="Calibri" w:hAnsi="Calibri"/>
              <w:bCs/>
            </w:rPr>
            <w:t>)</w:t>
          </w:r>
        </w:p>
      </w:tc>
    </w:tr>
  </w:tbl>
  <w:p w14:paraId="068E96D9" w14:textId="77777777" w:rsidR="00094830" w:rsidRDefault="00094830"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094830" w:rsidRPr="00F85124" w14:paraId="068E96DD" w14:textId="77777777" w:rsidTr="002E105D">
      <w:trPr>
        <w:cantSplit/>
        <w:trHeight w:val="288"/>
      </w:trPr>
      <w:tc>
        <w:tcPr>
          <w:tcW w:w="4016" w:type="pct"/>
          <w:gridSpan w:val="2"/>
          <w:tcBorders>
            <w:right w:val="nil"/>
          </w:tcBorders>
          <w:vAlign w:val="center"/>
        </w:tcPr>
        <w:p w14:paraId="068E96DB" w14:textId="1B9EE185" w:rsidR="00094830" w:rsidRPr="00F85124" w:rsidRDefault="00094830"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C" w14:textId="77777777" w:rsidR="00094830" w:rsidRPr="00F85124" w:rsidRDefault="00094830" w:rsidP="002E105D">
          <w:pPr>
            <w:pStyle w:val="Heading1"/>
            <w:jc w:val="right"/>
            <w:rPr>
              <w:rFonts w:ascii="Calibri" w:hAnsi="Calibri"/>
              <w:b w:val="0"/>
              <w:bCs/>
              <w:sz w:val="20"/>
            </w:rPr>
          </w:pPr>
          <w:r>
            <w:rPr>
              <w:rFonts w:ascii="Calibri" w:hAnsi="Calibri"/>
              <w:b w:val="0"/>
              <w:bCs/>
              <w:sz w:val="20"/>
            </w:rPr>
            <w:t>CF2R-MCH-23-H</w:t>
          </w:r>
        </w:p>
      </w:tc>
    </w:tr>
    <w:tr w:rsidR="00094830" w:rsidRPr="00F85124" w14:paraId="068E96E0" w14:textId="77777777" w:rsidTr="007924C2">
      <w:trPr>
        <w:cantSplit/>
        <w:trHeight w:val="288"/>
      </w:trPr>
      <w:tc>
        <w:tcPr>
          <w:tcW w:w="2500" w:type="pct"/>
          <w:tcBorders>
            <w:right w:val="nil"/>
          </w:tcBorders>
        </w:tcPr>
        <w:p w14:paraId="068E96DE" w14:textId="77777777" w:rsidR="00094830" w:rsidRPr="002E105D" w:rsidRDefault="0009483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DF" w14:textId="77777777" w:rsidR="00094830" w:rsidRPr="00F85124" w:rsidRDefault="0009483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068E96E1" w14:textId="77777777" w:rsidR="00094830" w:rsidRDefault="0009483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3" w14:textId="431BE3E3" w:rsidR="00094830" w:rsidRDefault="0009483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094830" w:rsidRPr="00F85124" w14:paraId="068E96E6" w14:textId="77777777" w:rsidTr="00CB64DD">
      <w:trPr>
        <w:cantSplit/>
        <w:trHeight w:val="288"/>
      </w:trPr>
      <w:tc>
        <w:tcPr>
          <w:tcW w:w="4016" w:type="pct"/>
          <w:gridSpan w:val="2"/>
          <w:tcBorders>
            <w:right w:val="nil"/>
          </w:tcBorders>
          <w:vAlign w:val="center"/>
        </w:tcPr>
        <w:p w14:paraId="068E96E4" w14:textId="2002603F" w:rsidR="00094830" w:rsidRPr="00F85124" w:rsidRDefault="00094830"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068E96E5" w14:textId="77777777" w:rsidR="00094830" w:rsidRPr="00F85124" w:rsidRDefault="00094830" w:rsidP="007924C2">
          <w:pPr>
            <w:pStyle w:val="Heading1"/>
            <w:jc w:val="right"/>
            <w:rPr>
              <w:rFonts w:ascii="Calibri" w:hAnsi="Calibri"/>
              <w:b w:val="0"/>
              <w:bCs/>
              <w:sz w:val="20"/>
            </w:rPr>
          </w:pPr>
          <w:r>
            <w:rPr>
              <w:rFonts w:ascii="Calibri" w:hAnsi="Calibri"/>
              <w:b w:val="0"/>
              <w:bCs/>
              <w:sz w:val="20"/>
            </w:rPr>
            <w:t>CF2R-MCH-23-H</w:t>
          </w:r>
        </w:p>
      </w:tc>
    </w:tr>
    <w:tr w:rsidR="00094830" w:rsidRPr="00F85124" w14:paraId="068E96E9" w14:textId="77777777" w:rsidTr="007924C2">
      <w:trPr>
        <w:cantSplit/>
        <w:trHeight w:val="288"/>
      </w:trPr>
      <w:tc>
        <w:tcPr>
          <w:tcW w:w="2500" w:type="pct"/>
          <w:tcBorders>
            <w:right w:val="nil"/>
          </w:tcBorders>
        </w:tcPr>
        <w:p w14:paraId="068E96E7" w14:textId="77777777" w:rsidR="00094830" w:rsidRPr="002E105D" w:rsidRDefault="00094830"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E8" w14:textId="2964DEAB" w:rsidR="00094830" w:rsidRPr="00F85124" w:rsidRDefault="0009483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7D7953">
            <w:rPr>
              <w:rFonts w:ascii="Calibri" w:hAnsi="Calibri"/>
              <w:bCs/>
              <w:noProof/>
            </w:rPr>
            <w:t>4</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7A6036">
            <w:rPr>
              <w:rFonts w:ascii="Calibri" w:hAnsi="Calibri"/>
              <w:bCs/>
              <w:noProof/>
            </w:rPr>
            <w:t>5</w:t>
          </w:r>
          <w:r>
            <w:rPr>
              <w:rFonts w:ascii="Calibri" w:hAnsi="Calibri"/>
              <w:bCs/>
              <w:noProof/>
            </w:rPr>
            <w:fldChar w:fldCharType="end"/>
          </w:r>
          <w:r w:rsidRPr="00F85124">
            <w:rPr>
              <w:rFonts w:ascii="Calibri" w:hAnsi="Calibri"/>
              <w:bCs/>
            </w:rPr>
            <w:t>)</w:t>
          </w:r>
        </w:p>
      </w:tc>
    </w:tr>
  </w:tbl>
  <w:p w14:paraId="068E96EA" w14:textId="77777777" w:rsidR="00094830" w:rsidRDefault="00094830"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B" w14:textId="6E3A0698" w:rsidR="00094830" w:rsidRDefault="000948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B8A42432"/>
    <w:lvl w:ilvl="0" w:tplc="05480BC0">
      <w:start w:val="1"/>
      <w:numFmt w:val="decimal"/>
      <w:lvlText w:val="%1."/>
      <w:lvlJc w:val="left"/>
      <w:pPr>
        <w:ind w:left="360" w:hanging="360"/>
      </w:pPr>
      <w:rPr>
        <w:rFonts w:asciiTheme="minorHAnsi" w:hAnsiTheme="minorHAnsi"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842022"/>
    <w:multiLevelType w:val="hybridMultilevel"/>
    <w:tmpl w:val="D7DEF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1B3090A"/>
    <w:multiLevelType w:val="hybridMultilevel"/>
    <w:tmpl w:val="373447B4"/>
    <w:lvl w:ilvl="0" w:tplc="37A2941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1"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4"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6"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1"/>
  </w:num>
  <w:num w:numId="16">
    <w:abstractNumId w:val="0"/>
  </w:num>
  <w:num w:numId="17">
    <w:abstractNumId w:val="1"/>
  </w:num>
  <w:num w:numId="18">
    <w:abstractNumId w:val="0"/>
  </w:num>
  <w:num w:numId="19">
    <w:abstractNumId w:val="0"/>
  </w:num>
  <w:num w:numId="20">
    <w:abstractNumId w:val="1"/>
  </w:num>
  <w:num w:numId="21">
    <w:abstractNumId w:val="9"/>
  </w:num>
  <w:num w:numId="22">
    <w:abstractNumId w:val="9"/>
  </w:num>
  <w:num w:numId="23">
    <w:abstractNumId w:val="2"/>
  </w:num>
  <w:num w:numId="24">
    <w:abstractNumId w:val="16"/>
  </w:num>
  <w:num w:numId="25">
    <w:abstractNumId w:val="13"/>
  </w:num>
  <w:num w:numId="26">
    <w:abstractNumId w:val="25"/>
  </w:num>
  <w:num w:numId="27">
    <w:abstractNumId w:val="15"/>
  </w:num>
  <w:num w:numId="28">
    <w:abstractNumId w:val="21"/>
  </w:num>
  <w:num w:numId="29">
    <w:abstractNumId w:val="20"/>
  </w:num>
  <w:num w:numId="30">
    <w:abstractNumId w:val="19"/>
  </w:num>
  <w:num w:numId="31">
    <w:abstractNumId w:val="6"/>
  </w:num>
  <w:num w:numId="32">
    <w:abstractNumId w:val="12"/>
  </w:num>
  <w:num w:numId="33">
    <w:abstractNumId w:val="22"/>
  </w:num>
  <w:num w:numId="34">
    <w:abstractNumId w:val="18"/>
  </w:num>
  <w:num w:numId="35">
    <w:abstractNumId w:val="14"/>
  </w:num>
  <w:num w:numId="36">
    <w:abstractNumId w:val="10"/>
  </w:num>
  <w:num w:numId="37">
    <w:abstractNumId w:val="24"/>
  </w:num>
  <w:num w:numId="38">
    <w:abstractNumId w:val="7"/>
  </w:num>
  <w:num w:numId="39">
    <w:abstractNumId w:val="11"/>
  </w:num>
  <w:num w:numId="40">
    <w:abstractNumId w:val="8"/>
  </w:num>
  <w:num w:numId="41">
    <w:abstractNumId w:val="17"/>
  </w:num>
  <w:num w:numId="42">
    <w:abstractNumId w:val="4"/>
  </w:num>
  <w:num w:numId="43">
    <w:abstractNumId w:val="3"/>
  </w:num>
  <w:num w:numId="44">
    <w:abstractNumId w:val="23"/>
  </w:num>
  <w:num w:numId="45">
    <w:abstractNumId w:val="26"/>
  </w:num>
  <w:num w:numId="46">
    <w:abstractNumId w:val="5"/>
  </w:num>
  <w:num w:numId="47">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8">
    <w:abstractNumId w:val="8"/>
    <w:lvlOverride w:ilvl="0">
      <w:startOverride w:val="1"/>
    </w:lvlOverride>
    <w:lvlOverride w:ilvl="1"/>
    <w:lvlOverride w:ilvl="2"/>
    <w:lvlOverride w:ilvl="3"/>
    <w:lvlOverride w:ilvl="4"/>
    <w:lvlOverride w:ilvl="5"/>
    <w:lvlOverride w:ilvl="6"/>
    <w:lvlOverride w:ilvl="7"/>
    <w:lvlOverride w:ilvl="8"/>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rson w15:author="Tsan, Bach@Energy">
    <w15:presenceInfo w15:providerId="AD" w15:userId="S::Bach.Tsan@energy.ca.gov::12b90a9a-310a-4ea4-8d41-6bc490e058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CA8MK8RNvozL8TCiauqb4uTLYUfJON1nxpuwjUm4Z5bD/Af+ANt/oqlT0HU1x8GoW+R2umyOl2UWuDxGG3DxLQ==" w:salt="v+eGkbdKGp9Yipaye2dChg=="/>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13B"/>
    <w:rsid w:val="000036FF"/>
    <w:rsid w:val="00006211"/>
    <w:rsid w:val="0001436B"/>
    <w:rsid w:val="00021E83"/>
    <w:rsid w:val="000247DE"/>
    <w:rsid w:val="000253BC"/>
    <w:rsid w:val="00025422"/>
    <w:rsid w:val="00026750"/>
    <w:rsid w:val="00035A79"/>
    <w:rsid w:val="00037926"/>
    <w:rsid w:val="00041E5F"/>
    <w:rsid w:val="00042F52"/>
    <w:rsid w:val="0004396E"/>
    <w:rsid w:val="000470D7"/>
    <w:rsid w:val="000471F6"/>
    <w:rsid w:val="0005074B"/>
    <w:rsid w:val="00051491"/>
    <w:rsid w:val="000516BB"/>
    <w:rsid w:val="00051F14"/>
    <w:rsid w:val="00053A0E"/>
    <w:rsid w:val="00055C29"/>
    <w:rsid w:val="00056129"/>
    <w:rsid w:val="0005747F"/>
    <w:rsid w:val="0006016B"/>
    <w:rsid w:val="000631C6"/>
    <w:rsid w:val="0006337C"/>
    <w:rsid w:val="000644B7"/>
    <w:rsid w:val="00076155"/>
    <w:rsid w:val="00076F08"/>
    <w:rsid w:val="00080A37"/>
    <w:rsid w:val="00080EEE"/>
    <w:rsid w:val="00081216"/>
    <w:rsid w:val="00081867"/>
    <w:rsid w:val="00083548"/>
    <w:rsid w:val="00083729"/>
    <w:rsid w:val="000861F1"/>
    <w:rsid w:val="000902F7"/>
    <w:rsid w:val="00091C81"/>
    <w:rsid w:val="00091D81"/>
    <w:rsid w:val="0009456E"/>
    <w:rsid w:val="0009471E"/>
    <w:rsid w:val="00094830"/>
    <w:rsid w:val="00094AFA"/>
    <w:rsid w:val="00094EF2"/>
    <w:rsid w:val="000A03F7"/>
    <w:rsid w:val="000A0D18"/>
    <w:rsid w:val="000A105B"/>
    <w:rsid w:val="000A1890"/>
    <w:rsid w:val="000A1F02"/>
    <w:rsid w:val="000A34DF"/>
    <w:rsid w:val="000A35C7"/>
    <w:rsid w:val="000A4A99"/>
    <w:rsid w:val="000B0C08"/>
    <w:rsid w:val="000B4491"/>
    <w:rsid w:val="000B4B2D"/>
    <w:rsid w:val="000B5785"/>
    <w:rsid w:val="000B72F0"/>
    <w:rsid w:val="000B7F1D"/>
    <w:rsid w:val="000C03FB"/>
    <w:rsid w:val="000C0A04"/>
    <w:rsid w:val="000C0AD0"/>
    <w:rsid w:val="000C1A4A"/>
    <w:rsid w:val="000C28FE"/>
    <w:rsid w:val="000C301E"/>
    <w:rsid w:val="000C3774"/>
    <w:rsid w:val="000C4C97"/>
    <w:rsid w:val="000C6426"/>
    <w:rsid w:val="000C6B8F"/>
    <w:rsid w:val="000C7320"/>
    <w:rsid w:val="000D25DB"/>
    <w:rsid w:val="000D3AEC"/>
    <w:rsid w:val="000D51EE"/>
    <w:rsid w:val="000D7DA8"/>
    <w:rsid w:val="000E0BE1"/>
    <w:rsid w:val="000E0E03"/>
    <w:rsid w:val="000E174D"/>
    <w:rsid w:val="000E53E9"/>
    <w:rsid w:val="000E7ABD"/>
    <w:rsid w:val="000F070F"/>
    <w:rsid w:val="000F0BA7"/>
    <w:rsid w:val="000F3561"/>
    <w:rsid w:val="000F3A8F"/>
    <w:rsid w:val="000F3B26"/>
    <w:rsid w:val="000F67E7"/>
    <w:rsid w:val="000F754C"/>
    <w:rsid w:val="00102C81"/>
    <w:rsid w:val="00104505"/>
    <w:rsid w:val="00104AAF"/>
    <w:rsid w:val="001104F3"/>
    <w:rsid w:val="00112E80"/>
    <w:rsid w:val="001131A2"/>
    <w:rsid w:val="00121AAA"/>
    <w:rsid w:val="00123861"/>
    <w:rsid w:val="00125717"/>
    <w:rsid w:val="00126F26"/>
    <w:rsid w:val="001305CE"/>
    <w:rsid w:val="0013118A"/>
    <w:rsid w:val="001315EE"/>
    <w:rsid w:val="001340B5"/>
    <w:rsid w:val="00134425"/>
    <w:rsid w:val="00134757"/>
    <w:rsid w:val="00135763"/>
    <w:rsid w:val="00137AA4"/>
    <w:rsid w:val="001406B5"/>
    <w:rsid w:val="00142FD3"/>
    <w:rsid w:val="0015180E"/>
    <w:rsid w:val="00151F61"/>
    <w:rsid w:val="00154354"/>
    <w:rsid w:val="00155185"/>
    <w:rsid w:val="00155ACD"/>
    <w:rsid w:val="00155BF5"/>
    <w:rsid w:val="0015741B"/>
    <w:rsid w:val="001577AB"/>
    <w:rsid w:val="001615D7"/>
    <w:rsid w:val="00162081"/>
    <w:rsid w:val="00170EC8"/>
    <w:rsid w:val="00171597"/>
    <w:rsid w:val="001739A4"/>
    <w:rsid w:val="001739FA"/>
    <w:rsid w:val="00174BD1"/>
    <w:rsid w:val="00174F13"/>
    <w:rsid w:val="00175D42"/>
    <w:rsid w:val="00177A87"/>
    <w:rsid w:val="00181190"/>
    <w:rsid w:val="001855BF"/>
    <w:rsid w:val="00185834"/>
    <w:rsid w:val="00185E6D"/>
    <w:rsid w:val="00187604"/>
    <w:rsid w:val="0019389B"/>
    <w:rsid w:val="00194AD8"/>
    <w:rsid w:val="00195270"/>
    <w:rsid w:val="0019624F"/>
    <w:rsid w:val="0019726F"/>
    <w:rsid w:val="001A2E6A"/>
    <w:rsid w:val="001A3DF4"/>
    <w:rsid w:val="001A5583"/>
    <w:rsid w:val="001B3D76"/>
    <w:rsid w:val="001B5BA4"/>
    <w:rsid w:val="001B7B6B"/>
    <w:rsid w:val="001C3F6A"/>
    <w:rsid w:val="001C5086"/>
    <w:rsid w:val="001C6A01"/>
    <w:rsid w:val="001D3BB0"/>
    <w:rsid w:val="001D6061"/>
    <w:rsid w:val="001E3C27"/>
    <w:rsid w:val="001E3C52"/>
    <w:rsid w:val="001E6ACF"/>
    <w:rsid w:val="001F0E8D"/>
    <w:rsid w:val="001F20EE"/>
    <w:rsid w:val="00200E53"/>
    <w:rsid w:val="0020229C"/>
    <w:rsid w:val="00202608"/>
    <w:rsid w:val="00202B96"/>
    <w:rsid w:val="00203381"/>
    <w:rsid w:val="00206039"/>
    <w:rsid w:val="00211FFA"/>
    <w:rsid w:val="00213E8E"/>
    <w:rsid w:val="002155B9"/>
    <w:rsid w:val="00216C55"/>
    <w:rsid w:val="00222F6D"/>
    <w:rsid w:val="002241A5"/>
    <w:rsid w:val="00230294"/>
    <w:rsid w:val="00231FB7"/>
    <w:rsid w:val="00236841"/>
    <w:rsid w:val="002377C5"/>
    <w:rsid w:val="002379A7"/>
    <w:rsid w:val="002420D2"/>
    <w:rsid w:val="00243047"/>
    <w:rsid w:val="00243923"/>
    <w:rsid w:val="00245AF0"/>
    <w:rsid w:val="0024622F"/>
    <w:rsid w:val="00246FA8"/>
    <w:rsid w:val="00251448"/>
    <w:rsid w:val="00251B09"/>
    <w:rsid w:val="002532A8"/>
    <w:rsid w:val="002562A4"/>
    <w:rsid w:val="00257ABF"/>
    <w:rsid w:val="002615BC"/>
    <w:rsid w:val="00262721"/>
    <w:rsid w:val="0026342B"/>
    <w:rsid w:val="002641C7"/>
    <w:rsid w:val="00266E23"/>
    <w:rsid w:val="00267246"/>
    <w:rsid w:val="00270A86"/>
    <w:rsid w:val="002710BB"/>
    <w:rsid w:val="002719D2"/>
    <w:rsid w:val="00271E1D"/>
    <w:rsid w:val="00274618"/>
    <w:rsid w:val="002750AD"/>
    <w:rsid w:val="002756DE"/>
    <w:rsid w:val="00277212"/>
    <w:rsid w:val="00277EE0"/>
    <w:rsid w:val="00281AB7"/>
    <w:rsid w:val="0028466E"/>
    <w:rsid w:val="00284AFC"/>
    <w:rsid w:val="00284C8F"/>
    <w:rsid w:val="00285960"/>
    <w:rsid w:val="00285A7C"/>
    <w:rsid w:val="0028618B"/>
    <w:rsid w:val="002873B8"/>
    <w:rsid w:val="00287573"/>
    <w:rsid w:val="0029058A"/>
    <w:rsid w:val="00291F72"/>
    <w:rsid w:val="00292CE8"/>
    <w:rsid w:val="00292D49"/>
    <w:rsid w:val="0029444F"/>
    <w:rsid w:val="0029461A"/>
    <w:rsid w:val="00295ED5"/>
    <w:rsid w:val="002979F2"/>
    <w:rsid w:val="002A1004"/>
    <w:rsid w:val="002A199B"/>
    <w:rsid w:val="002A3F41"/>
    <w:rsid w:val="002A5FEE"/>
    <w:rsid w:val="002A6A1F"/>
    <w:rsid w:val="002B2393"/>
    <w:rsid w:val="002B4831"/>
    <w:rsid w:val="002B4F6F"/>
    <w:rsid w:val="002B73D1"/>
    <w:rsid w:val="002B7627"/>
    <w:rsid w:val="002C131A"/>
    <w:rsid w:val="002C162A"/>
    <w:rsid w:val="002C423D"/>
    <w:rsid w:val="002C586B"/>
    <w:rsid w:val="002D1475"/>
    <w:rsid w:val="002D1AB0"/>
    <w:rsid w:val="002D38CA"/>
    <w:rsid w:val="002D3BA6"/>
    <w:rsid w:val="002D59DB"/>
    <w:rsid w:val="002D680A"/>
    <w:rsid w:val="002D6EF8"/>
    <w:rsid w:val="002D7AC0"/>
    <w:rsid w:val="002D7DB8"/>
    <w:rsid w:val="002E105D"/>
    <w:rsid w:val="002E1841"/>
    <w:rsid w:val="002E3676"/>
    <w:rsid w:val="002E3F17"/>
    <w:rsid w:val="002E41E8"/>
    <w:rsid w:val="002E55FE"/>
    <w:rsid w:val="002E7941"/>
    <w:rsid w:val="002F40A7"/>
    <w:rsid w:val="002F6775"/>
    <w:rsid w:val="003010D2"/>
    <w:rsid w:val="003051D0"/>
    <w:rsid w:val="0030536C"/>
    <w:rsid w:val="00306026"/>
    <w:rsid w:val="00312673"/>
    <w:rsid w:val="00313178"/>
    <w:rsid w:val="0031378A"/>
    <w:rsid w:val="00314D52"/>
    <w:rsid w:val="00314EC3"/>
    <w:rsid w:val="0032018D"/>
    <w:rsid w:val="00320F01"/>
    <w:rsid w:val="00323157"/>
    <w:rsid w:val="003247CA"/>
    <w:rsid w:val="003302CD"/>
    <w:rsid w:val="00331F42"/>
    <w:rsid w:val="00334030"/>
    <w:rsid w:val="003359A3"/>
    <w:rsid w:val="00335C78"/>
    <w:rsid w:val="00337397"/>
    <w:rsid w:val="003402E3"/>
    <w:rsid w:val="00340CE9"/>
    <w:rsid w:val="00346A44"/>
    <w:rsid w:val="003500C8"/>
    <w:rsid w:val="00350A8C"/>
    <w:rsid w:val="00350A99"/>
    <w:rsid w:val="0035179E"/>
    <w:rsid w:val="00353C3B"/>
    <w:rsid w:val="00355827"/>
    <w:rsid w:val="0035603C"/>
    <w:rsid w:val="00357343"/>
    <w:rsid w:val="003579BE"/>
    <w:rsid w:val="003615A3"/>
    <w:rsid w:val="00371157"/>
    <w:rsid w:val="00372700"/>
    <w:rsid w:val="00372E13"/>
    <w:rsid w:val="00374774"/>
    <w:rsid w:val="003761D5"/>
    <w:rsid w:val="00376EAA"/>
    <w:rsid w:val="003809C0"/>
    <w:rsid w:val="00383ADD"/>
    <w:rsid w:val="00384DFE"/>
    <w:rsid w:val="003850E9"/>
    <w:rsid w:val="00386209"/>
    <w:rsid w:val="003864EA"/>
    <w:rsid w:val="0038684E"/>
    <w:rsid w:val="00386CC0"/>
    <w:rsid w:val="0039142A"/>
    <w:rsid w:val="0039254C"/>
    <w:rsid w:val="00392F58"/>
    <w:rsid w:val="00394C8C"/>
    <w:rsid w:val="0039631B"/>
    <w:rsid w:val="00397C20"/>
    <w:rsid w:val="003A3E27"/>
    <w:rsid w:val="003A4B12"/>
    <w:rsid w:val="003A4FE2"/>
    <w:rsid w:val="003B20F8"/>
    <w:rsid w:val="003B3641"/>
    <w:rsid w:val="003B4815"/>
    <w:rsid w:val="003B5B3C"/>
    <w:rsid w:val="003B7245"/>
    <w:rsid w:val="003C1788"/>
    <w:rsid w:val="003C60D3"/>
    <w:rsid w:val="003C74D6"/>
    <w:rsid w:val="003C7B7A"/>
    <w:rsid w:val="003D0CA9"/>
    <w:rsid w:val="003D349A"/>
    <w:rsid w:val="003D449E"/>
    <w:rsid w:val="003D5183"/>
    <w:rsid w:val="003D5350"/>
    <w:rsid w:val="003D7D22"/>
    <w:rsid w:val="003E13D9"/>
    <w:rsid w:val="003E1E09"/>
    <w:rsid w:val="003E22AB"/>
    <w:rsid w:val="003E3866"/>
    <w:rsid w:val="003E46B7"/>
    <w:rsid w:val="003F064C"/>
    <w:rsid w:val="003F1C6F"/>
    <w:rsid w:val="003F49BD"/>
    <w:rsid w:val="003F6A76"/>
    <w:rsid w:val="003F7313"/>
    <w:rsid w:val="00401367"/>
    <w:rsid w:val="00404538"/>
    <w:rsid w:val="00404DE2"/>
    <w:rsid w:val="004121CD"/>
    <w:rsid w:val="00412C06"/>
    <w:rsid w:val="00413C34"/>
    <w:rsid w:val="004145CD"/>
    <w:rsid w:val="004159BA"/>
    <w:rsid w:val="00415FD0"/>
    <w:rsid w:val="00426AD4"/>
    <w:rsid w:val="00430C61"/>
    <w:rsid w:val="00430CEA"/>
    <w:rsid w:val="00432098"/>
    <w:rsid w:val="0043390E"/>
    <w:rsid w:val="0043422C"/>
    <w:rsid w:val="00434B3A"/>
    <w:rsid w:val="00435279"/>
    <w:rsid w:val="004367A7"/>
    <w:rsid w:val="00440841"/>
    <w:rsid w:val="004439F2"/>
    <w:rsid w:val="004471E4"/>
    <w:rsid w:val="004507D3"/>
    <w:rsid w:val="004510F5"/>
    <w:rsid w:val="00451C85"/>
    <w:rsid w:val="00452364"/>
    <w:rsid w:val="00454C3D"/>
    <w:rsid w:val="00462AAE"/>
    <w:rsid w:val="00462AC1"/>
    <w:rsid w:val="00463CA1"/>
    <w:rsid w:val="00463D1E"/>
    <w:rsid w:val="004655CC"/>
    <w:rsid w:val="0046633E"/>
    <w:rsid w:val="0046705B"/>
    <w:rsid w:val="00467978"/>
    <w:rsid w:val="00470389"/>
    <w:rsid w:val="00470951"/>
    <w:rsid w:val="00472384"/>
    <w:rsid w:val="00473374"/>
    <w:rsid w:val="00473386"/>
    <w:rsid w:val="004737C4"/>
    <w:rsid w:val="00474509"/>
    <w:rsid w:val="00474A7A"/>
    <w:rsid w:val="00475987"/>
    <w:rsid w:val="00475F22"/>
    <w:rsid w:val="0047689D"/>
    <w:rsid w:val="00477D56"/>
    <w:rsid w:val="0048031E"/>
    <w:rsid w:val="004809EE"/>
    <w:rsid w:val="00483995"/>
    <w:rsid w:val="0048472E"/>
    <w:rsid w:val="00485773"/>
    <w:rsid w:val="0048697C"/>
    <w:rsid w:val="00486CD2"/>
    <w:rsid w:val="00486F0B"/>
    <w:rsid w:val="0049179C"/>
    <w:rsid w:val="004928E3"/>
    <w:rsid w:val="004944D6"/>
    <w:rsid w:val="004948E2"/>
    <w:rsid w:val="00497A97"/>
    <w:rsid w:val="004A025A"/>
    <w:rsid w:val="004A1BEB"/>
    <w:rsid w:val="004A264A"/>
    <w:rsid w:val="004A4030"/>
    <w:rsid w:val="004A4903"/>
    <w:rsid w:val="004A5C7F"/>
    <w:rsid w:val="004A6E7F"/>
    <w:rsid w:val="004B056A"/>
    <w:rsid w:val="004B0D6C"/>
    <w:rsid w:val="004B1012"/>
    <w:rsid w:val="004B2092"/>
    <w:rsid w:val="004B4582"/>
    <w:rsid w:val="004B6040"/>
    <w:rsid w:val="004B6949"/>
    <w:rsid w:val="004B7BD2"/>
    <w:rsid w:val="004B7D53"/>
    <w:rsid w:val="004C0E48"/>
    <w:rsid w:val="004C23D9"/>
    <w:rsid w:val="004C2C61"/>
    <w:rsid w:val="004C6608"/>
    <w:rsid w:val="004C6E7B"/>
    <w:rsid w:val="004C7644"/>
    <w:rsid w:val="004D02EF"/>
    <w:rsid w:val="004D055B"/>
    <w:rsid w:val="004D1CE3"/>
    <w:rsid w:val="004D287C"/>
    <w:rsid w:val="004D49F5"/>
    <w:rsid w:val="004E112A"/>
    <w:rsid w:val="004E230B"/>
    <w:rsid w:val="004E4E00"/>
    <w:rsid w:val="004E73D1"/>
    <w:rsid w:val="004F0A7F"/>
    <w:rsid w:val="004F40C1"/>
    <w:rsid w:val="004F420D"/>
    <w:rsid w:val="004F5D13"/>
    <w:rsid w:val="004F66DC"/>
    <w:rsid w:val="0050067E"/>
    <w:rsid w:val="005037EA"/>
    <w:rsid w:val="00504532"/>
    <w:rsid w:val="0050692E"/>
    <w:rsid w:val="00510A44"/>
    <w:rsid w:val="005130DF"/>
    <w:rsid w:val="0051314B"/>
    <w:rsid w:val="00513D83"/>
    <w:rsid w:val="00514ADB"/>
    <w:rsid w:val="00515DC6"/>
    <w:rsid w:val="00517A90"/>
    <w:rsid w:val="00520412"/>
    <w:rsid w:val="005222CB"/>
    <w:rsid w:val="0052255E"/>
    <w:rsid w:val="00525994"/>
    <w:rsid w:val="00527ACC"/>
    <w:rsid w:val="00527E00"/>
    <w:rsid w:val="005304FA"/>
    <w:rsid w:val="00530F4C"/>
    <w:rsid w:val="00531044"/>
    <w:rsid w:val="00532203"/>
    <w:rsid w:val="00532711"/>
    <w:rsid w:val="00532F04"/>
    <w:rsid w:val="005340A2"/>
    <w:rsid w:val="005340BF"/>
    <w:rsid w:val="00535EF7"/>
    <w:rsid w:val="00536AA4"/>
    <w:rsid w:val="00541293"/>
    <w:rsid w:val="005432CE"/>
    <w:rsid w:val="005437EB"/>
    <w:rsid w:val="00550783"/>
    <w:rsid w:val="00551599"/>
    <w:rsid w:val="005529CA"/>
    <w:rsid w:val="00552A3E"/>
    <w:rsid w:val="00553650"/>
    <w:rsid w:val="00555139"/>
    <w:rsid w:val="005554F1"/>
    <w:rsid w:val="00555884"/>
    <w:rsid w:val="005607CA"/>
    <w:rsid w:val="00560A10"/>
    <w:rsid w:val="00562BA8"/>
    <w:rsid w:val="0056617C"/>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53A5"/>
    <w:rsid w:val="005877FC"/>
    <w:rsid w:val="005902DF"/>
    <w:rsid w:val="0059070E"/>
    <w:rsid w:val="00594C36"/>
    <w:rsid w:val="00595351"/>
    <w:rsid w:val="005A2D1B"/>
    <w:rsid w:val="005A7F3E"/>
    <w:rsid w:val="005B19EC"/>
    <w:rsid w:val="005B1AD1"/>
    <w:rsid w:val="005B3A68"/>
    <w:rsid w:val="005B61AC"/>
    <w:rsid w:val="005B6F6C"/>
    <w:rsid w:val="005C0281"/>
    <w:rsid w:val="005C0772"/>
    <w:rsid w:val="005C1AC1"/>
    <w:rsid w:val="005C4233"/>
    <w:rsid w:val="005C4D4D"/>
    <w:rsid w:val="005C5038"/>
    <w:rsid w:val="005C73C7"/>
    <w:rsid w:val="005C7ED0"/>
    <w:rsid w:val="005D2752"/>
    <w:rsid w:val="005D30D4"/>
    <w:rsid w:val="005D43B3"/>
    <w:rsid w:val="005D55BB"/>
    <w:rsid w:val="005E23CD"/>
    <w:rsid w:val="005E2724"/>
    <w:rsid w:val="005E2AE3"/>
    <w:rsid w:val="005E3E55"/>
    <w:rsid w:val="005E68FF"/>
    <w:rsid w:val="005F178B"/>
    <w:rsid w:val="005F4CDC"/>
    <w:rsid w:val="005F5D4E"/>
    <w:rsid w:val="006016EB"/>
    <w:rsid w:val="006019F9"/>
    <w:rsid w:val="00601C19"/>
    <w:rsid w:val="006040F5"/>
    <w:rsid w:val="00605944"/>
    <w:rsid w:val="00605FEF"/>
    <w:rsid w:val="00611910"/>
    <w:rsid w:val="00612F7D"/>
    <w:rsid w:val="00612FA4"/>
    <w:rsid w:val="00613F4A"/>
    <w:rsid w:val="00614268"/>
    <w:rsid w:val="006169F1"/>
    <w:rsid w:val="00616C4D"/>
    <w:rsid w:val="00617B42"/>
    <w:rsid w:val="006200D7"/>
    <w:rsid w:val="006222FF"/>
    <w:rsid w:val="006225F1"/>
    <w:rsid w:val="006227B1"/>
    <w:rsid w:val="00622943"/>
    <w:rsid w:val="00622990"/>
    <w:rsid w:val="00631115"/>
    <w:rsid w:val="00631467"/>
    <w:rsid w:val="0063194F"/>
    <w:rsid w:val="00631EB5"/>
    <w:rsid w:val="00632F51"/>
    <w:rsid w:val="00632F73"/>
    <w:rsid w:val="00633F6C"/>
    <w:rsid w:val="0063609F"/>
    <w:rsid w:val="006411CF"/>
    <w:rsid w:val="00641C71"/>
    <w:rsid w:val="00641F88"/>
    <w:rsid w:val="0064300C"/>
    <w:rsid w:val="00643BDC"/>
    <w:rsid w:val="00643FF1"/>
    <w:rsid w:val="00650A63"/>
    <w:rsid w:val="00654BBD"/>
    <w:rsid w:val="00654F37"/>
    <w:rsid w:val="00662361"/>
    <w:rsid w:val="00663AF7"/>
    <w:rsid w:val="00664AA2"/>
    <w:rsid w:val="00666C02"/>
    <w:rsid w:val="00666DB1"/>
    <w:rsid w:val="00667362"/>
    <w:rsid w:val="00671CA9"/>
    <w:rsid w:val="00673A0F"/>
    <w:rsid w:val="00674A89"/>
    <w:rsid w:val="00674FED"/>
    <w:rsid w:val="006804AD"/>
    <w:rsid w:val="00680780"/>
    <w:rsid w:val="00682193"/>
    <w:rsid w:val="0068226F"/>
    <w:rsid w:val="006825D9"/>
    <w:rsid w:val="00682CBA"/>
    <w:rsid w:val="00685276"/>
    <w:rsid w:val="00685D72"/>
    <w:rsid w:val="006860D2"/>
    <w:rsid w:val="00686B8B"/>
    <w:rsid w:val="006909C6"/>
    <w:rsid w:val="00692C54"/>
    <w:rsid w:val="00692EDF"/>
    <w:rsid w:val="00693010"/>
    <w:rsid w:val="006930E5"/>
    <w:rsid w:val="00697E29"/>
    <w:rsid w:val="006A0756"/>
    <w:rsid w:val="006A156C"/>
    <w:rsid w:val="006A1EB6"/>
    <w:rsid w:val="006A57F1"/>
    <w:rsid w:val="006A722E"/>
    <w:rsid w:val="006B4081"/>
    <w:rsid w:val="006B5545"/>
    <w:rsid w:val="006B6431"/>
    <w:rsid w:val="006B6461"/>
    <w:rsid w:val="006B712D"/>
    <w:rsid w:val="006C0044"/>
    <w:rsid w:val="006C0E98"/>
    <w:rsid w:val="006C3762"/>
    <w:rsid w:val="006C3CC2"/>
    <w:rsid w:val="006C4DBB"/>
    <w:rsid w:val="006C7335"/>
    <w:rsid w:val="006C736F"/>
    <w:rsid w:val="006C7406"/>
    <w:rsid w:val="006D21DC"/>
    <w:rsid w:val="006D2463"/>
    <w:rsid w:val="006D4D01"/>
    <w:rsid w:val="006D5730"/>
    <w:rsid w:val="006D5A3D"/>
    <w:rsid w:val="006D7492"/>
    <w:rsid w:val="006D7A8C"/>
    <w:rsid w:val="006E1FC1"/>
    <w:rsid w:val="006E36A3"/>
    <w:rsid w:val="006E544E"/>
    <w:rsid w:val="006E5AE2"/>
    <w:rsid w:val="006F0652"/>
    <w:rsid w:val="006F1BC9"/>
    <w:rsid w:val="006F21D2"/>
    <w:rsid w:val="006F2C70"/>
    <w:rsid w:val="006F38BB"/>
    <w:rsid w:val="006F4D14"/>
    <w:rsid w:val="006F5BE1"/>
    <w:rsid w:val="006F702A"/>
    <w:rsid w:val="007002A4"/>
    <w:rsid w:val="0070354F"/>
    <w:rsid w:val="00703A31"/>
    <w:rsid w:val="00705AE5"/>
    <w:rsid w:val="007108CC"/>
    <w:rsid w:val="00710BD4"/>
    <w:rsid w:val="00714442"/>
    <w:rsid w:val="0071460A"/>
    <w:rsid w:val="00714A89"/>
    <w:rsid w:val="00714CBC"/>
    <w:rsid w:val="00714DAD"/>
    <w:rsid w:val="00716F11"/>
    <w:rsid w:val="0071761E"/>
    <w:rsid w:val="00717752"/>
    <w:rsid w:val="00717A77"/>
    <w:rsid w:val="00717DEA"/>
    <w:rsid w:val="00720306"/>
    <w:rsid w:val="0072163C"/>
    <w:rsid w:val="0072220D"/>
    <w:rsid w:val="00723136"/>
    <w:rsid w:val="00723FF8"/>
    <w:rsid w:val="007261EC"/>
    <w:rsid w:val="00727D30"/>
    <w:rsid w:val="00730081"/>
    <w:rsid w:val="007302E9"/>
    <w:rsid w:val="00731ECD"/>
    <w:rsid w:val="00731F6D"/>
    <w:rsid w:val="00737B84"/>
    <w:rsid w:val="00740640"/>
    <w:rsid w:val="00740AC1"/>
    <w:rsid w:val="00740E3B"/>
    <w:rsid w:val="00743217"/>
    <w:rsid w:val="007439DA"/>
    <w:rsid w:val="0074424A"/>
    <w:rsid w:val="00750EA4"/>
    <w:rsid w:val="00751673"/>
    <w:rsid w:val="00752B1A"/>
    <w:rsid w:val="00753CFA"/>
    <w:rsid w:val="007551EC"/>
    <w:rsid w:val="00757EF8"/>
    <w:rsid w:val="00762F59"/>
    <w:rsid w:val="007635A5"/>
    <w:rsid w:val="0076441C"/>
    <w:rsid w:val="00764CBD"/>
    <w:rsid w:val="00765F67"/>
    <w:rsid w:val="00773679"/>
    <w:rsid w:val="007755D6"/>
    <w:rsid w:val="007756F6"/>
    <w:rsid w:val="00776799"/>
    <w:rsid w:val="007770C5"/>
    <w:rsid w:val="00777B2F"/>
    <w:rsid w:val="00780394"/>
    <w:rsid w:val="00783A13"/>
    <w:rsid w:val="00785B34"/>
    <w:rsid w:val="007924C2"/>
    <w:rsid w:val="007931FB"/>
    <w:rsid w:val="00793E1C"/>
    <w:rsid w:val="00795EB8"/>
    <w:rsid w:val="00797224"/>
    <w:rsid w:val="00797290"/>
    <w:rsid w:val="00797860"/>
    <w:rsid w:val="007979DD"/>
    <w:rsid w:val="007A1CE5"/>
    <w:rsid w:val="007A2BF2"/>
    <w:rsid w:val="007A4603"/>
    <w:rsid w:val="007A6036"/>
    <w:rsid w:val="007A6818"/>
    <w:rsid w:val="007B19D0"/>
    <w:rsid w:val="007B2B98"/>
    <w:rsid w:val="007B4BEA"/>
    <w:rsid w:val="007B645E"/>
    <w:rsid w:val="007C05F6"/>
    <w:rsid w:val="007C12FC"/>
    <w:rsid w:val="007C24A3"/>
    <w:rsid w:val="007C30FF"/>
    <w:rsid w:val="007D060B"/>
    <w:rsid w:val="007D0D8F"/>
    <w:rsid w:val="007D19B2"/>
    <w:rsid w:val="007D2198"/>
    <w:rsid w:val="007D2DD3"/>
    <w:rsid w:val="007D39E2"/>
    <w:rsid w:val="007D43F4"/>
    <w:rsid w:val="007D4D54"/>
    <w:rsid w:val="007D726A"/>
    <w:rsid w:val="007D7953"/>
    <w:rsid w:val="007D7F3B"/>
    <w:rsid w:val="007E26E9"/>
    <w:rsid w:val="007E2934"/>
    <w:rsid w:val="007E32B3"/>
    <w:rsid w:val="007E655F"/>
    <w:rsid w:val="007F239C"/>
    <w:rsid w:val="007F3E17"/>
    <w:rsid w:val="007F4A73"/>
    <w:rsid w:val="007F57DC"/>
    <w:rsid w:val="007F7F32"/>
    <w:rsid w:val="00802596"/>
    <w:rsid w:val="00802671"/>
    <w:rsid w:val="00804C36"/>
    <w:rsid w:val="00807045"/>
    <w:rsid w:val="00810CCF"/>
    <w:rsid w:val="00811285"/>
    <w:rsid w:val="00812BDF"/>
    <w:rsid w:val="00814D0C"/>
    <w:rsid w:val="00815AA1"/>
    <w:rsid w:val="0081628C"/>
    <w:rsid w:val="00816F4C"/>
    <w:rsid w:val="00817DA3"/>
    <w:rsid w:val="00821F42"/>
    <w:rsid w:val="00822E28"/>
    <w:rsid w:val="0082448D"/>
    <w:rsid w:val="00824EFA"/>
    <w:rsid w:val="00830938"/>
    <w:rsid w:val="00832687"/>
    <w:rsid w:val="00834E8E"/>
    <w:rsid w:val="008353B6"/>
    <w:rsid w:val="00837995"/>
    <w:rsid w:val="00840723"/>
    <w:rsid w:val="00840759"/>
    <w:rsid w:val="00841186"/>
    <w:rsid w:val="008436AE"/>
    <w:rsid w:val="00844EAD"/>
    <w:rsid w:val="008459F6"/>
    <w:rsid w:val="00845FF5"/>
    <w:rsid w:val="00847E91"/>
    <w:rsid w:val="00847EF3"/>
    <w:rsid w:val="00851334"/>
    <w:rsid w:val="0085268F"/>
    <w:rsid w:val="0085306D"/>
    <w:rsid w:val="00853177"/>
    <w:rsid w:val="008540F3"/>
    <w:rsid w:val="00855246"/>
    <w:rsid w:val="008555E3"/>
    <w:rsid w:val="00857498"/>
    <w:rsid w:val="00857939"/>
    <w:rsid w:val="00860E60"/>
    <w:rsid w:val="00861BF8"/>
    <w:rsid w:val="00865861"/>
    <w:rsid w:val="0087046E"/>
    <w:rsid w:val="00873A02"/>
    <w:rsid w:val="00873A16"/>
    <w:rsid w:val="00880727"/>
    <w:rsid w:val="00882BD7"/>
    <w:rsid w:val="00883C27"/>
    <w:rsid w:val="00885A92"/>
    <w:rsid w:val="008860D9"/>
    <w:rsid w:val="00886660"/>
    <w:rsid w:val="008872F1"/>
    <w:rsid w:val="00887356"/>
    <w:rsid w:val="00890DB2"/>
    <w:rsid w:val="00892D59"/>
    <w:rsid w:val="008931CD"/>
    <w:rsid w:val="00893A5E"/>
    <w:rsid w:val="00894E3E"/>
    <w:rsid w:val="008A15B1"/>
    <w:rsid w:val="008A213A"/>
    <w:rsid w:val="008A506B"/>
    <w:rsid w:val="008A5B91"/>
    <w:rsid w:val="008A6A61"/>
    <w:rsid w:val="008A715A"/>
    <w:rsid w:val="008A7891"/>
    <w:rsid w:val="008A7F5C"/>
    <w:rsid w:val="008B0263"/>
    <w:rsid w:val="008B05CC"/>
    <w:rsid w:val="008B21EC"/>
    <w:rsid w:val="008B324C"/>
    <w:rsid w:val="008B416B"/>
    <w:rsid w:val="008B43BA"/>
    <w:rsid w:val="008B7031"/>
    <w:rsid w:val="008B71F6"/>
    <w:rsid w:val="008C10F1"/>
    <w:rsid w:val="008C23D7"/>
    <w:rsid w:val="008C4452"/>
    <w:rsid w:val="008C6F5C"/>
    <w:rsid w:val="008C7BC7"/>
    <w:rsid w:val="008D0B8D"/>
    <w:rsid w:val="008D14C1"/>
    <w:rsid w:val="008D3743"/>
    <w:rsid w:val="008D3813"/>
    <w:rsid w:val="008D464B"/>
    <w:rsid w:val="008D544D"/>
    <w:rsid w:val="008D57A3"/>
    <w:rsid w:val="008E1377"/>
    <w:rsid w:val="008E429B"/>
    <w:rsid w:val="008E42D0"/>
    <w:rsid w:val="008E4542"/>
    <w:rsid w:val="008E7E5C"/>
    <w:rsid w:val="008F1900"/>
    <w:rsid w:val="008F1DA0"/>
    <w:rsid w:val="008F4CB7"/>
    <w:rsid w:val="00900C1B"/>
    <w:rsid w:val="00900C86"/>
    <w:rsid w:val="0090130C"/>
    <w:rsid w:val="00904A42"/>
    <w:rsid w:val="00904D03"/>
    <w:rsid w:val="00906EBF"/>
    <w:rsid w:val="00910674"/>
    <w:rsid w:val="0091105E"/>
    <w:rsid w:val="009119ED"/>
    <w:rsid w:val="00913904"/>
    <w:rsid w:val="00913B8E"/>
    <w:rsid w:val="009142F9"/>
    <w:rsid w:val="00915048"/>
    <w:rsid w:val="00915BCF"/>
    <w:rsid w:val="00922A0E"/>
    <w:rsid w:val="00931348"/>
    <w:rsid w:val="0093223E"/>
    <w:rsid w:val="009379DB"/>
    <w:rsid w:val="009412E7"/>
    <w:rsid w:val="00941530"/>
    <w:rsid w:val="00941E17"/>
    <w:rsid w:val="009437C6"/>
    <w:rsid w:val="009461BE"/>
    <w:rsid w:val="00946688"/>
    <w:rsid w:val="00951183"/>
    <w:rsid w:val="00952949"/>
    <w:rsid w:val="00954E45"/>
    <w:rsid w:val="00955A9A"/>
    <w:rsid w:val="009561BC"/>
    <w:rsid w:val="009564C7"/>
    <w:rsid w:val="00966245"/>
    <w:rsid w:val="00966F61"/>
    <w:rsid w:val="00971957"/>
    <w:rsid w:val="00972766"/>
    <w:rsid w:val="009727B8"/>
    <w:rsid w:val="0097509A"/>
    <w:rsid w:val="0097558E"/>
    <w:rsid w:val="009757C5"/>
    <w:rsid w:val="009764A9"/>
    <w:rsid w:val="00976637"/>
    <w:rsid w:val="009772E5"/>
    <w:rsid w:val="00980FB6"/>
    <w:rsid w:val="00982535"/>
    <w:rsid w:val="00985B3F"/>
    <w:rsid w:val="00986D7B"/>
    <w:rsid w:val="00992035"/>
    <w:rsid w:val="00992EF8"/>
    <w:rsid w:val="00993A65"/>
    <w:rsid w:val="00994177"/>
    <w:rsid w:val="00995EAA"/>
    <w:rsid w:val="009962B0"/>
    <w:rsid w:val="009A059F"/>
    <w:rsid w:val="009A1F14"/>
    <w:rsid w:val="009A2B50"/>
    <w:rsid w:val="009A2D42"/>
    <w:rsid w:val="009A3318"/>
    <w:rsid w:val="009A3B68"/>
    <w:rsid w:val="009A5A68"/>
    <w:rsid w:val="009A698F"/>
    <w:rsid w:val="009A6F10"/>
    <w:rsid w:val="009B1CA6"/>
    <w:rsid w:val="009B5EDB"/>
    <w:rsid w:val="009B7349"/>
    <w:rsid w:val="009C1C43"/>
    <w:rsid w:val="009C1F4E"/>
    <w:rsid w:val="009C3A7F"/>
    <w:rsid w:val="009C4B49"/>
    <w:rsid w:val="009C4F9A"/>
    <w:rsid w:val="009C615F"/>
    <w:rsid w:val="009C7266"/>
    <w:rsid w:val="009D0F10"/>
    <w:rsid w:val="009D109D"/>
    <w:rsid w:val="009D1A2A"/>
    <w:rsid w:val="009D3023"/>
    <w:rsid w:val="009D4672"/>
    <w:rsid w:val="009D6F74"/>
    <w:rsid w:val="009E012F"/>
    <w:rsid w:val="009E032D"/>
    <w:rsid w:val="009E0B1A"/>
    <w:rsid w:val="009E2E57"/>
    <w:rsid w:val="009E3BB5"/>
    <w:rsid w:val="009E4AC5"/>
    <w:rsid w:val="009E5099"/>
    <w:rsid w:val="009E6B59"/>
    <w:rsid w:val="009F2090"/>
    <w:rsid w:val="009F3C44"/>
    <w:rsid w:val="009F5E57"/>
    <w:rsid w:val="009F7426"/>
    <w:rsid w:val="00A0027A"/>
    <w:rsid w:val="00A00AE7"/>
    <w:rsid w:val="00A02090"/>
    <w:rsid w:val="00A025F7"/>
    <w:rsid w:val="00A029A2"/>
    <w:rsid w:val="00A034B7"/>
    <w:rsid w:val="00A034EC"/>
    <w:rsid w:val="00A04FE6"/>
    <w:rsid w:val="00A05D8F"/>
    <w:rsid w:val="00A06779"/>
    <w:rsid w:val="00A079F6"/>
    <w:rsid w:val="00A07D19"/>
    <w:rsid w:val="00A11984"/>
    <w:rsid w:val="00A12015"/>
    <w:rsid w:val="00A16546"/>
    <w:rsid w:val="00A175CE"/>
    <w:rsid w:val="00A2210F"/>
    <w:rsid w:val="00A24BE2"/>
    <w:rsid w:val="00A24F9F"/>
    <w:rsid w:val="00A251BE"/>
    <w:rsid w:val="00A261A9"/>
    <w:rsid w:val="00A279BA"/>
    <w:rsid w:val="00A30A15"/>
    <w:rsid w:val="00A31071"/>
    <w:rsid w:val="00A31B8F"/>
    <w:rsid w:val="00A33A50"/>
    <w:rsid w:val="00A3438B"/>
    <w:rsid w:val="00A37075"/>
    <w:rsid w:val="00A4021A"/>
    <w:rsid w:val="00A40540"/>
    <w:rsid w:val="00A41EC8"/>
    <w:rsid w:val="00A4298B"/>
    <w:rsid w:val="00A42C60"/>
    <w:rsid w:val="00A44A18"/>
    <w:rsid w:val="00A453E8"/>
    <w:rsid w:val="00A4594F"/>
    <w:rsid w:val="00A46726"/>
    <w:rsid w:val="00A46AEC"/>
    <w:rsid w:val="00A51851"/>
    <w:rsid w:val="00A55365"/>
    <w:rsid w:val="00A55444"/>
    <w:rsid w:val="00A608DE"/>
    <w:rsid w:val="00A66D66"/>
    <w:rsid w:val="00A66E44"/>
    <w:rsid w:val="00A670F8"/>
    <w:rsid w:val="00A677BB"/>
    <w:rsid w:val="00A702F0"/>
    <w:rsid w:val="00A70722"/>
    <w:rsid w:val="00A742B3"/>
    <w:rsid w:val="00A75B9B"/>
    <w:rsid w:val="00A76039"/>
    <w:rsid w:val="00A81137"/>
    <w:rsid w:val="00A87572"/>
    <w:rsid w:val="00A87ECF"/>
    <w:rsid w:val="00A90ECB"/>
    <w:rsid w:val="00A90F5F"/>
    <w:rsid w:val="00A947F4"/>
    <w:rsid w:val="00AA01C1"/>
    <w:rsid w:val="00AA18EC"/>
    <w:rsid w:val="00AA20F0"/>
    <w:rsid w:val="00AA464A"/>
    <w:rsid w:val="00AA63EF"/>
    <w:rsid w:val="00AA6938"/>
    <w:rsid w:val="00AA767E"/>
    <w:rsid w:val="00AB07F0"/>
    <w:rsid w:val="00AB1578"/>
    <w:rsid w:val="00AB1E00"/>
    <w:rsid w:val="00AB2225"/>
    <w:rsid w:val="00AB22AF"/>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087A"/>
    <w:rsid w:val="00AF112A"/>
    <w:rsid w:val="00AF314D"/>
    <w:rsid w:val="00AF4004"/>
    <w:rsid w:val="00AF4C69"/>
    <w:rsid w:val="00B02BCF"/>
    <w:rsid w:val="00B02E79"/>
    <w:rsid w:val="00B0313E"/>
    <w:rsid w:val="00B04BC3"/>
    <w:rsid w:val="00B059AF"/>
    <w:rsid w:val="00B07EC1"/>
    <w:rsid w:val="00B132B1"/>
    <w:rsid w:val="00B17F24"/>
    <w:rsid w:val="00B2256E"/>
    <w:rsid w:val="00B23304"/>
    <w:rsid w:val="00B2548D"/>
    <w:rsid w:val="00B273D8"/>
    <w:rsid w:val="00B27A2A"/>
    <w:rsid w:val="00B27FCE"/>
    <w:rsid w:val="00B3039A"/>
    <w:rsid w:val="00B30A7D"/>
    <w:rsid w:val="00B315F4"/>
    <w:rsid w:val="00B32831"/>
    <w:rsid w:val="00B33471"/>
    <w:rsid w:val="00B34290"/>
    <w:rsid w:val="00B35C45"/>
    <w:rsid w:val="00B401EA"/>
    <w:rsid w:val="00B40999"/>
    <w:rsid w:val="00B40F13"/>
    <w:rsid w:val="00B4146E"/>
    <w:rsid w:val="00B4216F"/>
    <w:rsid w:val="00B429F3"/>
    <w:rsid w:val="00B446FE"/>
    <w:rsid w:val="00B4470D"/>
    <w:rsid w:val="00B47B99"/>
    <w:rsid w:val="00B51352"/>
    <w:rsid w:val="00B55F60"/>
    <w:rsid w:val="00B61D39"/>
    <w:rsid w:val="00B6238C"/>
    <w:rsid w:val="00B63018"/>
    <w:rsid w:val="00B644F7"/>
    <w:rsid w:val="00B660D4"/>
    <w:rsid w:val="00B6647D"/>
    <w:rsid w:val="00B67A1C"/>
    <w:rsid w:val="00B7237F"/>
    <w:rsid w:val="00B7450E"/>
    <w:rsid w:val="00B75275"/>
    <w:rsid w:val="00B767F7"/>
    <w:rsid w:val="00B778B9"/>
    <w:rsid w:val="00B7790B"/>
    <w:rsid w:val="00B816B4"/>
    <w:rsid w:val="00B82CAC"/>
    <w:rsid w:val="00B82F48"/>
    <w:rsid w:val="00B85CEC"/>
    <w:rsid w:val="00B867D6"/>
    <w:rsid w:val="00B90F8F"/>
    <w:rsid w:val="00B940F6"/>
    <w:rsid w:val="00B94F6B"/>
    <w:rsid w:val="00BA0A8C"/>
    <w:rsid w:val="00BA2927"/>
    <w:rsid w:val="00BA3419"/>
    <w:rsid w:val="00BA401A"/>
    <w:rsid w:val="00BA6B7B"/>
    <w:rsid w:val="00BA6FA0"/>
    <w:rsid w:val="00BB0F2E"/>
    <w:rsid w:val="00BB5A6F"/>
    <w:rsid w:val="00BB7A32"/>
    <w:rsid w:val="00BC06B3"/>
    <w:rsid w:val="00BC184C"/>
    <w:rsid w:val="00BC323B"/>
    <w:rsid w:val="00BC64F6"/>
    <w:rsid w:val="00BC6F83"/>
    <w:rsid w:val="00BC786D"/>
    <w:rsid w:val="00BD2452"/>
    <w:rsid w:val="00BD24BF"/>
    <w:rsid w:val="00BD5138"/>
    <w:rsid w:val="00BD71C5"/>
    <w:rsid w:val="00BD7CD9"/>
    <w:rsid w:val="00BD7DA4"/>
    <w:rsid w:val="00BE1B07"/>
    <w:rsid w:val="00BE37E0"/>
    <w:rsid w:val="00BE7F99"/>
    <w:rsid w:val="00BF2635"/>
    <w:rsid w:val="00BF3479"/>
    <w:rsid w:val="00BF3AF8"/>
    <w:rsid w:val="00BF419F"/>
    <w:rsid w:val="00BF5125"/>
    <w:rsid w:val="00BF530C"/>
    <w:rsid w:val="00BF6BCB"/>
    <w:rsid w:val="00BF77FA"/>
    <w:rsid w:val="00C0426E"/>
    <w:rsid w:val="00C04EA8"/>
    <w:rsid w:val="00C06085"/>
    <w:rsid w:val="00C060F0"/>
    <w:rsid w:val="00C06AE0"/>
    <w:rsid w:val="00C072DB"/>
    <w:rsid w:val="00C107D2"/>
    <w:rsid w:val="00C13757"/>
    <w:rsid w:val="00C1375D"/>
    <w:rsid w:val="00C139F1"/>
    <w:rsid w:val="00C14210"/>
    <w:rsid w:val="00C15645"/>
    <w:rsid w:val="00C15FFB"/>
    <w:rsid w:val="00C173DB"/>
    <w:rsid w:val="00C2052A"/>
    <w:rsid w:val="00C216BD"/>
    <w:rsid w:val="00C21B4D"/>
    <w:rsid w:val="00C2411A"/>
    <w:rsid w:val="00C2497D"/>
    <w:rsid w:val="00C252D6"/>
    <w:rsid w:val="00C253A4"/>
    <w:rsid w:val="00C25873"/>
    <w:rsid w:val="00C27D6A"/>
    <w:rsid w:val="00C30BB9"/>
    <w:rsid w:val="00C30FB6"/>
    <w:rsid w:val="00C30FDD"/>
    <w:rsid w:val="00C35471"/>
    <w:rsid w:val="00C36596"/>
    <w:rsid w:val="00C367B7"/>
    <w:rsid w:val="00C36879"/>
    <w:rsid w:val="00C42E0D"/>
    <w:rsid w:val="00C4747F"/>
    <w:rsid w:val="00C477A7"/>
    <w:rsid w:val="00C50E08"/>
    <w:rsid w:val="00C51161"/>
    <w:rsid w:val="00C51617"/>
    <w:rsid w:val="00C520F6"/>
    <w:rsid w:val="00C55722"/>
    <w:rsid w:val="00C557A8"/>
    <w:rsid w:val="00C5702B"/>
    <w:rsid w:val="00C60365"/>
    <w:rsid w:val="00C6068F"/>
    <w:rsid w:val="00C627E3"/>
    <w:rsid w:val="00C64E63"/>
    <w:rsid w:val="00C65399"/>
    <w:rsid w:val="00C65957"/>
    <w:rsid w:val="00C66D9B"/>
    <w:rsid w:val="00C67305"/>
    <w:rsid w:val="00C679B6"/>
    <w:rsid w:val="00C71EA2"/>
    <w:rsid w:val="00C73E32"/>
    <w:rsid w:val="00C74D2D"/>
    <w:rsid w:val="00C80426"/>
    <w:rsid w:val="00C80803"/>
    <w:rsid w:val="00C81874"/>
    <w:rsid w:val="00C841DC"/>
    <w:rsid w:val="00C84227"/>
    <w:rsid w:val="00C86162"/>
    <w:rsid w:val="00C874DA"/>
    <w:rsid w:val="00C91D27"/>
    <w:rsid w:val="00CA129C"/>
    <w:rsid w:val="00CA1A3D"/>
    <w:rsid w:val="00CA1FA3"/>
    <w:rsid w:val="00CA21D2"/>
    <w:rsid w:val="00CA2CCA"/>
    <w:rsid w:val="00CA425A"/>
    <w:rsid w:val="00CA49FF"/>
    <w:rsid w:val="00CB096F"/>
    <w:rsid w:val="00CB33D5"/>
    <w:rsid w:val="00CB3D99"/>
    <w:rsid w:val="00CB64DD"/>
    <w:rsid w:val="00CB691A"/>
    <w:rsid w:val="00CB6FE9"/>
    <w:rsid w:val="00CB7159"/>
    <w:rsid w:val="00CB76E5"/>
    <w:rsid w:val="00CC211E"/>
    <w:rsid w:val="00CC2620"/>
    <w:rsid w:val="00CC2F36"/>
    <w:rsid w:val="00CC3614"/>
    <w:rsid w:val="00CC6B2C"/>
    <w:rsid w:val="00CC6E96"/>
    <w:rsid w:val="00CD031A"/>
    <w:rsid w:val="00CD394A"/>
    <w:rsid w:val="00CD3EBD"/>
    <w:rsid w:val="00CD6076"/>
    <w:rsid w:val="00CD71F3"/>
    <w:rsid w:val="00CD7D13"/>
    <w:rsid w:val="00CE104A"/>
    <w:rsid w:val="00CE2183"/>
    <w:rsid w:val="00CE2409"/>
    <w:rsid w:val="00CE33A8"/>
    <w:rsid w:val="00CE3450"/>
    <w:rsid w:val="00CE4AF0"/>
    <w:rsid w:val="00CE4E99"/>
    <w:rsid w:val="00CE5390"/>
    <w:rsid w:val="00CE6EA5"/>
    <w:rsid w:val="00CF2B00"/>
    <w:rsid w:val="00CF3659"/>
    <w:rsid w:val="00CF6791"/>
    <w:rsid w:val="00CF7D91"/>
    <w:rsid w:val="00D00777"/>
    <w:rsid w:val="00D01766"/>
    <w:rsid w:val="00D05A28"/>
    <w:rsid w:val="00D06E4B"/>
    <w:rsid w:val="00D0788B"/>
    <w:rsid w:val="00D10865"/>
    <w:rsid w:val="00D12332"/>
    <w:rsid w:val="00D15FAF"/>
    <w:rsid w:val="00D165AA"/>
    <w:rsid w:val="00D17E5B"/>
    <w:rsid w:val="00D2266C"/>
    <w:rsid w:val="00D2673F"/>
    <w:rsid w:val="00D26E99"/>
    <w:rsid w:val="00D32BE4"/>
    <w:rsid w:val="00D33846"/>
    <w:rsid w:val="00D35026"/>
    <w:rsid w:val="00D430F6"/>
    <w:rsid w:val="00D44F0C"/>
    <w:rsid w:val="00D462C2"/>
    <w:rsid w:val="00D4686B"/>
    <w:rsid w:val="00D46D01"/>
    <w:rsid w:val="00D47F2D"/>
    <w:rsid w:val="00D50B07"/>
    <w:rsid w:val="00D53350"/>
    <w:rsid w:val="00D53733"/>
    <w:rsid w:val="00D56CD8"/>
    <w:rsid w:val="00D57A73"/>
    <w:rsid w:val="00D60A48"/>
    <w:rsid w:val="00D60D69"/>
    <w:rsid w:val="00D61C8D"/>
    <w:rsid w:val="00D62DB5"/>
    <w:rsid w:val="00D651D1"/>
    <w:rsid w:val="00D67071"/>
    <w:rsid w:val="00D7323D"/>
    <w:rsid w:val="00D73B71"/>
    <w:rsid w:val="00D74088"/>
    <w:rsid w:val="00D74DA7"/>
    <w:rsid w:val="00D76FE3"/>
    <w:rsid w:val="00D77E2E"/>
    <w:rsid w:val="00D81ED4"/>
    <w:rsid w:val="00D82516"/>
    <w:rsid w:val="00D830F7"/>
    <w:rsid w:val="00D83CD6"/>
    <w:rsid w:val="00D83E48"/>
    <w:rsid w:val="00D84426"/>
    <w:rsid w:val="00D84532"/>
    <w:rsid w:val="00D87559"/>
    <w:rsid w:val="00D90649"/>
    <w:rsid w:val="00D916A4"/>
    <w:rsid w:val="00D924AE"/>
    <w:rsid w:val="00D92A24"/>
    <w:rsid w:val="00D95A67"/>
    <w:rsid w:val="00DA18E1"/>
    <w:rsid w:val="00DA23E0"/>
    <w:rsid w:val="00DA2B2D"/>
    <w:rsid w:val="00DA3D14"/>
    <w:rsid w:val="00DA40CB"/>
    <w:rsid w:val="00DA41D8"/>
    <w:rsid w:val="00DA6654"/>
    <w:rsid w:val="00DA7914"/>
    <w:rsid w:val="00DB17CA"/>
    <w:rsid w:val="00DB2600"/>
    <w:rsid w:val="00DB3C96"/>
    <w:rsid w:val="00DB44FE"/>
    <w:rsid w:val="00DB49D1"/>
    <w:rsid w:val="00DB5125"/>
    <w:rsid w:val="00DC0505"/>
    <w:rsid w:val="00DC20F2"/>
    <w:rsid w:val="00DC242D"/>
    <w:rsid w:val="00DC516E"/>
    <w:rsid w:val="00DC7484"/>
    <w:rsid w:val="00DD2B0C"/>
    <w:rsid w:val="00DD2F31"/>
    <w:rsid w:val="00DD41B5"/>
    <w:rsid w:val="00DD6410"/>
    <w:rsid w:val="00DE0768"/>
    <w:rsid w:val="00DE0AD3"/>
    <w:rsid w:val="00DE1CD9"/>
    <w:rsid w:val="00DE4647"/>
    <w:rsid w:val="00DF1740"/>
    <w:rsid w:val="00DF25CC"/>
    <w:rsid w:val="00DF453E"/>
    <w:rsid w:val="00DF6ADD"/>
    <w:rsid w:val="00E00244"/>
    <w:rsid w:val="00E00E2C"/>
    <w:rsid w:val="00E00F00"/>
    <w:rsid w:val="00E01B17"/>
    <w:rsid w:val="00E04D18"/>
    <w:rsid w:val="00E074BC"/>
    <w:rsid w:val="00E12517"/>
    <w:rsid w:val="00E12FCC"/>
    <w:rsid w:val="00E14069"/>
    <w:rsid w:val="00E1414A"/>
    <w:rsid w:val="00E224A4"/>
    <w:rsid w:val="00E23A7C"/>
    <w:rsid w:val="00E25456"/>
    <w:rsid w:val="00E25E3B"/>
    <w:rsid w:val="00E25F01"/>
    <w:rsid w:val="00E32371"/>
    <w:rsid w:val="00E336A6"/>
    <w:rsid w:val="00E35F78"/>
    <w:rsid w:val="00E36AEC"/>
    <w:rsid w:val="00E40256"/>
    <w:rsid w:val="00E419F7"/>
    <w:rsid w:val="00E458D7"/>
    <w:rsid w:val="00E45D6F"/>
    <w:rsid w:val="00E47FB6"/>
    <w:rsid w:val="00E510FF"/>
    <w:rsid w:val="00E53C54"/>
    <w:rsid w:val="00E55F03"/>
    <w:rsid w:val="00E57065"/>
    <w:rsid w:val="00E570A4"/>
    <w:rsid w:val="00E61ADA"/>
    <w:rsid w:val="00E62426"/>
    <w:rsid w:val="00E63BC7"/>
    <w:rsid w:val="00E65A5E"/>
    <w:rsid w:val="00E719F4"/>
    <w:rsid w:val="00E72366"/>
    <w:rsid w:val="00E72E91"/>
    <w:rsid w:val="00E73E70"/>
    <w:rsid w:val="00E756C6"/>
    <w:rsid w:val="00E76912"/>
    <w:rsid w:val="00E779B8"/>
    <w:rsid w:val="00E802A9"/>
    <w:rsid w:val="00E829EB"/>
    <w:rsid w:val="00E838D6"/>
    <w:rsid w:val="00E83F81"/>
    <w:rsid w:val="00E84817"/>
    <w:rsid w:val="00E87474"/>
    <w:rsid w:val="00E94F29"/>
    <w:rsid w:val="00E9540C"/>
    <w:rsid w:val="00E96503"/>
    <w:rsid w:val="00E971F7"/>
    <w:rsid w:val="00E97770"/>
    <w:rsid w:val="00EA0E37"/>
    <w:rsid w:val="00EA327B"/>
    <w:rsid w:val="00EA71E9"/>
    <w:rsid w:val="00EB1719"/>
    <w:rsid w:val="00EB19D1"/>
    <w:rsid w:val="00EB2622"/>
    <w:rsid w:val="00EB42BF"/>
    <w:rsid w:val="00EB4D48"/>
    <w:rsid w:val="00EB5774"/>
    <w:rsid w:val="00EB6A58"/>
    <w:rsid w:val="00EB6E1D"/>
    <w:rsid w:val="00EC09AF"/>
    <w:rsid w:val="00EC21BB"/>
    <w:rsid w:val="00EC2BB6"/>
    <w:rsid w:val="00ED0C3C"/>
    <w:rsid w:val="00ED0EBB"/>
    <w:rsid w:val="00ED71FB"/>
    <w:rsid w:val="00EE19D8"/>
    <w:rsid w:val="00EE1F90"/>
    <w:rsid w:val="00EE2A79"/>
    <w:rsid w:val="00EE35D0"/>
    <w:rsid w:val="00EE7347"/>
    <w:rsid w:val="00EE77ED"/>
    <w:rsid w:val="00EF00B4"/>
    <w:rsid w:val="00EF1254"/>
    <w:rsid w:val="00EF3E05"/>
    <w:rsid w:val="00EF764F"/>
    <w:rsid w:val="00F00493"/>
    <w:rsid w:val="00F00B7C"/>
    <w:rsid w:val="00F01A3B"/>
    <w:rsid w:val="00F0379B"/>
    <w:rsid w:val="00F03C64"/>
    <w:rsid w:val="00F10646"/>
    <w:rsid w:val="00F11A33"/>
    <w:rsid w:val="00F14D4B"/>
    <w:rsid w:val="00F230AF"/>
    <w:rsid w:val="00F23B4A"/>
    <w:rsid w:val="00F244F9"/>
    <w:rsid w:val="00F25D56"/>
    <w:rsid w:val="00F34DAD"/>
    <w:rsid w:val="00F3569F"/>
    <w:rsid w:val="00F36430"/>
    <w:rsid w:val="00F36DEC"/>
    <w:rsid w:val="00F426FB"/>
    <w:rsid w:val="00F4326A"/>
    <w:rsid w:val="00F45CAA"/>
    <w:rsid w:val="00F501EC"/>
    <w:rsid w:val="00F510D1"/>
    <w:rsid w:val="00F512AC"/>
    <w:rsid w:val="00F53F9A"/>
    <w:rsid w:val="00F54276"/>
    <w:rsid w:val="00F555CD"/>
    <w:rsid w:val="00F5614E"/>
    <w:rsid w:val="00F6060C"/>
    <w:rsid w:val="00F60828"/>
    <w:rsid w:val="00F630D2"/>
    <w:rsid w:val="00F6376C"/>
    <w:rsid w:val="00F707C1"/>
    <w:rsid w:val="00F70ACB"/>
    <w:rsid w:val="00F71AC4"/>
    <w:rsid w:val="00F71D00"/>
    <w:rsid w:val="00F725F3"/>
    <w:rsid w:val="00F739C8"/>
    <w:rsid w:val="00F749B0"/>
    <w:rsid w:val="00F74FE8"/>
    <w:rsid w:val="00F7769F"/>
    <w:rsid w:val="00F7784A"/>
    <w:rsid w:val="00F77F99"/>
    <w:rsid w:val="00F81046"/>
    <w:rsid w:val="00F821B1"/>
    <w:rsid w:val="00F85124"/>
    <w:rsid w:val="00F92DBE"/>
    <w:rsid w:val="00F93566"/>
    <w:rsid w:val="00F949C8"/>
    <w:rsid w:val="00FA0024"/>
    <w:rsid w:val="00FA1346"/>
    <w:rsid w:val="00FA2F41"/>
    <w:rsid w:val="00FA35DD"/>
    <w:rsid w:val="00FA473E"/>
    <w:rsid w:val="00FA5BCF"/>
    <w:rsid w:val="00FB0466"/>
    <w:rsid w:val="00FB2FA7"/>
    <w:rsid w:val="00FB3189"/>
    <w:rsid w:val="00FB3217"/>
    <w:rsid w:val="00FC0300"/>
    <w:rsid w:val="00FC0A25"/>
    <w:rsid w:val="00FC25BE"/>
    <w:rsid w:val="00FC2A0E"/>
    <w:rsid w:val="00FC36E7"/>
    <w:rsid w:val="00FC610B"/>
    <w:rsid w:val="00FD015F"/>
    <w:rsid w:val="00FD1218"/>
    <w:rsid w:val="00FD2328"/>
    <w:rsid w:val="00FD3283"/>
    <w:rsid w:val="00FD3686"/>
    <w:rsid w:val="00FD380D"/>
    <w:rsid w:val="00FD3F8A"/>
    <w:rsid w:val="00FE0622"/>
    <w:rsid w:val="00FE153B"/>
    <w:rsid w:val="00FE3982"/>
    <w:rsid w:val="00FE5E48"/>
    <w:rsid w:val="00FF218D"/>
    <w:rsid w:val="00FF21D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0"/>
    <o:shapelayout v:ext="edit">
      <o:idmap v:ext="edit" data="1"/>
    </o:shapelayout>
  </w:shapeDefaults>
  <w:decimalSymbol w:val="."/>
  <w:listSeparator w:val=","/>
  <w14:docId w14:val="068E94FC"/>
  <w15:docId w15:val="{060B9B24-5AA5-41B8-A34D-8DFA3F8AB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3"/>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4"/>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93A6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993A65"/>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C06FFC"/>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14718">
      <w:bodyDiv w:val="1"/>
      <w:marLeft w:val="0"/>
      <w:marRight w:val="0"/>
      <w:marTop w:val="0"/>
      <w:marBottom w:val="0"/>
      <w:divBdr>
        <w:top w:val="none" w:sz="0" w:space="0" w:color="auto"/>
        <w:left w:val="none" w:sz="0" w:space="0" w:color="auto"/>
        <w:bottom w:val="none" w:sz="0" w:space="0" w:color="auto"/>
        <w:right w:val="none" w:sz="0" w:space="0" w:color="auto"/>
      </w:divBdr>
    </w:div>
    <w:div w:id="124336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www.energy.ca.gov/title24/equipment_cert/ama_fas/index.html" TargetMode="Externa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energy.ca.gov/title24/equipment_cert/ama_fas/index.html" TargetMode="Externa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header" Target="header9.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4C9E6E-697E-41B0-B119-F8C825592D0C}">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6E0D2B87-BFA1-48F9-A36F-CC2BCE0930AB}">
  <ds:schemaRefs>
    <ds:schemaRef ds:uri="http://schemas.openxmlformats.org/officeDocument/2006/bibliography"/>
  </ds:schemaRefs>
</ds:datastoreItem>
</file>

<file path=customXml/itemProps3.xml><?xml version="1.0" encoding="utf-8"?>
<ds:datastoreItem xmlns:ds="http://schemas.openxmlformats.org/officeDocument/2006/customXml" ds:itemID="{86A0D871-80C3-4ECC-8807-3109A1686C40}">
  <ds:schemaRefs>
    <ds:schemaRef ds:uri="http://schemas.openxmlformats.org/officeDocument/2006/bibliography"/>
  </ds:schemaRefs>
</ds:datastoreItem>
</file>

<file path=customXml/itemProps4.xml><?xml version="1.0" encoding="utf-8"?>
<ds:datastoreItem xmlns:ds="http://schemas.openxmlformats.org/officeDocument/2006/customXml" ds:itemID="{8A2F5808-EA1E-4858-BB80-FA2E4CF396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4A76975-93E4-46EF-8A97-61A96B7AEB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2034</TotalTime>
  <Pages>9</Pages>
  <Words>3662</Words>
  <Characters>20878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Geiser, Che@Energy</cp:lastModifiedBy>
  <cp:revision>82</cp:revision>
  <cp:lastPrinted>2019-04-12T22:47:00Z</cp:lastPrinted>
  <dcterms:created xsi:type="dcterms:W3CDTF">2015-06-09T16:55:00Z</dcterms:created>
  <dcterms:modified xsi:type="dcterms:W3CDTF">2022-04-08T20:23:00Z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