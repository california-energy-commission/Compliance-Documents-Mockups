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A0DA6" w14:textId="77777777" w:rsidR="00FF4666" w:rsidRPr="005E1CEF" w:rsidRDefault="00FF4666" w:rsidP="00D24170">
      <w:pPr>
        <w:spacing w:line="240" w:lineRule="auto"/>
        <w:contextualSpacing/>
        <w:rPr>
          <w:sz w:val="18"/>
          <w:szCs w:val="18"/>
        </w:rPr>
      </w:pPr>
    </w:p>
    <w:tbl>
      <w:tblPr>
        <w:tblStyle w:val="TableGrid"/>
        <w:tblW w:w="10795" w:type="dxa"/>
        <w:tblLook w:val="04A0" w:firstRow="1" w:lastRow="0" w:firstColumn="1" w:lastColumn="0" w:noHBand="0" w:noVBand="1"/>
      </w:tblPr>
      <w:tblGrid>
        <w:gridCol w:w="3598"/>
        <w:gridCol w:w="3598"/>
        <w:gridCol w:w="3599"/>
      </w:tblGrid>
      <w:tr w:rsidR="007E0233" w:rsidRPr="007E7465" w14:paraId="01FBC8F5" w14:textId="77777777" w:rsidTr="007E0233">
        <w:tc>
          <w:tcPr>
            <w:tcW w:w="10795" w:type="dxa"/>
            <w:gridSpan w:val="3"/>
            <w:vAlign w:val="center"/>
          </w:tcPr>
          <w:p w14:paraId="077A82E2" w14:textId="77777777" w:rsidR="007E0233" w:rsidRPr="007E0233" w:rsidRDefault="007E0233" w:rsidP="006C77D9">
            <w:pPr>
              <w:spacing w:after="0"/>
              <w:rPr>
                <w:rFonts w:asciiTheme="minorHAnsi" w:hAnsiTheme="minorHAnsi"/>
                <w:sz w:val="18"/>
                <w:szCs w:val="18"/>
              </w:rPr>
            </w:pPr>
            <w:r>
              <w:rPr>
                <w:rFonts w:asciiTheme="minorHAnsi" w:hAnsiTheme="minorHAnsi"/>
                <w:b/>
                <w:sz w:val="18"/>
                <w:szCs w:val="18"/>
              </w:rPr>
              <w:t xml:space="preserve">A. </w:t>
            </w:r>
            <w:r w:rsidRPr="007E0233">
              <w:rPr>
                <w:rFonts w:asciiTheme="minorHAnsi" w:hAnsiTheme="minorHAnsi"/>
                <w:b/>
                <w:sz w:val="18"/>
                <w:szCs w:val="18"/>
              </w:rPr>
              <w:t>P</w:t>
            </w:r>
            <w:r>
              <w:rPr>
                <w:rFonts w:asciiTheme="minorHAnsi" w:hAnsiTheme="minorHAnsi"/>
                <w:b/>
                <w:sz w:val="18"/>
                <w:szCs w:val="18"/>
              </w:rPr>
              <w:t>re-</w:t>
            </w:r>
            <w:r w:rsidRPr="007E0233">
              <w:rPr>
                <w:rFonts w:asciiTheme="minorHAnsi" w:hAnsiTheme="minorHAnsi"/>
                <w:b/>
                <w:sz w:val="18"/>
                <w:szCs w:val="18"/>
              </w:rPr>
              <w:t>C</w:t>
            </w:r>
            <w:r>
              <w:rPr>
                <w:rFonts w:asciiTheme="minorHAnsi" w:hAnsiTheme="minorHAnsi"/>
                <w:b/>
                <w:sz w:val="18"/>
                <w:szCs w:val="18"/>
              </w:rPr>
              <w:t>ooling</w:t>
            </w:r>
            <w:r w:rsidRPr="007E0233">
              <w:rPr>
                <w:rFonts w:asciiTheme="minorHAnsi" w:hAnsiTheme="minorHAnsi"/>
                <w:b/>
                <w:sz w:val="18"/>
                <w:szCs w:val="18"/>
              </w:rPr>
              <w:t xml:space="preserve"> V</w:t>
            </w:r>
            <w:r>
              <w:rPr>
                <w:rFonts w:asciiTheme="minorHAnsi" w:hAnsiTheme="minorHAnsi"/>
                <w:b/>
                <w:sz w:val="18"/>
                <w:szCs w:val="18"/>
              </w:rPr>
              <w:t>erification</w:t>
            </w:r>
          </w:p>
        </w:tc>
      </w:tr>
      <w:tr w:rsidR="006C77D9" w:rsidRPr="007E7465" w14:paraId="45C314E8" w14:textId="77777777" w:rsidTr="001D1C0D">
        <w:tc>
          <w:tcPr>
            <w:tcW w:w="3598" w:type="dxa"/>
            <w:vAlign w:val="center"/>
          </w:tcPr>
          <w:p w14:paraId="335922F7" w14:textId="77777777" w:rsidR="006C77D9" w:rsidRPr="005E1CEF" w:rsidRDefault="006C77D9" w:rsidP="00D24170">
            <w:pPr>
              <w:spacing w:line="240" w:lineRule="auto"/>
              <w:contextualSpacing/>
              <w:jc w:val="center"/>
              <w:rPr>
                <w:sz w:val="18"/>
                <w:szCs w:val="18"/>
              </w:rPr>
            </w:pPr>
            <w:r w:rsidRPr="005E1CEF">
              <w:rPr>
                <w:rFonts w:asciiTheme="minorHAnsi" w:hAnsiTheme="minorHAnsi"/>
                <w:sz w:val="18"/>
                <w:szCs w:val="18"/>
              </w:rPr>
              <w:t>01</w:t>
            </w:r>
          </w:p>
        </w:tc>
        <w:tc>
          <w:tcPr>
            <w:tcW w:w="3598" w:type="dxa"/>
            <w:vAlign w:val="center"/>
          </w:tcPr>
          <w:p w14:paraId="7D9F2DE7" w14:textId="77777777" w:rsidR="006C77D9" w:rsidRPr="005E1CEF" w:rsidRDefault="006C77D9" w:rsidP="00D24170">
            <w:pPr>
              <w:spacing w:line="240" w:lineRule="auto"/>
              <w:contextualSpacing/>
              <w:jc w:val="center"/>
              <w:rPr>
                <w:sz w:val="18"/>
                <w:szCs w:val="18"/>
              </w:rPr>
            </w:pPr>
            <w:r w:rsidRPr="005E1CEF">
              <w:rPr>
                <w:rFonts w:asciiTheme="minorHAnsi" w:hAnsiTheme="minorHAnsi"/>
                <w:sz w:val="18"/>
                <w:szCs w:val="18"/>
              </w:rPr>
              <w:t>02</w:t>
            </w:r>
          </w:p>
        </w:tc>
        <w:tc>
          <w:tcPr>
            <w:tcW w:w="3599" w:type="dxa"/>
            <w:vAlign w:val="center"/>
          </w:tcPr>
          <w:p w14:paraId="5EB0F565" w14:textId="77777777" w:rsidR="006C77D9" w:rsidRPr="005E1CEF" w:rsidRDefault="006C77D9" w:rsidP="00D24170">
            <w:pPr>
              <w:spacing w:line="240" w:lineRule="auto"/>
              <w:contextualSpacing/>
              <w:jc w:val="center"/>
              <w:rPr>
                <w:sz w:val="18"/>
                <w:szCs w:val="18"/>
              </w:rPr>
            </w:pPr>
            <w:r w:rsidRPr="005E1CEF">
              <w:rPr>
                <w:rFonts w:asciiTheme="minorHAnsi" w:hAnsiTheme="minorHAnsi"/>
                <w:sz w:val="18"/>
                <w:szCs w:val="18"/>
              </w:rPr>
              <w:t>03</w:t>
            </w:r>
          </w:p>
        </w:tc>
      </w:tr>
      <w:tr w:rsidR="006C77D9" w:rsidRPr="007E7465" w14:paraId="518D7DDB" w14:textId="77777777" w:rsidTr="001D1C0D">
        <w:tc>
          <w:tcPr>
            <w:tcW w:w="3598" w:type="dxa"/>
            <w:vAlign w:val="center"/>
          </w:tcPr>
          <w:p w14:paraId="6805F3BA" w14:textId="77777777" w:rsidR="006C77D9" w:rsidRPr="005E1CEF" w:rsidRDefault="00EB0F0C" w:rsidP="007E0233">
            <w:pPr>
              <w:spacing w:line="240" w:lineRule="auto"/>
              <w:contextualSpacing/>
              <w:jc w:val="center"/>
              <w:rPr>
                <w:sz w:val="18"/>
                <w:szCs w:val="18"/>
              </w:rPr>
            </w:pPr>
            <w:r>
              <w:rPr>
                <w:rFonts w:asciiTheme="minorHAnsi" w:hAnsiTheme="minorHAnsi"/>
                <w:sz w:val="18"/>
                <w:szCs w:val="18"/>
              </w:rPr>
              <w:t>SC System ID/Name from CF1R</w:t>
            </w:r>
          </w:p>
        </w:tc>
        <w:tc>
          <w:tcPr>
            <w:tcW w:w="3598" w:type="dxa"/>
            <w:vAlign w:val="center"/>
          </w:tcPr>
          <w:p w14:paraId="4764128B" w14:textId="77777777" w:rsidR="006C77D9" w:rsidRPr="005E1CEF" w:rsidRDefault="006E058E" w:rsidP="006C77D9">
            <w:pPr>
              <w:spacing w:line="240" w:lineRule="auto"/>
              <w:contextualSpacing/>
              <w:jc w:val="center"/>
              <w:rPr>
                <w:sz w:val="18"/>
                <w:szCs w:val="18"/>
              </w:rPr>
            </w:pPr>
            <w:r>
              <w:rPr>
                <w:rFonts w:asciiTheme="minorHAnsi" w:hAnsiTheme="minorHAnsi"/>
                <w:sz w:val="18"/>
                <w:szCs w:val="18"/>
              </w:rPr>
              <w:t>Thermostat</w:t>
            </w:r>
            <w:r w:rsidR="00B77E6C">
              <w:rPr>
                <w:rFonts w:asciiTheme="minorHAnsi" w:hAnsiTheme="minorHAnsi"/>
                <w:sz w:val="18"/>
                <w:szCs w:val="18"/>
              </w:rPr>
              <w:t xml:space="preserve"> Type</w:t>
            </w:r>
          </w:p>
        </w:tc>
        <w:tc>
          <w:tcPr>
            <w:tcW w:w="3599" w:type="dxa"/>
            <w:vAlign w:val="center"/>
          </w:tcPr>
          <w:p w14:paraId="65282E84" w14:textId="77777777" w:rsidR="006C77D9" w:rsidRPr="005E1CEF" w:rsidRDefault="006C77D9" w:rsidP="00D24170">
            <w:pPr>
              <w:spacing w:line="240" w:lineRule="auto"/>
              <w:contextualSpacing/>
              <w:jc w:val="center"/>
              <w:rPr>
                <w:sz w:val="18"/>
                <w:szCs w:val="18"/>
              </w:rPr>
            </w:pPr>
            <w:r>
              <w:rPr>
                <w:rFonts w:asciiTheme="minorHAnsi" w:hAnsiTheme="minorHAnsi"/>
                <w:sz w:val="18"/>
                <w:szCs w:val="18"/>
              </w:rPr>
              <w:t>Pre-Cooling</w:t>
            </w:r>
          </w:p>
        </w:tc>
      </w:tr>
      <w:tr w:rsidR="006C77D9" w:rsidRPr="007E7465" w14:paraId="211707E2" w14:textId="77777777" w:rsidTr="001D1C0D">
        <w:trPr>
          <w:trHeight w:val="260"/>
        </w:trPr>
        <w:tc>
          <w:tcPr>
            <w:tcW w:w="3598" w:type="dxa"/>
          </w:tcPr>
          <w:p w14:paraId="3C2216B9" w14:textId="77777777" w:rsidR="006C77D9" w:rsidRPr="005E1CEF" w:rsidRDefault="006C77D9" w:rsidP="00934A16">
            <w:pPr>
              <w:spacing w:line="240" w:lineRule="auto"/>
              <w:contextualSpacing/>
              <w:rPr>
                <w:sz w:val="18"/>
                <w:szCs w:val="18"/>
              </w:rPr>
            </w:pPr>
          </w:p>
        </w:tc>
        <w:tc>
          <w:tcPr>
            <w:tcW w:w="3598" w:type="dxa"/>
          </w:tcPr>
          <w:p w14:paraId="02CE7AB9" w14:textId="77777777" w:rsidR="006C77D9" w:rsidRPr="005E1CEF" w:rsidRDefault="006C77D9" w:rsidP="00934A16">
            <w:pPr>
              <w:spacing w:line="240" w:lineRule="auto"/>
              <w:contextualSpacing/>
              <w:rPr>
                <w:sz w:val="18"/>
                <w:szCs w:val="18"/>
              </w:rPr>
            </w:pPr>
          </w:p>
        </w:tc>
        <w:tc>
          <w:tcPr>
            <w:tcW w:w="3599" w:type="dxa"/>
          </w:tcPr>
          <w:p w14:paraId="4646B192" w14:textId="77777777" w:rsidR="006C77D9" w:rsidRPr="005E1CEF" w:rsidRDefault="006C77D9" w:rsidP="00934A16">
            <w:pPr>
              <w:spacing w:line="240" w:lineRule="auto"/>
              <w:contextualSpacing/>
              <w:rPr>
                <w:sz w:val="18"/>
                <w:szCs w:val="18"/>
              </w:rPr>
            </w:pPr>
          </w:p>
        </w:tc>
      </w:tr>
      <w:tr w:rsidR="006C77D9" w:rsidRPr="007E7465" w14:paraId="617172A3" w14:textId="77777777" w:rsidTr="001D1C0D">
        <w:tc>
          <w:tcPr>
            <w:tcW w:w="3598" w:type="dxa"/>
          </w:tcPr>
          <w:p w14:paraId="0B962B6B" w14:textId="77777777" w:rsidR="006C77D9" w:rsidRPr="005E1CEF" w:rsidRDefault="006C77D9" w:rsidP="00934A16">
            <w:pPr>
              <w:spacing w:line="240" w:lineRule="auto"/>
              <w:contextualSpacing/>
              <w:rPr>
                <w:sz w:val="18"/>
                <w:szCs w:val="18"/>
              </w:rPr>
            </w:pPr>
          </w:p>
        </w:tc>
        <w:tc>
          <w:tcPr>
            <w:tcW w:w="3598" w:type="dxa"/>
          </w:tcPr>
          <w:p w14:paraId="1B0C51D5" w14:textId="77777777" w:rsidR="006C77D9" w:rsidRPr="005E1CEF" w:rsidRDefault="006C77D9" w:rsidP="00934A16">
            <w:pPr>
              <w:spacing w:line="240" w:lineRule="auto"/>
              <w:contextualSpacing/>
              <w:rPr>
                <w:sz w:val="18"/>
                <w:szCs w:val="18"/>
              </w:rPr>
            </w:pPr>
          </w:p>
        </w:tc>
        <w:tc>
          <w:tcPr>
            <w:tcW w:w="3599" w:type="dxa"/>
          </w:tcPr>
          <w:p w14:paraId="42AC276E" w14:textId="77777777" w:rsidR="006C77D9" w:rsidRPr="005E1CEF" w:rsidRDefault="006C77D9" w:rsidP="00934A16">
            <w:pPr>
              <w:spacing w:line="240" w:lineRule="auto"/>
              <w:contextualSpacing/>
              <w:rPr>
                <w:sz w:val="18"/>
                <w:szCs w:val="18"/>
              </w:rPr>
            </w:pPr>
          </w:p>
        </w:tc>
      </w:tr>
    </w:tbl>
    <w:p w14:paraId="5847C296" w14:textId="77777777" w:rsidR="00F60148" w:rsidRPr="005E1CEF" w:rsidRDefault="00F60148" w:rsidP="00D24170">
      <w:pPr>
        <w:spacing w:after="0" w:line="240" w:lineRule="auto"/>
        <w:contextualSpacing/>
        <w:rPr>
          <w:rFonts w:asciiTheme="minorHAnsi" w:hAnsiTheme="minorHAnsi"/>
          <w:sz w:val="18"/>
          <w:szCs w:val="18"/>
        </w:rPr>
      </w:pPr>
    </w:p>
    <w:tbl>
      <w:tblPr>
        <w:tblStyle w:val="TableGrid"/>
        <w:tblW w:w="0" w:type="auto"/>
        <w:tblLook w:val="04A0" w:firstRow="1" w:lastRow="0" w:firstColumn="1" w:lastColumn="0" w:noHBand="0" w:noVBand="1"/>
      </w:tblPr>
      <w:tblGrid>
        <w:gridCol w:w="445"/>
        <w:gridCol w:w="10345"/>
      </w:tblGrid>
      <w:tr w:rsidR="009F5172" w:rsidRPr="00B34AD2" w14:paraId="2C31F053" w14:textId="77777777" w:rsidTr="00B34AD2">
        <w:tc>
          <w:tcPr>
            <w:tcW w:w="10790" w:type="dxa"/>
            <w:gridSpan w:val="2"/>
          </w:tcPr>
          <w:p w14:paraId="5400D97F" w14:textId="77777777" w:rsidR="009F5172" w:rsidRDefault="009F5172" w:rsidP="00B34AD2">
            <w:pPr>
              <w:spacing w:after="0" w:line="240" w:lineRule="auto"/>
              <w:rPr>
                <w:rFonts w:asciiTheme="minorHAnsi" w:hAnsiTheme="minorHAnsi"/>
                <w:b/>
                <w:sz w:val="18"/>
                <w:szCs w:val="18"/>
              </w:rPr>
            </w:pPr>
            <w:r w:rsidRPr="00B34AD2">
              <w:rPr>
                <w:rFonts w:asciiTheme="minorHAnsi" w:hAnsiTheme="minorHAnsi"/>
                <w:b/>
                <w:sz w:val="18"/>
                <w:szCs w:val="18"/>
              </w:rPr>
              <w:t>B. Mandatory Requirements for Occupant Controlled Smart Thermostats</w:t>
            </w:r>
          </w:p>
          <w:p w14:paraId="3FA4B148" w14:textId="77777777" w:rsidR="009F5172" w:rsidRPr="00B34AD2" w:rsidRDefault="009F5172" w:rsidP="00B34AD2">
            <w:pPr>
              <w:spacing w:after="0" w:line="240" w:lineRule="auto"/>
              <w:rPr>
                <w:rFonts w:asciiTheme="minorHAnsi" w:hAnsiTheme="minorHAnsi"/>
                <w:sz w:val="18"/>
                <w:szCs w:val="18"/>
              </w:rPr>
            </w:pPr>
            <w:r>
              <w:rPr>
                <w:rFonts w:asciiTheme="minorHAnsi" w:hAnsiTheme="minorHAnsi"/>
                <w:sz w:val="18"/>
                <w:szCs w:val="18"/>
              </w:rPr>
              <w:t>Below is a list of required functional specifications and behaviors. Consult Joint Appendix JA 5 for more information.</w:t>
            </w:r>
          </w:p>
        </w:tc>
      </w:tr>
      <w:tr w:rsidR="009F5172" w14:paraId="2FEC56C2" w14:textId="77777777" w:rsidTr="00B34AD2">
        <w:tc>
          <w:tcPr>
            <w:tcW w:w="445" w:type="dxa"/>
            <w:vAlign w:val="center"/>
          </w:tcPr>
          <w:p w14:paraId="12DD597A"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01</w:t>
            </w:r>
          </w:p>
        </w:tc>
        <w:tc>
          <w:tcPr>
            <w:tcW w:w="10345" w:type="dxa"/>
          </w:tcPr>
          <w:p w14:paraId="50BE4F12"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Setback Capabilities.</w:t>
            </w:r>
            <w:r>
              <w:rPr>
                <w:rFonts w:asciiTheme="minorHAnsi" w:hAnsiTheme="minorHAnsi"/>
                <w:sz w:val="18"/>
                <w:szCs w:val="18"/>
              </w:rPr>
              <w:t xml:space="preserve"> An OCST shall meet the requirements of Section 110.2(c). Thermostats for heat pumps shall also meet the requirements of Section 110.2(b).</w:t>
            </w:r>
          </w:p>
        </w:tc>
      </w:tr>
      <w:tr w:rsidR="009F5172" w14:paraId="2542FFC2" w14:textId="77777777" w:rsidTr="00B34AD2">
        <w:tc>
          <w:tcPr>
            <w:tcW w:w="445" w:type="dxa"/>
            <w:vAlign w:val="center"/>
          </w:tcPr>
          <w:p w14:paraId="18C91590"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02</w:t>
            </w:r>
          </w:p>
        </w:tc>
        <w:tc>
          <w:tcPr>
            <w:tcW w:w="10345" w:type="dxa"/>
          </w:tcPr>
          <w:p w14:paraId="754CFAEB"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Restart Settings.</w:t>
            </w:r>
            <w:r>
              <w:rPr>
                <w:rFonts w:asciiTheme="minorHAnsi" w:hAnsiTheme="minorHAnsi"/>
                <w:sz w:val="18"/>
                <w:szCs w:val="18"/>
              </w:rPr>
              <w:t xml:space="preserve"> In the event of a disruption of power to the device that results in power off or restart, upon device restart, the device shall automatically restore the most recently programmed settings, including reconnection to a network, if the device was previously enabled and network connectivity is available.</w:t>
            </w:r>
          </w:p>
        </w:tc>
      </w:tr>
      <w:tr w:rsidR="009F5172" w14:paraId="081338EA" w14:textId="77777777" w:rsidTr="00B34AD2">
        <w:tc>
          <w:tcPr>
            <w:tcW w:w="445" w:type="dxa"/>
            <w:vAlign w:val="center"/>
          </w:tcPr>
          <w:p w14:paraId="165A8F05"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03</w:t>
            </w:r>
          </w:p>
        </w:tc>
        <w:tc>
          <w:tcPr>
            <w:tcW w:w="10345" w:type="dxa"/>
          </w:tcPr>
          <w:p w14:paraId="2B2D689E"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Automatic Rejoin.</w:t>
            </w:r>
            <w:r>
              <w:rPr>
                <w:rFonts w:asciiTheme="minorHAnsi" w:hAnsiTheme="minorHAnsi"/>
                <w:sz w:val="18"/>
                <w:szCs w:val="18"/>
              </w:rPr>
              <w:t xml:space="preserve"> AN OCST shall </w:t>
            </w:r>
            <w:proofErr w:type="gramStart"/>
            <w:r>
              <w:rPr>
                <w:rFonts w:asciiTheme="minorHAnsi" w:hAnsiTheme="minorHAnsi"/>
                <w:sz w:val="18"/>
                <w:szCs w:val="18"/>
              </w:rPr>
              <w:t>connect, and</w:t>
            </w:r>
            <w:proofErr w:type="gramEnd"/>
            <w:r>
              <w:rPr>
                <w:rFonts w:asciiTheme="minorHAnsi" w:hAnsiTheme="minorHAnsi"/>
                <w:sz w:val="18"/>
                <w:szCs w:val="18"/>
              </w:rPr>
              <w:t xml:space="preserve"> remain connected in its communication path and control end point. The OCST shall incorporate an automatic rejoin function. When physical and/or logical communication is lost, the OCST shall trigger its automatic rejoin function to restore the physical and/or logical communication.</w:t>
            </w:r>
          </w:p>
        </w:tc>
      </w:tr>
      <w:tr w:rsidR="009F5172" w14:paraId="68E7135D" w14:textId="77777777" w:rsidTr="00B34AD2">
        <w:tc>
          <w:tcPr>
            <w:tcW w:w="445" w:type="dxa"/>
            <w:vAlign w:val="center"/>
          </w:tcPr>
          <w:p w14:paraId="647B0F5F"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04</w:t>
            </w:r>
          </w:p>
        </w:tc>
        <w:tc>
          <w:tcPr>
            <w:tcW w:w="10345" w:type="dxa"/>
          </w:tcPr>
          <w:p w14:paraId="60098959"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Event Responses.</w:t>
            </w:r>
            <w:r>
              <w:rPr>
                <w:rFonts w:asciiTheme="minorHAnsi" w:hAnsiTheme="minorHAnsi"/>
                <w:sz w:val="18"/>
                <w:szCs w:val="18"/>
              </w:rPr>
              <w:t xml:space="preserve"> Event response, unless overridden by the occupant or modified by an energy management control system or service, may be triggered by price signals or Demand Response Signals. The OCST shall provide one set of event responses for price signals and one set of event responses for Demand Response Signals. The responses may be common for both types of events.</w:t>
            </w:r>
          </w:p>
        </w:tc>
      </w:tr>
      <w:tr w:rsidR="009F5172" w14:paraId="26A0A72D" w14:textId="77777777" w:rsidTr="00B34AD2">
        <w:tc>
          <w:tcPr>
            <w:tcW w:w="445" w:type="dxa"/>
            <w:vAlign w:val="center"/>
          </w:tcPr>
          <w:p w14:paraId="03DED68B"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05</w:t>
            </w:r>
          </w:p>
        </w:tc>
        <w:tc>
          <w:tcPr>
            <w:tcW w:w="10345" w:type="dxa"/>
          </w:tcPr>
          <w:p w14:paraId="16D93A5C"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User Display and Interface.</w:t>
            </w:r>
            <w:r>
              <w:rPr>
                <w:rFonts w:asciiTheme="minorHAnsi" w:hAnsiTheme="minorHAnsi"/>
                <w:sz w:val="18"/>
                <w:szCs w:val="18"/>
              </w:rPr>
              <w:t xml:space="preserve"> The OCST shall have the capability to display information to the user. </w:t>
            </w:r>
          </w:p>
        </w:tc>
      </w:tr>
      <w:tr w:rsidR="009F5172" w:rsidRPr="00B34AD2" w14:paraId="1EF83F84" w14:textId="77777777" w:rsidTr="00B34AD2">
        <w:tc>
          <w:tcPr>
            <w:tcW w:w="445" w:type="dxa"/>
            <w:vAlign w:val="center"/>
          </w:tcPr>
          <w:p w14:paraId="7C3A3552"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06</w:t>
            </w:r>
          </w:p>
        </w:tc>
        <w:tc>
          <w:tcPr>
            <w:tcW w:w="10345" w:type="dxa"/>
          </w:tcPr>
          <w:p w14:paraId="601C9208" w14:textId="77777777" w:rsidR="009F5172" w:rsidRDefault="009F5172" w:rsidP="00B34AD2">
            <w:pPr>
              <w:spacing w:after="0" w:line="240" w:lineRule="auto"/>
              <w:rPr>
                <w:rFonts w:asciiTheme="minorHAnsi" w:hAnsiTheme="minorHAnsi"/>
                <w:sz w:val="18"/>
                <w:szCs w:val="18"/>
              </w:rPr>
            </w:pPr>
            <w:r>
              <w:rPr>
                <w:rFonts w:asciiTheme="minorHAnsi" w:hAnsiTheme="minorHAnsi"/>
                <w:b/>
                <w:sz w:val="18"/>
                <w:szCs w:val="18"/>
              </w:rPr>
              <w:t xml:space="preserve">Require Functional Behavior. </w:t>
            </w:r>
          </w:p>
          <w:p w14:paraId="431B37DD" w14:textId="77777777" w:rsidR="009F5172" w:rsidRDefault="009F5172" w:rsidP="00B34AD2">
            <w:pPr>
              <w:pStyle w:val="ListParagraph"/>
              <w:numPr>
                <w:ilvl w:val="0"/>
                <w:numId w:val="37"/>
              </w:numPr>
              <w:spacing w:after="0" w:line="240" w:lineRule="auto"/>
              <w:rPr>
                <w:rFonts w:asciiTheme="minorHAnsi" w:hAnsiTheme="minorHAnsi"/>
                <w:sz w:val="18"/>
                <w:szCs w:val="18"/>
              </w:rPr>
            </w:pPr>
            <w:r w:rsidRPr="00B34AD2">
              <w:rPr>
                <w:rFonts w:asciiTheme="minorHAnsi" w:hAnsiTheme="minorHAnsi"/>
                <w:i/>
                <w:sz w:val="18"/>
                <w:szCs w:val="18"/>
              </w:rPr>
              <w:t>Normal Operation.</w:t>
            </w:r>
            <w:r>
              <w:rPr>
                <w:rFonts w:asciiTheme="minorHAnsi" w:hAnsiTheme="minorHAnsi"/>
                <w:sz w:val="18"/>
                <w:szCs w:val="18"/>
              </w:rPr>
              <w:t xml:space="preserve"> Normal operation of an OCST is defined to be the OCST’s prevailing mode of operation as determined by the occupant’s prior settings and use of features provided by the OCST manufacturer’s design. Aspects of normal operation of an OCST may be modified or interrupted in response to occupant subscribed price signals of when Demand Response Periods are in progress, but only to the extent specified by the occupants or their representatives.</w:t>
            </w:r>
          </w:p>
          <w:p w14:paraId="063AF5E6" w14:textId="77777777" w:rsidR="009F5172" w:rsidRPr="00B34AD2" w:rsidRDefault="009F5172" w:rsidP="00B34AD2">
            <w:pPr>
              <w:pStyle w:val="ListParagraph"/>
              <w:numPr>
                <w:ilvl w:val="0"/>
                <w:numId w:val="37"/>
              </w:numPr>
              <w:spacing w:after="0" w:line="240" w:lineRule="auto"/>
              <w:rPr>
                <w:rFonts w:asciiTheme="minorHAnsi" w:hAnsiTheme="minorHAnsi"/>
                <w:sz w:val="18"/>
                <w:szCs w:val="18"/>
              </w:rPr>
            </w:pPr>
            <w:r w:rsidRPr="00B34AD2">
              <w:rPr>
                <w:rFonts w:asciiTheme="minorHAnsi" w:hAnsiTheme="minorHAnsi"/>
                <w:i/>
                <w:sz w:val="18"/>
                <w:szCs w:val="18"/>
              </w:rPr>
              <w:t>Demand Responsive Control.</w:t>
            </w:r>
            <w:r>
              <w:rPr>
                <w:rFonts w:asciiTheme="minorHAnsi" w:hAnsiTheme="minorHAnsi"/>
                <w:sz w:val="18"/>
                <w:szCs w:val="18"/>
              </w:rPr>
              <w:t xml:space="preserve"> Upon receiving a price signal or a Demand Response Signal, OCSTs shall be capable of automatic event response by adjusting the currently applicable temperature set point by the number of degrees indicated in the temperature offset (heating or cooling, as appropriate).</w:t>
            </w:r>
          </w:p>
        </w:tc>
      </w:tr>
      <w:tr w:rsidR="009F5172" w:rsidRPr="00B34AD2" w14:paraId="5785CC79" w14:textId="77777777" w:rsidTr="00B34AD2">
        <w:tc>
          <w:tcPr>
            <w:tcW w:w="445" w:type="dxa"/>
            <w:vAlign w:val="center"/>
          </w:tcPr>
          <w:p w14:paraId="34A95EF4"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07</w:t>
            </w:r>
          </w:p>
        </w:tc>
        <w:tc>
          <w:tcPr>
            <w:tcW w:w="10345" w:type="dxa"/>
          </w:tcPr>
          <w:p w14:paraId="60AC92BA" w14:textId="77777777" w:rsidR="009F5172" w:rsidRPr="00B34AD2" w:rsidRDefault="009F5172" w:rsidP="00B34AD2">
            <w:pPr>
              <w:spacing w:after="0" w:line="240" w:lineRule="auto"/>
              <w:rPr>
                <w:rFonts w:asciiTheme="minorHAnsi" w:hAnsiTheme="minorHAnsi"/>
                <w:sz w:val="18"/>
                <w:szCs w:val="18"/>
              </w:rPr>
            </w:pPr>
            <w:r>
              <w:rPr>
                <w:rFonts w:asciiTheme="minorHAnsi" w:hAnsiTheme="minorHAnsi"/>
                <w:b/>
                <w:sz w:val="18"/>
                <w:szCs w:val="18"/>
              </w:rPr>
              <w:t xml:space="preserve">HVAC System Interface. </w:t>
            </w:r>
            <w:r>
              <w:rPr>
                <w:rFonts w:asciiTheme="minorHAnsi" w:hAnsiTheme="minorHAnsi"/>
                <w:sz w:val="18"/>
                <w:szCs w:val="18"/>
              </w:rPr>
              <w:t xml:space="preserve">HVAC wiring terminal designations shall be clearly labeled. OCSTs shall use labels that comply with Table 5-1 in </w:t>
            </w:r>
            <w:r w:rsidRPr="000C523A">
              <w:rPr>
                <w:rFonts w:asciiTheme="minorHAnsi" w:hAnsiTheme="minorHAnsi"/>
                <w:sz w:val="18"/>
                <w:szCs w:val="18"/>
                <w:highlight w:val="yellow"/>
                <w:rPrChange w:id="0" w:author="Alhabibi, Haider@Energy" w:date="2022-01-31T21:34:00Z">
                  <w:rPr>
                    <w:rFonts w:asciiTheme="minorHAnsi" w:hAnsiTheme="minorHAnsi"/>
                    <w:sz w:val="18"/>
                    <w:szCs w:val="18"/>
                  </w:rPr>
                </w:rPrChange>
              </w:rPr>
              <w:t>NEMA DC 3-2013</w:t>
            </w:r>
            <w:r>
              <w:rPr>
                <w:rFonts w:asciiTheme="minorHAnsi" w:hAnsiTheme="minorHAnsi"/>
                <w:sz w:val="18"/>
                <w:szCs w:val="18"/>
              </w:rPr>
              <w:t>.</w:t>
            </w:r>
          </w:p>
        </w:tc>
      </w:tr>
    </w:tbl>
    <w:p w14:paraId="4302352B" w14:textId="77777777" w:rsidR="009F5172" w:rsidRPr="005E1CEF" w:rsidRDefault="009F5172"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1710FD30"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BE8C16" w14:textId="77777777" w:rsidR="007060EC" w:rsidRPr="0000210D" w:rsidRDefault="009F5172" w:rsidP="006C77D9">
            <w:pPr>
              <w:spacing w:after="0"/>
              <w:rPr>
                <w:rFonts w:asciiTheme="minorHAnsi" w:hAnsiTheme="minorHAnsi"/>
                <w:b/>
                <w:sz w:val="18"/>
                <w:szCs w:val="18"/>
              </w:rPr>
            </w:pPr>
            <w:r>
              <w:rPr>
                <w:rFonts w:asciiTheme="minorHAnsi" w:hAnsiTheme="minorHAnsi"/>
                <w:b/>
                <w:sz w:val="18"/>
                <w:szCs w:val="18"/>
              </w:rPr>
              <w:t>C</w:t>
            </w:r>
            <w:r w:rsidR="007060EC" w:rsidRPr="005E1CEF">
              <w:rPr>
                <w:rFonts w:asciiTheme="minorHAnsi" w:hAnsiTheme="minorHAnsi"/>
                <w:b/>
                <w:sz w:val="18"/>
                <w:szCs w:val="18"/>
              </w:rPr>
              <w:t>. Compliance Statement</w:t>
            </w:r>
          </w:p>
        </w:tc>
      </w:tr>
      <w:tr w:rsidR="007060EC" w:rsidRPr="00305DBA" w14:paraId="526698E4"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01CDE213" w14:textId="77777777" w:rsidR="007060EC" w:rsidRPr="0000210D" w:rsidRDefault="007060EC" w:rsidP="005057DF">
            <w:pPr>
              <w:spacing w:after="0" w:line="240" w:lineRule="auto"/>
              <w:rPr>
                <w:rFonts w:asciiTheme="minorHAnsi" w:hAnsiTheme="minorHAnsi"/>
                <w:sz w:val="18"/>
                <w:szCs w:val="18"/>
              </w:rPr>
            </w:pPr>
          </w:p>
        </w:tc>
      </w:tr>
    </w:tbl>
    <w:p w14:paraId="45044031" w14:textId="77777777" w:rsidR="007060EC" w:rsidRPr="005E1CEF" w:rsidRDefault="007060EC" w:rsidP="007060EC">
      <w:pPr>
        <w:spacing w:after="0" w:line="240" w:lineRule="auto"/>
        <w:rPr>
          <w:rFonts w:asciiTheme="minorHAnsi" w:hAnsiTheme="minorHAnsi"/>
          <w:sz w:val="18"/>
          <w:szCs w:val="18"/>
        </w:rPr>
      </w:pPr>
    </w:p>
    <w:p w14:paraId="4F1F6EB8" w14:textId="77777777" w:rsidR="001D2BBF" w:rsidRPr="008875CD" w:rsidRDefault="001D2BBF" w:rsidP="008875CD">
      <w:pPr>
        <w:spacing w:after="0"/>
        <w:rPr>
          <w:rFonts w:asciiTheme="minorHAnsi" w:hAnsiTheme="minorHAnsi"/>
          <w:color w:val="FF0000"/>
          <w:sz w:val="18"/>
          <w:szCs w:val="18"/>
        </w:rPr>
      </w:pPr>
    </w:p>
    <w:p w14:paraId="03E7574C" w14:textId="77777777" w:rsidR="007B0E8E" w:rsidRDefault="007B0E8E">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4703E2" w:rsidRPr="004703E2" w14:paraId="4C1E5BE5" w14:textId="77777777" w:rsidTr="001D1C0D">
        <w:trPr>
          <w:trHeight w:val="206"/>
        </w:trPr>
        <w:tc>
          <w:tcPr>
            <w:tcW w:w="10762" w:type="dxa"/>
            <w:gridSpan w:val="4"/>
            <w:vAlign w:val="center"/>
          </w:tcPr>
          <w:p w14:paraId="5D0CB8E7"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4703E2">
              <w:rPr>
                <w:rFonts w:asciiTheme="minorHAnsi" w:eastAsia="Times New Roman" w:hAnsiTheme="minorHAnsi" w:cs="Arial"/>
                <w:b/>
                <w:caps/>
                <w:sz w:val="18"/>
                <w:szCs w:val="18"/>
              </w:rPr>
              <w:lastRenderedPageBreak/>
              <w:t>Documentation Author's Declaration Statement</w:t>
            </w:r>
          </w:p>
        </w:tc>
      </w:tr>
      <w:tr w:rsidR="004703E2" w:rsidRPr="004703E2" w14:paraId="0ED0687C" w14:textId="77777777" w:rsidTr="001D1C0D">
        <w:trPr>
          <w:trHeight w:hRule="exact" w:val="244"/>
        </w:trPr>
        <w:tc>
          <w:tcPr>
            <w:tcW w:w="10762" w:type="dxa"/>
            <w:gridSpan w:val="4"/>
            <w:vAlign w:val="center"/>
          </w:tcPr>
          <w:p w14:paraId="43B84233" w14:textId="77777777" w:rsidR="004703E2" w:rsidRPr="004703E2" w:rsidRDefault="004703E2" w:rsidP="00FF77DD">
            <w:pPr>
              <w:keepNext/>
              <w:numPr>
                <w:ilvl w:val="0"/>
                <w:numId w:val="12"/>
              </w:numPr>
              <w:tabs>
                <w:tab w:val="left" w:pos="-2600"/>
              </w:tabs>
              <w:spacing w:after="0" w:line="240" w:lineRule="auto"/>
              <w:ind w:right="90"/>
              <w:outlineLvl w:val="2"/>
              <w:rPr>
                <w:rFonts w:asciiTheme="minorHAnsi" w:eastAsia="Times New Roman" w:hAnsiTheme="minorHAnsi"/>
                <w:sz w:val="18"/>
                <w:szCs w:val="18"/>
              </w:rPr>
            </w:pPr>
            <w:r w:rsidRPr="004703E2">
              <w:rPr>
                <w:rFonts w:asciiTheme="minorHAnsi" w:eastAsia="Times New Roman" w:hAnsiTheme="minorHAnsi"/>
                <w:sz w:val="18"/>
                <w:szCs w:val="18"/>
              </w:rPr>
              <w:t>I certify that this Certificate of Installation documentation is accurate and complete.</w:t>
            </w:r>
          </w:p>
        </w:tc>
      </w:tr>
      <w:tr w:rsidR="004703E2" w:rsidRPr="004703E2" w14:paraId="60909A86" w14:textId="77777777" w:rsidTr="001D1C0D">
        <w:trPr>
          <w:trHeight w:val="360"/>
        </w:trPr>
        <w:tc>
          <w:tcPr>
            <w:tcW w:w="5481" w:type="dxa"/>
            <w:gridSpan w:val="2"/>
          </w:tcPr>
          <w:p w14:paraId="6C451B3C"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Name:</w:t>
            </w:r>
          </w:p>
        </w:tc>
        <w:tc>
          <w:tcPr>
            <w:tcW w:w="5281" w:type="dxa"/>
            <w:gridSpan w:val="2"/>
          </w:tcPr>
          <w:p w14:paraId="3232C3DC"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Signature:</w:t>
            </w:r>
          </w:p>
        </w:tc>
      </w:tr>
      <w:tr w:rsidR="004703E2" w:rsidRPr="004703E2" w14:paraId="06EE58E3" w14:textId="77777777" w:rsidTr="001D1C0D">
        <w:trPr>
          <w:trHeight w:val="360"/>
        </w:trPr>
        <w:tc>
          <w:tcPr>
            <w:tcW w:w="5481" w:type="dxa"/>
            <w:gridSpan w:val="2"/>
          </w:tcPr>
          <w:p w14:paraId="2684EB16"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Company Name:</w:t>
            </w:r>
          </w:p>
        </w:tc>
        <w:tc>
          <w:tcPr>
            <w:tcW w:w="5281" w:type="dxa"/>
            <w:gridSpan w:val="2"/>
          </w:tcPr>
          <w:p w14:paraId="543B6DC1"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r w:rsidR="004703E2" w:rsidRPr="004703E2" w14:paraId="5AFA55F1" w14:textId="77777777" w:rsidTr="001D1C0D">
        <w:trPr>
          <w:trHeight w:val="360"/>
        </w:trPr>
        <w:tc>
          <w:tcPr>
            <w:tcW w:w="5481" w:type="dxa"/>
            <w:gridSpan w:val="2"/>
          </w:tcPr>
          <w:p w14:paraId="00D4B2CB"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281" w:type="dxa"/>
            <w:gridSpan w:val="2"/>
          </w:tcPr>
          <w:p w14:paraId="7ADBBD4E"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CEA/HERS Certification Identification (If applicable):</w:t>
            </w:r>
          </w:p>
        </w:tc>
      </w:tr>
      <w:tr w:rsidR="004703E2" w:rsidRPr="004703E2" w14:paraId="1E15DE9E" w14:textId="77777777" w:rsidTr="001D1C0D">
        <w:trPr>
          <w:trHeight w:val="360"/>
        </w:trPr>
        <w:tc>
          <w:tcPr>
            <w:tcW w:w="5481" w:type="dxa"/>
            <w:gridSpan w:val="2"/>
          </w:tcPr>
          <w:p w14:paraId="50BFE6A0"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5281" w:type="dxa"/>
            <w:gridSpan w:val="2"/>
          </w:tcPr>
          <w:p w14:paraId="6CFF6D6D"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Phone:</w:t>
            </w:r>
          </w:p>
        </w:tc>
      </w:tr>
      <w:tr w:rsidR="004703E2" w:rsidRPr="004703E2" w14:paraId="46E6EC51" w14:textId="77777777" w:rsidTr="001D1C0D">
        <w:tblPrEx>
          <w:tblCellMar>
            <w:left w:w="115" w:type="dxa"/>
            <w:right w:w="115" w:type="dxa"/>
          </w:tblCellMar>
        </w:tblPrEx>
        <w:trPr>
          <w:trHeight w:val="296"/>
        </w:trPr>
        <w:tc>
          <w:tcPr>
            <w:tcW w:w="10762" w:type="dxa"/>
            <w:gridSpan w:val="4"/>
            <w:vAlign w:val="center"/>
          </w:tcPr>
          <w:p w14:paraId="480A1C27"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4703E2">
              <w:rPr>
                <w:rFonts w:asciiTheme="minorHAnsi" w:eastAsia="Times New Roman" w:hAnsiTheme="minorHAnsi" w:cs="Arial"/>
                <w:b/>
                <w:caps/>
                <w:sz w:val="18"/>
                <w:szCs w:val="18"/>
              </w:rPr>
              <w:t>Responsible Person's Declaration statement</w:t>
            </w:r>
          </w:p>
        </w:tc>
      </w:tr>
      <w:tr w:rsidR="004703E2" w:rsidRPr="004703E2" w14:paraId="7045B3F1" w14:textId="77777777" w:rsidTr="001D1C0D">
        <w:tblPrEx>
          <w:tblCellMar>
            <w:left w:w="115" w:type="dxa"/>
            <w:right w:w="115" w:type="dxa"/>
          </w:tblCellMar>
        </w:tblPrEx>
        <w:trPr>
          <w:trHeight w:val="504"/>
        </w:trPr>
        <w:tc>
          <w:tcPr>
            <w:tcW w:w="10762" w:type="dxa"/>
            <w:gridSpan w:val="4"/>
          </w:tcPr>
          <w:p w14:paraId="2404CBB3" w14:textId="77777777" w:rsidR="00BE041F" w:rsidRPr="00BE041F" w:rsidRDefault="00BE041F" w:rsidP="00BE041F">
            <w:pPr>
              <w:pStyle w:val="Heading3"/>
              <w:numPr>
                <w:ilvl w:val="0"/>
                <w:numId w:val="0"/>
              </w:numPr>
              <w:spacing w:before="60"/>
              <w:ind w:right="86"/>
              <w:rPr>
                <w:rFonts w:asciiTheme="minorHAnsi" w:hAnsiTheme="minorHAnsi"/>
                <w:sz w:val="18"/>
              </w:rPr>
            </w:pPr>
            <w:r w:rsidRPr="00BE041F">
              <w:rPr>
                <w:rFonts w:asciiTheme="minorHAnsi" w:hAnsiTheme="minorHAnsi"/>
                <w:sz w:val="18"/>
              </w:rPr>
              <w:t xml:space="preserve">I certify the following under penalty of perjury, under the laws of the State of California: </w:t>
            </w:r>
          </w:p>
          <w:p w14:paraId="6707578F" w14:textId="77777777" w:rsidR="00BE041F" w:rsidRPr="00BE041F" w:rsidRDefault="00BE041F" w:rsidP="00BE041F">
            <w:pPr>
              <w:pStyle w:val="Heading3"/>
              <w:numPr>
                <w:ilvl w:val="0"/>
                <w:numId w:val="20"/>
              </w:numPr>
              <w:spacing w:before="0"/>
              <w:ind w:right="90"/>
              <w:rPr>
                <w:rFonts w:asciiTheme="minorHAnsi" w:hAnsiTheme="minorHAnsi"/>
                <w:color w:val="4F81BD" w:themeColor="accent1"/>
                <w:sz w:val="18"/>
              </w:rPr>
            </w:pPr>
            <w:r w:rsidRPr="00BE041F">
              <w:rPr>
                <w:rFonts w:asciiTheme="minorHAnsi" w:hAnsiTheme="minorHAnsi"/>
                <w:sz w:val="18"/>
              </w:rPr>
              <w:t xml:space="preserve">The information provided on this Certificate of Installation is true and correct. </w:t>
            </w:r>
          </w:p>
          <w:p w14:paraId="1FB6F85F" w14:textId="77777777" w:rsidR="00BE041F" w:rsidRPr="00BE041F" w:rsidRDefault="00BE041F" w:rsidP="00BE041F">
            <w:pPr>
              <w:keepNext/>
              <w:widowControl w:val="0"/>
              <w:numPr>
                <w:ilvl w:val="0"/>
                <w:numId w:val="20"/>
              </w:numPr>
              <w:spacing w:after="0" w:line="240" w:lineRule="auto"/>
              <w:ind w:right="90"/>
              <w:rPr>
                <w:rFonts w:asciiTheme="minorHAnsi" w:hAnsiTheme="minorHAnsi"/>
                <w:sz w:val="18"/>
              </w:rPr>
            </w:pPr>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p>
          <w:p w14:paraId="49630BCF" w14:textId="77777777" w:rsidR="00BE041F" w:rsidRPr="00BE041F" w:rsidRDefault="00BE041F" w:rsidP="00BE041F">
            <w:pPr>
              <w:pStyle w:val="ListParagraph"/>
              <w:keepNext/>
              <w:numPr>
                <w:ilvl w:val="0"/>
                <w:numId w:val="20"/>
              </w:numPr>
              <w:autoSpaceDE w:val="0"/>
              <w:autoSpaceDN w:val="0"/>
              <w:adjustRightInd w:val="0"/>
              <w:spacing w:after="0" w:line="240" w:lineRule="auto"/>
              <w:ind w:right="90"/>
              <w:rPr>
                <w:rFonts w:asciiTheme="minorHAnsi" w:hAnsiTheme="minorHAnsi"/>
                <w:sz w:val="18"/>
              </w:rPr>
            </w:pPr>
            <w:r w:rsidRPr="00BE041F">
              <w:rPr>
                <w:rFonts w:asciiTheme="minorHAnsi" w:hAnsiTheme="minorHAnsi"/>
                <w:sz w:val="18"/>
              </w:rPr>
              <w:t xml:space="preserve">The constructed or installed features, materials, </w:t>
            </w:r>
            <w:proofErr w:type="gramStart"/>
            <w:r w:rsidRPr="00BE041F">
              <w:rPr>
                <w:rFonts w:asciiTheme="minorHAnsi" w:hAnsiTheme="minorHAnsi"/>
                <w:sz w:val="18"/>
              </w:rPr>
              <w:t>components</w:t>
            </w:r>
            <w:proofErr w:type="gramEnd"/>
            <w:r w:rsidRPr="00BE041F">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7C8DFFC" w14:textId="77777777" w:rsidR="004703E2" w:rsidRPr="004703E2" w:rsidRDefault="00BE041F" w:rsidP="00FF77DD">
            <w:pPr>
              <w:keepNext/>
              <w:numPr>
                <w:ilvl w:val="0"/>
                <w:numId w:val="13"/>
              </w:numPr>
              <w:spacing w:after="0" w:line="240" w:lineRule="auto"/>
              <w:contextualSpacing/>
              <w:rPr>
                <w:rFonts w:ascii="Times New Roman" w:eastAsia="Times New Roman" w:hAnsi="Times New Roman"/>
                <w:sz w:val="20"/>
                <w:szCs w:val="20"/>
              </w:rPr>
            </w:pPr>
            <w:r w:rsidRPr="00BE041F">
              <w:rPr>
                <w:sz w:val="18"/>
              </w:rPr>
              <w:t xml:space="preserve">I will ensure that a registered copy of this Certificate of Installation shall be posted or made available with the building permit(s) issued for the </w:t>
            </w:r>
            <w:proofErr w:type="gramStart"/>
            <w:r w:rsidRPr="00BE041F">
              <w:rPr>
                <w:sz w:val="18"/>
              </w:rPr>
              <w:t>building, and</w:t>
            </w:r>
            <w:proofErr w:type="gramEnd"/>
            <w:r w:rsidRPr="00BE041F">
              <w:rPr>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703E2" w:rsidRPr="004703E2" w14:paraId="1F405A54" w14:textId="77777777" w:rsidTr="001D1C0D">
        <w:tblPrEx>
          <w:tblCellMar>
            <w:left w:w="108" w:type="dxa"/>
            <w:right w:w="108" w:type="dxa"/>
          </w:tblCellMar>
        </w:tblPrEx>
        <w:trPr>
          <w:trHeight w:val="360"/>
        </w:trPr>
        <w:tc>
          <w:tcPr>
            <w:tcW w:w="5215" w:type="dxa"/>
          </w:tcPr>
          <w:p w14:paraId="3D1505E2"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Name:</w:t>
            </w:r>
          </w:p>
        </w:tc>
        <w:tc>
          <w:tcPr>
            <w:tcW w:w="5547" w:type="dxa"/>
            <w:gridSpan w:val="3"/>
          </w:tcPr>
          <w:p w14:paraId="6A8F8724"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Signature:</w:t>
            </w:r>
          </w:p>
        </w:tc>
      </w:tr>
      <w:tr w:rsidR="004703E2" w:rsidRPr="004703E2" w14:paraId="6F27E198" w14:textId="77777777" w:rsidTr="001D1C0D">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02D611BA"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Company Name: (Installing Subcontractor or General Contractor or Builder/Owner)</w:t>
            </w:r>
          </w:p>
        </w:tc>
        <w:tc>
          <w:tcPr>
            <w:tcW w:w="5547" w:type="dxa"/>
            <w:gridSpan w:val="3"/>
            <w:tcBorders>
              <w:top w:val="single" w:sz="4" w:space="0" w:color="auto"/>
              <w:left w:val="single" w:sz="4" w:space="0" w:color="auto"/>
              <w:bottom w:val="single" w:sz="4" w:space="0" w:color="auto"/>
              <w:right w:val="single" w:sz="4" w:space="0" w:color="auto"/>
            </w:tcBorders>
          </w:tcPr>
          <w:p w14:paraId="6972AB70"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Position With Company (Title):</w:t>
            </w:r>
          </w:p>
        </w:tc>
      </w:tr>
      <w:tr w:rsidR="004703E2" w:rsidRPr="004703E2" w14:paraId="29746E54" w14:textId="77777777" w:rsidTr="001D1C0D">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6806895D"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547" w:type="dxa"/>
            <w:gridSpan w:val="3"/>
            <w:tcBorders>
              <w:top w:val="single" w:sz="4" w:space="0" w:color="auto"/>
              <w:left w:val="single" w:sz="4" w:space="0" w:color="auto"/>
              <w:bottom w:val="single" w:sz="4" w:space="0" w:color="auto"/>
              <w:right w:val="single" w:sz="4" w:space="0" w:color="auto"/>
            </w:tcBorders>
          </w:tcPr>
          <w:p w14:paraId="5DD0AC72"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CSLB License:</w:t>
            </w:r>
          </w:p>
        </w:tc>
      </w:tr>
      <w:tr w:rsidR="004703E2" w:rsidRPr="004703E2" w14:paraId="7FEF43A1" w14:textId="77777777" w:rsidTr="001D1C0D">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72B948FB"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2774" w:type="dxa"/>
            <w:gridSpan w:val="2"/>
            <w:tcBorders>
              <w:top w:val="single" w:sz="4" w:space="0" w:color="auto"/>
              <w:left w:val="single" w:sz="4" w:space="0" w:color="auto"/>
              <w:bottom w:val="single" w:sz="4" w:space="0" w:color="auto"/>
              <w:right w:val="single" w:sz="4" w:space="0" w:color="auto"/>
            </w:tcBorders>
          </w:tcPr>
          <w:p w14:paraId="4931B56D"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Phone</w:t>
            </w:r>
            <w:r w:rsidR="003A6D01">
              <w:rPr>
                <w:rFonts w:asciiTheme="minorHAnsi" w:eastAsia="Times New Roman" w:hAnsiTheme="minorHAnsi"/>
                <w:sz w:val="14"/>
                <w:szCs w:val="14"/>
              </w:rPr>
              <w:t>:</w:t>
            </w:r>
          </w:p>
        </w:tc>
        <w:tc>
          <w:tcPr>
            <w:tcW w:w="2773" w:type="dxa"/>
            <w:tcBorders>
              <w:top w:val="single" w:sz="4" w:space="0" w:color="auto"/>
              <w:left w:val="single" w:sz="4" w:space="0" w:color="auto"/>
              <w:bottom w:val="single" w:sz="4" w:space="0" w:color="auto"/>
              <w:right w:val="single" w:sz="4" w:space="0" w:color="auto"/>
            </w:tcBorders>
          </w:tcPr>
          <w:p w14:paraId="1309F456"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bl>
    <w:p w14:paraId="19028721" w14:textId="77777777" w:rsidR="007304C6" w:rsidRPr="00127AE3" w:rsidRDefault="007304C6" w:rsidP="007304C6">
      <w:pPr>
        <w:contextualSpacing/>
        <w:rPr>
          <w:sz w:val="2"/>
          <w:szCs w:val="2"/>
        </w:rPr>
      </w:pPr>
    </w:p>
    <w:p w14:paraId="1106B869" w14:textId="77777777" w:rsidR="009577D0" w:rsidRPr="00E32776" w:rsidRDefault="009577D0" w:rsidP="009577D0">
      <w:pPr>
        <w:rPr>
          <w:sz w:val="16"/>
          <w:szCs w:val="16"/>
        </w:rPr>
      </w:pPr>
    </w:p>
    <w:p w14:paraId="739F9253"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4BBD6F7D" w14:textId="77777777" w:rsidR="0045400A" w:rsidRPr="005E1CEF" w:rsidRDefault="003A6D01" w:rsidP="00FF77DD">
      <w:pPr>
        <w:spacing w:after="0"/>
        <w:jc w:val="center"/>
        <w:rPr>
          <w:rFonts w:asciiTheme="minorHAnsi" w:hAnsiTheme="minorHAnsi"/>
          <w:b/>
          <w:sz w:val="18"/>
          <w:szCs w:val="18"/>
        </w:rPr>
      </w:pPr>
      <w:r w:rsidRPr="005E1CEF">
        <w:rPr>
          <w:rFonts w:asciiTheme="minorHAnsi" w:hAnsiTheme="minorHAnsi"/>
          <w:b/>
          <w:sz w:val="18"/>
          <w:szCs w:val="18"/>
        </w:rPr>
        <w:lastRenderedPageBreak/>
        <w:t>CF2R-MCH-</w:t>
      </w:r>
      <w:r w:rsidR="00E124F8" w:rsidRPr="005E1CEF">
        <w:rPr>
          <w:rFonts w:asciiTheme="minorHAnsi" w:hAnsiTheme="minorHAnsi"/>
          <w:b/>
          <w:sz w:val="18"/>
          <w:szCs w:val="18"/>
        </w:rPr>
        <w:t>3</w:t>
      </w:r>
      <w:r w:rsidR="009B651E">
        <w:rPr>
          <w:rFonts w:asciiTheme="minorHAnsi" w:hAnsiTheme="minorHAnsi"/>
          <w:b/>
          <w:sz w:val="18"/>
          <w:szCs w:val="18"/>
        </w:rPr>
        <w:t>4</w:t>
      </w:r>
      <w:r w:rsidRPr="005E1CEF">
        <w:rPr>
          <w:rFonts w:asciiTheme="minorHAnsi" w:hAnsiTheme="minorHAnsi"/>
          <w:b/>
          <w:sz w:val="18"/>
          <w:szCs w:val="18"/>
        </w:rPr>
        <w:t>-</w:t>
      </w:r>
      <w:r w:rsidR="00926DCB">
        <w:rPr>
          <w:rFonts w:asciiTheme="minorHAnsi" w:hAnsiTheme="minorHAnsi"/>
          <w:b/>
          <w:sz w:val="18"/>
          <w:szCs w:val="18"/>
        </w:rPr>
        <w:t>E</w:t>
      </w:r>
      <w:r w:rsidRPr="005E1CEF">
        <w:rPr>
          <w:rFonts w:asciiTheme="minorHAnsi" w:hAnsiTheme="minorHAnsi"/>
          <w:b/>
          <w:sz w:val="18"/>
          <w:szCs w:val="18"/>
        </w:rPr>
        <w:t xml:space="preserve"> User Instructions</w:t>
      </w:r>
    </w:p>
    <w:p w14:paraId="3D6AF9A2" w14:textId="77777777" w:rsidR="0045400A" w:rsidRPr="0000210D" w:rsidRDefault="0045400A" w:rsidP="0045400A">
      <w:pPr>
        <w:spacing w:after="0" w:line="240" w:lineRule="auto"/>
        <w:rPr>
          <w:rFonts w:asciiTheme="minorHAnsi" w:hAnsiTheme="minorHAnsi"/>
          <w:b/>
          <w:sz w:val="18"/>
          <w:szCs w:val="18"/>
        </w:rPr>
      </w:pPr>
    </w:p>
    <w:p w14:paraId="4BF792EB" w14:textId="77777777" w:rsidR="00DC762F" w:rsidRPr="005E1CEF" w:rsidRDefault="00DC762F" w:rsidP="00DC762F">
      <w:pPr>
        <w:spacing w:after="0" w:line="240" w:lineRule="auto"/>
        <w:rPr>
          <w:rFonts w:asciiTheme="minorHAnsi" w:hAnsiTheme="minorHAnsi"/>
          <w:b/>
          <w:sz w:val="18"/>
          <w:szCs w:val="18"/>
        </w:rPr>
      </w:pPr>
      <w:r w:rsidRPr="0000210D">
        <w:rPr>
          <w:rFonts w:asciiTheme="minorHAnsi" w:hAnsiTheme="minorHAnsi"/>
          <w:b/>
          <w:sz w:val="18"/>
          <w:szCs w:val="18"/>
        </w:rPr>
        <w:t xml:space="preserve">A. </w:t>
      </w:r>
      <w:r w:rsidR="00911B26">
        <w:rPr>
          <w:rFonts w:asciiTheme="minorHAnsi" w:hAnsiTheme="minorHAnsi"/>
          <w:b/>
          <w:sz w:val="18"/>
          <w:szCs w:val="18"/>
        </w:rPr>
        <w:t>Pre-Cooling Verification</w:t>
      </w:r>
    </w:p>
    <w:p w14:paraId="73CC1DC1" w14:textId="77777777" w:rsidR="00EE2C79" w:rsidRPr="001D1C0D" w:rsidRDefault="00EE2C79" w:rsidP="00EE2C79">
      <w:pPr>
        <w:pStyle w:val="ListParagraph"/>
        <w:numPr>
          <w:ilvl w:val="0"/>
          <w:numId w:val="32"/>
        </w:numPr>
        <w:spacing w:after="0" w:line="240" w:lineRule="auto"/>
        <w:rPr>
          <w:sz w:val="18"/>
        </w:rPr>
      </w:pPr>
      <w:r w:rsidRPr="001D1C0D">
        <w:rPr>
          <w:sz w:val="18"/>
        </w:rPr>
        <w:t>This field is filled out automatically. It is referenced from the Certificate of Compliance (CF1R), which must be completed prior to this document.</w:t>
      </w:r>
    </w:p>
    <w:p w14:paraId="789E73E4" w14:textId="77777777" w:rsidR="00911B26" w:rsidRDefault="009B651E" w:rsidP="008973BF">
      <w:pPr>
        <w:pStyle w:val="ListParagraph"/>
        <w:numPr>
          <w:ilvl w:val="0"/>
          <w:numId w:val="32"/>
        </w:numPr>
        <w:spacing w:after="0" w:line="240" w:lineRule="auto"/>
        <w:rPr>
          <w:rFonts w:asciiTheme="minorHAnsi" w:hAnsiTheme="minorHAnsi"/>
          <w:sz w:val="18"/>
          <w:szCs w:val="18"/>
        </w:rPr>
      </w:pPr>
      <w:r>
        <w:rPr>
          <w:rFonts w:asciiTheme="minorHAnsi" w:hAnsiTheme="minorHAnsi"/>
          <w:sz w:val="18"/>
          <w:szCs w:val="18"/>
        </w:rPr>
        <w:t>This field is filled out automatically. It is referenced from the Certificate of Installation (CF2R-MCH-01), which must be completed prior to this document.</w:t>
      </w:r>
    </w:p>
    <w:p w14:paraId="71D0D88D" w14:textId="77777777" w:rsidR="00911B26" w:rsidRDefault="00911B26" w:rsidP="008973BF">
      <w:pPr>
        <w:pStyle w:val="ListParagraph"/>
        <w:numPr>
          <w:ilvl w:val="0"/>
          <w:numId w:val="32"/>
        </w:numPr>
        <w:spacing w:after="0" w:line="240" w:lineRule="auto"/>
        <w:rPr>
          <w:rFonts w:asciiTheme="minorHAnsi" w:hAnsiTheme="minorHAnsi"/>
          <w:sz w:val="18"/>
          <w:szCs w:val="18"/>
        </w:rPr>
      </w:pPr>
      <w:r>
        <w:rPr>
          <w:rFonts w:asciiTheme="minorHAnsi" w:hAnsiTheme="minorHAnsi"/>
          <w:sz w:val="18"/>
          <w:szCs w:val="18"/>
        </w:rPr>
        <w:t>States “capable” for all systems listed.</w:t>
      </w:r>
    </w:p>
    <w:p w14:paraId="74109A9F" w14:textId="77777777" w:rsidR="00911B26" w:rsidRPr="0000210D" w:rsidRDefault="00911B26" w:rsidP="00911B26">
      <w:pPr>
        <w:pStyle w:val="ListParagraph"/>
        <w:spacing w:after="0" w:line="240" w:lineRule="auto"/>
        <w:rPr>
          <w:rFonts w:asciiTheme="minorHAnsi" w:hAnsiTheme="minorHAnsi"/>
          <w:sz w:val="18"/>
          <w:szCs w:val="18"/>
        </w:rPr>
      </w:pPr>
    </w:p>
    <w:p w14:paraId="3C08BA47" w14:textId="77777777" w:rsidR="00451670" w:rsidRDefault="00451670" w:rsidP="005057DF">
      <w:pPr>
        <w:spacing w:after="0" w:line="240" w:lineRule="auto"/>
        <w:rPr>
          <w:rFonts w:asciiTheme="minorHAnsi" w:hAnsiTheme="minorHAnsi"/>
          <w:b/>
          <w:sz w:val="18"/>
          <w:szCs w:val="18"/>
        </w:rPr>
      </w:pPr>
      <w:r>
        <w:rPr>
          <w:rFonts w:asciiTheme="minorHAnsi" w:hAnsiTheme="minorHAnsi"/>
          <w:b/>
          <w:sz w:val="18"/>
          <w:szCs w:val="18"/>
        </w:rPr>
        <w:t>B. Mandatory Requirements for Occupant Controlled Smart Thermostats</w:t>
      </w:r>
    </w:p>
    <w:p w14:paraId="35DEFAA7" w14:textId="77777777" w:rsidR="00451670" w:rsidRPr="001D1C0D" w:rsidRDefault="00451670" w:rsidP="005057DF">
      <w:pPr>
        <w:spacing w:after="0" w:line="240" w:lineRule="auto"/>
        <w:rPr>
          <w:rFonts w:asciiTheme="minorHAnsi" w:hAnsiTheme="minorHAnsi"/>
          <w:sz w:val="18"/>
          <w:szCs w:val="18"/>
        </w:rPr>
      </w:pPr>
      <w:r>
        <w:rPr>
          <w:rFonts w:asciiTheme="minorHAnsi" w:hAnsiTheme="minorHAnsi"/>
          <w:sz w:val="18"/>
          <w:szCs w:val="18"/>
        </w:rPr>
        <w:t>This table lists the requirements for all occupant controlled smart thermostats. Installer must ensure all the requirements in this table are met.</w:t>
      </w:r>
    </w:p>
    <w:p w14:paraId="4642AFBC" w14:textId="77777777" w:rsidR="00451670" w:rsidRDefault="00451670" w:rsidP="005057DF">
      <w:pPr>
        <w:spacing w:after="0" w:line="240" w:lineRule="auto"/>
        <w:rPr>
          <w:rFonts w:asciiTheme="minorHAnsi" w:hAnsiTheme="minorHAnsi"/>
          <w:b/>
          <w:sz w:val="18"/>
          <w:szCs w:val="18"/>
        </w:rPr>
      </w:pPr>
    </w:p>
    <w:p w14:paraId="075C9BB0" w14:textId="77777777" w:rsidR="005057DF" w:rsidRPr="0000210D" w:rsidRDefault="00451670" w:rsidP="005057DF">
      <w:pPr>
        <w:spacing w:after="0" w:line="240" w:lineRule="auto"/>
        <w:rPr>
          <w:rFonts w:asciiTheme="minorHAnsi" w:hAnsiTheme="minorHAnsi"/>
          <w:b/>
          <w:sz w:val="18"/>
          <w:szCs w:val="18"/>
        </w:rPr>
      </w:pPr>
      <w:r>
        <w:rPr>
          <w:rFonts w:asciiTheme="minorHAnsi" w:hAnsiTheme="minorHAnsi"/>
          <w:b/>
          <w:sz w:val="18"/>
          <w:szCs w:val="18"/>
        </w:rPr>
        <w:t>C</w:t>
      </w:r>
      <w:r w:rsidR="005057DF" w:rsidRPr="0000210D">
        <w:rPr>
          <w:rFonts w:asciiTheme="minorHAnsi" w:hAnsiTheme="minorHAnsi"/>
          <w:b/>
          <w:sz w:val="18"/>
          <w:szCs w:val="18"/>
        </w:rPr>
        <w:t>. Compliance Statement</w:t>
      </w:r>
    </w:p>
    <w:p w14:paraId="06CD60FE" w14:textId="77777777" w:rsidR="005057DF" w:rsidRPr="003A61B8" w:rsidRDefault="005332E3" w:rsidP="003A61B8">
      <w:pPr>
        <w:spacing w:after="0" w:line="240" w:lineRule="auto"/>
        <w:ind w:left="720"/>
        <w:rPr>
          <w:rFonts w:asciiTheme="minorHAnsi" w:hAnsiTheme="minorHAnsi"/>
          <w:sz w:val="18"/>
          <w:szCs w:val="18"/>
        </w:rPr>
      </w:pPr>
      <w:r w:rsidRPr="003A61B8">
        <w:rPr>
          <w:rFonts w:asciiTheme="minorHAnsi" w:hAnsiTheme="minorHAnsi"/>
          <w:sz w:val="18"/>
          <w:szCs w:val="18"/>
        </w:rPr>
        <w:t>To comply, the total installed whole house fan airflow must equal to or greater than the required airflow and the installed fan efficacy must be less than or equal to the required fan efficacy.</w:t>
      </w:r>
    </w:p>
    <w:p w14:paraId="100EB0A4" w14:textId="77777777" w:rsidR="005057DF" w:rsidRPr="0000210D" w:rsidRDefault="005057DF" w:rsidP="005057DF">
      <w:pPr>
        <w:spacing w:after="0" w:line="240" w:lineRule="auto"/>
        <w:rPr>
          <w:rFonts w:asciiTheme="minorHAnsi" w:hAnsiTheme="minorHAnsi"/>
          <w:sz w:val="18"/>
          <w:szCs w:val="18"/>
        </w:rPr>
      </w:pPr>
    </w:p>
    <w:p w14:paraId="1E9B382E" w14:textId="77777777" w:rsidR="00E124F8" w:rsidRDefault="00E124F8" w:rsidP="00E124F8">
      <w:pPr>
        <w:rPr>
          <w:rFonts w:asciiTheme="minorHAnsi" w:hAnsiTheme="minorHAnsi"/>
          <w:sz w:val="18"/>
          <w:szCs w:val="18"/>
        </w:rPr>
      </w:pPr>
    </w:p>
    <w:p w14:paraId="15E93EA3" w14:textId="77777777" w:rsidR="00103E04" w:rsidRPr="00E124F8" w:rsidRDefault="00103E04" w:rsidP="005E1CEF">
      <w:pPr>
        <w:rPr>
          <w:rFonts w:asciiTheme="minorHAnsi" w:hAnsiTheme="minorHAnsi"/>
          <w:sz w:val="18"/>
          <w:szCs w:val="18"/>
        </w:rPr>
        <w:sectPr w:rsidR="00103E04" w:rsidRPr="00E124F8" w:rsidSect="009577D0">
          <w:headerReference w:type="even" r:id="rId18"/>
          <w:headerReference w:type="default" r:id="rId19"/>
          <w:headerReference w:type="first" r:id="rId20"/>
          <w:footerReference w:type="first" r:id="rId21"/>
          <w:pgSz w:w="12240" w:h="15840" w:code="1"/>
          <w:pgMar w:top="720" w:right="720" w:bottom="720" w:left="720" w:header="432" w:footer="720" w:gutter="0"/>
          <w:cols w:space="720"/>
          <w:titlePg/>
          <w:docGrid w:linePitch="360"/>
        </w:sectPr>
      </w:pPr>
    </w:p>
    <w:tbl>
      <w:tblPr>
        <w:tblStyle w:val="TableGrid"/>
        <w:tblW w:w="10800" w:type="dxa"/>
        <w:tblLook w:val="04A0" w:firstRow="1" w:lastRow="0" w:firstColumn="1" w:lastColumn="0" w:noHBand="0" w:noVBand="1"/>
      </w:tblPr>
      <w:tblGrid>
        <w:gridCol w:w="3600"/>
        <w:gridCol w:w="3600"/>
        <w:gridCol w:w="3600"/>
      </w:tblGrid>
      <w:tr w:rsidR="00372E61" w:rsidRPr="00FA05A2" w14:paraId="3BCECA4E" w14:textId="77777777" w:rsidTr="00B91FA8">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372E61" w:rsidRPr="00B434AE" w14:paraId="5EA32FB4" w14:textId="77777777" w:rsidTr="00B91FA8">
              <w:trPr>
                <w:trHeight w:val="158"/>
              </w:trPr>
              <w:tc>
                <w:tcPr>
                  <w:tcW w:w="10584" w:type="dxa"/>
                  <w:tcBorders>
                    <w:top w:val="nil"/>
                    <w:left w:val="nil"/>
                    <w:bottom w:val="nil"/>
                    <w:right w:val="nil"/>
                  </w:tcBorders>
                  <w:vAlign w:val="center"/>
                </w:tcPr>
                <w:p w14:paraId="3014C184" w14:textId="77777777" w:rsidR="00372E61" w:rsidRDefault="006C77D9" w:rsidP="006C77D9">
                  <w:pPr>
                    <w:spacing w:after="0" w:line="240" w:lineRule="auto"/>
                    <w:ind w:left="-115"/>
                    <w:rPr>
                      <w:rFonts w:asciiTheme="minorHAnsi" w:hAnsiTheme="minorHAnsi"/>
                      <w:b/>
                      <w:sz w:val="18"/>
                      <w:szCs w:val="18"/>
                    </w:rPr>
                  </w:pPr>
                  <w:r>
                    <w:rPr>
                      <w:rFonts w:asciiTheme="minorHAnsi" w:hAnsiTheme="minorHAnsi"/>
                      <w:b/>
                      <w:sz w:val="18"/>
                      <w:szCs w:val="18"/>
                    </w:rPr>
                    <w:lastRenderedPageBreak/>
                    <w:t>A</w:t>
                  </w:r>
                  <w:r w:rsidRPr="007E0233">
                    <w:rPr>
                      <w:rFonts w:asciiTheme="minorHAnsi" w:hAnsiTheme="minorHAnsi"/>
                      <w:b/>
                      <w:sz w:val="18"/>
                      <w:szCs w:val="18"/>
                    </w:rPr>
                    <w:t xml:space="preserve"> P</w:t>
                  </w:r>
                  <w:r>
                    <w:rPr>
                      <w:rFonts w:asciiTheme="minorHAnsi" w:hAnsiTheme="minorHAnsi"/>
                      <w:b/>
                      <w:sz w:val="18"/>
                      <w:szCs w:val="18"/>
                    </w:rPr>
                    <w:t>re-</w:t>
                  </w:r>
                  <w:r w:rsidRPr="007E0233">
                    <w:rPr>
                      <w:rFonts w:asciiTheme="minorHAnsi" w:hAnsiTheme="minorHAnsi"/>
                      <w:b/>
                      <w:sz w:val="18"/>
                      <w:szCs w:val="18"/>
                    </w:rPr>
                    <w:t>C</w:t>
                  </w:r>
                  <w:r>
                    <w:rPr>
                      <w:rFonts w:asciiTheme="minorHAnsi" w:hAnsiTheme="minorHAnsi"/>
                      <w:b/>
                      <w:sz w:val="18"/>
                      <w:szCs w:val="18"/>
                    </w:rPr>
                    <w:t>ooling</w:t>
                  </w:r>
                  <w:r w:rsidRPr="007E0233">
                    <w:rPr>
                      <w:rFonts w:asciiTheme="minorHAnsi" w:hAnsiTheme="minorHAnsi"/>
                      <w:b/>
                      <w:sz w:val="18"/>
                      <w:szCs w:val="18"/>
                    </w:rPr>
                    <w:t xml:space="preserve"> V</w:t>
                  </w:r>
                  <w:r>
                    <w:rPr>
                      <w:rFonts w:asciiTheme="minorHAnsi" w:hAnsiTheme="minorHAnsi"/>
                      <w:b/>
                      <w:sz w:val="18"/>
                      <w:szCs w:val="18"/>
                    </w:rPr>
                    <w:t>erification</w:t>
                  </w:r>
                </w:p>
                <w:p w14:paraId="2750B7AD" w14:textId="77777777" w:rsidR="00B77E6C" w:rsidRPr="00B77E6C" w:rsidRDefault="00B77E6C" w:rsidP="006C77D9">
                  <w:pPr>
                    <w:spacing w:after="0" w:line="240" w:lineRule="auto"/>
                    <w:ind w:left="-115"/>
                    <w:rPr>
                      <w:rFonts w:asciiTheme="minorHAnsi" w:hAnsiTheme="minorHAnsi"/>
                      <w:sz w:val="18"/>
                      <w:szCs w:val="18"/>
                    </w:rPr>
                  </w:pPr>
                  <w:r>
                    <w:rPr>
                      <w:rFonts w:asciiTheme="minorHAnsi" w:hAnsiTheme="minorHAnsi"/>
                      <w:sz w:val="18"/>
                      <w:szCs w:val="18"/>
                    </w:rPr>
                    <w:t>&lt;&lt;require one row for each SC System identified on the CF1R&gt;&gt;</w:t>
                  </w:r>
                </w:p>
              </w:tc>
            </w:tr>
          </w:tbl>
          <w:p w14:paraId="3569EDA6" w14:textId="77777777" w:rsidR="00372E61" w:rsidRPr="00FA05A2" w:rsidRDefault="00372E61" w:rsidP="00B91FA8">
            <w:pPr>
              <w:spacing w:line="240" w:lineRule="auto"/>
              <w:contextualSpacing/>
              <w:rPr>
                <w:sz w:val="18"/>
                <w:szCs w:val="18"/>
              </w:rPr>
            </w:pPr>
          </w:p>
        </w:tc>
      </w:tr>
      <w:tr w:rsidR="00372E61" w:rsidRPr="00FA05A2" w14:paraId="0C1F4D5E" w14:textId="77777777" w:rsidTr="00B91FA8">
        <w:tc>
          <w:tcPr>
            <w:tcW w:w="3600" w:type="dxa"/>
            <w:vAlign w:val="center"/>
          </w:tcPr>
          <w:p w14:paraId="0733D361"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6A40D6D3"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547E4B65" w14:textId="77777777" w:rsidR="00372E61" w:rsidRPr="00FA05A2" w:rsidRDefault="00372E61" w:rsidP="00B91FA8">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372E61" w:rsidRPr="00FA05A2" w14:paraId="354FDA8D" w14:textId="77777777" w:rsidTr="00B91FA8">
        <w:tc>
          <w:tcPr>
            <w:tcW w:w="3600" w:type="dxa"/>
            <w:vAlign w:val="center"/>
          </w:tcPr>
          <w:p w14:paraId="27E7C34D" w14:textId="77777777" w:rsidR="00372E61" w:rsidRPr="001D1C0D" w:rsidRDefault="00EB0F0C" w:rsidP="001D1C0D">
            <w:pPr>
              <w:spacing w:line="240" w:lineRule="auto"/>
              <w:contextualSpacing/>
              <w:jc w:val="center"/>
              <w:rPr>
                <w:sz w:val="18"/>
                <w:szCs w:val="18"/>
              </w:rPr>
            </w:pPr>
            <w:r w:rsidRPr="001D1C0D">
              <w:rPr>
                <w:sz w:val="18"/>
                <w:szCs w:val="18"/>
              </w:rPr>
              <w:t>SC System ID/Name from CF1R</w:t>
            </w:r>
          </w:p>
        </w:tc>
        <w:tc>
          <w:tcPr>
            <w:tcW w:w="3600" w:type="dxa"/>
            <w:vAlign w:val="center"/>
          </w:tcPr>
          <w:p w14:paraId="013C24A3" w14:textId="77777777" w:rsidR="00372E61" w:rsidRPr="00FA05A2" w:rsidRDefault="006E058E" w:rsidP="006E058E">
            <w:pPr>
              <w:spacing w:line="240" w:lineRule="auto"/>
              <w:contextualSpacing/>
              <w:jc w:val="center"/>
              <w:rPr>
                <w:sz w:val="18"/>
                <w:szCs w:val="18"/>
              </w:rPr>
            </w:pPr>
            <w:r>
              <w:rPr>
                <w:rFonts w:asciiTheme="minorHAnsi" w:hAnsiTheme="minorHAnsi"/>
                <w:sz w:val="18"/>
                <w:szCs w:val="18"/>
              </w:rPr>
              <w:t>Thermostat</w:t>
            </w:r>
            <w:r w:rsidR="006C77D9">
              <w:rPr>
                <w:rFonts w:asciiTheme="minorHAnsi" w:hAnsiTheme="minorHAnsi"/>
                <w:sz w:val="18"/>
                <w:szCs w:val="18"/>
              </w:rPr>
              <w:t xml:space="preserve"> </w:t>
            </w:r>
            <w:r w:rsidR="00B77E6C">
              <w:rPr>
                <w:rFonts w:asciiTheme="minorHAnsi" w:hAnsiTheme="minorHAnsi"/>
                <w:sz w:val="18"/>
                <w:szCs w:val="18"/>
              </w:rPr>
              <w:t>Type</w:t>
            </w:r>
          </w:p>
        </w:tc>
        <w:tc>
          <w:tcPr>
            <w:tcW w:w="3600" w:type="dxa"/>
          </w:tcPr>
          <w:p w14:paraId="7B563583" w14:textId="77777777" w:rsidR="00372E61" w:rsidRPr="00FA05A2" w:rsidRDefault="006C77D9" w:rsidP="006C77D9">
            <w:pPr>
              <w:spacing w:line="240" w:lineRule="auto"/>
              <w:contextualSpacing/>
              <w:jc w:val="center"/>
              <w:rPr>
                <w:rFonts w:asciiTheme="minorHAnsi" w:hAnsiTheme="minorHAnsi"/>
                <w:sz w:val="18"/>
                <w:szCs w:val="18"/>
              </w:rPr>
            </w:pPr>
            <w:r>
              <w:rPr>
                <w:rFonts w:asciiTheme="minorHAnsi" w:hAnsiTheme="minorHAnsi"/>
                <w:sz w:val="18"/>
                <w:szCs w:val="18"/>
              </w:rPr>
              <w:t>Pre-Cooling</w:t>
            </w:r>
          </w:p>
        </w:tc>
      </w:tr>
      <w:tr w:rsidR="00372E61" w:rsidRPr="00FA05A2" w14:paraId="111AC7BD" w14:textId="77777777" w:rsidTr="00B91FA8">
        <w:tc>
          <w:tcPr>
            <w:tcW w:w="3600" w:type="dxa"/>
          </w:tcPr>
          <w:p w14:paraId="53803142" w14:textId="77777777" w:rsidR="00372E61" w:rsidRDefault="00372E61" w:rsidP="00B91FA8">
            <w:pPr>
              <w:spacing w:line="240" w:lineRule="auto"/>
              <w:contextualSpacing/>
              <w:rPr>
                <w:sz w:val="18"/>
                <w:szCs w:val="18"/>
              </w:rPr>
            </w:pPr>
            <w:r w:rsidRPr="00B434AE">
              <w:rPr>
                <w:sz w:val="18"/>
                <w:szCs w:val="18"/>
              </w:rPr>
              <w:t>&lt;&lt;Auto populate from CF1R&gt;&gt;</w:t>
            </w:r>
          </w:p>
        </w:tc>
        <w:tc>
          <w:tcPr>
            <w:tcW w:w="3600" w:type="dxa"/>
          </w:tcPr>
          <w:p w14:paraId="77EE893D" w14:textId="77777777" w:rsidR="00372E61" w:rsidRPr="001D1C0D" w:rsidRDefault="00372E61" w:rsidP="001D1C0D">
            <w:pPr>
              <w:spacing w:line="240" w:lineRule="auto"/>
              <w:contextualSpacing/>
              <w:rPr>
                <w:sz w:val="18"/>
                <w:szCs w:val="18"/>
              </w:rPr>
            </w:pPr>
            <w:r w:rsidRPr="00B434AE">
              <w:rPr>
                <w:sz w:val="18"/>
                <w:szCs w:val="18"/>
              </w:rPr>
              <w:t>&lt;&lt;</w:t>
            </w:r>
            <w:r w:rsidR="00B77E6C">
              <w:rPr>
                <w:sz w:val="18"/>
                <w:szCs w:val="18"/>
              </w:rPr>
              <w:t xml:space="preserve">Auto populate from </w:t>
            </w:r>
            <w:r w:rsidR="009B651E">
              <w:rPr>
                <w:sz w:val="18"/>
                <w:szCs w:val="18"/>
              </w:rPr>
              <w:t xml:space="preserve">CF2R-MCH-01a field D08 SC System Thermostat Type </w:t>
            </w:r>
            <w:r w:rsidR="00B77E6C">
              <w:rPr>
                <w:sz w:val="18"/>
                <w:szCs w:val="18"/>
              </w:rPr>
              <w:t>&gt;&gt;</w:t>
            </w:r>
          </w:p>
        </w:tc>
        <w:tc>
          <w:tcPr>
            <w:tcW w:w="3600" w:type="dxa"/>
          </w:tcPr>
          <w:p w14:paraId="1513E851" w14:textId="77777777" w:rsidR="00B77E6C" w:rsidRDefault="00372E61" w:rsidP="000E7A2D">
            <w:pPr>
              <w:spacing w:line="240" w:lineRule="auto"/>
              <w:contextualSpacing/>
              <w:rPr>
                <w:sz w:val="18"/>
                <w:szCs w:val="18"/>
              </w:rPr>
            </w:pPr>
            <w:r w:rsidRPr="00B434AE">
              <w:rPr>
                <w:sz w:val="18"/>
                <w:szCs w:val="18"/>
              </w:rPr>
              <w:t>&lt;&lt;</w:t>
            </w:r>
            <w:r w:rsidR="00B77E6C">
              <w:rPr>
                <w:sz w:val="18"/>
                <w:szCs w:val="18"/>
              </w:rPr>
              <w:t xml:space="preserve">If CF1R-PRF indicates required special feature = Pre-Cooling, AND </w:t>
            </w:r>
            <w:r w:rsidR="003732DF">
              <w:rPr>
                <w:sz w:val="18"/>
                <w:szCs w:val="18"/>
              </w:rPr>
              <w:t>field A02</w:t>
            </w:r>
            <w:r w:rsidR="00B77E6C">
              <w:rPr>
                <w:sz w:val="18"/>
                <w:szCs w:val="18"/>
              </w:rPr>
              <w:t xml:space="preserve"> = Occupant Controlled Smart Thermostat (OCST), then report “Complies</w:t>
            </w:r>
            <w:proofErr w:type="gramStart"/>
            <w:r w:rsidR="00B77E6C">
              <w:rPr>
                <w:sz w:val="18"/>
                <w:szCs w:val="18"/>
              </w:rPr>
              <w:t>”;</w:t>
            </w:r>
            <w:proofErr w:type="gramEnd"/>
          </w:p>
          <w:p w14:paraId="37C42858" w14:textId="77777777" w:rsidR="00B77E6C" w:rsidRDefault="00B77E6C" w:rsidP="000E7A2D">
            <w:pPr>
              <w:spacing w:line="240" w:lineRule="auto"/>
              <w:contextualSpacing/>
              <w:rPr>
                <w:sz w:val="18"/>
                <w:szCs w:val="18"/>
              </w:rPr>
            </w:pPr>
            <w:r>
              <w:rPr>
                <w:sz w:val="18"/>
                <w:szCs w:val="18"/>
              </w:rPr>
              <w:t>Else report “Does Not Comply”</w:t>
            </w:r>
            <w:r w:rsidR="009B6988">
              <w:rPr>
                <w:sz w:val="18"/>
                <w:szCs w:val="18"/>
              </w:rPr>
              <w:t xml:space="preserve"> </w:t>
            </w:r>
            <w:r>
              <w:rPr>
                <w:sz w:val="18"/>
                <w:szCs w:val="18"/>
              </w:rPr>
              <w:t>&gt;</w:t>
            </w:r>
          </w:p>
          <w:p w14:paraId="7B4C854B" w14:textId="77777777" w:rsidR="00B77E6C" w:rsidRDefault="00B77E6C" w:rsidP="000E7A2D">
            <w:pPr>
              <w:spacing w:line="240" w:lineRule="auto"/>
              <w:contextualSpacing/>
              <w:rPr>
                <w:sz w:val="18"/>
                <w:szCs w:val="18"/>
              </w:rPr>
            </w:pPr>
          </w:p>
          <w:p w14:paraId="41A27978" w14:textId="77777777" w:rsidR="00372E61" w:rsidRDefault="00372E61" w:rsidP="000E7A2D">
            <w:pPr>
              <w:spacing w:line="240" w:lineRule="auto"/>
              <w:contextualSpacing/>
              <w:rPr>
                <w:sz w:val="18"/>
                <w:szCs w:val="18"/>
              </w:rPr>
            </w:pPr>
          </w:p>
        </w:tc>
      </w:tr>
      <w:tr w:rsidR="00372E61" w:rsidRPr="00FA05A2" w14:paraId="5D67F309" w14:textId="77777777" w:rsidTr="00B91FA8">
        <w:tc>
          <w:tcPr>
            <w:tcW w:w="3600" w:type="dxa"/>
          </w:tcPr>
          <w:p w14:paraId="4B6D5AA7" w14:textId="77777777" w:rsidR="00372E61" w:rsidRPr="00FA05A2" w:rsidRDefault="00372E61" w:rsidP="00B91FA8">
            <w:pPr>
              <w:spacing w:line="240" w:lineRule="auto"/>
              <w:contextualSpacing/>
              <w:rPr>
                <w:sz w:val="18"/>
                <w:szCs w:val="18"/>
              </w:rPr>
            </w:pPr>
          </w:p>
        </w:tc>
        <w:tc>
          <w:tcPr>
            <w:tcW w:w="3600" w:type="dxa"/>
          </w:tcPr>
          <w:p w14:paraId="3D3B8CF6" w14:textId="77777777" w:rsidR="00372E61" w:rsidRPr="00FA05A2" w:rsidRDefault="00372E61" w:rsidP="00B91FA8">
            <w:pPr>
              <w:spacing w:line="240" w:lineRule="auto"/>
              <w:contextualSpacing/>
              <w:rPr>
                <w:sz w:val="18"/>
                <w:szCs w:val="18"/>
              </w:rPr>
            </w:pPr>
          </w:p>
        </w:tc>
        <w:tc>
          <w:tcPr>
            <w:tcW w:w="3600" w:type="dxa"/>
          </w:tcPr>
          <w:p w14:paraId="309BA078" w14:textId="77777777" w:rsidR="00372E61" w:rsidRPr="00FA05A2" w:rsidRDefault="00372E61" w:rsidP="00B91FA8">
            <w:pPr>
              <w:spacing w:line="240" w:lineRule="auto"/>
              <w:contextualSpacing/>
              <w:rPr>
                <w:sz w:val="18"/>
                <w:szCs w:val="18"/>
              </w:rPr>
            </w:pPr>
          </w:p>
        </w:tc>
      </w:tr>
    </w:tbl>
    <w:p w14:paraId="77E37922" w14:textId="77777777" w:rsidR="003732DF" w:rsidRDefault="003732DF" w:rsidP="008A4463">
      <w:pPr>
        <w:spacing w:after="0" w:line="240" w:lineRule="auto"/>
        <w:rPr>
          <w:rFonts w:asciiTheme="minorHAnsi" w:hAnsiTheme="minorHAnsi"/>
          <w:sz w:val="18"/>
          <w:szCs w:val="18"/>
        </w:rPr>
      </w:pPr>
    </w:p>
    <w:tbl>
      <w:tblPr>
        <w:tblStyle w:val="TableGrid"/>
        <w:tblW w:w="0" w:type="auto"/>
        <w:tblLook w:val="04A0" w:firstRow="1" w:lastRow="0" w:firstColumn="1" w:lastColumn="0" w:noHBand="0" w:noVBand="1"/>
      </w:tblPr>
      <w:tblGrid>
        <w:gridCol w:w="445"/>
        <w:gridCol w:w="10345"/>
      </w:tblGrid>
      <w:tr w:rsidR="003732DF" w14:paraId="2F3B4B75" w14:textId="77777777" w:rsidTr="0009285D">
        <w:tc>
          <w:tcPr>
            <w:tcW w:w="10790" w:type="dxa"/>
            <w:gridSpan w:val="2"/>
          </w:tcPr>
          <w:p w14:paraId="6CAAF786" w14:textId="77777777" w:rsidR="003732DF" w:rsidRDefault="003732DF" w:rsidP="008A4463">
            <w:pPr>
              <w:spacing w:after="0" w:line="240" w:lineRule="auto"/>
              <w:rPr>
                <w:rFonts w:asciiTheme="minorHAnsi" w:hAnsiTheme="minorHAnsi"/>
                <w:b/>
                <w:sz w:val="18"/>
                <w:szCs w:val="18"/>
              </w:rPr>
            </w:pPr>
            <w:r w:rsidRPr="001D1C0D">
              <w:rPr>
                <w:rFonts w:asciiTheme="minorHAnsi" w:hAnsiTheme="minorHAnsi"/>
                <w:b/>
                <w:sz w:val="18"/>
                <w:szCs w:val="18"/>
              </w:rPr>
              <w:t>B. Mandatory Requirements for Occupant Controlled Smart Thermostats</w:t>
            </w:r>
          </w:p>
          <w:p w14:paraId="75E6B85A" w14:textId="77777777" w:rsidR="003732DF" w:rsidRPr="001D1C0D" w:rsidRDefault="003732DF" w:rsidP="008A4463">
            <w:pPr>
              <w:spacing w:after="0" w:line="240" w:lineRule="auto"/>
              <w:rPr>
                <w:rFonts w:asciiTheme="minorHAnsi" w:hAnsiTheme="minorHAnsi"/>
                <w:sz w:val="18"/>
                <w:szCs w:val="18"/>
              </w:rPr>
            </w:pPr>
            <w:r>
              <w:rPr>
                <w:rFonts w:asciiTheme="minorHAnsi" w:hAnsiTheme="minorHAnsi"/>
                <w:sz w:val="18"/>
                <w:szCs w:val="18"/>
              </w:rPr>
              <w:t>Below is a list of required functional specifications</w:t>
            </w:r>
            <w:r w:rsidR="001221D2">
              <w:rPr>
                <w:rFonts w:asciiTheme="minorHAnsi" w:hAnsiTheme="minorHAnsi"/>
                <w:sz w:val="18"/>
                <w:szCs w:val="18"/>
              </w:rPr>
              <w:t xml:space="preserve"> and behaviors</w:t>
            </w:r>
            <w:r>
              <w:rPr>
                <w:rFonts w:asciiTheme="minorHAnsi" w:hAnsiTheme="minorHAnsi"/>
                <w:sz w:val="18"/>
                <w:szCs w:val="18"/>
              </w:rPr>
              <w:t>. Consult Joint Appendix JA 5 for more information.</w:t>
            </w:r>
          </w:p>
        </w:tc>
      </w:tr>
      <w:tr w:rsidR="003732DF" w14:paraId="2CF28470" w14:textId="77777777" w:rsidTr="001D1C0D">
        <w:tc>
          <w:tcPr>
            <w:tcW w:w="445" w:type="dxa"/>
            <w:vAlign w:val="center"/>
          </w:tcPr>
          <w:p w14:paraId="10CA9D9A"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01</w:t>
            </w:r>
          </w:p>
        </w:tc>
        <w:tc>
          <w:tcPr>
            <w:tcW w:w="10345" w:type="dxa"/>
          </w:tcPr>
          <w:p w14:paraId="480CC51B"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Setback Capabilities.</w:t>
            </w:r>
            <w:r>
              <w:rPr>
                <w:rFonts w:asciiTheme="minorHAnsi" w:hAnsiTheme="minorHAnsi"/>
                <w:sz w:val="18"/>
                <w:szCs w:val="18"/>
              </w:rPr>
              <w:t xml:space="preserve"> An OCST shall meet the requirements of Section 110.2(c). </w:t>
            </w:r>
            <w:r w:rsidR="001221D2">
              <w:rPr>
                <w:rFonts w:asciiTheme="minorHAnsi" w:hAnsiTheme="minorHAnsi"/>
                <w:sz w:val="18"/>
                <w:szCs w:val="18"/>
              </w:rPr>
              <w:t>Thermostats for heat pumps shall also meet the requirements of Section 110.2(b).</w:t>
            </w:r>
          </w:p>
        </w:tc>
      </w:tr>
      <w:tr w:rsidR="003732DF" w14:paraId="1546E23B" w14:textId="77777777" w:rsidTr="001D1C0D">
        <w:tc>
          <w:tcPr>
            <w:tcW w:w="445" w:type="dxa"/>
            <w:vAlign w:val="center"/>
          </w:tcPr>
          <w:p w14:paraId="6ECF782E"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02</w:t>
            </w:r>
          </w:p>
        </w:tc>
        <w:tc>
          <w:tcPr>
            <w:tcW w:w="10345" w:type="dxa"/>
          </w:tcPr>
          <w:p w14:paraId="28425F18"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Restart Settings</w:t>
            </w:r>
            <w:r w:rsidR="001221D2" w:rsidRPr="001D1C0D">
              <w:rPr>
                <w:rFonts w:asciiTheme="minorHAnsi" w:hAnsiTheme="minorHAnsi"/>
                <w:b/>
                <w:sz w:val="18"/>
                <w:szCs w:val="18"/>
              </w:rPr>
              <w:t>.</w:t>
            </w:r>
            <w:r w:rsidR="001221D2">
              <w:rPr>
                <w:rFonts w:asciiTheme="minorHAnsi" w:hAnsiTheme="minorHAnsi"/>
                <w:sz w:val="18"/>
                <w:szCs w:val="18"/>
              </w:rPr>
              <w:t xml:space="preserve"> In the event of a disruption of power to the device that results in power off or restart, upon device restart, the device shall automatically restore the most recently programmed settings, including reconnection to a network, if the device was previously enabled and network connectivity is available.</w:t>
            </w:r>
          </w:p>
        </w:tc>
      </w:tr>
      <w:tr w:rsidR="003732DF" w14:paraId="765BEB14" w14:textId="77777777" w:rsidTr="001D1C0D">
        <w:tc>
          <w:tcPr>
            <w:tcW w:w="445" w:type="dxa"/>
            <w:vAlign w:val="center"/>
          </w:tcPr>
          <w:p w14:paraId="5B61A1FC"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03</w:t>
            </w:r>
          </w:p>
        </w:tc>
        <w:tc>
          <w:tcPr>
            <w:tcW w:w="10345" w:type="dxa"/>
          </w:tcPr>
          <w:p w14:paraId="4B90355C"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Automatic Rejoin</w:t>
            </w:r>
            <w:r w:rsidR="001221D2" w:rsidRPr="001D1C0D">
              <w:rPr>
                <w:rFonts w:asciiTheme="minorHAnsi" w:hAnsiTheme="minorHAnsi"/>
                <w:b/>
                <w:sz w:val="18"/>
                <w:szCs w:val="18"/>
              </w:rPr>
              <w:t>.</w:t>
            </w:r>
            <w:r w:rsidR="001221D2">
              <w:rPr>
                <w:rFonts w:asciiTheme="minorHAnsi" w:hAnsiTheme="minorHAnsi"/>
                <w:sz w:val="18"/>
                <w:szCs w:val="18"/>
              </w:rPr>
              <w:t xml:space="preserve"> AN OCST shall </w:t>
            </w:r>
            <w:proofErr w:type="gramStart"/>
            <w:r w:rsidR="001221D2">
              <w:rPr>
                <w:rFonts w:asciiTheme="minorHAnsi" w:hAnsiTheme="minorHAnsi"/>
                <w:sz w:val="18"/>
                <w:szCs w:val="18"/>
              </w:rPr>
              <w:t>connect, and</w:t>
            </w:r>
            <w:proofErr w:type="gramEnd"/>
            <w:r w:rsidR="001221D2">
              <w:rPr>
                <w:rFonts w:asciiTheme="minorHAnsi" w:hAnsiTheme="minorHAnsi"/>
                <w:sz w:val="18"/>
                <w:szCs w:val="18"/>
              </w:rPr>
              <w:t xml:space="preserve"> remain connected in its communication path and control end point. The OCST shall incorporate an automatic rejoin function. When physical and/or logical communication is lost, the OCST shall trigger its automatic rejoin function to restore the physical and/or logical communication.</w:t>
            </w:r>
          </w:p>
        </w:tc>
      </w:tr>
      <w:tr w:rsidR="003732DF" w14:paraId="63A96B3B" w14:textId="77777777" w:rsidTr="001D1C0D">
        <w:tc>
          <w:tcPr>
            <w:tcW w:w="445" w:type="dxa"/>
            <w:vAlign w:val="center"/>
          </w:tcPr>
          <w:p w14:paraId="3F56443E"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04</w:t>
            </w:r>
          </w:p>
        </w:tc>
        <w:tc>
          <w:tcPr>
            <w:tcW w:w="10345" w:type="dxa"/>
          </w:tcPr>
          <w:p w14:paraId="6B84E09A"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Event Responses</w:t>
            </w:r>
            <w:r w:rsidR="001221D2" w:rsidRPr="001D1C0D">
              <w:rPr>
                <w:rFonts w:asciiTheme="minorHAnsi" w:hAnsiTheme="minorHAnsi"/>
                <w:b/>
                <w:sz w:val="18"/>
                <w:szCs w:val="18"/>
              </w:rPr>
              <w:t>.</w:t>
            </w:r>
            <w:r w:rsidR="001221D2">
              <w:rPr>
                <w:rFonts w:asciiTheme="minorHAnsi" w:hAnsiTheme="minorHAnsi"/>
                <w:sz w:val="18"/>
                <w:szCs w:val="18"/>
              </w:rPr>
              <w:t xml:space="preserve"> Event response, unless overridden by the occupant or modified by an energy management control system or service, may be triggered by price signals or Demand Response Signals. The OCST shall provide one set of event responses </w:t>
            </w:r>
            <w:r w:rsidR="007D0716">
              <w:rPr>
                <w:rFonts w:asciiTheme="minorHAnsi" w:hAnsiTheme="minorHAnsi"/>
                <w:sz w:val="18"/>
                <w:szCs w:val="18"/>
              </w:rPr>
              <w:t>for price signals and one set of event responses for Demand Response Signals. The responses may be common for both types of events.</w:t>
            </w:r>
          </w:p>
        </w:tc>
      </w:tr>
      <w:tr w:rsidR="003732DF" w14:paraId="2612E85D" w14:textId="77777777" w:rsidTr="001D1C0D">
        <w:tc>
          <w:tcPr>
            <w:tcW w:w="445" w:type="dxa"/>
            <w:vAlign w:val="center"/>
          </w:tcPr>
          <w:p w14:paraId="758396DD"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05</w:t>
            </w:r>
          </w:p>
        </w:tc>
        <w:tc>
          <w:tcPr>
            <w:tcW w:w="10345" w:type="dxa"/>
          </w:tcPr>
          <w:p w14:paraId="543F93B8"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User Display and Interface</w:t>
            </w:r>
            <w:r w:rsidR="007D0716" w:rsidRPr="001D1C0D">
              <w:rPr>
                <w:rFonts w:asciiTheme="minorHAnsi" w:hAnsiTheme="minorHAnsi"/>
                <w:b/>
                <w:sz w:val="18"/>
                <w:szCs w:val="18"/>
              </w:rPr>
              <w:t>.</w:t>
            </w:r>
            <w:r w:rsidR="007D0716">
              <w:rPr>
                <w:rFonts w:asciiTheme="minorHAnsi" w:hAnsiTheme="minorHAnsi"/>
                <w:sz w:val="18"/>
                <w:szCs w:val="18"/>
              </w:rPr>
              <w:t xml:space="preserve"> The OCST shall have the capability to display information to the user. </w:t>
            </w:r>
          </w:p>
        </w:tc>
      </w:tr>
      <w:tr w:rsidR="007D0716" w14:paraId="4E709432" w14:textId="77777777" w:rsidTr="001221D2">
        <w:tc>
          <w:tcPr>
            <w:tcW w:w="445" w:type="dxa"/>
            <w:vAlign w:val="center"/>
          </w:tcPr>
          <w:p w14:paraId="3E690E8D" w14:textId="77777777" w:rsidR="007D0716" w:rsidRDefault="007D0716" w:rsidP="001221D2">
            <w:pPr>
              <w:spacing w:after="0" w:line="240" w:lineRule="auto"/>
              <w:jc w:val="center"/>
              <w:rPr>
                <w:rFonts w:asciiTheme="minorHAnsi" w:hAnsiTheme="minorHAnsi"/>
                <w:sz w:val="18"/>
                <w:szCs w:val="18"/>
              </w:rPr>
            </w:pPr>
            <w:r>
              <w:rPr>
                <w:rFonts w:asciiTheme="minorHAnsi" w:hAnsiTheme="minorHAnsi"/>
                <w:sz w:val="18"/>
                <w:szCs w:val="18"/>
              </w:rPr>
              <w:t>06</w:t>
            </w:r>
          </w:p>
        </w:tc>
        <w:tc>
          <w:tcPr>
            <w:tcW w:w="10345" w:type="dxa"/>
          </w:tcPr>
          <w:p w14:paraId="5F601E19" w14:textId="77777777" w:rsidR="007D0716" w:rsidRDefault="007D0716" w:rsidP="008A4463">
            <w:pPr>
              <w:spacing w:after="0" w:line="240" w:lineRule="auto"/>
              <w:rPr>
                <w:rFonts w:asciiTheme="minorHAnsi" w:hAnsiTheme="minorHAnsi"/>
                <w:sz w:val="18"/>
                <w:szCs w:val="18"/>
              </w:rPr>
            </w:pPr>
            <w:r>
              <w:rPr>
                <w:rFonts w:asciiTheme="minorHAnsi" w:hAnsiTheme="minorHAnsi"/>
                <w:b/>
                <w:sz w:val="18"/>
                <w:szCs w:val="18"/>
              </w:rPr>
              <w:t xml:space="preserve">Require Functional Behavior. </w:t>
            </w:r>
          </w:p>
          <w:p w14:paraId="056F8DFC" w14:textId="77777777" w:rsidR="004A764F" w:rsidRDefault="004A764F" w:rsidP="001D1C0D">
            <w:pPr>
              <w:pStyle w:val="ListParagraph"/>
              <w:numPr>
                <w:ilvl w:val="0"/>
                <w:numId w:val="37"/>
              </w:numPr>
              <w:spacing w:after="0" w:line="240" w:lineRule="auto"/>
              <w:rPr>
                <w:rFonts w:asciiTheme="minorHAnsi" w:hAnsiTheme="minorHAnsi"/>
                <w:sz w:val="18"/>
                <w:szCs w:val="18"/>
              </w:rPr>
            </w:pPr>
            <w:r w:rsidRPr="001D1C0D">
              <w:rPr>
                <w:rFonts w:asciiTheme="minorHAnsi" w:hAnsiTheme="minorHAnsi"/>
                <w:i/>
                <w:sz w:val="18"/>
                <w:szCs w:val="18"/>
              </w:rPr>
              <w:t>Normal Operation.</w:t>
            </w:r>
            <w:r w:rsidR="00367E6D">
              <w:rPr>
                <w:rFonts w:asciiTheme="minorHAnsi" w:hAnsiTheme="minorHAnsi"/>
                <w:sz w:val="18"/>
                <w:szCs w:val="18"/>
              </w:rPr>
              <w:t xml:space="preserve"> Normal operation of an OCST is defined to be the OCST’s prevailing mode of operation as determined by the occupant’s prior settings and use of features provided by the OCST manufacturer’s design. Aspects of normal operation of an OCST may be modified or interrupted in response to occupant subscribed price signals of when Demand Response Periods are in progress, but only to the extent specified by the occupants or their representatives.</w:t>
            </w:r>
          </w:p>
          <w:p w14:paraId="23A6BB6A" w14:textId="77777777" w:rsidR="004A764F" w:rsidRPr="001D1C0D" w:rsidRDefault="004A764F" w:rsidP="001D1C0D">
            <w:pPr>
              <w:pStyle w:val="ListParagraph"/>
              <w:numPr>
                <w:ilvl w:val="0"/>
                <w:numId w:val="37"/>
              </w:numPr>
              <w:spacing w:after="0" w:line="240" w:lineRule="auto"/>
              <w:rPr>
                <w:rFonts w:asciiTheme="minorHAnsi" w:hAnsiTheme="minorHAnsi"/>
                <w:sz w:val="18"/>
                <w:szCs w:val="18"/>
              </w:rPr>
            </w:pPr>
            <w:r w:rsidRPr="001D1C0D">
              <w:rPr>
                <w:rFonts w:asciiTheme="minorHAnsi" w:hAnsiTheme="minorHAnsi"/>
                <w:i/>
                <w:sz w:val="18"/>
                <w:szCs w:val="18"/>
              </w:rPr>
              <w:t>Demand Responsive Control</w:t>
            </w:r>
            <w:r w:rsidR="00C940C3" w:rsidRPr="001D1C0D">
              <w:rPr>
                <w:rFonts w:asciiTheme="minorHAnsi" w:hAnsiTheme="minorHAnsi"/>
                <w:i/>
                <w:sz w:val="18"/>
                <w:szCs w:val="18"/>
              </w:rPr>
              <w:t>.</w:t>
            </w:r>
            <w:r w:rsidR="00C940C3">
              <w:rPr>
                <w:rFonts w:asciiTheme="minorHAnsi" w:hAnsiTheme="minorHAnsi"/>
                <w:sz w:val="18"/>
                <w:szCs w:val="18"/>
              </w:rPr>
              <w:t xml:space="preserve"> Upon receiving a price signal or a Demand Response Signal, OCSTs shall be capable of automatic event response by adjusting the currently applicable temperature </w:t>
            </w:r>
            <w:r w:rsidR="00D328E7">
              <w:rPr>
                <w:rFonts w:asciiTheme="minorHAnsi" w:hAnsiTheme="minorHAnsi"/>
                <w:sz w:val="18"/>
                <w:szCs w:val="18"/>
              </w:rPr>
              <w:t>set point</w:t>
            </w:r>
            <w:r w:rsidR="00C940C3">
              <w:rPr>
                <w:rFonts w:asciiTheme="minorHAnsi" w:hAnsiTheme="minorHAnsi"/>
                <w:sz w:val="18"/>
                <w:szCs w:val="18"/>
              </w:rPr>
              <w:t xml:space="preserve"> by the number of degrees indicated in the temperature offset (heating or cooling, as appropriate).</w:t>
            </w:r>
          </w:p>
        </w:tc>
      </w:tr>
      <w:tr w:rsidR="007D0716" w14:paraId="4F7C4DAF" w14:textId="77777777" w:rsidTr="001221D2">
        <w:tc>
          <w:tcPr>
            <w:tcW w:w="445" w:type="dxa"/>
            <w:vAlign w:val="center"/>
          </w:tcPr>
          <w:p w14:paraId="4FF20EF7" w14:textId="77777777" w:rsidR="007D0716" w:rsidRDefault="007D0716" w:rsidP="001221D2">
            <w:pPr>
              <w:spacing w:after="0" w:line="240" w:lineRule="auto"/>
              <w:jc w:val="center"/>
              <w:rPr>
                <w:rFonts w:asciiTheme="minorHAnsi" w:hAnsiTheme="minorHAnsi"/>
                <w:sz w:val="18"/>
                <w:szCs w:val="18"/>
              </w:rPr>
            </w:pPr>
            <w:r>
              <w:rPr>
                <w:rFonts w:asciiTheme="minorHAnsi" w:hAnsiTheme="minorHAnsi"/>
                <w:sz w:val="18"/>
                <w:szCs w:val="18"/>
              </w:rPr>
              <w:t>07</w:t>
            </w:r>
          </w:p>
        </w:tc>
        <w:tc>
          <w:tcPr>
            <w:tcW w:w="10345" w:type="dxa"/>
          </w:tcPr>
          <w:p w14:paraId="1434FA8A" w14:textId="77777777" w:rsidR="007D0716" w:rsidRPr="001D1C0D" w:rsidRDefault="007D0716" w:rsidP="008A4463">
            <w:pPr>
              <w:spacing w:after="0" w:line="240" w:lineRule="auto"/>
              <w:rPr>
                <w:rFonts w:asciiTheme="minorHAnsi" w:hAnsiTheme="minorHAnsi"/>
                <w:sz w:val="18"/>
                <w:szCs w:val="18"/>
              </w:rPr>
            </w:pPr>
            <w:r>
              <w:rPr>
                <w:rFonts w:asciiTheme="minorHAnsi" w:hAnsiTheme="minorHAnsi"/>
                <w:b/>
                <w:sz w:val="18"/>
                <w:szCs w:val="18"/>
              </w:rPr>
              <w:t xml:space="preserve">HVAC System Interface. </w:t>
            </w:r>
            <w:r>
              <w:rPr>
                <w:rFonts w:asciiTheme="minorHAnsi" w:hAnsiTheme="minorHAnsi"/>
                <w:sz w:val="18"/>
                <w:szCs w:val="18"/>
              </w:rPr>
              <w:t xml:space="preserve">HVAC wiring terminal designations shall be clearly labeled. OCSTs shall use labels that </w:t>
            </w:r>
            <w:r w:rsidR="00D328E7">
              <w:rPr>
                <w:rFonts w:asciiTheme="minorHAnsi" w:hAnsiTheme="minorHAnsi"/>
                <w:sz w:val="18"/>
                <w:szCs w:val="18"/>
              </w:rPr>
              <w:t>comply</w:t>
            </w:r>
            <w:r>
              <w:rPr>
                <w:rFonts w:asciiTheme="minorHAnsi" w:hAnsiTheme="minorHAnsi"/>
                <w:sz w:val="18"/>
                <w:szCs w:val="18"/>
              </w:rPr>
              <w:t xml:space="preserve"> with Table 5-1 in NEMA DC 3-2013.</w:t>
            </w:r>
          </w:p>
        </w:tc>
      </w:tr>
    </w:tbl>
    <w:p w14:paraId="6EBD0C56" w14:textId="77777777" w:rsidR="00481F75" w:rsidRPr="005E1CEF" w:rsidRDefault="00481F75"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8A4463" w:rsidRPr="0000210D" w14:paraId="413D2449"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658F304F" w14:textId="77777777" w:rsidR="008A4463" w:rsidRPr="0000210D" w:rsidRDefault="00C940C3" w:rsidP="00FF77DD">
            <w:pPr>
              <w:spacing w:after="0"/>
              <w:rPr>
                <w:rFonts w:asciiTheme="minorHAnsi" w:hAnsiTheme="minorHAnsi"/>
                <w:b/>
                <w:sz w:val="18"/>
                <w:szCs w:val="18"/>
              </w:rPr>
            </w:pPr>
            <w:r>
              <w:rPr>
                <w:rFonts w:asciiTheme="minorHAnsi" w:hAnsiTheme="minorHAnsi"/>
                <w:b/>
                <w:sz w:val="18"/>
                <w:szCs w:val="18"/>
              </w:rPr>
              <w:t>C</w:t>
            </w:r>
            <w:r w:rsidR="008A4463" w:rsidRPr="0000210D">
              <w:rPr>
                <w:rFonts w:asciiTheme="minorHAnsi" w:hAnsiTheme="minorHAnsi"/>
                <w:b/>
                <w:sz w:val="18"/>
                <w:szCs w:val="18"/>
              </w:rPr>
              <w:t>. Compliance Statement</w:t>
            </w:r>
          </w:p>
        </w:tc>
      </w:tr>
      <w:tr w:rsidR="008A4463" w:rsidRPr="0000210D" w14:paraId="4C70586F"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61A5D956" w14:textId="77777777" w:rsidR="009B6988" w:rsidRPr="001D1C0D" w:rsidRDefault="00A65221" w:rsidP="000E7A2D">
            <w:pPr>
              <w:spacing w:after="0" w:line="240" w:lineRule="auto"/>
              <w:rPr>
                <w:rFonts w:asciiTheme="minorHAnsi" w:hAnsiTheme="minorHAnsi"/>
                <w:b/>
                <w:sz w:val="18"/>
                <w:szCs w:val="18"/>
              </w:rPr>
            </w:pPr>
            <w:r w:rsidRPr="001D1C0D">
              <w:rPr>
                <w:rFonts w:asciiTheme="minorHAnsi" w:hAnsiTheme="minorHAnsi"/>
                <w:sz w:val="18"/>
                <w:szCs w:val="18"/>
              </w:rPr>
              <w:t>&lt;&lt;</w:t>
            </w:r>
            <w:r w:rsidR="009B6988" w:rsidRPr="001D1C0D">
              <w:rPr>
                <w:rFonts w:asciiTheme="minorHAnsi" w:hAnsiTheme="minorHAnsi"/>
                <w:sz w:val="18"/>
                <w:szCs w:val="18"/>
              </w:rPr>
              <w:t>If all SC System in Section A. qualify for Pre-Cooling (A03 = Complies), then report “</w:t>
            </w:r>
            <w:r w:rsidR="009B6988" w:rsidRPr="001D1C0D">
              <w:rPr>
                <w:rFonts w:asciiTheme="minorHAnsi" w:hAnsiTheme="minorHAnsi"/>
                <w:b/>
                <w:sz w:val="18"/>
                <w:szCs w:val="18"/>
              </w:rPr>
              <w:t>Building Complies – “All SC systems are controlled by occupant controlled smart thermostats which meet the requirements of JA5 in the Reference Appendices”</w:t>
            </w:r>
          </w:p>
          <w:p w14:paraId="328FA9C2" w14:textId="77777777" w:rsidR="008A4463" w:rsidRPr="0000210D" w:rsidRDefault="009B6988" w:rsidP="001D1C0D">
            <w:pPr>
              <w:spacing w:after="0" w:line="240" w:lineRule="auto"/>
              <w:rPr>
                <w:rFonts w:asciiTheme="minorHAnsi" w:hAnsiTheme="minorHAnsi"/>
                <w:sz w:val="18"/>
                <w:szCs w:val="18"/>
              </w:rPr>
            </w:pPr>
            <w:r w:rsidRPr="001D1C0D">
              <w:rPr>
                <w:rFonts w:asciiTheme="minorHAnsi" w:hAnsiTheme="minorHAnsi"/>
                <w:sz w:val="18"/>
                <w:szCs w:val="18"/>
              </w:rPr>
              <w:t>Else report “</w:t>
            </w:r>
            <w:r w:rsidRPr="001D1C0D">
              <w:rPr>
                <w:rFonts w:asciiTheme="minorHAnsi" w:hAnsiTheme="minorHAnsi"/>
                <w:b/>
                <w:sz w:val="18"/>
                <w:szCs w:val="18"/>
              </w:rPr>
              <w:t>Building Fails – Pre-cooling verification requirements have not been met”&gt;&gt;</w:t>
            </w:r>
          </w:p>
        </w:tc>
      </w:tr>
    </w:tbl>
    <w:p w14:paraId="0CFD75D1" w14:textId="77777777" w:rsidR="008A4463" w:rsidRPr="005E1CEF" w:rsidRDefault="008A4463" w:rsidP="008A4463">
      <w:pPr>
        <w:spacing w:after="0" w:line="240" w:lineRule="auto"/>
        <w:rPr>
          <w:rFonts w:asciiTheme="minorHAnsi" w:hAnsiTheme="minorHAnsi"/>
          <w:sz w:val="18"/>
          <w:szCs w:val="18"/>
        </w:rPr>
      </w:pPr>
    </w:p>
    <w:p w14:paraId="729D7E15" w14:textId="77777777" w:rsidR="007B0E8E" w:rsidRDefault="007B0E8E">
      <w:r>
        <w:br w:type="page"/>
      </w:r>
    </w:p>
    <w:tbl>
      <w:tblPr>
        <w:tblW w:w="10774"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07"/>
        <w:gridCol w:w="270"/>
        <w:gridCol w:w="2551"/>
        <w:gridCol w:w="2646"/>
      </w:tblGrid>
      <w:tr w:rsidR="007B6227" w:rsidRPr="009E2C1C" w14:paraId="190E34F5" w14:textId="77777777" w:rsidTr="005E1CEF">
        <w:trPr>
          <w:trHeight w:val="206"/>
        </w:trPr>
        <w:tc>
          <w:tcPr>
            <w:tcW w:w="10774" w:type="dxa"/>
            <w:gridSpan w:val="4"/>
            <w:vAlign w:val="center"/>
          </w:tcPr>
          <w:p w14:paraId="1EFADD73" w14:textId="77777777" w:rsidR="007B6227" w:rsidRPr="009351D2"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asciiTheme="minorHAnsi" w:hAnsiTheme="minorHAnsi" w:cs="Arial"/>
                <w:b/>
                <w:caps/>
                <w:sz w:val="18"/>
                <w:szCs w:val="18"/>
              </w:rPr>
              <w:lastRenderedPageBreak/>
              <w:t>Documentation Author's Declaration Statement</w:t>
            </w:r>
          </w:p>
        </w:tc>
      </w:tr>
      <w:tr w:rsidR="007B6227" w:rsidRPr="00FD7A7F" w14:paraId="4AEB81B8" w14:textId="77777777" w:rsidTr="005E1CEF">
        <w:trPr>
          <w:trHeight w:hRule="exact" w:val="289"/>
        </w:trPr>
        <w:tc>
          <w:tcPr>
            <w:tcW w:w="10774" w:type="dxa"/>
            <w:gridSpan w:val="4"/>
            <w:vAlign w:val="center"/>
          </w:tcPr>
          <w:p w14:paraId="51126CFA" w14:textId="77777777" w:rsidR="007B6227" w:rsidRPr="003010EE" w:rsidRDefault="007B6227" w:rsidP="00FF77DD">
            <w:pPr>
              <w:pStyle w:val="Heading3"/>
              <w:numPr>
                <w:ilvl w:val="0"/>
                <w:numId w:val="17"/>
              </w:numPr>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7B6227" w:rsidRPr="00B272DC" w14:paraId="4C70454C" w14:textId="77777777" w:rsidTr="005E1CEF">
        <w:trPr>
          <w:trHeight w:val="360"/>
        </w:trPr>
        <w:tc>
          <w:tcPr>
            <w:tcW w:w="5577" w:type="dxa"/>
            <w:gridSpan w:val="2"/>
          </w:tcPr>
          <w:p w14:paraId="47DC53F3" w14:textId="77777777"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197" w:type="dxa"/>
            <w:gridSpan w:val="2"/>
          </w:tcPr>
          <w:p w14:paraId="6A8D5E87" w14:textId="77777777"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7B6227" w:rsidRPr="00B272DC" w14:paraId="6D147E32" w14:textId="77777777" w:rsidTr="005E1CEF">
        <w:trPr>
          <w:trHeight w:val="360"/>
        </w:trPr>
        <w:tc>
          <w:tcPr>
            <w:tcW w:w="5577" w:type="dxa"/>
            <w:gridSpan w:val="2"/>
          </w:tcPr>
          <w:p w14:paraId="0A1F4FCD" w14:textId="77777777" w:rsidR="007B6227" w:rsidRPr="00B272DC" w:rsidRDefault="007B6227" w:rsidP="00D73292">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197" w:type="dxa"/>
            <w:gridSpan w:val="2"/>
          </w:tcPr>
          <w:p w14:paraId="6E45211E"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7B6227" w:rsidRPr="00B272DC" w14:paraId="4498078C" w14:textId="77777777" w:rsidTr="005E1CEF">
        <w:trPr>
          <w:trHeight w:val="360"/>
        </w:trPr>
        <w:tc>
          <w:tcPr>
            <w:tcW w:w="5577" w:type="dxa"/>
            <w:gridSpan w:val="2"/>
          </w:tcPr>
          <w:p w14:paraId="463A3F92"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Address:</w:t>
            </w:r>
          </w:p>
        </w:tc>
        <w:tc>
          <w:tcPr>
            <w:tcW w:w="5197" w:type="dxa"/>
            <w:gridSpan w:val="2"/>
          </w:tcPr>
          <w:p w14:paraId="43A5A42C"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CEA/CEPE/HERS certification identification (If applicable):</w:t>
            </w:r>
          </w:p>
        </w:tc>
      </w:tr>
      <w:tr w:rsidR="007B6227" w:rsidRPr="00B272DC" w14:paraId="6E766562" w14:textId="77777777" w:rsidTr="005E1CEF">
        <w:trPr>
          <w:trHeight w:val="360"/>
        </w:trPr>
        <w:tc>
          <w:tcPr>
            <w:tcW w:w="5577" w:type="dxa"/>
            <w:gridSpan w:val="2"/>
          </w:tcPr>
          <w:p w14:paraId="17665E5A"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City/State/Zip:</w:t>
            </w:r>
          </w:p>
        </w:tc>
        <w:tc>
          <w:tcPr>
            <w:tcW w:w="5197" w:type="dxa"/>
            <w:gridSpan w:val="2"/>
          </w:tcPr>
          <w:p w14:paraId="4D3E6A07" w14:textId="77777777"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Phone:</w:t>
            </w:r>
          </w:p>
        </w:tc>
      </w:tr>
      <w:tr w:rsidR="007B6227" w:rsidRPr="008E6C57" w14:paraId="0BFA5059" w14:textId="77777777" w:rsidTr="005E1CEF">
        <w:tblPrEx>
          <w:tblCellMar>
            <w:left w:w="115" w:type="dxa"/>
            <w:right w:w="115" w:type="dxa"/>
          </w:tblCellMar>
        </w:tblPrEx>
        <w:trPr>
          <w:trHeight w:val="296"/>
        </w:trPr>
        <w:tc>
          <w:tcPr>
            <w:tcW w:w="10774" w:type="dxa"/>
            <w:gridSpan w:val="4"/>
            <w:vAlign w:val="center"/>
          </w:tcPr>
          <w:p w14:paraId="4F1C4E72" w14:textId="77777777" w:rsidR="007B6227"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7B6227" w:rsidRPr="008E6C57" w14:paraId="1E4CB275" w14:textId="77777777" w:rsidTr="005E1CEF">
        <w:tblPrEx>
          <w:tblCellMar>
            <w:left w:w="115" w:type="dxa"/>
            <w:right w:w="115" w:type="dxa"/>
          </w:tblCellMar>
        </w:tblPrEx>
        <w:trPr>
          <w:trHeight w:val="504"/>
        </w:trPr>
        <w:tc>
          <w:tcPr>
            <w:tcW w:w="10774" w:type="dxa"/>
            <w:gridSpan w:val="4"/>
          </w:tcPr>
          <w:p w14:paraId="1CE90D26" w14:textId="77777777" w:rsidR="00BE041F" w:rsidRPr="00BE041F" w:rsidRDefault="00BE041F" w:rsidP="00BE041F">
            <w:pPr>
              <w:pStyle w:val="Heading3"/>
              <w:numPr>
                <w:ilvl w:val="0"/>
                <w:numId w:val="0"/>
              </w:numPr>
              <w:spacing w:before="60"/>
              <w:ind w:right="86"/>
              <w:rPr>
                <w:rFonts w:asciiTheme="minorHAnsi" w:hAnsiTheme="minorHAnsi"/>
                <w:sz w:val="18"/>
              </w:rPr>
            </w:pPr>
            <w:r w:rsidRPr="00BE041F">
              <w:rPr>
                <w:rFonts w:asciiTheme="minorHAnsi" w:hAnsiTheme="minorHAnsi"/>
                <w:sz w:val="18"/>
              </w:rPr>
              <w:t xml:space="preserve">I certify the following under penalty of perjury, under the laws of the State of California: </w:t>
            </w:r>
          </w:p>
          <w:p w14:paraId="33AA21BA" w14:textId="77777777" w:rsidR="00BE041F" w:rsidRPr="00BE041F" w:rsidRDefault="00BE041F" w:rsidP="00BE041F">
            <w:pPr>
              <w:pStyle w:val="Heading3"/>
              <w:numPr>
                <w:ilvl w:val="0"/>
                <w:numId w:val="21"/>
              </w:numPr>
              <w:spacing w:before="0"/>
              <w:ind w:right="90"/>
              <w:rPr>
                <w:rFonts w:asciiTheme="minorHAnsi" w:hAnsiTheme="minorHAnsi"/>
                <w:color w:val="4F81BD" w:themeColor="accent1"/>
                <w:sz w:val="18"/>
              </w:rPr>
            </w:pPr>
            <w:r w:rsidRPr="00BE041F">
              <w:rPr>
                <w:rFonts w:asciiTheme="minorHAnsi" w:hAnsiTheme="minorHAnsi"/>
                <w:sz w:val="18"/>
              </w:rPr>
              <w:t xml:space="preserve">The information provided on this Certificate of Installation is true and correct. </w:t>
            </w:r>
          </w:p>
          <w:p w14:paraId="20DCBBE2" w14:textId="77777777" w:rsidR="00BE041F" w:rsidRPr="00BE041F" w:rsidRDefault="00BE041F" w:rsidP="00BE041F">
            <w:pPr>
              <w:keepNext/>
              <w:widowControl w:val="0"/>
              <w:numPr>
                <w:ilvl w:val="0"/>
                <w:numId w:val="21"/>
              </w:numPr>
              <w:spacing w:after="0" w:line="240" w:lineRule="auto"/>
              <w:ind w:right="90"/>
              <w:rPr>
                <w:rFonts w:asciiTheme="minorHAnsi" w:hAnsiTheme="minorHAnsi"/>
                <w:sz w:val="18"/>
              </w:rPr>
            </w:pPr>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p>
          <w:p w14:paraId="4F208260" w14:textId="77777777" w:rsidR="00BE041F" w:rsidRPr="00BE041F" w:rsidRDefault="00BE041F" w:rsidP="00BE041F">
            <w:pPr>
              <w:pStyle w:val="ListParagraph"/>
              <w:keepNext/>
              <w:numPr>
                <w:ilvl w:val="0"/>
                <w:numId w:val="21"/>
              </w:numPr>
              <w:autoSpaceDE w:val="0"/>
              <w:autoSpaceDN w:val="0"/>
              <w:adjustRightInd w:val="0"/>
              <w:spacing w:after="0" w:line="240" w:lineRule="auto"/>
              <w:ind w:right="90"/>
              <w:rPr>
                <w:rFonts w:asciiTheme="minorHAnsi" w:hAnsiTheme="minorHAnsi"/>
                <w:sz w:val="18"/>
              </w:rPr>
            </w:pPr>
            <w:r w:rsidRPr="00BE041F">
              <w:rPr>
                <w:rFonts w:asciiTheme="minorHAnsi" w:hAnsiTheme="minorHAnsi"/>
                <w:sz w:val="18"/>
              </w:rPr>
              <w:t xml:space="preserve">The constructed or installed features, materials, </w:t>
            </w:r>
            <w:proofErr w:type="gramStart"/>
            <w:r w:rsidRPr="00BE041F">
              <w:rPr>
                <w:rFonts w:asciiTheme="minorHAnsi" w:hAnsiTheme="minorHAnsi"/>
                <w:sz w:val="18"/>
              </w:rPr>
              <w:t>components</w:t>
            </w:r>
            <w:proofErr w:type="gramEnd"/>
            <w:r w:rsidRPr="00BE041F">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D367C56" w14:textId="77777777" w:rsidR="007B6227" w:rsidRPr="00975DC6" w:rsidRDefault="00BE041F" w:rsidP="00BE041F">
            <w:pPr>
              <w:pStyle w:val="ListParagraph"/>
              <w:keepNext/>
              <w:numPr>
                <w:ilvl w:val="0"/>
                <w:numId w:val="21"/>
              </w:numPr>
              <w:spacing w:after="0" w:line="240" w:lineRule="auto"/>
            </w:pPr>
            <w:r w:rsidRPr="00BE041F">
              <w:rPr>
                <w:sz w:val="18"/>
              </w:rPr>
              <w:t xml:space="preserve">I will ensure that a registered copy of this Certificate of Installation shall be posted or made available with the building permit(s) issued for the </w:t>
            </w:r>
            <w:proofErr w:type="gramStart"/>
            <w:r w:rsidRPr="00BE041F">
              <w:rPr>
                <w:sz w:val="18"/>
              </w:rPr>
              <w:t>building, and</w:t>
            </w:r>
            <w:proofErr w:type="gramEnd"/>
            <w:r w:rsidRPr="00BE041F">
              <w:rPr>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B6227" w:rsidRPr="00B272DC" w14:paraId="3F0DF3DA" w14:textId="77777777" w:rsidTr="005E1CEF">
        <w:tblPrEx>
          <w:tblCellMar>
            <w:left w:w="108" w:type="dxa"/>
            <w:right w:w="108" w:type="dxa"/>
          </w:tblCellMar>
        </w:tblPrEx>
        <w:trPr>
          <w:trHeight w:val="360"/>
        </w:trPr>
        <w:tc>
          <w:tcPr>
            <w:tcW w:w="5307" w:type="dxa"/>
          </w:tcPr>
          <w:p w14:paraId="7F66E35B" w14:textId="77777777"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467" w:type="dxa"/>
            <w:gridSpan w:val="3"/>
          </w:tcPr>
          <w:p w14:paraId="292D0462" w14:textId="77777777"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7B6227" w:rsidRPr="00B272DC" w14:paraId="096E5CDB" w14:textId="77777777" w:rsidTr="005E1CE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550BA47"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467" w:type="dxa"/>
            <w:gridSpan w:val="3"/>
            <w:tcBorders>
              <w:top w:val="single" w:sz="4" w:space="0" w:color="auto"/>
              <w:left w:val="single" w:sz="4" w:space="0" w:color="auto"/>
              <w:bottom w:val="single" w:sz="4" w:space="0" w:color="auto"/>
              <w:right w:val="single" w:sz="4" w:space="0" w:color="auto"/>
            </w:tcBorders>
          </w:tcPr>
          <w:p w14:paraId="55070597"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7B6227" w:rsidRPr="00B272DC" w14:paraId="5F718482" w14:textId="77777777" w:rsidTr="005E1CE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ECFFB8"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467" w:type="dxa"/>
            <w:gridSpan w:val="3"/>
            <w:tcBorders>
              <w:top w:val="single" w:sz="4" w:space="0" w:color="auto"/>
              <w:left w:val="single" w:sz="4" w:space="0" w:color="auto"/>
              <w:bottom w:val="single" w:sz="4" w:space="0" w:color="auto"/>
              <w:right w:val="single" w:sz="4" w:space="0" w:color="auto"/>
            </w:tcBorders>
          </w:tcPr>
          <w:p w14:paraId="441B1E98"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7B6227" w:rsidRPr="00B272DC" w14:paraId="295E0067" w14:textId="77777777" w:rsidTr="005E1CE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0F56085"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0849A5F"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1F62B7">
              <w:rPr>
                <w:rFonts w:asciiTheme="minorHAnsi" w:hAnsiTheme="minorHAnsi"/>
                <w:sz w:val="14"/>
                <w:szCs w:val="14"/>
              </w:rPr>
              <w:t>:</w:t>
            </w:r>
          </w:p>
        </w:tc>
        <w:tc>
          <w:tcPr>
            <w:tcW w:w="2646" w:type="dxa"/>
            <w:tcBorders>
              <w:top w:val="single" w:sz="4" w:space="0" w:color="auto"/>
              <w:left w:val="single" w:sz="4" w:space="0" w:color="auto"/>
              <w:bottom w:val="single" w:sz="4" w:space="0" w:color="auto"/>
              <w:right w:val="single" w:sz="4" w:space="0" w:color="auto"/>
            </w:tcBorders>
          </w:tcPr>
          <w:p w14:paraId="7A22EFFF" w14:textId="7777777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16422AB0" w14:textId="77777777" w:rsidR="007B6227" w:rsidRPr="00145596" w:rsidRDefault="007B6227" w:rsidP="00F51A12">
      <w:pPr>
        <w:tabs>
          <w:tab w:val="left" w:pos="3090"/>
          <w:tab w:val="right" w:pos="10800"/>
        </w:tabs>
        <w:rPr>
          <w:rFonts w:asciiTheme="minorHAnsi" w:hAnsiTheme="minorHAnsi"/>
          <w:sz w:val="18"/>
          <w:szCs w:val="18"/>
        </w:rPr>
      </w:pPr>
    </w:p>
    <w:sectPr w:rsidR="007B6227" w:rsidRPr="00145596" w:rsidSect="009E0BD3">
      <w:headerReference w:type="even" r:id="rId22"/>
      <w:headerReference w:type="default" r:id="rId23"/>
      <w:footerReference w:type="default" r:id="rId24"/>
      <w:headerReference w:type="first" r:id="rId25"/>
      <w:footerReference w:type="first" r:id="rId26"/>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2C06B" w14:textId="77777777" w:rsidR="00AC1E62" w:rsidRDefault="00AC1E62" w:rsidP="00C25A5C">
      <w:pPr>
        <w:spacing w:after="0" w:line="240" w:lineRule="auto"/>
      </w:pPr>
      <w:r>
        <w:separator/>
      </w:r>
    </w:p>
  </w:endnote>
  <w:endnote w:type="continuationSeparator" w:id="0">
    <w:p w14:paraId="528D7663" w14:textId="77777777" w:rsidR="00AC1E62" w:rsidRDefault="00AC1E62" w:rsidP="00C25A5C">
      <w:pPr>
        <w:spacing w:after="0" w:line="240" w:lineRule="auto"/>
      </w:pPr>
      <w:r>
        <w:continuationSeparator/>
      </w:r>
    </w:p>
  </w:endnote>
  <w:endnote w:type="continuationNotice" w:id="1">
    <w:p w14:paraId="5DA2CFA4" w14:textId="77777777" w:rsidR="00AC1E62" w:rsidRDefault="00AC1E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5EC1F" w14:textId="77777777" w:rsidR="009E177D" w:rsidRDefault="009E17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60BC3" w14:textId="77777777" w:rsidR="00FF4666" w:rsidRPr="007304C6" w:rsidRDefault="00FF4666"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684DE95E" w14:textId="2F1093F4" w:rsidR="00FF4666" w:rsidRPr="007304C6" w:rsidRDefault="00FF4666"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ins w:id="6" w:author="Alhabibi, Haider@Energy" w:date="2021-08-24T16:27:00Z">
      <w:r w:rsidR="009E177D">
        <w:rPr>
          <w:sz w:val="18"/>
          <w:szCs w:val="18"/>
        </w:rPr>
        <w:t>22</w:t>
      </w:r>
    </w:ins>
    <w:del w:id="7" w:author="Alhabibi, Haider@Energy" w:date="2021-08-24T16:27:00Z">
      <w:r w:rsidDel="009E177D">
        <w:rPr>
          <w:sz w:val="18"/>
          <w:szCs w:val="18"/>
        </w:rPr>
        <w:delText>19</w:delText>
      </w:r>
    </w:del>
    <w:r w:rsidRPr="007304C6">
      <w:rPr>
        <w:sz w:val="18"/>
        <w:szCs w:val="18"/>
      </w:rPr>
      <w:t xml:space="preserve"> Resi</w:t>
    </w:r>
    <w:r>
      <w:rPr>
        <w:sz w:val="18"/>
        <w:szCs w:val="18"/>
      </w:rPr>
      <w:t>dential Compliance</w:t>
    </w:r>
    <w:r>
      <w:rPr>
        <w:sz w:val="18"/>
        <w:szCs w:val="18"/>
      </w:rPr>
      <w:tab/>
      <w:t>January 20</w:t>
    </w:r>
    <w:ins w:id="8" w:author="Alhabibi, Haider@Energy" w:date="2021-08-24T16:27:00Z">
      <w:r w:rsidR="009E177D">
        <w:rPr>
          <w:sz w:val="18"/>
          <w:szCs w:val="18"/>
        </w:rPr>
        <w:t>22</w:t>
      </w:r>
    </w:ins>
    <w:del w:id="9" w:author="Alhabibi, Haider@Energy" w:date="2021-08-24T16:27:00Z">
      <w:r w:rsidR="00BC6048" w:rsidDel="009E177D">
        <w:rPr>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0A72" w14:textId="77777777" w:rsidR="00FF4666" w:rsidRPr="009577D0" w:rsidRDefault="00FF4666"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28A59706" w14:textId="77777777" w:rsidR="00FF4666" w:rsidRPr="009577D0" w:rsidRDefault="00FF4666"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D3939" w14:textId="2D65EA35" w:rsidR="00FF4666" w:rsidRPr="003A61B8" w:rsidRDefault="00FF4666" w:rsidP="00FF77DD">
    <w:pPr>
      <w:pStyle w:val="Footer"/>
      <w:pBdr>
        <w:top w:val="single" w:sz="4" w:space="1" w:color="auto"/>
      </w:pBdr>
      <w:tabs>
        <w:tab w:val="clear" w:pos="9360"/>
        <w:tab w:val="right" w:pos="10800"/>
      </w:tabs>
      <w:spacing w:after="0"/>
      <w:rPr>
        <w:rFonts w:asciiTheme="minorHAnsi" w:hAnsiTheme="minorHAnsi"/>
        <w:sz w:val="18"/>
      </w:rPr>
    </w:pPr>
    <w:r w:rsidRPr="003A61B8">
      <w:rPr>
        <w:rFonts w:asciiTheme="minorHAnsi" w:hAnsiTheme="minorHAnsi"/>
        <w:sz w:val="18"/>
      </w:rPr>
      <w:t>CA Building Energy Efficiency Standards - 20</w:t>
    </w:r>
    <w:ins w:id="10" w:author="Alhabibi, Haider@Energy" w:date="2021-08-24T16:28:00Z">
      <w:r w:rsidR="009E177D">
        <w:rPr>
          <w:rFonts w:asciiTheme="minorHAnsi" w:hAnsiTheme="minorHAnsi"/>
          <w:sz w:val="18"/>
        </w:rPr>
        <w:t>22</w:t>
      </w:r>
    </w:ins>
    <w:del w:id="11" w:author="Alhabibi, Haider@Energy" w:date="2021-08-24T16:28:00Z">
      <w:r w:rsidRPr="003A61B8" w:rsidDel="009E177D">
        <w:rPr>
          <w:rFonts w:asciiTheme="minorHAnsi" w:hAnsiTheme="minorHAnsi"/>
          <w:sz w:val="18"/>
        </w:rPr>
        <w:delText>19</w:delText>
      </w:r>
    </w:del>
    <w:r w:rsidRPr="003A61B8">
      <w:rPr>
        <w:rFonts w:asciiTheme="minorHAnsi" w:hAnsiTheme="minorHAnsi"/>
        <w:sz w:val="18"/>
      </w:rPr>
      <w:t xml:space="preserve"> Residential Compliance</w:t>
    </w:r>
    <w:r w:rsidRPr="003A61B8">
      <w:rPr>
        <w:rFonts w:asciiTheme="minorHAnsi" w:hAnsiTheme="minorHAnsi"/>
        <w:sz w:val="18"/>
      </w:rPr>
      <w:tab/>
      <w:t>January 20</w:t>
    </w:r>
    <w:ins w:id="12" w:author="Alhabibi, Haider@Energy" w:date="2021-08-24T16:28:00Z">
      <w:r w:rsidR="009E177D">
        <w:rPr>
          <w:rFonts w:asciiTheme="minorHAnsi" w:hAnsiTheme="minorHAnsi"/>
          <w:sz w:val="18"/>
        </w:rPr>
        <w:t>22</w:t>
      </w:r>
    </w:ins>
    <w:del w:id="13" w:author="Alhabibi, Haider@Energy" w:date="2021-08-24T16:28:00Z">
      <w:r w:rsidR="00BC6048" w:rsidDel="009E177D">
        <w:rPr>
          <w:rFonts w:asciiTheme="minorHAnsi" w:hAnsiTheme="minorHAnsi"/>
          <w:sz w:val="18"/>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517F5" w14:textId="04C73F78" w:rsidR="00FF4666" w:rsidRPr="008C6E49" w:rsidRDefault="00FF4666"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ins w:id="14" w:author="Alhabibi, Haider@Energy" w:date="2021-08-24T16:28:00Z">
      <w:r w:rsidR="009E177D">
        <w:rPr>
          <w:sz w:val="18"/>
          <w:szCs w:val="18"/>
        </w:rPr>
        <w:t>22</w:t>
      </w:r>
    </w:ins>
    <w:del w:id="15" w:author="Alhabibi, Haider@Energy" w:date="2021-08-24T16:28:00Z">
      <w:r w:rsidRPr="008C6E49" w:rsidDel="009E177D">
        <w:rPr>
          <w:sz w:val="18"/>
          <w:szCs w:val="18"/>
        </w:rPr>
        <w:delText>1</w:delText>
      </w:r>
      <w:r w:rsidDel="009E177D">
        <w:rPr>
          <w:sz w:val="18"/>
          <w:szCs w:val="18"/>
        </w:rPr>
        <w:delText>9</w:delText>
      </w:r>
    </w:del>
    <w:r w:rsidRPr="008C6E49">
      <w:rPr>
        <w:sz w:val="18"/>
        <w:szCs w:val="18"/>
      </w:rPr>
      <w:t xml:space="preserve"> Residential Compliance</w:t>
    </w:r>
    <w:r w:rsidRPr="008C6E49">
      <w:rPr>
        <w:sz w:val="18"/>
        <w:szCs w:val="18"/>
      </w:rPr>
      <w:tab/>
    </w:r>
    <w:r>
      <w:rPr>
        <w:sz w:val="18"/>
        <w:szCs w:val="18"/>
      </w:rPr>
      <w:t>January 20</w:t>
    </w:r>
    <w:ins w:id="16" w:author="Alhabibi, Haider@Energy" w:date="2021-08-24T16:28:00Z">
      <w:r w:rsidR="009E177D">
        <w:rPr>
          <w:sz w:val="18"/>
          <w:szCs w:val="18"/>
        </w:rPr>
        <w:t>22</w:t>
      </w:r>
    </w:ins>
    <w:del w:id="17" w:author="Alhabibi, Haider@Energy" w:date="2021-08-24T16:28:00Z">
      <w:r w:rsidR="00BC6048" w:rsidDel="009E177D">
        <w:rPr>
          <w:sz w:val="18"/>
          <w:szCs w:val="18"/>
        </w:rPr>
        <w:delText>20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B262B" w14:textId="51D976B3" w:rsidR="00FF4666" w:rsidRPr="000F5754" w:rsidRDefault="00FF4666" w:rsidP="00644136">
    <w:pPr>
      <w:pStyle w:val="Footer"/>
      <w:pBdr>
        <w:top w:val="single" w:sz="4" w:space="1" w:color="auto"/>
      </w:pBdr>
      <w:tabs>
        <w:tab w:val="clear" w:pos="9360"/>
        <w:tab w:val="right" w:pos="10800"/>
      </w:tabs>
      <w:spacing w:after="0"/>
      <w:rPr>
        <w:rFonts w:asciiTheme="minorHAnsi" w:hAnsiTheme="minorHAnsi"/>
        <w:sz w:val="18"/>
      </w:rPr>
    </w:pPr>
    <w:r w:rsidRPr="000F5754">
      <w:rPr>
        <w:rFonts w:asciiTheme="minorHAnsi" w:hAnsiTheme="minorHAnsi"/>
        <w:sz w:val="18"/>
      </w:rPr>
      <w:t>CA Building Energy Efficiency Standards - 20</w:t>
    </w:r>
    <w:ins w:id="18" w:author="Alhabibi, Haider@Energy" w:date="2021-08-24T16:28:00Z">
      <w:r w:rsidR="009E177D">
        <w:rPr>
          <w:rFonts w:asciiTheme="minorHAnsi" w:hAnsiTheme="minorHAnsi"/>
          <w:sz w:val="18"/>
        </w:rPr>
        <w:t>22</w:t>
      </w:r>
    </w:ins>
    <w:del w:id="19" w:author="Alhabibi, Haider@Energy" w:date="2021-08-24T16:28:00Z">
      <w:r w:rsidRPr="000F5754" w:rsidDel="009E177D">
        <w:rPr>
          <w:rFonts w:asciiTheme="minorHAnsi" w:hAnsiTheme="minorHAnsi"/>
          <w:sz w:val="18"/>
        </w:rPr>
        <w:delText>19</w:delText>
      </w:r>
    </w:del>
    <w:r w:rsidRPr="000F5754">
      <w:rPr>
        <w:rFonts w:asciiTheme="minorHAnsi" w:hAnsiTheme="minorHAnsi"/>
        <w:sz w:val="18"/>
      </w:rPr>
      <w:t xml:space="preserve"> Residential Compliance</w:t>
    </w:r>
    <w:r w:rsidRPr="000F5754">
      <w:rPr>
        <w:rFonts w:asciiTheme="minorHAnsi" w:hAnsiTheme="minorHAnsi"/>
        <w:sz w:val="18"/>
      </w:rPr>
      <w:tab/>
      <w:t>January 20</w:t>
    </w:r>
    <w:ins w:id="20" w:author="Alhabibi, Haider@Energy" w:date="2021-08-24T16:28:00Z">
      <w:r w:rsidR="009E177D">
        <w:rPr>
          <w:rFonts w:asciiTheme="minorHAnsi" w:hAnsiTheme="minorHAnsi"/>
          <w:sz w:val="18"/>
        </w:rPr>
        <w:t>22</w:t>
      </w:r>
    </w:ins>
    <w:del w:id="21" w:author="Alhabibi, Haider@Energy" w:date="2021-08-24T16:28:00Z">
      <w:r w:rsidR="00BC6048" w:rsidDel="009E177D">
        <w:rPr>
          <w:rFonts w:asciiTheme="minorHAnsi" w:hAnsiTheme="minorHAnsi"/>
          <w:sz w:val="18"/>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CED03" w14:textId="77777777" w:rsidR="00AC1E62" w:rsidRDefault="00AC1E62" w:rsidP="00C25A5C">
      <w:pPr>
        <w:spacing w:after="0" w:line="240" w:lineRule="auto"/>
      </w:pPr>
      <w:r>
        <w:separator/>
      </w:r>
    </w:p>
  </w:footnote>
  <w:footnote w:type="continuationSeparator" w:id="0">
    <w:p w14:paraId="74F559AD" w14:textId="77777777" w:rsidR="00AC1E62" w:rsidRDefault="00AC1E62" w:rsidP="00C25A5C">
      <w:pPr>
        <w:spacing w:after="0" w:line="240" w:lineRule="auto"/>
      </w:pPr>
      <w:r>
        <w:continuationSeparator/>
      </w:r>
    </w:p>
  </w:footnote>
  <w:footnote w:type="continuationNotice" w:id="1">
    <w:p w14:paraId="1A51C595" w14:textId="77777777" w:rsidR="00AC1E62" w:rsidRDefault="00AC1E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DCDB8" w14:textId="44C94FAA" w:rsidR="00FF4666" w:rsidRDefault="00FF4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36DF6" w14:textId="5C117955" w:rsidR="00FF4666" w:rsidRPr="004703E2" w:rsidRDefault="008F260F" w:rsidP="004703E2">
    <w:pPr>
      <w:suppressAutoHyphens/>
      <w:spacing w:after="0" w:line="240" w:lineRule="auto"/>
      <w:ind w:left="-90"/>
      <w:rPr>
        <w:rFonts w:ascii="Arial" w:eastAsia="Times New Roman" w:hAnsi="Arial" w:cs="Arial"/>
        <w:sz w:val="14"/>
        <w:szCs w:val="14"/>
      </w:rPr>
    </w:pPr>
    <w:customXmlInsRangeStart w:id="1" w:author="Geiser, Che@Energy" w:date="2022-04-11T13:42:00Z"/>
    <w:sdt>
      <w:sdtPr>
        <w:rPr>
          <w:rFonts w:ascii="Arial" w:eastAsia="Times New Roman" w:hAnsi="Arial" w:cs="Arial"/>
          <w:sz w:val="14"/>
          <w:szCs w:val="14"/>
        </w:rPr>
        <w:id w:val="1255174410"/>
        <w:docPartObj>
          <w:docPartGallery w:val="Watermarks"/>
          <w:docPartUnique/>
        </w:docPartObj>
      </w:sdtPr>
      <w:sdtContent>
        <w:customXmlInsRangeEnd w:id="1"/>
        <w:ins w:id="2" w:author="Geiser, Che@Energy" w:date="2022-04-11T13:42:00Z">
          <w:r w:rsidRPr="008F260F">
            <w:rPr>
              <w:rFonts w:ascii="Arial" w:eastAsia="Times New Roman" w:hAnsi="Arial" w:cs="Arial"/>
              <w:noProof/>
              <w:sz w:val="14"/>
              <w:szCs w:val="14"/>
            </w:rPr>
            <w:pict w14:anchorId="6C55D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 w:author="Geiser, Che@Energy" w:date="2022-04-11T13:42:00Z"/>
      </w:sdtContent>
    </w:sdt>
    <w:customXmlInsRangeEnd w:id="3"/>
    <w:r w:rsidR="00FF4666" w:rsidRPr="004703E2">
      <w:rPr>
        <w:rFonts w:ascii="Arial" w:eastAsia="Times New Roman" w:hAnsi="Arial" w:cs="Arial"/>
        <w:noProof/>
        <w:sz w:val="14"/>
        <w:szCs w:val="14"/>
      </w:rPr>
      <w:drawing>
        <wp:anchor distT="0" distB="0" distL="114300" distR="114300" simplePos="0" relativeHeight="251658240" behindDoc="0" locked="0" layoutInCell="1" allowOverlap="1" wp14:anchorId="46D5A708" wp14:editId="46D5A709">
          <wp:simplePos x="0" y="0"/>
          <wp:positionH relativeFrom="margin">
            <wp:posOffset>6616065</wp:posOffset>
          </wp:positionH>
          <wp:positionV relativeFrom="margin">
            <wp:posOffset>-1228725</wp:posOffset>
          </wp:positionV>
          <wp:extent cx="316865" cy="278130"/>
          <wp:effectExtent l="0" t="0" r="6985" b="762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FF4666" w:rsidRPr="004703E2">
      <w:rPr>
        <w:rFonts w:ascii="Arial" w:eastAsia="Times New Roman" w:hAnsi="Arial" w:cs="Arial"/>
        <w:sz w:val="14"/>
        <w:szCs w:val="14"/>
      </w:rPr>
      <w:t>STATE OF CALIFORNIA</w:t>
    </w:r>
  </w:p>
  <w:p w14:paraId="3D45843D" w14:textId="77777777" w:rsidR="00FF4666" w:rsidRPr="004703E2" w:rsidRDefault="00092FF0" w:rsidP="004703E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PRE-COOLING</w:t>
    </w:r>
  </w:p>
  <w:p w14:paraId="2EEEFA05" w14:textId="0FEB25B3" w:rsidR="00FF4666" w:rsidRPr="004703E2" w:rsidRDefault="00FF4666"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sz w:val="14"/>
        <w:szCs w:val="14"/>
      </w:rPr>
      <w:t>CEC-CF2R-</w:t>
    </w:r>
    <w:r>
      <w:rPr>
        <w:rFonts w:ascii="Arial" w:eastAsia="Times New Roman" w:hAnsi="Arial" w:cs="Arial"/>
        <w:sz w:val="14"/>
        <w:szCs w:val="14"/>
      </w:rPr>
      <w:t>MCH-3</w:t>
    </w:r>
    <w:r w:rsidR="009B651E">
      <w:rPr>
        <w:rFonts w:ascii="Arial" w:eastAsia="Times New Roman" w:hAnsi="Arial" w:cs="Arial"/>
        <w:sz w:val="14"/>
        <w:szCs w:val="14"/>
      </w:rPr>
      <w:t>4</w:t>
    </w:r>
    <w:r>
      <w:rPr>
        <w:rFonts w:ascii="Arial" w:eastAsia="Times New Roman" w:hAnsi="Arial" w:cs="Arial"/>
        <w:sz w:val="14"/>
        <w:szCs w:val="14"/>
      </w:rPr>
      <w:t>-</w:t>
    </w:r>
    <w:r w:rsidR="00926DCB">
      <w:rPr>
        <w:rFonts w:ascii="Arial" w:eastAsia="Times New Roman" w:hAnsi="Arial" w:cs="Arial"/>
        <w:sz w:val="14"/>
        <w:szCs w:val="14"/>
      </w:rPr>
      <w:t>E</w:t>
    </w:r>
    <w:r w:rsidRPr="004703E2">
      <w:rPr>
        <w:rFonts w:ascii="Arial" w:eastAsia="Times New Roman" w:hAnsi="Arial" w:cs="Arial"/>
        <w:sz w:val="14"/>
        <w:szCs w:val="14"/>
      </w:rPr>
      <w:t xml:space="preserve"> (</w:t>
    </w:r>
    <w:r>
      <w:rPr>
        <w:rFonts w:ascii="Arial" w:eastAsia="Times New Roman" w:hAnsi="Arial" w:cs="Arial"/>
        <w:sz w:val="14"/>
        <w:szCs w:val="14"/>
      </w:rPr>
      <w:t>Revised 01/</w:t>
    </w:r>
    <w:ins w:id="4" w:author="Alhabibi, Haider@Energy" w:date="2021-08-24T16:27:00Z">
      <w:r w:rsidR="009E177D">
        <w:rPr>
          <w:rFonts w:ascii="Arial" w:eastAsia="Times New Roman" w:hAnsi="Arial" w:cs="Arial"/>
          <w:sz w:val="14"/>
          <w:szCs w:val="14"/>
        </w:rPr>
        <w:t>22</w:t>
      </w:r>
    </w:ins>
    <w:del w:id="5" w:author="Alhabibi, Haider@Energy" w:date="2021-08-24T16:27:00Z">
      <w:r w:rsidR="00BC6048" w:rsidDel="009E177D">
        <w:rPr>
          <w:rFonts w:ascii="Arial" w:eastAsia="Times New Roman" w:hAnsi="Arial" w:cs="Arial"/>
          <w:sz w:val="14"/>
          <w:szCs w:val="14"/>
        </w:rPr>
        <w:delText>20</w:delText>
      </w:r>
    </w:del>
    <w:r w:rsidRPr="004703E2">
      <w:rPr>
        <w:rFonts w:ascii="Arial" w:eastAsia="Times New Roman" w:hAnsi="Arial" w:cs="Arial"/>
        <w:sz w:val="14"/>
        <w:szCs w:val="14"/>
      </w:rPr>
      <w:t xml:space="preserve">) </w:t>
    </w:r>
    <w:r>
      <w:rPr>
        <w:rFonts w:ascii="Arial" w:eastAsia="Times New Roman" w:hAnsi="Arial" w:cs="Arial"/>
        <w:sz w:val="14"/>
        <w:szCs w:val="14"/>
      </w:rPr>
      <w:t xml:space="preserve">   </w:t>
    </w:r>
    <w:r w:rsidRPr="004703E2">
      <w:rPr>
        <w:rFonts w:ascii="Arial" w:eastAsia="Times New Roman"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3"/>
      <w:gridCol w:w="294"/>
      <w:gridCol w:w="3569"/>
      <w:gridCol w:w="1843"/>
    </w:tblGrid>
    <w:tr w:rsidR="00FF4666" w:rsidRPr="00F85124" w14:paraId="44CD7B4C" w14:textId="77777777" w:rsidTr="004703E2">
      <w:trPr>
        <w:cantSplit/>
        <w:trHeight w:val="288"/>
      </w:trPr>
      <w:tc>
        <w:tcPr>
          <w:tcW w:w="4016" w:type="pct"/>
          <w:gridSpan w:val="3"/>
          <w:tcBorders>
            <w:right w:val="nil"/>
          </w:tcBorders>
          <w:vAlign w:val="center"/>
        </w:tcPr>
        <w:p w14:paraId="20FA4DD6" w14:textId="77777777" w:rsidR="00FF4666" w:rsidRPr="00AF7776" w:rsidRDefault="00FF4666"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984" w:type="pct"/>
          <w:tcBorders>
            <w:left w:val="nil"/>
          </w:tcBorders>
          <w:tcMar>
            <w:left w:w="115" w:type="dxa"/>
            <w:right w:w="115" w:type="dxa"/>
          </w:tcMar>
          <w:vAlign w:val="center"/>
        </w:tcPr>
        <w:p w14:paraId="3D88D12D" w14:textId="77777777" w:rsidR="00FF4666" w:rsidRPr="00AF7776" w:rsidRDefault="00FF4666" w:rsidP="001D1C0D">
          <w:pPr>
            <w:pStyle w:val="Style18"/>
            <w:rPr>
              <w:rFonts w:asciiTheme="minorHAnsi" w:hAnsiTheme="minorHAnsi"/>
              <w:b/>
              <w:color w:val="auto"/>
              <w:sz w:val="20"/>
              <w:szCs w:val="20"/>
            </w:rPr>
          </w:pPr>
          <w:r w:rsidRPr="00AF7776">
            <w:rPr>
              <w:rFonts w:asciiTheme="minorHAnsi" w:hAnsiTheme="minorHAnsi"/>
              <w:color w:val="auto"/>
              <w:sz w:val="20"/>
              <w:szCs w:val="20"/>
            </w:rPr>
            <w:t>CF2R-MCH-</w:t>
          </w:r>
          <w:r>
            <w:rPr>
              <w:rFonts w:asciiTheme="minorHAnsi" w:hAnsiTheme="minorHAnsi"/>
              <w:color w:val="auto"/>
              <w:sz w:val="20"/>
              <w:szCs w:val="20"/>
            </w:rPr>
            <w:t>3</w:t>
          </w:r>
          <w:r w:rsidR="009B651E">
            <w:rPr>
              <w:rFonts w:asciiTheme="minorHAnsi" w:hAnsiTheme="minorHAnsi"/>
              <w:color w:val="auto"/>
              <w:sz w:val="20"/>
              <w:szCs w:val="20"/>
            </w:rPr>
            <w:t>4</w:t>
          </w:r>
          <w:r w:rsidR="00D328E7">
            <w:rPr>
              <w:rFonts w:asciiTheme="minorHAnsi" w:hAnsiTheme="minorHAnsi"/>
              <w:color w:val="auto"/>
              <w:sz w:val="20"/>
              <w:szCs w:val="20"/>
            </w:rPr>
            <w:t>-E</w:t>
          </w:r>
        </w:p>
      </w:tc>
    </w:tr>
    <w:tr w:rsidR="00FF4666" w:rsidRPr="00F85124" w14:paraId="1174FAC7" w14:textId="77777777" w:rsidTr="00AF7776">
      <w:trPr>
        <w:cantSplit/>
        <w:trHeight w:val="226"/>
      </w:trPr>
      <w:tc>
        <w:tcPr>
          <w:tcW w:w="2500" w:type="pct"/>
          <w:gridSpan w:val="2"/>
          <w:tcBorders>
            <w:right w:val="nil"/>
          </w:tcBorders>
        </w:tcPr>
        <w:p w14:paraId="19FFE52F" w14:textId="77777777" w:rsidR="00FF4666" w:rsidRPr="00AF7776" w:rsidRDefault="00092FF0" w:rsidP="00AF7776">
          <w:pPr>
            <w:pStyle w:val="Style75"/>
          </w:pPr>
          <w:r>
            <w:t>Pre-Cooling</w:t>
          </w:r>
        </w:p>
      </w:tc>
      <w:tc>
        <w:tcPr>
          <w:tcW w:w="2500" w:type="pct"/>
          <w:gridSpan w:val="2"/>
          <w:tcBorders>
            <w:left w:val="nil"/>
          </w:tcBorders>
        </w:tcPr>
        <w:p w14:paraId="0907F5FF" w14:textId="77777777" w:rsidR="00FF4666" w:rsidRPr="00AF7776" w:rsidRDefault="00FF4666">
          <w:pPr>
            <w:pStyle w:val="Style75"/>
            <w:tabs>
              <w:tab w:val="right" w:pos="5280"/>
            </w:tabs>
          </w:pPr>
          <w:r>
            <w:tab/>
          </w:r>
          <w:r w:rsidRPr="00F85124">
            <w:t xml:space="preserve">(Page </w:t>
          </w:r>
          <w:r w:rsidRPr="00AF7776">
            <w:fldChar w:fldCharType="begin"/>
          </w:r>
          <w:r w:rsidRPr="00E32371">
            <w:instrText xml:space="preserve"> PAGE   \* MERGEFORMAT </w:instrText>
          </w:r>
          <w:r w:rsidRPr="00AF7776">
            <w:fldChar w:fldCharType="separate"/>
          </w:r>
          <w:r w:rsidR="000322BC">
            <w:rPr>
              <w:noProof/>
            </w:rPr>
            <w:t>1</w:t>
          </w:r>
          <w:r w:rsidRPr="00AF7776">
            <w:fldChar w:fldCharType="end"/>
          </w:r>
          <w:r w:rsidRPr="00F85124">
            <w:t xml:space="preserve"> of </w:t>
          </w:r>
          <w:r w:rsidR="00926DCB">
            <w:t>2</w:t>
          </w:r>
          <w:r w:rsidRPr="00F85124">
            <w:t>)</w:t>
          </w:r>
        </w:p>
      </w:tc>
    </w:tr>
    <w:tr w:rsidR="00FF4666" w:rsidRPr="00F85124" w14:paraId="7ED0C07D" w14:textId="77777777" w:rsidTr="004703E2">
      <w:trPr>
        <w:cantSplit/>
        <w:trHeight w:val="288"/>
      </w:trPr>
      <w:tc>
        <w:tcPr>
          <w:tcW w:w="0" w:type="auto"/>
        </w:tcPr>
        <w:p w14:paraId="4FC54E2D" w14:textId="77777777" w:rsidR="00FF4666" w:rsidRPr="009A055C" w:rsidRDefault="00FF4666" w:rsidP="00082521">
          <w:pPr>
            <w:pStyle w:val="Style20"/>
          </w:pPr>
          <w:r w:rsidRPr="009A055C">
            <w:t>Project Name:</w:t>
          </w:r>
        </w:p>
      </w:tc>
      <w:tc>
        <w:tcPr>
          <w:tcW w:w="1655" w:type="pct"/>
          <w:gridSpan w:val="2"/>
        </w:tcPr>
        <w:p w14:paraId="5F5502CA" w14:textId="77777777" w:rsidR="00FF4666" w:rsidRPr="009A055C" w:rsidRDefault="00FF4666" w:rsidP="00082521">
          <w:pPr>
            <w:pStyle w:val="Style20"/>
          </w:pPr>
          <w:r w:rsidRPr="009A055C">
            <w:t>Enforcement Agency:</w:t>
          </w:r>
        </w:p>
      </w:tc>
      <w:tc>
        <w:tcPr>
          <w:tcW w:w="984" w:type="pct"/>
        </w:tcPr>
        <w:p w14:paraId="5B58F58B" w14:textId="77777777" w:rsidR="00FF4666" w:rsidRPr="009A055C" w:rsidRDefault="00FF4666" w:rsidP="00082521">
          <w:pPr>
            <w:pStyle w:val="Style20"/>
          </w:pPr>
          <w:r w:rsidRPr="009A055C">
            <w:t>Permit Number:</w:t>
          </w:r>
        </w:p>
      </w:tc>
    </w:tr>
    <w:tr w:rsidR="00FF4666" w:rsidRPr="00F85124" w14:paraId="21261F4D" w14:textId="77777777" w:rsidTr="004703E2">
      <w:trPr>
        <w:cantSplit/>
        <w:trHeight w:val="288"/>
      </w:trPr>
      <w:tc>
        <w:tcPr>
          <w:tcW w:w="0" w:type="auto"/>
        </w:tcPr>
        <w:p w14:paraId="29758A4D" w14:textId="77777777" w:rsidR="00FF4666" w:rsidRPr="009A055C" w:rsidRDefault="00FF4666" w:rsidP="00082521">
          <w:pPr>
            <w:pStyle w:val="Style20"/>
            <w:rPr>
              <w:vertAlign w:val="superscript"/>
            </w:rPr>
          </w:pPr>
          <w:r w:rsidRPr="009A055C">
            <w:t>Dwelling Address:</w:t>
          </w:r>
        </w:p>
      </w:tc>
      <w:tc>
        <w:tcPr>
          <w:tcW w:w="1655" w:type="pct"/>
          <w:gridSpan w:val="2"/>
        </w:tcPr>
        <w:p w14:paraId="1D476E70" w14:textId="77777777" w:rsidR="00FF4666" w:rsidRPr="009A055C" w:rsidRDefault="00FF4666" w:rsidP="00082521">
          <w:pPr>
            <w:pStyle w:val="Style20"/>
            <w:rPr>
              <w:vertAlign w:val="superscript"/>
            </w:rPr>
          </w:pPr>
          <w:r w:rsidRPr="009A055C">
            <w:t>City</w:t>
          </w:r>
          <w:r>
            <w:t>:</w:t>
          </w:r>
        </w:p>
      </w:tc>
      <w:tc>
        <w:tcPr>
          <w:tcW w:w="984" w:type="pct"/>
        </w:tcPr>
        <w:p w14:paraId="58647695" w14:textId="77777777" w:rsidR="00FF4666" w:rsidRPr="009A055C" w:rsidRDefault="00FF4666" w:rsidP="00082521">
          <w:pPr>
            <w:pStyle w:val="Style20"/>
            <w:rPr>
              <w:vertAlign w:val="superscript"/>
            </w:rPr>
          </w:pPr>
          <w:r w:rsidRPr="009A055C">
            <w:t>Zip Code</w:t>
          </w:r>
          <w:r>
            <w:t>:</w:t>
          </w:r>
        </w:p>
      </w:tc>
    </w:tr>
  </w:tbl>
  <w:p w14:paraId="4E8B9966" w14:textId="77777777" w:rsidR="00FF4666" w:rsidRPr="00FF77DD" w:rsidRDefault="00FF4666"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FF4666" w:rsidRPr="002047DE" w14:paraId="1FE9233C" w14:textId="77777777" w:rsidTr="00660438">
      <w:trPr>
        <w:cantSplit/>
        <w:trHeight w:val="420"/>
      </w:trPr>
      <w:tc>
        <w:tcPr>
          <w:tcW w:w="3700" w:type="pct"/>
          <w:gridSpan w:val="2"/>
          <w:tcBorders>
            <w:right w:val="nil"/>
          </w:tcBorders>
        </w:tcPr>
        <w:p w14:paraId="35055B51" w14:textId="77777777" w:rsidR="00FF4666" w:rsidRPr="002047DE" w:rsidRDefault="00FF4666"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298CF6E9" w14:textId="77777777" w:rsidR="00FF4666" w:rsidRPr="002047DE" w:rsidRDefault="00FF4666"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FF4666" w:rsidRPr="002047DE" w14:paraId="75DAEA0C" w14:textId="77777777" w:rsidTr="00660438">
      <w:trPr>
        <w:cantSplit/>
      </w:trPr>
      <w:tc>
        <w:tcPr>
          <w:tcW w:w="4304" w:type="pct"/>
          <w:gridSpan w:val="4"/>
          <w:tcBorders>
            <w:bottom w:val="single" w:sz="12" w:space="0" w:color="auto"/>
            <w:right w:val="nil"/>
          </w:tcBorders>
          <w:vAlign w:val="center"/>
        </w:tcPr>
        <w:p w14:paraId="4DF97F6D" w14:textId="77777777" w:rsidR="00FF4666" w:rsidRPr="002047DE" w:rsidRDefault="00FF4666"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779A4F23" w14:textId="77777777" w:rsidR="00FF4666" w:rsidRPr="002047DE" w:rsidRDefault="00FF4666"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Pr>
              <w:b/>
              <w:bCs/>
              <w:noProof/>
            </w:rPr>
            <w:t>5</w:t>
          </w:r>
          <w:r>
            <w:rPr>
              <w:b/>
              <w:bCs/>
              <w:noProof/>
            </w:rPr>
            <w:fldChar w:fldCharType="end"/>
          </w:r>
          <w:r w:rsidRPr="002047DE">
            <w:rPr>
              <w:b/>
              <w:bCs/>
            </w:rPr>
            <w:t>)</w:t>
          </w:r>
        </w:p>
      </w:tc>
    </w:tr>
    <w:tr w:rsidR="00FF4666" w:rsidRPr="002047DE" w14:paraId="6730111A" w14:textId="77777777" w:rsidTr="00660438">
      <w:trPr>
        <w:cantSplit/>
        <w:trHeight w:val="504"/>
      </w:trPr>
      <w:tc>
        <w:tcPr>
          <w:tcW w:w="2501" w:type="pct"/>
          <w:tcBorders>
            <w:bottom w:val="single" w:sz="12" w:space="0" w:color="auto"/>
          </w:tcBorders>
        </w:tcPr>
        <w:p w14:paraId="6A51C3C5" w14:textId="77777777" w:rsidR="00FF4666" w:rsidRPr="002047DE" w:rsidRDefault="00FF4666"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5DD04EAE" w14:textId="77777777" w:rsidR="00FF4666" w:rsidRPr="002047DE" w:rsidRDefault="00FF4666"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1B675B8E" w14:textId="77777777" w:rsidR="00FF4666" w:rsidRPr="002047DE" w:rsidRDefault="00FF4666" w:rsidP="00660438">
          <w:pPr>
            <w:rPr>
              <w:b/>
              <w:sz w:val="18"/>
              <w:szCs w:val="18"/>
              <w:vertAlign w:val="superscript"/>
            </w:rPr>
          </w:pPr>
          <w:r w:rsidRPr="002047DE">
            <w:rPr>
              <w:b/>
              <w:sz w:val="18"/>
              <w:szCs w:val="18"/>
            </w:rPr>
            <w:t>Permit Number:</w:t>
          </w:r>
        </w:p>
      </w:tc>
    </w:tr>
  </w:tbl>
  <w:p w14:paraId="3A0D0D54" w14:textId="14A6243F" w:rsidR="00FF4666" w:rsidRDefault="00FF4666"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A513A" w14:textId="34806C7A" w:rsidR="00FF4666" w:rsidRDefault="00FF46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20B6" w14:textId="3DCE6162" w:rsidR="00FF4666" w:rsidRDefault="00FF46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EADE68F" w14:textId="77777777" w:rsidTr="00082521">
      <w:trPr>
        <w:cantSplit/>
        <w:trHeight w:val="288"/>
      </w:trPr>
      <w:tc>
        <w:tcPr>
          <w:tcW w:w="3738" w:type="pct"/>
          <w:gridSpan w:val="2"/>
          <w:tcBorders>
            <w:bottom w:val="single" w:sz="4" w:space="0" w:color="auto"/>
            <w:right w:val="nil"/>
          </w:tcBorders>
          <w:vAlign w:val="center"/>
        </w:tcPr>
        <w:p w14:paraId="6E044B99" w14:textId="77777777" w:rsidR="00FF4666" w:rsidRPr="00496CF1" w:rsidRDefault="00FF4666"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35D53062" w14:textId="77777777" w:rsidR="00FF4666" w:rsidRPr="00496CF1" w:rsidRDefault="00FF4666" w:rsidP="00E124F8">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w:t>
          </w:r>
          <w:r w:rsidR="009B651E">
            <w:rPr>
              <w:rFonts w:asciiTheme="minorHAnsi" w:eastAsia="Times New Roman" w:hAnsiTheme="minorHAnsi"/>
              <w:bCs/>
              <w:sz w:val="20"/>
              <w:szCs w:val="20"/>
            </w:rPr>
            <w:t>4</w:t>
          </w:r>
          <w:r>
            <w:rPr>
              <w:rFonts w:asciiTheme="minorHAnsi" w:eastAsia="Times New Roman" w:hAnsiTheme="minorHAnsi"/>
              <w:bCs/>
              <w:sz w:val="20"/>
              <w:szCs w:val="20"/>
            </w:rPr>
            <w:t>-</w:t>
          </w:r>
          <w:r w:rsidR="00926DCB">
            <w:rPr>
              <w:rFonts w:asciiTheme="minorHAnsi" w:eastAsia="Times New Roman" w:hAnsiTheme="minorHAnsi"/>
              <w:bCs/>
              <w:sz w:val="20"/>
              <w:szCs w:val="20"/>
            </w:rPr>
            <w:t>E</w:t>
          </w:r>
        </w:p>
      </w:tc>
    </w:tr>
    <w:tr w:rsidR="00FF4666" w:rsidRPr="00496CF1" w14:paraId="6F776FB5" w14:textId="77777777" w:rsidTr="00082521">
      <w:trPr>
        <w:cantSplit/>
        <w:trHeight w:val="288"/>
      </w:trPr>
      <w:tc>
        <w:tcPr>
          <w:tcW w:w="2500" w:type="pct"/>
          <w:tcBorders>
            <w:right w:val="nil"/>
          </w:tcBorders>
        </w:tcPr>
        <w:p w14:paraId="0072D651" w14:textId="77777777" w:rsidR="00FF4666" w:rsidRPr="00496CF1" w:rsidRDefault="00926DCB"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Pre-Cooling</w:t>
          </w:r>
        </w:p>
      </w:tc>
      <w:tc>
        <w:tcPr>
          <w:tcW w:w="2500" w:type="pct"/>
          <w:gridSpan w:val="2"/>
          <w:tcBorders>
            <w:left w:val="nil"/>
          </w:tcBorders>
        </w:tcPr>
        <w:p w14:paraId="50949726" w14:textId="05BFF02D"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8F260F">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5405756E" w14:textId="3C5C1AE4" w:rsidR="00FF4666" w:rsidRPr="00496CF1" w:rsidRDefault="00FF4666" w:rsidP="003C0502">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084D" w14:textId="4BCB895D" w:rsidR="00FF4666" w:rsidRDefault="00FF466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33FFF532" w14:textId="77777777" w:rsidTr="00691CEE">
      <w:trPr>
        <w:cantSplit/>
        <w:trHeight w:val="288"/>
      </w:trPr>
      <w:tc>
        <w:tcPr>
          <w:tcW w:w="3738" w:type="pct"/>
          <w:gridSpan w:val="2"/>
          <w:tcBorders>
            <w:bottom w:val="single" w:sz="4" w:space="0" w:color="auto"/>
            <w:right w:val="nil"/>
          </w:tcBorders>
          <w:vAlign w:val="center"/>
        </w:tcPr>
        <w:p w14:paraId="50679D47" w14:textId="77777777" w:rsidR="00FF4666" w:rsidRPr="00496CF1" w:rsidRDefault="00FF4666"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320990AC" w14:textId="77777777" w:rsidR="00FF4666" w:rsidRPr="00496CF1" w:rsidRDefault="00FF4666"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w:t>
          </w:r>
          <w:r w:rsidR="00D328E7">
            <w:rPr>
              <w:rFonts w:asciiTheme="minorHAnsi" w:eastAsia="Times New Roman" w:hAnsiTheme="minorHAnsi"/>
              <w:bCs/>
              <w:sz w:val="20"/>
              <w:szCs w:val="20"/>
            </w:rPr>
            <w:t>4</w:t>
          </w:r>
          <w:r>
            <w:rPr>
              <w:rFonts w:asciiTheme="minorHAnsi" w:eastAsia="Times New Roman" w:hAnsiTheme="minorHAnsi"/>
              <w:bCs/>
              <w:sz w:val="20"/>
              <w:szCs w:val="20"/>
            </w:rPr>
            <w:t>-</w:t>
          </w:r>
          <w:r w:rsidR="00926DCB">
            <w:rPr>
              <w:rFonts w:asciiTheme="minorHAnsi" w:eastAsia="Times New Roman" w:hAnsiTheme="minorHAnsi"/>
              <w:bCs/>
              <w:sz w:val="20"/>
              <w:szCs w:val="20"/>
            </w:rPr>
            <w:t>E</w:t>
          </w:r>
        </w:p>
      </w:tc>
    </w:tr>
    <w:tr w:rsidR="00FF4666" w:rsidRPr="00496CF1" w14:paraId="1CB7228E" w14:textId="77777777" w:rsidTr="00691CEE">
      <w:trPr>
        <w:cantSplit/>
        <w:trHeight w:val="288"/>
      </w:trPr>
      <w:tc>
        <w:tcPr>
          <w:tcW w:w="2500" w:type="pct"/>
          <w:tcBorders>
            <w:right w:val="nil"/>
          </w:tcBorders>
        </w:tcPr>
        <w:p w14:paraId="7D6E496A" w14:textId="77777777" w:rsidR="00FF4666" w:rsidRPr="00496CF1" w:rsidRDefault="00926DCB"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Pre-Cooling</w:t>
          </w:r>
        </w:p>
      </w:tc>
      <w:tc>
        <w:tcPr>
          <w:tcW w:w="2500" w:type="pct"/>
          <w:gridSpan w:val="2"/>
          <w:tcBorders>
            <w:left w:val="nil"/>
          </w:tcBorders>
        </w:tcPr>
        <w:p w14:paraId="0B0367F0" w14:textId="0BA18D0A" w:rsidR="00FF4666" w:rsidRPr="00496CF1" w:rsidRDefault="00FF4666"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8F260F">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38B55630" w14:textId="5A61931E" w:rsidR="00FF4666" w:rsidRPr="00AF7776" w:rsidRDefault="00FF4666"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774D4982" w14:textId="77777777" w:rsidTr="00082521">
      <w:trPr>
        <w:cantSplit/>
        <w:trHeight w:val="288"/>
      </w:trPr>
      <w:tc>
        <w:tcPr>
          <w:tcW w:w="3738" w:type="pct"/>
          <w:gridSpan w:val="2"/>
          <w:tcBorders>
            <w:bottom w:val="single" w:sz="4" w:space="0" w:color="auto"/>
            <w:right w:val="nil"/>
          </w:tcBorders>
          <w:vAlign w:val="center"/>
        </w:tcPr>
        <w:p w14:paraId="26944049" w14:textId="77777777" w:rsidR="00FF4666" w:rsidRPr="00496CF1" w:rsidRDefault="00FF4666"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2073032B" w14:textId="77777777" w:rsidR="00FF4666" w:rsidRPr="00496CF1" w:rsidRDefault="00FF4666" w:rsidP="001D1C0D">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w:t>
          </w:r>
          <w:r w:rsidR="009B651E">
            <w:rPr>
              <w:rFonts w:asciiTheme="minorHAnsi" w:eastAsia="Times New Roman" w:hAnsiTheme="minorHAnsi"/>
              <w:bCs/>
              <w:sz w:val="20"/>
              <w:szCs w:val="20"/>
            </w:rPr>
            <w:t>4</w:t>
          </w:r>
          <w:r>
            <w:rPr>
              <w:rFonts w:asciiTheme="minorHAnsi" w:eastAsia="Times New Roman" w:hAnsiTheme="minorHAnsi"/>
              <w:bCs/>
              <w:sz w:val="20"/>
              <w:szCs w:val="20"/>
            </w:rPr>
            <w:t>-</w:t>
          </w:r>
          <w:r w:rsidR="00926DCB">
            <w:rPr>
              <w:rFonts w:asciiTheme="minorHAnsi" w:eastAsia="Times New Roman" w:hAnsiTheme="minorHAnsi"/>
              <w:bCs/>
              <w:sz w:val="20"/>
              <w:szCs w:val="20"/>
            </w:rPr>
            <w:t>E</w:t>
          </w:r>
        </w:p>
      </w:tc>
    </w:tr>
    <w:tr w:rsidR="00FF4666" w:rsidRPr="00496CF1" w14:paraId="049CE455" w14:textId="77777777" w:rsidTr="00082521">
      <w:trPr>
        <w:cantSplit/>
        <w:trHeight w:val="288"/>
      </w:trPr>
      <w:tc>
        <w:tcPr>
          <w:tcW w:w="2500" w:type="pct"/>
          <w:tcBorders>
            <w:right w:val="nil"/>
          </w:tcBorders>
        </w:tcPr>
        <w:p w14:paraId="6B09E59A" w14:textId="77777777" w:rsidR="00FF4666" w:rsidRPr="00496CF1" w:rsidRDefault="007B0E8E"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Pre-Cooling</w:t>
          </w:r>
        </w:p>
      </w:tc>
      <w:tc>
        <w:tcPr>
          <w:tcW w:w="2500" w:type="pct"/>
          <w:gridSpan w:val="2"/>
          <w:tcBorders>
            <w:left w:val="nil"/>
          </w:tcBorders>
        </w:tcPr>
        <w:p w14:paraId="75BA3C01" w14:textId="0326F22E"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8F260F">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11F04EFF" w14:textId="317AB702" w:rsidR="00FF4666" w:rsidRPr="00FF77DD" w:rsidRDefault="00FF4666" w:rsidP="003C0502">
    <w:pPr>
      <w:pStyle w:val="Header"/>
      <w:spacing w:after="0"/>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3188BC9E">
      <w:start w:val="1"/>
      <w:numFmt w:val="decimal"/>
      <w:lvlText w:val="%4."/>
      <w:lvlJc w:val="left"/>
      <w:pPr>
        <w:ind w:left="2880" w:hanging="360"/>
      </w:pPr>
      <w:rPr>
        <w:rFonts w:hint="default"/>
        <w:sz w:val="18"/>
        <w:szCs w:val="20"/>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0DE00292"/>
    <w:multiLevelType w:val="hybridMultilevel"/>
    <w:tmpl w:val="9D321120"/>
    <w:lvl w:ilvl="0" w:tplc="3EC0A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D4FAA"/>
    <w:multiLevelType w:val="hybridMultilevel"/>
    <w:tmpl w:val="3D58CDCC"/>
    <w:lvl w:ilvl="0" w:tplc="AA7E24E8">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2A35CE"/>
    <w:multiLevelType w:val="hybridMultilevel"/>
    <w:tmpl w:val="528C5160"/>
    <w:lvl w:ilvl="0" w:tplc="6AD4C8AC">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F46B38"/>
    <w:multiLevelType w:val="hybridMultilevel"/>
    <w:tmpl w:val="B10EDAA8"/>
    <w:lvl w:ilvl="0" w:tplc="F84C2A6C">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6A56D2"/>
    <w:multiLevelType w:val="hybridMultilevel"/>
    <w:tmpl w:val="ADA06E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0336D3"/>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8774B7"/>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33"/>
  </w:num>
  <w:num w:numId="3">
    <w:abstractNumId w:val="32"/>
  </w:num>
  <w:num w:numId="4">
    <w:abstractNumId w:val="1"/>
  </w:num>
  <w:num w:numId="5">
    <w:abstractNumId w:val="7"/>
  </w:num>
  <w:num w:numId="6">
    <w:abstractNumId w:val="17"/>
  </w:num>
  <w:num w:numId="7">
    <w:abstractNumId w:val="15"/>
  </w:num>
  <w:num w:numId="8">
    <w:abstractNumId w:val="19"/>
  </w:num>
  <w:num w:numId="9">
    <w:abstractNumId w:val="30"/>
  </w:num>
  <w:num w:numId="10">
    <w:abstractNumId w:val="5"/>
  </w:num>
  <w:num w:numId="11">
    <w:abstractNumId w:val="18"/>
  </w:num>
  <w:num w:numId="12">
    <w:abstractNumId w:val="14"/>
  </w:num>
  <w:num w:numId="13">
    <w:abstractNumId w:val="11"/>
  </w:num>
  <w:num w:numId="14">
    <w:abstractNumId w:val="27"/>
  </w:num>
  <w:num w:numId="15">
    <w:abstractNumId w:val="21"/>
  </w:num>
  <w:num w:numId="16">
    <w:abstractNumId w:val="8"/>
  </w:num>
  <w:num w:numId="17">
    <w:abstractNumId w:val="23"/>
  </w:num>
  <w:num w:numId="18">
    <w:abstractNumId w:val="34"/>
  </w:num>
  <w:num w:numId="19">
    <w:abstractNumId w:val="0"/>
  </w:num>
  <w:num w:numId="20">
    <w:abstractNumId w:val="11"/>
  </w:num>
  <w:num w:numId="21">
    <w:abstractNumId w:val="13"/>
  </w:num>
  <w:num w:numId="22">
    <w:abstractNumId w:val="25"/>
  </w:num>
  <w:num w:numId="23">
    <w:abstractNumId w:val="9"/>
  </w:num>
  <w:num w:numId="24">
    <w:abstractNumId w:val="3"/>
  </w:num>
  <w:num w:numId="25">
    <w:abstractNumId w:val="4"/>
  </w:num>
  <w:num w:numId="26">
    <w:abstractNumId w:val="20"/>
  </w:num>
  <w:num w:numId="27">
    <w:abstractNumId w:val="29"/>
  </w:num>
  <w:num w:numId="28">
    <w:abstractNumId w:val="24"/>
  </w:num>
  <w:num w:numId="29">
    <w:abstractNumId w:val="35"/>
  </w:num>
  <w:num w:numId="30">
    <w:abstractNumId w:val="2"/>
  </w:num>
  <w:num w:numId="31">
    <w:abstractNumId w:val="31"/>
  </w:num>
  <w:num w:numId="32">
    <w:abstractNumId w:val="28"/>
  </w:num>
  <w:num w:numId="33">
    <w:abstractNumId w:val="26"/>
  </w:num>
  <w:num w:numId="34">
    <w:abstractNumId w:val="22"/>
  </w:num>
  <w:num w:numId="35">
    <w:abstractNumId w:val="16"/>
  </w:num>
  <w:num w:numId="36">
    <w:abstractNumId w:val="10"/>
  </w:num>
  <w:num w:numId="3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AbsH2uMI3UUMYfIwdkZRPjA5b8eSYzPyJk3OfoATcFWblcne5xstZTwMiWF/OC+RjbKBmUNRMed4KpxbQ/oeVQ==" w:salt="DjIaf3ugS0Oktq9ZAyEpmQ=="/>
  <w:defaultTabStop w:val="720"/>
  <w:drawingGridHorizontalSpacing w:val="110"/>
  <w:displayHorizontalDrawingGridEvery w:val="2"/>
  <w:displayVerticalDrawingGridEvery w:val="2"/>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1EAA"/>
    <w:rsid w:val="0000210D"/>
    <w:rsid w:val="00007572"/>
    <w:rsid w:val="000120BF"/>
    <w:rsid w:val="00012E40"/>
    <w:rsid w:val="00015017"/>
    <w:rsid w:val="000155FF"/>
    <w:rsid w:val="000322BC"/>
    <w:rsid w:val="00034496"/>
    <w:rsid w:val="0004608F"/>
    <w:rsid w:val="00061EDA"/>
    <w:rsid w:val="00082521"/>
    <w:rsid w:val="00084B1C"/>
    <w:rsid w:val="0008534D"/>
    <w:rsid w:val="00092FF0"/>
    <w:rsid w:val="00093CF3"/>
    <w:rsid w:val="000A40F6"/>
    <w:rsid w:val="000B263D"/>
    <w:rsid w:val="000C523A"/>
    <w:rsid w:val="000D4FE3"/>
    <w:rsid w:val="000E15FD"/>
    <w:rsid w:val="000E2A00"/>
    <w:rsid w:val="000E7A2D"/>
    <w:rsid w:val="000F5754"/>
    <w:rsid w:val="00103E04"/>
    <w:rsid w:val="001076FD"/>
    <w:rsid w:val="001221D2"/>
    <w:rsid w:val="00140921"/>
    <w:rsid w:val="0014485C"/>
    <w:rsid w:val="00144A36"/>
    <w:rsid w:val="00145596"/>
    <w:rsid w:val="001615DA"/>
    <w:rsid w:val="0019110F"/>
    <w:rsid w:val="001959F5"/>
    <w:rsid w:val="001961DA"/>
    <w:rsid w:val="001A2CB8"/>
    <w:rsid w:val="001A50C1"/>
    <w:rsid w:val="001B26D3"/>
    <w:rsid w:val="001C1D7C"/>
    <w:rsid w:val="001D1C0D"/>
    <w:rsid w:val="001D2BBF"/>
    <w:rsid w:val="001D48C9"/>
    <w:rsid w:val="001D6252"/>
    <w:rsid w:val="001D7EE2"/>
    <w:rsid w:val="001F62B7"/>
    <w:rsid w:val="00200106"/>
    <w:rsid w:val="0020430C"/>
    <w:rsid w:val="002139EB"/>
    <w:rsid w:val="002166CE"/>
    <w:rsid w:val="00236569"/>
    <w:rsid w:val="002460B8"/>
    <w:rsid w:val="002603B9"/>
    <w:rsid w:val="002632A7"/>
    <w:rsid w:val="00266994"/>
    <w:rsid w:val="00267060"/>
    <w:rsid w:val="0027567E"/>
    <w:rsid w:val="00285695"/>
    <w:rsid w:val="00285DBE"/>
    <w:rsid w:val="002A7B2E"/>
    <w:rsid w:val="002B4B1E"/>
    <w:rsid w:val="002C1016"/>
    <w:rsid w:val="002E2B7C"/>
    <w:rsid w:val="002E2BA2"/>
    <w:rsid w:val="002E6DA7"/>
    <w:rsid w:val="0030001B"/>
    <w:rsid w:val="0032608E"/>
    <w:rsid w:val="00326C73"/>
    <w:rsid w:val="003339CD"/>
    <w:rsid w:val="00334868"/>
    <w:rsid w:val="00336D4C"/>
    <w:rsid w:val="003569A7"/>
    <w:rsid w:val="00356F33"/>
    <w:rsid w:val="00367E6D"/>
    <w:rsid w:val="00372A4E"/>
    <w:rsid w:val="00372E61"/>
    <w:rsid w:val="003732DF"/>
    <w:rsid w:val="00391B6D"/>
    <w:rsid w:val="00392ACC"/>
    <w:rsid w:val="003A44AF"/>
    <w:rsid w:val="003A61B8"/>
    <w:rsid w:val="003A6D01"/>
    <w:rsid w:val="003C013D"/>
    <w:rsid w:val="003C0502"/>
    <w:rsid w:val="003C2ABA"/>
    <w:rsid w:val="003C4F75"/>
    <w:rsid w:val="003C6F8E"/>
    <w:rsid w:val="003C7B4A"/>
    <w:rsid w:val="003E2AB8"/>
    <w:rsid w:val="003E52E0"/>
    <w:rsid w:val="003F2E89"/>
    <w:rsid w:val="003F5975"/>
    <w:rsid w:val="003F7629"/>
    <w:rsid w:val="004109DE"/>
    <w:rsid w:val="0041500D"/>
    <w:rsid w:val="00434055"/>
    <w:rsid w:val="00441822"/>
    <w:rsid w:val="00451670"/>
    <w:rsid w:val="00452150"/>
    <w:rsid w:val="0045400A"/>
    <w:rsid w:val="004645C2"/>
    <w:rsid w:val="004703E2"/>
    <w:rsid w:val="00470FAD"/>
    <w:rsid w:val="004761C1"/>
    <w:rsid w:val="0047647D"/>
    <w:rsid w:val="00481F75"/>
    <w:rsid w:val="00483750"/>
    <w:rsid w:val="004875A1"/>
    <w:rsid w:val="00487F56"/>
    <w:rsid w:val="004938A4"/>
    <w:rsid w:val="00495331"/>
    <w:rsid w:val="0049575B"/>
    <w:rsid w:val="00495C52"/>
    <w:rsid w:val="00495D3F"/>
    <w:rsid w:val="00496CF1"/>
    <w:rsid w:val="004A764F"/>
    <w:rsid w:val="004C2CA1"/>
    <w:rsid w:val="004C5B47"/>
    <w:rsid w:val="004C602E"/>
    <w:rsid w:val="004D33F4"/>
    <w:rsid w:val="004D3AD2"/>
    <w:rsid w:val="00500DE8"/>
    <w:rsid w:val="00504E9E"/>
    <w:rsid w:val="005057DF"/>
    <w:rsid w:val="00510045"/>
    <w:rsid w:val="00513873"/>
    <w:rsid w:val="00531171"/>
    <w:rsid w:val="005332E3"/>
    <w:rsid w:val="00545940"/>
    <w:rsid w:val="00550193"/>
    <w:rsid w:val="00552025"/>
    <w:rsid w:val="00553E1C"/>
    <w:rsid w:val="00555DA3"/>
    <w:rsid w:val="0056031D"/>
    <w:rsid w:val="005608C4"/>
    <w:rsid w:val="005C464C"/>
    <w:rsid w:val="005C58DB"/>
    <w:rsid w:val="005E01E1"/>
    <w:rsid w:val="005E1204"/>
    <w:rsid w:val="005E1CEF"/>
    <w:rsid w:val="005E66BC"/>
    <w:rsid w:val="005E7758"/>
    <w:rsid w:val="005E7905"/>
    <w:rsid w:val="005F1444"/>
    <w:rsid w:val="005F157F"/>
    <w:rsid w:val="005F1728"/>
    <w:rsid w:val="0060558D"/>
    <w:rsid w:val="0061243F"/>
    <w:rsid w:val="00622F96"/>
    <w:rsid w:val="00625042"/>
    <w:rsid w:val="00632F45"/>
    <w:rsid w:val="00644136"/>
    <w:rsid w:val="0064458F"/>
    <w:rsid w:val="00650B66"/>
    <w:rsid w:val="00653DF7"/>
    <w:rsid w:val="00660438"/>
    <w:rsid w:val="00661761"/>
    <w:rsid w:val="00662C3C"/>
    <w:rsid w:val="00664A75"/>
    <w:rsid w:val="00666F6C"/>
    <w:rsid w:val="006802FC"/>
    <w:rsid w:val="006911D3"/>
    <w:rsid w:val="00691CEE"/>
    <w:rsid w:val="006C77D9"/>
    <w:rsid w:val="006D3E78"/>
    <w:rsid w:val="006D5966"/>
    <w:rsid w:val="006E058E"/>
    <w:rsid w:val="006E4D76"/>
    <w:rsid w:val="007060EC"/>
    <w:rsid w:val="00711DF8"/>
    <w:rsid w:val="0071314E"/>
    <w:rsid w:val="00720A87"/>
    <w:rsid w:val="00723CEB"/>
    <w:rsid w:val="007304C6"/>
    <w:rsid w:val="007378CF"/>
    <w:rsid w:val="00751EDD"/>
    <w:rsid w:val="00755B02"/>
    <w:rsid w:val="00760122"/>
    <w:rsid w:val="007617C2"/>
    <w:rsid w:val="0076440E"/>
    <w:rsid w:val="007834A1"/>
    <w:rsid w:val="007B0E8E"/>
    <w:rsid w:val="007B6227"/>
    <w:rsid w:val="007D0716"/>
    <w:rsid w:val="007D4D06"/>
    <w:rsid w:val="007D691A"/>
    <w:rsid w:val="007E0233"/>
    <w:rsid w:val="007E2192"/>
    <w:rsid w:val="007E2299"/>
    <w:rsid w:val="007E7465"/>
    <w:rsid w:val="007E7E02"/>
    <w:rsid w:val="007F2497"/>
    <w:rsid w:val="007F66DE"/>
    <w:rsid w:val="00802B42"/>
    <w:rsid w:val="0081067F"/>
    <w:rsid w:val="00814C69"/>
    <w:rsid w:val="00816B3D"/>
    <w:rsid w:val="008278BD"/>
    <w:rsid w:val="00832126"/>
    <w:rsid w:val="00832D40"/>
    <w:rsid w:val="00835A59"/>
    <w:rsid w:val="008448EA"/>
    <w:rsid w:val="00856D36"/>
    <w:rsid w:val="00862D0F"/>
    <w:rsid w:val="00863D38"/>
    <w:rsid w:val="00864090"/>
    <w:rsid w:val="00864FF3"/>
    <w:rsid w:val="00871C85"/>
    <w:rsid w:val="008875CD"/>
    <w:rsid w:val="00887653"/>
    <w:rsid w:val="00890E1F"/>
    <w:rsid w:val="008954BF"/>
    <w:rsid w:val="008A4463"/>
    <w:rsid w:val="008A5696"/>
    <w:rsid w:val="008A7E6D"/>
    <w:rsid w:val="008B4B63"/>
    <w:rsid w:val="008B5D09"/>
    <w:rsid w:val="008C407C"/>
    <w:rsid w:val="008C6AF4"/>
    <w:rsid w:val="008C6E49"/>
    <w:rsid w:val="008E225B"/>
    <w:rsid w:val="008F20DE"/>
    <w:rsid w:val="008F260F"/>
    <w:rsid w:val="008F4967"/>
    <w:rsid w:val="009029E7"/>
    <w:rsid w:val="00902A82"/>
    <w:rsid w:val="00902CE6"/>
    <w:rsid w:val="00903749"/>
    <w:rsid w:val="0090410A"/>
    <w:rsid w:val="00905E96"/>
    <w:rsid w:val="00907905"/>
    <w:rsid w:val="00911B26"/>
    <w:rsid w:val="00912109"/>
    <w:rsid w:val="00913566"/>
    <w:rsid w:val="0092246A"/>
    <w:rsid w:val="00922B8D"/>
    <w:rsid w:val="00926DCB"/>
    <w:rsid w:val="009271B8"/>
    <w:rsid w:val="00934A16"/>
    <w:rsid w:val="0093681E"/>
    <w:rsid w:val="00936990"/>
    <w:rsid w:val="009400E2"/>
    <w:rsid w:val="00944721"/>
    <w:rsid w:val="00952ABE"/>
    <w:rsid w:val="00956A4B"/>
    <w:rsid w:val="009577D0"/>
    <w:rsid w:val="00957C69"/>
    <w:rsid w:val="00960C03"/>
    <w:rsid w:val="009627CD"/>
    <w:rsid w:val="00963CDB"/>
    <w:rsid w:val="00965B0E"/>
    <w:rsid w:val="009719AD"/>
    <w:rsid w:val="00975975"/>
    <w:rsid w:val="009770D4"/>
    <w:rsid w:val="0098438B"/>
    <w:rsid w:val="00986966"/>
    <w:rsid w:val="009B0C60"/>
    <w:rsid w:val="009B2204"/>
    <w:rsid w:val="009B4833"/>
    <w:rsid w:val="009B651E"/>
    <w:rsid w:val="009B6988"/>
    <w:rsid w:val="009C3894"/>
    <w:rsid w:val="009C4198"/>
    <w:rsid w:val="009D33F9"/>
    <w:rsid w:val="009E0BD3"/>
    <w:rsid w:val="009E177D"/>
    <w:rsid w:val="009F4A90"/>
    <w:rsid w:val="009F5172"/>
    <w:rsid w:val="00A0126A"/>
    <w:rsid w:val="00A15714"/>
    <w:rsid w:val="00A36156"/>
    <w:rsid w:val="00A42E17"/>
    <w:rsid w:val="00A53947"/>
    <w:rsid w:val="00A65221"/>
    <w:rsid w:val="00A6714E"/>
    <w:rsid w:val="00A700B6"/>
    <w:rsid w:val="00A802D4"/>
    <w:rsid w:val="00A8774A"/>
    <w:rsid w:val="00A91B8F"/>
    <w:rsid w:val="00A946AB"/>
    <w:rsid w:val="00AA2AFE"/>
    <w:rsid w:val="00AA3E7C"/>
    <w:rsid w:val="00AB4171"/>
    <w:rsid w:val="00AB70C1"/>
    <w:rsid w:val="00AC02C1"/>
    <w:rsid w:val="00AC1E62"/>
    <w:rsid w:val="00AC7F70"/>
    <w:rsid w:val="00AD1F69"/>
    <w:rsid w:val="00AD2A51"/>
    <w:rsid w:val="00AE0672"/>
    <w:rsid w:val="00AF7776"/>
    <w:rsid w:val="00B11D97"/>
    <w:rsid w:val="00B13309"/>
    <w:rsid w:val="00B156CF"/>
    <w:rsid w:val="00B2520A"/>
    <w:rsid w:val="00B477C8"/>
    <w:rsid w:val="00B47F52"/>
    <w:rsid w:val="00B528CF"/>
    <w:rsid w:val="00B5580B"/>
    <w:rsid w:val="00B7621B"/>
    <w:rsid w:val="00B77E6C"/>
    <w:rsid w:val="00B80D94"/>
    <w:rsid w:val="00B815A9"/>
    <w:rsid w:val="00B82A05"/>
    <w:rsid w:val="00B83A59"/>
    <w:rsid w:val="00B9051E"/>
    <w:rsid w:val="00BB282A"/>
    <w:rsid w:val="00BB712E"/>
    <w:rsid w:val="00BB7AA4"/>
    <w:rsid w:val="00BC0F4D"/>
    <w:rsid w:val="00BC6048"/>
    <w:rsid w:val="00BC7208"/>
    <w:rsid w:val="00BE041F"/>
    <w:rsid w:val="00BF3798"/>
    <w:rsid w:val="00C22098"/>
    <w:rsid w:val="00C25A5C"/>
    <w:rsid w:val="00C45933"/>
    <w:rsid w:val="00C51101"/>
    <w:rsid w:val="00C52665"/>
    <w:rsid w:val="00C6014E"/>
    <w:rsid w:val="00C631A6"/>
    <w:rsid w:val="00C72D02"/>
    <w:rsid w:val="00C72E36"/>
    <w:rsid w:val="00C73D60"/>
    <w:rsid w:val="00C73FEB"/>
    <w:rsid w:val="00C76263"/>
    <w:rsid w:val="00C8339F"/>
    <w:rsid w:val="00C940C3"/>
    <w:rsid w:val="00C95017"/>
    <w:rsid w:val="00CB124D"/>
    <w:rsid w:val="00CB5516"/>
    <w:rsid w:val="00CC542D"/>
    <w:rsid w:val="00CD1198"/>
    <w:rsid w:val="00CE2286"/>
    <w:rsid w:val="00CE5AF4"/>
    <w:rsid w:val="00CF4137"/>
    <w:rsid w:val="00CF60D3"/>
    <w:rsid w:val="00D04757"/>
    <w:rsid w:val="00D14F65"/>
    <w:rsid w:val="00D1519F"/>
    <w:rsid w:val="00D1733A"/>
    <w:rsid w:val="00D24170"/>
    <w:rsid w:val="00D25FD8"/>
    <w:rsid w:val="00D27AC0"/>
    <w:rsid w:val="00D27DE4"/>
    <w:rsid w:val="00D328E7"/>
    <w:rsid w:val="00D33BC3"/>
    <w:rsid w:val="00D35487"/>
    <w:rsid w:val="00D47A58"/>
    <w:rsid w:val="00D5049E"/>
    <w:rsid w:val="00D664B5"/>
    <w:rsid w:val="00D73292"/>
    <w:rsid w:val="00D7492C"/>
    <w:rsid w:val="00D7699D"/>
    <w:rsid w:val="00D85AE6"/>
    <w:rsid w:val="00D85C15"/>
    <w:rsid w:val="00DB2459"/>
    <w:rsid w:val="00DC762F"/>
    <w:rsid w:val="00DC7F5A"/>
    <w:rsid w:val="00DD7B98"/>
    <w:rsid w:val="00DE262E"/>
    <w:rsid w:val="00DF5297"/>
    <w:rsid w:val="00E00A2B"/>
    <w:rsid w:val="00E06E50"/>
    <w:rsid w:val="00E10501"/>
    <w:rsid w:val="00E12414"/>
    <w:rsid w:val="00E124F8"/>
    <w:rsid w:val="00E256C2"/>
    <w:rsid w:val="00E33591"/>
    <w:rsid w:val="00E36FC1"/>
    <w:rsid w:val="00E4371A"/>
    <w:rsid w:val="00E46989"/>
    <w:rsid w:val="00E53E4C"/>
    <w:rsid w:val="00E55B8F"/>
    <w:rsid w:val="00E60A80"/>
    <w:rsid w:val="00E67035"/>
    <w:rsid w:val="00E7539F"/>
    <w:rsid w:val="00E75E99"/>
    <w:rsid w:val="00E76ABA"/>
    <w:rsid w:val="00E829F5"/>
    <w:rsid w:val="00E82F29"/>
    <w:rsid w:val="00E84D23"/>
    <w:rsid w:val="00E94E5A"/>
    <w:rsid w:val="00EA36F6"/>
    <w:rsid w:val="00EA6B1F"/>
    <w:rsid w:val="00EA6CB1"/>
    <w:rsid w:val="00EB0F0C"/>
    <w:rsid w:val="00EB7DC2"/>
    <w:rsid w:val="00EE2C79"/>
    <w:rsid w:val="00EF23C0"/>
    <w:rsid w:val="00F116F6"/>
    <w:rsid w:val="00F15985"/>
    <w:rsid w:val="00F20B67"/>
    <w:rsid w:val="00F2157F"/>
    <w:rsid w:val="00F32643"/>
    <w:rsid w:val="00F35F46"/>
    <w:rsid w:val="00F3709F"/>
    <w:rsid w:val="00F4008E"/>
    <w:rsid w:val="00F506B1"/>
    <w:rsid w:val="00F51A12"/>
    <w:rsid w:val="00F60148"/>
    <w:rsid w:val="00F61B08"/>
    <w:rsid w:val="00F63D86"/>
    <w:rsid w:val="00F75C18"/>
    <w:rsid w:val="00F770C5"/>
    <w:rsid w:val="00F822A0"/>
    <w:rsid w:val="00F85ED7"/>
    <w:rsid w:val="00F95A13"/>
    <w:rsid w:val="00FC1211"/>
    <w:rsid w:val="00FC26C4"/>
    <w:rsid w:val="00FC45CF"/>
    <w:rsid w:val="00FE1064"/>
    <w:rsid w:val="00FF4666"/>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04B45AB6"/>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504E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C17680-AFB9-4B73-92F1-3C1C6C343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AB7A73-82F3-4391-85F0-17C3297DC312}">
  <ds:schemaRefs>
    <ds:schemaRef ds:uri="http://schemas.openxmlformats.org/officeDocument/2006/bibliography"/>
  </ds:schemaRefs>
</ds:datastoreItem>
</file>

<file path=customXml/itemProps3.xml><?xml version="1.0" encoding="utf-8"?>
<ds:datastoreItem xmlns:ds="http://schemas.openxmlformats.org/officeDocument/2006/customXml" ds:itemID="{6E821313-9844-4B50-9553-A85A005BB030}">
  <ds:schemaRefs>
    <ds:schemaRef ds:uri="http://schemas.openxmlformats.org/officeDocument/2006/bibliography"/>
  </ds:schemaRefs>
</ds:datastoreItem>
</file>

<file path=customXml/itemProps4.xml><?xml version="1.0" encoding="utf-8"?>
<ds:datastoreItem xmlns:ds="http://schemas.openxmlformats.org/officeDocument/2006/customXml" ds:itemID="{D9085A29-2962-436E-B6AA-25C24E8F79F5}">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887F28A4-023A-42BF-9413-E8F9C442EC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5</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Geiser, Che@Energy</cp:lastModifiedBy>
  <cp:revision>8</cp:revision>
  <cp:lastPrinted>2018-05-09T20:09:00Z</cp:lastPrinted>
  <dcterms:created xsi:type="dcterms:W3CDTF">2019-11-18T17:05:00Z</dcterms:created>
  <dcterms:modified xsi:type="dcterms:W3CDTF">2022-04-11T20:42:00Z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