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4BAA81AF" w14:textId="77777777" w:rsidTr="0025378F">
        <w:trPr>
          <w:cantSplit/>
          <w:trHeight w:val="144"/>
        </w:trPr>
        <w:tc>
          <w:tcPr>
            <w:tcW w:w="11030" w:type="dxa"/>
            <w:gridSpan w:val="3"/>
            <w:tcBorders>
              <w:top w:val="single" w:sz="4" w:space="0" w:color="auto"/>
            </w:tcBorders>
            <w:vAlign w:val="center"/>
          </w:tcPr>
          <w:p w14:paraId="4BAA81AE" w14:textId="77777777" w:rsidR="00952AA6" w:rsidRPr="00926D9A" w:rsidRDefault="00952AA6" w:rsidP="0025378F">
            <w:pPr>
              <w:keepNext/>
              <w:rPr>
                <w:rFonts w:asciiTheme="minorHAnsi" w:hAnsiTheme="minorHAnsi"/>
                <w:b/>
                <w:sz w:val="18"/>
                <w:szCs w:val="18"/>
              </w:rPr>
            </w:pPr>
            <w:r w:rsidRPr="00502177">
              <w:rPr>
                <w:rFonts w:asciiTheme="minorHAnsi" w:hAnsiTheme="minorHAnsi"/>
                <w:b/>
                <w:szCs w:val="18"/>
              </w:rPr>
              <w:t>A. Ducted Cooling System Information</w:t>
            </w:r>
          </w:p>
        </w:tc>
      </w:tr>
      <w:tr w:rsidR="0025378F" w:rsidRPr="00926D9A" w14:paraId="4BAA81B3" w14:textId="77777777" w:rsidTr="0025378F">
        <w:trPr>
          <w:cantSplit/>
          <w:trHeight w:val="144"/>
        </w:trPr>
        <w:tc>
          <w:tcPr>
            <w:tcW w:w="475" w:type="dxa"/>
            <w:vAlign w:val="center"/>
          </w:tcPr>
          <w:p w14:paraId="4BAA81B0"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4BAA81B1" w14:textId="2FDDC9AB"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4BAA81B2"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4BAA81B7" w14:textId="77777777" w:rsidTr="0025378F">
        <w:trPr>
          <w:cantSplit/>
          <w:trHeight w:val="144"/>
        </w:trPr>
        <w:tc>
          <w:tcPr>
            <w:tcW w:w="475" w:type="dxa"/>
            <w:vAlign w:val="center"/>
          </w:tcPr>
          <w:p w14:paraId="4BAA81B4"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4BAA81B5" w14:textId="6A8E7943" w:rsidR="0025378F" w:rsidRPr="00926D9A" w:rsidRDefault="0025378F" w:rsidP="0025378F">
            <w:pPr>
              <w:rPr>
                <w:rFonts w:asciiTheme="minorHAnsi" w:hAnsiTheme="minorHAnsi"/>
                <w:sz w:val="18"/>
                <w:szCs w:val="18"/>
              </w:rPr>
            </w:pPr>
            <w:r w:rsidRPr="00926D9A">
              <w:rPr>
                <w:rFonts w:asciiTheme="minorHAnsi" w:hAnsiTheme="minorHAnsi"/>
                <w:sz w:val="18"/>
                <w:szCs w:val="18"/>
              </w:rPr>
              <w:t xml:space="preserve">System Location or Area Served </w:t>
            </w:r>
          </w:p>
        </w:tc>
        <w:tc>
          <w:tcPr>
            <w:tcW w:w="5605" w:type="dxa"/>
            <w:vAlign w:val="center"/>
          </w:tcPr>
          <w:p w14:paraId="4BAA81B6" w14:textId="77777777" w:rsidR="0025378F" w:rsidRPr="00926D9A" w:rsidRDefault="0025378F" w:rsidP="0025378F">
            <w:pPr>
              <w:rPr>
                <w:rFonts w:asciiTheme="minorHAnsi" w:hAnsiTheme="minorHAnsi"/>
                <w:sz w:val="18"/>
                <w:szCs w:val="18"/>
              </w:rPr>
            </w:pPr>
          </w:p>
        </w:tc>
      </w:tr>
      <w:tr w:rsidR="007A6D82" w:rsidRPr="00926D9A" w14:paraId="26929C36" w14:textId="77777777" w:rsidTr="007A6D8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7CB4759" w14:textId="61E74F3C" w:rsidR="007A6D82" w:rsidRPr="007A6D82" w:rsidRDefault="007A6D82" w:rsidP="007A6D82">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C7D03C9" w14:textId="13F14803" w:rsidR="007A6D82" w:rsidRPr="007A6D82" w:rsidRDefault="007A6D82" w:rsidP="007A6D82">
            <w:pPr>
              <w:rPr>
                <w:rFonts w:asciiTheme="minorHAnsi" w:hAnsiTheme="minorHAnsi"/>
                <w:sz w:val="18"/>
                <w:szCs w:val="18"/>
              </w:rPr>
            </w:pPr>
            <w:r w:rsidRPr="007A6D82">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vAlign w:val="center"/>
          </w:tcPr>
          <w:p w14:paraId="6307353F" w14:textId="77777777" w:rsidR="007A6D82" w:rsidRPr="00926D9A" w:rsidRDefault="007A6D82" w:rsidP="007A6D82">
            <w:pPr>
              <w:rPr>
                <w:rFonts w:asciiTheme="minorHAnsi" w:hAnsiTheme="minorHAnsi"/>
                <w:sz w:val="18"/>
                <w:szCs w:val="18"/>
              </w:rPr>
            </w:pPr>
          </w:p>
        </w:tc>
      </w:tr>
      <w:tr w:rsidR="007A6D82" w:rsidRPr="00926D9A" w14:paraId="4BAA81BB" w14:textId="77777777" w:rsidTr="0025378F">
        <w:trPr>
          <w:cantSplit/>
          <w:trHeight w:val="144"/>
        </w:trPr>
        <w:tc>
          <w:tcPr>
            <w:tcW w:w="475" w:type="dxa"/>
            <w:vAlign w:val="center"/>
          </w:tcPr>
          <w:p w14:paraId="4BAA81B8" w14:textId="6759D822"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4</w:t>
            </w:r>
          </w:p>
        </w:tc>
        <w:tc>
          <w:tcPr>
            <w:tcW w:w="4950" w:type="dxa"/>
            <w:vAlign w:val="center"/>
          </w:tcPr>
          <w:p w14:paraId="4BAA81B9" w14:textId="76CEFEDD" w:rsidR="007A6D82" w:rsidRPr="00926D9A" w:rsidRDefault="007A6D82" w:rsidP="007A6D82">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4BAA81BA" w14:textId="77777777" w:rsidR="007A6D82" w:rsidRPr="00926D9A" w:rsidRDefault="007A6D82" w:rsidP="007A6D82">
            <w:pPr>
              <w:pStyle w:val="ListParagraph"/>
              <w:ind w:left="0"/>
              <w:rPr>
                <w:rFonts w:asciiTheme="minorHAnsi" w:hAnsiTheme="minorHAnsi"/>
                <w:sz w:val="18"/>
                <w:szCs w:val="18"/>
              </w:rPr>
            </w:pPr>
          </w:p>
        </w:tc>
      </w:tr>
      <w:tr w:rsidR="007A6D82" w:rsidRPr="00926D9A" w14:paraId="4BAA81BF" w14:textId="77777777" w:rsidTr="0025378F">
        <w:trPr>
          <w:cantSplit/>
          <w:trHeight w:val="144"/>
        </w:trPr>
        <w:tc>
          <w:tcPr>
            <w:tcW w:w="475" w:type="dxa"/>
            <w:vAlign w:val="center"/>
          </w:tcPr>
          <w:p w14:paraId="4BAA81BC" w14:textId="7CC5762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5</w:t>
            </w:r>
          </w:p>
        </w:tc>
        <w:tc>
          <w:tcPr>
            <w:tcW w:w="4950" w:type="dxa"/>
            <w:vAlign w:val="center"/>
          </w:tcPr>
          <w:p w14:paraId="4BAA81BD" w14:textId="7E146A54"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4BAA81BE" w14:textId="77777777" w:rsidR="007A6D82" w:rsidRPr="00926D9A" w:rsidRDefault="007A6D82" w:rsidP="007A6D82">
            <w:pPr>
              <w:rPr>
                <w:rFonts w:asciiTheme="minorHAnsi" w:hAnsiTheme="minorHAnsi"/>
                <w:sz w:val="18"/>
                <w:szCs w:val="18"/>
              </w:rPr>
            </w:pPr>
          </w:p>
        </w:tc>
      </w:tr>
      <w:tr w:rsidR="007A6D82" w:rsidRPr="00926D9A" w14:paraId="4BAA81C3" w14:textId="77777777" w:rsidTr="0025378F">
        <w:trPr>
          <w:cantSplit/>
          <w:trHeight w:val="144"/>
        </w:trPr>
        <w:tc>
          <w:tcPr>
            <w:tcW w:w="475" w:type="dxa"/>
            <w:vAlign w:val="center"/>
          </w:tcPr>
          <w:p w14:paraId="4BAA81C0" w14:textId="3E5396C8"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6</w:t>
            </w:r>
          </w:p>
        </w:tc>
        <w:tc>
          <w:tcPr>
            <w:tcW w:w="4950" w:type="dxa"/>
            <w:vAlign w:val="center"/>
          </w:tcPr>
          <w:p w14:paraId="4BAA81C1" w14:textId="70401711"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4BAA81C2" w14:textId="77777777" w:rsidR="007A6D82" w:rsidRPr="00926D9A" w:rsidRDefault="007A6D82" w:rsidP="007A6D82">
            <w:pPr>
              <w:rPr>
                <w:rFonts w:asciiTheme="minorHAnsi" w:hAnsiTheme="minorHAnsi"/>
                <w:sz w:val="18"/>
                <w:szCs w:val="18"/>
              </w:rPr>
            </w:pPr>
          </w:p>
        </w:tc>
      </w:tr>
      <w:tr w:rsidR="007A6D82" w:rsidRPr="00926D9A" w14:paraId="4BAA81C7" w14:textId="77777777" w:rsidTr="0025378F">
        <w:trPr>
          <w:cantSplit/>
          <w:trHeight w:val="144"/>
        </w:trPr>
        <w:tc>
          <w:tcPr>
            <w:tcW w:w="475" w:type="dxa"/>
            <w:vAlign w:val="center"/>
          </w:tcPr>
          <w:p w14:paraId="4BAA81C4" w14:textId="27CC4901"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7</w:t>
            </w:r>
          </w:p>
        </w:tc>
        <w:tc>
          <w:tcPr>
            <w:tcW w:w="4950" w:type="dxa"/>
            <w:vAlign w:val="center"/>
          </w:tcPr>
          <w:p w14:paraId="4BAA81C5" w14:textId="65C1DF6F"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4BAA81C6" w14:textId="77777777" w:rsidR="007A6D82" w:rsidRPr="00926D9A" w:rsidRDefault="007A6D82" w:rsidP="007A6D82">
            <w:pPr>
              <w:rPr>
                <w:rFonts w:asciiTheme="minorHAnsi" w:hAnsiTheme="minorHAnsi"/>
                <w:sz w:val="18"/>
                <w:szCs w:val="18"/>
              </w:rPr>
            </w:pPr>
          </w:p>
        </w:tc>
      </w:tr>
      <w:tr w:rsidR="007A6D82" w:rsidRPr="00926D9A" w14:paraId="4BAA81CB" w14:textId="77777777" w:rsidTr="0025378F">
        <w:trPr>
          <w:cantSplit/>
          <w:trHeight w:val="144"/>
        </w:trPr>
        <w:tc>
          <w:tcPr>
            <w:tcW w:w="475" w:type="dxa"/>
            <w:vAlign w:val="center"/>
          </w:tcPr>
          <w:p w14:paraId="4BAA81C8" w14:textId="631976B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8</w:t>
            </w:r>
          </w:p>
        </w:tc>
        <w:tc>
          <w:tcPr>
            <w:tcW w:w="4950" w:type="dxa"/>
            <w:vAlign w:val="center"/>
          </w:tcPr>
          <w:p w14:paraId="4BAA81C9" w14:textId="59A593B1"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4BAA81CA" w14:textId="77777777" w:rsidR="007A6D82" w:rsidRPr="00926D9A" w:rsidRDefault="007A6D82" w:rsidP="007A6D82">
            <w:pPr>
              <w:rPr>
                <w:rFonts w:asciiTheme="minorHAnsi" w:hAnsiTheme="minorHAnsi"/>
                <w:sz w:val="18"/>
                <w:szCs w:val="18"/>
              </w:rPr>
            </w:pPr>
          </w:p>
        </w:tc>
      </w:tr>
      <w:tr w:rsidR="007A6D82" w:rsidRPr="00926D9A" w14:paraId="4BAA81CF" w14:textId="77777777" w:rsidTr="0025378F">
        <w:trPr>
          <w:cantSplit/>
          <w:trHeight w:val="144"/>
        </w:trPr>
        <w:tc>
          <w:tcPr>
            <w:tcW w:w="475" w:type="dxa"/>
            <w:vAlign w:val="center"/>
          </w:tcPr>
          <w:p w14:paraId="4BAA81CC" w14:textId="62ED2685"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9</w:t>
            </w:r>
          </w:p>
        </w:tc>
        <w:tc>
          <w:tcPr>
            <w:tcW w:w="4950" w:type="dxa"/>
            <w:vAlign w:val="center"/>
          </w:tcPr>
          <w:p w14:paraId="4BAA81CD" w14:textId="401FDC7F"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4BAA81CE" w14:textId="77777777" w:rsidR="007A6D82" w:rsidRPr="00926D9A" w:rsidRDefault="007A6D82" w:rsidP="007A6D82">
            <w:pPr>
              <w:pStyle w:val="ListParagraph"/>
              <w:keepNext/>
              <w:ind w:left="0"/>
              <w:rPr>
                <w:rFonts w:asciiTheme="minorHAnsi" w:hAnsiTheme="minorHAnsi"/>
                <w:sz w:val="18"/>
                <w:szCs w:val="18"/>
              </w:rPr>
            </w:pPr>
          </w:p>
        </w:tc>
      </w:tr>
      <w:tr w:rsidR="007A6D82" w:rsidRPr="00926D9A" w14:paraId="4BAA81D3" w14:textId="77777777" w:rsidTr="0025378F">
        <w:trPr>
          <w:cantSplit/>
          <w:trHeight w:val="144"/>
        </w:trPr>
        <w:tc>
          <w:tcPr>
            <w:tcW w:w="475" w:type="dxa"/>
            <w:vAlign w:val="center"/>
          </w:tcPr>
          <w:p w14:paraId="4BAA81D0" w14:textId="3EEBB1CE" w:rsidR="007A6D82" w:rsidRPr="00926D9A" w:rsidRDefault="007A6D82" w:rsidP="007A6D8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1D1" w14:textId="215ABCE5"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4BAA81D2" w14:textId="77777777" w:rsidR="007A6D82" w:rsidRPr="00926D9A" w:rsidRDefault="007A6D82" w:rsidP="007A6D82">
            <w:pPr>
              <w:keepNext/>
              <w:rPr>
                <w:rFonts w:asciiTheme="minorHAnsi" w:hAnsiTheme="minorHAnsi"/>
                <w:sz w:val="18"/>
                <w:szCs w:val="18"/>
              </w:rPr>
            </w:pPr>
          </w:p>
        </w:tc>
      </w:tr>
      <w:tr w:rsidR="007A6D82" w:rsidRPr="00926D9A" w14:paraId="4BAA81D7" w14:textId="77777777" w:rsidTr="00502177">
        <w:trPr>
          <w:cantSplit/>
          <w:trHeight w:val="144"/>
        </w:trPr>
        <w:tc>
          <w:tcPr>
            <w:tcW w:w="475" w:type="dxa"/>
            <w:vAlign w:val="center"/>
          </w:tcPr>
          <w:p w14:paraId="4BAA81D4" w14:textId="7310FE7B" w:rsidR="007A6D82" w:rsidRPr="00926D9A" w:rsidDel="006E5AE2" w:rsidRDefault="007A6D82" w:rsidP="007A6D82">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4BAA81D5" w14:textId="310D5EFB"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 xml:space="preserve">Airflow Rate Protocol </w:t>
            </w:r>
            <w:r>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4BAA81D6" w14:textId="77777777" w:rsidR="007A6D82" w:rsidRPr="00926D9A" w:rsidRDefault="007A6D82" w:rsidP="007A6D82">
            <w:pPr>
              <w:keepNext/>
              <w:rPr>
                <w:rFonts w:asciiTheme="minorHAnsi" w:hAnsiTheme="minorHAnsi"/>
                <w:sz w:val="18"/>
                <w:szCs w:val="18"/>
              </w:rPr>
            </w:pPr>
          </w:p>
        </w:tc>
      </w:tr>
      <w:tr w:rsidR="007A6D82" w:rsidRPr="00926D9A" w14:paraId="3D8209DB" w14:textId="77777777" w:rsidTr="00502177">
        <w:trPr>
          <w:cantSplit/>
          <w:trHeight w:val="144"/>
        </w:trPr>
        <w:tc>
          <w:tcPr>
            <w:tcW w:w="475" w:type="dxa"/>
            <w:vAlign w:val="center"/>
          </w:tcPr>
          <w:p w14:paraId="2EC95398" w14:textId="6DFF9BEF" w:rsidR="007A6D82" w:rsidRDefault="007A6D82" w:rsidP="007A6D82">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C98AB22" w14:textId="51016151" w:rsidR="007A6D82" w:rsidRPr="00926D9A" w:rsidRDefault="007A6D82" w:rsidP="007A6D8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7EA2B0B" w14:textId="77777777" w:rsidR="007A6D82" w:rsidRPr="00926D9A" w:rsidRDefault="007A6D82" w:rsidP="007A6D82">
            <w:pPr>
              <w:keepNext/>
              <w:rPr>
                <w:rFonts w:asciiTheme="minorHAnsi" w:hAnsiTheme="minorHAnsi"/>
                <w:sz w:val="18"/>
                <w:szCs w:val="18"/>
              </w:rPr>
            </w:pPr>
          </w:p>
        </w:tc>
      </w:tr>
    </w:tbl>
    <w:p w14:paraId="4BAA81D8" w14:textId="77777777" w:rsidR="00EA1EC9" w:rsidRPr="00890BB7"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4BAA81DB" w14:textId="77777777" w:rsidTr="00952AA6">
        <w:trPr>
          <w:cantSplit/>
          <w:trHeight w:val="144"/>
        </w:trPr>
        <w:tc>
          <w:tcPr>
            <w:tcW w:w="5000" w:type="pct"/>
            <w:gridSpan w:val="3"/>
            <w:vAlign w:val="center"/>
          </w:tcPr>
          <w:p w14:paraId="4BAA81D9" w14:textId="3D429A52" w:rsidR="00952AA6" w:rsidRPr="00926D9A" w:rsidRDefault="00952AA6" w:rsidP="00952AA6">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1DA"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4BAA81DF" w14:textId="77777777" w:rsidTr="00B904BC">
        <w:trPr>
          <w:cantSplit/>
          <w:trHeight w:val="144"/>
        </w:trPr>
        <w:tc>
          <w:tcPr>
            <w:tcW w:w="212" w:type="pct"/>
            <w:vAlign w:val="center"/>
          </w:tcPr>
          <w:p w14:paraId="4BAA81DC"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4BAA81DD" w14:textId="6901891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4BAA81DE" w14:textId="77777777" w:rsidR="00952AA6" w:rsidRPr="00926D9A" w:rsidRDefault="00952AA6" w:rsidP="00B904BC">
            <w:pPr>
              <w:pStyle w:val="ListParagraph"/>
              <w:keepNext/>
              <w:ind w:left="0"/>
              <w:rPr>
                <w:rFonts w:asciiTheme="minorHAnsi" w:hAnsiTheme="minorHAnsi"/>
                <w:sz w:val="18"/>
                <w:szCs w:val="18"/>
              </w:rPr>
            </w:pPr>
          </w:p>
        </w:tc>
      </w:tr>
    </w:tbl>
    <w:p w14:paraId="4BAA81E0" w14:textId="77777777" w:rsidR="00952AA6" w:rsidRPr="00890BB7"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4BAA81E4" w14:textId="77777777" w:rsidTr="00952AA6">
        <w:trPr>
          <w:cantSplit/>
          <w:trHeight w:val="144"/>
        </w:trPr>
        <w:tc>
          <w:tcPr>
            <w:tcW w:w="5000" w:type="pct"/>
            <w:vAlign w:val="center"/>
          </w:tcPr>
          <w:p w14:paraId="4BAA81E3" w14:textId="0B4602E4" w:rsidR="00F761B7" w:rsidRPr="00926D9A" w:rsidRDefault="00952AA6" w:rsidP="00466286">
            <w:pPr>
              <w:keepNext/>
              <w:rPr>
                <w:rFonts w:asciiTheme="minorHAnsi" w:hAnsiTheme="minorHAnsi"/>
                <w:b/>
                <w:sz w:val="18"/>
                <w:szCs w:val="18"/>
              </w:rPr>
            </w:pPr>
            <w:r w:rsidRPr="00890BB7">
              <w:rPr>
                <w:rFonts w:asciiTheme="minorHAnsi" w:hAnsiTheme="minorHAnsi"/>
                <w:b/>
                <w:szCs w:val="18"/>
              </w:rPr>
              <w:t xml:space="preserve">MCH-22a Forced Air System Fan </w:t>
            </w:r>
            <w:r w:rsidR="002752D0">
              <w:rPr>
                <w:rFonts w:asciiTheme="minorHAnsi" w:hAnsiTheme="minorHAnsi"/>
                <w:b/>
                <w:szCs w:val="18"/>
              </w:rPr>
              <w:t>Efficacy</w:t>
            </w:r>
            <w:r w:rsidR="00466286" w:rsidRPr="00890BB7">
              <w:rPr>
                <w:rFonts w:asciiTheme="minorHAnsi" w:hAnsiTheme="minorHAnsi"/>
                <w:b/>
                <w:szCs w:val="18"/>
              </w:rPr>
              <w:t xml:space="preserve"> </w:t>
            </w:r>
            <w:r w:rsidRPr="00890BB7">
              <w:rPr>
                <w:rFonts w:asciiTheme="minorHAnsi" w:hAnsiTheme="minorHAnsi"/>
                <w:b/>
                <w:szCs w:val="18"/>
              </w:rPr>
              <w:t>Measurement – Newly Installed Non-Zoned Systems or Zoned Multi-Speed Compressor</w:t>
            </w:r>
          </w:p>
        </w:tc>
      </w:tr>
    </w:tbl>
    <w:p w14:paraId="4BAA81E5" w14:textId="77777777" w:rsidR="00952AA6" w:rsidRPr="00890BB7"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D83E48" w14:paraId="4BAA81E8" w14:textId="77777777" w:rsidTr="00AC34DA">
        <w:trPr>
          <w:trHeight w:val="144"/>
        </w:trPr>
        <w:tc>
          <w:tcPr>
            <w:tcW w:w="5000" w:type="pct"/>
            <w:gridSpan w:val="3"/>
          </w:tcPr>
          <w:p w14:paraId="4BAA81E6" w14:textId="069EF4C7" w:rsidR="00952AA6" w:rsidRPr="00890BB7" w:rsidRDefault="00952AA6" w:rsidP="0025378F">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1E7" w14:textId="6D4A143B"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RA3.3.</w:t>
            </w:r>
          </w:p>
        </w:tc>
      </w:tr>
      <w:tr w:rsidR="00952AA6" w:rsidRPr="00D83E48" w14:paraId="4BAA81EC" w14:textId="77777777" w:rsidTr="005A3340">
        <w:trPr>
          <w:cantSplit/>
          <w:trHeight w:val="144"/>
        </w:trPr>
        <w:tc>
          <w:tcPr>
            <w:tcW w:w="212" w:type="pct"/>
            <w:vAlign w:val="center"/>
          </w:tcPr>
          <w:p w14:paraId="4BAA81E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4BAA81EA" w14:textId="7AF52340"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9" w:type="pct"/>
            <w:vAlign w:val="center"/>
          </w:tcPr>
          <w:p w14:paraId="4BAA81EB" w14:textId="77777777" w:rsidR="00952AA6" w:rsidRPr="00926D9A" w:rsidRDefault="00952AA6" w:rsidP="0025378F">
            <w:pPr>
              <w:keepNext/>
              <w:rPr>
                <w:rFonts w:asciiTheme="minorHAnsi" w:hAnsiTheme="minorHAnsi"/>
                <w:sz w:val="18"/>
                <w:szCs w:val="18"/>
              </w:rPr>
            </w:pPr>
          </w:p>
        </w:tc>
      </w:tr>
      <w:tr w:rsidR="00952AA6" w:rsidRPr="00D83E48" w14:paraId="4BAA81F0" w14:textId="77777777" w:rsidTr="005A3340">
        <w:trPr>
          <w:cantSplit/>
          <w:trHeight w:val="144"/>
        </w:trPr>
        <w:tc>
          <w:tcPr>
            <w:tcW w:w="212" w:type="pct"/>
            <w:vAlign w:val="center"/>
          </w:tcPr>
          <w:p w14:paraId="4BAA81ED"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4BAA81EE" w14:textId="29563DAC"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9" w:type="pct"/>
            <w:vAlign w:val="center"/>
          </w:tcPr>
          <w:p w14:paraId="4BAA81EF" w14:textId="77777777" w:rsidR="00952AA6" w:rsidRPr="00926D9A" w:rsidRDefault="00952AA6" w:rsidP="0025378F">
            <w:pPr>
              <w:keepNext/>
              <w:rPr>
                <w:rFonts w:asciiTheme="minorHAnsi" w:hAnsiTheme="minorHAnsi"/>
                <w:sz w:val="18"/>
                <w:szCs w:val="18"/>
              </w:rPr>
            </w:pPr>
          </w:p>
        </w:tc>
      </w:tr>
      <w:tr w:rsidR="00952AA6" w:rsidRPr="00D83E48" w14:paraId="4BAA81F4" w14:textId="77777777" w:rsidTr="005A3340">
        <w:trPr>
          <w:cantSplit/>
          <w:trHeight w:val="144"/>
        </w:trPr>
        <w:tc>
          <w:tcPr>
            <w:tcW w:w="212" w:type="pct"/>
            <w:vAlign w:val="center"/>
          </w:tcPr>
          <w:p w14:paraId="4BAA81F1"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4BAA81F2" w14:textId="17E9905D"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3" w14:textId="77777777" w:rsidR="00952AA6" w:rsidRPr="00926D9A" w:rsidRDefault="00952AA6" w:rsidP="0025378F">
            <w:pPr>
              <w:keepNext/>
              <w:rPr>
                <w:rFonts w:asciiTheme="minorHAnsi" w:hAnsiTheme="minorHAnsi"/>
                <w:sz w:val="18"/>
                <w:szCs w:val="18"/>
              </w:rPr>
            </w:pPr>
          </w:p>
        </w:tc>
      </w:tr>
      <w:tr w:rsidR="00952AA6" w:rsidRPr="00D83E48" w14:paraId="4BAA81F8" w14:textId="77777777" w:rsidTr="005A3340">
        <w:trPr>
          <w:cantSplit/>
          <w:trHeight w:val="144"/>
        </w:trPr>
        <w:tc>
          <w:tcPr>
            <w:tcW w:w="212" w:type="pct"/>
            <w:vAlign w:val="center"/>
          </w:tcPr>
          <w:p w14:paraId="4BAA81F5"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4BAA81F6" w14:textId="765407B7"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7" w14:textId="77777777" w:rsidR="00952AA6" w:rsidRPr="00926D9A" w:rsidRDefault="00952AA6" w:rsidP="0025378F">
            <w:pPr>
              <w:keepNext/>
              <w:rPr>
                <w:rFonts w:asciiTheme="minorHAnsi" w:hAnsiTheme="minorHAnsi"/>
                <w:sz w:val="18"/>
                <w:szCs w:val="18"/>
              </w:rPr>
            </w:pPr>
          </w:p>
        </w:tc>
      </w:tr>
      <w:tr w:rsidR="00952AA6" w:rsidRPr="00D83E48" w14:paraId="4BAA81FC" w14:textId="77777777" w:rsidTr="005A3340">
        <w:trPr>
          <w:cantSplit/>
          <w:trHeight w:val="144"/>
        </w:trPr>
        <w:tc>
          <w:tcPr>
            <w:tcW w:w="212" w:type="pct"/>
            <w:vAlign w:val="center"/>
          </w:tcPr>
          <w:p w14:paraId="4BAA81F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4BAA81F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9" w:type="pct"/>
            <w:vAlign w:val="center"/>
          </w:tcPr>
          <w:p w14:paraId="4BAA81FB" w14:textId="77777777" w:rsidR="00952AA6" w:rsidRPr="00926D9A" w:rsidRDefault="00952AA6" w:rsidP="0025378F">
            <w:pPr>
              <w:keepNext/>
              <w:rPr>
                <w:rFonts w:asciiTheme="minorHAnsi" w:hAnsiTheme="minorHAnsi"/>
                <w:sz w:val="18"/>
                <w:szCs w:val="18"/>
              </w:rPr>
            </w:pPr>
          </w:p>
        </w:tc>
      </w:tr>
    </w:tbl>
    <w:p w14:paraId="1466FC76" w14:textId="77777777" w:rsidR="0041576A" w:rsidRPr="00890BB7"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952AA6" w:rsidRPr="00D83E48" w14:paraId="4BAA81FF" w14:textId="77777777" w:rsidTr="0025378F">
        <w:trPr>
          <w:trHeight w:val="144"/>
        </w:trPr>
        <w:tc>
          <w:tcPr>
            <w:tcW w:w="10998" w:type="dxa"/>
            <w:gridSpan w:val="2"/>
            <w:vAlign w:val="center"/>
          </w:tcPr>
          <w:p w14:paraId="4BAA81FE" w14:textId="1F6AEFB5" w:rsidR="00952AA6" w:rsidRPr="00926D9A" w:rsidRDefault="00466286">
            <w:pPr>
              <w:keepNext/>
              <w:rPr>
                <w:rFonts w:asciiTheme="minorHAnsi" w:hAnsiTheme="minorHAnsi"/>
                <w:sz w:val="18"/>
                <w:szCs w:val="18"/>
              </w:rPr>
            </w:pPr>
            <w:r>
              <w:rPr>
                <w:rFonts w:asciiTheme="minorHAnsi" w:hAnsiTheme="minorHAnsi"/>
                <w:b/>
                <w:szCs w:val="18"/>
              </w:rPr>
              <w:t>D</w:t>
            </w:r>
            <w:r w:rsidR="00952AA6" w:rsidRPr="00890BB7">
              <w:rPr>
                <w:rFonts w:asciiTheme="minorHAnsi" w:hAnsiTheme="minorHAnsi"/>
                <w:b/>
                <w:szCs w:val="18"/>
              </w:rPr>
              <w:t>. Additional Requirements</w:t>
            </w:r>
          </w:p>
        </w:tc>
      </w:tr>
      <w:tr w:rsidR="00952AA6" w:rsidRPr="00D83E48" w14:paraId="4BAA8202" w14:textId="77777777" w:rsidTr="0025378F">
        <w:trPr>
          <w:trHeight w:val="144"/>
        </w:trPr>
        <w:tc>
          <w:tcPr>
            <w:tcW w:w="468" w:type="dxa"/>
            <w:vAlign w:val="center"/>
          </w:tcPr>
          <w:p w14:paraId="4BAA8200"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vAlign w:val="center"/>
          </w:tcPr>
          <w:p w14:paraId="4BAA8201"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952AA6" w:rsidRPr="00D83E48" w14:paraId="4BAA8205" w14:textId="77777777" w:rsidTr="0025378F">
        <w:trPr>
          <w:trHeight w:val="144"/>
        </w:trPr>
        <w:tc>
          <w:tcPr>
            <w:tcW w:w="468" w:type="dxa"/>
            <w:vAlign w:val="center"/>
          </w:tcPr>
          <w:p w14:paraId="4BAA8203"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vAlign w:val="center"/>
          </w:tcPr>
          <w:p w14:paraId="4BAA8204"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952AA6" w:rsidRPr="00D83E48" w14:paraId="4BAA8208" w14:textId="77777777" w:rsidTr="0025378F">
        <w:trPr>
          <w:trHeight w:val="144"/>
        </w:trPr>
        <w:tc>
          <w:tcPr>
            <w:tcW w:w="468" w:type="dxa"/>
            <w:vAlign w:val="center"/>
          </w:tcPr>
          <w:p w14:paraId="4BAA8206"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vAlign w:val="center"/>
          </w:tcPr>
          <w:p w14:paraId="4BAA8207"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952AA6" w:rsidRPr="00D83E48" w14:paraId="4BAA820B" w14:textId="77777777" w:rsidTr="0025378F">
        <w:trPr>
          <w:trHeight w:val="144"/>
        </w:trPr>
        <w:tc>
          <w:tcPr>
            <w:tcW w:w="468" w:type="dxa"/>
            <w:vAlign w:val="center"/>
          </w:tcPr>
          <w:p w14:paraId="4BAA8209"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vAlign w:val="center"/>
          </w:tcPr>
          <w:p w14:paraId="4BAA820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952AA6" w:rsidRPr="00D83E48" w14:paraId="4BAA820E" w14:textId="77777777" w:rsidTr="0025378F">
        <w:trPr>
          <w:trHeight w:val="144"/>
        </w:trPr>
        <w:tc>
          <w:tcPr>
            <w:tcW w:w="468" w:type="dxa"/>
            <w:vAlign w:val="center"/>
          </w:tcPr>
          <w:p w14:paraId="4BAA820C"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vAlign w:val="center"/>
          </w:tcPr>
          <w:p w14:paraId="4BAA820D" w14:textId="647ABB22" w:rsidR="00952AA6" w:rsidRPr="00926D9A" w:rsidRDefault="00952AA6" w:rsidP="00542FBC">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952AA6" w:rsidRPr="00D83E48" w14:paraId="4BAA8211" w14:textId="77777777" w:rsidTr="0025378F">
        <w:trPr>
          <w:trHeight w:val="144"/>
        </w:trPr>
        <w:tc>
          <w:tcPr>
            <w:tcW w:w="468" w:type="dxa"/>
            <w:vAlign w:val="center"/>
          </w:tcPr>
          <w:p w14:paraId="4BAA820F"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vAlign w:val="center"/>
          </w:tcPr>
          <w:p w14:paraId="4BAA8210" w14:textId="5369F306"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criteria in every zonal control mode.</w:t>
            </w:r>
          </w:p>
        </w:tc>
      </w:tr>
      <w:tr w:rsidR="00466286" w:rsidRPr="00D83E48" w14:paraId="7A82B80B" w14:textId="77777777" w:rsidTr="0025378F">
        <w:trPr>
          <w:trHeight w:val="144"/>
        </w:trPr>
        <w:tc>
          <w:tcPr>
            <w:tcW w:w="468" w:type="dxa"/>
            <w:vAlign w:val="center"/>
          </w:tcPr>
          <w:p w14:paraId="22EBA455" w14:textId="2F3BE0EC" w:rsidR="00466286" w:rsidRPr="00952AA6" w:rsidRDefault="00466286" w:rsidP="0025378F">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vAlign w:val="center"/>
          </w:tcPr>
          <w:p w14:paraId="450C0E05" w14:textId="061E9C97" w:rsidR="00466286" w:rsidRPr="00926D9A" w:rsidRDefault="00466286" w:rsidP="00542FBC">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952AA6" w:rsidRPr="00D83E48" w14:paraId="4BAA8213" w14:textId="77777777" w:rsidTr="0025378F">
        <w:trPr>
          <w:trHeight w:val="144"/>
        </w:trPr>
        <w:tc>
          <w:tcPr>
            <w:tcW w:w="10998" w:type="dxa"/>
            <w:gridSpan w:val="2"/>
          </w:tcPr>
          <w:p w14:paraId="4BAA8212" w14:textId="77777777" w:rsidR="00952AA6" w:rsidRPr="00926D9A" w:rsidRDefault="00952AA6" w:rsidP="0025378F">
            <w:pPr>
              <w:pStyle w:val="FootnoteText"/>
              <w:keepNext/>
              <w:rPr>
                <w:rFonts w:asciiTheme="minorHAnsi" w:hAnsiTheme="minorHAnsi"/>
                <w:sz w:val="18"/>
                <w:szCs w:val="18"/>
              </w:rPr>
            </w:pPr>
            <w:r w:rsidRPr="00926D9A">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14" w14:textId="77777777" w:rsidR="00EA1EC9" w:rsidRPr="00CD7DDB" w:rsidRDefault="00EA1EC9"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07"/>
        <w:gridCol w:w="270"/>
        <w:gridCol w:w="2551"/>
        <w:gridCol w:w="2822"/>
      </w:tblGrid>
      <w:tr w:rsidR="00CD7DDB" w14:paraId="4BAA8216" w14:textId="77777777" w:rsidTr="00502177">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Pr>
                <w:rFonts w:asciiTheme="minorHAnsi" w:hAnsiTheme="minorHAnsi" w:cs="Arial"/>
                <w:b/>
                <w:caps/>
                <w:sz w:val="18"/>
                <w:szCs w:val="18"/>
              </w:rPr>
              <w:t>Documentation Author's Declaration Statement</w:t>
            </w:r>
          </w:p>
        </w:tc>
      </w:tr>
      <w:tr w:rsidR="00CD7DDB" w14:paraId="4BAA8218" w14:textId="77777777" w:rsidTr="00CD7DDB">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7" w14:textId="77777777" w:rsidR="00CD7DDB" w:rsidRDefault="00CD7DDB" w:rsidP="00502177">
            <w:pPr>
              <w:keepNext/>
              <w:numPr>
                <w:ilvl w:val="0"/>
                <w:numId w:val="32"/>
              </w:numPr>
              <w:ind w:left="271" w:hanging="270"/>
              <w:rPr>
                <w:rFonts w:asciiTheme="minorHAnsi" w:hAnsiTheme="minorHAnsi"/>
                <w:sz w:val="18"/>
                <w:szCs w:val="18"/>
              </w:rPr>
            </w:pPr>
            <w:r>
              <w:rPr>
                <w:rFonts w:asciiTheme="minorHAnsi" w:hAnsiTheme="minorHAnsi"/>
                <w:sz w:val="18"/>
                <w:szCs w:val="18"/>
              </w:rPr>
              <w:t>I certify that this Certificate of Installation documentation is accurate and complete.</w:t>
            </w:r>
          </w:p>
        </w:tc>
      </w:tr>
      <w:tr w:rsidR="00CD7DDB" w14:paraId="4BAA821B"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9" w14:textId="77777777" w:rsidR="00CD7DDB" w:rsidRDefault="00CD7DDB">
            <w:pPr>
              <w:keepNext/>
              <w:rPr>
                <w:rFonts w:asciiTheme="minorHAnsi" w:hAnsiTheme="minorHAnsi"/>
                <w:sz w:val="14"/>
                <w:szCs w:val="14"/>
              </w:rPr>
            </w:pPr>
            <w:r>
              <w:rPr>
                <w:rFonts w:asciiTheme="minorHAnsi" w:hAnsiTheme="minorHAnsi"/>
                <w:sz w:val="14"/>
                <w:szCs w:val="14"/>
              </w:rPr>
              <w:t>Documentation Author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A" w14:textId="77777777" w:rsidR="00CD7DDB" w:rsidRDefault="00CD7DDB">
            <w:pPr>
              <w:keepNext/>
              <w:rPr>
                <w:rFonts w:asciiTheme="minorHAnsi" w:hAnsiTheme="minorHAnsi"/>
                <w:sz w:val="14"/>
                <w:szCs w:val="14"/>
              </w:rPr>
            </w:pPr>
            <w:r>
              <w:rPr>
                <w:rFonts w:asciiTheme="minorHAnsi" w:hAnsiTheme="minorHAnsi"/>
                <w:sz w:val="14"/>
                <w:szCs w:val="14"/>
              </w:rPr>
              <w:t>Documentation Author Signature:</w:t>
            </w:r>
          </w:p>
        </w:tc>
      </w:tr>
      <w:tr w:rsidR="00CD7DDB" w14:paraId="4BAA821E"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C" w14:textId="77777777" w:rsidR="00CD7DDB" w:rsidRDefault="00CD7DDB">
            <w:pPr>
              <w:keepNext/>
              <w:rPr>
                <w:rFonts w:asciiTheme="minorHAnsi" w:hAnsiTheme="minorHAnsi"/>
                <w:sz w:val="14"/>
                <w:szCs w:val="14"/>
              </w:rPr>
            </w:pPr>
            <w:r>
              <w:rPr>
                <w:rFonts w:asciiTheme="minorHAnsi" w:hAnsiTheme="minorHAnsi"/>
                <w:sz w:val="14"/>
                <w:szCs w:val="14"/>
              </w:rPr>
              <w:t>Documentation Author Company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D" w14:textId="77777777" w:rsidR="00CD7DDB" w:rsidRDefault="00CD7DDB">
            <w:pPr>
              <w:keepNext/>
              <w:rPr>
                <w:rFonts w:asciiTheme="minorHAnsi" w:hAnsiTheme="minorHAnsi"/>
                <w:sz w:val="14"/>
                <w:szCs w:val="14"/>
              </w:rPr>
            </w:pPr>
            <w:r>
              <w:rPr>
                <w:rFonts w:asciiTheme="minorHAnsi" w:hAnsiTheme="minorHAnsi"/>
                <w:sz w:val="14"/>
                <w:szCs w:val="14"/>
              </w:rPr>
              <w:t>Date Signed:</w:t>
            </w:r>
          </w:p>
        </w:tc>
      </w:tr>
      <w:tr w:rsidR="00CD7DDB" w14:paraId="4BAA8221"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F" w14:textId="77777777" w:rsidR="00CD7DDB" w:rsidRDefault="00CD7DDB">
            <w:pPr>
              <w:keepNext/>
              <w:rPr>
                <w:rFonts w:asciiTheme="minorHAnsi" w:hAnsiTheme="minorHAnsi"/>
                <w:sz w:val="14"/>
                <w:szCs w:val="14"/>
              </w:rPr>
            </w:pPr>
            <w:r>
              <w:rPr>
                <w:rFonts w:asciiTheme="minorHAnsi" w:hAnsiTheme="minorHAnsi"/>
                <w:sz w:val="14"/>
                <w:szCs w:val="14"/>
              </w:rPr>
              <w:t>Address:</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0" w14:textId="4026855D" w:rsidR="00CD7DDB" w:rsidRDefault="00CD7DDB">
            <w:pPr>
              <w:keepNext/>
              <w:rPr>
                <w:rFonts w:asciiTheme="minorHAnsi" w:hAnsiTheme="minorHAnsi"/>
                <w:sz w:val="14"/>
                <w:szCs w:val="14"/>
              </w:rPr>
            </w:pPr>
            <w:r>
              <w:rPr>
                <w:rFonts w:asciiTheme="minorHAnsi" w:hAnsiTheme="minorHAnsi"/>
                <w:sz w:val="14"/>
                <w:szCs w:val="14"/>
              </w:rPr>
              <w:t>CEA/HERS Certification Identification (</w:t>
            </w:r>
            <w:r w:rsidR="00502177">
              <w:rPr>
                <w:rFonts w:asciiTheme="minorHAnsi" w:hAnsiTheme="minorHAnsi"/>
                <w:sz w:val="14"/>
                <w:szCs w:val="14"/>
              </w:rPr>
              <w:t>i</w:t>
            </w:r>
            <w:r>
              <w:rPr>
                <w:rFonts w:asciiTheme="minorHAnsi" w:hAnsiTheme="minorHAnsi"/>
                <w:sz w:val="14"/>
                <w:szCs w:val="14"/>
              </w:rPr>
              <w:t>f applicable):</w:t>
            </w:r>
          </w:p>
        </w:tc>
      </w:tr>
      <w:tr w:rsidR="00CD7DDB" w14:paraId="4BAA8224"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22" w14:textId="77777777" w:rsidR="00CD7DDB" w:rsidRDefault="00CD7DDB">
            <w:pPr>
              <w:keepNext/>
              <w:rPr>
                <w:rFonts w:asciiTheme="minorHAnsi" w:hAnsiTheme="minorHAnsi"/>
                <w:sz w:val="14"/>
                <w:szCs w:val="14"/>
              </w:rPr>
            </w:pPr>
            <w:r>
              <w:rPr>
                <w:rFonts w:asciiTheme="minorHAnsi" w:hAnsiTheme="minorHAnsi"/>
                <w:sz w:val="14"/>
                <w:szCs w:val="14"/>
              </w:rPr>
              <w:t>City/State/Zip:</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3" w14:textId="77777777" w:rsidR="00CD7DDB" w:rsidRDefault="00CD7DDB">
            <w:pPr>
              <w:keepNext/>
              <w:rPr>
                <w:rFonts w:asciiTheme="minorHAnsi" w:hAnsiTheme="minorHAnsi"/>
                <w:sz w:val="14"/>
                <w:szCs w:val="14"/>
              </w:rPr>
            </w:pPr>
            <w:r>
              <w:rPr>
                <w:rFonts w:asciiTheme="minorHAnsi" w:hAnsiTheme="minorHAnsi"/>
                <w:sz w:val="14"/>
                <w:szCs w:val="14"/>
              </w:rPr>
              <w:t>Phone:</w:t>
            </w:r>
          </w:p>
        </w:tc>
      </w:tr>
      <w:tr w:rsidR="00CD7DDB" w14:paraId="4BAA8226" w14:textId="77777777" w:rsidTr="00CD7DD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BAA822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Declaration statement  </w:t>
            </w:r>
          </w:p>
        </w:tc>
      </w:tr>
      <w:tr w:rsidR="00CD7DDB" w14:paraId="4BAA822E" w14:textId="77777777" w:rsidTr="00CD7DD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BAA8227" w14:textId="77777777" w:rsidR="00CD7DDB" w:rsidRPr="009E093F" w:rsidRDefault="00CD7DDB" w:rsidP="00502177">
            <w:pPr>
              <w:keepNext/>
              <w:tabs>
                <w:tab w:val="left" w:pos="-2600"/>
              </w:tabs>
              <w:ind w:right="86"/>
              <w:outlineLvl w:val="2"/>
              <w:rPr>
                <w:rFonts w:asciiTheme="minorHAnsi" w:hAnsiTheme="minorHAnsi"/>
                <w:sz w:val="18"/>
                <w:szCs w:val="18"/>
              </w:rPr>
            </w:pPr>
            <w:r w:rsidRPr="009E093F">
              <w:rPr>
                <w:rFonts w:asciiTheme="minorHAnsi" w:hAnsiTheme="minorHAnsi"/>
                <w:sz w:val="18"/>
                <w:szCs w:val="18"/>
              </w:rPr>
              <w:t xml:space="preserve">I certify the following under penalty of perjury, under the laws of the State of California: </w:t>
            </w:r>
          </w:p>
          <w:p w14:paraId="105D00A8" w14:textId="77777777" w:rsidR="00CA02D8" w:rsidRPr="009E093F" w:rsidRDefault="00CA02D8" w:rsidP="00CA02D8">
            <w:pPr>
              <w:pStyle w:val="Heading3"/>
              <w:numPr>
                <w:ilvl w:val="0"/>
                <w:numId w:val="39"/>
              </w:numPr>
              <w:spacing w:before="0"/>
              <w:ind w:right="90"/>
              <w:rPr>
                <w:rFonts w:asciiTheme="minorHAnsi" w:hAnsiTheme="minorHAnsi"/>
                <w:b/>
                <w:caps/>
                <w:sz w:val="18"/>
                <w:szCs w:val="18"/>
              </w:rPr>
            </w:pPr>
            <w:r w:rsidRPr="009E093F">
              <w:rPr>
                <w:rFonts w:asciiTheme="minorHAnsi" w:hAnsiTheme="minorHAnsi"/>
                <w:sz w:val="18"/>
                <w:szCs w:val="18"/>
              </w:rPr>
              <w:t xml:space="preserve">The information provided on this Certificate of Installation is true and correct. </w:t>
            </w:r>
          </w:p>
          <w:p w14:paraId="5AEEF0C4" w14:textId="77777777" w:rsidR="00CA02D8" w:rsidRPr="009E093F" w:rsidRDefault="00CA02D8" w:rsidP="00CA02D8">
            <w:pPr>
              <w:pStyle w:val="Heading3"/>
              <w:numPr>
                <w:ilvl w:val="0"/>
                <w:numId w:val="39"/>
              </w:numPr>
              <w:spacing w:before="0"/>
              <w:ind w:right="90"/>
              <w:rPr>
                <w:rFonts w:asciiTheme="minorHAnsi" w:hAnsiTheme="minorHAnsi"/>
                <w:b/>
                <w:caps/>
                <w:sz w:val="18"/>
              </w:rPr>
            </w:pPr>
            <w:r w:rsidRPr="009E093F">
              <w:rPr>
                <w:rFonts w:asciiTheme="minorHAnsi" w:hAnsiTheme="minorHAnsi"/>
                <w:snapToGrid w:val="0"/>
                <w:sz w:val="18"/>
                <w:szCs w:val="18"/>
              </w:rPr>
              <w:t xml:space="preserve">I am either: a) a responsible person eligible under Division 3 of the Business and Professions Code </w:t>
            </w:r>
            <w:r w:rsidRPr="009E093F">
              <w:rPr>
                <w:rFonts w:asciiTheme="minorHAnsi" w:hAnsiTheme="minorHAnsi"/>
                <w:sz w:val="18"/>
                <w:szCs w:val="18"/>
              </w:rPr>
              <w:t xml:space="preserve">in the applicable classification to accept responsibility for the system design, construction, or installation </w:t>
            </w:r>
            <w:r w:rsidRPr="009E093F">
              <w:rPr>
                <w:rFonts w:asciiTheme="minorHAnsi" w:hAnsiTheme="minorHAnsi"/>
                <w:snapToGrid w:val="0"/>
                <w:sz w:val="18"/>
                <w:szCs w:val="18"/>
              </w:rPr>
              <w:t xml:space="preserve">of features, materials, components, or manufactured devices </w:t>
            </w:r>
            <w:r w:rsidRPr="009E093F">
              <w:rPr>
                <w:rFonts w:asciiTheme="minorHAnsi" w:hAnsiTheme="minorHAnsi"/>
                <w:sz w:val="18"/>
                <w:szCs w:val="18"/>
              </w:rPr>
              <w:t xml:space="preserve">for the scope of work identified on this Certificate of Installation </w:t>
            </w:r>
            <w:r w:rsidRPr="009E093F">
              <w:rPr>
                <w:rFonts w:asciiTheme="minorHAnsi" w:hAnsiTheme="minorHAnsi"/>
                <w:snapToGrid w:val="0"/>
                <w:sz w:val="18"/>
                <w:szCs w:val="18"/>
              </w:rPr>
              <w:t>and attest to the declarations in this statement</w:t>
            </w:r>
            <w:r w:rsidRPr="009E093F">
              <w:rPr>
                <w:rFonts w:asciiTheme="minorHAnsi" w:hAnsiTheme="minorHAnsi"/>
                <w:sz w:val="18"/>
                <w:szCs w:val="18"/>
              </w:rPr>
              <w:t>, or b) I am an authorized representative of the responsible person and attest to the declarations in this statement on the responsible person’s behalf</w:t>
            </w:r>
            <w:r w:rsidRPr="009E093F">
              <w:rPr>
                <w:rFonts w:asciiTheme="minorHAnsi" w:eastAsia="Calibri" w:hAnsiTheme="minorHAnsi"/>
                <w:sz w:val="18"/>
                <w:szCs w:val="18"/>
              </w:rPr>
              <w:t>.</w:t>
            </w:r>
          </w:p>
          <w:p w14:paraId="1B9770D6" w14:textId="77777777" w:rsidR="00CA02D8" w:rsidRPr="009E093F" w:rsidRDefault="00CA02D8" w:rsidP="009E093F">
            <w:pPr>
              <w:keepNext/>
              <w:numPr>
                <w:ilvl w:val="0"/>
                <w:numId w:val="39"/>
              </w:numPr>
              <w:autoSpaceDE w:val="0"/>
              <w:autoSpaceDN w:val="0"/>
              <w:adjustRightInd w:val="0"/>
              <w:ind w:right="90"/>
              <w:rPr>
                <w:rFonts w:asciiTheme="minorHAnsi" w:hAnsiTheme="minorHAnsi"/>
                <w:sz w:val="18"/>
                <w:szCs w:val="18"/>
              </w:rPr>
            </w:pPr>
            <w:r w:rsidRPr="009E093F">
              <w:rPr>
                <w:rFonts w:asciiTheme="minorHAnsi" w:hAnsiTheme="minorHAnsi"/>
                <w:sz w:val="18"/>
                <w:szCs w:val="18"/>
              </w:rPr>
              <w:t xml:space="preserve">The constructed or installed features, materials, </w:t>
            </w:r>
            <w:proofErr w:type="gramStart"/>
            <w:r w:rsidRPr="009E093F">
              <w:rPr>
                <w:rFonts w:asciiTheme="minorHAnsi" w:hAnsiTheme="minorHAnsi"/>
                <w:sz w:val="18"/>
                <w:szCs w:val="18"/>
              </w:rPr>
              <w:t>components</w:t>
            </w:r>
            <w:proofErr w:type="gramEnd"/>
            <w:r w:rsidRPr="009E093F">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E093F">
              <w:rPr>
                <w:rFonts w:asciiTheme="minorHAnsi" w:eastAsia="Calibri" w:hAnsiTheme="minorHAnsi" w:cs="TimesNewRomanPSMT"/>
                <w:sz w:val="18"/>
                <w:szCs w:val="18"/>
              </w:rPr>
              <w:t>.</w:t>
            </w:r>
          </w:p>
          <w:p w14:paraId="1BD08F38" w14:textId="77777777" w:rsidR="00CA02D8" w:rsidRPr="009E093F" w:rsidRDefault="00CA02D8" w:rsidP="00CA02D8">
            <w:pPr>
              <w:pStyle w:val="ListParagraph"/>
              <w:keepNext/>
              <w:numPr>
                <w:ilvl w:val="0"/>
                <w:numId w:val="39"/>
              </w:numPr>
              <w:autoSpaceDE w:val="0"/>
              <w:autoSpaceDN w:val="0"/>
              <w:adjustRightInd w:val="0"/>
              <w:rPr>
                <w:rFonts w:asciiTheme="minorHAnsi" w:hAnsiTheme="minorHAnsi"/>
                <w:sz w:val="18"/>
              </w:rPr>
            </w:pPr>
            <w:r w:rsidRPr="009E093F">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BAA822D" w14:textId="2FC15AD0" w:rsidR="00CD7DDB" w:rsidRPr="009E093F" w:rsidRDefault="00CA02D8" w:rsidP="009E093F">
            <w:pPr>
              <w:pStyle w:val="ListParagraph"/>
              <w:keepNext/>
              <w:numPr>
                <w:ilvl w:val="0"/>
                <w:numId w:val="39"/>
              </w:numPr>
              <w:autoSpaceDE w:val="0"/>
              <w:autoSpaceDN w:val="0"/>
              <w:adjustRightInd w:val="0"/>
              <w:rPr>
                <w:rFonts w:asciiTheme="minorHAnsi" w:hAnsiTheme="minorHAnsi"/>
                <w:b/>
              </w:rPr>
            </w:pPr>
            <w:r w:rsidRPr="009E093F">
              <w:rPr>
                <w:rFonts w:asciiTheme="minorHAnsi" w:hAnsiTheme="minorHAnsi"/>
                <w:sz w:val="18"/>
                <w:szCs w:val="18"/>
              </w:rPr>
              <w:t xml:space="preserve">I will ensure that a registered copy of this Certificate of Installation shall be </w:t>
            </w:r>
            <w:proofErr w:type="gramStart"/>
            <w:r w:rsidRPr="009E093F">
              <w:rPr>
                <w:rFonts w:asciiTheme="minorHAnsi" w:hAnsiTheme="minorHAnsi"/>
                <w:sz w:val="18"/>
                <w:szCs w:val="18"/>
              </w:rPr>
              <w:t>posted, or</w:t>
            </w:r>
            <w:proofErr w:type="gramEnd"/>
            <w:r w:rsidRPr="009E093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D7DDB" w14:paraId="4BAA8231"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2F"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Name:</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0"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Signature:</w:t>
            </w:r>
          </w:p>
        </w:tc>
      </w:tr>
      <w:tr w:rsidR="00CD7DDB" w14:paraId="4BAA8234"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2" w14:textId="2A4996E5"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3"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Position With Company (Title):</w:t>
            </w:r>
          </w:p>
        </w:tc>
      </w:tr>
      <w:tr w:rsidR="00CD7DDB" w14:paraId="4BAA8237"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5"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6"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CSLB License:</w:t>
            </w:r>
          </w:p>
        </w:tc>
      </w:tr>
      <w:tr w:rsidR="00CD7DDB" w14:paraId="4BAA823B"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8"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9" w14:textId="643E115C"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0217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A"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r w:rsidR="00CD7DDB" w14:paraId="4BAA823E"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C"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D"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154A3FE3" w:rsidR="00EA1EC9" w:rsidRPr="00502177" w:rsidRDefault="00D975FF" w:rsidP="00502177">
      <w:pPr>
        <w:jc w:val="center"/>
        <w:rPr>
          <w:rFonts w:ascii="Calibri" w:hAnsi="Calibri"/>
          <w:b/>
        </w:rPr>
      </w:pPr>
      <w:r w:rsidRPr="00502177">
        <w:rPr>
          <w:rFonts w:ascii="Calibri" w:hAnsi="Calibri"/>
          <w:b/>
        </w:rPr>
        <w:lastRenderedPageBreak/>
        <w:t>CF2R-MCH-22a</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792743F"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This field is filled out automatically. It is referenced from the CF2R-MCH-23, which must be completed prior to this document.</w:t>
      </w:r>
    </w:p>
    <w:p w14:paraId="4BAA8245" w14:textId="2D27968C" w:rsidR="00D975FF" w:rsidRPr="007A6D82"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62C74609" w14:textId="0890FAC6" w:rsidR="007A6D82" w:rsidRPr="003E3490" w:rsidRDefault="007A6D82" w:rsidP="00A56120">
      <w:pPr>
        <w:numPr>
          <w:ilvl w:val="0"/>
          <w:numId w:val="34"/>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This field is filled out automatically. It is referenced from the CF</w:t>
      </w:r>
      <w:r w:rsidR="0044720F">
        <w:rPr>
          <w:rFonts w:ascii="Calibri" w:hAnsi="Calibri"/>
        </w:rPr>
        <w:t>2R-MCH-23</w:t>
      </w:r>
      <w:r w:rsidRPr="007A6D82">
        <w:rPr>
          <w:rFonts w:ascii="Calibri" w:hAnsi="Calibri"/>
        </w:rPr>
        <w:t>, which must be completed prior to this document.</w:t>
      </w:r>
    </w:p>
    <w:p w14:paraId="4BAA8246" w14:textId="157D326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7" w14:textId="71E16F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8" w14:textId="578EEE8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9" w14:textId="075FBD20"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A" w14:textId="526CCB9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B" w14:textId="781F502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C" w14:textId="1A014F3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D" w14:textId="63C0BFA2" w:rsidR="00D975FF" w:rsidRPr="005605EE"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748498E5" w14:textId="25199BBF" w:rsidR="00A3677D" w:rsidRPr="009E55DB" w:rsidRDefault="00A3677D" w:rsidP="00542FBC">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466286" w:rsidRPr="007512C1">
        <w:rPr>
          <w:rFonts w:ascii="Calibri" w:hAnsi="Calibri"/>
        </w:rPr>
        <w:t>This field is filled out automatically. It is referenced from the CF2R-MCH-23,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54779A2"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58808F3E" w14:textId="1E723990" w:rsidR="009E55DB" w:rsidRPr="00A2424F" w:rsidRDefault="009E55DB" w:rsidP="009E55DB">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and referenced from MCH-01. Values below are used unless higher efficacy values are </w:t>
      </w:r>
      <w:r w:rsidR="00466286">
        <w:rPr>
          <w:rFonts w:ascii="Calibri" w:hAnsi="Calibri"/>
        </w:rPr>
        <w:t>specified</w:t>
      </w:r>
      <w:r>
        <w:rPr>
          <w:rFonts w:ascii="Calibri" w:hAnsi="Calibri"/>
        </w:rPr>
        <w:t xml:space="preserve"> on the CF1R for performance compliance.</w:t>
      </w:r>
    </w:p>
    <w:p w14:paraId="57041CFB" w14:textId="3F47C4A4" w:rsidR="009E55DB" w:rsidRPr="00A2424F" w:rsidRDefault="009E55DB" w:rsidP="009E55DB">
      <w:pPr>
        <w:pStyle w:val="ListParagraph"/>
        <w:numPr>
          <w:ilvl w:val="1"/>
          <w:numId w:val="36"/>
        </w:numPr>
        <w:rPr>
          <w:rFonts w:ascii="Calibri" w:hAnsi="Calibri"/>
          <w:i/>
        </w:rPr>
      </w:pPr>
      <w:r>
        <w:rPr>
          <w:rFonts w:ascii="Calibri" w:hAnsi="Calibri"/>
        </w:rPr>
        <w:t>0.62 watts/cfm for small duct high velocity HP or AC systems</w:t>
      </w:r>
    </w:p>
    <w:p w14:paraId="53D8B2C2" w14:textId="14BCC6B1" w:rsidR="009E55DB" w:rsidRPr="00A2424F" w:rsidRDefault="009E55DB" w:rsidP="009E55DB">
      <w:pPr>
        <w:pStyle w:val="ListParagraph"/>
        <w:numPr>
          <w:ilvl w:val="1"/>
          <w:numId w:val="36"/>
        </w:numPr>
        <w:rPr>
          <w:rFonts w:ascii="Calibri" w:hAnsi="Calibri"/>
          <w:i/>
        </w:rPr>
      </w:pPr>
      <w:r>
        <w:rPr>
          <w:rFonts w:ascii="Calibri" w:hAnsi="Calibri"/>
        </w:rPr>
        <w:t>0.45 watts/cfm for central gas furnace or packaged gas furnace systems</w:t>
      </w:r>
    </w:p>
    <w:p w14:paraId="3B4E93B2" w14:textId="476B0A34" w:rsidR="009E55DB" w:rsidRPr="004E6DD7" w:rsidRDefault="009E55DB" w:rsidP="009E55DB">
      <w:pPr>
        <w:pStyle w:val="ListParagraph"/>
        <w:numPr>
          <w:ilvl w:val="1"/>
          <w:numId w:val="36"/>
        </w:numPr>
        <w:rPr>
          <w:rFonts w:ascii="Calibri" w:hAnsi="Calibri"/>
          <w:i/>
        </w:rPr>
      </w:pPr>
      <w:r>
        <w:rPr>
          <w:rFonts w:ascii="Calibri" w:hAnsi="Calibri"/>
        </w:rPr>
        <w:t>0.58 watts/cfm for all other systems</w:t>
      </w:r>
    </w:p>
    <w:p w14:paraId="4BAA8256" w14:textId="2B3FCD87"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542FBC">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This field is filled out automatically based on whether or not the actual fan efficacy meets the required fan efficacy.</w:t>
      </w:r>
    </w:p>
    <w:p w14:paraId="4BAA8258" w14:textId="77777777" w:rsidR="00D975FF" w:rsidRDefault="00D975FF" w:rsidP="00D975FF">
      <w:pPr>
        <w:rPr>
          <w:rFonts w:ascii="Calibri" w:hAnsi="Calibri"/>
          <w:i/>
        </w:rPr>
      </w:pPr>
    </w:p>
    <w:p w14:paraId="4BAA8259" w14:textId="77777777" w:rsidR="00D975FF" w:rsidRPr="00C62500" w:rsidRDefault="00D975FF" w:rsidP="00D975FF">
      <w:pPr>
        <w:rPr>
          <w:rFonts w:ascii="Calibri" w:hAnsi="Calibri"/>
        </w:rPr>
      </w:pPr>
      <w:r w:rsidRPr="00714E84">
        <w:rPr>
          <w:rFonts w:ascii="Calibri" w:hAnsi="Calibri"/>
          <w:b/>
        </w:rPr>
        <w:t>Section D.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6C6A529F" w:rsidR="00D975FF" w:rsidRDefault="00D975FF" w:rsidP="00D975FF">
      <w:pPr>
        <w:numPr>
          <w:ilvl w:val="0"/>
          <w:numId w:val="37"/>
        </w:numPr>
        <w:ind w:left="360" w:hanging="360"/>
        <w:rPr>
          <w:rFonts w:asciiTheme="minorHAnsi" w:hAnsiTheme="minorHAnsi"/>
        </w:rPr>
      </w:pPr>
      <w:r w:rsidRPr="00714E84">
        <w:rPr>
          <w:rFonts w:asciiTheme="minorHAnsi" w:hAnsiTheme="minorHAnsi"/>
        </w:rPr>
        <w:lastRenderedPageBreak/>
        <w:t>This field must be a true statement (or not applicable) for the system to comply.</w:t>
      </w:r>
    </w:p>
    <w:p w14:paraId="38D7EC99" w14:textId="77777777" w:rsidR="007A6D82" w:rsidRDefault="00466286" w:rsidP="00D975FF">
      <w:pPr>
        <w:numPr>
          <w:ilvl w:val="0"/>
          <w:numId w:val="37"/>
        </w:numPr>
        <w:ind w:left="360" w:hanging="360"/>
        <w:rPr>
          <w:rFonts w:asciiTheme="minorHAnsi" w:hAnsiTheme="minorHAnsi"/>
        </w:rPr>
        <w:sectPr w:rsidR="007A6D82" w:rsidSect="00CB64DD">
          <w:headerReference w:type="even" r:id="rId17"/>
          <w:headerReference w:type="default" r:id="rId18"/>
          <w:headerReference w:type="first" r:id="rId19"/>
          <w:pgSz w:w="12240" w:h="15840" w:code="1"/>
          <w:pgMar w:top="720" w:right="720" w:bottom="720" w:left="720" w:header="720" w:footer="576" w:gutter="0"/>
          <w:pgNumType w:start="1"/>
          <w:cols w:space="720"/>
          <w:docGrid w:linePitch="272"/>
        </w:sectPr>
      </w:pPr>
      <w:r w:rsidRPr="00714E84">
        <w:rPr>
          <w:rFonts w:asciiTheme="minorHAnsi" w:hAnsiTheme="minorHAnsi"/>
        </w:rPr>
        <w:t>This field must be a true statement (or not applicable) for the system to comply.</w:t>
      </w: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77777777"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77777777"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3B70C3F1" w14:textId="77777777" w:rsidTr="003E3490">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CC3E0FD" w14:textId="6B491921" w:rsidR="007A6D82" w:rsidRPr="003E3490" w:rsidRDefault="007A6D82" w:rsidP="007A6D82">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19B0B8C" w14:textId="180D4523" w:rsidR="007A6D82" w:rsidRPr="003E3490" w:rsidRDefault="007A6D82" w:rsidP="007A6D82">
            <w:pPr>
              <w:rPr>
                <w:rFonts w:asciiTheme="minorHAnsi" w:hAnsiTheme="minorHAnsi"/>
                <w:sz w:val="18"/>
                <w:szCs w:val="18"/>
              </w:rPr>
            </w:pPr>
            <w:r w:rsidRPr="003E3490">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416D832" w14:textId="7ED25DCC" w:rsidR="007A6D82" w:rsidRPr="003E3490" w:rsidRDefault="003E3490" w:rsidP="007A6D82">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4BAA8276" w14:textId="77777777" w:rsidTr="00F761B7">
        <w:trPr>
          <w:cantSplit/>
          <w:trHeight w:val="144"/>
        </w:trPr>
        <w:tc>
          <w:tcPr>
            <w:tcW w:w="475" w:type="dxa"/>
            <w:vAlign w:val="center"/>
          </w:tcPr>
          <w:p w14:paraId="4BAA8273" w14:textId="6EF02C5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4</w:t>
            </w:r>
          </w:p>
        </w:tc>
        <w:tc>
          <w:tcPr>
            <w:tcW w:w="4950" w:type="dxa"/>
            <w:vAlign w:val="center"/>
          </w:tcPr>
          <w:p w14:paraId="4BAA8274" w14:textId="77DE12B8" w:rsidR="007A6D82" w:rsidRPr="002C21B2" w:rsidRDefault="007A6D82" w:rsidP="007A6D82">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77777777" w:rsidR="007A6D82" w:rsidRPr="002C21B2" w:rsidRDefault="007A6D82" w:rsidP="007A6D82">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7A6D82" w:rsidRPr="002C21B2" w14:paraId="4BAA827A" w14:textId="77777777" w:rsidTr="00F761B7">
        <w:trPr>
          <w:cantSplit/>
          <w:trHeight w:val="144"/>
        </w:trPr>
        <w:tc>
          <w:tcPr>
            <w:tcW w:w="475" w:type="dxa"/>
            <w:vAlign w:val="center"/>
          </w:tcPr>
          <w:p w14:paraId="4BAA8277" w14:textId="0EE17C2C"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5</w:t>
            </w:r>
          </w:p>
        </w:tc>
        <w:tc>
          <w:tcPr>
            <w:tcW w:w="4950" w:type="dxa"/>
          </w:tcPr>
          <w:p w14:paraId="4BAA8278" w14:textId="1D8111E2" w:rsidR="007A6D82" w:rsidRPr="002C21B2" w:rsidRDefault="007A6D82" w:rsidP="007A6D82">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77777777" w:rsidR="007A6D82" w:rsidRPr="002C21B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7A6D82" w:rsidRPr="002C21B2" w14:paraId="4BAA827E" w14:textId="77777777" w:rsidTr="00F761B7">
        <w:trPr>
          <w:cantSplit/>
          <w:trHeight w:val="144"/>
        </w:trPr>
        <w:tc>
          <w:tcPr>
            <w:tcW w:w="475" w:type="dxa"/>
            <w:vAlign w:val="center"/>
          </w:tcPr>
          <w:p w14:paraId="4BAA827B" w14:textId="7B654C8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6</w:t>
            </w:r>
          </w:p>
        </w:tc>
        <w:tc>
          <w:tcPr>
            <w:tcW w:w="4950" w:type="dxa"/>
            <w:vAlign w:val="center"/>
          </w:tcPr>
          <w:p w14:paraId="4BAA827C" w14:textId="7B97DA4C" w:rsidR="007A6D82" w:rsidRPr="002C21B2" w:rsidRDefault="007A6D82" w:rsidP="007A6D82">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77777777"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7A6D82" w:rsidRPr="002C21B2" w14:paraId="4BAA8282" w14:textId="77777777" w:rsidTr="00F761B7">
        <w:trPr>
          <w:cantSplit/>
          <w:trHeight w:val="144"/>
        </w:trPr>
        <w:tc>
          <w:tcPr>
            <w:tcW w:w="475" w:type="dxa"/>
            <w:vAlign w:val="center"/>
          </w:tcPr>
          <w:p w14:paraId="4BAA827F" w14:textId="78356E6B"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7</w:t>
            </w:r>
          </w:p>
        </w:tc>
        <w:tc>
          <w:tcPr>
            <w:tcW w:w="4950" w:type="dxa"/>
            <w:vAlign w:val="center"/>
          </w:tcPr>
          <w:p w14:paraId="4BAA8280" w14:textId="0B9E9597" w:rsidR="007A6D82" w:rsidRPr="002C21B2" w:rsidRDefault="007A6D82" w:rsidP="007A6D82">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49BC7109"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7A6D82" w:rsidRPr="002C21B2" w14:paraId="4BAA8286" w14:textId="77777777" w:rsidTr="00F761B7">
        <w:trPr>
          <w:cantSplit/>
          <w:trHeight w:val="144"/>
        </w:trPr>
        <w:tc>
          <w:tcPr>
            <w:tcW w:w="475" w:type="dxa"/>
            <w:vAlign w:val="center"/>
          </w:tcPr>
          <w:p w14:paraId="4BAA8283" w14:textId="34D9F27D"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8</w:t>
            </w:r>
          </w:p>
        </w:tc>
        <w:tc>
          <w:tcPr>
            <w:tcW w:w="4950" w:type="dxa"/>
            <w:vAlign w:val="center"/>
          </w:tcPr>
          <w:p w14:paraId="4BAA8284" w14:textId="5DDD7E9F"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5D493A90" w:rsidR="007A6D82" w:rsidRDefault="007A6D82" w:rsidP="007A6D82">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7A6D82" w:rsidRPr="002C21B2" w14:paraId="4BAA828A" w14:textId="77777777" w:rsidTr="00F761B7">
        <w:trPr>
          <w:cantSplit/>
          <w:trHeight w:val="144"/>
        </w:trPr>
        <w:tc>
          <w:tcPr>
            <w:tcW w:w="475" w:type="dxa"/>
            <w:vAlign w:val="center"/>
          </w:tcPr>
          <w:p w14:paraId="4BAA8287" w14:textId="28386361"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9</w:t>
            </w:r>
          </w:p>
        </w:tc>
        <w:tc>
          <w:tcPr>
            <w:tcW w:w="4950" w:type="dxa"/>
            <w:vAlign w:val="center"/>
          </w:tcPr>
          <w:p w14:paraId="4BAA8288" w14:textId="154F7F84"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77777777"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7A6D82" w:rsidRPr="002C21B2" w14:paraId="4BAA828E" w14:textId="77777777" w:rsidTr="00F761B7">
        <w:trPr>
          <w:cantSplit/>
          <w:trHeight w:val="144"/>
        </w:trPr>
        <w:tc>
          <w:tcPr>
            <w:tcW w:w="475" w:type="dxa"/>
            <w:vAlign w:val="center"/>
          </w:tcPr>
          <w:p w14:paraId="4BAA828B" w14:textId="16493C09" w:rsidR="007A6D82" w:rsidRPr="002C21B2" w:rsidRDefault="003E3490" w:rsidP="007A6D82">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77777777"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7A6D82" w:rsidRPr="002C21B2" w14:paraId="4BAA8292" w14:textId="77777777" w:rsidTr="00F761B7">
        <w:trPr>
          <w:cantSplit/>
          <w:trHeight w:val="144"/>
        </w:trPr>
        <w:tc>
          <w:tcPr>
            <w:tcW w:w="475" w:type="dxa"/>
            <w:vAlign w:val="center"/>
          </w:tcPr>
          <w:p w14:paraId="4BAA828F" w14:textId="1290D6CD" w:rsidR="007A6D82" w:rsidRPr="002C21B2" w:rsidDel="006E5AE2" w:rsidRDefault="007A6D82" w:rsidP="007A6D82">
            <w:pPr>
              <w:jc w:val="center"/>
              <w:rPr>
                <w:rFonts w:asciiTheme="minorHAnsi" w:hAnsiTheme="minorHAnsi"/>
                <w:sz w:val="18"/>
                <w:szCs w:val="18"/>
              </w:rPr>
            </w:pPr>
            <w:r w:rsidRPr="002C21B2">
              <w:rPr>
                <w:rFonts w:asciiTheme="minorHAnsi" w:hAnsiTheme="minorHAnsi"/>
                <w:sz w:val="18"/>
                <w:szCs w:val="18"/>
              </w:rPr>
              <w:t>1</w:t>
            </w:r>
            <w:r w:rsidR="003E3490">
              <w:rPr>
                <w:rFonts w:asciiTheme="minorHAnsi" w:hAnsiTheme="minorHAnsi"/>
                <w:sz w:val="18"/>
                <w:szCs w:val="18"/>
              </w:rPr>
              <w:t>1</w:t>
            </w:r>
          </w:p>
        </w:tc>
        <w:tc>
          <w:tcPr>
            <w:tcW w:w="4950" w:type="dxa"/>
            <w:vAlign w:val="center"/>
          </w:tcPr>
          <w:p w14:paraId="4BAA8290" w14:textId="7930C766"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77777777"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7A6D82" w:rsidRPr="002C21B2" w14:paraId="296A6556" w14:textId="77777777" w:rsidTr="00F761B7">
        <w:trPr>
          <w:cantSplit/>
          <w:trHeight w:val="144"/>
        </w:trPr>
        <w:tc>
          <w:tcPr>
            <w:tcW w:w="475" w:type="dxa"/>
            <w:vAlign w:val="center"/>
          </w:tcPr>
          <w:p w14:paraId="7AF0E410" w14:textId="598D2C6B" w:rsidR="007A6D82" w:rsidRPr="002C21B2" w:rsidRDefault="007A6D82" w:rsidP="007A6D82">
            <w:pPr>
              <w:jc w:val="center"/>
              <w:rPr>
                <w:rFonts w:asciiTheme="minorHAnsi" w:hAnsiTheme="minorHAnsi"/>
                <w:sz w:val="18"/>
                <w:szCs w:val="18"/>
              </w:rPr>
            </w:pPr>
            <w:r>
              <w:rPr>
                <w:rFonts w:asciiTheme="minorHAnsi" w:hAnsiTheme="minorHAnsi"/>
                <w:sz w:val="18"/>
                <w:szCs w:val="18"/>
              </w:rPr>
              <w:t>1</w:t>
            </w:r>
            <w:r w:rsidR="003E3490">
              <w:rPr>
                <w:rFonts w:asciiTheme="minorHAnsi" w:hAnsiTheme="minorHAnsi"/>
                <w:sz w:val="18"/>
                <w:szCs w:val="18"/>
              </w:rPr>
              <w:t>2</w:t>
            </w:r>
          </w:p>
        </w:tc>
        <w:tc>
          <w:tcPr>
            <w:tcW w:w="4950" w:type="dxa"/>
            <w:vAlign w:val="center"/>
          </w:tcPr>
          <w:p w14:paraId="066A2B68" w14:textId="269F5864" w:rsidR="007A6D82" w:rsidRPr="002C21B2" w:rsidRDefault="007A6D82" w:rsidP="007A6D8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3BB95F4E"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user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184D40" w:rsidRPr="00D83E48" w14:paraId="4BAA82A2" w14:textId="77777777" w:rsidTr="00926D9A">
        <w:trPr>
          <w:cantSplit/>
          <w:trHeight w:val="144"/>
        </w:trPr>
        <w:tc>
          <w:tcPr>
            <w:tcW w:w="212" w:type="pct"/>
            <w:vAlign w:val="center"/>
          </w:tcPr>
          <w:p w14:paraId="4BAA829E" w14:textId="77777777" w:rsidR="00184D40" w:rsidRPr="00B904BC" w:rsidRDefault="00184D40" w:rsidP="00184D40">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184D40" w:rsidRPr="00B904BC" w:rsidRDefault="00184D40" w:rsidP="00184D40">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F2458F1" w14:textId="77777777" w:rsidR="00184D40" w:rsidRDefault="00184D40" w:rsidP="00184D40">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0DFE5621" w14:textId="5CD59C84" w:rsidR="0062741F" w:rsidRDefault="0062741F" w:rsidP="0062741F">
            <w:pPr>
              <w:pStyle w:val="ListParagraph"/>
              <w:keepNext/>
              <w:ind w:left="0"/>
              <w:rPr>
                <w:rFonts w:ascii="Calibri" w:hAnsi="Calibri"/>
                <w:sz w:val="18"/>
                <w:szCs w:val="18"/>
              </w:rPr>
            </w:pPr>
            <w:r>
              <w:rPr>
                <w:rFonts w:ascii="Calibri" w:hAnsi="Calibri"/>
                <w:sz w:val="18"/>
                <w:szCs w:val="18"/>
              </w:rPr>
              <w:t>If MCH-23 variant = MCH-23a, then display version MCH-22a;</w:t>
            </w:r>
          </w:p>
          <w:p w14:paraId="0D98F60A" w14:textId="43BE2983" w:rsidR="0062741F" w:rsidRDefault="0062741F" w:rsidP="0062741F">
            <w:pPr>
              <w:pStyle w:val="ListParagraph"/>
              <w:keepNext/>
              <w:ind w:left="0"/>
              <w:rPr>
                <w:rFonts w:ascii="Calibri" w:hAnsi="Calibri"/>
                <w:sz w:val="18"/>
                <w:szCs w:val="18"/>
              </w:rPr>
            </w:pPr>
            <w:r>
              <w:rPr>
                <w:rFonts w:ascii="Calibri" w:hAnsi="Calibri"/>
                <w:sz w:val="18"/>
                <w:szCs w:val="18"/>
              </w:rPr>
              <w:t>If MCH-23 variant = MCH-23b, then display version MCH-22b</w:t>
            </w:r>
            <w:r w:rsidR="00D81D9A">
              <w:rPr>
                <w:rFonts w:ascii="Calibri" w:hAnsi="Calibri"/>
                <w:sz w:val="18"/>
                <w:szCs w:val="18"/>
              </w:rPr>
              <w:t>;</w:t>
            </w:r>
          </w:p>
          <w:p w14:paraId="10750858" w14:textId="42D43C0A" w:rsidR="00184D40" w:rsidRDefault="00184D40" w:rsidP="00184D40">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sidR="007E3BBF">
              <w:rPr>
                <w:rFonts w:ascii="Calibri" w:hAnsi="Calibri"/>
                <w:sz w:val="18"/>
                <w:szCs w:val="18"/>
              </w:rPr>
              <w:t>-</w:t>
            </w:r>
            <w:r w:rsidRPr="00E3551F">
              <w:rPr>
                <w:rFonts w:ascii="Calibri" w:hAnsi="Calibri"/>
                <w:sz w:val="18"/>
                <w:szCs w:val="18"/>
              </w:rPr>
              <w:t>23 variant = MCH</w:t>
            </w:r>
            <w:r w:rsidR="007E3BBF">
              <w:rPr>
                <w:rFonts w:ascii="Calibri" w:hAnsi="Calibri"/>
                <w:sz w:val="18"/>
                <w:szCs w:val="18"/>
              </w:rPr>
              <w:t>-</w:t>
            </w:r>
            <w:r w:rsidRPr="00E3551F">
              <w:rPr>
                <w:rFonts w:ascii="Calibri" w:hAnsi="Calibri"/>
                <w:sz w:val="18"/>
                <w:szCs w:val="18"/>
              </w:rPr>
              <w:t>23</w:t>
            </w:r>
            <w:r w:rsidR="007E3BBF">
              <w:rPr>
                <w:rFonts w:ascii="Calibri" w:hAnsi="Calibri"/>
                <w:sz w:val="18"/>
                <w:szCs w:val="18"/>
              </w:rPr>
              <w:t>e</w:t>
            </w:r>
            <w:r>
              <w:rPr>
                <w:rFonts w:ascii="Calibri" w:hAnsi="Calibri"/>
                <w:sz w:val="18"/>
                <w:szCs w:val="18"/>
              </w:rPr>
              <w:t>,</w:t>
            </w:r>
            <w:r w:rsidRPr="00E3551F">
              <w:rPr>
                <w:rFonts w:ascii="Calibri" w:hAnsi="Calibri"/>
                <w:sz w:val="18"/>
                <w:szCs w:val="18"/>
              </w:rPr>
              <w:t xml:space="preserve"> then display version MCH-22</w:t>
            </w:r>
            <w:r>
              <w:rPr>
                <w:rFonts w:ascii="Calibri" w:hAnsi="Calibri"/>
                <w:sz w:val="18"/>
                <w:szCs w:val="18"/>
              </w:rPr>
              <w:t>c;</w:t>
            </w:r>
          </w:p>
          <w:p w14:paraId="441A9894" w14:textId="2B969C35" w:rsidR="007E3BBF" w:rsidRDefault="007E3BBF" w:rsidP="00184D40">
            <w:pPr>
              <w:pStyle w:val="ListParagraph"/>
              <w:keepNext/>
              <w:ind w:left="0"/>
              <w:rPr>
                <w:rFonts w:ascii="Calibri" w:hAnsi="Calibri"/>
                <w:sz w:val="18"/>
                <w:szCs w:val="18"/>
              </w:rPr>
            </w:pPr>
            <w:r>
              <w:rPr>
                <w:rFonts w:ascii="Calibri" w:hAnsi="Calibri"/>
                <w:sz w:val="18"/>
                <w:szCs w:val="18"/>
              </w:rPr>
              <w:t>If MCH-23 variant = MCH-23f, then display version MCH-22d;</w:t>
            </w:r>
          </w:p>
          <w:p w14:paraId="0F4EE118" w14:textId="2B34FA4E" w:rsidR="007E3BBF" w:rsidRDefault="007E3BBF" w:rsidP="00184D40">
            <w:pPr>
              <w:pStyle w:val="ListParagraph"/>
              <w:keepNext/>
              <w:ind w:left="0"/>
              <w:rPr>
                <w:rFonts w:ascii="Calibri" w:hAnsi="Calibri"/>
                <w:sz w:val="18"/>
                <w:szCs w:val="18"/>
              </w:rPr>
            </w:pPr>
          </w:p>
          <w:p w14:paraId="2A734566" w14:textId="77F540E7" w:rsidR="00D81D9A" w:rsidRDefault="00D81D9A" w:rsidP="00184D40">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6E3001BC" w14:textId="77777777" w:rsidR="00D81D9A" w:rsidRDefault="00D81D9A" w:rsidP="00184D40">
            <w:pPr>
              <w:pStyle w:val="ListParagraph"/>
              <w:keepNext/>
              <w:ind w:left="0"/>
              <w:rPr>
                <w:rFonts w:ascii="Calibri" w:hAnsi="Calibri"/>
                <w:sz w:val="18"/>
                <w:szCs w:val="18"/>
              </w:rPr>
            </w:pPr>
          </w:p>
          <w:p w14:paraId="5C44786B" w14:textId="3A057558" w:rsidR="0062741F" w:rsidRDefault="0062741F" w:rsidP="00184D40">
            <w:pPr>
              <w:pStyle w:val="ListParagraph"/>
              <w:keepNext/>
              <w:ind w:left="0"/>
              <w:rPr>
                <w:rFonts w:ascii="Calibri" w:hAnsi="Calibri"/>
                <w:sz w:val="18"/>
                <w:szCs w:val="18"/>
              </w:rPr>
            </w:pPr>
            <w:r>
              <w:rPr>
                <w:rFonts w:ascii="Calibri" w:hAnsi="Calibri"/>
                <w:sz w:val="18"/>
                <w:szCs w:val="18"/>
              </w:rPr>
              <w:t>If MCH-23 variant = MCH-23d and A1</w:t>
            </w:r>
            <w:r w:rsidR="003E3490">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47DA421D" w:rsidR="00184D40" w:rsidRPr="00B904BC" w:rsidRDefault="00184D40" w:rsidP="00184D40">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1"/>
        <w:gridCol w:w="4959"/>
        <w:gridCol w:w="5596"/>
        <w:gridCol w:w="11"/>
      </w:tblGrid>
      <w:tr w:rsidR="00EA1EC9" w:rsidRPr="00890BB7" w14:paraId="4BAA82A7" w14:textId="77777777" w:rsidTr="008F5BC0">
        <w:trPr>
          <w:gridBefore w:val="1"/>
          <w:gridAfter w:val="1"/>
          <w:wBefore w:w="3" w:type="pct"/>
          <w:wAfter w:w="5" w:type="pct"/>
          <w:trHeight w:val="144"/>
        </w:trPr>
        <w:tc>
          <w:tcPr>
            <w:tcW w:w="4992" w:type="pct"/>
            <w:gridSpan w:val="3"/>
          </w:tcPr>
          <w:p w14:paraId="4BAA82A6" w14:textId="7FBCE25D" w:rsidR="00C80440" w:rsidRPr="00890BB7" w:rsidRDefault="00EA1EC9" w:rsidP="00D10CB1">
            <w:pPr>
              <w:rPr>
                <w:rFonts w:asciiTheme="minorHAnsi" w:hAnsiTheme="minorHAnsi"/>
                <w:b/>
                <w:szCs w:val="18"/>
              </w:rPr>
            </w:pPr>
            <w:r w:rsidRPr="00890BB7">
              <w:rPr>
                <w:rFonts w:asciiTheme="minorHAnsi" w:hAnsiTheme="minorHAnsi"/>
                <w:b/>
                <w:szCs w:val="18"/>
              </w:rPr>
              <w:t xml:space="preserve">MCH-22a Forced Air System Fan </w:t>
            </w:r>
            <w:r w:rsidR="00D10CB1" w:rsidRPr="00890BB7">
              <w:rPr>
                <w:rFonts w:asciiTheme="minorHAnsi" w:hAnsiTheme="minorHAnsi"/>
                <w:b/>
                <w:szCs w:val="18"/>
              </w:rPr>
              <w:t xml:space="preserve">Efficacy </w:t>
            </w:r>
            <w:r w:rsidRPr="00890BB7">
              <w:rPr>
                <w:rFonts w:asciiTheme="minorHAnsi" w:hAnsiTheme="minorHAnsi"/>
                <w:b/>
                <w:szCs w:val="18"/>
              </w:rPr>
              <w:t xml:space="preserve">Measurement – Newly Installed Non-Zoned Systems or Zoned Multi-Speed Compressor </w:t>
            </w:r>
          </w:p>
        </w:tc>
      </w:tr>
      <w:tr w:rsidR="00EA1EC9" w:rsidRPr="00D83E48" w14:paraId="4BAA82AB" w14:textId="77777777" w:rsidTr="00F5175D">
        <w:trPr>
          <w:gridAfter w:val="1"/>
          <w:wAfter w:w="5" w:type="pct"/>
          <w:trHeight w:val="144"/>
        </w:trPr>
        <w:tc>
          <w:tcPr>
            <w:tcW w:w="4995" w:type="pct"/>
            <w:gridSpan w:val="4"/>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5A3340">
        <w:trPr>
          <w:cantSplit/>
          <w:trHeight w:val="144"/>
        </w:trPr>
        <w:tc>
          <w:tcPr>
            <w:tcW w:w="212" w:type="pct"/>
            <w:gridSpan w:val="2"/>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5A3340">
        <w:trPr>
          <w:cantSplit/>
          <w:trHeight w:val="144"/>
        </w:trPr>
        <w:tc>
          <w:tcPr>
            <w:tcW w:w="212" w:type="pct"/>
            <w:gridSpan w:val="2"/>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41" w:type="pct"/>
            <w:gridSpan w:val="2"/>
            <w:vAlign w:val="center"/>
          </w:tcPr>
          <w:p w14:paraId="4BAA82B2"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CF2R-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5A3340">
        <w:trPr>
          <w:cantSplit/>
          <w:trHeight w:val="144"/>
        </w:trPr>
        <w:tc>
          <w:tcPr>
            <w:tcW w:w="212" w:type="pct"/>
            <w:gridSpan w:val="2"/>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4BAA82B5" w14:textId="569D7F8D"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3331764"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470B9A" w:rsidRPr="00EB198C">
              <w:rPr>
                <w:rFonts w:asciiTheme="minorHAnsi" w:hAnsiTheme="minorHAnsi"/>
                <w:i/>
                <w:sz w:val="18"/>
                <w:szCs w:val="18"/>
              </w:rPr>
              <w:t xml:space="preserve">C09 – </w:t>
            </w:r>
            <w:proofErr w:type="spell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
          <w:p w14:paraId="5411D291" w14:textId="77777777" w:rsidR="002E64C4" w:rsidRDefault="002E64C4" w:rsidP="00E13CCD">
            <w:pPr>
              <w:keepNext/>
              <w:rPr>
                <w:rFonts w:asciiTheme="minorHAnsi" w:hAnsiTheme="minorHAnsi"/>
                <w:sz w:val="18"/>
                <w:szCs w:val="18"/>
              </w:rPr>
            </w:pPr>
          </w:p>
          <w:p w14:paraId="059CB59B" w14:textId="45AE8ADB"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C09 – </w:t>
            </w:r>
            <w:proofErr w:type="spell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5605EE">
              <w:rPr>
                <w:rFonts w:asciiTheme="minorHAnsi" w:hAnsiTheme="minorHAnsi"/>
                <w:i/>
                <w:sz w:val="18"/>
                <w:szCs w:val="18"/>
              </w:rPr>
              <w:t xml:space="preserve">Row C06 – </w:t>
            </w:r>
            <w:proofErr w:type="spellStart"/>
            <w:r w:rsidRPr="005605EE">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else use value 0.58</w:t>
            </w:r>
            <w:r w:rsidR="002E64C4" w:rsidRPr="002E64C4">
              <w:rPr>
                <w:rFonts w:asciiTheme="minorHAnsi" w:hAnsiTheme="minorHAnsi"/>
                <w:sz w:val="18"/>
                <w:szCs w:val="18"/>
              </w:rPr>
              <w:t>;</w:t>
            </w:r>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0243191B"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5A3340">
        <w:trPr>
          <w:cantSplit/>
          <w:trHeight w:val="144"/>
        </w:trPr>
        <w:tc>
          <w:tcPr>
            <w:tcW w:w="212" w:type="pct"/>
            <w:gridSpan w:val="2"/>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BAA82BC" w14:textId="6326C3A6"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D" w14:textId="08726278"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5A3340">
        <w:trPr>
          <w:cantSplit/>
          <w:trHeight w:val="144"/>
        </w:trPr>
        <w:tc>
          <w:tcPr>
            <w:tcW w:w="212" w:type="pct"/>
            <w:gridSpan w:val="2"/>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11E6702" w14:textId="082C65BF" w:rsidR="00B074D6" w:rsidRDefault="00952AA6" w:rsidP="00120F6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120F65">
              <w:rPr>
                <w:rFonts w:asciiTheme="minorHAnsi" w:hAnsiTheme="minorHAnsi"/>
                <w:i/>
                <w:sz w:val="18"/>
                <w:szCs w:val="18"/>
              </w:rPr>
              <w:t>Required</w:t>
            </w:r>
            <w:r w:rsidR="003B3796">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120F65">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the display text: system fan efficacy complies</w:t>
            </w:r>
            <w:r w:rsidR="00B074D6">
              <w:rPr>
                <w:rFonts w:asciiTheme="minorHAnsi" w:hAnsiTheme="minorHAnsi"/>
                <w:sz w:val="18"/>
                <w:szCs w:val="18"/>
              </w:rPr>
              <w:t>;</w:t>
            </w:r>
            <w:r w:rsidRPr="00926D9A">
              <w:rPr>
                <w:rFonts w:asciiTheme="minorHAnsi" w:hAnsiTheme="minorHAnsi"/>
                <w:sz w:val="18"/>
                <w:szCs w:val="18"/>
              </w:rPr>
              <w:t xml:space="preserve"> </w:t>
            </w:r>
          </w:p>
          <w:p w14:paraId="4BAA82C1" w14:textId="3917CCF3" w:rsidR="00952AA6" w:rsidRPr="00926D9A" w:rsidRDefault="00952AA6" w:rsidP="00120F6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EA1EC9" w:rsidRPr="00D83E48" w14:paraId="4BAA82C5" w14:textId="77777777" w:rsidTr="00926D9A">
        <w:trPr>
          <w:trHeight w:val="144"/>
        </w:trPr>
        <w:tc>
          <w:tcPr>
            <w:tcW w:w="10998" w:type="dxa"/>
            <w:gridSpan w:val="2"/>
            <w:vAlign w:val="center"/>
          </w:tcPr>
          <w:p w14:paraId="4BAA82C4" w14:textId="77777777" w:rsidR="00EA1EC9" w:rsidRPr="00904139" w:rsidRDefault="00EA1EC9" w:rsidP="00926D9A">
            <w:pPr>
              <w:keepNext/>
              <w:rPr>
                <w:rFonts w:asciiTheme="minorHAnsi" w:hAnsiTheme="minorHAnsi"/>
                <w:b/>
                <w:sz w:val="18"/>
                <w:szCs w:val="18"/>
              </w:rPr>
            </w:pPr>
            <w:r w:rsidRPr="00890BB7">
              <w:rPr>
                <w:rFonts w:asciiTheme="minorHAnsi" w:hAnsiTheme="minorHAnsi"/>
                <w:b/>
                <w:szCs w:val="18"/>
              </w:rPr>
              <w:t>D. Additional Requirements</w:t>
            </w:r>
          </w:p>
        </w:tc>
      </w:tr>
      <w:tr w:rsidR="00EA1EC9" w:rsidRPr="00D83E48" w14:paraId="4BAA82C8" w14:textId="77777777" w:rsidTr="00926D9A">
        <w:trPr>
          <w:trHeight w:val="144"/>
        </w:trPr>
        <w:tc>
          <w:tcPr>
            <w:tcW w:w="468" w:type="dxa"/>
            <w:vAlign w:val="center"/>
          </w:tcPr>
          <w:p w14:paraId="4BAA82C6"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4BAA82C7"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EA1EC9" w:rsidRPr="00D83E48" w14:paraId="4BAA82CB" w14:textId="77777777" w:rsidTr="00926D9A">
        <w:trPr>
          <w:trHeight w:val="144"/>
        </w:trPr>
        <w:tc>
          <w:tcPr>
            <w:tcW w:w="468" w:type="dxa"/>
            <w:vAlign w:val="center"/>
          </w:tcPr>
          <w:p w14:paraId="4BAA82C9"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4BAA82CA"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EA1EC9" w:rsidRPr="00D83E48" w14:paraId="4BAA82CE" w14:textId="77777777" w:rsidTr="00926D9A">
        <w:trPr>
          <w:trHeight w:val="144"/>
        </w:trPr>
        <w:tc>
          <w:tcPr>
            <w:tcW w:w="468" w:type="dxa"/>
            <w:vAlign w:val="center"/>
          </w:tcPr>
          <w:p w14:paraId="4BAA82CC"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4BAA82CD"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If fresh air duct is part of the HVAC system it was not closed during the diagnostic test.</w:t>
            </w:r>
          </w:p>
        </w:tc>
      </w:tr>
      <w:tr w:rsidR="00EA1EC9" w:rsidRPr="00D83E48" w14:paraId="4BAA82D1" w14:textId="77777777" w:rsidTr="00926D9A">
        <w:trPr>
          <w:trHeight w:val="144"/>
        </w:trPr>
        <w:tc>
          <w:tcPr>
            <w:tcW w:w="468" w:type="dxa"/>
            <w:vAlign w:val="center"/>
          </w:tcPr>
          <w:p w14:paraId="4BAA82CF"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4BAA82D0"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EA1EC9" w:rsidRPr="00D83E48" w14:paraId="4BAA82D4" w14:textId="77777777" w:rsidTr="00926D9A">
        <w:trPr>
          <w:trHeight w:val="144"/>
        </w:trPr>
        <w:tc>
          <w:tcPr>
            <w:tcW w:w="468" w:type="dxa"/>
            <w:vAlign w:val="center"/>
          </w:tcPr>
          <w:p w14:paraId="4BAA82D2"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4BAA82D3" w14:textId="2A4806A3" w:rsidR="00EA1EC9" w:rsidRPr="00B904BC" w:rsidRDefault="00EA1EC9" w:rsidP="00542FBC">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542FBC">
              <w:rPr>
                <w:rFonts w:asciiTheme="minorHAnsi" w:hAnsiTheme="minorHAnsi"/>
                <w:sz w:val="18"/>
                <w:szCs w:val="18"/>
              </w:rPr>
              <w:t>w</w:t>
            </w:r>
            <w:r w:rsidRPr="00B904BC">
              <w:rPr>
                <w:rFonts w:asciiTheme="minorHAnsi" w:hAnsiTheme="minorHAnsi"/>
                <w:sz w:val="18"/>
                <w:szCs w:val="18"/>
              </w:rPr>
              <w:t>att</w:t>
            </w:r>
            <w:r w:rsidR="00542FBC">
              <w:rPr>
                <w:rFonts w:asciiTheme="minorHAnsi" w:hAnsiTheme="minorHAnsi"/>
                <w:sz w:val="18"/>
                <w:szCs w:val="18"/>
              </w:rPr>
              <w:t>s</w:t>
            </w:r>
            <w:r w:rsidRPr="00B904BC">
              <w:rPr>
                <w:rFonts w:asciiTheme="minorHAnsi" w:hAnsiTheme="minorHAnsi"/>
                <w:sz w:val="18"/>
                <w:szCs w:val="18"/>
              </w:rPr>
              <w:t>/cfm) with system operating in cooling mode at the maximum compressor speed and the maximum air handler fan speed.</w:t>
            </w:r>
          </w:p>
        </w:tc>
      </w:tr>
      <w:tr w:rsidR="00EA1EC9" w:rsidRPr="00D83E48" w14:paraId="4BAA82D7" w14:textId="77777777" w:rsidTr="00926D9A">
        <w:trPr>
          <w:trHeight w:val="144"/>
        </w:trPr>
        <w:tc>
          <w:tcPr>
            <w:tcW w:w="468" w:type="dxa"/>
            <w:vAlign w:val="center"/>
          </w:tcPr>
          <w:p w14:paraId="4BAA82D5"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4BAA82D6" w14:textId="2833622C" w:rsidR="00EA1EC9" w:rsidRPr="00B904BC" w:rsidRDefault="00EA1EC9" w:rsidP="00542FBC">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B904BC">
              <w:rPr>
                <w:rFonts w:asciiTheme="minorHAnsi" w:hAnsiTheme="minorHAnsi"/>
                <w:sz w:val="18"/>
                <w:szCs w:val="18"/>
              </w:rPr>
              <w:t>att</w:t>
            </w:r>
            <w:r w:rsidR="00542FBC">
              <w:rPr>
                <w:rFonts w:asciiTheme="minorHAnsi" w:hAnsiTheme="minorHAnsi"/>
                <w:sz w:val="18"/>
                <w:szCs w:val="18"/>
              </w:rPr>
              <w:t>s</w:t>
            </w:r>
            <w:r w:rsidRPr="00B904BC">
              <w:rPr>
                <w:rFonts w:asciiTheme="minorHAnsi" w:hAnsiTheme="minorHAnsi"/>
                <w:sz w:val="18"/>
                <w:szCs w:val="18"/>
              </w:rPr>
              <w:t>/cfm) criteria in every zonal control mode.</w:t>
            </w:r>
          </w:p>
        </w:tc>
      </w:tr>
      <w:tr w:rsidR="00184D40" w:rsidRPr="00D83E48" w14:paraId="6749AC0C" w14:textId="77777777" w:rsidTr="00F5175D">
        <w:trPr>
          <w:trHeight w:val="144"/>
        </w:trPr>
        <w:tc>
          <w:tcPr>
            <w:tcW w:w="468" w:type="dxa"/>
            <w:vAlign w:val="center"/>
          </w:tcPr>
          <w:p w14:paraId="3A0096BA" w14:textId="629E4557" w:rsidR="00184D40" w:rsidRPr="00B904BC" w:rsidRDefault="00184D40" w:rsidP="00184D40">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43A33589" w14:textId="6CD70E71" w:rsidR="00184D40" w:rsidRPr="00B904BC" w:rsidRDefault="00184D40" w:rsidP="00184D40">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184D40" w:rsidRPr="00D83E48" w14:paraId="4BAA82D9" w14:textId="77777777" w:rsidTr="00926D9A">
        <w:trPr>
          <w:trHeight w:val="144"/>
        </w:trPr>
        <w:tc>
          <w:tcPr>
            <w:tcW w:w="10998" w:type="dxa"/>
            <w:gridSpan w:val="2"/>
          </w:tcPr>
          <w:p w14:paraId="4BAA82D8" w14:textId="77777777" w:rsidR="00184D40" w:rsidRPr="00B904BC" w:rsidRDefault="00184D40" w:rsidP="00184D40">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default" r:id="rId2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F92EF" w14:textId="77777777" w:rsidR="00674E3B" w:rsidRDefault="00674E3B">
      <w:r>
        <w:separator/>
      </w:r>
    </w:p>
  </w:endnote>
  <w:endnote w:type="continuationSeparator" w:id="0">
    <w:p w14:paraId="0C0D7DB7" w14:textId="77777777" w:rsidR="00674E3B" w:rsidRDefault="00674E3B">
      <w:r>
        <w:continuationSeparator/>
      </w:r>
    </w:p>
  </w:endnote>
  <w:endnote w:type="continuationNotice" w:id="1">
    <w:p w14:paraId="1DCE7EB4" w14:textId="77777777" w:rsidR="00674E3B" w:rsidRDefault="00674E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028C8" w14:textId="77777777" w:rsidR="00284A18" w:rsidRDefault="00284A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95BCA" w:rsidRPr="00CB64DD" w:rsidRDefault="00A95BCA" w:rsidP="00DF373F">
    <w:pPr>
      <w:pStyle w:val="Footer"/>
    </w:pPr>
    <w:r w:rsidRPr="00CB64DD">
      <w:t xml:space="preserve">Registration Number:                                                           Registration Date/Time:                                           HERS Provider:                       </w:t>
    </w:r>
  </w:p>
  <w:p w14:paraId="4BAA82FE" w14:textId="4B23AA8A" w:rsidR="00A95BCA" w:rsidRPr="00CB64DD" w:rsidRDefault="00A95BCA">
    <w:pPr>
      <w:pStyle w:val="Footer"/>
    </w:pPr>
    <w:r w:rsidRPr="00CB64DD">
      <w:t>CA Building Energy Efficiency Standards - 20</w:t>
    </w:r>
    <w:ins w:id="5" w:author="Alhabibi, Haider@Energy" w:date="2021-08-24T13:14:00Z">
      <w:r w:rsidR="00563086">
        <w:t>22</w:t>
      </w:r>
    </w:ins>
    <w:del w:id="6" w:author="Alhabibi, Haider@Energy" w:date="2021-08-24T13:14:00Z">
      <w:r w:rsidRPr="00CB64DD" w:rsidDel="00563086">
        <w:delText>1</w:delText>
      </w:r>
      <w:r w:rsidDel="00563086">
        <w:delText>9</w:delText>
      </w:r>
    </w:del>
    <w:r w:rsidRPr="00CB64DD">
      <w:t xml:space="preserve"> Residential Compliance</w:t>
    </w:r>
    <w:r w:rsidRPr="00CB64DD">
      <w:tab/>
    </w:r>
    <w:r>
      <w:t>January 20</w:t>
    </w:r>
    <w:ins w:id="7" w:author="Alhabibi, Haider@Energy" w:date="2021-08-24T13:14:00Z">
      <w:r w:rsidR="00563086">
        <w:t>22</w:t>
      </w:r>
    </w:ins>
    <w:del w:id="8" w:author="Alhabibi, Haider@Energy" w:date="2021-08-24T13:14:00Z">
      <w:r w:rsidDel="00563086">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95BCA" w:rsidRPr="00CB64DD" w:rsidRDefault="00A95BCA">
    <w:pPr>
      <w:pStyle w:val="Footer"/>
    </w:pPr>
    <w:r w:rsidRPr="00CB64DD">
      <w:t xml:space="preserve">Registration Number:                                                           Registration Date/Time:                                           HERS Provider:                       </w:t>
    </w:r>
  </w:p>
  <w:p w14:paraId="4BAA830F" w14:textId="77777777" w:rsidR="00A95BCA" w:rsidRPr="00CB64DD" w:rsidRDefault="00A95BC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1249F" w14:textId="77777777" w:rsidR="00674E3B" w:rsidRDefault="00674E3B">
      <w:r>
        <w:separator/>
      </w:r>
    </w:p>
  </w:footnote>
  <w:footnote w:type="continuationSeparator" w:id="0">
    <w:p w14:paraId="25C800AA" w14:textId="77777777" w:rsidR="00674E3B" w:rsidRDefault="00674E3B">
      <w:r>
        <w:continuationSeparator/>
      </w:r>
    </w:p>
  </w:footnote>
  <w:footnote w:type="continuationNotice" w:id="1">
    <w:p w14:paraId="75D51B04" w14:textId="77777777" w:rsidR="00674E3B" w:rsidRDefault="00674E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49EC4AB7" w:rsidR="00A95BCA" w:rsidRDefault="00A95B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A" w14:textId="02387633" w:rsidR="00A95BCA" w:rsidRPr="007770C5" w:rsidRDefault="00284A18" w:rsidP="00986D7B">
    <w:pPr>
      <w:suppressAutoHyphens/>
      <w:ind w:left="-90"/>
      <w:rPr>
        <w:rFonts w:ascii="Arial" w:hAnsi="Arial" w:cs="Arial"/>
        <w:sz w:val="14"/>
        <w:szCs w:val="14"/>
      </w:rPr>
    </w:pPr>
    <w:customXmlInsRangeStart w:id="0" w:author="Geiser, Che@Energy" w:date="2022-04-08T12:34:00Z"/>
    <w:sdt>
      <w:sdtPr>
        <w:rPr>
          <w:rFonts w:ascii="Arial" w:hAnsi="Arial" w:cs="Arial"/>
          <w:sz w:val="14"/>
          <w:szCs w:val="14"/>
        </w:rPr>
        <w:id w:val="-1774856229"/>
        <w:docPartObj>
          <w:docPartGallery w:val="Watermarks"/>
          <w:docPartUnique/>
        </w:docPartObj>
      </w:sdtPr>
      <w:sdtContent>
        <w:customXmlInsRangeEnd w:id="0"/>
        <w:ins w:id="1" w:author="Geiser, Che@Energy" w:date="2022-04-08T12:34:00Z">
          <w:r w:rsidRPr="00284A18">
            <w:rPr>
              <w:rFonts w:ascii="Arial" w:hAnsi="Arial" w:cs="Arial"/>
              <w:noProof/>
              <w:sz w:val="14"/>
              <w:szCs w:val="14"/>
            </w:rPr>
            <w:pict w14:anchorId="4FF531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9"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4:00Z"/>
      </w:sdtContent>
    </w:sdt>
    <w:customXmlInsRangeEnd w:id="2"/>
    <w:r w:rsidR="00A95BCA" w:rsidRPr="007770C5">
      <w:rPr>
        <w:rFonts w:ascii="Arial" w:hAnsi="Arial" w:cs="Arial"/>
        <w:sz w:val="14"/>
        <w:szCs w:val="14"/>
      </w:rPr>
      <w:t xml:space="preserve">STATE OF </w:t>
    </w:r>
    <w:smartTag w:uri="urn:schemas-microsoft-com:office:smarttags" w:element="State">
      <w:smartTag w:uri="urn:schemas-microsoft-com:office:smarttags" w:element="place">
        <w:r w:rsidR="00A95BCA" w:rsidRPr="007770C5">
          <w:rPr>
            <w:rFonts w:ascii="Arial" w:hAnsi="Arial" w:cs="Arial"/>
            <w:sz w:val="14"/>
            <w:szCs w:val="14"/>
          </w:rPr>
          <w:t>CALIFORNIA</w:t>
        </w:r>
      </w:smartTag>
    </w:smartTag>
  </w:p>
  <w:p w14:paraId="4BAA82EB" w14:textId="5FC7D91E" w:rsidR="00A95BCA" w:rsidRPr="007770C5" w:rsidRDefault="00A95BCA" w:rsidP="00986D7B">
    <w:pPr>
      <w:suppressAutoHyphens/>
      <w:ind w:left="-90"/>
      <w:rPr>
        <w:rFonts w:ascii="Arial" w:hAnsi="Arial" w:cs="Arial"/>
        <w:b/>
        <w:sz w:val="24"/>
        <w:szCs w:val="24"/>
      </w:rPr>
    </w:pPr>
    <w:r>
      <w:rPr>
        <w:noProof/>
      </w:rPr>
      <w:drawing>
        <wp:anchor distT="0" distB="0" distL="114300" distR="114300" simplePos="0" relativeHeight="251659264" behindDoc="0" locked="0" layoutInCell="1" allowOverlap="1" wp14:anchorId="4BAA832C" wp14:editId="09D72628">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4BAA82EC" w14:textId="43B8F49B" w:rsidR="00A95BCA" w:rsidRPr="007770C5" w:rsidRDefault="00A95BCA" w:rsidP="00986D7B">
    <w:pPr>
      <w:suppressAutoHyphens/>
      <w:ind w:left="-90"/>
      <w:rPr>
        <w:rFonts w:ascii="Arial" w:hAnsi="Arial" w:cs="Arial"/>
        <w:sz w:val="14"/>
        <w:szCs w:val="14"/>
      </w:rPr>
    </w:pPr>
    <w:r>
      <w:rPr>
        <w:rFonts w:ascii="Arial" w:hAnsi="Arial" w:cs="Arial"/>
        <w:sz w:val="14"/>
        <w:szCs w:val="14"/>
      </w:rPr>
      <w:t>CEC-CF2R-MCH-22-H</w:t>
    </w:r>
    <w:r w:rsidRPr="007770C5">
      <w:rPr>
        <w:rFonts w:ascii="Arial" w:hAnsi="Arial" w:cs="Arial"/>
        <w:sz w:val="14"/>
        <w:szCs w:val="14"/>
      </w:rPr>
      <w:t xml:space="preserve"> (Revised </w:t>
    </w:r>
    <w:r>
      <w:rPr>
        <w:rFonts w:ascii="Arial" w:hAnsi="Arial" w:cs="Arial"/>
        <w:sz w:val="14"/>
        <w:szCs w:val="14"/>
      </w:rPr>
      <w:t>01/</w:t>
    </w:r>
    <w:ins w:id="3" w:author="Alhabibi, Haider@Energy" w:date="2021-08-24T13:13:00Z">
      <w:r w:rsidR="00563086">
        <w:rPr>
          <w:rFonts w:ascii="Arial" w:hAnsi="Arial" w:cs="Arial"/>
          <w:sz w:val="14"/>
          <w:szCs w:val="14"/>
        </w:rPr>
        <w:t>22</w:t>
      </w:r>
    </w:ins>
    <w:del w:id="4" w:author="Alhabibi, Haider@Energy" w:date="2021-08-24T13:13:00Z">
      <w:r w:rsidDel="00563086">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A95BCA" w:rsidRPr="00F85124" w14:paraId="4BAA82EF" w14:textId="77777777">
      <w:trPr>
        <w:cantSplit/>
        <w:trHeight w:val="288"/>
      </w:trPr>
      <w:tc>
        <w:tcPr>
          <w:tcW w:w="4016" w:type="pct"/>
          <w:gridSpan w:val="2"/>
          <w:tcBorders>
            <w:right w:val="nil"/>
          </w:tcBorders>
          <w:vAlign w:val="center"/>
        </w:tcPr>
        <w:p w14:paraId="4BAA82ED" w14:textId="77777777" w:rsidR="00A95BCA" w:rsidRPr="00F85124" w:rsidRDefault="00A95BCA"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4BAA82EE" w14:textId="77777777" w:rsidR="00A95BCA" w:rsidRPr="00F85124" w:rsidRDefault="00A95BCA" w:rsidP="007924C2">
          <w:pPr>
            <w:pStyle w:val="Heading1"/>
            <w:jc w:val="right"/>
            <w:rPr>
              <w:rFonts w:ascii="Calibri" w:hAnsi="Calibri"/>
              <w:b w:val="0"/>
              <w:bCs/>
              <w:sz w:val="20"/>
            </w:rPr>
          </w:pPr>
          <w:r>
            <w:rPr>
              <w:rFonts w:ascii="Calibri" w:hAnsi="Calibri"/>
              <w:b w:val="0"/>
              <w:bCs/>
              <w:sz w:val="20"/>
            </w:rPr>
            <w:t>CF2R-MCH-22-H</w:t>
          </w:r>
        </w:p>
      </w:tc>
    </w:tr>
    <w:tr w:rsidR="00A95BCA" w:rsidRPr="00F85124" w14:paraId="4BAA82F2" w14:textId="77777777">
      <w:trPr>
        <w:cantSplit/>
        <w:trHeight w:val="288"/>
      </w:trPr>
      <w:tc>
        <w:tcPr>
          <w:tcW w:w="2500" w:type="pct"/>
          <w:tcBorders>
            <w:right w:val="nil"/>
          </w:tcBorders>
        </w:tcPr>
        <w:p w14:paraId="4BAA82F0"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2F1" w14:textId="1C1A8BD4"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16FA0" w:rsidRPr="00C16FA0">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84A18">
            <w:rPr>
              <w:rFonts w:ascii="Calibri" w:hAnsi="Calibri"/>
              <w:bCs/>
              <w:noProof/>
            </w:rPr>
            <w:t>2</w:t>
          </w:r>
          <w:r>
            <w:rPr>
              <w:rFonts w:ascii="Calibri" w:hAnsi="Calibri"/>
              <w:bCs/>
              <w:noProof/>
            </w:rPr>
            <w:fldChar w:fldCharType="end"/>
          </w:r>
          <w:r w:rsidRPr="00F85124">
            <w:rPr>
              <w:rFonts w:ascii="Calibri" w:hAnsi="Calibri"/>
              <w:bCs/>
            </w:rPr>
            <w:t>)</w:t>
          </w:r>
        </w:p>
      </w:tc>
    </w:tr>
    <w:tr w:rsidR="00A95BCA" w:rsidRPr="00F85124" w14:paraId="4BAA82F6" w14:textId="77777777">
      <w:trPr>
        <w:cantSplit/>
        <w:trHeight w:val="288"/>
      </w:trPr>
      <w:tc>
        <w:tcPr>
          <w:tcW w:w="0" w:type="auto"/>
        </w:tcPr>
        <w:p w14:paraId="4BAA82F3" w14:textId="77777777" w:rsidR="00A95BCA" w:rsidRPr="00F85124" w:rsidRDefault="00A95BCA" w:rsidP="007924C2">
          <w:pPr>
            <w:rPr>
              <w:rFonts w:ascii="Calibri" w:hAnsi="Calibri"/>
              <w:sz w:val="12"/>
              <w:szCs w:val="12"/>
            </w:rPr>
          </w:pPr>
          <w:r w:rsidRPr="00F85124">
            <w:rPr>
              <w:rFonts w:ascii="Calibri" w:hAnsi="Calibri"/>
              <w:sz w:val="12"/>
              <w:szCs w:val="12"/>
            </w:rPr>
            <w:t>Project Name:</w:t>
          </w:r>
        </w:p>
      </w:tc>
      <w:tc>
        <w:tcPr>
          <w:tcW w:w="1655" w:type="pct"/>
        </w:tcPr>
        <w:p w14:paraId="4BAA82F4" w14:textId="77777777" w:rsidR="00A95BCA" w:rsidRPr="00F85124" w:rsidRDefault="00A95BCA" w:rsidP="007924C2">
          <w:pPr>
            <w:rPr>
              <w:rFonts w:ascii="Calibri" w:hAnsi="Calibri"/>
              <w:sz w:val="12"/>
              <w:szCs w:val="12"/>
            </w:rPr>
          </w:pPr>
          <w:r w:rsidRPr="00F85124">
            <w:rPr>
              <w:rFonts w:ascii="Calibri" w:hAnsi="Calibri"/>
              <w:sz w:val="12"/>
              <w:szCs w:val="12"/>
            </w:rPr>
            <w:t>Enforcement Agency:</w:t>
          </w:r>
        </w:p>
      </w:tc>
      <w:tc>
        <w:tcPr>
          <w:tcW w:w="984" w:type="pct"/>
        </w:tcPr>
        <w:p w14:paraId="4BAA82F5" w14:textId="77777777" w:rsidR="00A95BCA" w:rsidRPr="00F85124" w:rsidRDefault="00A95BCA" w:rsidP="007924C2">
          <w:pPr>
            <w:rPr>
              <w:rFonts w:ascii="Calibri" w:hAnsi="Calibri"/>
              <w:sz w:val="12"/>
              <w:szCs w:val="12"/>
            </w:rPr>
          </w:pPr>
          <w:r w:rsidRPr="00F85124">
            <w:rPr>
              <w:rFonts w:ascii="Calibri" w:hAnsi="Calibri"/>
              <w:sz w:val="12"/>
              <w:szCs w:val="12"/>
            </w:rPr>
            <w:t>Permit Number:</w:t>
          </w:r>
        </w:p>
      </w:tc>
    </w:tr>
    <w:tr w:rsidR="00A95BCA" w:rsidRPr="00F85124" w14:paraId="4BAA82FA" w14:textId="77777777">
      <w:trPr>
        <w:cantSplit/>
        <w:trHeight w:val="288"/>
      </w:trPr>
      <w:tc>
        <w:tcPr>
          <w:tcW w:w="0" w:type="auto"/>
        </w:tcPr>
        <w:p w14:paraId="4BAA82F7"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BAA82F8" w14:textId="02481F4A" w:rsidR="00A95BCA" w:rsidRPr="00F85124" w:rsidRDefault="00A95BC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BAA82F9" w14:textId="23E51E85" w:rsidR="00A95BCA" w:rsidRPr="00F85124" w:rsidRDefault="00A95BC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BAA82FB" w14:textId="77777777" w:rsidR="00A95BCA" w:rsidRDefault="00A95BCA"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95BCA" w:rsidRPr="00F85124" w14:paraId="4BAA8301" w14:textId="77777777">
      <w:trPr>
        <w:cantSplit/>
        <w:trHeight w:val="288"/>
      </w:trPr>
      <w:tc>
        <w:tcPr>
          <w:tcW w:w="3738" w:type="pct"/>
          <w:gridSpan w:val="2"/>
          <w:tcBorders>
            <w:right w:val="nil"/>
          </w:tcBorders>
          <w:vAlign w:val="center"/>
        </w:tcPr>
        <w:p w14:paraId="4BAA82FF" w14:textId="75E0BE2A" w:rsidR="00A95BCA" w:rsidRPr="00F85124" w:rsidRDefault="00A95BC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A95BCA" w:rsidRPr="00F85124" w:rsidRDefault="00A95BCA" w:rsidP="002E105D">
          <w:pPr>
            <w:pStyle w:val="Heading1"/>
            <w:jc w:val="right"/>
            <w:rPr>
              <w:rFonts w:ascii="Calibri" w:hAnsi="Calibri"/>
              <w:b w:val="0"/>
              <w:bCs/>
              <w:sz w:val="20"/>
            </w:rPr>
          </w:pPr>
          <w:r>
            <w:rPr>
              <w:rFonts w:ascii="Calibri" w:hAnsi="Calibri"/>
              <w:b w:val="0"/>
              <w:bCs/>
              <w:sz w:val="20"/>
            </w:rPr>
            <w:t>CF2R-MCH-23-H</w:t>
          </w:r>
        </w:p>
      </w:tc>
    </w:tr>
    <w:tr w:rsidR="00A95BCA" w:rsidRPr="00F85124" w14:paraId="4BAA8304" w14:textId="77777777">
      <w:trPr>
        <w:cantSplit/>
        <w:trHeight w:val="288"/>
      </w:trPr>
      <w:tc>
        <w:tcPr>
          <w:tcW w:w="2500" w:type="pct"/>
          <w:tcBorders>
            <w:right w:val="nil"/>
          </w:tcBorders>
        </w:tcPr>
        <w:p w14:paraId="4BAA8302" w14:textId="77777777" w:rsidR="00A95BCA" w:rsidRPr="002E105D" w:rsidRDefault="00A95BC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95BCA" w:rsidRPr="00F85124" w14:paraId="4BAA8308" w14:textId="77777777">
      <w:trPr>
        <w:cantSplit/>
        <w:trHeight w:val="288"/>
      </w:trPr>
      <w:tc>
        <w:tcPr>
          <w:tcW w:w="0" w:type="auto"/>
        </w:tcPr>
        <w:p w14:paraId="4BAA8305" w14:textId="77777777" w:rsidR="00A95BCA" w:rsidRPr="00F85124" w:rsidRDefault="00A95BC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95BCA" w:rsidRPr="00F85124" w:rsidRDefault="00A95BC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95BCA" w:rsidRPr="00F85124" w:rsidRDefault="00A95BCA" w:rsidP="007924C2">
          <w:pPr>
            <w:rPr>
              <w:rFonts w:ascii="Calibri" w:hAnsi="Calibri"/>
              <w:sz w:val="12"/>
              <w:szCs w:val="12"/>
            </w:rPr>
          </w:pPr>
          <w:r w:rsidRPr="00F85124">
            <w:rPr>
              <w:rFonts w:ascii="Calibri" w:hAnsi="Calibri"/>
              <w:sz w:val="12"/>
              <w:szCs w:val="12"/>
            </w:rPr>
            <w:t>Permit Number:</w:t>
          </w:r>
        </w:p>
      </w:tc>
    </w:tr>
    <w:tr w:rsidR="00A95BCA" w:rsidRPr="00F85124" w14:paraId="4BAA830C" w14:textId="77777777">
      <w:trPr>
        <w:cantSplit/>
        <w:trHeight w:val="288"/>
      </w:trPr>
      <w:tc>
        <w:tcPr>
          <w:tcW w:w="0" w:type="auto"/>
        </w:tcPr>
        <w:p w14:paraId="4BAA8309"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95BCA" w:rsidRDefault="00A95B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59233A8C" w:rsidR="00A95BCA" w:rsidRDefault="00A95B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4BAA8324" w14:textId="77777777">
      <w:trPr>
        <w:cantSplit/>
        <w:trHeight w:val="288"/>
      </w:trPr>
      <w:tc>
        <w:tcPr>
          <w:tcW w:w="4016" w:type="pct"/>
          <w:gridSpan w:val="2"/>
          <w:tcBorders>
            <w:right w:val="nil"/>
          </w:tcBorders>
          <w:vAlign w:val="center"/>
        </w:tcPr>
        <w:p w14:paraId="4BAA8322" w14:textId="3789E307" w:rsidR="00A95BCA" w:rsidRPr="00F85124" w:rsidRDefault="00A95BCA" w:rsidP="00B40D29">
          <w:pPr>
            <w:pStyle w:val="Heading1"/>
            <w:rPr>
              <w:rFonts w:ascii="Calibri" w:hAnsi="Calibri"/>
              <w:b w:val="0"/>
              <w:bCs/>
              <w:sz w:val="20"/>
            </w:rPr>
          </w:pPr>
          <w:r>
            <w:rPr>
              <w:rFonts w:ascii="Calibri" w:hAnsi="Calibri"/>
              <w:b w:val="0"/>
              <w:bCs/>
              <w:sz w:val="20"/>
            </w:rPr>
            <w:t>CERTIFICATE OF INSTALLATION –USER INSTRUCTIONS</w:t>
          </w:r>
        </w:p>
      </w:tc>
      <w:tc>
        <w:tcPr>
          <w:tcW w:w="984" w:type="pct"/>
          <w:tcBorders>
            <w:left w:val="nil"/>
          </w:tcBorders>
          <w:tcMar>
            <w:left w:w="115" w:type="dxa"/>
            <w:right w:w="115" w:type="dxa"/>
          </w:tcMar>
          <w:vAlign w:val="center"/>
        </w:tcPr>
        <w:p w14:paraId="4BAA8323" w14:textId="77777777" w:rsidR="00A95BCA" w:rsidRPr="00F85124" w:rsidRDefault="00A95BCA" w:rsidP="007924C2">
          <w:pPr>
            <w:pStyle w:val="Heading1"/>
            <w:jc w:val="right"/>
            <w:rPr>
              <w:rFonts w:ascii="Calibri" w:hAnsi="Calibri"/>
              <w:b w:val="0"/>
              <w:bCs/>
              <w:sz w:val="20"/>
            </w:rPr>
          </w:pPr>
          <w:r>
            <w:rPr>
              <w:rFonts w:ascii="Calibri" w:hAnsi="Calibri"/>
              <w:b w:val="0"/>
              <w:bCs/>
              <w:sz w:val="20"/>
            </w:rPr>
            <w:t>CF2R-MCH-22-H</w:t>
          </w:r>
        </w:p>
      </w:tc>
    </w:tr>
    <w:tr w:rsidR="00A95BCA" w:rsidRPr="00F85124" w14:paraId="4BAA8327" w14:textId="77777777">
      <w:trPr>
        <w:cantSplit/>
        <w:trHeight w:val="288"/>
      </w:trPr>
      <w:tc>
        <w:tcPr>
          <w:tcW w:w="2500" w:type="pct"/>
          <w:tcBorders>
            <w:right w:val="nil"/>
          </w:tcBorders>
        </w:tcPr>
        <w:p w14:paraId="4BAA8325"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2C6E9BFF"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A95BC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84A18">
            <w:rPr>
              <w:rFonts w:ascii="Calibri" w:hAnsi="Calibri"/>
              <w:bCs/>
              <w:noProof/>
            </w:rPr>
            <w:t>2</w:t>
          </w:r>
          <w:r>
            <w:rPr>
              <w:rFonts w:ascii="Calibri" w:hAnsi="Calibri"/>
              <w:bCs/>
              <w:noProof/>
            </w:rPr>
            <w:fldChar w:fldCharType="end"/>
          </w:r>
          <w:r w:rsidRPr="00F85124">
            <w:rPr>
              <w:rFonts w:ascii="Calibri" w:hAnsi="Calibri"/>
              <w:bCs/>
            </w:rPr>
            <w:t>)</w:t>
          </w:r>
        </w:p>
      </w:tc>
    </w:tr>
  </w:tbl>
  <w:p w14:paraId="4BAA8328" w14:textId="77777777" w:rsidR="00A95BCA" w:rsidRDefault="00A95BC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28D0463C" w:rsidR="00A95BCA" w:rsidRDefault="00A95BC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353FA050" w14:textId="77777777">
      <w:trPr>
        <w:cantSplit/>
        <w:trHeight w:val="288"/>
      </w:trPr>
      <w:tc>
        <w:tcPr>
          <w:tcW w:w="4016" w:type="pct"/>
          <w:gridSpan w:val="2"/>
          <w:tcBorders>
            <w:right w:val="nil"/>
          </w:tcBorders>
          <w:vAlign w:val="center"/>
        </w:tcPr>
        <w:p w14:paraId="394B6AE4" w14:textId="19B0172C" w:rsidR="00A95BCA" w:rsidRPr="00F85124" w:rsidRDefault="00674E3B" w:rsidP="00B40D29">
          <w:pPr>
            <w:pStyle w:val="Heading1"/>
            <w:rPr>
              <w:rFonts w:ascii="Calibri" w:hAnsi="Calibri"/>
              <w:b w:val="0"/>
              <w:bCs/>
              <w:sz w:val="20"/>
            </w:rPr>
          </w:pPr>
          <w:r>
            <w:rPr>
              <w:rFonts w:ascii="Calibri" w:hAnsi="Calibri"/>
              <w:b w:val="0"/>
              <w:bCs/>
              <w:noProof/>
              <w:sz w:val="20"/>
            </w:rPr>
            <w:pict w14:anchorId="14B9D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 xml:space="preserve">CERTIFICATE OF INSTALLATION – </w:t>
          </w:r>
          <w:r w:rsidR="00A95BC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D50865F" w14:textId="77777777" w:rsidR="00A95BCA" w:rsidRPr="00F85124" w:rsidRDefault="00A95BCA" w:rsidP="007924C2">
          <w:pPr>
            <w:pStyle w:val="Heading1"/>
            <w:jc w:val="right"/>
            <w:rPr>
              <w:rFonts w:ascii="Calibri" w:hAnsi="Calibri"/>
              <w:b w:val="0"/>
              <w:bCs/>
              <w:sz w:val="20"/>
            </w:rPr>
          </w:pPr>
          <w:r>
            <w:rPr>
              <w:rFonts w:ascii="Calibri" w:hAnsi="Calibri"/>
              <w:b w:val="0"/>
              <w:bCs/>
              <w:sz w:val="20"/>
            </w:rPr>
            <w:t>CF2R-MCH-22-H</w:t>
          </w:r>
        </w:p>
      </w:tc>
    </w:tr>
    <w:tr w:rsidR="00A95BCA" w:rsidRPr="00F85124" w14:paraId="0D9DAFD5" w14:textId="77777777">
      <w:trPr>
        <w:cantSplit/>
        <w:trHeight w:val="288"/>
      </w:trPr>
      <w:tc>
        <w:tcPr>
          <w:tcW w:w="2500" w:type="pct"/>
          <w:tcBorders>
            <w:right w:val="nil"/>
          </w:tcBorders>
        </w:tcPr>
        <w:p w14:paraId="64F5E092"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7B53421" w14:textId="61B485FE"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16FA0" w:rsidRPr="00C16FA0">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84A18">
            <w:rPr>
              <w:rFonts w:ascii="Calibri" w:hAnsi="Calibri"/>
              <w:bCs/>
              <w:noProof/>
            </w:rPr>
            <w:t>2</w:t>
          </w:r>
          <w:r>
            <w:rPr>
              <w:rFonts w:ascii="Calibri" w:hAnsi="Calibri"/>
              <w:bCs/>
              <w:noProof/>
            </w:rPr>
            <w:fldChar w:fldCharType="end"/>
          </w:r>
          <w:r w:rsidRPr="00F85124">
            <w:rPr>
              <w:rFonts w:ascii="Calibri" w:hAnsi="Calibri"/>
              <w:bCs/>
            </w:rPr>
            <w:t>)</w:t>
          </w:r>
        </w:p>
      </w:tc>
    </w:tr>
  </w:tbl>
  <w:p w14:paraId="756F29AF" w14:textId="77777777" w:rsidR="00A95BCA" w:rsidRDefault="00A95BCA" w:rsidP="002E1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9"/>
  </w:num>
  <w:num w:numId="14">
    <w:abstractNumId w:val="9"/>
  </w:num>
  <w:num w:numId="15">
    <w:abstractNumId w:val="2"/>
  </w:num>
  <w:num w:numId="16">
    <w:abstractNumId w:val="17"/>
  </w:num>
  <w:num w:numId="17">
    <w:abstractNumId w:val="14"/>
  </w:num>
  <w:num w:numId="18">
    <w:abstractNumId w:val="25"/>
  </w:num>
  <w:num w:numId="19">
    <w:abstractNumId w:val="16"/>
  </w:num>
  <w:num w:numId="20">
    <w:abstractNumId w:val="22"/>
  </w:num>
  <w:num w:numId="21">
    <w:abstractNumId w:val="21"/>
  </w:num>
  <w:num w:numId="22">
    <w:abstractNumId w:val="20"/>
  </w:num>
  <w:num w:numId="23">
    <w:abstractNumId w:val="6"/>
  </w:num>
  <w:num w:numId="24">
    <w:abstractNumId w:val="13"/>
  </w:num>
  <w:num w:numId="25">
    <w:abstractNumId w:val="23"/>
  </w:num>
  <w:num w:numId="26">
    <w:abstractNumId w:val="19"/>
  </w:num>
  <w:num w:numId="27">
    <w:abstractNumId w:val="15"/>
  </w:num>
  <w:num w:numId="28">
    <w:abstractNumId w:val="11"/>
  </w:num>
  <w:num w:numId="29">
    <w:abstractNumId w:val="24"/>
  </w:num>
  <w:num w:numId="30">
    <w:abstractNumId w:val="7"/>
  </w:num>
  <w:num w:numId="31">
    <w:abstractNumId w:val="12"/>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num>
  <w:num w:numId="35">
    <w:abstractNumId w:val="10"/>
  </w:num>
  <w:num w:numId="36">
    <w:abstractNumId w:val="26"/>
  </w:num>
  <w:num w:numId="37">
    <w:abstractNumId w:val="5"/>
  </w:num>
  <w:num w:numId="3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abstractNumId w:val="8"/>
  </w:num>
  <w:num w:numId="40">
    <w:abstractNumId w:val="8"/>
  </w:num>
  <w:num w:numId="41">
    <w:abstractNumId w:val="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koZvKtCHn4IJWKNaF1P39zm1y+9gxqhMgyltQq6yHyhC5yGTsVSOLZO23L1mLmwlpK4Tntkg6RjewtwjD1tekw==" w:salt="DjSJ2RCrueqB0KKsZAz2H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62C2"/>
    <w:rsid w:val="000470D7"/>
    <w:rsid w:val="000471F6"/>
    <w:rsid w:val="00051F14"/>
    <w:rsid w:val="00053A0E"/>
    <w:rsid w:val="00056129"/>
    <w:rsid w:val="0006016B"/>
    <w:rsid w:val="000631C6"/>
    <w:rsid w:val="0006337C"/>
    <w:rsid w:val="000644B7"/>
    <w:rsid w:val="0007448D"/>
    <w:rsid w:val="000746C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1586E"/>
    <w:rsid w:val="00120F65"/>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4D40"/>
    <w:rsid w:val="00185834"/>
    <w:rsid w:val="00187604"/>
    <w:rsid w:val="0019624F"/>
    <w:rsid w:val="0019726F"/>
    <w:rsid w:val="001A2A49"/>
    <w:rsid w:val="001A2E6A"/>
    <w:rsid w:val="001A5583"/>
    <w:rsid w:val="001A5A09"/>
    <w:rsid w:val="001B00AC"/>
    <w:rsid w:val="001B3D76"/>
    <w:rsid w:val="001B5BA4"/>
    <w:rsid w:val="001C56C2"/>
    <w:rsid w:val="001C6A01"/>
    <w:rsid w:val="001D0B17"/>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52D0"/>
    <w:rsid w:val="00277212"/>
    <w:rsid w:val="0028466E"/>
    <w:rsid w:val="00284A18"/>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71157"/>
    <w:rsid w:val="00372700"/>
    <w:rsid w:val="003761D5"/>
    <w:rsid w:val="00376EAA"/>
    <w:rsid w:val="003809C0"/>
    <w:rsid w:val="00383ADD"/>
    <w:rsid w:val="003850E9"/>
    <w:rsid w:val="00386209"/>
    <w:rsid w:val="003864EA"/>
    <w:rsid w:val="00386655"/>
    <w:rsid w:val="0038684E"/>
    <w:rsid w:val="00386CC0"/>
    <w:rsid w:val="00386F2B"/>
    <w:rsid w:val="0039142A"/>
    <w:rsid w:val="00394C8C"/>
    <w:rsid w:val="003A3073"/>
    <w:rsid w:val="003A3E27"/>
    <w:rsid w:val="003A4FE2"/>
    <w:rsid w:val="003A754B"/>
    <w:rsid w:val="003B20F8"/>
    <w:rsid w:val="003B3641"/>
    <w:rsid w:val="003B3796"/>
    <w:rsid w:val="003B4815"/>
    <w:rsid w:val="003B5B3C"/>
    <w:rsid w:val="003C1788"/>
    <w:rsid w:val="003C60D3"/>
    <w:rsid w:val="003C7B7A"/>
    <w:rsid w:val="003D349A"/>
    <w:rsid w:val="003D449E"/>
    <w:rsid w:val="003D5183"/>
    <w:rsid w:val="003D5350"/>
    <w:rsid w:val="003D7D22"/>
    <w:rsid w:val="003E13D9"/>
    <w:rsid w:val="003E1E09"/>
    <w:rsid w:val="003E22AB"/>
    <w:rsid w:val="003E3490"/>
    <w:rsid w:val="003E3866"/>
    <w:rsid w:val="003E6408"/>
    <w:rsid w:val="003F064C"/>
    <w:rsid w:val="003F1C6F"/>
    <w:rsid w:val="003F2717"/>
    <w:rsid w:val="003F2FB7"/>
    <w:rsid w:val="003F49BD"/>
    <w:rsid w:val="003F6A76"/>
    <w:rsid w:val="003F7A76"/>
    <w:rsid w:val="00401367"/>
    <w:rsid w:val="00402C15"/>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4720F"/>
    <w:rsid w:val="0045043C"/>
    <w:rsid w:val="004507D3"/>
    <w:rsid w:val="004510F5"/>
    <w:rsid w:val="00451C85"/>
    <w:rsid w:val="00452364"/>
    <w:rsid w:val="00454C3D"/>
    <w:rsid w:val="00462AAE"/>
    <w:rsid w:val="00462AC1"/>
    <w:rsid w:val="00463CA1"/>
    <w:rsid w:val="00463D1E"/>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3E6"/>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1B14"/>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A3E"/>
    <w:rsid w:val="00553650"/>
    <w:rsid w:val="00555139"/>
    <w:rsid w:val="005554F1"/>
    <w:rsid w:val="00555884"/>
    <w:rsid w:val="005605EE"/>
    <w:rsid w:val="005607CA"/>
    <w:rsid w:val="00560A10"/>
    <w:rsid w:val="00562BA8"/>
    <w:rsid w:val="00563086"/>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3340"/>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41F"/>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4DC"/>
    <w:rsid w:val="00664AA2"/>
    <w:rsid w:val="00666C02"/>
    <w:rsid w:val="00667362"/>
    <w:rsid w:val="00667C91"/>
    <w:rsid w:val="00674E3B"/>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6D82"/>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3BBF"/>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2986"/>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8F5BC0"/>
    <w:rsid w:val="00900C86"/>
    <w:rsid w:val="0090130C"/>
    <w:rsid w:val="00904139"/>
    <w:rsid w:val="00904D03"/>
    <w:rsid w:val="00910674"/>
    <w:rsid w:val="0091105E"/>
    <w:rsid w:val="009119ED"/>
    <w:rsid w:val="00913C08"/>
    <w:rsid w:val="00914202"/>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A15"/>
    <w:rsid w:val="00A33A50"/>
    <w:rsid w:val="00A3438B"/>
    <w:rsid w:val="00A3677D"/>
    <w:rsid w:val="00A37075"/>
    <w:rsid w:val="00A4021A"/>
    <w:rsid w:val="00A40540"/>
    <w:rsid w:val="00A42C60"/>
    <w:rsid w:val="00A44A18"/>
    <w:rsid w:val="00A4594F"/>
    <w:rsid w:val="00A46AEC"/>
    <w:rsid w:val="00A51851"/>
    <w:rsid w:val="00A55365"/>
    <w:rsid w:val="00A55444"/>
    <w:rsid w:val="00A56120"/>
    <w:rsid w:val="00A6585A"/>
    <w:rsid w:val="00A66549"/>
    <w:rsid w:val="00A66D66"/>
    <w:rsid w:val="00A670F8"/>
    <w:rsid w:val="00A677BB"/>
    <w:rsid w:val="00A702F0"/>
    <w:rsid w:val="00A70722"/>
    <w:rsid w:val="00A742B3"/>
    <w:rsid w:val="00A75B9B"/>
    <w:rsid w:val="00A81137"/>
    <w:rsid w:val="00A87572"/>
    <w:rsid w:val="00A90ECB"/>
    <w:rsid w:val="00A95BCA"/>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E381B"/>
    <w:rsid w:val="00AE39CC"/>
    <w:rsid w:val="00AF314D"/>
    <w:rsid w:val="00AF4004"/>
    <w:rsid w:val="00B02BCF"/>
    <w:rsid w:val="00B02E79"/>
    <w:rsid w:val="00B03FBA"/>
    <w:rsid w:val="00B04BC3"/>
    <w:rsid w:val="00B0513D"/>
    <w:rsid w:val="00B074D6"/>
    <w:rsid w:val="00B132B1"/>
    <w:rsid w:val="00B17F24"/>
    <w:rsid w:val="00B2256E"/>
    <w:rsid w:val="00B23304"/>
    <w:rsid w:val="00B273D8"/>
    <w:rsid w:val="00B27A2A"/>
    <w:rsid w:val="00B30A7D"/>
    <w:rsid w:val="00B33471"/>
    <w:rsid w:val="00B34290"/>
    <w:rsid w:val="00B35C45"/>
    <w:rsid w:val="00B401EA"/>
    <w:rsid w:val="00B40D29"/>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6FA0"/>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5FD"/>
    <w:rsid w:val="00C679B6"/>
    <w:rsid w:val="00C71EA2"/>
    <w:rsid w:val="00C73E32"/>
    <w:rsid w:val="00C74D2D"/>
    <w:rsid w:val="00C80426"/>
    <w:rsid w:val="00C80440"/>
    <w:rsid w:val="00C80803"/>
    <w:rsid w:val="00C841DC"/>
    <w:rsid w:val="00C874DA"/>
    <w:rsid w:val="00C9021F"/>
    <w:rsid w:val="00C91D27"/>
    <w:rsid w:val="00C91FFC"/>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27663"/>
    <w:rsid w:val="00D32BE4"/>
    <w:rsid w:val="00D35026"/>
    <w:rsid w:val="00D405B2"/>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323D"/>
    <w:rsid w:val="00D767BA"/>
    <w:rsid w:val="00D76FE3"/>
    <w:rsid w:val="00D770B9"/>
    <w:rsid w:val="00D77E2E"/>
    <w:rsid w:val="00D81D9A"/>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CCD"/>
    <w:rsid w:val="00E1414A"/>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37C"/>
    <w:rsid w:val="00EF3E05"/>
    <w:rsid w:val="00EF6790"/>
    <w:rsid w:val="00EF764F"/>
    <w:rsid w:val="00F00493"/>
    <w:rsid w:val="00F00B7C"/>
    <w:rsid w:val="00F0379B"/>
    <w:rsid w:val="00F03C64"/>
    <w:rsid w:val="00F105F4"/>
    <w:rsid w:val="00F10646"/>
    <w:rsid w:val="00F14D4B"/>
    <w:rsid w:val="00F230AF"/>
    <w:rsid w:val="00F23B4A"/>
    <w:rsid w:val="00F25D56"/>
    <w:rsid w:val="00F334AF"/>
    <w:rsid w:val="00F36DEC"/>
    <w:rsid w:val="00F426FB"/>
    <w:rsid w:val="00F4326A"/>
    <w:rsid w:val="00F45CAA"/>
    <w:rsid w:val="00F501EC"/>
    <w:rsid w:val="00F512AC"/>
    <w:rsid w:val="00F5175D"/>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0"/>
    <o:shapelayout v:ext="edit">
      <o:idmap v:ext="edit" data="1"/>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D9F746-6776-450B-AA4E-A7FD7A10EBC4}">
  <ds:schemaRefs>
    <ds:schemaRef ds:uri="http://schemas.openxmlformats.org/officeDocument/2006/bibliography"/>
  </ds:schemaRefs>
</ds:datastoreItem>
</file>

<file path=customXml/itemProps2.xml><?xml version="1.0" encoding="utf-8"?>
<ds:datastoreItem xmlns:ds="http://schemas.openxmlformats.org/officeDocument/2006/customXml" ds:itemID="{3C8115A8-0363-4F00-ADFE-CAA7D6B29F19}">
  <ds:schemaRefs>
    <ds:schemaRef ds:uri="http://schemas.microsoft.com/sharepoint/v3/contenttype/forms"/>
  </ds:schemaRefs>
</ds:datastoreItem>
</file>

<file path=customXml/itemProps3.xml><?xml version="1.0" encoding="utf-8"?>
<ds:datastoreItem xmlns:ds="http://schemas.openxmlformats.org/officeDocument/2006/customXml" ds:itemID="{A1B812D0-6F7A-4FF2-99DB-C134FD7AE5E7}">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5785F8B3-D537-445D-B3D1-FDD4DB891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1730</TotalTime>
  <Pages>6</Pages>
  <Words>2080</Words>
  <Characters>11857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Geiser, Che@Energy</cp:lastModifiedBy>
  <cp:revision>50</cp:revision>
  <dcterms:created xsi:type="dcterms:W3CDTF">2015-06-09T16:53:00Z</dcterms:created>
  <dcterms:modified xsi:type="dcterms:W3CDTF">2022-04-08T19:35:00Z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