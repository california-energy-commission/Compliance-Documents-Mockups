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4996" w:type="pct"/>
        <w:tblLook w:val="0020" w:firstRow="1" w:lastRow="0" w:firstColumn="0" w:lastColumn="0" w:noHBand="0" w:noVBand="0"/>
      </w:tblPr>
      <w:tblGrid>
        <w:gridCol w:w="5279"/>
        <w:gridCol w:w="5502"/>
      </w:tblGrid>
      <w:tr w:rsidR="002D5524" w:rsidRPr="00B14367" w14:paraId="03C95C88" w14:textId="77777777" w:rsidTr="00FF3611">
        <w:trPr>
          <w:trHeight w:val="288"/>
        </w:trPr>
        <w:tc>
          <w:tcPr>
            <w:tcW w:w="5279" w:type="dxa"/>
          </w:tcPr>
          <w:p w14:paraId="6A27B262" w14:textId="77777777" w:rsidR="002D5524" w:rsidRPr="00B14367" w:rsidRDefault="002D5524" w:rsidP="00CA1032">
            <w:pPr>
              <w:rPr>
                <w:rFonts w:ascii="Calibri" w:hAnsi="Calibri"/>
              </w:rPr>
            </w:pPr>
            <w:r w:rsidRPr="00B14367">
              <w:rPr>
                <w:rFonts w:ascii="Calibri" w:hAnsi="Calibri"/>
              </w:rPr>
              <w:t>Project Name:</w:t>
            </w:r>
          </w:p>
        </w:tc>
        <w:tc>
          <w:tcPr>
            <w:tcW w:w="5502" w:type="dxa"/>
          </w:tcPr>
          <w:p w14:paraId="0FF34C78" w14:textId="77777777" w:rsidR="002D5524" w:rsidRPr="00B14367" w:rsidRDefault="002D5524" w:rsidP="00CA1032">
            <w:pPr>
              <w:rPr>
                <w:rFonts w:ascii="Calibri" w:hAnsi="Calibri"/>
              </w:rPr>
            </w:pPr>
            <w:r w:rsidRPr="00B14367">
              <w:rPr>
                <w:rFonts w:ascii="Calibri" w:hAnsi="Calibri"/>
              </w:rPr>
              <w:t>Enforcement Agency:</w:t>
            </w:r>
          </w:p>
        </w:tc>
      </w:tr>
      <w:tr w:rsidR="002D5524" w:rsidRPr="00B14367" w14:paraId="640CC232" w14:textId="77777777" w:rsidTr="00FF3611">
        <w:trPr>
          <w:trHeight w:val="288"/>
        </w:trPr>
        <w:tc>
          <w:tcPr>
            <w:tcW w:w="5279" w:type="dxa"/>
          </w:tcPr>
          <w:p w14:paraId="5EEF8514" w14:textId="77777777" w:rsidR="002D5524" w:rsidRPr="00B14367" w:rsidRDefault="002D5524" w:rsidP="00CA1032">
            <w:pPr>
              <w:rPr>
                <w:rFonts w:ascii="Calibri" w:hAnsi="Calibri"/>
                <w:vertAlign w:val="superscript"/>
              </w:rPr>
            </w:pPr>
            <w:r w:rsidRPr="00B14367">
              <w:rPr>
                <w:rFonts w:ascii="Calibri" w:hAnsi="Calibri"/>
              </w:rPr>
              <w:t>Dwelling Address:</w:t>
            </w:r>
          </w:p>
        </w:tc>
        <w:tc>
          <w:tcPr>
            <w:tcW w:w="5502" w:type="dxa"/>
          </w:tcPr>
          <w:p w14:paraId="25D12888" w14:textId="77777777" w:rsidR="002D5524" w:rsidRPr="00B14367" w:rsidRDefault="002D5524" w:rsidP="00CA1032">
            <w:pPr>
              <w:rPr>
                <w:rFonts w:ascii="Calibri" w:hAnsi="Calibri"/>
                <w:vertAlign w:val="superscript"/>
              </w:rPr>
            </w:pPr>
            <w:r w:rsidRPr="00B14367">
              <w:rPr>
                <w:rFonts w:ascii="Calibri" w:hAnsi="Calibri"/>
              </w:rPr>
              <w:t>Permit Number:</w:t>
            </w:r>
          </w:p>
        </w:tc>
      </w:tr>
      <w:tr w:rsidR="002D5524" w:rsidRPr="00B14367" w14:paraId="75B6E0FD" w14:textId="77777777" w:rsidTr="00FF3611">
        <w:trPr>
          <w:trHeight w:val="288"/>
        </w:trPr>
        <w:tc>
          <w:tcPr>
            <w:tcW w:w="5279" w:type="dxa"/>
          </w:tcPr>
          <w:p w14:paraId="5882DB5E" w14:textId="77777777" w:rsidR="002D5524" w:rsidRPr="00B14367" w:rsidRDefault="002D5524" w:rsidP="00CA1032">
            <w:pPr>
              <w:rPr>
                <w:rFonts w:ascii="Calibri" w:hAnsi="Calibri"/>
              </w:rPr>
            </w:pPr>
            <w:r w:rsidRPr="00B14367">
              <w:rPr>
                <w:rFonts w:ascii="Calibri" w:hAnsi="Calibri"/>
              </w:rPr>
              <w:t>City and Zip Code:</w:t>
            </w:r>
          </w:p>
        </w:tc>
        <w:tc>
          <w:tcPr>
            <w:tcW w:w="5502" w:type="dxa"/>
          </w:tcPr>
          <w:p w14:paraId="2F2691DF" w14:textId="77777777" w:rsidR="002D5524" w:rsidRPr="00B14367" w:rsidRDefault="002D5524" w:rsidP="00CA1032">
            <w:pPr>
              <w:rPr>
                <w:rFonts w:ascii="Calibri" w:hAnsi="Calibri"/>
              </w:rPr>
            </w:pPr>
            <w:r w:rsidRPr="00B14367">
              <w:rPr>
                <w:rFonts w:ascii="Calibri" w:hAnsi="Calibri"/>
              </w:rPr>
              <w:t>Date Permit Issued:</w:t>
            </w:r>
          </w:p>
        </w:tc>
      </w:tr>
    </w:tbl>
    <w:p w14:paraId="50A21826" w14:textId="77777777" w:rsidR="002D5524" w:rsidRDefault="002D5524"/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7"/>
        <w:gridCol w:w="4338"/>
        <w:gridCol w:w="5380"/>
      </w:tblGrid>
      <w:tr w:rsidR="00685AA6" w14:paraId="669365E3" w14:textId="77777777" w:rsidTr="00A063DC">
        <w:tc>
          <w:tcPr>
            <w:tcW w:w="10795" w:type="dxa"/>
            <w:gridSpan w:val="3"/>
          </w:tcPr>
          <w:p w14:paraId="01F9C8A7" w14:textId="08E09E64" w:rsidR="00685AA6" w:rsidRPr="00DD4CF0" w:rsidRDefault="00685AA6" w:rsidP="00685AA6">
            <w:pPr>
              <w:ind w:right="-18"/>
              <w:rPr>
                <w:rFonts w:asciiTheme="minorHAnsi" w:hAnsiTheme="minorHAnsi"/>
                <w:b/>
                <w:sz w:val="18"/>
                <w:szCs w:val="18"/>
              </w:rPr>
            </w:pPr>
            <w:r w:rsidRPr="00DD4CF0">
              <w:rPr>
                <w:rFonts w:asciiTheme="minorHAnsi" w:hAnsiTheme="minorHAnsi"/>
                <w:b/>
                <w:sz w:val="18"/>
                <w:szCs w:val="18"/>
              </w:rPr>
              <w:t>A. General Information</w:t>
            </w:r>
          </w:p>
        </w:tc>
      </w:tr>
      <w:tr w:rsidR="001B29B8" w14:paraId="2C850984" w14:textId="77777777" w:rsidTr="00A063DC">
        <w:tc>
          <w:tcPr>
            <w:tcW w:w="1077" w:type="dxa"/>
          </w:tcPr>
          <w:p w14:paraId="3FB8B0A6" w14:textId="6B2DB454" w:rsidR="001B29B8" w:rsidRDefault="001B29B8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4338" w:type="dxa"/>
          </w:tcPr>
          <w:p w14:paraId="42843CD4" w14:textId="5BC05274" w:rsidR="001B29B8" w:rsidRDefault="001B29B8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Conditioned Floor Area</w:t>
            </w:r>
          </w:p>
        </w:tc>
        <w:tc>
          <w:tcPr>
            <w:tcW w:w="5380" w:type="dxa"/>
          </w:tcPr>
          <w:p w14:paraId="3A82A7E0" w14:textId="77777777" w:rsidR="001B29B8" w:rsidRDefault="001B29B8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1B29B8" w14:paraId="1F729CCE" w14:textId="77777777" w:rsidTr="00A063DC">
        <w:tc>
          <w:tcPr>
            <w:tcW w:w="1077" w:type="dxa"/>
          </w:tcPr>
          <w:p w14:paraId="06CACAC6" w14:textId="64272E31" w:rsidR="001B29B8" w:rsidRDefault="001B29B8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4338" w:type="dxa"/>
          </w:tcPr>
          <w:p w14:paraId="66BBC36C" w14:textId="0C5EEDAB" w:rsidR="001B29B8" w:rsidRDefault="001B29B8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5% of the Conditioned Floor Area</w:t>
            </w:r>
          </w:p>
        </w:tc>
        <w:tc>
          <w:tcPr>
            <w:tcW w:w="5380" w:type="dxa"/>
          </w:tcPr>
          <w:p w14:paraId="0C4EC84E" w14:textId="77777777" w:rsidR="001B29B8" w:rsidRDefault="001B29B8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1B29B8" w14:paraId="69007157" w14:textId="77777777" w:rsidTr="00A063DC">
        <w:tc>
          <w:tcPr>
            <w:tcW w:w="1077" w:type="dxa"/>
          </w:tcPr>
          <w:p w14:paraId="0AF64309" w14:textId="04907E49" w:rsidR="001B29B8" w:rsidRDefault="001B29B8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4338" w:type="dxa"/>
          </w:tcPr>
          <w:p w14:paraId="3A045E55" w14:textId="773D6C26" w:rsidR="001B29B8" w:rsidRDefault="001B29B8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Total Allowed Non-</w:t>
            </w:r>
            <w:del w:id="0" w:author="Shewmaker, Michael@Energy" w:date="2021-11-22T11:44:00Z">
              <w:r w:rsidDel="00683710">
                <w:rPr>
                  <w:rFonts w:asciiTheme="minorHAnsi" w:hAnsiTheme="minorHAnsi"/>
                  <w:sz w:val="18"/>
                  <w:szCs w:val="18"/>
                </w:rPr>
                <w:delText>r</w:delText>
              </w:r>
            </w:del>
            <w:ins w:id="1" w:author="Shewmaker, Michael@Energy" w:date="2021-11-22T11:44:00Z">
              <w:r w:rsidR="00683710">
                <w:rPr>
                  <w:rFonts w:asciiTheme="minorHAnsi" w:hAnsiTheme="minorHAnsi"/>
                  <w:sz w:val="18"/>
                  <w:szCs w:val="18"/>
                </w:rPr>
                <w:t>R</w:t>
              </w:r>
            </w:ins>
            <w:r>
              <w:rPr>
                <w:rFonts w:asciiTheme="minorHAnsi" w:hAnsiTheme="minorHAnsi"/>
                <w:sz w:val="18"/>
                <w:szCs w:val="18"/>
              </w:rPr>
              <w:t>ated Site-built Fenestration Area</w:t>
            </w:r>
          </w:p>
        </w:tc>
        <w:tc>
          <w:tcPr>
            <w:tcW w:w="5380" w:type="dxa"/>
          </w:tcPr>
          <w:p w14:paraId="2871D1AE" w14:textId="77777777" w:rsidR="001B29B8" w:rsidRDefault="001B29B8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1B29B8" w14:paraId="43423EEF" w14:textId="77777777" w:rsidTr="00A063DC">
        <w:tc>
          <w:tcPr>
            <w:tcW w:w="1077" w:type="dxa"/>
          </w:tcPr>
          <w:p w14:paraId="5108F491" w14:textId="6A8F0B12" w:rsidR="001B29B8" w:rsidRDefault="001B29B8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4338" w:type="dxa"/>
          </w:tcPr>
          <w:p w14:paraId="452CBF10" w14:textId="16FD5E10" w:rsidR="001B29B8" w:rsidRDefault="001B29B8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Proposed Area of Site-built Fenestration</w:t>
            </w:r>
          </w:p>
        </w:tc>
        <w:tc>
          <w:tcPr>
            <w:tcW w:w="5380" w:type="dxa"/>
          </w:tcPr>
          <w:p w14:paraId="0DBE6BE0" w14:textId="77777777" w:rsidR="001B29B8" w:rsidRDefault="001B29B8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334178EA" w14:textId="53DBDD33" w:rsidR="00E84CA0" w:rsidRDefault="00E84CA0" w:rsidP="00E84CA0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305"/>
        <w:gridCol w:w="5490"/>
      </w:tblGrid>
      <w:tr w:rsidR="002442C4" w14:paraId="48B5AB2C" w14:textId="77777777" w:rsidTr="00A063DC">
        <w:tc>
          <w:tcPr>
            <w:tcW w:w="10795" w:type="dxa"/>
            <w:gridSpan w:val="2"/>
          </w:tcPr>
          <w:p w14:paraId="55195A9A" w14:textId="52E6CB35" w:rsidR="002442C4" w:rsidRPr="002442C4" w:rsidRDefault="002442C4" w:rsidP="00E84CA0">
            <w:pPr>
              <w:ind w:right="-18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B. Fenestration/Glazing Area</w:t>
            </w:r>
          </w:p>
        </w:tc>
      </w:tr>
      <w:tr w:rsidR="002442C4" w14:paraId="0E47746D" w14:textId="77777777" w:rsidTr="00A063DC">
        <w:tc>
          <w:tcPr>
            <w:tcW w:w="5305" w:type="dxa"/>
          </w:tcPr>
          <w:p w14:paraId="3A89016C" w14:textId="7A454990" w:rsidR="002442C4" w:rsidRDefault="002442C4" w:rsidP="002442C4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5490" w:type="dxa"/>
          </w:tcPr>
          <w:p w14:paraId="0A94D394" w14:textId="1DB0E2B3" w:rsidR="002442C4" w:rsidRDefault="002442C4" w:rsidP="002442C4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</w:tr>
      <w:tr w:rsidR="002442C4" w14:paraId="4161952B" w14:textId="77777777" w:rsidTr="00A063DC">
        <w:tc>
          <w:tcPr>
            <w:tcW w:w="5305" w:type="dxa"/>
          </w:tcPr>
          <w:p w14:paraId="67038231" w14:textId="244B4340" w:rsidR="002442C4" w:rsidRDefault="002442C4" w:rsidP="002442C4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Tag/Identification</w:t>
            </w:r>
          </w:p>
        </w:tc>
        <w:tc>
          <w:tcPr>
            <w:tcW w:w="5490" w:type="dxa"/>
          </w:tcPr>
          <w:p w14:paraId="6EFCCBBD" w14:textId="2412E150" w:rsidR="002442C4" w:rsidRPr="002442C4" w:rsidRDefault="002442C4" w:rsidP="002442C4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Area (ft</w:t>
            </w:r>
            <w:r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2442C4" w14:paraId="0B9FF7AC" w14:textId="77777777" w:rsidTr="00A063DC">
        <w:tc>
          <w:tcPr>
            <w:tcW w:w="5305" w:type="dxa"/>
          </w:tcPr>
          <w:p w14:paraId="34D3B303" w14:textId="77777777" w:rsidR="002442C4" w:rsidRDefault="002442C4" w:rsidP="002442C4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490" w:type="dxa"/>
          </w:tcPr>
          <w:p w14:paraId="3CF75349" w14:textId="77777777" w:rsidR="002442C4" w:rsidRDefault="002442C4" w:rsidP="002442C4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2442C4" w14:paraId="3C31B542" w14:textId="77777777" w:rsidTr="00A063DC">
        <w:tc>
          <w:tcPr>
            <w:tcW w:w="5305" w:type="dxa"/>
          </w:tcPr>
          <w:p w14:paraId="46EBB207" w14:textId="77777777" w:rsidR="002442C4" w:rsidRDefault="002442C4" w:rsidP="002442C4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490" w:type="dxa"/>
          </w:tcPr>
          <w:p w14:paraId="56332830" w14:textId="77777777" w:rsidR="002442C4" w:rsidRDefault="002442C4" w:rsidP="002442C4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5D6F45B9" w14:textId="77777777" w:rsidR="002442C4" w:rsidRDefault="002442C4" w:rsidP="00E84CA0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45"/>
        <w:gridCol w:w="2129"/>
        <w:gridCol w:w="1071"/>
        <w:gridCol w:w="1069"/>
        <w:gridCol w:w="1069"/>
        <w:gridCol w:w="1071"/>
        <w:gridCol w:w="1071"/>
        <w:gridCol w:w="1165"/>
      </w:tblGrid>
      <w:tr w:rsidR="00685AA6" w14:paraId="18A9158D" w14:textId="77777777" w:rsidTr="00A572C6">
        <w:tc>
          <w:tcPr>
            <w:tcW w:w="10790" w:type="dxa"/>
            <w:gridSpan w:val="8"/>
          </w:tcPr>
          <w:p w14:paraId="10F5E3EC" w14:textId="55B74A3F" w:rsidR="00685AA6" w:rsidRDefault="002442C4" w:rsidP="00E84CA0">
            <w:pPr>
              <w:ind w:right="-18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C</w:t>
            </w:r>
            <w:r w:rsidR="00685AA6" w:rsidRPr="00DD4CF0">
              <w:rPr>
                <w:rFonts w:asciiTheme="minorHAnsi" w:hAnsiTheme="minorHAnsi"/>
                <w:b/>
                <w:sz w:val="18"/>
                <w:szCs w:val="18"/>
              </w:rPr>
              <w:t xml:space="preserve">. Default U-factor Using </w:t>
            </w:r>
            <w:ins w:id="2" w:author="Shewmaker, Michael@Energy" w:date="2021-11-22T11:44:00Z">
              <w:r w:rsidR="00683710">
                <w:rPr>
                  <w:rFonts w:asciiTheme="minorHAnsi" w:hAnsiTheme="minorHAnsi"/>
                  <w:b/>
                  <w:sz w:val="18"/>
                  <w:szCs w:val="18"/>
                </w:rPr>
                <w:t xml:space="preserve">Reference Appendices, Nonresidential Appendix NA6, </w:t>
              </w:r>
            </w:ins>
            <w:r w:rsidR="00685AA6" w:rsidRPr="00DD4CF0">
              <w:rPr>
                <w:rFonts w:asciiTheme="minorHAnsi" w:hAnsiTheme="minorHAnsi"/>
                <w:b/>
                <w:sz w:val="18"/>
                <w:szCs w:val="18"/>
              </w:rPr>
              <w:t>Equation NA6-1</w:t>
            </w:r>
          </w:p>
          <w:p w14:paraId="67754370" w14:textId="12F07829" w:rsidR="002D335D" w:rsidRPr="002D335D" w:rsidRDefault="002D335D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Equation NA6-1: 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T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= 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+ (C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x 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C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6E2AE0" w14:paraId="07049CE5" w14:textId="77777777" w:rsidTr="00A572C6">
        <w:tc>
          <w:tcPr>
            <w:tcW w:w="2158" w:type="dxa"/>
          </w:tcPr>
          <w:p w14:paraId="5C50D5FA" w14:textId="65E168F3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2158" w:type="dxa"/>
          </w:tcPr>
          <w:p w14:paraId="0A07FAEC" w14:textId="679710A3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1079" w:type="dxa"/>
          </w:tcPr>
          <w:p w14:paraId="6F31D9FE" w14:textId="7427E5F1" w:rsidR="006E2AE0" w:rsidRDefault="00670C2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1079" w:type="dxa"/>
          </w:tcPr>
          <w:p w14:paraId="6684D032" w14:textId="0C91BEE0" w:rsidR="006E2AE0" w:rsidRDefault="00670C2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1079" w:type="dxa"/>
          </w:tcPr>
          <w:p w14:paraId="1033EFCD" w14:textId="1492AC3C" w:rsidR="006E2AE0" w:rsidRDefault="00670C2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05</w:t>
            </w:r>
          </w:p>
        </w:tc>
        <w:tc>
          <w:tcPr>
            <w:tcW w:w="1079" w:type="dxa"/>
          </w:tcPr>
          <w:p w14:paraId="33833296" w14:textId="148B03D9" w:rsidR="006E2AE0" w:rsidRDefault="00670C2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06</w:t>
            </w:r>
          </w:p>
        </w:tc>
        <w:tc>
          <w:tcPr>
            <w:tcW w:w="1079" w:type="dxa"/>
          </w:tcPr>
          <w:p w14:paraId="4B38774A" w14:textId="2DFB857F" w:rsidR="006E2AE0" w:rsidRDefault="00670C2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07</w:t>
            </w:r>
          </w:p>
        </w:tc>
        <w:tc>
          <w:tcPr>
            <w:tcW w:w="1079" w:type="dxa"/>
          </w:tcPr>
          <w:p w14:paraId="504520B5" w14:textId="29AA4344" w:rsidR="006E2AE0" w:rsidRDefault="00670C2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08</w:t>
            </w:r>
          </w:p>
        </w:tc>
      </w:tr>
      <w:tr w:rsidR="006E2AE0" w14:paraId="62B6C847" w14:textId="77777777" w:rsidTr="0016125F">
        <w:tc>
          <w:tcPr>
            <w:tcW w:w="2158" w:type="dxa"/>
            <w:vAlign w:val="bottom"/>
          </w:tcPr>
          <w:p w14:paraId="42589068" w14:textId="0B77AA9A" w:rsidR="006E2AE0" w:rsidRDefault="006E2AE0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Tag/Identification</w:t>
            </w:r>
          </w:p>
        </w:tc>
        <w:tc>
          <w:tcPr>
            <w:tcW w:w="2158" w:type="dxa"/>
            <w:vAlign w:val="bottom"/>
          </w:tcPr>
          <w:p w14:paraId="1786E008" w14:textId="5D1524CE" w:rsidR="006E2AE0" w:rsidRDefault="006E2AE0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Product Type</w:t>
            </w:r>
          </w:p>
        </w:tc>
        <w:tc>
          <w:tcPr>
            <w:tcW w:w="1079" w:type="dxa"/>
            <w:vAlign w:val="bottom"/>
          </w:tcPr>
          <w:p w14:paraId="2C4D469C" w14:textId="5B07B555" w:rsidR="006E2AE0" w:rsidRDefault="006E2AE0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Frame Type</w:t>
            </w:r>
          </w:p>
        </w:tc>
        <w:tc>
          <w:tcPr>
            <w:tcW w:w="1079" w:type="dxa"/>
            <w:vAlign w:val="bottom"/>
          </w:tcPr>
          <w:p w14:paraId="5E27AAC2" w14:textId="77777777" w:rsidR="008E7075" w:rsidRDefault="006E2AE0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 w:rsidR="008E7075">
              <w:rPr>
                <w:rFonts w:asciiTheme="minorHAnsi" w:hAnsiTheme="minorHAnsi"/>
                <w:sz w:val="18"/>
                <w:szCs w:val="18"/>
              </w:rPr>
              <w:t xml:space="preserve"> from Table </w:t>
            </w:r>
          </w:p>
          <w:p w14:paraId="2B9A8EE3" w14:textId="546FC00E" w:rsidR="006E2AE0" w:rsidRPr="00745A52" w:rsidRDefault="008E7075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NA6-5</w:t>
            </w:r>
          </w:p>
        </w:tc>
        <w:tc>
          <w:tcPr>
            <w:tcW w:w="1079" w:type="dxa"/>
            <w:vAlign w:val="bottom"/>
          </w:tcPr>
          <w:p w14:paraId="5292054C" w14:textId="77777777" w:rsidR="008E7075" w:rsidRDefault="006E2AE0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 w:rsidR="008E7075">
              <w:rPr>
                <w:rFonts w:asciiTheme="minorHAnsi" w:hAnsiTheme="minorHAnsi"/>
                <w:sz w:val="18"/>
                <w:szCs w:val="18"/>
              </w:rPr>
              <w:t xml:space="preserve"> from Table </w:t>
            </w:r>
          </w:p>
          <w:p w14:paraId="6368677D" w14:textId="27891FB4" w:rsidR="006E2AE0" w:rsidRPr="00745A52" w:rsidRDefault="008E7075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NA6-5</w:t>
            </w:r>
          </w:p>
        </w:tc>
        <w:tc>
          <w:tcPr>
            <w:tcW w:w="1079" w:type="dxa"/>
            <w:vAlign w:val="bottom"/>
          </w:tcPr>
          <w:p w14:paraId="075EA6AB" w14:textId="76C41C9E" w:rsidR="006E2AE0" w:rsidRDefault="006E2AE0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 w:rsidR="0016125F">
              <w:rPr>
                <w:rFonts w:asciiTheme="minorHAnsi" w:hAnsiTheme="minorHAnsi"/>
                <w:sz w:val="18"/>
                <w:szCs w:val="18"/>
              </w:rPr>
              <w:t>enter of Glass</w:t>
            </w:r>
          </w:p>
          <w:p w14:paraId="30499FFC" w14:textId="77777777" w:rsidR="006E2AE0" w:rsidRDefault="006E2AE0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U-factor</w:t>
            </w:r>
          </w:p>
          <w:p w14:paraId="37571C20" w14:textId="399B99A1" w:rsidR="00B8092B" w:rsidRPr="00B8092B" w:rsidRDefault="00B8092B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C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079" w:type="dxa"/>
            <w:vAlign w:val="bottom"/>
          </w:tcPr>
          <w:p w14:paraId="23DEB8D1" w14:textId="02ABD386" w:rsidR="006E2AE0" w:rsidRDefault="006E2AE0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Source</w:t>
            </w:r>
          </w:p>
        </w:tc>
        <w:tc>
          <w:tcPr>
            <w:tcW w:w="1079" w:type="dxa"/>
            <w:vAlign w:val="bottom"/>
          </w:tcPr>
          <w:p w14:paraId="171BB768" w14:textId="77777777" w:rsidR="006E2AE0" w:rsidRDefault="0016125F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Total Performance U-factor</w:t>
            </w:r>
          </w:p>
          <w:p w14:paraId="3264DE74" w14:textId="585D127E" w:rsidR="00B8092B" w:rsidRPr="00B8092B" w:rsidRDefault="00B8092B" w:rsidP="0016125F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T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6E2AE0" w14:paraId="1FF0F5F5" w14:textId="77777777" w:rsidTr="00A572C6">
        <w:tc>
          <w:tcPr>
            <w:tcW w:w="2158" w:type="dxa"/>
          </w:tcPr>
          <w:p w14:paraId="1D2F6974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158" w:type="dxa"/>
          </w:tcPr>
          <w:p w14:paraId="2FEE3A0D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6135D977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69E494C7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012C7B60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2285C6A0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0121BD2D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0663062F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6E2AE0" w14:paraId="61F7BCC4" w14:textId="77777777" w:rsidTr="00A572C6">
        <w:tc>
          <w:tcPr>
            <w:tcW w:w="2158" w:type="dxa"/>
          </w:tcPr>
          <w:p w14:paraId="18135801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158" w:type="dxa"/>
          </w:tcPr>
          <w:p w14:paraId="308BDBE1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007F12F2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260676FA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610F1CFA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1BD78517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3619927B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0E154B55" w14:textId="77777777" w:rsidR="006E2AE0" w:rsidRDefault="006E2AE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3341790D" w14:textId="159E6843" w:rsidR="00E84CA0" w:rsidRDefault="00E84CA0" w:rsidP="00E84CA0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865"/>
        <w:gridCol w:w="2340"/>
        <w:gridCol w:w="2340"/>
        <w:gridCol w:w="2250"/>
      </w:tblGrid>
      <w:tr w:rsidR="00685AA6" w14:paraId="49CF3149" w14:textId="77777777" w:rsidTr="00A063DC">
        <w:tc>
          <w:tcPr>
            <w:tcW w:w="10795" w:type="dxa"/>
            <w:gridSpan w:val="4"/>
          </w:tcPr>
          <w:p w14:paraId="3A78DD51" w14:textId="2C49E877" w:rsidR="00685AA6" w:rsidRPr="00DD4CF0" w:rsidRDefault="00685AA6" w:rsidP="00E84CA0">
            <w:pPr>
              <w:ind w:right="-18"/>
              <w:rPr>
                <w:rFonts w:asciiTheme="minorHAnsi" w:hAnsiTheme="minorHAnsi"/>
                <w:b/>
                <w:sz w:val="18"/>
                <w:szCs w:val="18"/>
              </w:rPr>
            </w:pPr>
            <w:r w:rsidRPr="00DD4CF0">
              <w:rPr>
                <w:rFonts w:asciiTheme="minorHAnsi" w:hAnsiTheme="minorHAnsi"/>
                <w:b/>
                <w:sz w:val="18"/>
                <w:szCs w:val="18"/>
              </w:rPr>
              <w:t>Table NA6-5 – U-factor Coefficients</w:t>
            </w:r>
            <w:ins w:id="3" w:author="Shewmaker, Michael@Energy" w:date="2021-11-22T11:45:00Z">
              <w:r w:rsidR="00E30836">
                <w:rPr>
                  <w:rFonts w:asciiTheme="minorHAnsi" w:hAnsiTheme="minorHAnsi"/>
                  <w:b/>
                  <w:sz w:val="18"/>
                  <w:szCs w:val="18"/>
                </w:rPr>
                <w:t xml:space="preserve"> from Reference Appendices, Nonresidential Appendix NA6</w:t>
              </w:r>
            </w:ins>
          </w:p>
        </w:tc>
      </w:tr>
      <w:tr w:rsidR="00DD4CF0" w14:paraId="2309D2C6" w14:textId="77777777" w:rsidTr="00A063DC">
        <w:tc>
          <w:tcPr>
            <w:tcW w:w="3865" w:type="dxa"/>
          </w:tcPr>
          <w:p w14:paraId="256F9F59" w14:textId="78556182" w:rsidR="00DD4CF0" w:rsidRDefault="00DD4CF0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Product Type</w:t>
            </w:r>
          </w:p>
        </w:tc>
        <w:tc>
          <w:tcPr>
            <w:tcW w:w="2340" w:type="dxa"/>
          </w:tcPr>
          <w:p w14:paraId="3F5FAE79" w14:textId="22D82205" w:rsidR="00DD4CF0" w:rsidRDefault="00DD4CF0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Frame Type</w:t>
            </w:r>
          </w:p>
        </w:tc>
        <w:tc>
          <w:tcPr>
            <w:tcW w:w="2340" w:type="dxa"/>
          </w:tcPr>
          <w:p w14:paraId="54B53EAF" w14:textId="5925DCE8" w:rsidR="00DD4CF0" w:rsidRP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  <w:vertAlign w:val="subscript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2250" w:type="dxa"/>
          </w:tcPr>
          <w:p w14:paraId="48329A89" w14:textId="36C03593" w:rsidR="00DD4CF0" w:rsidRP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  <w:vertAlign w:val="subscript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</w:p>
        </w:tc>
      </w:tr>
      <w:tr w:rsidR="00DD4CF0" w14:paraId="7933D66A" w14:textId="77777777" w:rsidTr="00A063DC">
        <w:tc>
          <w:tcPr>
            <w:tcW w:w="3865" w:type="dxa"/>
            <w:vMerge w:val="restart"/>
            <w:vAlign w:val="center"/>
          </w:tcPr>
          <w:p w14:paraId="34B30228" w14:textId="1FC6FE4B" w:rsidR="00DD4CF0" w:rsidRDefault="00DD4CF0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Site-</w:t>
            </w:r>
            <w:r w:rsidR="0055227D">
              <w:rPr>
                <w:rFonts w:ascii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uilt Vertical Fenestration </w:t>
            </w:r>
          </w:p>
        </w:tc>
        <w:tc>
          <w:tcPr>
            <w:tcW w:w="2340" w:type="dxa"/>
          </w:tcPr>
          <w:p w14:paraId="4038C428" w14:textId="7FAEAAB6" w:rsidR="00DD4CF0" w:rsidRDefault="00DD4CF0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</w:t>
            </w:r>
          </w:p>
        </w:tc>
        <w:tc>
          <w:tcPr>
            <w:tcW w:w="2340" w:type="dxa"/>
          </w:tcPr>
          <w:p w14:paraId="5CC9F9A3" w14:textId="4F5D23B8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0.311</w:t>
            </w:r>
          </w:p>
        </w:tc>
        <w:tc>
          <w:tcPr>
            <w:tcW w:w="2250" w:type="dxa"/>
          </w:tcPr>
          <w:p w14:paraId="4B7ACA84" w14:textId="043327AD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0.872</w:t>
            </w:r>
          </w:p>
        </w:tc>
      </w:tr>
      <w:tr w:rsidR="00DD4CF0" w14:paraId="532BCC22" w14:textId="77777777" w:rsidTr="00A063DC">
        <w:tc>
          <w:tcPr>
            <w:tcW w:w="3865" w:type="dxa"/>
            <w:vMerge/>
            <w:vAlign w:val="center"/>
          </w:tcPr>
          <w:p w14:paraId="4A279AEA" w14:textId="77777777" w:rsidR="00DD4CF0" w:rsidRDefault="00DD4CF0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76E9E22B" w14:textId="198DA2ED" w:rsidR="00DD4CF0" w:rsidRDefault="00DD4CF0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 Thermal Break</w:t>
            </w:r>
          </w:p>
        </w:tc>
        <w:tc>
          <w:tcPr>
            <w:tcW w:w="2340" w:type="dxa"/>
          </w:tcPr>
          <w:p w14:paraId="059690EC" w14:textId="2BF8E36E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0.202</w:t>
            </w:r>
          </w:p>
        </w:tc>
        <w:tc>
          <w:tcPr>
            <w:tcW w:w="2250" w:type="dxa"/>
          </w:tcPr>
          <w:p w14:paraId="7C42669A" w14:textId="460C27C3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0.867</w:t>
            </w:r>
          </w:p>
        </w:tc>
      </w:tr>
      <w:tr w:rsidR="00DD4CF0" w14:paraId="1CB8D619" w14:textId="77777777" w:rsidTr="00A063DC">
        <w:tc>
          <w:tcPr>
            <w:tcW w:w="3865" w:type="dxa"/>
            <w:vMerge/>
            <w:vAlign w:val="center"/>
          </w:tcPr>
          <w:p w14:paraId="14CE0765" w14:textId="77777777" w:rsidR="00DD4CF0" w:rsidRDefault="00DD4CF0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43D09307" w14:textId="30164290" w:rsidR="00DD4CF0" w:rsidRDefault="00AD253B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Nonmetal</w:t>
            </w:r>
          </w:p>
        </w:tc>
        <w:tc>
          <w:tcPr>
            <w:tcW w:w="2340" w:type="dxa"/>
          </w:tcPr>
          <w:p w14:paraId="33A55C5E" w14:textId="3CEE30A1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0.202</w:t>
            </w:r>
          </w:p>
        </w:tc>
        <w:tc>
          <w:tcPr>
            <w:tcW w:w="2250" w:type="dxa"/>
          </w:tcPr>
          <w:p w14:paraId="69D56068" w14:textId="72A88B2B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0.867</w:t>
            </w:r>
          </w:p>
        </w:tc>
      </w:tr>
      <w:tr w:rsidR="00DD4CF0" w14:paraId="490E23B3" w14:textId="77777777" w:rsidTr="00A063DC">
        <w:tc>
          <w:tcPr>
            <w:tcW w:w="3865" w:type="dxa"/>
            <w:vMerge w:val="restart"/>
            <w:vAlign w:val="center"/>
          </w:tcPr>
          <w:p w14:paraId="333CF6E7" w14:textId="175CC116" w:rsidR="00DD4CF0" w:rsidRDefault="00DD4CF0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Skylights with a Curb</w:t>
            </w:r>
          </w:p>
        </w:tc>
        <w:tc>
          <w:tcPr>
            <w:tcW w:w="2340" w:type="dxa"/>
          </w:tcPr>
          <w:p w14:paraId="4ADE440F" w14:textId="22449BF0" w:rsidR="00DD4CF0" w:rsidRDefault="00DD4CF0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</w:t>
            </w:r>
          </w:p>
        </w:tc>
        <w:tc>
          <w:tcPr>
            <w:tcW w:w="2340" w:type="dxa"/>
          </w:tcPr>
          <w:p w14:paraId="4BE5C053" w14:textId="59793589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0.711</w:t>
            </w:r>
          </w:p>
        </w:tc>
        <w:tc>
          <w:tcPr>
            <w:tcW w:w="2250" w:type="dxa"/>
          </w:tcPr>
          <w:p w14:paraId="481017EE" w14:textId="56142D46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1.065</w:t>
            </w:r>
          </w:p>
        </w:tc>
      </w:tr>
      <w:tr w:rsidR="00DD4CF0" w14:paraId="3B0F238C" w14:textId="77777777" w:rsidTr="00A063DC">
        <w:tc>
          <w:tcPr>
            <w:tcW w:w="3865" w:type="dxa"/>
            <w:vMerge/>
            <w:vAlign w:val="center"/>
          </w:tcPr>
          <w:p w14:paraId="2FC7BCD3" w14:textId="77777777" w:rsidR="00DD4CF0" w:rsidRDefault="00DD4CF0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517C6A08" w14:textId="76D4535F" w:rsidR="00DD4CF0" w:rsidRDefault="00DD4CF0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 Thermal Break</w:t>
            </w:r>
          </w:p>
        </w:tc>
        <w:tc>
          <w:tcPr>
            <w:tcW w:w="2340" w:type="dxa"/>
          </w:tcPr>
          <w:p w14:paraId="2CFC93FE" w14:textId="29E197D1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0.437</w:t>
            </w:r>
          </w:p>
        </w:tc>
        <w:tc>
          <w:tcPr>
            <w:tcW w:w="2250" w:type="dxa"/>
          </w:tcPr>
          <w:p w14:paraId="70C63E01" w14:textId="04248CDA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1.229</w:t>
            </w:r>
          </w:p>
        </w:tc>
      </w:tr>
      <w:tr w:rsidR="00DD4CF0" w14:paraId="64A004C7" w14:textId="77777777" w:rsidTr="00A063DC">
        <w:tc>
          <w:tcPr>
            <w:tcW w:w="3865" w:type="dxa"/>
            <w:vMerge/>
            <w:vAlign w:val="center"/>
          </w:tcPr>
          <w:p w14:paraId="23C94F9F" w14:textId="77777777" w:rsidR="00DD4CF0" w:rsidRDefault="00DD4CF0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0E06197B" w14:textId="61045472" w:rsidR="00DD4CF0" w:rsidRDefault="00AD253B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Nonmetal</w:t>
            </w:r>
          </w:p>
        </w:tc>
        <w:tc>
          <w:tcPr>
            <w:tcW w:w="2340" w:type="dxa"/>
          </w:tcPr>
          <w:p w14:paraId="1B0C39B6" w14:textId="633059EE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0.437</w:t>
            </w:r>
          </w:p>
        </w:tc>
        <w:tc>
          <w:tcPr>
            <w:tcW w:w="2250" w:type="dxa"/>
          </w:tcPr>
          <w:p w14:paraId="3F0EAD2B" w14:textId="62DB9470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1.229</w:t>
            </w:r>
          </w:p>
        </w:tc>
      </w:tr>
      <w:tr w:rsidR="00DD4CF0" w14:paraId="1B6C63F0" w14:textId="77777777" w:rsidTr="00A063DC">
        <w:tc>
          <w:tcPr>
            <w:tcW w:w="3865" w:type="dxa"/>
            <w:vMerge w:val="restart"/>
            <w:vAlign w:val="center"/>
          </w:tcPr>
          <w:p w14:paraId="3F1763A4" w14:textId="509587F7" w:rsidR="00DD4CF0" w:rsidRDefault="00DD4CF0" w:rsidP="00DD4CF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Skylights with no Curb</w:t>
            </w:r>
          </w:p>
        </w:tc>
        <w:tc>
          <w:tcPr>
            <w:tcW w:w="2340" w:type="dxa"/>
          </w:tcPr>
          <w:p w14:paraId="30CD093E" w14:textId="0DB2C035" w:rsidR="00DD4CF0" w:rsidRDefault="00DD4CF0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</w:t>
            </w:r>
          </w:p>
        </w:tc>
        <w:tc>
          <w:tcPr>
            <w:tcW w:w="2340" w:type="dxa"/>
          </w:tcPr>
          <w:p w14:paraId="44E8597A" w14:textId="59121D0C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0.195</w:t>
            </w:r>
          </w:p>
        </w:tc>
        <w:tc>
          <w:tcPr>
            <w:tcW w:w="2250" w:type="dxa"/>
          </w:tcPr>
          <w:p w14:paraId="20BD81E0" w14:textId="70D25585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0.882</w:t>
            </w:r>
          </w:p>
        </w:tc>
      </w:tr>
      <w:tr w:rsidR="00DD4CF0" w14:paraId="1F806A5D" w14:textId="77777777" w:rsidTr="00A063DC">
        <w:tc>
          <w:tcPr>
            <w:tcW w:w="3865" w:type="dxa"/>
            <w:vMerge/>
          </w:tcPr>
          <w:p w14:paraId="0076819C" w14:textId="77777777" w:rsidR="00DD4CF0" w:rsidRDefault="00DD4CF0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6AAD7924" w14:textId="5B9C47CA" w:rsidR="00DD4CF0" w:rsidRDefault="00DD4CF0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 Thermal Break</w:t>
            </w:r>
          </w:p>
        </w:tc>
        <w:tc>
          <w:tcPr>
            <w:tcW w:w="2340" w:type="dxa"/>
          </w:tcPr>
          <w:p w14:paraId="1C0D4680" w14:textId="4CDF0454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0.310</w:t>
            </w:r>
          </w:p>
        </w:tc>
        <w:tc>
          <w:tcPr>
            <w:tcW w:w="2250" w:type="dxa"/>
          </w:tcPr>
          <w:p w14:paraId="44566FF8" w14:textId="08BA3D18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0.878</w:t>
            </w:r>
          </w:p>
        </w:tc>
      </w:tr>
      <w:tr w:rsidR="00DD4CF0" w14:paraId="633AB657" w14:textId="77777777" w:rsidTr="00A063DC">
        <w:tc>
          <w:tcPr>
            <w:tcW w:w="3865" w:type="dxa"/>
            <w:vMerge/>
          </w:tcPr>
          <w:p w14:paraId="27E150F3" w14:textId="77777777" w:rsidR="00DD4CF0" w:rsidRDefault="00DD4CF0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1FFEE300" w14:textId="7E2873D9" w:rsidR="00DD4CF0" w:rsidRDefault="00AD253B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Nonmetal</w:t>
            </w:r>
          </w:p>
        </w:tc>
        <w:tc>
          <w:tcPr>
            <w:tcW w:w="2340" w:type="dxa"/>
          </w:tcPr>
          <w:p w14:paraId="10573FAF" w14:textId="72A35C7D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0.310</w:t>
            </w:r>
          </w:p>
        </w:tc>
        <w:tc>
          <w:tcPr>
            <w:tcW w:w="2250" w:type="dxa"/>
          </w:tcPr>
          <w:p w14:paraId="7E32D764" w14:textId="11AEF08F" w:rsidR="00DD4CF0" w:rsidRDefault="00DD4CF0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0.878</w:t>
            </w:r>
          </w:p>
        </w:tc>
      </w:tr>
    </w:tbl>
    <w:p w14:paraId="791288CF" w14:textId="09F1CE08" w:rsidR="00685AA6" w:rsidRDefault="00685AA6" w:rsidP="00E84CA0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3145"/>
        <w:gridCol w:w="2610"/>
        <w:gridCol w:w="2250"/>
        <w:gridCol w:w="2790"/>
      </w:tblGrid>
      <w:tr w:rsidR="00685AA6" w14:paraId="764FC3A7" w14:textId="77777777" w:rsidTr="00A063DC">
        <w:tc>
          <w:tcPr>
            <w:tcW w:w="10795" w:type="dxa"/>
            <w:gridSpan w:val="4"/>
          </w:tcPr>
          <w:p w14:paraId="4179C17E" w14:textId="24B2B389" w:rsidR="00685AA6" w:rsidRDefault="002442C4" w:rsidP="00E84CA0">
            <w:pPr>
              <w:ind w:right="-18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D</w:t>
            </w:r>
            <w:r w:rsidR="00685AA6" w:rsidRPr="00DD4CF0">
              <w:rPr>
                <w:rFonts w:asciiTheme="minorHAnsi" w:hAnsiTheme="minorHAnsi"/>
                <w:b/>
                <w:sz w:val="18"/>
                <w:szCs w:val="18"/>
              </w:rPr>
              <w:t xml:space="preserve">. Default Solar Heat Gain Coefficient (SHGC) Using </w:t>
            </w:r>
            <w:ins w:id="4" w:author="Shewmaker, Michael@Energy" w:date="2021-11-22T11:45:00Z">
              <w:r w:rsidR="00683710">
                <w:rPr>
                  <w:rFonts w:asciiTheme="minorHAnsi" w:hAnsiTheme="minorHAnsi"/>
                  <w:b/>
                  <w:sz w:val="18"/>
                  <w:szCs w:val="18"/>
                </w:rPr>
                <w:t xml:space="preserve">Reference Appendices, Nonresidential Appendix NA6, </w:t>
              </w:r>
            </w:ins>
            <w:r w:rsidR="00685AA6" w:rsidRPr="00DD4CF0">
              <w:rPr>
                <w:rFonts w:asciiTheme="minorHAnsi" w:hAnsiTheme="minorHAnsi"/>
                <w:b/>
                <w:sz w:val="18"/>
                <w:szCs w:val="18"/>
              </w:rPr>
              <w:t>Equation NA6-2</w:t>
            </w:r>
          </w:p>
          <w:p w14:paraId="2516C9FD" w14:textId="0CB656DD" w:rsidR="002D335D" w:rsidRPr="00B72168" w:rsidRDefault="002D335D" w:rsidP="00E84CA0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 w:rsidRPr="00B72168">
              <w:rPr>
                <w:rFonts w:asciiTheme="minorHAnsi" w:hAnsiTheme="minorHAnsi"/>
                <w:sz w:val="18"/>
                <w:szCs w:val="18"/>
              </w:rPr>
              <w:t>Equation NA6-2: SHGC</w:t>
            </w:r>
            <w:r w:rsidRPr="00B72168">
              <w:rPr>
                <w:rFonts w:asciiTheme="minorHAnsi" w:hAnsiTheme="minorHAnsi"/>
                <w:sz w:val="18"/>
                <w:szCs w:val="18"/>
                <w:vertAlign w:val="subscript"/>
              </w:rPr>
              <w:t>T</w:t>
            </w:r>
            <w:r w:rsidRPr="00B72168">
              <w:rPr>
                <w:rFonts w:asciiTheme="minorHAnsi" w:hAnsiTheme="minorHAnsi"/>
                <w:sz w:val="18"/>
                <w:szCs w:val="18"/>
              </w:rPr>
              <w:t xml:space="preserve"> = 0.08 + (0.86 x SHGC</w:t>
            </w:r>
            <w:r w:rsidRPr="00B72168">
              <w:rPr>
                <w:rFonts w:asciiTheme="minorHAnsi" w:hAnsiTheme="minorHAnsi"/>
                <w:sz w:val="18"/>
                <w:szCs w:val="18"/>
                <w:vertAlign w:val="subscript"/>
              </w:rPr>
              <w:t>C</w:t>
            </w:r>
            <w:r w:rsidRPr="00B72168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2D335D" w14:paraId="2FA6AFEE" w14:textId="77777777" w:rsidTr="00A063DC">
        <w:tc>
          <w:tcPr>
            <w:tcW w:w="3145" w:type="dxa"/>
          </w:tcPr>
          <w:p w14:paraId="5E3ACB35" w14:textId="5DFA6D13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2610" w:type="dxa"/>
          </w:tcPr>
          <w:p w14:paraId="6312F202" w14:textId="309B1D11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2250" w:type="dxa"/>
          </w:tcPr>
          <w:p w14:paraId="68DB1369" w14:textId="6FCFE749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2790" w:type="dxa"/>
          </w:tcPr>
          <w:p w14:paraId="74B25390" w14:textId="05ED13C4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</w:tr>
      <w:tr w:rsidR="002D335D" w14:paraId="53AE5885" w14:textId="77777777" w:rsidTr="00A063DC">
        <w:tc>
          <w:tcPr>
            <w:tcW w:w="3145" w:type="dxa"/>
            <w:vAlign w:val="bottom"/>
          </w:tcPr>
          <w:p w14:paraId="358BA2E0" w14:textId="13A3AB80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Tag/Identification</w:t>
            </w:r>
          </w:p>
        </w:tc>
        <w:tc>
          <w:tcPr>
            <w:tcW w:w="2610" w:type="dxa"/>
            <w:vAlign w:val="bottom"/>
          </w:tcPr>
          <w:p w14:paraId="716AE647" w14:textId="77777777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Center of Glass SHGC</w:t>
            </w:r>
          </w:p>
          <w:p w14:paraId="5C7DB2C2" w14:textId="37636ADE" w:rsidR="00B8092B" w:rsidRPr="00B8092B" w:rsidRDefault="00B8092B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(SHGC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C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2250" w:type="dxa"/>
            <w:vAlign w:val="bottom"/>
          </w:tcPr>
          <w:p w14:paraId="5D3F975D" w14:textId="195625BC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Source</w:t>
            </w:r>
          </w:p>
        </w:tc>
        <w:tc>
          <w:tcPr>
            <w:tcW w:w="2790" w:type="dxa"/>
            <w:vAlign w:val="bottom"/>
          </w:tcPr>
          <w:p w14:paraId="6B53BCE8" w14:textId="77777777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Total Performance SHGC</w:t>
            </w:r>
          </w:p>
          <w:p w14:paraId="420429F1" w14:textId="2EAD27D8" w:rsidR="00B8092B" w:rsidRPr="00B8092B" w:rsidRDefault="00B8092B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(SHGC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T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2D335D" w14:paraId="515B4479" w14:textId="77777777" w:rsidTr="00A063DC">
        <w:tc>
          <w:tcPr>
            <w:tcW w:w="3145" w:type="dxa"/>
          </w:tcPr>
          <w:p w14:paraId="68807971" w14:textId="77777777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610" w:type="dxa"/>
          </w:tcPr>
          <w:p w14:paraId="0E5D6012" w14:textId="77777777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2F3B584C" w14:textId="77777777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790" w:type="dxa"/>
          </w:tcPr>
          <w:p w14:paraId="1A286757" w14:textId="77777777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  <w:tr w:rsidR="002D335D" w14:paraId="7D9CD320" w14:textId="77777777" w:rsidTr="00A063DC">
        <w:tc>
          <w:tcPr>
            <w:tcW w:w="3145" w:type="dxa"/>
          </w:tcPr>
          <w:p w14:paraId="0DE10765" w14:textId="77777777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610" w:type="dxa"/>
          </w:tcPr>
          <w:p w14:paraId="57FB52B6" w14:textId="77777777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250" w:type="dxa"/>
          </w:tcPr>
          <w:p w14:paraId="5FA10527" w14:textId="77777777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790" w:type="dxa"/>
          </w:tcPr>
          <w:p w14:paraId="6C89458C" w14:textId="77777777" w:rsidR="002D335D" w:rsidRDefault="002D335D" w:rsidP="00DD4CF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33417938" w14:textId="77777777" w:rsidR="00E84CA0" w:rsidRDefault="00E84CA0" w:rsidP="00E84CA0">
      <w:pPr>
        <w:ind w:right="-18"/>
        <w:rPr>
          <w:rFonts w:asciiTheme="minorHAnsi" w:hAnsiTheme="minorHAnsi"/>
          <w:sz w:val="18"/>
          <w:szCs w:val="18"/>
        </w:rPr>
      </w:pPr>
    </w:p>
    <w:p w14:paraId="3341794F" w14:textId="77777777" w:rsidR="00E84CA0" w:rsidRPr="003E41FC" w:rsidRDefault="00E84CA0" w:rsidP="003E41FC">
      <w:pPr>
        <w:ind w:right="-18"/>
        <w:rPr>
          <w:rFonts w:asciiTheme="minorHAnsi" w:hAnsiTheme="minorHAnsi"/>
          <w:sz w:val="18"/>
          <w:szCs w:val="18"/>
        </w:rPr>
      </w:pPr>
    </w:p>
    <w:p w14:paraId="33417950" w14:textId="77777777" w:rsidR="003E41FC" w:rsidRDefault="003E41FC" w:rsidP="00F57D0C">
      <w:pPr>
        <w:ind w:right="-18"/>
        <w:jc w:val="center"/>
        <w:rPr>
          <w:rFonts w:asciiTheme="minorHAnsi" w:hAnsiTheme="minorHAnsi"/>
          <w:sz w:val="24"/>
          <w:szCs w:val="24"/>
        </w:rPr>
      </w:pPr>
    </w:p>
    <w:p w14:paraId="33417951" w14:textId="77777777" w:rsidR="00D43DC4" w:rsidRPr="003E41FC" w:rsidRDefault="003E41FC">
      <w:pPr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24"/>
          <w:szCs w:val="24"/>
        </w:rPr>
        <w:br w:type="page"/>
      </w:r>
    </w:p>
    <w:tbl>
      <w:tblPr>
        <w:tblW w:w="499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86" w:type="dxa"/>
          <w:right w:w="86" w:type="dxa"/>
        </w:tblCellMar>
        <w:tblLook w:val="0000" w:firstRow="0" w:lastRow="0" w:firstColumn="0" w:lastColumn="0" w:noHBand="0" w:noVBand="0"/>
      </w:tblPr>
      <w:tblGrid>
        <w:gridCol w:w="5345"/>
        <w:gridCol w:w="5423"/>
      </w:tblGrid>
      <w:tr w:rsidR="007D0420" w:rsidRPr="009E2C1C" w14:paraId="33417953" w14:textId="77777777" w:rsidTr="008512DA">
        <w:trPr>
          <w:trHeight w:val="206"/>
        </w:trPr>
        <w:tc>
          <w:tcPr>
            <w:tcW w:w="10950" w:type="dxa"/>
            <w:gridSpan w:val="2"/>
            <w:vAlign w:val="center"/>
          </w:tcPr>
          <w:p w14:paraId="33417952" w14:textId="77777777" w:rsidR="007D0420" w:rsidRPr="009351D2" w:rsidRDefault="007D0420" w:rsidP="008512DA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cs="Arial"/>
                <w:b/>
              </w:rPr>
            </w:pPr>
            <w:r w:rsidRPr="00E136A4">
              <w:rPr>
                <w:rFonts w:ascii="Calibri" w:hAnsi="Calibri" w:cs="Arial"/>
                <w:b/>
                <w:caps/>
                <w:sz w:val="18"/>
                <w:szCs w:val="18"/>
              </w:rPr>
              <w:lastRenderedPageBreak/>
              <w:t>Documentation Author's Declaration Statement</w:t>
            </w:r>
          </w:p>
        </w:tc>
      </w:tr>
      <w:tr w:rsidR="007D0420" w:rsidRPr="001B14D6" w14:paraId="33417955" w14:textId="77777777" w:rsidTr="008512DA">
        <w:trPr>
          <w:trHeight w:val="206"/>
        </w:trPr>
        <w:tc>
          <w:tcPr>
            <w:tcW w:w="10950" w:type="dxa"/>
            <w:gridSpan w:val="2"/>
            <w:vAlign w:val="center"/>
          </w:tcPr>
          <w:p w14:paraId="33417954" w14:textId="77777777" w:rsidR="007D0420" w:rsidRDefault="007D0420" w:rsidP="007D0420">
            <w:pPr>
              <w:numPr>
                <w:ilvl w:val="0"/>
                <w:numId w:val="31"/>
              </w:numPr>
              <w:rPr>
                <w:rFonts w:ascii="Calibri" w:hAnsi="Calibri"/>
                <w:sz w:val="18"/>
                <w:szCs w:val="18"/>
              </w:rPr>
            </w:pPr>
            <w:r w:rsidRPr="00E136A4">
              <w:rPr>
                <w:rFonts w:ascii="Calibri" w:hAnsi="Calibri"/>
                <w:sz w:val="18"/>
                <w:szCs w:val="18"/>
              </w:rPr>
              <w:t xml:space="preserve">I certify that this Certificate of </w:t>
            </w:r>
            <w:r>
              <w:rPr>
                <w:rFonts w:ascii="Calibri" w:hAnsi="Calibri"/>
                <w:sz w:val="18"/>
                <w:szCs w:val="18"/>
              </w:rPr>
              <w:t>Compliance</w:t>
            </w:r>
            <w:r w:rsidRPr="00E136A4">
              <w:rPr>
                <w:rFonts w:ascii="Calibri" w:hAnsi="Calibri"/>
                <w:sz w:val="18"/>
                <w:szCs w:val="18"/>
              </w:rPr>
              <w:t xml:space="preserve"> documentation is accurate and complete.</w:t>
            </w:r>
          </w:p>
        </w:tc>
      </w:tr>
      <w:tr w:rsidR="007D0420" w:rsidRPr="00FD7A7F" w14:paraId="33417958" w14:textId="77777777" w:rsidTr="008512DA">
        <w:trPr>
          <w:trHeight w:val="432"/>
        </w:trPr>
        <w:tc>
          <w:tcPr>
            <w:tcW w:w="5434" w:type="dxa"/>
          </w:tcPr>
          <w:p w14:paraId="33417956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Name:</w:t>
            </w:r>
          </w:p>
        </w:tc>
        <w:tc>
          <w:tcPr>
            <w:tcW w:w="5516" w:type="dxa"/>
          </w:tcPr>
          <w:p w14:paraId="33417957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Theme="minorHAnsi" w:hAnsiTheme="minorHAnsi"/>
                <w:sz w:val="14"/>
                <w:szCs w:val="14"/>
              </w:rPr>
              <w:t xml:space="preserve">Documentation Author </w:t>
            </w:r>
            <w:r w:rsidRPr="0047600B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7D0420" w:rsidRPr="00FD7A7F" w14:paraId="3341795B" w14:textId="77777777" w:rsidTr="008512DA">
        <w:trPr>
          <w:trHeight w:val="432"/>
        </w:trPr>
        <w:tc>
          <w:tcPr>
            <w:tcW w:w="5434" w:type="dxa"/>
          </w:tcPr>
          <w:p w14:paraId="33417959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Company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3341795A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Signature </w:t>
            </w:r>
            <w:r w:rsidRPr="0047600B">
              <w:rPr>
                <w:rFonts w:ascii="Calibri" w:hAnsi="Calibri"/>
                <w:sz w:val="14"/>
                <w:szCs w:val="14"/>
              </w:rPr>
              <w:t>Date:</w:t>
            </w:r>
          </w:p>
        </w:tc>
      </w:tr>
      <w:tr w:rsidR="007D0420" w:rsidRPr="00FD7A7F" w14:paraId="3341795E" w14:textId="77777777" w:rsidTr="008512DA">
        <w:trPr>
          <w:trHeight w:val="432"/>
        </w:trPr>
        <w:tc>
          <w:tcPr>
            <w:tcW w:w="5434" w:type="dxa"/>
          </w:tcPr>
          <w:p w14:paraId="3341795C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6" w:type="dxa"/>
          </w:tcPr>
          <w:p w14:paraId="3341795D" w14:textId="05DB9796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CEA/HERS Certification Identification (if a</w:t>
            </w:r>
            <w:r w:rsidRPr="0047600B">
              <w:rPr>
                <w:rFonts w:ascii="Calibri" w:hAnsi="Calibri"/>
                <w:sz w:val="14"/>
                <w:szCs w:val="14"/>
              </w:rPr>
              <w:t>pplicable</w:t>
            </w:r>
            <w:r>
              <w:rPr>
                <w:rFonts w:ascii="Calibri" w:hAnsi="Calibri"/>
                <w:sz w:val="14"/>
                <w:szCs w:val="14"/>
              </w:rPr>
              <w:t>)</w:t>
            </w:r>
            <w:r w:rsidRPr="0047600B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7D0420" w:rsidRPr="00FD7A7F" w14:paraId="33417961" w14:textId="77777777" w:rsidTr="008512DA">
        <w:trPr>
          <w:trHeight w:val="432"/>
        </w:trPr>
        <w:tc>
          <w:tcPr>
            <w:tcW w:w="5434" w:type="dxa"/>
          </w:tcPr>
          <w:p w14:paraId="3341795F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6" w:type="dxa"/>
          </w:tcPr>
          <w:p w14:paraId="33417960" w14:textId="77777777" w:rsidR="007D0420" w:rsidRPr="0047600B" w:rsidRDefault="007D0420" w:rsidP="008512DA">
            <w:pPr>
              <w:rPr>
                <w:rFonts w:ascii="Calibri" w:hAnsi="Calibri"/>
                <w:sz w:val="14"/>
                <w:szCs w:val="14"/>
              </w:rPr>
            </w:pPr>
            <w:r w:rsidRPr="0047600B"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  <w:tr w:rsidR="007D0420" w:rsidRPr="008E6C57" w14:paraId="33417963" w14:textId="77777777" w:rsidTr="008512DA">
        <w:tblPrEx>
          <w:tblCellMar>
            <w:left w:w="115" w:type="dxa"/>
            <w:right w:w="115" w:type="dxa"/>
          </w:tblCellMar>
        </w:tblPrEx>
        <w:trPr>
          <w:trHeight w:val="296"/>
        </w:trPr>
        <w:tc>
          <w:tcPr>
            <w:tcW w:w="10950" w:type="dxa"/>
            <w:gridSpan w:val="2"/>
            <w:vAlign w:val="center"/>
          </w:tcPr>
          <w:p w14:paraId="33417962" w14:textId="77777777" w:rsidR="007D0420" w:rsidRDefault="007D0420" w:rsidP="008512DA">
            <w:pPr>
              <w:tabs>
                <w:tab w:val="left" w:pos="-720"/>
                <w:tab w:val="left" w:pos="-90"/>
                <w:tab w:val="left" w:pos="252"/>
                <w:tab w:val="left" w:pos="5112"/>
                <w:tab w:val="left" w:pos="6822"/>
                <w:tab w:val="left" w:pos="8082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Responsible Person's </w:t>
            </w:r>
            <w:r w:rsidRPr="008E6C57">
              <w:rPr>
                <w:rFonts w:ascii="Calibri" w:hAnsi="Calibri" w:cs="Arial"/>
                <w:b/>
                <w:caps/>
                <w:sz w:val="18"/>
                <w:szCs w:val="18"/>
              </w:rPr>
              <w:t>Declaration statement</w:t>
            </w:r>
            <w:r>
              <w:rPr>
                <w:rFonts w:ascii="Calibri" w:hAnsi="Calibri" w:cs="Arial"/>
                <w:b/>
                <w:caps/>
                <w:sz w:val="18"/>
                <w:szCs w:val="18"/>
              </w:rPr>
              <w:t xml:space="preserve">  </w:t>
            </w:r>
          </w:p>
        </w:tc>
      </w:tr>
      <w:tr w:rsidR="007D0420" w:rsidRPr="008E6C57" w14:paraId="3341796A" w14:textId="77777777" w:rsidTr="008512DA">
        <w:tblPrEx>
          <w:tblCellMar>
            <w:left w:w="115" w:type="dxa"/>
            <w:right w:w="115" w:type="dxa"/>
          </w:tblCellMar>
        </w:tblPrEx>
        <w:trPr>
          <w:trHeight w:val="504"/>
        </w:trPr>
        <w:tc>
          <w:tcPr>
            <w:tcW w:w="10950" w:type="dxa"/>
            <w:gridSpan w:val="2"/>
          </w:tcPr>
          <w:p w14:paraId="33417964" w14:textId="77777777" w:rsidR="007D0420" w:rsidRDefault="007D0420" w:rsidP="00172ED6">
            <w:pPr>
              <w:pStyle w:val="Heading3"/>
              <w:numPr>
                <w:ilvl w:val="0"/>
                <w:numId w:val="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8E6C57">
              <w:rPr>
                <w:rFonts w:asciiTheme="minorHAnsi" w:hAnsiTheme="minorHAnsi"/>
                <w:sz w:val="18"/>
                <w:szCs w:val="18"/>
              </w:rPr>
              <w:t xml:space="preserve">I certify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the following </w:t>
            </w:r>
            <w:r w:rsidRPr="008E6C57">
              <w:rPr>
                <w:rFonts w:asciiTheme="minorHAnsi" w:hAnsiTheme="minorHAnsi"/>
                <w:sz w:val="18"/>
                <w:szCs w:val="18"/>
              </w:rPr>
              <w:t xml:space="preserve">under penalty of perjury, under the </w:t>
            </w:r>
            <w:r>
              <w:rPr>
                <w:rFonts w:asciiTheme="minorHAnsi" w:hAnsiTheme="minorHAnsi"/>
                <w:sz w:val="18"/>
                <w:szCs w:val="18"/>
              </w:rPr>
              <w:t>laws of the State of California:</w:t>
            </w:r>
          </w:p>
          <w:p w14:paraId="33417965" w14:textId="77777777" w:rsidR="007D0420" w:rsidRDefault="007D0420" w:rsidP="007D0420">
            <w:pPr>
              <w:pStyle w:val="Heading3"/>
              <w:numPr>
                <w:ilvl w:val="0"/>
                <w:numId w:val="3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B272DC">
              <w:rPr>
                <w:rFonts w:asciiTheme="minorHAnsi" w:hAnsiTheme="minorHAnsi"/>
                <w:sz w:val="18"/>
                <w:szCs w:val="18"/>
              </w:rPr>
              <w:t xml:space="preserve">The information provided on this Certificate of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Compliance </w:t>
            </w:r>
            <w:r w:rsidRPr="00B272DC">
              <w:rPr>
                <w:rFonts w:asciiTheme="minorHAnsi" w:hAnsiTheme="minorHAnsi"/>
                <w:sz w:val="18"/>
                <w:szCs w:val="18"/>
              </w:rPr>
              <w:t>is true and correct.</w:t>
            </w:r>
          </w:p>
          <w:p w14:paraId="33417966" w14:textId="77777777" w:rsidR="007D0420" w:rsidRDefault="007D0420" w:rsidP="007D0420">
            <w:pPr>
              <w:pStyle w:val="Heading3"/>
              <w:numPr>
                <w:ilvl w:val="0"/>
                <w:numId w:val="30"/>
              </w:numPr>
              <w:spacing w:before="0"/>
              <w:ind w:right="90"/>
              <w:rPr>
                <w:rFonts w:ascii="Calibri" w:hAnsi="Calibri"/>
                <w:sz w:val="18"/>
                <w:szCs w:val="18"/>
              </w:rPr>
            </w:pPr>
            <w:r w:rsidRPr="00A46E7F">
              <w:rPr>
                <w:rFonts w:ascii="Calibri" w:hAnsi="Calibri"/>
                <w:sz w:val="18"/>
                <w:szCs w:val="18"/>
              </w:rPr>
              <w:t xml:space="preserve">I am eligible under Division 3 of the Business and Professions Code to accept responsibility for </w:t>
            </w:r>
            <w:r w:rsidRPr="00D1061B">
              <w:rPr>
                <w:rFonts w:ascii="Calibri" w:hAnsi="Calibri"/>
                <w:sz w:val="18"/>
                <w:szCs w:val="18"/>
              </w:rPr>
              <w:t>the building design</w:t>
            </w:r>
            <w:r>
              <w:rPr>
                <w:rFonts w:ascii="Calibri" w:hAnsi="Calibri"/>
                <w:sz w:val="18"/>
                <w:szCs w:val="18"/>
              </w:rPr>
              <w:t xml:space="preserve"> or system design</w:t>
            </w:r>
            <w:r w:rsidRPr="00D1061B">
              <w:rPr>
                <w:rFonts w:ascii="Calibri" w:hAnsi="Calibri"/>
                <w:sz w:val="18"/>
                <w:szCs w:val="18"/>
              </w:rPr>
              <w:t xml:space="preserve"> identified on this Certificate of Compliance</w:t>
            </w:r>
            <w:r>
              <w:rPr>
                <w:rFonts w:ascii="Calibri" w:hAnsi="Calibri"/>
                <w:sz w:val="18"/>
                <w:szCs w:val="18"/>
              </w:rPr>
              <w:t xml:space="preserve"> (responsible designer)</w:t>
            </w:r>
            <w:r w:rsidRPr="00D1061B">
              <w:rPr>
                <w:rFonts w:ascii="Calibri" w:hAnsi="Calibri"/>
                <w:sz w:val="18"/>
                <w:szCs w:val="18"/>
              </w:rPr>
              <w:t>.</w:t>
            </w:r>
          </w:p>
          <w:p w14:paraId="33417967" w14:textId="77777777" w:rsidR="007D0420" w:rsidRDefault="007D0420" w:rsidP="007D0420">
            <w:pPr>
              <w:numPr>
                <w:ilvl w:val="0"/>
                <w:numId w:val="30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hat the energy features and performance specifications</w:t>
            </w:r>
            <w:r>
              <w:rPr>
                <w:rFonts w:ascii="Calibri" w:hAnsi="Calibri" w:cs="Arial"/>
                <w:sz w:val="18"/>
                <w:szCs w:val="18"/>
              </w:rPr>
              <w:t>,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 w:rsidRPr="0011656B">
              <w:rPr>
                <w:rFonts w:ascii="Calibri" w:hAnsi="Calibri" w:cs="Arial"/>
                <w:sz w:val="18"/>
                <w:szCs w:val="18"/>
              </w:rPr>
              <w:t xml:space="preserve">materials, components, and manufactured devices </w:t>
            </w:r>
            <w:r w:rsidRPr="00B177C8">
              <w:rPr>
                <w:rFonts w:ascii="Calibri" w:hAnsi="Calibri" w:cs="Arial"/>
                <w:sz w:val="18"/>
                <w:szCs w:val="18"/>
              </w:rPr>
              <w:t>for the building design</w:t>
            </w:r>
            <w:r>
              <w:rPr>
                <w:rFonts w:ascii="Calibri" w:hAnsi="Calibri" w:cs="Arial"/>
                <w:sz w:val="18"/>
                <w:szCs w:val="18"/>
              </w:rPr>
              <w:t xml:space="preserve"> or system design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identified on this Certificate of Compliance conform to the</w:t>
            </w:r>
            <w:r>
              <w:rPr>
                <w:rFonts w:ascii="Calibri" w:hAnsi="Calibri" w:cs="Arial"/>
                <w:sz w:val="18"/>
                <w:szCs w:val="18"/>
              </w:rPr>
              <w:t xml:space="preserve"> requirements of Title 24, Part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1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and </w:t>
            </w:r>
            <w:r>
              <w:rPr>
                <w:rFonts w:ascii="Calibri" w:hAnsi="Calibri" w:cs="Arial"/>
                <w:sz w:val="18"/>
                <w:szCs w:val="18"/>
              </w:rPr>
              <w:t xml:space="preserve">Part </w:t>
            </w:r>
            <w:r w:rsidRPr="00B177C8">
              <w:rPr>
                <w:rFonts w:ascii="Calibri" w:hAnsi="Calibri" w:cs="Arial"/>
                <w:sz w:val="18"/>
                <w:szCs w:val="18"/>
              </w:rPr>
              <w:t>6 of the California Code of Regulations</w:t>
            </w:r>
            <w:r w:rsidRPr="008E6C57">
              <w:rPr>
                <w:rFonts w:ascii="Calibri" w:hAnsi="Calibri" w:cs="TimesNewRomanPSMT"/>
                <w:sz w:val="18"/>
                <w:szCs w:val="18"/>
              </w:rPr>
              <w:t>.</w:t>
            </w:r>
          </w:p>
          <w:p w14:paraId="33417968" w14:textId="77777777" w:rsidR="007D0420" w:rsidRPr="004B51B5" w:rsidRDefault="007D0420" w:rsidP="007D0420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>
              <w:rPr>
                <w:rFonts w:ascii="Calibri" w:hAnsi="Calibri" w:cs="Arial"/>
                <w:sz w:val="18"/>
                <w:szCs w:val="18"/>
              </w:rPr>
              <w:t>T</w:t>
            </w:r>
            <w:r w:rsidRPr="00B177C8">
              <w:rPr>
                <w:rFonts w:ascii="Calibri" w:hAnsi="Calibri" w:cs="Arial"/>
                <w:sz w:val="18"/>
                <w:szCs w:val="18"/>
              </w:rPr>
              <w:t>he building</w:t>
            </w:r>
            <w:r>
              <w:rPr>
                <w:rFonts w:ascii="Calibri" w:hAnsi="Calibri" w:cs="Arial"/>
                <w:sz w:val="18"/>
                <w:szCs w:val="18"/>
              </w:rPr>
              <w:t xml:space="preserve"> design </w:t>
            </w:r>
            <w:proofErr w:type="gramStart"/>
            <w:r w:rsidRPr="00B177C8">
              <w:rPr>
                <w:rFonts w:ascii="Calibri" w:hAnsi="Calibri" w:cs="Arial"/>
                <w:sz w:val="18"/>
                <w:szCs w:val="18"/>
              </w:rPr>
              <w:t>features</w:t>
            </w:r>
            <w:proofErr w:type="gramEnd"/>
            <w:r w:rsidRPr="00B177C8">
              <w:rPr>
                <w:rFonts w:ascii="Calibri" w:hAnsi="Calibri" w:cs="Arial"/>
                <w:sz w:val="18"/>
                <w:szCs w:val="18"/>
              </w:rPr>
              <w:t xml:space="preserve"> </w:t>
            </w:r>
            <w:r>
              <w:rPr>
                <w:rFonts w:ascii="Calibri" w:hAnsi="Calibri" w:cs="Arial"/>
                <w:sz w:val="18"/>
                <w:szCs w:val="18"/>
              </w:rPr>
              <w:t>or system</w:t>
            </w:r>
            <w:r w:rsidRPr="00B177C8">
              <w:rPr>
                <w:rFonts w:ascii="Calibri" w:hAnsi="Calibri" w:cs="Arial"/>
                <w:sz w:val="18"/>
                <w:szCs w:val="18"/>
              </w:rPr>
              <w:t xml:space="preserve"> design features identified on this Certificate of Compliance are consistent with the information provided on other applicable compliance </w:t>
            </w:r>
            <w:r>
              <w:rPr>
                <w:rFonts w:ascii="Calibri" w:hAnsi="Calibri" w:cs="Arial"/>
                <w:sz w:val="18"/>
                <w:szCs w:val="18"/>
              </w:rPr>
              <w:t>documents</w:t>
            </w:r>
            <w:r w:rsidRPr="00B177C8">
              <w:rPr>
                <w:rFonts w:ascii="Calibri" w:hAnsi="Calibri" w:cs="Arial"/>
                <w:sz w:val="18"/>
                <w:szCs w:val="18"/>
              </w:rPr>
              <w:t>, worksheets, calculations, plans and specifications submitted to the enforcement agency for approval with this building permit application</w:t>
            </w:r>
            <w:r>
              <w:rPr>
                <w:rFonts w:ascii="Calibri" w:hAnsi="Calibri" w:cs="Arial"/>
                <w:sz w:val="18"/>
                <w:szCs w:val="18"/>
              </w:rPr>
              <w:t>.</w:t>
            </w:r>
          </w:p>
          <w:p w14:paraId="33417969" w14:textId="77777777" w:rsidR="007D0420" w:rsidRPr="004B51B5" w:rsidRDefault="007D0420" w:rsidP="007D0420">
            <w:pPr>
              <w:pStyle w:val="ListParagraph"/>
              <w:numPr>
                <w:ilvl w:val="0"/>
                <w:numId w:val="30"/>
              </w:numPr>
              <w:autoSpaceDE w:val="0"/>
              <w:autoSpaceDN w:val="0"/>
              <w:adjustRightInd w:val="0"/>
              <w:ind w:right="90"/>
              <w:rPr>
                <w:rFonts w:ascii="Calibri" w:hAnsi="Calibri"/>
                <w:sz w:val="18"/>
                <w:szCs w:val="18"/>
              </w:rPr>
            </w:pPr>
            <w:r w:rsidRPr="004B51B5">
              <w:rPr>
                <w:rFonts w:ascii="Calibri" w:hAnsi="Calibri"/>
                <w:sz w:val="18"/>
                <w:szCs w:val="18"/>
              </w:rPr>
              <w:t xml:space="preserve">I will ensure that a registered copy of this Certificate of Compliance shall be made available with the building permit(s) issued for the </w:t>
            </w:r>
            <w:proofErr w:type="gramStart"/>
            <w:r w:rsidRPr="004B51B5">
              <w:rPr>
                <w:rFonts w:ascii="Calibri" w:hAnsi="Calibri"/>
                <w:sz w:val="18"/>
                <w:szCs w:val="18"/>
              </w:rPr>
              <w:t>building, and</w:t>
            </w:r>
            <w:proofErr w:type="gramEnd"/>
            <w:r w:rsidRPr="004B51B5">
              <w:rPr>
                <w:rFonts w:ascii="Calibri" w:hAnsi="Calibri"/>
                <w:sz w:val="18"/>
                <w:szCs w:val="18"/>
              </w:rPr>
              <w:t xml:space="preserve"> made available to the enforcement agency for all applicable inspections. I understand that a </w:t>
            </w:r>
            <w:r>
              <w:rPr>
                <w:rFonts w:ascii="Calibri" w:hAnsi="Calibri"/>
                <w:sz w:val="18"/>
                <w:szCs w:val="18"/>
              </w:rPr>
              <w:t>registered</w:t>
            </w:r>
            <w:r w:rsidRPr="004B51B5">
              <w:rPr>
                <w:rFonts w:ascii="Calibri" w:hAnsi="Calibri"/>
                <w:sz w:val="18"/>
                <w:szCs w:val="18"/>
              </w:rPr>
              <w:t xml:space="preserve"> copy of this Certificate of Compliance is required to be included with the documentation the builder provides to the building owner at occupancy.  </w:t>
            </w:r>
          </w:p>
        </w:tc>
      </w:tr>
      <w:tr w:rsidR="007D0420" w:rsidRPr="008E6C57" w14:paraId="3341796D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6B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Responsible Designer Name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3341796C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 xml:space="preserve">Responsible Designer </w:t>
            </w:r>
            <w:r w:rsidRPr="001B6B55">
              <w:rPr>
                <w:rFonts w:ascii="Calibri" w:hAnsi="Calibri"/>
                <w:sz w:val="14"/>
                <w:szCs w:val="14"/>
              </w:rPr>
              <w:t>Signature:</w:t>
            </w:r>
          </w:p>
        </w:tc>
      </w:tr>
      <w:tr w:rsidR="007D0420" w:rsidRPr="008E6C57" w14:paraId="33417970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6E" w14:textId="5452FAE1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 w:rsidRPr="001B6B55">
              <w:rPr>
                <w:rFonts w:ascii="Calibri" w:hAnsi="Calibri"/>
                <w:sz w:val="14"/>
                <w:szCs w:val="14"/>
              </w:rPr>
              <w:t>C</w:t>
            </w:r>
            <w:r>
              <w:rPr>
                <w:rFonts w:ascii="Calibri" w:hAnsi="Calibri"/>
                <w:sz w:val="14"/>
                <w:szCs w:val="14"/>
              </w:rPr>
              <w:t>ompany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  <w:tc>
          <w:tcPr>
            <w:tcW w:w="5516" w:type="dxa"/>
          </w:tcPr>
          <w:p w14:paraId="3341796F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Date Signed</w:t>
            </w:r>
            <w:r w:rsidRPr="001B6B55">
              <w:rPr>
                <w:rFonts w:ascii="Calibri" w:hAnsi="Calibri"/>
                <w:sz w:val="14"/>
                <w:szCs w:val="14"/>
              </w:rPr>
              <w:t>:</w:t>
            </w:r>
          </w:p>
        </w:tc>
      </w:tr>
      <w:tr w:rsidR="007D0420" w:rsidRPr="008E6C57" w14:paraId="33417973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71" w14:textId="77777777" w:rsidR="007D0420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Address:</w:t>
            </w:r>
          </w:p>
        </w:tc>
        <w:tc>
          <w:tcPr>
            <w:tcW w:w="5516" w:type="dxa"/>
          </w:tcPr>
          <w:p w14:paraId="33417972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License:</w:t>
            </w:r>
          </w:p>
        </w:tc>
      </w:tr>
      <w:tr w:rsidR="007D0420" w:rsidRPr="008E6C57" w14:paraId="33417976" w14:textId="77777777" w:rsidTr="008512DA">
        <w:tblPrEx>
          <w:tblCellMar>
            <w:left w:w="108" w:type="dxa"/>
            <w:right w:w="108" w:type="dxa"/>
          </w:tblCellMar>
        </w:tblPrEx>
        <w:trPr>
          <w:trHeight w:val="504"/>
        </w:trPr>
        <w:tc>
          <w:tcPr>
            <w:tcW w:w="5434" w:type="dxa"/>
          </w:tcPr>
          <w:p w14:paraId="33417974" w14:textId="77777777" w:rsidR="007D0420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City/State/Zip:</w:t>
            </w:r>
          </w:p>
        </w:tc>
        <w:tc>
          <w:tcPr>
            <w:tcW w:w="5516" w:type="dxa"/>
          </w:tcPr>
          <w:p w14:paraId="33417975" w14:textId="77777777" w:rsidR="007D0420" w:rsidRPr="001B6B55" w:rsidRDefault="007D0420" w:rsidP="008512DA">
            <w:pPr>
              <w:tabs>
                <w:tab w:val="left" w:pos="-720"/>
                <w:tab w:val="left" w:pos="0"/>
                <w:tab w:val="left" w:pos="252"/>
                <w:tab w:val="left" w:pos="5112"/>
                <w:tab w:val="left" w:pos="6822"/>
                <w:tab w:val="left" w:pos="8100"/>
                <w:tab w:val="left" w:pos="8910"/>
                <w:tab w:val="left" w:pos="10080"/>
                <w:tab w:val="left" w:pos="10800"/>
                <w:tab w:val="left" w:pos="11520"/>
                <w:tab w:val="left" w:pos="12240"/>
                <w:tab w:val="left" w:pos="12960"/>
                <w:tab w:val="left" w:pos="13680"/>
                <w:tab w:val="left" w:pos="14400"/>
                <w:tab w:val="left" w:pos="15120"/>
                <w:tab w:val="left" w:pos="15840"/>
                <w:tab w:val="left" w:pos="16560"/>
                <w:tab w:val="left" w:pos="17280"/>
                <w:tab w:val="left" w:pos="18000"/>
                <w:tab w:val="left" w:pos="18720"/>
                <w:tab w:val="left" w:pos="30672"/>
              </w:tabs>
              <w:suppressAutoHyphens/>
              <w:spacing w:after="60"/>
              <w:ind w:right="90"/>
              <w:rPr>
                <w:rFonts w:ascii="Calibri" w:hAnsi="Calibri"/>
                <w:sz w:val="14"/>
                <w:szCs w:val="14"/>
              </w:rPr>
            </w:pPr>
            <w:r>
              <w:rPr>
                <w:rFonts w:ascii="Calibri" w:hAnsi="Calibri"/>
                <w:sz w:val="14"/>
                <w:szCs w:val="14"/>
              </w:rPr>
              <w:t>Phone:</w:t>
            </w:r>
          </w:p>
        </w:tc>
      </w:tr>
    </w:tbl>
    <w:p w14:paraId="33417977" w14:textId="77777777" w:rsidR="003D42BF" w:rsidRPr="003D42BF" w:rsidRDefault="003D42BF" w:rsidP="003D42BF">
      <w:pPr>
        <w:spacing w:before="120"/>
        <w:rPr>
          <w:rFonts w:asciiTheme="minorHAnsi" w:hAnsiTheme="minorHAnsi"/>
          <w:sz w:val="22"/>
          <w:szCs w:val="24"/>
        </w:rPr>
        <w:sectPr w:rsidR="003D42BF" w:rsidRPr="003D42BF" w:rsidSect="00631069">
          <w:headerReference w:type="even" r:id="rId12"/>
          <w:headerReference w:type="default" r:id="rId13"/>
          <w:footerReference w:type="default" r:id="rId14"/>
          <w:headerReference w:type="first" r:id="rId15"/>
          <w:pgSz w:w="12240" w:h="15840" w:code="1"/>
          <w:pgMar w:top="720" w:right="720" w:bottom="720" w:left="720" w:header="432" w:footer="576" w:gutter="0"/>
          <w:pgNumType w:start="1"/>
          <w:cols w:space="720"/>
          <w:docGrid w:linePitch="272"/>
        </w:sectPr>
      </w:pPr>
    </w:p>
    <w:p w14:paraId="33417978" w14:textId="49055214" w:rsidR="003D42BF" w:rsidRPr="00172ED6" w:rsidRDefault="00555B5C" w:rsidP="003D42BF">
      <w:pPr>
        <w:jc w:val="center"/>
        <w:rPr>
          <w:rFonts w:asciiTheme="minorHAnsi" w:hAnsiTheme="minorHAnsi" w:cs="Arial"/>
          <w:b/>
        </w:rPr>
      </w:pPr>
      <w:r w:rsidRPr="00172ED6">
        <w:rPr>
          <w:rFonts w:asciiTheme="minorHAnsi" w:hAnsiTheme="minorHAnsi"/>
          <w:b/>
          <w:bCs/>
        </w:rPr>
        <w:lastRenderedPageBreak/>
        <w:t>CF1R-ENV-0</w:t>
      </w:r>
      <w:r w:rsidR="00DD4CF0">
        <w:rPr>
          <w:rFonts w:asciiTheme="minorHAnsi" w:hAnsiTheme="minorHAnsi"/>
          <w:b/>
          <w:bCs/>
        </w:rPr>
        <w:t>5</w:t>
      </w:r>
      <w:r w:rsidRPr="00172ED6">
        <w:rPr>
          <w:rFonts w:asciiTheme="minorHAnsi" w:hAnsiTheme="minorHAnsi"/>
          <w:b/>
          <w:bCs/>
        </w:rPr>
        <w:t xml:space="preserve">-E </w:t>
      </w:r>
      <w:r w:rsidR="003D42BF" w:rsidRPr="00172ED6">
        <w:rPr>
          <w:rFonts w:asciiTheme="minorHAnsi" w:hAnsiTheme="minorHAnsi" w:cs="Arial"/>
          <w:b/>
        </w:rPr>
        <w:t>Instructions</w:t>
      </w:r>
    </w:p>
    <w:p w14:paraId="33417979" w14:textId="77777777" w:rsidR="003D42BF" w:rsidRPr="00172ED6" w:rsidRDefault="003D42BF" w:rsidP="003D42BF">
      <w:pPr>
        <w:ind w:right="-18"/>
        <w:jc w:val="center"/>
        <w:rPr>
          <w:rFonts w:asciiTheme="minorHAnsi" w:hAnsiTheme="minorHAnsi"/>
        </w:rPr>
      </w:pPr>
    </w:p>
    <w:p w14:paraId="3C6D5D27" w14:textId="01F6911A" w:rsidR="00407471" w:rsidRDefault="00407471" w:rsidP="00B72168">
      <w:p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 xml:space="preserve">The </w:t>
      </w:r>
      <w:r w:rsidR="0055227D">
        <w:rPr>
          <w:rFonts w:asciiTheme="minorHAnsi" w:hAnsiTheme="minorHAnsi"/>
        </w:rPr>
        <w:t xml:space="preserve">Alternative </w:t>
      </w:r>
      <w:r>
        <w:rPr>
          <w:rFonts w:asciiTheme="minorHAnsi" w:hAnsiTheme="minorHAnsi"/>
        </w:rPr>
        <w:t xml:space="preserve">Default Fenestration Procedure </w:t>
      </w:r>
      <w:r w:rsidR="0055227D">
        <w:rPr>
          <w:rFonts w:asciiTheme="minorHAnsi" w:hAnsiTheme="minorHAnsi"/>
        </w:rPr>
        <w:t xml:space="preserve">(ADFP) </w:t>
      </w:r>
      <w:r>
        <w:rPr>
          <w:rFonts w:asciiTheme="minorHAnsi" w:hAnsiTheme="minorHAnsi"/>
        </w:rPr>
        <w:t xml:space="preserve">option is available only when nonrated site-built fenestration is being installed in a residential dwelling. For </w:t>
      </w:r>
      <w:del w:id="5" w:author="Shewmaker, Michael@Energy" w:date="2021-11-22T11:46:00Z">
        <w:r w:rsidDel="00E30836">
          <w:rPr>
            <w:rFonts w:asciiTheme="minorHAnsi" w:hAnsiTheme="minorHAnsi"/>
          </w:rPr>
          <w:delText>R</w:delText>
        </w:r>
      </w:del>
      <w:ins w:id="6" w:author="Shewmaker, Michael@Energy" w:date="2021-11-22T11:46:00Z">
        <w:r w:rsidR="00E30836">
          <w:rPr>
            <w:rFonts w:asciiTheme="minorHAnsi" w:hAnsiTheme="minorHAnsi"/>
          </w:rPr>
          <w:t>r</w:t>
        </w:r>
      </w:ins>
      <w:r>
        <w:rPr>
          <w:rFonts w:asciiTheme="minorHAnsi" w:hAnsiTheme="minorHAnsi"/>
        </w:rPr>
        <w:t xml:space="preserve">esidential site-built fenestration up to 250 </w:t>
      </w:r>
      <w:ins w:id="7" w:author="Shewmaker, Michael@Energy" w:date="2021-11-22T11:46:00Z">
        <w:r w:rsidR="00E30836">
          <w:rPr>
            <w:rFonts w:asciiTheme="minorHAnsi" w:hAnsiTheme="minorHAnsi"/>
          </w:rPr>
          <w:t>square feet (</w:t>
        </w:r>
      </w:ins>
      <w:r>
        <w:rPr>
          <w:rFonts w:asciiTheme="minorHAnsi" w:hAnsiTheme="minorHAnsi"/>
        </w:rPr>
        <w:t>ft</w:t>
      </w:r>
      <w:r>
        <w:rPr>
          <w:rFonts w:asciiTheme="minorHAnsi" w:hAnsiTheme="minorHAnsi"/>
          <w:vertAlign w:val="superscript"/>
        </w:rPr>
        <w:t>2</w:t>
      </w:r>
      <w:ins w:id="8" w:author="Shewmaker, Michael@Energy" w:date="2021-11-22T11:46:00Z">
        <w:r w:rsidR="00E30836">
          <w:rPr>
            <w:rFonts w:asciiTheme="minorHAnsi" w:hAnsiTheme="minorHAnsi"/>
          </w:rPr>
          <w:t>)</w:t>
        </w:r>
      </w:ins>
      <w:r>
        <w:rPr>
          <w:rFonts w:asciiTheme="minorHAnsi" w:hAnsiTheme="minorHAnsi"/>
        </w:rPr>
        <w:t xml:space="preserve"> or 5% time the conditioned floor area (CFA), whichever is greater shall meet sections </w:t>
      </w:r>
      <w:r>
        <w:rPr>
          <w:rFonts w:ascii="Arial" w:hAnsi="Arial" w:cs="Arial"/>
        </w:rPr>
        <w:t>§</w:t>
      </w:r>
      <w:r>
        <w:rPr>
          <w:rFonts w:asciiTheme="minorHAnsi" w:hAnsiTheme="minorHAnsi"/>
        </w:rPr>
        <w:t xml:space="preserve">110.6(a)2 and </w:t>
      </w:r>
      <w:r>
        <w:rPr>
          <w:rFonts w:ascii="Arial" w:hAnsi="Arial" w:cs="Arial"/>
        </w:rPr>
        <w:t>§</w:t>
      </w:r>
      <w:r>
        <w:rPr>
          <w:rFonts w:asciiTheme="minorHAnsi" w:hAnsiTheme="minorHAnsi"/>
        </w:rPr>
        <w:t>110.6(a)3</w:t>
      </w:r>
      <w:ins w:id="9" w:author="Shewmaker, Michael@Energy" w:date="2021-11-22T11:46:00Z">
        <w:r w:rsidR="00E06F5D">
          <w:rPr>
            <w:rFonts w:asciiTheme="minorHAnsi" w:hAnsiTheme="minorHAnsi"/>
          </w:rPr>
          <w:t xml:space="preserve"> of the Energy Standards</w:t>
        </w:r>
      </w:ins>
      <w:r>
        <w:rPr>
          <w:rFonts w:asciiTheme="minorHAnsi" w:hAnsiTheme="minorHAnsi"/>
        </w:rPr>
        <w:t>.</w:t>
      </w:r>
    </w:p>
    <w:p w14:paraId="56574C93" w14:textId="6A9EF417" w:rsidR="00407471" w:rsidRDefault="00407471" w:rsidP="00B72168">
      <w:pPr>
        <w:ind w:right="-18"/>
        <w:rPr>
          <w:rFonts w:asciiTheme="minorHAnsi" w:hAnsiTheme="minorHAnsi"/>
        </w:rPr>
      </w:pPr>
    </w:p>
    <w:p w14:paraId="6F070D1D" w14:textId="1DCDD262" w:rsidR="00407471" w:rsidRDefault="00407471" w:rsidP="00B72168">
      <w:p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This worksheet is used to calculate U-factor and solar heat gain coefficient (SHGC) for site-built fenestration/glazing.</w:t>
      </w:r>
    </w:p>
    <w:p w14:paraId="7C0CCD71" w14:textId="22698493" w:rsidR="00407471" w:rsidRDefault="00407471" w:rsidP="00B72168">
      <w:pPr>
        <w:ind w:right="-18"/>
        <w:rPr>
          <w:rFonts w:asciiTheme="minorHAnsi" w:hAnsiTheme="minorHAnsi"/>
        </w:rPr>
      </w:pPr>
    </w:p>
    <w:p w14:paraId="450FBDA4" w14:textId="27FE91FC" w:rsidR="00407471" w:rsidRDefault="00407471" w:rsidP="00407471">
      <w:pPr>
        <w:ind w:right="-18"/>
        <w:rPr>
          <w:rFonts w:asciiTheme="minorHAnsi" w:hAnsiTheme="minorHAnsi"/>
          <w:b/>
        </w:rPr>
      </w:pPr>
      <w:r w:rsidRPr="00407471">
        <w:rPr>
          <w:rFonts w:asciiTheme="minorHAnsi" w:hAnsiTheme="minorHAnsi"/>
          <w:b/>
        </w:rPr>
        <w:t>A.</w:t>
      </w:r>
      <w:r>
        <w:rPr>
          <w:rFonts w:asciiTheme="minorHAnsi" w:hAnsiTheme="minorHAnsi"/>
          <w:b/>
        </w:rPr>
        <w:t xml:space="preserve"> General Information</w:t>
      </w:r>
    </w:p>
    <w:p w14:paraId="6C334297" w14:textId="400F05A1" w:rsidR="00407471" w:rsidRDefault="00407471" w:rsidP="0071010B">
      <w:pPr>
        <w:pStyle w:val="ListParagraph"/>
        <w:numPr>
          <w:ilvl w:val="0"/>
          <w:numId w:val="76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Conditioned Floor Area:</w:t>
      </w:r>
      <w:r w:rsidR="00F72912">
        <w:rPr>
          <w:rFonts w:asciiTheme="minorHAnsi" w:hAnsiTheme="minorHAnsi"/>
        </w:rPr>
        <w:t xml:space="preserve"> </w:t>
      </w:r>
      <w:r w:rsidR="000A5DE3">
        <w:rPr>
          <w:rFonts w:asciiTheme="minorHAnsi" w:hAnsiTheme="minorHAnsi"/>
        </w:rPr>
        <w:t>T</w:t>
      </w:r>
      <w:r w:rsidR="00F72912">
        <w:rPr>
          <w:rFonts w:asciiTheme="minorHAnsi" w:hAnsiTheme="minorHAnsi"/>
        </w:rPr>
        <w:t>he total conditioned floor area</w:t>
      </w:r>
      <w:r w:rsidR="008D4D31">
        <w:rPr>
          <w:rFonts w:asciiTheme="minorHAnsi" w:hAnsiTheme="minorHAnsi"/>
        </w:rPr>
        <w:t xml:space="preserve"> (CFA)</w:t>
      </w:r>
      <w:r w:rsidR="00F72912">
        <w:rPr>
          <w:rFonts w:asciiTheme="minorHAnsi" w:hAnsiTheme="minorHAnsi"/>
        </w:rPr>
        <w:t xml:space="preserve"> in square feet (ft</w:t>
      </w:r>
      <w:r w:rsidR="00F72912">
        <w:rPr>
          <w:rFonts w:asciiTheme="minorHAnsi" w:hAnsiTheme="minorHAnsi"/>
          <w:vertAlign w:val="superscript"/>
        </w:rPr>
        <w:t>2</w:t>
      </w:r>
      <w:r w:rsidR="00F72912">
        <w:rPr>
          <w:rFonts w:asciiTheme="minorHAnsi" w:hAnsiTheme="minorHAnsi"/>
        </w:rPr>
        <w:t>), as measured from the outside of the exterior walls.</w:t>
      </w:r>
    </w:p>
    <w:p w14:paraId="107A98C2" w14:textId="3EB27EB1" w:rsidR="00407471" w:rsidRDefault="00407471" w:rsidP="0071010B">
      <w:pPr>
        <w:pStyle w:val="ListParagraph"/>
        <w:numPr>
          <w:ilvl w:val="0"/>
          <w:numId w:val="76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5% of the Conditioned Floor Area:</w:t>
      </w:r>
      <w:r w:rsidR="00F72912">
        <w:rPr>
          <w:rFonts w:asciiTheme="minorHAnsi" w:hAnsiTheme="minorHAnsi"/>
        </w:rPr>
        <w:t xml:space="preserve"> </w:t>
      </w:r>
      <w:r w:rsidR="008D4D31">
        <w:rPr>
          <w:rFonts w:asciiTheme="minorHAnsi" w:hAnsiTheme="minorHAnsi"/>
        </w:rPr>
        <w:t xml:space="preserve">This value is </w:t>
      </w:r>
      <w:proofErr w:type="gramStart"/>
      <w:r w:rsidR="008D4D31">
        <w:rPr>
          <w:rFonts w:asciiTheme="minorHAnsi" w:hAnsiTheme="minorHAnsi"/>
        </w:rPr>
        <w:t>auto-filled</w:t>
      </w:r>
      <w:proofErr w:type="gramEnd"/>
      <w:r w:rsidR="008D4D31">
        <w:rPr>
          <w:rFonts w:asciiTheme="minorHAnsi" w:hAnsiTheme="minorHAnsi"/>
        </w:rPr>
        <w:t xml:space="preserve"> based on the following equation (CFA x 0.05).</w:t>
      </w:r>
    </w:p>
    <w:p w14:paraId="349F4220" w14:textId="78693DD5" w:rsidR="00407471" w:rsidRDefault="00407471" w:rsidP="0071010B">
      <w:pPr>
        <w:pStyle w:val="ListParagraph"/>
        <w:numPr>
          <w:ilvl w:val="0"/>
          <w:numId w:val="76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Total Allowed Non-</w:t>
      </w:r>
      <w:del w:id="10" w:author="Shewmaker, Michael@Energy" w:date="2021-11-22T11:48:00Z">
        <w:r w:rsidR="0055227D" w:rsidDel="000F3AF7">
          <w:rPr>
            <w:rFonts w:asciiTheme="minorHAnsi" w:hAnsiTheme="minorHAnsi"/>
          </w:rPr>
          <w:delText>r</w:delText>
        </w:r>
      </w:del>
      <w:ins w:id="11" w:author="Shewmaker, Michael@Energy" w:date="2021-11-22T11:48:00Z">
        <w:r w:rsidR="000F3AF7">
          <w:rPr>
            <w:rFonts w:asciiTheme="minorHAnsi" w:hAnsiTheme="minorHAnsi"/>
          </w:rPr>
          <w:t>R</w:t>
        </w:r>
      </w:ins>
      <w:r>
        <w:rPr>
          <w:rFonts w:asciiTheme="minorHAnsi" w:hAnsiTheme="minorHAnsi"/>
        </w:rPr>
        <w:t>ated Site-</w:t>
      </w:r>
      <w:r w:rsidR="0055227D">
        <w:rPr>
          <w:rFonts w:asciiTheme="minorHAnsi" w:hAnsiTheme="minorHAnsi"/>
        </w:rPr>
        <w:t>b</w:t>
      </w:r>
      <w:r>
        <w:rPr>
          <w:rFonts w:asciiTheme="minorHAnsi" w:hAnsiTheme="minorHAnsi"/>
        </w:rPr>
        <w:t>uilt Fenestration Area:</w:t>
      </w:r>
      <w:r w:rsidR="00F72912">
        <w:rPr>
          <w:rFonts w:asciiTheme="minorHAnsi" w:hAnsiTheme="minorHAnsi"/>
        </w:rPr>
        <w:t xml:space="preserve"> This is the greater of 250 ft</w:t>
      </w:r>
      <w:r w:rsidR="00F72912">
        <w:rPr>
          <w:rFonts w:asciiTheme="minorHAnsi" w:hAnsiTheme="minorHAnsi"/>
          <w:vertAlign w:val="superscript"/>
        </w:rPr>
        <w:t>2</w:t>
      </w:r>
      <w:r w:rsidR="00F72912">
        <w:rPr>
          <w:rFonts w:asciiTheme="minorHAnsi" w:hAnsiTheme="minorHAnsi"/>
        </w:rPr>
        <w:t xml:space="preserve"> or 5% of the conditioned floor area.</w:t>
      </w:r>
    </w:p>
    <w:p w14:paraId="47C47F5E" w14:textId="5FAA83A9" w:rsidR="00407471" w:rsidRPr="0071010B" w:rsidRDefault="00407471" w:rsidP="0071010B">
      <w:pPr>
        <w:pStyle w:val="ListParagraph"/>
        <w:numPr>
          <w:ilvl w:val="0"/>
          <w:numId w:val="76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Proposed Area of Site-</w:t>
      </w:r>
      <w:r w:rsidR="0055227D">
        <w:rPr>
          <w:rFonts w:asciiTheme="minorHAnsi" w:hAnsiTheme="minorHAnsi"/>
        </w:rPr>
        <w:t>b</w:t>
      </w:r>
      <w:r>
        <w:rPr>
          <w:rFonts w:asciiTheme="minorHAnsi" w:hAnsiTheme="minorHAnsi"/>
        </w:rPr>
        <w:t>uilt Fenestration:</w:t>
      </w:r>
      <w:r w:rsidR="00166D3E">
        <w:rPr>
          <w:rFonts w:asciiTheme="minorHAnsi" w:hAnsiTheme="minorHAnsi"/>
        </w:rPr>
        <w:t xml:space="preserve"> This value is auto-filled with the </w:t>
      </w:r>
      <w:proofErr w:type="gramStart"/>
      <w:r w:rsidR="00166D3E">
        <w:rPr>
          <w:rFonts w:asciiTheme="minorHAnsi" w:hAnsiTheme="minorHAnsi"/>
        </w:rPr>
        <w:t>sum total</w:t>
      </w:r>
      <w:proofErr w:type="gramEnd"/>
      <w:r w:rsidR="00166D3E">
        <w:rPr>
          <w:rFonts w:asciiTheme="minorHAnsi" w:hAnsiTheme="minorHAnsi"/>
        </w:rPr>
        <w:t xml:space="preserve"> of column B02.</w:t>
      </w:r>
    </w:p>
    <w:p w14:paraId="4DA5CFB9" w14:textId="2F105695" w:rsidR="00407471" w:rsidRDefault="00407471" w:rsidP="00407471">
      <w:pPr>
        <w:ind w:right="-18"/>
        <w:rPr>
          <w:rFonts w:asciiTheme="minorHAnsi" w:hAnsiTheme="minorHAnsi"/>
          <w:b/>
        </w:rPr>
      </w:pPr>
    </w:p>
    <w:p w14:paraId="20D65950" w14:textId="03343B40" w:rsidR="00407471" w:rsidRDefault="00407471" w:rsidP="00407471">
      <w:pPr>
        <w:ind w:right="-18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>B. Fenestration/Glazing Area</w:t>
      </w:r>
    </w:p>
    <w:p w14:paraId="05D1AE31" w14:textId="0ED1AE02" w:rsidR="00407471" w:rsidRDefault="00407471" w:rsidP="0071010B">
      <w:pPr>
        <w:pStyle w:val="ListParagraph"/>
        <w:numPr>
          <w:ilvl w:val="0"/>
          <w:numId w:val="77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Tag/Identification:</w:t>
      </w:r>
      <w:r w:rsidR="008D4D31">
        <w:rPr>
          <w:rFonts w:asciiTheme="minorHAnsi" w:hAnsiTheme="minorHAnsi"/>
        </w:rPr>
        <w:t xml:space="preserve"> </w:t>
      </w:r>
      <w:r w:rsidR="00873A73">
        <w:rPr>
          <w:rFonts w:asciiTheme="minorHAnsi" w:hAnsiTheme="minorHAnsi"/>
        </w:rPr>
        <w:t>Auto-filled from CF1R.</w:t>
      </w:r>
    </w:p>
    <w:p w14:paraId="147791AB" w14:textId="1CF34D0E" w:rsidR="00407471" w:rsidRPr="0071010B" w:rsidRDefault="00407471" w:rsidP="0071010B">
      <w:pPr>
        <w:pStyle w:val="ListParagraph"/>
        <w:numPr>
          <w:ilvl w:val="0"/>
          <w:numId w:val="77"/>
        </w:numPr>
        <w:ind w:right="-18"/>
        <w:rPr>
          <w:rFonts w:asciiTheme="minorHAnsi" w:hAnsiTheme="minorHAnsi"/>
        </w:rPr>
      </w:pPr>
      <w:r w:rsidRPr="00873A73">
        <w:rPr>
          <w:rFonts w:asciiTheme="minorHAnsi" w:hAnsiTheme="minorHAnsi"/>
        </w:rPr>
        <w:t>Area (ft</w:t>
      </w:r>
      <w:r w:rsidRPr="00873A73">
        <w:rPr>
          <w:rFonts w:asciiTheme="minorHAnsi" w:hAnsiTheme="minorHAnsi"/>
          <w:vertAlign w:val="superscript"/>
        </w:rPr>
        <w:t>2</w:t>
      </w:r>
      <w:r w:rsidRPr="00873A73">
        <w:rPr>
          <w:rFonts w:asciiTheme="minorHAnsi" w:hAnsiTheme="minorHAnsi"/>
        </w:rPr>
        <w:t>):</w:t>
      </w:r>
      <w:r w:rsidR="00166D3E" w:rsidRPr="00873A73">
        <w:rPr>
          <w:rFonts w:asciiTheme="minorHAnsi" w:hAnsiTheme="minorHAnsi"/>
        </w:rPr>
        <w:t xml:space="preserve"> </w:t>
      </w:r>
      <w:r w:rsidR="00873A73" w:rsidRPr="0071010B">
        <w:rPr>
          <w:rFonts w:asciiTheme="minorHAnsi" w:hAnsiTheme="minorHAnsi"/>
        </w:rPr>
        <w:t>Auto-filled from CF1R.</w:t>
      </w:r>
    </w:p>
    <w:p w14:paraId="31B8C726" w14:textId="403A9EF0" w:rsidR="00407471" w:rsidRDefault="00407471" w:rsidP="00407471">
      <w:pPr>
        <w:ind w:right="-18"/>
        <w:rPr>
          <w:rFonts w:asciiTheme="minorHAnsi" w:hAnsiTheme="minorHAnsi"/>
          <w:b/>
        </w:rPr>
      </w:pPr>
    </w:p>
    <w:p w14:paraId="23F03B73" w14:textId="6A3401B9" w:rsidR="00407471" w:rsidRDefault="00407471" w:rsidP="00407471">
      <w:pPr>
        <w:ind w:right="-18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C. Default U-factor Using </w:t>
      </w:r>
      <w:ins w:id="12" w:author="Shewmaker, Michael@Energy" w:date="2021-11-22T11:48:00Z">
        <w:r w:rsidR="00384B89">
          <w:rPr>
            <w:rFonts w:asciiTheme="minorHAnsi" w:hAnsiTheme="minorHAnsi"/>
            <w:b/>
          </w:rPr>
          <w:t xml:space="preserve">Reference Appendices, Nonresidential Appendix NA6, </w:t>
        </w:r>
      </w:ins>
      <w:r>
        <w:rPr>
          <w:rFonts w:asciiTheme="minorHAnsi" w:hAnsiTheme="minorHAnsi"/>
          <w:b/>
        </w:rPr>
        <w:t>Equation NA6-1</w:t>
      </w:r>
    </w:p>
    <w:p w14:paraId="291F96B2" w14:textId="1AAEE245" w:rsidR="00407471" w:rsidRDefault="00407471" w:rsidP="0071010B">
      <w:pPr>
        <w:pStyle w:val="ListParagraph"/>
        <w:numPr>
          <w:ilvl w:val="0"/>
          <w:numId w:val="78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Tag/Identification:</w:t>
      </w:r>
      <w:r w:rsidR="00166D3E">
        <w:rPr>
          <w:rFonts w:asciiTheme="minorHAnsi" w:hAnsiTheme="minorHAnsi"/>
        </w:rPr>
        <w:t xml:space="preserve"> Auto-filled from Section B.</w:t>
      </w:r>
    </w:p>
    <w:p w14:paraId="5BCEE7DA" w14:textId="0BF4B8A8" w:rsidR="00407471" w:rsidRDefault="00407471" w:rsidP="0071010B">
      <w:pPr>
        <w:pStyle w:val="ListParagraph"/>
        <w:numPr>
          <w:ilvl w:val="0"/>
          <w:numId w:val="78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Product Type:</w:t>
      </w:r>
      <w:r w:rsidR="00F72912">
        <w:rPr>
          <w:rFonts w:asciiTheme="minorHAnsi" w:hAnsiTheme="minorHAnsi"/>
        </w:rPr>
        <w:t xml:space="preserve"> Using the </w:t>
      </w:r>
      <w:proofErr w:type="gramStart"/>
      <w:r w:rsidR="00F72912">
        <w:rPr>
          <w:rFonts w:asciiTheme="minorHAnsi" w:hAnsiTheme="minorHAnsi"/>
        </w:rPr>
        <w:t>drop down</w:t>
      </w:r>
      <w:proofErr w:type="gramEnd"/>
      <w:r w:rsidR="00F72912">
        <w:rPr>
          <w:rFonts w:asciiTheme="minorHAnsi" w:hAnsiTheme="minorHAnsi"/>
        </w:rPr>
        <w:t xml:space="preserve"> menu, indicate the type of product (e.g., Site-Built Vertical Fenestration, Skylights with Curb, or Skylight with no Curb).</w:t>
      </w:r>
    </w:p>
    <w:p w14:paraId="5175925A" w14:textId="5F6DC124" w:rsidR="00407471" w:rsidRDefault="00407471" w:rsidP="0071010B">
      <w:pPr>
        <w:pStyle w:val="ListParagraph"/>
        <w:numPr>
          <w:ilvl w:val="0"/>
          <w:numId w:val="78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Frame Type:</w:t>
      </w:r>
      <w:r w:rsidR="00F72912">
        <w:rPr>
          <w:rFonts w:asciiTheme="minorHAnsi" w:hAnsiTheme="minorHAnsi"/>
        </w:rPr>
        <w:t xml:space="preserve"> Using the </w:t>
      </w:r>
      <w:proofErr w:type="gramStart"/>
      <w:r w:rsidR="00F72912">
        <w:rPr>
          <w:rFonts w:asciiTheme="minorHAnsi" w:hAnsiTheme="minorHAnsi"/>
        </w:rPr>
        <w:t>drop down</w:t>
      </w:r>
      <w:proofErr w:type="gramEnd"/>
      <w:r w:rsidR="00F72912">
        <w:rPr>
          <w:rFonts w:asciiTheme="minorHAnsi" w:hAnsiTheme="minorHAnsi"/>
        </w:rPr>
        <w:t xml:space="preserve"> menu, indicate the type of frame (e.g., Metal, Metal Thermal Break, or Non</w:t>
      </w:r>
      <w:r w:rsidR="00AD253B">
        <w:rPr>
          <w:rFonts w:asciiTheme="minorHAnsi" w:hAnsiTheme="minorHAnsi"/>
        </w:rPr>
        <w:t>m</w:t>
      </w:r>
      <w:r w:rsidR="00F72912">
        <w:rPr>
          <w:rFonts w:asciiTheme="minorHAnsi" w:hAnsiTheme="minorHAnsi"/>
        </w:rPr>
        <w:t>etal).</w:t>
      </w:r>
    </w:p>
    <w:p w14:paraId="70BD87BD" w14:textId="7CAF8707" w:rsidR="00407471" w:rsidRDefault="00407471" w:rsidP="0071010B">
      <w:pPr>
        <w:pStyle w:val="ListParagraph"/>
        <w:numPr>
          <w:ilvl w:val="0"/>
          <w:numId w:val="78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Coefficient 1 (C</w:t>
      </w:r>
      <w:r>
        <w:rPr>
          <w:rFonts w:asciiTheme="minorHAnsi" w:hAnsiTheme="minorHAnsi"/>
          <w:vertAlign w:val="subscript"/>
        </w:rPr>
        <w:t>1</w:t>
      </w:r>
      <w:r>
        <w:rPr>
          <w:rFonts w:asciiTheme="minorHAnsi" w:hAnsiTheme="minorHAnsi"/>
        </w:rPr>
        <w:t>)</w:t>
      </w:r>
      <w:r w:rsidR="00AD253B">
        <w:rPr>
          <w:rFonts w:asciiTheme="minorHAnsi" w:hAnsiTheme="minorHAnsi"/>
        </w:rPr>
        <w:t xml:space="preserve"> from Table NA6-5</w:t>
      </w:r>
      <w:r>
        <w:rPr>
          <w:rFonts w:asciiTheme="minorHAnsi" w:hAnsiTheme="minorHAnsi"/>
        </w:rPr>
        <w:t>:</w:t>
      </w:r>
      <w:r w:rsidR="00F72912">
        <w:rPr>
          <w:rFonts w:asciiTheme="minorHAnsi" w:hAnsiTheme="minorHAnsi"/>
        </w:rPr>
        <w:t xml:space="preserve"> Based on the Product and Frame Type selected, enter the corresponding coefficient from Table NA6-5.</w:t>
      </w:r>
    </w:p>
    <w:p w14:paraId="10579D85" w14:textId="30B4E0A5" w:rsidR="00407471" w:rsidRDefault="00407471" w:rsidP="0071010B">
      <w:pPr>
        <w:pStyle w:val="ListParagraph"/>
        <w:numPr>
          <w:ilvl w:val="0"/>
          <w:numId w:val="78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Coefficient 2 (C</w:t>
      </w:r>
      <w:r>
        <w:rPr>
          <w:rFonts w:asciiTheme="minorHAnsi" w:hAnsiTheme="minorHAnsi"/>
          <w:vertAlign w:val="subscript"/>
        </w:rPr>
        <w:t>2</w:t>
      </w:r>
      <w:r>
        <w:rPr>
          <w:rFonts w:asciiTheme="minorHAnsi" w:hAnsiTheme="minorHAnsi"/>
        </w:rPr>
        <w:t>)</w:t>
      </w:r>
      <w:r w:rsidR="00AD253B">
        <w:rPr>
          <w:rFonts w:asciiTheme="minorHAnsi" w:hAnsiTheme="minorHAnsi"/>
        </w:rPr>
        <w:t xml:space="preserve"> from Table NA6-5</w:t>
      </w:r>
      <w:r>
        <w:rPr>
          <w:rFonts w:asciiTheme="minorHAnsi" w:hAnsiTheme="minorHAnsi"/>
        </w:rPr>
        <w:t>:</w:t>
      </w:r>
      <w:r w:rsidR="00F72912">
        <w:rPr>
          <w:rFonts w:asciiTheme="minorHAnsi" w:hAnsiTheme="minorHAnsi"/>
        </w:rPr>
        <w:t xml:space="preserve"> Based on the Product and Frame Type selected, enter the corresponding coefficient from Table NA6-5.</w:t>
      </w:r>
    </w:p>
    <w:p w14:paraId="50FDEB18" w14:textId="5F30BA02" w:rsidR="00407471" w:rsidRDefault="00407471" w:rsidP="0071010B">
      <w:pPr>
        <w:pStyle w:val="ListParagraph"/>
        <w:numPr>
          <w:ilvl w:val="0"/>
          <w:numId w:val="78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Center of Glass U-factor:</w:t>
      </w:r>
      <w:r w:rsidR="00862F14">
        <w:rPr>
          <w:rFonts w:asciiTheme="minorHAnsi" w:hAnsiTheme="minorHAnsi"/>
        </w:rPr>
        <w:t xml:space="preserve"> Enter the </w:t>
      </w:r>
      <w:r w:rsidR="00862F14" w:rsidRPr="0071010B">
        <w:rPr>
          <w:rFonts w:asciiTheme="minorHAnsi" w:hAnsiTheme="minorHAnsi"/>
          <w:i/>
        </w:rPr>
        <w:t>Center of Glass U-factor</w:t>
      </w:r>
      <w:r w:rsidR="00862F14">
        <w:rPr>
          <w:rFonts w:asciiTheme="minorHAnsi" w:hAnsiTheme="minorHAnsi"/>
        </w:rPr>
        <w:t>.</w:t>
      </w:r>
    </w:p>
    <w:p w14:paraId="023B80C3" w14:textId="27DBBA6A" w:rsidR="00407471" w:rsidRDefault="00407471" w:rsidP="0071010B">
      <w:pPr>
        <w:pStyle w:val="ListParagraph"/>
        <w:numPr>
          <w:ilvl w:val="0"/>
          <w:numId w:val="78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Source:</w:t>
      </w:r>
      <w:r w:rsidR="00F72912">
        <w:rPr>
          <w:rFonts w:asciiTheme="minorHAnsi" w:hAnsiTheme="minorHAnsi"/>
        </w:rPr>
        <w:t xml:space="preserve"> Using the </w:t>
      </w:r>
      <w:proofErr w:type="gramStart"/>
      <w:r w:rsidR="00F72912">
        <w:rPr>
          <w:rFonts w:asciiTheme="minorHAnsi" w:hAnsiTheme="minorHAnsi"/>
        </w:rPr>
        <w:t>drop down</w:t>
      </w:r>
      <w:proofErr w:type="gramEnd"/>
      <w:r w:rsidR="00F72912">
        <w:rPr>
          <w:rFonts w:asciiTheme="minorHAnsi" w:hAnsiTheme="minorHAnsi"/>
        </w:rPr>
        <w:t xml:space="preserve"> menu, indicate where the </w:t>
      </w:r>
      <w:r w:rsidR="00F72912" w:rsidRPr="0071010B">
        <w:rPr>
          <w:rFonts w:asciiTheme="minorHAnsi" w:hAnsiTheme="minorHAnsi"/>
          <w:i/>
        </w:rPr>
        <w:t>Center of Glass U-factor</w:t>
      </w:r>
      <w:r w:rsidR="00F72912">
        <w:rPr>
          <w:rFonts w:asciiTheme="minorHAnsi" w:hAnsiTheme="minorHAnsi"/>
        </w:rPr>
        <w:t xml:space="preserve"> information was derived from (e.g., Manufacturer’s spec sheet or </w:t>
      </w:r>
      <w:ins w:id="13" w:author="Shewmaker, Michael@Energy" w:date="2021-11-22T11:50:00Z">
        <w:r w:rsidR="003220A4">
          <w:rPr>
            <w:rFonts w:asciiTheme="minorHAnsi" w:hAnsiTheme="minorHAnsi"/>
          </w:rPr>
          <w:t>National Fenestration Rating Council’s (NFRC) Computer Modeling Approach Software Tool (</w:t>
        </w:r>
      </w:ins>
      <w:r w:rsidR="00F72912">
        <w:rPr>
          <w:rFonts w:asciiTheme="minorHAnsi" w:hAnsiTheme="minorHAnsi"/>
        </w:rPr>
        <w:t>CMAST</w:t>
      </w:r>
      <w:ins w:id="14" w:author="Shewmaker, Michael@Energy" w:date="2021-11-22T11:50:00Z">
        <w:r w:rsidR="003220A4">
          <w:rPr>
            <w:rFonts w:asciiTheme="minorHAnsi" w:hAnsiTheme="minorHAnsi"/>
          </w:rPr>
          <w:t>)</w:t>
        </w:r>
      </w:ins>
      <w:r w:rsidR="00F72912">
        <w:rPr>
          <w:rFonts w:asciiTheme="minorHAnsi" w:hAnsiTheme="minorHAnsi"/>
        </w:rPr>
        <w:t>).</w:t>
      </w:r>
    </w:p>
    <w:p w14:paraId="5CD525CC" w14:textId="68391524" w:rsidR="00407471" w:rsidRPr="0071010B" w:rsidRDefault="00407471" w:rsidP="0071010B">
      <w:pPr>
        <w:pStyle w:val="ListParagraph"/>
        <w:numPr>
          <w:ilvl w:val="0"/>
          <w:numId w:val="78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Total Performance U-factor:</w:t>
      </w:r>
      <w:r w:rsidR="008D4D31">
        <w:rPr>
          <w:rFonts w:asciiTheme="minorHAnsi" w:hAnsiTheme="minorHAnsi"/>
        </w:rPr>
        <w:t xml:space="preserve"> This value is auto-filled based on Equation NA6-1 [U</w:t>
      </w:r>
      <w:r w:rsidR="008D4D31">
        <w:rPr>
          <w:rFonts w:asciiTheme="minorHAnsi" w:hAnsiTheme="minorHAnsi"/>
          <w:vertAlign w:val="subscript"/>
        </w:rPr>
        <w:t>T</w:t>
      </w:r>
      <w:r w:rsidR="008D4D31">
        <w:rPr>
          <w:rFonts w:asciiTheme="minorHAnsi" w:hAnsiTheme="minorHAnsi"/>
        </w:rPr>
        <w:t xml:space="preserve"> = C</w:t>
      </w:r>
      <w:r w:rsidR="008D4D31">
        <w:rPr>
          <w:rFonts w:asciiTheme="minorHAnsi" w:hAnsiTheme="minorHAnsi"/>
          <w:vertAlign w:val="subscript"/>
        </w:rPr>
        <w:t>1</w:t>
      </w:r>
      <w:r w:rsidR="008D4D31">
        <w:rPr>
          <w:rFonts w:asciiTheme="minorHAnsi" w:hAnsiTheme="minorHAnsi"/>
        </w:rPr>
        <w:t xml:space="preserve"> + (C</w:t>
      </w:r>
      <w:r w:rsidR="008D4D31">
        <w:rPr>
          <w:rFonts w:asciiTheme="minorHAnsi" w:hAnsiTheme="minorHAnsi"/>
          <w:vertAlign w:val="subscript"/>
        </w:rPr>
        <w:t>2</w:t>
      </w:r>
      <w:r w:rsidR="008D4D31">
        <w:rPr>
          <w:rFonts w:asciiTheme="minorHAnsi" w:hAnsiTheme="minorHAnsi"/>
        </w:rPr>
        <w:t xml:space="preserve"> x U</w:t>
      </w:r>
      <w:r w:rsidR="008D4D31">
        <w:rPr>
          <w:rFonts w:asciiTheme="minorHAnsi" w:hAnsiTheme="minorHAnsi"/>
          <w:vertAlign w:val="subscript"/>
        </w:rPr>
        <w:t>C</w:t>
      </w:r>
      <w:r w:rsidR="008D4D31">
        <w:rPr>
          <w:rFonts w:asciiTheme="minorHAnsi" w:hAnsiTheme="minorHAnsi"/>
        </w:rPr>
        <w:t>)].</w:t>
      </w:r>
    </w:p>
    <w:p w14:paraId="4910FC78" w14:textId="2D0D5875" w:rsidR="00407471" w:rsidRDefault="00407471" w:rsidP="00407471">
      <w:pPr>
        <w:ind w:right="-18"/>
        <w:rPr>
          <w:rFonts w:asciiTheme="minorHAnsi" w:hAnsiTheme="minorHAnsi"/>
          <w:b/>
        </w:rPr>
      </w:pPr>
    </w:p>
    <w:p w14:paraId="74075D56" w14:textId="1B795934" w:rsidR="00407471" w:rsidRDefault="00407471" w:rsidP="00407471">
      <w:pPr>
        <w:ind w:right="-18"/>
        <w:rPr>
          <w:rFonts w:asciiTheme="minorHAnsi" w:hAnsiTheme="minorHAnsi"/>
          <w:b/>
        </w:rPr>
      </w:pPr>
      <w:r>
        <w:rPr>
          <w:rFonts w:asciiTheme="minorHAnsi" w:hAnsiTheme="minorHAnsi"/>
          <w:b/>
        </w:rPr>
        <w:t xml:space="preserve">D. Default Solar Heat Gain Coefficient (SHGC) Using </w:t>
      </w:r>
      <w:ins w:id="15" w:author="Shewmaker, Michael@Energy" w:date="2021-11-22T11:49:00Z">
        <w:r w:rsidR="00384B89">
          <w:rPr>
            <w:rFonts w:asciiTheme="minorHAnsi" w:hAnsiTheme="minorHAnsi"/>
            <w:b/>
          </w:rPr>
          <w:t xml:space="preserve">Reference Appendices, Nonresidential Appendix NA6, </w:t>
        </w:r>
      </w:ins>
      <w:r>
        <w:rPr>
          <w:rFonts w:asciiTheme="minorHAnsi" w:hAnsiTheme="minorHAnsi"/>
          <w:b/>
        </w:rPr>
        <w:t>Equation N6-2</w:t>
      </w:r>
    </w:p>
    <w:p w14:paraId="61A3F554" w14:textId="1A03E37B" w:rsidR="00407471" w:rsidRDefault="00931027" w:rsidP="0071010B">
      <w:pPr>
        <w:pStyle w:val="ListParagraph"/>
        <w:numPr>
          <w:ilvl w:val="0"/>
          <w:numId w:val="79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Tag/Identification:</w:t>
      </w:r>
      <w:r w:rsidR="00166D3E">
        <w:rPr>
          <w:rFonts w:asciiTheme="minorHAnsi" w:hAnsiTheme="minorHAnsi"/>
        </w:rPr>
        <w:t xml:space="preserve"> Auto-filled from Section B.</w:t>
      </w:r>
    </w:p>
    <w:p w14:paraId="786CEBE3" w14:textId="1184DCDD" w:rsidR="00931027" w:rsidRDefault="00931027" w:rsidP="0071010B">
      <w:pPr>
        <w:pStyle w:val="ListParagraph"/>
        <w:numPr>
          <w:ilvl w:val="0"/>
          <w:numId w:val="79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Center of Glass SHGC:</w:t>
      </w:r>
      <w:r w:rsidR="00F72912">
        <w:rPr>
          <w:rFonts w:asciiTheme="minorHAnsi" w:hAnsiTheme="minorHAnsi"/>
        </w:rPr>
        <w:t xml:space="preserve"> </w:t>
      </w:r>
      <w:r w:rsidR="008D4D31">
        <w:rPr>
          <w:rFonts w:asciiTheme="minorHAnsi" w:hAnsiTheme="minorHAnsi"/>
        </w:rPr>
        <w:t xml:space="preserve">Enter the </w:t>
      </w:r>
      <w:r w:rsidR="008D4D31" w:rsidRPr="0071010B">
        <w:rPr>
          <w:rFonts w:asciiTheme="minorHAnsi" w:hAnsiTheme="minorHAnsi"/>
          <w:i/>
        </w:rPr>
        <w:t>Center of Glass SHGC</w:t>
      </w:r>
      <w:r w:rsidR="008D4D31">
        <w:rPr>
          <w:rFonts w:asciiTheme="minorHAnsi" w:hAnsiTheme="minorHAnsi"/>
        </w:rPr>
        <w:t>.</w:t>
      </w:r>
    </w:p>
    <w:p w14:paraId="3C50CD93" w14:textId="6A54A682" w:rsidR="00931027" w:rsidRDefault="00931027" w:rsidP="0071010B">
      <w:pPr>
        <w:pStyle w:val="ListParagraph"/>
        <w:numPr>
          <w:ilvl w:val="0"/>
          <w:numId w:val="79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Source:</w:t>
      </w:r>
      <w:r w:rsidR="00F72912">
        <w:rPr>
          <w:rFonts w:asciiTheme="minorHAnsi" w:hAnsiTheme="minorHAnsi"/>
        </w:rPr>
        <w:t xml:space="preserve"> Using the </w:t>
      </w:r>
      <w:proofErr w:type="gramStart"/>
      <w:r w:rsidR="00F72912">
        <w:rPr>
          <w:rFonts w:asciiTheme="minorHAnsi" w:hAnsiTheme="minorHAnsi"/>
        </w:rPr>
        <w:t>drop down</w:t>
      </w:r>
      <w:proofErr w:type="gramEnd"/>
      <w:r w:rsidR="00F72912">
        <w:rPr>
          <w:rFonts w:asciiTheme="minorHAnsi" w:hAnsiTheme="minorHAnsi"/>
        </w:rPr>
        <w:t xml:space="preserve"> menu, indicate where the </w:t>
      </w:r>
      <w:r w:rsidR="00F72912" w:rsidRPr="0071010B">
        <w:rPr>
          <w:rFonts w:asciiTheme="minorHAnsi" w:hAnsiTheme="minorHAnsi"/>
          <w:i/>
        </w:rPr>
        <w:t>Center of Glass SHGC</w:t>
      </w:r>
      <w:r w:rsidR="00F72912">
        <w:rPr>
          <w:rFonts w:asciiTheme="minorHAnsi" w:hAnsiTheme="minorHAnsi"/>
        </w:rPr>
        <w:t xml:space="preserve"> information was derived from (e.g., Manufacturer’s spec sheet or </w:t>
      </w:r>
      <w:ins w:id="16" w:author="Shewmaker, Michael@Energy" w:date="2021-11-22T11:51:00Z">
        <w:r w:rsidR="003220A4">
          <w:rPr>
            <w:rFonts w:asciiTheme="minorHAnsi" w:hAnsiTheme="minorHAnsi"/>
          </w:rPr>
          <w:t>National Fenestration Rating Council’s (NFRC) Computer Modeling Approach Software Tool (</w:t>
        </w:r>
      </w:ins>
      <w:r w:rsidR="00F72912">
        <w:rPr>
          <w:rFonts w:asciiTheme="minorHAnsi" w:hAnsiTheme="minorHAnsi"/>
        </w:rPr>
        <w:t>CMAST</w:t>
      </w:r>
      <w:ins w:id="17" w:author="Shewmaker, Michael@Energy" w:date="2021-11-22T11:51:00Z">
        <w:r w:rsidR="003220A4">
          <w:rPr>
            <w:rFonts w:asciiTheme="minorHAnsi" w:hAnsiTheme="minorHAnsi"/>
          </w:rPr>
          <w:t>)</w:t>
        </w:r>
      </w:ins>
      <w:r w:rsidR="00F72912">
        <w:rPr>
          <w:rFonts w:asciiTheme="minorHAnsi" w:hAnsiTheme="minorHAnsi"/>
        </w:rPr>
        <w:t>)</w:t>
      </w:r>
    </w:p>
    <w:p w14:paraId="0CCB53DD" w14:textId="40216B4F" w:rsidR="00931027" w:rsidRPr="0071010B" w:rsidRDefault="00931027" w:rsidP="0071010B">
      <w:pPr>
        <w:pStyle w:val="ListParagraph"/>
        <w:numPr>
          <w:ilvl w:val="0"/>
          <w:numId w:val="79"/>
        </w:numPr>
        <w:ind w:right="-18"/>
        <w:rPr>
          <w:rFonts w:asciiTheme="minorHAnsi" w:hAnsiTheme="minorHAnsi"/>
        </w:rPr>
      </w:pPr>
      <w:r>
        <w:rPr>
          <w:rFonts w:asciiTheme="minorHAnsi" w:hAnsiTheme="minorHAnsi"/>
        </w:rPr>
        <w:t>Total Performance SHGC:</w:t>
      </w:r>
      <w:r w:rsidR="008D4D31">
        <w:rPr>
          <w:rFonts w:asciiTheme="minorHAnsi" w:hAnsiTheme="minorHAnsi"/>
        </w:rPr>
        <w:t xml:space="preserve"> This value is auto-filled based on Equation NA6-2 [SHGC</w:t>
      </w:r>
      <w:r w:rsidR="008D4D31">
        <w:rPr>
          <w:rFonts w:asciiTheme="minorHAnsi" w:hAnsiTheme="minorHAnsi"/>
          <w:vertAlign w:val="subscript"/>
        </w:rPr>
        <w:t>T</w:t>
      </w:r>
      <w:r w:rsidR="008D4D31">
        <w:rPr>
          <w:rFonts w:asciiTheme="minorHAnsi" w:hAnsiTheme="minorHAnsi"/>
        </w:rPr>
        <w:t xml:space="preserve"> = 0.08 + (0.86 x SHGC</w:t>
      </w:r>
      <w:r w:rsidR="008D4D31">
        <w:rPr>
          <w:rFonts w:asciiTheme="minorHAnsi" w:hAnsiTheme="minorHAnsi"/>
          <w:vertAlign w:val="subscript"/>
        </w:rPr>
        <w:t>C</w:t>
      </w:r>
      <w:r w:rsidR="008D4D31">
        <w:rPr>
          <w:rFonts w:asciiTheme="minorHAnsi" w:hAnsiTheme="minorHAnsi"/>
        </w:rPr>
        <w:t>)].</w:t>
      </w:r>
    </w:p>
    <w:p w14:paraId="638237CA" w14:textId="77777777" w:rsidR="00DD4CF0" w:rsidRPr="00D43DC4" w:rsidRDefault="00DD4CF0" w:rsidP="001B29B8">
      <w:pPr>
        <w:rPr>
          <w:rFonts w:asciiTheme="minorHAnsi" w:hAnsiTheme="minorHAnsi"/>
        </w:rPr>
      </w:pPr>
    </w:p>
    <w:p w14:paraId="33417A2E" w14:textId="77777777" w:rsidR="00531C89" w:rsidRPr="003D42BF" w:rsidRDefault="00531C89" w:rsidP="003D42BF">
      <w:pPr>
        <w:spacing w:before="120"/>
        <w:rPr>
          <w:rFonts w:asciiTheme="minorHAnsi" w:hAnsiTheme="minorHAnsi"/>
          <w:sz w:val="22"/>
          <w:szCs w:val="24"/>
        </w:rPr>
        <w:sectPr w:rsidR="00531C89" w:rsidRPr="003D42BF" w:rsidSect="00631069">
          <w:headerReference w:type="even" r:id="rId16"/>
          <w:headerReference w:type="default" r:id="rId17"/>
          <w:footerReference w:type="default" r:id="rId18"/>
          <w:headerReference w:type="first" r:id="rId19"/>
          <w:pgSz w:w="12240" w:h="15840" w:code="1"/>
          <w:pgMar w:top="720" w:right="720" w:bottom="720" w:left="720" w:header="576" w:footer="576" w:gutter="0"/>
          <w:pgNumType w:start="1"/>
          <w:cols w:space="720"/>
          <w:docGrid w:linePitch="272"/>
        </w:sect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1077"/>
        <w:gridCol w:w="4858"/>
        <w:gridCol w:w="4860"/>
      </w:tblGrid>
      <w:tr w:rsidR="00670C20" w14:paraId="1E4EDD9F" w14:textId="77777777" w:rsidTr="00A063DC">
        <w:tc>
          <w:tcPr>
            <w:tcW w:w="10795" w:type="dxa"/>
            <w:gridSpan w:val="3"/>
          </w:tcPr>
          <w:p w14:paraId="29077637" w14:textId="77777777" w:rsidR="00670C20" w:rsidRPr="00DD4CF0" w:rsidRDefault="00670C20" w:rsidP="00A572C6">
            <w:pPr>
              <w:ind w:right="-18"/>
              <w:rPr>
                <w:rFonts w:asciiTheme="minorHAnsi" w:hAnsiTheme="minorHAnsi"/>
                <w:b/>
                <w:sz w:val="18"/>
                <w:szCs w:val="18"/>
              </w:rPr>
            </w:pPr>
            <w:r w:rsidRPr="00DD4CF0">
              <w:rPr>
                <w:rFonts w:asciiTheme="minorHAnsi" w:hAnsiTheme="minorHAnsi"/>
                <w:b/>
                <w:sz w:val="18"/>
                <w:szCs w:val="18"/>
              </w:rPr>
              <w:lastRenderedPageBreak/>
              <w:t>A. General Information</w:t>
            </w:r>
          </w:p>
        </w:tc>
      </w:tr>
      <w:tr w:rsidR="00670C20" w14:paraId="1A02C0F6" w14:textId="77777777" w:rsidTr="00A063DC">
        <w:tc>
          <w:tcPr>
            <w:tcW w:w="1077" w:type="dxa"/>
            <w:vAlign w:val="center"/>
          </w:tcPr>
          <w:p w14:paraId="5298D4BB" w14:textId="77777777" w:rsidR="00670C20" w:rsidRDefault="00670C20" w:rsidP="00745A52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4858" w:type="dxa"/>
            <w:vAlign w:val="center"/>
          </w:tcPr>
          <w:p w14:paraId="4C25FE12" w14:textId="77777777" w:rsidR="00670C20" w:rsidRDefault="00670C20" w:rsidP="00745A52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Conditioned Floor Area</w:t>
            </w:r>
          </w:p>
        </w:tc>
        <w:tc>
          <w:tcPr>
            <w:tcW w:w="4860" w:type="dxa"/>
          </w:tcPr>
          <w:p w14:paraId="6890E735" w14:textId="4155059F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&lt;&lt;pull from CF1R&gt;&gt;</w:t>
            </w:r>
          </w:p>
        </w:tc>
      </w:tr>
      <w:tr w:rsidR="00670C20" w14:paraId="43EE5C8A" w14:textId="77777777" w:rsidTr="00A063DC">
        <w:tc>
          <w:tcPr>
            <w:tcW w:w="1077" w:type="dxa"/>
            <w:vAlign w:val="center"/>
          </w:tcPr>
          <w:p w14:paraId="76B155A3" w14:textId="77777777" w:rsidR="00670C20" w:rsidRDefault="00670C20" w:rsidP="00745A52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4858" w:type="dxa"/>
            <w:vAlign w:val="center"/>
          </w:tcPr>
          <w:p w14:paraId="0C2F37DE" w14:textId="77777777" w:rsidR="00670C20" w:rsidRDefault="00670C20" w:rsidP="00745A52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5% of the Conditioned Floor Area</w:t>
            </w:r>
          </w:p>
        </w:tc>
        <w:tc>
          <w:tcPr>
            <w:tcW w:w="4860" w:type="dxa"/>
          </w:tcPr>
          <w:p w14:paraId="2A8DAE9D" w14:textId="77777777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 xml:space="preserve">&lt;&lt;calculated value: </w:t>
            </w:r>
          </w:p>
          <w:p w14:paraId="0A7EF7A0" w14:textId="19534513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A01 * 0.05&gt;&gt;</w:t>
            </w:r>
          </w:p>
        </w:tc>
      </w:tr>
      <w:tr w:rsidR="00670C20" w14:paraId="27263805" w14:textId="77777777" w:rsidTr="00A063DC">
        <w:tc>
          <w:tcPr>
            <w:tcW w:w="1077" w:type="dxa"/>
            <w:vAlign w:val="center"/>
          </w:tcPr>
          <w:p w14:paraId="2A60E271" w14:textId="77777777" w:rsidR="00670C20" w:rsidRDefault="00670C20" w:rsidP="00745A52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4858" w:type="dxa"/>
            <w:vAlign w:val="center"/>
          </w:tcPr>
          <w:p w14:paraId="61DBC764" w14:textId="77777777" w:rsidR="00670C20" w:rsidRDefault="00670C20" w:rsidP="00745A52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Total Allowed Non-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rated</w:t>
            </w:r>
            <w:proofErr w:type="gramEnd"/>
            <w:r>
              <w:rPr>
                <w:rFonts w:asciiTheme="minorHAnsi" w:hAnsiTheme="minorHAnsi"/>
                <w:sz w:val="18"/>
                <w:szCs w:val="18"/>
              </w:rPr>
              <w:t xml:space="preserve"> Site-built Fenestration Area</w:t>
            </w:r>
          </w:p>
        </w:tc>
        <w:tc>
          <w:tcPr>
            <w:tcW w:w="4860" w:type="dxa"/>
          </w:tcPr>
          <w:p w14:paraId="477D25F6" w14:textId="24D158CC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&lt;&lt;max of A02 or 250&gt;&gt;</w:t>
            </w:r>
          </w:p>
        </w:tc>
      </w:tr>
      <w:tr w:rsidR="00670C20" w14:paraId="005A0637" w14:textId="77777777" w:rsidTr="00A063DC">
        <w:tc>
          <w:tcPr>
            <w:tcW w:w="1077" w:type="dxa"/>
            <w:vAlign w:val="center"/>
          </w:tcPr>
          <w:p w14:paraId="003FCFA4" w14:textId="77777777" w:rsidR="00670C20" w:rsidRDefault="00670C20" w:rsidP="00745A52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4858" w:type="dxa"/>
            <w:vAlign w:val="center"/>
          </w:tcPr>
          <w:p w14:paraId="2B0D866B" w14:textId="77777777" w:rsidR="00670C20" w:rsidRDefault="00670C20" w:rsidP="00745A52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Proposed Area of Site-built Fenestration</w:t>
            </w:r>
          </w:p>
        </w:tc>
        <w:tc>
          <w:tcPr>
            <w:tcW w:w="4860" w:type="dxa"/>
          </w:tcPr>
          <w:p w14:paraId="40EA876C" w14:textId="461AF77C" w:rsidR="00670C20" w:rsidRPr="008B0C48" w:rsidRDefault="00670C20" w:rsidP="002442C4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2442C4" w:rsidRPr="008B0C48">
              <w:rPr>
                <w:rFonts w:asciiTheme="minorHAnsi" w:hAnsiTheme="minorHAnsi"/>
                <w:sz w:val="18"/>
                <w:szCs w:val="18"/>
              </w:rPr>
              <w:t>calculated value: sum of B02&gt;&gt;</w:t>
            </w:r>
            <w:r w:rsidRPr="008B0C48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</w:tbl>
    <w:p w14:paraId="18AD2681" w14:textId="73546C98" w:rsidR="00670C20" w:rsidRDefault="00670C20" w:rsidP="00670C20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5575"/>
        <w:gridCol w:w="5220"/>
      </w:tblGrid>
      <w:tr w:rsidR="002442C4" w:rsidRPr="002442C4" w14:paraId="13EC070E" w14:textId="77777777" w:rsidTr="00A063DC">
        <w:tc>
          <w:tcPr>
            <w:tcW w:w="10795" w:type="dxa"/>
            <w:gridSpan w:val="2"/>
          </w:tcPr>
          <w:p w14:paraId="1B1D45E2" w14:textId="77777777" w:rsidR="002442C4" w:rsidRDefault="002442C4" w:rsidP="00A572C6">
            <w:pPr>
              <w:ind w:right="-18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B. Fenestration/Glazing Area</w:t>
            </w:r>
          </w:p>
          <w:p w14:paraId="1CE2CFC7" w14:textId="77777777" w:rsidR="0071010B" w:rsidRDefault="00A706FC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 w:rsidRPr="0071010B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71010B">
              <w:rPr>
                <w:rFonts w:asciiTheme="minorHAnsi" w:hAnsiTheme="minorHAnsi"/>
                <w:sz w:val="18"/>
                <w:szCs w:val="18"/>
              </w:rPr>
              <w:t xml:space="preserve">if parent CF1R = ADD, ALT, or NCB, </w:t>
            </w:r>
            <w:r w:rsidRPr="0071010B">
              <w:rPr>
                <w:rFonts w:asciiTheme="minorHAnsi" w:hAnsiTheme="minorHAnsi"/>
                <w:sz w:val="18"/>
                <w:szCs w:val="18"/>
              </w:rPr>
              <w:t xml:space="preserve">require one row for each fenestration product for which the Proposed U-factor Source or Proposed SHGC Source = </w:t>
            </w:r>
            <w:proofErr w:type="gramStart"/>
            <w:r w:rsidRPr="0071010B">
              <w:rPr>
                <w:rFonts w:asciiTheme="minorHAnsi" w:hAnsiTheme="minorHAnsi"/>
                <w:sz w:val="18"/>
                <w:szCs w:val="18"/>
              </w:rPr>
              <w:t>NA6Equations</w:t>
            </w:r>
            <w:r w:rsidR="0071010B">
              <w:rPr>
                <w:rFonts w:asciiTheme="minorHAnsi" w:hAnsiTheme="minorHAnsi"/>
                <w:sz w:val="18"/>
                <w:szCs w:val="18"/>
              </w:rPr>
              <w:t>;</w:t>
            </w:r>
            <w:proofErr w:type="gramEnd"/>
          </w:p>
          <w:p w14:paraId="4415D07C" w14:textId="70B6D262" w:rsidR="00A706FC" w:rsidRPr="0071010B" w:rsidRDefault="0071010B" w:rsidP="00AD33BF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Elseif parent CF1R = PRF, require one row for each fenestration product for which </w:t>
            </w:r>
            <w:r w:rsidR="00AD33BF">
              <w:rPr>
                <w:rFonts w:asciiTheme="minorHAnsi" w:hAnsiTheme="minorHAnsi"/>
                <w:sz w:val="18"/>
                <w:szCs w:val="18"/>
              </w:rPr>
              <w:t>M08a_FenestrationCertificationMethod = NA6Equations or M09a_FenestrationCertificationMethod = NA6Equations</w:t>
            </w:r>
            <w:r w:rsidR="00A706FC" w:rsidRPr="0071010B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2442C4" w14:paraId="3981B423" w14:textId="77777777" w:rsidTr="00A063DC">
        <w:tc>
          <w:tcPr>
            <w:tcW w:w="5575" w:type="dxa"/>
          </w:tcPr>
          <w:p w14:paraId="60D76E0A" w14:textId="77777777" w:rsidR="002442C4" w:rsidRDefault="002442C4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5220" w:type="dxa"/>
          </w:tcPr>
          <w:p w14:paraId="43A55A30" w14:textId="77777777" w:rsidR="002442C4" w:rsidRDefault="002442C4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</w:tr>
      <w:tr w:rsidR="002442C4" w:rsidRPr="002442C4" w14:paraId="14BC2D41" w14:textId="77777777" w:rsidTr="00A063DC">
        <w:tc>
          <w:tcPr>
            <w:tcW w:w="5575" w:type="dxa"/>
          </w:tcPr>
          <w:p w14:paraId="3FE86E3E" w14:textId="77777777" w:rsidR="002442C4" w:rsidRDefault="002442C4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Tag/Identification</w:t>
            </w:r>
          </w:p>
        </w:tc>
        <w:tc>
          <w:tcPr>
            <w:tcW w:w="5220" w:type="dxa"/>
          </w:tcPr>
          <w:p w14:paraId="52DA1DF5" w14:textId="77777777" w:rsidR="002442C4" w:rsidRPr="002442C4" w:rsidRDefault="002442C4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Area (ft</w:t>
            </w:r>
            <w:r>
              <w:rPr>
                <w:rFonts w:asciiTheme="minorHAnsi" w:hAnsiTheme="minorHAnsi"/>
                <w:sz w:val="18"/>
                <w:szCs w:val="18"/>
                <w:vertAlign w:val="superscript"/>
              </w:rPr>
              <w:t>2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2442C4" w14:paraId="7547A155" w14:textId="77777777" w:rsidTr="00A063DC">
        <w:tc>
          <w:tcPr>
            <w:tcW w:w="5575" w:type="dxa"/>
          </w:tcPr>
          <w:p w14:paraId="1220C3A6" w14:textId="6BC491C4" w:rsidR="002442C4" w:rsidRDefault="002442C4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&lt;&lt;pull from CF1R&gt;&gt;</w:t>
            </w:r>
          </w:p>
        </w:tc>
        <w:tc>
          <w:tcPr>
            <w:tcW w:w="5220" w:type="dxa"/>
          </w:tcPr>
          <w:p w14:paraId="0DFE7127" w14:textId="0D6DE735" w:rsidR="002442C4" w:rsidRDefault="002442C4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&lt;&lt;user input: number </w:t>
            </w: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xxx.x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2442C4" w14:paraId="1A6D3616" w14:textId="77777777" w:rsidTr="00A063DC">
        <w:tc>
          <w:tcPr>
            <w:tcW w:w="5575" w:type="dxa"/>
          </w:tcPr>
          <w:p w14:paraId="5805349C" w14:textId="77777777" w:rsidR="002442C4" w:rsidRDefault="002442C4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5220" w:type="dxa"/>
          </w:tcPr>
          <w:p w14:paraId="5AC032E4" w14:textId="77777777" w:rsidR="002442C4" w:rsidRDefault="002442C4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</w:tr>
    </w:tbl>
    <w:p w14:paraId="08698344" w14:textId="77777777" w:rsidR="002442C4" w:rsidRDefault="002442C4" w:rsidP="00670C20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37"/>
        <w:gridCol w:w="1975"/>
        <w:gridCol w:w="1212"/>
        <w:gridCol w:w="1026"/>
        <w:gridCol w:w="1026"/>
        <w:gridCol w:w="1026"/>
        <w:gridCol w:w="1323"/>
        <w:gridCol w:w="1165"/>
      </w:tblGrid>
      <w:tr w:rsidR="00670C20" w14:paraId="33BDE32B" w14:textId="77777777" w:rsidTr="00A572C6">
        <w:tc>
          <w:tcPr>
            <w:tcW w:w="10790" w:type="dxa"/>
            <w:gridSpan w:val="8"/>
          </w:tcPr>
          <w:p w14:paraId="45AAD105" w14:textId="21F3C675" w:rsidR="00670C20" w:rsidRDefault="002442C4" w:rsidP="00A572C6">
            <w:pPr>
              <w:ind w:right="-18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C</w:t>
            </w:r>
            <w:r w:rsidR="00670C20" w:rsidRPr="00DD4CF0">
              <w:rPr>
                <w:rFonts w:asciiTheme="minorHAnsi" w:hAnsiTheme="minorHAnsi"/>
                <w:b/>
                <w:sz w:val="18"/>
                <w:szCs w:val="18"/>
              </w:rPr>
              <w:t xml:space="preserve">. Default U-factor Using </w:t>
            </w:r>
            <w:ins w:id="22" w:author="Shewmaker, Michael@Energy" w:date="2021-11-22T11:51:00Z">
              <w:r w:rsidR="006D2245">
                <w:rPr>
                  <w:rFonts w:asciiTheme="minorHAnsi" w:hAnsiTheme="minorHAnsi"/>
                  <w:b/>
                  <w:sz w:val="18"/>
                  <w:szCs w:val="18"/>
                </w:rPr>
                <w:t xml:space="preserve">Reference Appendices, Nonresidential Appendix NA6, </w:t>
              </w:r>
            </w:ins>
            <w:r w:rsidR="00670C20" w:rsidRPr="00DD4CF0">
              <w:rPr>
                <w:rFonts w:asciiTheme="minorHAnsi" w:hAnsiTheme="minorHAnsi"/>
                <w:b/>
                <w:sz w:val="18"/>
                <w:szCs w:val="18"/>
              </w:rPr>
              <w:t>Equation NA6-1</w:t>
            </w:r>
          </w:p>
          <w:p w14:paraId="31A394EF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Equation NA6-1: 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T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= 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+ (C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 x 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C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  <w:p w14:paraId="54025DB0" w14:textId="77777777" w:rsidR="0071010B" w:rsidRDefault="00A706FC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71010B">
              <w:rPr>
                <w:rFonts w:asciiTheme="minorHAnsi" w:hAnsiTheme="minorHAnsi"/>
                <w:sz w:val="18"/>
                <w:szCs w:val="18"/>
              </w:rPr>
              <w:t xml:space="preserve">if parent CF1R = ADD, ALT, or NCB,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require one row for each fenestration product for which the Proposed U-factor Source =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NA6Equations</w:t>
            </w:r>
            <w:r w:rsidR="0071010B">
              <w:rPr>
                <w:rFonts w:asciiTheme="minorHAnsi" w:hAnsiTheme="minorHAnsi"/>
                <w:sz w:val="18"/>
                <w:szCs w:val="18"/>
              </w:rPr>
              <w:t>;</w:t>
            </w:r>
            <w:proofErr w:type="gramEnd"/>
          </w:p>
          <w:p w14:paraId="452190D4" w14:textId="227232B8" w:rsidR="00A706FC" w:rsidRPr="002D335D" w:rsidRDefault="0071010B" w:rsidP="00AD33BF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Elseif parent CF1R = PRF, require one row for each fenestration product for which </w:t>
            </w:r>
            <w:r w:rsidR="00AD33BF">
              <w:rPr>
                <w:rFonts w:asciiTheme="minorHAnsi" w:hAnsiTheme="minorHAnsi"/>
                <w:sz w:val="18"/>
                <w:szCs w:val="18"/>
              </w:rPr>
              <w:t>M08a_FenestrationCertificationMethod = NA6Equations</w:t>
            </w:r>
            <w:r w:rsidR="00AD253B">
              <w:rPr>
                <w:rFonts w:asciiTheme="minorHAnsi" w:hAnsiTheme="minorHAnsi"/>
                <w:sz w:val="18"/>
                <w:szCs w:val="18"/>
              </w:rPr>
              <w:t>; else display Section header and the default “This section does not apply” message</w:t>
            </w:r>
            <w:r w:rsidR="00A706FC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670C20" w14:paraId="08666386" w14:textId="77777777" w:rsidTr="00A572C6">
        <w:tc>
          <w:tcPr>
            <w:tcW w:w="2158" w:type="dxa"/>
          </w:tcPr>
          <w:p w14:paraId="16C0AD68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2158" w:type="dxa"/>
          </w:tcPr>
          <w:p w14:paraId="78C93EE0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1079" w:type="dxa"/>
          </w:tcPr>
          <w:p w14:paraId="5B7E1E3F" w14:textId="4AAB0C3E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1079" w:type="dxa"/>
          </w:tcPr>
          <w:p w14:paraId="105B2EEE" w14:textId="3C54E591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  <w:tc>
          <w:tcPr>
            <w:tcW w:w="1079" w:type="dxa"/>
          </w:tcPr>
          <w:p w14:paraId="15242459" w14:textId="19AC82F0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05</w:t>
            </w:r>
          </w:p>
        </w:tc>
        <w:tc>
          <w:tcPr>
            <w:tcW w:w="1079" w:type="dxa"/>
          </w:tcPr>
          <w:p w14:paraId="2693338A" w14:textId="05C3D762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06</w:t>
            </w:r>
          </w:p>
        </w:tc>
        <w:tc>
          <w:tcPr>
            <w:tcW w:w="1079" w:type="dxa"/>
          </w:tcPr>
          <w:p w14:paraId="782CFA5D" w14:textId="65AEC322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07</w:t>
            </w:r>
          </w:p>
        </w:tc>
        <w:tc>
          <w:tcPr>
            <w:tcW w:w="1079" w:type="dxa"/>
          </w:tcPr>
          <w:p w14:paraId="708DBBB1" w14:textId="7A9D87CF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08</w:t>
            </w:r>
          </w:p>
        </w:tc>
      </w:tr>
      <w:tr w:rsidR="00670C20" w14:paraId="5DC9B4A3" w14:textId="77777777" w:rsidTr="00A572C6">
        <w:tc>
          <w:tcPr>
            <w:tcW w:w="2158" w:type="dxa"/>
            <w:vAlign w:val="bottom"/>
          </w:tcPr>
          <w:p w14:paraId="5B04C6A6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Tag/Identification</w:t>
            </w:r>
          </w:p>
        </w:tc>
        <w:tc>
          <w:tcPr>
            <w:tcW w:w="2158" w:type="dxa"/>
            <w:vAlign w:val="bottom"/>
          </w:tcPr>
          <w:p w14:paraId="6145A645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Product Type</w:t>
            </w:r>
          </w:p>
        </w:tc>
        <w:tc>
          <w:tcPr>
            <w:tcW w:w="1079" w:type="dxa"/>
            <w:vAlign w:val="bottom"/>
          </w:tcPr>
          <w:p w14:paraId="48088859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Frame Type</w:t>
            </w:r>
          </w:p>
        </w:tc>
        <w:tc>
          <w:tcPr>
            <w:tcW w:w="1079" w:type="dxa"/>
            <w:vAlign w:val="bottom"/>
          </w:tcPr>
          <w:p w14:paraId="508A0AFF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  <w:r w:rsidR="008E7075">
              <w:rPr>
                <w:rFonts w:asciiTheme="minorHAnsi" w:hAnsiTheme="minorHAnsi"/>
                <w:sz w:val="18"/>
                <w:szCs w:val="18"/>
              </w:rPr>
              <w:t xml:space="preserve"> from Table </w:t>
            </w:r>
          </w:p>
          <w:p w14:paraId="0A638BA9" w14:textId="32B805BD" w:rsidR="008E7075" w:rsidRPr="00745A52" w:rsidRDefault="008E7075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NA6-5</w:t>
            </w:r>
          </w:p>
        </w:tc>
        <w:tc>
          <w:tcPr>
            <w:tcW w:w="1079" w:type="dxa"/>
            <w:vAlign w:val="bottom"/>
          </w:tcPr>
          <w:p w14:paraId="716438CC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  <w:r w:rsidR="008E7075">
              <w:rPr>
                <w:rFonts w:asciiTheme="minorHAnsi" w:hAnsiTheme="minorHAnsi"/>
                <w:sz w:val="18"/>
                <w:szCs w:val="18"/>
              </w:rPr>
              <w:t xml:space="preserve"> from Table</w:t>
            </w:r>
          </w:p>
          <w:p w14:paraId="27F19741" w14:textId="797C5075" w:rsidR="008E7075" w:rsidRPr="00745A52" w:rsidRDefault="008E7075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NA6-5</w:t>
            </w:r>
          </w:p>
        </w:tc>
        <w:tc>
          <w:tcPr>
            <w:tcW w:w="1079" w:type="dxa"/>
            <w:vAlign w:val="bottom"/>
          </w:tcPr>
          <w:p w14:paraId="7A446FAD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Center of Glass</w:t>
            </w:r>
          </w:p>
          <w:p w14:paraId="597C5455" w14:textId="77777777" w:rsidR="0000523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U-factor</w:t>
            </w:r>
          </w:p>
          <w:p w14:paraId="2E7D4299" w14:textId="63D23889" w:rsidR="00670C20" w:rsidRPr="00005238" w:rsidRDefault="00005238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C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1079" w:type="dxa"/>
            <w:vAlign w:val="bottom"/>
          </w:tcPr>
          <w:p w14:paraId="1670C013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Source</w:t>
            </w:r>
          </w:p>
        </w:tc>
        <w:tc>
          <w:tcPr>
            <w:tcW w:w="1079" w:type="dxa"/>
            <w:vAlign w:val="bottom"/>
          </w:tcPr>
          <w:p w14:paraId="424D603E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Total Performance U-factor</w:t>
            </w:r>
          </w:p>
          <w:p w14:paraId="7E85603B" w14:textId="5CC8C223" w:rsidR="00005238" w:rsidRPr="00005238" w:rsidRDefault="00005238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(U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T</w:t>
            </w:r>
            <w:r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670C20" w14:paraId="25EBBA0D" w14:textId="77777777" w:rsidTr="00A572C6">
        <w:tc>
          <w:tcPr>
            <w:tcW w:w="2158" w:type="dxa"/>
          </w:tcPr>
          <w:p w14:paraId="1E23BF23" w14:textId="0F8AFE5C" w:rsidR="00670C20" w:rsidRDefault="00CF5F00" w:rsidP="005D04F2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C92C0E">
              <w:rPr>
                <w:rFonts w:asciiTheme="minorHAnsi" w:hAnsiTheme="minorHAnsi"/>
                <w:sz w:val="18"/>
                <w:szCs w:val="18"/>
              </w:rPr>
              <w:t xml:space="preserve">reference value from </w:t>
            </w:r>
            <w:r w:rsidR="00C92C0E" w:rsidRPr="008B0C48">
              <w:rPr>
                <w:rFonts w:asciiTheme="minorHAnsi" w:hAnsiTheme="minorHAnsi"/>
                <w:sz w:val="18"/>
                <w:szCs w:val="18"/>
              </w:rPr>
              <w:t>B01</w:t>
            </w:r>
            <w:r w:rsidRPr="008B0C48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2158" w:type="dxa"/>
          </w:tcPr>
          <w:p w14:paraId="697D5227" w14:textId="77777777" w:rsidR="00670C20" w:rsidRDefault="00670C20" w:rsidP="00670C2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&lt;&lt;user pick from list:</w:t>
            </w:r>
          </w:p>
          <w:p w14:paraId="7A2A3F60" w14:textId="19FE946D" w:rsidR="00670C20" w:rsidRDefault="00670C20" w:rsidP="00670C2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*Site-</w:t>
            </w:r>
            <w:r w:rsidR="00AD253B">
              <w:rPr>
                <w:rFonts w:ascii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uilt Vertical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Fenestration;</w:t>
            </w:r>
            <w:proofErr w:type="gramEnd"/>
          </w:p>
          <w:p w14:paraId="1059647C" w14:textId="77777777" w:rsidR="00670C20" w:rsidRDefault="00670C20" w:rsidP="00670C2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*Skylights with a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Curb;</w:t>
            </w:r>
            <w:proofErr w:type="gramEnd"/>
          </w:p>
          <w:p w14:paraId="5C686719" w14:textId="39529A70" w:rsidR="00670C20" w:rsidRDefault="00670C20" w:rsidP="00670C2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*Skylights with no Curb&gt;&gt;</w:t>
            </w:r>
          </w:p>
        </w:tc>
        <w:tc>
          <w:tcPr>
            <w:tcW w:w="1079" w:type="dxa"/>
          </w:tcPr>
          <w:p w14:paraId="05BFA113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&lt;&lt;user pick from list:</w:t>
            </w:r>
          </w:p>
          <w:p w14:paraId="5C5F02BF" w14:textId="77777777" w:rsidR="00670C20" w:rsidRDefault="00670C20" w:rsidP="00670C2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*Metal; *Metal Thermal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Break;</w:t>
            </w:r>
            <w:proofErr w:type="gramEnd"/>
          </w:p>
          <w:p w14:paraId="2C480B91" w14:textId="0BFB64DF" w:rsidR="00670C20" w:rsidRDefault="00670C20" w:rsidP="00670C2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*Non</w:t>
            </w:r>
            <w:r w:rsidR="00AD253B">
              <w:rPr>
                <w:rFonts w:asciiTheme="minorHAnsi" w:hAnsiTheme="minorHAnsi"/>
                <w:sz w:val="18"/>
                <w:szCs w:val="18"/>
              </w:rPr>
              <w:t>m</w:t>
            </w:r>
            <w:r>
              <w:rPr>
                <w:rFonts w:asciiTheme="minorHAnsi" w:hAnsiTheme="minorHAnsi"/>
                <w:sz w:val="18"/>
                <w:szCs w:val="18"/>
              </w:rPr>
              <w:t>etal&gt;&gt;</w:t>
            </w:r>
          </w:p>
        </w:tc>
        <w:tc>
          <w:tcPr>
            <w:tcW w:w="1079" w:type="dxa"/>
          </w:tcPr>
          <w:p w14:paraId="62F07937" w14:textId="73435D7A" w:rsidR="00670C20" w:rsidRDefault="00670C20" w:rsidP="00CF5F0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&lt;&lt;user input: number </w:t>
            </w:r>
            <w:proofErr w:type="spellStart"/>
            <w:r w:rsidR="00CF5F00">
              <w:rPr>
                <w:rFonts w:asciiTheme="minorHAnsi" w:hAnsiTheme="minorHAnsi"/>
                <w:sz w:val="18"/>
                <w:szCs w:val="18"/>
              </w:rPr>
              <w:t>x.xxx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079" w:type="dxa"/>
          </w:tcPr>
          <w:p w14:paraId="3E670E05" w14:textId="47F344A8" w:rsidR="00670C20" w:rsidRDefault="00670C20" w:rsidP="00CF5F0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&lt;&lt;user input: number </w:t>
            </w:r>
            <w:proofErr w:type="spellStart"/>
            <w:r w:rsidR="00CF5F00">
              <w:rPr>
                <w:rFonts w:asciiTheme="minorHAnsi" w:hAnsiTheme="minorHAnsi"/>
                <w:sz w:val="18"/>
                <w:szCs w:val="18"/>
              </w:rPr>
              <w:t>x.xxx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079" w:type="dxa"/>
          </w:tcPr>
          <w:p w14:paraId="1291A3E5" w14:textId="46B4C99B" w:rsidR="00670C20" w:rsidRDefault="00670C20" w:rsidP="00CF5F0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&lt;&lt;user input: number </w:t>
            </w:r>
            <w:proofErr w:type="spellStart"/>
            <w:r w:rsidR="00CF5F00">
              <w:rPr>
                <w:rFonts w:asciiTheme="minorHAnsi" w:hAnsiTheme="minorHAnsi"/>
                <w:sz w:val="18"/>
                <w:szCs w:val="18"/>
              </w:rPr>
              <w:t>x.xxx</w:t>
            </w:r>
            <w:proofErr w:type="spellEnd"/>
            <w:r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1079" w:type="dxa"/>
          </w:tcPr>
          <w:p w14:paraId="2C0EF0AF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&lt;&lt;user pick from list:</w:t>
            </w:r>
          </w:p>
          <w:p w14:paraId="04361154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*Manufacturer spec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sheet;</w:t>
            </w:r>
            <w:proofErr w:type="gramEnd"/>
          </w:p>
          <w:p w14:paraId="78494601" w14:textId="40F1B21E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*</w:t>
            </w:r>
            <w:r w:rsidR="00A572C6">
              <w:rPr>
                <w:rFonts w:asciiTheme="minorHAnsi" w:hAnsiTheme="minorHAnsi"/>
                <w:sz w:val="18"/>
                <w:szCs w:val="18"/>
              </w:rPr>
              <w:t>CMAST&gt;&gt;</w:t>
            </w:r>
          </w:p>
        </w:tc>
        <w:tc>
          <w:tcPr>
            <w:tcW w:w="1079" w:type="dxa"/>
          </w:tcPr>
          <w:p w14:paraId="3F3490A1" w14:textId="77777777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&lt;&lt;calculated </w:t>
            </w:r>
            <w:r w:rsidRPr="008B0C48">
              <w:rPr>
                <w:rFonts w:asciiTheme="minorHAnsi" w:hAnsiTheme="minorHAnsi"/>
                <w:sz w:val="18"/>
                <w:szCs w:val="18"/>
              </w:rPr>
              <w:t>value:</w:t>
            </w:r>
          </w:p>
          <w:p w14:paraId="2E0F8EF3" w14:textId="68020AEE" w:rsidR="00670C20" w:rsidRDefault="002442C4" w:rsidP="002442C4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C</w:t>
            </w:r>
            <w:r w:rsidR="00C10DB7" w:rsidRPr="008B0C48">
              <w:rPr>
                <w:rFonts w:asciiTheme="minorHAnsi" w:hAnsiTheme="minorHAnsi"/>
                <w:sz w:val="18"/>
                <w:szCs w:val="18"/>
              </w:rPr>
              <w:t>04 + (</w:t>
            </w:r>
            <w:r w:rsidRPr="008B0C48">
              <w:rPr>
                <w:rFonts w:asciiTheme="minorHAnsi" w:hAnsiTheme="minorHAnsi"/>
                <w:sz w:val="18"/>
                <w:szCs w:val="18"/>
              </w:rPr>
              <w:t>C</w:t>
            </w:r>
            <w:r w:rsidR="00C10DB7" w:rsidRPr="008B0C48">
              <w:rPr>
                <w:rFonts w:asciiTheme="minorHAnsi" w:hAnsiTheme="minorHAnsi"/>
                <w:sz w:val="18"/>
                <w:szCs w:val="18"/>
              </w:rPr>
              <w:t xml:space="preserve">05 * </w:t>
            </w:r>
            <w:r w:rsidRPr="008B0C48">
              <w:rPr>
                <w:rFonts w:asciiTheme="minorHAnsi" w:hAnsiTheme="minorHAnsi"/>
                <w:sz w:val="18"/>
                <w:szCs w:val="18"/>
              </w:rPr>
              <w:t>C</w:t>
            </w:r>
            <w:r w:rsidR="00C10DB7" w:rsidRPr="008B0C48">
              <w:rPr>
                <w:rFonts w:asciiTheme="minorHAnsi" w:hAnsiTheme="minorHAnsi"/>
                <w:sz w:val="18"/>
                <w:szCs w:val="18"/>
              </w:rPr>
              <w:t>06)&gt;&gt;</w:t>
            </w:r>
          </w:p>
        </w:tc>
      </w:tr>
      <w:tr w:rsidR="00670C20" w14:paraId="28853814" w14:textId="77777777" w:rsidTr="00A572C6">
        <w:tc>
          <w:tcPr>
            <w:tcW w:w="2158" w:type="dxa"/>
          </w:tcPr>
          <w:p w14:paraId="5F4D39EC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158" w:type="dxa"/>
          </w:tcPr>
          <w:p w14:paraId="30B3EB3A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0153D768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087B6143" w14:textId="40203F54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004F0ED4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73F87E91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1F1C74EE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1079" w:type="dxa"/>
          </w:tcPr>
          <w:p w14:paraId="21BE9C77" w14:textId="67A0D60F" w:rsidR="00670C20" w:rsidRDefault="00CB05F3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x.xxx</w:t>
            </w:r>
            <w:proofErr w:type="spellEnd"/>
          </w:p>
        </w:tc>
      </w:tr>
    </w:tbl>
    <w:p w14:paraId="19C52F9C" w14:textId="77777777" w:rsidR="00670C20" w:rsidRDefault="00670C20" w:rsidP="00670C20">
      <w:pPr>
        <w:ind w:right="-18"/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4135"/>
        <w:gridCol w:w="2340"/>
        <w:gridCol w:w="2250"/>
        <w:gridCol w:w="2070"/>
      </w:tblGrid>
      <w:tr w:rsidR="00670C20" w14:paraId="338DC443" w14:textId="77777777" w:rsidTr="00A063DC">
        <w:tc>
          <w:tcPr>
            <w:tcW w:w="10795" w:type="dxa"/>
            <w:gridSpan w:val="4"/>
          </w:tcPr>
          <w:p w14:paraId="3CC02D11" w14:textId="1BD39E62" w:rsidR="00670C20" w:rsidRPr="00DD4CF0" w:rsidRDefault="00670C20" w:rsidP="00A572C6">
            <w:pPr>
              <w:ind w:right="-18"/>
              <w:rPr>
                <w:rFonts w:asciiTheme="minorHAnsi" w:hAnsiTheme="minorHAnsi"/>
                <w:b/>
                <w:sz w:val="18"/>
                <w:szCs w:val="18"/>
              </w:rPr>
            </w:pPr>
            <w:r w:rsidRPr="00DD4CF0">
              <w:rPr>
                <w:rFonts w:asciiTheme="minorHAnsi" w:hAnsiTheme="minorHAnsi"/>
                <w:b/>
                <w:sz w:val="18"/>
                <w:szCs w:val="18"/>
              </w:rPr>
              <w:t>Table NA6-5 – U-factor Coefficients</w:t>
            </w:r>
            <w:ins w:id="23" w:author="Shewmaker, Michael@Energy" w:date="2021-11-22T11:52:00Z">
              <w:r w:rsidR="006D2245">
                <w:rPr>
                  <w:rFonts w:asciiTheme="minorHAnsi" w:hAnsiTheme="minorHAnsi"/>
                  <w:b/>
                  <w:sz w:val="18"/>
                  <w:szCs w:val="18"/>
                </w:rPr>
                <w:t xml:space="preserve"> from Reference Appendices, Nonresidential Appendix NA6</w:t>
              </w:r>
            </w:ins>
          </w:p>
        </w:tc>
      </w:tr>
      <w:tr w:rsidR="00670C20" w14:paraId="548B0728" w14:textId="77777777" w:rsidTr="00A063DC">
        <w:tc>
          <w:tcPr>
            <w:tcW w:w="4135" w:type="dxa"/>
          </w:tcPr>
          <w:p w14:paraId="60AF0512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Product Type</w:t>
            </w:r>
          </w:p>
        </w:tc>
        <w:tc>
          <w:tcPr>
            <w:tcW w:w="2340" w:type="dxa"/>
          </w:tcPr>
          <w:p w14:paraId="35626F5D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Frame Type</w:t>
            </w:r>
          </w:p>
        </w:tc>
        <w:tc>
          <w:tcPr>
            <w:tcW w:w="2250" w:type="dxa"/>
          </w:tcPr>
          <w:p w14:paraId="1C5704E0" w14:textId="77777777" w:rsidR="00670C20" w:rsidRPr="00DD4CF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  <w:vertAlign w:val="subscript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1</w:t>
            </w:r>
          </w:p>
        </w:tc>
        <w:tc>
          <w:tcPr>
            <w:tcW w:w="2070" w:type="dxa"/>
          </w:tcPr>
          <w:p w14:paraId="5162C0CB" w14:textId="77777777" w:rsidR="00670C20" w:rsidRPr="00DD4CF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  <w:vertAlign w:val="subscript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C</w:t>
            </w:r>
            <w:r>
              <w:rPr>
                <w:rFonts w:asciiTheme="minorHAnsi" w:hAnsiTheme="minorHAnsi"/>
                <w:sz w:val="18"/>
                <w:szCs w:val="18"/>
                <w:vertAlign w:val="subscript"/>
              </w:rPr>
              <w:t>2</w:t>
            </w:r>
          </w:p>
        </w:tc>
      </w:tr>
      <w:tr w:rsidR="00670C20" w14:paraId="6911798F" w14:textId="77777777" w:rsidTr="00A063DC">
        <w:tc>
          <w:tcPr>
            <w:tcW w:w="4135" w:type="dxa"/>
            <w:vMerge w:val="restart"/>
            <w:vAlign w:val="center"/>
          </w:tcPr>
          <w:p w14:paraId="749E7A72" w14:textId="465974E3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Site-</w:t>
            </w:r>
            <w:r w:rsidR="0055227D">
              <w:rPr>
                <w:rFonts w:asciiTheme="minorHAnsi" w:hAnsiTheme="minorHAnsi"/>
                <w:sz w:val="18"/>
                <w:szCs w:val="18"/>
              </w:rPr>
              <w:t>b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uilt Vertical Fenestration </w:t>
            </w:r>
          </w:p>
        </w:tc>
        <w:tc>
          <w:tcPr>
            <w:tcW w:w="2340" w:type="dxa"/>
          </w:tcPr>
          <w:p w14:paraId="7ECC5D59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</w:t>
            </w:r>
          </w:p>
        </w:tc>
        <w:tc>
          <w:tcPr>
            <w:tcW w:w="2250" w:type="dxa"/>
          </w:tcPr>
          <w:p w14:paraId="01261BF1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0.311</w:t>
            </w:r>
          </w:p>
        </w:tc>
        <w:tc>
          <w:tcPr>
            <w:tcW w:w="2070" w:type="dxa"/>
          </w:tcPr>
          <w:p w14:paraId="2E0AA2BA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0.872</w:t>
            </w:r>
          </w:p>
        </w:tc>
      </w:tr>
      <w:tr w:rsidR="00670C20" w14:paraId="0E87A9BC" w14:textId="77777777" w:rsidTr="00A063DC">
        <w:tc>
          <w:tcPr>
            <w:tcW w:w="4135" w:type="dxa"/>
            <w:vMerge/>
            <w:vAlign w:val="center"/>
          </w:tcPr>
          <w:p w14:paraId="5E714CEF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3BA15739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 Thermal Break</w:t>
            </w:r>
          </w:p>
        </w:tc>
        <w:tc>
          <w:tcPr>
            <w:tcW w:w="2250" w:type="dxa"/>
          </w:tcPr>
          <w:p w14:paraId="379BFCD9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0.202</w:t>
            </w:r>
          </w:p>
        </w:tc>
        <w:tc>
          <w:tcPr>
            <w:tcW w:w="2070" w:type="dxa"/>
          </w:tcPr>
          <w:p w14:paraId="763FF42F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0.867</w:t>
            </w:r>
          </w:p>
        </w:tc>
      </w:tr>
      <w:tr w:rsidR="00670C20" w14:paraId="3804DE07" w14:textId="77777777" w:rsidTr="00A063DC">
        <w:tc>
          <w:tcPr>
            <w:tcW w:w="4135" w:type="dxa"/>
            <w:vMerge/>
            <w:vAlign w:val="center"/>
          </w:tcPr>
          <w:p w14:paraId="0587521D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3365DA95" w14:textId="70E5F2F1" w:rsidR="00670C20" w:rsidRDefault="00AD253B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Nonmetal</w:t>
            </w:r>
          </w:p>
        </w:tc>
        <w:tc>
          <w:tcPr>
            <w:tcW w:w="2250" w:type="dxa"/>
          </w:tcPr>
          <w:p w14:paraId="657F5ADF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0.202</w:t>
            </w:r>
          </w:p>
        </w:tc>
        <w:tc>
          <w:tcPr>
            <w:tcW w:w="2070" w:type="dxa"/>
          </w:tcPr>
          <w:p w14:paraId="61CE078F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0.867</w:t>
            </w:r>
          </w:p>
        </w:tc>
      </w:tr>
      <w:tr w:rsidR="00670C20" w14:paraId="3FD6A5FB" w14:textId="77777777" w:rsidTr="00A063DC">
        <w:tc>
          <w:tcPr>
            <w:tcW w:w="4135" w:type="dxa"/>
            <w:vMerge w:val="restart"/>
            <w:vAlign w:val="center"/>
          </w:tcPr>
          <w:p w14:paraId="2DC68DA8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Skylights with a Curb</w:t>
            </w:r>
          </w:p>
        </w:tc>
        <w:tc>
          <w:tcPr>
            <w:tcW w:w="2340" w:type="dxa"/>
          </w:tcPr>
          <w:p w14:paraId="35353B13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</w:t>
            </w:r>
          </w:p>
        </w:tc>
        <w:tc>
          <w:tcPr>
            <w:tcW w:w="2250" w:type="dxa"/>
          </w:tcPr>
          <w:p w14:paraId="562827F6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0.711</w:t>
            </w:r>
          </w:p>
        </w:tc>
        <w:tc>
          <w:tcPr>
            <w:tcW w:w="2070" w:type="dxa"/>
          </w:tcPr>
          <w:p w14:paraId="5D91DCF6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1.065</w:t>
            </w:r>
          </w:p>
        </w:tc>
      </w:tr>
      <w:tr w:rsidR="00670C20" w14:paraId="70B9A49B" w14:textId="77777777" w:rsidTr="00A063DC">
        <w:tc>
          <w:tcPr>
            <w:tcW w:w="4135" w:type="dxa"/>
            <w:vMerge/>
            <w:vAlign w:val="center"/>
          </w:tcPr>
          <w:p w14:paraId="28AA5524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29912071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 Thermal Break</w:t>
            </w:r>
          </w:p>
        </w:tc>
        <w:tc>
          <w:tcPr>
            <w:tcW w:w="2250" w:type="dxa"/>
          </w:tcPr>
          <w:p w14:paraId="3F966B23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0.437</w:t>
            </w:r>
          </w:p>
        </w:tc>
        <w:tc>
          <w:tcPr>
            <w:tcW w:w="2070" w:type="dxa"/>
          </w:tcPr>
          <w:p w14:paraId="089900A0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1.229</w:t>
            </w:r>
          </w:p>
        </w:tc>
      </w:tr>
      <w:tr w:rsidR="00670C20" w14:paraId="44140835" w14:textId="77777777" w:rsidTr="00A063DC">
        <w:tc>
          <w:tcPr>
            <w:tcW w:w="4135" w:type="dxa"/>
            <w:vMerge/>
            <w:vAlign w:val="center"/>
          </w:tcPr>
          <w:p w14:paraId="1CECCE24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43ACEA0F" w14:textId="40A5F685" w:rsidR="00670C20" w:rsidRDefault="00AD253B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Nonmetal</w:t>
            </w:r>
          </w:p>
        </w:tc>
        <w:tc>
          <w:tcPr>
            <w:tcW w:w="2250" w:type="dxa"/>
          </w:tcPr>
          <w:p w14:paraId="5B9C1704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0.437</w:t>
            </w:r>
          </w:p>
        </w:tc>
        <w:tc>
          <w:tcPr>
            <w:tcW w:w="2070" w:type="dxa"/>
          </w:tcPr>
          <w:p w14:paraId="0E2BDEEE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1.229</w:t>
            </w:r>
          </w:p>
        </w:tc>
      </w:tr>
      <w:tr w:rsidR="00670C20" w14:paraId="52ACBFDC" w14:textId="77777777" w:rsidTr="00A063DC">
        <w:tc>
          <w:tcPr>
            <w:tcW w:w="4135" w:type="dxa"/>
            <w:vMerge w:val="restart"/>
            <w:vAlign w:val="center"/>
          </w:tcPr>
          <w:p w14:paraId="4F8BB87D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Skylights with no Curb</w:t>
            </w:r>
          </w:p>
        </w:tc>
        <w:tc>
          <w:tcPr>
            <w:tcW w:w="2340" w:type="dxa"/>
          </w:tcPr>
          <w:p w14:paraId="3E316814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</w:t>
            </w:r>
          </w:p>
        </w:tc>
        <w:tc>
          <w:tcPr>
            <w:tcW w:w="2250" w:type="dxa"/>
          </w:tcPr>
          <w:p w14:paraId="0872AAD9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0.195</w:t>
            </w:r>
          </w:p>
        </w:tc>
        <w:tc>
          <w:tcPr>
            <w:tcW w:w="2070" w:type="dxa"/>
          </w:tcPr>
          <w:p w14:paraId="321109AB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0.882</w:t>
            </w:r>
          </w:p>
        </w:tc>
      </w:tr>
      <w:tr w:rsidR="00670C20" w14:paraId="698489B2" w14:textId="77777777" w:rsidTr="00A063DC">
        <w:tc>
          <w:tcPr>
            <w:tcW w:w="4135" w:type="dxa"/>
            <w:vMerge/>
          </w:tcPr>
          <w:p w14:paraId="4849337D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3B4910B6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Metal Thermal Break</w:t>
            </w:r>
          </w:p>
        </w:tc>
        <w:tc>
          <w:tcPr>
            <w:tcW w:w="2250" w:type="dxa"/>
          </w:tcPr>
          <w:p w14:paraId="7D12E8D6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0.310</w:t>
            </w:r>
          </w:p>
        </w:tc>
        <w:tc>
          <w:tcPr>
            <w:tcW w:w="2070" w:type="dxa"/>
          </w:tcPr>
          <w:p w14:paraId="597B47F6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0.878</w:t>
            </w:r>
          </w:p>
        </w:tc>
      </w:tr>
      <w:tr w:rsidR="00670C20" w14:paraId="199F8EB8" w14:textId="77777777" w:rsidTr="00A063DC">
        <w:tc>
          <w:tcPr>
            <w:tcW w:w="4135" w:type="dxa"/>
            <w:vMerge/>
          </w:tcPr>
          <w:p w14:paraId="1CA36FFF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340" w:type="dxa"/>
          </w:tcPr>
          <w:p w14:paraId="450C468E" w14:textId="39EF269B" w:rsidR="00670C20" w:rsidRDefault="00AD253B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Nonmetal</w:t>
            </w:r>
          </w:p>
        </w:tc>
        <w:tc>
          <w:tcPr>
            <w:tcW w:w="2250" w:type="dxa"/>
          </w:tcPr>
          <w:p w14:paraId="02FB82EA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0.310</w:t>
            </w:r>
          </w:p>
        </w:tc>
        <w:tc>
          <w:tcPr>
            <w:tcW w:w="2070" w:type="dxa"/>
          </w:tcPr>
          <w:p w14:paraId="05DA0FDF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0.878</w:t>
            </w:r>
          </w:p>
        </w:tc>
      </w:tr>
    </w:tbl>
    <w:p w14:paraId="26EB1680" w14:textId="26C80F9A" w:rsidR="0071010B" w:rsidRDefault="0071010B">
      <w:pPr>
        <w:rPr>
          <w:rFonts w:asciiTheme="minorHAnsi" w:hAnsiTheme="minorHAnsi"/>
          <w:sz w:val="18"/>
          <w:szCs w:val="18"/>
        </w:rPr>
      </w:pPr>
    </w:p>
    <w:tbl>
      <w:tblPr>
        <w:tblStyle w:val="TableGrid"/>
        <w:tblW w:w="10795" w:type="dxa"/>
        <w:tblLook w:val="04A0" w:firstRow="1" w:lastRow="0" w:firstColumn="1" w:lastColumn="0" w:noHBand="0" w:noVBand="1"/>
      </w:tblPr>
      <w:tblGrid>
        <w:gridCol w:w="2695"/>
        <w:gridCol w:w="2696"/>
        <w:gridCol w:w="2614"/>
        <w:gridCol w:w="2790"/>
      </w:tblGrid>
      <w:tr w:rsidR="00670C20" w14:paraId="21E7B198" w14:textId="77777777" w:rsidTr="00A063DC">
        <w:tc>
          <w:tcPr>
            <w:tcW w:w="10795" w:type="dxa"/>
            <w:gridSpan w:val="4"/>
          </w:tcPr>
          <w:p w14:paraId="530EDF63" w14:textId="31CCA3FC" w:rsidR="00670C20" w:rsidRDefault="002442C4" w:rsidP="00A572C6">
            <w:pPr>
              <w:ind w:right="-18"/>
              <w:rPr>
                <w:rFonts w:asciiTheme="minorHAnsi" w:hAnsiTheme="minorHAnsi"/>
                <w:b/>
                <w:sz w:val="18"/>
                <w:szCs w:val="18"/>
              </w:rPr>
            </w:pPr>
            <w:r>
              <w:rPr>
                <w:rFonts w:asciiTheme="minorHAnsi" w:hAnsiTheme="minorHAnsi"/>
                <w:b/>
                <w:sz w:val="18"/>
                <w:szCs w:val="18"/>
              </w:rPr>
              <w:t>D</w:t>
            </w:r>
            <w:r w:rsidR="00670C20" w:rsidRPr="00DD4CF0">
              <w:rPr>
                <w:rFonts w:asciiTheme="minorHAnsi" w:hAnsiTheme="minorHAnsi"/>
                <w:b/>
                <w:sz w:val="18"/>
                <w:szCs w:val="18"/>
              </w:rPr>
              <w:t xml:space="preserve">. Default Solar Heat Gain Coefficient (SHGC) Using </w:t>
            </w:r>
            <w:ins w:id="24" w:author="Shewmaker, Michael@Energy" w:date="2021-11-22T11:51:00Z">
              <w:r w:rsidR="006D2245">
                <w:rPr>
                  <w:rFonts w:asciiTheme="minorHAnsi" w:hAnsiTheme="minorHAnsi"/>
                  <w:b/>
                  <w:sz w:val="18"/>
                  <w:szCs w:val="18"/>
                </w:rPr>
                <w:t xml:space="preserve">Reference Appendices, Nonresidential Appendix NA6, </w:t>
              </w:r>
            </w:ins>
            <w:r w:rsidR="00670C20" w:rsidRPr="00DD4CF0">
              <w:rPr>
                <w:rFonts w:asciiTheme="minorHAnsi" w:hAnsiTheme="minorHAnsi"/>
                <w:b/>
                <w:sz w:val="18"/>
                <w:szCs w:val="18"/>
              </w:rPr>
              <w:t>Equation NA6-2</w:t>
            </w:r>
          </w:p>
          <w:p w14:paraId="272C80BC" w14:textId="77777777" w:rsidR="00670C20" w:rsidRDefault="00670C20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 w:rsidRPr="00B72168">
              <w:rPr>
                <w:rFonts w:asciiTheme="minorHAnsi" w:hAnsiTheme="minorHAnsi"/>
                <w:sz w:val="18"/>
                <w:szCs w:val="18"/>
              </w:rPr>
              <w:t>Equation NA6-2: SHGC</w:t>
            </w:r>
            <w:r w:rsidRPr="00B72168">
              <w:rPr>
                <w:rFonts w:asciiTheme="minorHAnsi" w:hAnsiTheme="minorHAnsi"/>
                <w:sz w:val="18"/>
                <w:szCs w:val="18"/>
                <w:vertAlign w:val="subscript"/>
              </w:rPr>
              <w:t>T</w:t>
            </w:r>
            <w:r w:rsidRPr="00B72168">
              <w:rPr>
                <w:rFonts w:asciiTheme="minorHAnsi" w:hAnsiTheme="minorHAnsi"/>
                <w:sz w:val="18"/>
                <w:szCs w:val="18"/>
              </w:rPr>
              <w:t xml:space="preserve"> = 0.08 + (0.86 x SHGC</w:t>
            </w:r>
            <w:r w:rsidRPr="00B72168">
              <w:rPr>
                <w:rFonts w:asciiTheme="minorHAnsi" w:hAnsiTheme="minorHAnsi"/>
                <w:sz w:val="18"/>
                <w:szCs w:val="18"/>
                <w:vertAlign w:val="subscript"/>
              </w:rPr>
              <w:t>C</w:t>
            </w:r>
            <w:r w:rsidRPr="00B72168">
              <w:rPr>
                <w:rFonts w:asciiTheme="minorHAnsi" w:hAnsiTheme="minorHAnsi"/>
                <w:sz w:val="18"/>
                <w:szCs w:val="18"/>
              </w:rPr>
              <w:t>)</w:t>
            </w:r>
          </w:p>
          <w:p w14:paraId="379C523B" w14:textId="7FC1365F" w:rsidR="0071010B" w:rsidRDefault="00A706FC" w:rsidP="00A572C6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71010B">
              <w:rPr>
                <w:rFonts w:asciiTheme="minorHAnsi" w:hAnsiTheme="minorHAnsi"/>
                <w:sz w:val="18"/>
                <w:szCs w:val="18"/>
              </w:rPr>
              <w:t xml:space="preserve">if parent CF1R = ADD, ALT, or NCB, </w:t>
            </w:r>
            <w:r>
              <w:rPr>
                <w:rFonts w:asciiTheme="minorHAnsi" w:hAnsiTheme="minorHAnsi"/>
                <w:sz w:val="18"/>
                <w:szCs w:val="18"/>
              </w:rPr>
              <w:t xml:space="preserve">require one row for each fenestration product for which the Proposed SHGC Source = </w:t>
            </w:r>
            <w:proofErr w:type="gramStart"/>
            <w:r>
              <w:rPr>
                <w:rFonts w:asciiTheme="minorHAnsi" w:hAnsiTheme="minorHAnsi"/>
                <w:sz w:val="18"/>
                <w:szCs w:val="18"/>
              </w:rPr>
              <w:t>NA6Equations</w:t>
            </w:r>
            <w:r w:rsidR="0071010B">
              <w:rPr>
                <w:rFonts w:asciiTheme="minorHAnsi" w:hAnsiTheme="minorHAnsi"/>
                <w:sz w:val="18"/>
                <w:szCs w:val="18"/>
              </w:rPr>
              <w:t>;</w:t>
            </w:r>
            <w:proofErr w:type="gramEnd"/>
          </w:p>
          <w:p w14:paraId="7C9CAEB8" w14:textId="1F6AB097" w:rsidR="00A706FC" w:rsidRPr="00B72168" w:rsidRDefault="0071010B" w:rsidP="00AD33BF">
            <w:pPr>
              <w:ind w:right="-18"/>
              <w:rPr>
                <w:rFonts w:asciiTheme="minorHAnsi" w:hAnsiTheme="minorHAnsi"/>
                <w:sz w:val="18"/>
                <w:szCs w:val="18"/>
              </w:rPr>
            </w:pPr>
            <w:r>
              <w:rPr>
                <w:rFonts w:asciiTheme="minorHAnsi" w:hAnsiTheme="minorHAnsi"/>
                <w:sz w:val="18"/>
                <w:szCs w:val="18"/>
              </w:rPr>
              <w:t xml:space="preserve">Elseif parent CF1R = PRF, require one row for each fenestration product for which </w:t>
            </w:r>
            <w:r w:rsidR="00AD33BF">
              <w:rPr>
                <w:rFonts w:asciiTheme="minorHAnsi" w:hAnsiTheme="minorHAnsi"/>
                <w:sz w:val="18"/>
                <w:szCs w:val="18"/>
              </w:rPr>
              <w:t>M09a_FenestrationCertificationMethod = NA6Equations</w:t>
            </w:r>
            <w:r w:rsidR="00AD253B">
              <w:rPr>
                <w:rFonts w:asciiTheme="minorHAnsi" w:hAnsiTheme="minorHAnsi"/>
                <w:sz w:val="18"/>
                <w:szCs w:val="18"/>
              </w:rPr>
              <w:t>; else display Section header and the default “This section does not apply” message</w:t>
            </w:r>
            <w:r w:rsidR="00A706FC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</w:tr>
      <w:tr w:rsidR="00670C20" w14:paraId="32FAA602" w14:textId="77777777" w:rsidTr="00A063DC">
        <w:tc>
          <w:tcPr>
            <w:tcW w:w="2695" w:type="dxa"/>
          </w:tcPr>
          <w:p w14:paraId="5094EBA9" w14:textId="77777777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01</w:t>
            </w:r>
          </w:p>
        </w:tc>
        <w:tc>
          <w:tcPr>
            <w:tcW w:w="2696" w:type="dxa"/>
          </w:tcPr>
          <w:p w14:paraId="7C218B42" w14:textId="77777777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02</w:t>
            </w:r>
          </w:p>
        </w:tc>
        <w:tc>
          <w:tcPr>
            <w:tcW w:w="2614" w:type="dxa"/>
          </w:tcPr>
          <w:p w14:paraId="2DE84D27" w14:textId="77777777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03</w:t>
            </w:r>
          </w:p>
        </w:tc>
        <w:tc>
          <w:tcPr>
            <w:tcW w:w="2790" w:type="dxa"/>
          </w:tcPr>
          <w:p w14:paraId="43E4937B" w14:textId="77777777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04</w:t>
            </w:r>
          </w:p>
        </w:tc>
      </w:tr>
      <w:tr w:rsidR="00670C20" w14:paraId="10AFAAF2" w14:textId="77777777" w:rsidTr="00A063DC">
        <w:tc>
          <w:tcPr>
            <w:tcW w:w="2695" w:type="dxa"/>
            <w:vAlign w:val="bottom"/>
          </w:tcPr>
          <w:p w14:paraId="54BF69C6" w14:textId="77777777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Tag/Identification</w:t>
            </w:r>
          </w:p>
        </w:tc>
        <w:tc>
          <w:tcPr>
            <w:tcW w:w="2696" w:type="dxa"/>
            <w:vAlign w:val="bottom"/>
          </w:tcPr>
          <w:p w14:paraId="514A3259" w14:textId="77777777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Center of Glass SHGC</w:t>
            </w:r>
          </w:p>
          <w:p w14:paraId="4E49C2F8" w14:textId="3C16E62E" w:rsidR="00005238" w:rsidRPr="008B0C48" w:rsidRDefault="00005238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(SHGC</w:t>
            </w:r>
            <w:r w:rsidRPr="008B0C48">
              <w:rPr>
                <w:rFonts w:asciiTheme="minorHAnsi" w:hAnsiTheme="minorHAnsi"/>
                <w:sz w:val="18"/>
                <w:szCs w:val="18"/>
                <w:vertAlign w:val="subscript"/>
              </w:rPr>
              <w:t>C</w:t>
            </w:r>
            <w:r w:rsidRPr="008B0C48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  <w:tc>
          <w:tcPr>
            <w:tcW w:w="2614" w:type="dxa"/>
            <w:vAlign w:val="bottom"/>
          </w:tcPr>
          <w:p w14:paraId="7EC98F76" w14:textId="77777777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Source</w:t>
            </w:r>
          </w:p>
        </w:tc>
        <w:tc>
          <w:tcPr>
            <w:tcW w:w="2790" w:type="dxa"/>
            <w:vAlign w:val="bottom"/>
          </w:tcPr>
          <w:p w14:paraId="20B91751" w14:textId="77777777" w:rsidR="00670C20" w:rsidRPr="008B0C48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Total Performance SHGC</w:t>
            </w:r>
          </w:p>
          <w:p w14:paraId="1591AD3D" w14:textId="5C522220" w:rsidR="00005238" w:rsidRPr="008B0C48" w:rsidRDefault="00005238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(SHGC</w:t>
            </w:r>
            <w:r w:rsidRPr="008B0C48">
              <w:rPr>
                <w:rFonts w:asciiTheme="minorHAnsi" w:hAnsiTheme="minorHAnsi"/>
                <w:sz w:val="18"/>
                <w:szCs w:val="18"/>
                <w:vertAlign w:val="subscript"/>
              </w:rPr>
              <w:t>T</w:t>
            </w:r>
            <w:r w:rsidRPr="008B0C48">
              <w:rPr>
                <w:rFonts w:asciiTheme="minorHAnsi" w:hAnsiTheme="minorHAnsi"/>
                <w:sz w:val="18"/>
                <w:szCs w:val="18"/>
              </w:rPr>
              <w:t>)</w:t>
            </w:r>
          </w:p>
        </w:tc>
      </w:tr>
      <w:tr w:rsidR="00670C20" w14:paraId="49285304" w14:textId="77777777" w:rsidTr="00A063DC">
        <w:tc>
          <w:tcPr>
            <w:tcW w:w="2695" w:type="dxa"/>
          </w:tcPr>
          <w:p w14:paraId="3E3DB8B7" w14:textId="624CCA17" w:rsidR="00670C20" w:rsidRPr="008B0C48" w:rsidRDefault="00CF5F00" w:rsidP="005D04F2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&lt;&lt;</w:t>
            </w:r>
            <w:r w:rsidR="00C92C0E" w:rsidRPr="008B0C48">
              <w:rPr>
                <w:rFonts w:asciiTheme="minorHAnsi" w:hAnsiTheme="minorHAnsi"/>
                <w:sz w:val="18"/>
                <w:szCs w:val="18"/>
              </w:rPr>
              <w:t>reference value from B01</w:t>
            </w:r>
            <w:r w:rsidRPr="008B0C48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2696" w:type="dxa"/>
          </w:tcPr>
          <w:p w14:paraId="60E4242A" w14:textId="38C3A925" w:rsidR="00670C20" w:rsidRPr="008B0C48" w:rsidRDefault="00CF5F00" w:rsidP="00CF5F00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 xml:space="preserve">&lt;&lt;User input: number </w:t>
            </w:r>
            <w:proofErr w:type="spellStart"/>
            <w:r w:rsidRPr="008B0C48">
              <w:rPr>
                <w:rFonts w:asciiTheme="minorHAnsi" w:hAnsiTheme="minorHAnsi"/>
                <w:sz w:val="18"/>
                <w:szCs w:val="18"/>
              </w:rPr>
              <w:t>x.xx</w:t>
            </w:r>
            <w:proofErr w:type="spellEnd"/>
            <w:r w:rsidRPr="008B0C48">
              <w:rPr>
                <w:rFonts w:asciiTheme="minorHAnsi" w:hAnsiTheme="minorHAnsi"/>
                <w:sz w:val="18"/>
                <w:szCs w:val="18"/>
              </w:rPr>
              <w:t>&gt;&gt;</w:t>
            </w:r>
          </w:p>
        </w:tc>
        <w:tc>
          <w:tcPr>
            <w:tcW w:w="2614" w:type="dxa"/>
          </w:tcPr>
          <w:p w14:paraId="02E8A9E4" w14:textId="77777777" w:rsidR="00670C20" w:rsidRPr="008B0C48" w:rsidRDefault="00CF5F0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&lt;&lt;user pick from list:</w:t>
            </w:r>
          </w:p>
          <w:p w14:paraId="4126AB9A" w14:textId="77777777" w:rsidR="00CF5F00" w:rsidRPr="008B0C48" w:rsidRDefault="00CF5F0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 xml:space="preserve">*Manufacturer spec </w:t>
            </w:r>
            <w:proofErr w:type="gramStart"/>
            <w:r w:rsidRPr="008B0C48">
              <w:rPr>
                <w:rFonts w:asciiTheme="minorHAnsi" w:hAnsiTheme="minorHAnsi"/>
                <w:sz w:val="18"/>
                <w:szCs w:val="18"/>
              </w:rPr>
              <w:t>sheet;</w:t>
            </w:r>
            <w:proofErr w:type="gramEnd"/>
          </w:p>
          <w:p w14:paraId="2B4C3760" w14:textId="1F30BFFA" w:rsidR="00CF5F00" w:rsidRPr="008B0C48" w:rsidRDefault="00CF5F0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*</w:t>
            </w:r>
            <w:r w:rsidR="00A572C6" w:rsidRPr="008B0C48">
              <w:rPr>
                <w:rFonts w:asciiTheme="minorHAnsi" w:hAnsiTheme="minorHAnsi"/>
                <w:sz w:val="18"/>
                <w:szCs w:val="18"/>
              </w:rPr>
              <w:t>CMAST&gt;&gt;</w:t>
            </w:r>
          </w:p>
        </w:tc>
        <w:tc>
          <w:tcPr>
            <w:tcW w:w="2790" w:type="dxa"/>
          </w:tcPr>
          <w:p w14:paraId="3588116E" w14:textId="77777777" w:rsidR="00670C20" w:rsidRPr="008B0C48" w:rsidRDefault="00CF5F0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>&lt;&lt;calculated value:</w:t>
            </w:r>
          </w:p>
          <w:p w14:paraId="25F528BB" w14:textId="004898AD" w:rsidR="00CF5F00" w:rsidRPr="008B0C48" w:rsidRDefault="00CF5F00" w:rsidP="003D417A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r w:rsidRPr="008B0C48">
              <w:rPr>
                <w:rFonts w:asciiTheme="minorHAnsi" w:hAnsiTheme="minorHAnsi"/>
                <w:sz w:val="18"/>
                <w:szCs w:val="18"/>
              </w:rPr>
              <w:t xml:space="preserve">0.08 + (0.86 * </w:t>
            </w:r>
            <w:r w:rsidR="002442C4" w:rsidRPr="008B0C48">
              <w:rPr>
                <w:rFonts w:asciiTheme="minorHAnsi" w:hAnsiTheme="minorHAnsi"/>
                <w:sz w:val="18"/>
                <w:szCs w:val="18"/>
              </w:rPr>
              <w:t>D</w:t>
            </w:r>
            <w:r w:rsidRPr="008B0C48">
              <w:rPr>
                <w:rFonts w:asciiTheme="minorHAnsi" w:hAnsiTheme="minorHAnsi"/>
                <w:sz w:val="18"/>
                <w:szCs w:val="18"/>
              </w:rPr>
              <w:t>0</w:t>
            </w:r>
            <w:r w:rsidR="003D417A" w:rsidRPr="008B0C48">
              <w:rPr>
                <w:rFonts w:asciiTheme="minorHAnsi" w:hAnsiTheme="minorHAnsi"/>
                <w:sz w:val="18"/>
                <w:szCs w:val="18"/>
              </w:rPr>
              <w:t>2</w:t>
            </w:r>
            <w:r w:rsidRPr="008B0C48">
              <w:rPr>
                <w:rFonts w:asciiTheme="minorHAnsi" w:hAnsiTheme="minorHAnsi"/>
                <w:sz w:val="18"/>
                <w:szCs w:val="18"/>
              </w:rPr>
              <w:t>)&gt;&gt;</w:t>
            </w:r>
          </w:p>
        </w:tc>
      </w:tr>
      <w:tr w:rsidR="00670C20" w14:paraId="3BE70A3A" w14:textId="77777777" w:rsidTr="00A063DC">
        <w:tc>
          <w:tcPr>
            <w:tcW w:w="2695" w:type="dxa"/>
          </w:tcPr>
          <w:p w14:paraId="2B05AC6D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696" w:type="dxa"/>
          </w:tcPr>
          <w:p w14:paraId="13B4A1A0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614" w:type="dxa"/>
          </w:tcPr>
          <w:p w14:paraId="13A92A4E" w14:textId="77777777" w:rsidR="00670C20" w:rsidRDefault="00670C20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</w:p>
        </w:tc>
        <w:tc>
          <w:tcPr>
            <w:tcW w:w="2790" w:type="dxa"/>
          </w:tcPr>
          <w:p w14:paraId="5BC8A822" w14:textId="125439CE" w:rsidR="00670C20" w:rsidRDefault="00CB05F3" w:rsidP="00A572C6">
            <w:pPr>
              <w:ind w:right="-18"/>
              <w:jc w:val="center"/>
              <w:rPr>
                <w:rFonts w:asciiTheme="minorHAnsi" w:hAnsiTheme="minorHAnsi"/>
                <w:sz w:val="18"/>
                <w:szCs w:val="18"/>
              </w:rPr>
            </w:pPr>
            <w:proofErr w:type="spellStart"/>
            <w:r>
              <w:rPr>
                <w:rFonts w:asciiTheme="minorHAnsi" w:hAnsiTheme="minorHAnsi"/>
                <w:sz w:val="18"/>
                <w:szCs w:val="18"/>
              </w:rPr>
              <w:t>x.xx</w:t>
            </w:r>
            <w:proofErr w:type="spellEnd"/>
          </w:p>
        </w:tc>
      </w:tr>
    </w:tbl>
    <w:p w14:paraId="33417ACE" w14:textId="77777777" w:rsidR="009125C3" w:rsidRDefault="009125C3" w:rsidP="006D2245">
      <w:pPr>
        <w:rPr>
          <w:rFonts w:asciiTheme="minorHAnsi" w:hAnsiTheme="minorHAnsi"/>
        </w:rPr>
      </w:pPr>
    </w:p>
    <w:sectPr w:rsidR="009125C3" w:rsidSect="009A799F">
      <w:headerReference w:type="even" r:id="rId20"/>
      <w:headerReference w:type="default" r:id="rId21"/>
      <w:headerReference w:type="first" r:id="rId22"/>
      <w:pgSz w:w="12240" w:h="15840"/>
      <w:pgMar w:top="720" w:right="720" w:bottom="720" w:left="720" w:header="576" w:footer="432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2DED1" w14:textId="77777777" w:rsidR="007073DC" w:rsidRDefault="007073DC" w:rsidP="004C1520">
      <w:pPr>
        <w:pStyle w:val="BodyTextIndent"/>
      </w:pPr>
      <w:r>
        <w:separator/>
      </w:r>
    </w:p>
  </w:endnote>
  <w:endnote w:type="continuationSeparator" w:id="0">
    <w:p w14:paraId="593AED22" w14:textId="77777777" w:rsidR="007073DC" w:rsidRDefault="007073DC" w:rsidP="004C1520">
      <w:pPr>
        <w:pStyle w:val="BodyTextIndent"/>
      </w:pPr>
      <w:r>
        <w:continuationSeparator/>
      </w:r>
    </w:p>
  </w:endnote>
  <w:endnote w:type="continuationNotice" w:id="1">
    <w:p w14:paraId="01937C82" w14:textId="77777777" w:rsidR="007073DC" w:rsidRDefault="007073D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Univers (W1)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-Black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B11789" w14:textId="77777777" w:rsidR="00534BD8" w:rsidRDefault="009A72A6" w:rsidP="00534BD8">
    <w:pPr>
      <w:pBdr>
        <w:top w:val="single" w:sz="4" w:space="1" w:color="auto"/>
      </w:pBdr>
      <w:tabs>
        <w:tab w:val="center" w:pos="4320"/>
        <w:tab w:val="left" w:pos="8550"/>
        <w:tab w:val="left" w:pos="11520"/>
      </w:tabs>
      <w:ind w:left="-90"/>
      <w:rPr>
        <w:rFonts w:ascii="Calibri" w:hAnsi="Calibri"/>
      </w:rPr>
    </w:pPr>
    <w:r w:rsidRPr="009D6FA8">
      <w:rPr>
        <w:rFonts w:ascii="Calibri" w:hAnsi="Calibri"/>
      </w:rPr>
      <w:t>Registration Number:</w:t>
    </w:r>
    <w:r>
      <w:rPr>
        <w:rFonts w:ascii="Calibri" w:hAnsi="Calibri"/>
      </w:rPr>
      <w:tab/>
    </w:r>
    <w:r w:rsidRPr="009D6FA8">
      <w:rPr>
        <w:rFonts w:ascii="Calibri" w:hAnsi="Calibri"/>
      </w:rPr>
      <w:t>Registration Date/Time:</w:t>
    </w:r>
    <w:r>
      <w:rPr>
        <w:rFonts w:ascii="Calibri" w:hAnsi="Calibri"/>
      </w:rPr>
      <w:t xml:space="preserve"> </w:t>
    </w:r>
    <w:r>
      <w:rPr>
        <w:rFonts w:ascii="Calibri" w:hAnsi="Calibri"/>
      </w:rPr>
      <w:tab/>
    </w:r>
    <w:r w:rsidRPr="009D6FA8">
      <w:rPr>
        <w:rFonts w:ascii="Calibri" w:hAnsi="Calibri"/>
      </w:rPr>
      <w:t>HERS Provider:</w:t>
    </w:r>
  </w:p>
  <w:p w14:paraId="0A5561ED" w14:textId="621185BA" w:rsidR="009A72A6" w:rsidRPr="009A72A6" w:rsidRDefault="009A72A6" w:rsidP="00FF3611">
    <w:pPr>
      <w:pBdr>
        <w:top w:val="single" w:sz="4" w:space="1" w:color="auto"/>
      </w:pBdr>
      <w:tabs>
        <w:tab w:val="center" w:pos="4320"/>
        <w:tab w:val="left" w:pos="9720"/>
        <w:tab w:val="left" w:pos="11520"/>
      </w:tabs>
      <w:ind w:left="-90"/>
      <w:rPr>
        <w:rFonts w:ascii="Calibri" w:hAnsi="Calibri"/>
      </w:rPr>
    </w:pPr>
    <w:r w:rsidRPr="009D6FA8">
      <w:rPr>
        <w:rFonts w:ascii="Calibri" w:hAnsi="Calibri"/>
      </w:rPr>
      <w:t>CA Building Energy Efficiency Standards - 2022 Residential Compliance</w:t>
    </w:r>
    <w:r>
      <w:tab/>
    </w:r>
    <w:r w:rsidRPr="009D6FA8">
      <w:rPr>
        <w:rFonts w:ascii="Calibri" w:hAnsi="Calibri"/>
      </w:rPr>
      <w:t>January 2022</w:t>
    </w:r>
  </w:p>
  <w:p w14:paraId="33417AE2" w14:textId="5C11DD25" w:rsidR="00242420" w:rsidRPr="009A72A6" w:rsidRDefault="00242420" w:rsidP="009A72A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D" w14:textId="6771B774" w:rsidR="00242420" w:rsidRDefault="00242420" w:rsidP="001A0900">
    <w:pPr>
      <w:pBdr>
        <w:top w:val="single" w:sz="4" w:space="1" w:color="auto"/>
      </w:pBdr>
      <w:tabs>
        <w:tab w:val="center" w:pos="5760"/>
        <w:tab w:val="right" w:pos="10710"/>
        <w:tab w:val="right" w:pos="14400"/>
      </w:tabs>
      <w:ind w:left="-90" w:right="54"/>
      <w:rPr>
        <w:rFonts w:ascii="Calibri" w:hAnsi="Calibri"/>
        <w:sz w:val="18"/>
        <w:szCs w:val="18"/>
      </w:rPr>
    </w:pPr>
    <w:r w:rsidRPr="00BD3F16">
      <w:rPr>
        <w:rFonts w:ascii="Calibri" w:hAnsi="Calibri"/>
        <w:sz w:val="18"/>
        <w:szCs w:val="18"/>
      </w:rPr>
      <w:t>CA Building Energy Efficiency Standards - 20</w:t>
    </w:r>
    <w:ins w:id="18" w:author="Alhabibi, Haider@Energy" w:date="2021-08-17T13:25:00Z">
      <w:r w:rsidR="006955F1">
        <w:rPr>
          <w:rFonts w:ascii="Calibri" w:hAnsi="Calibri"/>
          <w:sz w:val="18"/>
          <w:szCs w:val="18"/>
        </w:rPr>
        <w:t>22</w:t>
      </w:r>
    </w:ins>
    <w:del w:id="19" w:author="Alhabibi, Haider@Energy" w:date="2021-08-17T13:25:00Z">
      <w:r w:rsidRPr="00BD3F16" w:rsidDel="006955F1">
        <w:rPr>
          <w:rFonts w:ascii="Calibri" w:hAnsi="Calibri"/>
          <w:sz w:val="18"/>
          <w:szCs w:val="18"/>
        </w:rPr>
        <w:delText>1</w:delText>
      </w:r>
      <w:r w:rsidDel="006955F1">
        <w:rPr>
          <w:rFonts w:ascii="Calibri" w:hAnsi="Calibri"/>
          <w:sz w:val="18"/>
          <w:szCs w:val="18"/>
        </w:rPr>
        <w:delText>9</w:delText>
      </w:r>
    </w:del>
    <w:r w:rsidRPr="00BD3F16">
      <w:rPr>
        <w:rFonts w:ascii="Calibri" w:hAnsi="Calibri"/>
        <w:sz w:val="18"/>
        <w:szCs w:val="18"/>
      </w:rPr>
      <w:t xml:space="preserve"> Residential Compliance</w:t>
    </w:r>
    <w:r w:rsidRPr="00BD3F16">
      <w:rPr>
        <w:rFonts w:ascii="Calibri" w:hAnsi="Calibri"/>
        <w:sz w:val="18"/>
        <w:szCs w:val="18"/>
      </w:rPr>
      <w:tab/>
    </w:r>
    <w:r w:rsidRPr="00BD3F16">
      <w:rPr>
        <w:rFonts w:ascii="Calibri" w:hAnsi="Calibri"/>
        <w:sz w:val="18"/>
        <w:szCs w:val="18"/>
      </w:rPr>
      <w:tab/>
    </w:r>
    <w:r>
      <w:rPr>
        <w:rFonts w:ascii="Calibri" w:hAnsi="Calibri"/>
        <w:sz w:val="18"/>
        <w:szCs w:val="18"/>
      </w:rPr>
      <w:t>January 20</w:t>
    </w:r>
    <w:ins w:id="20" w:author="Alhabibi, Haider@Energy" w:date="2021-08-17T13:25:00Z">
      <w:r w:rsidR="006955F1">
        <w:rPr>
          <w:rFonts w:ascii="Calibri" w:hAnsi="Calibri"/>
          <w:sz w:val="18"/>
          <w:szCs w:val="18"/>
        </w:rPr>
        <w:t>22</w:t>
      </w:r>
    </w:ins>
    <w:del w:id="21" w:author="Alhabibi, Haider@Energy" w:date="2021-08-17T13:25:00Z">
      <w:r w:rsidDel="006955F1">
        <w:rPr>
          <w:rFonts w:ascii="Calibri" w:hAnsi="Calibri"/>
          <w:sz w:val="18"/>
          <w:szCs w:val="18"/>
        </w:rPr>
        <w:delText>19</w:delText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5D9DBE" w14:textId="77777777" w:rsidR="007073DC" w:rsidRDefault="007073DC" w:rsidP="004C1520">
      <w:pPr>
        <w:pStyle w:val="BodyTextIndent"/>
      </w:pPr>
      <w:r>
        <w:separator/>
      </w:r>
    </w:p>
  </w:footnote>
  <w:footnote w:type="continuationSeparator" w:id="0">
    <w:p w14:paraId="1DE06053" w14:textId="77777777" w:rsidR="007073DC" w:rsidRDefault="007073DC" w:rsidP="004C1520">
      <w:pPr>
        <w:pStyle w:val="BodyTextIndent"/>
      </w:pPr>
      <w:r>
        <w:continuationSeparator/>
      </w:r>
    </w:p>
  </w:footnote>
  <w:footnote w:type="continuationNotice" w:id="1">
    <w:p w14:paraId="6E8EDA9A" w14:textId="77777777" w:rsidR="007073DC" w:rsidRDefault="007073DC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D3" w14:textId="77777777" w:rsidR="00242420" w:rsidRDefault="007073DC">
    <w:pPr>
      <w:pStyle w:val="Header"/>
    </w:pPr>
    <w:r>
      <w:rPr>
        <w:noProof/>
      </w:rPr>
      <w:pict w14:anchorId="33417AF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6" o:spid="_x0000_s2050" type="#_x0000_t75" style="position:absolute;left:0;text-align:left;margin-left:0;margin-top:0;width:10in;height:540pt;z-index:-251658239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F855E" w14:textId="77777777" w:rsidR="002D5524" w:rsidRPr="002D5524" w:rsidRDefault="002D5524" w:rsidP="002D5524">
    <w:pPr>
      <w:pStyle w:val="Header"/>
      <w:ind w:left="360"/>
      <w:jc w:val="center"/>
      <w:rPr>
        <w:rFonts w:ascii="Arial" w:hAnsi="Arial" w:cs="Arial"/>
        <w:caps/>
      </w:rPr>
    </w:pPr>
    <w:r w:rsidRPr="00BD3574">
      <w:rPr>
        <w:rFonts w:asciiTheme="minorHAnsi" w:hAnsiTheme="minorHAnsi" w:cstheme="minorHAnsi"/>
        <w:noProof/>
        <w:sz w:val="28"/>
        <w:szCs w:val="28"/>
      </w:rPr>
      <w:drawing>
        <wp:anchor distT="0" distB="0" distL="114300" distR="114300" simplePos="0" relativeHeight="251660296" behindDoc="0" locked="0" layoutInCell="1" allowOverlap="1" wp14:anchorId="4325A130" wp14:editId="15A57C84">
          <wp:simplePos x="0" y="0"/>
          <wp:positionH relativeFrom="column">
            <wp:posOffset>0</wp:posOffset>
          </wp:positionH>
          <wp:positionV relativeFrom="paragraph">
            <wp:posOffset>47625</wp:posOffset>
          </wp:positionV>
          <wp:extent cx="2532380" cy="566420"/>
          <wp:effectExtent l="0" t="0" r="0" b="0"/>
          <wp:wrapNone/>
          <wp:docPr id="4" name="Picture 4" descr="California Energy Commission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6" descr="California Energy Commission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32380" cy="566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2D5524">
      <w:t xml:space="preserve"> </w:t>
    </w:r>
    <w:r w:rsidRPr="002D5524">
      <w:rPr>
        <w:rFonts w:asciiTheme="minorHAnsi" w:hAnsiTheme="minorHAnsi" w:cstheme="minorHAnsi"/>
        <w:caps/>
        <w:noProof/>
        <w:sz w:val="28"/>
        <w:szCs w:val="28"/>
      </w:rPr>
      <w:t>Alternative Default Fenestration Procedure (NA6) Worksheet</w:t>
    </w:r>
  </w:p>
  <w:p w14:paraId="639C2C88" w14:textId="77777777" w:rsidR="002D5524" w:rsidRPr="004530E8" w:rsidRDefault="002D5524" w:rsidP="002D5524">
    <w:pPr>
      <w:pStyle w:val="Header"/>
      <w:ind w:left="360"/>
      <w:rPr>
        <w:rFonts w:ascii="Arial" w:hAnsi="Arial" w:cs="Arial"/>
      </w:rPr>
    </w:pPr>
    <w:r w:rsidRPr="0043401F">
      <w:rPr>
        <w:rFonts w:ascii="Arial" w:hAnsi="Arial" w:cs="Arial"/>
      </w:rPr>
      <w:ptab w:relativeTo="margin" w:alignment="center" w:leader="none"/>
    </w:r>
    <w:r w:rsidRPr="0043401F">
      <w:rPr>
        <w:rFonts w:ascii="Arial" w:hAnsi="Arial" w:cs="Arial"/>
      </w:rPr>
      <w:ptab w:relativeTo="margin" w:alignment="right" w:leader="none"/>
    </w:r>
    <w:r w:rsidRPr="00A1081B">
      <w:rPr>
        <w:rFonts w:asciiTheme="minorHAnsi" w:hAnsiTheme="minorHAnsi" w:cstheme="minorHAnsi"/>
        <w:sz w:val="28"/>
        <w:szCs w:val="28"/>
      </w:rPr>
      <w:t>CEC-</w:t>
    </w:r>
    <w:r w:rsidRPr="002D5524">
      <w:t xml:space="preserve"> </w:t>
    </w:r>
    <w:r w:rsidRPr="002D5524">
      <w:rPr>
        <w:rFonts w:asciiTheme="minorHAnsi" w:hAnsiTheme="minorHAnsi" w:cstheme="minorHAnsi"/>
        <w:sz w:val="28"/>
        <w:szCs w:val="28"/>
      </w:rPr>
      <w:t>CF1R-ENV-05-E</w:t>
    </w:r>
    <w:r>
      <w:rPr>
        <w:rFonts w:asciiTheme="minorHAnsi" w:hAnsiTheme="minorHAnsi" w:cstheme="minorHAnsi"/>
        <w:sz w:val="28"/>
        <w:szCs w:val="28"/>
      </w:rPr>
      <w:t xml:space="preserve"> </w:t>
    </w:r>
  </w:p>
  <w:p w14:paraId="79653EE3" w14:textId="77777777" w:rsidR="002D5524" w:rsidRDefault="002D5524" w:rsidP="002D5524">
    <w:pPr>
      <w:pStyle w:val="Header"/>
      <w:ind w:left="360"/>
      <w:rPr>
        <w:rFonts w:ascii="Arial" w:hAnsi="Arial" w:cs="Arial"/>
      </w:rPr>
    </w:pPr>
  </w:p>
  <w:p w14:paraId="3C2A705E" w14:textId="77777777" w:rsidR="002D5524" w:rsidRDefault="002D5524" w:rsidP="002D5524">
    <w:pPr>
      <w:ind w:left="360"/>
      <w:rPr>
        <w:rFonts w:cstheme="minorHAnsi"/>
        <w:b/>
        <w:bCs/>
        <w:i/>
        <w:iCs/>
        <w:sz w:val="28"/>
        <w:szCs w:val="28"/>
      </w:rPr>
    </w:pPr>
    <w:r w:rsidRPr="0043401F">
      <w:rPr>
        <w:rFonts w:ascii="Arial" w:hAnsi="Arial" w:cs="Arial"/>
      </w:rPr>
      <w:ptab w:relativeTo="margin" w:alignment="center" w:leader="none"/>
    </w:r>
    <w:r w:rsidRPr="00570169">
      <w:rPr>
        <w:rFonts w:cstheme="minorHAnsi"/>
        <w:b/>
        <w:bCs/>
        <w:i/>
        <w:iCs/>
        <w:sz w:val="28"/>
        <w:szCs w:val="28"/>
      </w:rPr>
      <w:t>SAMPLE FORM – NOT VALID FOR SUBMISSION TO BUILDING DEPARTMENTS</w:t>
    </w:r>
  </w:p>
  <w:p w14:paraId="33417AE0" w14:textId="77777777" w:rsidR="00242420" w:rsidRPr="002D5524" w:rsidRDefault="00242420" w:rsidP="002D5524">
    <w:pPr>
      <w:pStyle w:val="Header"/>
      <w:ind w:left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4" w14:textId="77777777" w:rsidR="00242420" w:rsidRDefault="007073DC">
    <w:pPr>
      <w:pStyle w:val="Header"/>
    </w:pPr>
    <w:r>
      <w:rPr>
        <w:noProof/>
      </w:rPr>
      <w:pict w14:anchorId="33417AF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5" o:spid="_x0000_s2049" type="#_x0000_t75" style="position:absolute;left:0;text-align:left;margin-left:0;margin-top:0;width:10in;height:540pt;z-index:-251658240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5" w14:textId="77777777" w:rsidR="00242420" w:rsidRDefault="007073DC">
    <w:pPr>
      <w:pStyle w:val="Header"/>
    </w:pPr>
    <w:r>
      <w:rPr>
        <w:noProof/>
      </w:rPr>
      <w:pict w14:anchorId="33417AF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9" o:spid="_x0000_s2053" type="#_x0000_t75" style="position:absolute;left:0;text-align:left;margin-left:0;margin-top:0;width:10in;height:540pt;z-index:-251658236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4" w:type="pct"/>
      <w:tblLook w:val="0020" w:firstRow="1" w:lastRow="0" w:firstColumn="0" w:lastColumn="0" w:noHBand="0" w:noVBand="0"/>
    </w:tblPr>
    <w:tblGrid>
      <w:gridCol w:w="7991"/>
      <w:gridCol w:w="2808"/>
    </w:tblGrid>
    <w:tr w:rsidR="0079177A" w:rsidRPr="00F85124" w14:paraId="48D8E983" w14:textId="77777777" w:rsidTr="00CA1032">
      <w:trPr>
        <w:trHeight w:val="288"/>
      </w:trPr>
      <w:tc>
        <w:tcPr>
          <w:tcW w:w="3700" w:type="pct"/>
        </w:tcPr>
        <w:p w14:paraId="56F539CC" w14:textId="77777777" w:rsidR="0079177A" w:rsidRPr="00561F68" w:rsidRDefault="0079177A" w:rsidP="0079177A">
          <w:pPr>
            <w:pStyle w:val="Style77"/>
            <w:rPr>
              <w:b/>
              <w:sz w:val="24"/>
              <w:szCs w:val="24"/>
            </w:rPr>
          </w:pPr>
          <w:r w:rsidRPr="00561F68">
            <w:rPr>
              <w:sz w:val="24"/>
              <w:szCs w:val="24"/>
            </w:rPr>
            <w:t>CERTIFICATE OF COMPLIANCE – USER INSTRUCTIONS</w:t>
          </w:r>
        </w:p>
      </w:tc>
      <w:tc>
        <w:tcPr>
          <w:tcW w:w="1300" w:type="pct"/>
        </w:tcPr>
        <w:p w14:paraId="18B73E2C" w14:textId="77777777" w:rsidR="0079177A" w:rsidRPr="00561F68" w:rsidRDefault="0079177A" w:rsidP="0079177A">
          <w:pPr>
            <w:pStyle w:val="Style78"/>
            <w:rPr>
              <w:b/>
              <w:sz w:val="24"/>
              <w:szCs w:val="24"/>
            </w:rPr>
          </w:pPr>
          <w:r w:rsidRPr="002D5524">
            <w:rPr>
              <w:sz w:val="24"/>
              <w:szCs w:val="24"/>
            </w:rPr>
            <w:t>CF1R-ENV-05-E</w:t>
          </w:r>
        </w:p>
      </w:tc>
    </w:tr>
    <w:tr w:rsidR="0079177A" w:rsidRPr="00F85124" w14:paraId="750013FD" w14:textId="77777777" w:rsidTr="00CA1032">
      <w:trPr>
        <w:trHeight w:val="288"/>
      </w:trPr>
      <w:tc>
        <w:tcPr>
          <w:tcW w:w="3700" w:type="pct"/>
        </w:tcPr>
        <w:p w14:paraId="44832407" w14:textId="77777777" w:rsidR="0079177A" w:rsidRPr="00561F68" w:rsidRDefault="0079177A" w:rsidP="0079177A">
          <w:pPr>
            <w:pStyle w:val="Style77"/>
            <w:rPr>
              <w:sz w:val="24"/>
              <w:szCs w:val="24"/>
            </w:rPr>
          </w:pPr>
          <w:r w:rsidRPr="002D5524">
            <w:rPr>
              <w:sz w:val="24"/>
              <w:szCs w:val="24"/>
            </w:rPr>
            <w:t>Alternative Default Fenestration Procedure (NA6) Worksheet</w:t>
          </w:r>
        </w:p>
      </w:tc>
      <w:tc>
        <w:tcPr>
          <w:tcW w:w="1300" w:type="pct"/>
        </w:tcPr>
        <w:p w14:paraId="7609E76C" w14:textId="0499C5AD" w:rsidR="0079177A" w:rsidRPr="00561F68" w:rsidRDefault="0079177A" w:rsidP="0079177A">
          <w:pPr>
            <w:pStyle w:val="Style78"/>
            <w:rPr>
              <w:sz w:val="24"/>
              <w:szCs w:val="24"/>
            </w:rPr>
          </w:pPr>
          <w:r w:rsidRPr="00561F68">
            <w:rPr>
              <w:sz w:val="24"/>
              <w:szCs w:val="24"/>
            </w:rPr>
            <w:tab/>
            <w:t xml:space="preserve">(Page </w:t>
          </w:r>
          <w:r w:rsidRPr="00561F68">
            <w:rPr>
              <w:sz w:val="24"/>
              <w:szCs w:val="24"/>
            </w:rPr>
            <w:fldChar w:fldCharType="begin"/>
          </w:r>
          <w:r w:rsidRPr="00561F68">
            <w:rPr>
              <w:sz w:val="24"/>
              <w:szCs w:val="24"/>
            </w:rPr>
            <w:instrText xml:space="preserve"> PAGE   \* MERGEFORMAT </w:instrText>
          </w:r>
          <w:r w:rsidRPr="00561F68">
            <w:rPr>
              <w:sz w:val="24"/>
              <w:szCs w:val="24"/>
            </w:rPr>
            <w:fldChar w:fldCharType="separate"/>
          </w:r>
          <w:r w:rsidRPr="00561F68">
            <w:rPr>
              <w:noProof/>
              <w:sz w:val="24"/>
              <w:szCs w:val="24"/>
            </w:rPr>
            <w:t>8</w:t>
          </w:r>
          <w:r w:rsidRPr="00561F68">
            <w:rPr>
              <w:noProof/>
              <w:sz w:val="24"/>
              <w:szCs w:val="24"/>
            </w:rPr>
            <w:fldChar w:fldCharType="end"/>
          </w:r>
          <w:r w:rsidRPr="00561F68">
            <w:rPr>
              <w:sz w:val="24"/>
              <w:szCs w:val="24"/>
            </w:rPr>
            <w:t xml:space="preserve"> of </w:t>
          </w:r>
          <w:r w:rsidRPr="00561F68">
            <w:rPr>
              <w:noProof/>
              <w:sz w:val="24"/>
              <w:szCs w:val="24"/>
            </w:rPr>
            <w:fldChar w:fldCharType="begin"/>
          </w:r>
          <w:r w:rsidRPr="00561F68">
            <w:rPr>
              <w:noProof/>
              <w:sz w:val="24"/>
              <w:szCs w:val="24"/>
            </w:rPr>
            <w:instrText xml:space="preserve"> SECTIONPAGES   \* MERGEFORMAT </w:instrText>
          </w:r>
          <w:r w:rsidRPr="00561F68">
            <w:rPr>
              <w:noProof/>
              <w:sz w:val="24"/>
              <w:szCs w:val="24"/>
            </w:rPr>
            <w:fldChar w:fldCharType="separate"/>
          </w:r>
          <w:r>
            <w:rPr>
              <w:noProof/>
              <w:sz w:val="24"/>
              <w:szCs w:val="24"/>
            </w:rPr>
            <w:t>1</w:t>
          </w:r>
          <w:r w:rsidRPr="00561F68">
            <w:rPr>
              <w:noProof/>
              <w:sz w:val="24"/>
              <w:szCs w:val="24"/>
            </w:rPr>
            <w:fldChar w:fldCharType="end"/>
          </w:r>
          <w:r w:rsidRPr="00561F68">
            <w:rPr>
              <w:sz w:val="24"/>
              <w:szCs w:val="24"/>
            </w:rPr>
            <w:t>)</w:t>
          </w:r>
        </w:p>
      </w:tc>
    </w:tr>
  </w:tbl>
  <w:p w14:paraId="33417AEC" w14:textId="5B85535E" w:rsidR="00242420" w:rsidRPr="00172ED6" w:rsidRDefault="007073DC" w:rsidP="00FA3D0F">
    <w:pPr>
      <w:rPr>
        <w:szCs w:val="8"/>
      </w:rPr>
    </w:pPr>
    <w:r>
      <w:rPr>
        <w:rFonts w:ascii="Calibri" w:hAnsi="Calibri"/>
        <w:bCs/>
        <w:noProof/>
      </w:rPr>
      <w:pict w14:anchorId="33417A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0" o:spid="_x0000_s2059" type="#_x0000_t75" style="position:absolute;margin-left:0;margin-top:0;width:10in;height:540pt;z-index:-251658235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EF" w14:textId="77777777" w:rsidR="00242420" w:rsidRDefault="007073DC">
    <w:pPr>
      <w:pStyle w:val="Header"/>
    </w:pPr>
    <w:r>
      <w:rPr>
        <w:noProof/>
      </w:rPr>
      <w:pict w14:anchorId="33417B0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68" o:spid="_x0000_s2052" type="#_x0000_t75" style="position:absolute;left:0;text-align:left;margin-left:0;margin-top:0;width:10in;height:540pt;z-index:-251658237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F0" w14:textId="77777777" w:rsidR="00242420" w:rsidRDefault="007073DC">
    <w:pPr>
      <w:pStyle w:val="Header"/>
    </w:pPr>
    <w:r>
      <w:rPr>
        <w:noProof/>
      </w:rPr>
      <w:pict w14:anchorId="33417B0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2" o:spid="_x0000_s2056" type="#_x0000_t75" style="position:absolute;left:0;text-align:left;margin-left:0;margin-top:0;width:10in;height:540pt;z-index:-251658233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4989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8066"/>
      <w:gridCol w:w="2700"/>
    </w:tblGrid>
    <w:tr w:rsidR="00242420" w:rsidRPr="00FA3D0F" w14:paraId="33417AF3" w14:textId="77777777" w:rsidTr="009A799F">
      <w:trPr>
        <w:cantSplit/>
        <w:trHeight w:val="288"/>
      </w:trPr>
      <w:tc>
        <w:tcPr>
          <w:tcW w:w="3746" w:type="pct"/>
          <w:tcBorders>
            <w:right w:val="nil"/>
          </w:tcBorders>
          <w:vAlign w:val="center"/>
        </w:tcPr>
        <w:p w14:paraId="33417AF1" w14:textId="72D0AC1B" w:rsidR="00242420" w:rsidRPr="00FA3D0F" w:rsidRDefault="00242420" w:rsidP="00FA3D0F">
          <w:pPr>
            <w:keepNext/>
            <w:outlineLvl w:val="0"/>
            <w:rPr>
              <w:rFonts w:ascii="Calibri" w:hAnsi="Calibri"/>
              <w:b/>
              <w:bCs/>
            </w:rPr>
          </w:pPr>
          <w:r w:rsidRPr="00FA3D0F">
            <w:rPr>
              <w:rFonts w:ascii="Calibri" w:hAnsi="Calibri"/>
              <w:bCs/>
            </w:rPr>
            <w:t>CERTIFICATE OF COMPLIANCE – DATA FIELD DEFINITIONS AND CALCULATIONS</w:t>
          </w:r>
        </w:p>
      </w:tc>
      <w:tc>
        <w:tcPr>
          <w:tcW w:w="1254" w:type="pct"/>
          <w:tcBorders>
            <w:left w:val="nil"/>
          </w:tcBorders>
          <w:tcMar>
            <w:left w:w="115" w:type="dxa"/>
            <w:right w:w="115" w:type="dxa"/>
          </w:tcMar>
          <w:vAlign w:val="center"/>
        </w:tcPr>
        <w:p w14:paraId="33417AF2" w14:textId="6B260F87" w:rsidR="00242420" w:rsidRPr="00FA3D0F" w:rsidRDefault="00242420" w:rsidP="00FA3D0F">
          <w:pPr>
            <w:keepNext/>
            <w:jc w:val="right"/>
            <w:outlineLvl w:val="0"/>
            <w:rPr>
              <w:rFonts w:ascii="Calibri" w:hAnsi="Calibri"/>
              <w:b/>
              <w:bCs/>
            </w:rPr>
          </w:pPr>
          <w:r w:rsidRPr="00FA3D0F">
            <w:rPr>
              <w:rFonts w:ascii="Calibri" w:hAnsi="Calibri"/>
              <w:bCs/>
            </w:rPr>
            <w:t>CF1R-</w:t>
          </w:r>
          <w:r>
            <w:rPr>
              <w:rFonts w:ascii="Calibri" w:hAnsi="Calibri"/>
              <w:bCs/>
            </w:rPr>
            <w:t>ENV-05</w:t>
          </w:r>
          <w:r w:rsidRPr="00FA3D0F">
            <w:rPr>
              <w:rFonts w:ascii="Calibri" w:hAnsi="Calibri"/>
              <w:bCs/>
            </w:rPr>
            <w:t>-E</w:t>
          </w:r>
        </w:p>
      </w:tc>
    </w:tr>
    <w:tr w:rsidR="00242420" w:rsidRPr="00FA3D0F" w14:paraId="33417AF6" w14:textId="77777777" w:rsidTr="009A799F">
      <w:trPr>
        <w:cantSplit/>
        <w:trHeight w:val="288"/>
      </w:trPr>
      <w:tc>
        <w:tcPr>
          <w:tcW w:w="3746" w:type="pct"/>
          <w:tcBorders>
            <w:right w:val="nil"/>
          </w:tcBorders>
        </w:tcPr>
        <w:p w14:paraId="33417AF4" w14:textId="2E2EAC73" w:rsidR="00242420" w:rsidRPr="00FA3D0F" w:rsidRDefault="00242420" w:rsidP="00FA3D0F">
          <w:pPr>
            <w:keepNext/>
            <w:outlineLvl w:val="0"/>
            <w:rPr>
              <w:rFonts w:ascii="Calibri" w:hAnsi="Calibri"/>
              <w:bCs/>
            </w:rPr>
          </w:pPr>
          <w:r>
            <w:rPr>
              <w:rFonts w:ascii="Calibri" w:hAnsi="Calibri"/>
              <w:bCs/>
            </w:rPr>
            <w:t>Alternative Default Fenestration Procedure (NA6) Worksheet)</w:t>
          </w:r>
        </w:p>
      </w:tc>
      <w:tc>
        <w:tcPr>
          <w:tcW w:w="1254" w:type="pct"/>
          <w:tcBorders>
            <w:left w:val="nil"/>
          </w:tcBorders>
        </w:tcPr>
        <w:p w14:paraId="33417AF5" w14:textId="5D2AB323" w:rsidR="00242420" w:rsidRPr="00FA3D0F" w:rsidRDefault="00242420" w:rsidP="00FA3D0F">
          <w:pPr>
            <w:keepNext/>
            <w:jc w:val="right"/>
            <w:outlineLvl w:val="0"/>
            <w:rPr>
              <w:rFonts w:ascii="Calibri" w:hAnsi="Calibri"/>
              <w:bCs/>
            </w:rPr>
          </w:pPr>
          <w:r w:rsidRPr="00FA3D0F">
            <w:rPr>
              <w:rFonts w:ascii="Calibri" w:hAnsi="Calibri"/>
              <w:bCs/>
            </w:rPr>
            <w:tab/>
            <w:t xml:space="preserve">(Page </w:t>
          </w:r>
          <w:r w:rsidRPr="00FA3D0F">
            <w:rPr>
              <w:rFonts w:ascii="Calibri" w:hAnsi="Calibri"/>
              <w:bCs/>
            </w:rPr>
            <w:fldChar w:fldCharType="begin"/>
          </w:r>
          <w:r w:rsidRPr="00FA3D0F">
            <w:rPr>
              <w:rFonts w:ascii="Calibri" w:hAnsi="Calibri"/>
              <w:bCs/>
            </w:rPr>
            <w:instrText xml:space="preserve"> PAGE   \* MERGEFORMAT </w:instrText>
          </w:r>
          <w:r w:rsidRPr="00FA3D0F">
            <w:rPr>
              <w:rFonts w:ascii="Calibri" w:hAnsi="Calibri"/>
              <w:bCs/>
            </w:rPr>
            <w:fldChar w:fldCharType="separate"/>
          </w:r>
          <w:r w:rsidR="001A61A0">
            <w:rPr>
              <w:rFonts w:ascii="Calibri" w:hAnsi="Calibri"/>
              <w:bCs/>
              <w:noProof/>
            </w:rPr>
            <w:t>1</w:t>
          </w:r>
          <w:r w:rsidRPr="00FA3D0F">
            <w:rPr>
              <w:rFonts w:ascii="Calibri" w:hAnsi="Calibri"/>
              <w:bCs/>
            </w:rPr>
            <w:fldChar w:fldCharType="end"/>
          </w:r>
          <w:r w:rsidRPr="00FA3D0F">
            <w:rPr>
              <w:rFonts w:ascii="Calibri" w:hAnsi="Calibri"/>
              <w:bCs/>
            </w:rPr>
            <w:t xml:space="preserve"> of </w:t>
          </w:r>
          <w:r>
            <w:rPr>
              <w:rFonts w:ascii="Calibri" w:hAnsi="Calibri"/>
              <w:bCs/>
              <w:noProof/>
            </w:rPr>
            <w:fldChar w:fldCharType="begin"/>
          </w:r>
          <w:r>
            <w:rPr>
              <w:rFonts w:ascii="Calibri" w:hAnsi="Calibri"/>
              <w:bCs/>
              <w:noProof/>
            </w:rPr>
            <w:instrText xml:space="preserve"> SECTIONPAGES   \* MERGEFORMAT </w:instrText>
          </w:r>
          <w:r>
            <w:rPr>
              <w:rFonts w:ascii="Calibri" w:hAnsi="Calibri"/>
              <w:bCs/>
              <w:noProof/>
            </w:rPr>
            <w:fldChar w:fldCharType="separate"/>
          </w:r>
          <w:r w:rsidR="002F52B9">
            <w:rPr>
              <w:rFonts w:ascii="Calibri" w:hAnsi="Calibri"/>
              <w:bCs/>
              <w:noProof/>
            </w:rPr>
            <w:t>2</w:t>
          </w:r>
          <w:r>
            <w:rPr>
              <w:rFonts w:ascii="Calibri" w:hAnsi="Calibri"/>
              <w:bCs/>
              <w:noProof/>
            </w:rPr>
            <w:fldChar w:fldCharType="end"/>
          </w:r>
          <w:r w:rsidRPr="00FA3D0F">
            <w:rPr>
              <w:rFonts w:ascii="Calibri" w:hAnsi="Calibri"/>
              <w:bCs/>
            </w:rPr>
            <w:t>)</w:t>
          </w:r>
        </w:p>
      </w:tc>
    </w:tr>
  </w:tbl>
  <w:p w14:paraId="33417AF7" w14:textId="4A6789A9" w:rsidR="00242420" w:rsidRPr="00221765" w:rsidRDefault="007073DC" w:rsidP="00FA3D0F">
    <w:pPr>
      <w:rPr>
        <w:szCs w:val="8"/>
      </w:rPr>
    </w:pPr>
    <w:r>
      <w:rPr>
        <w:rFonts w:ascii="Calibri" w:hAnsi="Calibri"/>
        <w:bCs/>
        <w:noProof/>
      </w:rPr>
      <w:pict w14:anchorId="33417B0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3" o:spid="_x0000_s2058" type="#_x0000_t75" style="position:absolute;margin-left:0;margin-top:0;width:10in;height:540pt;z-index:-251658232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17AF8" w14:textId="77777777" w:rsidR="00242420" w:rsidRDefault="007073DC">
    <w:pPr>
      <w:pStyle w:val="Header"/>
    </w:pPr>
    <w:r>
      <w:rPr>
        <w:noProof/>
      </w:rPr>
      <w:pict w14:anchorId="33417B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944271" o:spid="_x0000_s2055" type="#_x0000_t75" style="position:absolute;left:0;text-align:left;margin-left:0;margin-top:0;width:10in;height:540pt;z-index:-251658234;mso-position-horizontal:center;mso-position-horizontal-relative:margin;mso-position-vertical:center;mso-position-vertical-relative:margin" o:allowincell="f">
          <v:imagedata r:id="rId1" o:title="For information and data collection only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E"/>
    <w:multiLevelType w:val="singleLevel"/>
    <w:tmpl w:val="D904076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014027F6"/>
    <w:multiLevelType w:val="hybridMultilevel"/>
    <w:tmpl w:val="84CE39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704804"/>
    <w:multiLevelType w:val="hybridMultilevel"/>
    <w:tmpl w:val="242E76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ED163B"/>
    <w:multiLevelType w:val="hybridMultilevel"/>
    <w:tmpl w:val="1562AA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E3450C"/>
    <w:multiLevelType w:val="hybridMultilevel"/>
    <w:tmpl w:val="4D0E7518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43B6CA6"/>
    <w:multiLevelType w:val="hybridMultilevel"/>
    <w:tmpl w:val="68B2D48E"/>
    <w:lvl w:ilvl="0" w:tplc="D19617B0">
      <w:start w:val="1"/>
      <w:numFmt w:val="decimal"/>
      <w:lvlText w:val="%1."/>
      <w:lvlJc w:val="left"/>
      <w:pPr>
        <w:ind w:left="630" w:hanging="360"/>
      </w:pPr>
      <w:rPr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6" w15:restartNumberingAfterBreak="0">
    <w:nsid w:val="05F1145B"/>
    <w:multiLevelType w:val="hybridMultilevel"/>
    <w:tmpl w:val="3B68976A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78B1379"/>
    <w:multiLevelType w:val="hybridMultilevel"/>
    <w:tmpl w:val="10F25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8F2692B"/>
    <w:multiLevelType w:val="hybridMultilevel"/>
    <w:tmpl w:val="DD188F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767CAD"/>
    <w:multiLevelType w:val="multilevel"/>
    <w:tmpl w:val="26588134"/>
    <w:lvl w:ilvl="0">
      <w:start w:val="3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2">
      <w:start w:val="3"/>
      <w:numFmt w:val="decimal"/>
      <w:pStyle w:val="Heading3"/>
      <w:lvlText w:val="%1.%2.%3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6646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6646"/>
        </w:tabs>
        <w:ind w:left="-6646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6646" w:firstLine="0"/>
      </w:pPr>
      <w:rPr>
        <w:rFonts w:hint="default"/>
      </w:rPr>
    </w:lvl>
  </w:abstractNum>
  <w:abstractNum w:abstractNumId="10" w15:restartNumberingAfterBreak="0">
    <w:nsid w:val="0AE17938"/>
    <w:multiLevelType w:val="hybridMultilevel"/>
    <w:tmpl w:val="4DFE86E8"/>
    <w:lvl w:ilvl="0" w:tplc="1A0E0D92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C2B6E92"/>
    <w:multiLevelType w:val="hybridMultilevel"/>
    <w:tmpl w:val="47DC4F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E551370"/>
    <w:multiLevelType w:val="hybridMultilevel"/>
    <w:tmpl w:val="E5023F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1F80D66"/>
    <w:multiLevelType w:val="hybridMultilevel"/>
    <w:tmpl w:val="8E2CA3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25749E3"/>
    <w:multiLevelType w:val="hybridMultilevel"/>
    <w:tmpl w:val="84DC9374"/>
    <w:lvl w:ilvl="0" w:tplc="0409000F">
      <w:start w:val="1"/>
      <w:numFmt w:val="decimal"/>
      <w:lvlText w:val="%1."/>
      <w:lvlJc w:val="left"/>
      <w:pPr>
        <w:ind w:left="792" w:hanging="360"/>
      </w:pPr>
    </w:lvl>
    <w:lvl w:ilvl="1" w:tplc="04090019" w:tentative="1">
      <w:start w:val="1"/>
      <w:numFmt w:val="lowerLetter"/>
      <w:lvlText w:val="%2."/>
      <w:lvlJc w:val="left"/>
      <w:pPr>
        <w:ind w:left="1512" w:hanging="360"/>
      </w:pPr>
    </w:lvl>
    <w:lvl w:ilvl="2" w:tplc="0409001B" w:tentative="1">
      <w:start w:val="1"/>
      <w:numFmt w:val="lowerRoman"/>
      <w:lvlText w:val="%3."/>
      <w:lvlJc w:val="right"/>
      <w:pPr>
        <w:ind w:left="2232" w:hanging="180"/>
      </w:pPr>
    </w:lvl>
    <w:lvl w:ilvl="3" w:tplc="0409000F" w:tentative="1">
      <w:start w:val="1"/>
      <w:numFmt w:val="decimal"/>
      <w:lvlText w:val="%4."/>
      <w:lvlJc w:val="left"/>
      <w:pPr>
        <w:ind w:left="2952" w:hanging="360"/>
      </w:pPr>
    </w:lvl>
    <w:lvl w:ilvl="4" w:tplc="04090019" w:tentative="1">
      <w:start w:val="1"/>
      <w:numFmt w:val="lowerLetter"/>
      <w:lvlText w:val="%5."/>
      <w:lvlJc w:val="left"/>
      <w:pPr>
        <w:ind w:left="3672" w:hanging="360"/>
      </w:pPr>
    </w:lvl>
    <w:lvl w:ilvl="5" w:tplc="0409001B" w:tentative="1">
      <w:start w:val="1"/>
      <w:numFmt w:val="lowerRoman"/>
      <w:lvlText w:val="%6."/>
      <w:lvlJc w:val="right"/>
      <w:pPr>
        <w:ind w:left="4392" w:hanging="180"/>
      </w:pPr>
    </w:lvl>
    <w:lvl w:ilvl="6" w:tplc="0409000F" w:tentative="1">
      <w:start w:val="1"/>
      <w:numFmt w:val="decimal"/>
      <w:lvlText w:val="%7."/>
      <w:lvlJc w:val="left"/>
      <w:pPr>
        <w:ind w:left="5112" w:hanging="360"/>
      </w:pPr>
    </w:lvl>
    <w:lvl w:ilvl="7" w:tplc="04090019" w:tentative="1">
      <w:start w:val="1"/>
      <w:numFmt w:val="lowerLetter"/>
      <w:lvlText w:val="%8."/>
      <w:lvlJc w:val="left"/>
      <w:pPr>
        <w:ind w:left="5832" w:hanging="360"/>
      </w:pPr>
    </w:lvl>
    <w:lvl w:ilvl="8" w:tplc="04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12D2238F"/>
    <w:multiLevelType w:val="hybridMultilevel"/>
    <w:tmpl w:val="A2EA74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2E17E27"/>
    <w:multiLevelType w:val="hybridMultilevel"/>
    <w:tmpl w:val="E4A632B8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C51925"/>
    <w:multiLevelType w:val="hybridMultilevel"/>
    <w:tmpl w:val="8BC485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8005E37"/>
    <w:multiLevelType w:val="hybridMultilevel"/>
    <w:tmpl w:val="7200CE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188855A0"/>
    <w:multiLevelType w:val="hybridMultilevel"/>
    <w:tmpl w:val="53008D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97001F9"/>
    <w:multiLevelType w:val="hybridMultilevel"/>
    <w:tmpl w:val="B6B27E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B1B0191"/>
    <w:multiLevelType w:val="hybridMultilevel"/>
    <w:tmpl w:val="A8E4CBB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2" w15:restartNumberingAfterBreak="0">
    <w:nsid w:val="1C841B96"/>
    <w:multiLevelType w:val="hybridMultilevel"/>
    <w:tmpl w:val="17FEE8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E7233F5"/>
    <w:multiLevelType w:val="hybridMultilevel"/>
    <w:tmpl w:val="1838732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EAE323A"/>
    <w:multiLevelType w:val="hybridMultilevel"/>
    <w:tmpl w:val="2D42AF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E82790"/>
    <w:multiLevelType w:val="hybridMultilevel"/>
    <w:tmpl w:val="DA6E6C2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254D21CF"/>
    <w:multiLevelType w:val="hybridMultilevel"/>
    <w:tmpl w:val="7B7E0F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5E923AA"/>
    <w:multiLevelType w:val="hybridMultilevel"/>
    <w:tmpl w:val="10F25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6036EB3"/>
    <w:multiLevelType w:val="hybridMultilevel"/>
    <w:tmpl w:val="13B0838E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6455D8B"/>
    <w:multiLevelType w:val="multilevel"/>
    <w:tmpl w:val="38DE0982"/>
    <w:lvl w:ilvl="0">
      <w:start w:val="2"/>
      <w:numFmt w:val="decimal"/>
      <w:lvlText w:val="%1."/>
      <w:lvlJc w:val="left"/>
      <w:pPr>
        <w:tabs>
          <w:tab w:val="num" w:pos="-2966"/>
        </w:tabs>
        <w:ind w:left="-3326" w:firstLine="0"/>
      </w:pPr>
      <w:rPr>
        <w:rFonts w:hint="default"/>
      </w:rPr>
    </w:lvl>
    <w:lvl w:ilvl="1">
      <w:start w:val="5"/>
      <w:numFmt w:val="decimal"/>
      <w:pStyle w:val="Heading2"/>
      <w:lvlText w:val="%1.%2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-2606"/>
        </w:tabs>
        <w:ind w:left="-3326" w:firstLine="0"/>
      </w:pPr>
      <w:rPr>
        <w:rFonts w:hint="default"/>
      </w:rPr>
    </w:lvl>
    <w:lvl w:ilvl="3">
      <w:start w:val="1"/>
      <w:numFmt w:val="decimal"/>
      <w:suff w:val="nothing"/>
      <w:lvlText w:val="%4.1.1.1"/>
      <w:lvlJc w:val="left"/>
      <w:pPr>
        <w:ind w:left="-9972" w:firstLine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-9972"/>
        </w:tabs>
        <w:ind w:left="-9972" w:firstLine="0"/>
      </w:pPr>
      <w:rPr>
        <w:rFonts w:ascii="Times New Roman" w:hAnsi="Times New Roman" w:hint="default"/>
      </w:rPr>
    </w:lvl>
    <w:lvl w:ilvl="6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left="-9972" w:firstLine="0"/>
      </w:pPr>
      <w:rPr>
        <w:rFonts w:hint="default"/>
      </w:rPr>
    </w:lvl>
  </w:abstractNum>
  <w:abstractNum w:abstractNumId="30" w15:restartNumberingAfterBreak="0">
    <w:nsid w:val="28515D79"/>
    <w:multiLevelType w:val="hybridMultilevel"/>
    <w:tmpl w:val="6B1A37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285E525F"/>
    <w:multiLevelType w:val="hybridMultilevel"/>
    <w:tmpl w:val="B14AFF4E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86612B4"/>
    <w:multiLevelType w:val="hybridMultilevel"/>
    <w:tmpl w:val="AB766C20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A4A0BB5"/>
    <w:multiLevelType w:val="hybridMultilevel"/>
    <w:tmpl w:val="993C3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2AF12A64"/>
    <w:multiLevelType w:val="singleLevel"/>
    <w:tmpl w:val="05B090E4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5" w15:restartNumberingAfterBreak="0">
    <w:nsid w:val="2BD72181"/>
    <w:multiLevelType w:val="hybridMultilevel"/>
    <w:tmpl w:val="2A7C47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C416D5A"/>
    <w:multiLevelType w:val="hybridMultilevel"/>
    <w:tmpl w:val="4B2EA8B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C9E6ECE"/>
    <w:multiLevelType w:val="hybridMultilevel"/>
    <w:tmpl w:val="C13828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DA69DD"/>
    <w:multiLevelType w:val="hybridMultilevel"/>
    <w:tmpl w:val="071C2E4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9" w15:restartNumberingAfterBreak="0">
    <w:nsid w:val="2F9112F1"/>
    <w:multiLevelType w:val="singleLevel"/>
    <w:tmpl w:val="A50E7AA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0" w15:restartNumberingAfterBreak="0">
    <w:nsid w:val="30C10CF0"/>
    <w:multiLevelType w:val="hybridMultilevel"/>
    <w:tmpl w:val="9A400B4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33B96D26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358901E9"/>
    <w:multiLevelType w:val="hybridMultilevel"/>
    <w:tmpl w:val="39F4A11E"/>
    <w:lvl w:ilvl="0" w:tplc="A2D4353C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90241F3"/>
    <w:multiLevelType w:val="hybridMultilevel"/>
    <w:tmpl w:val="9920EE4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3A755256"/>
    <w:multiLevelType w:val="hybridMultilevel"/>
    <w:tmpl w:val="F80A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B9749F5"/>
    <w:multiLevelType w:val="hybridMultilevel"/>
    <w:tmpl w:val="E9C0FB5A"/>
    <w:lvl w:ilvl="0" w:tplc="76C6F85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0483AA1"/>
    <w:multiLevelType w:val="hybridMultilevel"/>
    <w:tmpl w:val="A3FEEE98"/>
    <w:lvl w:ilvl="0" w:tplc="C76E700C">
      <w:start w:val="1"/>
      <w:numFmt w:val="bullet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cs="Times New Roman" w:hint="default"/>
      </w:rPr>
    </w:lvl>
    <w:lvl w:ilvl="1" w:tplc="10027426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</w:rPr>
    </w:lvl>
    <w:lvl w:ilvl="2" w:tplc="5C189F9E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DE749958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3374635E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hint="default"/>
      </w:rPr>
    </w:lvl>
    <w:lvl w:ilvl="5" w:tplc="957E959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2F88F650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74C37B8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hint="default"/>
      </w:rPr>
    </w:lvl>
    <w:lvl w:ilvl="8" w:tplc="1CF666E2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7" w15:restartNumberingAfterBreak="0">
    <w:nsid w:val="410E7192"/>
    <w:multiLevelType w:val="hybridMultilevel"/>
    <w:tmpl w:val="10F258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1CB492C"/>
    <w:multiLevelType w:val="hybridMultilevel"/>
    <w:tmpl w:val="A1DC0E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3196880"/>
    <w:multiLevelType w:val="hybridMultilevel"/>
    <w:tmpl w:val="A10A8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45550469"/>
    <w:multiLevelType w:val="hybridMultilevel"/>
    <w:tmpl w:val="0220019E"/>
    <w:lvl w:ilvl="0" w:tplc="76C6F85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487D2461"/>
    <w:multiLevelType w:val="hybridMultilevel"/>
    <w:tmpl w:val="CC6CC91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498C3118"/>
    <w:multiLevelType w:val="hybridMultilevel"/>
    <w:tmpl w:val="5D24A74A"/>
    <w:lvl w:ilvl="0" w:tplc="040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53" w15:restartNumberingAfterBreak="0">
    <w:nsid w:val="4D9506FF"/>
    <w:multiLevelType w:val="hybridMultilevel"/>
    <w:tmpl w:val="191EFC5E"/>
    <w:lvl w:ilvl="0" w:tplc="C8AA9C2A">
      <w:start w:val="1"/>
      <w:numFmt w:val="bullet"/>
      <w:lvlText w:val=""/>
      <w:lvlJc w:val="left"/>
      <w:pPr>
        <w:tabs>
          <w:tab w:val="num" w:pos="360"/>
        </w:tabs>
        <w:ind w:left="72" w:hanging="72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4" w15:restartNumberingAfterBreak="0">
    <w:nsid w:val="4FF07CEA"/>
    <w:multiLevelType w:val="hybridMultilevel"/>
    <w:tmpl w:val="8E04BD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5" w15:restartNumberingAfterBreak="0">
    <w:nsid w:val="504D5A9E"/>
    <w:multiLevelType w:val="hybridMultilevel"/>
    <w:tmpl w:val="A40A97EC"/>
    <w:lvl w:ilvl="0" w:tplc="75E42DB4">
      <w:start w:val="1"/>
      <w:numFmt w:val="bullet"/>
      <w:pStyle w:val="Style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10D1B64"/>
    <w:multiLevelType w:val="hybridMultilevel"/>
    <w:tmpl w:val="0360C1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7" w15:restartNumberingAfterBreak="0">
    <w:nsid w:val="512F3830"/>
    <w:multiLevelType w:val="hybridMultilevel"/>
    <w:tmpl w:val="C206093C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20B3BC3"/>
    <w:multiLevelType w:val="hybridMultilevel"/>
    <w:tmpl w:val="AD62FE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57D85152"/>
    <w:multiLevelType w:val="hybridMultilevel"/>
    <w:tmpl w:val="3B0CAC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598B763D"/>
    <w:multiLevelType w:val="hybridMultilevel"/>
    <w:tmpl w:val="9D206B1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9CB0619"/>
    <w:multiLevelType w:val="hybridMultilevel"/>
    <w:tmpl w:val="42FAF6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C1B47BE"/>
    <w:multiLevelType w:val="hybridMultilevel"/>
    <w:tmpl w:val="18EC58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E553751"/>
    <w:multiLevelType w:val="hybridMultilevel"/>
    <w:tmpl w:val="C8B45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69274C03"/>
    <w:multiLevelType w:val="hybridMultilevel"/>
    <w:tmpl w:val="33A81B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AA757CE"/>
    <w:multiLevelType w:val="hybridMultilevel"/>
    <w:tmpl w:val="549070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78CC7177"/>
    <w:multiLevelType w:val="hybridMultilevel"/>
    <w:tmpl w:val="7D4073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B2C2552"/>
    <w:multiLevelType w:val="hybridMultilevel"/>
    <w:tmpl w:val="D59C76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B6D48CB"/>
    <w:multiLevelType w:val="hybridMultilevel"/>
    <w:tmpl w:val="7C345920"/>
    <w:lvl w:ilvl="0" w:tplc="7090C1A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 w:val="0"/>
      </w:rPr>
    </w:lvl>
    <w:lvl w:ilvl="1" w:tplc="04090019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69" w15:restartNumberingAfterBreak="0">
    <w:nsid w:val="7FDB54DB"/>
    <w:multiLevelType w:val="hybridMultilevel"/>
    <w:tmpl w:val="FB023F9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0" w15:restartNumberingAfterBreak="0">
    <w:nsid w:val="7FE2475F"/>
    <w:multiLevelType w:val="hybridMultilevel"/>
    <w:tmpl w:val="8D88FC64"/>
    <w:lvl w:ilvl="0" w:tplc="02303008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29"/>
  </w:num>
  <w:num w:numId="3">
    <w:abstractNumId w:val="29"/>
  </w:num>
  <w:num w:numId="4">
    <w:abstractNumId w:val="29"/>
  </w:num>
  <w:num w:numId="5">
    <w:abstractNumId w:val="9"/>
  </w:num>
  <w:num w:numId="6">
    <w:abstractNumId w:val="9"/>
  </w:num>
  <w:num w:numId="7">
    <w:abstractNumId w:val="9"/>
  </w:num>
  <w:num w:numId="8">
    <w:abstractNumId w:val="46"/>
  </w:num>
  <w:num w:numId="9">
    <w:abstractNumId w:val="55"/>
  </w:num>
  <w:num w:numId="10">
    <w:abstractNumId w:val="55"/>
  </w:num>
  <w:num w:numId="11">
    <w:abstractNumId w:val="46"/>
  </w:num>
  <w:num w:numId="12">
    <w:abstractNumId w:val="46"/>
  </w:num>
  <w:num w:numId="13">
    <w:abstractNumId w:val="39"/>
  </w:num>
  <w:num w:numId="14">
    <w:abstractNumId w:val="34"/>
  </w:num>
  <w:num w:numId="15">
    <w:abstractNumId w:val="0"/>
  </w:num>
  <w:num w:numId="16">
    <w:abstractNumId w:val="53"/>
  </w:num>
  <w:num w:numId="17">
    <w:abstractNumId w:val="8"/>
  </w:num>
  <w:num w:numId="18">
    <w:abstractNumId w:val="11"/>
  </w:num>
  <w:num w:numId="19">
    <w:abstractNumId w:val="14"/>
  </w:num>
  <w:num w:numId="20">
    <w:abstractNumId w:val="63"/>
  </w:num>
  <w:num w:numId="21">
    <w:abstractNumId w:val="2"/>
  </w:num>
  <w:num w:numId="22">
    <w:abstractNumId w:val="64"/>
  </w:num>
  <w:num w:numId="23">
    <w:abstractNumId w:val="13"/>
  </w:num>
  <w:num w:numId="24">
    <w:abstractNumId w:val="54"/>
  </w:num>
  <w:num w:numId="25">
    <w:abstractNumId w:val="19"/>
  </w:num>
  <w:num w:numId="26">
    <w:abstractNumId w:val="58"/>
  </w:num>
  <w:num w:numId="27">
    <w:abstractNumId w:val="22"/>
  </w:num>
  <w:num w:numId="28">
    <w:abstractNumId w:val="68"/>
  </w:num>
  <w:num w:numId="29">
    <w:abstractNumId w:val="66"/>
  </w:num>
  <w:num w:numId="30">
    <w:abstractNumId w:val="4"/>
  </w:num>
  <w:num w:numId="31">
    <w:abstractNumId w:val="52"/>
  </w:num>
  <w:num w:numId="32">
    <w:abstractNumId w:val="69"/>
  </w:num>
  <w:num w:numId="33">
    <w:abstractNumId w:val="40"/>
  </w:num>
  <w:num w:numId="34">
    <w:abstractNumId w:val="51"/>
  </w:num>
  <w:num w:numId="35">
    <w:abstractNumId w:val="28"/>
  </w:num>
  <w:num w:numId="36">
    <w:abstractNumId w:val="57"/>
  </w:num>
  <w:num w:numId="37">
    <w:abstractNumId w:val="35"/>
  </w:num>
  <w:num w:numId="38">
    <w:abstractNumId w:val="6"/>
  </w:num>
  <w:num w:numId="39">
    <w:abstractNumId w:val="32"/>
  </w:num>
  <w:num w:numId="40">
    <w:abstractNumId w:val="44"/>
  </w:num>
  <w:num w:numId="41">
    <w:abstractNumId w:val="31"/>
  </w:num>
  <w:num w:numId="42">
    <w:abstractNumId w:val="16"/>
  </w:num>
  <w:num w:numId="43">
    <w:abstractNumId w:val="1"/>
  </w:num>
  <w:num w:numId="44">
    <w:abstractNumId w:val="49"/>
  </w:num>
  <w:num w:numId="45">
    <w:abstractNumId w:val="62"/>
  </w:num>
  <w:num w:numId="46">
    <w:abstractNumId w:val="33"/>
  </w:num>
  <w:num w:numId="47">
    <w:abstractNumId w:val="23"/>
  </w:num>
  <w:num w:numId="48">
    <w:abstractNumId w:val="67"/>
  </w:num>
  <w:num w:numId="49">
    <w:abstractNumId w:val="60"/>
  </w:num>
  <w:num w:numId="50">
    <w:abstractNumId w:val="70"/>
  </w:num>
  <w:num w:numId="51">
    <w:abstractNumId w:val="59"/>
  </w:num>
  <w:num w:numId="52">
    <w:abstractNumId w:val="47"/>
  </w:num>
  <w:num w:numId="53">
    <w:abstractNumId w:val="7"/>
  </w:num>
  <w:num w:numId="54">
    <w:abstractNumId w:val="25"/>
  </w:num>
  <w:num w:numId="55">
    <w:abstractNumId w:val="10"/>
  </w:num>
  <w:num w:numId="56">
    <w:abstractNumId w:val="15"/>
  </w:num>
  <w:num w:numId="57">
    <w:abstractNumId w:val="30"/>
  </w:num>
  <w:num w:numId="58">
    <w:abstractNumId w:val="38"/>
  </w:num>
  <w:num w:numId="59">
    <w:abstractNumId w:val="61"/>
  </w:num>
  <w:num w:numId="60">
    <w:abstractNumId w:val="18"/>
  </w:num>
  <w:num w:numId="61">
    <w:abstractNumId w:val="56"/>
  </w:num>
  <w:num w:numId="62">
    <w:abstractNumId w:val="21"/>
  </w:num>
  <w:num w:numId="63">
    <w:abstractNumId w:val="65"/>
  </w:num>
  <w:num w:numId="64">
    <w:abstractNumId w:val="43"/>
  </w:num>
  <w:num w:numId="65">
    <w:abstractNumId w:val="41"/>
  </w:num>
  <w:num w:numId="66">
    <w:abstractNumId w:val="27"/>
  </w:num>
  <w:num w:numId="67">
    <w:abstractNumId w:val="20"/>
  </w:num>
  <w:num w:numId="68">
    <w:abstractNumId w:val="24"/>
  </w:num>
  <w:num w:numId="69">
    <w:abstractNumId w:val="17"/>
  </w:num>
  <w:num w:numId="70">
    <w:abstractNumId w:val="42"/>
  </w:num>
  <w:num w:numId="71">
    <w:abstractNumId w:val="50"/>
  </w:num>
  <w:num w:numId="72">
    <w:abstractNumId w:val="45"/>
  </w:num>
  <w:num w:numId="73">
    <w:abstractNumId w:val="5"/>
  </w:num>
  <w:num w:numId="74">
    <w:abstractNumId w:val="37"/>
  </w:num>
  <w:num w:numId="75">
    <w:abstractNumId w:val="36"/>
  </w:num>
  <w:num w:numId="76">
    <w:abstractNumId w:val="48"/>
  </w:num>
  <w:num w:numId="77">
    <w:abstractNumId w:val="3"/>
  </w:num>
  <w:num w:numId="78">
    <w:abstractNumId w:val="26"/>
  </w:num>
  <w:num w:numId="79">
    <w:abstractNumId w:val="12"/>
  </w:num>
  <w:numIdMacAtCleanup w:val="73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Shewmaker, Michael@Energy">
    <w15:presenceInfo w15:providerId="AD" w15:userId="S::michael.shewmaker@energy.ca.gov::cb82df3a-38ca-44c6-b621-0d2fa4353328"/>
  </w15:person>
  <w15:person w15:author="Alhabibi, Haider@Energy">
    <w15:presenceInfo w15:providerId="AD" w15:userId="S::Haider.Alhabibi@energy.ca.gov::9decb8d2-95ad-4b7d-9bf6-d4373f69254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09"/>
  <w:displayHorizontalDrawingGridEvery w:val="0"/>
  <w:displayVerticalDrawingGridEvery w:val="2"/>
  <w:noPunctuationKerning/>
  <w:characterSpacingControl w:val="doNotCompress"/>
  <w:hdrShapeDefaults>
    <o:shapedefaults v:ext="edit" spidmax="2060"/>
    <o:shapelayout v:ext="edit">
      <o:idmap v:ext="edit" data="2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CC8"/>
    <w:rsid w:val="00003BE0"/>
    <w:rsid w:val="00003E47"/>
    <w:rsid w:val="00005238"/>
    <w:rsid w:val="0000755A"/>
    <w:rsid w:val="000113E5"/>
    <w:rsid w:val="0002085C"/>
    <w:rsid w:val="000208BD"/>
    <w:rsid w:val="000213ED"/>
    <w:rsid w:val="000219C5"/>
    <w:rsid w:val="00030843"/>
    <w:rsid w:val="00033467"/>
    <w:rsid w:val="000343CA"/>
    <w:rsid w:val="00034CBB"/>
    <w:rsid w:val="00052B50"/>
    <w:rsid w:val="00053784"/>
    <w:rsid w:val="0006327C"/>
    <w:rsid w:val="00072A73"/>
    <w:rsid w:val="00074587"/>
    <w:rsid w:val="00076542"/>
    <w:rsid w:val="00077CC8"/>
    <w:rsid w:val="0008407D"/>
    <w:rsid w:val="000853AA"/>
    <w:rsid w:val="00087116"/>
    <w:rsid w:val="00092500"/>
    <w:rsid w:val="00093C92"/>
    <w:rsid w:val="000A1F02"/>
    <w:rsid w:val="000A310A"/>
    <w:rsid w:val="000A3E43"/>
    <w:rsid w:val="000A5DE3"/>
    <w:rsid w:val="000A690D"/>
    <w:rsid w:val="000B2DB5"/>
    <w:rsid w:val="000B586F"/>
    <w:rsid w:val="000C7D5F"/>
    <w:rsid w:val="000D479C"/>
    <w:rsid w:val="000D566B"/>
    <w:rsid w:val="000D70B2"/>
    <w:rsid w:val="000E2B9D"/>
    <w:rsid w:val="000F3AF7"/>
    <w:rsid w:val="000F428E"/>
    <w:rsid w:val="000F5EEB"/>
    <w:rsid w:val="0010020A"/>
    <w:rsid w:val="0010214E"/>
    <w:rsid w:val="001028FC"/>
    <w:rsid w:val="00107999"/>
    <w:rsid w:val="00110FEA"/>
    <w:rsid w:val="001127AA"/>
    <w:rsid w:val="00112D67"/>
    <w:rsid w:val="0011359A"/>
    <w:rsid w:val="0011421D"/>
    <w:rsid w:val="00115762"/>
    <w:rsid w:val="001161A0"/>
    <w:rsid w:val="0012581C"/>
    <w:rsid w:val="00125A17"/>
    <w:rsid w:val="00131ADB"/>
    <w:rsid w:val="00131D14"/>
    <w:rsid w:val="001352A2"/>
    <w:rsid w:val="00137402"/>
    <w:rsid w:val="00145164"/>
    <w:rsid w:val="00152472"/>
    <w:rsid w:val="00152DF5"/>
    <w:rsid w:val="00160AFE"/>
    <w:rsid w:val="0016125F"/>
    <w:rsid w:val="0016181C"/>
    <w:rsid w:val="0016543D"/>
    <w:rsid w:val="00166D3E"/>
    <w:rsid w:val="00171CE0"/>
    <w:rsid w:val="00172ED6"/>
    <w:rsid w:val="00174AAC"/>
    <w:rsid w:val="00177D6C"/>
    <w:rsid w:val="001A0900"/>
    <w:rsid w:val="001A61A0"/>
    <w:rsid w:val="001B0786"/>
    <w:rsid w:val="001B1535"/>
    <w:rsid w:val="001B29B8"/>
    <w:rsid w:val="001C2A00"/>
    <w:rsid w:val="001C323C"/>
    <w:rsid w:val="001C643D"/>
    <w:rsid w:val="001C71C8"/>
    <w:rsid w:val="001D02AC"/>
    <w:rsid w:val="001D260C"/>
    <w:rsid w:val="001E1D46"/>
    <w:rsid w:val="001E7CFA"/>
    <w:rsid w:val="001F13F0"/>
    <w:rsid w:val="00201722"/>
    <w:rsid w:val="00202D91"/>
    <w:rsid w:val="002106F1"/>
    <w:rsid w:val="002138BE"/>
    <w:rsid w:val="00221765"/>
    <w:rsid w:val="002218C7"/>
    <w:rsid w:val="00230DA2"/>
    <w:rsid w:val="00232798"/>
    <w:rsid w:val="002335AF"/>
    <w:rsid w:val="00234B25"/>
    <w:rsid w:val="002363AE"/>
    <w:rsid w:val="00242420"/>
    <w:rsid w:val="002442C4"/>
    <w:rsid w:val="002478EB"/>
    <w:rsid w:val="00252D86"/>
    <w:rsid w:val="00257E9A"/>
    <w:rsid w:val="00263372"/>
    <w:rsid w:val="00264808"/>
    <w:rsid w:val="0026698F"/>
    <w:rsid w:val="00271205"/>
    <w:rsid w:val="002757EB"/>
    <w:rsid w:val="002801FC"/>
    <w:rsid w:val="0028211C"/>
    <w:rsid w:val="00284EC6"/>
    <w:rsid w:val="00293FE3"/>
    <w:rsid w:val="002A31CB"/>
    <w:rsid w:val="002A3B8F"/>
    <w:rsid w:val="002B3EE3"/>
    <w:rsid w:val="002C08D0"/>
    <w:rsid w:val="002D095F"/>
    <w:rsid w:val="002D0A9B"/>
    <w:rsid w:val="002D335D"/>
    <w:rsid w:val="002D4050"/>
    <w:rsid w:val="002D5524"/>
    <w:rsid w:val="002E5CF6"/>
    <w:rsid w:val="002F013C"/>
    <w:rsid w:val="002F3F8A"/>
    <w:rsid w:val="002F52B9"/>
    <w:rsid w:val="003060FC"/>
    <w:rsid w:val="00310B7B"/>
    <w:rsid w:val="00310F08"/>
    <w:rsid w:val="003113F0"/>
    <w:rsid w:val="00312F34"/>
    <w:rsid w:val="00315952"/>
    <w:rsid w:val="003204CA"/>
    <w:rsid w:val="003220A4"/>
    <w:rsid w:val="00326329"/>
    <w:rsid w:val="003265A3"/>
    <w:rsid w:val="00336687"/>
    <w:rsid w:val="0033793E"/>
    <w:rsid w:val="00337D93"/>
    <w:rsid w:val="00346A8A"/>
    <w:rsid w:val="00351E96"/>
    <w:rsid w:val="00351FC6"/>
    <w:rsid w:val="00355564"/>
    <w:rsid w:val="00356685"/>
    <w:rsid w:val="00361409"/>
    <w:rsid w:val="003618E5"/>
    <w:rsid w:val="00362511"/>
    <w:rsid w:val="00367DA2"/>
    <w:rsid w:val="003718E2"/>
    <w:rsid w:val="00376E1B"/>
    <w:rsid w:val="003778FB"/>
    <w:rsid w:val="00384A7B"/>
    <w:rsid w:val="00384B89"/>
    <w:rsid w:val="003875AA"/>
    <w:rsid w:val="00392EA8"/>
    <w:rsid w:val="003955E7"/>
    <w:rsid w:val="00396E67"/>
    <w:rsid w:val="003A0E0D"/>
    <w:rsid w:val="003A3474"/>
    <w:rsid w:val="003A59D7"/>
    <w:rsid w:val="003A6EA5"/>
    <w:rsid w:val="003B0D93"/>
    <w:rsid w:val="003B2DDE"/>
    <w:rsid w:val="003C0B54"/>
    <w:rsid w:val="003C2AA2"/>
    <w:rsid w:val="003D3AFD"/>
    <w:rsid w:val="003D417A"/>
    <w:rsid w:val="003D42BF"/>
    <w:rsid w:val="003D5D18"/>
    <w:rsid w:val="003D6565"/>
    <w:rsid w:val="003D764D"/>
    <w:rsid w:val="003E2236"/>
    <w:rsid w:val="003E41FC"/>
    <w:rsid w:val="003E4722"/>
    <w:rsid w:val="003E6C52"/>
    <w:rsid w:val="003E6CAB"/>
    <w:rsid w:val="003E7854"/>
    <w:rsid w:val="003E7ECD"/>
    <w:rsid w:val="003F06BC"/>
    <w:rsid w:val="003F7F7E"/>
    <w:rsid w:val="0040044C"/>
    <w:rsid w:val="00400FBB"/>
    <w:rsid w:val="00403D12"/>
    <w:rsid w:val="00407471"/>
    <w:rsid w:val="004075E6"/>
    <w:rsid w:val="00407987"/>
    <w:rsid w:val="004222B5"/>
    <w:rsid w:val="004235ED"/>
    <w:rsid w:val="00425E8E"/>
    <w:rsid w:val="004267E9"/>
    <w:rsid w:val="00436A3E"/>
    <w:rsid w:val="00441AAE"/>
    <w:rsid w:val="00444D8A"/>
    <w:rsid w:val="00446FF1"/>
    <w:rsid w:val="00460758"/>
    <w:rsid w:val="00460859"/>
    <w:rsid w:val="00461B3E"/>
    <w:rsid w:val="00462C3A"/>
    <w:rsid w:val="00463615"/>
    <w:rsid w:val="004751F3"/>
    <w:rsid w:val="004771E0"/>
    <w:rsid w:val="00484EDB"/>
    <w:rsid w:val="00486C2F"/>
    <w:rsid w:val="0048758B"/>
    <w:rsid w:val="004875A1"/>
    <w:rsid w:val="004A23A1"/>
    <w:rsid w:val="004A4366"/>
    <w:rsid w:val="004B03B3"/>
    <w:rsid w:val="004B06C6"/>
    <w:rsid w:val="004C1520"/>
    <w:rsid w:val="004C6729"/>
    <w:rsid w:val="004D6C55"/>
    <w:rsid w:val="004D7333"/>
    <w:rsid w:val="004E5DFE"/>
    <w:rsid w:val="004F0038"/>
    <w:rsid w:val="004F04AD"/>
    <w:rsid w:val="004F2574"/>
    <w:rsid w:val="004F6164"/>
    <w:rsid w:val="00503FF3"/>
    <w:rsid w:val="00505102"/>
    <w:rsid w:val="00510AC0"/>
    <w:rsid w:val="00516E9A"/>
    <w:rsid w:val="00522472"/>
    <w:rsid w:val="00523D55"/>
    <w:rsid w:val="00525475"/>
    <w:rsid w:val="00531C89"/>
    <w:rsid w:val="00534BD8"/>
    <w:rsid w:val="0053580B"/>
    <w:rsid w:val="00537DFE"/>
    <w:rsid w:val="00543356"/>
    <w:rsid w:val="00544931"/>
    <w:rsid w:val="0055227D"/>
    <w:rsid w:val="00555B5C"/>
    <w:rsid w:val="005610E2"/>
    <w:rsid w:val="0056753E"/>
    <w:rsid w:val="005678AD"/>
    <w:rsid w:val="00575088"/>
    <w:rsid w:val="005850AC"/>
    <w:rsid w:val="005853B1"/>
    <w:rsid w:val="00596B50"/>
    <w:rsid w:val="005A1C54"/>
    <w:rsid w:val="005B204D"/>
    <w:rsid w:val="005D04F2"/>
    <w:rsid w:val="005D4DD1"/>
    <w:rsid w:val="005D6942"/>
    <w:rsid w:val="005D70B2"/>
    <w:rsid w:val="005E286E"/>
    <w:rsid w:val="005E40B6"/>
    <w:rsid w:val="005E5DA8"/>
    <w:rsid w:val="005E7433"/>
    <w:rsid w:val="005F2BEA"/>
    <w:rsid w:val="005F498B"/>
    <w:rsid w:val="00602281"/>
    <w:rsid w:val="00602D01"/>
    <w:rsid w:val="00604745"/>
    <w:rsid w:val="00607874"/>
    <w:rsid w:val="00613274"/>
    <w:rsid w:val="006138A3"/>
    <w:rsid w:val="00623634"/>
    <w:rsid w:val="00623D1D"/>
    <w:rsid w:val="00624384"/>
    <w:rsid w:val="00625DC3"/>
    <w:rsid w:val="00627454"/>
    <w:rsid w:val="00630148"/>
    <w:rsid w:val="00631069"/>
    <w:rsid w:val="00637D47"/>
    <w:rsid w:val="00645CEA"/>
    <w:rsid w:val="0065027D"/>
    <w:rsid w:val="00662416"/>
    <w:rsid w:val="00664AEF"/>
    <w:rsid w:val="00667561"/>
    <w:rsid w:val="00670C20"/>
    <w:rsid w:val="00673BEE"/>
    <w:rsid w:val="0067714D"/>
    <w:rsid w:val="0068083D"/>
    <w:rsid w:val="00683710"/>
    <w:rsid w:val="00685AA6"/>
    <w:rsid w:val="00685FCB"/>
    <w:rsid w:val="006955F1"/>
    <w:rsid w:val="0069664C"/>
    <w:rsid w:val="006A3186"/>
    <w:rsid w:val="006A453A"/>
    <w:rsid w:val="006B5277"/>
    <w:rsid w:val="006B7F33"/>
    <w:rsid w:val="006C75E7"/>
    <w:rsid w:val="006D2245"/>
    <w:rsid w:val="006D6132"/>
    <w:rsid w:val="006E2AE0"/>
    <w:rsid w:val="007070F7"/>
    <w:rsid w:val="007073DC"/>
    <w:rsid w:val="0071010B"/>
    <w:rsid w:val="0071216F"/>
    <w:rsid w:val="0072314F"/>
    <w:rsid w:val="007259BE"/>
    <w:rsid w:val="007277CD"/>
    <w:rsid w:val="007406D4"/>
    <w:rsid w:val="00745A52"/>
    <w:rsid w:val="00745D6C"/>
    <w:rsid w:val="00752080"/>
    <w:rsid w:val="00754A19"/>
    <w:rsid w:val="00757712"/>
    <w:rsid w:val="00760AF7"/>
    <w:rsid w:val="00763177"/>
    <w:rsid w:val="007642C4"/>
    <w:rsid w:val="00765820"/>
    <w:rsid w:val="00766EF6"/>
    <w:rsid w:val="00775479"/>
    <w:rsid w:val="00776B5D"/>
    <w:rsid w:val="00781FFB"/>
    <w:rsid w:val="007848C3"/>
    <w:rsid w:val="0078754F"/>
    <w:rsid w:val="0079177A"/>
    <w:rsid w:val="00791E14"/>
    <w:rsid w:val="007932BA"/>
    <w:rsid w:val="007936F9"/>
    <w:rsid w:val="00793D24"/>
    <w:rsid w:val="00795A29"/>
    <w:rsid w:val="00797F11"/>
    <w:rsid w:val="007A23D7"/>
    <w:rsid w:val="007A612C"/>
    <w:rsid w:val="007B010E"/>
    <w:rsid w:val="007B6F51"/>
    <w:rsid w:val="007C27D2"/>
    <w:rsid w:val="007C4647"/>
    <w:rsid w:val="007C7971"/>
    <w:rsid w:val="007D0420"/>
    <w:rsid w:val="007D172C"/>
    <w:rsid w:val="007D1A94"/>
    <w:rsid w:val="007D29CE"/>
    <w:rsid w:val="007E26E9"/>
    <w:rsid w:val="007F3561"/>
    <w:rsid w:val="007F4E22"/>
    <w:rsid w:val="008027CF"/>
    <w:rsid w:val="008032CC"/>
    <w:rsid w:val="00807041"/>
    <w:rsid w:val="00810727"/>
    <w:rsid w:val="008118E2"/>
    <w:rsid w:val="008121A4"/>
    <w:rsid w:val="008126A8"/>
    <w:rsid w:val="00827D30"/>
    <w:rsid w:val="008331F2"/>
    <w:rsid w:val="0083401E"/>
    <w:rsid w:val="00834830"/>
    <w:rsid w:val="008376EB"/>
    <w:rsid w:val="008512DA"/>
    <w:rsid w:val="00862F14"/>
    <w:rsid w:val="00865DA0"/>
    <w:rsid w:val="008719EB"/>
    <w:rsid w:val="00873A73"/>
    <w:rsid w:val="00884296"/>
    <w:rsid w:val="008866CA"/>
    <w:rsid w:val="00886B84"/>
    <w:rsid w:val="00894294"/>
    <w:rsid w:val="008A31FF"/>
    <w:rsid w:val="008A5B45"/>
    <w:rsid w:val="008B0C48"/>
    <w:rsid w:val="008B23AA"/>
    <w:rsid w:val="008B6611"/>
    <w:rsid w:val="008B6D0B"/>
    <w:rsid w:val="008D2EED"/>
    <w:rsid w:val="008D4D31"/>
    <w:rsid w:val="008E3C5A"/>
    <w:rsid w:val="008E4D01"/>
    <w:rsid w:val="008E4F7C"/>
    <w:rsid w:val="008E7075"/>
    <w:rsid w:val="008F2301"/>
    <w:rsid w:val="008F3B99"/>
    <w:rsid w:val="00901CFD"/>
    <w:rsid w:val="00901D08"/>
    <w:rsid w:val="0090234C"/>
    <w:rsid w:val="009029BB"/>
    <w:rsid w:val="009125C3"/>
    <w:rsid w:val="009126B0"/>
    <w:rsid w:val="00924468"/>
    <w:rsid w:val="00924EA9"/>
    <w:rsid w:val="00931027"/>
    <w:rsid w:val="00933731"/>
    <w:rsid w:val="00935827"/>
    <w:rsid w:val="00936BD1"/>
    <w:rsid w:val="0093709F"/>
    <w:rsid w:val="0094263D"/>
    <w:rsid w:val="00950FAD"/>
    <w:rsid w:val="009517E5"/>
    <w:rsid w:val="00952509"/>
    <w:rsid w:val="00955878"/>
    <w:rsid w:val="009643C9"/>
    <w:rsid w:val="00965B1E"/>
    <w:rsid w:val="00970215"/>
    <w:rsid w:val="009723E7"/>
    <w:rsid w:val="009777C2"/>
    <w:rsid w:val="0098052B"/>
    <w:rsid w:val="00985356"/>
    <w:rsid w:val="009918BA"/>
    <w:rsid w:val="00992CC8"/>
    <w:rsid w:val="0099722F"/>
    <w:rsid w:val="00997C8C"/>
    <w:rsid w:val="00997D75"/>
    <w:rsid w:val="009A2DB2"/>
    <w:rsid w:val="009A3ACD"/>
    <w:rsid w:val="009A72A6"/>
    <w:rsid w:val="009A799F"/>
    <w:rsid w:val="009B150A"/>
    <w:rsid w:val="009B39E7"/>
    <w:rsid w:val="009B504F"/>
    <w:rsid w:val="009B62EE"/>
    <w:rsid w:val="009C0B02"/>
    <w:rsid w:val="009C4EB1"/>
    <w:rsid w:val="009D1745"/>
    <w:rsid w:val="009D50A3"/>
    <w:rsid w:val="009D6078"/>
    <w:rsid w:val="009E37D7"/>
    <w:rsid w:val="009E430D"/>
    <w:rsid w:val="009E4A26"/>
    <w:rsid w:val="009E7021"/>
    <w:rsid w:val="009E7A4B"/>
    <w:rsid w:val="009F0FC3"/>
    <w:rsid w:val="009F7AC5"/>
    <w:rsid w:val="00A01536"/>
    <w:rsid w:val="00A0246D"/>
    <w:rsid w:val="00A0392C"/>
    <w:rsid w:val="00A04DEA"/>
    <w:rsid w:val="00A063DC"/>
    <w:rsid w:val="00A15CE9"/>
    <w:rsid w:val="00A258A2"/>
    <w:rsid w:val="00A27728"/>
    <w:rsid w:val="00A3244A"/>
    <w:rsid w:val="00A3269B"/>
    <w:rsid w:val="00A32A81"/>
    <w:rsid w:val="00A34DFD"/>
    <w:rsid w:val="00A35929"/>
    <w:rsid w:val="00A401F6"/>
    <w:rsid w:val="00A406E3"/>
    <w:rsid w:val="00A422EB"/>
    <w:rsid w:val="00A43B7F"/>
    <w:rsid w:val="00A45E6D"/>
    <w:rsid w:val="00A470FD"/>
    <w:rsid w:val="00A477CF"/>
    <w:rsid w:val="00A5325F"/>
    <w:rsid w:val="00A5508A"/>
    <w:rsid w:val="00A572C6"/>
    <w:rsid w:val="00A706FC"/>
    <w:rsid w:val="00A72402"/>
    <w:rsid w:val="00A77C1F"/>
    <w:rsid w:val="00A84257"/>
    <w:rsid w:val="00A95BEE"/>
    <w:rsid w:val="00AA22F7"/>
    <w:rsid w:val="00AA3C39"/>
    <w:rsid w:val="00AA410B"/>
    <w:rsid w:val="00AB1542"/>
    <w:rsid w:val="00AB79E6"/>
    <w:rsid w:val="00AB7E22"/>
    <w:rsid w:val="00AC1117"/>
    <w:rsid w:val="00AC344A"/>
    <w:rsid w:val="00AC6FA4"/>
    <w:rsid w:val="00AD253B"/>
    <w:rsid w:val="00AD33BF"/>
    <w:rsid w:val="00AD5246"/>
    <w:rsid w:val="00AE31BA"/>
    <w:rsid w:val="00AE70D1"/>
    <w:rsid w:val="00AE71DF"/>
    <w:rsid w:val="00AE71F5"/>
    <w:rsid w:val="00AE76C2"/>
    <w:rsid w:val="00AE77B1"/>
    <w:rsid w:val="00AF106D"/>
    <w:rsid w:val="00B06815"/>
    <w:rsid w:val="00B11634"/>
    <w:rsid w:val="00B137B5"/>
    <w:rsid w:val="00B13ACD"/>
    <w:rsid w:val="00B141C2"/>
    <w:rsid w:val="00B163D5"/>
    <w:rsid w:val="00B21FED"/>
    <w:rsid w:val="00B23FE7"/>
    <w:rsid w:val="00B242E7"/>
    <w:rsid w:val="00B249FD"/>
    <w:rsid w:val="00B306A0"/>
    <w:rsid w:val="00B3109C"/>
    <w:rsid w:val="00B35017"/>
    <w:rsid w:val="00B41010"/>
    <w:rsid w:val="00B411C9"/>
    <w:rsid w:val="00B50477"/>
    <w:rsid w:val="00B668A6"/>
    <w:rsid w:val="00B71ED0"/>
    <w:rsid w:val="00B72168"/>
    <w:rsid w:val="00B722C4"/>
    <w:rsid w:val="00B8092B"/>
    <w:rsid w:val="00B81CCA"/>
    <w:rsid w:val="00B85B18"/>
    <w:rsid w:val="00B929BA"/>
    <w:rsid w:val="00B94E37"/>
    <w:rsid w:val="00B95A11"/>
    <w:rsid w:val="00BA38C5"/>
    <w:rsid w:val="00BA58BE"/>
    <w:rsid w:val="00BB52AC"/>
    <w:rsid w:val="00BC1575"/>
    <w:rsid w:val="00BC1ACA"/>
    <w:rsid w:val="00BC6A8C"/>
    <w:rsid w:val="00BD0B4D"/>
    <w:rsid w:val="00BE3873"/>
    <w:rsid w:val="00BE3DAA"/>
    <w:rsid w:val="00BE6934"/>
    <w:rsid w:val="00BE7982"/>
    <w:rsid w:val="00BF02F5"/>
    <w:rsid w:val="00C03F44"/>
    <w:rsid w:val="00C06E1B"/>
    <w:rsid w:val="00C10DB7"/>
    <w:rsid w:val="00C22A91"/>
    <w:rsid w:val="00C22BD2"/>
    <w:rsid w:val="00C26430"/>
    <w:rsid w:val="00C26485"/>
    <w:rsid w:val="00C265F0"/>
    <w:rsid w:val="00C26791"/>
    <w:rsid w:val="00C31000"/>
    <w:rsid w:val="00C34BF3"/>
    <w:rsid w:val="00C36C85"/>
    <w:rsid w:val="00C37B3C"/>
    <w:rsid w:val="00C407EB"/>
    <w:rsid w:val="00C42C9F"/>
    <w:rsid w:val="00C51806"/>
    <w:rsid w:val="00C52360"/>
    <w:rsid w:val="00C55020"/>
    <w:rsid w:val="00C63160"/>
    <w:rsid w:val="00C72114"/>
    <w:rsid w:val="00C7297C"/>
    <w:rsid w:val="00C76B86"/>
    <w:rsid w:val="00C80A87"/>
    <w:rsid w:val="00C87D05"/>
    <w:rsid w:val="00C92C0E"/>
    <w:rsid w:val="00CA307A"/>
    <w:rsid w:val="00CA41DC"/>
    <w:rsid w:val="00CB0043"/>
    <w:rsid w:val="00CB05F3"/>
    <w:rsid w:val="00CB27BE"/>
    <w:rsid w:val="00CB2EA3"/>
    <w:rsid w:val="00CB4685"/>
    <w:rsid w:val="00CB71E0"/>
    <w:rsid w:val="00CC039E"/>
    <w:rsid w:val="00CC5680"/>
    <w:rsid w:val="00CD249F"/>
    <w:rsid w:val="00CD2CD8"/>
    <w:rsid w:val="00CD6C94"/>
    <w:rsid w:val="00CE72B4"/>
    <w:rsid w:val="00CF29AD"/>
    <w:rsid w:val="00CF2C3F"/>
    <w:rsid w:val="00CF50FF"/>
    <w:rsid w:val="00CF5F00"/>
    <w:rsid w:val="00D00991"/>
    <w:rsid w:val="00D01D80"/>
    <w:rsid w:val="00D02015"/>
    <w:rsid w:val="00D03BF2"/>
    <w:rsid w:val="00D04377"/>
    <w:rsid w:val="00D104A9"/>
    <w:rsid w:val="00D107F1"/>
    <w:rsid w:val="00D11C26"/>
    <w:rsid w:val="00D1286A"/>
    <w:rsid w:val="00D13D13"/>
    <w:rsid w:val="00D140DC"/>
    <w:rsid w:val="00D14718"/>
    <w:rsid w:val="00D20487"/>
    <w:rsid w:val="00D22A50"/>
    <w:rsid w:val="00D25F6B"/>
    <w:rsid w:val="00D27E08"/>
    <w:rsid w:val="00D3708E"/>
    <w:rsid w:val="00D408BA"/>
    <w:rsid w:val="00D43DC4"/>
    <w:rsid w:val="00D441E4"/>
    <w:rsid w:val="00D474EE"/>
    <w:rsid w:val="00D53046"/>
    <w:rsid w:val="00D56508"/>
    <w:rsid w:val="00D56BFC"/>
    <w:rsid w:val="00D57F5A"/>
    <w:rsid w:val="00D62C78"/>
    <w:rsid w:val="00D64233"/>
    <w:rsid w:val="00D66A17"/>
    <w:rsid w:val="00D7270E"/>
    <w:rsid w:val="00D733D6"/>
    <w:rsid w:val="00D7534D"/>
    <w:rsid w:val="00D76D59"/>
    <w:rsid w:val="00D831DE"/>
    <w:rsid w:val="00D84087"/>
    <w:rsid w:val="00D84AB7"/>
    <w:rsid w:val="00D9032E"/>
    <w:rsid w:val="00D90F24"/>
    <w:rsid w:val="00D94547"/>
    <w:rsid w:val="00DA43E3"/>
    <w:rsid w:val="00DB40D6"/>
    <w:rsid w:val="00DB4AC7"/>
    <w:rsid w:val="00DB55EE"/>
    <w:rsid w:val="00DC045C"/>
    <w:rsid w:val="00DC2AC1"/>
    <w:rsid w:val="00DC337F"/>
    <w:rsid w:val="00DD24A6"/>
    <w:rsid w:val="00DD28D9"/>
    <w:rsid w:val="00DD2AD7"/>
    <w:rsid w:val="00DD3B4A"/>
    <w:rsid w:val="00DD4CF0"/>
    <w:rsid w:val="00DE25BC"/>
    <w:rsid w:val="00DE7541"/>
    <w:rsid w:val="00DF0044"/>
    <w:rsid w:val="00DF289C"/>
    <w:rsid w:val="00DF2B9B"/>
    <w:rsid w:val="00DF2CC2"/>
    <w:rsid w:val="00DF334F"/>
    <w:rsid w:val="00DF7672"/>
    <w:rsid w:val="00E06F5D"/>
    <w:rsid w:val="00E07BFC"/>
    <w:rsid w:val="00E27912"/>
    <w:rsid w:val="00E2793C"/>
    <w:rsid w:val="00E30836"/>
    <w:rsid w:val="00E33B2B"/>
    <w:rsid w:val="00E34C5C"/>
    <w:rsid w:val="00E4238A"/>
    <w:rsid w:val="00E448BE"/>
    <w:rsid w:val="00E50CD8"/>
    <w:rsid w:val="00E52F0E"/>
    <w:rsid w:val="00E573C1"/>
    <w:rsid w:val="00E623A2"/>
    <w:rsid w:val="00E722CF"/>
    <w:rsid w:val="00E722F0"/>
    <w:rsid w:val="00E73FA9"/>
    <w:rsid w:val="00E800F7"/>
    <w:rsid w:val="00E8146C"/>
    <w:rsid w:val="00E84CA0"/>
    <w:rsid w:val="00E857E3"/>
    <w:rsid w:val="00E90057"/>
    <w:rsid w:val="00EA165D"/>
    <w:rsid w:val="00EA2DE7"/>
    <w:rsid w:val="00EA7A6C"/>
    <w:rsid w:val="00EB16F2"/>
    <w:rsid w:val="00EB34F4"/>
    <w:rsid w:val="00EB6D27"/>
    <w:rsid w:val="00EC1871"/>
    <w:rsid w:val="00EC18D9"/>
    <w:rsid w:val="00EC2024"/>
    <w:rsid w:val="00EC7D61"/>
    <w:rsid w:val="00ED1E7B"/>
    <w:rsid w:val="00EE3A05"/>
    <w:rsid w:val="00EE59F2"/>
    <w:rsid w:val="00EE72AF"/>
    <w:rsid w:val="00EF2887"/>
    <w:rsid w:val="00EF7BFA"/>
    <w:rsid w:val="00F02830"/>
    <w:rsid w:val="00F10490"/>
    <w:rsid w:val="00F10C1E"/>
    <w:rsid w:val="00F11C50"/>
    <w:rsid w:val="00F13501"/>
    <w:rsid w:val="00F1436D"/>
    <w:rsid w:val="00F143C6"/>
    <w:rsid w:val="00F26345"/>
    <w:rsid w:val="00F30FD2"/>
    <w:rsid w:val="00F313C2"/>
    <w:rsid w:val="00F3171E"/>
    <w:rsid w:val="00F31F6D"/>
    <w:rsid w:val="00F32DA9"/>
    <w:rsid w:val="00F44E66"/>
    <w:rsid w:val="00F50621"/>
    <w:rsid w:val="00F57D0C"/>
    <w:rsid w:val="00F57D7A"/>
    <w:rsid w:val="00F61323"/>
    <w:rsid w:val="00F67E21"/>
    <w:rsid w:val="00F72912"/>
    <w:rsid w:val="00F72ECF"/>
    <w:rsid w:val="00F80976"/>
    <w:rsid w:val="00F80C83"/>
    <w:rsid w:val="00F835DA"/>
    <w:rsid w:val="00F8631D"/>
    <w:rsid w:val="00F865C3"/>
    <w:rsid w:val="00F8738A"/>
    <w:rsid w:val="00F90BC4"/>
    <w:rsid w:val="00F948FF"/>
    <w:rsid w:val="00F96A51"/>
    <w:rsid w:val="00F974FE"/>
    <w:rsid w:val="00FA3D0F"/>
    <w:rsid w:val="00FA79DE"/>
    <w:rsid w:val="00FB2D92"/>
    <w:rsid w:val="00FB5759"/>
    <w:rsid w:val="00FC0DFF"/>
    <w:rsid w:val="00FC45B1"/>
    <w:rsid w:val="00FC5C87"/>
    <w:rsid w:val="00FE159A"/>
    <w:rsid w:val="00FE15D5"/>
    <w:rsid w:val="00FF1DC9"/>
    <w:rsid w:val="00FF3611"/>
    <w:rsid w:val="00FF3DD0"/>
    <w:rsid w:val="00FF5703"/>
    <w:rsid w:val="00FF581A"/>
    <w:rsid w:val="00FF71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0"/>
    <o:shapelayout v:ext="edit">
      <o:idmap v:ext="edit" data="1"/>
    </o:shapelayout>
  </w:shapeDefaults>
  <w:decimalSymbol w:val="."/>
  <w:listSeparator w:val=","/>
  <w14:docId w14:val="334178C6"/>
  <w15:docId w15:val="{50106D47-F454-4A1D-9BA1-700836CB5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uiPriority="9" w:qFormat="1"/>
    <w:lsdException w:name="heading 4" w:semiHidden="1" w:unhideWhenUsed="1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7CC8"/>
  </w:style>
  <w:style w:type="paragraph" w:styleId="Heading1">
    <w:name w:val="heading 1"/>
    <w:basedOn w:val="Normal"/>
    <w:next w:val="Normal"/>
    <w:link w:val="Heading1Char"/>
    <w:qFormat/>
    <w:rsid w:val="00077CC8"/>
    <w:pPr>
      <w:keepNext/>
      <w:outlineLvl w:val="0"/>
    </w:pPr>
    <w:rPr>
      <w:b/>
      <w:sz w:val="30"/>
    </w:rPr>
  </w:style>
  <w:style w:type="paragraph" w:styleId="Heading2">
    <w:name w:val="heading 2"/>
    <w:aliases w:val="h2,h21,h22"/>
    <w:basedOn w:val="Normal"/>
    <w:next w:val="Normal"/>
    <w:qFormat/>
    <w:rsid w:val="00B668A6"/>
    <w:pPr>
      <w:keepNext/>
      <w:numPr>
        <w:ilvl w:val="1"/>
        <w:numId w:val="4"/>
      </w:numPr>
      <w:pBdr>
        <w:top w:val="single" w:sz="4" w:space="1" w:color="auto"/>
      </w:pBdr>
      <w:spacing w:before="720"/>
      <w:outlineLvl w:val="1"/>
    </w:pPr>
    <w:rPr>
      <w:rFonts w:ascii="Arial" w:hAnsi="Arial"/>
      <w:b/>
      <w:i/>
      <w:sz w:val="22"/>
    </w:rPr>
  </w:style>
  <w:style w:type="paragraph" w:styleId="Heading3">
    <w:name w:val="heading 3"/>
    <w:aliases w:val="h3,h31,h32"/>
    <w:basedOn w:val="Normal"/>
    <w:next w:val="Normal"/>
    <w:link w:val="Heading3Char"/>
    <w:uiPriority w:val="9"/>
    <w:qFormat/>
    <w:rsid w:val="00B668A6"/>
    <w:pPr>
      <w:keepNext/>
      <w:numPr>
        <w:ilvl w:val="2"/>
        <w:numId w:val="7"/>
      </w:numPr>
      <w:tabs>
        <w:tab w:val="left" w:pos="-2600"/>
      </w:tabs>
      <w:spacing w:before="480"/>
      <w:outlineLvl w:val="2"/>
    </w:pPr>
    <w:rPr>
      <w:rFonts w:ascii="Arial Black" w:hAnsi="Arial Black"/>
      <w:sz w:val="22"/>
    </w:rPr>
  </w:style>
  <w:style w:type="paragraph" w:styleId="Heading5">
    <w:name w:val="heading 5"/>
    <w:basedOn w:val="Normal"/>
    <w:next w:val="Normal"/>
    <w:qFormat/>
    <w:rsid w:val="00077CC8"/>
    <w:pPr>
      <w:keepNext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360"/>
        <w:tab w:val="center" w:pos="7740"/>
      </w:tabs>
      <w:spacing w:line="240" w:lineRule="exact"/>
      <w:ind w:left="360" w:hanging="360"/>
      <w:outlineLvl w:val="4"/>
    </w:pPr>
    <w:rPr>
      <w:rFonts w:ascii="Univers (W1)" w:hAnsi="Univers (W1)"/>
      <w:b/>
      <w:sz w:val="24"/>
    </w:rPr>
  </w:style>
  <w:style w:type="paragraph" w:styleId="Heading7">
    <w:name w:val="heading 7"/>
    <w:basedOn w:val="Normal"/>
    <w:next w:val="Normal"/>
    <w:link w:val="Heading7Char"/>
    <w:unhideWhenUsed/>
    <w:qFormat/>
    <w:rsid w:val="00D3708E"/>
    <w:pPr>
      <w:spacing w:before="240" w:after="60"/>
      <w:outlineLvl w:val="6"/>
    </w:pPr>
    <w:rPr>
      <w:rFonts w:ascii="Calibri" w:hAnsi="Calibri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Normal"/>
    <w:rsid w:val="007E26E9"/>
    <w:pPr>
      <w:spacing w:before="120"/>
    </w:pPr>
  </w:style>
  <w:style w:type="paragraph" w:customStyle="1" w:styleId="Style3">
    <w:name w:val="Style3"/>
    <w:basedOn w:val="Normal"/>
    <w:autoRedefine/>
    <w:rsid w:val="007E26E9"/>
    <w:pPr>
      <w:spacing w:before="120"/>
    </w:pPr>
  </w:style>
  <w:style w:type="paragraph" w:customStyle="1" w:styleId="Style4">
    <w:name w:val="Style4"/>
    <w:basedOn w:val="Normal"/>
    <w:rsid w:val="007E26E9"/>
    <w:pPr>
      <w:numPr>
        <w:numId w:val="10"/>
      </w:numPr>
      <w:spacing w:before="120"/>
    </w:pPr>
    <w:rPr>
      <w:sz w:val="22"/>
    </w:rPr>
  </w:style>
  <w:style w:type="paragraph" w:customStyle="1" w:styleId="Style5">
    <w:name w:val="Style5"/>
    <w:basedOn w:val="Normal"/>
    <w:autoRedefine/>
    <w:rsid w:val="007E26E9"/>
    <w:pPr>
      <w:spacing w:before="120"/>
    </w:pPr>
    <w:rPr>
      <w:sz w:val="22"/>
    </w:rPr>
  </w:style>
  <w:style w:type="paragraph" w:customStyle="1" w:styleId="Style6">
    <w:name w:val="Style6"/>
    <w:basedOn w:val="Normal"/>
    <w:rsid w:val="007E26E9"/>
    <w:pPr>
      <w:spacing w:before="120"/>
    </w:pPr>
    <w:rPr>
      <w:sz w:val="22"/>
      <w:szCs w:val="22"/>
    </w:rPr>
  </w:style>
  <w:style w:type="paragraph" w:customStyle="1" w:styleId="Style8">
    <w:name w:val="Style8"/>
    <w:basedOn w:val="Heading2"/>
    <w:rsid w:val="000A1F02"/>
    <w:pPr>
      <w:numPr>
        <w:ilvl w:val="0"/>
        <w:numId w:val="0"/>
      </w:numPr>
      <w:pBdr>
        <w:top w:val="none" w:sz="0" w:space="0" w:color="auto"/>
      </w:pBdr>
      <w:autoSpaceDE w:val="0"/>
      <w:autoSpaceDN w:val="0"/>
      <w:adjustRightInd w:val="0"/>
      <w:spacing w:before="0"/>
    </w:pPr>
    <w:rPr>
      <w:rFonts w:ascii="Arial-BlackItalic" w:hAnsi="Arial-BlackItalic"/>
      <w:b w:val="0"/>
      <w:iCs/>
      <w:szCs w:val="22"/>
    </w:rPr>
  </w:style>
  <w:style w:type="paragraph" w:styleId="BodyTextIndent">
    <w:name w:val="Body Text Indent"/>
    <w:basedOn w:val="Normal"/>
    <w:rsid w:val="00077CC8"/>
    <w:pPr>
      <w:spacing w:line="240" w:lineRule="exact"/>
      <w:ind w:left="4320"/>
    </w:pPr>
    <w:rPr>
      <w:sz w:val="22"/>
    </w:rPr>
  </w:style>
  <w:style w:type="paragraph" w:styleId="Header">
    <w:name w:val="header"/>
    <w:basedOn w:val="Normal"/>
    <w:link w:val="HeaderChar"/>
    <w:uiPriority w:val="99"/>
    <w:rsid w:val="00077CC8"/>
    <w:pPr>
      <w:tabs>
        <w:tab w:val="center" w:pos="4320"/>
        <w:tab w:val="right" w:pos="8640"/>
      </w:tabs>
      <w:ind w:left="-288"/>
    </w:pPr>
  </w:style>
  <w:style w:type="paragraph" w:styleId="ListNumber3">
    <w:name w:val="List Number 3"/>
    <w:basedOn w:val="Normal"/>
    <w:rsid w:val="00077CC8"/>
    <w:pPr>
      <w:numPr>
        <w:numId w:val="15"/>
      </w:numPr>
    </w:pPr>
  </w:style>
  <w:style w:type="paragraph" w:styleId="Footer">
    <w:name w:val="footer"/>
    <w:basedOn w:val="Normal"/>
    <w:rsid w:val="00077CC8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link w:val="BalloonTextChar"/>
    <w:rsid w:val="003B2DD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3B2DDE"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rsid w:val="0099722F"/>
  </w:style>
  <w:style w:type="character" w:styleId="FollowedHyperlink">
    <w:name w:val="FollowedHyperlink"/>
    <w:rsid w:val="00D3708E"/>
    <w:rPr>
      <w:color w:val="800080"/>
      <w:u w:val="single"/>
    </w:rPr>
  </w:style>
  <w:style w:type="character" w:customStyle="1" w:styleId="Heading7Char">
    <w:name w:val="Heading 7 Char"/>
    <w:link w:val="Heading7"/>
    <w:rsid w:val="00D3708E"/>
    <w:rPr>
      <w:rFonts w:ascii="Calibri" w:eastAsia="Times New Roman" w:hAnsi="Calibri" w:cs="Times New Roman"/>
      <w:sz w:val="24"/>
      <w:szCs w:val="24"/>
    </w:rPr>
  </w:style>
  <w:style w:type="paragraph" w:customStyle="1" w:styleId="TableTitle">
    <w:name w:val="Table Title"/>
    <w:basedOn w:val="Normal"/>
    <w:rsid w:val="003618E5"/>
    <w:pPr>
      <w:keepNext/>
      <w:keepLines/>
      <w:suppressAutoHyphens/>
      <w:spacing w:before="240"/>
    </w:pPr>
    <w:rPr>
      <w:i/>
    </w:rPr>
  </w:style>
  <w:style w:type="table" w:styleId="TableGrid">
    <w:name w:val="Table Grid"/>
    <w:basedOn w:val="TableNormal"/>
    <w:uiPriority w:val="39"/>
    <w:rsid w:val="00AE71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sid w:val="001B1535"/>
    <w:rPr>
      <w:sz w:val="16"/>
      <w:szCs w:val="16"/>
    </w:rPr>
  </w:style>
  <w:style w:type="paragraph" w:styleId="CommentText">
    <w:name w:val="annotation text"/>
    <w:basedOn w:val="Normal"/>
    <w:link w:val="CommentTextChar"/>
    <w:rsid w:val="001B1535"/>
  </w:style>
  <w:style w:type="character" w:customStyle="1" w:styleId="CommentTextChar">
    <w:name w:val="Comment Text Char"/>
    <w:basedOn w:val="DefaultParagraphFont"/>
    <w:link w:val="CommentText"/>
    <w:rsid w:val="001B1535"/>
  </w:style>
  <w:style w:type="paragraph" w:styleId="CommentSubject">
    <w:name w:val="annotation subject"/>
    <w:basedOn w:val="CommentText"/>
    <w:next w:val="CommentText"/>
    <w:link w:val="CommentSubjectChar"/>
    <w:rsid w:val="001B1535"/>
    <w:rPr>
      <w:b/>
      <w:bCs/>
    </w:rPr>
  </w:style>
  <w:style w:type="character" w:customStyle="1" w:styleId="CommentSubjectChar">
    <w:name w:val="Comment Subject Char"/>
    <w:link w:val="CommentSubject"/>
    <w:rsid w:val="001B1535"/>
    <w:rPr>
      <w:b/>
      <w:bCs/>
    </w:rPr>
  </w:style>
  <w:style w:type="paragraph" w:styleId="Revision">
    <w:name w:val="Revision"/>
    <w:hidden/>
    <w:uiPriority w:val="99"/>
    <w:semiHidden/>
    <w:rsid w:val="001B1535"/>
  </w:style>
  <w:style w:type="character" w:styleId="Emphasis">
    <w:name w:val="Emphasis"/>
    <w:qFormat/>
    <w:rsid w:val="00F32DA9"/>
    <w:rPr>
      <w:i/>
      <w:iCs/>
    </w:rPr>
  </w:style>
  <w:style w:type="table" w:customStyle="1" w:styleId="Tables1">
    <w:name w:val="Tables1"/>
    <w:basedOn w:val="TableGrid1"/>
    <w:next w:val="TableGrid"/>
    <w:rsid w:val="00D02015"/>
    <w:pPr>
      <w:spacing w:before="120"/>
      <w:ind w:left="1440"/>
      <w:jc w:val="center"/>
    </w:pPr>
    <w:rPr>
      <w:sz w:val="16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left w:w="0" w:type="dxa"/>
        <w:right w:w="0" w:type="dxa"/>
      </w:tblCellMar>
    </w:tblPr>
    <w:tcPr>
      <w:shd w:val="clear" w:color="auto" w:fill="auto"/>
      <w:vAlign w:val="center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rsid w:val="00D02015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Heading1Char">
    <w:name w:val="Heading 1 Char"/>
    <w:basedOn w:val="DefaultParagraphFont"/>
    <w:link w:val="Heading1"/>
    <w:rsid w:val="00461B3E"/>
    <w:rPr>
      <w:b/>
      <w:sz w:val="30"/>
    </w:rPr>
  </w:style>
  <w:style w:type="paragraph" w:styleId="ListParagraph">
    <w:name w:val="List Paragraph"/>
    <w:basedOn w:val="Normal"/>
    <w:uiPriority w:val="34"/>
    <w:qFormat/>
    <w:rsid w:val="005D70B2"/>
    <w:pPr>
      <w:ind w:left="720"/>
      <w:contextualSpacing/>
    </w:pPr>
  </w:style>
  <w:style w:type="character" w:customStyle="1" w:styleId="Heading3Char">
    <w:name w:val="Heading 3 Char"/>
    <w:aliases w:val="h3 Char,h31 Char,h32 Char"/>
    <w:basedOn w:val="DefaultParagraphFont"/>
    <w:link w:val="Heading3"/>
    <w:uiPriority w:val="9"/>
    <w:locked/>
    <w:rsid w:val="00407987"/>
    <w:rPr>
      <w:rFonts w:ascii="Arial Black" w:hAnsi="Arial Black"/>
      <w:sz w:val="22"/>
    </w:rPr>
  </w:style>
  <w:style w:type="paragraph" w:customStyle="1" w:styleId="Style20">
    <w:name w:val="Style20"/>
    <w:basedOn w:val="Normal"/>
    <w:link w:val="Style20Char"/>
    <w:qFormat/>
    <w:rsid w:val="00FA3D0F"/>
    <w:rPr>
      <w:rFonts w:ascii="Calibri" w:hAnsi="Calibri"/>
      <w:sz w:val="12"/>
      <w:szCs w:val="12"/>
    </w:rPr>
  </w:style>
  <w:style w:type="character" w:customStyle="1" w:styleId="Style20Char">
    <w:name w:val="Style20 Char"/>
    <w:basedOn w:val="DefaultParagraphFont"/>
    <w:link w:val="Style20"/>
    <w:locked/>
    <w:rsid w:val="00FA3D0F"/>
    <w:rPr>
      <w:rFonts w:ascii="Calibri" w:hAnsi="Calibri"/>
      <w:sz w:val="12"/>
      <w:szCs w:val="12"/>
    </w:rPr>
  </w:style>
  <w:style w:type="paragraph" w:customStyle="1" w:styleId="Style77">
    <w:name w:val="Style77"/>
    <w:basedOn w:val="Normal"/>
    <w:link w:val="Style77Char"/>
    <w:qFormat/>
    <w:rsid w:val="00FA3D0F"/>
    <w:pPr>
      <w:keepNext/>
      <w:outlineLvl w:val="0"/>
    </w:pPr>
    <w:rPr>
      <w:rFonts w:ascii="Calibri" w:hAnsi="Calibri"/>
      <w:bCs/>
    </w:rPr>
  </w:style>
  <w:style w:type="paragraph" w:customStyle="1" w:styleId="Style78">
    <w:name w:val="Style78"/>
    <w:basedOn w:val="Normal"/>
    <w:link w:val="Style78Char"/>
    <w:qFormat/>
    <w:rsid w:val="00FA3D0F"/>
    <w:pPr>
      <w:keepNext/>
      <w:jc w:val="right"/>
      <w:outlineLvl w:val="0"/>
    </w:pPr>
    <w:rPr>
      <w:rFonts w:ascii="Calibri" w:hAnsi="Calibri"/>
      <w:bCs/>
    </w:rPr>
  </w:style>
  <w:style w:type="character" w:customStyle="1" w:styleId="Style77Char">
    <w:name w:val="Style77 Char"/>
    <w:basedOn w:val="DefaultParagraphFont"/>
    <w:link w:val="Style77"/>
    <w:locked/>
    <w:rsid w:val="00FA3D0F"/>
    <w:rPr>
      <w:rFonts w:ascii="Calibri" w:hAnsi="Calibri"/>
      <w:bCs/>
    </w:rPr>
  </w:style>
  <w:style w:type="character" w:customStyle="1" w:styleId="Style78Char">
    <w:name w:val="Style78 Char"/>
    <w:basedOn w:val="DefaultParagraphFont"/>
    <w:link w:val="Style78"/>
    <w:locked/>
    <w:rsid w:val="00FA3D0F"/>
    <w:rPr>
      <w:rFonts w:ascii="Calibri" w:hAnsi="Calibri"/>
      <w:bCs/>
    </w:rPr>
  </w:style>
  <w:style w:type="character" w:styleId="Hyperlink">
    <w:name w:val="Hyperlink"/>
    <w:basedOn w:val="DefaultParagraphFont"/>
    <w:rsid w:val="00AC6FA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8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21" Type="http://schemas.openxmlformats.org/officeDocument/2006/relationships/header" Target="header8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eader" Target="header5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microsoft.com/office/2011/relationships/people" Target="people.xml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23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header" Target="header6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header" Target="header9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26d xmlns="785685f2-c2e1-4352-89aa-3faca8eaba52" xsi:nil="true"/>
    <DateCCOReviewed xmlns="785685f2-c2e1-4352-89aa-3faca8eaba52" xsi:nil="true"/>
    <oawc xmlns="785685f2-c2e1-4352-89aa-3faca8eaba52" xsi:nil="true"/>
    <sipv xmlns="785685f2-c2e1-4352-89aa-3faca8eaba52" xsi:nil="true"/>
    <_x0074_mv6 xmlns="785685f2-c2e1-4352-89aa-3faca8eaba52">
      <UserInfo>
        <DisplayName/>
        <AccountId xsi:nil="true"/>
        <AccountType/>
      </UserInfo>
    </_x0074_mv6>
    <CCOReviewr xmlns="785685f2-c2e1-4352-89aa-3faca8eaba5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DC9A153AAEEE45BACE06E01F8272AC" ma:contentTypeVersion="17" ma:contentTypeDescription="Create a new document." ma:contentTypeScope="" ma:versionID="fc2579ad1970445b0ba1f5954956792b">
  <xsd:schema xmlns:xsd="http://www.w3.org/2001/XMLSchema" xmlns:xs="http://www.w3.org/2001/XMLSchema" xmlns:p="http://schemas.microsoft.com/office/2006/metadata/properties" xmlns:ns2="785685f2-c2e1-4352-89aa-3faca8eaba52" xmlns:ns3="5067c814-4b34-462c-a21d-c185ff6548d2" targetNamespace="http://schemas.microsoft.com/office/2006/metadata/properties" ma:root="true" ma:fieldsID="864106e033a537969187528b3c0914e2" ns2:_="" ns3:_="">
    <xsd:import namespace="785685f2-c2e1-4352-89aa-3faca8eaba52"/>
    <xsd:import namespace="5067c814-4b34-462c-a21d-c185ff6548d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_x0074_mv6" minOccurs="0"/>
                <xsd:element ref="ns2:sipv" minOccurs="0"/>
                <xsd:element ref="ns2:oawc" minOccurs="0"/>
                <xsd:element ref="ns2:CCOReviewr" minOccurs="0"/>
                <xsd:element ref="ns2:DateCCOReviewed" minOccurs="0"/>
                <xsd:element ref="ns2:b26d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85685f2-c2e1-4352-89aa-3faca8eaba5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_x0074_mv6" ma:index="13" nillable="true" ma:displayName="BSO Reviewer" ma:list="UserInfo" ma:internalName="_x0074_mv6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ipv" ma:index="14" nillable="true" ma:displayName="Date BSO Review Completed" ma:internalName="sipv">
      <xsd:simpleType>
        <xsd:restriction base="dms:DateTime"/>
      </xsd:simpleType>
    </xsd:element>
    <xsd:element name="oawc" ma:index="15" nillable="true" ma:displayName="Text" ma:internalName="oawc">
      <xsd:simpleType>
        <xsd:restriction base="dms:Text"/>
      </xsd:simpleType>
    </xsd:element>
    <xsd:element name="CCOReviewr" ma:index="16" nillable="true" ma:displayName="CCO Reviewer" ma:format="Dropdown" ma:internalName="CCOReviewr">
      <xsd:simpleType>
        <xsd:restriction base="dms:Text">
          <xsd:maxLength value="255"/>
        </xsd:restriction>
      </xsd:simpleType>
    </xsd:element>
    <xsd:element name="DateCCOReviewed" ma:index="17" nillable="true" ma:displayName="Date CCO Reviewed" ma:format="Dropdown" ma:internalName="DateCCOReviewed">
      <xsd:simpleType>
        <xsd:restriction base="dms:Text">
          <xsd:maxLength value="255"/>
        </xsd:restriction>
      </xsd:simpleType>
    </xsd:element>
    <xsd:element name="b26d" ma:index="18" nillable="true" ma:displayName="SCO Reviewer" ma:internalName="b26d">
      <xsd:simpleType>
        <xsd:restriction base="dms:Text"/>
      </xsd:simpleType>
    </xsd:element>
    <xsd:element name="MediaServiceAutoTags" ma:index="19" nillable="true" ma:displayName="Tags" ma:internalName="MediaServiceAutoTags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Length (seconds)" ma:internalName="MediaLengthInSeconds" ma:readOnly="true">
      <xsd:simpleType>
        <xsd:restriction base="dms:Unknown"/>
      </xsd:simpleType>
    </xsd:element>
    <xsd:element name="MediaServiceLocation" ma:index="24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67c814-4b34-462c-a21d-c185ff6548d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C20DC98-5984-44AB-ABE5-654D12BFC2AF}">
  <ds:schemaRefs>
    <ds:schemaRef ds:uri="http://schemas.microsoft.com/office/2006/metadata/properties"/>
    <ds:schemaRef ds:uri="http://schemas.microsoft.com/office/infopath/2007/PartnerControls"/>
    <ds:schemaRef ds:uri="785685f2-c2e1-4352-89aa-3faca8eaba52"/>
  </ds:schemaRefs>
</ds:datastoreItem>
</file>

<file path=customXml/itemProps2.xml><?xml version="1.0" encoding="utf-8"?>
<ds:datastoreItem xmlns:ds="http://schemas.openxmlformats.org/officeDocument/2006/customXml" ds:itemID="{7EED56BB-ECF2-45C4-80D0-C9D368C886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5B83B2-FB12-4148-857A-D3E3096E22F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3B427183-AC93-4EA1-A4D8-41074CCE41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85685f2-c2e1-4352-89aa-3faca8eaba52"/>
    <ds:schemaRef ds:uri="5067c814-4b34-462c-a21d-c185ff6548d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0C623ED-D3FD-46E8-8F6D-B2DF8FEB3E7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5</Pages>
  <Words>1362</Words>
  <Characters>7768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 CF1R-ENV-05-E Alternative Default Fenestration Procedure</dc:title>
  <dc:creator>CaliforniaEnergyCommission1@caenergy.onmicrosoft.com</dc:creator>
  <cp:lastModifiedBy>Geiser, Che@Energy</cp:lastModifiedBy>
  <cp:revision>34</cp:revision>
  <cp:lastPrinted>2018-10-26T15:26:00Z</cp:lastPrinted>
  <dcterms:created xsi:type="dcterms:W3CDTF">2018-10-18T21:01:00Z</dcterms:created>
  <dcterms:modified xsi:type="dcterms:W3CDTF">2022-04-08T18:00:00Z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0x01010061DC9A153AAEEE45BACE06E01F8272AC</vt:lpwstr>
  </property>
</Properties>
</file>