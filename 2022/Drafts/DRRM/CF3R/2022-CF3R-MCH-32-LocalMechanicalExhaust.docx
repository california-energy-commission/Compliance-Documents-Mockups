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96325C" w14:paraId="2EB1AD10" w14:textId="77777777" w:rsidTr="0096325C">
        <w:tc>
          <w:tcPr>
            <w:tcW w:w="11016" w:type="dxa"/>
          </w:tcPr>
          <w:p w14:paraId="30224B5B" w14:textId="5A39293F"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1D3DAC">
              <w:rPr>
                <w:rFonts w:asciiTheme="minorHAnsi" w:hAnsiTheme="minorHAnsi" w:cs="font78"/>
                <w:sz w:val="18"/>
                <w:szCs w:val="18"/>
              </w:rPr>
              <w:t xml:space="preserve"> </w:t>
            </w:r>
            <w:r w:rsidRPr="00CB00C9">
              <w:rPr>
                <w:rFonts w:asciiTheme="minorHAnsi" w:hAnsiTheme="minorHAnsi" w:cs="font78"/>
                <w:sz w:val="18"/>
                <w:szCs w:val="18"/>
              </w:rPr>
              <w:t>62.2. Ventilation and Acceptable Indoor Air Quality in Low-Rise Residential Buildings</w:t>
            </w:r>
            <w:ins w:id="0" w:author="Shewmaker, Michael@Energy" w:date="2022-02-02T13:58:00Z">
              <w:r w:rsidR="00C42A31">
                <w:rPr>
                  <w:rFonts w:asciiTheme="minorHAnsi" w:hAnsiTheme="minorHAnsi" w:cs="font78"/>
                  <w:sz w:val="18"/>
                  <w:szCs w:val="18"/>
                </w:rPr>
                <w:t>, subject to the amendments specified in Section 150.0(o)1</w:t>
              </w:r>
            </w:ins>
            <w:r w:rsidRPr="00CB00C9">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w:t>
            </w:r>
            <w:del w:id="1" w:author="Alhabibi, Haider@Energy" w:date="2022-01-09T22:03:00Z">
              <w:r w:rsidRPr="00CB00C9" w:rsidDel="00D82715">
                <w:rPr>
                  <w:rStyle w:val="Emphasis"/>
                  <w:rFonts w:asciiTheme="minorHAnsi" w:hAnsiTheme="minorHAnsi"/>
                  <w:b/>
                  <w:sz w:val="18"/>
                  <w:szCs w:val="18"/>
                </w:rPr>
                <w:delText>2010</w:delText>
              </w:r>
            </w:del>
            <w:ins w:id="2" w:author="Alhabibi, Haider@Energy" w:date="2022-01-09T22:03:00Z">
              <w:r w:rsidR="00D82715" w:rsidRPr="00CB00C9">
                <w:rPr>
                  <w:rStyle w:val="Emphasis"/>
                  <w:rFonts w:asciiTheme="minorHAnsi" w:hAnsiTheme="minorHAnsi"/>
                  <w:b/>
                  <w:sz w:val="18"/>
                  <w:szCs w:val="18"/>
                </w:rPr>
                <w:t>20</w:t>
              </w:r>
              <w:r w:rsidR="00D82715">
                <w:rPr>
                  <w:rStyle w:val="Emphasis"/>
                  <w:rFonts w:asciiTheme="minorHAnsi" w:hAnsiTheme="minorHAnsi"/>
                  <w:b/>
                  <w:sz w:val="18"/>
                  <w:szCs w:val="18"/>
                </w:rPr>
                <w:t>19</w:t>
              </w:r>
            </w:ins>
            <w:r w:rsidRPr="00CB00C9">
              <w:rPr>
                <w:rStyle w:val="Emphasis"/>
                <w:rFonts w:asciiTheme="minorHAnsi" w:hAnsiTheme="minorHAnsi"/>
                <w:b/>
                <w:sz w:val="18"/>
                <w:szCs w:val="18"/>
              </w:rPr>
              <w:t>.</w:t>
            </w:r>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E127B">
        <w:tc>
          <w:tcPr>
            <w:tcW w:w="10790" w:type="dxa"/>
            <w:gridSpan w:val="3"/>
          </w:tcPr>
          <w:p w14:paraId="7DFFDC5A" w14:textId="77777777" w:rsidR="00310D9A" w:rsidRPr="0029047D"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E127B">
        <w:trPr>
          <w:trHeight w:val="158"/>
        </w:trPr>
        <w:tc>
          <w:tcPr>
            <w:tcW w:w="626" w:type="dxa"/>
            <w:vAlign w:val="center"/>
          </w:tcPr>
          <w:p w14:paraId="59947094"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E127B">
            <w:pPr>
              <w:rPr>
                <w:rFonts w:asciiTheme="minorHAnsi" w:hAnsiTheme="minorHAnsi" w:cstheme="minorHAnsi"/>
                <w:sz w:val="18"/>
                <w:szCs w:val="18"/>
              </w:rPr>
            </w:pPr>
          </w:p>
        </w:tc>
      </w:tr>
      <w:tr w:rsidR="00310D9A" w:rsidRPr="007A5D38" w14:paraId="776A4A0F" w14:textId="77777777" w:rsidTr="007E127B">
        <w:trPr>
          <w:trHeight w:val="158"/>
        </w:trPr>
        <w:tc>
          <w:tcPr>
            <w:tcW w:w="626" w:type="dxa"/>
            <w:vAlign w:val="center"/>
          </w:tcPr>
          <w:p w14:paraId="19AA4878"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E127B">
            <w:pPr>
              <w:rPr>
                <w:rFonts w:asciiTheme="minorHAnsi" w:hAnsiTheme="minorHAnsi" w:cstheme="minorHAnsi"/>
                <w:sz w:val="18"/>
                <w:szCs w:val="18"/>
              </w:rPr>
            </w:pPr>
          </w:p>
        </w:tc>
      </w:tr>
      <w:tr w:rsidR="00310D9A" w:rsidRPr="007A5D38" w14:paraId="6CA174B8" w14:textId="77777777" w:rsidTr="007E127B">
        <w:trPr>
          <w:trHeight w:val="158"/>
        </w:trPr>
        <w:tc>
          <w:tcPr>
            <w:tcW w:w="626" w:type="dxa"/>
            <w:vAlign w:val="center"/>
          </w:tcPr>
          <w:p w14:paraId="43A81B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E127B">
            <w:pPr>
              <w:rPr>
                <w:rFonts w:asciiTheme="minorHAnsi" w:hAnsiTheme="minorHAnsi" w:cstheme="minorHAnsi"/>
                <w:sz w:val="18"/>
                <w:szCs w:val="18"/>
              </w:rPr>
            </w:pPr>
          </w:p>
        </w:tc>
      </w:tr>
      <w:tr w:rsidR="00310D9A" w:rsidRPr="007A5D38" w14:paraId="358D7BB8" w14:textId="77777777" w:rsidTr="007E127B">
        <w:trPr>
          <w:trHeight w:val="158"/>
        </w:trPr>
        <w:tc>
          <w:tcPr>
            <w:tcW w:w="626" w:type="dxa"/>
            <w:vAlign w:val="center"/>
          </w:tcPr>
          <w:p w14:paraId="09079E40"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E127B">
            <w:pPr>
              <w:rPr>
                <w:rFonts w:asciiTheme="minorHAnsi" w:hAnsiTheme="minorHAnsi" w:cstheme="minorHAnsi"/>
                <w:sz w:val="18"/>
                <w:szCs w:val="18"/>
              </w:rPr>
            </w:pPr>
          </w:p>
        </w:tc>
      </w:tr>
      <w:tr w:rsidR="00310D9A" w:rsidRPr="007A5D38" w14:paraId="5DCA4FD7" w14:textId="77777777" w:rsidTr="007E127B">
        <w:trPr>
          <w:trHeight w:val="158"/>
        </w:trPr>
        <w:tc>
          <w:tcPr>
            <w:tcW w:w="626" w:type="dxa"/>
            <w:vAlign w:val="center"/>
          </w:tcPr>
          <w:p w14:paraId="0FD01C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E127B">
            <w:pPr>
              <w:rPr>
                <w:rFonts w:asciiTheme="minorHAnsi" w:hAnsiTheme="minorHAnsi" w:cstheme="minorHAnsi"/>
                <w:sz w:val="18"/>
                <w:szCs w:val="18"/>
              </w:rPr>
            </w:pPr>
          </w:p>
        </w:tc>
      </w:tr>
      <w:tr w:rsidR="00310D9A" w:rsidRPr="007A5D38" w14:paraId="609A8811" w14:textId="77777777" w:rsidTr="007E127B">
        <w:trPr>
          <w:trHeight w:val="158"/>
        </w:trPr>
        <w:tc>
          <w:tcPr>
            <w:tcW w:w="626" w:type="dxa"/>
            <w:vAlign w:val="center"/>
          </w:tcPr>
          <w:p w14:paraId="3565E3E4" w14:textId="77777777" w:rsidR="00310D9A" w:rsidRPr="007A5D38" w:rsidRDefault="00310D9A" w:rsidP="007E127B">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E127B">
            <w:pPr>
              <w:rPr>
                <w:rFonts w:asciiTheme="minorHAnsi" w:hAnsiTheme="minorHAnsi" w:cstheme="minorHAnsi"/>
                <w:sz w:val="18"/>
                <w:szCs w:val="18"/>
              </w:rPr>
            </w:pPr>
          </w:p>
        </w:tc>
      </w:tr>
      <w:tr w:rsidR="00005E16" w:rsidRPr="007A5D38" w14:paraId="6883A836" w14:textId="77777777" w:rsidTr="007E127B">
        <w:trPr>
          <w:trHeight w:val="158"/>
          <w:ins w:id="3" w:author="Shewmaker, Michael@Energy" w:date="2022-02-02T13:59:00Z"/>
        </w:trPr>
        <w:tc>
          <w:tcPr>
            <w:tcW w:w="626" w:type="dxa"/>
            <w:vAlign w:val="center"/>
          </w:tcPr>
          <w:p w14:paraId="4AC0F868" w14:textId="0233B59D" w:rsidR="00005E16" w:rsidRDefault="00005E16" w:rsidP="007E127B">
            <w:pPr>
              <w:jc w:val="center"/>
              <w:rPr>
                <w:ins w:id="4" w:author="Shewmaker, Michael@Energy" w:date="2022-02-02T13:59:00Z"/>
                <w:rFonts w:asciiTheme="minorHAnsi" w:hAnsiTheme="minorHAnsi" w:cstheme="minorHAnsi"/>
                <w:sz w:val="18"/>
                <w:szCs w:val="18"/>
              </w:rPr>
            </w:pPr>
            <w:ins w:id="5" w:author="Shewmaker, Michael@Energy" w:date="2022-02-02T13:59:00Z">
              <w:r>
                <w:rPr>
                  <w:rFonts w:asciiTheme="minorHAnsi" w:hAnsiTheme="minorHAnsi" w:cstheme="minorHAnsi"/>
                  <w:sz w:val="18"/>
                  <w:szCs w:val="18"/>
                </w:rPr>
                <w:t>07</w:t>
              </w:r>
            </w:ins>
          </w:p>
        </w:tc>
        <w:tc>
          <w:tcPr>
            <w:tcW w:w="4602" w:type="dxa"/>
            <w:vAlign w:val="center"/>
          </w:tcPr>
          <w:p w14:paraId="68068A04" w14:textId="33F5715A" w:rsidR="00005E16" w:rsidRDefault="00005E16" w:rsidP="007E127B">
            <w:pPr>
              <w:rPr>
                <w:ins w:id="6" w:author="Shewmaker, Michael@Energy" w:date="2022-02-02T13:59:00Z"/>
                <w:rFonts w:asciiTheme="minorHAnsi" w:hAnsiTheme="minorHAnsi" w:cstheme="minorHAnsi"/>
                <w:sz w:val="18"/>
                <w:szCs w:val="18"/>
              </w:rPr>
            </w:pPr>
            <w:ins w:id="7" w:author="Shewmaker, Michael@Energy" w:date="2022-02-02T13:59:00Z">
              <w:r>
                <w:rPr>
                  <w:rFonts w:asciiTheme="minorHAnsi" w:hAnsiTheme="minorHAnsi" w:cstheme="minorHAnsi"/>
                  <w:sz w:val="18"/>
                  <w:szCs w:val="18"/>
                </w:rPr>
                <w:t>Dwelling Unit Total F</w:t>
              </w:r>
              <w:r w:rsidR="00787DE8">
                <w:rPr>
                  <w:rFonts w:asciiTheme="minorHAnsi" w:hAnsiTheme="minorHAnsi" w:cstheme="minorHAnsi"/>
                  <w:sz w:val="18"/>
                  <w:szCs w:val="18"/>
                </w:rPr>
                <w:t>loor Area</w:t>
              </w:r>
            </w:ins>
          </w:p>
        </w:tc>
        <w:tc>
          <w:tcPr>
            <w:tcW w:w="5562" w:type="dxa"/>
          </w:tcPr>
          <w:p w14:paraId="5DE9AC4B" w14:textId="77777777" w:rsidR="00005E16" w:rsidRPr="007A5D38" w:rsidRDefault="00005E16" w:rsidP="007E127B">
            <w:pPr>
              <w:rPr>
                <w:ins w:id="8" w:author="Shewmaker, Michael@Energy" w:date="2022-02-02T13:59:00Z"/>
                <w:rFonts w:asciiTheme="minorHAnsi" w:hAnsiTheme="minorHAnsi" w:cstheme="minorHAnsi"/>
                <w:sz w:val="18"/>
                <w:szCs w:val="18"/>
              </w:rPr>
            </w:pPr>
          </w:p>
        </w:tc>
      </w:tr>
      <w:tr w:rsidR="00005E16" w:rsidRPr="007A5D38" w14:paraId="1F1E8B4F" w14:textId="77777777" w:rsidTr="007E127B">
        <w:trPr>
          <w:trHeight w:val="158"/>
          <w:ins w:id="9" w:author="Shewmaker, Michael@Energy" w:date="2022-02-02T13:59:00Z"/>
        </w:trPr>
        <w:tc>
          <w:tcPr>
            <w:tcW w:w="626" w:type="dxa"/>
            <w:vAlign w:val="center"/>
          </w:tcPr>
          <w:p w14:paraId="46FF6012" w14:textId="2EFE4073" w:rsidR="00005E16" w:rsidRDefault="00005E16" w:rsidP="007E127B">
            <w:pPr>
              <w:jc w:val="center"/>
              <w:rPr>
                <w:ins w:id="10" w:author="Shewmaker, Michael@Energy" w:date="2022-02-02T13:59:00Z"/>
                <w:rFonts w:asciiTheme="minorHAnsi" w:hAnsiTheme="minorHAnsi" w:cstheme="minorHAnsi"/>
                <w:sz w:val="18"/>
                <w:szCs w:val="18"/>
              </w:rPr>
            </w:pPr>
            <w:ins w:id="11" w:author="Shewmaker, Michael@Energy" w:date="2022-02-02T13:59:00Z">
              <w:r>
                <w:rPr>
                  <w:rFonts w:asciiTheme="minorHAnsi" w:hAnsiTheme="minorHAnsi" w:cstheme="minorHAnsi"/>
                  <w:sz w:val="18"/>
                  <w:szCs w:val="18"/>
                </w:rPr>
                <w:t>08</w:t>
              </w:r>
            </w:ins>
          </w:p>
        </w:tc>
        <w:tc>
          <w:tcPr>
            <w:tcW w:w="4602" w:type="dxa"/>
            <w:vAlign w:val="center"/>
          </w:tcPr>
          <w:p w14:paraId="4E1577D7" w14:textId="5DD53F30" w:rsidR="00005E16" w:rsidRDefault="00787DE8" w:rsidP="007E127B">
            <w:pPr>
              <w:rPr>
                <w:ins w:id="12" w:author="Shewmaker, Michael@Energy" w:date="2022-02-02T13:59:00Z"/>
                <w:rFonts w:asciiTheme="minorHAnsi" w:hAnsiTheme="minorHAnsi" w:cstheme="minorHAnsi"/>
                <w:sz w:val="18"/>
                <w:szCs w:val="18"/>
              </w:rPr>
            </w:pPr>
            <w:ins w:id="13" w:author="Shewmaker, Michael@Energy" w:date="2022-02-02T13:59:00Z">
              <w:r>
                <w:rPr>
                  <w:rFonts w:asciiTheme="minorHAnsi" w:hAnsiTheme="minorHAnsi" w:cstheme="minorHAnsi"/>
                  <w:sz w:val="18"/>
                  <w:szCs w:val="18"/>
                </w:rPr>
                <w:t>Kitchen Range (Cooking Stove) Fuel Type</w:t>
              </w:r>
            </w:ins>
          </w:p>
        </w:tc>
        <w:tc>
          <w:tcPr>
            <w:tcW w:w="5562" w:type="dxa"/>
          </w:tcPr>
          <w:p w14:paraId="28A36320" w14:textId="77777777" w:rsidR="00005E16" w:rsidRPr="007A5D38" w:rsidRDefault="00005E16" w:rsidP="007E127B">
            <w:pPr>
              <w:rPr>
                <w:ins w:id="14" w:author="Shewmaker, Michael@Energy" w:date="2022-02-02T13:59:00Z"/>
                <w:rFonts w:asciiTheme="minorHAnsi" w:hAnsiTheme="minorHAnsi" w:cstheme="minorHAnsi"/>
                <w:sz w:val="18"/>
                <w:szCs w:val="18"/>
              </w:rPr>
            </w:pPr>
          </w:p>
        </w:tc>
      </w:tr>
    </w:tbl>
    <w:p w14:paraId="4D19F52D" w14:textId="77777777" w:rsidR="00FD11ED" w:rsidRDefault="00FD11ED" w:rsidP="00192313">
      <w:pPr>
        <w:rPr>
          <w:ins w:id="15" w:author="Alhabibi, Haider@Energy" w:date="2022-03-07T11:02:00Z"/>
          <w:rFonts w:asciiTheme="minorHAnsi" w:hAnsiTheme="minorHAnsi"/>
          <w:sz w:val="18"/>
          <w:szCs w:val="18"/>
        </w:rPr>
      </w:pPr>
    </w:p>
    <w:p w14:paraId="34732659" w14:textId="77777777" w:rsidR="00215D48" w:rsidRDefault="00215D48"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78"/>
        <w:gridCol w:w="778"/>
        <w:gridCol w:w="777"/>
        <w:gridCol w:w="777"/>
        <w:gridCol w:w="776"/>
        <w:gridCol w:w="776"/>
        <w:gridCol w:w="776"/>
        <w:gridCol w:w="776"/>
        <w:gridCol w:w="757"/>
        <w:gridCol w:w="776"/>
        <w:gridCol w:w="742"/>
        <w:gridCol w:w="776"/>
        <w:gridCol w:w="776"/>
        <w:gridCol w:w="749"/>
        <w:tblGridChange w:id="16">
          <w:tblGrid>
            <w:gridCol w:w="835"/>
            <w:gridCol w:w="835"/>
            <w:gridCol w:w="835"/>
            <w:gridCol w:w="835"/>
            <w:gridCol w:w="834"/>
            <w:gridCol w:w="834"/>
            <w:gridCol w:w="834"/>
            <w:gridCol w:w="834"/>
            <w:gridCol w:w="811"/>
            <w:gridCol w:w="834"/>
            <w:gridCol w:w="834"/>
            <w:gridCol w:w="834"/>
            <w:gridCol w:w="801"/>
            <w:gridCol w:w="33"/>
            <w:gridCol w:w="801"/>
          </w:tblGrid>
        </w:tblGridChange>
      </w:tblGrid>
      <w:tr w:rsidR="004C73C4" w14:paraId="5D73D616" w14:textId="57EC30DF" w:rsidTr="004349F7">
        <w:trPr>
          <w:cantSplit/>
          <w:trHeight w:val="305"/>
        </w:trPr>
        <w:tc>
          <w:tcPr>
            <w:tcW w:w="10790" w:type="dxa"/>
            <w:gridSpan w:val="14"/>
          </w:tcPr>
          <w:p w14:paraId="1B1BCBD2" w14:textId="31462285" w:rsidR="004C73C4" w:rsidRDefault="004C73C4" w:rsidP="00857191">
            <w:pPr>
              <w:rPr>
                <w:ins w:id="17" w:author="Shewmaker, Michael@Energy" w:date="2022-02-02T14:06:00Z"/>
                <w:rFonts w:asciiTheme="minorHAnsi" w:hAnsiTheme="minorHAnsi"/>
                <w:b/>
                <w:szCs w:val="18"/>
              </w:rPr>
            </w:pPr>
            <w:r>
              <w:rPr>
                <w:rFonts w:asciiTheme="minorHAnsi" w:hAnsiTheme="minorHAnsi"/>
                <w:b/>
                <w:szCs w:val="18"/>
              </w:rPr>
              <w:t>B</w:t>
            </w:r>
            <w:r w:rsidRPr="003404FF">
              <w:rPr>
                <w:rFonts w:asciiTheme="minorHAnsi" w:hAnsiTheme="minorHAnsi"/>
                <w:b/>
                <w:szCs w:val="18"/>
              </w:rPr>
              <w:t>. Kitchen Exhaust System</w:t>
            </w:r>
            <w:r>
              <w:rPr>
                <w:rFonts w:asciiTheme="minorHAnsi" w:hAnsiTheme="minorHAnsi"/>
                <w:b/>
                <w:szCs w:val="18"/>
              </w:rPr>
              <w:t>s</w:t>
            </w:r>
          </w:p>
        </w:tc>
      </w:tr>
      <w:tr w:rsidR="00E57F90" w14:paraId="1F3D393B" w14:textId="466AE50F" w:rsidTr="00E57F90">
        <w:tblPrEx>
          <w:tblW w:w="0" w:type="auto"/>
          <w:tblPrExChange w:id="18" w:author="Alhabibi, Haider@Energy" w:date="2022-03-07T11:00:00Z">
            <w:tblPrEx>
              <w:tblW w:w="0" w:type="auto"/>
            </w:tblPrEx>
          </w:tblPrExChange>
        </w:tblPrEx>
        <w:trPr>
          <w:cantSplit/>
          <w:trHeight w:val="503"/>
          <w:trPrChange w:id="19" w:author="Alhabibi, Haider@Energy" w:date="2022-03-07T11:00:00Z">
            <w:trPr>
              <w:cantSplit/>
              <w:trHeight w:val="503"/>
            </w:trPr>
          </w:trPrChange>
        </w:trPr>
        <w:tc>
          <w:tcPr>
            <w:tcW w:w="778" w:type="dxa"/>
            <w:textDirection w:val="btLr"/>
            <w:vAlign w:val="center"/>
            <w:tcPrChange w:id="20" w:author="Alhabibi, Haider@Energy" w:date="2022-03-07T11:00:00Z">
              <w:tcPr>
                <w:tcW w:w="835" w:type="dxa"/>
                <w:textDirection w:val="btLr"/>
                <w:vAlign w:val="center"/>
              </w:tcPr>
            </w:tcPrChange>
          </w:tcPr>
          <w:p w14:paraId="3FE8FDD5" w14:textId="77777777" w:rsidR="00E57F90" w:rsidRDefault="00E57F90">
            <w:pPr>
              <w:ind w:left="113" w:right="113"/>
              <w:jc w:val="center"/>
              <w:rPr>
                <w:rFonts w:asciiTheme="minorHAnsi" w:hAnsiTheme="minorHAnsi"/>
                <w:sz w:val="18"/>
                <w:szCs w:val="18"/>
              </w:rPr>
              <w:pPrChange w:id="21" w:author="Alhabibi, Haider@Energy" w:date="2022-03-07T11:00:00Z">
                <w:pPr>
                  <w:jc w:val="center"/>
                </w:pPr>
              </w:pPrChange>
            </w:pPr>
            <w:r>
              <w:rPr>
                <w:rFonts w:asciiTheme="minorHAnsi" w:hAnsiTheme="minorHAnsi"/>
                <w:sz w:val="18"/>
                <w:szCs w:val="18"/>
              </w:rPr>
              <w:t>01</w:t>
            </w:r>
          </w:p>
        </w:tc>
        <w:tc>
          <w:tcPr>
            <w:tcW w:w="778" w:type="dxa"/>
            <w:textDirection w:val="btLr"/>
            <w:vAlign w:val="center"/>
            <w:tcPrChange w:id="22" w:author="Alhabibi, Haider@Energy" w:date="2022-03-07T11:00:00Z">
              <w:tcPr>
                <w:tcW w:w="835" w:type="dxa"/>
                <w:textDirection w:val="btLr"/>
                <w:vAlign w:val="center"/>
              </w:tcPr>
            </w:tcPrChange>
          </w:tcPr>
          <w:p w14:paraId="685EA72C" w14:textId="77777777" w:rsidR="00E57F90" w:rsidRDefault="00E57F90">
            <w:pPr>
              <w:ind w:left="113" w:right="113"/>
              <w:jc w:val="center"/>
              <w:rPr>
                <w:rFonts w:asciiTheme="minorHAnsi" w:hAnsiTheme="minorHAnsi"/>
                <w:sz w:val="18"/>
                <w:szCs w:val="18"/>
              </w:rPr>
              <w:pPrChange w:id="23" w:author="Alhabibi, Haider@Energy" w:date="2022-03-07T11:00:00Z">
                <w:pPr>
                  <w:jc w:val="center"/>
                </w:pPr>
              </w:pPrChange>
            </w:pPr>
            <w:r>
              <w:rPr>
                <w:rFonts w:asciiTheme="minorHAnsi" w:hAnsiTheme="minorHAnsi"/>
                <w:sz w:val="18"/>
                <w:szCs w:val="18"/>
              </w:rPr>
              <w:t>02</w:t>
            </w:r>
          </w:p>
        </w:tc>
        <w:tc>
          <w:tcPr>
            <w:tcW w:w="777" w:type="dxa"/>
            <w:textDirection w:val="btLr"/>
            <w:vAlign w:val="center"/>
            <w:tcPrChange w:id="24" w:author="Alhabibi, Haider@Energy" w:date="2022-03-07T11:00:00Z">
              <w:tcPr>
                <w:tcW w:w="835" w:type="dxa"/>
                <w:textDirection w:val="btLr"/>
                <w:vAlign w:val="center"/>
              </w:tcPr>
            </w:tcPrChange>
          </w:tcPr>
          <w:p w14:paraId="1240382D" w14:textId="77777777" w:rsidR="00E57F90" w:rsidRDefault="00E57F90">
            <w:pPr>
              <w:ind w:left="113" w:right="113"/>
              <w:jc w:val="center"/>
              <w:rPr>
                <w:rFonts w:asciiTheme="minorHAnsi" w:hAnsiTheme="minorHAnsi"/>
                <w:sz w:val="18"/>
                <w:szCs w:val="18"/>
              </w:rPr>
              <w:pPrChange w:id="25" w:author="Alhabibi, Haider@Energy" w:date="2022-03-07T11:00:00Z">
                <w:pPr>
                  <w:jc w:val="center"/>
                </w:pPr>
              </w:pPrChange>
            </w:pPr>
            <w:r>
              <w:rPr>
                <w:rFonts w:asciiTheme="minorHAnsi" w:hAnsiTheme="minorHAnsi"/>
                <w:sz w:val="18"/>
                <w:szCs w:val="18"/>
              </w:rPr>
              <w:t>03</w:t>
            </w:r>
          </w:p>
        </w:tc>
        <w:tc>
          <w:tcPr>
            <w:tcW w:w="777" w:type="dxa"/>
            <w:textDirection w:val="btLr"/>
            <w:vAlign w:val="center"/>
            <w:tcPrChange w:id="26" w:author="Alhabibi, Haider@Energy" w:date="2022-03-07T11:00:00Z">
              <w:tcPr>
                <w:tcW w:w="835" w:type="dxa"/>
                <w:textDirection w:val="btLr"/>
                <w:vAlign w:val="center"/>
              </w:tcPr>
            </w:tcPrChange>
          </w:tcPr>
          <w:p w14:paraId="44B7CD1F" w14:textId="77777777" w:rsidR="00E57F90" w:rsidRDefault="00E57F90">
            <w:pPr>
              <w:ind w:left="113" w:right="113"/>
              <w:jc w:val="center"/>
              <w:rPr>
                <w:rFonts w:asciiTheme="minorHAnsi" w:hAnsiTheme="minorHAnsi"/>
                <w:sz w:val="18"/>
                <w:szCs w:val="18"/>
              </w:rPr>
              <w:pPrChange w:id="27" w:author="Alhabibi, Haider@Energy" w:date="2022-03-07T11:00:00Z">
                <w:pPr>
                  <w:jc w:val="center"/>
                </w:pPr>
              </w:pPrChange>
            </w:pPr>
            <w:r>
              <w:rPr>
                <w:rFonts w:asciiTheme="minorHAnsi" w:hAnsiTheme="minorHAnsi"/>
                <w:sz w:val="18"/>
                <w:szCs w:val="18"/>
              </w:rPr>
              <w:t>04</w:t>
            </w:r>
          </w:p>
        </w:tc>
        <w:tc>
          <w:tcPr>
            <w:tcW w:w="776" w:type="dxa"/>
            <w:textDirection w:val="btLr"/>
            <w:vAlign w:val="center"/>
            <w:tcPrChange w:id="28" w:author="Alhabibi, Haider@Energy" w:date="2022-03-07T11:00:00Z">
              <w:tcPr>
                <w:tcW w:w="834" w:type="dxa"/>
                <w:textDirection w:val="btLr"/>
                <w:vAlign w:val="center"/>
              </w:tcPr>
            </w:tcPrChange>
          </w:tcPr>
          <w:p w14:paraId="5A44EFA2" w14:textId="77777777" w:rsidR="00E57F90" w:rsidRDefault="00E57F90">
            <w:pPr>
              <w:ind w:left="113" w:right="113"/>
              <w:jc w:val="center"/>
              <w:rPr>
                <w:rFonts w:asciiTheme="minorHAnsi" w:hAnsiTheme="minorHAnsi"/>
                <w:sz w:val="18"/>
                <w:szCs w:val="18"/>
              </w:rPr>
              <w:pPrChange w:id="29" w:author="Alhabibi, Haider@Energy" w:date="2022-03-07T11:00:00Z">
                <w:pPr>
                  <w:jc w:val="center"/>
                </w:pPr>
              </w:pPrChange>
            </w:pPr>
            <w:r>
              <w:rPr>
                <w:rFonts w:asciiTheme="minorHAnsi" w:hAnsiTheme="minorHAnsi"/>
                <w:sz w:val="18"/>
                <w:szCs w:val="18"/>
              </w:rPr>
              <w:t>05</w:t>
            </w:r>
          </w:p>
        </w:tc>
        <w:tc>
          <w:tcPr>
            <w:tcW w:w="776" w:type="dxa"/>
            <w:textDirection w:val="btLr"/>
            <w:vAlign w:val="center"/>
            <w:tcPrChange w:id="30" w:author="Alhabibi, Haider@Energy" w:date="2022-03-07T11:00:00Z">
              <w:tcPr>
                <w:tcW w:w="834" w:type="dxa"/>
                <w:textDirection w:val="btLr"/>
                <w:vAlign w:val="center"/>
              </w:tcPr>
            </w:tcPrChange>
          </w:tcPr>
          <w:p w14:paraId="21A9FDBC" w14:textId="77777777" w:rsidR="00E57F90" w:rsidRDefault="00E57F90">
            <w:pPr>
              <w:ind w:left="113" w:right="113"/>
              <w:jc w:val="center"/>
              <w:rPr>
                <w:rFonts w:asciiTheme="minorHAnsi" w:hAnsiTheme="minorHAnsi"/>
                <w:sz w:val="18"/>
                <w:szCs w:val="18"/>
              </w:rPr>
              <w:pPrChange w:id="31" w:author="Alhabibi, Haider@Energy" w:date="2022-03-07T11:00:00Z">
                <w:pPr>
                  <w:jc w:val="center"/>
                </w:pPr>
              </w:pPrChange>
            </w:pPr>
            <w:r>
              <w:rPr>
                <w:rFonts w:asciiTheme="minorHAnsi" w:hAnsiTheme="minorHAnsi"/>
                <w:sz w:val="18"/>
                <w:szCs w:val="18"/>
              </w:rPr>
              <w:t>06</w:t>
            </w:r>
          </w:p>
        </w:tc>
        <w:tc>
          <w:tcPr>
            <w:tcW w:w="776" w:type="dxa"/>
            <w:textDirection w:val="btLr"/>
            <w:vAlign w:val="center"/>
            <w:tcPrChange w:id="32" w:author="Alhabibi, Haider@Energy" w:date="2022-03-07T11:00:00Z">
              <w:tcPr>
                <w:tcW w:w="834" w:type="dxa"/>
                <w:textDirection w:val="btLr"/>
                <w:vAlign w:val="center"/>
              </w:tcPr>
            </w:tcPrChange>
          </w:tcPr>
          <w:p w14:paraId="1177CDA5" w14:textId="77777777" w:rsidR="00E57F90" w:rsidRDefault="00E57F90">
            <w:pPr>
              <w:ind w:left="113" w:right="113"/>
              <w:jc w:val="center"/>
              <w:rPr>
                <w:rFonts w:asciiTheme="minorHAnsi" w:hAnsiTheme="minorHAnsi"/>
                <w:sz w:val="18"/>
                <w:szCs w:val="18"/>
              </w:rPr>
              <w:pPrChange w:id="33" w:author="Alhabibi, Haider@Energy" w:date="2022-03-07T11:00:00Z">
                <w:pPr>
                  <w:jc w:val="center"/>
                </w:pPr>
              </w:pPrChange>
            </w:pPr>
            <w:r>
              <w:rPr>
                <w:rFonts w:asciiTheme="minorHAnsi" w:hAnsiTheme="minorHAnsi"/>
                <w:sz w:val="18"/>
                <w:szCs w:val="18"/>
              </w:rPr>
              <w:t>07</w:t>
            </w:r>
          </w:p>
        </w:tc>
        <w:tc>
          <w:tcPr>
            <w:tcW w:w="776" w:type="dxa"/>
            <w:textDirection w:val="btLr"/>
            <w:vAlign w:val="center"/>
            <w:tcPrChange w:id="34" w:author="Alhabibi, Haider@Energy" w:date="2022-03-07T11:00:00Z">
              <w:tcPr>
                <w:tcW w:w="834" w:type="dxa"/>
                <w:textDirection w:val="btLr"/>
                <w:vAlign w:val="center"/>
              </w:tcPr>
            </w:tcPrChange>
          </w:tcPr>
          <w:p w14:paraId="3C18FD32" w14:textId="77777777" w:rsidR="00E57F90" w:rsidRDefault="00E57F90">
            <w:pPr>
              <w:ind w:left="113" w:right="113"/>
              <w:jc w:val="center"/>
              <w:rPr>
                <w:rFonts w:asciiTheme="minorHAnsi" w:hAnsiTheme="minorHAnsi"/>
                <w:sz w:val="18"/>
                <w:szCs w:val="18"/>
              </w:rPr>
              <w:pPrChange w:id="35" w:author="Alhabibi, Haider@Energy" w:date="2022-03-07T11:00:00Z">
                <w:pPr>
                  <w:jc w:val="center"/>
                </w:pPr>
              </w:pPrChange>
            </w:pPr>
            <w:r>
              <w:rPr>
                <w:rFonts w:asciiTheme="minorHAnsi" w:hAnsiTheme="minorHAnsi"/>
                <w:sz w:val="18"/>
                <w:szCs w:val="18"/>
              </w:rPr>
              <w:t>08</w:t>
            </w:r>
          </w:p>
        </w:tc>
        <w:tc>
          <w:tcPr>
            <w:tcW w:w="757" w:type="dxa"/>
            <w:textDirection w:val="btLr"/>
            <w:vAlign w:val="center"/>
            <w:tcPrChange w:id="36" w:author="Alhabibi, Haider@Energy" w:date="2022-03-07T11:00:00Z">
              <w:tcPr>
                <w:tcW w:w="811" w:type="dxa"/>
                <w:textDirection w:val="btLr"/>
                <w:vAlign w:val="center"/>
              </w:tcPr>
            </w:tcPrChange>
          </w:tcPr>
          <w:p w14:paraId="545B6CD3" w14:textId="203AA5F7" w:rsidR="00E57F90" w:rsidRDefault="00E57F90">
            <w:pPr>
              <w:ind w:left="113" w:right="113"/>
              <w:jc w:val="center"/>
              <w:rPr>
                <w:ins w:id="37" w:author="Shewmaker, Michael@Energy" w:date="2022-02-02T14:05:00Z"/>
                <w:rFonts w:asciiTheme="minorHAnsi" w:hAnsiTheme="minorHAnsi"/>
                <w:sz w:val="18"/>
                <w:szCs w:val="18"/>
              </w:rPr>
              <w:pPrChange w:id="38" w:author="Alhabibi, Haider@Energy" w:date="2022-03-07T11:00:00Z">
                <w:pPr>
                  <w:jc w:val="center"/>
                </w:pPr>
              </w:pPrChange>
            </w:pPr>
            <w:ins w:id="39" w:author="Shewmaker, Michael@Energy" w:date="2022-02-02T14:05:00Z">
              <w:r>
                <w:rPr>
                  <w:rFonts w:asciiTheme="minorHAnsi" w:hAnsiTheme="minorHAnsi"/>
                  <w:sz w:val="18"/>
                  <w:szCs w:val="18"/>
                </w:rPr>
                <w:t>09a</w:t>
              </w:r>
            </w:ins>
          </w:p>
        </w:tc>
        <w:tc>
          <w:tcPr>
            <w:tcW w:w="776" w:type="dxa"/>
            <w:textDirection w:val="btLr"/>
            <w:vAlign w:val="center"/>
            <w:tcPrChange w:id="40" w:author="Alhabibi, Haider@Energy" w:date="2022-03-07T11:00:00Z">
              <w:tcPr>
                <w:tcW w:w="834" w:type="dxa"/>
                <w:textDirection w:val="btLr"/>
                <w:vAlign w:val="center"/>
              </w:tcPr>
            </w:tcPrChange>
          </w:tcPr>
          <w:p w14:paraId="25B6413B" w14:textId="662C80F0" w:rsidR="00E57F90" w:rsidRDefault="00E57F90">
            <w:pPr>
              <w:ind w:left="113" w:right="113"/>
              <w:jc w:val="center"/>
              <w:rPr>
                <w:rFonts w:asciiTheme="minorHAnsi" w:hAnsiTheme="minorHAnsi"/>
                <w:sz w:val="18"/>
                <w:szCs w:val="18"/>
              </w:rPr>
              <w:pPrChange w:id="41" w:author="Alhabibi, Haider@Energy" w:date="2022-03-07T11:00:00Z">
                <w:pPr>
                  <w:jc w:val="center"/>
                </w:pPr>
              </w:pPrChange>
            </w:pPr>
            <w:r>
              <w:rPr>
                <w:rFonts w:asciiTheme="minorHAnsi" w:hAnsiTheme="minorHAnsi"/>
                <w:sz w:val="18"/>
                <w:szCs w:val="18"/>
              </w:rPr>
              <w:t>09</w:t>
            </w:r>
          </w:p>
        </w:tc>
        <w:tc>
          <w:tcPr>
            <w:tcW w:w="742" w:type="dxa"/>
            <w:textDirection w:val="btLr"/>
            <w:tcPrChange w:id="42" w:author="Alhabibi, Haider@Energy" w:date="2022-03-07T11:00:00Z">
              <w:tcPr>
                <w:tcW w:w="834" w:type="dxa"/>
                <w:textDirection w:val="btLr"/>
              </w:tcPr>
            </w:tcPrChange>
          </w:tcPr>
          <w:p w14:paraId="131E9797" w14:textId="306D3D4F" w:rsidR="00E57F90" w:rsidRDefault="00E57F90" w:rsidP="0061493F">
            <w:pPr>
              <w:ind w:left="113" w:right="113"/>
              <w:jc w:val="center"/>
              <w:rPr>
                <w:ins w:id="43" w:author="Alhabibi, Haider@Energy" w:date="2022-03-07T11:00:00Z"/>
                <w:rFonts w:asciiTheme="minorHAnsi" w:hAnsiTheme="minorHAnsi"/>
                <w:sz w:val="18"/>
                <w:szCs w:val="18"/>
              </w:rPr>
            </w:pPr>
            <w:ins w:id="44" w:author="Alhabibi, Haider@Energy" w:date="2022-03-07T11:01:00Z">
              <w:r>
                <w:rPr>
                  <w:rFonts w:asciiTheme="minorHAnsi" w:hAnsiTheme="minorHAnsi"/>
                  <w:sz w:val="18"/>
                  <w:szCs w:val="18"/>
                </w:rPr>
                <w:t>10a</w:t>
              </w:r>
            </w:ins>
          </w:p>
        </w:tc>
        <w:tc>
          <w:tcPr>
            <w:tcW w:w="776" w:type="dxa"/>
            <w:textDirection w:val="btLr"/>
            <w:vAlign w:val="center"/>
            <w:tcPrChange w:id="45" w:author="Alhabibi, Haider@Energy" w:date="2022-03-07T11:00:00Z">
              <w:tcPr>
                <w:tcW w:w="834" w:type="dxa"/>
                <w:textDirection w:val="btLr"/>
                <w:vAlign w:val="center"/>
              </w:tcPr>
            </w:tcPrChange>
          </w:tcPr>
          <w:p w14:paraId="5BF134A5" w14:textId="5C1B01BD" w:rsidR="00E57F90" w:rsidRDefault="00E57F90">
            <w:pPr>
              <w:ind w:left="113" w:right="113"/>
              <w:jc w:val="center"/>
              <w:rPr>
                <w:rFonts w:asciiTheme="minorHAnsi" w:hAnsiTheme="minorHAnsi"/>
                <w:sz w:val="18"/>
                <w:szCs w:val="18"/>
              </w:rPr>
              <w:pPrChange w:id="46" w:author="Alhabibi, Haider@Energy" w:date="2022-03-07T11:00:00Z">
                <w:pPr>
                  <w:jc w:val="center"/>
                </w:pPr>
              </w:pPrChange>
            </w:pPr>
            <w:r>
              <w:rPr>
                <w:rFonts w:asciiTheme="minorHAnsi" w:hAnsiTheme="minorHAnsi"/>
                <w:sz w:val="18"/>
                <w:szCs w:val="18"/>
              </w:rPr>
              <w:t>10</w:t>
            </w:r>
          </w:p>
        </w:tc>
        <w:tc>
          <w:tcPr>
            <w:tcW w:w="776" w:type="dxa"/>
            <w:textDirection w:val="btLr"/>
            <w:vAlign w:val="center"/>
            <w:tcPrChange w:id="47" w:author="Alhabibi, Haider@Energy" w:date="2022-03-07T11:00:00Z">
              <w:tcPr>
                <w:tcW w:w="834" w:type="dxa"/>
                <w:gridSpan w:val="2"/>
                <w:textDirection w:val="btLr"/>
                <w:vAlign w:val="center"/>
              </w:tcPr>
            </w:tcPrChange>
          </w:tcPr>
          <w:p w14:paraId="4F7D9155" w14:textId="77777777" w:rsidR="00E57F90" w:rsidRDefault="00E57F90">
            <w:pPr>
              <w:ind w:left="113" w:right="113"/>
              <w:jc w:val="center"/>
              <w:rPr>
                <w:rFonts w:asciiTheme="minorHAnsi" w:hAnsiTheme="minorHAnsi"/>
                <w:sz w:val="18"/>
                <w:szCs w:val="18"/>
              </w:rPr>
              <w:pPrChange w:id="48" w:author="Alhabibi, Haider@Energy" w:date="2022-03-07T11:00:00Z">
                <w:pPr>
                  <w:jc w:val="center"/>
                </w:pPr>
              </w:pPrChange>
            </w:pPr>
            <w:r>
              <w:rPr>
                <w:rFonts w:asciiTheme="minorHAnsi" w:hAnsiTheme="minorHAnsi"/>
                <w:sz w:val="18"/>
                <w:szCs w:val="18"/>
              </w:rPr>
              <w:t>11</w:t>
            </w:r>
          </w:p>
        </w:tc>
        <w:tc>
          <w:tcPr>
            <w:tcW w:w="749" w:type="dxa"/>
            <w:textDirection w:val="btLr"/>
            <w:vAlign w:val="center"/>
            <w:tcPrChange w:id="49" w:author="Alhabibi, Haider@Energy" w:date="2022-03-07T11:00:00Z">
              <w:tcPr>
                <w:tcW w:w="801" w:type="dxa"/>
                <w:textDirection w:val="btLr"/>
                <w:vAlign w:val="center"/>
              </w:tcPr>
            </w:tcPrChange>
          </w:tcPr>
          <w:p w14:paraId="0DE25D2C" w14:textId="577286E0" w:rsidR="00E57F90" w:rsidRDefault="00E57F90">
            <w:pPr>
              <w:ind w:left="113" w:right="113"/>
              <w:jc w:val="center"/>
              <w:rPr>
                <w:ins w:id="50" w:author="Shewmaker, Michael@Energy" w:date="2022-02-02T14:06:00Z"/>
                <w:rFonts w:asciiTheme="minorHAnsi" w:hAnsiTheme="minorHAnsi"/>
                <w:sz w:val="18"/>
                <w:szCs w:val="18"/>
              </w:rPr>
              <w:pPrChange w:id="51" w:author="Alhabibi, Haider@Energy" w:date="2022-03-07T11:00:00Z">
                <w:pPr>
                  <w:jc w:val="center"/>
                </w:pPr>
              </w:pPrChange>
            </w:pPr>
            <w:ins w:id="52" w:author="Shewmaker, Michael@Energy" w:date="2022-02-02T14:06:00Z">
              <w:r>
                <w:rPr>
                  <w:rFonts w:asciiTheme="minorHAnsi" w:hAnsiTheme="minorHAnsi"/>
                  <w:sz w:val="18"/>
                  <w:szCs w:val="18"/>
                </w:rPr>
                <w:t>12</w:t>
              </w:r>
            </w:ins>
          </w:p>
        </w:tc>
      </w:tr>
      <w:tr w:rsidR="00E57F90" w14:paraId="7532B630" w14:textId="57BF7224" w:rsidTr="00E57F90">
        <w:tblPrEx>
          <w:tblW w:w="0" w:type="auto"/>
          <w:tblPrExChange w:id="53" w:author="Alhabibi, Haider@Energy" w:date="2022-03-07T11:00:00Z">
            <w:tblPrEx>
              <w:tblW w:w="0" w:type="auto"/>
            </w:tblPrEx>
          </w:tblPrExChange>
        </w:tblPrEx>
        <w:trPr>
          <w:cantSplit/>
          <w:trHeight w:val="1655"/>
          <w:trPrChange w:id="54" w:author="Alhabibi, Haider@Energy" w:date="2022-03-07T11:00:00Z">
            <w:trPr>
              <w:cantSplit/>
              <w:trHeight w:val="1655"/>
            </w:trPr>
          </w:trPrChange>
        </w:trPr>
        <w:tc>
          <w:tcPr>
            <w:tcW w:w="778" w:type="dxa"/>
            <w:textDirection w:val="btLr"/>
            <w:vAlign w:val="center"/>
            <w:tcPrChange w:id="55" w:author="Alhabibi, Haider@Energy" w:date="2022-03-07T11:00:00Z">
              <w:tcPr>
                <w:tcW w:w="835" w:type="dxa"/>
                <w:textDirection w:val="btLr"/>
                <w:vAlign w:val="center"/>
              </w:tcPr>
            </w:tcPrChange>
          </w:tcPr>
          <w:p w14:paraId="0AC94DA0"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System Name</w:t>
            </w:r>
          </w:p>
        </w:tc>
        <w:tc>
          <w:tcPr>
            <w:tcW w:w="778" w:type="dxa"/>
            <w:textDirection w:val="btLr"/>
            <w:vAlign w:val="center"/>
            <w:tcPrChange w:id="56" w:author="Alhabibi, Haider@Energy" w:date="2022-03-07T11:00:00Z">
              <w:tcPr>
                <w:tcW w:w="835" w:type="dxa"/>
                <w:textDirection w:val="btLr"/>
                <w:vAlign w:val="center"/>
              </w:tcPr>
            </w:tcPrChange>
          </w:tcPr>
          <w:p w14:paraId="67B3A7A6"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Manufacturer Name</w:t>
            </w:r>
          </w:p>
        </w:tc>
        <w:tc>
          <w:tcPr>
            <w:tcW w:w="777" w:type="dxa"/>
            <w:textDirection w:val="btLr"/>
            <w:vAlign w:val="center"/>
            <w:tcPrChange w:id="57" w:author="Alhabibi, Haider@Energy" w:date="2022-03-07T11:00:00Z">
              <w:tcPr>
                <w:tcW w:w="835" w:type="dxa"/>
                <w:textDirection w:val="btLr"/>
                <w:vAlign w:val="center"/>
              </w:tcPr>
            </w:tcPrChange>
          </w:tcPr>
          <w:p w14:paraId="723371CE"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System Type</w:t>
            </w:r>
          </w:p>
        </w:tc>
        <w:tc>
          <w:tcPr>
            <w:tcW w:w="777" w:type="dxa"/>
            <w:textDirection w:val="btLr"/>
            <w:vAlign w:val="center"/>
            <w:tcPrChange w:id="58" w:author="Alhabibi, Haider@Energy" w:date="2022-03-07T11:00:00Z">
              <w:tcPr>
                <w:tcW w:w="835" w:type="dxa"/>
                <w:textDirection w:val="btLr"/>
                <w:vAlign w:val="center"/>
              </w:tcPr>
            </w:tcPrChange>
          </w:tcPr>
          <w:p w14:paraId="3AA1D842" w14:textId="06F46BE5"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6" w:type="dxa"/>
            <w:textDirection w:val="btLr"/>
            <w:vAlign w:val="center"/>
            <w:tcPrChange w:id="59" w:author="Alhabibi, Haider@Energy" w:date="2022-03-07T11:00:00Z">
              <w:tcPr>
                <w:tcW w:w="834" w:type="dxa"/>
                <w:textDirection w:val="btLr"/>
                <w:vAlign w:val="center"/>
              </w:tcPr>
            </w:tcPrChange>
          </w:tcPr>
          <w:p w14:paraId="6DF22F85" w14:textId="45B6F1F3"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6" w:type="dxa"/>
            <w:textDirection w:val="btLr"/>
            <w:vAlign w:val="center"/>
            <w:tcPrChange w:id="60" w:author="Alhabibi, Haider@Energy" w:date="2022-03-07T11:00:00Z">
              <w:tcPr>
                <w:tcW w:w="834" w:type="dxa"/>
                <w:textDirection w:val="btLr"/>
                <w:vAlign w:val="center"/>
              </w:tcPr>
            </w:tcPrChange>
          </w:tcPr>
          <w:p w14:paraId="7F15EF75" w14:textId="261269BF"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6" w:type="dxa"/>
            <w:textDirection w:val="btLr"/>
            <w:vAlign w:val="center"/>
            <w:tcPrChange w:id="61" w:author="Alhabibi, Haider@Energy" w:date="2022-03-07T11:00:00Z">
              <w:tcPr>
                <w:tcW w:w="834" w:type="dxa"/>
                <w:textDirection w:val="btLr"/>
                <w:vAlign w:val="center"/>
              </w:tcPr>
            </w:tcPrChange>
          </w:tcPr>
          <w:p w14:paraId="07905C4F"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6" w:type="dxa"/>
            <w:textDirection w:val="btLr"/>
            <w:vAlign w:val="center"/>
            <w:tcPrChange w:id="62" w:author="Alhabibi, Haider@Energy" w:date="2022-03-07T11:00:00Z">
              <w:tcPr>
                <w:tcW w:w="834" w:type="dxa"/>
                <w:textDirection w:val="btLr"/>
                <w:vAlign w:val="center"/>
              </w:tcPr>
            </w:tcPrChange>
          </w:tcPr>
          <w:p w14:paraId="4831FF77"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Operation Schedule</w:t>
            </w:r>
          </w:p>
        </w:tc>
        <w:tc>
          <w:tcPr>
            <w:tcW w:w="757" w:type="dxa"/>
            <w:textDirection w:val="btLr"/>
            <w:tcPrChange w:id="63" w:author="Alhabibi, Haider@Energy" w:date="2022-03-07T11:00:00Z">
              <w:tcPr>
                <w:tcW w:w="811" w:type="dxa"/>
                <w:textDirection w:val="btLr"/>
              </w:tcPr>
            </w:tcPrChange>
          </w:tcPr>
          <w:p w14:paraId="23F36450" w14:textId="7CB6C57A" w:rsidR="00E57F90" w:rsidRDefault="00E57F90" w:rsidP="00857191">
            <w:pPr>
              <w:ind w:left="113" w:right="113"/>
              <w:jc w:val="center"/>
              <w:rPr>
                <w:ins w:id="64" w:author="Shewmaker, Michael@Energy" w:date="2022-02-02T14:05:00Z"/>
                <w:rFonts w:asciiTheme="minorHAnsi" w:hAnsiTheme="minorHAnsi"/>
                <w:sz w:val="18"/>
                <w:szCs w:val="18"/>
              </w:rPr>
            </w:pPr>
            <w:ins w:id="65" w:author="Shewmaker, Michael@Energy" w:date="2022-02-02T14:05:00Z">
              <w:r>
                <w:rPr>
                  <w:rFonts w:asciiTheme="minorHAnsi" w:hAnsiTheme="minorHAnsi"/>
                  <w:sz w:val="18"/>
                  <w:szCs w:val="18"/>
                </w:rPr>
                <w:t>Method of Compliance</w:t>
              </w:r>
            </w:ins>
          </w:p>
        </w:tc>
        <w:tc>
          <w:tcPr>
            <w:tcW w:w="776" w:type="dxa"/>
            <w:textDirection w:val="btLr"/>
            <w:vAlign w:val="center"/>
            <w:tcPrChange w:id="66" w:author="Alhabibi, Haider@Energy" w:date="2022-03-07T11:00:00Z">
              <w:tcPr>
                <w:tcW w:w="834" w:type="dxa"/>
                <w:textDirection w:val="btLr"/>
                <w:vAlign w:val="center"/>
              </w:tcPr>
            </w:tcPrChange>
          </w:tcPr>
          <w:p w14:paraId="41225DFC" w14:textId="65C25E6F" w:rsidR="00E57F90" w:rsidRDefault="00E57F90" w:rsidP="00857191">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67" w:author="Shewmaker, Michael@Energy" w:date="2022-02-02T14:06:00Z">
              <w:r w:rsidDel="00623F41">
                <w:rPr>
                  <w:rFonts w:asciiTheme="minorHAnsi" w:hAnsiTheme="minorHAnsi"/>
                  <w:sz w:val="18"/>
                  <w:szCs w:val="18"/>
                </w:rPr>
                <w:delText>(if demand controlled)</w:delText>
              </w:r>
            </w:del>
          </w:p>
        </w:tc>
        <w:tc>
          <w:tcPr>
            <w:tcW w:w="742" w:type="dxa"/>
            <w:textDirection w:val="btLr"/>
            <w:tcPrChange w:id="68" w:author="Alhabibi, Haider@Energy" w:date="2022-03-07T11:00:00Z">
              <w:tcPr>
                <w:tcW w:w="834" w:type="dxa"/>
                <w:textDirection w:val="btLr"/>
              </w:tcPr>
            </w:tcPrChange>
          </w:tcPr>
          <w:p w14:paraId="53B33991" w14:textId="5E46263F" w:rsidR="00E57F90" w:rsidRDefault="00AC53D5" w:rsidP="00857191">
            <w:pPr>
              <w:ind w:left="113" w:right="113"/>
              <w:jc w:val="center"/>
              <w:rPr>
                <w:rFonts w:asciiTheme="minorHAnsi" w:hAnsiTheme="minorHAnsi"/>
                <w:sz w:val="18"/>
                <w:szCs w:val="18"/>
              </w:rPr>
            </w:pPr>
            <w:ins w:id="69" w:author="Alhabibi, Haider@Energy" w:date="2022-03-07T11:01:00Z">
              <w:r w:rsidRPr="00AC53D5">
                <w:rPr>
                  <w:rFonts w:asciiTheme="minorHAnsi" w:hAnsiTheme="minorHAnsi"/>
                  <w:sz w:val="18"/>
                  <w:szCs w:val="18"/>
                </w:rPr>
                <w:t>Exception to Maximum Sound Rating</w:t>
              </w:r>
            </w:ins>
          </w:p>
        </w:tc>
        <w:tc>
          <w:tcPr>
            <w:tcW w:w="776" w:type="dxa"/>
            <w:textDirection w:val="btLr"/>
            <w:vAlign w:val="center"/>
            <w:tcPrChange w:id="70" w:author="Alhabibi, Haider@Energy" w:date="2022-03-07T11:00:00Z">
              <w:tcPr>
                <w:tcW w:w="834" w:type="dxa"/>
                <w:textDirection w:val="btLr"/>
                <w:vAlign w:val="center"/>
              </w:tcPr>
            </w:tcPrChange>
          </w:tcPr>
          <w:p w14:paraId="5E7C59A6" w14:textId="51BCD138"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Change w:id="71" w:author="Alhabibi, Haider@Energy" w:date="2022-03-07T11:00:00Z">
              <w:tcPr>
                <w:tcW w:w="834" w:type="dxa"/>
                <w:gridSpan w:val="2"/>
                <w:textDirection w:val="btLr"/>
                <w:vAlign w:val="center"/>
              </w:tcPr>
            </w:tcPrChange>
          </w:tcPr>
          <w:p w14:paraId="63880B9F" w14:textId="013A4091" w:rsidR="00E57F90" w:rsidRDefault="00E57F90" w:rsidP="00857191">
            <w:pPr>
              <w:ind w:left="113" w:right="113"/>
              <w:jc w:val="center"/>
              <w:rPr>
                <w:rFonts w:asciiTheme="minorHAnsi" w:hAnsiTheme="minorHAnsi"/>
                <w:sz w:val="18"/>
                <w:szCs w:val="18"/>
              </w:rPr>
            </w:pPr>
            <w:r>
              <w:rPr>
                <w:rFonts w:asciiTheme="minorHAnsi" w:hAnsiTheme="minorHAnsi"/>
                <w:sz w:val="18"/>
                <w:szCs w:val="18"/>
              </w:rPr>
              <w:t>Compliance Statement</w:t>
            </w:r>
            <w:ins w:id="72" w:author="Shewmaker, Michael@Energy" w:date="2022-02-02T14:06:00Z">
              <w:r>
                <w:rPr>
                  <w:rFonts w:asciiTheme="minorHAnsi" w:hAnsiTheme="minorHAnsi"/>
                  <w:sz w:val="18"/>
                  <w:szCs w:val="18"/>
                </w:rPr>
                <w:t xml:space="preserve"> for Airflow</w:t>
              </w:r>
            </w:ins>
          </w:p>
        </w:tc>
        <w:tc>
          <w:tcPr>
            <w:tcW w:w="749" w:type="dxa"/>
            <w:textDirection w:val="btLr"/>
            <w:tcPrChange w:id="73" w:author="Alhabibi, Haider@Energy" w:date="2022-03-07T11:00:00Z">
              <w:tcPr>
                <w:tcW w:w="801" w:type="dxa"/>
                <w:textDirection w:val="btLr"/>
              </w:tcPr>
            </w:tcPrChange>
          </w:tcPr>
          <w:p w14:paraId="668ABC19" w14:textId="59A7D577" w:rsidR="00E57F90" w:rsidRDefault="00E57F90" w:rsidP="00857191">
            <w:pPr>
              <w:ind w:left="113" w:right="113"/>
              <w:jc w:val="center"/>
              <w:rPr>
                <w:ins w:id="74" w:author="Shewmaker, Michael@Energy" w:date="2022-02-02T14:06:00Z"/>
                <w:rFonts w:asciiTheme="minorHAnsi" w:hAnsiTheme="minorHAnsi"/>
                <w:sz w:val="18"/>
                <w:szCs w:val="18"/>
              </w:rPr>
            </w:pPr>
            <w:ins w:id="75" w:author="Shewmaker, Michael@Energy" w:date="2022-02-02T14:06:00Z">
              <w:r>
                <w:rPr>
                  <w:rFonts w:asciiTheme="minorHAnsi" w:hAnsiTheme="minorHAnsi"/>
                  <w:sz w:val="18"/>
                  <w:szCs w:val="18"/>
                </w:rPr>
                <w:t>Complianc</w:t>
              </w:r>
            </w:ins>
            <w:ins w:id="76" w:author="Shewmaker, Michael@Energy" w:date="2022-02-02T14:07:00Z">
              <w:r>
                <w:rPr>
                  <w:rFonts w:asciiTheme="minorHAnsi" w:hAnsiTheme="minorHAnsi"/>
                  <w:sz w:val="18"/>
                  <w:szCs w:val="18"/>
                </w:rPr>
                <w:t>e Statement for Sound</w:t>
              </w:r>
            </w:ins>
          </w:p>
        </w:tc>
      </w:tr>
      <w:tr w:rsidR="00E57F90" w14:paraId="3F70F35D" w14:textId="34DB542D" w:rsidTr="00E57F90">
        <w:tblPrEx>
          <w:tblW w:w="0" w:type="auto"/>
          <w:tblPrExChange w:id="77" w:author="Alhabibi, Haider@Energy" w:date="2022-03-07T11:00:00Z">
            <w:tblPrEx>
              <w:tblW w:w="0" w:type="auto"/>
            </w:tblPrEx>
          </w:tblPrExChange>
        </w:tblPrEx>
        <w:tc>
          <w:tcPr>
            <w:tcW w:w="778" w:type="dxa"/>
            <w:tcPrChange w:id="78" w:author="Alhabibi, Haider@Energy" w:date="2022-03-07T11:00:00Z">
              <w:tcPr>
                <w:tcW w:w="835" w:type="dxa"/>
              </w:tcPr>
            </w:tcPrChange>
          </w:tcPr>
          <w:p w14:paraId="35845110" w14:textId="29178E36" w:rsidR="00E57F90" w:rsidRDefault="00E57F90" w:rsidP="00857191">
            <w:pPr>
              <w:rPr>
                <w:rFonts w:asciiTheme="minorHAnsi" w:hAnsiTheme="minorHAnsi"/>
                <w:sz w:val="18"/>
                <w:szCs w:val="18"/>
              </w:rPr>
            </w:pPr>
          </w:p>
        </w:tc>
        <w:tc>
          <w:tcPr>
            <w:tcW w:w="778" w:type="dxa"/>
            <w:tcPrChange w:id="79" w:author="Alhabibi, Haider@Energy" w:date="2022-03-07T11:00:00Z">
              <w:tcPr>
                <w:tcW w:w="835" w:type="dxa"/>
              </w:tcPr>
            </w:tcPrChange>
          </w:tcPr>
          <w:p w14:paraId="3026B5F2" w14:textId="1C093A8A" w:rsidR="00E57F90" w:rsidRDefault="00E57F90" w:rsidP="00857191">
            <w:pPr>
              <w:rPr>
                <w:rFonts w:asciiTheme="minorHAnsi" w:hAnsiTheme="minorHAnsi"/>
                <w:sz w:val="18"/>
                <w:szCs w:val="18"/>
              </w:rPr>
            </w:pPr>
          </w:p>
        </w:tc>
        <w:tc>
          <w:tcPr>
            <w:tcW w:w="777" w:type="dxa"/>
            <w:tcPrChange w:id="80" w:author="Alhabibi, Haider@Energy" w:date="2022-03-07T11:00:00Z">
              <w:tcPr>
                <w:tcW w:w="835" w:type="dxa"/>
              </w:tcPr>
            </w:tcPrChange>
          </w:tcPr>
          <w:p w14:paraId="581EC44D" w14:textId="3F78E580" w:rsidR="00E57F90" w:rsidRDefault="00E57F90" w:rsidP="00857191">
            <w:pPr>
              <w:rPr>
                <w:rFonts w:asciiTheme="minorHAnsi" w:hAnsiTheme="minorHAnsi"/>
                <w:sz w:val="18"/>
                <w:szCs w:val="18"/>
              </w:rPr>
            </w:pPr>
          </w:p>
        </w:tc>
        <w:tc>
          <w:tcPr>
            <w:tcW w:w="777" w:type="dxa"/>
            <w:tcPrChange w:id="81" w:author="Alhabibi, Haider@Energy" w:date="2022-03-07T11:00:00Z">
              <w:tcPr>
                <w:tcW w:w="835" w:type="dxa"/>
              </w:tcPr>
            </w:tcPrChange>
          </w:tcPr>
          <w:p w14:paraId="2F5DB170" w14:textId="1B20E19B" w:rsidR="00E57F90" w:rsidRDefault="00E57F90" w:rsidP="00857191">
            <w:pPr>
              <w:rPr>
                <w:rFonts w:asciiTheme="minorHAnsi" w:hAnsiTheme="minorHAnsi"/>
                <w:sz w:val="18"/>
                <w:szCs w:val="18"/>
              </w:rPr>
            </w:pPr>
          </w:p>
        </w:tc>
        <w:tc>
          <w:tcPr>
            <w:tcW w:w="776" w:type="dxa"/>
            <w:tcPrChange w:id="82" w:author="Alhabibi, Haider@Energy" w:date="2022-03-07T11:00:00Z">
              <w:tcPr>
                <w:tcW w:w="834" w:type="dxa"/>
              </w:tcPr>
            </w:tcPrChange>
          </w:tcPr>
          <w:p w14:paraId="386CEC01" w14:textId="64D35997" w:rsidR="00E57F90" w:rsidRDefault="00E57F90" w:rsidP="00857191">
            <w:pPr>
              <w:rPr>
                <w:rFonts w:asciiTheme="minorHAnsi" w:hAnsiTheme="minorHAnsi"/>
                <w:sz w:val="18"/>
                <w:szCs w:val="18"/>
              </w:rPr>
            </w:pPr>
          </w:p>
        </w:tc>
        <w:tc>
          <w:tcPr>
            <w:tcW w:w="776" w:type="dxa"/>
            <w:tcPrChange w:id="83" w:author="Alhabibi, Haider@Energy" w:date="2022-03-07T11:00:00Z">
              <w:tcPr>
                <w:tcW w:w="834" w:type="dxa"/>
              </w:tcPr>
            </w:tcPrChange>
          </w:tcPr>
          <w:p w14:paraId="45A6C5CB" w14:textId="670603C3" w:rsidR="00E57F90" w:rsidRDefault="00E57F90" w:rsidP="00857191">
            <w:pPr>
              <w:rPr>
                <w:rFonts w:asciiTheme="minorHAnsi" w:hAnsiTheme="minorHAnsi"/>
                <w:sz w:val="18"/>
                <w:szCs w:val="18"/>
              </w:rPr>
            </w:pPr>
          </w:p>
        </w:tc>
        <w:tc>
          <w:tcPr>
            <w:tcW w:w="776" w:type="dxa"/>
            <w:tcPrChange w:id="84" w:author="Alhabibi, Haider@Energy" w:date="2022-03-07T11:00:00Z">
              <w:tcPr>
                <w:tcW w:w="834" w:type="dxa"/>
              </w:tcPr>
            </w:tcPrChange>
          </w:tcPr>
          <w:p w14:paraId="30B1A7B5" w14:textId="455C8B46" w:rsidR="00E57F90" w:rsidRDefault="00E57F90" w:rsidP="00857191">
            <w:pPr>
              <w:rPr>
                <w:rFonts w:asciiTheme="minorHAnsi" w:hAnsiTheme="minorHAnsi"/>
                <w:sz w:val="18"/>
                <w:szCs w:val="18"/>
              </w:rPr>
            </w:pPr>
          </w:p>
        </w:tc>
        <w:tc>
          <w:tcPr>
            <w:tcW w:w="776" w:type="dxa"/>
            <w:tcPrChange w:id="85" w:author="Alhabibi, Haider@Energy" w:date="2022-03-07T11:00:00Z">
              <w:tcPr>
                <w:tcW w:w="834" w:type="dxa"/>
              </w:tcPr>
            </w:tcPrChange>
          </w:tcPr>
          <w:p w14:paraId="2A7BA292" w14:textId="3DC9C40E" w:rsidR="00E57F90" w:rsidRDefault="00E57F90" w:rsidP="00857191">
            <w:pPr>
              <w:rPr>
                <w:rFonts w:asciiTheme="minorHAnsi" w:hAnsiTheme="minorHAnsi"/>
                <w:sz w:val="18"/>
                <w:szCs w:val="18"/>
              </w:rPr>
            </w:pPr>
          </w:p>
        </w:tc>
        <w:tc>
          <w:tcPr>
            <w:tcW w:w="757" w:type="dxa"/>
            <w:tcPrChange w:id="86" w:author="Alhabibi, Haider@Energy" w:date="2022-03-07T11:00:00Z">
              <w:tcPr>
                <w:tcW w:w="811" w:type="dxa"/>
              </w:tcPr>
            </w:tcPrChange>
          </w:tcPr>
          <w:p w14:paraId="5AE6A8D2" w14:textId="77777777" w:rsidR="00E57F90" w:rsidRDefault="00E57F90" w:rsidP="00857191">
            <w:pPr>
              <w:rPr>
                <w:ins w:id="87" w:author="Shewmaker, Michael@Energy" w:date="2022-02-02T14:05:00Z"/>
                <w:rFonts w:asciiTheme="minorHAnsi" w:hAnsiTheme="minorHAnsi"/>
                <w:sz w:val="18"/>
                <w:szCs w:val="18"/>
              </w:rPr>
            </w:pPr>
          </w:p>
        </w:tc>
        <w:tc>
          <w:tcPr>
            <w:tcW w:w="776" w:type="dxa"/>
            <w:tcPrChange w:id="88" w:author="Alhabibi, Haider@Energy" w:date="2022-03-07T11:00:00Z">
              <w:tcPr>
                <w:tcW w:w="834" w:type="dxa"/>
              </w:tcPr>
            </w:tcPrChange>
          </w:tcPr>
          <w:p w14:paraId="75FFB584" w14:textId="5DA69673" w:rsidR="00E57F90" w:rsidRDefault="00E57F90" w:rsidP="00857191">
            <w:pPr>
              <w:rPr>
                <w:rFonts w:asciiTheme="minorHAnsi" w:hAnsiTheme="minorHAnsi"/>
                <w:sz w:val="18"/>
                <w:szCs w:val="18"/>
              </w:rPr>
            </w:pPr>
          </w:p>
        </w:tc>
        <w:tc>
          <w:tcPr>
            <w:tcW w:w="742" w:type="dxa"/>
            <w:tcPrChange w:id="89" w:author="Alhabibi, Haider@Energy" w:date="2022-03-07T11:00:00Z">
              <w:tcPr>
                <w:tcW w:w="834" w:type="dxa"/>
              </w:tcPr>
            </w:tcPrChange>
          </w:tcPr>
          <w:p w14:paraId="69FBFFEA" w14:textId="77777777" w:rsidR="00E57F90" w:rsidRDefault="00E57F90" w:rsidP="00857191">
            <w:pPr>
              <w:rPr>
                <w:ins w:id="90" w:author="Alhabibi, Haider@Energy" w:date="2022-03-07T11:00:00Z"/>
                <w:rFonts w:asciiTheme="minorHAnsi" w:hAnsiTheme="minorHAnsi"/>
                <w:sz w:val="18"/>
                <w:szCs w:val="18"/>
              </w:rPr>
            </w:pPr>
          </w:p>
        </w:tc>
        <w:tc>
          <w:tcPr>
            <w:tcW w:w="776" w:type="dxa"/>
            <w:tcPrChange w:id="91" w:author="Alhabibi, Haider@Energy" w:date="2022-03-07T11:00:00Z">
              <w:tcPr>
                <w:tcW w:w="834" w:type="dxa"/>
              </w:tcPr>
            </w:tcPrChange>
          </w:tcPr>
          <w:p w14:paraId="1B9DB4E2" w14:textId="3762F273" w:rsidR="00E57F90" w:rsidRDefault="00E57F90" w:rsidP="00857191">
            <w:pPr>
              <w:rPr>
                <w:rFonts w:asciiTheme="minorHAnsi" w:hAnsiTheme="minorHAnsi"/>
                <w:sz w:val="18"/>
                <w:szCs w:val="18"/>
              </w:rPr>
            </w:pPr>
          </w:p>
        </w:tc>
        <w:tc>
          <w:tcPr>
            <w:tcW w:w="776" w:type="dxa"/>
            <w:tcPrChange w:id="92" w:author="Alhabibi, Haider@Energy" w:date="2022-03-07T11:00:00Z">
              <w:tcPr>
                <w:tcW w:w="834" w:type="dxa"/>
                <w:gridSpan w:val="2"/>
              </w:tcPr>
            </w:tcPrChange>
          </w:tcPr>
          <w:p w14:paraId="3D9CB24C" w14:textId="24444ECE" w:rsidR="00E57F90" w:rsidRDefault="00E57F90" w:rsidP="00857191">
            <w:pPr>
              <w:rPr>
                <w:rFonts w:asciiTheme="minorHAnsi" w:hAnsiTheme="minorHAnsi"/>
                <w:sz w:val="18"/>
                <w:szCs w:val="18"/>
              </w:rPr>
            </w:pPr>
          </w:p>
        </w:tc>
        <w:tc>
          <w:tcPr>
            <w:tcW w:w="749" w:type="dxa"/>
            <w:tcPrChange w:id="93" w:author="Alhabibi, Haider@Energy" w:date="2022-03-07T11:00:00Z">
              <w:tcPr>
                <w:tcW w:w="801" w:type="dxa"/>
              </w:tcPr>
            </w:tcPrChange>
          </w:tcPr>
          <w:p w14:paraId="5D3901E3" w14:textId="77777777" w:rsidR="00E57F90" w:rsidRDefault="00E57F90" w:rsidP="00857191">
            <w:pPr>
              <w:rPr>
                <w:ins w:id="94" w:author="Shewmaker, Michael@Energy" w:date="2022-02-02T14:06:00Z"/>
                <w:rFonts w:asciiTheme="minorHAnsi" w:hAnsiTheme="minorHAnsi"/>
                <w:sz w:val="18"/>
                <w:szCs w:val="18"/>
              </w:rPr>
            </w:pPr>
          </w:p>
        </w:tc>
      </w:tr>
      <w:tr w:rsidR="00E57F90" w14:paraId="35AEB313" w14:textId="3C3E5184" w:rsidTr="00E57F90">
        <w:tblPrEx>
          <w:tblW w:w="0" w:type="auto"/>
          <w:tblPrExChange w:id="95" w:author="Alhabibi, Haider@Energy" w:date="2022-03-07T11:00:00Z">
            <w:tblPrEx>
              <w:tblW w:w="0" w:type="auto"/>
            </w:tblPrEx>
          </w:tblPrExChange>
        </w:tblPrEx>
        <w:tc>
          <w:tcPr>
            <w:tcW w:w="778" w:type="dxa"/>
            <w:tcPrChange w:id="96" w:author="Alhabibi, Haider@Energy" w:date="2022-03-07T11:00:00Z">
              <w:tcPr>
                <w:tcW w:w="835" w:type="dxa"/>
              </w:tcPr>
            </w:tcPrChange>
          </w:tcPr>
          <w:p w14:paraId="6B3503E2" w14:textId="77777777" w:rsidR="00E57F90" w:rsidRDefault="00E57F90" w:rsidP="00857191">
            <w:pPr>
              <w:rPr>
                <w:rFonts w:asciiTheme="minorHAnsi" w:hAnsiTheme="minorHAnsi"/>
                <w:sz w:val="18"/>
                <w:szCs w:val="18"/>
              </w:rPr>
            </w:pPr>
          </w:p>
        </w:tc>
        <w:tc>
          <w:tcPr>
            <w:tcW w:w="778" w:type="dxa"/>
            <w:tcPrChange w:id="97" w:author="Alhabibi, Haider@Energy" w:date="2022-03-07T11:00:00Z">
              <w:tcPr>
                <w:tcW w:w="835" w:type="dxa"/>
              </w:tcPr>
            </w:tcPrChange>
          </w:tcPr>
          <w:p w14:paraId="6BE2F1C8" w14:textId="77777777" w:rsidR="00E57F90" w:rsidRDefault="00E57F90" w:rsidP="00857191">
            <w:pPr>
              <w:rPr>
                <w:rFonts w:asciiTheme="minorHAnsi" w:hAnsiTheme="minorHAnsi"/>
                <w:sz w:val="18"/>
                <w:szCs w:val="18"/>
              </w:rPr>
            </w:pPr>
          </w:p>
        </w:tc>
        <w:tc>
          <w:tcPr>
            <w:tcW w:w="777" w:type="dxa"/>
            <w:tcPrChange w:id="98" w:author="Alhabibi, Haider@Energy" w:date="2022-03-07T11:00:00Z">
              <w:tcPr>
                <w:tcW w:w="835" w:type="dxa"/>
              </w:tcPr>
            </w:tcPrChange>
          </w:tcPr>
          <w:p w14:paraId="7C626915" w14:textId="77777777" w:rsidR="00E57F90" w:rsidRDefault="00E57F90" w:rsidP="00857191">
            <w:pPr>
              <w:rPr>
                <w:rFonts w:asciiTheme="minorHAnsi" w:hAnsiTheme="minorHAnsi"/>
                <w:sz w:val="18"/>
                <w:szCs w:val="18"/>
              </w:rPr>
            </w:pPr>
          </w:p>
        </w:tc>
        <w:tc>
          <w:tcPr>
            <w:tcW w:w="777" w:type="dxa"/>
            <w:tcPrChange w:id="99" w:author="Alhabibi, Haider@Energy" w:date="2022-03-07T11:00:00Z">
              <w:tcPr>
                <w:tcW w:w="835" w:type="dxa"/>
              </w:tcPr>
            </w:tcPrChange>
          </w:tcPr>
          <w:p w14:paraId="66664C54" w14:textId="77777777" w:rsidR="00E57F90" w:rsidRDefault="00E57F90" w:rsidP="00857191">
            <w:pPr>
              <w:rPr>
                <w:rFonts w:asciiTheme="minorHAnsi" w:hAnsiTheme="minorHAnsi"/>
                <w:sz w:val="18"/>
                <w:szCs w:val="18"/>
              </w:rPr>
            </w:pPr>
          </w:p>
        </w:tc>
        <w:tc>
          <w:tcPr>
            <w:tcW w:w="776" w:type="dxa"/>
            <w:tcPrChange w:id="100" w:author="Alhabibi, Haider@Energy" w:date="2022-03-07T11:00:00Z">
              <w:tcPr>
                <w:tcW w:w="834" w:type="dxa"/>
              </w:tcPr>
            </w:tcPrChange>
          </w:tcPr>
          <w:p w14:paraId="7D8B1C89" w14:textId="77777777" w:rsidR="00E57F90" w:rsidRDefault="00E57F90" w:rsidP="00857191">
            <w:pPr>
              <w:rPr>
                <w:rFonts w:asciiTheme="minorHAnsi" w:hAnsiTheme="minorHAnsi"/>
                <w:sz w:val="18"/>
                <w:szCs w:val="18"/>
              </w:rPr>
            </w:pPr>
          </w:p>
        </w:tc>
        <w:tc>
          <w:tcPr>
            <w:tcW w:w="776" w:type="dxa"/>
            <w:tcPrChange w:id="101" w:author="Alhabibi, Haider@Energy" w:date="2022-03-07T11:00:00Z">
              <w:tcPr>
                <w:tcW w:w="834" w:type="dxa"/>
              </w:tcPr>
            </w:tcPrChange>
          </w:tcPr>
          <w:p w14:paraId="5CD2B4CB" w14:textId="77777777" w:rsidR="00E57F90" w:rsidRDefault="00E57F90" w:rsidP="00857191">
            <w:pPr>
              <w:rPr>
                <w:rFonts w:asciiTheme="minorHAnsi" w:hAnsiTheme="minorHAnsi"/>
                <w:sz w:val="18"/>
                <w:szCs w:val="18"/>
              </w:rPr>
            </w:pPr>
          </w:p>
        </w:tc>
        <w:tc>
          <w:tcPr>
            <w:tcW w:w="776" w:type="dxa"/>
            <w:tcPrChange w:id="102" w:author="Alhabibi, Haider@Energy" w:date="2022-03-07T11:00:00Z">
              <w:tcPr>
                <w:tcW w:w="834" w:type="dxa"/>
              </w:tcPr>
            </w:tcPrChange>
          </w:tcPr>
          <w:p w14:paraId="1A6EC7DC" w14:textId="77777777" w:rsidR="00E57F90" w:rsidRDefault="00E57F90" w:rsidP="00857191">
            <w:pPr>
              <w:rPr>
                <w:rFonts w:asciiTheme="minorHAnsi" w:hAnsiTheme="minorHAnsi"/>
                <w:sz w:val="18"/>
                <w:szCs w:val="18"/>
              </w:rPr>
            </w:pPr>
          </w:p>
        </w:tc>
        <w:tc>
          <w:tcPr>
            <w:tcW w:w="776" w:type="dxa"/>
            <w:tcPrChange w:id="103" w:author="Alhabibi, Haider@Energy" w:date="2022-03-07T11:00:00Z">
              <w:tcPr>
                <w:tcW w:w="834" w:type="dxa"/>
              </w:tcPr>
            </w:tcPrChange>
          </w:tcPr>
          <w:p w14:paraId="26F5FCEB" w14:textId="77777777" w:rsidR="00E57F90" w:rsidRDefault="00E57F90" w:rsidP="00857191">
            <w:pPr>
              <w:rPr>
                <w:rFonts w:asciiTheme="minorHAnsi" w:hAnsiTheme="minorHAnsi"/>
                <w:sz w:val="18"/>
                <w:szCs w:val="18"/>
              </w:rPr>
            </w:pPr>
          </w:p>
        </w:tc>
        <w:tc>
          <w:tcPr>
            <w:tcW w:w="757" w:type="dxa"/>
            <w:tcPrChange w:id="104" w:author="Alhabibi, Haider@Energy" w:date="2022-03-07T11:00:00Z">
              <w:tcPr>
                <w:tcW w:w="811" w:type="dxa"/>
              </w:tcPr>
            </w:tcPrChange>
          </w:tcPr>
          <w:p w14:paraId="02857A1F" w14:textId="77777777" w:rsidR="00E57F90" w:rsidRDefault="00E57F90" w:rsidP="00857191">
            <w:pPr>
              <w:rPr>
                <w:ins w:id="105" w:author="Shewmaker, Michael@Energy" w:date="2022-02-02T14:05:00Z"/>
                <w:rFonts w:asciiTheme="minorHAnsi" w:hAnsiTheme="minorHAnsi"/>
                <w:sz w:val="18"/>
                <w:szCs w:val="18"/>
              </w:rPr>
            </w:pPr>
          </w:p>
        </w:tc>
        <w:tc>
          <w:tcPr>
            <w:tcW w:w="776" w:type="dxa"/>
            <w:tcPrChange w:id="106" w:author="Alhabibi, Haider@Energy" w:date="2022-03-07T11:00:00Z">
              <w:tcPr>
                <w:tcW w:w="834" w:type="dxa"/>
              </w:tcPr>
            </w:tcPrChange>
          </w:tcPr>
          <w:p w14:paraId="45F48D7A" w14:textId="78983711" w:rsidR="00E57F90" w:rsidRDefault="00E57F90" w:rsidP="00857191">
            <w:pPr>
              <w:rPr>
                <w:rFonts w:asciiTheme="minorHAnsi" w:hAnsiTheme="minorHAnsi"/>
                <w:sz w:val="18"/>
                <w:szCs w:val="18"/>
              </w:rPr>
            </w:pPr>
          </w:p>
        </w:tc>
        <w:tc>
          <w:tcPr>
            <w:tcW w:w="742" w:type="dxa"/>
            <w:tcPrChange w:id="107" w:author="Alhabibi, Haider@Energy" w:date="2022-03-07T11:00:00Z">
              <w:tcPr>
                <w:tcW w:w="834" w:type="dxa"/>
              </w:tcPr>
            </w:tcPrChange>
          </w:tcPr>
          <w:p w14:paraId="382BEE2B" w14:textId="77777777" w:rsidR="00E57F90" w:rsidRDefault="00E57F90" w:rsidP="00857191">
            <w:pPr>
              <w:rPr>
                <w:ins w:id="108" w:author="Alhabibi, Haider@Energy" w:date="2022-03-07T11:00:00Z"/>
                <w:rFonts w:asciiTheme="minorHAnsi" w:hAnsiTheme="minorHAnsi"/>
                <w:sz w:val="18"/>
                <w:szCs w:val="18"/>
              </w:rPr>
            </w:pPr>
          </w:p>
        </w:tc>
        <w:tc>
          <w:tcPr>
            <w:tcW w:w="776" w:type="dxa"/>
            <w:tcPrChange w:id="109" w:author="Alhabibi, Haider@Energy" w:date="2022-03-07T11:00:00Z">
              <w:tcPr>
                <w:tcW w:w="834" w:type="dxa"/>
              </w:tcPr>
            </w:tcPrChange>
          </w:tcPr>
          <w:p w14:paraId="51E44D72" w14:textId="6C37EA7F" w:rsidR="00E57F90" w:rsidRDefault="00E57F90" w:rsidP="00857191">
            <w:pPr>
              <w:rPr>
                <w:rFonts w:asciiTheme="minorHAnsi" w:hAnsiTheme="minorHAnsi"/>
                <w:sz w:val="18"/>
                <w:szCs w:val="18"/>
              </w:rPr>
            </w:pPr>
          </w:p>
        </w:tc>
        <w:tc>
          <w:tcPr>
            <w:tcW w:w="776" w:type="dxa"/>
            <w:tcPrChange w:id="110" w:author="Alhabibi, Haider@Energy" w:date="2022-03-07T11:00:00Z">
              <w:tcPr>
                <w:tcW w:w="834" w:type="dxa"/>
                <w:gridSpan w:val="2"/>
              </w:tcPr>
            </w:tcPrChange>
          </w:tcPr>
          <w:p w14:paraId="3E7BFD3C" w14:textId="77777777" w:rsidR="00E57F90" w:rsidRDefault="00E57F90" w:rsidP="00857191">
            <w:pPr>
              <w:rPr>
                <w:rFonts w:asciiTheme="minorHAnsi" w:hAnsiTheme="minorHAnsi"/>
                <w:sz w:val="18"/>
                <w:szCs w:val="18"/>
              </w:rPr>
            </w:pPr>
          </w:p>
        </w:tc>
        <w:tc>
          <w:tcPr>
            <w:tcW w:w="749" w:type="dxa"/>
            <w:tcPrChange w:id="111" w:author="Alhabibi, Haider@Energy" w:date="2022-03-07T11:00:00Z">
              <w:tcPr>
                <w:tcW w:w="801" w:type="dxa"/>
              </w:tcPr>
            </w:tcPrChange>
          </w:tcPr>
          <w:p w14:paraId="3DCA172F" w14:textId="77777777" w:rsidR="00E57F90" w:rsidRDefault="00E57F90" w:rsidP="00857191">
            <w:pPr>
              <w:rPr>
                <w:ins w:id="112" w:author="Shewmaker, Michael@Energy" w:date="2022-02-02T14:06:00Z"/>
                <w:rFonts w:asciiTheme="minorHAnsi" w:hAnsiTheme="minorHAnsi"/>
                <w:sz w:val="18"/>
                <w:szCs w:val="18"/>
              </w:rPr>
            </w:pPr>
          </w:p>
        </w:tc>
      </w:tr>
    </w:tbl>
    <w:p w14:paraId="257FD02F" w14:textId="77777777" w:rsidR="00861E71" w:rsidRDefault="00861E71"/>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1BD3CE37" w:rsidR="00DC59D7" w:rsidRDefault="00FD11ED">
            <w:pPr>
              <w:rPr>
                <w:rFonts w:asciiTheme="minorHAnsi" w:hAnsiTheme="minorHAnsi"/>
                <w:sz w:val="18"/>
                <w:szCs w:val="18"/>
              </w:rPr>
            </w:pPr>
            <w:r>
              <w:rPr>
                <w:rFonts w:asciiTheme="minorHAnsi" w:hAnsiTheme="minorHAnsi"/>
                <w:b/>
                <w:szCs w:val="18"/>
              </w:rPr>
              <w:t>C</w:t>
            </w:r>
            <w:r w:rsidR="00DC59D7" w:rsidRPr="006A6F35">
              <w:rPr>
                <w:rFonts w:asciiTheme="minorHAnsi" w:hAnsiTheme="minorHAnsi"/>
                <w:b/>
                <w:szCs w:val="18"/>
              </w:rPr>
              <w:t>.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tbl>
    <w:p w14:paraId="2C640FC2" w14:textId="77777777" w:rsidR="00E452C9" w:rsidRDefault="00E452C9">
      <w:pPr>
        <w:rPr>
          <w:ins w:id="113" w:author="Shewmaker, Michael@Energy" w:date="2022-02-02T14:07:00Z"/>
        </w:rPr>
      </w:pPr>
    </w:p>
    <w:tbl>
      <w:tblPr>
        <w:tblStyle w:val="TableGrid1"/>
        <w:tblW w:w="0" w:type="auto"/>
        <w:tblLook w:val="04A0" w:firstRow="1" w:lastRow="0" w:firstColumn="1" w:lastColumn="0" w:noHBand="0" w:noVBand="1"/>
      </w:tblPr>
      <w:tblGrid>
        <w:gridCol w:w="542"/>
        <w:gridCol w:w="4673"/>
        <w:gridCol w:w="5575"/>
      </w:tblGrid>
      <w:tr w:rsidR="00E452C9" w:rsidRPr="0055702B" w14:paraId="37FA03F8" w14:textId="77777777" w:rsidTr="00726475">
        <w:trPr>
          <w:ins w:id="114" w:author="Shewmaker, Michael@Energy" w:date="2022-02-02T14:07:00Z"/>
        </w:trPr>
        <w:tc>
          <w:tcPr>
            <w:tcW w:w="10790" w:type="dxa"/>
            <w:gridSpan w:val="3"/>
          </w:tcPr>
          <w:p w14:paraId="7C0A7366" w14:textId="2C4E65C0" w:rsidR="00E452C9" w:rsidRPr="00A32F6D" w:rsidRDefault="0014644D" w:rsidP="00726475">
            <w:pPr>
              <w:rPr>
                <w:ins w:id="115" w:author="Shewmaker, Michael@Energy" w:date="2022-02-02T14:07:00Z"/>
                <w:rFonts w:asciiTheme="minorHAnsi" w:hAnsiTheme="minorHAnsi"/>
                <w:b/>
                <w:szCs w:val="18"/>
                <w:rPrChange w:id="116" w:author="Shewmaker, Michael@Energy" w:date="2022-02-02T14:07:00Z">
                  <w:rPr>
                    <w:ins w:id="117" w:author="Shewmaker, Michael@Energy" w:date="2022-02-02T14:07:00Z"/>
                    <w:rFonts w:asciiTheme="minorHAnsi" w:hAnsiTheme="minorHAnsi"/>
                    <w:bCs/>
                    <w:i/>
                    <w:iCs/>
                    <w:sz w:val="16"/>
                    <w:szCs w:val="16"/>
                  </w:rPr>
                </w:rPrChange>
              </w:rPr>
            </w:pPr>
            <w:ins w:id="118" w:author="Shewmaker, Michael@Energy" w:date="2022-02-02T14:16:00Z">
              <w:r>
                <w:rPr>
                  <w:rFonts w:asciiTheme="minorHAnsi" w:hAnsiTheme="minorHAnsi"/>
                  <w:b/>
                  <w:szCs w:val="18"/>
                </w:rPr>
                <w:t>C</w:t>
              </w:r>
            </w:ins>
            <w:ins w:id="119" w:author="Shewmaker, Michael@Energy" w:date="2022-02-02T14:17:00Z">
              <w:r>
                <w:rPr>
                  <w:rFonts w:asciiTheme="minorHAnsi" w:hAnsiTheme="minorHAnsi"/>
                  <w:b/>
                  <w:szCs w:val="18"/>
                </w:rPr>
                <w:t>2</w:t>
              </w:r>
            </w:ins>
            <w:ins w:id="120" w:author="Shewmaker, Michael@Energy" w:date="2022-02-02T14:07:00Z">
              <w:r w:rsidR="00E452C9" w:rsidRPr="006A6F35">
                <w:rPr>
                  <w:rFonts w:asciiTheme="minorHAnsi" w:hAnsiTheme="minorHAnsi"/>
                  <w:b/>
                  <w:szCs w:val="18"/>
                </w:rPr>
                <w:t xml:space="preserve">. </w:t>
              </w:r>
              <w:r w:rsidR="00E452C9">
                <w:rPr>
                  <w:rFonts w:asciiTheme="minorHAnsi" w:hAnsiTheme="minorHAnsi"/>
                  <w:b/>
                  <w:szCs w:val="18"/>
                </w:rPr>
                <w:t xml:space="preserve">Kitchen Range Hood Capture Efficiency Option </w:t>
              </w:r>
            </w:ins>
          </w:p>
        </w:tc>
      </w:tr>
      <w:tr w:rsidR="00E452C9" w14:paraId="0D887A46" w14:textId="77777777" w:rsidTr="00726475">
        <w:trPr>
          <w:ins w:id="121" w:author="Shewmaker, Michael@Energy" w:date="2022-02-02T14:07:00Z"/>
        </w:trPr>
        <w:tc>
          <w:tcPr>
            <w:tcW w:w="542" w:type="dxa"/>
            <w:vAlign w:val="center"/>
          </w:tcPr>
          <w:p w14:paraId="0D771AF0" w14:textId="77777777" w:rsidR="00E452C9" w:rsidRDefault="00E452C9" w:rsidP="00726475">
            <w:pPr>
              <w:jc w:val="center"/>
              <w:rPr>
                <w:ins w:id="122" w:author="Shewmaker, Michael@Energy" w:date="2022-02-02T14:07:00Z"/>
                <w:rFonts w:asciiTheme="minorHAnsi" w:hAnsiTheme="minorHAnsi"/>
                <w:sz w:val="18"/>
                <w:szCs w:val="18"/>
              </w:rPr>
            </w:pPr>
            <w:ins w:id="123" w:author="Shewmaker, Michael@Energy" w:date="2022-02-02T14:07:00Z">
              <w:r>
                <w:rPr>
                  <w:rFonts w:asciiTheme="minorHAnsi" w:hAnsiTheme="minorHAnsi"/>
                  <w:sz w:val="18"/>
                  <w:szCs w:val="18"/>
                </w:rPr>
                <w:t>01</w:t>
              </w:r>
            </w:ins>
          </w:p>
        </w:tc>
        <w:tc>
          <w:tcPr>
            <w:tcW w:w="4673" w:type="dxa"/>
            <w:vAlign w:val="center"/>
          </w:tcPr>
          <w:p w14:paraId="2D51147F" w14:textId="77777777" w:rsidR="00E452C9" w:rsidRDefault="00E452C9" w:rsidP="00726475">
            <w:pPr>
              <w:rPr>
                <w:ins w:id="124" w:author="Shewmaker, Michael@Energy" w:date="2022-02-02T14:07:00Z"/>
                <w:rFonts w:asciiTheme="minorHAnsi" w:hAnsiTheme="minorHAnsi"/>
                <w:sz w:val="18"/>
                <w:szCs w:val="18"/>
              </w:rPr>
            </w:pPr>
            <w:ins w:id="125" w:author="Shewmaker, Michael@Energy" w:date="2022-02-02T14:07:00Z">
              <w:r>
                <w:rPr>
                  <w:rFonts w:asciiTheme="minorHAnsi" w:hAnsiTheme="minorHAnsi"/>
                  <w:sz w:val="18"/>
                  <w:szCs w:val="18"/>
                </w:rPr>
                <w:t>Manufacturer Name</w:t>
              </w:r>
            </w:ins>
          </w:p>
        </w:tc>
        <w:tc>
          <w:tcPr>
            <w:tcW w:w="5575" w:type="dxa"/>
          </w:tcPr>
          <w:p w14:paraId="1A8C2587" w14:textId="77777777" w:rsidR="00E452C9" w:rsidRDefault="00E452C9" w:rsidP="00726475">
            <w:pPr>
              <w:rPr>
                <w:ins w:id="126" w:author="Shewmaker, Michael@Energy" w:date="2022-02-02T14:07:00Z"/>
                <w:rFonts w:asciiTheme="minorHAnsi" w:hAnsiTheme="minorHAnsi"/>
                <w:sz w:val="18"/>
                <w:szCs w:val="18"/>
              </w:rPr>
            </w:pPr>
          </w:p>
        </w:tc>
      </w:tr>
      <w:tr w:rsidR="00E452C9" w14:paraId="74852402" w14:textId="77777777" w:rsidTr="00726475">
        <w:trPr>
          <w:ins w:id="127" w:author="Shewmaker, Michael@Energy" w:date="2022-02-02T14:07:00Z"/>
        </w:trPr>
        <w:tc>
          <w:tcPr>
            <w:tcW w:w="542" w:type="dxa"/>
            <w:vAlign w:val="center"/>
          </w:tcPr>
          <w:p w14:paraId="47C774D2" w14:textId="77777777" w:rsidR="00E452C9" w:rsidRDefault="00E452C9" w:rsidP="00726475">
            <w:pPr>
              <w:jc w:val="center"/>
              <w:rPr>
                <w:ins w:id="128" w:author="Shewmaker, Michael@Energy" w:date="2022-02-02T14:07:00Z"/>
                <w:rFonts w:asciiTheme="minorHAnsi" w:hAnsiTheme="minorHAnsi"/>
                <w:sz w:val="18"/>
                <w:szCs w:val="18"/>
              </w:rPr>
            </w:pPr>
            <w:ins w:id="129" w:author="Shewmaker, Michael@Energy" w:date="2022-02-02T14:07:00Z">
              <w:r>
                <w:rPr>
                  <w:rFonts w:asciiTheme="minorHAnsi" w:hAnsiTheme="minorHAnsi"/>
                  <w:sz w:val="18"/>
                  <w:szCs w:val="18"/>
                </w:rPr>
                <w:t>02</w:t>
              </w:r>
            </w:ins>
          </w:p>
        </w:tc>
        <w:tc>
          <w:tcPr>
            <w:tcW w:w="4673" w:type="dxa"/>
            <w:vAlign w:val="center"/>
          </w:tcPr>
          <w:p w14:paraId="49D96844" w14:textId="77777777" w:rsidR="00E452C9" w:rsidRDefault="00E452C9" w:rsidP="00726475">
            <w:pPr>
              <w:rPr>
                <w:ins w:id="130" w:author="Shewmaker, Michael@Energy" w:date="2022-02-02T14:07:00Z"/>
                <w:rFonts w:asciiTheme="minorHAnsi" w:hAnsiTheme="minorHAnsi"/>
                <w:sz w:val="18"/>
                <w:szCs w:val="18"/>
              </w:rPr>
            </w:pPr>
            <w:ins w:id="131" w:author="Shewmaker, Michael@Energy" w:date="2022-02-02T14:07:00Z">
              <w:r>
                <w:rPr>
                  <w:rFonts w:asciiTheme="minorHAnsi" w:hAnsiTheme="minorHAnsi"/>
                  <w:sz w:val="18"/>
                  <w:szCs w:val="18"/>
                </w:rPr>
                <w:t>CEC-Approved Directory Listed Model Number</w:t>
              </w:r>
            </w:ins>
          </w:p>
        </w:tc>
        <w:tc>
          <w:tcPr>
            <w:tcW w:w="5575" w:type="dxa"/>
          </w:tcPr>
          <w:p w14:paraId="3481D996" w14:textId="77777777" w:rsidR="00E452C9" w:rsidRDefault="00E452C9" w:rsidP="00726475">
            <w:pPr>
              <w:rPr>
                <w:ins w:id="132" w:author="Shewmaker, Michael@Energy" w:date="2022-02-02T14:07:00Z"/>
                <w:rFonts w:asciiTheme="minorHAnsi" w:hAnsiTheme="minorHAnsi"/>
                <w:sz w:val="18"/>
                <w:szCs w:val="18"/>
              </w:rPr>
            </w:pPr>
          </w:p>
        </w:tc>
      </w:tr>
      <w:tr w:rsidR="00E452C9" w14:paraId="3976EEC9" w14:textId="77777777" w:rsidTr="00726475">
        <w:trPr>
          <w:ins w:id="133" w:author="Shewmaker, Michael@Energy" w:date="2022-02-02T14:07:00Z"/>
        </w:trPr>
        <w:tc>
          <w:tcPr>
            <w:tcW w:w="542" w:type="dxa"/>
            <w:vAlign w:val="center"/>
          </w:tcPr>
          <w:p w14:paraId="32C35CBC" w14:textId="77777777" w:rsidR="00E452C9" w:rsidRDefault="00E452C9" w:rsidP="00726475">
            <w:pPr>
              <w:jc w:val="center"/>
              <w:rPr>
                <w:ins w:id="134" w:author="Shewmaker, Michael@Energy" w:date="2022-02-02T14:07:00Z"/>
                <w:rFonts w:asciiTheme="minorHAnsi" w:hAnsiTheme="minorHAnsi"/>
                <w:sz w:val="18"/>
                <w:szCs w:val="18"/>
              </w:rPr>
            </w:pPr>
            <w:ins w:id="135" w:author="Shewmaker, Michael@Energy" w:date="2022-02-02T14:07:00Z">
              <w:r>
                <w:rPr>
                  <w:rFonts w:asciiTheme="minorHAnsi" w:hAnsiTheme="minorHAnsi"/>
                  <w:sz w:val="18"/>
                  <w:szCs w:val="18"/>
                </w:rPr>
                <w:t>03</w:t>
              </w:r>
            </w:ins>
          </w:p>
        </w:tc>
        <w:tc>
          <w:tcPr>
            <w:tcW w:w="4673" w:type="dxa"/>
            <w:vAlign w:val="center"/>
          </w:tcPr>
          <w:p w14:paraId="0BC96374" w14:textId="77777777" w:rsidR="00E452C9" w:rsidRDefault="00E452C9" w:rsidP="00726475">
            <w:pPr>
              <w:rPr>
                <w:ins w:id="136" w:author="Shewmaker, Michael@Energy" w:date="2022-02-02T14:07:00Z"/>
                <w:rFonts w:asciiTheme="minorHAnsi" w:hAnsiTheme="minorHAnsi"/>
                <w:sz w:val="18"/>
                <w:szCs w:val="18"/>
              </w:rPr>
            </w:pPr>
            <w:ins w:id="137" w:author="Shewmaker, Michael@Energy" w:date="2022-02-02T14:07:00Z">
              <w:r>
                <w:rPr>
                  <w:rFonts w:asciiTheme="minorHAnsi" w:hAnsiTheme="minorHAnsi"/>
                  <w:sz w:val="18"/>
                  <w:szCs w:val="18"/>
                </w:rPr>
                <w:t>CEC-Approved Directory Listed Rated Capture Efficiency</w:t>
              </w:r>
            </w:ins>
          </w:p>
        </w:tc>
        <w:tc>
          <w:tcPr>
            <w:tcW w:w="5575" w:type="dxa"/>
          </w:tcPr>
          <w:p w14:paraId="47F913BC" w14:textId="77777777" w:rsidR="00E452C9" w:rsidRDefault="00E452C9" w:rsidP="00726475">
            <w:pPr>
              <w:rPr>
                <w:ins w:id="138" w:author="Shewmaker, Michael@Energy" w:date="2022-02-02T14:07:00Z"/>
                <w:rFonts w:asciiTheme="minorHAnsi" w:hAnsiTheme="minorHAnsi"/>
                <w:sz w:val="18"/>
                <w:szCs w:val="18"/>
              </w:rPr>
            </w:pPr>
          </w:p>
        </w:tc>
      </w:tr>
      <w:tr w:rsidR="00E452C9" w14:paraId="73877F63" w14:textId="77777777" w:rsidTr="00726475">
        <w:trPr>
          <w:ins w:id="139" w:author="Shewmaker, Michael@Energy" w:date="2022-02-02T14:07:00Z"/>
        </w:trPr>
        <w:tc>
          <w:tcPr>
            <w:tcW w:w="542" w:type="dxa"/>
            <w:vAlign w:val="center"/>
          </w:tcPr>
          <w:p w14:paraId="22B3668B" w14:textId="77777777" w:rsidR="00E452C9" w:rsidRDefault="00E452C9" w:rsidP="00726475">
            <w:pPr>
              <w:jc w:val="center"/>
              <w:rPr>
                <w:ins w:id="140" w:author="Shewmaker, Michael@Energy" w:date="2022-02-02T14:07:00Z"/>
                <w:rFonts w:asciiTheme="minorHAnsi" w:hAnsiTheme="minorHAnsi"/>
                <w:sz w:val="18"/>
                <w:szCs w:val="18"/>
              </w:rPr>
            </w:pPr>
            <w:ins w:id="141" w:author="Shewmaker, Michael@Energy" w:date="2022-02-02T14:07:00Z">
              <w:r>
                <w:rPr>
                  <w:rFonts w:asciiTheme="minorHAnsi" w:hAnsiTheme="minorHAnsi"/>
                  <w:sz w:val="18"/>
                  <w:szCs w:val="18"/>
                </w:rPr>
                <w:t>04</w:t>
              </w:r>
            </w:ins>
          </w:p>
        </w:tc>
        <w:tc>
          <w:tcPr>
            <w:tcW w:w="4673" w:type="dxa"/>
            <w:vAlign w:val="center"/>
          </w:tcPr>
          <w:p w14:paraId="5771ADF3" w14:textId="77777777" w:rsidR="00E452C9" w:rsidRDefault="00E452C9" w:rsidP="00726475">
            <w:pPr>
              <w:rPr>
                <w:ins w:id="142" w:author="Shewmaker, Michael@Energy" w:date="2022-02-02T14:07:00Z"/>
                <w:rFonts w:asciiTheme="minorHAnsi" w:hAnsiTheme="minorHAnsi"/>
                <w:sz w:val="18"/>
                <w:szCs w:val="18"/>
              </w:rPr>
            </w:pPr>
            <w:ins w:id="143" w:author="Shewmaker, Michael@Energy" w:date="2022-02-02T14:07:00Z">
              <w:r>
                <w:rPr>
                  <w:rFonts w:asciiTheme="minorHAnsi" w:hAnsiTheme="minorHAnsi"/>
                  <w:sz w:val="18"/>
                  <w:szCs w:val="18"/>
                </w:rPr>
                <w:t>Required Minimum Capture Efficiency (</w:t>
              </w:r>
              <w:r w:rsidRPr="0055702B">
                <w:rPr>
                  <w:rFonts w:asciiTheme="minorHAnsi" w:hAnsiTheme="minorHAnsi"/>
                  <w:i/>
                  <w:iCs/>
                  <w:sz w:val="18"/>
                  <w:szCs w:val="18"/>
                </w:rPr>
                <w:t>Table 150.0-G</w:t>
              </w:r>
              <w:r>
                <w:rPr>
                  <w:rFonts w:asciiTheme="minorHAnsi" w:hAnsiTheme="minorHAnsi"/>
                  <w:sz w:val="18"/>
                  <w:szCs w:val="18"/>
                </w:rPr>
                <w:t>)</w:t>
              </w:r>
            </w:ins>
          </w:p>
        </w:tc>
        <w:tc>
          <w:tcPr>
            <w:tcW w:w="5575" w:type="dxa"/>
          </w:tcPr>
          <w:p w14:paraId="3F2B19BF" w14:textId="77777777" w:rsidR="00E452C9" w:rsidRDefault="00E452C9" w:rsidP="00726475">
            <w:pPr>
              <w:rPr>
                <w:ins w:id="144" w:author="Shewmaker, Michael@Energy" w:date="2022-02-02T14:07:00Z"/>
                <w:rFonts w:asciiTheme="minorHAnsi" w:hAnsiTheme="minorHAnsi"/>
                <w:sz w:val="18"/>
                <w:szCs w:val="18"/>
              </w:rPr>
            </w:pPr>
          </w:p>
        </w:tc>
      </w:tr>
      <w:tr w:rsidR="00E452C9" w14:paraId="30122EFD" w14:textId="77777777" w:rsidTr="00726475">
        <w:trPr>
          <w:ins w:id="145" w:author="Shewmaker, Michael@Energy" w:date="2022-02-02T14:07:00Z"/>
        </w:trPr>
        <w:tc>
          <w:tcPr>
            <w:tcW w:w="542" w:type="dxa"/>
            <w:vAlign w:val="center"/>
          </w:tcPr>
          <w:p w14:paraId="302EF25A" w14:textId="77777777" w:rsidR="00E452C9" w:rsidRDefault="00E452C9" w:rsidP="00726475">
            <w:pPr>
              <w:jc w:val="center"/>
              <w:rPr>
                <w:ins w:id="146" w:author="Shewmaker, Michael@Energy" w:date="2022-02-02T14:07:00Z"/>
                <w:rFonts w:asciiTheme="minorHAnsi" w:hAnsiTheme="minorHAnsi"/>
                <w:sz w:val="18"/>
                <w:szCs w:val="18"/>
              </w:rPr>
            </w:pPr>
            <w:ins w:id="147" w:author="Shewmaker, Michael@Energy" w:date="2022-02-02T14:07:00Z">
              <w:r>
                <w:rPr>
                  <w:rFonts w:asciiTheme="minorHAnsi" w:hAnsiTheme="minorHAnsi"/>
                  <w:sz w:val="18"/>
                  <w:szCs w:val="18"/>
                </w:rPr>
                <w:t>05</w:t>
              </w:r>
            </w:ins>
          </w:p>
        </w:tc>
        <w:tc>
          <w:tcPr>
            <w:tcW w:w="4673" w:type="dxa"/>
            <w:vAlign w:val="center"/>
          </w:tcPr>
          <w:p w14:paraId="14142411" w14:textId="77777777" w:rsidR="00E452C9" w:rsidRDefault="00E452C9" w:rsidP="00726475">
            <w:pPr>
              <w:rPr>
                <w:ins w:id="148" w:author="Shewmaker, Michael@Energy" w:date="2022-02-02T14:07:00Z"/>
                <w:rFonts w:asciiTheme="minorHAnsi" w:hAnsiTheme="minorHAnsi"/>
                <w:sz w:val="18"/>
                <w:szCs w:val="18"/>
              </w:rPr>
            </w:pPr>
            <w:ins w:id="149" w:author="Shewmaker, Michael@Energy" w:date="2022-02-02T14:07:00Z">
              <w:r>
                <w:rPr>
                  <w:rFonts w:asciiTheme="minorHAnsi" w:hAnsiTheme="minorHAnsi"/>
                  <w:sz w:val="18"/>
                  <w:szCs w:val="18"/>
                </w:rPr>
                <w:t>Compliance Statement</w:t>
              </w:r>
            </w:ins>
          </w:p>
        </w:tc>
        <w:tc>
          <w:tcPr>
            <w:tcW w:w="5575" w:type="dxa"/>
          </w:tcPr>
          <w:p w14:paraId="63B84A95" w14:textId="77777777" w:rsidR="00E452C9" w:rsidRDefault="00E452C9" w:rsidP="00726475">
            <w:pPr>
              <w:rPr>
                <w:ins w:id="150" w:author="Shewmaker, Michael@Energy" w:date="2022-02-02T14:07:00Z"/>
                <w:rFonts w:asciiTheme="minorHAnsi" w:hAnsiTheme="minorHAnsi"/>
                <w:sz w:val="18"/>
                <w:szCs w:val="18"/>
              </w:rPr>
            </w:pPr>
          </w:p>
        </w:tc>
      </w:tr>
    </w:tbl>
    <w:p w14:paraId="36B29052" w14:textId="77777777" w:rsidR="00310D9A"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3707C5" w:rsidRDefault="00FD11ED" w:rsidP="00857191">
            <w:pPr>
              <w:keepNext/>
              <w:rPr>
                <w:rFonts w:asciiTheme="minorHAnsi" w:hAnsiTheme="minorHAnsi"/>
                <w:b/>
                <w:szCs w:val="18"/>
              </w:rPr>
            </w:pPr>
            <w:r>
              <w:rPr>
                <w:rFonts w:asciiTheme="minorHAnsi" w:hAnsiTheme="minorHAnsi"/>
                <w:b/>
                <w:szCs w:val="18"/>
              </w:rPr>
              <w:t>D</w:t>
            </w:r>
            <w:r w:rsidR="009A590F" w:rsidRPr="003707C5">
              <w:rPr>
                <w:rFonts w:asciiTheme="minorHAnsi" w:hAnsiTheme="minorHAnsi"/>
                <w:b/>
                <w:szCs w:val="18"/>
              </w:rPr>
              <w:t>. Determination of HERS Verification Compliance</w:t>
            </w:r>
          </w:p>
          <w:p w14:paraId="0F41A026" w14:textId="77777777" w:rsidR="009A590F" w:rsidRPr="00E903F8" w:rsidRDefault="009A590F" w:rsidP="00857191">
            <w:pPr>
              <w:keepNext/>
              <w:rPr>
                <w:rFonts w:asciiTheme="minorHAnsi" w:hAnsiTheme="minorHAnsi"/>
                <w:sz w:val="18"/>
                <w:szCs w:val="18"/>
              </w:rPr>
            </w:pPr>
            <w:r w:rsidRPr="00E903F8">
              <w:rPr>
                <w:rFonts w:asciiTheme="minorHAnsi" w:hAnsiTheme="minorHAnsi"/>
                <w:sz w:val="18"/>
                <w:szCs w:val="18"/>
              </w:rPr>
              <w:t xml:space="preserve">All applicable sections of this document shall indicate compliance with the specified verification protocol requirements </w:t>
            </w:r>
            <w:proofErr w:type="gramStart"/>
            <w:r w:rsidRPr="00E903F8">
              <w:rPr>
                <w:rFonts w:asciiTheme="minorHAnsi" w:hAnsiTheme="minorHAnsi"/>
                <w:sz w:val="18"/>
                <w:szCs w:val="18"/>
              </w:rPr>
              <w:t>in order for</w:t>
            </w:r>
            <w:proofErr w:type="gramEnd"/>
            <w:r w:rsidRPr="00E903F8">
              <w:rPr>
                <w:rFonts w:asciiTheme="minorHAnsi" w:hAnsiTheme="minorHAnsi"/>
                <w:sz w:val="18"/>
                <w:szCs w:val="18"/>
              </w:rPr>
              <w:t xml:space="preserve"> this Certificate of Verification as a whole to be determined to be in compliance.</w:t>
            </w:r>
          </w:p>
        </w:tc>
      </w:tr>
      <w:tr w:rsidR="009A590F"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Default="009A590F"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F26A73" w:rsidRDefault="009A590F">
            <w:pPr>
              <w:keepNext/>
              <w:rPr>
                <w:rFonts w:asciiTheme="minorHAnsi" w:hAnsiTheme="minorHAnsi"/>
                <w:sz w:val="18"/>
                <w:szCs w:val="18"/>
              </w:rPr>
            </w:pPr>
          </w:p>
        </w:tc>
      </w:tr>
    </w:tbl>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558920E0" w14:textId="77777777" w:rsidTr="009A590F">
        <w:trPr>
          <w:trHeight w:val="288"/>
        </w:trPr>
        <w:tc>
          <w:tcPr>
            <w:tcW w:w="10768" w:type="dxa"/>
            <w:gridSpan w:val="4"/>
            <w:vAlign w:val="center"/>
          </w:tcPr>
          <w:p w14:paraId="2E56DD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24350D9F" w14:textId="77777777" w:rsidTr="009A590F">
        <w:trPr>
          <w:trHeight w:val="278"/>
        </w:trPr>
        <w:tc>
          <w:tcPr>
            <w:tcW w:w="10768" w:type="dxa"/>
            <w:gridSpan w:val="4"/>
            <w:vAlign w:val="center"/>
          </w:tcPr>
          <w:p w14:paraId="08BF0BD1" w14:textId="77777777" w:rsidR="009A590F" w:rsidRPr="0070757D" w:rsidRDefault="009A590F" w:rsidP="00857191">
            <w:pPr>
              <w:numPr>
                <w:ilvl w:val="0"/>
                <w:numId w:val="7"/>
              </w:numPr>
              <w:ind w:hanging="270"/>
              <w:rPr>
                <w:rFonts w:ascii="Calibri" w:hAnsi="Calibri"/>
                <w:sz w:val="18"/>
                <w:szCs w:val="18"/>
              </w:rPr>
            </w:pPr>
            <w:r w:rsidRPr="0070757D">
              <w:rPr>
                <w:rFonts w:ascii="Calibri" w:hAnsi="Calibri"/>
                <w:sz w:val="18"/>
                <w:szCs w:val="18"/>
              </w:rPr>
              <w:t>I certify that this Certificate of Verification documentation is accurate and complete.</w:t>
            </w:r>
          </w:p>
        </w:tc>
      </w:tr>
      <w:tr w:rsidR="009A590F" w:rsidRPr="0070757D" w14:paraId="0136528E" w14:textId="77777777" w:rsidTr="009A590F">
        <w:trPr>
          <w:trHeight w:val="360"/>
        </w:trPr>
        <w:tc>
          <w:tcPr>
            <w:tcW w:w="5344" w:type="dxa"/>
          </w:tcPr>
          <w:p w14:paraId="2258452F"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2F62ED4C"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490F84CE" w14:textId="77777777" w:rsidTr="009A590F">
        <w:trPr>
          <w:trHeight w:val="360"/>
        </w:trPr>
        <w:tc>
          <w:tcPr>
            <w:tcW w:w="5344" w:type="dxa"/>
          </w:tcPr>
          <w:p w14:paraId="1C09D22D"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3FD0D1DB"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0105C3B4" w14:textId="77777777" w:rsidTr="009A590F">
        <w:trPr>
          <w:trHeight w:val="360"/>
        </w:trPr>
        <w:tc>
          <w:tcPr>
            <w:tcW w:w="5344" w:type="dxa"/>
          </w:tcPr>
          <w:p w14:paraId="7366A481"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43C1E89E"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1490BC08" w14:textId="77777777" w:rsidTr="009A590F">
        <w:trPr>
          <w:trHeight w:val="360"/>
        </w:trPr>
        <w:tc>
          <w:tcPr>
            <w:tcW w:w="5344" w:type="dxa"/>
          </w:tcPr>
          <w:p w14:paraId="55317CBF"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668B999B"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46F4A628" w14:textId="77777777" w:rsidTr="009A590F">
        <w:tblPrEx>
          <w:tblCellMar>
            <w:left w:w="115" w:type="dxa"/>
            <w:right w:w="115" w:type="dxa"/>
          </w:tblCellMar>
        </w:tblPrEx>
        <w:trPr>
          <w:trHeight w:val="296"/>
        </w:trPr>
        <w:tc>
          <w:tcPr>
            <w:tcW w:w="10768" w:type="dxa"/>
            <w:gridSpan w:val="4"/>
            <w:vAlign w:val="center"/>
          </w:tcPr>
          <w:p w14:paraId="0F8A47E4"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07476471" w14:textId="77777777" w:rsidTr="009A590F">
        <w:tblPrEx>
          <w:tblCellMar>
            <w:left w:w="115" w:type="dxa"/>
            <w:right w:w="115" w:type="dxa"/>
          </w:tblCellMar>
        </w:tblPrEx>
        <w:trPr>
          <w:trHeight w:val="504"/>
        </w:trPr>
        <w:tc>
          <w:tcPr>
            <w:tcW w:w="10768" w:type="dxa"/>
            <w:gridSpan w:val="4"/>
          </w:tcPr>
          <w:p w14:paraId="32972C71"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6C90B1B5"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information provided on this Certificate of Verification is true and correct.</w:t>
            </w:r>
          </w:p>
          <w:p w14:paraId="05FE519C"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I am the certified HERS Rater who performed the verification identified and reported on this Certificate of Verification (responsible rater).</w:t>
            </w:r>
          </w:p>
          <w:p w14:paraId="088D940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A74BFE3"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BF23E2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I will ensure that a registered copy of this Certificate of Verification shall be </w:t>
            </w:r>
            <w:proofErr w:type="gramStart"/>
            <w:r w:rsidRPr="0070757D">
              <w:rPr>
                <w:rFonts w:ascii="Calibri" w:hAnsi="Calibri"/>
                <w:sz w:val="18"/>
                <w:szCs w:val="18"/>
              </w:rPr>
              <w:t>posted, or</w:t>
            </w:r>
            <w:proofErr w:type="gramEnd"/>
            <w:r w:rsidRPr="0070757D">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65B2499B" w14:textId="77777777" w:rsidTr="009A590F">
        <w:tblPrEx>
          <w:tblCellMar>
            <w:left w:w="115" w:type="dxa"/>
            <w:right w:w="115" w:type="dxa"/>
          </w:tblCellMar>
        </w:tblPrEx>
        <w:trPr>
          <w:trHeight w:val="278"/>
        </w:trPr>
        <w:tc>
          <w:tcPr>
            <w:tcW w:w="10768" w:type="dxa"/>
            <w:gridSpan w:val="4"/>
            <w:vAlign w:val="center"/>
          </w:tcPr>
          <w:p w14:paraId="58E509B5"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44D4B825" w14:textId="77777777" w:rsidTr="009A590F">
        <w:tblPrEx>
          <w:tblCellMar>
            <w:left w:w="115" w:type="dxa"/>
            <w:right w:w="115" w:type="dxa"/>
          </w:tblCellMar>
        </w:tblPrEx>
        <w:trPr>
          <w:trHeight w:hRule="exact" w:val="360"/>
        </w:trPr>
        <w:tc>
          <w:tcPr>
            <w:tcW w:w="10768" w:type="dxa"/>
            <w:gridSpan w:val="4"/>
            <w:vAlign w:val="center"/>
          </w:tcPr>
          <w:p w14:paraId="03BEABE2"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1F5FF2F9" w14:textId="77777777" w:rsidTr="009A590F">
        <w:tblPrEx>
          <w:tblCellMar>
            <w:left w:w="115" w:type="dxa"/>
            <w:right w:w="115" w:type="dxa"/>
          </w:tblCellMar>
        </w:tblPrEx>
        <w:trPr>
          <w:trHeight w:hRule="exact" w:val="360"/>
        </w:trPr>
        <w:tc>
          <w:tcPr>
            <w:tcW w:w="5384" w:type="dxa"/>
            <w:gridSpan w:val="2"/>
          </w:tcPr>
          <w:p w14:paraId="2FA94260"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0B643C0A"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70E08391" w14:textId="77777777" w:rsidTr="009A590F">
        <w:tblPrEx>
          <w:tblCellMar>
            <w:left w:w="108" w:type="dxa"/>
            <w:right w:w="108" w:type="dxa"/>
          </w:tblCellMar>
        </w:tblPrEx>
        <w:trPr>
          <w:trHeight w:hRule="exact" w:val="288"/>
        </w:trPr>
        <w:tc>
          <w:tcPr>
            <w:tcW w:w="10768" w:type="dxa"/>
            <w:gridSpan w:val="4"/>
            <w:vAlign w:val="center"/>
          </w:tcPr>
          <w:p w14:paraId="3EF8FBCB"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70757D">
              <w:rPr>
                <w:rFonts w:ascii="Calibri" w:hAnsi="Calibri" w:cs="Arial"/>
                <w:b/>
                <w:caps/>
                <w:sz w:val="18"/>
                <w:szCs w:val="18"/>
              </w:rPr>
              <w:t>HERS</w:t>
            </w:r>
            <w:proofErr w:type="gramEnd"/>
            <w:r w:rsidRPr="0070757D">
              <w:rPr>
                <w:rFonts w:ascii="Calibri" w:hAnsi="Calibri" w:cs="Arial"/>
                <w:b/>
                <w:caps/>
                <w:sz w:val="18"/>
                <w:szCs w:val="18"/>
              </w:rPr>
              <w:t xml:space="preserve"> PROVIDER DATA REGISTRY INFORMATION</w:t>
            </w:r>
          </w:p>
        </w:tc>
      </w:tr>
      <w:tr w:rsidR="009A590F" w:rsidRPr="0070757D" w14:paraId="18EB1AE7" w14:textId="77777777" w:rsidTr="009A590F">
        <w:tblPrEx>
          <w:tblCellMar>
            <w:left w:w="108" w:type="dxa"/>
            <w:right w:w="108" w:type="dxa"/>
          </w:tblCellMar>
        </w:tblPrEx>
        <w:trPr>
          <w:trHeight w:hRule="exact" w:val="360"/>
        </w:trPr>
        <w:tc>
          <w:tcPr>
            <w:tcW w:w="5391" w:type="dxa"/>
            <w:gridSpan w:val="3"/>
          </w:tcPr>
          <w:p w14:paraId="7024564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3D0F8EEE"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0B7D5B76" w14:textId="77777777" w:rsidTr="009A590F">
        <w:tblPrEx>
          <w:tblCellMar>
            <w:left w:w="108" w:type="dxa"/>
            <w:right w:w="108" w:type="dxa"/>
          </w:tblCellMar>
        </w:tblPrEx>
        <w:trPr>
          <w:trHeight w:val="288"/>
        </w:trPr>
        <w:tc>
          <w:tcPr>
            <w:tcW w:w="10768" w:type="dxa"/>
            <w:gridSpan w:val="4"/>
            <w:vAlign w:val="center"/>
          </w:tcPr>
          <w:p w14:paraId="0E73CC9D"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70757D">
              <w:rPr>
                <w:rFonts w:ascii="Calibri" w:hAnsi="Calibri" w:cs="Arial"/>
                <w:b/>
                <w:caps/>
                <w:sz w:val="18"/>
                <w:szCs w:val="18"/>
              </w:rPr>
              <w:t>HERS</w:t>
            </w:r>
            <w:proofErr w:type="gramEnd"/>
            <w:r w:rsidRPr="0070757D">
              <w:rPr>
                <w:rFonts w:ascii="Calibri" w:hAnsi="Calibri" w:cs="Arial"/>
                <w:b/>
                <w:caps/>
                <w:sz w:val="18"/>
                <w:szCs w:val="18"/>
              </w:rPr>
              <w:t xml:space="preserve"> RATER INFORMATION</w:t>
            </w:r>
          </w:p>
        </w:tc>
      </w:tr>
      <w:tr w:rsidR="009A590F" w:rsidRPr="0070757D" w14:paraId="6D007D83" w14:textId="77777777" w:rsidTr="009A590F">
        <w:tblPrEx>
          <w:tblCellMar>
            <w:left w:w="108" w:type="dxa"/>
            <w:right w:w="108" w:type="dxa"/>
          </w:tblCellMar>
        </w:tblPrEx>
        <w:trPr>
          <w:trHeight w:hRule="exact" w:val="360"/>
        </w:trPr>
        <w:tc>
          <w:tcPr>
            <w:tcW w:w="10768" w:type="dxa"/>
            <w:gridSpan w:val="4"/>
          </w:tcPr>
          <w:p w14:paraId="632A68B9"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465A3FD9" w14:textId="77777777" w:rsidTr="009A590F">
        <w:tblPrEx>
          <w:tblCellMar>
            <w:left w:w="108" w:type="dxa"/>
            <w:right w:w="108" w:type="dxa"/>
          </w:tblCellMar>
        </w:tblPrEx>
        <w:trPr>
          <w:trHeight w:hRule="exact" w:val="360"/>
        </w:trPr>
        <w:tc>
          <w:tcPr>
            <w:tcW w:w="5391" w:type="dxa"/>
            <w:gridSpan w:val="3"/>
          </w:tcPr>
          <w:p w14:paraId="46DBF18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ECE2B26"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0B2975FE" w14:textId="77777777" w:rsidTr="009A590F">
        <w:tblPrEx>
          <w:tblCellMar>
            <w:left w:w="108" w:type="dxa"/>
            <w:right w:w="108" w:type="dxa"/>
          </w:tblCellMar>
        </w:tblPrEx>
        <w:trPr>
          <w:trHeight w:hRule="exact" w:val="360"/>
        </w:trPr>
        <w:tc>
          <w:tcPr>
            <w:tcW w:w="5391" w:type="dxa"/>
            <w:gridSpan w:val="3"/>
          </w:tcPr>
          <w:p w14:paraId="0F50492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1613A83A"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DDFB596" w14:textId="7DB526BF"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w:t>
      </w:r>
      <w:r w:rsidR="00FD11ED">
        <w:rPr>
          <w:rFonts w:asciiTheme="minorHAnsi" w:hAnsiTheme="minorHAnsi"/>
          <w:b/>
          <w:szCs w:val="18"/>
        </w:rPr>
        <w:t>3</w:t>
      </w:r>
      <w:r w:rsidRPr="0029047D">
        <w:rPr>
          <w:rFonts w:asciiTheme="minorHAnsi" w:hAnsiTheme="minorHAnsi"/>
          <w:b/>
          <w:szCs w:val="18"/>
        </w:rPr>
        <w:t>R-MCH-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3E8418BD"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Building Type: This field is filled out automatically and referenced from the CF1R.</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Default="001C2576" w:rsidP="00F26A73">
      <w:pPr>
        <w:pStyle w:val="ListParagraph"/>
        <w:numPr>
          <w:ilvl w:val="0"/>
          <w:numId w:val="21"/>
        </w:numPr>
        <w:rPr>
          <w:ins w:id="162" w:author="Shewmaker, Michael@Energy" w:date="2022-02-02T14:09:00Z"/>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6E3BBCCE" w14:textId="20607987" w:rsidR="00071062" w:rsidRDefault="00071062" w:rsidP="00F26A73">
      <w:pPr>
        <w:pStyle w:val="ListParagraph"/>
        <w:numPr>
          <w:ilvl w:val="0"/>
          <w:numId w:val="21"/>
        </w:numPr>
        <w:rPr>
          <w:ins w:id="163" w:author="Shewmaker, Michael@Energy" w:date="2022-02-02T14:09:00Z"/>
          <w:rFonts w:asciiTheme="minorHAnsi" w:eastAsia="Cambria" w:hAnsiTheme="minorHAnsi"/>
          <w:sz w:val="18"/>
          <w:szCs w:val="18"/>
        </w:rPr>
      </w:pPr>
      <w:ins w:id="164" w:author="Shewmaker, Michael@Energy" w:date="2022-02-02T14:09:00Z">
        <w:r>
          <w:rPr>
            <w:rFonts w:asciiTheme="minorHAnsi" w:eastAsia="Cambria" w:hAnsiTheme="minorHAnsi"/>
            <w:sz w:val="18"/>
            <w:szCs w:val="18"/>
          </w:rPr>
          <w:t xml:space="preserve">Dwelling Unit Total Floor Area: This field is </w:t>
        </w:r>
        <w:r w:rsidR="00AB3C6D">
          <w:rPr>
            <w:rFonts w:asciiTheme="minorHAnsi" w:eastAsia="Cambria" w:hAnsiTheme="minorHAnsi"/>
            <w:sz w:val="18"/>
            <w:szCs w:val="18"/>
          </w:rPr>
          <w:t xml:space="preserve">filled out </w:t>
        </w:r>
        <w:r>
          <w:rPr>
            <w:rFonts w:asciiTheme="minorHAnsi" w:eastAsia="Cambria" w:hAnsiTheme="minorHAnsi"/>
            <w:sz w:val="18"/>
            <w:szCs w:val="18"/>
          </w:rPr>
          <w:t xml:space="preserve">automatically </w:t>
        </w:r>
        <w:r w:rsidR="00AB3C6D">
          <w:rPr>
            <w:rFonts w:asciiTheme="minorHAnsi" w:eastAsia="Cambria" w:hAnsiTheme="minorHAnsi"/>
            <w:sz w:val="18"/>
            <w:szCs w:val="18"/>
          </w:rPr>
          <w:t>and referenced from the MCH-01.</w:t>
        </w:r>
      </w:ins>
    </w:p>
    <w:p w14:paraId="3022FE58" w14:textId="002D38F0" w:rsidR="00AB3C6D" w:rsidRDefault="00AB3C6D" w:rsidP="00F26A73">
      <w:pPr>
        <w:pStyle w:val="ListParagraph"/>
        <w:numPr>
          <w:ilvl w:val="0"/>
          <w:numId w:val="21"/>
        </w:numPr>
        <w:rPr>
          <w:rFonts w:asciiTheme="minorHAnsi" w:eastAsia="Cambria" w:hAnsiTheme="minorHAnsi"/>
          <w:sz w:val="18"/>
          <w:szCs w:val="18"/>
        </w:rPr>
      </w:pPr>
      <w:ins w:id="165" w:author="Shewmaker, Michael@Energy" w:date="2022-02-02T14:09:00Z">
        <w:r>
          <w:rPr>
            <w:rFonts w:asciiTheme="minorHAnsi" w:eastAsia="Cambria" w:hAnsiTheme="minorHAnsi"/>
            <w:sz w:val="18"/>
            <w:szCs w:val="18"/>
          </w:rPr>
          <w:t>Kitchen Range Fuel Type</w:t>
        </w:r>
      </w:ins>
      <w:ins w:id="166" w:author="Shewmaker, Michael@Energy" w:date="2022-02-02T14:10:00Z">
        <w:r>
          <w:rPr>
            <w:rFonts w:asciiTheme="minorHAnsi" w:eastAsia="Cambria" w:hAnsiTheme="minorHAnsi"/>
            <w:sz w:val="18"/>
            <w:szCs w:val="18"/>
          </w:rPr>
          <w:t>: Select the fuel type of the kitchen range</w:t>
        </w:r>
        <w:r w:rsidR="00D7662B">
          <w:rPr>
            <w:rFonts w:asciiTheme="minorHAnsi" w:eastAsia="Cambria" w:hAnsiTheme="minorHAnsi"/>
            <w:sz w:val="18"/>
            <w:szCs w:val="18"/>
          </w:rPr>
          <w:t>: natural gas or electric.</w:t>
        </w:r>
      </w:ins>
    </w:p>
    <w:p w14:paraId="4A1B0C54" w14:textId="1CD8078C" w:rsidR="001C2576" w:rsidRDefault="001C2576" w:rsidP="00604BA7">
      <w:pPr>
        <w:rPr>
          <w:rFonts w:asciiTheme="minorHAnsi" w:eastAsia="Cambria" w:hAnsiTheme="minorHAnsi"/>
          <w:sz w:val="18"/>
          <w:szCs w:val="18"/>
        </w:rPr>
      </w:pPr>
    </w:p>
    <w:p w14:paraId="5193E146" w14:textId="71B7A514"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B</w:t>
      </w:r>
      <w:r w:rsidRPr="00C803C2">
        <w:rPr>
          <w:rFonts w:asciiTheme="minorHAnsi" w:eastAsia="Cambria" w:hAnsiTheme="minorHAnsi"/>
          <w:b/>
          <w:sz w:val="18"/>
          <w:szCs w:val="18"/>
        </w:rPr>
        <w:t>.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025FB3FF"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Rated Airflow:</w:t>
      </w:r>
      <w:r w:rsidR="00767718">
        <w:rPr>
          <w:rFonts w:asciiTheme="minorHAnsi" w:eastAsia="Cambria" w:hAnsiTheme="minorHAnsi"/>
          <w:sz w:val="18"/>
          <w:szCs w:val="18"/>
        </w:rPr>
        <w:t xml:space="preserve"> Enter the rated airflow listed in the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7C5BF285"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982808">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Enter the sound rating listed in the HVI</w:t>
      </w:r>
      <w:r w:rsidR="00982808">
        <w:rPr>
          <w:rFonts w:asciiTheme="minorHAnsi" w:eastAsia="Cambria" w:hAnsiTheme="minorHAnsi"/>
          <w:sz w:val="18"/>
          <w:szCs w:val="18"/>
        </w:rPr>
        <w:t xml:space="preserve"> or AHAM</w:t>
      </w:r>
      <w:r w:rsidR="00767718" w:rsidRPr="00767718">
        <w:rPr>
          <w:rFonts w:asciiTheme="minorHAnsi" w:eastAsia="Cambria" w:hAnsiTheme="minorHAnsi"/>
          <w:sz w:val="18"/>
          <w:szCs w:val="18"/>
        </w:rPr>
        <w:t xml:space="preserve"> directory for the above model number.</w:t>
      </w:r>
    </w:p>
    <w:p w14:paraId="69497FA4" w14:textId="480F25D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11BE6072" w:rsidR="00417094" w:rsidRDefault="00417094" w:rsidP="00F26A73">
      <w:pPr>
        <w:pStyle w:val="ListParagraph"/>
        <w:numPr>
          <w:ilvl w:val="0"/>
          <w:numId w:val="22"/>
        </w:numPr>
        <w:rPr>
          <w:ins w:id="167" w:author="Shewmaker, Michael@Energy" w:date="2022-02-02T14:10:00Z"/>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D7662B" w:rsidRDefault="00E40485">
      <w:pPr>
        <w:ind w:left="360"/>
        <w:rPr>
          <w:rFonts w:asciiTheme="minorHAnsi" w:eastAsia="Cambria" w:hAnsiTheme="minorHAnsi"/>
          <w:sz w:val="18"/>
          <w:szCs w:val="18"/>
          <w:rPrChange w:id="168" w:author="Shewmaker, Michael@Energy" w:date="2022-02-02T14:10:00Z">
            <w:rPr>
              <w:rFonts w:eastAsia="Cambria"/>
            </w:rPr>
          </w:rPrChange>
        </w:rPr>
        <w:pPrChange w:id="169" w:author="Shewmaker, Michael@Energy" w:date="2022-02-02T14:10:00Z">
          <w:pPr>
            <w:pStyle w:val="ListParagraph"/>
            <w:numPr>
              <w:numId w:val="22"/>
            </w:numPr>
            <w:ind w:hanging="360"/>
          </w:pPr>
        </w:pPrChange>
      </w:pPr>
      <w:ins w:id="170" w:author="Shewmaker, Michael@Energy" w:date="2022-02-02T14:10:00Z">
        <w:r>
          <w:rPr>
            <w:rFonts w:asciiTheme="minorHAnsi" w:eastAsia="Cambria" w:hAnsiTheme="minorHAnsi"/>
            <w:sz w:val="18"/>
            <w:szCs w:val="18"/>
          </w:rPr>
          <w:t>9a.</w:t>
        </w:r>
        <w:r>
          <w:rPr>
            <w:rFonts w:asciiTheme="minorHAnsi" w:eastAsia="Cambria" w:hAnsiTheme="minorHAnsi"/>
            <w:sz w:val="18"/>
            <w:szCs w:val="18"/>
          </w:rPr>
          <w:tab/>
        </w:r>
      </w:ins>
      <w:ins w:id="171" w:author="Shewmaker, Michael@Energy" w:date="2022-02-02T14:11:00Z">
        <w:r>
          <w:rPr>
            <w:rFonts w:asciiTheme="minorHAnsi" w:eastAsia="Cambria" w:hAnsiTheme="minorHAnsi"/>
            <w:sz w:val="18"/>
            <w:szCs w:val="18"/>
          </w:rPr>
          <w:t>Method of Compliance: Select the method of compliance. Options are airflow and capture efficiency.</w:t>
        </w:r>
      </w:ins>
    </w:p>
    <w:p w14:paraId="697EEB9B" w14:textId="77777777" w:rsidR="006A1A82" w:rsidRPr="006A1A82" w:rsidRDefault="00417094" w:rsidP="00F26A73">
      <w:pPr>
        <w:pStyle w:val="ListParagraph"/>
        <w:numPr>
          <w:ilvl w:val="0"/>
          <w:numId w:val="22"/>
        </w:numPr>
        <w:rPr>
          <w:ins w:id="172" w:author="Alhabibi, Haider@Energy" w:date="2022-03-07T12:08:00Z"/>
          <w:rFonts w:asciiTheme="minorHAnsi" w:eastAsia="Cambria" w:hAnsiTheme="minorHAnsi"/>
          <w:sz w:val="18"/>
          <w:szCs w:val="18"/>
          <w:rPrChange w:id="173" w:author="Alhabibi, Haider@Energy" w:date="2022-03-07T12:08:00Z">
            <w:rPr>
              <w:ins w:id="174" w:author="Alhabibi, Haider@Energy" w:date="2022-03-07T12:08:00Z"/>
            </w:rPr>
          </w:rPrChange>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ins w:id="175" w:author="Shewmaker, Michael@Energy" w:date="2022-02-02T14:11:00Z">
        <w:r w:rsidR="00A36719">
          <w:rPr>
            <w:rFonts w:asciiTheme="minorHAnsi" w:eastAsia="Cambria" w:hAnsiTheme="minorHAnsi"/>
            <w:sz w:val="18"/>
            <w:szCs w:val="18"/>
          </w:rPr>
          <w:t>, and Table 150.0-E and Table 150.0-G</w:t>
        </w:r>
      </w:ins>
      <w:r w:rsidR="00D26D15">
        <w:rPr>
          <w:rFonts w:asciiTheme="minorHAnsi" w:eastAsia="Cambria" w:hAnsiTheme="minorHAnsi"/>
          <w:sz w:val="18"/>
          <w:szCs w:val="18"/>
        </w:rPr>
        <w:t>. This field is only used for demand control exhaust systems. Continuous exhaust required minimum ventilation rate is determined in Section D.</w:t>
      </w:r>
      <w:ins w:id="176" w:author="Alhabibi, Haider@Energy" w:date="2022-03-07T12:08:00Z">
        <w:r w:rsidR="006A1A82" w:rsidRPr="006A1A82">
          <w:t xml:space="preserve"> </w:t>
        </w:r>
      </w:ins>
    </w:p>
    <w:p w14:paraId="3C8A331B" w14:textId="2057F5D7" w:rsidR="00417094" w:rsidRPr="007C6E42" w:rsidRDefault="006A1A82">
      <w:pPr>
        <w:ind w:left="360"/>
        <w:rPr>
          <w:rFonts w:asciiTheme="minorHAnsi" w:eastAsia="Cambria" w:hAnsiTheme="minorHAnsi"/>
          <w:sz w:val="18"/>
          <w:szCs w:val="18"/>
          <w:rPrChange w:id="177" w:author="Alhabibi, Haider@Energy" w:date="2022-03-07T12:08:00Z">
            <w:rPr>
              <w:rFonts w:eastAsia="Cambria"/>
            </w:rPr>
          </w:rPrChange>
        </w:rPr>
        <w:pPrChange w:id="178" w:author="Alhabibi, Haider@Energy" w:date="2022-03-07T12:08:00Z">
          <w:pPr>
            <w:pStyle w:val="ListParagraph"/>
            <w:numPr>
              <w:numId w:val="22"/>
            </w:numPr>
            <w:ind w:hanging="360"/>
          </w:pPr>
        </w:pPrChange>
      </w:pPr>
      <w:ins w:id="179" w:author="Alhabibi, Haider@Energy" w:date="2022-03-07T12:08:00Z">
        <w:r w:rsidRPr="007C6E42">
          <w:rPr>
            <w:rFonts w:asciiTheme="minorHAnsi" w:eastAsia="Cambria" w:hAnsiTheme="minorHAnsi"/>
            <w:sz w:val="18"/>
            <w:szCs w:val="18"/>
            <w:rPrChange w:id="180" w:author="Alhabibi, Haider@Energy" w:date="2022-03-07T12:08:00Z">
              <w:rPr>
                <w:rFonts w:eastAsia="Cambria"/>
              </w:rPr>
            </w:rPrChange>
          </w:rPr>
          <w:t>10a.</w:t>
        </w:r>
        <w:r w:rsidRPr="007C6E42">
          <w:rPr>
            <w:rFonts w:asciiTheme="minorHAnsi" w:eastAsia="Cambria" w:hAnsiTheme="minorHAnsi"/>
            <w:sz w:val="18"/>
            <w:szCs w:val="18"/>
            <w:rPrChange w:id="181" w:author="Alhabibi, Haider@Energy" w:date="2022-03-07T12:08:00Z">
              <w:rPr>
                <w:rFonts w:eastAsia="Cambria"/>
              </w:rPr>
            </w:rPrChange>
          </w:rPr>
          <w:tab/>
          <w:t>Exception to Maximum Sound Rating: User select: No Exception or Remote mounted fan with min. 4-ft of duct between fan and intake grille.</w:t>
        </w:r>
      </w:ins>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09B5B1E2" w14:textId="06E0D841" w:rsidR="00D326F9" w:rsidRDefault="00417094" w:rsidP="00F26A73">
      <w:pPr>
        <w:pStyle w:val="ListParagraph"/>
        <w:numPr>
          <w:ilvl w:val="0"/>
          <w:numId w:val="22"/>
        </w:numPr>
        <w:rPr>
          <w:ins w:id="182" w:author="Shewmaker, Michael@Energy" w:date="2022-02-02T14:15:00Z"/>
          <w:rFonts w:asciiTheme="minorHAnsi" w:eastAsia="Cambria" w:hAnsiTheme="minorHAnsi"/>
          <w:sz w:val="18"/>
          <w:szCs w:val="18"/>
        </w:rPr>
      </w:pPr>
      <w:r>
        <w:rPr>
          <w:rFonts w:asciiTheme="minorHAnsi" w:eastAsia="Cambria" w:hAnsiTheme="minorHAnsi"/>
          <w:sz w:val="18"/>
          <w:szCs w:val="18"/>
        </w:rPr>
        <w:t>Compliance Statement</w:t>
      </w:r>
      <w:ins w:id="183" w:author="Shewmaker, Michael@Energy" w:date="2022-02-02T14:12:00Z">
        <w:r w:rsidR="007F4B20">
          <w:rPr>
            <w:rFonts w:asciiTheme="minorHAnsi" w:eastAsia="Cambria" w:hAnsiTheme="minorHAnsi"/>
            <w:sz w:val="18"/>
            <w:szCs w:val="18"/>
          </w:rPr>
          <w:t xml:space="preserve"> for Airflow</w:t>
        </w:r>
      </w:ins>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w:t>
      </w:r>
      <w:del w:id="184" w:author="Shewmaker, Michael@Energy" w:date="2022-02-02T14:12:00Z">
        <w:r w:rsidR="00767718" w:rsidDel="007F4B20">
          <w:rPr>
            <w:rFonts w:asciiTheme="minorHAnsi" w:eastAsia="Cambria" w:hAnsiTheme="minorHAnsi"/>
            <w:sz w:val="18"/>
            <w:szCs w:val="18"/>
          </w:rPr>
          <w:delText xml:space="preserve">HVI </w:delText>
        </w:r>
      </w:del>
      <w:r w:rsidR="00767718">
        <w:rPr>
          <w:rFonts w:asciiTheme="minorHAnsi" w:eastAsia="Cambria" w:hAnsiTheme="minorHAnsi"/>
          <w:sz w:val="18"/>
          <w:szCs w:val="18"/>
        </w:rPr>
        <w:t>listed airflow rate</w:t>
      </w:r>
      <w:del w:id="185" w:author="Shewmaker, Michael@Energy" w:date="2022-02-02T14:13:00Z">
        <w:r w:rsidR="00D326F9" w:rsidDel="007F4B20">
          <w:rPr>
            <w:rFonts w:asciiTheme="minorHAnsi" w:eastAsia="Cambria" w:hAnsiTheme="minorHAnsi"/>
            <w:sz w:val="18"/>
            <w:szCs w:val="18"/>
          </w:rPr>
          <w:delText xml:space="preserve"> and sound rating</w:delText>
        </w:r>
        <w:r w:rsidR="00D326F9" w:rsidDel="00B16902">
          <w:rPr>
            <w:rFonts w:asciiTheme="minorHAnsi" w:eastAsia="Cambria" w:hAnsiTheme="minorHAnsi"/>
            <w:sz w:val="18"/>
            <w:szCs w:val="18"/>
          </w:rPr>
          <w:delText>,</w:delText>
        </w:r>
      </w:del>
      <w:r w:rsidR="00767718">
        <w:rPr>
          <w:rFonts w:asciiTheme="minorHAnsi" w:eastAsia="Cambria" w:hAnsiTheme="minorHAnsi"/>
          <w:sz w:val="18"/>
          <w:szCs w:val="18"/>
        </w:rPr>
        <w:t xml:space="preserve"> </w:t>
      </w:r>
      <w:ins w:id="186" w:author="Shewmaker, Michael@Energy" w:date="2022-02-02T14:13:00Z">
        <w:r w:rsidR="00B16902">
          <w:rPr>
            <w:rFonts w:asciiTheme="minorHAnsi" w:eastAsia="Cambria" w:hAnsiTheme="minorHAnsi"/>
            <w:sz w:val="18"/>
            <w:szCs w:val="18"/>
          </w:rPr>
          <w:t xml:space="preserve">and </w:t>
        </w:r>
      </w:ins>
      <w:r w:rsidR="00767718">
        <w:rPr>
          <w:rFonts w:asciiTheme="minorHAnsi" w:eastAsia="Cambria" w:hAnsiTheme="minorHAnsi"/>
          <w:sz w:val="18"/>
          <w:szCs w:val="18"/>
        </w:rPr>
        <w:t>minimum required ventilation rate</w:t>
      </w:r>
      <w:del w:id="187" w:author="Shewmaker, Michael@Energy" w:date="2022-02-02T14:13:00Z">
        <w:r w:rsidR="00D326F9" w:rsidDel="00B16902">
          <w:rPr>
            <w:rFonts w:asciiTheme="minorHAnsi" w:eastAsia="Cambria" w:hAnsiTheme="minorHAnsi"/>
            <w:sz w:val="18"/>
            <w:szCs w:val="18"/>
          </w:rPr>
          <w:delText>, and maximum sound rating</w:delText>
        </w:r>
      </w:del>
      <w:r w:rsidR="00D326F9">
        <w:rPr>
          <w:rFonts w:asciiTheme="minorHAnsi" w:eastAsia="Cambria" w:hAnsiTheme="minorHAnsi"/>
          <w:sz w:val="18"/>
          <w:szCs w:val="18"/>
        </w:rPr>
        <w:t xml:space="preserve">. </w:t>
      </w:r>
      <w:del w:id="188" w:author="Shewmaker, Michael@Energy" w:date="2022-02-02T14:13:00Z">
        <w:r w:rsidR="00D326F9" w:rsidDel="00B16902">
          <w:rPr>
            <w:rFonts w:asciiTheme="minorHAnsi" w:eastAsia="Cambria" w:hAnsiTheme="minorHAnsi"/>
            <w:sz w:val="18"/>
            <w:szCs w:val="18"/>
          </w:rPr>
          <w:delText>For continuous systems, t</w:delText>
        </w:r>
      </w:del>
      <w:ins w:id="189" w:author="Shewmaker, Michael@Energy" w:date="2022-02-02T14:13:00Z">
        <w:r w:rsidR="00B16902">
          <w:rPr>
            <w:rFonts w:asciiTheme="minorHAnsi" w:eastAsia="Cambria" w:hAnsiTheme="minorHAnsi"/>
            <w:sz w:val="18"/>
            <w:szCs w:val="18"/>
          </w:rPr>
          <w:t>T</w:t>
        </w:r>
      </w:ins>
      <w:r w:rsidR="00D326F9">
        <w:rPr>
          <w:rFonts w:asciiTheme="minorHAnsi" w:eastAsia="Cambria" w:hAnsiTheme="minorHAnsi"/>
          <w:sz w:val="18"/>
          <w:szCs w:val="18"/>
        </w:rPr>
        <w:t xml:space="preserve">his field only determines compliance </w:t>
      </w:r>
      <w:del w:id="190" w:author="Shewmaker, Michael@Energy" w:date="2022-02-02T14:14:00Z">
        <w:r w:rsidR="00D326F9" w:rsidDel="00B16902">
          <w:rPr>
            <w:rFonts w:asciiTheme="minorHAnsi" w:eastAsia="Cambria" w:hAnsiTheme="minorHAnsi"/>
            <w:sz w:val="18"/>
            <w:szCs w:val="18"/>
          </w:rPr>
          <w:delText>with maximum sound ratings</w:delText>
        </w:r>
      </w:del>
      <w:ins w:id="191" w:author="Shewmaker, Michael@Energy" w:date="2022-02-02T14:14:00Z">
        <w:r w:rsidR="00B16902">
          <w:rPr>
            <w:rFonts w:asciiTheme="minorHAnsi" w:eastAsia="Cambria" w:hAnsiTheme="minorHAnsi"/>
            <w:sz w:val="18"/>
            <w:szCs w:val="18"/>
          </w:rPr>
          <w:t>using airflow ratings for demand-controlled kitchen exhaust systems</w:t>
        </w:r>
      </w:ins>
      <w:r w:rsidR="00D326F9">
        <w:rPr>
          <w:rFonts w:asciiTheme="minorHAnsi" w:eastAsia="Cambria" w:hAnsiTheme="minorHAnsi"/>
          <w:sz w:val="18"/>
          <w:szCs w:val="18"/>
        </w:rPr>
        <w:t>. Continuous system ventilation rate compliance is determined in Section D.</w:t>
      </w:r>
      <w:ins w:id="192" w:author="Shewmaker, Michael@Energy" w:date="2022-02-02T14:15:00Z">
        <w:r w:rsidR="008331A6">
          <w:rPr>
            <w:rFonts w:asciiTheme="minorHAnsi" w:eastAsia="Cambria" w:hAnsiTheme="minorHAnsi"/>
            <w:sz w:val="18"/>
            <w:szCs w:val="18"/>
          </w:rPr>
          <w:t xml:space="preserve"> Vented range hoods utilizing the capture efficiency rating for compliance is determined in Section E.</w:t>
        </w:r>
      </w:ins>
    </w:p>
    <w:p w14:paraId="7AD4FB98" w14:textId="0B5C9BE6" w:rsidR="008331A6" w:rsidRDefault="008331A6" w:rsidP="00F26A73">
      <w:pPr>
        <w:pStyle w:val="ListParagraph"/>
        <w:numPr>
          <w:ilvl w:val="0"/>
          <w:numId w:val="22"/>
        </w:numPr>
        <w:rPr>
          <w:rFonts w:asciiTheme="minorHAnsi" w:eastAsia="Cambria" w:hAnsiTheme="minorHAnsi"/>
          <w:sz w:val="18"/>
          <w:szCs w:val="18"/>
        </w:rPr>
      </w:pPr>
      <w:ins w:id="193" w:author="Shewmaker, Michael@Energy" w:date="2022-02-02T14:15:00Z">
        <w:r>
          <w:rPr>
            <w:rFonts w:asciiTheme="minorHAnsi" w:eastAsia="Cambria" w:hAnsiTheme="minorHAnsi"/>
            <w:sz w:val="18"/>
            <w:szCs w:val="18"/>
          </w:rPr>
          <w:t>Compliance S</w:t>
        </w:r>
      </w:ins>
      <w:ins w:id="194" w:author="Shewmaker, Michael@Energy" w:date="2022-02-02T14:16:00Z">
        <w:r>
          <w:rPr>
            <w:rFonts w:asciiTheme="minorHAnsi" w:eastAsia="Cambria" w:hAnsiTheme="minorHAnsi"/>
            <w:sz w:val="18"/>
            <w:szCs w:val="18"/>
          </w:rPr>
          <w:t xml:space="preserve">tatement </w:t>
        </w:r>
        <w:r w:rsidR="00C15EEF">
          <w:rPr>
            <w:rFonts w:asciiTheme="minorHAnsi" w:eastAsia="Cambria" w:hAnsiTheme="minorHAnsi"/>
            <w:sz w:val="18"/>
            <w:szCs w:val="18"/>
          </w:rPr>
          <w:t>for Sound. This field is filled out automatically based on the installed system listed sound rating and maximum sound rating allowed.</w:t>
        </w:r>
      </w:ins>
    </w:p>
    <w:p w14:paraId="42B696E7" w14:textId="77777777" w:rsidR="00D326F9" w:rsidRDefault="00D326F9" w:rsidP="003707C5">
      <w:pPr>
        <w:rPr>
          <w:rFonts w:asciiTheme="minorHAnsi" w:eastAsia="Cambria" w:hAnsiTheme="minorHAnsi"/>
          <w:sz w:val="18"/>
          <w:szCs w:val="18"/>
        </w:rPr>
      </w:pPr>
    </w:p>
    <w:p w14:paraId="6AF35430" w14:textId="0E1EAB53"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C</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43C1E750" w:rsidR="00D326F9" w:rsidRDefault="00D326F9" w:rsidP="003707C5">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HVI listed airflow for all continuously operated kitchen exhaust systems.</w:t>
      </w:r>
    </w:p>
    <w:p w14:paraId="17F5066E" w14:textId="537A1CA3" w:rsidR="00D326F9"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3707C5"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Default="0014644D" w:rsidP="0014644D">
      <w:pPr>
        <w:rPr>
          <w:ins w:id="195" w:author="Shewmaker, Michael@Energy" w:date="2022-02-02T14:16:00Z"/>
          <w:rFonts w:asciiTheme="minorHAnsi" w:eastAsia="Cambria" w:hAnsiTheme="minorHAnsi"/>
          <w:b/>
          <w:sz w:val="18"/>
          <w:szCs w:val="18"/>
        </w:rPr>
      </w:pPr>
    </w:p>
    <w:p w14:paraId="7CBC05A3" w14:textId="7780F429" w:rsidR="0014644D" w:rsidRDefault="0014644D" w:rsidP="0014644D">
      <w:pPr>
        <w:rPr>
          <w:ins w:id="196" w:author="Shewmaker, Michael@Energy" w:date="2022-02-02T14:16:00Z"/>
          <w:rFonts w:asciiTheme="minorHAnsi" w:eastAsia="Cambria" w:hAnsiTheme="minorHAnsi"/>
          <w:b/>
          <w:sz w:val="18"/>
          <w:szCs w:val="18"/>
        </w:rPr>
      </w:pPr>
      <w:ins w:id="197" w:author="Shewmaker, Michael@Energy" w:date="2022-02-02T14:16:00Z">
        <w:r>
          <w:rPr>
            <w:rFonts w:asciiTheme="minorHAnsi" w:eastAsia="Cambria" w:hAnsiTheme="minorHAnsi"/>
            <w:b/>
            <w:sz w:val="18"/>
            <w:szCs w:val="18"/>
          </w:rPr>
          <w:t xml:space="preserve">Section </w:t>
        </w:r>
      </w:ins>
      <w:ins w:id="198" w:author="Moua, Cheng@Energy" w:date="2022-02-03T16:21:00Z">
        <w:r w:rsidR="007C4CE6">
          <w:rPr>
            <w:rFonts w:asciiTheme="minorHAnsi" w:eastAsia="Cambria" w:hAnsiTheme="minorHAnsi"/>
            <w:b/>
            <w:sz w:val="18"/>
            <w:szCs w:val="18"/>
          </w:rPr>
          <w:t>C2</w:t>
        </w:r>
      </w:ins>
      <w:ins w:id="199" w:author="Shewmaker, Michael@Energy" w:date="2022-02-02T14:16:00Z">
        <w:del w:id="200" w:author="Moua, Cheng@Energy" w:date="2022-02-03T16:21:00Z">
          <w:r w:rsidDel="007C4CE6">
            <w:rPr>
              <w:rFonts w:asciiTheme="minorHAnsi" w:eastAsia="Cambria" w:hAnsiTheme="minorHAnsi"/>
              <w:b/>
              <w:sz w:val="18"/>
              <w:szCs w:val="18"/>
            </w:rPr>
            <w:delText>E</w:delText>
          </w:r>
        </w:del>
        <w:r>
          <w:rPr>
            <w:rFonts w:asciiTheme="minorHAnsi" w:eastAsia="Cambria" w:hAnsiTheme="minorHAnsi"/>
            <w:b/>
            <w:sz w:val="18"/>
            <w:szCs w:val="18"/>
          </w:rPr>
          <w:t>. Kitchen Range Hood Capture Efficiency Option</w:t>
        </w:r>
      </w:ins>
    </w:p>
    <w:p w14:paraId="54314B87" w14:textId="77777777" w:rsidR="0014644D" w:rsidRDefault="0014644D" w:rsidP="0014644D">
      <w:pPr>
        <w:ind w:left="720"/>
        <w:rPr>
          <w:ins w:id="201" w:author="Shewmaker, Michael@Energy" w:date="2022-02-02T14:16:00Z"/>
          <w:rFonts w:asciiTheme="minorHAnsi" w:eastAsia="Cambria" w:hAnsiTheme="minorHAnsi"/>
          <w:b/>
          <w:sz w:val="18"/>
          <w:szCs w:val="18"/>
        </w:rPr>
      </w:pPr>
      <w:ins w:id="202" w:author="Shewmaker, Michael@Energy" w:date="2022-02-02T14:16:00Z">
        <w:r>
          <w:rPr>
            <w:rFonts w:asciiTheme="minorHAnsi" w:eastAsia="Cambria" w:hAnsiTheme="minorHAnsi"/>
            <w:b/>
            <w:sz w:val="18"/>
            <w:szCs w:val="18"/>
          </w:rPr>
          <w:t>Note: This table is used only when complying with local exhaust requirements by utilizing the capture efficiency rating instead of the airflow rating.</w:t>
        </w:r>
      </w:ins>
    </w:p>
    <w:p w14:paraId="022B6A11" w14:textId="77777777" w:rsidR="0014644D" w:rsidRDefault="0014644D" w:rsidP="0014644D">
      <w:pPr>
        <w:pStyle w:val="ListParagraph"/>
        <w:numPr>
          <w:ilvl w:val="0"/>
          <w:numId w:val="32"/>
        </w:numPr>
        <w:rPr>
          <w:ins w:id="203" w:author="Shewmaker, Michael@Energy" w:date="2022-02-02T14:16:00Z"/>
          <w:rFonts w:asciiTheme="minorHAnsi" w:eastAsia="Cambria" w:hAnsiTheme="minorHAnsi"/>
          <w:sz w:val="18"/>
          <w:szCs w:val="18"/>
        </w:rPr>
      </w:pPr>
      <w:ins w:id="204" w:author="Shewmaker, Michael@Energy" w:date="2022-02-02T14:16:00Z">
        <w:r>
          <w:rPr>
            <w:rFonts w:asciiTheme="minorHAnsi" w:eastAsia="Cambria" w:hAnsiTheme="minorHAnsi"/>
            <w:sz w:val="18"/>
            <w:szCs w:val="18"/>
          </w:rPr>
          <w:t>Manufacturer Name: Enter manufacturer name for the kitchen range hood.</w:t>
        </w:r>
      </w:ins>
    </w:p>
    <w:p w14:paraId="5690B07E" w14:textId="77777777" w:rsidR="0014644D" w:rsidRDefault="0014644D" w:rsidP="0014644D">
      <w:pPr>
        <w:pStyle w:val="ListParagraph"/>
        <w:numPr>
          <w:ilvl w:val="0"/>
          <w:numId w:val="32"/>
        </w:numPr>
        <w:rPr>
          <w:ins w:id="205" w:author="Shewmaker, Michael@Energy" w:date="2022-02-02T14:16:00Z"/>
          <w:rFonts w:asciiTheme="minorHAnsi" w:eastAsia="Cambria" w:hAnsiTheme="minorHAnsi"/>
          <w:sz w:val="18"/>
          <w:szCs w:val="18"/>
        </w:rPr>
      </w:pPr>
      <w:ins w:id="206" w:author="Shewmaker, Michael@Energy" w:date="2022-02-02T14:16:00Z">
        <w:r>
          <w:rPr>
            <w:rFonts w:asciiTheme="minorHAnsi" w:eastAsia="Cambria" w:hAnsiTheme="minorHAnsi"/>
            <w:sz w:val="18"/>
            <w:szCs w:val="18"/>
          </w:rPr>
          <w:t>CEC-Approved Directory Listed Model Number: Enter the kitchen range hood model number matching the installed equipment and a CEC-approved directory listing.</w:t>
        </w:r>
      </w:ins>
    </w:p>
    <w:p w14:paraId="07CFB2F6" w14:textId="77777777" w:rsidR="0014644D" w:rsidRDefault="0014644D" w:rsidP="0014644D">
      <w:pPr>
        <w:pStyle w:val="ListParagraph"/>
        <w:numPr>
          <w:ilvl w:val="0"/>
          <w:numId w:val="32"/>
        </w:numPr>
        <w:rPr>
          <w:ins w:id="207" w:author="Shewmaker, Michael@Energy" w:date="2022-02-02T14:16:00Z"/>
          <w:rFonts w:asciiTheme="minorHAnsi" w:eastAsia="Cambria" w:hAnsiTheme="minorHAnsi"/>
          <w:sz w:val="18"/>
          <w:szCs w:val="18"/>
        </w:rPr>
      </w:pPr>
      <w:ins w:id="208" w:author="Shewmaker, Michael@Energy" w:date="2022-02-02T14:16:00Z">
        <w:r>
          <w:rPr>
            <w:rFonts w:asciiTheme="minorHAnsi" w:eastAsia="Cambria" w:hAnsiTheme="minorHAnsi"/>
            <w:sz w:val="18"/>
            <w:szCs w:val="18"/>
          </w:rPr>
          <w:t>CEC-Approved Directory Listed Rated Capture Efficiency: Enter the rated capture efficiency in the CEC-approved directory for the above model number.</w:t>
        </w:r>
      </w:ins>
    </w:p>
    <w:p w14:paraId="46114209" w14:textId="77777777" w:rsidR="0014644D" w:rsidRDefault="0014644D" w:rsidP="0014644D">
      <w:pPr>
        <w:pStyle w:val="ListParagraph"/>
        <w:numPr>
          <w:ilvl w:val="0"/>
          <w:numId w:val="32"/>
        </w:numPr>
        <w:rPr>
          <w:ins w:id="209" w:author="Shewmaker, Michael@Energy" w:date="2022-02-02T14:16:00Z"/>
          <w:rFonts w:asciiTheme="minorHAnsi" w:eastAsia="Cambria" w:hAnsiTheme="minorHAnsi"/>
          <w:sz w:val="18"/>
          <w:szCs w:val="18"/>
        </w:rPr>
      </w:pPr>
      <w:ins w:id="210" w:author="Shewmaker, Michael@Energy" w:date="2022-02-02T14:16:00Z">
        <w:r>
          <w:rPr>
            <w:rFonts w:asciiTheme="minorHAnsi" w:eastAsia="Cambria" w:hAnsiTheme="minorHAnsi"/>
            <w:sz w:val="18"/>
            <w:szCs w:val="18"/>
          </w:rPr>
          <w:t>Required Minimum Capture Efficiency: This field is filled out automatically and is determined by the dwelling unit square footage, kitchen range fuel type, and Table 150.0-G.</w:t>
        </w:r>
      </w:ins>
    </w:p>
    <w:p w14:paraId="1F1F35BA" w14:textId="77777777" w:rsidR="0014644D" w:rsidRPr="0055702B" w:rsidRDefault="0014644D" w:rsidP="0014644D">
      <w:pPr>
        <w:pStyle w:val="ListParagraph"/>
        <w:numPr>
          <w:ilvl w:val="0"/>
          <w:numId w:val="32"/>
        </w:numPr>
        <w:rPr>
          <w:ins w:id="211" w:author="Shewmaker, Michael@Energy" w:date="2022-02-02T14:16:00Z"/>
          <w:rFonts w:asciiTheme="minorHAnsi" w:eastAsia="Cambria" w:hAnsiTheme="minorHAnsi"/>
          <w:sz w:val="18"/>
          <w:szCs w:val="18"/>
        </w:rPr>
      </w:pPr>
      <w:ins w:id="212" w:author="Shewmaker, Michael@Energy" w:date="2022-02-02T14:16:00Z">
        <w:r>
          <w:rPr>
            <w:rFonts w:asciiTheme="minorHAnsi" w:eastAsia="Cambria" w:hAnsiTheme="minorHAnsi"/>
            <w:sz w:val="18"/>
            <w:szCs w:val="18"/>
          </w:rPr>
          <w:t>Compliance Statement. This field is filled out automatically based on the installed system listed capture efficiency rating and required minimum capture efficiency.</w:t>
        </w:r>
      </w:ins>
    </w:p>
    <w:p w14:paraId="397A27A4" w14:textId="77777777" w:rsidR="00BF3503" w:rsidRDefault="00BF3503">
      <w:pPr>
        <w:rPr>
          <w:rFonts w:asciiTheme="minorHAnsi" w:eastAsia="Cambria" w:hAnsiTheme="minorHAnsi"/>
          <w:sz w:val="18"/>
          <w:szCs w:val="18"/>
        </w:rPr>
      </w:pPr>
    </w:p>
    <w:p w14:paraId="0FFD1922" w14:textId="79CFBFB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t xml:space="preserve">Section </w:t>
      </w:r>
      <w:r w:rsidR="009417DB">
        <w:rPr>
          <w:rFonts w:asciiTheme="minorHAnsi" w:eastAsia="Cambria" w:hAnsiTheme="minorHAnsi"/>
          <w:b/>
          <w:sz w:val="18"/>
          <w:szCs w:val="18"/>
        </w:rPr>
        <w:t>D</w:t>
      </w:r>
      <w:r w:rsidRPr="00BF3503">
        <w:rPr>
          <w:rFonts w:asciiTheme="minorHAnsi" w:eastAsia="Cambria" w:hAnsiTheme="minorHAnsi"/>
          <w:b/>
          <w:sz w:val="18"/>
          <w:szCs w:val="18"/>
        </w:rPr>
        <w:t xml:space="preserve">. </w:t>
      </w:r>
      <w:r w:rsidR="009417DB">
        <w:rPr>
          <w:rFonts w:asciiTheme="minorHAnsi" w:eastAsia="Cambria" w:hAnsiTheme="minorHAnsi"/>
          <w:b/>
          <w:sz w:val="18"/>
          <w:szCs w:val="18"/>
        </w:rPr>
        <w:t>Determination of HERS Verification Compliance</w:t>
      </w:r>
    </w:p>
    <w:p w14:paraId="4FA59164" w14:textId="199200B3" w:rsidR="00BF3503" w:rsidRPr="00C62500" w:rsidRDefault="00BF3503" w:rsidP="00BF3503">
      <w:pPr>
        <w:numPr>
          <w:ilvl w:val="0"/>
          <w:numId w:val="23"/>
        </w:numPr>
        <w:rPr>
          <w:rFonts w:asciiTheme="minorHAnsi" w:hAnsiTheme="minorHAnsi"/>
        </w:rPr>
      </w:pPr>
      <w:r w:rsidRPr="00714E84">
        <w:rPr>
          <w:rFonts w:asciiTheme="minorHAnsi" w:hAnsiTheme="minorHAnsi"/>
        </w:rPr>
        <w:t xml:space="preserve">This field </w:t>
      </w:r>
      <w:r w:rsidR="009417DB">
        <w:rPr>
          <w:rFonts w:asciiTheme="minorHAnsi" w:hAnsiTheme="minorHAnsi"/>
        </w:rPr>
        <w:t>is filled out automatically based on all verification protocol requirements in this document showing compliance.</w:t>
      </w:r>
    </w:p>
    <w:p w14:paraId="79787043" w14:textId="77777777" w:rsidR="001C2576" w:rsidRDefault="001C2576" w:rsidP="00636F83">
      <w:pPr>
        <w:rPr>
          <w:rFonts w:asciiTheme="minorHAnsi" w:hAnsiTheme="minorHAnsi"/>
          <w:b/>
          <w:sz w:val="18"/>
          <w:szCs w:val="18"/>
        </w:rPr>
      </w:pPr>
    </w:p>
    <w:p w14:paraId="5F193DDA" w14:textId="77777777" w:rsidR="00636F83" w:rsidRPr="00604BA7" w:rsidRDefault="00636F83" w:rsidP="00636F83">
      <w:pPr>
        <w:rPr>
          <w:rFonts w:asciiTheme="minorHAnsi" w:eastAsia="Cambria" w:hAnsiTheme="minorHAnsi"/>
          <w:b/>
          <w:sz w:val="18"/>
          <w:szCs w:val="18"/>
        </w:rPr>
      </w:pPr>
    </w:p>
    <w:p w14:paraId="4A3B9003"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09E49D5C" w:rsidR="0096325C" w:rsidRDefault="0096325C" w:rsidP="0005248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D70078">
              <w:rPr>
                <w:rFonts w:asciiTheme="minorHAnsi" w:hAnsiTheme="minorHAnsi" w:cs="font78"/>
                <w:sz w:val="18"/>
                <w:szCs w:val="18"/>
              </w:rPr>
              <w:t xml:space="preserve"> </w:t>
            </w:r>
            <w:r w:rsidRPr="00CB00C9">
              <w:rPr>
                <w:rFonts w:asciiTheme="minorHAnsi" w:hAnsiTheme="minorHAnsi" w:cs="font78"/>
                <w:sz w:val="18"/>
                <w:szCs w:val="18"/>
              </w:rPr>
              <w:t>62.2. Ventilation and Acceptable Indoor Air Quality in Low-Rise Residential Buildings</w:t>
            </w:r>
            <w:r w:rsidR="00052480">
              <w:rPr>
                <w:rFonts w:asciiTheme="minorHAnsi" w:hAnsiTheme="minorHAnsi" w:cs="font78"/>
                <w:sz w:val="18"/>
                <w:szCs w:val="18"/>
              </w:rPr>
              <w:t xml:space="preserve"> subject to the amendments specified by Title 24, Part 6, Section 150.0(o)1. </w:t>
            </w:r>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E922E3">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22606608"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w:t>
            </w:r>
            <w:proofErr w:type="gramStart"/>
            <w:r>
              <w:rPr>
                <w:rFonts w:asciiTheme="minorHAnsi" w:hAnsiTheme="minorHAnsi" w:cstheme="minorHAnsi"/>
                <w:sz w:val="18"/>
                <w:szCs w:val="18"/>
              </w:rPr>
              <w:t>01)</w:t>
            </w:r>
            <w:r w:rsidRPr="00F5715E" w:rsidDel="00B47A76">
              <w:rPr>
                <w:rFonts w:asciiTheme="minorHAnsi" w:hAnsiTheme="minorHAnsi"/>
                <w:sz w:val="18"/>
                <w:szCs w:val="18"/>
              </w:rPr>
              <w:t>CF</w:t>
            </w:r>
            <w:proofErr w:type="gramEnd"/>
            <w:r w:rsidRPr="00F5715E" w:rsidDel="00B47A76">
              <w:rPr>
                <w:rFonts w:asciiTheme="minorHAnsi" w:hAnsiTheme="minorHAnsi"/>
                <w:sz w:val="18"/>
                <w:szCs w:val="18"/>
              </w:rPr>
              <w:t>1R</w:t>
            </w:r>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E922E3">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5ACD60FF"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calculated field, referenced data from CF1R, allowed values = multifamily,</w:t>
            </w:r>
            <w:r w:rsidR="00F52A83" w:rsidRPr="007A5D38">
              <w:rPr>
                <w:rFonts w:asciiTheme="minorHAnsi" w:hAnsiTheme="minorHAnsi" w:cstheme="minorHAnsi"/>
                <w:sz w:val="18"/>
                <w:szCs w:val="18"/>
              </w:rPr>
              <w:t xml:space="preserve"> </w:t>
            </w:r>
            <w:r w:rsidR="009062EA"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009062EA" w:rsidRPr="007A5D38">
              <w:rPr>
                <w:rFonts w:asciiTheme="minorHAnsi" w:hAnsiTheme="minorHAnsi" w:cstheme="minorHAnsi"/>
                <w:sz w:val="18"/>
                <w:szCs w:val="18"/>
              </w:rPr>
              <w:t>single family attached&gt;&gt;</w:t>
            </w:r>
          </w:p>
        </w:tc>
      </w:tr>
      <w:tr w:rsidR="00192313" w:rsidRPr="007A5D38" w14:paraId="686EC465" w14:textId="77777777" w:rsidTr="00E922E3">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58B7CDC3" w:rsidR="00192313" w:rsidRPr="007A5D38" w:rsidRDefault="00103283" w:rsidP="00D54FC9">
            <w:pPr>
              <w:rPr>
                <w:rFonts w:asciiTheme="minorHAnsi" w:hAnsiTheme="minorHAnsi" w:cstheme="minorHAnsi"/>
                <w:sz w:val="18"/>
                <w:szCs w:val="18"/>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E922E3">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42E5E51D" w:rsidR="00D434B0" w:rsidRPr="007A5D38" w:rsidRDefault="00D434B0" w:rsidP="00D54FC9">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E922E3">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9E9A31A" w:rsidR="00D434B0" w:rsidRPr="007A5D38" w:rsidRDefault="00D434B0">
            <w:pPr>
              <w:rPr>
                <w:rFonts w:asciiTheme="minorHAnsi" w:hAnsiTheme="minorHAnsi" w:cstheme="minorHAnsi"/>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E922E3">
              <w:rPr>
                <w:rFonts w:asciiTheme="minorHAnsi" w:hAnsiTheme="minorHAnsi" w:cstheme="minorHAnsi"/>
                <w:sz w:val="18"/>
                <w:szCs w:val="18"/>
              </w:rPr>
              <w:t xml:space="preserve">; else </w:t>
            </w:r>
            <w:r w:rsidR="00E922E3" w:rsidRPr="00E516CF">
              <w:rPr>
                <w:rFonts w:ascii="Calibri-Light" w:hAnsi="Calibri-Light" w:cs="Calibri-Light"/>
                <w:sz w:val="18"/>
                <w:szCs w:val="18"/>
              </w:rPr>
              <w:t xml:space="preserve">if </w:t>
            </w:r>
            <w:r w:rsidR="00E922E3">
              <w:rPr>
                <w:rFonts w:ascii="Calibri-Light" w:hAnsi="Calibri-Light" w:cs="Calibri-Light"/>
                <w:sz w:val="18"/>
                <w:szCs w:val="18"/>
              </w:rPr>
              <w:t>A03 or A04 = N/A,</w:t>
            </w:r>
            <w:r w:rsidR="00E922E3" w:rsidRPr="00E516CF">
              <w:rPr>
                <w:rFonts w:ascii="Calibri-Light" w:hAnsi="Calibri-Light" w:cs="Calibri-Light"/>
                <w:sz w:val="18"/>
                <w:szCs w:val="18"/>
              </w:rPr>
              <w:t xml:space="preserve"> then </w:t>
            </w:r>
            <w:r w:rsidR="00E922E3">
              <w:rPr>
                <w:rFonts w:ascii="Calibri-Light" w:hAnsi="Calibri-Light" w:cs="Calibri-Light"/>
                <w:sz w:val="18"/>
                <w:szCs w:val="18"/>
              </w:rPr>
              <w:t xml:space="preserve">value = </w:t>
            </w:r>
            <w:r w:rsidR="00E922E3"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E922E3">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14644D" w:rsidRPr="007A5D38" w14:paraId="5E3C4A2A" w14:textId="77777777" w:rsidTr="00E922E3">
        <w:trPr>
          <w:trHeight w:val="158"/>
          <w:ins w:id="217" w:author="Shewmaker, Michael@Energy" w:date="2022-02-02T14:17:00Z"/>
        </w:trPr>
        <w:tc>
          <w:tcPr>
            <w:tcW w:w="626" w:type="dxa"/>
            <w:vAlign w:val="center"/>
          </w:tcPr>
          <w:p w14:paraId="23072816" w14:textId="2B0B0425" w:rsidR="0014644D" w:rsidRDefault="0014644D" w:rsidP="003D0A5A">
            <w:pPr>
              <w:jc w:val="center"/>
              <w:rPr>
                <w:ins w:id="218" w:author="Shewmaker, Michael@Energy" w:date="2022-02-02T14:17:00Z"/>
                <w:rFonts w:asciiTheme="minorHAnsi" w:hAnsiTheme="minorHAnsi" w:cstheme="minorHAnsi"/>
                <w:sz w:val="18"/>
                <w:szCs w:val="18"/>
              </w:rPr>
            </w:pPr>
            <w:ins w:id="219" w:author="Shewmaker, Michael@Energy" w:date="2022-02-02T14:17:00Z">
              <w:r>
                <w:rPr>
                  <w:rFonts w:asciiTheme="minorHAnsi" w:hAnsiTheme="minorHAnsi" w:cstheme="minorHAnsi"/>
                  <w:sz w:val="18"/>
                  <w:szCs w:val="18"/>
                </w:rPr>
                <w:t>07</w:t>
              </w:r>
            </w:ins>
          </w:p>
        </w:tc>
        <w:tc>
          <w:tcPr>
            <w:tcW w:w="4499" w:type="dxa"/>
            <w:vAlign w:val="center"/>
          </w:tcPr>
          <w:p w14:paraId="64999D58" w14:textId="73E70D30" w:rsidR="0014644D" w:rsidRDefault="0014644D" w:rsidP="00A635C0">
            <w:pPr>
              <w:rPr>
                <w:ins w:id="220" w:author="Shewmaker, Michael@Energy" w:date="2022-02-02T14:17:00Z"/>
                <w:rFonts w:asciiTheme="minorHAnsi" w:hAnsiTheme="minorHAnsi" w:cstheme="minorHAnsi"/>
                <w:sz w:val="18"/>
                <w:szCs w:val="18"/>
              </w:rPr>
            </w:pPr>
            <w:ins w:id="221" w:author="Shewmaker, Michael@Energy" w:date="2022-02-02T14:17:00Z">
              <w:r>
                <w:rPr>
                  <w:rFonts w:asciiTheme="minorHAnsi" w:hAnsiTheme="minorHAnsi" w:cstheme="minorHAnsi"/>
                  <w:sz w:val="18"/>
                  <w:szCs w:val="18"/>
                </w:rPr>
                <w:t>Dwelling Unit Total Floor Area</w:t>
              </w:r>
            </w:ins>
          </w:p>
        </w:tc>
        <w:tc>
          <w:tcPr>
            <w:tcW w:w="5665" w:type="dxa"/>
          </w:tcPr>
          <w:p w14:paraId="74363280" w14:textId="3FBDEEC9" w:rsidR="0014644D" w:rsidRDefault="002F40A2">
            <w:pPr>
              <w:rPr>
                <w:ins w:id="222" w:author="Shewmaker, Michael@Energy" w:date="2022-02-02T14:17:00Z"/>
                <w:rFonts w:asciiTheme="minorHAnsi" w:hAnsiTheme="minorHAnsi" w:cstheme="minorHAnsi"/>
                <w:sz w:val="18"/>
                <w:szCs w:val="18"/>
              </w:rPr>
            </w:pPr>
            <w:ins w:id="223" w:author="Shewmaker, Michael@Energy" w:date="2022-02-02T14:18:00Z">
              <w:r>
                <w:rPr>
                  <w:rFonts w:asciiTheme="minorHAnsi" w:hAnsiTheme="minorHAnsi" w:cstheme="minorHAnsi"/>
                  <w:sz w:val="18"/>
                  <w:szCs w:val="18"/>
                </w:rPr>
                <w:t>&lt;&lt;Calculated fiel</w:t>
              </w:r>
            </w:ins>
            <w:ins w:id="224" w:author="Shewmaker, Michael@Energy" w:date="2022-02-02T14:19:00Z">
              <w:r>
                <w:rPr>
                  <w:rFonts w:asciiTheme="minorHAnsi" w:hAnsiTheme="minorHAnsi" w:cstheme="minorHAnsi"/>
                  <w:sz w:val="18"/>
                  <w:szCs w:val="18"/>
                </w:rPr>
                <w:t>d, referenced data from MCH-01</w:t>
              </w:r>
              <w:r w:rsidR="00DB0C92">
                <w:rPr>
                  <w:rFonts w:asciiTheme="minorHAnsi" w:hAnsiTheme="minorHAnsi" w:cstheme="minorHAnsi"/>
                  <w:sz w:val="18"/>
                  <w:szCs w:val="18"/>
                </w:rPr>
                <w:t>, “Dwelling Unit Total Conditioned Floor Area” (field A03)&gt;&gt;</w:t>
              </w:r>
            </w:ins>
          </w:p>
        </w:tc>
      </w:tr>
      <w:tr w:rsidR="0014644D" w:rsidRPr="007A5D38" w14:paraId="00DD019F" w14:textId="77777777" w:rsidTr="00E922E3">
        <w:trPr>
          <w:trHeight w:val="158"/>
          <w:ins w:id="225" w:author="Shewmaker, Michael@Energy" w:date="2022-02-02T14:17:00Z"/>
        </w:trPr>
        <w:tc>
          <w:tcPr>
            <w:tcW w:w="626" w:type="dxa"/>
            <w:vAlign w:val="center"/>
          </w:tcPr>
          <w:p w14:paraId="1250BEB2" w14:textId="7DC6E3DF" w:rsidR="0014644D" w:rsidRDefault="0014644D" w:rsidP="003D0A5A">
            <w:pPr>
              <w:jc w:val="center"/>
              <w:rPr>
                <w:ins w:id="226" w:author="Shewmaker, Michael@Energy" w:date="2022-02-02T14:17:00Z"/>
                <w:rFonts w:asciiTheme="minorHAnsi" w:hAnsiTheme="minorHAnsi" w:cstheme="minorHAnsi"/>
                <w:sz w:val="18"/>
                <w:szCs w:val="18"/>
              </w:rPr>
            </w:pPr>
            <w:ins w:id="227" w:author="Shewmaker, Michael@Energy" w:date="2022-02-02T14:17:00Z">
              <w:r>
                <w:rPr>
                  <w:rFonts w:asciiTheme="minorHAnsi" w:hAnsiTheme="minorHAnsi" w:cstheme="minorHAnsi"/>
                  <w:sz w:val="18"/>
                  <w:szCs w:val="18"/>
                </w:rPr>
                <w:t>08</w:t>
              </w:r>
            </w:ins>
          </w:p>
        </w:tc>
        <w:tc>
          <w:tcPr>
            <w:tcW w:w="4499" w:type="dxa"/>
            <w:vAlign w:val="center"/>
          </w:tcPr>
          <w:p w14:paraId="3EB07A5F" w14:textId="1E98E9AD" w:rsidR="0014644D" w:rsidRDefault="0014644D" w:rsidP="00A635C0">
            <w:pPr>
              <w:rPr>
                <w:ins w:id="228" w:author="Shewmaker, Michael@Energy" w:date="2022-02-02T14:17:00Z"/>
                <w:rFonts w:asciiTheme="minorHAnsi" w:hAnsiTheme="minorHAnsi" w:cstheme="minorHAnsi"/>
                <w:sz w:val="18"/>
                <w:szCs w:val="18"/>
              </w:rPr>
            </w:pPr>
            <w:ins w:id="229" w:author="Shewmaker, Michael@Energy" w:date="2022-02-02T14:17:00Z">
              <w:r>
                <w:rPr>
                  <w:rFonts w:asciiTheme="minorHAnsi" w:hAnsiTheme="minorHAnsi" w:cstheme="minorHAnsi"/>
                  <w:sz w:val="18"/>
                  <w:szCs w:val="18"/>
                </w:rPr>
                <w:t>Kitchen Range (Cooking Stove) Fuel Type</w:t>
              </w:r>
            </w:ins>
          </w:p>
        </w:tc>
        <w:tc>
          <w:tcPr>
            <w:tcW w:w="5665" w:type="dxa"/>
          </w:tcPr>
          <w:p w14:paraId="135361D6" w14:textId="126B4DA6" w:rsidR="0014644D" w:rsidRDefault="00DB0C92">
            <w:pPr>
              <w:rPr>
                <w:ins w:id="230" w:author="Shewmaker, Michael@Energy" w:date="2022-02-02T14:17:00Z"/>
                <w:rFonts w:asciiTheme="minorHAnsi" w:hAnsiTheme="minorHAnsi" w:cstheme="minorHAnsi"/>
                <w:sz w:val="18"/>
                <w:szCs w:val="18"/>
              </w:rPr>
            </w:pPr>
            <w:ins w:id="231" w:author="Shewmaker, Michael@Energy" w:date="2022-02-02T14:19:00Z">
              <w:r>
                <w:rPr>
                  <w:rFonts w:asciiTheme="minorHAnsi" w:hAnsiTheme="minorHAnsi" w:cstheme="minorHAnsi"/>
                  <w:sz w:val="18"/>
                  <w:szCs w:val="18"/>
                </w:rPr>
                <w:t xml:space="preserve">&lt;&lt;User </w:t>
              </w:r>
              <w:r w:rsidR="00454065">
                <w:rPr>
                  <w:rFonts w:asciiTheme="minorHAnsi" w:hAnsiTheme="minorHAnsi" w:cstheme="minorHAnsi"/>
                  <w:sz w:val="18"/>
                  <w:szCs w:val="18"/>
                </w:rPr>
                <w:t>Entered Value; Selections</w:t>
              </w:r>
            </w:ins>
            <w:ins w:id="232" w:author="Shewmaker, Michael@Energy" w:date="2022-02-02T14:20:00Z">
              <w:r w:rsidR="00454065">
                <w:rPr>
                  <w:rFonts w:asciiTheme="minorHAnsi" w:hAnsiTheme="minorHAnsi" w:cstheme="minorHAnsi"/>
                  <w:sz w:val="18"/>
                  <w:szCs w:val="18"/>
                </w:rPr>
                <w:t xml:space="preserve"> = (Electric, Natural Gas)&gt;&gt;</w:t>
              </w:r>
            </w:ins>
          </w:p>
        </w:tc>
      </w:tr>
    </w:tbl>
    <w:p w14:paraId="218E762D" w14:textId="264DB69A" w:rsidR="005A2B97" w:rsidRDefault="005A2B97" w:rsidP="00D65FA1">
      <w:pPr>
        <w:rPr>
          <w:rFonts w:asciiTheme="minorHAnsi" w:hAnsiTheme="minorHAnsi"/>
          <w:szCs w:val="18"/>
        </w:rPr>
      </w:pPr>
    </w:p>
    <w:tbl>
      <w:tblPr>
        <w:tblStyle w:val="TableGrid"/>
        <w:tblW w:w="11626" w:type="dxa"/>
        <w:tblLayout w:type="fixed"/>
        <w:tblLook w:val="04A0" w:firstRow="1" w:lastRow="0" w:firstColumn="1" w:lastColumn="0" w:noHBand="0" w:noVBand="1"/>
      </w:tblPr>
      <w:tblGrid>
        <w:gridCol w:w="830"/>
        <w:gridCol w:w="830"/>
        <w:gridCol w:w="830"/>
        <w:gridCol w:w="830"/>
        <w:gridCol w:w="830"/>
        <w:gridCol w:w="830"/>
        <w:gridCol w:w="830"/>
        <w:gridCol w:w="830"/>
        <w:gridCol w:w="830"/>
        <w:gridCol w:w="830"/>
        <w:gridCol w:w="830"/>
        <w:gridCol w:w="830"/>
        <w:gridCol w:w="830"/>
        <w:gridCol w:w="830"/>
        <w:gridCol w:w="6"/>
        <w:tblGridChange w:id="233">
          <w:tblGrid>
            <w:gridCol w:w="830"/>
            <w:gridCol w:w="830"/>
            <w:gridCol w:w="830"/>
            <w:gridCol w:w="830"/>
            <w:gridCol w:w="830"/>
            <w:gridCol w:w="830"/>
            <w:gridCol w:w="830"/>
            <w:gridCol w:w="830"/>
            <w:gridCol w:w="830"/>
            <w:gridCol w:w="830"/>
            <w:gridCol w:w="830"/>
            <w:gridCol w:w="830"/>
            <w:gridCol w:w="830"/>
            <w:gridCol w:w="830"/>
            <w:gridCol w:w="6"/>
          </w:tblGrid>
        </w:tblGridChange>
      </w:tblGrid>
      <w:tr w:rsidR="00902B3B" w14:paraId="081BFF94" w14:textId="2E6F253B" w:rsidTr="00785D1A">
        <w:trPr>
          <w:cantSplit/>
          <w:trHeight w:val="300"/>
        </w:trPr>
        <w:tc>
          <w:tcPr>
            <w:tcW w:w="11626" w:type="dxa"/>
            <w:gridSpan w:val="15"/>
          </w:tcPr>
          <w:p w14:paraId="78F40BB7" w14:textId="1D9BDEBD" w:rsidR="00902B3B" w:rsidRDefault="00902B3B" w:rsidP="003707C5">
            <w:pPr>
              <w:rPr>
                <w:ins w:id="234" w:author="Shewmaker, Michael@Energy" w:date="2022-02-02T14:21:00Z"/>
                <w:rFonts w:asciiTheme="minorHAnsi" w:hAnsiTheme="minorHAnsi"/>
                <w:b/>
                <w:szCs w:val="18"/>
              </w:rPr>
            </w:pPr>
            <w:r>
              <w:rPr>
                <w:rFonts w:asciiTheme="minorHAnsi" w:hAnsiTheme="minorHAnsi"/>
                <w:b/>
                <w:szCs w:val="18"/>
              </w:rPr>
              <w:t>B</w:t>
            </w:r>
            <w:r w:rsidRPr="003707C5">
              <w:rPr>
                <w:rFonts w:asciiTheme="minorHAnsi" w:hAnsiTheme="minorHAnsi"/>
                <w:b/>
                <w:szCs w:val="18"/>
              </w:rPr>
              <w:t>. Kitchen Exhaust System</w:t>
            </w:r>
            <w:r>
              <w:rPr>
                <w:rFonts w:asciiTheme="minorHAnsi" w:hAnsiTheme="minorHAnsi"/>
                <w:b/>
                <w:szCs w:val="18"/>
              </w:rPr>
              <w:t>s</w:t>
            </w:r>
          </w:p>
        </w:tc>
      </w:tr>
      <w:tr w:rsidR="003B4B94" w14:paraId="350490DE" w14:textId="14B329CF" w:rsidTr="003B4B94">
        <w:tblPrEx>
          <w:tblW w:w="11626" w:type="dxa"/>
          <w:tblLayout w:type="fixed"/>
          <w:tblPrExChange w:id="235" w:author="Alhabibi, Haider@Energy" w:date="2022-03-07T12:09:00Z">
            <w:tblPrEx>
              <w:tblW w:w="10796" w:type="dxa"/>
              <w:tblLayout w:type="fixed"/>
            </w:tblPrEx>
          </w:tblPrExChange>
        </w:tblPrEx>
        <w:trPr>
          <w:gridAfter w:val="1"/>
          <w:wAfter w:w="6" w:type="dxa"/>
          <w:cantSplit/>
          <w:trHeight w:val="300"/>
          <w:trPrChange w:id="236" w:author="Alhabibi, Haider@Energy" w:date="2022-03-07T12:09:00Z">
            <w:trPr>
              <w:gridAfter w:val="1"/>
              <w:wAfter w:w="6" w:type="dxa"/>
              <w:cantSplit/>
              <w:trHeight w:val="300"/>
            </w:trPr>
          </w:trPrChange>
        </w:trPr>
        <w:tc>
          <w:tcPr>
            <w:tcW w:w="830" w:type="dxa"/>
            <w:vAlign w:val="center"/>
            <w:tcPrChange w:id="237" w:author="Alhabibi, Haider@Energy" w:date="2022-03-07T12:09:00Z">
              <w:tcPr>
                <w:tcW w:w="830" w:type="dxa"/>
                <w:vAlign w:val="center"/>
              </w:tcPr>
            </w:tcPrChange>
          </w:tcPr>
          <w:p w14:paraId="62BE2F05" w14:textId="1108E72E" w:rsidR="003B4B94" w:rsidRDefault="003B4B94" w:rsidP="00454065">
            <w:pPr>
              <w:jc w:val="center"/>
              <w:rPr>
                <w:rFonts w:asciiTheme="minorHAnsi" w:hAnsiTheme="minorHAnsi"/>
                <w:sz w:val="18"/>
                <w:szCs w:val="18"/>
              </w:rPr>
            </w:pPr>
            <w:r>
              <w:rPr>
                <w:rFonts w:asciiTheme="minorHAnsi" w:hAnsiTheme="minorHAnsi"/>
                <w:sz w:val="18"/>
                <w:szCs w:val="18"/>
              </w:rPr>
              <w:t>01</w:t>
            </w:r>
          </w:p>
        </w:tc>
        <w:tc>
          <w:tcPr>
            <w:tcW w:w="830" w:type="dxa"/>
            <w:vAlign w:val="center"/>
            <w:tcPrChange w:id="238" w:author="Alhabibi, Haider@Energy" w:date="2022-03-07T12:09:00Z">
              <w:tcPr>
                <w:tcW w:w="830" w:type="dxa"/>
                <w:vAlign w:val="center"/>
              </w:tcPr>
            </w:tcPrChange>
          </w:tcPr>
          <w:p w14:paraId="351EB26D" w14:textId="74492FE3" w:rsidR="003B4B94" w:rsidRDefault="003B4B94" w:rsidP="00454065">
            <w:pPr>
              <w:jc w:val="center"/>
              <w:rPr>
                <w:rFonts w:asciiTheme="minorHAnsi" w:hAnsiTheme="minorHAnsi"/>
                <w:sz w:val="18"/>
                <w:szCs w:val="18"/>
              </w:rPr>
            </w:pPr>
            <w:r>
              <w:rPr>
                <w:rFonts w:asciiTheme="minorHAnsi" w:hAnsiTheme="minorHAnsi"/>
                <w:sz w:val="18"/>
                <w:szCs w:val="18"/>
              </w:rPr>
              <w:t>02</w:t>
            </w:r>
          </w:p>
        </w:tc>
        <w:tc>
          <w:tcPr>
            <w:tcW w:w="830" w:type="dxa"/>
            <w:vAlign w:val="center"/>
            <w:tcPrChange w:id="239" w:author="Alhabibi, Haider@Energy" w:date="2022-03-07T12:09:00Z">
              <w:tcPr>
                <w:tcW w:w="830" w:type="dxa"/>
                <w:vAlign w:val="center"/>
              </w:tcPr>
            </w:tcPrChange>
          </w:tcPr>
          <w:p w14:paraId="75AFD0BE" w14:textId="6D9514B1" w:rsidR="003B4B94" w:rsidRDefault="003B4B94" w:rsidP="00454065">
            <w:pPr>
              <w:jc w:val="center"/>
              <w:rPr>
                <w:rFonts w:asciiTheme="minorHAnsi" w:hAnsiTheme="minorHAnsi"/>
                <w:sz w:val="18"/>
                <w:szCs w:val="18"/>
              </w:rPr>
            </w:pPr>
            <w:r>
              <w:rPr>
                <w:rFonts w:asciiTheme="minorHAnsi" w:hAnsiTheme="minorHAnsi"/>
                <w:sz w:val="18"/>
                <w:szCs w:val="18"/>
              </w:rPr>
              <w:t>03</w:t>
            </w:r>
          </w:p>
        </w:tc>
        <w:tc>
          <w:tcPr>
            <w:tcW w:w="830" w:type="dxa"/>
            <w:vAlign w:val="center"/>
            <w:tcPrChange w:id="240" w:author="Alhabibi, Haider@Energy" w:date="2022-03-07T12:09:00Z">
              <w:tcPr>
                <w:tcW w:w="830" w:type="dxa"/>
                <w:vAlign w:val="center"/>
              </w:tcPr>
            </w:tcPrChange>
          </w:tcPr>
          <w:p w14:paraId="74E7FE5C" w14:textId="5FCDB534" w:rsidR="003B4B94" w:rsidRDefault="003B4B94" w:rsidP="00454065">
            <w:pPr>
              <w:jc w:val="center"/>
              <w:rPr>
                <w:rFonts w:asciiTheme="minorHAnsi" w:hAnsiTheme="minorHAnsi"/>
                <w:sz w:val="18"/>
                <w:szCs w:val="18"/>
              </w:rPr>
            </w:pPr>
            <w:r>
              <w:rPr>
                <w:rFonts w:asciiTheme="minorHAnsi" w:hAnsiTheme="minorHAnsi"/>
                <w:sz w:val="18"/>
                <w:szCs w:val="18"/>
              </w:rPr>
              <w:t>04</w:t>
            </w:r>
          </w:p>
        </w:tc>
        <w:tc>
          <w:tcPr>
            <w:tcW w:w="830" w:type="dxa"/>
            <w:vAlign w:val="center"/>
            <w:tcPrChange w:id="241" w:author="Alhabibi, Haider@Energy" w:date="2022-03-07T12:09:00Z">
              <w:tcPr>
                <w:tcW w:w="830" w:type="dxa"/>
                <w:vAlign w:val="center"/>
              </w:tcPr>
            </w:tcPrChange>
          </w:tcPr>
          <w:p w14:paraId="0315FAA6" w14:textId="25DE7BE6" w:rsidR="003B4B94" w:rsidRDefault="003B4B94" w:rsidP="00EB04B2">
            <w:pPr>
              <w:jc w:val="center"/>
              <w:rPr>
                <w:rFonts w:asciiTheme="minorHAnsi" w:hAnsiTheme="minorHAnsi"/>
                <w:sz w:val="18"/>
                <w:szCs w:val="18"/>
              </w:rPr>
            </w:pPr>
            <w:r>
              <w:rPr>
                <w:rFonts w:asciiTheme="minorHAnsi" w:hAnsiTheme="minorHAnsi"/>
                <w:sz w:val="18"/>
                <w:szCs w:val="18"/>
              </w:rPr>
              <w:t>05</w:t>
            </w:r>
          </w:p>
        </w:tc>
        <w:tc>
          <w:tcPr>
            <w:tcW w:w="830" w:type="dxa"/>
            <w:vAlign w:val="center"/>
            <w:tcPrChange w:id="242" w:author="Alhabibi, Haider@Energy" w:date="2022-03-07T12:09:00Z">
              <w:tcPr>
                <w:tcW w:w="830" w:type="dxa"/>
                <w:vAlign w:val="center"/>
              </w:tcPr>
            </w:tcPrChange>
          </w:tcPr>
          <w:p w14:paraId="7D3D6314" w14:textId="41A4D2D7" w:rsidR="003B4B94" w:rsidRDefault="003B4B94" w:rsidP="00284FB5">
            <w:pPr>
              <w:jc w:val="center"/>
              <w:rPr>
                <w:rFonts w:asciiTheme="minorHAnsi" w:hAnsiTheme="minorHAnsi"/>
                <w:sz w:val="18"/>
                <w:szCs w:val="18"/>
              </w:rPr>
            </w:pPr>
            <w:r>
              <w:rPr>
                <w:rFonts w:asciiTheme="minorHAnsi" w:hAnsiTheme="minorHAnsi"/>
                <w:sz w:val="18"/>
                <w:szCs w:val="18"/>
              </w:rPr>
              <w:t>06</w:t>
            </w:r>
          </w:p>
        </w:tc>
        <w:tc>
          <w:tcPr>
            <w:tcW w:w="830" w:type="dxa"/>
            <w:vAlign w:val="center"/>
            <w:tcPrChange w:id="243" w:author="Alhabibi, Haider@Energy" w:date="2022-03-07T12:09:00Z">
              <w:tcPr>
                <w:tcW w:w="830" w:type="dxa"/>
                <w:vAlign w:val="center"/>
              </w:tcPr>
            </w:tcPrChange>
          </w:tcPr>
          <w:p w14:paraId="370EFFFD" w14:textId="62965D71" w:rsidR="003B4B94" w:rsidRDefault="003B4B94">
            <w:pPr>
              <w:jc w:val="center"/>
              <w:rPr>
                <w:rFonts w:asciiTheme="minorHAnsi" w:hAnsiTheme="minorHAnsi"/>
                <w:sz w:val="18"/>
                <w:szCs w:val="18"/>
              </w:rPr>
            </w:pPr>
            <w:r>
              <w:rPr>
                <w:rFonts w:asciiTheme="minorHAnsi" w:hAnsiTheme="minorHAnsi"/>
                <w:sz w:val="18"/>
                <w:szCs w:val="18"/>
              </w:rPr>
              <w:t>07</w:t>
            </w:r>
          </w:p>
        </w:tc>
        <w:tc>
          <w:tcPr>
            <w:tcW w:w="830" w:type="dxa"/>
            <w:vAlign w:val="center"/>
            <w:tcPrChange w:id="244" w:author="Alhabibi, Haider@Energy" w:date="2022-03-07T12:09:00Z">
              <w:tcPr>
                <w:tcW w:w="830" w:type="dxa"/>
                <w:vAlign w:val="center"/>
              </w:tcPr>
            </w:tcPrChange>
          </w:tcPr>
          <w:p w14:paraId="557F51EB" w14:textId="5A7ED6DF" w:rsidR="003B4B94" w:rsidRDefault="003B4B94">
            <w:pPr>
              <w:jc w:val="center"/>
              <w:rPr>
                <w:rFonts w:asciiTheme="minorHAnsi" w:hAnsiTheme="minorHAnsi"/>
                <w:sz w:val="18"/>
                <w:szCs w:val="18"/>
              </w:rPr>
            </w:pPr>
            <w:r>
              <w:rPr>
                <w:rFonts w:asciiTheme="minorHAnsi" w:hAnsiTheme="minorHAnsi"/>
                <w:sz w:val="18"/>
                <w:szCs w:val="18"/>
              </w:rPr>
              <w:t>08</w:t>
            </w:r>
          </w:p>
        </w:tc>
        <w:tc>
          <w:tcPr>
            <w:tcW w:w="830" w:type="dxa"/>
            <w:vAlign w:val="center"/>
            <w:tcPrChange w:id="245" w:author="Alhabibi, Haider@Energy" w:date="2022-03-07T12:09:00Z">
              <w:tcPr>
                <w:tcW w:w="830" w:type="dxa"/>
                <w:vAlign w:val="center"/>
              </w:tcPr>
            </w:tcPrChange>
          </w:tcPr>
          <w:p w14:paraId="4A7C5B42" w14:textId="4CC948B8" w:rsidR="003B4B94" w:rsidRDefault="003B4B94">
            <w:pPr>
              <w:jc w:val="center"/>
              <w:rPr>
                <w:ins w:id="246" w:author="Shewmaker, Michael@Energy" w:date="2022-02-02T14:20:00Z"/>
                <w:rFonts w:asciiTheme="minorHAnsi" w:hAnsiTheme="minorHAnsi"/>
                <w:sz w:val="18"/>
                <w:szCs w:val="18"/>
              </w:rPr>
            </w:pPr>
            <w:ins w:id="247" w:author="Shewmaker, Michael@Energy" w:date="2022-02-02T14:20:00Z">
              <w:r>
                <w:rPr>
                  <w:rFonts w:asciiTheme="minorHAnsi" w:hAnsiTheme="minorHAnsi"/>
                  <w:sz w:val="18"/>
                  <w:szCs w:val="18"/>
                </w:rPr>
                <w:t>09a</w:t>
              </w:r>
            </w:ins>
          </w:p>
        </w:tc>
        <w:tc>
          <w:tcPr>
            <w:tcW w:w="830" w:type="dxa"/>
            <w:vAlign w:val="center"/>
            <w:tcPrChange w:id="248" w:author="Alhabibi, Haider@Energy" w:date="2022-03-07T12:09:00Z">
              <w:tcPr>
                <w:tcW w:w="830" w:type="dxa"/>
                <w:vAlign w:val="center"/>
              </w:tcPr>
            </w:tcPrChange>
          </w:tcPr>
          <w:p w14:paraId="10768961" w14:textId="5BA455CC" w:rsidR="003B4B94" w:rsidRDefault="003B4B94">
            <w:pPr>
              <w:jc w:val="center"/>
              <w:rPr>
                <w:rFonts w:asciiTheme="minorHAnsi" w:hAnsiTheme="minorHAnsi"/>
                <w:sz w:val="18"/>
                <w:szCs w:val="18"/>
              </w:rPr>
            </w:pPr>
            <w:r>
              <w:rPr>
                <w:rFonts w:asciiTheme="minorHAnsi" w:hAnsiTheme="minorHAnsi"/>
                <w:sz w:val="18"/>
                <w:szCs w:val="18"/>
              </w:rPr>
              <w:t>09</w:t>
            </w:r>
          </w:p>
        </w:tc>
        <w:tc>
          <w:tcPr>
            <w:tcW w:w="830" w:type="dxa"/>
            <w:tcPrChange w:id="249" w:author="Alhabibi, Haider@Energy" w:date="2022-03-07T12:09:00Z">
              <w:tcPr>
                <w:tcW w:w="830" w:type="dxa"/>
              </w:tcPr>
            </w:tcPrChange>
          </w:tcPr>
          <w:p w14:paraId="0465EDDC" w14:textId="4DBD6220" w:rsidR="003B4B94" w:rsidRDefault="003B4B94">
            <w:pPr>
              <w:jc w:val="center"/>
              <w:rPr>
                <w:ins w:id="250" w:author="Alhabibi, Haider@Energy" w:date="2022-03-07T12:09:00Z"/>
                <w:rFonts w:asciiTheme="minorHAnsi" w:hAnsiTheme="minorHAnsi"/>
                <w:sz w:val="18"/>
                <w:szCs w:val="18"/>
              </w:rPr>
            </w:pPr>
            <w:ins w:id="251" w:author="Alhabibi, Haider@Energy" w:date="2022-03-07T12:09:00Z">
              <w:r>
                <w:rPr>
                  <w:rFonts w:asciiTheme="minorHAnsi" w:hAnsiTheme="minorHAnsi"/>
                  <w:sz w:val="18"/>
                  <w:szCs w:val="18"/>
                </w:rPr>
                <w:t>10a</w:t>
              </w:r>
            </w:ins>
          </w:p>
        </w:tc>
        <w:tc>
          <w:tcPr>
            <w:tcW w:w="830" w:type="dxa"/>
            <w:vAlign w:val="center"/>
            <w:tcPrChange w:id="252" w:author="Alhabibi, Haider@Energy" w:date="2022-03-07T12:09:00Z">
              <w:tcPr>
                <w:tcW w:w="830" w:type="dxa"/>
                <w:vAlign w:val="center"/>
              </w:tcPr>
            </w:tcPrChange>
          </w:tcPr>
          <w:p w14:paraId="2E80FC05" w14:textId="2E1F5E00" w:rsidR="003B4B94" w:rsidRDefault="003B4B94">
            <w:pPr>
              <w:jc w:val="center"/>
              <w:rPr>
                <w:rFonts w:asciiTheme="minorHAnsi" w:hAnsiTheme="minorHAnsi"/>
                <w:sz w:val="18"/>
                <w:szCs w:val="18"/>
              </w:rPr>
            </w:pPr>
            <w:r>
              <w:rPr>
                <w:rFonts w:asciiTheme="minorHAnsi" w:hAnsiTheme="minorHAnsi"/>
                <w:sz w:val="18"/>
                <w:szCs w:val="18"/>
              </w:rPr>
              <w:t>10</w:t>
            </w:r>
          </w:p>
        </w:tc>
        <w:tc>
          <w:tcPr>
            <w:tcW w:w="830" w:type="dxa"/>
            <w:vAlign w:val="center"/>
            <w:tcPrChange w:id="253" w:author="Alhabibi, Haider@Energy" w:date="2022-03-07T12:09:00Z">
              <w:tcPr>
                <w:tcW w:w="830" w:type="dxa"/>
                <w:vAlign w:val="center"/>
              </w:tcPr>
            </w:tcPrChange>
          </w:tcPr>
          <w:p w14:paraId="255124FC" w14:textId="0CFB646E" w:rsidR="003B4B94" w:rsidRDefault="003B4B94">
            <w:pPr>
              <w:jc w:val="center"/>
              <w:rPr>
                <w:rFonts w:asciiTheme="minorHAnsi" w:hAnsiTheme="minorHAnsi"/>
                <w:sz w:val="18"/>
                <w:szCs w:val="18"/>
              </w:rPr>
            </w:pPr>
            <w:r>
              <w:rPr>
                <w:rFonts w:asciiTheme="minorHAnsi" w:hAnsiTheme="minorHAnsi"/>
                <w:sz w:val="18"/>
                <w:szCs w:val="18"/>
              </w:rPr>
              <w:t>11</w:t>
            </w:r>
          </w:p>
        </w:tc>
        <w:tc>
          <w:tcPr>
            <w:tcW w:w="830" w:type="dxa"/>
            <w:vAlign w:val="center"/>
            <w:tcPrChange w:id="254" w:author="Alhabibi, Haider@Energy" w:date="2022-03-07T12:09:00Z">
              <w:tcPr>
                <w:tcW w:w="830" w:type="dxa"/>
                <w:vAlign w:val="center"/>
              </w:tcPr>
            </w:tcPrChange>
          </w:tcPr>
          <w:p w14:paraId="3857A3AC" w14:textId="713EE21C" w:rsidR="003B4B94" w:rsidRDefault="003B4B94">
            <w:pPr>
              <w:jc w:val="center"/>
              <w:rPr>
                <w:ins w:id="255" w:author="Shewmaker, Michael@Energy" w:date="2022-02-02T14:21:00Z"/>
                <w:rFonts w:asciiTheme="minorHAnsi" w:hAnsiTheme="minorHAnsi"/>
                <w:sz w:val="18"/>
                <w:szCs w:val="18"/>
              </w:rPr>
            </w:pPr>
            <w:ins w:id="256" w:author="Shewmaker, Michael@Energy" w:date="2022-02-02T14:21:00Z">
              <w:r>
                <w:rPr>
                  <w:rFonts w:asciiTheme="minorHAnsi" w:hAnsiTheme="minorHAnsi"/>
                  <w:sz w:val="18"/>
                  <w:szCs w:val="18"/>
                </w:rPr>
                <w:t>12</w:t>
              </w:r>
            </w:ins>
          </w:p>
        </w:tc>
      </w:tr>
      <w:tr w:rsidR="003B4B94" w14:paraId="330A22C5" w14:textId="7C828832" w:rsidTr="003B4B94">
        <w:tblPrEx>
          <w:tblW w:w="11626" w:type="dxa"/>
          <w:tblLayout w:type="fixed"/>
          <w:tblPrExChange w:id="257" w:author="Alhabibi, Haider@Energy" w:date="2022-03-07T12:09:00Z">
            <w:tblPrEx>
              <w:tblW w:w="10796" w:type="dxa"/>
              <w:tblLayout w:type="fixed"/>
            </w:tblPrEx>
          </w:tblPrExChange>
        </w:tblPrEx>
        <w:trPr>
          <w:gridAfter w:val="1"/>
          <w:wAfter w:w="6" w:type="dxa"/>
          <w:cantSplit/>
          <w:trHeight w:val="1628"/>
          <w:trPrChange w:id="258" w:author="Alhabibi, Haider@Energy" w:date="2022-03-07T12:09:00Z">
            <w:trPr>
              <w:gridAfter w:val="1"/>
              <w:wAfter w:w="6" w:type="dxa"/>
              <w:cantSplit/>
              <w:trHeight w:val="1628"/>
            </w:trPr>
          </w:trPrChange>
        </w:trPr>
        <w:tc>
          <w:tcPr>
            <w:tcW w:w="830" w:type="dxa"/>
            <w:textDirection w:val="btLr"/>
            <w:vAlign w:val="center"/>
            <w:tcPrChange w:id="259" w:author="Alhabibi, Haider@Energy" w:date="2022-03-07T12:09:00Z">
              <w:tcPr>
                <w:tcW w:w="830" w:type="dxa"/>
                <w:textDirection w:val="btLr"/>
                <w:vAlign w:val="center"/>
              </w:tcPr>
            </w:tcPrChange>
          </w:tcPr>
          <w:p w14:paraId="28ECE449" w14:textId="59341174" w:rsidR="003B4B94" w:rsidRDefault="003B4B94" w:rsidP="003707C5">
            <w:pPr>
              <w:ind w:left="113" w:right="113"/>
              <w:jc w:val="center"/>
              <w:rPr>
                <w:rFonts w:asciiTheme="minorHAnsi" w:hAnsiTheme="minorHAnsi"/>
                <w:sz w:val="18"/>
                <w:szCs w:val="18"/>
              </w:rPr>
            </w:pPr>
            <w:r>
              <w:rPr>
                <w:rFonts w:asciiTheme="minorHAnsi" w:hAnsiTheme="minorHAnsi"/>
                <w:sz w:val="18"/>
                <w:szCs w:val="18"/>
              </w:rPr>
              <w:t>System Name</w:t>
            </w:r>
          </w:p>
        </w:tc>
        <w:tc>
          <w:tcPr>
            <w:tcW w:w="830" w:type="dxa"/>
            <w:textDirection w:val="btLr"/>
            <w:vAlign w:val="center"/>
            <w:tcPrChange w:id="260" w:author="Alhabibi, Haider@Energy" w:date="2022-03-07T12:09:00Z">
              <w:tcPr>
                <w:tcW w:w="830" w:type="dxa"/>
                <w:textDirection w:val="btLr"/>
                <w:vAlign w:val="center"/>
              </w:tcPr>
            </w:tcPrChange>
          </w:tcPr>
          <w:p w14:paraId="22FE8C3A" w14:textId="1340EC5A"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Manufacturer Name</w:t>
            </w:r>
          </w:p>
        </w:tc>
        <w:tc>
          <w:tcPr>
            <w:tcW w:w="830" w:type="dxa"/>
            <w:textDirection w:val="btLr"/>
            <w:vAlign w:val="center"/>
            <w:tcPrChange w:id="261" w:author="Alhabibi, Haider@Energy" w:date="2022-03-07T12:09:00Z">
              <w:tcPr>
                <w:tcW w:w="830" w:type="dxa"/>
                <w:textDirection w:val="btLr"/>
                <w:vAlign w:val="center"/>
              </w:tcPr>
            </w:tcPrChange>
          </w:tcPr>
          <w:p w14:paraId="1A566065" w14:textId="6D468A3A" w:rsidR="003B4B94" w:rsidRDefault="003B4B94" w:rsidP="003707C5">
            <w:pPr>
              <w:ind w:left="113" w:right="113"/>
              <w:jc w:val="center"/>
              <w:rPr>
                <w:rFonts w:asciiTheme="minorHAnsi" w:hAnsiTheme="minorHAnsi"/>
                <w:sz w:val="18"/>
                <w:szCs w:val="18"/>
              </w:rPr>
            </w:pPr>
            <w:r>
              <w:rPr>
                <w:rFonts w:asciiTheme="minorHAnsi" w:hAnsiTheme="minorHAnsi"/>
                <w:sz w:val="18"/>
                <w:szCs w:val="18"/>
              </w:rPr>
              <w:t>System Type</w:t>
            </w:r>
          </w:p>
        </w:tc>
        <w:tc>
          <w:tcPr>
            <w:tcW w:w="830" w:type="dxa"/>
            <w:textDirection w:val="btLr"/>
            <w:vAlign w:val="center"/>
            <w:tcPrChange w:id="262" w:author="Alhabibi, Haider@Energy" w:date="2022-03-07T12:09:00Z">
              <w:tcPr>
                <w:tcW w:w="830" w:type="dxa"/>
                <w:textDirection w:val="btLr"/>
                <w:vAlign w:val="center"/>
              </w:tcPr>
            </w:tcPrChange>
          </w:tcPr>
          <w:p w14:paraId="7EBCB590" w14:textId="73DF9096"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830" w:type="dxa"/>
            <w:textDirection w:val="btLr"/>
            <w:vAlign w:val="center"/>
            <w:tcPrChange w:id="263" w:author="Alhabibi, Haider@Energy" w:date="2022-03-07T12:09:00Z">
              <w:tcPr>
                <w:tcW w:w="830" w:type="dxa"/>
                <w:textDirection w:val="btLr"/>
                <w:vAlign w:val="center"/>
              </w:tcPr>
            </w:tcPrChange>
          </w:tcPr>
          <w:p w14:paraId="288E6254" w14:textId="187AAB15"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830" w:type="dxa"/>
            <w:textDirection w:val="btLr"/>
            <w:vAlign w:val="center"/>
            <w:tcPrChange w:id="264" w:author="Alhabibi, Haider@Energy" w:date="2022-03-07T12:09:00Z">
              <w:tcPr>
                <w:tcW w:w="830" w:type="dxa"/>
                <w:textDirection w:val="btLr"/>
                <w:vAlign w:val="center"/>
              </w:tcPr>
            </w:tcPrChange>
          </w:tcPr>
          <w:p w14:paraId="795F04A8" w14:textId="6AE5760B"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830" w:type="dxa"/>
            <w:textDirection w:val="btLr"/>
            <w:vAlign w:val="center"/>
            <w:tcPrChange w:id="265" w:author="Alhabibi, Haider@Energy" w:date="2022-03-07T12:09:00Z">
              <w:tcPr>
                <w:tcW w:w="830" w:type="dxa"/>
                <w:textDirection w:val="btLr"/>
                <w:vAlign w:val="center"/>
              </w:tcPr>
            </w:tcPrChange>
          </w:tcPr>
          <w:p w14:paraId="4D42A08F" w14:textId="5191F30F"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830" w:type="dxa"/>
            <w:textDirection w:val="btLr"/>
            <w:vAlign w:val="center"/>
            <w:tcPrChange w:id="266" w:author="Alhabibi, Haider@Energy" w:date="2022-03-07T12:09:00Z">
              <w:tcPr>
                <w:tcW w:w="830" w:type="dxa"/>
                <w:textDirection w:val="btLr"/>
                <w:vAlign w:val="center"/>
              </w:tcPr>
            </w:tcPrChange>
          </w:tcPr>
          <w:p w14:paraId="10166DC9" w14:textId="2ED3D012" w:rsidR="003B4B94" w:rsidRDefault="003B4B94" w:rsidP="003707C5">
            <w:pPr>
              <w:ind w:left="113" w:right="113"/>
              <w:jc w:val="center"/>
              <w:rPr>
                <w:rFonts w:asciiTheme="minorHAnsi" w:hAnsiTheme="minorHAnsi"/>
                <w:sz w:val="18"/>
                <w:szCs w:val="18"/>
              </w:rPr>
            </w:pPr>
            <w:r>
              <w:rPr>
                <w:rFonts w:asciiTheme="minorHAnsi" w:hAnsiTheme="minorHAnsi"/>
                <w:sz w:val="18"/>
                <w:szCs w:val="18"/>
              </w:rPr>
              <w:t>Operation Schedule</w:t>
            </w:r>
          </w:p>
        </w:tc>
        <w:tc>
          <w:tcPr>
            <w:tcW w:w="830" w:type="dxa"/>
            <w:textDirection w:val="btLr"/>
            <w:tcPrChange w:id="267" w:author="Alhabibi, Haider@Energy" w:date="2022-03-07T12:09:00Z">
              <w:tcPr>
                <w:tcW w:w="830" w:type="dxa"/>
                <w:textDirection w:val="btLr"/>
              </w:tcPr>
            </w:tcPrChange>
          </w:tcPr>
          <w:p w14:paraId="44A59590" w14:textId="2FCDF0A6" w:rsidR="003B4B94" w:rsidRDefault="003B4B94" w:rsidP="003707C5">
            <w:pPr>
              <w:ind w:left="113" w:right="113"/>
              <w:jc w:val="center"/>
              <w:rPr>
                <w:ins w:id="268" w:author="Shewmaker, Michael@Energy" w:date="2022-02-02T14:20:00Z"/>
                <w:rFonts w:asciiTheme="minorHAnsi" w:hAnsiTheme="minorHAnsi"/>
                <w:sz w:val="18"/>
                <w:szCs w:val="18"/>
              </w:rPr>
            </w:pPr>
            <w:ins w:id="269" w:author="Shewmaker, Michael@Energy" w:date="2022-02-02T14:20:00Z">
              <w:r>
                <w:rPr>
                  <w:rFonts w:asciiTheme="minorHAnsi" w:hAnsiTheme="minorHAnsi"/>
                  <w:sz w:val="18"/>
                  <w:szCs w:val="18"/>
                </w:rPr>
                <w:t>Method of Compliance</w:t>
              </w:r>
            </w:ins>
          </w:p>
        </w:tc>
        <w:tc>
          <w:tcPr>
            <w:tcW w:w="830" w:type="dxa"/>
            <w:textDirection w:val="btLr"/>
            <w:vAlign w:val="center"/>
            <w:tcPrChange w:id="270" w:author="Alhabibi, Haider@Energy" w:date="2022-03-07T12:09:00Z">
              <w:tcPr>
                <w:tcW w:w="830" w:type="dxa"/>
                <w:textDirection w:val="btLr"/>
                <w:vAlign w:val="center"/>
              </w:tcPr>
            </w:tcPrChange>
          </w:tcPr>
          <w:p w14:paraId="477E77B5" w14:textId="06EF6564" w:rsidR="003B4B94" w:rsidRDefault="003B4B94" w:rsidP="003707C5">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271" w:author="Shewmaker, Michael@Energy" w:date="2022-02-02T14:20:00Z">
              <w:r w:rsidDel="00454065">
                <w:rPr>
                  <w:rFonts w:asciiTheme="minorHAnsi" w:hAnsiTheme="minorHAnsi"/>
                  <w:sz w:val="18"/>
                  <w:szCs w:val="18"/>
                </w:rPr>
                <w:delText>(if demand controlled)</w:delText>
              </w:r>
            </w:del>
          </w:p>
        </w:tc>
        <w:tc>
          <w:tcPr>
            <w:tcW w:w="830" w:type="dxa"/>
            <w:textDirection w:val="btLr"/>
            <w:tcPrChange w:id="272" w:author="Alhabibi, Haider@Energy" w:date="2022-03-07T12:09:00Z">
              <w:tcPr>
                <w:tcW w:w="830" w:type="dxa"/>
                <w:textDirection w:val="btLr"/>
              </w:tcPr>
            </w:tcPrChange>
          </w:tcPr>
          <w:p w14:paraId="191FC5AB" w14:textId="6C104DD0" w:rsidR="003B4B94" w:rsidRDefault="00E32C4F" w:rsidP="003707C5">
            <w:pPr>
              <w:ind w:left="113" w:right="113"/>
              <w:jc w:val="center"/>
              <w:rPr>
                <w:rFonts w:asciiTheme="minorHAnsi" w:hAnsiTheme="minorHAnsi"/>
                <w:sz w:val="18"/>
                <w:szCs w:val="18"/>
              </w:rPr>
            </w:pPr>
            <w:ins w:id="273" w:author="Alhabibi, Haider@Energy" w:date="2022-03-07T12:09:00Z">
              <w:r w:rsidRPr="00E32C4F">
                <w:rPr>
                  <w:rFonts w:asciiTheme="minorHAnsi" w:hAnsiTheme="minorHAnsi"/>
                  <w:sz w:val="18"/>
                  <w:szCs w:val="18"/>
                </w:rPr>
                <w:t>Exception to Maximum Sound Rating</w:t>
              </w:r>
            </w:ins>
          </w:p>
        </w:tc>
        <w:tc>
          <w:tcPr>
            <w:tcW w:w="830" w:type="dxa"/>
            <w:textDirection w:val="btLr"/>
            <w:vAlign w:val="center"/>
            <w:tcPrChange w:id="274" w:author="Alhabibi, Haider@Energy" w:date="2022-03-07T12:09:00Z">
              <w:tcPr>
                <w:tcW w:w="830" w:type="dxa"/>
                <w:textDirection w:val="btLr"/>
                <w:vAlign w:val="center"/>
              </w:tcPr>
            </w:tcPrChange>
          </w:tcPr>
          <w:p w14:paraId="6B854EFC" w14:textId="76B50222"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Maximum Sound Rating</w:t>
            </w:r>
          </w:p>
        </w:tc>
        <w:tc>
          <w:tcPr>
            <w:tcW w:w="830" w:type="dxa"/>
            <w:textDirection w:val="btLr"/>
            <w:vAlign w:val="center"/>
            <w:tcPrChange w:id="275" w:author="Alhabibi, Haider@Energy" w:date="2022-03-07T12:09:00Z">
              <w:tcPr>
                <w:tcW w:w="830" w:type="dxa"/>
                <w:textDirection w:val="btLr"/>
                <w:vAlign w:val="center"/>
              </w:tcPr>
            </w:tcPrChange>
          </w:tcPr>
          <w:p w14:paraId="59C343BA" w14:textId="37A0B587" w:rsidR="003B4B94" w:rsidRDefault="003B4B94" w:rsidP="003707C5">
            <w:pPr>
              <w:ind w:left="113" w:right="113"/>
              <w:jc w:val="center"/>
              <w:rPr>
                <w:rFonts w:asciiTheme="minorHAnsi" w:hAnsiTheme="minorHAnsi"/>
                <w:sz w:val="18"/>
                <w:szCs w:val="18"/>
              </w:rPr>
            </w:pPr>
            <w:r>
              <w:rPr>
                <w:rFonts w:asciiTheme="minorHAnsi" w:hAnsiTheme="minorHAnsi"/>
                <w:sz w:val="18"/>
                <w:szCs w:val="18"/>
              </w:rPr>
              <w:t>Compliance Statement</w:t>
            </w:r>
            <w:ins w:id="276" w:author="Shewmaker, Michael@Energy" w:date="2022-02-02T14:21:00Z">
              <w:r>
                <w:rPr>
                  <w:rFonts w:asciiTheme="minorHAnsi" w:hAnsiTheme="minorHAnsi"/>
                  <w:sz w:val="18"/>
                  <w:szCs w:val="18"/>
                </w:rPr>
                <w:t xml:space="preserve"> for Airflow</w:t>
              </w:r>
            </w:ins>
          </w:p>
        </w:tc>
        <w:tc>
          <w:tcPr>
            <w:tcW w:w="830" w:type="dxa"/>
            <w:textDirection w:val="btLr"/>
            <w:tcPrChange w:id="277" w:author="Alhabibi, Haider@Energy" w:date="2022-03-07T12:09:00Z">
              <w:tcPr>
                <w:tcW w:w="830" w:type="dxa"/>
                <w:textDirection w:val="btLr"/>
              </w:tcPr>
            </w:tcPrChange>
          </w:tcPr>
          <w:p w14:paraId="36AFF175" w14:textId="50B3A904" w:rsidR="003B4B94" w:rsidRDefault="003B4B94" w:rsidP="003707C5">
            <w:pPr>
              <w:ind w:left="113" w:right="113"/>
              <w:jc w:val="center"/>
              <w:rPr>
                <w:ins w:id="278" w:author="Shewmaker, Michael@Energy" w:date="2022-02-02T14:21:00Z"/>
                <w:rFonts w:asciiTheme="minorHAnsi" w:hAnsiTheme="minorHAnsi"/>
                <w:sz w:val="18"/>
                <w:szCs w:val="18"/>
              </w:rPr>
            </w:pPr>
            <w:ins w:id="279" w:author="Shewmaker, Michael@Energy" w:date="2022-02-02T14:21:00Z">
              <w:r>
                <w:rPr>
                  <w:rFonts w:asciiTheme="minorHAnsi" w:hAnsiTheme="minorHAnsi"/>
                  <w:sz w:val="18"/>
                  <w:szCs w:val="18"/>
                </w:rPr>
                <w:t>Compliance Statement for Sound</w:t>
              </w:r>
            </w:ins>
          </w:p>
        </w:tc>
      </w:tr>
      <w:tr w:rsidR="003B4B94" w14:paraId="1F56676E" w14:textId="7174F355" w:rsidTr="003B4B94">
        <w:tblPrEx>
          <w:tblW w:w="11626" w:type="dxa"/>
          <w:tblLayout w:type="fixed"/>
          <w:tblPrExChange w:id="280" w:author="Alhabibi, Haider@Energy" w:date="2022-03-07T12:09:00Z">
            <w:tblPrEx>
              <w:tblW w:w="10796" w:type="dxa"/>
              <w:tblLayout w:type="fixed"/>
            </w:tblPrEx>
          </w:tblPrExChange>
        </w:tblPrEx>
        <w:trPr>
          <w:gridAfter w:val="1"/>
          <w:wAfter w:w="6" w:type="dxa"/>
          <w:trHeight w:val="5825"/>
          <w:trPrChange w:id="281" w:author="Alhabibi, Haider@Energy" w:date="2022-03-07T12:09:00Z">
            <w:trPr>
              <w:gridAfter w:val="1"/>
              <w:wAfter w:w="6" w:type="dxa"/>
              <w:trHeight w:val="5825"/>
            </w:trPr>
          </w:trPrChange>
        </w:trPr>
        <w:tc>
          <w:tcPr>
            <w:tcW w:w="830" w:type="dxa"/>
            <w:tcPrChange w:id="282" w:author="Alhabibi, Haider@Energy" w:date="2022-03-07T12:09:00Z">
              <w:tcPr>
                <w:tcW w:w="830" w:type="dxa"/>
              </w:tcPr>
            </w:tcPrChange>
          </w:tcPr>
          <w:p w14:paraId="26E49E22" w14:textId="048BA7C6" w:rsidR="003B4B94" w:rsidRDefault="003B4B94" w:rsidP="004B6E84">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83" w:author="Alhabibi, Haider@Energy" w:date="2022-03-07T12:09:00Z">
              <w:tcPr>
                <w:tcW w:w="830" w:type="dxa"/>
              </w:tcPr>
            </w:tcPrChange>
          </w:tcPr>
          <w:p w14:paraId="2B934B87" w14:textId="35A2BD37" w:rsidR="003B4B94" w:rsidRDefault="003B4B94" w:rsidP="004B6E84">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84" w:author="Alhabibi, Haider@Energy" w:date="2022-03-07T12:09:00Z">
              <w:tcPr>
                <w:tcW w:w="830" w:type="dxa"/>
              </w:tcPr>
            </w:tcPrChange>
          </w:tcPr>
          <w:p w14:paraId="4CC55754" w14:textId="53C9337A" w:rsidR="003B4B94" w:rsidRDefault="003B4B94" w:rsidP="004B6E84">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830" w:type="dxa"/>
            <w:tcPrChange w:id="285" w:author="Alhabibi, Haider@Energy" w:date="2022-03-07T12:09:00Z">
              <w:tcPr>
                <w:tcW w:w="830" w:type="dxa"/>
              </w:tcPr>
            </w:tcPrChange>
          </w:tcPr>
          <w:p w14:paraId="49B410D3" w14:textId="71AB1F99" w:rsidR="003B4B94" w:rsidRDefault="003B4B94" w:rsidP="004B6E84">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86" w:author="Alhabibi, Haider@Energy" w:date="2022-03-07T12:09:00Z">
              <w:tcPr>
                <w:tcW w:w="830" w:type="dxa"/>
              </w:tcPr>
            </w:tcPrChange>
          </w:tcPr>
          <w:p w14:paraId="1BF64A4B" w14:textId="672655DF" w:rsidR="003B4B94" w:rsidRDefault="003B4B94" w:rsidP="002E47B0">
            <w:pPr>
              <w:rPr>
                <w:rFonts w:asciiTheme="minorHAnsi" w:hAnsiTheme="minorHAnsi"/>
                <w:sz w:val="18"/>
                <w:szCs w:val="18"/>
              </w:rPr>
            </w:pPr>
            <w:r>
              <w:rPr>
                <w:rFonts w:asciiTheme="minorHAnsi" w:hAnsiTheme="minorHAnsi"/>
                <w:sz w:val="18"/>
                <w:szCs w:val="18"/>
              </w:rPr>
              <w:t>&lt;&lt;User Entered Value; (XXXX.XX)&gt;&gt;</w:t>
            </w:r>
          </w:p>
        </w:tc>
        <w:tc>
          <w:tcPr>
            <w:tcW w:w="830" w:type="dxa"/>
            <w:tcPrChange w:id="287" w:author="Alhabibi, Haider@Energy" w:date="2022-03-07T12:09:00Z">
              <w:tcPr>
                <w:tcW w:w="830" w:type="dxa"/>
              </w:tcPr>
            </w:tcPrChange>
          </w:tcPr>
          <w:p w14:paraId="528CD857" w14:textId="201A4B3E" w:rsidR="003B4B94" w:rsidRDefault="003B4B94" w:rsidP="004B6E84">
            <w:pPr>
              <w:rPr>
                <w:rFonts w:asciiTheme="minorHAnsi" w:hAnsiTheme="minorHAnsi"/>
                <w:sz w:val="18"/>
                <w:szCs w:val="18"/>
              </w:rPr>
            </w:pPr>
            <w:r>
              <w:rPr>
                <w:rFonts w:asciiTheme="minorHAnsi" w:hAnsiTheme="minorHAnsi"/>
                <w:sz w:val="18"/>
                <w:szCs w:val="18"/>
              </w:rPr>
              <w:t>&lt;&lt;User Entered Value; (XX.XX)&gt;&gt;</w:t>
            </w:r>
          </w:p>
        </w:tc>
        <w:tc>
          <w:tcPr>
            <w:tcW w:w="830" w:type="dxa"/>
            <w:tcPrChange w:id="288" w:author="Alhabibi, Haider@Energy" w:date="2022-03-07T12:09:00Z">
              <w:tcPr>
                <w:tcW w:w="830" w:type="dxa"/>
              </w:tcPr>
            </w:tcPrChange>
          </w:tcPr>
          <w:p w14:paraId="4D3FEA2D" w14:textId="11074A2D" w:rsidR="003B4B94" w:rsidRDefault="003B4B94" w:rsidP="00DE3DC8">
            <w:pPr>
              <w:keepNext/>
              <w:rPr>
                <w:rFonts w:asciiTheme="minorHAnsi" w:hAnsiTheme="minorHAnsi"/>
                <w:sz w:val="18"/>
                <w:szCs w:val="18"/>
              </w:rPr>
            </w:pPr>
            <w:r>
              <w:rPr>
                <w:rFonts w:asciiTheme="minorHAnsi" w:hAnsiTheme="minorHAnsi"/>
                <w:sz w:val="18"/>
                <w:szCs w:val="18"/>
              </w:rPr>
              <w:t xml:space="preserve">&lt;&lt;Defaults to B05 </w:t>
            </w:r>
          </w:p>
          <w:p w14:paraId="00546B2F" w14:textId="4C51C0D2" w:rsidR="003B4B94" w:rsidRDefault="003B4B94">
            <w:pPr>
              <w:rPr>
                <w:rFonts w:asciiTheme="minorHAnsi" w:hAnsiTheme="minorHAnsi"/>
                <w:sz w:val="18"/>
                <w:szCs w:val="18"/>
              </w:rPr>
            </w:pPr>
            <w:r>
              <w:rPr>
                <w:rFonts w:asciiTheme="minorHAnsi" w:hAnsiTheme="minorHAnsi"/>
                <w:sz w:val="18"/>
                <w:szCs w:val="18"/>
              </w:rPr>
              <w:t>otherwise, User Entered Value; (XXXX.XX); Not to exceed B05 (rated airflow)&gt;&gt;</w:t>
            </w:r>
          </w:p>
        </w:tc>
        <w:tc>
          <w:tcPr>
            <w:tcW w:w="830" w:type="dxa"/>
            <w:tcPrChange w:id="289" w:author="Alhabibi, Haider@Energy" w:date="2022-03-07T12:09:00Z">
              <w:tcPr>
                <w:tcW w:w="830" w:type="dxa"/>
              </w:tcPr>
            </w:tcPrChange>
          </w:tcPr>
          <w:p w14:paraId="41A09AED" w14:textId="5130C24F" w:rsidR="003B4B94" w:rsidRDefault="003B4B94" w:rsidP="004B6E84">
            <w:pPr>
              <w:rPr>
                <w:rFonts w:asciiTheme="minorHAnsi" w:hAnsiTheme="minorHAnsi"/>
                <w:sz w:val="18"/>
                <w:szCs w:val="18"/>
              </w:rPr>
            </w:pPr>
            <w:r>
              <w:rPr>
                <w:rFonts w:asciiTheme="minorHAnsi" w:hAnsiTheme="minorHAnsi"/>
                <w:sz w:val="18"/>
                <w:szCs w:val="18"/>
              </w:rPr>
              <w:t>&lt;&lt;User Entry; Selections = (Demand Control, Continuous)&gt;&gt;</w:t>
            </w:r>
          </w:p>
        </w:tc>
        <w:tc>
          <w:tcPr>
            <w:tcW w:w="830" w:type="dxa"/>
            <w:tcPrChange w:id="290" w:author="Alhabibi, Haider@Energy" w:date="2022-03-07T12:09:00Z">
              <w:tcPr>
                <w:tcW w:w="830" w:type="dxa"/>
              </w:tcPr>
            </w:tcPrChange>
          </w:tcPr>
          <w:p w14:paraId="496B289D" w14:textId="56019B83" w:rsidR="003B4B94" w:rsidRDefault="003B4B94" w:rsidP="00DE3DC8">
            <w:pPr>
              <w:keepNext/>
              <w:rPr>
                <w:ins w:id="291" w:author="Shewmaker, Michael@Energy" w:date="2022-02-02T14:22:00Z"/>
                <w:rFonts w:asciiTheme="minorHAnsi" w:hAnsiTheme="minorHAnsi"/>
                <w:sz w:val="18"/>
                <w:szCs w:val="18"/>
              </w:rPr>
            </w:pPr>
            <w:ins w:id="292" w:author="Shewmaker, Michael@Energy" w:date="2022-02-02T14:22:00Z">
              <w:r>
                <w:rPr>
                  <w:rFonts w:asciiTheme="minorHAnsi" w:hAnsiTheme="minorHAnsi"/>
                  <w:sz w:val="18"/>
                  <w:szCs w:val="18"/>
                </w:rPr>
                <w:t xml:space="preserve">&lt;&lt;If </w:t>
              </w:r>
            </w:ins>
            <w:ins w:id="293" w:author="Shewmaker, Michael@Energy" w:date="2022-02-02T14:26:00Z">
              <w:r>
                <w:rPr>
                  <w:rFonts w:asciiTheme="minorHAnsi" w:hAnsiTheme="minorHAnsi"/>
                  <w:sz w:val="18"/>
                  <w:szCs w:val="18"/>
                </w:rPr>
                <w:t>B</w:t>
              </w:r>
            </w:ins>
            <w:ins w:id="294" w:author="Shewmaker, Michael@Energy" w:date="2022-02-02T14:22:00Z">
              <w:r>
                <w:rPr>
                  <w:rFonts w:asciiTheme="minorHAnsi" w:hAnsiTheme="minorHAnsi"/>
                  <w:sz w:val="18"/>
                  <w:szCs w:val="18"/>
                </w:rPr>
                <w:t>08=Continuous, then report N/</w:t>
              </w:r>
              <w:proofErr w:type="gramStart"/>
              <w:r>
                <w:rPr>
                  <w:rFonts w:asciiTheme="minorHAnsi" w:hAnsiTheme="minorHAnsi"/>
                  <w:sz w:val="18"/>
                  <w:szCs w:val="18"/>
                </w:rPr>
                <w:t>A;</w:t>
              </w:r>
              <w:proofErr w:type="gramEnd"/>
            </w:ins>
          </w:p>
          <w:p w14:paraId="4DC6C2A1" w14:textId="77777777" w:rsidR="003B4B94" w:rsidRDefault="003B4B94" w:rsidP="00DE3DC8">
            <w:pPr>
              <w:keepNext/>
              <w:rPr>
                <w:ins w:id="295" w:author="Shewmaker, Michael@Energy" w:date="2022-02-02T14:22:00Z"/>
                <w:rFonts w:asciiTheme="minorHAnsi" w:hAnsiTheme="minorHAnsi"/>
                <w:sz w:val="18"/>
                <w:szCs w:val="18"/>
              </w:rPr>
            </w:pPr>
          </w:p>
          <w:p w14:paraId="751BC1F5" w14:textId="77777777" w:rsidR="003B4B94" w:rsidRDefault="003B4B94" w:rsidP="00DE3DC8">
            <w:pPr>
              <w:keepNext/>
              <w:rPr>
                <w:ins w:id="296" w:author="Shewmaker, Michael@Energy" w:date="2022-02-02T14:22:00Z"/>
                <w:rFonts w:asciiTheme="minorHAnsi" w:hAnsiTheme="minorHAnsi"/>
                <w:sz w:val="18"/>
                <w:szCs w:val="18"/>
              </w:rPr>
            </w:pPr>
            <w:ins w:id="297" w:author="Shewmaker, Michael@Energy" w:date="2022-02-02T14:22:00Z">
              <w:r>
                <w:rPr>
                  <w:rFonts w:asciiTheme="minorHAnsi" w:hAnsiTheme="minorHAnsi"/>
                  <w:sz w:val="18"/>
                  <w:szCs w:val="18"/>
                </w:rPr>
                <w:t xml:space="preserve">Else </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 *Airflow; or</w:t>
              </w:r>
            </w:ins>
          </w:p>
          <w:p w14:paraId="01EEA4A3" w14:textId="340CA287" w:rsidR="003B4B94" w:rsidRDefault="003B4B94" w:rsidP="00DE3DC8">
            <w:pPr>
              <w:keepNext/>
              <w:rPr>
                <w:ins w:id="298" w:author="Shewmaker, Michael@Energy" w:date="2022-02-02T14:20:00Z"/>
                <w:rFonts w:asciiTheme="minorHAnsi" w:hAnsiTheme="minorHAnsi"/>
                <w:sz w:val="18"/>
                <w:szCs w:val="18"/>
              </w:rPr>
            </w:pPr>
            <w:ins w:id="299" w:author="Shewmaker, Michael@Energy" w:date="2022-02-02T14:22:00Z">
              <w:r>
                <w:rPr>
                  <w:rFonts w:asciiTheme="minorHAnsi" w:hAnsiTheme="minorHAnsi"/>
                  <w:sz w:val="18"/>
                  <w:szCs w:val="18"/>
                </w:rPr>
                <w:t>*Capture Efficiency&gt;&gt;</w:t>
              </w:r>
            </w:ins>
          </w:p>
        </w:tc>
        <w:tc>
          <w:tcPr>
            <w:tcW w:w="830" w:type="dxa"/>
            <w:tcPrChange w:id="300" w:author="Alhabibi, Haider@Energy" w:date="2022-03-07T12:09:00Z">
              <w:tcPr>
                <w:tcW w:w="830" w:type="dxa"/>
              </w:tcPr>
            </w:tcPrChange>
          </w:tcPr>
          <w:p w14:paraId="49D10A14" w14:textId="134420C1" w:rsidR="003B4B94" w:rsidRDefault="003B4B94" w:rsidP="00FD6CA3">
            <w:pPr>
              <w:keepNext/>
              <w:rPr>
                <w:ins w:id="301" w:author="Shewmaker, Michael@Energy" w:date="2022-02-02T14:23:00Z"/>
                <w:rFonts w:asciiTheme="minorHAnsi" w:hAnsiTheme="minorHAnsi"/>
                <w:sz w:val="18"/>
                <w:szCs w:val="18"/>
              </w:rPr>
            </w:pPr>
            <w:ins w:id="302" w:author="Shewmaker, Michael@Energy" w:date="2022-02-02T14:23:00Z">
              <w:r>
                <w:rPr>
                  <w:rFonts w:asciiTheme="minorHAnsi" w:hAnsiTheme="minorHAnsi"/>
                  <w:sz w:val="18"/>
                  <w:szCs w:val="18"/>
                </w:rPr>
                <w:t xml:space="preserve">&lt;&lt;if </w:t>
              </w:r>
            </w:ins>
            <w:ins w:id="303" w:author="Shewmaker, Michael@Energy" w:date="2022-02-02T14:26:00Z">
              <w:r>
                <w:rPr>
                  <w:rFonts w:asciiTheme="minorHAnsi" w:hAnsiTheme="minorHAnsi"/>
                  <w:sz w:val="18"/>
                  <w:szCs w:val="18"/>
                </w:rPr>
                <w:t>B</w:t>
              </w:r>
            </w:ins>
            <w:ins w:id="304" w:author="Shewmaker, Michael@Energy" w:date="2022-02-02T14:23:00Z">
              <w:r>
                <w:rPr>
                  <w:rFonts w:asciiTheme="minorHAnsi" w:hAnsiTheme="minorHAnsi"/>
                  <w:sz w:val="18"/>
                  <w:szCs w:val="18"/>
                </w:rPr>
                <w:t xml:space="preserve">09a = Capture Efficiency, then result = “NA – See Table </w:t>
              </w:r>
            </w:ins>
            <w:ins w:id="305" w:author="Alhabibi, Haider@Energy" w:date="2022-03-08T13:25:00Z">
              <w:r w:rsidR="00902B3B">
                <w:rPr>
                  <w:rFonts w:asciiTheme="minorHAnsi" w:hAnsiTheme="minorHAnsi"/>
                  <w:sz w:val="18"/>
                  <w:szCs w:val="18"/>
                </w:rPr>
                <w:t>C2</w:t>
              </w:r>
            </w:ins>
            <w:ins w:id="306" w:author="Shewmaker, Michael@Energy" w:date="2022-02-02T14:23:00Z">
              <w:del w:id="307" w:author="Alhabibi, Haider@Energy" w:date="2022-03-08T13:25:00Z">
                <w:r w:rsidDel="00902B3B">
                  <w:rPr>
                    <w:rFonts w:asciiTheme="minorHAnsi" w:hAnsiTheme="minorHAnsi"/>
                    <w:sz w:val="18"/>
                    <w:szCs w:val="18"/>
                  </w:rPr>
                  <w:delText>E</w:delText>
                </w:r>
              </w:del>
              <w:r>
                <w:rPr>
                  <w:rFonts w:asciiTheme="minorHAnsi" w:hAnsiTheme="minorHAnsi"/>
                  <w:sz w:val="18"/>
                  <w:szCs w:val="18"/>
                </w:rPr>
                <w:t>.</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37C7256" w14:textId="34510AD9" w:rsidR="003B4B94" w:rsidRDefault="003B4B94" w:rsidP="00FD6CA3">
            <w:pPr>
              <w:keepNext/>
              <w:rPr>
                <w:ins w:id="308" w:author="Shewmaker, Michael@Energy" w:date="2022-02-02T14:23:00Z"/>
                <w:rFonts w:asciiTheme="minorHAnsi" w:hAnsiTheme="minorHAnsi"/>
                <w:sz w:val="18"/>
                <w:szCs w:val="18"/>
              </w:rPr>
            </w:pPr>
            <w:ins w:id="309" w:author="Shewmaker, Michael@Energy" w:date="2022-02-02T14:23:00Z">
              <w:r>
                <w:rPr>
                  <w:rFonts w:asciiTheme="minorHAnsi" w:hAnsiTheme="minorHAnsi"/>
                  <w:sz w:val="18"/>
                  <w:szCs w:val="18"/>
                </w:rPr>
                <w:t xml:space="preserve">Elseif </w:t>
              </w:r>
            </w:ins>
            <w:ins w:id="310" w:author="Shewmaker, Michael@Energy" w:date="2022-02-02T14:26:00Z">
              <w:r>
                <w:rPr>
                  <w:rFonts w:asciiTheme="minorHAnsi" w:hAnsiTheme="minorHAnsi"/>
                  <w:sz w:val="18"/>
                  <w:szCs w:val="18"/>
                </w:rPr>
                <w:t>B</w:t>
              </w:r>
            </w:ins>
            <w:ins w:id="311" w:author="Shewmaker, Michael@Energy" w:date="2022-02-02T14:23:00Z">
              <w:r>
                <w:rPr>
                  <w:rFonts w:asciiTheme="minorHAnsi" w:hAnsiTheme="minorHAnsi"/>
                  <w:sz w:val="18"/>
                  <w:szCs w:val="18"/>
                </w:rPr>
                <w:t>09a = Airflow, then calculate the following as default:</w:t>
              </w:r>
            </w:ins>
          </w:p>
          <w:p w14:paraId="083B3B9E" w14:textId="06CF94BD" w:rsidR="003B4B94" w:rsidRDefault="003B4B94" w:rsidP="00FD6CA3">
            <w:pPr>
              <w:keepNext/>
              <w:rPr>
                <w:ins w:id="312" w:author="Shewmaker, Michael@Energy" w:date="2022-02-02T14:23:00Z"/>
                <w:rFonts w:asciiTheme="minorHAnsi" w:hAnsiTheme="minorHAnsi"/>
                <w:sz w:val="18"/>
                <w:szCs w:val="18"/>
              </w:rPr>
            </w:pPr>
            <w:ins w:id="313" w:author="Shewmaker, Michael@Energy" w:date="2022-02-02T14:23:00Z">
              <w:r>
                <w:rPr>
                  <w:rFonts w:asciiTheme="minorHAnsi" w:hAnsiTheme="minorHAnsi"/>
                  <w:sz w:val="18"/>
                  <w:szCs w:val="18"/>
                </w:rPr>
                <w:t xml:space="preserve">If the following three conditions are met: (1) </w:t>
              </w:r>
            </w:ins>
            <w:ins w:id="314" w:author="Shewmaker, Michael@Energy" w:date="2022-02-02T14:26:00Z">
              <w:r>
                <w:rPr>
                  <w:rFonts w:asciiTheme="minorHAnsi" w:hAnsiTheme="minorHAnsi"/>
                  <w:sz w:val="18"/>
                  <w:szCs w:val="18"/>
                </w:rPr>
                <w:t>B</w:t>
              </w:r>
            </w:ins>
            <w:ins w:id="315" w:author="Shewmaker, Michael@Energy" w:date="2022-02-02T14:23:00Z">
              <w:r>
                <w:rPr>
                  <w:rFonts w:asciiTheme="minorHAnsi" w:hAnsiTheme="minorHAnsi"/>
                  <w:sz w:val="18"/>
                  <w:szCs w:val="18"/>
                </w:rPr>
                <w:t xml:space="preserve">08=Demand Control, </w:t>
              </w:r>
              <w:r>
                <w:rPr>
                  <w:rFonts w:asciiTheme="minorHAnsi" w:hAnsiTheme="minorHAnsi"/>
                  <w:sz w:val="18"/>
                  <w:szCs w:val="18"/>
                </w:rPr>
                <w:lastRenderedPageBreak/>
                <w:t xml:space="preserve">(2) </w:t>
              </w:r>
            </w:ins>
            <w:ins w:id="316" w:author="Shewmaker, Michael@Energy" w:date="2022-02-02T14:26:00Z">
              <w:r>
                <w:rPr>
                  <w:rFonts w:asciiTheme="minorHAnsi" w:hAnsiTheme="minorHAnsi"/>
                  <w:sz w:val="18"/>
                  <w:szCs w:val="18"/>
                </w:rPr>
                <w:t>B</w:t>
              </w:r>
            </w:ins>
            <w:ins w:id="317" w:author="Shewmaker, Michael@Energy" w:date="2022-02-02T14:23:00Z">
              <w:r>
                <w:rPr>
                  <w:rFonts w:asciiTheme="minorHAnsi" w:hAnsiTheme="minorHAnsi"/>
                  <w:sz w:val="18"/>
                  <w:szCs w:val="18"/>
                </w:rPr>
                <w:t>03=Vent Range Hood, and (3) A08=Electric, AND</w:t>
              </w:r>
            </w:ins>
          </w:p>
          <w:p w14:paraId="636ABEF0" w14:textId="77777777" w:rsidR="003B4B94" w:rsidRDefault="003B4B94" w:rsidP="00FD6CA3">
            <w:pPr>
              <w:keepNext/>
              <w:rPr>
                <w:ins w:id="318" w:author="Shewmaker, Michael@Energy" w:date="2022-02-02T14:23:00Z"/>
                <w:rFonts w:asciiTheme="minorHAnsi" w:hAnsiTheme="minorHAnsi"/>
                <w:sz w:val="18"/>
                <w:szCs w:val="18"/>
              </w:rPr>
            </w:pPr>
            <w:ins w:id="319"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ins>
          </w:p>
          <w:p w14:paraId="112BF347" w14:textId="77777777" w:rsidR="003B4B94" w:rsidRDefault="003B4B94" w:rsidP="00FD6CA3">
            <w:pPr>
              <w:keepNext/>
              <w:rPr>
                <w:ins w:id="320" w:author="Shewmaker, Michael@Energy" w:date="2022-02-02T14:23:00Z"/>
                <w:rFonts w:asciiTheme="minorHAnsi" w:hAnsiTheme="minorHAnsi"/>
                <w:sz w:val="18"/>
                <w:szCs w:val="18"/>
              </w:rPr>
            </w:pPr>
            <w:ins w:id="321" w:author="Shewmaker, Michael@Energy" w:date="2022-02-02T14:23:00Z">
              <w:r>
                <w:rPr>
                  <w:rFonts w:asciiTheme="minorHAnsi" w:hAnsiTheme="minorHAnsi"/>
                  <w:sz w:val="18"/>
                  <w:szCs w:val="18"/>
                </w:rPr>
                <w:t xml:space="preserve">Elseif A07 = 1,000-1,500, then result = </w:t>
              </w:r>
              <w:proofErr w:type="gramStart"/>
              <w:r>
                <w:rPr>
                  <w:rFonts w:asciiTheme="minorHAnsi" w:hAnsiTheme="minorHAnsi"/>
                  <w:sz w:val="18"/>
                  <w:szCs w:val="18"/>
                </w:rPr>
                <w:t>110;</w:t>
              </w:r>
              <w:proofErr w:type="gramEnd"/>
            </w:ins>
          </w:p>
          <w:p w14:paraId="5E20A875" w14:textId="77777777" w:rsidR="003B4B94" w:rsidRDefault="003B4B94" w:rsidP="00FD6CA3">
            <w:pPr>
              <w:keepNext/>
              <w:rPr>
                <w:ins w:id="322" w:author="Shewmaker, Michael@Energy" w:date="2022-02-02T14:23:00Z"/>
                <w:rFonts w:asciiTheme="minorHAnsi" w:hAnsiTheme="minorHAnsi"/>
                <w:sz w:val="18"/>
                <w:szCs w:val="18"/>
              </w:rPr>
            </w:pPr>
            <w:ins w:id="323" w:author="Shewmaker, Michael@Energy" w:date="2022-02-02T14:23:00Z">
              <w:r>
                <w:rPr>
                  <w:rFonts w:asciiTheme="minorHAnsi" w:hAnsiTheme="minorHAnsi"/>
                  <w:sz w:val="18"/>
                  <w:szCs w:val="18"/>
                </w:rPr>
                <w:t xml:space="preserve">Elseif A07 = 750-1,000, then result = 130; ElseifA07 = &lt; 750, then result = 160; End </w:t>
              </w:r>
              <w:proofErr w:type="gramStart"/>
              <w:r>
                <w:rPr>
                  <w:rFonts w:asciiTheme="minorHAnsi" w:hAnsiTheme="minorHAnsi"/>
                  <w:sz w:val="18"/>
                  <w:szCs w:val="18"/>
                </w:rPr>
                <w:t>if;</w:t>
              </w:r>
              <w:proofErr w:type="gramEnd"/>
            </w:ins>
          </w:p>
          <w:p w14:paraId="25EB7D27" w14:textId="77777777" w:rsidR="003B4B94" w:rsidRDefault="003B4B94" w:rsidP="00FD6CA3">
            <w:pPr>
              <w:keepNext/>
              <w:rPr>
                <w:ins w:id="324" w:author="Shewmaker, Michael@Energy" w:date="2022-02-02T14:23:00Z"/>
                <w:rFonts w:asciiTheme="minorHAnsi" w:hAnsiTheme="minorHAnsi"/>
                <w:sz w:val="18"/>
                <w:szCs w:val="18"/>
              </w:rPr>
            </w:pPr>
          </w:p>
          <w:p w14:paraId="562D032E" w14:textId="08A9E61C" w:rsidR="003B4B94" w:rsidRDefault="003B4B94" w:rsidP="00FD6CA3">
            <w:pPr>
              <w:keepNext/>
              <w:rPr>
                <w:ins w:id="325" w:author="Shewmaker, Michael@Energy" w:date="2022-02-02T14:23:00Z"/>
                <w:rFonts w:asciiTheme="minorHAnsi" w:hAnsiTheme="minorHAnsi"/>
                <w:sz w:val="18"/>
                <w:szCs w:val="18"/>
              </w:rPr>
            </w:pPr>
            <w:ins w:id="326" w:author="Shewmaker, Michael@Energy" w:date="2022-02-02T14:23:00Z">
              <w:r>
                <w:rPr>
                  <w:rFonts w:asciiTheme="minorHAnsi" w:hAnsiTheme="minorHAnsi"/>
                  <w:sz w:val="18"/>
                  <w:szCs w:val="18"/>
                </w:rPr>
                <w:t xml:space="preserve">Elseif the following three conditions are met: (1) </w:t>
              </w:r>
            </w:ins>
            <w:ins w:id="327" w:author="Shewmaker, Michael@Energy" w:date="2022-02-02T14:26:00Z">
              <w:r>
                <w:rPr>
                  <w:rFonts w:asciiTheme="minorHAnsi" w:hAnsiTheme="minorHAnsi"/>
                  <w:sz w:val="18"/>
                  <w:szCs w:val="18"/>
                </w:rPr>
                <w:t>B</w:t>
              </w:r>
            </w:ins>
            <w:ins w:id="328" w:author="Shewmaker, Michael@Energy" w:date="2022-02-02T14:23:00Z">
              <w:r>
                <w:rPr>
                  <w:rFonts w:asciiTheme="minorHAnsi" w:hAnsiTheme="minorHAnsi"/>
                  <w:sz w:val="18"/>
                  <w:szCs w:val="18"/>
                </w:rPr>
                <w:t xml:space="preserve">08=Demand Control, (2) </w:t>
              </w:r>
            </w:ins>
            <w:ins w:id="329" w:author="Shewmaker, Michael@Energy" w:date="2022-02-02T14:26:00Z">
              <w:r>
                <w:rPr>
                  <w:rFonts w:asciiTheme="minorHAnsi" w:hAnsiTheme="minorHAnsi"/>
                  <w:sz w:val="18"/>
                  <w:szCs w:val="18"/>
                </w:rPr>
                <w:t>B</w:t>
              </w:r>
            </w:ins>
            <w:ins w:id="330" w:author="Shewmaker, Michael@Energy" w:date="2022-02-02T14:23:00Z">
              <w:r>
                <w:rPr>
                  <w:rFonts w:asciiTheme="minorHAnsi" w:hAnsiTheme="minorHAnsi"/>
                  <w:sz w:val="18"/>
                  <w:szCs w:val="18"/>
                </w:rPr>
                <w:t>03=Vent Range Hood, and (3) A08 = Natural Gas, AND</w:t>
              </w:r>
            </w:ins>
          </w:p>
          <w:p w14:paraId="17DFD687" w14:textId="77777777" w:rsidR="003B4B94" w:rsidRDefault="003B4B94" w:rsidP="00FD6CA3">
            <w:pPr>
              <w:keepNext/>
              <w:rPr>
                <w:ins w:id="331" w:author="Shewmaker, Michael@Energy" w:date="2022-02-02T14:23:00Z"/>
                <w:rFonts w:asciiTheme="minorHAnsi" w:hAnsiTheme="minorHAnsi"/>
                <w:sz w:val="18"/>
                <w:szCs w:val="18"/>
              </w:rPr>
            </w:pPr>
            <w:ins w:id="332"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ins>
          </w:p>
          <w:p w14:paraId="0135B238" w14:textId="77777777" w:rsidR="003B4B94" w:rsidRDefault="003B4B94" w:rsidP="00FD6CA3">
            <w:pPr>
              <w:keepNext/>
              <w:rPr>
                <w:ins w:id="333" w:author="Shewmaker, Michael@Energy" w:date="2022-02-02T14:23:00Z"/>
                <w:rFonts w:asciiTheme="minorHAnsi" w:hAnsiTheme="minorHAnsi"/>
                <w:sz w:val="18"/>
                <w:szCs w:val="18"/>
              </w:rPr>
            </w:pPr>
            <w:ins w:id="334" w:author="Shewmaker, Michael@Energy" w:date="2022-02-02T14:23:00Z">
              <w:r>
                <w:rPr>
                  <w:rFonts w:asciiTheme="minorHAnsi" w:hAnsiTheme="minorHAnsi"/>
                  <w:sz w:val="18"/>
                  <w:szCs w:val="18"/>
                </w:rPr>
                <w:lastRenderedPageBreak/>
                <w:t xml:space="preserve">Elseif A07=1,000-1,500, then result = </w:t>
              </w:r>
              <w:proofErr w:type="gramStart"/>
              <w:r>
                <w:rPr>
                  <w:rFonts w:asciiTheme="minorHAnsi" w:hAnsiTheme="minorHAnsi"/>
                  <w:sz w:val="18"/>
                  <w:szCs w:val="18"/>
                </w:rPr>
                <w:t>250;</w:t>
              </w:r>
              <w:proofErr w:type="gramEnd"/>
            </w:ins>
          </w:p>
          <w:p w14:paraId="0402B22A" w14:textId="77777777" w:rsidR="003B4B94" w:rsidRDefault="003B4B94" w:rsidP="00FD6CA3">
            <w:pPr>
              <w:keepNext/>
              <w:rPr>
                <w:ins w:id="335" w:author="Shewmaker, Michael@Energy" w:date="2022-02-02T14:23:00Z"/>
                <w:rFonts w:asciiTheme="minorHAnsi" w:hAnsiTheme="minorHAnsi"/>
                <w:sz w:val="18"/>
                <w:szCs w:val="18"/>
              </w:rPr>
            </w:pPr>
            <w:ins w:id="336" w:author="Shewmaker, Michael@Energy" w:date="2022-02-02T14:23:00Z">
              <w:r>
                <w:rPr>
                  <w:rFonts w:asciiTheme="minorHAnsi" w:hAnsiTheme="minorHAnsi"/>
                  <w:sz w:val="18"/>
                  <w:szCs w:val="18"/>
                </w:rPr>
                <w:t xml:space="preserve">Elseif A07 = 750-1,000, then result = 280; End </w:t>
              </w:r>
              <w:proofErr w:type="gramStart"/>
              <w:r>
                <w:rPr>
                  <w:rFonts w:asciiTheme="minorHAnsi" w:hAnsiTheme="minorHAnsi"/>
                  <w:sz w:val="18"/>
                  <w:szCs w:val="18"/>
                </w:rPr>
                <w:t>if;</w:t>
              </w:r>
              <w:proofErr w:type="gramEnd"/>
            </w:ins>
          </w:p>
          <w:p w14:paraId="7679A1FD" w14:textId="77777777" w:rsidR="003B4B94" w:rsidRDefault="003B4B94" w:rsidP="00FD6CA3">
            <w:pPr>
              <w:keepNext/>
              <w:rPr>
                <w:ins w:id="337" w:author="Shewmaker, Michael@Energy" w:date="2022-02-02T14:23:00Z"/>
                <w:rFonts w:asciiTheme="minorHAnsi" w:hAnsiTheme="minorHAnsi"/>
                <w:sz w:val="18"/>
                <w:szCs w:val="18"/>
              </w:rPr>
            </w:pPr>
          </w:p>
          <w:p w14:paraId="33485D1B" w14:textId="476E7886" w:rsidR="003B4B94" w:rsidRDefault="003B4B94" w:rsidP="00FD6CA3">
            <w:pPr>
              <w:keepNext/>
              <w:rPr>
                <w:ins w:id="338" w:author="Shewmaker, Michael@Energy" w:date="2022-02-02T14:23:00Z"/>
                <w:rFonts w:asciiTheme="minorHAnsi" w:hAnsiTheme="minorHAnsi"/>
                <w:sz w:val="18"/>
                <w:szCs w:val="18"/>
              </w:rPr>
            </w:pPr>
            <w:ins w:id="339" w:author="Shewmaker, Michael@Energy" w:date="2022-02-02T14:23:00Z">
              <w:r>
                <w:rPr>
                  <w:rFonts w:asciiTheme="minorHAnsi" w:hAnsiTheme="minorHAnsi"/>
                  <w:sz w:val="18"/>
                  <w:szCs w:val="18"/>
                </w:rPr>
                <w:t xml:space="preserve">Elseif the following three conditions are met: (1) </w:t>
              </w:r>
            </w:ins>
            <w:ins w:id="340" w:author="Shewmaker, Michael@Energy" w:date="2022-02-02T14:26:00Z">
              <w:r>
                <w:rPr>
                  <w:rFonts w:asciiTheme="minorHAnsi" w:hAnsiTheme="minorHAnsi"/>
                  <w:sz w:val="18"/>
                  <w:szCs w:val="18"/>
                </w:rPr>
                <w:t>B</w:t>
              </w:r>
            </w:ins>
            <w:ins w:id="341" w:author="Shewmaker, Michael@Energy" w:date="2022-02-02T14:23:00Z">
              <w:r>
                <w:rPr>
                  <w:rFonts w:asciiTheme="minorHAnsi" w:hAnsiTheme="minorHAnsi"/>
                  <w:sz w:val="18"/>
                  <w:szCs w:val="18"/>
                </w:rPr>
                <w:t xml:space="preserve">08=Demand Control, (2) A06 = Enclosed, and </w:t>
              </w:r>
            </w:ins>
            <w:ins w:id="342" w:author="Shewmaker, Michael@Energy" w:date="2022-02-02T14:26:00Z">
              <w:r>
                <w:rPr>
                  <w:rFonts w:asciiTheme="minorHAnsi" w:hAnsiTheme="minorHAnsi"/>
                  <w:sz w:val="18"/>
                  <w:szCs w:val="18"/>
                </w:rPr>
                <w:t>B</w:t>
              </w:r>
            </w:ins>
            <w:ins w:id="343" w:author="Shewmaker, Michael@Energy" w:date="2022-02-02T14:23:00Z">
              <w:r>
                <w:rPr>
                  <w:rFonts w:asciiTheme="minorHAnsi" w:hAnsiTheme="minorHAnsi"/>
                  <w:sz w:val="18"/>
                  <w:szCs w:val="18"/>
                </w:rPr>
                <w:t>03 = Other or Downdraft, then result is the lesser of 300 cfm or (5*(A05/60)</w:t>
              </w:r>
              <w:proofErr w:type="gramStart"/>
              <w:r>
                <w:rPr>
                  <w:rFonts w:asciiTheme="minorHAnsi" w:hAnsiTheme="minorHAnsi"/>
                  <w:sz w:val="18"/>
                  <w:szCs w:val="18"/>
                </w:rPr>
                <w:t>);</w:t>
              </w:r>
              <w:proofErr w:type="gramEnd"/>
            </w:ins>
          </w:p>
          <w:p w14:paraId="7A28A880" w14:textId="77777777" w:rsidR="003B4B94" w:rsidRDefault="003B4B94" w:rsidP="00FD6CA3">
            <w:pPr>
              <w:keepNext/>
              <w:rPr>
                <w:ins w:id="344" w:author="Shewmaker, Michael@Energy" w:date="2022-02-02T14:23:00Z"/>
                <w:rFonts w:asciiTheme="minorHAnsi" w:hAnsiTheme="minorHAnsi"/>
                <w:sz w:val="18"/>
                <w:szCs w:val="18"/>
              </w:rPr>
            </w:pPr>
          </w:p>
          <w:p w14:paraId="04D53296" w14:textId="23D021D8" w:rsidR="003B4B94" w:rsidRDefault="003B4B94" w:rsidP="00FD6CA3">
            <w:pPr>
              <w:keepNext/>
              <w:rPr>
                <w:ins w:id="345" w:author="Shewmaker, Michael@Energy" w:date="2022-02-02T14:23:00Z"/>
                <w:rFonts w:asciiTheme="minorHAnsi" w:hAnsiTheme="minorHAnsi"/>
                <w:sz w:val="18"/>
                <w:szCs w:val="18"/>
              </w:rPr>
            </w:pPr>
            <w:ins w:id="346" w:author="Shewmaker, Michael@Energy" w:date="2022-02-02T14:23:00Z">
              <w:r>
                <w:rPr>
                  <w:rFonts w:asciiTheme="minorHAnsi" w:hAnsiTheme="minorHAnsi"/>
                  <w:sz w:val="18"/>
                  <w:szCs w:val="18"/>
                </w:rPr>
                <w:t xml:space="preserve">Elseif the following three conditions are met: (1) </w:t>
              </w:r>
            </w:ins>
            <w:ins w:id="347" w:author="Shewmaker, Michael@Energy" w:date="2022-02-02T14:27:00Z">
              <w:r>
                <w:rPr>
                  <w:rFonts w:asciiTheme="minorHAnsi" w:hAnsiTheme="minorHAnsi"/>
                  <w:sz w:val="18"/>
                  <w:szCs w:val="18"/>
                </w:rPr>
                <w:t>B</w:t>
              </w:r>
            </w:ins>
            <w:ins w:id="348" w:author="Shewmaker, Michael@Energy" w:date="2022-02-02T14:23:00Z">
              <w:r>
                <w:rPr>
                  <w:rFonts w:asciiTheme="minorHAnsi" w:hAnsiTheme="minorHAnsi"/>
                  <w:sz w:val="18"/>
                  <w:szCs w:val="18"/>
                </w:rPr>
                <w:t xml:space="preserve">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w:t>
              </w:r>
            </w:ins>
            <w:ins w:id="349" w:author="Shewmaker, Michael@Energy" w:date="2022-02-02T14:27:00Z">
              <w:r>
                <w:rPr>
                  <w:rFonts w:asciiTheme="minorHAnsi" w:hAnsiTheme="minorHAnsi"/>
                  <w:sz w:val="18"/>
                  <w:szCs w:val="18"/>
                </w:rPr>
                <w:t>B</w:t>
              </w:r>
            </w:ins>
            <w:ins w:id="350" w:author="Shewmaker, Michael@Energy" w:date="2022-02-02T14:23:00Z">
              <w:r>
                <w:rPr>
                  <w:rFonts w:asciiTheme="minorHAnsi" w:hAnsiTheme="minorHAnsi"/>
                  <w:sz w:val="18"/>
                  <w:szCs w:val="18"/>
                </w:rPr>
                <w:t xml:space="preserve">03 = Other </w:t>
              </w:r>
              <w:r>
                <w:rPr>
                  <w:rFonts w:asciiTheme="minorHAnsi" w:hAnsiTheme="minorHAnsi"/>
                  <w:sz w:val="18"/>
                  <w:szCs w:val="18"/>
                </w:rPr>
                <w:lastRenderedPageBreak/>
                <w:t xml:space="preserve">or Downdraft, then result = </w:t>
              </w:r>
              <w:proofErr w:type="gramStart"/>
              <w:r>
                <w:rPr>
                  <w:rFonts w:asciiTheme="minorHAnsi" w:hAnsiTheme="minorHAnsi"/>
                  <w:sz w:val="18"/>
                  <w:szCs w:val="18"/>
                </w:rPr>
                <w:t>300;</w:t>
              </w:r>
              <w:proofErr w:type="gramEnd"/>
            </w:ins>
          </w:p>
          <w:p w14:paraId="0202502E" w14:textId="77777777" w:rsidR="003B4B94" w:rsidRDefault="003B4B94" w:rsidP="00FD6CA3">
            <w:pPr>
              <w:keepNext/>
              <w:rPr>
                <w:ins w:id="351" w:author="Shewmaker, Michael@Energy" w:date="2022-02-02T14:23:00Z"/>
                <w:rFonts w:asciiTheme="minorHAnsi" w:hAnsiTheme="minorHAnsi"/>
                <w:sz w:val="18"/>
                <w:szCs w:val="18"/>
              </w:rPr>
            </w:pPr>
          </w:p>
          <w:p w14:paraId="2DCAA438" w14:textId="3981AA3A" w:rsidR="003B4B94" w:rsidRDefault="003B4B94" w:rsidP="00FD6CA3">
            <w:pPr>
              <w:keepNext/>
              <w:rPr>
                <w:ins w:id="352" w:author="Shewmaker, Michael@Energy" w:date="2022-02-02T14:23:00Z"/>
                <w:rFonts w:asciiTheme="minorHAnsi" w:hAnsiTheme="minorHAnsi"/>
                <w:sz w:val="18"/>
                <w:szCs w:val="18"/>
              </w:rPr>
            </w:pPr>
            <w:ins w:id="353" w:author="Shewmaker, Michael@Energy" w:date="2022-02-02T14:23:00Z">
              <w:r>
                <w:rPr>
                  <w:rFonts w:asciiTheme="minorHAnsi" w:hAnsiTheme="minorHAnsi"/>
                  <w:sz w:val="18"/>
                  <w:szCs w:val="18"/>
                </w:rPr>
                <w:t xml:space="preserve">Else result = “N/A – See Table </w:t>
              </w:r>
            </w:ins>
            <w:ins w:id="354" w:author="Alhabibi, Haider@Energy" w:date="2022-03-08T13:26:00Z">
              <w:r w:rsidR="006E22CA">
                <w:rPr>
                  <w:rFonts w:asciiTheme="minorHAnsi" w:hAnsiTheme="minorHAnsi"/>
                  <w:sz w:val="18"/>
                  <w:szCs w:val="18"/>
                </w:rPr>
                <w:t>C</w:t>
              </w:r>
            </w:ins>
            <w:ins w:id="355" w:author="Shewmaker, Michael@Energy" w:date="2022-02-02T14:23:00Z">
              <w:del w:id="356" w:author="Alhabibi, Haider@Energy" w:date="2022-03-08T13:26:00Z">
                <w:r w:rsidDel="006E22CA">
                  <w:rPr>
                    <w:rFonts w:asciiTheme="minorHAnsi" w:hAnsiTheme="minorHAnsi"/>
                    <w:sz w:val="18"/>
                    <w:szCs w:val="18"/>
                  </w:rPr>
                  <w:delText>D</w:delText>
                </w:r>
              </w:del>
              <w:r>
                <w:rPr>
                  <w:rFonts w:asciiTheme="minorHAnsi" w:hAnsiTheme="minorHAnsi"/>
                  <w:sz w:val="18"/>
                  <w:szCs w:val="18"/>
                </w:rPr>
                <w:t>.”</w:t>
              </w:r>
            </w:ins>
          </w:p>
          <w:p w14:paraId="1586A890" w14:textId="6D7AB82D" w:rsidR="003B4B94" w:rsidDel="00FD6CA3" w:rsidRDefault="003B4B94" w:rsidP="00DE3DC8">
            <w:pPr>
              <w:keepNext/>
              <w:rPr>
                <w:del w:id="357" w:author="Shewmaker, Michael@Energy" w:date="2022-02-02T14:23:00Z"/>
                <w:rFonts w:asciiTheme="minorHAnsi" w:hAnsiTheme="minorHAnsi"/>
                <w:sz w:val="18"/>
                <w:szCs w:val="18"/>
              </w:rPr>
            </w:pPr>
            <w:del w:id="358" w:author="Shewmaker, Michael@Energy" w:date="2022-02-02T14:23:00Z">
              <w:r w:rsidDel="00FD6CA3">
                <w:rPr>
                  <w:rFonts w:asciiTheme="minorHAnsi" w:hAnsiTheme="minorHAnsi"/>
                  <w:sz w:val="18"/>
                  <w:szCs w:val="18"/>
                </w:rPr>
                <w:delText xml:space="preserve">&lt;&lt;If B08 = Demand Control and B03 = Vented Range Hood, then Result = “100 cfm”; </w:delText>
              </w:r>
            </w:del>
          </w:p>
          <w:p w14:paraId="6CC494FC" w14:textId="17F877FB" w:rsidR="003B4B94" w:rsidDel="00FD6CA3" w:rsidRDefault="003B4B94" w:rsidP="00DE3DC8">
            <w:pPr>
              <w:keepNext/>
              <w:rPr>
                <w:del w:id="359" w:author="Shewmaker, Michael@Energy" w:date="2022-02-02T14:23:00Z"/>
                <w:rFonts w:asciiTheme="minorHAnsi" w:hAnsiTheme="minorHAnsi"/>
                <w:sz w:val="18"/>
                <w:szCs w:val="18"/>
              </w:rPr>
            </w:pPr>
          </w:p>
          <w:p w14:paraId="0C9EE59F" w14:textId="54215417" w:rsidR="003B4B94" w:rsidDel="00FD6CA3" w:rsidRDefault="003B4B94" w:rsidP="00DE3DC8">
            <w:pPr>
              <w:keepNext/>
              <w:rPr>
                <w:del w:id="360" w:author="Shewmaker, Michael@Energy" w:date="2022-02-02T14:23:00Z"/>
                <w:rFonts w:asciiTheme="minorHAnsi" w:hAnsiTheme="minorHAnsi"/>
                <w:sz w:val="18"/>
                <w:szCs w:val="18"/>
              </w:rPr>
            </w:pPr>
            <w:del w:id="361" w:author="Shewmaker, Michael@Energy" w:date="2022-02-02T14:23:00Z">
              <w:r w:rsidDel="00FD6CA3">
                <w:rPr>
                  <w:rFonts w:asciiTheme="minorHAnsi" w:hAnsiTheme="minorHAnsi"/>
                  <w:sz w:val="18"/>
                  <w:szCs w:val="18"/>
                </w:rPr>
                <w:delText xml:space="preserve">Else If B08 = Demand Control, A06 = Enclosed, and B03 = Other or Downdraft, then Result = lesser of </w:delText>
              </w:r>
              <w:r w:rsidRPr="003255BF" w:rsidDel="00FD6CA3">
                <w:rPr>
                  <w:rFonts w:asciiTheme="minorHAnsi" w:hAnsiTheme="minorHAnsi"/>
                  <w:sz w:val="18"/>
                  <w:szCs w:val="18"/>
                </w:rPr>
                <w:delText>300 cfm and 5*A05</w:delText>
              </w:r>
              <w:r w:rsidDel="00FD6CA3">
                <w:rPr>
                  <w:rFonts w:asciiTheme="minorHAnsi" w:hAnsiTheme="minorHAnsi"/>
                  <w:sz w:val="18"/>
                  <w:szCs w:val="18"/>
                </w:rPr>
                <w:delText>/60;</w:delText>
              </w:r>
            </w:del>
          </w:p>
          <w:p w14:paraId="46DBB1F2" w14:textId="1DA3E507" w:rsidR="003B4B94" w:rsidDel="00FD6CA3" w:rsidRDefault="003B4B94" w:rsidP="00DE3DC8">
            <w:pPr>
              <w:keepNext/>
              <w:rPr>
                <w:del w:id="362" w:author="Shewmaker, Michael@Energy" w:date="2022-02-02T14:23:00Z"/>
                <w:rFonts w:asciiTheme="minorHAnsi" w:hAnsiTheme="minorHAnsi"/>
                <w:sz w:val="18"/>
                <w:szCs w:val="18"/>
              </w:rPr>
            </w:pPr>
          </w:p>
          <w:p w14:paraId="530E25A1" w14:textId="394C0FF5" w:rsidR="003B4B94" w:rsidDel="00FD6CA3" w:rsidRDefault="003B4B94" w:rsidP="00DE3DC8">
            <w:pPr>
              <w:keepNext/>
              <w:rPr>
                <w:del w:id="363" w:author="Shewmaker, Michael@Energy" w:date="2022-02-02T14:23:00Z"/>
                <w:rFonts w:asciiTheme="minorHAnsi" w:hAnsiTheme="minorHAnsi"/>
                <w:sz w:val="18"/>
                <w:szCs w:val="18"/>
              </w:rPr>
            </w:pPr>
            <w:del w:id="364" w:author="Shewmaker, Michael@Energy" w:date="2022-02-02T14:23:00Z">
              <w:r w:rsidDel="00FD6CA3">
                <w:rPr>
                  <w:rFonts w:asciiTheme="minorHAnsi" w:hAnsiTheme="minorHAnsi"/>
                  <w:sz w:val="18"/>
                  <w:szCs w:val="18"/>
                </w:rPr>
                <w:delText xml:space="preserve">Else If B08 = Demand Control, A06 = Non-Enclosed, and B03 = Other or </w:delText>
              </w:r>
              <w:r w:rsidDel="00FD6CA3">
                <w:rPr>
                  <w:rFonts w:asciiTheme="minorHAnsi" w:hAnsiTheme="minorHAnsi"/>
                  <w:sz w:val="18"/>
                  <w:szCs w:val="18"/>
                </w:rPr>
                <w:lastRenderedPageBreak/>
                <w:delText xml:space="preserve">Downdraft, then Result = 300; </w:delText>
              </w:r>
            </w:del>
          </w:p>
          <w:p w14:paraId="2EAED20F" w14:textId="360D0EEF" w:rsidR="003B4B94" w:rsidDel="00FD6CA3" w:rsidRDefault="003B4B94" w:rsidP="00DE3DC8">
            <w:pPr>
              <w:keepNext/>
              <w:rPr>
                <w:del w:id="365" w:author="Shewmaker, Michael@Energy" w:date="2022-02-02T14:23:00Z"/>
                <w:rFonts w:asciiTheme="minorHAnsi" w:hAnsiTheme="minorHAnsi"/>
                <w:sz w:val="18"/>
                <w:szCs w:val="18"/>
              </w:rPr>
            </w:pPr>
          </w:p>
          <w:p w14:paraId="13F5B887" w14:textId="32B44BE9" w:rsidR="003B4B94" w:rsidDel="00FD6CA3" w:rsidRDefault="003B4B94" w:rsidP="00DE3DC8">
            <w:pPr>
              <w:keepNext/>
              <w:rPr>
                <w:del w:id="366" w:author="Shewmaker, Michael@Energy" w:date="2022-02-02T14:23:00Z"/>
                <w:rFonts w:asciiTheme="minorHAnsi" w:hAnsiTheme="minorHAnsi"/>
                <w:sz w:val="18"/>
                <w:szCs w:val="18"/>
              </w:rPr>
            </w:pPr>
            <w:del w:id="367" w:author="Shewmaker, Michael@Energy" w:date="2022-02-02T14:23:00Z">
              <w:r w:rsidDel="00FD6CA3">
                <w:rPr>
                  <w:rFonts w:asciiTheme="minorHAnsi" w:hAnsiTheme="minorHAnsi"/>
                  <w:sz w:val="18"/>
                  <w:szCs w:val="18"/>
                </w:rPr>
                <w:delText>Else If B08 = Continuous, then Result = “N/A – See Table C”</w:delText>
              </w:r>
            </w:del>
          </w:p>
          <w:p w14:paraId="4964606C" w14:textId="77777777" w:rsidR="003B4B94" w:rsidRDefault="003B4B94" w:rsidP="004B6E84">
            <w:pPr>
              <w:rPr>
                <w:rFonts w:asciiTheme="minorHAnsi" w:hAnsiTheme="minorHAnsi"/>
                <w:sz w:val="18"/>
                <w:szCs w:val="18"/>
              </w:rPr>
            </w:pPr>
          </w:p>
        </w:tc>
        <w:tc>
          <w:tcPr>
            <w:tcW w:w="830" w:type="dxa"/>
            <w:tcPrChange w:id="368" w:author="Alhabibi, Haider@Energy" w:date="2022-03-07T12:09:00Z">
              <w:tcPr>
                <w:tcW w:w="830" w:type="dxa"/>
              </w:tcPr>
            </w:tcPrChange>
          </w:tcPr>
          <w:p w14:paraId="4B692A91" w14:textId="77777777" w:rsidR="009A3A53" w:rsidRPr="009A3A53" w:rsidRDefault="009A3A53" w:rsidP="009A3A53">
            <w:pPr>
              <w:keepNext/>
              <w:rPr>
                <w:ins w:id="369" w:author="Alhabibi, Haider@Energy" w:date="2022-03-07T12:09:00Z"/>
                <w:rFonts w:asciiTheme="minorHAnsi" w:hAnsiTheme="minorHAnsi"/>
                <w:sz w:val="18"/>
                <w:szCs w:val="18"/>
              </w:rPr>
            </w:pPr>
            <w:ins w:id="370" w:author="Alhabibi, Haider@Energy" w:date="2022-03-07T12:09:00Z">
              <w:r w:rsidRPr="009A3A53">
                <w:rPr>
                  <w:rFonts w:asciiTheme="minorHAnsi" w:hAnsiTheme="minorHAnsi"/>
                  <w:sz w:val="18"/>
                  <w:szCs w:val="18"/>
                </w:rPr>
                <w:lastRenderedPageBreak/>
                <w:t xml:space="preserve">&lt;&lt;default value = No Exception, but allow user to override and select: </w:t>
              </w:r>
            </w:ins>
          </w:p>
          <w:p w14:paraId="6907B31A" w14:textId="1C92CDC0" w:rsidR="003B4B94" w:rsidRPr="003255BF" w:rsidRDefault="009A3A53" w:rsidP="009A3A53">
            <w:pPr>
              <w:keepNext/>
              <w:rPr>
                <w:rFonts w:asciiTheme="minorHAnsi" w:hAnsiTheme="minorHAnsi"/>
                <w:sz w:val="18"/>
                <w:szCs w:val="18"/>
              </w:rPr>
            </w:pPr>
            <w:ins w:id="371" w:author="Alhabibi, Haider@Energy" w:date="2022-03-07T12:09:00Z">
              <w:r w:rsidRPr="009A3A53">
                <w:rPr>
                  <w:rFonts w:asciiTheme="minorHAnsi" w:hAnsiTheme="minorHAnsi"/>
                  <w:sz w:val="18"/>
                  <w:szCs w:val="18"/>
                </w:rPr>
                <w:t>*Remote mounted fan with min. 4-ft of duct between fan and intake grille&gt;&gt;</w:t>
              </w:r>
            </w:ins>
          </w:p>
        </w:tc>
        <w:tc>
          <w:tcPr>
            <w:tcW w:w="830" w:type="dxa"/>
            <w:tcPrChange w:id="372" w:author="Alhabibi, Haider@Energy" w:date="2022-03-07T12:09:00Z">
              <w:tcPr>
                <w:tcW w:w="830" w:type="dxa"/>
              </w:tcPr>
            </w:tcPrChange>
          </w:tcPr>
          <w:p w14:paraId="51E85779" w14:textId="5A8FB8E3" w:rsidR="003B4B94" w:rsidRDefault="003B4B94" w:rsidP="00DE3DC8">
            <w:pPr>
              <w:keepNext/>
              <w:rPr>
                <w:rFonts w:asciiTheme="minorHAnsi" w:hAnsiTheme="minorHAnsi"/>
                <w:sz w:val="18"/>
                <w:szCs w:val="18"/>
              </w:rPr>
            </w:pPr>
            <w:r w:rsidRPr="003255BF">
              <w:rPr>
                <w:rFonts w:asciiTheme="minorHAnsi" w:hAnsiTheme="minorHAnsi"/>
                <w:sz w:val="18"/>
                <w:szCs w:val="18"/>
              </w:rPr>
              <w:t>&lt;&lt;</w:t>
            </w:r>
            <w:ins w:id="373" w:author="Alhabibi, Haider@Energy" w:date="2022-03-07T12:09:00Z">
              <w:r w:rsidR="00A94876" w:rsidRPr="00A94876">
                <w:rPr>
                  <w:rFonts w:asciiTheme="minorHAnsi" w:hAnsiTheme="minorHAnsi"/>
                  <w:sz w:val="18"/>
                  <w:szCs w:val="18"/>
                </w:rPr>
                <w:t xml:space="preserve">If C10a = No Exception, then value = N/A; </w:t>
              </w:r>
              <w:proofErr w:type="spellStart"/>
              <w:r w:rsidR="00A94876" w:rsidRPr="00A94876">
                <w:rPr>
                  <w:rFonts w:asciiTheme="minorHAnsi" w:hAnsiTheme="minorHAnsi"/>
                  <w:sz w:val="18"/>
                  <w:szCs w:val="18"/>
                </w:rPr>
                <w:t>Else</w:t>
              </w:r>
            </w:ins>
            <w:r w:rsidRPr="003255BF">
              <w:rPr>
                <w:rFonts w:asciiTheme="minorHAnsi" w:hAnsiTheme="minorHAnsi"/>
                <w:sz w:val="18"/>
                <w:szCs w:val="18"/>
              </w:rPr>
              <w:t>If</w:t>
            </w:r>
            <w:proofErr w:type="spellEnd"/>
            <w:r w:rsidRPr="003255BF">
              <w:rPr>
                <w:rFonts w:asciiTheme="minorHAnsi" w:hAnsiTheme="minorHAnsi"/>
                <w:sz w:val="18"/>
                <w:szCs w:val="18"/>
              </w:rPr>
              <w:t xml:space="preserve"> Continuous,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82CAC8A" w:rsidR="003B4B94" w:rsidRDefault="003B4B94" w:rsidP="00DE3DC8">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w:t>
            </w:r>
            <w:r>
              <w:rPr>
                <w:rFonts w:asciiTheme="minorHAnsi" w:hAnsiTheme="minorHAnsi"/>
                <w:sz w:val="18"/>
                <w:szCs w:val="18"/>
              </w:rPr>
              <w:t>B</w:t>
            </w:r>
            <w:r w:rsidRPr="003255BF">
              <w:rPr>
                <w:rFonts w:asciiTheme="minorHAnsi" w:hAnsiTheme="minorHAnsi"/>
                <w:sz w:val="18"/>
                <w:szCs w:val="18"/>
              </w:rPr>
              <w:t>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3B4B94" w:rsidRDefault="003B4B94" w:rsidP="00DE3DC8">
            <w:pPr>
              <w:rPr>
                <w:rFonts w:asciiTheme="minorHAnsi" w:hAnsiTheme="minorHAnsi"/>
                <w:sz w:val="18"/>
                <w:szCs w:val="18"/>
              </w:rPr>
            </w:pPr>
            <w:r>
              <w:rPr>
                <w:rFonts w:asciiTheme="minorHAnsi" w:hAnsiTheme="minorHAnsi"/>
                <w:sz w:val="18"/>
                <w:szCs w:val="18"/>
              </w:rPr>
              <w:t xml:space="preserve">Else value = </w:t>
            </w:r>
            <w:r>
              <w:rPr>
                <w:rFonts w:asciiTheme="minorHAnsi" w:hAnsiTheme="minorHAnsi"/>
                <w:sz w:val="18"/>
                <w:szCs w:val="18"/>
              </w:rPr>
              <w:lastRenderedPageBreak/>
              <w:t>“N/A”&gt;&gt;</w:t>
            </w:r>
          </w:p>
        </w:tc>
        <w:tc>
          <w:tcPr>
            <w:tcW w:w="830" w:type="dxa"/>
            <w:tcPrChange w:id="374" w:author="Alhabibi, Haider@Energy" w:date="2022-03-07T12:09:00Z">
              <w:tcPr>
                <w:tcW w:w="830" w:type="dxa"/>
              </w:tcPr>
            </w:tcPrChange>
          </w:tcPr>
          <w:p w14:paraId="6F0BECF4" w14:textId="66779832" w:rsidR="003B4B94" w:rsidRDefault="003B4B94">
            <w:pPr>
              <w:rPr>
                <w:ins w:id="375" w:author="Shewmaker, Michael@Energy" w:date="2022-02-02T14:24:00Z"/>
                <w:rFonts w:asciiTheme="minorHAnsi" w:hAnsiTheme="minorHAnsi"/>
                <w:sz w:val="18"/>
                <w:szCs w:val="18"/>
              </w:rPr>
            </w:pPr>
            <w:r>
              <w:rPr>
                <w:rFonts w:asciiTheme="minorHAnsi" w:hAnsiTheme="minorHAnsi"/>
                <w:sz w:val="18"/>
                <w:szCs w:val="18"/>
              </w:rPr>
              <w:lastRenderedPageBreak/>
              <w:t>&lt;&lt;</w:t>
            </w:r>
            <w:ins w:id="376" w:author="Shewmaker, Michael@Energy" w:date="2022-02-02T14:23:00Z">
              <w:r>
                <w:rPr>
                  <w:rFonts w:asciiTheme="minorHAnsi" w:hAnsiTheme="minorHAnsi"/>
                  <w:sz w:val="18"/>
                  <w:szCs w:val="18"/>
                </w:rPr>
                <w:t xml:space="preserve">If </w:t>
              </w:r>
            </w:ins>
            <w:ins w:id="377" w:author="Shewmaker, Michael@Energy" w:date="2022-02-02T14:27:00Z">
              <w:r>
                <w:rPr>
                  <w:rFonts w:asciiTheme="minorHAnsi" w:hAnsiTheme="minorHAnsi"/>
                  <w:sz w:val="18"/>
                  <w:szCs w:val="18"/>
                </w:rPr>
                <w:t>B</w:t>
              </w:r>
            </w:ins>
            <w:ins w:id="378" w:author="Shewmaker, Michael@Energy" w:date="2022-02-02T14:23:00Z">
              <w:r>
                <w:rPr>
                  <w:rFonts w:asciiTheme="minorHAnsi" w:hAnsiTheme="minorHAnsi"/>
                  <w:sz w:val="18"/>
                  <w:szCs w:val="18"/>
                </w:rPr>
                <w:t>09a = Capture Effici</w:t>
              </w:r>
            </w:ins>
            <w:ins w:id="379" w:author="Shewmaker, Michael@Energy" w:date="2022-02-02T14:24:00Z">
              <w:r>
                <w:rPr>
                  <w:rFonts w:asciiTheme="minorHAnsi" w:hAnsiTheme="minorHAnsi"/>
                  <w:sz w:val="18"/>
                  <w:szCs w:val="18"/>
                </w:rPr>
                <w:t>ency, then result = N/</w:t>
              </w:r>
              <w:proofErr w:type="gramStart"/>
              <w:r>
                <w:rPr>
                  <w:rFonts w:asciiTheme="minorHAnsi" w:hAnsiTheme="minorHAnsi"/>
                  <w:sz w:val="18"/>
                  <w:szCs w:val="18"/>
                </w:rPr>
                <w:t>A;</w:t>
              </w:r>
              <w:proofErr w:type="gramEnd"/>
            </w:ins>
          </w:p>
          <w:p w14:paraId="4A570C2D" w14:textId="77777777" w:rsidR="003B4B94" w:rsidRDefault="003B4B94">
            <w:pPr>
              <w:rPr>
                <w:ins w:id="380" w:author="Shewmaker, Michael@Energy" w:date="2022-02-02T14:24:00Z"/>
                <w:rFonts w:asciiTheme="minorHAnsi" w:hAnsiTheme="minorHAnsi"/>
                <w:sz w:val="18"/>
                <w:szCs w:val="18"/>
              </w:rPr>
            </w:pPr>
          </w:p>
          <w:p w14:paraId="13781DF2" w14:textId="716EC88E" w:rsidR="003B4B94" w:rsidRDefault="003B4B94">
            <w:pPr>
              <w:rPr>
                <w:rFonts w:asciiTheme="minorHAnsi" w:hAnsiTheme="minorHAnsi"/>
                <w:sz w:val="18"/>
                <w:szCs w:val="18"/>
              </w:rPr>
            </w:pPr>
            <w:proofErr w:type="spellStart"/>
            <w:ins w:id="381"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‘Demand Control’,</w:t>
            </w:r>
          </w:p>
          <w:p w14:paraId="79C9F32C" w14:textId="77777777" w:rsidR="003B4B94" w:rsidRDefault="003B4B94">
            <w:pPr>
              <w:rPr>
                <w:rFonts w:asciiTheme="minorHAnsi" w:hAnsiTheme="minorHAnsi"/>
                <w:sz w:val="18"/>
                <w:szCs w:val="18"/>
              </w:rPr>
            </w:pPr>
          </w:p>
          <w:p w14:paraId="3636C1EB" w14:textId="2779C833" w:rsidR="003B4B94" w:rsidRDefault="003B4B94">
            <w:pPr>
              <w:rPr>
                <w:rFonts w:asciiTheme="minorHAnsi" w:hAnsiTheme="minorHAnsi"/>
                <w:sz w:val="18"/>
                <w:szCs w:val="18"/>
              </w:rPr>
            </w:pPr>
            <w:r>
              <w:rPr>
                <w:rFonts w:asciiTheme="minorHAnsi" w:hAnsiTheme="minorHAnsi"/>
                <w:sz w:val="18"/>
                <w:szCs w:val="18"/>
              </w:rPr>
              <w:t xml:space="preserve">and B05 (HVI Directory Listed Rated Airflow) </w:t>
            </w:r>
            <w:r>
              <w:rPr>
                <w:rFonts w:asciiTheme="minorHAnsi" w:hAnsiTheme="minorHAnsi" w:cstheme="minorHAnsi"/>
                <w:sz w:val="18"/>
                <w:szCs w:val="18"/>
              </w:rPr>
              <w:t>≥</w:t>
            </w:r>
            <w:r>
              <w:rPr>
                <w:rFonts w:asciiTheme="minorHAnsi" w:hAnsiTheme="minorHAnsi"/>
                <w:sz w:val="18"/>
                <w:szCs w:val="18"/>
              </w:rPr>
              <w:t xml:space="preserve"> B09 (Required Minimum Ventilat</w:t>
            </w:r>
            <w:r>
              <w:rPr>
                <w:rFonts w:asciiTheme="minorHAnsi" w:hAnsiTheme="minorHAnsi"/>
                <w:sz w:val="18"/>
                <w:szCs w:val="18"/>
              </w:rPr>
              <w:lastRenderedPageBreak/>
              <w:t xml:space="preserve">ion Rate), </w:t>
            </w:r>
          </w:p>
          <w:p w14:paraId="320D9EB8" w14:textId="5548C806" w:rsidR="003B4B94" w:rsidDel="009E0E4F" w:rsidRDefault="003B4B94">
            <w:pPr>
              <w:rPr>
                <w:del w:id="382" w:author="Shewmaker, Michael@Energy" w:date="2022-02-02T14:24:00Z"/>
                <w:rFonts w:asciiTheme="minorHAnsi" w:hAnsiTheme="minorHAnsi"/>
                <w:sz w:val="18"/>
                <w:szCs w:val="18"/>
              </w:rPr>
            </w:pPr>
          </w:p>
          <w:p w14:paraId="6FD46842" w14:textId="34B89647" w:rsidR="003B4B94" w:rsidDel="009E0E4F" w:rsidRDefault="003B4B94">
            <w:pPr>
              <w:rPr>
                <w:del w:id="383" w:author="Shewmaker, Michael@Energy" w:date="2022-02-02T14:24:00Z"/>
                <w:rFonts w:asciiTheme="minorHAnsi" w:hAnsiTheme="minorHAnsi"/>
                <w:sz w:val="18"/>
                <w:szCs w:val="18"/>
              </w:rPr>
            </w:pPr>
            <w:del w:id="384"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3C2EB506" w14:textId="6A696D89" w:rsidR="003B4B94" w:rsidDel="009E0E4F" w:rsidRDefault="003B4B94">
            <w:pPr>
              <w:rPr>
                <w:del w:id="385" w:author="Shewmaker, Michael@Energy" w:date="2022-02-02T14:24:00Z"/>
                <w:rFonts w:asciiTheme="minorHAnsi" w:hAnsiTheme="minorHAnsi"/>
                <w:sz w:val="18"/>
                <w:szCs w:val="18"/>
              </w:rPr>
            </w:pPr>
          </w:p>
          <w:p w14:paraId="415D23E3" w14:textId="4D54BEE8" w:rsidR="003B4B94" w:rsidRDefault="003B4B94">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3B4B94" w:rsidRDefault="003B4B94">
            <w:pPr>
              <w:rPr>
                <w:rFonts w:asciiTheme="minorHAnsi" w:hAnsiTheme="minorHAnsi"/>
                <w:sz w:val="18"/>
                <w:szCs w:val="18"/>
              </w:rPr>
            </w:pPr>
          </w:p>
          <w:p w14:paraId="111949AC" w14:textId="5C88E17E" w:rsidR="003B4B94" w:rsidDel="009E0E4F" w:rsidRDefault="003B4B94" w:rsidP="009E0E4F">
            <w:pPr>
              <w:rPr>
                <w:del w:id="386" w:author="Shewmaker, Michael@Energy" w:date="2022-02-02T14:24:00Z"/>
                <w:rFonts w:asciiTheme="minorHAnsi" w:hAnsiTheme="minorHAnsi"/>
                <w:sz w:val="18"/>
                <w:szCs w:val="18"/>
              </w:rPr>
            </w:pPr>
            <w:proofErr w:type="spellStart"/>
            <w:ins w:id="387"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Continuous,</w:t>
            </w:r>
          </w:p>
          <w:p w14:paraId="3B17DAE8" w14:textId="19DE9D69" w:rsidR="003B4B94" w:rsidDel="009E0E4F" w:rsidRDefault="003B4B94" w:rsidP="00EB04B2">
            <w:pPr>
              <w:rPr>
                <w:del w:id="388" w:author="Shewmaker, Michael@Energy" w:date="2022-02-02T14:24:00Z"/>
                <w:rFonts w:asciiTheme="minorHAnsi" w:hAnsiTheme="minorHAnsi"/>
                <w:sz w:val="18"/>
                <w:szCs w:val="18"/>
              </w:rPr>
            </w:pPr>
          </w:p>
          <w:p w14:paraId="605CD279" w14:textId="68435655" w:rsidR="003B4B94" w:rsidDel="009E0E4F" w:rsidRDefault="003B4B94" w:rsidP="00284FB5">
            <w:pPr>
              <w:rPr>
                <w:del w:id="389" w:author="Shewmaker, Michael@Energy" w:date="2022-02-02T14:24:00Z"/>
                <w:rFonts w:asciiTheme="minorHAnsi" w:hAnsiTheme="minorHAnsi"/>
                <w:sz w:val="18"/>
                <w:szCs w:val="18"/>
              </w:rPr>
            </w:pPr>
            <w:del w:id="390"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17EB75EB" w14:textId="77777777" w:rsidR="003B4B94" w:rsidRDefault="003B4B94">
            <w:pPr>
              <w:rPr>
                <w:rFonts w:asciiTheme="minorHAnsi" w:hAnsiTheme="minorHAnsi"/>
                <w:sz w:val="18"/>
                <w:szCs w:val="18"/>
              </w:rPr>
            </w:pPr>
          </w:p>
          <w:p w14:paraId="5CB286DA" w14:textId="69B0E829" w:rsidR="003B4B94" w:rsidRDefault="003B4B94">
            <w:pPr>
              <w:rPr>
                <w:rFonts w:asciiTheme="minorHAnsi" w:hAnsiTheme="minorHAnsi"/>
                <w:sz w:val="18"/>
                <w:szCs w:val="18"/>
              </w:rPr>
            </w:pPr>
            <w:r w:rsidRPr="00E06ED1">
              <w:rPr>
                <w:rFonts w:asciiTheme="minorHAnsi" w:hAnsiTheme="minorHAnsi"/>
                <w:sz w:val="18"/>
                <w:szCs w:val="18"/>
              </w:rPr>
              <w:t>then display text: "</w:t>
            </w:r>
            <w:del w:id="391" w:author="Shewmaker, Michael@Energy" w:date="2022-02-02T14:25:00Z">
              <w:r w:rsidRPr="00E06ED1" w:rsidDel="00102D8C">
                <w:rPr>
                  <w:rFonts w:asciiTheme="minorHAnsi" w:hAnsiTheme="minorHAnsi"/>
                  <w:sz w:val="18"/>
                  <w:szCs w:val="18"/>
                </w:rPr>
                <w:delText>Complies</w:delText>
              </w:r>
            </w:del>
            <w:ins w:id="392" w:author="Shewmaker, Michael@Energy" w:date="2022-02-02T14:25:00Z">
              <w:r>
                <w:rPr>
                  <w:rFonts w:asciiTheme="minorHAnsi" w:hAnsiTheme="minorHAnsi"/>
                  <w:sz w:val="18"/>
                  <w:szCs w:val="18"/>
                </w:rPr>
                <w:t>N/A</w:t>
              </w:r>
            </w:ins>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1D488E1F" w14:textId="77777777" w:rsidR="003B4B94" w:rsidRDefault="003B4B94">
            <w:pPr>
              <w:rPr>
                <w:rFonts w:asciiTheme="minorHAnsi" w:hAnsiTheme="minorHAnsi"/>
                <w:sz w:val="18"/>
                <w:szCs w:val="18"/>
              </w:rPr>
            </w:pPr>
          </w:p>
          <w:p w14:paraId="0E98EABF" w14:textId="77777777" w:rsidR="003B4B94" w:rsidRDefault="003B4B94" w:rsidP="00A4543E">
            <w:pPr>
              <w:rPr>
                <w:rFonts w:asciiTheme="minorHAnsi" w:hAnsiTheme="minorHAnsi"/>
                <w:sz w:val="18"/>
                <w:szCs w:val="18"/>
              </w:rPr>
            </w:pPr>
            <w:r>
              <w:rPr>
                <w:rFonts w:asciiTheme="minorHAnsi" w:hAnsiTheme="minorHAnsi"/>
                <w:sz w:val="18"/>
                <w:szCs w:val="18"/>
              </w:rPr>
              <w:t>else display text: "Does Not Comply"</w:t>
            </w:r>
          </w:p>
          <w:p w14:paraId="2AD3EDCC" w14:textId="49B4AB1F" w:rsidR="003B4B94" w:rsidRDefault="003B4B94">
            <w:pPr>
              <w:rPr>
                <w:rFonts w:asciiTheme="minorHAnsi" w:hAnsiTheme="minorHAnsi"/>
                <w:sz w:val="18"/>
                <w:szCs w:val="18"/>
              </w:rPr>
            </w:pPr>
            <w:r>
              <w:rPr>
                <w:rFonts w:asciiTheme="minorHAnsi" w:hAnsiTheme="minorHAnsi"/>
                <w:sz w:val="18"/>
                <w:szCs w:val="18"/>
              </w:rPr>
              <w:t>&gt;&gt;</w:t>
            </w:r>
          </w:p>
        </w:tc>
        <w:tc>
          <w:tcPr>
            <w:tcW w:w="830" w:type="dxa"/>
            <w:tcPrChange w:id="393" w:author="Alhabibi, Haider@Energy" w:date="2022-03-07T12:09:00Z">
              <w:tcPr>
                <w:tcW w:w="830" w:type="dxa"/>
              </w:tcPr>
            </w:tcPrChange>
          </w:tcPr>
          <w:p w14:paraId="301BE299" w14:textId="47204075" w:rsidR="003B4B94" w:rsidRDefault="003B4B94" w:rsidP="00FE557D">
            <w:pPr>
              <w:rPr>
                <w:ins w:id="394" w:author="Shewmaker, Michael@Energy" w:date="2022-02-02T14:25:00Z"/>
                <w:rFonts w:asciiTheme="minorHAnsi" w:hAnsiTheme="minorHAnsi"/>
                <w:sz w:val="18"/>
                <w:szCs w:val="18"/>
              </w:rPr>
            </w:pPr>
            <w:ins w:id="395" w:author="Shewmaker, Michael@Energy" w:date="2022-02-02T14:25:00Z">
              <w:r>
                <w:rPr>
                  <w:rFonts w:asciiTheme="minorHAnsi" w:hAnsiTheme="minorHAnsi"/>
                  <w:sz w:val="18"/>
                  <w:szCs w:val="18"/>
                </w:rPr>
                <w:lastRenderedPageBreak/>
                <w:t xml:space="preserve">&lt;&lt;If </w:t>
              </w:r>
            </w:ins>
            <w:ins w:id="396" w:author="Shewmaker, Michael@Energy" w:date="2022-02-02T14:27:00Z">
              <w:r>
                <w:rPr>
                  <w:rFonts w:asciiTheme="minorHAnsi" w:hAnsiTheme="minorHAnsi"/>
                  <w:sz w:val="18"/>
                  <w:szCs w:val="18"/>
                </w:rPr>
                <w:t>B</w:t>
              </w:r>
            </w:ins>
            <w:ins w:id="397" w:author="Shewmaker, Michael@Energy" w:date="2022-02-02T14:25:00Z">
              <w:r>
                <w:rPr>
                  <w:rFonts w:asciiTheme="minorHAnsi" w:hAnsiTheme="minorHAnsi"/>
                  <w:sz w:val="18"/>
                  <w:szCs w:val="18"/>
                </w:rPr>
                <w:t xml:space="preserve">06 </w:t>
              </w:r>
              <w:r>
                <w:rPr>
                  <w:rFonts w:asciiTheme="minorHAnsi" w:hAnsiTheme="minorHAnsi" w:cstheme="minorHAnsi"/>
                  <w:sz w:val="18"/>
                  <w:szCs w:val="18"/>
                </w:rPr>
                <w:t xml:space="preserve">≤ </w:t>
              </w:r>
            </w:ins>
            <w:ins w:id="398" w:author="Shewmaker, Michael@Energy" w:date="2022-02-02T14:27:00Z">
              <w:r>
                <w:rPr>
                  <w:rFonts w:asciiTheme="minorHAnsi" w:hAnsiTheme="minorHAnsi" w:cstheme="minorHAnsi"/>
                  <w:sz w:val="18"/>
                  <w:szCs w:val="18"/>
                </w:rPr>
                <w:t>B</w:t>
              </w:r>
            </w:ins>
            <w:ins w:id="399" w:author="Shewmaker, Michael@Energy" w:date="2022-02-02T14:25:00Z">
              <w:r>
                <w:rPr>
                  <w:rFonts w:asciiTheme="minorHAnsi" w:hAnsiTheme="minorHAnsi" w:cstheme="minorHAnsi"/>
                  <w:sz w:val="18"/>
                  <w:szCs w:val="18"/>
                </w:rPr>
                <w:t xml:space="preserve">10 or </w:t>
              </w:r>
            </w:ins>
            <w:ins w:id="400" w:author="Shewmaker, Michael@Energy" w:date="2022-02-02T14:27:00Z">
              <w:r>
                <w:rPr>
                  <w:rFonts w:asciiTheme="minorHAnsi" w:hAnsiTheme="minorHAnsi" w:cstheme="minorHAnsi"/>
                  <w:sz w:val="18"/>
                  <w:szCs w:val="18"/>
                </w:rPr>
                <w:t>B</w:t>
              </w:r>
            </w:ins>
            <w:ins w:id="401" w:author="Shewmaker, Michael@Energy" w:date="2022-02-02T14:25:00Z">
              <w:r>
                <w:rPr>
                  <w:rFonts w:asciiTheme="minorHAnsi" w:hAnsiTheme="minorHAnsi" w:cstheme="minorHAnsi"/>
                  <w:sz w:val="18"/>
                  <w:szCs w:val="18"/>
                </w:rPr>
                <w:t>10 = N/A,</w:t>
              </w:r>
            </w:ins>
          </w:p>
          <w:p w14:paraId="38D0D8A8" w14:textId="77777777" w:rsidR="003B4B94" w:rsidRDefault="003B4B94" w:rsidP="00FE557D">
            <w:pPr>
              <w:rPr>
                <w:ins w:id="402" w:author="Shewmaker, Michael@Energy" w:date="2022-02-02T14:25:00Z"/>
                <w:rFonts w:asciiTheme="minorHAnsi" w:hAnsiTheme="minorHAnsi"/>
                <w:sz w:val="18"/>
                <w:szCs w:val="18"/>
              </w:rPr>
            </w:pPr>
          </w:p>
          <w:p w14:paraId="3F146D0A" w14:textId="77777777" w:rsidR="003B4B94" w:rsidRDefault="003B4B94" w:rsidP="00FE557D">
            <w:pPr>
              <w:rPr>
                <w:ins w:id="403" w:author="Shewmaker, Michael@Energy" w:date="2022-02-02T14:25:00Z"/>
                <w:rFonts w:asciiTheme="minorHAnsi" w:hAnsiTheme="minorHAnsi"/>
                <w:sz w:val="18"/>
                <w:szCs w:val="18"/>
              </w:rPr>
            </w:pPr>
            <w:ins w:id="404" w:author="Shewmaker, Michael@Energy" w:date="2022-02-02T14:25: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0DA7E177" w14:textId="77777777" w:rsidR="003B4B94" w:rsidRDefault="003B4B94" w:rsidP="00FE557D">
            <w:pPr>
              <w:rPr>
                <w:ins w:id="405" w:author="Shewmaker, Michael@Energy" w:date="2022-02-02T14:25:00Z"/>
                <w:rFonts w:asciiTheme="minorHAnsi" w:hAnsiTheme="minorHAnsi"/>
                <w:sz w:val="18"/>
                <w:szCs w:val="18"/>
              </w:rPr>
            </w:pPr>
          </w:p>
          <w:p w14:paraId="7C815AFC" w14:textId="77777777" w:rsidR="003B4B94" w:rsidRDefault="003B4B94" w:rsidP="00FE557D">
            <w:pPr>
              <w:rPr>
                <w:ins w:id="406" w:author="Shewmaker, Michael@Energy" w:date="2022-02-02T14:25:00Z"/>
                <w:rFonts w:asciiTheme="minorHAnsi" w:hAnsiTheme="minorHAnsi"/>
                <w:sz w:val="18"/>
                <w:szCs w:val="18"/>
              </w:rPr>
            </w:pPr>
            <w:ins w:id="407" w:author="Shewmaker, Michael@Energy" w:date="2022-02-02T14:25:00Z">
              <w:r>
                <w:rPr>
                  <w:rFonts w:asciiTheme="minorHAnsi" w:hAnsiTheme="minorHAnsi"/>
                  <w:sz w:val="18"/>
                  <w:szCs w:val="18"/>
                </w:rPr>
                <w:t>else display text: "Does Not Comply"</w:t>
              </w:r>
            </w:ins>
          </w:p>
          <w:p w14:paraId="2EA80641" w14:textId="098C5DB3" w:rsidR="003B4B94" w:rsidRDefault="003B4B94" w:rsidP="00FE557D">
            <w:pPr>
              <w:rPr>
                <w:ins w:id="408" w:author="Shewmaker, Michael@Energy" w:date="2022-02-02T14:21:00Z"/>
                <w:rFonts w:asciiTheme="minorHAnsi" w:hAnsiTheme="minorHAnsi"/>
                <w:sz w:val="18"/>
                <w:szCs w:val="18"/>
              </w:rPr>
            </w:pPr>
            <w:ins w:id="409" w:author="Shewmaker, Michael@Energy" w:date="2022-02-02T14:25:00Z">
              <w:r>
                <w:rPr>
                  <w:rFonts w:asciiTheme="minorHAnsi" w:hAnsiTheme="minorHAnsi"/>
                  <w:sz w:val="18"/>
                  <w:szCs w:val="18"/>
                </w:rPr>
                <w:t>&gt;&gt;</w:t>
              </w:r>
            </w:ins>
          </w:p>
        </w:tc>
      </w:tr>
      <w:tr w:rsidR="003B4B94" w14:paraId="3820D068" w14:textId="3B99CE0A" w:rsidTr="003B4B94">
        <w:tblPrEx>
          <w:tblW w:w="11626" w:type="dxa"/>
          <w:tblLayout w:type="fixed"/>
          <w:tblPrExChange w:id="410" w:author="Alhabibi, Haider@Energy" w:date="2022-03-07T12:09:00Z">
            <w:tblPrEx>
              <w:tblW w:w="10796" w:type="dxa"/>
              <w:tblLayout w:type="fixed"/>
            </w:tblPrEx>
          </w:tblPrExChange>
        </w:tblPrEx>
        <w:trPr>
          <w:gridAfter w:val="1"/>
          <w:wAfter w:w="6" w:type="dxa"/>
          <w:trHeight w:val="211"/>
          <w:trPrChange w:id="411" w:author="Alhabibi, Haider@Energy" w:date="2022-03-07T12:09:00Z">
            <w:trPr>
              <w:gridAfter w:val="1"/>
              <w:wAfter w:w="6" w:type="dxa"/>
              <w:trHeight w:val="211"/>
            </w:trPr>
          </w:trPrChange>
        </w:trPr>
        <w:tc>
          <w:tcPr>
            <w:tcW w:w="830" w:type="dxa"/>
            <w:tcPrChange w:id="412" w:author="Alhabibi, Haider@Energy" w:date="2022-03-07T12:09:00Z">
              <w:tcPr>
                <w:tcW w:w="830" w:type="dxa"/>
              </w:tcPr>
            </w:tcPrChange>
          </w:tcPr>
          <w:p w14:paraId="50CAA2E7" w14:textId="77777777" w:rsidR="003B4B94" w:rsidRDefault="003B4B94" w:rsidP="004B6E84">
            <w:pPr>
              <w:rPr>
                <w:rFonts w:asciiTheme="minorHAnsi" w:hAnsiTheme="minorHAnsi"/>
                <w:sz w:val="18"/>
                <w:szCs w:val="18"/>
              </w:rPr>
            </w:pPr>
          </w:p>
        </w:tc>
        <w:tc>
          <w:tcPr>
            <w:tcW w:w="830" w:type="dxa"/>
            <w:tcPrChange w:id="413" w:author="Alhabibi, Haider@Energy" w:date="2022-03-07T12:09:00Z">
              <w:tcPr>
                <w:tcW w:w="830" w:type="dxa"/>
              </w:tcPr>
            </w:tcPrChange>
          </w:tcPr>
          <w:p w14:paraId="08D85DC0" w14:textId="77777777" w:rsidR="003B4B94" w:rsidRDefault="003B4B94" w:rsidP="004B6E84">
            <w:pPr>
              <w:rPr>
                <w:rFonts w:asciiTheme="minorHAnsi" w:hAnsiTheme="minorHAnsi"/>
                <w:sz w:val="18"/>
                <w:szCs w:val="18"/>
              </w:rPr>
            </w:pPr>
          </w:p>
        </w:tc>
        <w:tc>
          <w:tcPr>
            <w:tcW w:w="830" w:type="dxa"/>
            <w:tcPrChange w:id="414" w:author="Alhabibi, Haider@Energy" w:date="2022-03-07T12:09:00Z">
              <w:tcPr>
                <w:tcW w:w="830" w:type="dxa"/>
              </w:tcPr>
            </w:tcPrChange>
          </w:tcPr>
          <w:p w14:paraId="6F913C74" w14:textId="77777777" w:rsidR="003B4B94" w:rsidRDefault="003B4B94" w:rsidP="004B6E84">
            <w:pPr>
              <w:rPr>
                <w:rFonts w:asciiTheme="minorHAnsi" w:hAnsiTheme="minorHAnsi"/>
                <w:sz w:val="18"/>
                <w:szCs w:val="18"/>
              </w:rPr>
            </w:pPr>
          </w:p>
        </w:tc>
        <w:tc>
          <w:tcPr>
            <w:tcW w:w="830" w:type="dxa"/>
            <w:tcPrChange w:id="415" w:author="Alhabibi, Haider@Energy" w:date="2022-03-07T12:09:00Z">
              <w:tcPr>
                <w:tcW w:w="830" w:type="dxa"/>
              </w:tcPr>
            </w:tcPrChange>
          </w:tcPr>
          <w:p w14:paraId="31C926B4" w14:textId="77777777" w:rsidR="003B4B94" w:rsidRDefault="003B4B94" w:rsidP="004B6E84">
            <w:pPr>
              <w:rPr>
                <w:rFonts w:asciiTheme="minorHAnsi" w:hAnsiTheme="minorHAnsi"/>
                <w:sz w:val="18"/>
                <w:szCs w:val="18"/>
              </w:rPr>
            </w:pPr>
          </w:p>
        </w:tc>
        <w:tc>
          <w:tcPr>
            <w:tcW w:w="830" w:type="dxa"/>
            <w:tcPrChange w:id="416" w:author="Alhabibi, Haider@Energy" w:date="2022-03-07T12:09:00Z">
              <w:tcPr>
                <w:tcW w:w="830" w:type="dxa"/>
              </w:tcPr>
            </w:tcPrChange>
          </w:tcPr>
          <w:p w14:paraId="0CDE84E9" w14:textId="77777777" w:rsidR="003B4B94" w:rsidRDefault="003B4B94" w:rsidP="004B6E84">
            <w:pPr>
              <w:rPr>
                <w:rFonts w:asciiTheme="minorHAnsi" w:hAnsiTheme="minorHAnsi"/>
                <w:sz w:val="18"/>
                <w:szCs w:val="18"/>
              </w:rPr>
            </w:pPr>
          </w:p>
        </w:tc>
        <w:tc>
          <w:tcPr>
            <w:tcW w:w="830" w:type="dxa"/>
            <w:tcPrChange w:id="417" w:author="Alhabibi, Haider@Energy" w:date="2022-03-07T12:09:00Z">
              <w:tcPr>
                <w:tcW w:w="830" w:type="dxa"/>
              </w:tcPr>
            </w:tcPrChange>
          </w:tcPr>
          <w:p w14:paraId="4F9D96FD" w14:textId="77777777" w:rsidR="003B4B94" w:rsidRDefault="003B4B94" w:rsidP="004B6E84">
            <w:pPr>
              <w:rPr>
                <w:rFonts w:asciiTheme="minorHAnsi" w:hAnsiTheme="minorHAnsi"/>
                <w:sz w:val="18"/>
                <w:szCs w:val="18"/>
              </w:rPr>
            </w:pPr>
          </w:p>
        </w:tc>
        <w:tc>
          <w:tcPr>
            <w:tcW w:w="830" w:type="dxa"/>
            <w:tcPrChange w:id="418" w:author="Alhabibi, Haider@Energy" w:date="2022-03-07T12:09:00Z">
              <w:tcPr>
                <w:tcW w:w="830" w:type="dxa"/>
              </w:tcPr>
            </w:tcPrChange>
          </w:tcPr>
          <w:p w14:paraId="6BB65886" w14:textId="77777777" w:rsidR="003B4B94" w:rsidRDefault="003B4B94" w:rsidP="004B6E84">
            <w:pPr>
              <w:rPr>
                <w:rFonts w:asciiTheme="minorHAnsi" w:hAnsiTheme="minorHAnsi"/>
                <w:sz w:val="18"/>
                <w:szCs w:val="18"/>
              </w:rPr>
            </w:pPr>
          </w:p>
        </w:tc>
        <w:tc>
          <w:tcPr>
            <w:tcW w:w="830" w:type="dxa"/>
            <w:tcPrChange w:id="419" w:author="Alhabibi, Haider@Energy" w:date="2022-03-07T12:09:00Z">
              <w:tcPr>
                <w:tcW w:w="830" w:type="dxa"/>
              </w:tcPr>
            </w:tcPrChange>
          </w:tcPr>
          <w:p w14:paraId="4D6F0D1B" w14:textId="77777777" w:rsidR="003B4B94" w:rsidRDefault="003B4B94" w:rsidP="004B6E84">
            <w:pPr>
              <w:rPr>
                <w:rFonts w:asciiTheme="minorHAnsi" w:hAnsiTheme="minorHAnsi"/>
                <w:sz w:val="18"/>
                <w:szCs w:val="18"/>
              </w:rPr>
            </w:pPr>
          </w:p>
        </w:tc>
        <w:tc>
          <w:tcPr>
            <w:tcW w:w="830" w:type="dxa"/>
            <w:tcPrChange w:id="420" w:author="Alhabibi, Haider@Energy" w:date="2022-03-07T12:09:00Z">
              <w:tcPr>
                <w:tcW w:w="830" w:type="dxa"/>
              </w:tcPr>
            </w:tcPrChange>
          </w:tcPr>
          <w:p w14:paraId="5825FCE7" w14:textId="77777777" w:rsidR="003B4B94" w:rsidRDefault="003B4B94" w:rsidP="004B6E84">
            <w:pPr>
              <w:rPr>
                <w:ins w:id="421" w:author="Shewmaker, Michael@Energy" w:date="2022-02-02T14:20:00Z"/>
                <w:rFonts w:asciiTheme="minorHAnsi" w:hAnsiTheme="minorHAnsi"/>
                <w:sz w:val="18"/>
                <w:szCs w:val="18"/>
              </w:rPr>
            </w:pPr>
          </w:p>
        </w:tc>
        <w:tc>
          <w:tcPr>
            <w:tcW w:w="830" w:type="dxa"/>
            <w:tcPrChange w:id="422" w:author="Alhabibi, Haider@Energy" w:date="2022-03-07T12:09:00Z">
              <w:tcPr>
                <w:tcW w:w="830" w:type="dxa"/>
              </w:tcPr>
            </w:tcPrChange>
          </w:tcPr>
          <w:p w14:paraId="3856AB89" w14:textId="549E4E12" w:rsidR="003B4B94" w:rsidRDefault="003B4B94" w:rsidP="004B6E84">
            <w:pPr>
              <w:rPr>
                <w:rFonts w:asciiTheme="minorHAnsi" w:hAnsiTheme="minorHAnsi"/>
                <w:sz w:val="18"/>
                <w:szCs w:val="18"/>
              </w:rPr>
            </w:pPr>
          </w:p>
        </w:tc>
        <w:tc>
          <w:tcPr>
            <w:tcW w:w="830" w:type="dxa"/>
            <w:tcPrChange w:id="423" w:author="Alhabibi, Haider@Energy" w:date="2022-03-07T12:09:00Z">
              <w:tcPr>
                <w:tcW w:w="830" w:type="dxa"/>
              </w:tcPr>
            </w:tcPrChange>
          </w:tcPr>
          <w:p w14:paraId="7785CD3C" w14:textId="77777777" w:rsidR="003B4B94" w:rsidRDefault="003B4B94" w:rsidP="004B6E84">
            <w:pPr>
              <w:rPr>
                <w:ins w:id="424" w:author="Alhabibi, Haider@Energy" w:date="2022-03-07T12:09:00Z"/>
                <w:rFonts w:asciiTheme="minorHAnsi" w:hAnsiTheme="minorHAnsi"/>
                <w:sz w:val="18"/>
                <w:szCs w:val="18"/>
              </w:rPr>
            </w:pPr>
          </w:p>
        </w:tc>
        <w:tc>
          <w:tcPr>
            <w:tcW w:w="830" w:type="dxa"/>
            <w:tcPrChange w:id="425" w:author="Alhabibi, Haider@Energy" w:date="2022-03-07T12:09:00Z">
              <w:tcPr>
                <w:tcW w:w="830" w:type="dxa"/>
              </w:tcPr>
            </w:tcPrChange>
          </w:tcPr>
          <w:p w14:paraId="5383D265" w14:textId="5A54852C" w:rsidR="003B4B94" w:rsidRDefault="003B4B94" w:rsidP="004B6E84">
            <w:pPr>
              <w:rPr>
                <w:rFonts w:asciiTheme="minorHAnsi" w:hAnsiTheme="minorHAnsi"/>
                <w:sz w:val="18"/>
                <w:szCs w:val="18"/>
              </w:rPr>
            </w:pPr>
          </w:p>
        </w:tc>
        <w:tc>
          <w:tcPr>
            <w:tcW w:w="830" w:type="dxa"/>
            <w:tcPrChange w:id="426" w:author="Alhabibi, Haider@Energy" w:date="2022-03-07T12:09:00Z">
              <w:tcPr>
                <w:tcW w:w="830" w:type="dxa"/>
              </w:tcPr>
            </w:tcPrChange>
          </w:tcPr>
          <w:p w14:paraId="6FFF81BB" w14:textId="2C264723" w:rsidR="003B4B94" w:rsidRDefault="003B4B94" w:rsidP="004B6E84">
            <w:pPr>
              <w:rPr>
                <w:rFonts w:asciiTheme="minorHAnsi" w:hAnsiTheme="minorHAnsi"/>
                <w:sz w:val="18"/>
                <w:szCs w:val="18"/>
              </w:rPr>
            </w:pPr>
          </w:p>
        </w:tc>
        <w:tc>
          <w:tcPr>
            <w:tcW w:w="830" w:type="dxa"/>
            <w:tcPrChange w:id="427" w:author="Alhabibi, Haider@Energy" w:date="2022-03-07T12:09:00Z">
              <w:tcPr>
                <w:tcW w:w="830" w:type="dxa"/>
              </w:tcPr>
            </w:tcPrChange>
          </w:tcPr>
          <w:p w14:paraId="16823C5D" w14:textId="77777777" w:rsidR="003B4B94" w:rsidRDefault="003B4B94" w:rsidP="004B6E84">
            <w:pPr>
              <w:rPr>
                <w:ins w:id="428" w:author="Shewmaker, Michael@Energy" w:date="2022-02-02T14:21:00Z"/>
                <w:rFonts w:asciiTheme="minorHAnsi" w:hAnsiTheme="minorHAnsi"/>
                <w:sz w:val="18"/>
                <w:szCs w:val="18"/>
              </w:rPr>
            </w:pPr>
          </w:p>
        </w:tc>
      </w:tr>
    </w:tbl>
    <w:p w14:paraId="53EBD2D6" w14:textId="77777777" w:rsidR="008607B1" w:rsidRDefault="008607B1"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A4543E" w14:paraId="0601D390" w14:textId="77777777" w:rsidTr="004809E4">
        <w:tc>
          <w:tcPr>
            <w:tcW w:w="10790" w:type="dxa"/>
            <w:gridSpan w:val="3"/>
          </w:tcPr>
          <w:p w14:paraId="6B1B00FD" w14:textId="156823ED" w:rsidR="00A4543E" w:rsidRDefault="001E3CED">
            <w:pPr>
              <w:rPr>
                <w:rFonts w:asciiTheme="minorHAnsi" w:hAnsiTheme="minorHAnsi"/>
                <w:sz w:val="18"/>
                <w:szCs w:val="18"/>
              </w:rPr>
            </w:pPr>
            <w:r>
              <w:rPr>
                <w:rFonts w:asciiTheme="minorHAnsi" w:hAnsiTheme="minorHAnsi"/>
                <w:b/>
                <w:szCs w:val="18"/>
              </w:rPr>
              <w:t>C</w:t>
            </w:r>
            <w:r w:rsidR="00A4543E" w:rsidRPr="003707C5">
              <w:rPr>
                <w:rFonts w:asciiTheme="minorHAnsi" w:hAnsiTheme="minorHAnsi"/>
                <w:b/>
                <w:szCs w:val="18"/>
              </w:rPr>
              <w:t>. Continuous Kitchen Exhaust</w:t>
            </w:r>
          </w:p>
        </w:tc>
      </w:tr>
      <w:tr w:rsidR="008607B1" w14:paraId="1C87F08A" w14:textId="77777777" w:rsidTr="003707C5">
        <w:tc>
          <w:tcPr>
            <w:tcW w:w="715" w:type="dxa"/>
            <w:vAlign w:val="center"/>
          </w:tcPr>
          <w:p w14:paraId="7C3799FC" w14:textId="7B74A894" w:rsidR="00A4543E" w:rsidRDefault="00A4543E" w:rsidP="003707C5">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7C1B529A" w14:textId="4CC177D7" w:rsidR="008607B1" w:rsidRDefault="008607B1" w:rsidP="00264BE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066AF4C0" w14:textId="7453CD93" w:rsidR="00105871" w:rsidRDefault="00A4543E">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sidR="00B33AFC">
              <w:rPr>
                <w:rFonts w:asciiTheme="minorHAnsi" w:hAnsiTheme="minorHAnsi"/>
                <w:sz w:val="18"/>
                <w:szCs w:val="18"/>
              </w:rPr>
              <w:t>B</w:t>
            </w:r>
            <w:r>
              <w:rPr>
                <w:rFonts w:asciiTheme="minorHAnsi" w:hAnsiTheme="minorHAnsi"/>
                <w:sz w:val="18"/>
                <w:szCs w:val="18"/>
              </w:rPr>
              <w:t xml:space="preserve">05 for all </w:t>
            </w:r>
            <w:r w:rsidR="00B33AFC">
              <w:rPr>
                <w:rFonts w:asciiTheme="minorHAnsi" w:hAnsiTheme="minorHAnsi"/>
                <w:sz w:val="18"/>
                <w:szCs w:val="18"/>
              </w:rPr>
              <w:t>B</w:t>
            </w:r>
            <w:r>
              <w:rPr>
                <w:rFonts w:asciiTheme="minorHAnsi" w:hAnsiTheme="minorHAnsi"/>
                <w:sz w:val="18"/>
                <w:szCs w:val="18"/>
              </w:rPr>
              <w:t>08 = Continuous</w:t>
            </w:r>
            <w:r w:rsidR="00A209C7">
              <w:rPr>
                <w:rFonts w:asciiTheme="minorHAnsi" w:hAnsiTheme="minorHAnsi"/>
                <w:sz w:val="18"/>
                <w:szCs w:val="18"/>
              </w:rPr>
              <w:t xml:space="preserve">) {sum </w:t>
            </w:r>
            <w:r>
              <w:rPr>
                <w:rFonts w:asciiTheme="minorHAnsi" w:hAnsiTheme="minorHAnsi"/>
                <w:sz w:val="18"/>
                <w:szCs w:val="18"/>
              </w:rPr>
              <w:t>‘listed rated airflow’ for all continuously operated fans}</w:t>
            </w:r>
            <w:r w:rsidR="00105871">
              <w:rPr>
                <w:rFonts w:asciiTheme="minorHAnsi" w:hAnsiTheme="minorHAnsi"/>
                <w:sz w:val="18"/>
                <w:szCs w:val="18"/>
              </w:rPr>
              <w:t xml:space="preserve">; </w:t>
            </w:r>
          </w:p>
          <w:p w14:paraId="7A184678" w14:textId="77777777" w:rsidR="00105871" w:rsidRDefault="00105871">
            <w:pPr>
              <w:rPr>
                <w:rFonts w:asciiTheme="minorHAnsi" w:hAnsiTheme="minorHAnsi"/>
                <w:sz w:val="18"/>
                <w:szCs w:val="18"/>
              </w:rPr>
            </w:pPr>
          </w:p>
          <w:p w14:paraId="3F3CDA1A" w14:textId="67A9204E" w:rsidR="008607B1" w:rsidRDefault="00105871">
            <w:pPr>
              <w:rPr>
                <w:rFonts w:asciiTheme="minorHAnsi" w:hAnsiTheme="minorHAnsi"/>
                <w:sz w:val="18"/>
                <w:szCs w:val="18"/>
              </w:rPr>
            </w:pPr>
            <w:r>
              <w:rPr>
                <w:rFonts w:asciiTheme="minorHAnsi" w:hAnsiTheme="minorHAnsi"/>
                <w:sz w:val="18"/>
                <w:szCs w:val="18"/>
              </w:rPr>
              <w:t>Else result = “N/A”</w:t>
            </w:r>
            <w:r w:rsidR="00A4543E">
              <w:rPr>
                <w:rFonts w:asciiTheme="minorHAnsi" w:hAnsiTheme="minorHAnsi"/>
                <w:sz w:val="18"/>
                <w:szCs w:val="18"/>
              </w:rPr>
              <w:t>&gt;&gt;</w:t>
            </w:r>
            <w:r w:rsidR="00A209C7">
              <w:rPr>
                <w:rFonts w:asciiTheme="minorHAnsi" w:hAnsiTheme="minorHAnsi"/>
                <w:sz w:val="18"/>
                <w:szCs w:val="18"/>
              </w:rPr>
              <w:t xml:space="preserve"> {want this entry to be N/A if there are no continuously operated fans}</w:t>
            </w:r>
          </w:p>
        </w:tc>
      </w:tr>
      <w:tr w:rsidR="008607B1" w14:paraId="6D7BD3F9" w14:textId="77777777" w:rsidTr="003707C5">
        <w:tc>
          <w:tcPr>
            <w:tcW w:w="715" w:type="dxa"/>
            <w:vAlign w:val="center"/>
          </w:tcPr>
          <w:p w14:paraId="028762D5" w14:textId="7D1FD31C" w:rsidR="008607B1" w:rsidRDefault="00A4543E" w:rsidP="003707C5">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EE727A0" w14:textId="66843790" w:rsidR="008607B1" w:rsidRDefault="008607B1"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3618E565" w14:textId="4E0286F9" w:rsidR="00105871" w:rsidRDefault="00B06019">
            <w:pPr>
              <w:rPr>
                <w:rFonts w:asciiTheme="minorHAnsi" w:hAnsiTheme="minorHAnsi" w:cstheme="minorHAnsi"/>
                <w:sz w:val="18"/>
                <w:szCs w:val="18"/>
              </w:rPr>
            </w:pPr>
            <w:r>
              <w:rPr>
                <w:rFonts w:asciiTheme="minorHAnsi" w:hAnsiTheme="minorHAnsi"/>
                <w:sz w:val="18"/>
                <w:szCs w:val="18"/>
              </w:rPr>
              <w:t>&lt;&lt;</w:t>
            </w:r>
            <w:r w:rsidR="00105871">
              <w:rPr>
                <w:rFonts w:asciiTheme="minorHAnsi" w:hAnsiTheme="minorHAnsi"/>
                <w:sz w:val="18"/>
                <w:szCs w:val="18"/>
              </w:rPr>
              <w:t xml:space="preserve">If </w:t>
            </w:r>
            <w:r w:rsidR="00B33AFC">
              <w:rPr>
                <w:rFonts w:asciiTheme="minorHAnsi" w:hAnsiTheme="minorHAnsi"/>
                <w:sz w:val="18"/>
                <w:szCs w:val="18"/>
              </w:rPr>
              <w:t>C</w:t>
            </w:r>
            <w:r w:rsidR="00105871">
              <w:rPr>
                <w:rFonts w:asciiTheme="minorHAnsi" w:hAnsiTheme="minorHAnsi"/>
                <w:sz w:val="18"/>
                <w:szCs w:val="18"/>
              </w:rPr>
              <w:t xml:space="preserve">01 </w:t>
            </w:r>
            <w:r w:rsidR="00105871">
              <w:rPr>
                <w:rFonts w:asciiTheme="minorHAnsi" w:hAnsiTheme="minorHAnsi" w:cstheme="minorHAnsi"/>
                <w:sz w:val="18"/>
                <w:szCs w:val="18"/>
              </w:rPr>
              <w:t xml:space="preserve">= N/A, then result = “N/A”, </w:t>
            </w:r>
          </w:p>
          <w:p w14:paraId="0D114892" w14:textId="77777777" w:rsidR="00105871" w:rsidRDefault="00105871">
            <w:pPr>
              <w:rPr>
                <w:rFonts w:asciiTheme="minorHAnsi" w:hAnsiTheme="minorHAnsi" w:cstheme="minorHAnsi"/>
                <w:sz w:val="18"/>
                <w:szCs w:val="18"/>
              </w:rPr>
            </w:pPr>
          </w:p>
          <w:p w14:paraId="24E7D8FB" w14:textId="5CB390DA" w:rsidR="008607B1" w:rsidRDefault="00105871">
            <w:pPr>
              <w:rPr>
                <w:rFonts w:asciiTheme="minorHAnsi" w:hAnsiTheme="minorHAnsi"/>
                <w:sz w:val="18"/>
                <w:szCs w:val="18"/>
              </w:rPr>
            </w:pPr>
            <w:r>
              <w:rPr>
                <w:rFonts w:asciiTheme="minorHAnsi" w:hAnsiTheme="minorHAnsi" w:cstheme="minorHAnsi"/>
                <w:sz w:val="18"/>
                <w:szCs w:val="18"/>
              </w:rPr>
              <w:t>Else r</w:t>
            </w:r>
            <w:r w:rsidR="00B06019">
              <w:rPr>
                <w:rFonts w:asciiTheme="minorHAnsi" w:hAnsiTheme="minorHAnsi"/>
                <w:sz w:val="18"/>
                <w:szCs w:val="18"/>
              </w:rPr>
              <w:t>esult = 5*A05</w:t>
            </w:r>
            <w:r w:rsidR="00423CBE">
              <w:rPr>
                <w:rFonts w:asciiTheme="minorHAnsi" w:hAnsiTheme="minorHAnsi"/>
                <w:sz w:val="18"/>
                <w:szCs w:val="18"/>
              </w:rPr>
              <w:t>/60</w:t>
            </w:r>
            <w:r w:rsidR="00B06019">
              <w:rPr>
                <w:rFonts w:asciiTheme="minorHAnsi" w:hAnsiTheme="minorHAnsi"/>
                <w:sz w:val="18"/>
                <w:szCs w:val="18"/>
              </w:rPr>
              <w:t>&gt;&gt;</w:t>
            </w:r>
          </w:p>
        </w:tc>
      </w:tr>
      <w:tr w:rsidR="008607B1" w14:paraId="0250FD82" w14:textId="77777777" w:rsidTr="003707C5">
        <w:tc>
          <w:tcPr>
            <w:tcW w:w="715" w:type="dxa"/>
            <w:vAlign w:val="center"/>
          </w:tcPr>
          <w:p w14:paraId="2F50856E" w14:textId="75639935" w:rsidR="008607B1" w:rsidRDefault="00A4543E" w:rsidP="003707C5">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3F1B8AED" w14:textId="65BD8EE2" w:rsidR="008607B1" w:rsidRDefault="008607B1" w:rsidP="00264BE7">
            <w:pPr>
              <w:rPr>
                <w:rFonts w:asciiTheme="minorHAnsi" w:hAnsiTheme="minorHAnsi"/>
                <w:sz w:val="18"/>
                <w:szCs w:val="18"/>
              </w:rPr>
            </w:pPr>
            <w:r>
              <w:rPr>
                <w:rFonts w:asciiTheme="minorHAnsi" w:hAnsiTheme="minorHAnsi"/>
                <w:sz w:val="18"/>
                <w:szCs w:val="18"/>
              </w:rPr>
              <w:t>Compliance Statement</w:t>
            </w:r>
          </w:p>
        </w:tc>
        <w:tc>
          <w:tcPr>
            <w:tcW w:w="5575" w:type="dxa"/>
          </w:tcPr>
          <w:p w14:paraId="494E94DF" w14:textId="5200E0FD" w:rsidR="00105871" w:rsidRDefault="00105871">
            <w:pPr>
              <w:rPr>
                <w:rFonts w:asciiTheme="minorHAnsi" w:hAnsiTheme="minorHAnsi"/>
                <w:sz w:val="18"/>
                <w:szCs w:val="18"/>
              </w:rPr>
            </w:pPr>
            <w:r>
              <w:rPr>
                <w:rFonts w:asciiTheme="minorHAnsi" w:hAnsiTheme="minorHAnsi"/>
                <w:sz w:val="18"/>
                <w:szCs w:val="18"/>
              </w:rPr>
              <w:t xml:space="preserve">&lt;&lt;If </w:t>
            </w:r>
            <w:r w:rsidR="00B33AFC">
              <w:rPr>
                <w:rFonts w:asciiTheme="minorHAnsi" w:hAnsiTheme="minorHAnsi"/>
                <w:sz w:val="18"/>
                <w:szCs w:val="18"/>
              </w:rPr>
              <w:t>C</w:t>
            </w:r>
            <w:r>
              <w:rPr>
                <w:rFonts w:asciiTheme="minorHAnsi" w:hAnsiTheme="minorHAnsi"/>
                <w:sz w:val="18"/>
                <w:szCs w:val="18"/>
              </w:rPr>
              <w:t>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3112CAE7" w14:textId="77777777" w:rsidR="00105871" w:rsidRDefault="00105871">
            <w:pPr>
              <w:rPr>
                <w:rFonts w:asciiTheme="minorHAnsi" w:hAnsiTheme="minorHAnsi"/>
                <w:sz w:val="18"/>
                <w:szCs w:val="18"/>
              </w:rPr>
            </w:pPr>
          </w:p>
          <w:p w14:paraId="1EAD8842" w14:textId="2CCA77DD" w:rsidR="008607B1" w:rsidRDefault="00105871">
            <w:pPr>
              <w:rPr>
                <w:rFonts w:asciiTheme="minorHAnsi" w:hAnsiTheme="minorHAnsi"/>
                <w:sz w:val="18"/>
                <w:szCs w:val="18"/>
              </w:rPr>
            </w:pPr>
            <w:r>
              <w:rPr>
                <w:rFonts w:asciiTheme="minorHAnsi" w:hAnsiTheme="minorHAnsi"/>
                <w:sz w:val="18"/>
                <w:szCs w:val="18"/>
              </w:rPr>
              <w:t xml:space="preserve">Else if </w:t>
            </w:r>
            <w:r w:rsidR="00B33AFC">
              <w:rPr>
                <w:rFonts w:asciiTheme="minorHAnsi" w:hAnsiTheme="minorHAnsi"/>
                <w:sz w:val="18"/>
                <w:szCs w:val="18"/>
              </w:rPr>
              <w:t>C</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B33AFC">
              <w:rPr>
                <w:rFonts w:asciiTheme="minorHAnsi" w:hAnsiTheme="minorHAnsi"/>
                <w:sz w:val="18"/>
                <w:szCs w:val="18"/>
              </w:rPr>
              <w:t>C</w:t>
            </w:r>
            <w:r>
              <w:rPr>
                <w:rFonts w:asciiTheme="minorHAnsi" w:hAnsiTheme="minorHAnsi"/>
                <w:sz w:val="18"/>
                <w:szCs w:val="18"/>
              </w:rPr>
              <w:t>02 then result = “Complies”, else result = “Does Not Comply”</w:t>
            </w:r>
          </w:p>
        </w:tc>
      </w:tr>
    </w:tbl>
    <w:p w14:paraId="44A9AA31" w14:textId="77777777" w:rsidR="00EB04B2" w:rsidRDefault="00EB04B2">
      <w:pPr>
        <w:rPr>
          <w:ins w:id="429" w:author="Shewmaker, Michael@Energy" w:date="2022-02-02T14:28:00Z"/>
        </w:rPr>
      </w:pPr>
    </w:p>
    <w:tbl>
      <w:tblPr>
        <w:tblStyle w:val="TableGrid2"/>
        <w:tblW w:w="0" w:type="auto"/>
        <w:tblLook w:val="04A0" w:firstRow="1" w:lastRow="0" w:firstColumn="1" w:lastColumn="0" w:noHBand="0" w:noVBand="1"/>
      </w:tblPr>
      <w:tblGrid>
        <w:gridCol w:w="542"/>
        <w:gridCol w:w="4673"/>
        <w:gridCol w:w="2790"/>
        <w:gridCol w:w="2785"/>
      </w:tblGrid>
      <w:tr w:rsidR="00EB04B2" w:rsidRPr="0055702B" w14:paraId="2D0B2F50" w14:textId="77777777" w:rsidTr="00726475">
        <w:trPr>
          <w:ins w:id="430" w:author="Shewmaker, Michael@Energy" w:date="2022-02-02T14:28:00Z"/>
        </w:trPr>
        <w:tc>
          <w:tcPr>
            <w:tcW w:w="10790" w:type="dxa"/>
            <w:gridSpan w:val="4"/>
          </w:tcPr>
          <w:p w14:paraId="44B9067D" w14:textId="38A12AA9" w:rsidR="00EB04B2" w:rsidRDefault="00EE50D6" w:rsidP="00726475">
            <w:pPr>
              <w:rPr>
                <w:ins w:id="431" w:author="Shewmaker, Michael@Energy" w:date="2022-02-02T14:28:00Z"/>
                <w:rFonts w:asciiTheme="minorHAnsi" w:hAnsiTheme="minorHAnsi"/>
                <w:b/>
                <w:szCs w:val="18"/>
              </w:rPr>
            </w:pPr>
            <w:ins w:id="432" w:author="Shewmaker, Michael@Energy" w:date="2022-02-02T14:29:00Z">
              <w:r>
                <w:rPr>
                  <w:rFonts w:asciiTheme="minorHAnsi" w:hAnsiTheme="minorHAnsi"/>
                  <w:b/>
                  <w:szCs w:val="18"/>
                </w:rPr>
                <w:t>C2</w:t>
              </w:r>
            </w:ins>
            <w:ins w:id="433" w:author="Shewmaker, Michael@Energy" w:date="2022-02-02T14:28:00Z">
              <w:r w:rsidR="00EB04B2" w:rsidRPr="006A6F35">
                <w:rPr>
                  <w:rFonts w:asciiTheme="minorHAnsi" w:hAnsiTheme="minorHAnsi"/>
                  <w:b/>
                  <w:szCs w:val="18"/>
                </w:rPr>
                <w:t xml:space="preserve">. </w:t>
              </w:r>
              <w:r w:rsidR="00EB04B2">
                <w:rPr>
                  <w:rFonts w:asciiTheme="minorHAnsi" w:hAnsiTheme="minorHAnsi"/>
                  <w:b/>
                  <w:szCs w:val="18"/>
                </w:rPr>
                <w:t xml:space="preserve">Kitchen Range Hood Capture Efficiency Option </w:t>
              </w:r>
            </w:ins>
          </w:p>
          <w:p w14:paraId="093ABA56" w14:textId="7E3209DF" w:rsidR="00EB04B2" w:rsidRPr="0055702B" w:rsidRDefault="00EB04B2" w:rsidP="00726475">
            <w:pPr>
              <w:rPr>
                <w:ins w:id="434" w:author="Shewmaker, Michael@Energy" w:date="2022-02-02T14:28:00Z"/>
                <w:rFonts w:asciiTheme="minorHAnsi" w:hAnsiTheme="minorHAnsi"/>
                <w:bCs/>
                <w:szCs w:val="18"/>
              </w:rPr>
            </w:pPr>
            <w:ins w:id="435" w:author="Shewmaker, Michael@Energy" w:date="2022-02-02T14:28:00Z">
              <w:r>
                <w:rPr>
                  <w:rFonts w:asciiTheme="minorHAnsi" w:hAnsiTheme="minorHAnsi"/>
                  <w:bCs/>
                  <w:szCs w:val="18"/>
                </w:rPr>
                <w:t>&lt;&lt; if B09a = Capture Efficiency</w:t>
              </w:r>
              <w:r>
                <w:rPr>
                  <w:rFonts w:asciiTheme="minorHAnsi" w:eastAsia="Cambria" w:hAnsiTheme="minorHAnsi"/>
                </w:rPr>
                <w:t>, then display table; else display section header and standard “this section does not apply” message&gt;&gt;</w:t>
              </w:r>
            </w:ins>
          </w:p>
        </w:tc>
      </w:tr>
      <w:tr w:rsidR="00EB04B2" w14:paraId="0ACEC71E" w14:textId="77777777" w:rsidTr="00726475">
        <w:trPr>
          <w:ins w:id="436" w:author="Shewmaker, Michael@Energy" w:date="2022-02-02T14:28:00Z"/>
        </w:trPr>
        <w:tc>
          <w:tcPr>
            <w:tcW w:w="542" w:type="dxa"/>
            <w:vAlign w:val="center"/>
          </w:tcPr>
          <w:p w14:paraId="2122E123" w14:textId="77777777" w:rsidR="00EB04B2" w:rsidRDefault="00EB04B2" w:rsidP="00726475">
            <w:pPr>
              <w:jc w:val="center"/>
              <w:rPr>
                <w:ins w:id="437" w:author="Shewmaker, Michael@Energy" w:date="2022-02-02T14:28:00Z"/>
                <w:rFonts w:asciiTheme="minorHAnsi" w:hAnsiTheme="minorHAnsi"/>
                <w:sz w:val="18"/>
                <w:szCs w:val="18"/>
              </w:rPr>
            </w:pPr>
            <w:ins w:id="438" w:author="Shewmaker, Michael@Energy" w:date="2022-02-02T14:28:00Z">
              <w:r>
                <w:rPr>
                  <w:rFonts w:asciiTheme="minorHAnsi" w:hAnsiTheme="minorHAnsi"/>
                  <w:sz w:val="18"/>
                  <w:szCs w:val="18"/>
                </w:rPr>
                <w:t>01</w:t>
              </w:r>
            </w:ins>
          </w:p>
        </w:tc>
        <w:tc>
          <w:tcPr>
            <w:tcW w:w="4673" w:type="dxa"/>
            <w:vAlign w:val="center"/>
          </w:tcPr>
          <w:p w14:paraId="5223C3B8" w14:textId="77777777" w:rsidR="00EB04B2" w:rsidRDefault="00EB04B2" w:rsidP="00726475">
            <w:pPr>
              <w:rPr>
                <w:ins w:id="439" w:author="Shewmaker, Michael@Energy" w:date="2022-02-02T14:28:00Z"/>
                <w:rFonts w:asciiTheme="minorHAnsi" w:hAnsiTheme="minorHAnsi"/>
                <w:sz w:val="18"/>
                <w:szCs w:val="18"/>
              </w:rPr>
            </w:pPr>
            <w:ins w:id="440" w:author="Shewmaker, Michael@Energy" w:date="2022-02-02T14:28:00Z">
              <w:r>
                <w:rPr>
                  <w:rFonts w:asciiTheme="minorHAnsi" w:hAnsiTheme="minorHAnsi"/>
                  <w:sz w:val="18"/>
                  <w:szCs w:val="18"/>
                </w:rPr>
                <w:t>Manufacturer Name</w:t>
              </w:r>
            </w:ins>
          </w:p>
        </w:tc>
        <w:tc>
          <w:tcPr>
            <w:tcW w:w="2790" w:type="dxa"/>
          </w:tcPr>
          <w:p w14:paraId="4118590A" w14:textId="77777777" w:rsidR="00EB04B2" w:rsidRDefault="00EB04B2" w:rsidP="00726475">
            <w:pPr>
              <w:rPr>
                <w:ins w:id="441" w:author="Shewmaker, Michael@Energy" w:date="2022-02-02T14:28:00Z"/>
                <w:rFonts w:asciiTheme="minorHAnsi" w:hAnsiTheme="minorHAnsi"/>
                <w:sz w:val="18"/>
                <w:szCs w:val="18"/>
              </w:rPr>
            </w:pPr>
            <w:ins w:id="442" w:author="Shewmaker, Michael@Energy" w:date="2022-02-02T14:28:00Z">
              <w:r>
                <w:rPr>
                  <w:rFonts w:asciiTheme="minorHAnsi" w:hAnsiTheme="minorHAnsi"/>
                  <w:sz w:val="18"/>
                  <w:szCs w:val="18"/>
                </w:rPr>
                <w:t>&lt;&lt;User Entered Value up to 50 characters&gt;&gt;</w:t>
              </w:r>
            </w:ins>
          </w:p>
        </w:tc>
        <w:tc>
          <w:tcPr>
            <w:tcW w:w="2785" w:type="dxa"/>
          </w:tcPr>
          <w:p w14:paraId="5E1C9D63" w14:textId="77777777" w:rsidR="00EB04B2" w:rsidRDefault="00EB04B2" w:rsidP="00726475">
            <w:pPr>
              <w:rPr>
                <w:ins w:id="443" w:author="Shewmaker, Michael@Energy" w:date="2022-02-02T14:28:00Z"/>
                <w:rFonts w:asciiTheme="minorHAnsi" w:hAnsiTheme="minorHAnsi"/>
                <w:sz w:val="18"/>
                <w:szCs w:val="18"/>
              </w:rPr>
            </w:pPr>
            <w:ins w:id="444" w:author="Shewmaker, Michael@Energy" w:date="2022-02-02T14:28:00Z">
              <w:r>
                <w:rPr>
                  <w:rFonts w:asciiTheme="minorHAnsi" w:hAnsiTheme="minorHAnsi"/>
                  <w:sz w:val="18"/>
                  <w:szCs w:val="18"/>
                </w:rPr>
                <w:t>*</w:t>
              </w:r>
            </w:ins>
          </w:p>
        </w:tc>
      </w:tr>
      <w:tr w:rsidR="00EB04B2" w14:paraId="1CC43F00" w14:textId="77777777" w:rsidTr="00726475">
        <w:trPr>
          <w:ins w:id="445" w:author="Shewmaker, Michael@Energy" w:date="2022-02-02T14:28:00Z"/>
        </w:trPr>
        <w:tc>
          <w:tcPr>
            <w:tcW w:w="542" w:type="dxa"/>
            <w:vAlign w:val="center"/>
          </w:tcPr>
          <w:p w14:paraId="39B98FCF" w14:textId="77777777" w:rsidR="00EB04B2" w:rsidRDefault="00EB04B2" w:rsidP="00726475">
            <w:pPr>
              <w:jc w:val="center"/>
              <w:rPr>
                <w:ins w:id="446" w:author="Shewmaker, Michael@Energy" w:date="2022-02-02T14:28:00Z"/>
                <w:rFonts w:asciiTheme="minorHAnsi" w:hAnsiTheme="minorHAnsi"/>
                <w:sz w:val="18"/>
                <w:szCs w:val="18"/>
              </w:rPr>
            </w:pPr>
            <w:ins w:id="447" w:author="Shewmaker, Michael@Energy" w:date="2022-02-02T14:28:00Z">
              <w:r>
                <w:rPr>
                  <w:rFonts w:asciiTheme="minorHAnsi" w:hAnsiTheme="minorHAnsi"/>
                  <w:sz w:val="18"/>
                  <w:szCs w:val="18"/>
                </w:rPr>
                <w:t>02</w:t>
              </w:r>
            </w:ins>
          </w:p>
        </w:tc>
        <w:tc>
          <w:tcPr>
            <w:tcW w:w="4673" w:type="dxa"/>
            <w:vAlign w:val="center"/>
          </w:tcPr>
          <w:p w14:paraId="1ECEBDBC" w14:textId="77777777" w:rsidR="00EB04B2" w:rsidRDefault="00EB04B2" w:rsidP="00726475">
            <w:pPr>
              <w:rPr>
                <w:ins w:id="448" w:author="Shewmaker, Michael@Energy" w:date="2022-02-02T14:28:00Z"/>
                <w:rFonts w:asciiTheme="minorHAnsi" w:hAnsiTheme="minorHAnsi"/>
                <w:sz w:val="18"/>
                <w:szCs w:val="18"/>
              </w:rPr>
            </w:pPr>
            <w:ins w:id="449" w:author="Shewmaker, Michael@Energy" w:date="2022-02-02T14:28:00Z">
              <w:r>
                <w:rPr>
                  <w:rFonts w:asciiTheme="minorHAnsi" w:hAnsiTheme="minorHAnsi"/>
                  <w:sz w:val="18"/>
                  <w:szCs w:val="18"/>
                </w:rPr>
                <w:t>CEC-Approved Directory Listed Model Number</w:t>
              </w:r>
            </w:ins>
          </w:p>
        </w:tc>
        <w:tc>
          <w:tcPr>
            <w:tcW w:w="2790" w:type="dxa"/>
          </w:tcPr>
          <w:p w14:paraId="7C519E59" w14:textId="77777777" w:rsidR="00EB04B2" w:rsidRDefault="00EB04B2" w:rsidP="00726475">
            <w:pPr>
              <w:rPr>
                <w:ins w:id="450" w:author="Shewmaker, Michael@Energy" w:date="2022-02-02T14:28:00Z"/>
                <w:rFonts w:asciiTheme="minorHAnsi" w:hAnsiTheme="minorHAnsi"/>
                <w:sz w:val="18"/>
                <w:szCs w:val="18"/>
              </w:rPr>
            </w:pPr>
            <w:ins w:id="451" w:author="Shewmaker, Michael@Energy" w:date="2022-02-02T14:28:00Z">
              <w:r>
                <w:rPr>
                  <w:rFonts w:asciiTheme="minorHAnsi" w:hAnsiTheme="minorHAnsi"/>
                  <w:sz w:val="18"/>
                  <w:szCs w:val="18"/>
                </w:rPr>
                <w:t>&lt;&lt;User Entered Value up to 50 characters&gt;&gt;</w:t>
              </w:r>
            </w:ins>
          </w:p>
        </w:tc>
        <w:tc>
          <w:tcPr>
            <w:tcW w:w="2785" w:type="dxa"/>
          </w:tcPr>
          <w:p w14:paraId="6234C05B" w14:textId="77777777" w:rsidR="00EB04B2" w:rsidRDefault="00EB04B2" w:rsidP="00726475">
            <w:pPr>
              <w:rPr>
                <w:ins w:id="452" w:author="Shewmaker, Michael@Energy" w:date="2022-02-02T14:28:00Z"/>
                <w:rFonts w:asciiTheme="minorHAnsi" w:hAnsiTheme="minorHAnsi"/>
                <w:sz w:val="18"/>
                <w:szCs w:val="18"/>
              </w:rPr>
            </w:pPr>
          </w:p>
        </w:tc>
      </w:tr>
      <w:tr w:rsidR="00EB04B2" w14:paraId="51448F50" w14:textId="77777777" w:rsidTr="00726475">
        <w:trPr>
          <w:ins w:id="453" w:author="Shewmaker, Michael@Energy" w:date="2022-02-02T14:28:00Z"/>
        </w:trPr>
        <w:tc>
          <w:tcPr>
            <w:tcW w:w="542" w:type="dxa"/>
            <w:vAlign w:val="center"/>
          </w:tcPr>
          <w:p w14:paraId="2FB1919B" w14:textId="77777777" w:rsidR="00EB04B2" w:rsidRDefault="00EB04B2" w:rsidP="00726475">
            <w:pPr>
              <w:jc w:val="center"/>
              <w:rPr>
                <w:ins w:id="454" w:author="Shewmaker, Michael@Energy" w:date="2022-02-02T14:28:00Z"/>
                <w:rFonts w:asciiTheme="minorHAnsi" w:hAnsiTheme="minorHAnsi"/>
                <w:sz w:val="18"/>
                <w:szCs w:val="18"/>
              </w:rPr>
            </w:pPr>
            <w:ins w:id="455" w:author="Shewmaker, Michael@Energy" w:date="2022-02-02T14:28:00Z">
              <w:r>
                <w:rPr>
                  <w:rFonts w:asciiTheme="minorHAnsi" w:hAnsiTheme="minorHAnsi"/>
                  <w:sz w:val="18"/>
                  <w:szCs w:val="18"/>
                </w:rPr>
                <w:t>03</w:t>
              </w:r>
            </w:ins>
          </w:p>
        </w:tc>
        <w:tc>
          <w:tcPr>
            <w:tcW w:w="4673" w:type="dxa"/>
            <w:vAlign w:val="center"/>
          </w:tcPr>
          <w:p w14:paraId="4A2BC066" w14:textId="77777777" w:rsidR="00EB04B2" w:rsidRDefault="00EB04B2" w:rsidP="00726475">
            <w:pPr>
              <w:rPr>
                <w:ins w:id="456" w:author="Shewmaker, Michael@Energy" w:date="2022-02-02T14:28:00Z"/>
                <w:rFonts w:asciiTheme="minorHAnsi" w:hAnsiTheme="minorHAnsi"/>
                <w:sz w:val="18"/>
                <w:szCs w:val="18"/>
              </w:rPr>
            </w:pPr>
            <w:ins w:id="457" w:author="Shewmaker, Michael@Energy" w:date="2022-02-02T14:28:00Z">
              <w:r>
                <w:rPr>
                  <w:rFonts w:asciiTheme="minorHAnsi" w:hAnsiTheme="minorHAnsi"/>
                  <w:sz w:val="18"/>
                  <w:szCs w:val="18"/>
                </w:rPr>
                <w:t>CEC-Approved Directory Listed Rated Capture Efficiency (%)</w:t>
              </w:r>
            </w:ins>
          </w:p>
        </w:tc>
        <w:tc>
          <w:tcPr>
            <w:tcW w:w="2790" w:type="dxa"/>
          </w:tcPr>
          <w:p w14:paraId="0B80E1C6" w14:textId="77777777" w:rsidR="00EB04B2" w:rsidRDefault="00EB04B2" w:rsidP="00726475">
            <w:pPr>
              <w:rPr>
                <w:ins w:id="458" w:author="Shewmaker, Michael@Energy" w:date="2022-02-02T14:28:00Z"/>
                <w:rFonts w:asciiTheme="minorHAnsi" w:hAnsiTheme="minorHAnsi"/>
                <w:sz w:val="18"/>
                <w:szCs w:val="18"/>
              </w:rPr>
            </w:pPr>
            <w:ins w:id="459" w:author="Shewmaker, Michael@Energy" w:date="2022-02-02T14:28:00Z">
              <w:r>
                <w:rPr>
                  <w:rFonts w:asciiTheme="minorHAnsi" w:hAnsiTheme="minorHAnsi"/>
                  <w:sz w:val="18"/>
                  <w:szCs w:val="18"/>
                </w:rPr>
                <w:t>&lt;&lt;User Entered Value; (XX.XX)&gt;&gt;</w:t>
              </w:r>
            </w:ins>
          </w:p>
        </w:tc>
        <w:tc>
          <w:tcPr>
            <w:tcW w:w="2785" w:type="dxa"/>
          </w:tcPr>
          <w:p w14:paraId="6A621ECD" w14:textId="77777777" w:rsidR="00EB04B2" w:rsidRDefault="00EB04B2" w:rsidP="00726475">
            <w:pPr>
              <w:rPr>
                <w:ins w:id="460" w:author="Shewmaker, Michael@Energy" w:date="2022-02-02T14:28:00Z"/>
                <w:rFonts w:asciiTheme="minorHAnsi" w:hAnsiTheme="minorHAnsi"/>
                <w:sz w:val="18"/>
                <w:szCs w:val="18"/>
              </w:rPr>
            </w:pPr>
          </w:p>
        </w:tc>
      </w:tr>
      <w:tr w:rsidR="00EB04B2" w14:paraId="18B6377B" w14:textId="77777777" w:rsidTr="00726475">
        <w:trPr>
          <w:ins w:id="461" w:author="Shewmaker, Michael@Energy" w:date="2022-02-02T14:28:00Z"/>
        </w:trPr>
        <w:tc>
          <w:tcPr>
            <w:tcW w:w="542" w:type="dxa"/>
            <w:vAlign w:val="center"/>
          </w:tcPr>
          <w:p w14:paraId="4E3ADF08" w14:textId="77777777" w:rsidR="00EB04B2" w:rsidRDefault="00EB04B2" w:rsidP="00726475">
            <w:pPr>
              <w:jc w:val="center"/>
              <w:rPr>
                <w:ins w:id="462" w:author="Shewmaker, Michael@Energy" w:date="2022-02-02T14:28:00Z"/>
                <w:rFonts w:asciiTheme="minorHAnsi" w:hAnsiTheme="minorHAnsi"/>
                <w:sz w:val="18"/>
                <w:szCs w:val="18"/>
              </w:rPr>
            </w:pPr>
            <w:ins w:id="463" w:author="Shewmaker, Michael@Energy" w:date="2022-02-02T14:28:00Z">
              <w:r>
                <w:rPr>
                  <w:rFonts w:asciiTheme="minorHAnsi" w:hAnsiTheme="minorHAnsi"/>
                  <w:sz w:val="18"/>
                  <w:szCs w:val="18"/>
                </w:rPr>
                <w:t>04</w:t>
              </w:r>
            </w:ins>
          </w:p>
        </w:tc>
        <w:tc>
          <w:tcPr>
            <w:tcW w:w="4673" w:type="dxa"/>
            <w:vAlign w:val="center"/>
          </w:tcPr>
          <w:p w14:paraId="438B101F" w14:textId="77777777" w:rsidR="00EB04B2" w:rsidRDefault="00EB04B2" w:rsidP="00726475">
            <w:pPr>
              <w:rPr>
                <w:ins w:id="464" w:author="Shewmaker, Michael@Energy" w:date="2022-02-02T14:28:00Z"/>
                <w:rFonts w:asciiTheme="minorHAnsi" w:hAnsiTheme="minorHAnsi"/>
                <w:sz w:val="18"/>
                <w:szCs w:val="18"/>
              </w:rPr>
            </w:pPr>
            <w:ins w:id="465" w:author="Shewmaker, Michael@Energy" w:date="2022-02-02T14:28:00Z">
              <w:r>
                <w:rPr>
                  <w:rFonts w:asciiTheme="minorHAnsi" w:hAnsiTheme="minorHAnsi"/>
                  <w:sz w:val="18"/>
                  <w:szCs w:val="18"/>
                </w:rPr>
                <w:t xml:space="preserve">Required Minimum Capture Efficiency </w:t>
              </w:r>
              <w:r w:rsidRPr="001D7763">
                <w:rPr>
                  <w:rFonts w:asciiTheme="minorHAnsi" w:hAnsiTheme="minorHAnsi"/>
                  <w:sz w:val="18"/>
                  <w:szCs w:val="18"/>
                </w:rPr>
                <w:t>(</w:t>
              </w:r>
              <w:r w:rsidRPr="0055702B">
                <w:rPr>
                  <w:rFonts w:asciiTheme="minorHAnsi" w:hAnsiTheme="minorHAnsi"/>
                  <w:sz w:val="18"/>
                  <w:szCs w:val="18"/>
                </w:rPr>
                <w:t>%</w:t>
              </w:r>
              <w:r w:rsidRPr="001D7763">
                <w:rPr>
                  <w:rFonts w:asciiTheme="minorHAnsi" w:hAnsiTheme="minorHAnsi"/>
                  <w:sz w:val="18"/>
                  <w:szCs w:val="18"/>
                </w:rPr>
                <w:t>)</w:t>
              </w:r>
            </w:ins>
          </w:p>
        </w:tc>
        <w:tc>
          <w:tcPr>
            <w:tcW w:w="2790" w:type="dxa"/>
          </w:tcPr>
          <w:p w14:paraId="48F64369" w14:textId="77777777" w:rsidR="00EB04B2" w:rsidRDefault="00EB04B2" w:rsidP="00726475">
            <w:pPr>
              <w:keepNext/>
              <w:rPr>
                <w:ins w:id="466" w:author="Shewmaker, Michael@Energy" w:date="2022-02-02T14:28:00Z"/>
                <w:rFonts w:asciiTheme="minorHAnsi" w:hAnsiTheme="minorHAnsi"/>
                <w:sz w:val="18"/>
                <w:szCs w:val="18"/>
              </w:rPr>
            </w:pPr>
            <w:ins w:id="467" w:author="Shewmaker, Michael@Energy" w:date="2022-02-02T14:28:00Z">
              <w:r>
                <w:rPr>
                  <w:rFonts w:asciiTheme="minorHAnsi" w:hAnsiTheme="minorHAnsi"/>
                  <w:sz w:val="18"/>
                  <w:szCs w:val="18"/>
                </w:rPr>
                <w:t>&lt;&lt;Result = “</w:t>
              </w:r>
              <w:r w:rsidRPr="0055702B">
                <w:rPr>
                  <w:rFonts w:asciiTheme="minorHAnsi" w:hAnsiTheme="minorHAnsi"/>
                  <w:sz w:val="18"/>
                  <w:szCs w:val="18"/>
                  <w:highlight w:val="yellow"/>
                </w:rPr>
                <w:t>50</w:t>
              </w:r>
              <w:r>
                <w:rPr>
                  <w:rFonts w:asciiTheme="minorHAnsi" w:hAnsiTheme="minorHAnsi"/>
                  <w:sz w:val="18"/>
                  <w:szCs w:val="18"/>
                </w:rPr>
                <w:t>” for A08 = Electric and A07 &gt; 1500; “</w:t>
              </w:r>
              <w:r w:rsidRPr="0055702B">
                <w:rPr>
                  <w:rFonts w:asciiTheme="minorHAnsi" w:hAnsiTheme="minorHAnsi"/>
                  <w:sz w:val="18"/>
                  <w:szCs w:val="18"/>
                  <w:highlight w:val="yellow"/>
                </w:rPr>
                <w:t>50</w:t>
              </w:r>
              <w:r>
                <w:rPr>
                  <w:rFonts w:asciiTheme="minorHAnsi" w:hAnsiTheme="minorHAnsi"/>
                  <w:sz w:val="18"/>
                  <w:szCs w:val="18"/>
                </w:rPr>
                <w:t>” for A08 = Electric and A07 is 1000 – 1500; “</w:t>
              </w:r>
              <w:r w:rsidRPr="0055702B">
                <w:rPr>
                  <w:rFonts w:asciiTheme="minorHAnsi" w:hAnsiTheme="minorHAnsi"/>
                  <w:sz w:val="18"/>
                  <w:szCs w:val="18"/>
                  <w:highlight w:val="yellow"/>
                </w:rPr>
                <w:t>55</w:t>
              </w:r>
              <w:r>
                <w:rPr>
                  <w:rFonts w:asciiTheme="minorHAnsi" w:hAnsiTheme="minorHAnsi"/>
                  <w:sz w:val="18"/>
                  <w:szCs w:val="18"/>
                </w:rPr>
                <w:t>” for A08 = Electric and A07 is 750 – 1000; “</w:t>
              </w:r>
              <w:r w:rsidRPr="0055702B">
                <w:rPr>
                  <w:rFonts w:asciiTheme="minorHAnsi" w:hAnsiTheme="minorHAnsi"/>
                  <w:sz w:val="18"/>
                  <w:szCs w:val="18"/>
                  <w:highlight w:val="yellow"/>
                </w:rPr>
                <w:t>65</w:t>
              </w:r>
              <w:r>
                <w:rPr>
                  <w:rFonts w:asciiTheme="minorHAnsi" w:hAnsiTheme="minorHAnsi"/>
                  <w:sz w:val="18"/>
                  <w:szCs w:val="18"/>
                </w:rPr>
                <w:t>” for A08 = Electric and A07 &lt; 750; “</w:t>
              </w:r>
              <w:r w:rsidRPr="0055702B">
                <w:rPr>
                  <w:rFonts w:asciiTheme="minorHAnsi" w:hAnsiTheme="minorHAnsi"/>
                  <w:sz w:val="18"/>
                  <w:szCs w:val="18"/>
                  <w:highlight w:val="yellow"/>
                </w:rPr>
                <w:t>70</w:t>
              </w:r>
              <w:r>
                <w:rPr>
                  <w:rFonts w:asciiTheme="minorHAnsi" w:hAnsiTheme="minorHAnsi"/>
                  <w:sz w:val="18"/>
                  <w:szCs w:val="18"/>
                </w:rPr>
                <w:t>” for A08 = Natural Gas and A07 &gt; 1500; “</w:t>
              </w:r>
              <w:r w:rsidRPr="0055702B">
                <w:rPr>
                  <w:rFonts w:asciiTheme="minorHAnsi" w:hAnsiTheme="minorHAnsi"/>
                  <w:sz w:val="18"/>
                  <w:szCs w:val="18"/>
                  <w:highlight w:val="yellow"/>
                </w:rPr>
                <w:t>80</w:t>
              </w:r>
              <w:r>
                <w:rPr>
                  <w:rFonts w:asciiTheme="minorHAnsi" w:hAnsiTheme="minorHAnsi"/>
                  <w:sz w:val="18"/>
                  <w:szCs w:val="18"/>
                </w:rPr>
                <w:t>” for A08 = Natural Gas and A07 is 1000 – 1500; “</w:t>
              </w:r>
              <w:r w:rsidRPr="0055702B">
                <w:rPr>
                  <w:rFonts w:asciiTheme="minorHAnsi" w:hAnsiTheme="minorHAnsi"/>
                  <w:sz w:val="18"/>
                  <w:szCs w:val="18"/>
                  <w:highlight w:val="yellow"/>
                </w:rPr>
                <w:t>85</w:t>
              </w:r>
              <w:r>
                <w:rPr>
                  <w:rFonts w:asciiTheme="minorHAnsi" w:hAnsiTheme="minorHAnsi"/>
                  <w:sz w:val="18"/>
                  <w:szCs w:val="18"/>
                </w:rPr>
                <w:t xml:space="preserve">” for A08 = Natural Gas and A07 is 750 – 1000; </w:t>
              </w:r>
              <w:r>
                <w:rPr>
                  <w:rFonts w:asciiTheme="minorHAnsi" w:hAnsiTheme="minorHAnsi"/>
                  <w:sz w:val="18"/>
                  <w:szCs w:val="18"/>
                </w:rPr>
                <w:lastRenderedPageBreak/>
                <w:t>“</w:t>
              </w:r>
              <w:r w:rsidRPr="0055702B">
                <w:rPr>
                  <w:rFonts w:asciiTheme="minorHAnsi" w:hAnsiTheme="minorHAnsi"/>
                  <w:sz w:val="18"/>
                  <w:szCs w:val="18"/>
                  <w:highlight w:val="yellow"/>
                </w:rPr>
                <w:t>85</w:t>
              </w:r>
              <w:r>
                <w:rPr>
                  <w:rFonts w:asciiTheme="minorHAnsi" w:hAnsiTheme="minorHAnsi"/>
                  <w:sz w:val="18"/>
                  <w:szCs w:val="18"/>
                </w:rPr>
                <w:t>” for A08 = Natural Gas and A07 &lt; 750&gt;&gt;</w:t>
              </w:r>
            </w:ins>
          </w:p>
          <w:p w14:paraId="2A84FE4B" w14:textId="77777777" w:rsidR="00EB04B2" w:rsidRDefault="00EB04B2" w:rsidP="00726475">
            <w:pPr>
              <w:rPr>
                <w:ins w:id="468" w:author="Shewmaker, Michael@Energy" w:date="2022-02-02T14:28:00Z"/>
                <w:rFonts w:asciiTheme="minorHAnsi" w:hAnsiTheme="minorHAnsi"/>
                <w:sz w:val="18"/>
                <w:szCs w:val="18"/>
              </w:rPr>
            </w:pPr>
          </w:p>
        </w:tc>
        <w:tc>
          <w:tcPr>
            <w:tcW w:w="2785" w:type="dxa"/>
          </w:tcPr>
          <w:p w14:paraId="4B1C5358" w14:textId="77777777" w:rsidR="00EB04B2" w:rsidRDefault="00EB04B2" w:rsidP="00726475">
            <w:pPr>
              <w:keepNext/>
              <w:rPr>
                <w:ins w:id="469" w:author="Shewmaker, Michael@Energy" w:date="2022-02-02T14:28:00Z"/>
                <w:rFonts w:asciiTheme="minorHAnsi" w:hAnsiTheme="minorHAnsi"/>
                <w:sz w:val="18"/>
                <w:szCs w:val="18"/>
              </w:rPr>
            </w:pPr>
          </w:p>
        </w:tc>
      </w:tr>
      <w:tr w:rsidR="00EB04B2" w14:paraId="3316C25B" w14:textId="77777777" w:rsidTr="00726475">
        <w:trPr>
          <w:ins w:id="470" w:author="Shewmaker, Michael@Energy" w:date="2022-02-02T14:28:00Z"/>
        </w:trPr>
        <w:tc>
          <w:tcPr>
            <w:tcW w:w="542" w:type="dxa"/>
            <w:vAlign w:val="center"/>
          </w:tcPr>
          <w:p w14:paraId="217B1B5D" w14:textId="77777777" w:rsidR="00EB04B2" w:rsidRDefault="00EB04B2" w:rsidP="00726475">
            <w:pPr>
              <w:jc w:val="center"/>
              <w:rPr>
                <w:ins w:id="471" w:author="Shewmaker, Michael@Energy" w:date="2022-02-02T14:28:00Z"/>
                <w:rFonts w:asciiTheme="minorHAnsi" w:hAnsiTheme="minorHAnsi"/>
                <w:sz w:val="18"/>
                <w:szCs w:val="18"/>
              </w:rPr>
            </w:pPr>
            <w:ins w:id="472" w:author="Shewmaker, Michael@Energy" w:date="2022-02-02T14:28:00Z">
              <w:r>
                <w:rPr>
                  <w:rFonts w:asciiTheme="minorHAnsi" w:hAnsiTheme="minorHAnsi"/>
                  <w:sz w:val="18"/>
                  <w:szCs w:val="18"/>
                </w:rPr>
                <w:t>05</w:t>
              </w:r>
            </w:ins>
          </w:p>
        </w:tc>
        <w:tc>
          <w:tcPr>
            <w:tcW w:w="4673" w:type="dxa"/>
            <w:vAlign w:val="center"/>
          </w:tcPr>
          <w:p w14:paraId="0AD582AC" w14:textId="77777777" w:rsidR="00EB04B2" w:rsidRDefault="00EB04B2" w:rsidP="00726475">
            <w:pPr>
              <w:rPr>
                <w:ins w:id="473" w:author="Shewmaker, Michael@Energy" w:date="2022-02-02T14:28:00Z"/>
                <w:rFonts w:asciiTheme="minorHAnsi" w:hAnsiTheme="minorHAnsi"/>
                <w:sz w:val="18"/>
                <w:szCs w:val="18"/>
              </w:rPr>
            </w:pPr>
            <w:ins w:id="474" w:author="Shewmaker, Michael@Energy" w:date="2022-02-02T14:28:00Z">
              <w:r>
                <w:rPr>
                  <w:rFonts w:asciiTheme="minorHAnsi" w:hAnsiTheme="minorHAnsi"/>
                  <w:sz w:val="18"/>
                  <w:szCs w:val="18"/>
                </w:rPr>
                <w:t>Compliance Statement</w:t>
              </w:r>
            </w:ins>
          </w:p>
        </w:tc>
        <w:tc>
          <w:tcPr>
            <w:tcW w:w="2790" w:type="dxa"/>
          </w:tcPr>
          <w:p w14:paraId="3C02C9B1" w14:textId="3E00D00F" w:rsidR="00EB04B2" w:rsidRDefault="00EB04B2" w:rsidP="00726475">
            <w:pPr>
              <w:rPr>
                <w:ins w:id="475" w:author="Shewmaker, Michael@Energy" w:date="2022-02-02T14:28:00Z"/>
                <w:rFonts w:asciiTheme="minorHAnsi" w:hAnsiTheme="minorHAnsi"/>
                <w:sz w:val="18"/>
                <w:szCs w:val="18"/>
              </w:rPr>
            </w:pPr>
            <w:ins w:id="476" w:author="Shewmaker, Michael@Energy" w:date="2022-02-02T14:28:00Z">
              <w:r>
                <w:rPr>
                  <w:rFonts w:asciiTheme="minorHAnsi" w:hAnsiTheme="minorHAnsi"/>
                  <w:sz w:val="18"/>
                  <w:szCs w:val="18"/>
                </w:rPr>
                <w:t xml:space="preserve">&lt;&lt;If C2-03 </w:t>
              </w:r>
              <w:r>
                <w:rPr>
                  <w:rFonts w:asciiTheme="minorHAnsi" w:hAnsiTheme="minorHAnsi" w:cstheme="minorHAnsi"/>
                  <w:sz w:val="18"/>
                  <w:szCs w:val="18"/>
                </w:rPr>
                <w:t>≥ C2-04,</w:t>
              </w:r>
            </w:ins>
          </w:p>
          <w:p w14:paraId="52005089" w14:textId="77777777" w:rsidR="00EB04B2" w:rsidRDefault="00EB04B2" w:rsidP="00726475">
            <w:pPr>
              <w:rPr>
                <w:ins w:id="477" w:author="Shewmaker, Michael@Energy" w:date="2022-02-02T14:28:00Z"/>
                <w:rFonts w:asciiTheme="minorHAnsi" w:hAnsiTheme="minorHAnsi"/>
                <w:sz w:val="18"/>
                <w:szCs w:val="18"/>
              </w:rPr>
            </w:pPr>
            <w:ins w:id="478" w:author="Shewmaker, Michael@Energy" w:date="2022-02-02T14:28: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11E6B50" w14:textId="77777777" w:rsidR="00EB04B2" w:rsidRDefault="00EB04B2" w:rsidP="00726475">
            <w:pPr>
              <w:rPr>
                <w:ins w:id="479" w:author="Shewmaker, Michael@Energy" w:date="2022-02-02T14:28:00Z"/>
                <w:rFonts w:asciiTheme="minorHAnsi" w:hAnsiTheme="minorHAnsi"/>
                <w:sz w:val="18"/>
                <w:szCs w:val="18"/>
              </w:rPr>
            </w:pPr>
            <w:ins w:id="480" w:author="Shewmaker, Michael@Energy" w:date="2022-02-02T14:28:00Z">
              <w:r>
                <w:rPr>
                  <w:rFonts w:asciiTheme="minorHAnsi" w:hAnsiTheme="minorHAnsi"/>
                  <w:sz w:val="18"/>
                  <w:szCs w:val="18"/>
                </w:rPr>
                <w:t>else display text: "Does Not Comply"</w:t>
              </w:r>
            </w:ins>
          </w:p>
          <w:p w14:paraId="3707CA35" w14:textId="77777777" w:rsidR="00EB04B2" w:rsidRDefault="00EB04B2" w:rsidP="00726475">
            <w:pPr>
              <w:rPr>
                <w:ins w:id="481" w:author="Shewmaker, Michael@Energy" w:date="2022-02-02T14:28:00Z"/>
                <w:rFonts w:asciiTheme="minorHAnsi" w:hAnsiTheme="minorHAnsi"/>
                <w:sz w:val="18"/>
                <w:szCs w:val="18"/>
              </w:rPr>
            </w:pPr>
            <w:ins w:id="482" w:author="Shewmaker, Michael@Energy" w:date="2022-02-02T14:28:00Z">
              <w:r>
                <w:rPr>
                  <w:rFonts w:asciiTheme="minorHAnsi" w:hAnsiTheme="minorHAnsi"/>
                  <w:sz w:val="18"/>
                  <w:szCs w:val="18"/>
                </w:rPr>
                <w:t>&gt;&gt;</w:t>
              </w:r>
            </w:ins>
          </w:p>
        </w:tc>
        <w:tc>
          <w:tcPr>
            <w:tcW w:w="2785" w:type="dxa"/>
          </w:tcPr>
          <w:p w14:paraId="40E52DB1" w14:textId="77777777" w:rsidR="00EB04B2" w:rsidRDefault="00EB04B2" w:rsidP="00726475">
            <w:pPr>
              <w:rPr>
                <w:ins w:id="483" w:author="Shewmaker, Michael@Energy" w:date="2022-02-02T14:28:00Z"/>
                <w:rFonts w:asciiTheme="minorHAnsi" w:hAnsiTheme="minorHAnsi"/>
                <w:sz w:val="18"/>
                <w:szCs w:val="18"/>
              </w:rPr>
            </w:pPr>
          </w:p>
        </w:tc>
      </w:tr>
    </w:tbl>
    <w:p w14:paraId="3D8AF59D" w14:textId="38445973" w:rsidR="00652777"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3404FF" w:rsidRDefault="001E3CED" w:rsidP="00857191">
            <w:pPr>
              <w:keepNext/>
              <w:rPr>
                <w:rFonts w:asciiTheme="minorHAnsi" w:hAnsiTheme="minorHAnsi"/>
                <w:b/>
                <w:szCs w:val="18"/>
              </w:rPr>
            </w:pPr>
            <w:r>
              <w:rPr>
                <w:rFonts w:asciiTheme="minorHAnsi" w:hAnsiTheme="minorHAnsi"/>
                <w:b/>
                <w:szCs w:val="18"/>
              </w:rPr>
              <w:t>D</w:t>
            </w:r>
            <w:r w:rsidR="00B33AFC" w:rsidRPr="003404FF">
              <w:rPr>
                <w:rFonts w:asciiTheme="minorHAnsi" w:hAnsiTheme="minorHAnsi"/>
                <w:b/>
                <w:szCs w:val="18"/>
              </w:rPr>
              <w:t>. Determination of HERS Verification Compliance</w:t>
            </w:r>
          </w:p>
          <w:p w14:paraId="56F79D4D" w14:textId="77777777" w:rsidR="00B33AFC" w:rsidRPr="00E903F8" w:rsidRDefault="00B33AFC" w:rsidP="00857191">
            <w:pPr>
              <w:keepNext/>
              <w:rPr>
                <w:rFonts w:asciiTheme="minorHAnsi" w:hAnsiTheme="minorHAnsi"/>
                <w:sz w:val="18"/>
                <w:szCs w:val="18"/>
              </w:rPr>
            </w:pPr>
            <w:r w:rsidRPr="00E903F8">
              <w:rPr>
                <w:rFonts w:asciiTheme="minorHAnsi" w:hAnsiTheme="minorHAnsi"/>
                <w:sz w:val="18"/>
                <w:szCs w:val="18"/>
              </w:rPr>
              <w:t xml:space="preserve">All applicable sections of this document shall indicate compliance with the specified verification protocol requirements </w:t>
            </w:r>
            <w:proofErr w:type="gramStart"/>
            <w:r w:rsidRPr="00E903F8">
              <w:rPr>
                <w:rFonts w:asciiTheme="minorHAnsi" w:hAnsiTheme="minorHAnsi"/>
                <w:sz w:val="18"/>
                <w:szCs w:val="18"/>
              </w:rPr>
              <w:t>in order for</w:t>
            </w:r>
            <w:proofErr w:type="gramEnd"/>
            <w:r w:rsidRPr="00E903F8">
              <w:rPr>
                <w:rFonts w:asciiTheme="minorHAnsi" w:hAnsiTheme="minorHAnsi"/>
                <w:sz w:val="18"/>
                <w:szCs w:val="18"/>
              </w:rPr>
              <w:t xml:space="preserve"> this Certificate of Verification as a whole to be determined to be in compliance.</w:t>
            </w:r>
          </w:p>
        </w:tc>
      </w:tr>
      <w:tr w:rsidR="00B33AFC"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Default="00B33AFC"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194CD558" w:rsidR="00B33AFC" w:rsidRPr="00F26A73" w:rsidRDefault="00B33AFC">
            <w:pPr>
              <w:keepNext/>
              <w:rPr>
                <w:rFonts w:asciiTheme="minorHAnsi" w:hAnsiTheme="minorHAnsi"/>
                <w:sz w:val="18"/>
                <w:szCs w:val="18"/>
              </w:rPr>
            </w:pPr>
            <w:r w:rsidRPr="00B33AFC">
              <w:rPr>
                <w:rFonts w:asciiTheme="minorHAnsi" w:hAnsiTheme="minorHAnsi"/>
                <w:sz w:val="18"/>
                <w:szCs w:val="18"/>
              </w:rPr>
              <w:t xml:space="preserve">&lt;&lt;if </w:t>
            </w:r>
            <w:ins w:id="484" w:author="Shewmaker, Michael@Energy" w:date="2022-02-02T14:41:00Z">
              <w:r w:rsidR="008A0098">
                <w:rPr>
                  <w:rFonts w:asciiTheme="minorHAnsi" w:hAnsiTheme="minorHAnsi"/>
                  <w:sz w:val="18"/>
                  <w:szCs w:val="18"/>
                </w:rPr>
                <w:t>(1)</w:t>
              </w:r>
            </w:ins>
            <w:r w:rsidR="001E3CED">
              <w:rPr>
                <w:rFonts w:asciiTheme="minorHAnsi" w:hAnsiTheme="minorHAnsi"/>
                <w:sz w:val="18"/>
                <w:szCs w:val="18"/>
              </w:rPr>
              <w:t>B</w:t>
            </w:r>
            <w:r>
              <w:rPr>
                <w:rFonts w:asciiTheme="minorHAnsi" w:hAnsiTheme="minorHAnsi"/>
                <w:sz w:val="18"/>
                <w:szCs w:val="18"/>
              </w:rPr>
              <w:t>1</w:t>
            </w:r>
            <w:ins w:id="485" w:author="Shewmaker, Michael@Energy" w:date="2022-02-02T14:41:00Z">
              <w:r w:rsidR="00FD202F">
                <w:rPr>
                  <w:rFonts w:asciiTheme="minorHAnsi" w:hAnsiTheme="minorHAnsi"/>
                  <w:sz w:val="18"/>
                  <w:szCs w:val="18"/>
                </w:rPr>
                <w:t>2</w:t>
              </w:r>
            </w:ins>
            <w:del w:id="486" w:author="Shewmaker, Michael@Energy" w:date="2022-02-02T14:41:00Z">
              <w:r w:rsidRPr="00B33AFC" w:rsidDel="00FD202F">
                <w:rPr>
                  <w:rFonts w:asciiTheme="minorHAnsi" w:hAnsiTheme="minorHAnsi"/>
                  <w:sz w:val="18"/>
                  <w:szCs w:val="18"/>
                </w:rPr>
                <w:delText>1</w:delText>
              </w:r>
            </w:del>
            <w:r>
              <w:rPr>
                <w:rFonts w:asciiTheme="minorHAnsi" w:hAnsiTheme="minorHAnsi"/>
                <w:sz w:val="18"/>
                <w:szCs w:val="18"/>
              </w:rPr>
              <w:t xml:space="preserve"> = complies for all rows (exhaust systems), and </w:t>
            </w:r>
            <w:ins w:id="487" w:author="Shewmaker, Michael@Energy" w:date="2022-02-02T14:41:00Z">
              <w:r w:rsidR="008A0098">
                <w:rPr>
                  <w:rFonts w:asciiTheme="minorHAnsi" w:hAnsiTheme="minorHAnsi"/>
                  <w:sz w:val="18"/>
                  <w:szCs w:val="18"/>
                </w:rPr>
                <w:t xml:space="preserve">(2) </w:t>
              </w:r>
            </w:ins>
            <w:ins w:id="488" w:author="Shewmaker, Michael@Energy" w:date="2022-02-02T14:44:00Z">
              <w:r w:rsidR="005E0822">
                <w:rPr>
                  <w:rFonts w:asciiTheme="minorHAnsi" w:hAnsiTheme="minorHAnsi"/>
                  <w:sz w:val="18"/>
                  <w:szCs w:val="18"/>
                </w:rPr>
                <w:t>if</w:t>
              </w:r>
            </w:ins>
            <w:ins w:id="489" w:author="Shewmaker, Michael@Energy" w:date="2022-02-02T14:45:00Z">
              <w:r w:rsidR="005E0822">
                <w:rPr>
                  <w:rFonts w:asciiTheme="minorHAnsi" w:hAnsiTheme="minorHAnsi"/>
                  <w:sz w:val="18"/>
                  <w:szCs w:val="18"/>
                </w:rPr>
                <w:t xml:space="preserve"> </w:t>
              </w:r>
            </w:ins>
            <w:ins w:id="490" w:author="Shewmaker, Michael@Energy" w:date="2022-02-02T14:43:00Z">
              <w:r w:rsidR="00E00776">
                <w:rPr>
                  <w:rFonts w:asciiTheme="minorHAnsi" w:hAnsiTheme="minorHAnsi"/>
                  <w:sz w:val="18"/>
                  <w:szCs w:val="18"/>
                </w:rPr>
                <w:t>B11</w:t>
              </w:r>
            </w:ins>
            <w:ins w:id="491" w:author="Shewmaker, Michael@Energy" w:date="2022-02-02T15:05:00Z">
              <w:r w:rsidR="00352200">
                <w:rPr>
                  <w:rFonts w:asciiTheme="minorHAnsi" w:hAnsiTheme="minorHAnsi"/>
                  <w:sz w:val="18"/>
                  <w:szCs w:val="18"/>
                </w:rPr>
                <w:t>, C03</w:t>
              </w:r>
            </w:ins>
            <w:ins w:id="492" w:author="Shewmaker, Michael@Energy" w:date="2022-02-02T14:45:00Z">
              <w:r w:rsidR="00AF130F">
                <w:rPr>
                  <w:rFonts w:asciiTheme="minorHAnsi" w:hAnsiTheme="minorHAnsi"/>
                  <w:sz w:val="18"/>
                  <w:szCs w:val="18"/>
                </w:rPr>
                <w:t xml:space="preserve"> or C2-05 = complies, </w:t>
              </w:r>
            </w:ins>
            <w:del w:id="493" w:author="Shewmaker, Michael@Energy" w:date="2022-02-02T15:05:00Z">
              <w:r w:rsidR="001E3CED" w:rsidDel="00352200">
                <w:rPr>
                  <w:rFonts w:asciiTheme="minorHAnsi" w:hAnsiTheme="minorHAnsi"/>
                  <w:sz w:val="18"/>
                  <w:szCs w:val="18"/>
                </w:rPr>
                <w:delText>C</w:delText>
              </w:r>
              <w:r w:rsidDel="00352200">
                <w:rPr>
                  <w:rFonts w:asciiTheme="minorHAnsi" w:hAnsiTheme="minorHAnsi"/>
                  <w:sz w:val="18"/>
                  <w:szCs w:val="18"/>
                </w:rPr>
                <w:delText xml:space="preserve">03 = complies or N/A, </w:delText>
              </w:r>
            </w:del>
            <w:r>
              <w:rPr>
                <w:rFonts w:asciiTheme="minorHAnsi" w:hAnsiTheme="minorHAnsi"/>
                <w:sz w:val="18"/>
                <w:szCs w:val="18"/>
              </w:rPr>
              <w:t>then Result = “</w:t>
            </w:r>
            <w:r w:rsidRPr="00B33AFC">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B33AFC">
              <w:rPr>
                <w:rFonts w:asciiTheme="minorHAnsi" w:hAnsiTheme="minorHAnsi"/>
                <w:sz w:val="18"/>
                <w:szCs w:val="18"/>
              </w:rPr>
              <w:t xml:space="preserve">; else </w:t>
            </w:r>
            <w:r>
              <w:rPr>
                <w:rFonts w:asciiTheme="minorHAnsi" w:hAnsiTheme="minorHAnsi"/>
                <w:sz w:val="18"/>
                <w:szCs w:val="18"/>
              </w:rPr>
              <w:t>Result = “</w:t>
            </w:r>
            <w:r w:rsidRPr="00B33AFC">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B33AFC">
              <w:rPr>
                <w:rFonts w:asciiTheme="minorHAnsi" w:hAnsiTheme="minorHAnsi"/>
                <w:sz w:val="18"/>
                <w:szCs w:val="18"/>
              </w:rPr>
              <w:t>&gt;&gt;</w:t>
            </w:r>
          </w:p>
        </w:tc>
      </w:tr>
    </w:tbl>
    <w:p w14:paraId="31285A0F" w14:textId="03C9B1EF" w:rsidR="00B33AFC" w:rsidRDefault="00B33AFC" w:rsidP="004B6E84">
      <w:pPr>
        <w:rPr>
          <w:rFonts w:asciiTheme="minorHAnsi" w:hAnsiTheme="minorHAnsi"/>
          <w:sz w:val="18"/>
          <w:szCs w:val="18"/>
        </w:rPr>
      </w:pPr>
    </w:p>
    <w:p w14:paraId="6BBBCF6D" w14:textId="77777777" w:rsidR="00B33AFC" w:rsidRDefault="00B33AFC" w:rsidP="004B6E84">
      <w:pPr>
        <w:rPr>
          <w:rFonts w:asciiTheme="minorHAnsi" w:hAnsiTheme="minorHAnsi"/>
          <w:sz w:val="18"/>
          <w:szCs w:val="18"/>
        </w:rPr>
      </w:pPr>
    </w:p>
    <w:p w14:paraId="6C529BB3" w14:textId="6F0DE882" w:rsidR="00AC0F91" w:rsidRDefault="00AC0F91">
      <w:pPr>
        <w:rPr>
          <w:rFonts w:asciiTheme="minorHAnsi" w:hAnsiTheme="minorHAnsi"/>
          <w:sz w:val="18"/>
          <w:szCs w:val="18"/>
        </w:rPr>
      </w:pPr>
    </w:p>
    <w:p w14:paraId="168B8316" w14:textId="7A571C3D" w:rsidR="000F7AAF" w:rsidRPr="0029047D" w:rsidRDefault="000F7AAF" w:rsidP="00D65FA1">
      <w:pPr>
        <w:rPr>
          <w:rFonts w:asciiTheme="minorHAnsi" w:hAnsiTheme="minorHAnsi"/>
          <w:szCs w:val="18"/>
        </w:rPr>
      </w:pPr>
    </w:p>
    <w:p w14:paraId="2560524C" w14:textId="77777777" w:rsidR="00192313" w:rsidRDefault="00192313" w:rsidP="00D65FA1">
      <w:pPr>
        <w:rPr>
          <w:rFonts w:asciiTheme="minorHAnsi" w:hAnsiTheme="minorHAnsi"/>
          <w:sz w:val="18"/>
          <w:szCs w:val="18"/>
        </w:rPr>
      </w:pPr>
    </w:p>
    <w:p w14:paraId="7B41F1CA" w14:textId="77777777" w:rsidR="00192313" w:rsidRDefault="00192313" w:rsidP="00D65FA1">
      <w:pPr>
        <w:rPr>
          <w:rFonts w:asciiTheme="minorHAnsi" w:hAnsiTheme="minorHAnsi"/>
          <w:sz w:val="18"/>
          <w:szCs w:val="18"/>
        </w:rPr>
      </w:pPr>
    </w:p>
    <w:p w14:paraId="2BE5DDD3" w14:textId="77777777" w:rsidR="000F7AAF" w:rsidRDefault="000F7AAF" w:rsidP="00D65FA1">
      <w:pPr>
        <w:rPr>
          <w:rFonts w:asciiTheme="minorHAnsi" w:hAnsiTheme="minorHAnsi"/>
          <w:sz w:val="18"/>
          <w:szCs w:val="18"/>
        </w:rPr>
      </w:pPr>
    </w:p>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3A5C7774" w14:textId="77777777" w:rsidTr="009A590F">
        <w:trPr>
          <w:trHeight w:val="288"/>
        </w:trPr>
        <w:tc>
          <w:tcPr>
            <w:tcW w:w="10768" w:type="dxa"/>
            <w:gridSpan w:val="4"/>
            <w:vAlign w:val="center"/>
          </w:tcPr>
          <w:p w14:paraId="1F1316C0"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4D8D3916" w14:textId="77777777" w:rsidTr="009A590F">
        <w:trPr>
          <w:trHeight w:val="278"/>
        </w:trPr>
        <w:tc>
          <w:tcPr>
            <w:tcW w:w="10768" w:type="dxa"/>
            <w:gridSpan w:val="4"/>
            <w:vAlign w:val="center"/>
          </w:tcPr>
          <w:p w14:paraId="085F5D5C" w14:textId="77777777" w:rsidR="009A590F" w:rsidRPr="001D2D78" w:rsidRDefault="009A590F" w:rsidP="001D2D78">
            <w:pPr>
              <w:pStyle w:val="ListParagraph"/>
              <w:numPr>
                <w:ilvl w:val="0"/>
                <w:numId w:val="30"/>
              </w:numPr>
              <w:rPr>
                <w:rFonts w:ascii="Calibri" w:hAnsi="Calibri"/>
                <w:sz w:val="18"/>
                <w:szCs w:val="18"/>
              </w:rPr>
            </w:pPr>
            <w:r w:rsidRPr="001D2D78">
              <w:rPr>
                <w:rFonts w:ascii="Calibri" w:hAnsi="Calibri"/>
                <w:sz w:val="18"/>
                <w:szCs w:val="18"/>
              </w:rPr>
              <w:t>I certify that this Certificate of Verification documentation is accurate and complete.</w:t>
            </w:r>
          </w:p>
        </w:tc>
      </w:tr>
      <w:tr w:rsidR="009A590F" w:rsidRPr="0070757D" w14:paraId="6923B66B" w14:textId="77777777" w:rsidTr="009A590F">
        <w:trPr>
          <w:trHeight w:val="360"/>
        </w:trPr>
        <w:tc>
          <w:tcPr>
            <w:tcW w:w="5344" w:type="dxa"/>
          </w:tcPr>
          <w:p w14:paraId="3DD3D057"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01EC8129"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6C7DD997" w14:textId="77777777" w:rsidTr="009A590F">
        <w:trPr>
          <w:trHeight w:val="360"/>
        </w:trPr>
        <w:tc>
          <w:tcPr>
            <w:tcW w:w="5344" w:type="dxa"/>
          </w:tcPr>
          <w:p w14:paraId="1A1A0D61"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747FF8EF"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7E5600BA" w14:textId="77777777" w:rsidTr="009A590F">
        <w:trPr>
          <w:trHeight w:val="360"/>
        </w:trPr>
        <w:tc>
          <w:tcPr>
            <w:tcW w:w="5344" w:type="dxa"/>
          </w:tcPr>
          <w:p w14:paraId="33115DEF"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3C4D58D7"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7A6ED441" w14:textId="77777777" w:rsidTr="009A590F">
        <w:trPr>
          <w:trHeight w:val="360"/>
        </w:trPr>
        <w:tc>
          <w:tcPr>
            <w:tcW w:w="5344" w:type="dxa"/>
          </w:tcPr>
          <w:p w14:paraId="4466CA7E"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36732568"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70F70CD4" w14:textId="77777777" w:rsidTr="009A590F">
        <w:tblPrEx>
          <w:tblCellMar>
            <w:left w:w="115" w:type="dxa"/>
            <w:right w:w="115" w:type="dxa"/>
          </w:tblCellMar>
        </w:tblPrEx>
        <w:trPr>
          <w:trHeight w:val="296"/>
        </w:trPr>
        <w:tc>
          <w:tcPr>
            <w:tcW w:w="10768" w:type="dxa"/>
            <w:gridSpan w:val="4"/>
            <w:vAlign w:val="center"/>
          </w:tcPr>
          <w:p w14:paraId="08D1BAC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7F1A4CCA" w14:textId="77777777" w:rsidTr="009A590F">
        <w:tblPrEx>
          <w:tblCellMar>
            <w:left w:w="115" w:type="dxa"/>
            <w:right w:w="115" w:type="dxa"/>
          </w:tblCellMar>
        </w:tblPrEx>
        <w:trPr>
          <w:trHeight w:val="504"/>
        </w:trPr>
        <w:tc>
          <w:tcPr>
            <w:tcW w:w="10768" w:type="dxa"/>
            <w:gridSpan w:val="4"/>
          </w:tcPr>
          <w:p w14:paraId="50B4051E"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25354384"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provided on this Certificate of Verification is true and correct.</w:t>
            </w:r>
          </w:p>
          <w:p w14:paraId="076BDCD9"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I am the certified HERS Rater who performed the verification identified and reported on this Certificate of Verification (responsible rater).</w:t>
            </w:r>
          </w:p>
          <w:p w14:paraId="500425A8"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257A0B" w14:textId="16973373"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AC7D3F0"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 xml:space="preserve">I will ensure that a registered copy of this Certificate of Verification shall be </w:t>
            </w:r>
            <w:proofErr w:type="gramStart"/>
            <w:r w:rsidRPr="001D2D78">
              <w:rPr>
                <w:rFonts w:ascii="Calibri" w:hAnsi="Calibri"/>
                <w:sz w:val="18"/>
                <w:szCs w:val="18"/>
              </w:rPr>
              <w:t>posted, or</w:t>
            </w:r>
            <w:proofErr w:type="gramEnd"/>
            <w:r w:rsidRPr="001D2D78">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4FBE4A88" w14:textId="77777777" w:rsidTr="009A590F">
        <w:tblPrEx>
          <w:tblCellMar>
            <w:left w:w="115" w:type="dxa"/>
            <w:right w:w="115" w:type="dxa"/>
          </w:tblCellMar>
        </w:tblPrEx>
        <w:trPr>
          <w:trHeight w:val="278"/>
        </w:trPr>
        <w:tc>
          <w:tcPr>
            <w:tcW w:w="10768" w:type="dxa"/>
            <w:gridSpan w:val="4"/>
            <w:vAlign w:val="center"/>
          </w:tcPr>
          <w:p w14:paraId="2F00E0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355C1B65" w14:textId="77777777" w:rsidTr="009A590F">
        <w:tblPrEx>
          <w:tblCellMar>
            <w:left w:w="115" w:type="dxa"/>
            <w:right w:w="115" w:type="dxa"/>
          </w:tblCellMar>
        </w:tblPrEx>
        <w:trPr>
          <w:trHeight w:hRule="exact" w:val="360"/>
        </w:trPr>
        <w:tc>
          <w:tcPr>
            <w:tcW w:w="10768" w:type="dxa"/>
            <w:gridSpan w:val="4"/>
            <w:vAlign w:val="center"/>
          </w:tcPr>
          <w:p w14:paraId="523E269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2EB7B142" w14:textId="77777777" w:rsidTr="009A590F">
        <w:tblPrEx>
          <w:tblCellMar>
            <w:left w:w="115" w:type="dxa"/>
            <w:right w:w="115" w:type="dxa"/>
          </w:tblCellMar>
        </w:tblPrEx>
        <w:trPr>
          <w:trHeight w:hRule="exact" w:val="360"/>
        </w:trPr>
        <w:tc>
          <w:tcPr>
            <w:tcW w:w="5384" w:type="dxa"/>
            <w:gridSpan w:val="2"/>
          </w:tcPr>
          <w:p w14:paraId="2993BAAC"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236D2F2E"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2A83E6B5" w14:textId="77777777" w:rsidTr="009A590F">
        <w:tblPrEx>
          <w:tblCellMar>
            <w:left w:w="108" w:type="dxa"/>
            <w:right w:w="108" w:type="dxa"/>
          </w:tblCellMar>
        </w:tblPrEx>
        <w:trPr>
          <w:trHeight w:hRule="exact" w:val="288"/>
        </w:trPr>
        <w:tc>
          <w:tcPr>
            <w:tcW w:w="10768" w:type="dxa"/>
            <w:gridSpan w:val="4"/>
            <w:vAlign w:val="center"/>
          </w:tcPr>
          <w:p w14:paraId="5817F7A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70757D">
              <w:rPr>
                <w:rFonts w:ascii="Calibri" w:hAnsi="Calibri" w:cs="Arial"/>
                <w:b/>
                <w:caps/>
                <w:sz w:val="18"/>
                <w:szCs w:val="18"/>
              </w:rPr>
              <w:t>HERS</w:t>
            </w:r>
            <w:proofErr w:type="gramEnd"/>
            <w:r w:rsidRPr="0070757D">
              <w:rPr>
                <w:rFonts w:ascii="Calibri" w:hAnsi="Calibri" w:cs="Arial"/>
                <w:b/>
                <w:caps/>
                <w:sz w:val="18"/>
                <w:szCs w:val="18"/>
              </w:rPr>
              <w:t xml:space="preserve"> PROVIDER DATA REGISTRY INFORMATION</w:t>
            </w:r>
          </w:p>
        </w:tc>
      </w:tr>
      <w:tr w:rsidR="009A590F" w:rsidRPr="0070757D" w14:paraId="7217DBDC" w14:textId="77777777" w:rsidTr="009A590F">
        <w:tblPrEx>
          <w:tblCellMar>
            <w:left w:w="108" w:type="dxa"/>
            <w:right w:w="108" w:type="dxa"/>
          </w:tblCellMar>
        </w:tblPrEx>
        <w:trPr>
          <w:trHeight w:hRule="exact" w:val="360"/>
        </w:trPr>
        <w:tc>
          <w:tcPr>
            <w:tcW w:w="5391" w:type="dxa"/>
            <w:gridSpan w:val="3"/>
          </w:tcPr>
          <w:p w14:paraId="213673F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410B85C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64CABF43" w14:textId="77777777" w:rsidTr="009A590F">
        <w:tblPrEx>
          <w:tblCellMar>
            <w:left w:w="108" w:type="dxa"/>
            <w:right w:w="108" w:type="dxa"/>
          </w:tblCellMar>
        </w:tblPrEx>
        <w:trPr>
          <w:trHeight w:val="288"/>
        </w:trPr>
        <w:tc>
          <w:tcPr>
            <w:tcW w:w="10768" w:type="dxa"/>
            <w:gridSpan w:val="4"/>
            <w:vAlign w:val="center"/>
          </w:tcPr>
          <w:p w14:paraId="185A8C7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70757D">
              <w:rPr>
                <w:rFonts w:ascii="Calibri" w:hAnsi="Calibri" w:cs="Arial"/>
                <w:b/>
                <w:caps/>
                <w:sz w:val="18"/>
                <w:szCs w:val="18"/>
              </w:rPr>
              <w:t>HERS</w:t>
            </w:r>
            <w:proofErr w:type="gramEnd"/>
            <w:r w:rsidRPr="0070757D">
              <w:rPr>
                <w:rFonts w:ascii="Calibri" w:hAnsi="Calibri" w:cs="Arial"/>
                <w:b/>
                <w:caps/>
                <w:sz w:val="18"/>
                <w:szCs w:val="18"/>
              </w:rPr>
              <w:t xml:space="preserve"> RATER INFORMATION</w:t>
            </w:r>
          </w:p>
        </w:tc>
      </w:tr>
      <w:tr w:rsidR="009A590F" w:rsidRPr="0070757D" w14:paraId="2F99F167" w14:textId="77777777" w:rsidTr="009A590F">
        <w:tblPrEx>
          <w:tblCellMar>
            <w:left w:w="108" w:type="dxa"/>
            <w:right w:w="108" w:type="dxa"/>
          </w:tblCellMar>
        </w:tblPrEx>
        <w:trPr>
          <w:trHeight w:hRule="exact" w:val="360"/>
        </w:trPr>
        <w:tc>
          <w:tcPr>
            <w:tcW w:w="10768" w:type="dxa"/>
            <w:gridSpan w:val="4"/>
          </w:tcPr>
          <w:p w14:paraId="511862FA"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01A20B27" w14:textId="77777777" w:rsidTr="009A590F">
        <w:tblPrEx>
          <w:tblCellMar>
            <w:left w:w="108" w:type="dxa"/>
            <w:right w:w="108" w:type="dxa"/>
          </w:tblCellMar>
        </w:tblPrEx>
        <w:trPr>
          <w:trHeight w:hRule="exact" w:val="360"/>
        </w:trPr>
        <w:tc>
          <w:tcPr>
            <w:tcW w:w="5391" w:type="dxa"/>
            <w:gridSpan w:val="3"/>
          </w:tcPr>
          <w:p w14:paraId="3FCEDB6D"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DC4CAB9"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1829AFE6" w14:textId="77777777" w:rsidTr="009A590F">
        <w:tblPrEx>
          <w:tblCellMar>
            <w:left w:w="108" w:type="dxa"/>
            <w:right w:w="108" w:type="dxa"/>
          </w:tblCellMar>
        </w:tblPrEx>
        <w:trPr>
          <w:trHeight w:hRule="exact" w:val="360"/>
        </w:trPr>
        <w:tc>
          <w:tcPr>
            <w:tcW w:w="5391" w:type="dxa"/>
            <w:gridSpan w:val="3"/>
          </w:tcPr>
          <w:p w14:paraId="4092990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530594C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E73BB" w14:textId="77777777" w:rsidR="00E17108" w:rsidRDefault="00E17108">
      <w:r>
        <w:separator/>
      </w:r>
    </w:p>
  </w:endnote>
  <w:endnote w:type="continuationSeparator" w:id="0">
    <w:p w14:paraId="36563E9D" w14:textId="77777777" w:rsidR="00E17108" w:rsidRDefault="00E17108">
      <w:r>
        <w:continuationSeparator/>
      </w:r>
    </w:p>
  </w:endnote>
  <w:endnote w:type="continuationNotice" w:id="1">
    <w:p w14:paraId="73DD1FA8" w14:textId="77777777" w:rsidR="00E17108" w:rsidRDefault="00E171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1B03E" w14:textId="77777777" w:rsidR="00DC31CA" w:rsidRDefault="00DC3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3F4AA8A6" w:rsidR="00024A2C" w:rsidRPr="009213E6" w:rsidRDefault="00024A2C" w:rsidP="009213E6">
    <w:pPr>
      <w:pStyle w:val="Footer"/>
    </w:pPr>
    <w:r w:rsidRPr="009213E6">
      <w:t>CA Building Energy Efficiency Standards - 20</w:t>
    </w:r>
    <w:ins w:id="158" w:author="Alhabibi, Haider@Energy" w:date="2021-08-30T20:01:00Z">
      <w:r w:rsidR="00777430">
        <w:t>22</w:t>
      </w:r>
    </w:ins>
    <w:del w:id="159" w:author="Alhabibi, Haider@Energy" w:date="2021-08-30T20:01:00Z">
      <w:r w:rsidRPr="009213E6" w:rsidDel="00777430">
        <w:delText>1</w:delText>
      </w:r>
      <w:r w:rsidDel="00777430">
        <w:delText>9</w:delText>
      </w:r>
    </w:del>
    <w:r w:rsidRPr="009213E6">
      <w:t xml:space="preserve"> Residential Compliance</w:t>
    </w:r>
    <w:r w:rsidRPr="009213E6">
      <w:tab/>
    </w:r>
    <w:r w:rsidR="000303F6">
      <w:t>March 20</w:t>
    </w:r>
    <w:ins w:id="160" w:author="Alhabibi, Haider@Energy" w:date="2021-08-30T20:01:00Z">
      <w:r w:rsidR="00777430">
        <w:t>22</w:t>
      </w:r>
    </w:ins>
    <w:del w:id="161" w:author="Alhabibi, Haider@Energy" w:date="2021-08-30T20:01:00Z">
      <w:r w:rsidR="000303F6" w:rsidDel="00777430">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18E25" w14:textId="77777777" w:rsidR="00DC31CA" w:rsidRDefault="00DC31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4D000680" w:rsidR="00024A2C" w:rsidRPr="009213E6" w:rsidRDefault="00024A2C" w:rsidP="009213E6">
    <w:pPr>
      <w:pStyle w:val="Footer"/>
    </w:pPr>
    <w:r w:rsidRPr="009213E6">
      <w:t>CA Building Energy Efficiency Standards - 20</w:t>
    </w:r>
    <w:ins w:id="213" w:author="Alhabibi, Haider@Energy" w:date="2021-08-30T20:01:00Z">
      <w:r w:rsidR="00777430">
        <w:t>22</w:t>
      </w:r>
    </w:ins>
    <w:del w:id="214" w:author="Alhabibi, Haider@Energy" w:date="2021-08-30T20:01:00Z">
      <w:r w:rsidRPr="009213E6" w:rsidDel="00777430">
        <w:delText>1</w:delText>
      </w:r>
      <w:r w:rsidDel="00777430">
        <w:delText>9</w:delText>
      </w:r>
    </w:del>
    <w:r w:rsidRPr="009213E6">
      <w:t xml:space="preserve"> Residential Compliance</w:t>
    </w:r>
    <w:r w:rsidRPr="009213E6">
      <w:tab/>
    </w:r>
    <w:r w:rsidR="000303F6">
      <w:t>March 20</w:t>
    </w:r>
    <w:ins w:id="215" w:author="Alhabibi, Haider@Energy" w:date="2021-08-30T20:01:00Z">
      <w:r w:rsidR="00777430">
        <w:t>22</w:t>
      </w:r>
    </w:ins>
    <w:del w:id="216" w:author="Alhabibi, Haider@Energy" w:date="2021-08-30T20:01:00Z">
      <w:r w:rsidR="000303F6" w:rsidDel="00777430">
        <w:delText>21</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28442A76" w:rsidR="00024A2C" w:rsidRPr="00A165EE" w:rsidRDefault="00024A2C" w:rsidP="009213E6">
    <w:pPr>
      <w:pStyle w:val="Footer"/>
      <w:rPr>
        <w:b/>
      </w:rPr>
    </w:pPr>
    <w:r w:rsidRPr="00A165EE">
      <w:t>CA Building Energy Efficiency Standards - 20</w:t>
    </w:r>
    <w:ins w:id="494" w:author="Alhabibi, Haider@Energy" w:date="2021-08-30T20:01:00Z">
      <w:r w:rsidR="00777430">
        <w:t>22</w:t>
      </w:r>
    </w:ins>
    <w:del w:id="495" w:author="Alhabibi, Haider@Energy" w:date="2021-08-30T20:01:00Z">
      <w:r w:rsidRPr="00A165EE" w:rsidDel="00777430">
        <w:delText>1</w:delText>
      </w:r>
      <w:r w:rsidDel="00777430">
        <w:delText>9</w:delText>
      </w:r>
    </w:del>
    <w:r w:rsidRPr="00A165EE">
      <w:t xml:space="preserve"> Residential Compliance</w:t>
    </w:r>
    <w:r w:rsidRPr="00A165EE">
      <w:tab/>
    </w:r>
    <w:r w:rsidR="000303F6">
      <w:t>March 20</w:t>
    </w:r>
    <w:ins w:id="496" w:author="Alhabibi, Haider@Energy" w:date="2021-08-30T20:01:00Z">
      <w:r w:rsidR="00777430">
        <w:t>22</w:t>
      </w:r>
    </w:ins>
    <w:del w:id="497" w:author="Alhabibi, Haider@Energy" w:date="2021-08-30T20:01:00Z">
      <w:r w:rsidR="000303F6" w:rsidDel="00777430">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63348" w14:textId="77777777" w:rsidR="00E17108" w:rsidRDefault="00E17108">
      <w:r>
        <w:separator/>
      </w:r>
    </w:p>
  </w:footnote>
  <w:footnote w:type="continuationSeparator" w:id="0">
    <w:p w14:paraId="4B5397E8" w14:textId="77777777" w:rsidR="00E17108" w:rsidRDefault="00E17108">
      <w:r>
        <w:continuationSeparator/>
      </w:r>
    </w:p>
  </w:footnote>
  <w:footnote w:type="continuationNotice" w:id="1">
    <w:p w14:paraId="112A6D35" w14:textId="77777777" w:rsidR="00E17108" w:rsidRDefault="00E171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214567EF" w:rsidR="00024A2C" w:rsidRDefault="00024A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3E96" w14:textId="3D20EDDE" w:rsidR="00024A2C" w:rsidRPr="007770C5" w:rsidRDefault="00DC31CA" w:rsidP="00352336">
    <w:pPr>
      <w:suppressAutoHyphens/>
      <w:ind w:left="-90"/>
      <w:rPr>
        <w:rFonts w:ascii="Arial" w:hAnsi="Arial" w:cs="Arial"/>
        <w:sz w:val="14"/>
        <w:szCs w:val="14"/>
      </w:rPr>
    </w:pPr>
    <w:customXmlInsRangeStart w:id="151" w:author="Geiser, Che@Energy" w:date="2022-04-11T13:59:00Z"/>
    <w:sdt>
      <w:sdtPr>
        <w:rPr>
          <w:rFonts w:ascii="Arial" w:hAnsi="Arial" w:cs="Arial"/>
          <w:sz w:val="14"/>
          <w:szCs w:val="14"/>
        </w:rPr>
        <w:id w:val="1722083492"/>
        <w:docPartObj>
          <w:docPartGallery w:val="Watermarks"/>
          <w:docPartUnique/>
        </w:docPartObj>
      </w:sdtPr>
      <w:sdtContent>
        <w:customXmlInsRangeEnd w:id="151"/>
        <w:ins w:id="152" w:author="Geiser, Che@Energy" w:date="2022-04-11T13:59:00Z">
          <w:r w:rsidRPr="00DC31CA">
            <w:rPr>
              <w:rFonts w:ascii="Arial" w:hAnsi="Arial" w:cs="Arial"/>
              <w:noProof/>
              <w:sz w:val="14"/>
              <w:szCs w:val="14"/>
            </w:rPr>
            <w:pict w14:anchorId="63F2C9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53" w:author="Geiser, Che@Energy" w:date="2022-04-11T13:59:00Z"/>
      </w:sdtContent>
    </w:sdt>
    <w:customXmlInsRangeEnd w:id="153"/>
    <w:r w:rsidR="00024A2C" w:rsidRPr="007770C5">
      <w:rPr>
        <w:rFonts w:ascii="Arial" w:hAnsi="Arial" w:cs="Arial"/>
        <w:sz w:val="14"/>
        <w:szCs w:val="14"/>
      </w:rPr>
      <w:t>STATE OF CALIFORNIA</w:t>
    </w:r>
  </w:p>
  <w:p w14:paraId="41F0EC3D" w14:textId="039DC528" w:rsidR="00024A2C" w:rsidRPr="007770C5" w:rsidRDefault="00024A2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BE0EB02" wp14:editId="7EA4A9E7">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LOCAL MECHANICAL EXHAUST</w:t>
    </w:r>
  </w:p>
  <w:p w14:paraId="52A3C1A4" w14:textId="33E720F9" w:rsidR="00024A2C" w:rsidRPr="007770C5" w:rsidRDefault="00024A2C" w:rsidP="00352336">
    <w:pPr>
      <w:suppressAutoHyphens/>
      <w:ind w:left="-90"/>
      <w:rPr>
        <w:rFonts w:ascii="Arial" w:hAnsi="Arial" w:cs="Arial"/>
        <w:sz w:val="14"/>
        <w:szCs w:val="14"/>
      </w:rPr>
    </w:pPr>
    <w:r>
      <w:rPr>
        <w:rFonts w:ascii="Arial" w:hAnsi="Arial" w:cs="Arial"/>
        <w:sz w:val="14"/>
        <w:szCs w:val="14"/>
      </w:rPr>
      <w:t>CEC-CF3R-MCH-32-H</w:t>
    </w:r>
    <w:r w:rsidRPr="007770C5">
      <w:rPr>
        <w:rFonts w:ascii="Arial" w:hAnsi="Arial" w:cs="Arial"/>
        <w:sz w:val="14"/>
        <w:szCs w:val="14"/>
      </w:rPr>
      <w:t xml:space="preserve"> (Revised</w:t>
    </w:r>
    <w:r>
      <w:rPr>
        <w:rFonts w:ascii="Arial" w:hAnsi="Arial" w:cs="Arial"/>
        <w:sz w:val="14"/>
        <w:szCs w:val="14"/>
      </w:rPr>
      <w:t xml:space="preserve"> 0</w:t>
    </w:r>
    <w:ins w:id="154" w:author="Alhabibi, Haider@Energy" w:date="2021-08-30T20:00:00Z">
      <w:r w:rsidR="00777430">
        <w:rPr>
          <w:rFonts w:ascii="Arial" w:hAnsi="Arial" w:cs="Arial"/>
          <w:sz w:val="14"/>
          <w:szCs w:val="14"/>
        </w:rPr>
        <w:t>1</w:t>
      </w:r>
    </w:ins>
    <w:del w:id="155" w:author="Alhabibi, Haider@Energy" w:date="2021-08-30T20:00:00Z">
      <w:r w:rsidR="000303F6" w:rsidDel="00777430">
        <w:rPr>
          <w:rFonts w:ascii="Arial" w:hAnsi="Arial" w:cs="Arial"/>
          <w:sz w:val="14"/>
          <w:szCs w:val="14"/>
        </w:rPr>
        <w:delText>3</w:delText>
      </w:r>
    </w:del>
    <w:r>
      <w:rPr>
        <w:rFonts w:ascii="Arial" w:hAnsi="Arial" w:cs="Arial"/>
        <w:sz w:val="14"/>
        <w:szCs w:val="14"/>
      </w:rPr>
      <w:t>/</w:t>
    </w:r>
    <w:ins w:id="156" w:author="Alhabibi, Haider@Energy" w:date="2021-08-30T20:00:00Z">
      <w:r w:rsidR="00777430">
        <w:rPr>
          <w:rFonts w:ascii="Arial" w:hAnsi="Arial" w:cs="Arial"/>
          <w:sz w:val="14"/>
          <w:szCs w:val="14"/>
        </w:rPr>
        <w:t>22</w:t>
      </w:r>
    </w:ins>
    <w:del w:id="157" w:author="Alhabibi, Haider@Energy" w:date="2021-08-30T20:01:00Z">
      <w:r w:rsidDel="00777430">
        <w:rPr>
          <w:rFonts w:ascii="Arial" w:hAnsi="Arial" w:cs="Arial"/>
          <w:sz w:val="14"/>
          <w:szCs w:val="14"/>
        </w:rPr>
        <w:delText>2</w:delText>
      </w:r>
      <w:r w:rsidR="000303F6" w:rsidDel="00777430">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B17D25B" w14:textId="77777777" w:rsidTr="0013183D">
      <w:trPr>
        <w:cantSplit/>
        <w:trHeight w:val="288"/>
      </w:trPr>
      <w:tc>
        <w:tcPr>
          <w:tcW w:w="3881" w:type="pct"/>
          <w:gridSpan w:val="2"/>
          <w:tcBorders>
            <w:bottom w:val="single" w:sz="4" w:space="0" w:color="auto"/>
            <w:right w:val="nil"/>
          </w:tcBorders>
          <w:vAlign w:val="center"/>
        </w:tcPr>
        <w:p w14:paraId="6F48967A" w14:textId="1D1E9ED1" w:rsidR="00024A2C" w:rsidRPr="00D65FA1" w:rsidRDefault="00024A2C">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4EC1C7B9" w14:textId="0473E2AB" w:rsidR="00024A2C" w:rsidRPr="00D65FA1" w:rsidRDefault="00024A2C">
          <w:pPr>
            <w:pStyle w:val="Style18"/>
            <w:rPr>
              <w:b/>
              <w:sz w:val="20"/>
            </w:rPr>
          </w:pPr>
          <w:r w:rsidRPr="00D65FA1">
            <w:rPr>
              <w:sz w:val="20"/>
            </w:rPr>
            <w:t>CF</w:t>
          </w:r>
          <w:r>
            <w:rPr>
              <w:sz w:val="20"/>
            </w:rPr>
            <w:t>3</w:t>
          </w:r>
          <w:r w:rsidRPr="00D65FA1">
            <w:rPr>
              <w:sz w:val="20"/>
            </w:rPr>
            <w:t>R-MCH-</w:t>
          </w:r>
          <w:r>
            <w:rPr>
              <w:sz w:val="20"/>
            </w:rPr>
            <w:t>32-H</w:t>
          </w:r>
        </w:p>
      </w:tc>
    </w:tr>
    <w:tr w:rsidR="00024A2C" w:rsidRPr="00F85124" w14:paraId="7486D1F1" w14:textId="77777777" w:rsidTr="0013183D">
      <w:trPr>
        <w:cantSplit/>
        <w:trHeight w:val="288"/>
      </w:trPr>
      <w:tc>
        <w:tcPr>
          <w:tcW w:w="2285" w:type="pct"/>
          <w:tcBorders>
            <w:right w:val="nil"/>
          </w:tcBorders>
        </w:tcPr>
        <w:p w14:paraId="5BEDD834" w14:textId="218E1766" w:rsidR="00024A2C" w:rsidRPr="00F85124" w:rsidRDefault="00024A2C" w:rsidP="00604BA7">
          <w:pPr>
            <w:pStyle w:val="Style19"/>
            <w:rPr>
              <w:sz w:val="12"/>
              <w:szCs w:val="12"/>
            </w:rPr>
          </w:pPr>
          <w:r>
            <w:t>Local Mechanical Exhaust</w:t>
          </w:r>
        </w:p>
      </w:tc>
      <w:tc>
        <w:tcPr>
          <w:tcW w:w="2715" w:type="pct"/>
          <w:gridSpan w:val="2"/>
          <w:tcBorders>
            <w:left w:val="nil"/>
          </w:tcBorders>
        </w:tcPr>
        <w:p w14:paraId="4E8C3980" w14:textId="65025CDF" w:rsidR="00024A2C" w:rsidRPr="00F85124" w:rsidRDefault="00024A2C">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C31CA">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024A2C" w:rsidRPr="00F85124" w14:paraId="03F387F7" w14:textId="77777777" w:rsidTr="0013183D">
      <w:trPr>
        <w:cantSplit/>
        <w:trHeight w:val="288"/>
      </w:trPr>
      <w:tc>
        <w:tcPr>
          <w:tcW w:w="0" w:type="auto"/>
        </w:tcPr>
        <w:p w14:paraId="733100B6" w14:textId="77777777" w:rsidR="00024A2C" w:rsidRPr="00F85124" w:rsidRDefault="00024A2C" w:rsidP="0013183D">
          <w:pPr>
            <w:pStyle w:val="Style20"/>
          </w:pPr>
          <w:r w:rsidRPr="00F85124">
            <w:t>Project Name:</w:t>
          </w:r>
        </w:p>
      </w:tc>
      <w:tc>
        <w:tcPr>
          <w:tcW w:w="1596" w:type="pct"/>
        </w:tcPr>
        <w:p w14:paraId="39F53131" w14:textId="77777777" w:rsidR="00024A2C" w:rsidRPr="00F85124" w:rsidRDefault="00024A2C" w:rsidP="0013183D">
          <w:pPr>
            <w:pStyle w:val="Style20"/>
          </w:pPr>
          <w:r w:rsidRPr="00F85124">
            <w:t>Enforcement Agency:</w:t>
          </w:r>
        </w:p>
      </w:tc>
      <w:tc>
        <w:tcPr>
          <w:tcW w:w="1119" w:type="pct"/>
        </w:tcPr>
        <w:p w14:paraId="0E6CEE02" w14:textId="77777777" w:rsidR="00024A2C" w:rsidRPr="00F85124" w:rsidRDefault="00024A2C" w:rsidP="0013183D">
          <w:pPr>
            <w:pStyle w:val="Style20"/>
          </w:pPr>
          <w:r w:rsidRPr="00F85124">
            <w:t>Permit Number:</w:t>
          </w:r>
        </w:p>
      </w:tc>
    </w:tr>
    <w:tr w:rsidR="00024A2C" w:rsidRPr="00F85124" w14:paraId="320E1DAE" w14:textId="77777777" w:rsidTr="0013183D">
      <w:trPr>
        <w:cantSplit/>
        <w:trHeight w:val="288"/>
      </w:trPr>
      <w:tc>
        <w:tcPr>
          <w:tcW w:w="0" w:type="auto"/>
        </w:tcPr>
        <w:p w14:paraId="30B3BBEA" w14:textId="77777777" w:rsidR="00024A2C" w:rsidRPr="00F85124" w:rsidRDefault="00024A2C" w:rsidP="0013183D">
          <w:pPr>
            <w:pStyle w:val="Style20"/>
            <w:rPr>
              <w:vertAlign w:val="superscript"/>
            </w:rPr>
          </w:pPr>
          <w:r w:rsidRPr="00F85124">
            <w:t>Dwelling Address:</w:t>
          </w:r>
        </w:p>
      </w:tc>
      <w:tc>
        <w:tcPr>
          <w:tcW w:w="1596" w:type="pct"/>
        </w:tcPr>
        <w:p w14:paraId="7A3CC7C9" w14:textId="77777777" w:rsidR="00024A2C" w:rsidRPr="00F85124" w:rsidRDefault="00024A2C" w:rsidP="0013183D">
          <w:pPr>
            <w:pStyle w:val="Style20"/>
            <w:rPr>
              <w:vertAlign w:val="superscript"/>
            </w:rPr>
          </w:pPr>
          <w:r w:rsidRPr="00F85124">
            <w:t>City</w:t>
          </w:r>
          <w:r>
            <w:t>:</w:t>
          </w:r>
        </w:p>
      </w:tc>
      <w:tc>
        <w:tcPr>
          <w:tcW w:w="1119" w:type="pct"/>
        </w:tcPr>
        <w:p w14:paraId="08C96AAD" w14:textId="77777777" w:rsidR="00024A2C" w:rsidRPr="00F85124" w:rsidRDefault="00024A2C" w:rsidP="0013183D">
          <w:pPr>
            <w:pStyle w:val="Style20"/>
            <w:rPr>
              <w:vertAlign w:val="superscript"/>
            </w:rPr>
          </w:pPr>
          <w:r w:rsidRPr="00F85124">
            <w:t>Zip Code</w:t>
          </w:r>
          <w:r>
            <w:t>:</w:t>
          </w:r>
        </w:p>
      </w:tc>
    </w:tr>
  </w:tbl>
  <w:p w14:paraId="629563D7" w14:textId="77777777" w:rsidR="00024A2C" w:rsidRDefault="00024A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02E188B0" w:rsidR="00024A2C" w:rsidRDefault="00024A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1F427840" w:rsidR="00024A2C" w:rsidRDefault="00024A2C">
    <w:pPr>
      <w:pStyle w:val="Header"/>
    </w:pPr>
  </w:p>
  <w:p w14:paraId="6FB30636" w14:textId="77777777" w:rsidR="00024A2C" w:rsidRDefault="00024A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54FCD7EE" w:rsidR="00024A2C" w:rsidRPr="00927918" w:rsidRDefault="00024A2C">
          <w:pPr>
            <w:pStyle w:val="Style17"/>
            <w:rPr>
              <w:b/>
              <w:sz w:val="20"/>
            </w:rPr>
          </w:pPr>
          <w:r w:rsidRPr="00927918">
            <w:rPr>
              <w:sz w:val="20"/>
            </w:rPr>
            <w:t>CERTIFICATE OF</w:t>
          </w:r>
          <w:r>
            <w:rPr>
              <w:sz w:val="20"/>
            </w:rPr>
            <w:t xml:space="preserve"> 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23A1E33E" w:rsidR="00024A2C" w:rsidRPr="00927918" w:rsidRDefault="00024A2C">
          <w:pPr>
            <w:pStyle w:val="Style18"/>
            <w:rPr>
              <w:b/>
              <w:sz w:val="20"/>
            </w:rPr>
          </w:pPr>
          <w:r w:rsidRPr="00927918">
            <w:rPr>
              <w:sz w:val="20"/>
            </w:rPr>
            <w:t>CF</w:t>
          </w:r>
          <w:r>
            <w:rPr>
              <w:sz w:val="20"/>
            </w:rPr>
            <w:t>3</w:t>
          </w:r>
          <w:r w:rsidRPr="00927918">
            <w:rPr>
              <w:sz w:val="20"/>
            </w:rPr>
            <w:t>R-MCH-</w:t>
          </w:r>
          <w:r>
            <w:rPr>
              <w:sz w:val="20"/>
            </w:rPr>
            <w:t>32-H</w:t>
          </w:r>
        </w:p>
      </w:tc>
    </w:tr>
    <w:tr w:rsidR="00024A2C" w:rsidRPr="00F85124" w14:paraId="67019670" w14:textId="77777777" w:rsidTr="00023A98">
      <w:trPr>
        <w:cantSplit/>
        <w:trHeight w:val="288"/>
      </w:trPr>
      <w:tc>
        <w:tcPr>
          <w:tcW w:w="2285" w:type="pct"/>
          <w:tcBorders>
            <w:right w:val="nil"/>
          </w:tcBorders>
        </w:tcPr>
        <w:p w14:paraId="690EE3E8" w14:textId="520A309F" w:rsidR="00024A2C" w:rsidRPr="00F85124" w:rsidRDefault="00024A2C">
          <w:pPr>
            <w:pStyle w:val="Style19"/>
            <w:rPr>
              <w:sz w:val="12"/>
              <w:szCs w:val="12"/>
            </w:rPr>
          </w:pPr>
          <w:r>
            <w:t>Local Mechanical Exhaust – MCH-32</w:t>
          </w:r>
        </w:p>
      </w:tc>
      <w:tc>
        <w:tcPr>
          <w:tcW w:w="2715" w:type="pct"/>
          <w:gridSpan w:val="2"/>
          <w:tcBorders>
            <w:left w:val="nil"/>
          </w:tcBorders>
        </w:tcPr>
        <w:p w14:paraId="7B4A2886" w14:textId="53EB5228"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C31CA">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540BF6BB" w:rsidR="00024A2C" w:rsidRDefault="00024A2C"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68124087" w:rsidR="00024A2C" w:rsidRDefault="00024A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67C353B8" w:rsidR="00024A2C" w:rsidRDefault="00024A2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5AF8E424" w:rsidR="00024A2C" w:rsidRPr="00D65FA1" w:rsidRDefault="00024A2C">
          <w:pPr>
            <w:pStyle w:val="Style18"/>
            <w:rPr>
              <w:b/>
              <w:sz w:val="20"/>
            </w:rPr>
          </w:pPr>
          <w:r w:rsidRPr="00D65FA1">
            <w:rPr>
              <w:sz w:val="20"/>
            </w:rPr>
            <w:t>CF</w:t>
          </w:r>
          <w:r>
            <w:rPr>
              <w:sz w:val="20"/>
            </w:rPr>
            <w:t>3</w:t>
          </w:r>
          <w:r w:rsidRPr="00D65FA1">
            <w:rPr>
              <w:sz w:val="20"/>
            </w:rPr>
            <w:t>R-MCH-</w:t>
          </w:r>
          <w:r>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352F9434"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C31CA">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489758FB" w14:textId="4B6F9F5F" w:rsidR="00024A2C" w:rsidRDefault="00024A2C"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6A0548B6" w:rsidR="00024A2C" w:rsidRDefault="00024A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20"/>
  </w:num>
  <w:num w:numId="4">
    <w:abstractNumId w:val="1"/>
  </w:num>
  <w:num w:numId="5">
    <w:abstractNumId w:val="0"/>
  </w:num>
  <w:num w:numId="6">
    <w:abstractNumId w:val="11"/>
  </w:num>
  <w:num w:numId="7">
    <w:abstractNumId w:val="21"/>
  </w:num>
  <w:num w:numId="8">
    <w:abstractNumId w:val="23"/>
  </w:num>
  <w:num w:numId="9">
    <w:abstractNumId w:val="10"/>
  </w:num>
  <w:num w:numId="10">
    <w:abstractNumId w:val="16"/>
  </w:num>
  <w:num w:numId="11">
    <w:abstractNumId w:val="26"/>
  </w:num>
  <w:num w:numId="12">
    <w:abstractNumId w:val="17"/>
  </w:num>
  <w:num w:numId="13">
    <w:abstractNumId w:val="13"/>
  </w:num>
  <w:num w:numId="14">
    <w:abstractNumId w:val="19"/>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1"/>
  </w:num>
  <w:num w:numId="18">
    <w:abstractNumId w:val="6"/>
  </w:num>
  <w:num w:numId="19">
    <w:abstractNumId w:val="8"/>
  </w:num>
  <w:num w:numId="20">
    <w:abstractNumId w:val="27"/>
  </w:num>
  <w:num w:numId="21">
    <w:abstractNumId w:val="7"/>
  </w:num>
  <w:num w:numId="22">
    <w:abstractNumId w:val="9"/>
  </w:num>
  <w:num w:numId="23">
    <w:abstractNumId w:val="29"/>
  </w:num>
  <w:num w:numId="24">
    <w:abstractNumId w:val="24"/>
  </w:num>
  <w:num w:numId="25">
    <w:abstractNumId w:val="18"/>
  </w:num>
  <w:num w:numId="26">
    <w:abstractNumId w:val="14"/>
  </w:num>
  <w:num w:numId="27">
    <w:abstractNumId w:val="2"/>
  </w:num>
  <w:num w:numId="28">
    <w:abstractNumId w:val="28"/>
  </w:num>
  <w:num w:numId="29">
    <w:abstractNumId w:val="15"/>
  </w:num>
  <w:num w:numId="30">
    <w:abstractNumId w:val="3"/>
  </w:num>
  <w:num w:numId="31">
    <w:abstractNumId w:val="4"/>
  </w:num>
  <w:num w:numId="32">
    <w:abstractNumId w:val="22"/>
  </w:num>
  <w:num w:numId="33">
    <w:abstractNumId w:val="2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xCuT3C2slFdH9mJBnaNjCuZn4hycYn+Bogh58uJGrRzMyBsUt58ZTjZgekmlfMdFihQswy9kloMISrbH1COJxA==" w:salt="1edWQksuUwKQVyW9/a0+d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65F9"/>
    <w:rsid w:val="00023A98"/>
    <w:rsid w:val="00024A2C"/>
    <w:rsid w:val="00026B59"/>
    <w:rsid w:val="000303F6"/>
    <w:rsid w:val="00031FF2"/>
    <w:rsid w:val="00035135"/>
    <w:rsid w:val="00037F93"/>
    <w:rsid w:val="000447F3"/>
    <w:rsid w:val="000452DE"/>
    <w:rsid w:val="00045AF9"/>
    <w:rsid w:val="00052480"/>
    <w:rsid w:val="0006136B"/>
    <w:rsid w:val="0006325B"/>
    <w:rsid w:val="00067802"/>
    <w:rsid w:val="00070E18"/>
    <w:rsid w:val="00071062"/>
    <w:rsid w:val="00074257"/>
    <w:rsid w:val="000753FB"/>
    <w:rsid w:val="00086EF9"/>
    <w:rsid w:val="0009315E"/>
    <w:rsid w:val="00093A7F"/>
    <w:rsid w:val="00094357"/>
    <w:rsid w:val="00097FDE"/>
    <w:rsid w:val="000A01E6"/>
    <w:rsid w:val="000A3DD6"/>
    <w:rsid w:val="000A5B2C"/>
    <w:rsid w:val="000A6716"/>
    <w:rsid w:val="000A7A62"/>
    <w:rsid w:val="000B1B45"/>
    <w:rsid w:val="000C0B3F"/>
    <w:rsid w:val="000C4D97"/>
    <w:rsid w:val="000C6B12"/>
    <w:rsid w:val="000D01A4"/>
    <w:rsid w:val="000D065E"/>
    <w:rsid w:val="000D0C09"/>
    <w:rsid w:val="000D4776"/>
    <w:rsid w:val="000E0347"/>
    <w:rsid w:val="000E2FAB"/>
    <w:rsid w:val="000E7B7C"/>
    <w:rsid w:val="000F2727"/>
    <w:rsid w:val="000F3711"/>
    <w:rsid w:val="000F685B"/>
    <w:rsid w:val="000F713F"/>
    <w:rsid w:val="000F7AAF"/>
    <w:rsid w:val="00102D8C"/>
    <w:rsid w:val="00103283"/>
    <w:rsid w:val="001051B9"/>
    <w:rsid w:val="00105871"/>
    <w:rsid w:val="001108FE"/>
    <w:rsid w:val="00111C8E"/>
    <w:rsid w:val="00121986"/>
    <w:rsid w:val="00121AEA"/>
    <w:rsid w:val="001263BF"/>
    <w:rsid w:val="00127A5E"/>
    <w:rsid w:val="0013183D"/>
    <w:rsid w:val="00131E30"/>
    <w:rsid w:val="0013395F"/>
    <w:rsid w:val="00135299"/>
    <w:rsid w:val="00141821"/>
    <w:rsid w:val="001456B0"/>
    <w:rsid w:val="0014582E"/>
    <w:rsid w:val="0014644D"/>
    <w:rsid w:val="00163FB5"/>
    <w:rsid w:val="00163FD2"/>
    <w:rsid w:val="00164B1B"/>
    <w:rsid w:val="00170A93"/>
    <w:rsid w:val="00174B78"/>
    <w:rsid w:val="001837A7"/>
    <w:rsid w:val="001844F5"/>
    <w:rsid w:val="00186CD3"/>
    <w:rsid w:val="00192313"/>
    <w:rsid w:val="0019479D"/>
    <w:rsid w:val="001947AA"/>
    <w:rsid w:val="001A11AA"/>
    <w:rsid w:val="001A15FE"/>
    <w:rsid w:val="001A6444"/>
    <w:rsid w:val="001B165D"/>
    <w:rsid w:val="001B335E"/>
    <w:rsid w:val="001B37A2"/>
    <w:rsid w:val="001B6972"/>
    <w:rsid w:val="001B7A40"/>
    <w:rsid w:val="001C0809"/>
    <w:rsid w:val="001C2576"/>
    <w:rsid w:val="001C4226"/>
    <w:rsid w:val="001C624C"/>
    <w:rsid w:val="001D01EC"/>
    <w:rsid w:val="001D07F3"/>
    <w:rsid w:val="001D2D78"/>
    <w:rsid w:val="001D331F"/>
    <w:rsid w:val="001D3DAC"/>
    <w:rsid w:val="001E3C1B"/>
    <w:rsid w:val="001E3CED"/>
    <w:rsid w:val="001F4A5C"/>
    <w:rsid w:val="002011BC"/>
    <w:rsid w:val="00202A63"/>
    <w:rsid w:val="00202E7F"/>
    <w:rsid w:val="00204C45"/>
    <w:rsid w:val="00207977"/>
    <w:rsid w:val="0021359B"/>
    <w:rsid w:val="00213B87"/>
    <w:rsid w:val="00214F16"/>
    <w:rsid w:val="00215D48"/>
    <w:rsid w:val="002233E9"/>
    <w:rsid w:val="00223BFD"/>
    <w:rsid w:val="00232C1C"/>
    <w:rsid w:val="00237379"/>
    <w:rsid w:val="00246307"/>
    <w:rsid w:val="002477FB"/>
    <w:rsid w:val="00260F33"/>
    <w:rsid w:val="00264BE7"/>
    <w:rsid w:val="0026531F"/>
    <w:rsid w:val="002679C3"/>
    <w:rsid w:val="0027059B"/>
    <w:rsid w:val="00272246"/>
    <w:rsid w:val="00276E1F"/>
    <w:rsid w:val="00284FB5"/>
    <w:rsid w:val="0029047D"/>
    <w:rsid w:val="00290950"/>
    <w:rsid w:val="0029154A"/>
    <w:rsid w:val="00294334"/>
    <w:rsid w:val="002A3EBD"/>
    <w:rsid w:val="002A4574"/>
    <w:rsid w:val="002B29C8"/>
    <w:rsid w:val="002C03F1"/>
    <w:rsid w:val="002C4695"/>
    <w:rsid w:val="002C490A"/>
    <w:rsid w:val="002D0D46"/>
    <w:rsid w:val="002D1237"/>
    <w:rsid w:val="002D69FC"/>
    <w:rsid w:val="002E47B0"/>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707C5"/>
    <w:rsid w:val="00370F90"/>
    <w:rsid w:val="0037448D"/>
    <w:rsid w:val="00377144"/>
    <w:rsid w:val="00380853"/>
    <w:rsid w:val="0038173A"/>
    <w:rsid w:val="003837C9"/>
    <w:rsid w:val="00390CE1"/>
    <w:rsid w:val="003A3A65"/>
    <w:rsid w:val="003A3D8D"/>
    <w:rsid w:val="003A6A70"/>
    <w:rsid w:val="003B01D2"/>
    <w:rsid w:val="003B4B94"/>
    <w:rsid w:val="003B6CB0"/>
    <w:rsid w:val="003B758D"/>
    <w:rsid w:val="003C565D"/>
    <w:rsid w:val="003D0A5A"/>
    <w:rsid w:val="003D30A5"/>
    <w:rsid w:val="003D40CF"/>
    <w:rsid w:val="003D5DA1"/>
    <w:rsid w:val="003D6150"/>
    <w:rsid w:val="003E3948"/>
    <w:rsid w:val="003E7373"/>
    <w:rsid w:val="003E7FF4"/>
    <w:rsid w:val="003F2391"/>
    <w:rsid w:val="003F49B9"/>
    <w:rsid w:val="004152D0"/>
    <w:rsid w:val="00417094"/>
    <w:rsid w:val="00423CBE"/>
    <w:rsid w:val="00423E8B"/>
    <w:rsid w:val="00431F8D"/>
    <w:rsid w:val="004351D2"/>
    <w:rsid w:val="00444E93"/>
    <w:rsid w:val="00445E71"/>
    <w:rsid w:val="0045236C"/>
    <w:rsid w:val="00454065"/>
    <w:rsid w:val="004575B2"/>
    <w:rsid w:val="00465DA8"/>
    <w:rsid w:val="00467A82"/>
    <w:rsid w:val="00471B21"/>
    <w:rsid w:val="004726CC"/>
    <w:rsid w:val="004772E1"/>
    <w:rsid w:val="0047774E"/>
    <w:rsid w:val="004809E4"/>
    <w:rsid w:val="00484240"/>
    <w:rsid w:val="00490895"/>
    <w:rsid w:val="004913AF"/>
    <w:rsid w:val="004947F6"/>
    <w:rsid w:val="0049664A"/>
    <w:rsid w:val="004A27C6"/>
    <w:rsid w:val="004A61C5"/>
    <w:rsid w:val="004B12CA"/>
    <w:rsid w:val="004B2A26"/>
    <w:rsid w:val="004B358A"/>
    <w:rsid w:val="004B6E84"/>
    <w:rsid w:val="004C0E44"/>
    <w:rsid w:val="004C3F98"/>
    <w:rsid w:val="004C4A09"/>
    <w:rsid w:val="004C4DA0"/>
    <w:rsid w:val="004C5AC8"/>
    <w:rsid w:val="004C65CB"/>
    <w:rsid w:val="004C73C4"/>
    <w:rsid w:val="004C748A"/>
    <w:rsid w:val="004D1B4B"/>
    <w:rsid w:val="004E4F83"/>
    <w:rsid w:val="004E5751"/>
    <w:rsid w:val="004E5DBA"/>
    <w:rsid w:val="004F0D78"/>
    <w:rsid w:val="004F2569"/>
    <w:rsid w:val="00502543"/>
    <w:rsid w:val="00502D64"/>
    <w:rsid w:val="00505A99"/>
    <w:rsid w:val="005066B1"/>
    <w:rsid w:val="00510FF3"/>
    <w:rsid w:val="00511464"/>
    <w:rsid w:val="00517C75"/>
    <w:rsid w:val="00521E1D"/>
    <w:rsid w:val="00534921"/>
    <w:rsid w:val="00537C0F"/>
    <w:rsid w:val="005405B0"/>
    <w:rsid w:val="005410ED"/>
    <w:rsid w:val="0054256A"/>
    <w:rsid w:val="00542FD3"/>
    <w:rsid w:val="00551740"/>
    <w:rsid w:val="005518CD"/>
    <w:rsid w:val="005521FB"/>
    <w:rsid w:val="00555A82"/>
    <w:rsid w:val="005708C9"/>
    <w:rsid w:val="00573D96"/>
    <w:rsid w:val="00584D67"/>
    <w:rsid w:val="005A21B1"/>
    <w:rsid w:val="005A2B97"/>
    <w:rsid w:val="005A66DA"/>
    <w:rsid w:val="005C06AC"/>
    <w:rsid w:val="005D17AE"/>
    <w:rsid w:val="005D3827"/>
    <w:rsid w:val="005D3BD0"/>
    <w:rsid w:val="005D410F"/>
    <w:rsid w:val="005D51CC"/>
    <w:rsid w:val="005D57A5"/>
    <w:rsid w:val="005D66CB"/>
    <w:rsid w:val="005E0822"/>
    <w:rsid w:val="005E1615"/>
    <w:rsid w:val="005E1FE6"/>
    <w:rsid w:val="005E2135"/>
    <w:rsid w:val="005E243F"/>
    <w:rsid w:val="005E2F74"/>
    <w:rsid w:val="005F61B2"/>
    <w:rsid w:val="0060116F"/>
    <w:rsid w:val="00604BA7"/>
    <w:rsid w:val="00605833"/>
    <w:rsid w:val="00613729"/>
    <w:rsid w:val="0061493F"/>
    <w:rsid w:val="00615927"/>
    <w:rsid w:val="00623F41"/>
    <w:rsid w:val="006312CE"/>
    <w:rsid w:val="006368EF"/>
    <w:rsid w:val="00636F83"/>
    <w:rsid w:val="0064067F"/>
    <w:rsid w:val="00640CBD"/>
    <w:rsid w:val="00650F07"/>
    <w:rsid w:val="00652777"/>
    <w:rsid w:val="006610B8"/>
    <w:rsid w:val="0066221E"/>
    <w:rsid w:val="00665B38"/>
    <w:rsid w:val="00665F31"/>
    <w:rsid w:val="00680EBD"/>
    <w:rsid w:val="00681623"/>
    <w:rsid w:val="0069162E"/>
    <w:rsid w:val="00697E52"/>
    <w:rsid w:val="006A1A82"/>
    <w:rsid w:val="006A206B"/>
    <w:rsid w:val="006A4533"/>
    <w:rsid w:val="006A5191"/>
    <w:rsid w:val="006D0675"/>
    <w:rsid w:val="006D09A3"/>
    <w:rsid w:val="006D0A26"/>
    <w:rsid w:val="006D5DF8"/>
    <w:rsid w:val="006D6FE1"/>
    <w:rsid w:val="006E0082"/>
    <w:rsid w:val="006E05A8"/>
    <w:rsid w:val="006E22CA"/>
    <w:rsid w:val="006E3552"/>
    <w:rsid w:val="006E4BEC"/>
    <w:rsid w:val="006F1E84"/>
    <w:rsid w:val="006F20AA"/>
    <w:rsid w:val="006F5261"/>
    <w:rsid w:val="00700F25"/>
    <w:rsid w:val="007043ED"/>
    <w:rsid w:val="00707DEC"/>
    <w:rsid w:val="0072157A"/>
    <w:rsid w:val="00726475"/>
    <w:rsid w:val="007277D4"/>
    <w:rsid w:val="00731786"/>
    <w:rsid w:val="00744E9A"/>
    <w:rsid w:val="00757E79"/>
    <w:rsid w:val="00761B95"/>
    <w:rsid w:val="00762E40"/>
    <w:rsid w:val="00767718"/>
    <w:rsid w:val="00771100"/>
    <w:rsid w:val="00777430"/>
    <w:rsid w:val="00777B2F"/>
    <w:rsid w:val="00786052"/>
    <w:rsid w:val="0078705F"/>
    <w:rsid w:val="00787DE8"/>
    <w:rsid w:val="0079128F"/>
    <w:rsid w:val="00791629"/>
    <w:rsid w:val="00795E0C"/>
    <w:rsid w:val="00797D33"/>
    <w:rsid w:val="007A093B"/>
    <w:rsid w:val="007A4BBF"/>
    <w:rsid w:val="007A5D38"/>
    <w:rsid w:val="007C4CE6"/>
    <w:rsid w:val="007C522D"/>
    <w:rsid w:val="007C6E42"/>
    <w:rsid w:val="007D3387"/>
    <w:rsid w:val="007D4CA3"/>
    <w:rsid w:val="007E127B"/>
    <w:rsid w:val="007E1719"/>
    <w:rsid w:val="007E5494"/>
    <w:rsid w:val="007E64C1"/>
    <w:rsid w:val="007F4B20"/>
    <w:rsid w:val="007F6151"/>
    <w:rsid w:val="00800C91"/>
    <w:rsid w:val="00802060"/>
    <w:rsid w:val="00802F5A"/>
    <w:rsid w:val="00806304"/>
    <w:rsid w:val="0082165D"/>
    <w:rsid w:val="008236A7"/>
    <w:rsid w:val="00827F4B"/>
    <w:rsid w:val="00830150"/>
    <w:rsid w:val="008331A6"/>
    <w:rsid w:val="00834B21"/>
    <w:rsid w:val="008378BF"/>
    <w:rsid w:val="00846618"/>
    <w:rsid w:val="008472E3"/>
    <w:rsid w:val="0085658C"/>
    <w:rsid w:val="00857191"/>
    <w:rsid w:val="008607B1"/>
    <w:rsid w:val="00861E71"/>
    <w:rsid w:val="00873389"/>
    <w:rsid w:val="00877D26"/>
    <w:rsid w:val="00883B90"/>
    <w:rsid w:val="00894CE4"/>
    <w:rsid w:val="008951AB"/>
    <w:rsid w:val="008978A7"/>
    <w:rsid w:val="008A0098"/>
    <w:rsid w:val="008A0EE5"/>
    <w:rsid w:val="008A46CE"/>
    <w:rsid w:val="008A77FE"/>
    <w:rsid w:val="008A7E28"/>
    <w:rsid w:val="008B40F7"/>
    <w:rsid w:val="008B7043"/>
    <w:rsid w:val="008B7B78"/>
    <w:rsid w:val="008C5AD3"/>
    <w:rsid w:val="008C702A"/>
    <w:rsid w:val="008D037B"/>
    <w:rsid w:val="008D2AD1"/>
    <w:rsid w:val="008D7DBB"/>
    <w:rsid w:val="008E21F5"/>
    <w:rsid w:val="008E6549"/>
    <w:rsid w:val="008E74BE"/>
    <w:rsid w:val="008F5AD6"/>
    <w:rsid w:val="008F77B0"/>
    <w:rsid w:val="00901778"/>
    <w:rsid w:val="00902B3B"/>
    <w:rsid w:val="009062EA"/>
    <w:rsid w:val="009062F2"/>
    <w:rsid w:val="009075B5"/>
    <w:rsid w:val="0091285E"/>
    <w:rsid w:val="00912F68"/>
    <w:rsid w:val="009213E6"/>
    <w:rsid w:val="00925EA3"/>
    <w:rsid w:val="00932E1C"/>
    <w:rsid w:val="009335C5"/>
    <w:rsid w:val="009369F2"/>
    <w:rsid w:val="009417DB"/>
    <w:rsid w:val="00945EED"/>
    <w:rsid w:val="00951BB7"/>
    <w:rsid w:val="009528FF"/>
    <w:rsid w:val="00954811"/>
    <w:rsid w:val="00954E27"/>
    <w:rsid w:val="0095737E"/>
    <w:rsid w:val="0096325C"/>
    <w:rsid w:val="00964DAF"/>
    <w:rsid w:val="00972E73"/>
    <w:rsid w:val="00976D94"/>
    <w:rsid w:val="00982808"/>
    <w:rsid w:val="00992AE0"/>
    <w:rsid w:val="009A3A53"/>
    <w:rsid w:val="009A4F12"/>
    <w:rsid w:val="009A4F6D"/>
    <w:rsid w:val="009A590F"/>
    <w:rsid w:val="009A708E"/>
    <w:rsid w:val="009B1087"/>
    <w:rsid w:val="009C1248"/>
    <w:rsid w:val="009C3B3B"/>
    <w:rsid w:val="009C4F94"/>
    <w:rsid w:val="009C64FE"/>
    <w:rsid w:val="009C7275"/>
    <w:rsid w:val="009D4C4A"/>
    <w:rsid w:val="009D6D23"/>
    <w:rsid w:val="009E0E4F"/>
    <w:rsid w:val="009E7A2F"/>
    <w:rsid w:val="009F1934"/>
    <w:rsid w:val="009F41D2"/>
    <w:rsid w:val="009F4FC9"/>
    <w:rsid w:val="00A03A9B"/>
    <w:rsid w:val="00A062A4"/>
    <w:rsid w:val="00A064F6"/>
    <w:rsid w:val="00A106C7"/>
    <w:rsid w:val="00A10E82"/>
    <w:rsid w:val="00A209C7"/>
    <w:rsid w:val="00A26E22"/>
    <w:rsid w:val="00A31477"/>
    <w:rsid w:val="00A32F6D"/>
    <w:rsid w:val="00A35980"/>
    <w:rsid w:val="00A36719"/>
    <w:rsid w:val="00A377D9"/>
    <w:rsid w:val="00A4543E"/>
    <w:rsid w:val="00A4665D"/>
    <w:rsid w:val="00A5332E"/>
    <w:rsid w:val="00A56F73"/>
    <w:rsid w:val="00A6101B"/>
    <w:rsid w:val="00A635C0"/>
    <w:rsid w:val="00A648E4"/>
    <w:rsid w:val="00A729CA"/>
    <w:rsid w:val="00A75619"/>
    <w:rsid w:val="00A94876"/>
    <w:rsid w:val="00AA157A"/>
    <w:rsid w:val="00AA23CF"/>
    <w:rsid w:val="00AA5382"/>
    <w:rsid w:val="00AA5BE8"/>
    <w:rsid w:val="00AA6710"/>
    <w:rsid w:val="00AA686E"/>
    <w:rsid w:val="00AA7267"/>
    <w:rsid w:val="00AB3C6D"/>
    <w:rsid w:val="00AB4A68"/>
    <w:rsid w:val="00AB4B57"/>
    <w:rsid w:val="00AB55F0"/>
    <w:rsid w:val="00AC0F91"/>
    <w:rsid w:val="00AC2089"/>
    <w:rsid w:val="00AC36B4"/>
    <w:rsid w:val="00AC53D5"/>
    <w:rsid w:val="00AC7866"/>
    <w:rsid w:val="00AC79A0"/>
    <w:rsid w:val="00AD0B90"/>
    <w:rsid w:val="00AD1127"/>
    <w:rsid w:val="00AD1A32"/>
    <w:rsid w:val="00AD1CB3"/>
    <w:rsid w:val="00AD7B71"/>
    <w:rsid w:val="00AE29FB"/>
    <w:rsid w:val="00AE5DAC"/>
    <w:rsid w:val="00AE6DE8"/>
    <w:rsid w:val="00AF130F"/>
    <w:rsid w:val="00B06019"/>
    <w:rsid w:val="00B16902"/>
    <w:rsid w:val="00B3284C"/>
    <w:rsid w:val="00B33AFC"/>
    <w:rsid w:val="00B34A97"/>
    <w:rsid w:val="00B37E3B"/>
    <w:rsid w:val="00B41FFD"/>
    <w:rsid w:val="00B4489D"/>
    <w:rsid w:val="00B461A4"/>
    <w:rsid w:val="00B573A6"/>
    <w:rsid w:val="00B61285"/>
    <w:rsid w:val="00B71555"/>
    <w:rsid w:val="00B84849"/>
    <w:rsid w:val="00B866CA"/>
    <w:rsid w:val="00B86B49"/>
    <w:rsid w:val="00B9070D"/>
    <w:rsid w:val="00B91C90"/>
    <w:rsid w:val="00B92635"/>
    <w:rsid w:val="00B955E7"/>
    <w:rsid w:val="00B96332"/>
    <w:rsid w:val="00B97159"/>
    <w:rsid w:val="00BA3C37"/>
    <w:rsid w:val="00BA4F7A"/>
    <w:rsid w:val="00BA4F86"/>
    <w:rsid w:val="00BB4971"/>
    <w:rsid w:val="00BB7005"/>
    <w:rsid w:val="00BC2AE6"/>
    <w:rsid w:val="00BC5080"/>
    <w:rsid w:val="00BC564F"/>
    <w:rsid w:val="00BD285F"/>
    <w:rsid w:val="00BE371B"/>
    <w:rsid w:val="00BE4740"/>
    <w:rsid w:val="00BF340F"/>
    <w:rsid w:val="00BF3503"/>
    <w:rsid w:val="00BF54E0"/>
    <w:rsid w:val="00C01E1A"/>
    <w:rsid w:val="00C03396"/>
    <w:rsid w:val="00C053EF"/>
    <w:rsid w:val="00C105A9"/>
    <w:rsid w:val="00C135F2"/>
    <w:rsid w:val="00C15EEF"/>
    <w:rsid w:val="00C16F33"/>
    <w:rsid w:val="00C16F9A"/>
    <w:rsid w:val="00C1794E"/>
    <w:rsid w:val="00C21469"/>
    <w:rsid w:val="00C23D5F"/>
    <w:rsid w:val="00C27BAB"/>
    <w:rsid w:val="00C3222B"/>
    <w:rsid w:val="00C42A31"/>
    <w:rsid w:val="00C44A28"/>
    <w:rsid w:val="00C44D97"/>
    <w:rsid w:val="00C474C1"/>
    <w:rsid w:val="00C5055B"/>
    <w:rsid w:val="00C51E0F"/>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5F3A"/>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E5B"/>
    <w:rsid w:val="00D70078"/>
    <w:rsid w:val="00D71F67"/>
    <w:rsid w:val="00D7662B"/>
    <w:rsid w:val="00D82715"/>
    <w:rsid w:val="00D84059"/>
    <w:rsid w:val="00D85A3A"/>
    <w:rsid w:val="00D85C84"/>
    <w:rsid w:val="00D951D1"/>
    <w:rsid w:val="00DA445F"/>
    <w:rsid w:val="00DA6C5C"/>
    <w:rsid w:val="00DB0685"/>
    <w:rsid w:val="00DB0C92"/>
    <w:rsid w:val="00DB3BB0"/>
    <w:rsid w:val="00DC31CA"/>
    <w:rsid w:val="00DC59D7"/>
    <w:rsid w:val="00DC7F00"/>
    <w:rsid w:val="00DD2592"/>
    <w:rsid w:val="00DD4B3B"/>
    <w:rsid w:val="00DD5C3E"/>
    <w:rsid w:val="00DE24F3"/>
    <w:rsid w:val="00DE3DC8"/>
    <w:rsid w:val="00DE4187"/>
    <w:rsid w:val="00DE4D94"/>
    <w:rsid w:val="00DE79CE"/>
    <w:rsid w:val="00DF4E35"/>
    <w:rsid w:val="00E00776"/>
    <w:rsid w:val="00E01E27"/>
    <w:rsid w:val="00E0224C"/>
    <w:rsid w:val="00E04D85"/>
    <w:rsid w:val="00E06ED1"/>
    <w:rsid w:val="00E07402"/>
    <w:rsid w:val="00E168DF"/>
    <w:rsid w:val="00E17108"/>
    <w:rsid w:val="00E22DBA"/>
    <w:rsid w:val="00E2442F"/>
    <w:rsid w:val="00E326DF"/>
    <w:rsid w:val="00E32C4F"/>
    <w:rsid w:val="00E3328B"/>
    <w:rsid w:val="00E35A2C"/>
    <w:rsid w:val="00E37C19"/>
    <w:rsid w:val="00E40485"/>
    <w:rsid w:val="00E452C9"/>
    <w:rsid w:val="00E5118D"/>
    <w:rsid w:val="00E53748"/>
    <w:rsid w:val="00E54A96"/>
    <w:rsid w:val="00E57F90"/>
    <w:rsid w:val="00E658A8"/>
    <w:rsid w:val="00E74FA7"/>
    <w:rsid w:val="00E84254"/>
    <w:rsid w:val="00E842BD"/>
    <w:rsid w:val="00E84F79"/>
    <w:rsid w:val="00E922E3"/>
    <w:rsid w:val="00E94DBE"/>
    <w:rsid w:val="00E968B2"/>
    <w:rsid w:val="00E9761F"/>
    <w:rsid w:val="00EB04B2"/>
    <w:rsid w:val="00EB1DEC"/>
    <w:rsid w:val="00EB3465"/>
    <w:rsid w:val="00EB40E3"/>
    <w:rsid w:val="00EB6EDA"/>
    <w:rsid w:val="00EC0A97"/>
    <w:rsid w:val="00EC36AD"/>
    <w:rsid w:val="00ED2264"/>
    <w:rsid w:val="00ED7383"/>
    <w:rsid w:val="00EE1876"/>
    <w:rsid w:val="00EE50D6"/>
    <w:rsid w:val="00EE6757"/>
    <w:rsid w:val="00EF05FF"/>
    <w:rsid w:val="00EF627B"/>
    <w:rsid w:val="00EF64A5"/>
    <w:rsid w:val="00F111F9"/>
    <w:rsid w:val="00F1220E"/>
    <w:rsid w:val="00F234BC"/>
    <w:rsid w:val="00F26A73"/>
    <w:rsid w:val="00F33AAA"/>
    <w:rsid w:val="00F4057B"/>
    <w:rsid w:val="00F464CD"/>
    <w:rsid w:val="00F52A83"/>
    <w:rsid w:val="00F545F3"/>
    <w:rsid w:val="00F557F6"/>
    <w:rsid w:val="00F56C2C"/>
    <w:rsid w:val="00F635DD"/>
    <w:rsid w:val="00F66DC5"/>
    <w:rsid w:val="00F735AD"/>
    <w:rsid w:val="00F75516"/>
    <w:rsid w:val="00F86E28"/>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502967-2C0A-4396-B668-5C1D32EFEDFE}">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F24F2BFF-071A-4842-B817-B7550EC284B7}">
  <ds:schemaRefs>
    <ds:schemaRef ds:uri="http://schemas.openxmlformats.org/officeDocument/2006/bibliography"/>
  </ds:schemaRefs>
</ds:datastoreItem>
</file>

<file path=customXml/itemProps3.xml><?xml version="1.0" encoding="utf-8"?>
<ds:datastoreItem xmlns:ds="http://schemas.openxmlformats.org/officeDocument/2006/customXml" ds:itemID="{D7AB1A71-122E-4F1E-907C-29231E757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2AFF26-A2AA-4225-9B40-957AB77EE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18322</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86</cp:revision>
  <cp:lastPrinted>2019-04-10T19:50:00Z</cp:lastPrinted>
  <dcterms:created xsi:type="dcterms:W3CDTF">2020-03-05T19:39:00Z</dcterms:created>
  <dcterms:modified xsi:type="dcterms:W3CDTF">2022-04-11T20:59:00Z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