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680"/>
        <w:gridCol w:w="5575"/>
      </w:tblGrid>
      <w:tr w:rsidR="007E2192" w:rsidRPr="009577D0" w14:paraId="19AEA51F" w14:textId="77777777" w:rsidTr="008A76AC">
        <w:trPr>
          <w:trHeight w:val="144"/>
        </w:trPr>
        <w:tc>
          <w:tcPr>
            <w:tcW w:w="10790" w:type="dxa"/>
            <w:gridSpan w:val="3"/>
          </w:tcPr>
          <w:p w14:paraId="509C5D28" w14:textId="66B2DE08" w:rsidR="007E2192" w:rsidRPr="00FF77DD" w:rsidRDefault="007E2192" w:rsidP="0016294A">
            <w:pPr>
              <w:spacing w:after="0" w:line="240" w:lineRule="auto"/>
              <w:rPr>
                <w:rFonts w:asciiTheme="minorHAnsi" w:hAnsiTheme="minorHAnsi"/>
                <w:b/>
                <w:sz w:val="20"/>
                <w:szCs w:val="18"/>
              </w:rPr>
            </w:pPr>
            <w:r>
              <w:rPr>
                <w:rFonts w:asciiTheme="minorHAnsi" w:hAnsiTheme="minorHAnsi"/>
                <w:b/>
                <w:sz w:val="20"/>
                <w:szCs w:val="18"/>
              </w:rPr>
              <w:t>A</w:t>
            </w:r>
            <w:r w:rsidRPr="00FF77DD">
              <w:rPr>
                <w:rFonts w:asciiTheme="minorHAnsi" w:hAnsiTheme="minorHAnsi"/>
                <w:b/>
                <w:sz w:val="20"/>
                <w:szCs w:val="18"/>
              </w:rPr>
              <w:t xml:space="preserve">. Whole House Fan </w:t>
            </w:r>
            <w:r>
              <w:rPr>
                <w:rFonts w:asciiTheme="minorHAnsi" w:hAnsiTheme="minorHAnsi"/>
                <w:b/>
                <w:sz w:val="20"/>
                <w:szCs w:val="18"/>
              </w:rPr>
              <w:t>Measurement</w:t>
            </w:r>
            <w:r w:rsidR="0016294A">
              <w:rPr>
                <w:rFonts w:asciiTheme="minorHAnsi" w:hAnsiTheme="minorHAnsi"/>
                <w:b/>
                <w:sz w:val="20"/>
                <w:szCs w:val="18"/>
              </w:rPr>
              <w:t xml:space="preserve"> Procedures</w:t>
            </w:r>
          </w:p>
        </w:tc>
      </w:tr>
      <w:tr w:rsidR="00D509D9" w:rsidRPr="009577D0" w14:paraId="689F815A" w14:textId="77777777" w:rsidTr="008A76AC">
        <w:trPr>
          <w:trHeight w:val="144"/>
        </w:trPr>
        <w:tc>
          <w:tcPr>
            <w:tcW w:w="535" w:type="dxa"/>
          </w:tcPr>
          <w:p w14:paraId="0B04F4AA" w14:textId="56C3FA78" w:rsidR="00D509D9" w:rsidRDefault="00D509D9" w:rsidP="00D509D9">
            <w:pPr>
              <w:spacing w:after="0" w:line="240" w:lineRule="auto"/>
              <w:jc w:val="center"/>
              <w:rPr>
                <w:rStyle w:val="CommentReference"/>
              </w:rPr>
            </w:pPr>
            <w:r>
              <w:rPr>
                <w:rStyle w:val="CommentReference"/>
              </w:rPr>
              <w:t>01</w:t>
            </w:r>
          </w:p>
        </w:tc>
        <w:tc>
          <w:tcPr>
            <w:tcW w:w="4680" w:type="dxa"/>
            <w:vAlign w:val="center"/>
          </w:tcPr>
          <w:p w14:paraId="5C0144B7" w14:textId="396A4B0E" w:rsidR="00D509D9" w:rsidRDefault="00D509D9" w:rsidP="00D509D9">
            <w:pPr>
              <w:spacing w:after="0" w:line="240" w:lineRule="auto"/>
              <w:rPr>
                <w:rFonts w:asciiTheme="minorHAnsi" w:hAnsiTheme="minorHAnsi"/>
                <w:sz w:val="18"/>
                <w:szCs w:val="18"/>
              </w:rPr>
            </w:pPr>
            <w:r>
              <w:rPr>
                <w:rFonts w:asciiTheme="minorHAnsi" w:hAnsiTheme="minorHAnsi"/>
                <w:sz w:val="18"/>
                <w:szCs w:val="18"/>
              </w:rPr>
              <w:t>Whole House Fan Airflow</w:t>
            </w:r>
            <w:del w:id="0" w:author="Wichert, RJ@Energy" w:date="2021-12-06T07:49:00Z">
              <w:r w:rsidDel="00E80B7E">
                <w:rPr>
                  <w:rFonts w:asciiTheme="minorHAnsi" w:hAnsiTheme="minorHAnsi"/>
                  <w:sz w:val="18"/>
                  <w:szCs w:val="18"/>
                </w:rPr>
                <w:delText xml:space="preserve"> </w:delText>
              </w:r>
            </w:del>
            <w:r>
              <w:rPr>
                <w:rFonts w:asciiTheme="minorHAnsi" w:hAnsiTheme="minorHAnsi"/>
                <w:sz w:val="18"/>
                <w:szCs w:val="18"/>
              </w:rPr>
              <w:t>/</w:t>
            </w:r>
            <w:del w:id="1" w:author="Wichert, RJ@Energy" w:date="2021-12-06T07:49:00Z">
              <w:r w:rsidDel="00E80B7E">
                <w:rPr>
                  <w:rFonts w:asciiTheme="minorHAnsi" w:hAnsiTheme="minorHAnsi"/>
                  <w:sz w:val="18"/>
                  <w:szCs w:val="18"/>
                </w:rPr>
                <w:delText xml:space="preserve"> </w:delText>
              </w:r>
            </w:del>
            <w:r>
              <w:rPr>
                <w:rFonts w:asciiTheme="minorHAnsi" w:hAnsiTheme="minorHAnsi"/>
                <w:sz w:val="18"/>
                <w:szCs w:val="18"/>
              </w:rPr>
              <w:t>Watts Measurement Procedure:</w:t>
            </w:r>
          </w:p>
        </w:tc>
        <w:tc>
          <w:tcPr>
            <w:tcW w:w="5575" w:type="dxa"/>
            <w:vAlign w:val="center"/>
          </w:tcPr>
          <w:p w14:paraId="2566823F" w14:textId="7D65E44F" w:rsidR="00D509D9" w:rsidRDefault="00D509D9" w:rsidP="00D509D9">
            <w:pPr>
              <w:spacing w:after="0" w:line="240" w:lineRule="auto"/>
              <w:jc w:val="center"/>
              <w:rPr>
                <w:rFonts w:asciiTheme="minorHAnsi" w:hAnsiTheme="minorHAnsi"/>
                <w:sz w:val="18"/>
                <w:szCs w:val="18"/>
              </w:rPr>
            </w:pPr>
          </w:p>
        </w:tc>
      </w:tr>
    </w:tbl>
    <w:p w14:paraId="32831E23" w14:textId="64316921" w:rsidR="00B83A59" w:rsidRPr="008A76AC" w:rsidRDefault="00B83A59" w:rsidP="008A76AC">
      <w:pPr>
        <w:spacing w:after="0" w:line="240" w:lineRule="auto"/>
        <w:contextualSpacing/>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8A76AC">
        <w:trPr>
          <w:trHeight w:val="144"/>
        </w:trPr>
        <w:tc>
          <w:tcPr>
            <w:tcW w:w="10790" w:type="dxa"/>
            <w:vAlign w:val="center"/>
          </w:tcPr>
          <w:p w14:paraId="6393F14E" w14:textId="106B87EB" w:rsidR="005F157F" w:rsidRPr="00FF77DD" w:rsidRDefault="00EF1E4A" w:rsidP="005F157F">
            <w:pPr>
              <w:spacing w:after="0" w:line="240" w:lineRule="auto"/>
              <w:rPr>
                <w:rFonts w:asciiTheme="minorHAnsi" w:hAnsiTheme="minorHAnsi"/>
                <w:b/>
                <w:sz w:val="20"/>
                <w:szCs w:val="18"/>
              </w:rPr>
            </w:pPr>
            <w:r w:rsidRPr="00EF1E4A">
              <w:rPr>
                <w:rFonts w:asciiTheme="minorHAnsi" w:hAnsiTheme="minorHAnsi"/>
                <w:b/>
                <w:sz w:val="18"/>
                <w:szCs w:val="18"/>
              </w:rPr>
              <w:t xml:space="preserve">MCH-31b Whole House Fan Air Flow and Fan Efficacy – Airflow measured per whole house fan and watts measured as a total value  </w:t>
            </w:r>
          </w:p>
        </w:tc>
      </w:tr>
    </w:tbl>
    <w:p w14:paraId="569B079B" w14:textId="3F615F5C" w:rsidR="005F157F" w:rsidRDefault="005F157F" w:rsidP="008A76AC">
      <w:pPr>
        <w:spacing w:after="0"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BC6AC1" w:rsidRPr="00FA05A2" w14:paraId="58EE07D6"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BC6AC1" w:rsidRPr="00B434AE" w14:paraId="607CB75F" w14:textId="77777777" w:rsidTr="0043068D">
              <w:trPr>
                <w:trHeight w:val="158"/>
              </w:trPr>
              <w:tc>
                <w:tcPr>
                  <w:tcW w:w="10584" w:type="dxa"/>
                  <w:tcBorders>
                    <w:top w:val="nil"/>
                    <w:left w:val="nil"/>
                    <w:bottom w:val="nil"/>
                    <w:right w:val="nil"/>
                  </w:tcBorders>
                  <w:vAlign w:val="center"/>
                </w:tcPr>
                <w:p w14:paraId="5E222F48" w14:textId="77777777" w:rsidR="00BC6AC1" w:rsidRPr="00FA05A2" w:rsidRDefault="00BC6AC1" w:rsidP="0043068D">
                  <w:pPr>
                    <w:spacing w:after="0" w:line="240" w:lineRule="auto"/>
                    <w:ind w:left="-115"/>
                    <w:rPr>
                      <w:rFonts w:asciiTheme="minorHAnsi" w:hAnsiTheme="minorHAnsi"/>
                      <w:sz w:val="18"/>
                      <w:szCs w:val="18"/>
                    </w:rPr>
                  </w:pPr>
                  <w:r w:rsidRPr="00BC6AC1">
                    <w:rPr>
                      <w:rFonts w:asciiTheme="minorHAnsi" w:hAnsiTheme="minorHAnsi"/>
                      <w:b/>
                      <w:sz w:val="20"/>
                      <w:szCs w:val="18"/>
                    </w:rPr>
                    <w:t>B. Required Whole House Fan Specifications</w:t>
                  </w:r>
                </w:p>
              </w:tc>
            </w:tr>
          </w:tbl>
          <w:p w14:paraId="2B939CAB" w14:textId="77777777" w:rsidR="00BC6AC1" w:rsidRPr="00FA05A2" w:rsidRDefault="00BC6AC1" w:rsidP="0043068D">
            <w:pPr>
              <w:spacing w:line="240" w:lineRule="auto"/>
              <w:contextualSpacing/>
              <w:rPr>
                <w:sz w:val="18"/>
                <w:szCs w:val="18"/>
              </w:rPr>
            </w:pPr>
          </w:p>
        </w:tc>
      </w:tr>
      <w:tr w:rsidR="00BC6AC1" w:rsidRPr="00FA05A2" w14:paraId="6D351458" w14:textId="77777777" w:rsidTr="0043068D">
        <w:tc>
          <w:tcPr>
            <w:tcW w:w="3600" w:type="dxa"/>
            <w:vAlign w:val="center"/>
          </w:tcPr>
          <w:p w14:paraId="3EAF9407"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70CEB0F9"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446837E5" w14:textId="77777777" w:rsidR="00BC6AC1" w:rsidRPr="00FA05A2" w:rsidRDefault="00BC6AC1"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BC6AC1" w:rsidRPr="00FA05A2" w14:paraId="704BDBED" w14:textId="77777777" w:rsidTr="0043068D">
        <w:tc>
          <w:tcPr>
            <w:tcW w:w="3600" w:type="dxa"/>
            <w:vAlign w:val="center"/>
          </w:tcPr>
          <w:p w14:paraId="285A711A"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0B1B31C"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2C3109A5" w14:textId="77777777" w:rsidR="00BC6AC1" w:rsidRPr="00FA05A2" w:rsidRDefault="00BC6AC1"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BC6AC1" w:rsidRPr="00FA05A2" w14:paraId="25DC177B" w14:textId="77777777" w:rsidTr="0043068D">
        <w:tc>
          <w:tcPr>
            <w:tcW w:w="3600" w:type="dxa"/>
          </w:tcPr>
          <w:p w14:paraId="2940FCE6" w14:textId="77777777" w:rsidR="00BC6AC1" w:rsidRPr="00FA05A2" w:rsidRDefault="00BC6AC1" w:rsidP="0043068D">
            <w:pPr>
              <w:spacing w:line="240" w:lineRule="auto"/>
              <w:contextualSpacing/>
              <w:rPr>
                <w:sz w:val="18"/>
                <w:szCs w:val="18"/>
              </w:rPr>
            </w:pPr>
          </w:p>
        </w:tc>
        <w:tc>
          <w:tcPr>
            <w:tcW w:w="3600" w:type="dxa"/>
          </w:tcPr>
          <w:p w14:paraId="3D32C950" w14:textId="77777777" w:rsidR="00BC6AC1" w:rsidRPr="00FA05A2" w:rsidRDefault="00BC6AC1" w:rsidP="0043068D">
            <w:pPr>
              <w:spacing w:line="240" w:lineRule="auto"/>
              <w:contextualSpacing/>
              <w:rPr>
                <w:sz w:val="18"/>
                <w:szCs w:val="18"/>
              </w:rPr>
            </w:pPr>
          </w:p>
        </w:tc>
        <w:tc>
          <w:tcPr>
            <w:tcW w:w="3600" w:type="dxa"/>
          </w:tcPr>
          <w:p w14:paraId="6061E005" w14:textId="77777777" w:rsidR="00BC6AC1" w:rsidRPr="00FA05A2" w:rsidRDefault="00BC6AC1" w:rsidP="0043068D">
            <w:pPr>
              <w:spacing w:line="240" w:lineRule="auto"/>
              <w:contextualSpacing/>
              <w:rPr>
                <w:sz w:val="18"/>
                <w:szCs w:val="18"/>
              </w:rPr>
            </w:pPr>
          </w:p>
        </w:tc>
      </w:tr>
      <w:tr w:rsidR="00BC6AC1" w:rsidRPr="00FA05A2" w14:paraId="216C8DDE" w14:textId="77777777" w:rsidTr="0043068D">
        <w:tc>
          <w:tcPr>
            <w:tcW w:w="3600" w:type="dxa"/>
          </w:tcPr>
          <w:p w14:paraId="077D803C" w14:textId="77777777" w:rsidR="00BC6AC1" w:rsidRPr="00FA05A2" w:rsidRDefault="00BC6AC1" w:rsidP="0043068D">
            <w:pPr>
              <w:spacing w:line="240" w:lineRule="auto"/>
              <w:contextualSpacing/>
              <w:rPr>
                <w:sz w:val="18"/>
                <w:szCs w:val="18"/>
              </w:rPr>
            </w:pPr>
          </w:p>
        </w:tc>
        <w:tc>
          <w:tcPr>
            <w:tcW w:w="3600" w:type="dxa"/>
          </w:tcPr>
          <w:p w14:paraId="74AD3A43" w14:textId="77777777" w:rsidR="00BC6AC1" w:rsidRPr="00FA05A2" w:rsidRDefault="00BC6AC1" w:rsidP="0043068D">
            <w:pPr>
              <w:spacing w:line="240" w:lineRule="auto"/>
              <w:contextualSpacing/>
              <w:rPr>
                <w:sz w:val="18"/>
                <w:szCs w:val="18"/>
              </w:rPr>
            </w:pPr>
          </w:p>
        </w:tc>
        <w:tc>
          <w:tcPr>
            <w:tcW w:w="3600" w:type="dxa"/>
          </w:tcPr>
          <w:p w14:paraId="34A10C95" w14:textId="77777777" w:rsidR="00BC6AC1" w:rsidRPr="00FA05A2" w:rsidRDefault="00BC6AC1" w:rsidP="0043068D">
            <w:pPr>
              <w:spacing w:line="240" w:lineRule="auto"/>
              <w:contextualSpacing/>
              <w:rPr>
                <w:sz w:val="18"/>
                <w:szCs w:val="18"/>
              </w:rPr>
            </w:pPr>
          </w:p>
        </w:tc>
      </w:tr>
    </w:tbl>
    <w:p w14:paraId="246435E9" w14:textId="77777777" w:rsidR="00BC6AC1" w:rsidRPr="008A76AC" w:rsidRDefault="00BC6AC1" w:rsidP="008A76AC">
      <w:pPr>
        <w:spacing w:after="0"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14:paraId="4099841C" w14:textId="77777777" w:rsidTr="008A76AC">
        <w:trPr>
          <w:trHeight w:val="144"/>
        </w:trPr>
        <w:tc>
          <w:tcPr>
            <w:tcW w:w="10795" w:type="dxa"/>
            <w:gridSpan w:val="6"/>
          </w:tcPr>
          <w:p w14:paraId="37D0DCBB" w14:textId="4D4D39BD" w:rsidR="00934A16" w:rsidRDefault="00BC6AC1" w:rsidP="00934A16">
            <w:pPr>
              <w:spacing w:after="0" w:line="240" w:lineRule="auto"/>
              <w:rPr>
                <w:rFonts w:asciiTheme="minorHAnsi" w:hAnsiTheme="minorHAnsi"/>
                <w:b/>
                <w:sz w:val="18"/>
                <w:szCs w:val="18"/>
              </w:rPr>
            </w:pPr>
            <w:r>
              <w:rPr>
                <w:rFonts w:asciiTheme="minorHAnsi" w:hAnsiTheme="minorHAnsi"/>
                <w:b/>
                <w:sz w:val="20"/>
                <w:szCs w:val="18"/>
              </w:rPr>
              <w:t>C</w:t>
            </w:r>
            <w:r w:rsidR="00934A16" w:rsidRPr="00FF77DD">
              <w:rPr>
                <w:rFonts w:asciiTheme="minorHAnsi" w:hAnsiTheme="minorHAnsi"/>
                <w:b/>
                <w:sz w:val="20"/>
                <w:szCs w:val="18"/>
              </w:rPr>
              <w:t xml:space="preserve">. </w:t>
            </w:r>
            <w:r w:rsidR="00782081">
              <w:rPr>
                <w:rFonts w:asciiTheme="minorHAnsi" w:hAnsiTheme="minorHAnsi"/>
                <w:b/>
                <w:sz w:val="20"/>
                <w:szCs w:val="18"/>
              </w:rPr>
              <w:t xml:space="preserve">Tested </w:t>
            </w:r>
            <w:r w:rsidR="00934A16"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487F56" w14:paraId="340796C8" w14:textId="77777777" w:rsidTr="006E4D76">
              <w:trPr>
                <w:trHeight w:val="158"/>
              </w:trPr>
              <w:tc>
                <w:tcPr>
                  <w:tcW w:w="11030" w:type="dxa"/>
                  <w:tcBorders>
                    <w:top w:val="nil"/>
                    <w:left w:val="nil"/>
                    <w:bottom w:val="nil"/>
                    <w:right w:val="nil"/>
                  </w:tcBorders>
                  <w:vAlign w:val="center"/>
                </w:tcPr>
                <w:p w14:paraId="62B0CF25" w14:textId="26ACD91C" w:rsidR="00934A16" w:rsidRPr="00487F56" w:rsidRDefault="00934A16" w:rsidP="006E4D76">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sidR="006E4D76">
                    <w:rPr>
                      <w:rFonts w:asciiTheme="minorHAnsi" w:hAnsiTheme="minorHAnsi"/>
                      <w:sz w:val="18"/>
                      <w:szCs w:val="18"/>
                    </w:rPr>
                    <w:t xml:space="preserve">s 150.1(b)3.B.vi. and </w:t>
                  </w:r>
                  <w:r w:rsidR="006E4D76" w:rsidRPr="00487F56">
                    <w:rPr>
                      <w:rFonts w:asciiTheme="minorHAnsi" w:hAnsiTheme="minorHAnsi"/>
                      <w:sz w:val="18"/>
                      <w:szCs w:val="18"/>
                    </w:rPr>
                    <w:t>150.1(c)12</w:t>
                  </w:r>
                </w:p>
              </w:tc>
            </w:tr>
          </w:tbl>
          <w:p w14:paraId="6CC0EEE4" w14:textId="77777777" w:rsidR="00934A16" w:rsidRDefault="00934A16">
            <w:pPr>
              <w:spacing w:line="240" w:lineRule="auto"/>
              <w:contextualSpacing/>
            </w:pPr>
          </w:p>
        </w:tc>
      </w:tr>
      <w:tr w:rsidR="002166CE" w14:paraId="3D8C26A4" w14:textId="77777777" w:rsidTr="008A76AC">
        <w:trPr>
          <w:trHeight w:val="144"/>
        </w:trPr>
        <w:tc>
          <w:tcPr>
            <w:tcW w:w="1656" w:type="dxa"/>
            <w:vAlign w:val="center"/>
          </w:tcPr>
          <w:p w14:paraId="5C6DF392" w14:textId="30734010" w:rsidR="00934A16" w:rsidRDefault="00934A16">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01261A3C" w14:textId="5B7EDC76" w:rsidR="00934A16" w:rsidRDefault="00934A16">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2DC91C61" w14:textId="2CDC94B4" w:rsidR="00934A16" w:rsidRDefault="00934A16">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7529201" w14:textId="5C936F4D" w:rsidR="00934A16" w:rsidRDefault="00934A16">
            <w:pPr>
              <w:spacing w:line="240" w:lineRule="auto"/>
              <w:contextualSpacing/>
              <w:jc w:val="center"/>
            </w:pPr>
            <w:r>
              <w:rPr>
                <w:rFonts w:asciiTheme="minorHAnsi" w:hAnsiTheme="minorHAnsi"/>
                <w:sz w:val="18"/>
                <w:szCs w:val="18"/>
              </w:rPr>
              <w:t>04</w:t>
            </w:r>
          </w:p>
        </w:tc>
        <w:tc>
          <w:tcPr>
            <w:tcW w:w="1440" w:type="dxa"/>
            <w:vAlign w:val="center"/>
          </w:tcPr>
          <w:p w14:paraId="55B7EA65" w14:textId="6AABA407" w:rsidR="00934A16" w:rsidRDefault="00934A16">
            <w:pPr>
              <w:spacing w:line="240" w:lineRule="auto"/>
              <w:contextualSpacing/>
              <w:jc w:val="center"/>
            </w:pPr>
            <w:r>
              <w:rPr>
                <w:rFonts w:asciiTheme="minorHAnsi" w:hAnsiTheme="minorHAnsi"/>
                <w:sz w:val="18"/>
                <w:szCs w:val="18"/>
              </w:rPr>
              <w:t>05</w:t>
            </w:r>
          </w:p>
        </w:tc>
        <w:tc>
          <w:tcPr>
            <w:tcW w:w="1435" w:type="dxa"/>
            <w:vAlign w:val="center"/>
          </w:tcPr>
          <w:p w14:paraId="0BA80577" w14:textId="55C0859F" w:rsidR="00934A16" w:rsidRDefault="00934A16">
            <w:pPr>
              <w:spacing w:line="240" w:lineRule="auto"/>
              <w:contextualSpacing/>
              <w:jc w:val="center"/>
            </w:pPr>
            <w:r>
              <w:rPr>
                <w:rFonts w:asciiTheme="minorHAnsi" w:hAnsiTheme="minorHAnsi"/>
                <w:sz w:val="18"/>
                <w:szCs w:val="18"/>
              </w:rPr>
              <w:t>06</w:t>
            </w:r>
          </w:p>
        </w:tc>
      </w:tr>
      <w:tr w:rsidR="002166CE" w14:paraId="422634B4" w14:textId="77777777" w:rsidTr="008A76AC">
        <w:trPr>
          <w:trHeight w:val="144"/>
        </w:trPr>
        <w:tc>
          <w:tcPr>
            <w:tcW w:w="1656" w:type="dxa"/>
            <w:vAlign w:val="center"/>
          </w:tcPr>
          <w:p w14:paraId="6B8DA09B" w14:textId="3DCC829C" w:rsidR="00934A16" w:rsidRDefault="00934A16">
            <w:pPr>
              <w:spacing w:line="240" w:lineRule="auto"/>
              <w:contextualSpacing/>
              <w:jc w:val="center"/>
            </w:pPr>
            <w:r>
              <w:rPr>
                <w:rFonts w:asciiTheme="minorHAnsi" w:hAnsiTheme="minorHAnsi"/>
                <w:sz w:val="18"/>
                <w:szCs w:val="18"/>
              </w:rPr>
              <w:t>Fan Name</w:t>
            </w:r>
          </w:p>
        </w:tc>
        <w:tc>
          <w:tcPr>
            <w:tcW w:w="1656" w:type="dxa"/>
            <w:vAlign w:val="center"/>
          </w:tcPr>
          <w:p w14:paraId="33573A11" w14:textId="3ADB3AB0" w:rsidR="00934A16" w:rsidRDefault="00934A16">
            <w:pPr>
              <w:spacing w:line="240" w:lineRule="auto"/>
              <w:contextualSpacing/>
              <w:jc w:val="center"/>
            </w:pPr>
            <w:r>
              <w:rPr>
                <w:rFonts w:asciiTheme="minorHAnsi" w:hAnsiTheme="minorHAnsi"/>
                <w:sz w:val="18"/>
                <w:szCs w:val="18"/>
              </w:rPr>
              <w:t>Fan Location</w:t>
            </w:r>
          </w:p>
        </w:tc>
        <w:tc>
          <w:tcPr>
            <w:tcW w:w="2304" w:type="dxa"/>
            <w:vAlign w:val="center"/>
          </w:tcPr>
          <w:p w14:paraId="345B7D69" w14:textId="45BB0A6F" w:rsidR="00934A16" w:rsidRDefault="00934A16">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34E6F9D1" w14:textId="0DF563F0" w:rsidR="00934A16" w:rsidRDefault="00934A16">
            <w:pPr>
              <w:spacing w:line="240" w:lineRule="auto"/>
              <w:contextualSpacing/>
              <w:jc w:val="center"/>
            </w:pPr>
            <w:r>
              <w:rPr>
                <w:rFonts w:asciiTheme="minorHAnsi" w:hAnsiTheme="minorHAnsi"/>
                <w:sz w:val="18"/>
                <w:szCs w:val="18"/>
              </w:rPr>
              <w:t>WHF Model Number</w:t>
            </w:r>
          </w:p>
        </w:tc>
        <w:tc>
          <w:tcPr>
            <w:tcW w:w="1440" w:type="dxa"/>
            <w:vAlign w:val="center"/>
          </w:tcPr>
          <w:p w14:paraId="1C0A8425" w14:textId="5011CBA8" w:rsidR="00934A16" w:rsidRDefault="00934A16"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Airflow (CFM)</w:t>
            </w:r>
            <w:r w:rsidR="00BC6AC1">
              <w:rPr>
                <w:rFonts w:asciiTheme="minorHAnsi" w:hAnsiTheme="minorHAnsi"/>
                <w:sz w:val="18"/>
                <w:szCs w:val="18"/>
              </w:rPr>
              <w:t xml:space="preserve"> Per RA3.9.4.1</w:t>
            </w:r>
          </w:p>
        </w:tc>
        <w:tc>
          <w:tcPr>
            <w:tcW w:w="1435" w:type="dxa"/>
            <w:vAlign w:val="center"/>
          </w:tcPr>
          <w:p w14:paraId="5A7C4247" w14:textId="55BEC69E" w:rsidR="00934A16" w:rsidRDefault="00934A16"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Watts</w:t>
            </w:r>
            <w:r w:rsidR="00BC6AC1">
              <w:rPr>
                <w:rFonts w:asciiTheme="minorHAnsi" w:hAnsiTheme="minorHAnsi"/>
                <w:sz w:val="18"/>
                <w:szCs w:val="18"/>
              </w:rPr>
              <w:t xml:space="preserve"> Per RA3.9.4.2</w:t>
            </w:r>
          </w:p>
        </w:tc>
      </w:tr>
      <w:tr w:rsidR="00C36B6B" w14:paraId="61C4CB17" w14:textId="77777777" w:rsidTr="008A76AC">
        <w:trPr>
          <w:trHeight w:val="144"/>
        </w:trPr>
        <w:tc>
          <w:tcPr>
            <w:tcW w:w="1656" w:type="dxa"/>
          </w:tcPr>
          <w:p w14:paraId="75A7D1F8" w14:textId="77777777" w:rsidR="00C36B6B" w:rsidRDefault="00C36B6B" w:rsidP="00934A16">
            <w:pPr>
              <w:spacing w:line="240" w:lineRule="auto"/>
              <w:contextualSpacing/>
            </w:pPr>
          </w:p>
        </w:tc>
        <w:tc>
          <w:tcPr>
            <w:tcW w:w="1656" w:type="dxa"/>
          </w:tcPr>
          <w:p w14:paraId="422F0BE8" w14:textId="77777777" w:rsidR="00C36B6B" w:rsidRDefault="00C36B6B" w:rsidP="00934A16">
            <w:pPr>
              <w:spacing w:line="240" w:lineRule="auto"/>
              <w:contextualSpacing/>
            </w:pPr>
          </w:p>
        </w:tc>
        <w:tc>
          <w:tcPr>
            <w:tcW w:w="2304" w:type="dxa"/>
          </w:tcPr>
          <w:p w14:paraId="21E8A404" w14:textId="77777777" w:rsidR="00C36B6B" w:rsidRDefault="00C36B6B" w:rsidP="00934A16">
            <w:pPr>
              <w:spacing w:line="240" w:lineRule="auto"/>
              <w:contextualSpacing/>
            </w:pPr>
          </w:p>
        </w:tc>
        <w:tc>
          <w:tcPr>
            <w:tcW w:w="2304" w:type="dxa"/>
          </w:tcPr>
          <w:p w14:paraId="74E8F408" w14:textId="77777777" w:rsidR="00C36B6B" w:rsidRDefault="00C36B6B" w:rsidP="00934A16">
            <w:pPr>
              <w:spacing w:line="240" w:lineRule="auto"/>
              <w:contextualSpacing/>
            </w:pPr>
          </w:p>
        </w:tc>
        <w:tc>
          <w:tcPr>
            <w:tcW w:w="1440" w:type="dxa"/>
            <w:tcBorders>
              <w:bottom w:val="single" w:sz="4" w:space="0" w:color="auto"/>
            </w:tcBorders>
          </w:tcPr>
          <w:p w14:paraId="27E6DB28" w14:textId="77777777" w:rsidR="00C36B6B" w:rsidRDefault="00C36B6B" w:rsidP="00934A16">
            <w:pPr>
              <w:spacing w:line="240" w:lineRule="auto"/>
              <w:contextualSpacing/>
            </w:pPr>
          </w:p>
        </w:tc>
        <w:tc>
          <w:tcPr>
            <w:tcW w:w="1435" w:type="dxa"/>
            <w:vMerge w:val="restart"/>
          </w:tcPr>
          <w:p w14:paraId="5E7257EF" w14:textId="77777777" w:rsidR="00C36B6B" w:rsidRDefault="00C36B6B" w:rsidP="00934A16">
            <w:pPr>
              <w:spacing w:line="240" w:lineRule="auto"/>
              <w:contextualSpacing/>
            </w:pPr>
          </w:p>
        </w:tc>
      </w:tr>
      <w:tr w:rsidR="00C36B6B" w14:paraId="55E78512" w14:textId="77777777" w:rsidTr="008A76AC">
        <w:trPr>
          <w:trHeight w:val="144"/>
        </w:trPr>
        <w:tc>
          <w:tcPr>
            <w:tcW w:w="1656" w:type="dxa"/>
          </w:tcPr>
          <w:p w14:paraId="0BC30B7F" w14:textId="77777777" w:rsidR="00C36B6B" w:rsidRDefault="00C36B6B" w:rsidP="00934A16">
            <w:pPr>
              <w:spacing w:line="240" w:lineRule="auto"/>
              <w:contextualSpacing/>
            </w:pPr>
          </w:p>
        </w:tc>
        <w:tc>
          <w:tcPr>
            <w:tcW w:w="1656" w:type="dxa"/>
          </w:tcPr>
          <w:p w14:paraId="549CB298" w14:textId="77777777" w:rsidR="00C36B6B" w:rsidRDefault="00C36B6B" w:rsidP="00934A16">
            <w:pPr>
              <w:spacing w:line="240" w:lineRule="auto"/>
              <w:contextualSpacing/>
            </w:pPr>
          </w:p>
        </w:tc>
        <w:tc>
          <w:tcPr>
            <w:tcW w:w="2304" w:type="dxa"/>
          </w:tcPr>
          <w:p w14:paraId="1A7C588C" w14:textId="77777777" w:rsidR="00C36B6B" w:rsidRDefault="00C36B6B" w:rsidP="00934A16">
            <w:pPr>
              <w:spacing w:line="240" w:lineRule="auto"/>
              <w:contextualSpacing/>
            </w:pPr>
          </w:p>
        </w:tc>
        <w:tc>
          <w:tcPr>
            <w:tcW w:w="2304" w:type="dxa"/>
          </w:tcPr>
          <w:p w14:paraId="2F5DB8D8" w14:textId="77777777" w:rsidR="00C36B6B" w:rsidRDefault="00C36B6B" w:rsidP="00934A16">
            <w:pPr>
              <w:spacing w:line="240" w:lineRule="auto"/>
              <w:contextualSpacing/>
            </w:pPr>
          </w:p>
        </w:tc>
        <w:tc>
          <w:tcPr>
            <w:tcW w:w="1440" w:type="dxa"/>
            <w:tcBorders>
              <w:top w:val="single" w:sz="4" w:space="0" w:color="auto"/>
              <w:bottom w:val="single" w:sz="4" w:space="0" w:color="auto"/>
            </w:tcBorders>
          </w:tcPr>
          <w:p w14:paraId="398902F9" w14:textId="77777777" w:rsidR="00C36B6B" w:rsidRDefault="00C36B6B" w:rsidP="00934A16">
            <w:pPr>
              <w:spacing w:line="240" w:lineRule="auto"/>
              <w:contextualSpacing/>
            </w:pPr>
          </w:p>
        </w:tc>
        <w:tc>
          <w:tcPr>
            <w:tcW w:w="1435" w:type="dxa"/>
            <w:vMerge/>
          </w:tcPr>
          <w:p w14:paraId="5843CF64" w14:textId="77777777" w:rsidR="00C36B6B" w:rsidRDefault="00C36B6B" w:rsidP="00934A16">
            <w:pPr>
              <w:spacing w:line="240" w:lineRule="auto"/>
              <w:contextualSpacing/>
            </w:pPr>
          </w:p>
        </w:tc>
      </w:tr>
      <w:tr w:rsidR="00C36B6B" w14:paraId="17277757" w14:textId="77777777" w:rsidTr="008A76AC">
        <w:trPr>
          <w:trHeight w:val="144"/>
        </w:trPr>
        <w:tc>
          <w:tcPr>
            <w:tcW w:w="1656" w:type="dxa"/>
          </w:tcPr>
          <w:p w14:paraId="0B6BE73B" w14:textId="77777777" w:rsidR="00C36B6B" w:rsidRDefault="00C36B6B" w:rsidP="00934A16">
            <w:pPr>
              <w:spacing w:line="240" w:lineRule="auto"/>
              <w:contextualSpacing/>
            </w:pPr>
          </w:p>
        </w:tc>
        <w:tc>
          <w:tcPr>
            <w:tcW w:w="1656" w:type="dxa"/>
          </w:tcPr>
          <w:p w14:paraId="4592728A" w14:textId="77777777" w:rsidR="00C36B6B" w:rsidRDefault="00C36B6B" w:rsidP="00934A16">
            <w:pPr>
              <w:spacing w:line="240" w:lineRule="auto"/>
              <w:contextualSpacing/>
            </w:pPr>
          </w:p>
        </w:tc>
        <w:tc>
          <w:tcPr>
            <w:tcW w:w="2304" w:type="dxa"/>
          </w:tcPr>
          <w:p w14:paraId="1E40E323" w14:textId="77777777" w:rsidR="00C36B6B" w:rsidRDefault="00C36B6B" w:rsidP="00934A16">
            <w:pPr>
              <w:spacing w:line="240" w:lineRule="auto"/>
              <w:contextualSpacing/>
            </w:pPr>
          </w:p>
        </w:tc>
        <w:tc>
          <w:tcPr>
            <w:tcW w:w="2304" w:type="dxa"/>
          </w:tcPr>
          <w:p w14:paraId="3A5688BC" w14:textId="77777777" w:rsidR="00C36B6B" w:rsidRDefault="00C36B6B" w:rsidP="00934A16">
            <w:pPr>
              <w:spacing w:line="240" w:lineRule="auto"/>
              <w:contextualSpacing/>
            </w:pPr>
          </w:p>
        </w:tc>
        <w:tc>
          <w:tcPr>
            <w:tcW w:w="1440" w:type="dxa"/>
            <w:tcBorders>
              <w:top w:val="single" w:sz="4" w:space="0" w:color="auto"/>
            </w:tcBorders>
          </w:tcPr>
          <w:p w14:paraId="24C87807" w14:textId="77777777" w:rsidR="00C36B6B" w:rsidRDefault="00C36B6B" w:rsidP="00934A16">
            <w:pPr>
              <w:spacing w:line="240" w:lineRule="auto"/>
              <w:contextualSpacing/>
            </w:pPr>
          </w:p>
        </w:tc>
        <w:tc>
          <w:tcPr>
            <w:tcW w:w="1435" w:type="dxa"/>
            <w:vMerge/>
          </w:tcPr>
          <w:p w14:paraId="39B17551" w14:textId="77777777" w:rsidR="00C36B6B" w:rsidRDefault="00C36B6B" w:rsidP="00934A16">
            <w:pPr>
              <w:spacing w:line="240" w:lineRule="auto"/>
              <w:contextualSpacing/>
            </w:pPr>
          </w:p>
        </w:tc>
      </w:tr>
    </w:tbl>
    <w:p w14:paraId="46D5A5E4" w14:textId="3AA9E222" w:rsidR="00F60148" w:rsidRPr="008A76AC" w:rsidRDefault="00F60148" w:rsidP="0024266C">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9577D0" w14:paraId="46D5A5E6" w14:textId="77777777" w:rsidTr="008A76AC">
        <w:trPr>
          <w:trHeight w:val="144"/>
        </w:trPr>
        <w:tc>
          <w:tcPr>
            <w:tcW w:w="10795" w:type="dxa"/>
            <w:gridSpan w:val="3"/>
            <w:vAlign w:val="center"/>
          </w:tcPr>
          <w:p w14:paraId="46D5A5E5" w14:textId="12D68C65" w:rsidR="007060EC" w:rsidRPr="00E94E5A" w:rsidRDefault="00BC6AC1" w:rsidP="005057DF">
            <w:pPr>
              <w:spacing w:after="0" w:line="240" w:lineRule="auto"/>
              <w:rPr>
                <w:rFonts w:asciiTheme="minorHAnsi" w:hAnsiTheme="minorHAnsi"/>
                <w:b/>
                <w:sz w:val="18"/>
                <w:szCs w:val="18"/>
              </w:rPr>
            </w:pPr>
            <w:r>
              <w:rPr>
                <w:rFonts w:asciiTheme="minorHAnsi" w:hAnsiTheme="minorHAnsi"/>
                <w:b/>
                <w:sz w:val="20"/>
                <w:szCs w:val="18"/>
              </w:rPr>
              <w:t>D</w:t>
            </w:r>
            <w:r w:rsidR="007060EC" w:rsidRPr="00FF77DD">
              <w:rPr>
                <w:rFonts w:asciiTheme="minorHAnsi" w:hAnsiTheme="minorHAnsi"/>
                <w:b/>
                <w:sz w:val="20"/>
                <w:szCs w:val="18"/>
              </w:rPr>
              <w:t xml:space="preserve">. Whole House Fan </w:t>
            </w:r>
            <w:r w:rsidR="003A6D01">
              <w:rPr>
                <w:rFonts w:asciiTheme="minorHAnsi" w:hAnsiTheme="minorHAnsi"/>
                <w:b/>
                <w:sz w:val="20"/>
                <w:szCs w:val="18"/>
              </w:rPr>
              <w:t>C</w:t>
            </w:r>
            <w:r w:rsidR="007060EC" w:rsidRPr="00FF77DD">
              <w:rPr>
                <w:rFonts w:asciiTheme="minorHAnsi" w:hAnsiTheme="minorHAnsi"/>
                <w:b/>
                <w:sz w:val="20"/>
                <w:szCs w:val="18"/>
              </w:rPr>
              <w:t xml:space="preserve">ompliance </w:t>
            </w:r>
            <w:r w:rsidR="003A6D01">
              <w:rPr>
                <w:rFonts w:asciiTheme="minorHAnsi" w:hAnsiTheme="minorHAnsi"/>
                <w:b/>
                <w:sz w:val="20"/>
                <w:szCs w:val="18"/>
              </w:rPr>
              <w:t>C</w:t>
            </w:r>
            <w:r w:rsidR="007060EC" w:rsidRPr="00FF77DD">
              <w:rPr>
                <w:rFonts w:asciiTheme="minorHAnsi" w:hAnsiTheme="minorHAnsi"/>
                <w:b/>
                <w:sz w:val="20"/>
                <w:szCs w:val="18"/>
              </w:rPr>
              <w:t>alculations</w:t>
            </w:r>
          </w:p>
        </w:tc>
      </w:tr>
      <w:tr w:rsidR="007060EC" w:rsidRPr="009577D0" w14:paraId="46D5A5EE" w14:textId="77777777" w:rsidTr="008A76AC">
        <w:tblPrEx>
          <w:tblCellMar>
            <w:left w:w="115" w:type="dxa"/>
            <w:right w:w="115" w:type="dxa"/>
          </w:tblCellMar>
        </w:tblPrEx>
        <w:trPr>
          <w:trHeight w:val="144"/>
        </w:trPr>
        <w:tc>
          <w:tcPr>
            <w:tcW w:w="583" w:type="dxa"/>
            <w:vAlign w:val="center"/>
          </w:tcPr>
          <w:p w14:paraId="46D5A5EB" w14:textId="31A51DC9"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1</w:t>
            </w:r>
          </w:p>
        </w:tc>
        <w:tc>
          <w:tcPr>
            <w:tcW w:w="4651" w:type="dxa"/>
            <w:vAlign w:val="center"/>
          </w:tcPr>
          <w:p w14:paraId="46D5A5EC" w14:textId="2F53373A"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61" w:type="dxa"/>
            <w:vAlign w:val="center"/>
          </w:tcPr>
          <w:p w14:paraId="46D5A5ED" w14:textId="77777777" w:rsidR="007060EC" w:rsidRPr="009577D0" w:rsidDel="00B82A05" w:rsidRDefault="007060EC" w:rsidP="005057DF">
            <w:pPr>
              <w:spacing w:after="0" w:line="240" w:lineRule="auto"/>
              <w:rPr>
                <w:rFonts w:asciiTheme="minorHAnsi" w:hAnsiTheme="minorHAnsi"/>
                <w:sz w:val="18"/>
                <w:szCs w:val="18"/>
              </w:rPr>
            </w:pPr>
          </w:p>
        </w:tc>
      </w:tr>
      <w:tr w:rsidR="007060EC" w:rsidRPr="009577D0" w14:paraId="46D5A5F2" w14:textId="77777777" w:rsidTr="008A76AC">
        <w:tblPrEx>
          <w:tblCellMar>
            <w:left w:w="115" w:type="dxa"/>
            <w:right w:w="115" w:type="dxa"/>
          </w:tblCellMar>
        </w:tblPrEx>
        <w:trPr>
          <w:trHeight w:val="144"/>
        </w:trPr>
        <w:tc>
          <w:tcPr>
            <w:tcW w:w="583" w:type="dxa"/>
            <w:vAlign w:val="center"/>
          </w:tcPr>
          <w:p w14:paraId="46D5A5EF" w14:textId="267A70C8"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2</w:t>
            </w:r>
          </w:p>
        </w:tc>
        <w:tc>
          <w:tcPr>
            <w:tcW w:w="4651" w:type="dxa"/>
            <w:vAlign w:val="center"/>
          </w:tcPr>
          <w:p w14:paraId="46D5A5F0" w14:textId="5C6A9E80"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61" w:type="dxa"/>
            <w:vAlign w:val="center"/>
          </w:tcPr>
          <w:p w14:paraId="46D5A5F1" w14:textId="77777777" w:rsidR="007060EC" w:rsidRPr="00C77D58" w:rsidRDefault="007060EC" w:rsidP="005057DF">
            <w:pPr>
              <w:spacing w:after="0" w:line="240" w:lineRule="auto"/>
              <w:rPr>
                <w:rFonts w:asciiTheme="minorHAnsi" w:hAnsiTheme="minorHAnsi"/>
                <w:sz w:val="18"/>
                <w:szCs w:val="18"/>
              </w:rPr>
            </w:pPr>
          </w:p>
        </w:tc>
      </w:tr>
      <w:tr w:rsidR="00F85ED7" w:rsidRPr="009577D0" w14:paraId="46D5A5F6" w14:textId="77777777" w:rsidTr="008A76AC">
        <w:tblPrEx>
          <w:tblCellMar>
            <w:left w:w="115" w:type="dxa"/>
            <w:right w:w="115" w:type="dxa"/>
          </w:tblCellMar>
        </w:tblPrEx>
        <w:trPr>
          <w:trHeight w:val="144"/>
        </w:trPr>
        <w:tc>
          <w:tcPr>
            <w:tcW w:w="583" w:type="dxa"/>
            <w:vAlign w:val="center"/>
          </w:tcPr>
          <w:p w14:paraId="46D5A5F3" w14:textId="014F6FEB"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3</w:t>
            </w:r>
          </w:p>
        </w:tc>
        <w:tc>
          <w:tcPr>
            <w:tcW w:w="4651" w:type="dxa"/>
            <w:vAlign w:val="center"/>
          </w:tcPr>
          <w:p w14:paraId="46D5A5F4" w14:textId="4C18029E" w:rsidR="00F85ED7" w:rsidRDefault="00C73D60" w:rsidP="00FF77DD">
            <w:pPr>
              <w:spacing w:after="0" w:line="240" w:lineRule="auto"/>
              <w:rPr>
                <w:rFonts w:asciiTheme="minorHAnsi" w:hAnsiTheme="minorHAnsi"/>
                <w:sz w:val="18"/>
                <w:szCs w:val="18"/>
              </w:rPr>
            </w:pPr>
            <w:r>
              <w:rPr>
                <w:rFonts w:asciiTheme="minorHAnsi" w:hAnsiTheme="minorHAnsi"/>
                <w:sz w:val="18"/>
                <w:szCs w:val="18"/>
              </w:rPr>
              <w:t>Required Fan Efficacy</w:t>
            </w:r>
            <w:r w:rsidR="00AD1F69">
              <w:rPr>
                <w:rFonts w:asciiTheme="minorHAnsi" w:hAnsiTheme="minorHAnsi"/>
                <w:sz w:val="18"/>
                <w:szCs w:val="18"/>
              </w:rPr>
              <w:t xml:space="preserve"> (Watts/CFM)</w:t>
            </w:r>
          </w:p>
        </w:tc>
        <w:tc>
          <w:tcPr>
            <w:tcW w:w="5561" w:type="dxa"/>
            <w:vAlign w:val="center"/>
          </w:tcPr>
          <w:p w14:paraId="46D5A5F5" w14:textId="77777777" w:rsidR="00F85ED7" w:rsidRPr="00C77D58" w:rsidRDefault="00F85ED7" w:rsidP="005057DF">
            <w:pPr>
              <w:spacing w:after="0" w:line="240" w:lineRule="auto"/>
              <w:rPr>
                <w:rFonts w:asciiTheme="minorHAnsi" w:hAnsiTheme="minorHAnsi"/>
                <w:sz w:val="18"/>
                <w:szCs w:val="18"/>
              </w:rPr>
            </w:pPr>
          </w:p>
        </w:tc>
      </w:tr>
      <w:tr w:rsidR="00F85ED7" w:rsidRPr="009577D0" w14:paraId="46D5A5FA" w14:textId="77777777" w:rsidTr="008A76AC">
        <w:tblPrEx>
          <w:tblCellMar>
            <w:left w:w="115" w:type="dxa"/>
            <w:right w:w="115" w:type="dxa"/>
          </w:tblCellMar>
        </w:tblPrEx>
        <w:trPr>
          <w:trHeight w:val="144"/>
        </w:trPr>
        <w:tc>
          <w:tcPr>
            <w:tcW w:w="583" w:type="dxa"/>
            <w:vAlign w:val="center"/>
          </w:tcPr>
          <w:p w14:paraId="46D5A5F7" w14:textId="50294CB3"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4</w:t>
            </w:r>
          </w:p>
        </w:tc>
        <w:tc>
          <w:tcPr>
            <w:tcW w:w="4651" w:type="dxa"/>
            <w:vAlign w:val="center"/>
          </w:tcPr>
          <w:p w14:paraId="46D5A5F8" w14:textId="3BD618D1" w:rsidR="00F85ED7" w:rsidRDefault="00C73D60" w:rsidP="005057DF">
            <w:pPr>
              <w:spacing w:after="0" w:line="240" w:lineRule="auto"/>
              <w:rPr>
                <w:rFonts w:asciiTheme="minorHAnsi" w:hAnsiTheme="minorHAnsi"/>
                <w:sz w:val="18"/>
                <w:szCs w:val="18"/>
              </w:rPr>
            </w:pPr>
            <w:r>
              <w:rPr>
                <w:rFonts w:asciiTheme="minorHAnsi" w:hAnsiTheme="minorHAnsi"/>
                <w:sz w:val="18"/>
                <w:szCs w:val="18"/>
              </w:rPr>
              <w:t>Installed Fan Efficacy</w:t>
            </w:r>
            <w:r w:rsidR="00AD1F69">
              <w:rPr>
                <w:rFonts w:asciiTheme="minorHAnsi" w:hAnsiTheme="minorHAnsi"/>
                <w:sz w:val="18"/>
                <w:szCs w:val="18"/>
              </w:rPr>
              <w:t xml:space="preserve"> (Watts/CFM)</w:t>
            </w:r>
          </w:p>
        </w:tc>
        <w:tc>
          <w:tcPr>
            <w:tcW w:w="5561" w:type="dxa"/>
            <w:vAlign w:val="center"/>
          </w:tcPr>
          <w:p w14:paraId="46D5A5F9" w14:textId="77777777" w:rsidR="00F85ED7" w:rsidRPr="00C77D58" w:rsidRDefault="00F85ED7" w:rsidP="005057DF">
            <w:pPr>
              <w:spacing w:after="0" w:line="240" w:lineRule="auto"/>
              <w:rPr>
                <w:rFonts w:asciiTheme="minorHAnsi" w:hAnsiTheme="minorHAnsi"/>
                <w:sz w:val="18"/>
                <w:szCs w:val="18"/>
              </w:rPr>
            </w:pPr>
          </w:p>
        </w:tc>
      </w:tr>
    </w:tbl>
    <w:p w14:paraId="46D5A5FB" w14:textId="77777777" w:rsidR="007060EC"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8A76AC">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4BD4AEDF" w:rsidR="007060EC" w:rsidRPr="0060558D" w:rsidRDefault="00BC6AC1" w:rsidP="005057DF">
            <w:pPr>
              <w:spacing w:after="0"/>
              <w:rPr>
                <w:rFonts w:asciiTheme="minorHAnsi" w:hAnsiTheme="minorHAnsi"/>
                <w:b/>
                <w:sz w:val="18"/>
                <w:szCs w:val="18"/>
              </w:rPr>
            </w:pPr>
            <w:r>
              <w:rPr>
                <w:rFonts w:asciiTheme="minorHAnsi" w:hAnsiTheme="minorHAnsi"/>
                <w:b/>
                <w:sz w:val="20"/>
                <w:szCs w:val="18"/>
              </w:rPr>
              <w:t>E</w:t>
            </w:r>
            <w:r w:rsidR="007060EC" w:rsidRPr="00FF77DD">
              <w:rPr>
                <w:rFonts w:asciiTheme="minorHAnsi" w:hAnsiTheme="minorHAnsi"/>
                <w:b/>
                <w:sz w:val="20"/>
                <w:szCs w:val="18"/>
              </w:rPr>
              <w:t>. Compliance Statement</w:t>
            </w:r>
          </w:p>
        </w:tc>
      </w:tr>
      <w:tr w:rsidR="007060EC" w:rsidRPr="00305DBA" w14:paraId="46D5A5FF" w14:textId="77777777" w:rsidTr="008A76AC">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60558D" w:rsidRDefault="007060EC" w:rsidP="005057DF">
            <w:pPr>
              <w:spacing w:after="0" w:line="240" w:lineRule="auto"/>
              <w:rPr>
                <w:rFonts w:asciiTheme="minorHAnsi" w:hAnsiTheme="minorHAnsi"/>
                <w:sz w:val="18"/>
                <w:szCs w:val="18"/>
              </w:rPr>
            </w:pPr>
          </w:p>
        </w:tc>
      </w:tr>
    </w:tbl>
    <w:p w14:paraId="7F72DE09" w14:textId="77777777" w:rsidR="00EC3D30" w:rsidRPr="008A76AC" w:rsidRDefault="00EC3D30"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2851"/>
        <w:gridCol w:w="7354"/>
      </w:tblGrid>
      <w:tr w:rsidR="007060EC" w:rsidRPr="009577D0" w14:paraId="46D5A602" w14:textId="77777777" w:rsidTr="008A76AC">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46D5A601" w14:textId="394572FC" w:rsidR="007060EC" w:rsidRPr="00E94E5A" w:rsidRDefault="00BC6AC1" w:rsidP="004C5B47">
            <w:pPr>
              <w:spacing w:after="0"/>
              <w:rPr>
                <w:rFonts w:asciiTheme="minorHAnsi" w:hAnsiTheme="minorHAnsi"/>
                <w:b/>
                <w:sz w:val="18"/>
                <w:szCs w:val="18"/>
              </w:rPr>
            </w:pPr>
            <w:r>
              <w:rPr>
                <w:rFonts w:asciiTheme="minorHAnsi" w:hAnsiTheme="minorHAnsi"/>
                <w:b/>
                <w:sz w:val="20"/>
                <w:szCs w:val="18"/>
              </w:rPr>
              <w:t>F</w:t>
            </w:r>
            <w:r w:rsidR="007060EC" w:rsidRPr="00FF77DD">
              <w:rPr>
                <w:rFonts w:asciiTheme="minorHAnsi" w:hAnsiTheme="minorHAnsi"/>
                <w:b/>
                <w:sz w:val="20"/>
                <w:szCs w:val="18"/>
              </w:rPr>
              <w:t>. Additional Requirements</w:t>
            </w:r>
          </w:p>
        </w:tc>
      </w:tr>
      <w:tr w:rsidR="007060EC" w:rsidRPr="009577D0" w14:paraId="46D5A605" w14:textId="77777777" w:rsidTr="008A76AC">
        <w:trPr>
          <w:trHeight w:val="144"/>
        </w:trPr>
        <w:tc>
          <w:tcPr>
            <w:tcW w:w="590" w:type="dxa"/>
            <w:vAlign w:val="center"/>
          </w:tcPr>
          <w:p w14:paraId="46D5A603"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01</w:t>
            </w:r>
          </w:p>
        </w:tc>
        <w:tc>
          <w:tcPr>
            <w:tcW w:w="10205" w:type="dxa"/>
            <w:gridSpan w:val="2"/>
            <w:vAlign w:val="center"/>
          </w:tcPr>
          <w:p w14:paraId="46D5A604" w14:textId="4578957D" w:rsidR="007060EC" w:rsidRPr="00C73FEB" w:rsidRDefault="007060EC"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ins w:id="2" w:author="Wichert, RJ@Energy" w:date="2021-12-06T07:49:00Z">
              <w:r w:rsidR="00E80B7E">
                <w:rPr>
                  <w:rFonts w:asciiTheme="minorHAnsi" w:hAnsiTheme="minorHAnsi"/>
                  <w:sz w:val="18"/>
                  <w:szCs w:val="18"/>
                </w:rPr>
                <w:t>i</w:t>
              </w:r>
            </w:ins>
            <w:del w:id="3" w:author="Wichert, RJ@Energy" w:date="2021-12-06T07:49:00Z">
              <w:r w:rsidRPr="00C73FEB" w:rsidDel="00E80B7E">
                <w:rPr>
                  <w:rFonts w:asciiTheme="minorHAnsi" w:hAnsiTheme="minorHAnsi"/>
                  <w:sz w:val="18"/>
                  <w:szCs w:val="18"/>
                </w:rPr>
                <w:delText>o</w:delText>
              </w:r>
            </w:del>
            <w:r w:rsidRPr="00C73FEB">
              <w:rPr>
                <w:rFonts w:asciiTheme="minorHAnsi" w:hAnsiTheme="minorHAnsi"/>
                <w:sz w:val="18"/>
                <w:szCs w:val="18"/>
              </w:rPr>
              <w:t xml:space="preserve">n the </w:t>
            </w:r>
            <w:proofErr w:type="gramStart"/>
            <w:ins w:id="4" w:author="Alhabibi, Haider@Energy" w:date="2021-11-28T23:27:00Z">
              <w:r w:rsidR="001134C8" w:rsidRPr="001134C8">
                <w:rPr>
                  <w:rFonts w:asciiTheme="minorHAnsi" w:hAnsiTheme="minorHAnsi"/>
                  <w:sz w:val="18"/>
                  <w:szCs w:val="18"/>
                </w:rPr>
                <w:t>Home  Ventilating</w:t>
              </w:r>
              <w:proofErr w:type="gramEnd"/>
              <w:r w:rsidR="001134C8" w:rsidRPr="001134C8">
                <w:rPr>
                  <w:rFonts w:asciiTheme="minorHAnsi" w:hAnsiTheme="minorHAnsi"/>
                  <w:sz w:val="18"/>
                  <w:szCs w:val="18"/>
                </w:rPr>
                <w:t xml:space="preserve"> Institute Certified Products Directory</w:t>
              </w:r>
              <w:del w:id="5" w:author="Wichert, RJ@Energy" w:date="2021-12-06T07:53:00Z">
                <w:r w:rsidR="001134C8" w:rsidRPr="001134C8" w:rsidDel="009A5044">
                  <w:rPr>
                    <w:rFonts w:asciiTheme="minorHAnsi" w:hAnsiTheme="minorHAnsi"/>
                    <w:sz w:val="18"/>
                    <w:szCs w:val="18"/>
                  </w:rPr>
                  <w:delText xml:space="preserve"> </w:delText>
                </w:r>
              </w:del>
            </w:ins>
            <w:del w:id="6" w:author="Alhabibi, Haider@Energy" w:date="2021-11-28T23:27:00Z">
              <w:r w:rsidR="006651DD" w:rsidRPr="00C31FEF" w:rsidDel="001134C8">
                <w:rPr>
                  <w:rFonts w:asciiTheme="minorHAnsi" w:hAnsiTheme="minorHAnsi"/>
                  <w:sz w:val="18"/>
                  <w:szCs w:val="18"/>
                </w:rPr>
                <w:delText>CEC</w:delText>
              </w:r>
              <w:r w:rsidR="006651DD" w:rsidDel="001134C8">
                <w:rPr>
                  <w:rFonts w:asciiTheme="minorHAnsi" w:hAnsiTheme="minorHAnsi"/>
                  <w:sz w:val="18"/>
                  <w:szCs w:val="18"/>
                </w:rPr>
                <w:delText xml:space="preserve">’s </w:delText>
              </w:r>
              <w:r w:rsidR="006651DD" w:rsidDel="001134C8">
                <w:rPr>
                  <w:rFonts w:asciiTheme="minorHAnsi" w:hAnsiTheme="minorHAnsi"/>
                  <w:sz w:val="18"/>
                </w:rPr>
                <w:delText>Modernized Appliance Efficiency Database</w:delText>
              </w:r>
              <w:r w:rsidR="00DE5386" w:rsidDel="001134C8">
                <w:rPr>
                  <w:rFonts w:asciiTheme="minorHAnsi" w:hAnsiTheme="minorHAnsi"/>
                  <w:sz w:val="18"/>
                  <w:szCs w:val="18"/>
                </w:rPr>
                <w:delText xml:space="preserve"> </w:delText>
              </w:r>
              <w:r w:rsidRPr="00C73FEB" w:rsidDel="001134C8">
                <w:rPr>
                  <w:rFonts w:asciiTheme="minorHAnsi" w:hAnsiTheme="minorHAnsi"/>
                  <w:sz w:val="18"/>
                  <w:szCs w:val="18"/>
                </w:rPr>
                <w:delText>as an approved model</w:delText>
              </w:r>
            </w:del>
            <w:r w:rsidRPr="00C73FEB">
              <w:rPr>
                <w:rFonts w:asciiTheme="minorHAnsi" w:hAnsiTheme="minorHAnsi"/>
                <w:sz w:val="18"/>
                <w:szCs w:val="18"/>
              </w:rPr>
              <w:t>.</w:t>
            </w:r>
          </w:p>
        </w:tc>
      </w:tr>
      <w:tr w:rsidR="007060EC" w:rsidRPr="009577D0" w14:paraId="46D5A608" w14:textId="77777777" w:rsidTr="008A76AC">
        <w:trPr>
          <w:trHeight w:val="144"/>
        </w:trPr>
        <w:tc>
          <w:tcPr>
            <w:tcW w:w="590" w:type="dxa"/>
            <w:vAlign w:val="center"/>
          </w:tcPr>
          <w:p w14:paraId="46D5A606"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02</w:t>
            </w:r>
          </w:p>
        </w:tc>
        <w:tc>
          <w:tcPr>
            <w:tcW w:w="10205" w:type="dxa"/>
            <w:gridSpan w:val="2"/>
            <w:vAlign w:val="center"/>
          </w:tcPr>
          <w:p w14:paraId="46D5A607" w14:textId="77777777" w:rsidR="007060EC" w:rsidRPr="00F85ED7" w:rsidRDefault="007060EC" w:rsidP="00FF77DD">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sidR="00F85ED7">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EC3D30" w:rsidRPr="009577D0" w14:paraId="77B38F9C" w14:textId="77777777" w:rsidTr="008A76AC">
        <w:trPr>
          <w:trHeight w:val="144"/>
        </w:trPr>
        <w:tc>
          <w:tcPr>
            <w:tcW w:w="590" w:type="dxa"/>
            <w:vAlign w:val="center"/>
          </w:tcPr>
          <w:p w14:paraId="52AE3450" w14:textId="33EB846B" w:rsidR="00EC3D30" w:rsidRDefault="00EC3D30" w:rsidP="00EC3D30">
            <w:pPr>
              <w:spacing w:after="0" w:line="240" w:lineRule="auto"/>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3</w:t>
            </w:r>
          </w:p>
        </w:tc>
        <w:tc>
          <w:tcPr>
            <w:tcW w:w="2851" w:type="dxa"/>
            <w:vAlign w:val="center"/>
          </w:tcPr>
          <w:p w14:paraId="7AEC7851" w14:textId="6D43DE93" w:rsidR="00EC3D30" w:rsidRPr="00F85ED7" w:rsidRDefault="00EC3D30" w:rsidP="00EC3D30">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354" w:type="dxa"/>
            <w:vAlign w:val="center"/>
          </w:tcPr>
          <w:p w14:paraId="5FBEA835" w14:textId="77777777" w:rsidR="00EC3D30" w:rsidRDefault="00EC3D30" w:rsidP="00EC3D30">
            <w:pPr>
              <w:pStyle w:val="ListParagraph"/>
              <w:keepNext/>
              <w:numPr>
                <w:ilvl w:val="0"/>
                <w:numId w:val="35"/>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0019C552" w14:textId="3047EE5E" w:rsidR="00EC3D30" w:rsidRPr="00EC3D30" w:rsidRDefault="00EC3D30" w:rsidP="00EC3D30">
            <w:pPr>
              <w:pStyle w:val="ListParagraph"/>
              <w:numPr>
                <w:ilvl w:val="0"/>
                <w:numId w:val="35"/>
              </w:numPr>
              <w:spacing w:after="0" w:line="240" w:lineRule="auto"/>
              <w:rPr>
                <w:rFonts w:asciiTheme="minorHAnsi" w:hAnsiTheme="minorHAnsi"/>
                <w:sz w:val="18"/>
                <w:szCs w:val="18"/>
              </w:rPr>
            </w:pPr>
            <w:r w:rsidRPr="00EC3D30">
              <w:rPr>
                <w:sz w:val="18"/>
                <w:szCs w:val="18"/>
                <w:u w:val="single"/>
              </w:rPr>
              <w:t>Fail</w:t>
            </w:r>
            <w:r w:rsidRPr="00EC3D30">
              <w:rPr>
                <w:sz w:val="18"/>
                <w:szCs w:val="18"/>
              </w:rPr>
              <w:t xml:space="preserve"> - one or more applicable requirements are not met. Enter reason for failure in corrections notes field below</w:t>
            </w:r>
          </w:p>
        </w:tc>
      </w:tr>
      <w:tr w:rsidR="00EC3D30" w:rsidRPr="009577D0" w14:paraId="3E9A6AAA" w14:textId="77777777" w:rsidTr="008A76AC">
        <w:trPr>
          <w:trHeight w:val="144"/>
        </w:trPr>
        <w:tc>
          <w:tcPr>
            <w:tcW w:w="590" w:type="dxa"/>
            <w:vAlign w:val="center"/>
          </w:tcPr>
          <w:p w14:paraId="43AAB4DD" w14:textId="52906251" w:rsidR="00EC3D30" w:rsidRDefault="00EC3D30" w:rsidP="00EC3D30">
            <w:pPr>
              <w:spacing w:after="0" w:line="240" w:lineRule="auto"/>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10205" w:type="dxa"/>
            <w:gridSpan w:val="2"/>
            <w:vAlign w:val="center"/>
          </w:tcPr>
          <w:p w14:paraId="06E948CC" w14:textId="081892EC" w:rsidR="00EC3D30" w:rsidRPr="00F85ED7" w:rsidRDefault="00EC3D30" w:rsidP="00EC3D30">
            <w:pPr>
              <w:spacing w:after="0" w:line="240" w:lineRule="auto"/>
              <w:rPr>
                <w:rFonts w:asciiTheme="minorHAnsi" w:hAnsiTheme="minorHAnsi"/>
                <w:sz w:val="18"/>
                <w:szCs w:val="18"/>
              </w:rPr>
            </w:pPr>
            <w:r w:rsidRPr="00877B2C">
              <w:rPr>
                <w:rFonts w:asciiTheme="minorHAnsi" w:hAnsiTheme="minorHAnsi"/>
                <w:sz w:val="18"/>
                <w:szCs w:val="18"/>
              </w:rPr>
              <w:t>Correction Notes:</w:t>
            </w:r>
          </w:p>
        </w:tc>
      </w:tr>
      <w:tr w:rsidR="00EC3D30" w:rsidRPr="009577D0" w14:paraId="46D5A60A" w14:textId="77777777" w:rsidTr="008A76AC">
        <w:trPr>
          <w:trHeight w:val="144"/>
        </w:trPr>
        <w:tc>
          <w:tcPr>
            <w:tcW w:w="10795" w:type="dxa"/>
            <w:gridSpan w:val="3"/>
            <w:vAlign w:val="center"/>
          </w:tcPr>
          <w:p w14:paraId="46D5A609" w14:textId="5067FCFE" w:rsidR="00EC3D30" w:rsidRPr="00C73FEB" w:rsidRDefault="00EC3D30" w:rsidP="00EC3D30">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58B00606" w14:textId="77777777" w:rsidR="00EC3D30" w:rsidRDefault="00EC3D30" w:rsidP="008A76AC">
      <w:pPr>
        <w:spacing w:after="0" w:line="240" w:lineRule="auto"/>
        <w:rPr>
          <w:rFonts w:asciiTheme="minorHAnsi" w:hAnsiTheme="minorHAnsi"/>
          <w:color w:val="FF000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C3D30" w:rsidRPr="00695C2B" w14:paraId="0A7C7F5C" w14:textId="77777777" w:rsidTr="008A76AC">
        <w:trPr>
          <w:cantSplit/>
          <w:trHeight w:val="432"/>
        </w:trPr>
        <w:tc>
          <w:tcPr>
            <w:tcW w:w="5000" w:type="pct"/>
            <w:gridSpan w:val="2"/>
            <w:vAlign w:val="center"/>
          </w:tcPr>
          <w:p w14:paraId="1584757A" w14:textId="3858FC72" w:rsidR="00EC3D30" w:rsidRPr="00BC6AC1" w:rsidRDefault="00BC6AC1" w:rsidP="00CC554E">
            <w:pPr>
              <w:keepNext/>
              <w:spacing w:after="0" w:line="240" w:lineRule="auto"/>
              <w:rPr>
                <w:rFonts w:asciiTheme="minorHAnsi" w:hAnsiTheme="minorHAnsi"/>
                <w:b/>
                <w:sz w:val="20"/>
                <w:szCs w:val="20"/>
              </w:rPr>
            </w:pPr>
            <w:r w:rsidRPr="00BC6AC1">
              <w:rPr>
                <w:rFonts w:asciiTheme="minorHAnsi" w:hAnsiTheme="minorHAnsi"/>
                <w:b/>
                <w:sz w:val="20"/>
                <w:szCs w:val="20"/>
              </w:rPr>
              <w:t>G</w:t>
            </w:r>
            <w:r w:rsidR="00EC3D30" w:rsidRPr="00BC6AC1">
              <w:rPr>
                <w:rFonts w:asciiTheme="minorHAnsi" w:hAnsiTheme="minorHAnsi"/>
                <w:b/>
                <w:sz w:val="20"/>
                <w:szCs w:val="20"/>
              </w:rPr>
              <w:t>. Determination of HERS Verification Compliance</w:t>
            </w:r>
          </w:p>
          <w:p w14:paraId="159B8651" w14:textId="77777777" w:rsidR="00EC3D30" w:rsidRPr="00695C2B" w:rsidRDefault="00EC3D30" w:rsidP="00CC554E">
            <w:pPr>
              <w:keepNext/>
              <w:spacing w:after="0" w:line="240" w:lineRule="auto"/>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EC3D30" w:rsidRPr="00695C2B" w14:paraId="3CC61D1C" w14:textId="77777777" w:rsidTr="008A76AC">
        <w:trPr>
          <w:cantSplit/>
          <w:trHeight w:val="158"/>
        </w:trPr>
        <w:tc>
          <w:tcPr>
            <w:tcW w:w="253" w:type="pct"/>
            <w:vAlign w:val="center"/>
          </w:tcPr>
          <w:p w14:paraId="652EAD28" w14:textId="77777777" w:rsidR="00EC3D30" w:rsidRPr="00695C2B" w:rsidDel="00C76C40" w:rsidRDefault="00EC3D30" w:rsidP="00CC554E">
            <w:pPr>
              <w:keepNext/>
              <w:spacing w:after="0" w:line="240" w:lineRule="auto"/>
              <w:jc w:val="center"/>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4AB5D556" w14:textId="77777777" w:rsidR="00EC3D30" w:rsidRPr="00695C2B" w:rsidRDefault="00EC3D30" w:rsidP="00CC554E">
            <w:pPr>
              <w:keepNext/>
              <w:spacing w:after="0" w:line="240" w:lineRule="auto"/>
              <w:rPr>
                <w:rFonts w:asciiTheme="minorHAnsi" w:hAnsiTheme="minorHAnsi"/>
                <w:sz w:val="18"/>
                <w:szCs w:val="18"/>
              </w:rPr>
            </w:pPr>
          </w:p>
        </w:tc>
      </w:tr>
    </w:tbl>
    <w:p w14:paraId="46D5A633" w14:textId="77777777" w:rsidR="007304C6" w:rsidRPr="00127AE3" w:rsidRDefault="007304C6" w:rsidP="007304C6">
      <w:pPr>
        <w:contextualSpacing/>
        <w:rPr>
          <w:sz w:val="2"/>
          <w:szCs w:val="2"/>
        </w:rPr>
      </w:pPr>
    </w:p>
    <w:p w14:paraId="46D5A634" w14:textId="387BE26E" w:rsidR="002F10E0" w:rsidRDefault="002F10E0">
      <w:pPr>
        <w:spacing w:after="0" w:line="240" w:lineRule="auto"/>
        <w:rPr>
          <w:sz w:val="16"/>
          <w:szCs w:val="16"/>
        </w:rPr>
      </w:pPr>
      <w:r>
        <w:rPr>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4D7A07" w14:paraId="7B6AAD8E" w14:textId="77777777" w:rsidTr="002F10E0">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126658D5"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Pr>
                <w:rFonts w:cs="Arial"/>
                <w:b/>
                <w:caps/>
                <w:sz w:val="18"/>
                <w:szCs w:val="18"/>
              </w:rPr>
              <w:lastRenderedPageBreak/>
              <w:t>Documentation Author's Declaration Statement</w:t>
            </w:r>
          </w:p>
        </w:tc>
      </w:tr>
      <w:tr w:rsidR="004D7A07" w14:paraId="47A102C5" w14:textId="77777777" w:rsidTr="002F10E0">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46911A0B" w14:textId="77777777" w:rsidR="004D7A07" w:rsidRDefault="004D7A07" w:rsidP="004D7A07">
            <w:pPr>
              <w:numPr>
                <w:ilvl w:val="0"/>
                <w:numId w:val="33"/>
              </w:numPr>
              <w:spacing w:after="0" w:line="240" w:lineRule="auto"/>
              <w:ind w:left="271" w:hanging="270"/>
              <w:rPr>
                <w:sz w:val="18"/>
                <w:szCs w:val="18"/>
              </w:rPr>
            </w:pPr>
            <w:r>
              <w:rPr>
                <w:sz w:val="18"/>
                <w:szCs w:val="18"/>
              </w:rPr>
              <w:t>I certify that this Certificate of Verification documentation is accurate and complete.</w:t>
            </w:r>
          </w:p>
        </w:tc>
      </w:tr>
      <w:tr w:rsidR="004D7A07" w14:paraId="3E01F29B" w14:textId="77777777" w:rsidTr="002F10E0">
        <w:trPr>
          <w:trHeight w:val="360"/>
        </w:trPr>
        <w:tc>
          <w:tcPr>
            <w:tcW w:w="5344" w:type="dxa"/>
            <w:tcBorders>
              <w:top w:val="single" w:sz="4" w:space="0" w:color="auto"/>
              <w:left w:val="single" w:sz="4" w:space="0" w:color="auto"/>
              <w:bottom w:val="single" w:sz="4" w:space="0" w:color="auto"/>
              <w:right w:val="single" w:sz="4" w:space="0" w:color="auto"/>
            </w:tcBorders>
            <w:hideMark/>
          </w:tcPr>
          <w:p w14:paraId="06F41331" w14:textId="77777777" w:rsidR="004D7A07" w:rsidRDefault="004D7A07" w:rsidP="000E09C9">
            <w:pPr>
              <w:spacing w:after="0"/>
              <w:rPr>
                <w:sz w:val="14"/>
                <w:szCs w:val="14"/>
              </w:rPr>
            </w:pPr>
            <w:r>
              <w:rPr>
                <w:sz w:val="14"/>
                <w:szCs w:val="14"/>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5C90E730" w14:textId="77777777" w:rsidR="004D7A07" w:rsidRDefault="004D7A07" w:rsidP="000E09C9">
            <w:pPr>
              <w:spacing w:after="0"/>
              <w:rPr>
                <w:sz w:val="14"/>
                <w:szCs w:val="14"/>
              </w:rPr>
            </w:pPr>
            <w:r>
              <w:rPr>
                <w:sz w:val="14"/>
                <w:szCs w:val="14"/>
              </w:rPr>
              <w:t>Documentation Author Signature:</w:t>
            </w:r>
          </w:p>
        </w:tc>
      </w:tr>
      <w:tr w:rsidR="004D7A07" w14:paraId="4388290D" w14:textId="77777777" w:rsidTr="002F10E0">
        <w:trPr>
          <w:trHeight w:val="360"/>
        </w:trPr>
        <w:tc>
          <w:tcPr>
            <w:tcW w:w="5344" w:type="dxa"/>
            <w:tcBorders>
              <w:top w:val="single" w:sz="4" w:space="0" w:color="auto"/>
              <w:left w:val="single" w:sz="4" w:space="0" w:color="auto"/>
              <w:bottom w:val="single" w:sz="4" w:space="0" w:color="auto"/>
              <w:right w:val="single" w:sz="4" w:space="0" w:color="auto"/>
            </w:tcBorders>
            <w:hideMark/>
          </w:tcPr>
          <w:p w14:paraId="6BC4F9CD" w14:textId="77777777" w:rsidR="004D7A07" w:rsidRDefault="004D7A07" w:rsidP="000E09C9">
            <w:pPr>
              <w:spacing w:after="0"/>
              <w:rPr>
                <w:sz w:val="14"/>
                <w:szCs w:val="14"/>
              </w:rPr>
            </w:pPr>
            <w:r>
              <w:rPr>
                <w:sz w:val="14"/>
                <w:szCs w:val="14"/>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7EB010F9" w14:textId="77777777" w:rsidR="004D7A07" w:rsidRDefault="004D7A07" w:rsidP="000E09C9">
            <w:pPr>
              <w:spacing w:after="0"/>
              <w:rPr>
                <w:sz w:val="14"/>
                <w:szCs w:val="14"/>
              </w:rPr>
            </w:pPr>
            <w:r>
              <w:rPr>
                <w:sz w:val="14"/>
                <w:szCs w:val="14"/>
              </w:rPr>
              <w:t>Date Signed:</w:t>
            </w:r>
          </w:p>
        </w:tc>
      </w:tr>
      <w:tr w:rsidR="004D7A07" w14:paraId="384E6781" w14:textId="77777777" w:rsidTr="002F10E0">
        <w:trPr>
          <w:trHeight w:val="360"/>
        </w:trPr>
        <w:tc>
          <w:tcPr>
            <w:tcW w:w="5344" w:type="dxa"/>
            <w:tcBorders>
              <w:top w:val="single" w:sz="4" w:space="0" w:color="auto"/>
              <w:left w:val="single" w:sz="4" w:space="0" w:color="auto"/>
              <w:bottom w:val="single" w:sz="4" w:space="0" w:color="auto"/>
              <w:right w:val="single" w:sz="4" w:space="0" w:color="auto"/>
            </w:tcBorders>
            <w:hideMark/>
          </w:tcPr>
          <w:p w14:paraId="599BB6A8" w14:textId="77777777" w:rsidR="004D7A07" w:rsidRDefault="004D7A07" w:rsidP="000E09C9">
            <w:pPr>
              <w:spacing w:after="0"/>
              <w:rPr>
                <w:sz w:val="14"/>
                <w:szCs w:val="14"/>
              </w:rPr>
            </w:pPr>
            <w:r>
              <w:rPr>
                <w:sz w:val="14"/>
                <w:szCs w:val="14"/>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45BB2A31" w14:textId="77777777" w:rsidR="004D7A07" w:rsidRDefault="004D7A07" w:rsidP="000E09C9">
            <w:pPr>
              <w:spacing w:after="0"/>
              <w:rPr>
                <w:sz w:val="14"/>
                <w:szCs w:val="14"/>
              </w:rPr>
            </w:pPr>
            <w:r>
              <w:rPr>
                <w:sz w:val="14"/>
                <w:szCs w:val="14"/>
              </w:rPr>
              <w:t>CEA/HERS Certification Information (if applicable):</w:t>
            </w:r>
          </w:p>
        </w:tc>
      </w:tr>
      <w:tr w:rsidR="004D7A07" w14:paraId="23EEDCF5" w14:textId="77777777" w:rsidTr="002F10E0">
        <w:trPr>
          <w:trHeight w:val="360"/>
        </w:trPr>
        <w:tc>
          <w:tcPr>
            <w:tcW w:w="5344" w:type="dxa"/>
            <w:tcBorders>
              <w:top w:val="single" w:sz="4" w:space="0" w:color="auto"/>
              <w:left w:val="single" w:sz="4" w:space="0" w:color="auto"/>
              <w:bottom w:val="single" w:sz="4" w:space="0" w:color="auto"/>
              <w:right w:val="single" w:sz="4" w:space="0" w:color="auto"/>
            </w:tcBorders>
            <w:hideMark/>
          </w:tcPr>
          <w:p w14:paraId="32E58134" w14:textId="77777777" w:rsidR="004D7A07" w:rsidRDefault="004D7A07" w:rsidP="000E09C9">
            <w:pPr>
              <w:spacing w:after="0"/>
              <w:rPr>
                <w:sz w:val="14"/>
                <w:szCs w:val="14"/>
              </w:rPr>
            </w:pPr>
            <w:r>
              <w:rPr>
                <w:sz w:val="14"/>
                <w:szCs w:val="14"/>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299A6A5B" w14:textId="77777777" w:rsidR="004D7A07" w:rsidRDefault="004D7A07" w:rsidP="000E09C9">
            <w:pPr>
              <w:spacing w:after="0"/>
              <w:rPr>
                <w:sz w:val="14"/>
                <w:szCs w:val="14"/>
              </w:rPr>
            </w:pPr>
            <w:r>
              <w:rPr>
                <w:sz w:val="14"/>
                <w:szCs w:val="14"/>
              </w:rPr>
              <w:t>Phone:</w:t>
            </w:r>
          </w:p>
        </w:tc>
      </w:tr>
      <w:tr w:rsidR="004D7A07" w14:paraId="07AB1CFE" w14:textId="77777777" w:rsidTr="002F10E0">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D9F69D0"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Declaration statement </w:t>
            </w:r>
          </w:p>
        </w:tc>
      </w:tr>
      <w:tr w:rsidR="004D7A07" w14:paraId="039A87A0" w14:textId="77777777" w:rsidTr="002F10E0">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83FA3D" w14:textId="77777777" w:rsidR="004D7A07" w:rsidRDefault="004D7A07" w:rsidP="000E09C9">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4423D851" w14:textId="77777777" w:rsidR="004D7A07" w:rsidRDefault="004D7A07" w:rsidP="004D7A07">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2E2E7351" w14:textId="77777777" w:rsidR="004D7A07" w:rsidRDefault="004D7A07" w:rsidP="004D7A07">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470AC6BD" w14:textId="77777777" w:rsidR="004D7A07" w:rsidRDefault="004D7A07" w:rsidP="004D7A07">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377121C" w14:textId="77777777" w:rsidR="004D7A07" w:rsidRDefault="004D7A07" w:rsidP="004D7A07">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9FE80A9" w14:textId="77777777" w:rsidR="004D7A07" w:rsidRDefault="004D7A07" w:rsidP="004D7A07">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D7A07" w14:paraId="09DC37E0" w14:textId="77777777" w:rsidTr="002F10E0">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A51A964"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Pr>
                <w:rFonts w:cs="Arial"/>
                <w:b/>
                <w:caps/>
                <w:sz w:val="18"/>
                <w:szCs w:val="18"/>
              </w:rPr>
              <w:t>BUILDER OR INSTALLER INFORMATION AS SHOWN ON THE CERTIFICATE OF INSTALLATION</w:t>
            </w:r>
          </w:p>
        </w:tc>
      </w:tr>
      <w:tr w:rsidR="004D7A07" w14:paraId="33688D73" w14:textId="77777777" w:rsidTr="002F10E0">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05837FB"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Company Name (Installing Subcontractor, General Contractor, or Builder/Owner):</w:t>
            </w:r>
          </w:p>
        </w:tc>
      </w:tr>
      <w:tr w:rsidR="004D7A07" w14:paraId="6A58CFED" w14:textId="77777777" w:rsidTr="002F10E0">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D073285" w14:textId="77777777" w:rsidR="004D7A07" w:rsidRDefault="004D7A07" w:rsidP="000E09C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Responsible Builder or Installer Name:</w:t>
            </w:r>
          </w:p>
        </w:tc>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829E592" w14:textId="77777777" w:rsidR="004D7A07" w:rsidRDefault="004D7A07" w:rsidP="000E09C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CSLB License:</w:t>
            </w:r>
          </w:p>
        </w:tc>
      </w:tr>
      <w:tr w:rsidR="004D7A07" w14:paraId="31119451" w14:textId="77777777" w:rsidTr="002F10E0">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C2DB8A5" w14:textId="77777777" w:rsidR="004D7A07" w:rsidRDefault="004D7A07" w:rsidP="000E09C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PROVIDER DATA REGISTRY INFORMATION</w:t>
            </w:r>
          </w:p>
        </w:tc>
      </w:tr>
      <w:tr w:rsidR="004D7A07" w14:paraId="1FAF018C" w14:textId="77777777" w:rsidTr="002F10E0">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73C35E"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Sample Group Number (if applicable):</w:t>
            </w:r>
          </w:p>
          <w:p w14:paraId="161A9BC2"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D61435"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Dwelling Test Status in Sample Group (if applicable):</w:t>
            </w:r>
          </w:p>
          <w:p w14:paraId="50D1E79B" w14:textId="77777777" w:rsidR="004D7A07" w:rsidRDefault="004D7A07" w:rsidP="000E09C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r>
      <w:tr w:rsidR="004D7A07" w14:paraId="4CC12C36" w14:textId="77777777" w:rsidTr="002F10E0">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7DB2257" w14:textId="77777777" w:rsidR="004D7A07" w:rsidRDefault="004D7A07" w:rsidP="000E09C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RATER INFORMATION</w:t>
            </w:r>
          </w:p>
        </w:tc>
      </w:tr>
      <w:tr w:rsidR="004D7A07" w14:paraId="545A7031" w14:textId="77777777" w:rsidTr="002F10E0">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C9EDD5" w14:textId="77777777" w:rsidR="004D7A07" w:rsidRDefault="004D7A07" w:rsidP="000E09C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HERS Rater Company Name:</w:t>
            </w:r>
          </w:p>
          <w:p w14:paraId="42B5D287" w14:textId="77777777" w:rsidR="004D7A07" w:rsidRDefault="004D7A07" w:rsidP="000E09C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
        </w:tc>
      </w:tr>
      <w:tr w:rsidR="004D7A07" w14:paraId="52AB0985" w14:textId="77777777" w:rsidTr="002F10E0">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8ED7E7" w14:textId="77777777" w:rsidR="004D7A07" w:rsidRDefault="004D7A07" w:rsidP="000E09C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Name:</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FD730F" w14:textId="77777777" w:rsidR="004D7A07" w:rsidRDefault="004D7A07" w:rsidP="000E09C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r>
              <w:rPr>
                <w:sz w:val="14"/>
                <w:szCs w:val="14"/>
              </w:rPr>
              <w:t>Responsible Rater Signature:</w:t>
            </w:r>
          </w:p>
          <w:p w14:paraId="5C3404DA" w14:textId="77777777" w:rsidR="004D7A07" w:rsidRDefault="004D7A07" w:rsidP="000E09C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p>
        </w:tc>
      </w:tr>
      <w:tr w:rsidR="004D7A07" w14:paraId="0A130D63" w14:textId="77777777" w:rsidTr="002F10E0">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99037E" w14:textId="77777777" w:rsidR="004D7A07" w:rsidRDefault="004D7A07" w:rsidP="000E09C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Certification Number w/ this HERS Provider:</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27B9E3" w14:textId="77777777" w:rsidR="004D7A07" w:rsidRDefault="004D7A07" w:rsidP="000E09C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Date Signed:</w:t>
            </w:r>
          </w:p>
        </w:tc>
      </w:tr>
    </w:tbl>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46D5A636" w14:textId="73CE72AE" w:rsidR="0045400A" w:rsidRPr="008A76AC" w:rsidRDefault="003A6D01" w:rsidP="008A76AC">
      <w:pPr>
        <w:spacing w:after="0" w:line="240" w:lineRule="auto"/>
        <w:jc w:val="center"/>
        <w:rPr>
          <w:rFonts w:asciiTheme="minorHAnsi" w:hAnsiTheme="minorHAnsi"/>
          <w:b/>
          <w:sz w:val="18"/>
          <w:szCs w:val="18"/>
        </w:rPr>
      </w:pPr>
      <w:r w:rsidRPr="008A76AC">
        <w:rPr>
          <w:rFonts w:asciiTheme="minorHAnsi" w:hAnsiTheme="minorHAnsi"/>
          <w:b/>
          <w:sz w:val="18"/>
          <w:szCs w:val="18"/>
        </w:rPr>
        <w:lastRenderedPageBreak/>
        <w:t>CF2R-MCH-</w:t>
      </w:r>
      <w:r w:rsidR="002F10E0" w:rsidRPr="008A76AC">
        <w:rPr>
          <w:rFonts w:asciiTheme="minorHAnsi" w:hAnsiTheme="minorHAnsi"/>
          <w:b/>
          <w:sz w:val="18"/>
          <w:szCs w:val="18"/>
        </w:rPr>
        <w:t>31b</w:t>
      </w:r>
      <w:r w:rsidRPr="008A76AC">
        <w:rPr>
          <w:rFonts w:asciiTheme="minorHAnsi" w:hAnsiTheme="minorHAnsi"/>
          <w:b/>
          <w:sz w:val="18"/>
          <w:szCs w:val="18"/>
        </w:rPr>
        <w:t>-</w:t>
      </w:r>
      <w:r w:rsidR="002F10E0" w:rsidRPr="008A76AC">
        <w:rPr>
          <w:rFonts w:asciiTheme="minorHAnsi" w:hAnsiTheme="minorHAnsi"/>
          <w:b/>
          <w:sz w:val="18"/>
          <w:szCs w:val="18"/>
        </w:rPr>
        <w:t>H</w:t>
      </w:r>
      <w:r w:rsidRPr="008A76AC">
        <w:rPr>
          <w:rFonts w:asciiTheme="minorHAnsi" w:hAnsiTheme="minorHAnsi"/>
          <w:b/>
          <w:sz w:val="18"/>
          <w:szCs w:val="18"/>
        </w:rPr>
        <w:t xml:space="preserve"> User Instructions</w:t>
      </w:r>
    </w:p>
    <w:p w14:paraId="46D5A637" w14:textId="77777777" w:rsidR="0045400A" w:rsidRPr="008A76AC" w:rsidRDefault="0045400A" w:rsidP="008A76AC">
      <w:pPr>
        <w:spacing w:after="0" w:line="240" w:lineRule="auto"/>
        <w:rPr>
          <w:rFonts w:asciiTheme="minorHAnsi" w:hAnsiTheme="minorHAnsi"/>
          <w:b/>
          <w:sz w:val="18"/>
          <w:szCs w:val="18"/>
        </w:rPr>
      </w:pPr>
    </w:p>
    <w:p w14:paraId="541BF241" w14:textId="6D782DE8" w:rsidR="000817DD" w:rsidRPr="008A76AC" w:rsidRDefault="000817DD" w:rsidP="008A76AC">
      <w:pPr>
        <w:spacing w:after="0" w:line="240" w:lineRule="auto"/>
        <w:rPr>
          <w:rFonts w:asciiTheme="minorHAnsi" w:hAnsiTheme="minorHAnsi"/>
          <w:b/>
          <w:sz w:val="18"/>
          <w:szCs w:val="18"/>
        </w:rPr>
      </w:pPr>
      <w:r w:rsidRPr="008A76AC">
        <w:rPr>
          <w:rFonts w:asciiTheme="minorHAnsi" w:hAnsiTheme="minorHAnsi"/>
          <w:b/>
          <w:sz w:val="18"/>
          <w:szCs w:val="18"/>
        </w:rPr>
        <w:t>Section A. Whole House Fan Measurement</w:t>
      </w:r>
      <w:r w:rsidR="00102FEF" w:rsidRPr="008A76AC">
        <w:rPr>
          <w:rFonts w:asciiTheme="minorHAnsi" w:hAnsiTheme="minorHAnsi"/>
          <w:b/>
          <w:sz w:val="18"/>
          <w:szCs w:val="18"/>
        </w:rPr>
        <w:t xml:space="preserve"> Procedures</w:t>
      </w:r>
    </w:p>
    <w:p w14:paraId="4F297EAE" w14:textId="4B33F0F3" w:rsidR="000817DD" w:rsidRPr="008A76AC" w:rsidRDefault="000817DD" w:rsidP="008A76AC">
      <w:pPr>
        <w:pStyle w:val="ListParagraph"/>
        <w:numPr>
          <w:ilvl w:val="0"/>
          <w:numId w:val="32"/>
        </w:numPr>
        <w:spacing w:after="0" w:line="240" w:lineRule="auto"/>
        <w:rPr>
          <w:rFonts w:asciiTheme="minorHAnsi" w:hAnsiTheme="minorHAnsi"/>
          <w:sz w:val="18"/>
          <w:szCs w:val="18"/>
        </w:rPr>
      </w:pPr>
      <w:r w:rsidRPr="008A76AC">
        <w:rPr>
          <w:rFonts w:asciiTheme="minorHAnsi" w:hAnsiTheme="minorHAnsi"/>
          <w:sz w:val="18"/>
          <w:szCs w:val="18"/>
        </w:rPr>
        <w:t>Select the procedure used to measure</w:t>
      </w:r>
      <w:r w:rsidR="00815A45" w:rsidRPr="008A76AC">
        <w:rPr>
          <w:rFonts w:asciiTheme="minorHAnsi" w:hAnsiTheme="minorHAnsi"/>
          <w:sz w:val="18"/>
          <w:szCs w:val="18"/>
        </w:rPr>
        <w:t xml:space="preserve"> whole house fan Airflow</w:t>
      </w:r>
      <w:r w:rsidRPr="008A76AC">
        <w:rPr>
          <w:rFonts w:asciiTheme="minorHAnsi" w:hAnsiTheme="minorHAnsi"/>
          <w:sz w:val="18"/>
          <w:szCs w:val="18"/>
        </w:rPr>
        <w:t>.</w:t>
      </w:r>
    </w:p>
    <w:p w14:paraId="23390D3C" w14:textId="77777777" w:rsidR="006651DD" w:rsidRPr="008A76AC" w:rsidRDefault="006651DD" w:rsidP="008A76AC">
      <w:pPr>
        <w:pStyle w:val="ListParagraph"/>
        <w:numPr>
          <w:ilvl w:val="0"/>
          <w:numId w:val="32"/>
        </w:numPr>
        <w:spacing w:after="0" w:line="240" w:lineRule="auto"/>
        <w:rPr>
          <w:rFonts w:asciiTheme="minorHAnsi" w:hAnsiTheme="minorHAnsi"/>
          <w:sz w:val="18"/>
          <w:szCs w:val="18"/>
        </w:rPr>
      </w:pPr>
      <w:r w:rsidRPr="008A76AC">
        <w:rPr>
          <w:rFonts w:asciiTheme="minorHAnsi" w:hAnsiTheme="minorHAnsi"/>
          <w:sz w:val="18"/>
          <w:szCs w:val="18"/>
        </w:rPr>
        <w:t>Select the procedure used to measure whole house fan Watts.</w:t>
      </w:r>
    </w:p>
    <w:p w14:paraId="0B5C8700" w14:textId="7A5C7FC1" w:rsidR="000817DD" w:rsidRDefault="000817DD">
      <w:pPr>
        <w:spacing w:after="0" w:line="240" w:lineRule="auto"/>
        <w:rPr>
          <w:rFonts w:asciiTheme="minorHAnsi" w:hAnsiTheme="minorHAnsi"/>
          <w:b/>
          <w:sz w:val="18"/>
          <w:szCs w:val="18"/>
        </w:rPr>
      </w:pPr>
    </w:p>
    <w:p w14:paraId="578A2C61" w14:textId="77777777" w:rsidR="00BC6AC1" w:rsidRPr="00BC6AC1" w:rsidRDefault="00BC6AC1" w:rsidP="00BC6AC1">
      <w:pPr>
        <w:spacing w:after="0" w:line="240" w:lineRule="auto"/>
        <w:rPr>
          <w:rFonts w:asciiTheme="minorHAnsi" w:hAnsiTheme="minorHAnsi"/>
          <w:b/>
          <w:sz w:val="18"/>
          <w:szCs w:val="18"/>
        </w:rPr>
      </w:pPr>
      <w:r w:rsidRPr="00BC6AC1">
        <w:rPr>
          <w:rFonts w:asciiTheme="minorHAnsi" w:hAnsiTheme="minorHAnsi"/>
          <w:b/>
          <w:sz w:val="18"/>
          <w:szCs w:val="18"/>
        </w:rPr>
        <w:t>Section B. Required Whole House Fan Specifications</w:t>
      </w:r>
    </w:p>
    <w:p w14:paraId="6AD56704" w14:textId="45A98BDC" w:rsidR="00BC6AC1" w:rsidRPr="00BC6AC1" w:rsidRDefault="00BC6AC1" w:rsidP="00BC6AC1">
      <w:pPr>
        <w:numPr>
          <w:ilvl w:val="0"/>
          <w:numId w:val="15"/>
        </w:numPr>
        <w:spacing w:after="0" w:line="240" w:lineRule="auto"/>
        <w:rPr>
          <w:rFonts w:asciiTheme="minorHAnsi" w:hAnsiTheme="minorHAnsi"/>
          <w:sz w:val="18"/>
          <w:szCs w:val="18"/>
        </w:rPr>
      </w:pPr>
      <w:r w:rsidRPr="00BC6AC1">
        <w:rPr>
          <w:rFonts w:asciiTheme="minorHAnsi" w:hAnsiTheme="minorHAnsi"/>
          <w:sz w:val="18"/>
          <w:szCs w:val="18"/>
        </w:rPr>
        <w:t>Fan name will be auto populated from CF</w:t>
      </w:r>
      <w:r w:rsidR="004170B7">
        <w:rPr>
          <w:rFonts w:asciiTheme="minorHAnsi" w:hAnsiTheme="minorHAnsi"/>
          <w:sz w:val="18"/>
          <w:szCs w:val="18"/>
        </w:rPr>
        <w:t>2</w:t>
      </w:r>
      <w:r w:rsidRPr="00BC6AC1">
        <w:rPr>
          <w:rFonts w:asciiTheme="minorHAnsi" w:hAnsiTheme="minorHAnsi"/>
          <w:sz w:val="18"/>
          <w:szCs w:val="18"/>
        </w:rPr>
        <w:t>R.</w:t>
      </w:r>
    </w:p>
    <w:p w14:paraId="17DE063B" w14:textId="3600B840" w:rsidR="00BC6AC1" w:rsidRPr="00BC6AC1" w:rsidRDefault="00BC6AC1" w:rsidP="00BC6AC1">
      <w:pPr>
        <w:numPr>
          <w:ilvl w:val="0"/>
          <w:numId w:val="15"/>
        </w:numPr>
        <w:spacing w:after="0" w:line="240" w:lineRule="auto"/>
        <w:rPr>
          <w:rFonts w:asciiTheme="minorHAnsi" w:hAnsiTheme="minorHAnsi"/>
          <w:sz w:val="18"/>
          <w:szCs w:val="18"/>
        </w:rPr>
      </w:pPr>
      <w:r w:rsidRPr="00BC6AC1">
        <w:rPr>
          <w:rFonts w:asciiTheme="minorHAnsi" w:hAnsiTheme="minorHAnsi"/>
          <w:sz w:val="18"/>
          <w:szCs w:val="18"/>
        </w:rPr>
        <w:t>Whole House Fan (WHF) airflow in CFM</w:t>
      </w:r>
      <w:r w:rsidR="004170B7">
        <w:rPr>
          <w:rFonts w:asciiTheme="minorHAnsi" w:hAnsiTheme="minorHAnsi"/>
          <w:sz w:val="18"/>
          <w:szCs w:val="18"/>
        </w:rPr>
        <w:t xml:space="preserve"> will be auto populated from CF2</w:t>
      </w:r>
      <w:r w:rsidRPr="00BC6AC1">
        <w:rPr>
          <w:rFonts w:asciiTheme="minorHAnsi" w:hAnsiTheme="minorHAnsi"/>
          <w:sz w:val="18"/>
          <w:szCs w:val="18"/>
        </w:rPr>
        <w:t>R.</w:t>
      </w:r>
    </w:p>
    <w:p w14:paraId="3BA1CFFD" w14:textId="0DDD62AE" w:rsidR="00BC6AC1" w:rsidRPr="00BC6AC1" w:rsidRDefault="00BC6AC1" w:rsidP="00BC6AC1">
      <w:pPr>
        <w:numPr>
          <w:ilvl w:val="0"/>
          <w:numId w:val="15"/>
        </w:numPr>
        <w:spacing w:after="0" w:line="240" w:lineRule="auto"/>
        <w:rPr>
          <w:rFonts w:asciiTheme="minorHAnsi" w:hAnsiTheme="minorHAnsi"/>
          <w:sz w:val="18"/>
          <w:szCs w:val="18"/>
        </w:rPr>
      </w:pPr>
      <w:r w:rsidRPr="00BC6AC1">
        <w:rPr>
          <w:rFonts w:asciiTheme="minorHAnsi" w:hAnsiTheme="minorHAnsi"/>
          <w:sz w:val="18"/>
          <w:szCs w:val="18"/>
        </w:rPr>
        <w:t>Whole House Fan (WHF) power in Watts</w:t>
      </w:r>
      <w:r w:rsidR="004170B7">
        <w:rPr>
          <w:rFonts w:asciiTheme="minorHAnsi" w:hAnsiTheme="minorHAnsi"/>
          <w:sz w:val="18"/>
          <w:szCs w:val="18"/>
        </w:rPr>
        <w:t xml:space="preserve"> will be auto populated from CF2</w:t>
      </w:r>
      <w:r w:rsidRPr="00BC6AC1">
        <w:rPr>
          <w:rFonts w:asciiTheme="minorHAnsi" w:hAnsiTheme="minorHAnsi"/>
          <w:sz w:val="18"/>
          <w:szCs w:val="18"/>
        </w:rPr>
        <w:t>R.</w:t>
      </w:r>
    </w:p>
    <w:p w14:paraId="56745C48" w14:textId="77777777" w:rsidR="00BC6AC1" w:rsidRPr="008A76AC" w:rsidRDefault="00BC6AC1">
      <w:pPr>
        <w:spacing w:after="0" w:line="240" w:lineRule="auto"/>
        <w:rPr>
          <w:rFonts w:asciiTheme="minorHAnsi" w:hAnsiTheme="minorHAnsi"/>
          <w:b/>
          <w:sz w:val="18"/>
          <w:szCs w:val="18"/>
        </w:rPr>
      </w:pPr>
    </w:p>
    <w:p w14:paraId="77B3CB5C" w14:textId="5BE40C91" w:rsidR="000817DD" w:rsidRPr="008A76AC" w:rsidRDefault="000817DD">
      <w:pPr>
        <w:spacing w:after="0" w:line="240" w:lineRule="auto"/>
        <w:rPr>
          <w:rFonts w:asciiTheme="minorHAnsi" w:hAnsiTheme="minorHAnsi"/>
          <w:b/>
          <w:sz w:val="18"/>
          <w:szCs w:val="18"/>
        </w:rPr>
      </w:pPr>
      <w:r w:rsidRPr="008A76AC">
        <w:rPr>
          <w:rFonts w:asciiTheme="minorHAnsi" w:hAnsiTheme="minorHAnsi"/>
          <w:b/>
          <w:sz w:val="18"/>
          <w:szCs w:val="18"/>
        </w:rPr>
        <w:t xml:space="preserve">Section </w:t>
      </w:r>
      <w:r w:rsidR="00BC6AC1">
        <w:rPr>
          <w:rFonts w:asciiTheme="minorHAnsi" w:hAnsiTheme="minorHAnsi"/>
          <w:b/>
          <w:sz w:val="18"/>
          <w:szCs w:val="18"/>
        </w:rPr>
        <w:t>C</w:t>
      </w:r>
      <w:r w:rsidRPr="008A76AC">
        <w:rPr>
          <w:rFonts w:asciiTheme="minorHAnsi" w:hAnsiTheme="minorHAnsi"/>
          <w:b/>
          <w:sz w:val="18"/>
          <w:szCs w:val="18"/>
        </w:rPr>
        <w:t>. Whole House Fan (WHF) Equipment Information</w:t>
      </w:r>
    </w:p>
    <w:p w14:paraId="478D89BF" w14:textId="77284F1C"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 xml:space="preserve">Fan name will be auto populated by </w:t>
      </w:r>
      <w:r w:rsidR="004D7A07" w:rsidRPr="008A76AC">
        <w:rPr>
          <w:rFonts w:asciiTheme="minorHAnsi" w:hAnsiTheme="minorHAnsi"/>
          <w:sz w:val="18"/>
          <w:szCs w:val="18"/>
        </w:rPr>
        <w:t>CF2</w:t>
      </w:r>
      <w:r w:rsidR="00815A45" w:rsidRPr="008A76AC">
        <w:rPr>
          <w:rFonts w:asciiTheme="minorHAnsi" w:hAnsiTheme="minorHAnsi"/>
          <w:sz w:val="18"/>
          <w:szCs w:val="18"/>
        </w:rPr>
        <w:t>R.</w:t>
      </w:r>
    </w:p>
    <w:p w14:paraId="1BEA5202" w14:textId="7777777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Enter the location for each whole house fan.</w:t>
      </w:r>
    </w:p>
    <w:p w14:paraId="0758E69B" w14:textId="7777777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Enter the name of the manufacturer for each whole house fan.</w:t>
      </w:r>
    </w:p>
    <w:p w14:paraId="78936D8B" w14:textId="7777777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Enter the model number for each whole house fan.</w:t>
      </w:r>
    </w:p>
    <w:p w14:paraId="4ADE7843" w14:textId="112157A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 xml:space="preserve">Enter the </w:t>
      </w:r>
      <w:r w:rsidR="00BC6AC1">
        <w:rPr>
          <w:rFonts w:asciiTheme="minorHAnsi" w:hAnsiTheme="minorHAnsi"/>
          <w:sz w:val="18"/>
          <w:szCs w:val="18"/>
        </w:rPr>
        <w:t>tested</w:t>
      </w:r>
      <w:r w:rsidR="00BC6AC1" w:rsidRPr="008A76AC">
        <w:rPr>
          <w:rFonts w:asciiTheme="minorHAnsi" w:hAnsiTheme="minorHAnsi"/>
          <w:sz w:val="18"/>
          <w:szCs w:val="18"/>
        </w:rPr>
        <w:t xml:space="preserve"> </w:t>
      </w:r>
      <w:r w:rsidRPr="008A76AC">
        <w:rPr>
          <w:rFonts w:asciiTheme="minorHAnsi" w:hAnsiTheme="minorHAnsi"/>
          <w:sz w:val="18"/>
          <w:szCs w:val="18"/>
        </w:rPr>
        <w:t xml:space="preserve">airflow in CFM </w:t>
      </w:r>
      <w:r w:rsidR="00BC6AC1">
        <w:rPr>
          <w:rFonts w:asciiTheme="minorHAnsi" w:hAnsiTheme="minorHAnsi"/>
          <w:sz w:val="18"/>
          <w:szCs w:val="18"/>
        </w:rPr>
        <w:t>per RA3.9.4.1</w:t>
      </w:r>
      <w:r w:rsidR="00BC6AC1" w:rsidRPr="00B434AE">
        <w:rPr>
          <w:rFonts w:asciiTheme="minorHAnsi" w:hAnsiTheme="minorHAnsi"/>
          <w:sz w:val="18"/>
          <w:szCs w:val="18"/>
        </w:rPr>
        <w:t xml:space="preserve"> </w:t>
      </w:r>
      <w:r w:rsidRPr="008A76AC">
        <w:rPr>
          <w:rFonts w:asciiTheme="minorHAnsi" w:hAnsiTheme="minorHAnsi"/>
          <w:sz w:val="18"/>
          <w:szCs w:val="18"/>
        </w:rPr>
        <w:t>for each whole house fan.</w:t>
      </w:r>
    </w:p>
    <w:p w14:paraId="53B88B77" w14:textId="25B3E334" w:rsidR="000817DD" w:rsidRPr="008A76AC" w:rsidRDefault="000817DD" w:rsidP="00BC6AC1">
      <w:pPr>
        <w:pStyle w:val="ListParagraph"/>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 xml:space="preserve">Enter the </w:t>
      </w:r>
      <w:r w:rsidR="00C96732">
        <w:rPr>
          <w:rFonts w:asciiTheme="minorHAnsi" w:hAnsiTheme="minorHAnsi"/>
          <w:sz w:val="18"/>
          <w:szCs w:val="18"/>
        </w:rPr>
        <w:t xml:space="preserve">total </w:t>
      </w:r>
      <w:r w:rsidR="00BC6AC1">
        <w:rPr>
          <w:rFonts w:asciiTheme="minorHAnsi" w:hAnsiTheme="minorHAnsi"/>
          <w:sz w:val="18"/>
          <w:szCs w:val="18"/>
        </w:rPr>
        <w:t>tested</w:t>
      </w:r>
      <w:r w:rsidR="00BC6AC1" w:rsidRPr="008A76AC">
        <w:rPr>
          <w:rFonts w:asciiTheme="minorHAnsi" w:hAnsiTheme="minorHAnsi"/>
          <w:sz w:val="18"/>
          <w:szCs w:val="18"/>
        </w:rPr>
        <w:t xml:space="preserve"> </w:t>
      </w:r>
      <w:r w:rsidRPr="008A76AC">
        <w:rPr>
          <w:rFonts w:asciiTheme="minorHAnsi" w:hAnsiTheme="minorHAnsi"/>
          <w:sz w:val="18"/>
          <w:szCs w:val="18"/>
        </w:rPr>
        <w:t>Watts</w:t>
      </w:r>
      <w:r w:rsidR="00BC6AC1">
        <w:rPr>
          <w:rFonts w:asciiTheme="minorHAnsi" w:hAnsiTheme="minorHAnsi"/>
          <w:sz w:val="18"/>
          <w:szCs w:val="18"/>
        </w:rPr>
        <w:t xml:space="preserve"> per RA3.9.4.2</w:t>
      </w:r>
      <w:r w:rsidRPr="008A76AC">
        <w:rPr>
          <w:rFonts w:asciiTheme="minorHAnsi" w:hAnsiTheme="minorHAnsi"/>
          <w:sz w:val="18"/>
          <w:szCs w:val="18"/>
        </w:rPr>
        <w:t xml:space="preserve"> for </w:t>
      </w:r>
      <w:r w:rsidR="00C96732">
        <w:rPr>
          <w:rFonts w:asciiTheme="minorHAnsi" w:hAnsiTheme="minorHAnsi"/>
          <w:sz w:val="18"/>
          <w:szCs w:val="18"/>
        </w:rPr>
        <w:t>all</w:t>
      </w:r>
      <w:r w:rsidR="00C96732" w:rsidRPr="008A76AC">
        <w:rPr>
          <w:rFonts w:asciiTheme="minorHAnsi" w:hAnsiTheme="minorHAnsi"/>
          <w:sz w:val="18"/>
          <w:szCs w:val="18"/>
        </w:rPr>
        <w:t xml:space="preserve"> </w:t>
      </w:r>
      <w:r w:rsidRPr="008A76AC">
        <w:rPr>
          <w:rFonts w:asciiTheme="minorHAnsi" w:hAnsiTheme="minorHAnsi"/>
          <w:sz w:val="18"/>
          <w:szCs w:val="18"/>
        </w:rPr>
        <w:t>whole house fan</w:t>
      </w:r>
      <w:r w:rsidR="00C96732">
        <w:rPr>
          <w:rFonts w:asciiTheme="minorHAnsi" w:hAnsiTheme="minorHAnsi"/>
          <w:sz w:val="18"/>
          <w:szCs w:val="18"/>
        </w:rPr>
        <w:t>s</w:t>
      </w:r>
      <w:r w:rsidRPr="008A76AC">
        <w:rPr>
          <w:rFonts w:asciiTheme="minorHAnsi" w:hAnsiTheme="minorHAnsi"/>
          <w:sz w:val="18"/>
          <w:szCs w:val="18"/>
        </w:rPr>
        <w:t>.</w:t>
      </w:r>
    </w:p>
    <w:p w14:paraId="69CB2800" w14:textId="77777777" w:rsidR="000817DD" w:rsidRPr="008A76AC" w:rsidRDefault="000817DD">
      <w:pPr>
        <w:spacing w:after="0" w:line="240" w:lineRule="auto"/>
        <w:rPr>
          <w:rFonts w:asciiTheme="minorHAnsi" w:hAnsiTheme="minorHAnsi"/>
          <w:b/>
          <w:sz w:val="18"/>
          <w:szCs w:val="18"/>
        </w:rPr>
      </w:pPr>
    </w:p>
    <w:p w14:paraId="31CA64B0" w14:textId="01201A9C" w:rsidR="000817DD" w:rsidRPr="008A76AC" w:rsidRDefault="000817DD">
      <w:pPr>
        <w:spacing w:after="0" w:line="240" w:lineRule="auto"/>
        <w:rPr>
          <w:rFonts w:asciiTheme="minorHAnsi" w:hAnsiTheme="minorHAnsi"/>
          <w:b/>
          <w:sz w:val="18"/>
          <w:szCs w:val="18"/>
        </w:rPr>
      </w:pPr>
      <w:r w:rsidRPr="008A76AC">
        <w:rPr>
          <w:rFonts w:asciiTheme="minorHAnsi" w:hAnsiTheme="minorHAnsi"/>
          <w:b/>
          <w:sz w:val="18"/>
          <w:szCs w:val="18"/>
        </w:rPr>
        <w:t xml:space="preserve">Section </w:t>
      </w:r>
      <w:r w:rsidR="00BC6AC1">
        <w:rPr>
          <w:rFonts w:asciiTheme="minorHAnsi" w:hAnsiTheme="minorHAnsi"/>
          <w:b/>
          <w:sz w:val="18"/>
          <w:szCs w:val="18"/>
        </w:rPr>
        <w:t>D</w:t>
      </w:r>
      <w:r w:rsidRPr="008A76AC">
        <w:rPr>
          <w:rFonts w:asciiTheme="minorHAnsi" w:hAnsiTheme="minorHAnsi"/>
          <w:b/>
          <w:sz w:val="18"/>
          <w:szCs w:val="18"/>
        </w:rPr>
        <w:t>. Whole House Fan Compliance Calculations</w:t>
      </w:r>
    </w:p>
    <w:p w14:paraId="3C8581DD" w14:textId="4DE82D57"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This field is auto</w:t>
      </w:r>
      <w:r w:rsidR="004D7A07" w:rsidRPr="008A76AC">
        <w:rPr>
          <w:rFonts w:asciiTheme="minorHAnsi" w:hAnsiTheme="minorHAnsi"/>
          <w:sz w:val="18"/>
          <w:szCs w:val="18"/>
        </w:rPr>
        <w:t xml:space="preserve">matically populated from </w:t>
      </w:r>
      <w:r w:rsidR="00BC6AC1">
        <w:rPr>
          <w:rFonts w:asciiTheme="minorHAnsi" w:hAnsiTheme="minorHAnsi"/>
          <w:sz w:val="18"/>
          <w:szCs w:val="18"/>
        </w:rPr>
        <w:t>Section B</w:t>
      </w:r>
      <w:r w:rsidRPr="008A76AC">
        <w:rPr>
          <w:rFonts w:asciiTheme="minorHAnsi" w:hAnsiTheme="minorHAnsi"/>
          <w:sz w:val="18"/>
          <w:szCs w:val="18"/>
        </w:rPr>
        <w:t>.</w:t>
      </w:r>
    </w:p>
    <w:p w14:paraId="68D3D187" w14:textId="5F2036AC"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 xml:space="preserve">This field is automatically populated from Section </w:t>
      </w:r>
      <w:r w:rsidR="00BC6AC1">
        <w:rPr>
          <w:rFonts w:asciiTheme="minorHAnsi" w:hAnsiTheme="minorHAnsi"/>
          <w:sz w:val="18"/>
          <w:szCs w:val="18"/>
        </w:rPr>
        <w:t>C</w:t>
      </w:r>
      <w:r w:rsidRPr="008A76AC">
        <w:rPr>
          <w:rFonts w:asciiTheme="minorHAnsi" w:hAnsiTheme="minorHAnsi"/>
          <w:sz w:val="18"/>
          <w:szCs w:val="18"/>
        </w:rPr>
        <w:t>.</w:t>
      </w:r>
    </w:p>
    <w:p w14:paraId="211A0482" w14:textId="0D095A38"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 xml:space="preserve">This field is automatically populated from </w:t>
      </w:r>
      <w:r w:rsidR="00BC6AC1">
        <w:rPr>
          <w:rFonts w:asciiTheme="minorHAnsi" w:hAnsiTheme="minorHAnsi"/>
          <w:sz w:val="18"/>
          <w:szCs w:val="18"/>
        </w:rPr>
        <w:t>Section B</w:t>
      </w:r>
      <w:r w:rsidRPr="008A76AC">
        <w:rPr>
          <w:rFonts w:asciiTheme="minorHAnsi" w:hAnsiTheme="minorHAnsi"/>
          <w:sz w:val="18"/>
          <w:szCs w:val="18"/>
        </w:rPr>
        <w:t>.</w:t>
      </w:r>
    </w:p>
    <w:p w14:paraId="7E2BA83E" w14:textId="5B54629E"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 xml:space="preserve">This field is automatically calculated </w:t>
      </w:r>
      <w:r w:rsidR="00DA7DA5" w:rsidRPr="008A76AC">
        <w:rPr>
          <w:rFonts w:asciiTheme="minorHAnsi" w:hAnsiTheme="minorHAnsi"/>
          <w:sz w:val="18"/>
          <w:szCs w:val="18"/>
        </w:rPr>
        <w:t xml:space="preserve">from Section </w:t>
      </w:r>
      <w:r w:rsidR="00BC6AC1">
        <w:rPr>
          <w:rFonts w:asciiTheme="minorHAnsi" w:hAnsiTheme="minorHAnsi"/>
          <w:sz w:val="18"/>
          <w:szCs w:val="18"/>
        </w:rPr>
        <w:t>C</w:t>
      </w:r>
      <w:r w:rsidR="00DA7DA5" w:rsidRPr="008A76AC">
        <w:rPr>
          <w:rFonts w:asciiTheme="minorHAnsi" w:hAnsiTheme="minorHAnsi"/>
          <w:sz w:val="18"/>
          <w:szCs w:val="18"/>
        </w:rPr>
        <w:t>.</w:t>
      </w:r>
    </w:p>
    <w:p w14:paraId="6BE25B7D" w14:textId="77777777" w:rsidR="000817DD" w:rsidRPr="008A76AC" w:rsidRDefault="000817DD">
      <w:pPr>
        <w:spacing w:after="0" w:line="240" w:lineRule="auto"/>
        <w:rPr>
          <w:rFonts w:asciiTheme="minorHAnsi" w:hAnsiTheme="minorHAnsi"/>
          <w:sz w:val="18"/>
          <w:szCs w:val="18"/>
        </w:rPr>
      </w:pPr>
    </w:p>
    <w:p w14:paraId="65DCCC1C" w14:textId="4F582D60" w:rsidR="000817DD" w:rsidRPr="008A76AC" w:rsidRDefault="00BC6AC1">
      <w:pPr>
        <w:spacing w:after="0" w:line="240" w:lineRule="auto"/>
        <w:rPr>
          <w:rFonts w:asciiTheme="minorHAnsi" w:hAnsiTheme="minorHAnsi"/>
          <w:b/>
          <w:sz w:val="18"/>
          <w:szCs w:val="18"/>
        </w:rPr>
      </w:pPr>
      <w:r>
        <w:rPr>
          <w:rFonts w:asciiTheme="minorHAnsi" w:hAnsiTheme="minorHAnsi"/>
          <w:b/>
          <w:sz w:val="18"/>
          <w:szCs w:val="18"/>
        </w:rPr>
        <w:t>E</w:t>
      </w:r>
      <w:r w:rsidR="000817DD" w:rsidRPr="008A76AC">
        <w:rPr>
          <w:rFonts w:asciiTheme="minorHAnsi" w:hAnsiTheme="minorHAnsi"/>
          <w:b/>
          <w:sz w:val="18"/>
          <w:szCs w:val="18"/>
        </w:rPr>
        <w:t>. Compliance Statement</w:t>
      </w:r>
    </w:p>
    <w:p w14:paraId="628F3832" w14:textId="77777777" w:rsidR="000817DD" w:rsidRPr="008A76AC" w:rsidRDefault="000817DD">
      <w:pPr>
        <w:spacing w:after="0" w:line="240" w:lineRule="auto"/>
        <w:ind w:left="720"/>
        <w:rPr>
          <w:rFonts w:asciiTheme="minorHAnsi" w:hAnsiTheme="minorHAnsi"/>
          <w:sz w:val="18"/>
          <w:szCs w:val="18"/>
        </w:rPr>
      </w:pPr>
      <w:r w:rsidRPr="008A76AC">
        <w:rPr>
          <w:rFonts w:asciiTheme="minorHAnsi" w:hAnsiTheme="minorHAnsi"/>
          <w:sz w:val="18"/>
          <w:szCs w:val="18"/>
        </w:rPr>
        <w:t>To comply, the total installed whole house fan efficacy must be greater than or equal to the required fan efficacy.</w:t>
      </w:r>
    </w:p>
    <w:p w14:paraId="2B6BB0D4" w14:textId="77777777" w:rsidR="000817DD" w:rsidRPr="008A76AC" w:rsidRDefault="000817DD">
      <w:pPr>
        <w:spacing w:after="0" w:line="240" w:lineRule="auto"/>
        <w:rPr>
          <w:rFonts w:asciiTheme="minorHAnsi" w:hAnsiTheme="minorHAnsi"/>
          <w:sz w:val="18"/>
          <w:szCs w:val="18"/>
        </w:rPr>
      </w:pPr>
    </w:p>
    <w:p w14:paraId="5D6B869C" w14:textId="04D19DE3" w:rsidR="000817DD" w:rsidRPr="008A76AC" w:rsidRDefault="00BC6AC1">
      <w:pPr>
        <w:spacing w:after="0" w:line="240" w:lineRule="auto"/>
        <w:rPr>
          <w:rFonts w:asciiTheme="minorHAnsi" w:hAnsiTheme="minorHAnsi"/>
          <w:b/>
          <w:sz w:val="18"/>
          <w:szCs w:val="18"/>
        </w:rPr>
      </w:pPr>
      <w:r>
        <w:rPr>
          <w:rFonts w:asciiTheme="minorHAnsi" w:hAnsiTheme="minorHAnsi"/>
          <w:b/>
          <w:sz w:val="18"/>
          <w:szCs w:val="18"/>
        </w:rPr>
        <w:t>F</w:t>
      </w:r>
      <w:r w:rsidR="000817DD" w:rsidRPr="008A76AC">
        <w:rPr>
          <w:rFonts w:asciiTheme="minorHAnsi" w:hAnsiTheme="minorHAnsi"/>
          <w:b/>
          <w:sz w:val="18"/>
          <w:szCs w:val="18"/>
        </w:rPr>
        <w:t>. Additional Requirements</w:t>
      </w:r>
    </w:p>
    <w:p w14:paraId="41F7AE8C" w14:textId="5A8FCA82" w:rsidR="00815A45" w:rsidRPr="008A76AC" w:rsidRDefault="000817DD" w:rsidP="008A76AC">
      <w:pPr>
        <w:pStyle w:val="ListParagraph"/>
        <w:numPr>
          <w:ilvl w:val="0"/>
          <w:numId w:val="19"/>
        </w:numPr>
        <w:spacing w:after="0" w:line="240" w:lineRule="auto"/>
        <w:ind w:left="720"/>
        <w:rPr>
          <w:rFonts w:asciiTheme="minorHAnsi" w:hAnsiTheme="minorHAnsi"/>
          <w:sz w:val="18"/>
          <w:szCs w:val="18"/>
        </w:rPr>
      </w:pPr>
      <w:r w:rsidRPr="00E04B20">
        <w:rPr>
          <w:rFonts w:asciiTheme="minorHAnsi" w:hAnsiTheme="minorHAnsi"/>
          <w:sz w:val="18"/>
          <w:szCs w:val="18"/>
        </w:rPr>
        <w:t xml:space="preserve">To qualify for the whole house fan </w:t>
      </w:r>
      <w:r w:rsidR="00295278" w:rsidRPr="00E04B20">
        <w:rPr>
          <w:rFonts w:asciiTheme="minorHAnsi" w:hAnsiTheme="minorHAnsi"/>
          <w:sz w:val="18"/>
          <w:szCs w:val="18"/>
        </w:rPr>
        <w:t>credit,</w:t>
      </w:r>
      <w:r w:rsidRPr="008A76AC">
        <w:rPr>
          <w:rFonts w:asciiTheme="minorHAnsi" w:hAnsiTheme="minorHAnsi"/>
          <w:sz w:val="18"/>
          <w:szCs w:val="18"/>
        </w:rPr>
        <w:t xml:space="preserve"> the installed whole house fans must </w:t>
      </w:r>
      <w:del w:id="16" w:author="Wichert, RJ@Energy" w:date="2021-12-06T07:51:00Z">
        <w:r w:rsidRPr="008A76AC" w:rsidDel="00910475">
          <w:rPr>
            <w:rFonts w:asciiTheme="minorHAnsi" w:hAnsiTheme="minorHAnsi"/>
            <w:sz w:val="18"/>
            <w:szCs w:val="18"/>
          </w:rPr>
          <w:delText xml:space="preserve">have been certified to the Energy Commission to meet the necessary requirements. If so, it will appear </w:delText>
        </w:r>
      </w:del>
      <w:ins w:id="17" w:author="Wichert, RJ@Energy" w:date="2021-12-06T07:51:00Z">
        <w:r w:rsidR="00AB795A">
          <w:rPr>
            <w:rFonts w:asciiTheme="minorHAnsi" w:hAnsiTheme="minorHAnsi"/>
            <w:sz w:val="18"/>
            <w:szCs w:val="18"/>
          </w:rPr>
          <w:t>be listed in</w:t>
        </w:r>
      </w:ins>
      <w:del w:id="18" w:author="Wichert, RJ@Energy" w:date="2021-12-06T07:51:00Z">
        <w:r w:rsidRPr="008A76AC" w:rsidDel="00AB795A">
          <w:rPr>
            <w:rFonts w:asciiTheme="minorHAnsi" w:hAnsiTheme="minorHAnsi"/>
            <w:sz w:val="18"/>
            <w:szCs w:val="18"/>
          </w:rPr>
          <w:delText>on</w:delText>
        </w:r>
      </w:del>
      <w:r w:rsidRPr="008A76AC">
        <w:rPr>
          <w:rFonts w:asciiTheme="minorHAnsi" w:hAnsiTheme="minorHAnsi"/>
          <w:sz w:val="18"/>
          <w:szCs w:val="18"/>
        </w:rPr>
        <w:t xml:space="preserve"> the </w:t>
      </w:r>
      <w:ins w:id="19" w:author="Alhabibi, Haider@Energy" w:date="2021-11-30T23:31:00Z">
        <w:r w:rsidR="001D7A5D" w:rsidRPr="001D7A5D">
          <w:rPr>
            <w:rFonts w:asciiTheme="minorHAnsi" w:hAnsiTheme="minorHAnsi"/>
            <w:sz w:val="18"/>
            <w:szCs w:val="18"/>
          </w:rPr>
          <w:t>Home Ventilating Institute Certified Products Directory</w:t>
        </w:r>
      </w:ins>
      <w:ins w:id="20" w:author="Wichert, RJ@Energy" w:date="2021-12-06T07:52:00Z">
        <w:r w:rsidR="00AB795A">
          <w:rPr>
            <w:rFonts w:asciiTheme="minorHAnsi" w:hAnsiTheme="minorHAnsi"/>
            <w:sz w:val="18"/>
            <w:szCs w:val="18"/>
          </w:rPr>
          <w:t>,</w:t>
        </w:r>
      </w:ins>
      <w:ins w:id="21" w:author="Alhabibi, Haider@Energy" w:date="2021-11-30T23:31:00Z">
        <w:del w:id="22" w:author="Wichert, RJ@Energy" w:date="2021-12-06T07:52:00Z">
          <w:r w:rsidR="001D7A5D" w:rsidDel="00AB795A">
            <w:rPr>
              <w:rFonts w:asciiTheme="minorHAnsi" w:hAnsiTheme="minorHAnsi"/>
              <w:sz w:val="18"/>
              <w:szCs w:val="18"/>
            </w:rPr>
            <w:delText>.</w:delText>
          </w:r>
        </w:del>
      </w:ins>
      <w:del w:id="23" w:author="Alhabibi, Haider@Energy" w:date="2021-11-30T23:31:00Z">
        <w:r w:rsidRPr="008A76AC" w:rsidDel="001D7A5D">
          <w:rPr>
            <w:rFonts w:asciiTheme="minorHAnsi" w:hAnsiTheme="minorHAnsi"/>
            <w:sz w:val="18"/>
            <w:szCs w:val="18"/>
          </w:rPr>
          <w:delText>Commission’s list of certified whole house fans.</w:delText>
        </w:r>
      </w:del>
      <w:r w:rsidRPr="008A76AC">
        <w:rPr>
          <w:rFonts w:asciiTheme="minorHAnsi" w:hAnsiTheme="minorHAnsi"/>
          <w:sz w:val="18"/>
          <w:szCs w:val="18"/>
        </w:rPr>
        <w:t xml:space="preserve"> </w:t>
      </w:r>
      <w:del w:id="24" w:author="Alhabibi, Haider@Energy" w:date="2021-11-30T23:31:00Z">
        <w:r w:rsidR="006B32DD" w:rsidDel="001D7A5D">
          <w:fldChar w:fldCharType="begin"/>
        </w:r>
        <w:r w:rsidR="006B32DD" w:rsidDel="001D7A5D">
          <w:delInstrText xml:space="preserve"> HYPERLINK "http://www.energy.ca.gov/title24/equipment_cert/" </w:delInstrText>
        </w:r>
        <w:r w:rsidR="006B32DD" w:rsidDel="001D7A5D">
          <w:fldChar w:fldCharType="separate"/>
        </w:r>
        <w:r w:rsidRPr="008A76AC" w:rsidDel="001D7A5D">
          <w:rPr>
            <w:rStyle w:val="Hyperlink"/>
            <w:rFonts w:asciiTheme="minorHAnsi" w:hAnsiTheme="minorHAnsi"/>
            <w:sz w:val="18"/>
            <w:szCs w:val="18"/>
          </w:rPr>
          <w:delText>http://www.energy.ca.gov/title24/equipment_cert/</w:delText>
        </w:r>
        <w:r w:rsidR="006B32DD" w:rsidDel="001D7A5D">
          <w:rPr>
            <w:rStyle w:val="Hyperlink"/>
            <w:rFonts w:asciiTheme="minorHAnsi" w:hAnsiTheme="minorHAnsi"/>
            <w:sz w:val="18"/>
            <w:szCs w:val="18"/>
          </w:rPr>
          <w:fldChar w:fldCharType="end"/>
        </w:r>
        <w:r w:rsidRPr="008A76AC" w:rsidDel="001D7A5D">
          <w:rPr>
            <w:rFonts w:asciiTheme="minorHAnsi" w:hAnsiTheme="minorHAnsi"/>
            <w:sz w:val="18"/>
            <w:szCs w:val="18"/>
          </w:rPr>
          <w:delText xml:space="preserve"> </w:delText>
        </w:r>
      </w:del>
      <w:ins w:id="25" w:author="Alhabibi, Haider@Energy" w:date="2021-11-30T23:32:00Z">
        <w:r w:rsidR="00D23A31" w:rsidRPr="00D23A31">
          <w:rPr>
            <w:rFonts w:asciiTheme="minorHAnsi" w:hAnsiTheme="minorHAnsi"/>
            <w:sz w:val="18"/>
            <w:szCs w:val="18"/>
          </w:rPr>
          <w:t>https://www.hvi.org/hvi-certified-products-directory/</w:t>
        </w:r>
      </w:ins>
    </w:p>
    <w:p w14:paraId="4420E0F1" w14:textId="668DF6D8" w:rsidR="00815A45" w:rsidRPr="008A76AC" w:rsidRDefault="00815A45" w:rsidP="008A76AC">
      <w:pPr>
        <w:pStyle w:val="ListParagraph"/>
        <w:numPr>
          <w:ilvl w:val="0"/>
          <w:numId w:val="19"/>
        </w:numPr>
        <w:spacing w:after="0" w:line="240" w:lineRule="auto"/>
        <w:ind w:left="720"/>
        <w:rPr>
          <w:rFonts w:asciiTheme="minorHAnsi" w:hAnsiTheme="minorHAnsi"/>
          <w:sz w:val="18"/>
          <w:szCs w:val="18"/>
        </w:rPr>
      </w:pPr>
      <w:r w:rsidRPr="008A76AC">
        <w:rPr>
          <w:rFonts w:asciiTheme="minorHAnsi" w:hAnsiTheme="minorHAnsi"/>
          <w:sz w:val="18"/>
          <w:szCs w:val="18"/>
        </w:rPr>
        <w:t>The homeowner shall be provided with user instructions documentation that describes the proper use of the whole house fan necessary</w:t>
      </w:r>
      <w:r w:rsidRPr="008A76AC">
        <w:rPr>
          <w:rFonts w:asciiTheme="minorHAnsi" w:eastAsia="Times New Roman" w:hAnsiTheme="minorHAnsi" w:cs="Arial"/>
          <w:bCs/>
          <w:sz w:val="18"/>
          <w:szCs w:val="18"/>
        </w:rPr>
        <w:t xml:space="preserve"> to obtain the full energy savings benefit.</w:t>
      </w:r>
    </w:p>
    <w:p w14:paraId="7C249AC9" w14:textId="77777777" w:rsidR="00EC3D30" w:rsidRPr="008A76AC" w:rsidRDefault="00EC3D30" w:rsidP="008A76AC">
      <w:pPr>
        <w:pStyle w:val="ListParagraph"/>
        <w:numPr>
          <w:ilvl w:val="0"/>
          <w:numId w:val="19"/>
        </w:numPr>
        <w:spacing w:after="0" w:line="240" w:lineRule="auto"/>
        <w:ind w:left="720"/>
        <w:rPr>
          <w:rFonts w:asciiTheme="minorHAnsi" w:hAnsiTheme="minorHAnsi"/>
          <w:sz w:val="18"/>
          <w:szCs w:val="18"/>
        </w:rPr>
      </w:pPr>
      <w:r w:rsidRPr="008A76AC">
        <w:rPr>
          <w:rFonts w:asciiTheme="minorHAnsi" w:hAnsiTheme="minorHAnsi"/>
          <w:sz w:val="18"/>
          <w:szCs w:val="18"/>
        </w:rPr>
        <w:t xml:space="preserve">Verification Status: If the system meets the criteria for Whole House Fan Compliance Credit Compliance </w:t>
      </w:r>
      <w:proofErr w:type="gramStart"/>
      <w:r w:rsidRPr="008A76AC">
        <w:rPr>
          <w:rFonts w:asciiTheme="minorHAnsi" w:hAnsiTheme="minorHAnsi"/>
          <w:sz w:val="18"/>
          <w:szCs w:val="18"/>
        </w:rPr>
        <w:t>Credit</w:t>
      </w:r>
      <w:proofErr w:type="gramEnd"/>
      <w:r w:rsidRPr="008A76AC">
        <w:rPr>
          <w:rFonts w:asciiTheme="minorHAnsi" w:hAnsiTheme="minorHAnsi"/>
          <w:sz w:val="18"/>
          <w:szCs w:val="18"/>
        </w:rPr>
        <w:t xml:space="preserve"> then select "Pass", otherwise select "Fail". The latter selection means that the system does not meet the requirements and the CF1R will have to be revised, or the system will need to be modified to meet the requirements.</w:t>
      </w:r>
    </w:p>
    <w:p w14:paraId="5F34C367" w14:textId="3846B17C" w:rsidR="00F022E4" w:rsidRPr="008A76AC" w:rsidRDefault="00EC3D30" w:rsidP="000906D9">
      <w:pPr>
        <w:pStyle w:val="ListParagraph"/>
        <w:numPr>
          <w:ilvl w:val="0"/>
          <w:numId w:val="19"/>
        </w:numPr>
        <w:spacing w:after="0" w:line="240" w:lineRule="auto"/>
        <w:ind w:left="720"/>
        <w:rPr>
          <w:rFonts w:asciiTheme="minorHAnsi" w:hAnsiTheme="minorHAnsi"/>
          <w:sz w:val="18"/>
          <w:szCs w:val="18"/>
        </w:rPr>
      </w:pPr>
      <w:r w:rsidRPr="008A76AC">
        <w:rPr>
          <w:rFonts w:asciiTheme="minorHAnsi" w:hAnsiTheme="minorHAnsi"/>
          <w:sz w:val="18"/>
          <w:szCs w:val="18"/>
        </w:rPr>
        <w:t xml:space="preserve">Correction Notes:  If one or more applicable requirements are not met “Fail” will appear in the row above.  When this </w:t>
      </w:r>
      <w:proofErr w:type="gramStart"/>
      <w:r w:rsidRPr="008A76AC">
        <w:rPr>
          <w:rFonts w:asciiTheme="minorHAnsi" w:hAnsiTheme="minorHAnsi"/>
          <w:sz w:val="18"/>
          <w:szCs w:val="18"/>
        </w:rPr>
        <w:t>occurs</w:t>
      </w:r>
      <w:proofErr w:type="gramEnd"/>
      <w:r w:rsidRPr="008A76AC">
        <w:rPr>
          <w:rFonts w:asciiTheme="minorHAnsi" w:hAnsiTheme="minorHAnsi"/>
          <w:sz w:val="18"/>
          <w:szCs w:val="18"/>
        </w:rPr>
        <w:t xml:space="preserve"> the rater is required to enter detailed notes here that describe what failed and why.</w:t>
      </w:r>
    </w:p>
    <w:p w14:paraId="2D1ABB4C" w14:textId="77777777" w:rsidR="00F022E4" w:rsidRPr="008A76AC" w:rsidRDefault="00F022E4">
      <w:pPr>
        <w:spacing w:after="0" w:line="240" w:lineRule="auto"/>
        <w:rPr>
          <w:b/>
          <w:sz w:val="18"/>
          <w:szCs w:val="18"/>
        </w:rPr>
      </w:pPr>
    </w:p>
    <w:p w14:paraId="6D3D52B1" w14:textId="78A2B10D" w:rsidR="00F022E4" w:rsidRPr="008A76AC" w:rsidRDefault="00BC6AC1">
      <w:pPr>
        <w:spacing w:after="0" w:line="240" w:lineRule="auto"/>
        <w:rPr>
          <w:b/>
          <w:sz w:val="18"/>
          <w:szCs w:val="18"/>
        </w:rPr>
      </w:pPr>
      <w:r>
        <w:rPr>
          <w:b/>
          <w:sz w:val="18"/>
          <w:szCs w:val="18"/>
        </w:rPr>
        <w:t>G</w:t>
      </w:r>
      <w:r w:rsidR="00F022E4" w:rsidRPr="008A76AC">
        <w:rPr>
          <w:b/>
          <w:sz w:val="18"/>
          <w:szCs w:val="18"/>
        </w:rPr>
        <w:t>. Determination of HERS Verification Compliance</w:t>
      </w:r>
    </w:p>
    <w:p w14:paraId="649A359A" w14:textId="77777777" w:rsidR="00F022E4" w:rsidRPr="00E04B20" w:rsidRDefault="00F022E4" w:rsidP="008A76AC">
      <w:pPr>
        <w:pStyle w:val="ListParagraph"/>
        <w:numPr>
          <w:ilvl w:val="0"/>
          <w:numId w:val="36"/>
        </w:numPr>
        <w:spacing w:after="0" w:line="240" w:lineRule="auto"/>
        <w:ind w:left="720"/>
        <w:rPr>
          <w:sz w:val="18"/>
          <w:szCs w:val="18"/>
        </w:rPr>
      </w:pPr>
      <w:r w:rsidRPr="00E04B20">
        <w:rPr>
          <w:sz w:val="18"/>
          <w:szCs w:val="18"/>
        </w:rPr>
        <w:t>This field is filled out automatically.  Compliance requires that all individual criteria pass.</w:t>
      </w:r>
    </w:p>
    <w:p w14:paraId="46D5A64F" w14:textId="77777777" w:rsidR="00103E04" w:rsidRDefault="00103E04" w:rsidP="002A7B2E">
      <w:pPr>
        <w:spacing w:after="0"/>
        <w:rPr>
          <w:rFonts w:asciiTheme="minorHAnsi" w:hAnsiTheme="minorHAnsi"/>
          <w:sz w:val="18"/>
          <w:szCs w:val="18"/>
        </w:rPr>
        <w:sectPr w:rsidR="00103E04" w:rsidSect="009577D0">
          <w:headerReference w:type="even" r:id="rId18"/>
          <w:headerReference w:type="default" r:id="rId19"/>
          <w:headerReference w:type="first" r:id="rId20"/>
          <w:footerReference w:type="first" r:id="rId21"/>
          <w:pgSz w:w="12240" w:h="15840" w:code="1"/>
          <w:pgMar w:top="720" w:right="720" w:bottom="720" w:left="720" w:header="432" w:footer="720" w:gutter="0"/>
          <w:cols w:space="720"/>
          <w:titlePg/>
          <w:docGrid w:linePitch="360"/>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40"/>
        <w:gridCol w:w="4679"/>
        <w:gridCol w:w="5571"/>
      </w:tblGrid>
      <w:tr w:rsidR="00815A45" w:rsidRPr="009577D0" w14:paraId="5B527E4C" w14:textId="77777777" w:rsidTr="008A76AC">
        <w:trPr>
          <w:trHeight w:val="144"/>
        </w:trPr>
        <w:tc>
          <w:tcPr>
            <w:tcW w:w="10790" w:type="dxa"/>
            <w:gridSpan w:val="3"/>
          </w:tcPr>
          <w:p w14:paraId="3181CAEC" w14:textId="77777777" w:rsidR="00815A45" w:rsidRPr="00FF77DD" w:rsidRDefault="00815A45" w:rsidP="00815A45">
            <w:pPr>
              <w:spacing w:after="0" w:line="240" w:lineRule="auto"/>
              <w:rPr>
                <w:rFonts w:asciiTheme="minorHAnsi" w:hAnsiTheme="minorHAnsi"/>
                <w:b/>
                <w:sz w:val="20"/>
                <w:szCs w:val="18"/>
              </w:rPr>
            </w:pPr>
            <w:r>
              <w:rPr>
                <w:rFonts w:asciiTheme="minorHAnsi" w:hAnsiTheme="minorHAnsi"/>
                <w:b/>
                <w:sz w:val="20"/>
                <w:szCs w:val="18"/>
              </w:rPr>
              <w:lastRenderedPageBreak/>
              <w:t>A</w:t>
            </w:r>
            <w:r w:rsidRPr="00FF77DD">
              <w:rPr>
                <w:rFonts w:asciiTheme="minorHAnsi" w:hAnsiTheme="minorHAnsi"/>
                <w:b/>
                <w:sz w:val="20"/>
                <w:szCs w:val="18"/>
              </w:rPr>
              <w:t xml:space="preserve">. Whole House Fan </w:t>
            </w:r>
            <w:r>
              <w:rPr>
                <w:rFonts w:asciiTheme="minorHAnsi" w:hAnsiTheme="minorHAnsi"/>
                <w:b/>
                <w:sz w:val="20"/>
                <w:szCs w:val="18"/>
              </w:rPr>
              <w:t>Measurement Procedures</w:t>
            </w:r>
          </w:p>
        </w:tc>
      </w:tr>
      <w:tr w:rsidR="003E6F80" w:rsidRPr="009577D0" w14:paraId="54994DFA" w14:textId="2092AE47" w:rsidTr="008A76AC">
        <w:trPr>
          <w:trHeight w:val="144"/>
        </w:trPr>
        <w:tc>
          <w:tcPr>
            <w:tcW w:w="540" w:type="dxa"/>
          </w:tcPr>
          <w:p w14:paraId="1EB659A2" w14:textId="5AECB299" w:rsidR="003E6F80" w:rsidRDefault="003E6F80" w:rsidP="003E6F80">
            <w:pPr>
              <w:spacing w:after="0" w:line="240" w:lineRule="auto"/>
              <w:jc w:val="center"/>
              <w:rPr>
                <w:rFonts w:asciiTheme="minorHAnsi" w:hAnsiTheme="minorHAnsi"/>
                <w:b/>
                <w:sz w:val="20"/>
                <w:szCs w:val="18"/>
              </w:rPr>
            </w:pPr>
            <w:r w:rsidRPr="007E4A76">
              <w:rPr>
                <w:rStyle w:val="CommentReference"/>
                <w:sz w:val="18"/>
                <w:szCs w:val="18"/>
              </w:rPr>
              <w:t>01</w:t>
            </w:r>
          </w:p>
        </w:tc>
        <w:tc>
          <w:tcPr>
            <w:tcW w:w="4679" w:type="dxa"/>
            <w:vAlign w:val="center"/>
          </w:tcPr>
          <w:p w14:paraId="1F8896EA" w14:textId="7415B199" w:rsidR="003E6F80" w:rsidRDefault="003E6F80" w:rsidP="003E6F80">
            <w:pPr>
              <w:spacing w:after="0" w:line="240" w:lineRule="auto"/>
              <w:rPr>
                <w:rFonts w:asciiTheme="minorHAnsi" w:hAnsiTheme="minorHAnsi"/>
                <w:b/>
                <w:sz w:val="20"/>
                <w:szCs w:val="18"/>
              </w:rPr>
            </w:pPr>
            <w:r w:rsidRPr="00B434AE">
              <w:rPr>
                <w:rFonts w:asciiTheme="minorHAnsi" w:hAnsiTheme="minorHAnsi"/>
                <w:sz w:val="18"/>
                <w:szCs w:val="18"/>
              </w:rPr>
              <w:t xml:space="preserve"> Whole House Fan Air</w:t>
            </w:r>
            <w:r>
              <w:rPr>
                <w:rFonts w:asciiTheme="minorHAnsi" w:hAnsiTheme="minorHAnsi"/>
                <w:sz w:val="18"/>
                <w:szCs w:val="18"/>
              </w:rPr>
              <w:t>flow/Watts Measurement Procedure</w:t>
            </w:r>
            <w:r w:rsidDel="00BD3500">
              <w:rPr>
                <w:rFonts w:asciiTheme="minorHAnsi" w:hAnsiTheme="minorHAnsi"/>
                <w:sz w:val="18"/>
                <w:szCs w:val="18"/>
              </w:rPr>
              <w:t>:</w:t>
            </w:r>
          </w:p>
        </w:tc>
        <w:tc>
          <w:tcPr>
            <w:tcW w:w="5571" w:type="dxa"/>
            <w:vAlign w:val="center"/>
          </w:tcPr>
          <w:p w14:paraId="36349A3B" w14:textId="1A8324E8" w:rsidR="003E6F80" w:rsidRDefault="002A46B7" w:rsidP="003E6F80">
            <w:pPr>
              <w:spacing w:after="0" w:line="240" w:lineRule="auto"/>
              <w:rPr>
                <w:rFonts w:asciiTheme="minorHAnsi" w:hAnsiTheme="minorHAnsi"/>
                <w:b/>
                <w:sz w:val="20"/>
                <w:szCs w:val="18"/>
              </w:rPr>
            </w:pPr>
            <w:ins w:id="30" w:author="Wichert, RJ@Energy" w:date="2021-12-06T07:54:00Z">
              <w:r>
                <w:rPr>
                  <w:rFonts w:asciiTheme="minorHAnsi" w:hAnsiTheme="minorHAnsi"/>
                  <w:sz w:val="18"/>
                  <w:szCs w:val="18"/>
                </w:rPr>
                <w:t>&lt;&lt;user selection, ”Powered Flow Capture Hood and Portable Watt Meter”, “Traditional Flow Capture Hood and Portable Watt Meter” , “Powered Flow Capture Hood and Revenue Meter” or “Traditional Flow Capture Hood and Revenue Meter”, “Fan Flowmeter and Portable Watt Meter” , “Fan Flowmeter and Revenue Meter”&gt;&gt;</w:t>
              </w:r>
            </w:ins>
            <w:del w:id="31" w:author="Wichert, RJ@Energy" w:date="2021-12-06T07:54:00Z">
              <w:r w:rsidR="003E6F80" w:rsidDel="002A46B7">
                <w:rPr>
                  <w:rFonts w:asciiTheme="minorHAnsi" w:hAnsiTheme="minorHAnsi"/>
                  <w:sz w:val="18"/>
                  <w:szCs w:val="18"/>
                </w:rPr>
                <w:delText>&lt;&lt;user selection,”Capture Hood and Portable Watt Meter” , “Capture Hood and Revenue Meter” , “Blower Door and Portable Watt Meter” , “</w:delText>
              </w:r>
              <w:r w:rsidR="003E6F80" w:rsidRPr="00915D0C" w:rsidDel="002A46B7">
                <w:rPr>
                  <w:rFonts w:asciiTheme="minorHAnsi" w:hAnsiTheme="minorHAnsi"/>
                  <w:sz w:val="18"/>
                  <w:szCs w:val="18"/>
                  <w:highlight w:val="yellow"/>
                  <w:rPrChange w:id="32" w:author="Alhabibi, Haider@Energy" w:date="2021-11-30T23:33:00Z">
                    <w:rPr>
                      <w:rFonts w:asciiTheme="minorHAnsi" w:hAnsiTheme="minorHAnsi"/>
                      <w:sz w:val="18"/>
                      <w:szCs w:val="18"/>
                    </w:rPr>
                  </w:rPrChange>
                </w:rPr>
                <w:delText>Blower Door</w:delText>
              </w:r>
              <w:r w:rsidR="003E6F80" w:rsidDel="002A46B7">
                <w:rPr>
                  <w:rFonts w:asciiTheme="minorHAnsi" w:hAnsiTheme="minorHAnsi"/>
                  <w:sz w:val="18"/>
                  <w:szCs w:val="18"/>
                </w:rPr>
                <w:delText xml:space="preserve"> and Revenue Meter”&gt;&gt;</w:delText>
              </w:r>
            </w:del>
          </w:p>
        </w:tc>
      </w:tr>
      <w:tr w:rsidR="00DA7DA5" w:rsidRPr="009577D0" w14:paraId="1EBCA516" w14:textId="77777777" w:rsidTr="008A76AC">
        <w:trPr>
          <w:trHeight w:val="144"/>
        </w:trPr>
        <w:tc>
          <w:tcPr>
            <w:tcW w:w="540" w:type="dxa"/>
            <w:tcBorders>
              <w:right w:val="single" w:sz="4" w:space="0" w:color="auto"/>
            </w:tcBorders>
          </w:tcPr>
          <w:p w14:paraId="551EF439" w14:textId="0B13ACAE" w:rsidR="00DA7DA5" w:rsidRDefault="00DA7DA5" w:rsidP="00DA7DA5">
            <w:pPr>
              <w:spacing w:after="0" w:line="240" w:lineRule="auto"/>
              <w:jc w:val="center"/>
              <w:rPr>
                <w:rStyle w:val="CommentReference"/>
              </w:rPr>
            </w:pPr>
            <w:r>
              <w:rPr>
                <w:rStyle w:val="CommentReference"/>
              </w:rPr>
              <w:t>0</w:t>
            </w:r>
            <w:r w:rsidR="007705ED">
              <w:rPr>
                <w:rStyle w:val="CommentReference"/>
              </w:rPr>
              <w:t>3</w:t>
            </w:r>
          </w:p>
        </w:tc>
        <w:tc>
          <w:tcPr>
            <w:tcW w:w="4679" w:type="dxa"/>
            <w:tcBorders>
              <w:top w:val="single" w:sz="4" w:space="0" w:color="auto"/>
              <w:left w:val="single" w:sz="4" w:space="0" w:color="auto"/>
              <w:bottom w:val="single" w:sz="4" w:space="0" w:color="auto"/>
              <w:right w:val="single" w:sz="4" w:space="0" w:color="auto"/>
            </w:tcBorders>
            <w:vAlign w:val="center"/>
          </w:tcPr>
          <w:p w14:paraId="1F8C1F40" w14:textId="2213B94C" w:rsidR="00DA7DA5" w:rsidRPr="00320B91" w:rsidRDefault="00DA7DA5" w:rsidP="00DA7DA5">
            <w:pPr>
              <w:spacing w:after="0"/>
              <w:rPr>
                <w:rFonts w:asciiTheme="minorHAnsi" w:hAnsiTheme="minorHAnsi"/>
                <w:sz w:val="18"/>
                <w:szCs w:val="18"/>
              </w:rPr>
            </w:pPr>
            <w:r w:rsidRPr="00320B91">
              <w:rPr>
                <w:rFonts w:asciiTheme="minorHAnsi" w:hAnsiTheme="minorHAnsi"/>
                <w:sz w:val="18"/>
                <w:szCs w:val="18"/>
              </w:rPr>
              <w:t xml:space="preserve">determine compliance method for this document; display applicable tables </w:t>
            </w:r>
            <w:proofErr w:type="gramStart"/>
            <w:r w:rsidRPr="00320B91">
              <w:rPr>
                <w:rFonts w:asciiTheme="minorHAnsi" w:hAnsiTheme="minorHAnsi"/>
                <w:sz w:val="18"/>
                <w:szCs w:val="18"/>
              </w:rPr>
              <w:t>below;</w:t>
            </w:r>
            <w:proofErr w:type="gramEnd"/>
          </w:p>
          <w:p w14:paraId="5D97AD58" w14:textId="77777777" w:rsidR="00DA7DA5" w:rsidRPr="00320B91" w:rsidRDefault="00DA7DA5" w:rsidP="00DA7DA5">
            <w:pPr>
              <w:spacing w:after="0" w:line="240" w:lineRule="auto"/>
              <w:rPr>
                <w:rStyle w:val="CommentReference"/>
                <w:sz w:val="18"/>
                <w:szCs w:val="18"/>
              </w:rPr>
            </w:pPr>
            <w:r w:rsidRPr="00320B91">
              <w:rPr>
                <w:rFonts w:asciiTheme="minorHAnsi" w:hAnsiTheme="minorHAnsi"/>
                <w:sz w:val="18"/>
                <w:szCs w:val="18"/>
              </w:rPr>
              <w:t>(</w:t>
            </w:r>
            <w:proofErr w:type="gramStart"/>
            <w:r w:rsidRPr="00320B91">
              <w:rPr>
                <w:rFonts w:asciiTheme="minorHAnsi" w:hAnsiTheme="minorHAnsi"/>
                <w:sz w:val="18"/>
                <w:szCs w:val="18"/>
              </w:rPr>
              <w:t>this</w:t>
            </w:r>
            <w:proofErr w:type="gramEnd"/>
            <w:r w:rsidRPr="00320B91">
              <w:rPr>
                <w:rFonts w:asciiTheme="minorHAnsi" w:hAnsiTheme="minorHAnsi"/>
                <w:sz w:val="18"/>
                <w:szCs w:val="18"/>
              </w:rPr>
              <w:t xml:space="preserve"> row not visible to user) </w:t>
            </w:r>
          </w:p>
        </w:tc>
        <w:tc>
          <w:tcPr>
            <w:tcW w:w="5571" w:type="dxa"/>
            <w:tcBorders>
              <w:top w:val="single" w:sz="4" w:space="0" w:color="auto"/>
              <w:left w:val="single" w:sz="4" w:space="0" w:color="auto"/>
              <w:bottom w:val="single" w:sz="4" w:space="0" w:color="auto"/>
              <w:right w:val="single" w:sz="4" w:space="0" w:color="auto"/>
            </w:tcBorders>
            <w:vAlign w:val="center"/>
          </w:tcPr>
          <w:p w14:paraId="6933ED36" w14:textId="77777777" w:rsidR="008068F1" w:rsidRPr="0062385B" w:rsidRDefault="008068F1" w:rsidP="008068F1">
            <w:pPr>
              <w:spacing w:after="0"/>
              <w:rPr>
                <w:ins w:id="33" w:author="Wichert, RJ@Energy" w:date="2021-12-06T07:54:00Z"/>
                <w:rFonts w:asciiTheme="minorHAnsi" w:hAnsiTheme="minorHAnsi"/>
                <w:sz w:val="18"/>
                <w:szCs w:val="18"/>
              </w:rPr>
            </w:pPr>
            <w:ins w:id="34" w:author="Wichert, RJ@Energy" w:date="2021-12-06T07:54:00Z">
              <w:r w:rsidRPr="0062385B">
                <w:rPr>
                  <w:rFonts w:asciiTheme="minorHAnsi" w:hAnsiTheme="minorHAnsi"/>
                  <w:sz w:val="18"/>
                  <w:szCs w:val="18"/>
                </w:rPr>
                <w:t xml:space="preserve">&lt;&lt;Calculated Result:  </w:t>
              </w:r>
            </w:ins>
          </w:p>
          <w:p w14:paraId="08201C4B" w14:textId="77777777" w:rsidR="008068F1" w:rsidRPr="0062385B" w:rsidRDefault="008068F1" w:rsidP="008068F1">
            <w:pPr>
              <w:spacing w:after="0"/>
              <w:rPr>
                <w:ins w:id="35" w:author="Wichert, RJ@Energy" w:date="2021-12-06T07:54:00Z"/>
                <w:rFonts w:asciiTheme="minorHAnsi" w:hAnsiTheme="minorHAnsi"/>
                <w:sz w:val="18"/>
                <w:szCs w:val="18"/>
              </w:rPr>
            </w:pPr>
            <w:ins w:id="36" w:author="Wichert, RJ@Energy" w:date="2021-12-06T07:54:00Z">
              <w:r w:rsidRPr="0062385B">
                <w:rPr>
                  <w:rFonts w:asciiTheme="minorHAnsi" w:hAnsiTheme="minorHAnsi"/>
                  <w:sz w:val="18"/>
                  <w:szCs w:val="18"/>
                </w:rPr>
                <w:t>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Portable Watt Meter</w:t>
              </w:r>
              <w:r>
                <w:rPr>
                  <w:rFonts w:asciiTheme="minorHAnsi" w:hAnsiTheme="minorHAnsi"/>
                  <w:sz w:val="18"/>
                  <w:szCs w:val="18"/>
                  <w:u w:val="single"/>
                </w:rPr>
                <w:t>”, “Traditional Flow Capture Hood and Portable Watt Meter, or “Fan Flowmeter and Portable Watt Meter”</w:t>
              </w:r>
              <w:r w:rsidRPr="0062385B">
                <w:rPr>
                  <w:rFonts w:asciiTheme="minorHAnsi" w:hAnsiTheme="minorHAnsi"/>
                  <w:sz w:val="18"/>
                  <w:szCs w:val="18"/>
                  <w:u w:val="single"/>
                </w:rPr>
                <w:t xml:space="preserve">; then display </w:t>
              </w:r>
              <w:proofErr w:type="gramStart"/>
              <w:r w:rsidRPr="0062385B">
                <w:rPr>
                  <w:rFonts w:asciiTheme="minorHAnsi" w:hAnsiTheme="minorHAnsi"/>
                  <w:sz w:val="18"/>
                  <w:szCs w:val="18"/>
                  <w:u w:val="single"/>
                </w:rPr>
                <w:t>method:</w:t>
              </w:r>
              <w:r w:rsidRPr="0062385B">
                <w:rPr>
                  <w:rFonts w:asciiTheme="minorHAnsi" w:hAnsiTheme="minorHAnsi"/>
                  <w:sz w:val="18"/>
                  <w:szCs w:val="18"/>
                </w:rPr>
                <w:t>“</w:t>
              </w:r>
              <w:proofErr w:type="gramEnd"/>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Revenue Meter”</w:t>
              </w:r>
              <w:r>
                <w:rPr>
                  <w:rFonts w:asciiTheme="minorHAnsi" w:hAnsiTheme="minorHAnsi"/>
                  <w:sz w:val="18"/>
                  <w:szCs w:val="18"/>
                  <w:u w:val="single"/>
                </w:rPr>
                <w:t>, “Traditional Flow Capture Hood and Revenue Meter”, or “Fan Flowmeter and Revenue Meter”</w:t>
              </w:r>
              <w:r w:rsidRPr="0062385B">
                <w:rPr>
                  <w:rFonts w:asciiTheme="minorHAnsi" w:hAnsiTheme="minorHAnsi"/>
                  <w:sz w:val="18"/>
                  <w:szCs w:val="18"/>
                </w:rPr>
                <w:t>; then display method: “MCH-31b”</w:t>
              </w:r>
            </w:ins>
          </w:p>
          <w:p w14:paraId="1EE1F3AB" w14:textId="52EA1D65" w:rsidR="00DA7DA5" w:rsidRPr="0062385B" w:rsidDel="008068F1" w:rsidRDefault="008068F1" w:rsidP="008068F1">
            <w:pPr>
              <w:spacing w:after="0"/>
              <w:rPr>
                <w:del w:id="37" w:author="Wichert, RJ@Energy" w:date="2021-12-06T07:54:00Z"/>
                <w:rFonts w:asciiTheme="minorHAnsi" w:hAnsiTheme="minorHAnsi"/>
                <w:sz w:val="18"/>
                <w:szCs w:val="18"/>
              </w:rPr>
            </w:pPr>
            <w:ins w:id="38" w:author="Wichert, RJ@Energy" w:date="2021-12-06T07:54:00Z">
              <w:r w:rsidRPr="0062385B">
                <w:rPr>
                  <w:rFonts w:asciiTheme="minorHAnsi" w:hAnsiTheme="minorHAnsi"/>
                  <w:sz w:val="18"/>
                  <w:szCs w:val="18"/>
                </w:rPr>
                <w:t>&gt;&gt;</w:t>
              </w:r>
            </w:ins>
            <w:del w:id="39" w:author="Wichert, RJ@Energy" w:date="2021-12-06T07:54:00Z">
              <w:r w:rsidR="00DA7DA5" w:rsidRPr="0062385B" w:rsidDel="008068F1">
                <w:rPr>
                  <w:rFonts w:asciiTheme="minorHAnsi" w:hAnsiTheme="minorHAnsi"/>
                  <w:sz w:val="18"/>
                  <w:szCs w:val="18"/>
                </w:rPr>
                <w:delText xml:space="preserve">&lt;&lt;Calculated Result:  </w:delText>
              </w:r>
            </w:del>
          </w:p>
          <w:p w14:paraId="08F685CE" w14:textId="369F612B" w:rsidR="00DA7DA5" w:rsidRPr="0062385B" w:rsidDel="008068F1" w:rsidRDefault="00DA7DA5" w:rsidP="00DA7DA5">
            <w:pPr>
              <w:spacing w:after="0"/>
              <w:rPr>
                <w:del w:id="40" w:author="Wichert, RJ@Energy" w:date="2021-12-06T07:54:00Z"/>
                <w:rFonts w:asciiTheme="minorHAnsi" w:hAnsiTheme="minorHAnsi"/>
                <w:sz w:val="18"/>
                <w:szCs w:val="18"/>
              </w:rPr>
            </w:pPr>
            <w:del w:id="41" w:author="Wichert, RJ@Energy" w:date="2021-12-06T07:54:00Z">
              <w:r w:rsidRPr="0062385B" w:rsidDel="008068F1">
                <w:rPr>
                  <w:rFonts w:asciiTheme="minorHAnsi" w:hAnsiTheme="minorHAnsi"/>
                  <w:sz w:val="18"/>
                  <w:szCs w:val="18"/>
                </w:rPr>
                <w:delText>if A1=</w:delText>
              </w:r>
              <w:r w:rsidRPr="0062385B" w:rsidDel="008068F1">
                <w:rPr>
                  <w:rFonts w:asciiTheme="minorHAnsi" w:hAnsiTheme="minorHAnsi"/>
                  <w:sz w:val="18"/>
                  <w:szCs w:val="18"/>
                  <w:u w:val="single"/>
                </w:rPr>
                <w:delText xml:space="preserve"> Capture Hood and Portable Watt Meter; then display method:</w:delText>
              </w:r>
              <w:r w:rsidRPr="0062385B" w:rsidDel="008068F1">
                <w:rPr>
                  <w:rFonts w:asciiTheme="minorHAnsi" w:hAnsiTheme="minorHAnsi"/>
                  <w:sz w:val="18"/>
                  <w:szCs w:val="18"/>
                </w:rPr>
                <w:delText>“MCH-31a”</w:delText>
              </w:r>
              <w:r w:rsidR="008542F0" w:rsidDel="008068F1">
                <w:rPr>
                  <w:rFonts w:asciiTheme="minorHAnsi" w:hAnsiTheme="minorHAnsi"/>
                  <w:sz w:val="18"/>
                  <w:szCs w:val="18"/>
                </w:rPr>
                <w:delText>;</w:delText>
              </w:r>
              <w:r w:rsidRPr="0062385B" w:rsidDel="008068F1">
                <w:rPr>
                  <w:rFonts w:asciiTheme="minorHAnsi" w:hAnsiTheme="minorHAnsi"/>
                  <w:sz w:val="18"/>
                  <w:szCs w:val="18"/>
                </w:rPr>
                <w:delText>elseif A1=</w:delText>
              </w:r>
              <w:r w:rsidRPr="0062385B" w:rsidDel="008068F1">
                <w:rPr>
                  <w:rFonts w:asciiTheme="minorHAnsi" w:hAnsiTheme="minorHAnsi"/>
                  <w:sz w:val="18"/>
                  <w:szCs w:val="18"/>
                  <w:u w:val="single"/>
                </w:rPr>
                <w:delText xml:space="preserve"> “Capture Hood and Revenue Meter”</w:delText>
              </w:r>
              <w:r w:rsidRPr="0062385B" w:rsidDel="008068F1">
                <w:rPr>
                  <w:rFonts w:asciiTheme="minorHAnsi" w:hAnsiTheme="minorHAnsi"/>
                  <w:sz w:val="18"/>
                  <w:szCs w:val="18"/>
                </w:rPr>
                <w:delText>; then display method: “MCH-31b”</w:delText>
              </w:r>
              <w:r w:rsidR="008542F0" w:rsidDel="008068F1">
                <w:rPr>
                  <w:rFonts w:asciiTheme="minorHAnsi" w:hAnsiTheme="minorHAnsi"/>
                  <w:sz w:val="18"/>
                  <w:szCs w:val="18"/>
                </w:rPr>
                <w:delText>;</w:delText>
              </w:r>
            </w:del>
          </w:p>
          <w:p w14:paraId="7477DF43" w14:textId="3944FA4B" w:rsidR="00DA7DA5" w:rsidRPr="0062385B" w:rsidDel="008068F1" w:rsidRDefault="00DA7DA5" w:rsidP="00DA7DA5">
            <w:pPr>
              <w:spacing w:after="0"/>
              <w:rPr>
                <w:del w:id="42" w:author="Wichert, RJ@Energy" w:date="2021-12-06T07:54:00Z"/>
                <w:rFonts w:asciiTheme="minorHAnsi" w:hAnsiTheme="minorHAnsi"/>
                <w:sz w:val="18"/>
                <w:szCs w:val="18"/>
              </w:rPr>
            </w:pPr>
            <w:del w:id="43" w:author="Wichert, RJ@Energy" w:date="2021-12-06T07:54:00Z">
              <w:r w:rsidRPr="0062385B" w:rsidDel="008068F1">
                <w:rPr>
                  <w:rFonts w:asciiTheme="minorHAnsi" w:hAnsiTheme="minorHAnsi"/>
                  <w:sz w:val="18"/>
                  <w:szCs w:val="18"/>
                </w:rPr>
                <w:delText>elseif A1= “</w:delText>
              </w:r>
              <w:r w:rsidRPr="00915D0C" w:rsidDel="008068F1">
                <w:rPr>
                  <w:rFonts w:asciiTheme="minorHAnsi" w:hAnsiTheme="minorHAnsi"/>
                  <w:sz w:val="18"/>
                  <w:szCs w:val="18"/>
                  <w:highlight w:val="yellow"/>
                  <w:rPrChange w:id="44" w:author="Alhabibi, Haider@Energy" w:date="2021-11-30T23:34:00Z">
                    <w:rPr>
                      <w:rFonts w:asciiTheme="minorHAnsi" w:hAnsiTheme="minorHAnsi"/>
                      <w:sz w:val="18"/>
                      <w:szCs w:val="18"/>
                    </w:rPr>
                  </w:rPrChange>
                </w:rPr>
                <w:delText>Blower Door</w:delText>
              </w:r>
              <w:r w:rsidRPr="0062385B" w:rsidDel="008068F1">
                <w:rPr>
                  <w:rFonts w:asciiTheme="minorHAnsi" w:hAnsiTheme="minorHAnsi"/>
                  <w:sz w:val="18"/>
                  <w:szCs w:val="18"/>
                </w:rPr>
                <w:delText xml:space="preserve"> and Portable Watt Meter; then display method:</w:delText>
              </w:r>
            </w:del>
          </w:p>
          <w:p w14:paraId="35BD0CB8" w14:textId="0A808E5D" w:rsidR="00DA7DA5" w:rsidRPr="0062385B" w:rsidDel="008068F1" w:rsidRDefault="00DA7DA5" w:rsidP="00DA7DA5">
            <w:pPr>
              <w:spacing w:after="0"/>
              <w:rPr>
                <w:del w:id="45" w:author="Wichert, RJ@Energy" w:date="2021-12-06T07:54:00Z"/>
                <w:rFonts w:asciiTheme="minorHAnsi" w:hAnsiTheme="minorHAnsi"/>
                <w:sz w:val="18"/>
                <w:szCs w:val="18"/>
              </w:rPr>
            </w:pPr>
            <w:del w:id="46" w:author="Wichert, RJ@Energy" w:date="2021-12-06T07:54:00Z">
              <w:r w:rsidRPr="0062385B" w:rsidDel="008068F1">
                <w:rPr>
                  <w:rFonts w:asciiTheme="minorHAnsi" w:hAnsiTheme="minorHAnsi"/>
                  <w:sz w:val="18"/>
                  <w:szCs w:val="18"/>
                </w:rPr>
                <w:delText>”MCH-31c”</w:delText>
              </w:r>
              <w:r w:rsidR="008542F0" w:rsidDel="008068F1">
                <w:rPr>
                  <w:rFonts w:asciiTheme="minorHAnsi" w:hAnsiTheme="minorHAnsi"/>
                  <w:sz w:val="18"/>
                  <w:szCs w:val="18"/>
                </w:rPr>
                <w:delText>;</w:delText>
              </w:r>
            </w:del>
          </w:p>
          <w:p w14:paraId="309DC097" w14:textId="2873FB29" w:rsidR="00DA7DA5" w:rsidRPr="0062385B" w:rsidDel="008068F1" w:rsidRDefault="00DA7DA5" w:rsidP="00DA7DA5">
            <w:pPr>
              <w:spacing w:after="0"/>
              <w:rPr>
                <w:del w:id="47" w:author="Wichert, RJ@Energy" w:date="2021-12-06T07:54:00Z"/>
                <w:rFonts w:asciiTheme="minorHAnsi" w:hAnsiTheme="minorHAnsi"/>
                <w:sz w:val="18"/>
                <w:szCs w:val="18"/>
              </w:rPr>
            </w:pPr>
            <w:del w:id="48" w:author="Wichert, RJ@Energy" w:date="2021-12-06T07:54:00Z">
              <w:r w:rsidRPr="0062385B" w:rsidDel="008068F1">
                <w:rPr>
                  <w:rFonts w:asciiTheme="minorHAnsi" w:hAnsiTheme="minorHAnsi"/>
                  <w:sz w:val="18"/>
                  <w:szCs w:val="18"/>
                </w:rPr>
                <w:delText>elseif</w:delText>
              </w:r>
              <w:r w:rsidRPr="0062385B" w:rsidDel="008068F1">
                <w:rPr>
                  <w:rFonts w:asciiTheme="minorHAnsi" w:hAnsiTheme="minorHAnsi"/>
                  <w:sz w:val="18"/>
                  <w:szCs w:val="18"/>
                  <w:u w:val="single"/>
                </w:rPr>
                <w:delText xml:space="preserve"> A1=</w:delText>
              </w:r>
              <w:r w:rsidR="008542F0" w:rsidDel="008068F1">
                <w:rPr>
                  <w:rFonts w:asciiTheme="minorHAnsi" w:hAnsiTheme="minorHAnsi"/>
                  <w:sz w:val="18"/>
                  <w:szCs w:val="18"/>
                  <w:u w:val="single"/>
                </w:rPr>
                <w:delText xml:space="preserve"> “</w:delText>
              </w:r>
              <w:r w:rsidRPr="00915D0C" w:rsidDel="008068F1">
                <w:rPr>
                  <w:rFonts w:asciiTheme="minorHAnsi" w:hAnsiTheme="minorHAnsi"/>
                  <w:sz w:val="18"/>
                  <w:szCs w:val="18"/>
                  <w:highlight w:val="yellow"/>
                  <w:u w:val="single"/>
                  <w:rPrChange w:id="49" w:author="Alhabibi, Haider@Energy" w:date="2021-11-30T23:34:00Z">
                    <w:rPr>
                      <w:rFonts w:asciiTheme="minorHAnsi" w:hAnsiTheme="minorHAnsi"/>
                      <w:sz w:val="18"/>
                      <w:szCs w:val="18"/>
                      <w:u w:val="single"/>
                    </w:rPr>
                  </w:rPrChange>
                </w:rPr>
                <w:delText>Blower Door</w:delText>
              </w:r>
              <w:r w:rsidRPr="0062385B" w:rsidDel="008068F1">
                <w:rPr>
                  <w:rFonts w:asciiTheme="minorHAnsi" w:hAnsiTheme="minorHAnsi"/>
                  <w:sz w:val="18"/>
                  <w:szCs w:val="18"/>
                  <w:u w:val="single"/>
                </w:rPr>
                <w:delText xml:space="preserve"> and Revenue Meter”, then </w:delText>
              </w:r>
              <w:r w:rsidRPr="0062385B" w:rsidDel="008068F1">
                <w:rPr>
                  <w:rFonts w:asciiTheme="minorHAnsi" w:hAnsiTheme="minorHAnsi"/>
                  <w:sz w:val="18"/>
                  <w:szCs w:val="18"/>
                </w:rPr>
                <w:delText xml:space="preserve">display method: </w:delText>
              </w:r>
            </w:del>
          </w:p>
          <w:p w14:paraId="2EF24137" w14:textId="047720DA" w:rsidR="00DA7DA5" w:rsidRPr="001D48C9" w:rsidRDefault="00DA7DA5" w:rsidP="00DA7DA5">
            <w:pPr>
              <w:spacing w:after="0" w:line="240" w:lineRule="auto"/>
              <w:rPr>
                <w:rFonts w:asciiTheme="minorHAnsi" w:hAnsiTheme="minorHAnsi"/>
                <w:sz w:val="18"/>
                <w:szCs w:val="18"/>
              </w:rPr>
            </w:pPr>
            <w:del w:id="50" w:author="Wichert, RJ@Energy" w:date="2021-12-06T07:54:00Z">
              <w:r w:rsidRPr="0062385B" w:rsidDel="008068F1">
                <w:rPr>
                  <w:rFonts w:asciiTheme="minorHAnsi" w:hAnsiTheme="minorHAnsi"/>
                  <w:sz w:val="18"/>
                  <w:szCs w:val="18"/>
                </w:rPr>
                <w:delText>”MCH-31d”&gt;&gt;</w:delText>
              </w:r>
            </w:del>
          </w:p>
        </w:tc>
      </w:tr>
    </w:tbl>
    <w:p w14:paraId="6B153A71" w14:textId="22435072" w:rsidR="00815A45" w:rsidRPr="008A76AC" w:rsidRDefault="00815A45" w:rsidP="008A76AC">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E30ACA" w:rsidRPr="00FF77DD" w14:paraId="3F909AD8" w14:textId="77777777" w:rsidTr="008A76AC">
        <w:trPr>
          <w:trHeight w:val="144"/>
        </w:trPr>
        <w:tc>
          <w:tcPr>
            <w:tcW w:w="10790" w:type="dxa"/>
            <w:vAlign w:val="center"/>
          </w:tcPr>
          <w:p w14:paraId="2E59A160" w14:textId="77777777" w:rsidR="00E30ACA" w:rsidRPr="00FF77DD" w:rsidRDefault="00E30ACA" w:rsidP="004201ED">
            <w:pPr>
              <w:spacing w:after="0" w:line="240" w:lineRule="auto"/>
              <w:rPr>
                <w:rFonts w:asciiTheme="minorHAnsi" w:hAnsiTheme="minorHAnsi"/>
                <w:b/>
                <w:sz w:val="20"/>
                <w:szCs w:val="18"/>
              </w:rPr>
            </w:pPr>
            <w:r w:rsidRPr="00EF1E4A">
              <w:rPr>
                <w:rFonts w:asciiTheme="minorHAnsi" w:hAnsiTheme="minorHAnsi"/>
                <w:b/>
                <w:sz w:val="18"/>
                <w:szCs w:val="18"/>
              </w:rPr>
              <w:t xml:space="preserve">MCH-31b Whole House Fan Air Flow and Fan Efficacy – Airflow measured per whole house fan and watts measured as a total value  </w:t>
            </w:r>
          </w:p>
        </w:tc>
      </w:tr>
    </w:tbl>
    <w:p w14:paraId="7FE16A04" w14:textId="7B7CD8C5" w:rsidR="00E30ACA" w:rsidRDefault="00E30ACA" w:rsidP="008A76AC">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BC6AC1" w:rsidRPr="00FA05A2" w14:paraId="6895F4C3"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BC6AC1" w:rsidRPr="00B434AE" w14:paraId="038360A5" w14:textId="77777777" w:rsidTr="0043068D">
              <w:trPr>
                <w:trHeight w:val="158"/>
              </w:trPr>
              <w:tc>
                <w:tcPr>
                  <w:tcW w:w="10584" w:type="dxa"/>
                  <w:tcBorders>
                    <w:top w:val="nil"/>
                    <w:left w:val="nil"/>
                    <w:bottom w:val="nil"/>
                    <w:right w:val="nil"/>
                  </w:tcBorders>
                  <w:vAlign w:val="center"/>
                </w:tcPr>
                <w:p w14:paraId="66D48F1E" w14:textId="77777777" w:rsidR="00BC6AC1" w:rsidRPr="00BC6AC1" w:rsidRDefault="00BC6AC1" w:rsidP="0043068D">
                  <w:pPr>
                    <w:spacing w:after="0" w:line="240" w:lineRule="auto"/>
                    <w:ind w:left="-115"/>
                    <w:rPr>
                      <w:rFonts w:asciiTheme="minorHAnsi" w:hAnsiTheme="minorHAnsi"/>
                      <w:sz w:val="20"/>
                      <w:szCs w:val="20"/>
                    </w:rPr>
                  </w:pPr>
                  <w:r w:rsidRPr="00BC6AC1">
                    <w:rPr>
                      <w:rFonts w:asciiTheme="minorHAnsi" w:hAnsiTheme="minorHAnsi"/>
                      <w:b/>
                      <w:sz w:val="20"/>
                      <w:szCs w:val="20"/>
                    </w:rPr>
                    <w:t>B. Required Whole House Fan Specifications</w:t>
                  </w:r>
                </w:p>
              </w:tc>
            </w:tr>
          </w:tbl>
          <w:p w14:paraId="621F5F40" w14:textId="77777777" w:rsidR="00BC6AC1" w:rsidRPr="00FA05A2" w:rsidRDefault="00BC6AC1" w:rsidP="0043068D">
            <w:pPr>
              <w:spacing w:line="240" w:lineRule="auto"/>
              <w:contextualSpacing/>
              <w:rPr>
                <w:sz w:val="18"/>
                <w:szCs w:val="18"/>
              </w:rPr>
            </w:pPr>
          </w:p>
        </w:tc>
      </w:tr>
      <w:tr w:rsidR="00BC6AC1" w:rsidRPr="00FA05A2" w14:paraId="49FD68CC" w14:textId="77777777" w:rsidTr="0043068D">
        <w:tc>
          <w:tcPr>
            <w:tcW w:w="3600" w:type="dxa"/>
            <w:vAlign w:val="center"/>
          </w:tcPr>
          <w:p w14:paraId="5BDBC6DD"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1968E6F3"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6870C9DF" w14:textId="77777777" w:rsidR="00BC6AC1" w:rsidRPr="00FA05A2" w:rsidRDefault="00BC6AC1"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BC6AC1" w:rsidRPr="00FA05A2" w14:paraId="3A8FC312" w14:textId="77777777" w:rsidTr="0043068D">
        <w:tc>
          <w:tcPr>
            <w:tcW w:w="3600" w:type="dxa"/>
            <w:vAlign w:val="center"/>
          </w:tcPr>
          <w:p w14:paraId="19AA2C75"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0784FE2"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129D609B" w14:textId="77777777" w:rsidR="00BC6AC1" w:rsidRPr="00FA05A2" w:rsidRDefault="00BC6AC1"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BC6AC1" w:rsidRPr="00FA05A2" w14:paraId="0D4EE108" w14:textId="77777777" w:rsidTr="0043068D">
        <w:tc>
          <w:tcPr>
            <w:tcW w:w="3600" w:type="dxa"/>
          </w:tcPr>
          <w:p w14:paraId="383B5C30" w14:textId="77777777" w:rsidR="00BC6AC1" w:rsidRDefault="00BC6AC1" w:rsidP="0043068D">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c>
          <w:tcPr>
            <w:tcW w:w="3600" w:type="dxa"/>
          </w:tcPr>
          <w:p w14:paraId="584C5E53" w14:textId="77777777" w:rsidR="00BC6AC1" w:rsidRDefault="00BC6AC1" w:rsidP="0043068D">
            <w:pPr>
              <w:spacing w:line="240" w:lineRule="auto"/>
              <w:contextualSpacing/>
              <w:rPr>
                <w:sz w:val="18"/>
                <w:szCs w:val="18"/>
              </w:rPr>
            </w:pPr>
            <w:r w:rsidRPr="00B434AE">
              <w:rPr>
                <w:sz w:val="18"/>
                <w:szCs w:val="18"/>
              </w:rPr>
              <w:t>&lt;</w:t>
            </w:r>
            <w:r>
              <w:rPr>
                <w:sz w:val="18"/>
                <w:szCs w:val="18"/>
              </w:rPr>
              <w:t>&lt;Auto populate from CF2</w:t>
            </w:r>
            <w:r w:rsidRPr="00B434AE">
              <w:rPr>
                <w:sz w:val="18"/>
                <w:szCs w:val="18"/>
              </w:rPr>
              <w:t>R&gt;&gt;</w:t>
            </w:r>
          </w:p>
        </w:tc>
        <w:tc>
          <w:tcPr>
            <w:tcW w:w="3600" w:type="dxa"/>
          </w:tcPr>
          <w:p w14:paraId="04CB7B89" w14:textId="77777777" w:rsidR="00BC6AC1" w:rsidRDefault="00BC6AC1" w:rsidP="0043068D">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r>
      <w:tr w:rsidR="00BC6AC1" w:rsidRPr="00FA05A2" w14:paraId="5E196ABE" w14:textId="77777777" w:rsidTr="0043068D">
        <w:tc>
          <w:tcPr>
            <w:tcW w:w="3600" w:type="dxa"/>
          </w:tcPr>
          <w:p w14:paraId="261BB478" w14:textId="77777777" w:rsidR="00BC6AC1" w:rsidRPr="00FA05A2" w:rsidRDefault="00BC6AC1" w:rsidP="0043068D">
            <w:pPr>
              <w:spacing w:line="240" w:lineRule="auto"/>
              <w:contextualSpacing/>
              <w:rPr>
                <w:sz w:val="18"/>
                <w:szCs w:val="18"/>
              </w:rPr>
            </w:pPr>
          </w:p>
        </w:tc>
        <w:tc>
          <w:tcPr>
            <w:tcW w:w="3600" w:type="dxa"/>
          </w:tcPr>
          <w:p w14:paraId="0FE71ACA" w14:textId="77777777" w:rsidR="00BC6AC1" w:rsidRPr="00FA05A2" w:rsidRDefault="00BC6AC1" w:rsidP="0043068D">
            <w:pPr>
              <w:spacing w:line="240" w:lineRule="auto"/>
              <w:contextualSpacing/>
              <w:rPr>
                <w:sz w:val="18"/>
                <w:szCs w:val="18"/>
              </w:rPr>
            </w:pPr>
          </w:p>
        </w:tc>
        <w:tc>
          <w:tcPr>
            <w:tcW w:w="3600" w:type="dxa"/>
          </w:tcPr>
          <w:p w14:paraId="2FFB7DE4" w14:textId="77777777" w:rsidR="00BC6AC1" w:rsidRPr="00FA05A2" w:rsidRDefault="00BC6AC1" w:rsidP="0043068D">
            <w:pPr>
              <w:spacing w:line="240" w:lineRule="auto"/>
              <w:contextualSpacing/>
              <w:rPr>
                <w:sz w:val="18"/>
                <w:szCs w:val="18"/>
              </w:rPr>
            </w:pPr>
          </w:p>
        </w:tc>
      </w:tr>
      <w:tr w:rsidR="00BC6AC1" w:rsidRPr="00FA05A2" w14:paraId="3E95D4EA" w14:textId="77777777" w:rsidTr="0043068D">
        <w:tc>
          <w:tcPr>
            <w:tcW w:w="3600" w:type="dxa"/>
          </w:tcPr>
          <w:p w14:paraId="1020EFD7" w14:textId="77777777" w:rsidR="00BC6AC1" w:rsidRPr="00FA05A2" w:rsidRDefault="00BC6AC1" w:rsidP="0043068D">
            <w:pPr>
              <w:spacing w:line="240" w:lineRule="auto"/>
              <w:contextualSpacing/>
              <w:rPr>
                <w:sz w:val="18"/>
                <w:szCs w:val="18"/>
              </w:rPr>
            </w:pPr>
          </w:p>
        </w:tc>
        <w:tc>
          <w:tcPr>
            <w:tcW w:w="3600" w:type="dxa"/>
          </w:tcPr>
          <w:p w14:paraId="5A9DC566" w14:textId="77777777" w:rsidR="00BC6AC1" w:rsidRPr="00FA05A2" w:rsidRDefault="00BC6AC1" w:rsidP="0043068D">
            <w:pPr>
              <w:spacing w:line="240" w:lineRule="auto"/>
              <w:contextualSpacing/>
              <w:rPr>
                <w:sz w:val="18"/>
                <w:szCs w:val="18"/>
              </w:rPr>
            </w:pPr>
          </w:p>
        </w:tc>
        <w:tc>
          <w:tcPr>
            <w:tcW w:w="3600" w:type="dxa"/>
          </w:tcPr>
          <w:p w14:paraId="71AAC008" w14:textId="77777777" w:rsidR="00BC6AC1" w:rsidRPr="00FA05A2" w:rsidRDefault="00BC6AC1" w:rsidP="0043068D">
            <w:pPr>
              <w:spacing w:line="240" w:lineRule="auto"/>
              <w:contextualSpacing/>
              <w:rPr>
                <w:sz w:val="18"/>
                <w:szCs w:val="18"/>
              </w:rPr>
            </w:pPr>
          </w:p>
        </w:tc>
      </w:tr>
    </w:tbl>
    <w:p w14:paraId="15BC6ECB" w14:textId="77777777" w:rsidR="00BC6AC1" w:rsidRPr="008A76AC" w:rsidRDefault="00BC6AC1" w:rsidP="008A76AC">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8A76AC">
        <w:trPr>
          <w:trHeight w:val="144"/>
        </w:trPr>
        <w:tc>
          <w:tcPr>
            <w:tcW w:w="10795" w:type="dxa"/>
            <w:gridSpan w:val="6"/>
          </w:tcPr>
          <w:p w14:paraId="5B56CE48" w14:textId="146F4AA5" w:rsidR="00D47A58" w:rsidRDefault="00BC6AC1" w:rsidP="00A65221">
            <w:pPr>
              <w:spacing w:after="0" w:line="240" w:lineRule="auto"/>
              <w:rPr>
                <w:rFonts w:asciiTheme="minorHAnsi" w:hAnsiTheme="minorHAnsi"/>
                <w:b/>
                <w:sz w:val="18"/>
                <w:szCs w:val="18"/>
              </w:rPr>
            </w:pPr>
            <w:r>
              <w:rPr>
                <w:rFonts w:asciiTheme="minorHAnsi" w:hAnsiTheme="minorHAnsi"/>
                <w:b/>
                <w:sz w:val="20"/>
                <w:szCs w:val="18"/>
              </w:rPr>
              <w:t>C</w:t>
            </w:r>
            <w:r w:rsidR="00D47A58" w:rsidRPr="00FF77DD">
              <w:rPr>
                <w:rFonts w:asciiTheme="minorHAnsi" w:hAnsiTheme="minorHAnsi"/>
                <w:b/>
                <w:sz w:val="20"/>
                <w:szCs w:val="18"/>
              </w:rPr>
              <w:t xml:space="preserve">. </w:t>
            </w:r>
            <w:r w:rsidR="00782081">
              <w:rPr>
                <w:rFonts w:asciiTheme="minorHAnsi" w:hAnsiTheme="minorHAnsi"/>
                <w:b/>
                <w:sz w:val="20"/>
                <w:szCs w:val="18"/>
              </w:rPr>
              <w:t xml:space="preserve">Tested </w:t>
            </w:r>
            <w:r w:rsidR="00D47A58"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487F56" w14:paraId="77273B8D" w14:textId="77777777" w:rsidTr="00A65221">
              <w:trPr>
                <w:trHeight w:val="158"/>
              </w:trPr>
              <w:tc>
                <w:tcPr>
                  <w:tcW w:w="11030" w:type="dxa"/>
                  <w:tcBorders>
                    <w:top w:val="nil"/>
                    <w:left w:val="nil"/>
                    <w:bottom w:val="nil"/>
                    <w:right w:val="nil"/>
                  </w:tcBorders>
                  <w:vAlign w:val="center"/>
                </w:tcPr>
                <w:p w14:paraId="2C348D8E" w14:textId="0C8F466E" w:rsidR="00D47A58" w:rsidRPr="00487F56" w:rsidRDefault="00D47A58" w:rsidP="00A65221">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Pr>
                      <w:rFonts w:asciiTheme="minorHAnsi" w:hAnsiTheme="minorHAnsi"/>
                      <w:sz w:val="18"/>
                      <w:szCs w:val="18"/>
                    </w:rPr>
                    <w:t xml:space="preserve">s 150.1(b)3.B.vi. and </w:t>
                  </w:r>
                  <w:r w:rsidRPr="00487F56">
                    <w:rPr>
                      <w:rFonts w:asciiTheme="minorHAnsi" w:hAnsiTheme="minorHAnsi"/>
                      <w:sz w:val="18"/>
                      <w:szCs w:val="18"/>
                    </w:rPr>
                    <w:t>150.1(c)12</w:t>
                  </w:r>
                </w:p>
              </w:tc>
            </w:tr>
          </w:tbl>
          <w:p w14:paraId="37248E8D" w14:textId="77777777" w:rsidR="00D47A58" w:rsidRDefault="00D47A58" w:rsidP="00A65221">
            <w:pPr>
              <w:spacing w:line="240" w:lineRule="auto"/>
              <w:contextualSpacing/>
            </w:pPr>
          </w:p>
        </w:tc>
      </w:tr>
      <w:tr w:rsidR="00D47A58" w14:paraId="13D779E1" w14:textId="77777777" w:rsidTr="008A76AC">
        <w:trPr>
          <w:trHeight w:val="144"/>
        </w:trPr>
        <w:tc>
          <w:tcPr>
            <w:tcW w:w="1656" w:type="dxa"/>
            <w:vAlign w:val="center"/>
          </w:tcPr>
          <w:p w14:paraId="3DA2D3EE" w14:textId="77777777" w:rsidR="00D47A58" w:rsidRDefault="00D47A58" w:rsidP="00A65221">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2AA93471" w14:textId="77777777" w:rsidR="00D47A58" w:rsidRDefault="00D47A58" w:rsidP="00A65221">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384DAADE" w14:textId="77777777" w:rsidR="00D47A58" w:rsidRDefault="00D47A58" w:rsidP="00A65221">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6A0DBFF" w14:textId="77777777" w:rsidR="00D47A58" w:rsidRDefault="00D47A58" w:rsidP="00A65221">
            <w:pPr>
              <w:spacing w:line="240" w:lineRule="auto"/>
              <w:contextualSpacing/>
              <w:jc w:val="center"/>
            </w:pPr>
            <w:r>
              <w:rPr>
                <w:rFonts w:asciiTheme="minorHAnsi" w:hAnsiTheme="minorHAnsi"/>
                <w:sz w:val="18"/>
                <w:szCs w:val="18"/>
              </w:rPr>
              <w:t>04</w:t>
            </w:r>
          </w:p>
        </w:tc>
        <w:tc>
          <w:tcPr>
            <w:tcW w:w="1440" w:type="dxa"/>
            <w:vAlign w:val="center"/>
          </w:tcPr>
          <w:p w14:paraId="342474D8" w14:textId="77777777" w:rsidR="00D47A58" w:rsidRDefault="00D47A58" w:rsidP="00A65221">
            <w:pPr>
              <w:spacing w:line="240" w:lineRule="auto"/>
              <w:contextualSpacing/>
              <w:jc w:val="center"/>
            </w:pPr>
            <w:r>
              <w:rPr>
                <w:rFonts w:asciiTheme="minorHAnsi" w:hAnsiTheme="minorHAnsi"/>
                <w:sz w:val="18"/>
                <w:szCs w:val="18"/>
              </w:rPr>
              <w:t>05</w:t>
            </w:r>
          </w:p>
        </w:tc>
        <w:tc>
          <w:tcPr>
            <w:tcW w:w="1435" w:type="dxa"/>
            <w:vAlign w:val="center"/>
          </w:tcPr>
          <w:p w14:paraId="75A34693" w14:textId="77777777" w:rsidR="00D47A58" w:rsidRDefault="00D47A58" w:rsidP="00A65221">
            <w:pPr>
              <w:spacing w:line="240" w:lineRule="auto"/>
              <w:contextualSpacing/>
              <w:jc w:val="center"/>
            </w:pPr>
            <w:r>
              <w:rPr>
                <w:rFonts w:asciiTheme="minorHAnsi" w:hAnsiTheme="minorHAnsi"/>
                <w:sz w:val="18"/>
                <w:szCs w:val="18"/>
              </w:rPr>
              <w:t>06</w:t>
            </w:r>
          </w:p>
        </w:tc>
      </w:tr>
      <w:tr w:rsidR="00D47A58" w14:paraId="4EE528BD" w14:textId="77777777" w:rsidTr="008A76AC">
        <w:trPr>
          <w:trHeight w:val="144"/>
        </w:trPr>
        <w:tc>
          <w:tcPr>
            <w:tcW w:w="1656" w:type="dxa"/>
            <w:vAlign w:val="center"/>
          </w:tcPr>
          <w:p w14:paraId="4C6B659C" w14:textId="77777777" w:rsidR="00D47A58" w:rsidRDefault="00D47A58" w:rsidP="00A65221">
            <w:pPr>
              <w:spacing w:line="240" w:lineRule="auto"/>
              <w:contextualSpacing/>
              <w:jc w:val="center"/>
            </w:pPr>
            <w:r>
              <w:rPr>
                <w:rFonts w:asciiTheme="minorHAnsi" w:hAnsiTheme="minorHAnsi"/>
                <w:sz w:val="18"/>
                <w:szCs w:val="18"/>
              </w:rPr>
              <w:t>Fan Name</w:t>
            </w:r>
          </w:p>
        </w:tc>
        <w:tc>
          <w:tcPr>
            <w:tcW w:w="1656" w:type="dxa"/>
            <w:vAlign w:val="center"/>
          </w:tcPr>
          <w:p w14:paraId="4F25E657" w14:textId="77777777" w:rsidR="00D47A58" w:rsidRDefault="00D47A58" w:rsidP="00A65221">
            <w:pPr>
              <w:spacing w:line="240" w:lineRule="auto"/>
              <w:contextualSpacing/>
              <w:jc w:val="center"/>
            </w:pPr>
            <w:r>
              <w:rPr>
                <w:rFonts w:asciiTheme="minorHAnsi" w:hAnsiTheme="minorHAnsi"/>
                <w:sz w:val="18"/>
                <w:szCs w:val="18"/>
              </w:rPr>
              <w:t>Fan Location</w:t>
            </w:r>
          </w:p>
        </w:tc>
        <w:tc>
          <w:tcPr>
            <w:tcW w:w="2304" w:type="dxa"/>
            <w:vAlign w:val="center"/>
          </w:tcPr>
          <w:p w14:paraId="7C027B2F" w14:textId="77777777" w:rsidR="00D47A58" w:rsidRDefault="00D47A58" w:rsidP="00A65221">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063CA347" w14:textId="77777777" w:rsidR="00D47A58" w:rsidRDefault="00D47A58" w:rsidP="00A65221">
            <w:pPr>
              <w:spacing w:line="240" w:lineRule="auto"/>
              <w:contextualSpacing/>
              <w:jc w:val="center"/>
            </w:pPr>
            <w:r>
              <w:rPr>
                <w:rFonts w:asciiTheme="minorHAnsi" w:hAnsiTheme="minorHAnsi"/>
                <w:sz w:val="18"/>
                <w:szCs w:val="18"/>
              </w:rPr>
              <w:t>WHF Model Number</w:t>
            </w:r>
          </w:p>
        </w:tc>
        <w:tc>
          <w:tcPr>
            <w:tcW w:w="1440" w:type="dxa"/>
            <w:vAlign w:val="center"/>
          </w:tcPr>
          <w:p w14:paraId="5F508F2B" w14:textId="6F8D9D0F" w:rsidR="00D47A58" w:rsidRDefault="00D47A58"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Airflow (CFM)</w:t>
            </w:r>
            <w:r w:rsidR="00BC6AC1">
              <w:rPr>
                <w:rFonts w:asciiTheme="minorHAnsi" w:hAnsiTheme="minorHAnsi"/>
                <w:sz w:val="18"/>
                <w:szCs w:val="18"/>
              </w:rPr>
              <w:t xml:space="preserve"> Per RA3.9.4.1</w:t>
            </w:r>
          </w:p>
        </w:tc>
        <w:tc>
          <w:tcPr>
            <w:tcW w:w="1435" w:type="dxa"/>
            <w:vAlign w:val="center"/>
          </w:tcPr>
          <w:p w14:paraId="30913D30" w14:textId="26CF4402" w:rsidR="00D47A58" w:rsidRDefault="00D47A58"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Watts</w:t>
            </w:r>
            <w:r w:rsidR="00BC6AC1">
              <w:rPr>
                <w:rFonts w:asciiTheme="minorHAnsi" w:hAnsiTheme="minorHAnsi"/>
                <w:sz w:val="18"/>
                <w:szCs w:val="18"/>
              </w:rPr>
              <w:t xml:space="preserve"> Per RA3.9.4.2</w:t>
            </w:r>
          </w:p>
        </w:tc>
      </w:tr>
      <w:tr w:rsidR="003E6F80" w14:paraId="68F15A12" w14:textId="77777777" w:rsidTr="008A76AC">
        <w:trPr>
          <w:trHeight w:val="144"/>
        </w:trPr>
        <w:tc>
          <w:tcPr>
            <w:tcW w:w="1656" w:type="dxa"/>
          </w:tcPr>
          <w:p w14:paraId="4858AD61" w14:textId="67C19F6B" w:rsidR="003E6F80" w:rsidRPr="00815A45" w:rsidRDefault="003E6F80" w:rsidP="00A65221">
            <w:pPr>
              <w:spacing w:line="240" w:lineRule="auto"/>
              <w:contextualSpacing/>
              <w:rPr>
                <w:sz w:val="18"/>
              </w:rPr>
            </w:pPr>
            <w:r w:rsidRPr="00815A45">
              <w:rPr>
                <w:sz w:val="18"/>
              </w:rPr>
              <w:t>&lt;&lt;Auto populate</w:t>
            </w:r>
            <w:r w:rsidRPr="004D7A07">
              <w:rPr>
                <w:sz w:val="18"/>
              </w:rPr>
              <w:t xml:space="preserve"> from CF2</w:t>
            </w:r>
            <w:r w:rsidRPr="00815A45">
              <w:rPr>
                <w:sz w:val="18"/>
              </w:rPr>
              <w:t>R&gt;&gt;</w:t>
            </w:r>
          </w:p>
        </w:tc>
        <w:tc>
          <w:tcPr>
            <w:tcW w:w="1656" w:type="dxa"/>
          </w:tcPr>
          <w:p w14:paraId="0D005076" w14:textId="1D498C06" w:rsidR="003E6F80" w:rsidRPr="00815A45" w:rsidRDefault="003E6F80" w:rsidP="00A65221">
            <w:pPr>
              <w:spacing w:line="240" w:lineRule="auto"/>
              <w:contextualSpacing/>
              <w:rPr>
                <w:sz w:val="18"/>
              </w:rPr>
            </w:pPr>
            <w:r w:rsidRPr="00320B91">
              <w:rPr>
                <w:sz w:val="18"/>
              </w:rPr>
              <w:t>&lt;&lt;Auto populate</w:t>
            </w:r>
            <w:r w:rsidRPr="004D7A07">
              <w:rPr>
                <w:sz w:val="18"/>
              </w:rPr>
              <w:t xml:space="preserve"> from CF2</w:t>
            </w:r>
            <w:r w:rsidRPr="00320B91">
              <w:rPr>
                <w:sz w:val="18"/>
              </w:rPr>
              <w:t>R&gt;&gt;</w:t>
            </w:r>
          </w:p>
        </w:tc>
        <w:tc>
          <w:tcPr>
            <w:tcW w:w="2304" w:type="dxa"/>
          </w:tcPr>
          <w:p w14:paraId="601B79C2" w14:textId="64AB792A" w:rsidR="003E6F80" w:rsidRPr="00815A45" w:rsidRDefault="003E6F80" w:rsidP="00A65221">
            <w:pPr>
              <w:spacing w:line="240" w:lineRule="auto"/>
              <w:contextualSpacing/>
              <w:rPr>
                <w:sz w:val="18"/>
              </w:rPr>
            </w:pPr>
            <w:r w:rsidRPr="00815A45">
              <w:rPr>
                <w:sz w:val="18"/>
              </w:rPr>
              <w:t>&lt;&lt;user input, WHF Manufacturer Name, string&gt;&gt;</w:t>
            </w:r>
          </w:p>
        </w:tc>
        <w:tc>
          <w:tcPr>
            <w:tcW w:w="2304" w:type="dxa"/>
          </w:tcPr>
          <w:p w14:paraId="191AFED7" w14:textId="020F6D86" w:rsidR="003E6F80" w:rsidRPr="00815A45" w:rsidRDefault="003E6F80" w:rsidP="00A65221">
            <w:pPr>
              <w:spacing w:line="240" w:lineRule="auto"/>
              <w:contextualSpacing/>
              <w:rPr>
                <w:sz w:val="18"/>
              </w:rPr>
            </w:pPr>
            <w:r w:rsidRPr="00815A45">
              <w:rPr>
                <w:sz w:val="18"/>
              </w:rPr>
              <w:t>&lt;&lt;user input, WHF Model Number, string&gt;&gt;</w:t>
            </w:r>
          </w:p>
        </w:tc>
        <w:tc>
          <w:tcPr>
            <w:tcW w:w="1440" w:type="dxa"/>
            <w:tcBorders>
              <w:bottom w:val="single" w:sz="4" w:space="0" w:color="auto"/>
            </w:tcBorders>
          </w:tcPr>
          <w:p w14:paraId="3BAF3F25" w14:textId="7B9088C2" w:rsidR="003E6F80" w:rsidRPr="00815A45" w:rsidRDefault="003E6F80" w:rsidP="00815A45">
            <w:pPr>
              <w:spacing w:line="240" w:lineRule="auto"/>
              <w:contextualSpacing/>
              <w:rPr>
                <w:sz w:val="18"/>
              </w:rPr>
            </w:pPr>
            <w:r w:rsidRPr="00815A45">
              <w:rPr>
                <w:sz w:val="18"/>
              </w:rPr>
              <w:t xml:space="preserve">&lt;&lt;user input, WHF Measured Airflow, </w:t>
            </w:r>
            <w:r>
              <w:rPr>
                <w:sz w:val="18"/>
              </w:rPr>
              <w:t>numeric</w:t>
            </w:r>
            <w:r w:rsidRPr="00815A45">
              <w:rPr>
                <w:sz w:val="18"/>
              </w:rPr>
              <w:t>&gt;&gt;</w:t>
            </w:r>
          </w:p>
        </w:tc>
        <w:tc>
          <w:tcPr>
            <w:tcW w:w="1435" w:type="dxa"/>
            <w:vMerge w:val="restart"/>
          </w:tcPr>
          <w:p w14:paraId="4D163B64" w14:textId="4BD4DD6D" w:rsidR="003E6F80" w:rsidRPr="00815A45" w:rsidRDefault="003E6F80" w:rsidP="00815A45">
            <w:pPr>
              <w:spacing w:line="240" w:lineRule="auto"/>
              <w:contextualSpacing/>
              <w:rPr>
                <w:sz w:val="18"/>
              </w:rPr>
            </w:pPr>
            <w:r>
              <w:rPr>
                <w:sz w:val="18"/>
              </w:rPr>
              <w:t>&lt;&lt;user input, Watts Measured, numeric&gt;&gt;</w:t>
            </w:r>
          </w:p>
        </w:tc>
      </w:tr>
      <w:tr w:rsidR="003E6F80" w14:paraId="223B4E93" w14:textId="77777777" w:rsidTr="008A76AC">
        <w:trPr>
          <w:trHeight w:val="144"/>
        </w:trPr>
        <w:tc>
          <w:tcPr>
            <w:tcW w:w="1656" w:type="dxa"/>
          </w:tcPr>
          <w:p w14:paraId="0E195037" w14:textId="77777777" w:rsidR="003E6F80" w:rsidRDefault="003E6F80" w:rsidP="00A65221">
            <w:pPr>
              <w:spacing w:line="240" w:lineRule="auto"/>
              <w:contextualSpacing/>
            </w:pPr>
          </w:p>
        </w:tc>
        <w:tc>
          <w:tcPr>
            <w:tcW w:w="1656" w:type="dxa"/>
          </w:tcPr>
          <w:p w14:paraId="7C270221" w14:textId="77777777" w:rsidR="003E6F80" w:rsidRDefault="003E6F80" w:rsidP="00A65221">
            <w:pPr>
              <w:spacing w:line="240" w:lineRule="auto"/>
              <w:contextualSpacing/>
            </w:pPr>
          </w:p>
        </w:tc>
        <w:tc>
          <w:tcPr>
            <w:tcW w:w="2304" w:type="dxa"/>
          </w:tcPr>
          <w:p w14:paraId="7F899602" w14:textId="77777777" w:rsidR="003E6F80" w:rsidRDefault="003E6F80" w:rsidP="00A65221">
            <w:pPr>
              <w:spacing w:line="240" w:lineRule="auto"/>
              <w:contextualSpacing/>
            </w:pPr>
          </w:p>
        </w:tc>
        <w:tc>
          <w:tcPr>
            <w:tcW w:w="2304" w:type="dxa"/>
          </w:tcPr>
          <w:p w14:paraId="5C4CCBD4" w14:textId="77777777" w:rsidR="003E6F80" w:rsidRDefault="003E6F80" w:rsidP="00A65221">
            <w:pPr>
              <w:spacing w:line="240" w:lineRule="auto"/>
              <w:contextualSpacing/>
            </w:pPr>
          </w:p>
        </w:tc>
        <w:tc>
          <w:tcPr>
            <w:tcW w:w="1440" w:type="dxa"/>
            <w:tcBorders>
              <w:top w:val="single" w:sz="4" w:space="0" w:color="auto"/>
              <w:bottom w:val="single" w:sz="4" w:space="0" w:color="auto"/>
            </w:tcBorders>
          </w:tcPr>
          <w:p w14:paraId="09345CA9" w14:textId="77777777" w:rsidR="003E6F80" w:rsidRDefault="003E6F80" w:rsidP="00A65221">
            <w:pPr>
              <w:spacing w:line="240" w:lineRule="auto"/>
              <w:contextualSpacing/>
            </w:pPr>
          </w:p>
        </w:tc>
        <w:tc>
          <w:tcPr>
            <w:tcW w:w="1435" w:type="dxa"/>
            <w:vMerge/>
          </w:tcPr>
          <w:p w14:paraId="38D36E4D" w14:textId="77777777" w:rsidR="003E6F80" w:rsidRDefault="003E6F80" w:rsidP="00A65221">
            <w:pPr>
              <w:spacing w:line="240" w:lineRule="auto"/>
              <w:contextualSpacing/>
            </w:pPr>
          </w:p>
        </w:tc>
      </w:tr>
      <w:tr w:rsidR="003E6F80" w14:paraId="3CEF0969" w14:textId="77777777" w:rsidTr="008A76AC">
        <w:trPr>
          <w:trHeight w:val="144"/>
        </w:trPr>
        <w:tc>
          <w:tcPr>
            <w:tcW w:w="1656" w:type="dxa"/>
          </w:tcPr>
          <w:p w14:paraId="584225A2" w14:textId="77777777" w:rsidR="003E6F80" w:rsidRDefault="003E6F80" w:rsidP="00A65221">
            <w:pPr>
              <w:spacing w:line="240" w:lineRule="auto"/>
              <w:contextualSpacing/>
            </w:pPr>
          </w:p>
        </w:tc>
        <w:tc>
          <w:tcPr>
            <w:tcW w:w="1656" w:type="dxa"/>
          </w:tcPr>
          <w:p w14:paraId="7CAA9595" w14:textId="77777777" w:rsidR="003E6F80" w:rsidRDefault="003E6F80" w:rsidP="00A65221">
            <w:pPr>
              <w:spacing w:line="240" w:lineRule="auto"/>
              <w:contextualSpacing/>
            </w:pPr>
          </w:p>
        </w:tc>
        <w:tc>
          <w:tcPr>
            <w:tcW w:w="2304" w:type="dxa"/>
          </w:tcPr>
          <w:p w14:paraId="37397E40" w14:textId="77777777" w:rsidR="003E6F80" w:rsidRDefault="003E6F80" w:rsidP="00A65221">
            <w:pPr>
              <w:spacing w:line="240" w:lineRule="auto"/>
              <w:contextualSpacing/>
            </w:pPr>
          </w:p>
        </w:tc>
        <w:tc>
          <w:tcPr>
            <w:tcW w:w="2304" w:type="dxa"/>
          </w:tcPr>
          <w:p w14:paraId="33AD2050" w14:textId="77777777" w:rsidR="003E6F80" w:rsidRDefault="003E6F80" w:rsidP="00A65221">
            <w:pPr>
              <w:spacing w:line="240" w:lineRule="auto"/>
              <w:contextualSpacing/>
            </w:pPr>
          </w:p>
        </w:tc>
        <w:tc>
          <w:tcPr>
            <w:tcW w:w="1440" w:type="dxa"/>
            <w:tcBorders>
              <w:top w:val="single" w:sz="4" w:space="0" w:color="auto"/>
            </w:tcBorders>
          </w:tcPr>
          <w:p w14:paraId="13BD6658" w14:textId="77777777" w:rsidR="003E6F80" w:rsidRDefault="003E6F80" w:rsidP="00A65221">
            <w:pPr>
              <w:spacing w:line="240" w:lineRule="auto"/>
              <w:contextualSpacing/>
            </w:pPr>
          </w:p>
        </w:tc>
        <w:tc>
          <w:tcPr>
            <w:tcW w:w="1435" w:type="dxa"/>
            <w:vMerge/>
          </w:tcPr>
          <w:p w14:paraId="640C0A2B" w14:textId="77777777" w:rsidR="003E6F80" w:rsidRDefault="003E6F80" w:rsidP="00A65221">
            <w:pPr>
              <w:spacing w:line="240" w:lineRule="auto"/>
              <w:contextualSpacing/>
            </w:pPr>
          </w:p>
        </w:tc>
      </w:tr>
    </w:tbl>
    <w:p w14:paraId="6C5C32D7" w14:textId="77777777" w:rsidR="00D47A58" w:rsidRPr="008A76AC" w:rsidRDefault="00D47A58" w:rsidP="00F85ED7">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9577D0" w14:paraId="46D5A679" w14:textId="77777777" w:rsidTr="008A76AC">
        <w:trPr>
          <w:trHeight w:val="144"/>
        </w:trPr>
        <w:tc>
          <w:tcPr>
            <w:tcW w:w="10795" w:type="dxa"/>
            <w:gridSpan w:val="3"/>
            <w:vAlign w:val="center"/>
          </w:tcPr>
          <w:p w14:paraId="46D5A678" w14:textId="7870C86E" w:rsidR="00F85ED7" w:rsidRPr="00E94E5A" w:rsidRDefault="00BC6AC1" w:rsidP="00FF77DD">
            <w:pPr>
              <w:spacing w:after="0" w:line="240" w:lineRule="auto"/>
              <w:rPr>
                <w:rFonts w:asciiTheme="minorHAnsi" w:hAnsiTheme="minorHAnsi"/>
                <w:b/>
                <w:sz w:val="18"/>
                <w:szCs w:val="18"/>
              </w:rPr>
            </w:pPr>
            <w:r>
              <w:rPr>
                <w:rFonts w:asciiTheme="minorHAnsi" w:hAnsiTheme="minorHAnsi"/>
                <w:b/>
                <w:sz w:val="20"/>
                <w:szCs w:val="18"/>
              </w:rPr>
              <w:t>D</w:t>
            </w:r>
            <w:r w:rsidR="00F85ED7" w:rsidRPr="00FF77DD">
              <w:rPr>
                <w:rFonts w:asciiTheme="minorHAnsi" w:hAnsiTheme="minorHAnsi"/>
                <w:b/>
                <w:sz w:val="20"/>
                <w:szCs w:val="18"/>
              </w:rPr>
              <w:t xml:space="preserve">. Whole House Fan </w:t>
            </w:r>
            <w:r w:rsidR="001F62B7" w:rsidRPr="00FF77DD">
              <w:rPr>
                <w:rFonts w:asciiTheme="minorHAnsi" w:hAnsiTheme="minorHAnsi"/>
                <w:b/>
                <w:sz w:val="20"/>
                <w:szCs w:val="18"/>
              </w:rPr>
              <w:t>C</w:t>
            </w:r>
            <w:r w:rsidR="00F85ED7" w:rsidRPr="00FF77DD">
              <w:rPr>
                <w:rFonts w:asciiTheme="minorHAnsi" w:hAnsiTheme="minorHAnsi"/>
                <w:b/>
                <w:sz w:val="20"/>
                <w:szCs w:val="18"/>
              </w:rPr>
              <w:t xml:space="preserve">ompliance </w:t>
            </w:r>
            <w:r w:rsidR="001F62B7" w:rsidRPr="00FF77DD">
              <w:rPr>
                <w:rFonts w:asciiTheme="minorHAnsi" w:hAnsiTheme="minorHAnsi"/>
                <w:b/>
                <w:sz w:val="20"/>
                <w:szCs w:val="18"/>
              </w:rPr>
              <w:t>C</w:t>
            </w:r>
            <w:r w:rsidR="00F85ED7" w:rsidRPr="00FF77DD">
              <w:rPr>
                <w:rFonts w:asciiTheme="minorHAnsi" w:hAnsiTheme="minorHAnsi"/>
                <w:b/>
                <w:sz w:val="20"/>
                <w:szCs w:val="18"/>
              </w:rPr>
              <w:t>alculations</w:t>
            </w:r>
          </w:p>
        </w:tc>
      </w:tr>
      <w:tr w:rsidR="00F85ED7" w:rsidRPr="009577D0" w14:paraId="46D5A681" w14:textId="77777777" w:rsidTr="008A76AC">
        <w:tblPrEx>
          <w:tblCellMar>
            <w:left w:w="115" w:type="dxa"/>
            <w:right w:w="115" w:type="dxa"/>
          </w:tblCellMar>
        </w:tblPrEx>
        <w:trPr>
          <w:trHeight w:val="144"/>
        </w:trPr>
        <w:tc>
          <w:tcPr>
            <w:tcW w:w="595" w:type="dxa"/>
            <w:vAlign w:val="center"/>
          </w:tcPr>
          <w:p w14:paraId="46D5A67E" w14:textId="105E401F"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01</w:t>
            </w:r>
          </w:p>
        </w:tc>
        <w:tc>
          <w:tcPr>
            <w:tcW w:w="4646" w:type="dxa"/>
            <w:vAlign w:val="center"/>
          </w:tcPr>
          <w:p w14:paraId="46D5A67F" w14:textId="5F3B8CD4"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54" w:type="dxa"/>
            <w:vAlign w:val="center"/>
          </w:tcPr>
          <w:p w14:paraId="46D5A680" w14:textId="4AFB7EC8" w:rsidR="00F85ED7" w:rsidRPr="009577D0" w:rsidDel="00B82A05" w:rsidRDefault="00BC6AC1" w:rsidP="004D7A07">
            <w:pPr>
              <w:spacing w:after="0" w:line="240" w:lineRule="auto"/>
              <w:rPr>
                <w:rFonts w:asciiTheme="minorHAnsi" w:hAnsiTheme="minorHAnsi"/>
                <w:sz w:val="18"/>
                <w:szCs w:val="18"/>
              </w:rPr>
            </w:pPr>
            <w:r w:rsidRPr="00F023D4">
              <w:rPr>
                <w:rFonts w:asciiTheme="minorHAnsi" w:hAnsiTheme="minorHAnsi"/>
                <w:sz w:val="18"/>
                <w:szCs w:val="18"/>
              </w:rPr>
              <w:t>&lt;&lt;calculated field: sum of all</w:t>
            </w:r>
            <w:r w:rsidRPr="00F023D4">
              <w:rPr>
                <w:rFonts w:asciiTheme="minorHAnsi" w:hAnsiTheme="minorHAnsi"/>
                <w:i/>
                <w:sz w:val="18"/>
                <w:szCs w:val="18"/>
              </w:rPr>
              <w:t xml:space="preserve"> WHF Modeled Airflow (CFM)</w:t>
            </w:r>
            <w:r w:rsidRPr="00F023D4">
              <w:rPr>
                <w:rFonts w:asciiTheme="minorHAnsi" w:hAnsiTheme="minorHAnsi"/>
                <w:sz w:val="18"/>
                <w:szCs w:val="18"/>
              </w:rPr>
              <w:t xml:space="preserve"> values from Table B &gt;&gt;</w:t>
            </w:r>
          </w:p>
        </w:tc>
      </w:tr>
      <w:tr w:rsidR="00F85ED7" w:rsidRPr="009577D0" w14:paraId="46D5A685" w14:textId="77777777" w:rsidTr="008A76AC">
        <w:tblPrEx>
          <w:tblCellMar>
            <w:left w:w="115" w:type="dxa"/>
            <w:right w:w="115" w:type="dxa"/>
          </w:tblCellMar>
        </w:tblPrEx>
        <w:trPr>
          <w:trHeight w:val="144"/>
        </w:trPr>
        <w:tc>
          <w:tcPr>
            <w:tcW w:w="595" w:type="dxa"/>
            <w:vAlign w:val="center"/>
          </w:tcPr>
          <w:p w14:paraId="46D5A682" w14:textId="32B5FCBA"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02</w:t>
            </w:r>
          </w:p>
        </w:tc>
        <w:tc>
          <w:tcPr>
            <w:tcW w:w="4646" w:type="dxa"/>
            <w:vAlign w:val="center"/>
          </w:tcPr>
          <w:p w14:paraId="46D5A683" w14:textId="4880FAA2"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54" w:type="dxa"/>
            <w:vAlign w:val="center"/>
          </w:tcPr>
          <w:p w14:paraId="46D5A684" w14:textId="3332DA6E" w:rsidR="00F85ED7" w:rsidRPr="00C77D58" w:rsidRDefault="00BC6AC1" w:rsidP="00A65221">
            <w:pPr>
              <w:spacing w:after="0" w:line="240" w:lineRule="auto"/>
              <w:rPr>
                <w:rFonts w:asciiTheme="minorHAnsi" w:hAnsiTheme="minorHAnsi"/>
                <w:sz w:val="18"/>
                <w:szCs w:val="18"/>
              </w:rPr>
            </w:pPr>
            <w:r w:rsidRPr="0000210D">
              <w:rPr>
                <w:rFonts w:asciiTheme="minorHAnsi" w:hAnsiTheme="minorHAnsi"/>
                <w:sz w:val="18"/>
                <w:szCs w:val="18"/>
              </w:rPr>
              <w:t>&lt;&lt;</w:t>
            </w:r>
            <w:r w:rsidRPr="00B434AE">
              <w:rPr>
                <w:rFonts w:asciiTheme="minorHAnsi" w:hAnsiTheme="minorHAnsi"/>
                <w:sz w:val="18"/>
                <w:szCs w:val="18"/>
              </w:rPr>
              <w:t xml:space="preserve">calculated field: sum </w:t>
            </w:r>
            <w:r w:rsidRPr="00FD0235">
              <w:rPr>
                <w:rFonts w:asciiTheme="minorHAnsi" w:hAnsiTheme="minorHAnsi"/>
                <w:sz w:val="18"/>
                <w:szCs w:val="18"/>
              </w:rPr>
              <w:t>of all</w:t>
            </w:r>
            <w:r w:rsidRPr="00A060CA">
              <w:rPr>
                <w:rFonts w:asciiTheme="minorHAnsi" w:hAnsiTheme="minorHAnsi"/>
                <w:i/>
                <w:sz w:val="18"/>
                <w:szCs w:val="18"/>
              </w:rPr>
              <w:t xml:space="preserve"> WHF </w:t>
            </w:r>
            <w:r>
              <w:rPr>
                <w:rFonts w:asciiTheme="minorHAnsi" w:hAnsiTheme="minorHAnsi"/>
                <w:i/>
                <w:sz w:val="18"/>
                <w:szCs w:val="18"/>
              </w:rPr>
              <w:t>Tested</w:t>
            </w:r>
            <w:r w:rsidRPr="00A060CA">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from Table</w:t>
            </w:r>
            <w:r w:rsidRPr="00864FF3">
              <w:rPr>
                <w:rFonts w:asciiTheme="minorHAnsi" w:hAnsiTheme="minorHAnsi"/>
                <w:sz w:val="18"/>
                <w:szCs w:val="18"/>
              </w:rPr>
              <w:t xml:space="preserve"> </w:t>
            </w:r>
            <w:r>
              <w:rPr>
                <w:rFonts w:asciiTheme="minorHAnsi" w:hAnsiTheme="minorHAnsi"/>
                <w:sz w:val="18"/>
                <w:szCs w:val="18"/>
              </w:rPr>
              <w:t>C</w:t>
            </w:r>
          </w:p>
        </w:tc>
      </w:tr>
      <w:tr w:rsidR="00F85ED7" w:rsidRPr="009577D0" w14:paraId="46D5A689" w14:textId="77777777" w:rsidTr="008A76AC">
        <w:tblPrEx>
          <w:tblCellMar>
            <w:left w:w="115" w:type="dxa"/>
            <w:right w:w="115" w:type="dxa"/>
          </w:tblCellMar>
        </w:tblPrEx>
        <w:trPr>
          <w:trHeight w:val="144"/>
        </w:trPr>
        <w:tc>
          <w:tcPr>
            <w:tcW w:w="595" w:type="dxa"/>
            <w:vAlign w:val="center"/>
          </w:tcPr>
          <w:p w14:paraId="46D5A686" w14:textId="7BF8F629" w:rsidR="00F85ED7" w:rsidRDefault="00F85ED7" w:rsidP="00815A45">
            <w:pPr>
              <w:spacing w:after="0" w:line="240" w:lineRule="auto"/>
              <w:jc w:val="center"/>
              <w:rPr>
                <w:rFonts w:asciiTheme="minorHAnsi" w:hAnsiTheme="minorHAnsi"/>
                <w:sz w:val="18"/>
                <w:szCs w:val="18"/>
              </w:rPr>
            </w:pPr>
            <w:r>
              <w:rPr>
                <w:rFonts w:asciiTheme="minorHAnsi" w:hAnsiTheme="minorHAnsi"/>
                <w:sz w:val="18"/>
                <w:szCs w:val="18"/>
              </w:rPr>
              <w:t>0</w:t>
            </w:r>
            <w:r w:rsidR="00815A45">
              <w:rPr>
                <w:rFonts w:asciiTheme="minorHAnsi" w:hAnsiTheme="minorHAnsi"/>
                <w:sz w:val="18"/>
                <w:szCs w:val="18"/>
              </w:rPr>
              <w:t>3</w:t>
            </w:r>
          </w:p>
        </w:tc>
        <w:tc>
          <w:tcPr>
            <w:tcW w:w="4646" w:type="dxa"/>
            <w:vAlign w:val="center"/>
          </w:tcPr>
          <w:p w14:paraId="46D5A687" w14:textId="726322FC" w:rsidR="00F85ED7" w:rsidRDefault="00AD1F69" w:rsidP="00FF77DD">
            <w:pPr>
              <w:spacing w:after="0" w:line="240" w:lineRule="auto"/>
              <w:rPr>
                <w:rFonts w:asciiTheme="minorHAnsi" w:hAnsiTheme="minorHAnsi"/>
                <w:sz w:val="18"/>
                <w:szCs w:val="18"/>
              </w:rPr>
            </w:pPr>
            <w:r>
              <w:rPr>
                <w:rFonts w:asciiTheme="minorHAnsi" w:hAnsiTheme="minorHAnsi"/>
                <w:sz w:val="18"/>
                <w:szCs w:val="18"/>
              </w:rPr>
              <w:t>Required Fan Efficacy (Watts/CFM)</w:t>
            </w:r>
          </w:p>
        </w:tc>
        <w:tc>
          <w:tcPr>
            <w:tcW w:w="5554" w:type="dxa"/>
            <w:vAlign w:val="center"/>
          </w:tcPr>
          <w:p w14:paraId="46D5A688" w14:textId="5BEBD6DE" w:rsidR="00F85ED7" w:rsidRPr="009577D0" w:rsidRDefault="00680A0C" w:rsidP="00AD1F69">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 xml:space="preserve">Watts) </w:t>
            </w:r>
            <w:r w:rsidRPr="008F51C0">
              <w:rPr>
                <w:rFonts w:asciiTheme="minorHAnsi" w:hAnsiTheme="minorHAnsi"/>
                <w:sz w:val="18"/>
                <w:szCs w:val="18"/>
              </w:rPr>
              <w:t>/</w:t>
            </w:r>
            <w:r>
              <w:rPr>
                <w:rFonts w:asciiTheme="minorHAnsi" w:hAnsiTheme="minorHAnsi"/>
                <w:sz w:val="18"/>
                <w:szCs w:val="18"/>
              </w:rPr>
              <w:t xml:space="preserve"> </w:t>
            </w:r>
            <w:r w:rsidRPr="008F51C0">
              <w:rPr>
                <w:rFonts w:asciiTheme="minorHAnsi" w:hAnsiTheme="minorHAnsi"/>
                <w:sz w:val="18"/>
                <w:szCs w:val="18"/>
              </w:rPr>
              <w:t xml:space="preserve">sum of all </w:t>
            </w:r>
            <w:r w:rsidRPr="008F51C0">
              <w:rPr>
                <w:rFonts w:asciiTheme="minorHAnsi" w:hAnsiTheme="minorHAnsi"/>
                <w:i/>
                <w:sz w:val="18"/>
                <w:szCs w:val="18"/>
              </w:rPr>
              <w:t xml:space="preserve">WHF </w:t>
            </w:r>
            <w:proofErr w:type="gramStart"/>
            <w:r w:rsidRPr="008F51C0">
              <w:rPr>
                <w:rFonts w:asciiTheme="minorHAnsi" w:hAnsiTheme="minorHAnsi"/>
                <w:i/>
                <w:sz w:val="18"/>
                <w:szCs w:val="18"/>
              </w:rPr>
              <w:t>Modeled  Airflow</w:t>
            </w:r>
            <w:proofErr w:type="gramEnd"/>
            <w:r w:rsidRPr="008F51C0">
              <w:rPr>
                <w:rFonts w:asciiTheme="minorHAnsi" w:hAnsiTheme="minorHAnsi"/>
                <w:i/>
                <w:sz w:val="18"/>
                <w:szCs w:val="18"/>
              </w:rPr>
              <w:t xml:space="preserve"> (CFM)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D" w14:textId="77777777" w:rsidTr="008A76AC">
        <w:tblPrEx>
          <w:tblCellMar>
            <w:left w:w="115" w:type="dxa"/>
            <w:right w:w="115" w:type="dxa"/>
          </w:tblCellMar>
        </w:tblPrEx>
        <w:trPr>
          <w:trHeight w:val="144"/>
        </w:trPr>
        <w:tc>
          <w:tcPr>
            <w:tcW w:w="595" w:type="dxa"/>
            <w:vAlign w:val="center"/>
          </w:tcPr>
          <w:p w14:paraId="46D5A68A" w14:textId="11B60963"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w:t>
            </w:r>
            <w:r w:rsidR="00815A45">
              <w:rPr>
                <w:rFonts w:asciiTheme="minorHAnsi" w:hAnsiTheme="minorHAnsi"/>
                <w:sz w:val="18"/>
                <w:szCs w:val="18"/>
              </w:rPr>
              <w:t>4</w:t>
            </w:r>
          </w:p>
        </w:tc>
        <w:tc>
          <w:tcPr>
            <w:tcW w:w="4646" w:type="dxa"/>
            <w:vAlign w:val="center"/>
          </w:tcPr>
          <w:p w14:paraId="46D5A68B" w14:textId="54B4AD9F" w:rsidR="00F85ED7" w:rsidRDefault="00AD1F69" w:rsidP="00103E04">
            <w:pPr>
              <w:spacing w:after="0" w:line="240" w:lineRule="auto"/>
              <w:rPr>
                <w:rFonts w:asciiTheme="minorHAnsi" w:hAnsiTheme="minorHAnsi"/>
                <w:sz w:val="18"/>
                <w:szCs w:val="18"/>
              </w:rPr>
            </w:pPr>
            <w:r>
              <w:rPr>
                <w:rFonts w:asciiTheme="minorHAnsi" w:hAnsiTheme="minorHAnsi"/>
                <w:sz w:val="18"/>
                <w:szCs w:val="18"/>
              </w:rPr>
              <w:t>Installed Fan Efficacy (Watts/CFM)</w:t>
            </w:r>
          </w:p>
        </w:tc>
        <w:tc>
          <w:tcPr>
            <w:tcW w:w="5554" w:type="dxa"/>
            <w:vAlign w:val="center"/>
          </w:tcPr>
          <w:p w14:paraId="46D5A68C" w14:textId="637A1E3B" w:rsidR="00F85ED7" w:rsidRPr="009577D0" w:rsidRDefault="00680A0C">
            <w:pPr>
              <w:spacing w:after="0" w:line="240" w:lineRule="auto"/>
              <w:rPr>
                <w:rFonts w:asciiTheme="minorHAnsi" w:hAnsiTheme="minorHAnsi"/>
                <w:sz w:val="18"/>
                <w:szCs w:val="18"/>
              </w:rPr>
            </w:pPr>
            <w:r w:rsidRPr="0000210D">
              <w:rPr>
                <w:rFonts w:asciiTheme="minorHAnsi" w:hAnsiTheme="minorHAnsi"/>
                <w:sz w:val="18"/>
                <w:szCs w:val="18"/>
              </w:rPr>
              <w:t>&lt;&lt;</w:t>
            </w:r>
            <w:r>
              <w:rPr>
                <w:rFonts w:asciiTheme="minorHAnsi" w:hAnsiTheme="minorHAnsi"/>
                <w:sz w:val="18"/>
                <w:szCs w:val="18"/>
              </w:rPr>
              <w:t xml:space="preserve">calculated field: </w:t>
            </w:r>
            <w:r>
              <w:rPr>
                <w:rFonts w:asciiTheme="minorHAnsi" w:hAnsiTheme="minorHAnsi"/>
                <w:i/>
                <w:sz w:val="18"/>
                <w:szCs w:val="18"/>
              </w:rPr>
              <w:t>WHF Tested Watts</w:t>
            </w:r>
            <w:r>
              <w:rPr>
                <w:rFonts w:asciiTheme="minorHAnsi" w:hAnsiTheme="minorHAnsi"/>
                <w:sz w:val="18"/>
                <w:szCs w:val="18"/>
              </w:rPr>
              <w:t xml:space="preserve"> value from Table C / </w:t>
            </w:r>
            <w:r>
              <w:rPr>
                <w:rFonts w:asciiTheme="minorHAnsi" w:hAnsiTheme="minorHAnsi"/>
                <w:i/>
                <w:sz w:val="18"/>
                <w:szCs w:val="18"/>
              </w:rPr>
              <w:t>Installed CFM</w:t>
            </w:r>
            <w:r>
              <w:rPr>
                <w:rFonts w:asciiTheme="minorHAnsi" w:hAnsiTheme="minorHAnsi"/>
                <w:sz w:val="18"/>
                <w:szCs w:val="18"/>
              </w:rPr>
              <w:t xml:space="preserve"> from Table</w:t>
            </w:r>
            <w:r w:rsidRPr="007E2D0C">
              <w:rPr>
                <w:rFonts w:asciiTheme="minorHAnsi" w:hAnsiTheme="minorHAnsi"/>
                <w:sz w:val="18"/>
                <w:szCs w:val="18"/>
              </w:rPr>
              <w:t xml:space="preserve"> </w:t>
            </w:r>
            <w:r>
              <w:rPr>
                <w:rFonts w:asciiTheme="minorHAnsi" w:hAnsiTheme="minorHAnsi"/>
                <w:sz w:val="18"/>
                <w:szCs w:val="18"/>
              </w:rPr>
              <w:t>D</w:t>
            </w:r>
            <w:r w:rsidRPr="0000210D">
              <w:rPr>
                <w:rFonts w:asciiTheme="minorHAnsi" w:hAnsiTheme="minorHAnsi"/>
                <w:sz w:val="18"/>
                <w:szCs w:val="18"/>
              </w:rPr>
              <w:t>&gt;&gt;</w:t>
            </w:r>
          </w:p>
        </w:tc>
      </w:tr>
    </w:tbl>
    <w:p w14:paraId="46D5A68E" w14:textId="77777777" w:rsidR="008A4463" w:rsidRPr="008A76AC" w:rsidRDefault="008A4463" w:rsidP="008A4463">
      <w:pPr>
        <w:spacing w:after="0" w:line="240" w:lineRule="auto"/>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5"/>
      </w:tblGrid>
      <w:tr w:rsidR="008A4463" w:rsidRPr="00305DBA" w14:paraId="46D5A690" w14:textId="77777777" w:rsidTr="008A76AC">
        <w:trPr>
          <w:trHeight w:val="144"/>
        </w:trPr>
        <w:tc>
          <w:tcPr>
            <w:tcW w:w="10885" w:type="dxa"/>
            <w:tcBorders>
              <w:top w:val="single" w:sz="4" w:space="0" w:color="000000"/>
              <w:left w:val="single" w:sz="4" w:space="0" w:color="000000"/>
              <w:bottom w:val="single" w:sz="4" w:space="0" w:color="000000"/>
              <w:right w:val="single" w:sz="4" w:space="0" w:color="000000"/>
            </w:tcBorders>
            <w:vAlign w:val="center"/>
          </w:tcPr>
          <w:p w14:paraId="46D5A68F" w14:textId="5EE6A2A9" w:rsidR="008A4463" w:rsidRPr="0060558D" w:rsidRDefault="00BC6AC1" w:rsidP="00FF77DD">
            <w:pPr>
              <w:spacing w:after="0"/>
              <w:rPr>
                <w:rFonts w:asciiTheme="minorHAnsi" w:hAnsiTheme="minorHAnsi"/>
                <w:b/>
                <w:sz w:val="18"/>
                <w:szCs w:val="18"/>
              </w:rPr>
            </w:pPr>
            <w:r>
              <w:rPr>
                <w:rFonts w:asciiTheme="minorHAnsi" w:hAnsiTheme="minorHAnsi"/>
                <w:b/>
                <w:sz w:val="18"/>
                <w:szCs w:val="18"/>
              </w:rPr>
              <w:lastRenderedPageBreak/>
              <w:t>E</w:t>
            </w:r>
            <w:r w:rsidR="008A4463" w:rsidRPr="00305DBA">
              <w:rPr>
                <w:rFonts w:asciiTheme="minorHAnsi" w:hAnsiTheme="minorHAnsi"/>
                <w:b/>
                <w:sz w:val="18"/>
                <w:szCs w:val="18"/>
              </w:rPr>
              <w:t>. Compliance Statement</w:t>
            </w:r>
          </w:p>
        </w:tc>
      </w:tr>
      <w:tr w:rsidR="008A4463" w:rsidRPr="00305DBA" w14:paraId="46D5A692" w14:textId="77777777" w:rsidTr="008A76AC">
        <w:trPr>
          <w:trHeight w:val="144"/>
        </w:trPr>
        <w:tc>
          <w:tcPr>
            <w:tcW w:w="10885" w:type="dxa"/>
            <w:tcBorders>
              <w:top w:val="single" w:sz="4" w:space="0" w:color="000000"/>
              <w:left w:val="single" w:sz="4" w:space="0" w:color="000000"/>
              <w:bottom w:val="single" w:sz="4" w:space="0" w:color="000000"/>
              <w:right w:val="single" w:sz="4" w:space="0" w:color="000000"/>
            </w:tcBorders>
            <w:vAlign w:val="center"/>
          </w:tcPr>
          <w:p w14:paraId="46D5A691" w14:textId="6CB2D8EE" w:rsidR="008A4463" w:rsidRPr="0060558D" w:rsidRDefault="00904B8E" w:rsidP="00840E5C">
            <w:pPr>
              <w:spacing w:after="0" w:line="240" w:lineRule="auto"/>
              <w:rPr>
                <w:rFonts w:asciiTheme="minorHAnsi" w:hAnsiTheme="minorHAnsi"/>
                <w:sz w:val="18"/>
                <w:szCs w:val="18"/>
              </w:rPr>
            </w:pPr>
            <w:r>
              <w:rPr>
                <w:rFonts w:asciiTheme="minorHAnsi" w:hAnsiTheme="minorHAnsi"/>
                <w:sz w:val="18"/>
                <w:szCs w:val="18"/>
              </w:rPr>
              <w:t xml:space="preserve">&lt;&lt;calculated field: if </w:t>
            </w:r>
            <w:r w:rsidR="00061F4F">
              <w:rPr>
                <w:rFonts w:asciiTheme="minorHAnsi" w:hAnsiTheme="minorHAnsi"/>
                <w:sz w:val="18"/>
                <w:szCs w:val="18"/>
              </w:rPr>
              <w:t>D</w:t>
            </w:r>
            <w:r w:rsidR="00840E5C">
              <w:rPr>
                <w:rFonts w:asciiTheme="minorHAnsi" w:hAnsiTheme="minorHAnsi"/>
                <w:sz w:val="18"/>
                <w:szCs w:val="18"/>
              </w:rPr>
              <w:t xml:space="preserve">02 ≥ </w:t>
            </w:r>
            <w:r w:rsidR="00061F4F">
              <w:rPr>
                <w:rFonts w:asciiTheme="minorHAnsi" w:hAnsiTheme="minorHAnsi"/>
                <w:sz w:val="18"/>
                <w:szCs w:val="18"/>
              </w:rPr>
              <w:t>D</w:t>
            </w:r>
            <w:r w:rsidR="00840E5C">
              <w:rPr>
                <w:rFonts w:asciiTheme="minorHAnsi" w:hAnsiTheme="minorHAnsi"/>
                <w:sz w:val="18"/>
                <w:szCs w:val="18"/>
              </w:rPr>
              <w:t xml:space="preserve">01 </w:t>
            </w:r>
            <w:r>
              <w:rPr>
                <w:rFonts w:asciiTheme="minorHAnsi" w:hAnsiTheme="minorHAnsi"/>
                <w:sz w:val="18"/>
                <w:szCs w:val="18"/>
              </w:rPr>
              <w:t>and</w:t>
            </w:r>
            <w:r w:rsidR="00840E5C">
              <w:rPr>
                <w:rFonts w:asciiTheme="minorHAnsi" w:hAnsiTheme="minorHAnsi"/>
                <w:sz w:val="18"/>
                <w:szCs w:val="18"/>
              </w:rPr>
              <w:t xml:space="preserve"> </w:t>
            </w:r>
            <w:r w:rsidR="00061F4F">
              <w:rPr>
                <w:rFonts w:asciiTheme="minorHAnsi" w:hAnsiTheme="minorHAnsi"/>
                <w:sz w:val="18"/>
                <w:szCs w:val="18"/>
              </w:rPr>
              <w:t>D</w:t>
            </w:r>
            <w:r w:rsidR="00840E5C">
              <w:rPr>
                <w:rFonts w:asciiTheme="minorHAnsi" w:hAnsiTheme="minorHAnsi"/>
                <w:sz w:val="18"/>
                <w:szCs w:val="18"/>
              </w:rPr>
              <w:t xml:space="preserve">03 ≥ </w:t>
            </w:r>
            <w:r w:rsidR="00061F4F">
              <w:rPr>
                <w:rFonts w:asciiTheme="minorHAnsi" w:hAnsiTheme="minorHAnsi"/>
                <w:sz w:val="18"/>
                <w:szCs w:val="18"/>
              </w:rPr>
              <w:t>D</w:t>
            </w:r>
            <w:r w:rsidR="00840E5C">
              <w:rPr>
                <w:rFonts w:asciiTheme="minorHAnsi" w:hAnsiTheme="minorHAnsi"/>
                <w:sz w:val="18"/>
                <w:szCs w:val="18"/>
              </w:rPr>
              <w:t>04</w:t>
            </w:r>
            <w:r>
              <w:rPr>
                <w:rFonts w:asciiTheme="minorHAnsi" w:hAnsiTheme="minorHAnsi"/>
                <w:sz w:val="18"/>
                <w:szCs w:val="18"/>
              </w:rPr>
              <w:t xml:space="preserve">, then display </w:t>
            </w:r>
            <w:proofErr w:type="gramStart"/>
            <w:r>
              <w:rPr>
                <w:rFonts w:asciiTheme="minorHAnsi" w:hAnsiTheme="minorHAnsi"/>
                <w:sz w:val="18"/>
                <w:szCs w:val="18"/>
              </w:rPr>
              <w:t>result:“</w:t>
            </w:r>
            <w:proofErr w:type="gramEnd"/>
            <w:r>
              <w:rPr>
                <w:rFonts w:asciiTheme="minorHAnsi" w:hAnsiTheme="minorHAnsi"/>
                <w:sz w:val="18"/>
                <w:szCs w:val="18"/>
              </w:rPr>
              <w:t xml:space="preserve"> System passes whole house fan requirement.” ; else display result: ”System fails whole house fan requirement.”&gt;&gt;</w:t>
            </w:r>
          </w:p>
        </w:tc>
      </w:tr>
    </w:tbl>
    <w:p w14:paraId="46D5A693" w14:textId="77777777" w:rsidR="008A4463" w:rsidRPr="008A76AC" w:rsidRDefault="008A4463" w:rsidP="008A4463">
      <w:pPr>
        <w:spacing w:after="0" w:line="240" w:lineRule="auto"/>
        <w:rPr>
          <w:rFonts w:asciiTheme="minorHAnsi" w:hAnsiTheme="minorHAnsi"/>
          <w:sz w:val="18"/>
          <w:szCs w:val="18"/>
        </w:rPr>
      </w:pPr>
    </w:p>
    <w:tbl>
      <w:tblPr>
        <w:tblW w:w="10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2851"/>
        <w:gridCol w:w="7449"/>
      </w:tblGrid>
      <w:tr w:rsidR="006802FC" w:rsidRPr="00FF77DD" w14:paraId="46D5A695" w14:textId="77777777" w:rsidTr="008A76AC">
        <w:trPr>
          <w:trHeight w:val="144"/>
        </w:trPr>
        <w:tc>
          <w:tcPr>
            <w:tcW w:w="10890" w:type="dxa"/>
            <w:gridSpan w:val="3"/>
            <w:tcBorders>
              <w:top w:val="single" w:sz="4" w:space="0" w:color="000000"/>
              <w:left w:val="single" w:sz="4" w:space="0" w:color="000000"/>
              <w:bottom w:val="single" w:sz="4" w:space="0" w:color="000000"/>
              <w:right w:val="single" w:sz="4" w:space="0" w:color="000000"/>
            </w:tcBorders>
            <w:vAlign w:val="center"/>
          </w:tcPr>
          <w:p w14:paraId="46D5A694" w14:textId="24392297" w:rsidR="006802FC" w:rsidRPr="00FF77DD" w:rsidRDefault="00BC6AC1" w:rsidP="00D73292">
            <w:pPr>
              <w:spacing w:after="0"/>
              <w:rPr>
                <w:rFonts w:asciiTheme="minorHAnsi" w:hAnsiTheme="minorHAnsi"/>
                <w:b/>
                <w:sz w:val="20"/>
                <w:szCs w:val="20"/>
              </w:rPr>
            </w:pPr>
            <w:r>
              <w:rPr>
                <w:rFonts w:asciiTheme="minorHAnsi" w:hAnsiTheme="minorHAnsi"/>
                <w:b/>
                <w:sz w:val="20"/>
                <w:szCs w:val="20"/>
              </w:rPr>
              <w:t>F</w:t>
            </w:r>
            <w:r w:rsidR="006802FC" w:rsidRPr="00FF77DD">
              <w:rPr>
                <w:rFonts w:asciiTheme="minorHAnsi" w:hAnsiTheme="minorHAnsi"/>
                <w:b/>
                <w:sz w:val="20"/>
                <w:szCs w:val="20"/>
              </w:rPr>
              <w:t>. Additional Requirements</w:t>
            </w:r>
          </w:p>
        </w:tc>
      </w:tr>
      <w:tr w:rsidR="006802FC" w:rsidRPr="009577D0" w14:paraId="46D5A698" w14:textId="77777777" w:rsidTr="008A76AC">
        <w:trPr>
          <w:trHeight w:val="144"/>
        </w:trPr>
        <w:tc>
          <w:tcPr>
            <w:tcW w:w="590" w:type="dxa"/>
            <w:vAlign w:val="center"/>
          </w:tcPr>
          <w:p w14:paraId="46D5A696"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1</w:t>
            </w:r>
          </w:p>
        </w:tc>
        <w:tc>
          <w:tcPr>
            <w:tcW w:w="10300" w:type="dxa"/>
            <w:gridSpan w:val="2"/>
            <w:vAlign w:val="center"/>
          </w:tcPr>
          <w:p w14:paraId="46D5A697" w14:textId="436151BE"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ins w:id="51" w:author="Wichert, RJ@Energy" w:date="2021-12-06T07:56:00Z">
              <w:r w:rsidR="00B63344">
                <w:rPr>
                  <w:rFonts w:asciiTheme="minorHAnsi" w:hAnsiTheme="minorHAnsi"/>
                  <w:sz w:val="18"/>
                  <w:szCs w:val="18"/>
                </w:rPr>
                <w:t>i</w:t>
              </w:r>
            </w:ins>
            <w:del w:id="52" w:author="Wichert, RJ@Energy" w:date="2021-12-06T07:56:00Z">
              <w:r w:rsidRPr="00C73FEB" w:rsidDel="00B63344">
                <w:rPr>
                  <w:rFonts w:asciiTheme="minorHAnsi" w:hAnsiTheme="minorHAnsi"/>
                  <w:sz w:val="18"/>
                  <w:szCs w:val="18"/>
                </w:rPr>
                <w:delText>o</w:delText>
              </w:r>
            </w:del>
            <w:r w:rsidRPr="00C73FEB">
              <w:rPr>
                <w:rFonts w:asciiTheme="minorHAnsi" w:hAnsiTheme="minorHAnsi"/>
                <w:sz w:val="18"/>
                <w:szCs w:val="18"/>
              </w:rPr>
              <w:t xml:space="preserve">n the </w:t>
            </w:r>
            <w:ins w:id="53" w:author="Alhabibi, Haider@Energy" w:date="2021-11-28T23:25:00Z">
              <w:r w:rsidR="00DD15C5">
                <w:rPr>
                  <w:rFonts w:asciiTheme="minorHAnsi" w:hAnsiTheme="minorHAnsi"/>
                  <w:sz w:val="18"/>
                  <w:szCs w:val="18"/>
                </w:rPr>
                <w:t xml:space="preserve">Home Ventilating Institute Certified Products Directory </w:t>
              </w:r>
            </w:ins>
            <w:del w:id="54" w:author="Alhabibi, Haider@Energy" w:date="2021-11-30T23:40:00Z">
              <w:r w:rsidR="00DE5386" w:rsidRPr="00C31FEF" w:rsidDel="002B174E">
                <w:rPr>
                  <w:rFonts w:asciiTheme="minorHAnsi" w:hAnsiTheme="minorHAnsi"/>
                  <w:sz w:val="18"/>
                  <w:szCs w:val="18"/>
                </w:rPr>
                <w:delText>CEC</w:delText>
              </w:r>
              <w:r w:rsidR="00DE5386" w:rsidDel="002B174E">
                <w:rPr>
                  <w:rFonts w:asciiTheme="minorHAnsi" w:hAnsiTheme="minorHAnsi"/>
                  <w:sz w:val="18"/>
                  <w:szCs w:val="18"/>
                </w:rPr>
                <w:delText xml:space="preserve">’s </w:delText>
              </w:r>
              <w:r w:rsidR="00DE5386" w:rsidDel="002B174E">
                <w:rPr>
                  <w:rFonts w:asciiTheme="minorHAnsi" w:hAnsiTheme="minorHAnsi"/>
                  <w:sz w:val="18"/>
                </w:rPr>
                <w:delText>Modernized Appliance Efficiency Database</w:delText>
              </w:r>
            </w:del>
            <w:r w:rsidRPr="00C73FEB">
              <w:rPr>
                <w:rFonts w:asciiTheme="minorHAnsi" w:hAnsiTheme="minorHAnsi"/>
                <w:sz w:val="18"/>
                <w:szCs w:val="18"/>
              </w:rPr>
              <w:t xml:space="preserve"> as an approved model.</w:t>
            </w:r>
          </w:p>
        </w:tc>
      </w:tr>
      <w:tr w:rsidR="006802FC" w:rsidRPr="009577D0" w14:paraId="46D5A69B" w14:textId="77777777" w:rsidTr="008A76AC">
        <w:trPr>
          <w:trHeight w:val="144"/>
        </w:trPr>
        <w:tc>
          <w:tcPr>
            <w:tcW w:w="590" w:type="dxa"/>
            <w:vAlign w:val="center"/>
          </w:tcPr>
          <w:p w14:paraId="46D5A699"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2</w:t>
            </w:r>
          </w:p>
        </w:tc>
        <w:tc>
          <w:tcPr>
            <w:tcW w:w="10300" w:type="dxa"/>
            <w:gridSpan w:val="2"/>
            <w:vAlign w:val="center"/>
          </w:tcPr>
          <w:p w14:paraId="46D5A69A" w14:textId="0140C7B8"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homeowner </w:t>
            </w:r>
            <w:r>
              <w:rPr>
                <w:rFonts w:asciiTheme="minorHAnsi" w:hAnsiTheme="minorHAnsi"/>
                <w:sz w:val="18"/>
                <w:szCs w:val="18"/>
              </w:rPr>
              <w:t>shall be provided with</w:t>
            </w:r>
            <w:r w:rsidRPr="00C73FEB">
              <w:rPr>
                <w:rFonts w:asciiTheme="minorHAnsi" w:hAnsiTheme="minorHAnsi"/>
                <w:sz w:val="18"/>
                <w:szCs w:val="18"/>
              </w:rPr>
              <w:t xml:space="preserve"> </w:t>
            </w:r>
            <w:r>
              <w:rPr>
                <w:rFonts w:asciiTheme="minorHAnsi" w:hAnsiTheme="minorHAnsi"/>
                <w:sz w:val="18"/>
                <w:szCs w:val="18"/>
              </w:rPr>
              <w:t>user instructions documentation that describe</w:t>
            </w:r>
            <w:r w:rsidR="00863D38">
              <w:rPr>
                <w:rFonts w:asciiTheme="minorHAnsi" w:hAnsiTheme="minorHAnsi"/>
                <w:sz w:val="18"/>
                <w:szCs w:val="18"/>
              </w:rPr>
              <w:t>s</w:t>
            </w:r>
            <w:r>
              <w:rPr>
                <w:rFonts w:asciiTheme="minorHAnsi" w:hAnsiTheme="minorHAnsi"/>
                <w:sz w:val="18"/>
                <w:szCs w:val="18"/>
              </w:rPr>
              <w:t xml:space="preserve"> the proper use of the whole house fan necessary</w:t>
            </w:r>
            <w:r>
              <w:rPr>
                <w:rFonts w:ascii="Arial" w:eastAsia="Times New Roman" w:hAnsi="Arial" w:cs="Arial"/>
                <w:bCs/>
                <w:sz w:val="17"/>
                <w:szCs w:val="17"/>
              </w:rPr>
              <w:t xml:space="preserve"> to obtain the full energy savings benefit</w:t>
            </w:r>
            <w:r w:rsidRPr="00C73FEB">
              <w:rPr>
                <w:rFonts w:asciiTheme="minorHAnsi" w:hAnsiTheme="minorHAnsi"/>
                <w:sz w:val="18"/>
                <w:szCs w:val="18"/>
              </w:rPr>
              <w:t>.</w:t>
            </w:r>
          </w:p>
        </w:tc>
      </w:tr>
      <w:tr w:rsidR="00B679D8" w:rsidRPr="009577D0" w14:paraId="1BD44388" w14:textId="77777777" w:rsidTr="008A76AC">
        <w:trPr>
          <w:trHeight w:val="144"/>
        </w:trPr>
        <w:tc>
          <w:tcPr>
            <w:tcW w:w="590" w:type="dxa"/>
            <w:vAlign w:val="center"/>
          </w:tcPr>
          <w:p w14:paraId="374325D2" w14:textId="5B8FDE09" w:rsidR="00B679D8" w:rsidRDefault="00B679D8" w:rsidP="00B679D8">
            <w:pPr>
              <w:spacing w:after="0" w:line="240" w:lineRule="auto"/>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3</w:t>
            </w:r>
          </w:p>
        </w:tc>
        <w:tc>
          <w:tcPr>
            <w:tcW w:w="2851" w:type="dxa"/>
            <w:vAlign w:val="center"/>
          </w:tcPr>
          <w:p w14:paraId="75CF46B4" w14:textId="3945DA88" w:rsidR="00B679D8" w:rsidRPr="00C73FEB" w:rsidRDefault="00B679D8" w:rsidP="00B679D8">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449" w:type="dxa"/>
            <w:vAlign w:val="center"/>
          </w:tcPr>
          <w:p w14:paraId="47DD7663" w14:textId="77777777" w:rsidR="00B679D8" w:rsidRPr="00877B2C" w:rsidRDefault="00B679D8" w:rsidP="00B679D8">
            <w:pPr>
              <w:keepNext/>
              <w:spacing w:after="0" w:line="240" w:lineRule="auto"/>
              <w:rPr>
                <w:rFonts w:asciiTheme="minorHAnsi" w:hAnsiTheme="minorHAnsi"/>
                <w:sz w:val="18"/>
                <w:szCs w:val="18"/>
              </w:rPr>
            </w:pPr>
            <w:r w:rsidRPr="00877B2C">
              <w:rPr>
                <w:rFonts w:asciiTheme="minorHAnsi" w:hAnsiTheme="minorHAnsi"/>
                <w:sz w:val="18"/>
                <w:szCs w:val="18"/>
              </w:rPr>
              <w:t>&lt;&lt;user pick from list:</w:t>
            </w:r>
          </w:p>
          <w:p w14:paraId="16138BC9" w14:textId="77777777" w:rsidR="00B679D8" w:rsidRPr="00877B2C" w:rsidRDefault="00B679D8" w:rsidP="00B679D8">
            <w:pPr>
              <w:keepNext/>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Pass</w:t>
            </w:r>
            <w:r w:rsidRPr="00877B2C">
              <w:rPr>
                <w:rFonts w:asciiTheme="minorHAnsi" w:hAnsiTheme="minorHAnsi"/>
                <w:sz w:val="18"/>
                <w:szCs w:val="18"/>
              </w:rPr>
              <w:t xml:space="preserve"> - all applicable requirements are met; or</w:t>
            </w:r>
          </w:p>
          <w:p w14:paraId="260EAB74" w14:textId="06E64D01" w:rsidR="00B679D8" w:rsidRPr="00C73FEB" w:rsidRDefault="00B679D8" w:rsidP="00B679D8">
            <w:pPr>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Fail</w:t>
            </w:r>
            <w:r w:rsidRPr="00877B2C">
              <w:rPr>
                <w:rFonts w:asciiTheme="minorHAnsi" w:hAnsiTheme="minorHAnsi"/>
                <w:sz w:val="18"/>
                <w:szCs w:val="18"/>
              </w:rPr>
              <w:t xml:space="preserve"> - one or more applicable requirements are not</w:t>
            </w:r>
            <w:r>
              <w:rPr>
                <w:rFonts w:asciiTheme="minorHAnsi" w:hAnsiTheme="minorHAnsi"/>
                <w:sz w:val="18"/>
                <w:szCs w:val="18"/>
              </w:rPr>
              <w:t xml:space="preserve"> </w:t>
            </w:r>
            <w:r w:rsidRPr="00877B2C">
              <w:rPr>
                <w:rFonts w:asciiTheme="minorHAnsi" w:hAnsiTheme="minorHAnsi"/>
                <w:sz w:val="18"/>
                <w:szCs w:val="18"/>
              </w:rPr>
              <w:t>met.  Enter reason for failure in corrections notes field below&gt;&gt;</w:t>
            </w:r>
          </w:p>
        </w:tc>
      </w:tr>
      <w:tr w:rsidR="00B679D8" w:rsidRPr="009577D0" w14:paraId="678E7B1A" w14:textId="77777777" w:rsidTr="008A76AC">
        <w:trPr>
          <w:trHeight w:val="144"/>
        </w:trPr>
        <w:tc>
          <w:tcPr>
            <w:tcW w:w="590" w:type="dxa"/>
            <w:vAlign w:val="center"/>
          </w:tcPr>
          <w:p w14:paraId="54D452B3" w14:textId="4C24CE91" w:rsidR="00B679D8" w:rsidRDefault="00B679D8" w:rsidP="00B679D8">
            <w:pPr>
              <w:spacing w:after="0" w:line="240" w:lineRule="auto"/>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10300" w:type="dxa"/>
            <w:gridSpan w:val="2"/>
            <w:vAlign w:val="center"/>
          </w:tcPr>
          <w:p w14:paraId="7075857A" w14:textId="3B157B26" w:rsidR="00B679D8" w:rsidRPr="00C73FEB" w:rsidRDefault="00B679D8" w:rsidP="00B679D8">
            <w:pPr>
              <w:spacing w:after="0" w:line="240" w:lineRule="auto"/>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B679D8" w:rsidRPr="009577D0" w14:paraId="46D5A69D" w14:textId="77777777" w:rsidTr="008A76AC">
        <w:trPr>
          <w:trHeight w:val="144"/>
        </w:trPr>
        <w:tc>
          <w:tcPr>
            <w:tcW w:w="10890" w:type="dxa"/>
            <w:gridSpan w:val="3"/>
            <w:vAlign w:val="center"/>
          </w:tcPr>
          <w:p w14:paraId="46D5A69C" w14:textId="64F1F430" w:rsidR="00B679D8" w:rsidRPr="00C73FEB" w:rsidRDefault="00B679D8" w:rsidP="00B679D8">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6802840" w14:textId="69AE4148" w:rsidR="008A76AC" w:rsidRDefault="008A76AC" w:rsidP="00680A0C">
      <w:pPr>
        <w:spacing w:after="0"/>
      </w:pPr>
    </w:p>
    <w:tbl>
      <w:tblPr>
        <w:tblW w:w="10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6"/>
        <w:gridCol w:w="10344"/>
      </w:tblGrid>
      <w:tr w:rsidR="00B679D8" w:rsidRPr="00407F1E" w14:paraId="37ADD8C5" w14:textId="77777777" w:rsidTr="008A76AC">
        <w:trPr>
          <w:trHeight w:val="144"/>
        </w:trPr>
        <w:tc>
          <w:tcPr>
            <w:tcW w:w="10890" w:type="dxa"/>
            <w:gridSpan w:val="2"/>
            <w:tcBorders>
              <w:top w:val="single" w:sz="4" w:space="0" w:color="000000"/>
              <w:left w:val="single" w:sz="4" w:space="0" w:color="000000"/>
              <w:bottom w:val="single" w:sz="4" w:space="0" w:color="000000"/>
              <w:right w:val="single" w:sz="4" w:space="0" w:color="000000"/>
            </w:tcBorders>
            <w:vAlign w:val="center"/>
          </w:tcPr>
          <w:p w14:paraId="25C329CB" w14:textId="3EF0C5B6" w:rsidR="00B679D8" w:rsidRPr="00C77220" w:rsidRDefault="00BC6AC1" w:rsidP="00B679D8">
            <w:pPr>
              <w:spacing w:after="0" w:line="240" w:lineRule="auto"/>
              <w:rPr>
                <w:b/>
                <w:bCs/>
                <w:sz w:val="20"/>
                <w:szCs w:val="20"/>
              </w:rPr>
            </w:pPr>
            <w:r>
              <w:rPr>
                <w:b/>
                <w:bCs/>
                <w:sz w:val="20"/>
                <w:szCs w:val="20"/>
              </w:rPr>
              <w:t>G</w:t>
            </w:r>
            <w:r w:rsidR="00B679D8" w:rsidRPr="00C77220">
              <w:rPr>
                <w:b/>
                <w:bCs/>
                <w:sz w:val="20"/>
                <w:szCs w:val="20"/>
              </w:rPr>
              <w:t>. Determination of HERS Verification Compliance</w:t>
            </w:r>
          </w:p>
          <w:p w14:paraId="4B272471" w14:textId="77777777" w:rsidR="00B679D8" w:rsidRPr="00C77220" w:rsidRDefault="00B679D8" w:rsidP="00B679D8">
            <w:pPr>
              <w:spacing w:after="0" w:line="240" w:lineRule="auto"/>
              <w:rPr>
                <w:bCs/>
                <w:sz w:val="18"/>
              </w:rPr>
            </w:pPr>
            <w:r w:rsidRPr="00C77220">
              <w:rPr>
                <w:bCs/>
                <w:sz w:val="18"/>
              </w:rPr>
              <w:t xml:space="preserve">All applicable sections of this document shall indicate compliance with the specified verification protocol requirements </w:t>
            </w:r>
            <w:proofErr w:type="gramStart"/>
            <w:r w:rsidRPr="00C77220">
              <w:rPr>
                <w:bCs/>
                <w:sz w:val="18"/>
              </w:rPr>
              <w:t>in order for</w:t>
            </w:r>
            <w:proofErr w:type="gramEnd"/>
            <w:r w:rsidRPr="00C77220">
              <w:rPr>
                <w:bCs/>
                <w:sz w:val="18"/>
              </w:rPr>
              <w:t xml:space="preserve"> this Certificate of Verification as a whole to be determined to be in compliance. </w:t>
            </w:r>
          </w:p>
        </w:tc>
      </w:tr>
      <w:tr w:rsidR="00B679D8" w:rsidRPr="00695C2B" w14:paraId="4BAB70E7" w14:textId="77777777" w:rsidTr="008A7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46" w:type="dxa"/>
            <w:vAlign w:val="center"/>
          </w:tcPr>
          <w:p w14:paraId="2361CF9D" w14:textId="77777777" w:rsidR="00B679D8" w:rsidRPr="00695C2B" w:rsidDel="00C76C40" w:rsidRDefault="00B679D8" w:rsidP="00CC554E">
            <w:pPr>
              <w:keepNext/>
              <w:spacing w:after="0" w:line="240" w:lineRule="auto"/>
              <w:rPr>
                <w:rFonts w:asciiTheme="minorHAnsi" w:hAnsiTheme="minorHAnsi"/>
                <w:sz w:val="18"/>
                <w:szCs w:val="18"/>
              </w:rPr>
            </w:pPr>
            <w:r w:rsidRPr="00695C2B">
              <w:rPr>
                <w:rFonts w:asciiTheme="minorHAnsi" w:hAnsiTheme="minorHAnsi"/>
                <w:sz w:val="18"/>
                <w:szCs w:val="18"/>
              </w:rPr>
              <w:t>01</w:t>
            </w:r>
          </w:p>
        </w:tc>
        <w:tc>
          <w:tcPr>
            <w:tcW w:w="10344" w:type="dxa"/>
            <w:vAlign w:val="center"/>
          </w:tcPr>
          <w:p w14:paraId="7A668FE6" w14:textId="11BE3C81" w:rsidR="00B679D8" w:rsidRPr="00695C2B" w:rsidRDefault="00B679D8" w:rsidP="00680A0C">
            <w:pPr>
              <w:keepNext/>
              <w:spacing w:after="0" w:line="240" w:lineRule="auto"/>
              <w:rPr>
                <w:rFonts w:asciiTheme="minorHAnsi" w:hAnsiTheme="minorHAnsi"/>
                <w:sz w:val="18"/>
                <w:szCs w:val="18"/>
              </w:rPr>
            </w:pPr>
            <w:r w:rsidRPr="00695C2B">
              <w:rPr>
                <w:rFonts w:asciiTheme="minorHAnsi" w:hAnsiTheme="minorHAnsi"/>
                <w:sz w:val="18"/>
                <w:szCs w:val="18"/>
              </w:rPr>
              <w:t xml:space="preserve">&lt;&lt;if </w:t>
            </w:r>
            <w:r w:rsidR="00680A0C">
              <w:rPr>
                <w:rFonts w:asciiTheme="minorHAnsi" w:hAnsiTheme="minorHAnsi"/>
                <w:sz w:val="18"/>
                <w:szCs w:val="18"/>
              </w:rPr>
              <w:t>E</w:t>
            </w:r>
            <w:r w:rsidRPr="00695C2B">
              <w:rPr>
                <w:rFonts w:asciiTheme="minorHAnsi" w:hAnsiTheme="minorHAnsi"/>
                <w:sz w:val="18"/>
                <w:szCs w:val="18"/>
              </w:rPr>
              <w:t>01</w:t>
            </w:r>
            <w:r>
              <w:rPr>
                <w:rFonts w:asciiTheme="minorHAnsi" w:hAnsiTheme="minorHAnsi"/>
                <w:sz w:val="18"/>
                <w:szCs w:val="18"/>
              </w:rPr>
              <w:t xml:space="preserve"> </w:t>
            </w:r>
            <w:r w:rsidRPr="00695C2B">
              <w:rPr>
                <w:rFonts w:asciiTheme="minorHAnsi" w:hAnsiTheme="minorHAnsi"/>
                <w:sz w:val="18"/>
                <w:szCs w:val="18"/>
              </w:rPr>
              <w:t xml:space="preserve">≠ </w:t>
            </w:r>
            <w:r>
              <w:rPr>
                <w:rFonts w:asciiTheme="minorHAnsi" w:hAnsiTheme="minorHAnsi"/>
                <w:sz w:val="18"/>
                <w:szCs w:val="18"/>
              </w:rPr>
              <w:t>System fails whole house fan requirement</w:t>
            </w:r>
            <w:r w:rsidRPr="00695C2B">
              <w:rPr>
                <w:rFonts w:asciiTheme="minorHAnsi" w:hAnsiTheme="minorHAnsi"/>
                <w:sz w:val="18"/>
                <w:szCs w:val="18"/>
              </w:rPr>
              <w:t>s; and</w:t>
            </w:r>
            <w:r>
              <w:rPr>
                <w:rFonts w:asciiTheme="minorHAnsi" w:hAnsiTheme="minorHAnsi"/>
                <w:sz w:val="18"/>
                <w:szCs w:val="18"/>
              </w:rPr>
              <w:t xml:space="preserve"> </w:t>
            </w:r>
            <w:r w:rsidR="00680A0C">
              <w:rPr>
                <w:rFonts w:asciiTheme="minorHAnsi" w:hAnsiTheme="minorHAnsi"/>
                <w:sz w:val="18"/>
                <w:szCs w:val="18"/>
              </w:rPr>
              <w:t>F</w:t>
            </w:r>
            <w:r w:rsidRPr="00695C2B">
              <w:rPr>
                <w:rFonts w:asciiTheme="minorHAnsi" w:hAnsiTheme="minorHAnsi"/>
                <w:sz w:val="18"/>
                <w:szCs w:val="18"/>
              </w:rPr>
              <w:t>0</w:t>
            </w:r>
            <w:r>
              <w:rPr>
                <w:rFonts w:asciiTheme="minorHAnsi" w:hAnsiTheme="minorHAnsi"/>
                <w:sz w:val="18"/>
                <w:szCs w:val="18"/>
              </w:rPr>
              <w:t xml:space="preserve">3 </w:t>
            </w:r>
            <w:r w:rsidRPr="00695C2B">
              <w:rPr>
                <w:rFonts w:asciiTheme="minorHAnsi" w:hAnsiTheme="minorHAnsi"/>
                <w:sz w:val="18"/>
                <w:szCs w:val="18"/>
              </w:rPr>
              <w:t xml:space="preserve">≠ </w:t>
            </w:r>
            <w:r>
              <w:rPr>
                <w:rFonts w:asciiTheme="minorHAnsi" w:hAnsiTheme="minorHAnsi"/>
                <w:sz w:val="18"/>
                <w:szCs w:val="18"/>
              </w:rPr>
              <w:t>Fail</w:t>
            </w:r>
            <w:r w:rsidRPr="00695C2B">
              <w:rPr>
                <w:rFonts w:asciiTheme="minorHAnsi" w:hAnsiTheme="minorHAnsi"/>
                <w:sz w:val="18"/>
                <w:szCs w:val="18"/>
              </w:rPr>
              <w:t>; then display:</w:t>
            </w:r>
            <w:r>
              <w:rPr>
                <w:rFonts w:asciiTheme="minorHAnsi" w:hAnsiTheme="minorHAnsi"/>
                <w:sz w:val="18"/>
                <w:szCs w:val="18"/>
              </w:rPr>
              <w:t xml:space="preserve">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&gt;&gt;</w:t>
            </w:r>
          </w:p>
        </w:tc>
      </w:tr>
    </w:tbl>
    <w:p w14:paraId="7D31489E" w14:textId="77777777" w:rsidR="008A34FA" w:rsidRDefault="008A34FA">
      <w:pPr>
        <w:spacing w:after="0" w:line="240" w:lineRule="auto"/>
      </w:pPr>
      <w:r>
        <w:br w:type="page"/>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44"/>
        <w:gridCol w:w="40"/>
        <w:gridCol w:w="7"/>
        <w:gridCol w:w="5409"/>
      </w:tblGrid>
      <w:tr w:rsidR="003E6F80" w14:paraId="38B168A5" w14:textId="77777777" w:rsidTr="008A34FA">
        <w:trPr>
          <w:trHeight w:val="206"/>
        </w:trPr>
        <w:tc>
          <w:tcPr>
            <w:tcW w:w="10800" w:type="dxa"/>
            <w:gridSpan w:val="4"/>
            <w:tcBorders>
              <w:top w:val="single" w:sz="4" w:space="0" w:color="auto"/>
              <w:left w:val="single" w:sz="4" w:space="0" w:color="auto"/>
              <w:bottom w:val="single" w:sz="4" w:space="0" w:color="auto"/>
              <w:right w:val="single" w:sz="4" w:space="0" w:color="auto"/>
            </w:tcBorders>
            <w:vAlign w:val="center"/>
          </w:tcPr>
          <w:p w14:paraId="36C18253" w14:textId="77777777" w:rsidR="003E6F80" w:rsidRPr="003E6F80" w:rsidRDefault="003E6F80" w:rsidP="003E6F8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18"/>
                <w:szCs w:val="18"/>
              </w:rPr>
            </w:pPr>
            <w:r w:rsidRPr="003E6F80">
              <w:rPr>
                <w:rFonts w:asciiTheme="minorHAnsi" w:hAnsiTheme="minorHAnsi" w:cs="Arial"/>
                <w:b/>
                <w:caps/>
                <w:sz w:val="18"/>
                <w:szCs w:val="18"/>
              </w:rPr>
              <w:lastRenderedPageBreak/>
              <w:t>Documentation Author's Declaration Statement</w:t>
            </w:r>
          </w:p>
        </w:tc>
      </w:tr>
      <w:tr w:rsidR="003E6F80" w14:paraId="1DC4BB37" w14:textId="77777777" w:rsidTr="008A34FA">
        <w:trPr>
          <w:trHeight w:val="206"/>
        </w:trPr>
        <w:tc>
          <w:tcPr>
            <w:tcW w:w="10800" w:type="dxa"/>
            <w:gridSpan w:val="4"/>
            <w:tcBorders>
              <w:top w:val="single" w:sz="4" w:space="0" w:color="auto"/>
              <w:left w:val="single" w:sz="4" w:space="0" w:color="auto"/>
              <w:bottom w:val="single" w:sz="4" w:space="0" w:color="auto"/>
              <w:right w:val="single" w:sz="4" w:space="0" w:color="auto"/>
            </w:tcBorders>
            <w:vAlign w:val="center"/>
          </w:tcPr>
          <w:p w14:paraId="09084827" w14:textId="77777777" w:rsidR="003E6F80" w:rsidRPr="003E6F80" w:rsidRDefault="003E6F80" w:rsidP="00CC554E">
            <w:pPr>
              <w:numPr>
                <w:ilvl w:val="0"/>
                <w:numId w:val="33"/>
              </w:numPr>
              <w:spacing w:after="0" w:line="240" w:lineRule="auto"/>
              <w:ind w:left="271" w:hanging="270"/>
              <w:rPr>
                <w:rFonts w:asciiTheme="minorHAnsi" w:hAnsiTheme="minorHAnsi" w:cs="Arial"/>
                <w:b/>
                <w:caps/>
                <w:sz w:val="18"/>
                <w:szCs w:val="18"/>
              </w:rPr>
            </w:pPr>
            <w:r w:rsidRPr="003E6F80">
              <w:rPr>
                <w:rFonts w:asciiTheme="minorHAnsi" w:hAnsiTheme="minorHAnsi" w:cs="Arial"/>
                <w:b/>
                <w:caps/>
                <w:sz w:val="18"/>
                <w:szCs w:val="18"/>
              </w:rPr>
              <w:t>I certify that this Certificate of Verification documentation is accurate and complete.</w:t>
            </w:r>
          </w:p>
        </w:tc>
      </w:tr>
      <w:tr w:rsidR="003E6F80" w14:paraId="31784A4E" w14:textId="77777777" w:rsidTr="008A34FA">
        <w:tblPrEx>
          <w:tblLook w:val="04A0" w:firstRow="1" w:lastRow="0" w:firstColumn="1" w:lastColumn="0" w:noHBand="0" w:noVBand="1"/>
        </w:tblPrEx>
        <w:trPr>
          <w:trHeight w:val="360"/>
        </w:trPr>
        <w:tc>
          <w:tcPr>
            <w:tcW w:w="5344" w:type="dxa"/>
            <w:tcBorders>
              <w:top w:val="single" w:sz="4" w:space="0" w:color="auto"/>
              <w:left w:val="single" w:sz="4" w:space="0" w:color="auto"/>
              <w:bottom w:val="single" w:sz="4" w:space="0" w:color="auto"/>
              <w:right w:val="single" w:sz="4" w:space="0" w:color="auto"/>
            </w:tcBorders>
            <w:hideMark/>
          </w:tcPr>
          <w:p w14:paraId="1F4EE58E" w14:textId="77777777" w:rsidR="003E6F80" w:rsidRDefault="003E6F80" w:rsidP="00CC554E">
            <w:pPr>
              <w:spacing w:after="0"/>
              <w:rPr>
                <w:sz w:val="14"/>
                <w:szCs w:val="14"/>
              </w:rPr>
            </w:pPr>
            <w:r>
              <w:rPr>
                <w:sz w:val="14"/>
                <w:szCs w:val="14"/>
              </w:rPr>
              <w:t>Documentation Author Name:</w:t>
            </w:r>
          </w:p>
        </w:tc>
        <w:tc>
          <w:tcPr>
            <w:tcW w:w="5456" w:type="dxa"/>
            <w:gridSpan w:val="3"/>
            <w:tcBorders>
              <w:top w:val="single" w:sz="4" w:space="0" w:color="auto"/>
              <w:left w:val="single" w:sz="4" w:space="0" w:color="auto"/>
              <w:bottom w:val="single" w:sz="4" w:space="0" w:color="auto"/>
              <w:right w:val="single" w:sz="4" w:space="0" w:color="auto"/>
            </w:tcBorders>
            <w:hideMark/>
          </w:tcPr>
          <w:p w14:paraId="30C93162" w14:textId="77777777" w:rsidR="003E6F80" w:rsidRDefault="003E6F80" w:rsidP="00CC554E">
            <w:pPr>
              <w:spacing w:after="0"/>
              <w:rPr>
                <w:sz w:val="14"/>
                <w:szCs w:val="14"/>
              </w:rPr>
            </w:pPr>
            <w:r>
              <w:rPr>
                <w:sz w:val="14"/>
                <w:szCs w:val="14"/>
              </w:rPr>
              <w:t>Documentation Author Signature:</w:t>
            </w:r>
          </w:p>
        </w:tc>
      </w:tr>
      <w:tr w:rsidR="003E6F80" w14:paraId="45E77309" w14:textId="77777777" w:rsidTr="008A34FA">
        <w:tblPrEx>
          <w:tblLook w:val="04A0" w:firstRow="1" w:lastRow="0" w:firstColumn="1" w:lastColumn="0" w:noHBand="0" w:noVBand="1"/>
        </w:tblPrEx>
        <w:trPr>
          <w:trHeight w:val="360"/>
        </w:trPr>
        <w:tc>
          <w:tcPr>
            <w:tcW w:w="5344" w:type="dxa"/>
            <w:tcBorders>
              <w:top w:val="single" w:sz="4" w:space="0" w:color="auto"/>
              <w:left w:val="single" w:sz="4" w:space="0" w:color="auto"/>
              <w:bottom w:val="single" w:sz="4" w:space="0" w:color="auto"/>
              <w:right w:val="single" w:sz="4" w:space="0" w:color="auto"/>
            </w:tcBorders>
            <w:hideMark/>
          </w:tcPr>
          <w:p w14:paraId="6EC753AC" w14:textId="77777777" w:rsidR="003E6F80" w:rsidRDefault="003E6F80" w:rsidP="00CC554E">
            <w:pPr>
              <w:spacing w:after="0"/>
              <w:rPr>
                <w:sz w:val="14"/>
                <w:szCs w:val="14"/>
              </w:rPr>
            </w:pPr>
            <w:r>
              <w:rPr>
                <w:sz w:val="14"/>
                <w:szCs w:val="14"/>
              </w:rPr>
              <w:t>Company:</w:t>
            </w:r>
          </w:p>
        </w:tc>
        <w:tc>
          <w:tcPr>
            <w:tcW w:w="5456" w:type="dxa"/>
            <w:gridSpan w:val="3"/>
            <w:tcBorders>
              <w:top w:val="single" w:sz="4" w:space="0" w:color="auto"/>
              <w:left w:val="single" w:sz="4" w:space="0" w:color="auto"/>
              <w:bottom w:val="single" w:sz="4" w:space="0" w:color="auto"/>
              <w:right w:val="single" w:sz="4" w:space="0" w:color="auto"/>
            </w:tcBorders>
            <w:hideMark/>
          </w:tcPr>
          <w:p w14:paraId="6FE1D64E" w14:textId="77777777" w:rsidR="003E6F80" w:rsidRDefault="003E6F80" w:rsidP="00CC554E">
            <w:pPr>
              <w:spacing w:after="0"/>
              <w:rPr>
                <w:sz w:val="14"/>
                <w:szCs w:val="14"/>
              </w:rPr>
            </w:pPr>
            <w:r>
              <w:rPr>
                <w:sz w:val="14"/>
                <w:szCs w:val="14"/>
              </w:rPr>
              <w:t>Date Signed:</w:t>
            </w:r>
          </w:p>
        </w:tc>
      </w:tr>
      <w:tr w:rsidR="003E6F80" w14:paraId="49F56A5A" w14:textId="77777777" w:rsidTr="008A34FA">
        <w:tblPrEx>
          <w:tblLook w:val="04A0" w:firstRow="1" w:lastRow="0" w:firstColumn="1" w:lastColumn="0" w:noHBand="0" w:noVBand="1"/>
        </w:tblPrEx>
        <w:trPr>
          <w:trHeight w:val="360"/>
        </w:trPr>
        <w:tc>
          <w:tcPr>
            <w:tcW w:w="5344" w:type="dxa"/>
            <w:tcBorders>
              <w:top w:val="single" w:sz="4" w:space="0" w:color="auto"/>
              <w:left w:val="single" w:sz="4" w:space="0" w:color="auto"/>
              <w:bottom w:val="single" w:sz="4" w:space="0" w:color="auto"/>
              <w:right w:val="single" w:sz="4" w:space="0" w:color="auto"/>
            </w:tcBorders>
            <w:hideMark/>
          </w:tcPr>
          <w:p w14:paraId="5B34EE1E" w14:textId="77777777" w:rsidR="003E6F80" w:rsidRDefault="003E6F80" w:rsidP="00CC554E">
            <w:pPr>
              <w:spacing w:after="0"/>
              <w:rPr>
                <w:sz w:val="14"/>
                <w:szCs w:val="14"/>
              </w:rPr>
            </w:pPr>
            <w:r>
              <w:rPr>
                <w:sz w:val="14"/>
                <w:szCs w:val="14"/>
              </w:rPr>
              <w:t>Address:</w:t>
            </w:r>
          </w:p>
        </w:tc>
        <w:tc>
          <w:tcPr>
            <w:tcW w:w="5456" w:type="dxa"/>
            <w:gridSpan w:val="3"/>
            <w:tcBorders>
              <w:top w:val="single" w:sz="4" w:space="0" w:color="auto"/>
              <w:left w:val="single" w:sz="4" w:space="0" w:color="auto"/>
              <w:bottom w:val="single" w:sz="4" w:space="0" w:color="auto"/>
              <w:right w:val="single" w:sz="4" w:space="0" w:color="auto"/>
            </w:tcBorders>
            <w:hideMark/>
          </w:tcPr>
          <w:p w14:paraId="189FEA8A" w14:textId="77777777" w:rsidR="003E6F80" w:rsidRDefault="003E6F80" w:rsidP="00CC554E">
            <w:pPr>
              <w:spacing w:after="0"/>
              <w:rPr>
                <w:sz w:val="14"/>
                <w:szCs w:val="14"/>
              </w:rPr>
            </w:pPr>
            <w:r>
              <w:rPr>
                <w:sz w:val="14"/>
                <w:szCs w:val="14"/>
              </w:rPr>
              <w:t>CEA/HERS Certification Information (if applicable):</w:t>
            </w:r>
          </w:p>
        </w:tc>
      </w:tr>
      <w:tr w:rsidR="003E6F80" w14:paraId="10323FE6" w14:textId="77777777" w:rsidTr="008A34FA">
        <w:tblPrEx>
          <w:tblLook w:val="04A0" w:firstRow="1" w:lastRow="0" w:firstColumn="1" w:lastColumn="0" w:noHBand="0" w:noVBand="1"/>
        </w:tblPrEx>
        <w:trPr>
          <w:trHeight w:val="360"/>
        </w:trPr>
        <w:tc>
          <w:tcPr>
            <w:tcW w:w="5344" w:type="dxa"/>
            <w:tcBorders>
              <w:top w:val="single" w:sz="4" w:space="0" w:color="auto"/>
              <w:left w:val="single" w:sz="4" w:space="0" w:color="auto"/>
              <w:bottom w:val="single" w:sz="4" w:space="0" w:color="auto"/>
              <w:right w:val="single" w:sz="4" w:space="0" w:color="auto"/>
            </w:tcBorders>
            <w:hideMark/>
          </w:tcPr>
          <w:p w14:paraId="66FDDDB4" w14:textId="77777777" w:rsidR="003E6F80" w:rsidRDefault="003E6F80" w:rsidP="00CC554E">
            <w:pPr>
              <w:spacing w:after="0"/>
              <w:rPr>
                <w:sz w:val="14"/>
                <w:szCs w:val="14"/>
              </w:rPr>
            </w:pPr>
            <w:r>
              <w:rPr>
                <w:sz w:val="14"/>
                <w:szCs w:val="14"/>
              </w:rPr>
              <w:t>City/State/Zip:</w:t>
            </w:r>
          </w:p>
        </w:tc>
        <w:tc>
          <w:tcPr>
            <w:tcW w:w="5456" w:type="dxa"/>
            <w:gridSpan w:val="3"/>
            <w:tcBorders>
              <w:top w:val="single" w:sz="4" w:space="0" w:color="auto"/>
              <w:left w:val="single" w:sz="4" w:space="0" w:color="auto"/>
              <w:bottom w:val="single" w:sz="4" w:space="0" w:color="auto"/>
              <w:right w:val="single" w:sz="4" w:space="0" w:color="auto"/>
            </w:tcBorders>
            <w:hideMark/>
          </w:tcPr>
          <w:p w14:paraId="342F2885" w14:textId="77777777" w:rsidR="003E6F80" w:rsidRDefault="003E6F80" w:rsidP="00CC554E">
            <w:pPr>
              <w:spacing w:after="0"/>
              <w:rPr>
                <w:sz w:val="14"/>
                <w:szCs w:val="14"/>
              </w:rPr>
            </w:pPr>
            <w:r>
              <w:rPr>
                <w:sz w:val="14"/>
                <w:szCs w:val="14"/>
              </w:rPr>
              <w:t>Phone:</w:t>
            </w:r>
          </w:p>
        </w:tc>
      </w:tr>
      <w:tr w:rsidR="003E6F80" w14:paraId="4EAB4201" w14:textId="77777777" w:rsidTr="008A34FA">
        <w:tblPrEx>
          <w:tblLook w:val="04A0" w:firstRow="1" w:lastRow="0" w:firstColumn="1" w:lastColumn="0" w:noHBand="0" w:noVBand="1"/>
        </w:tblPrEx>
        <w:trPr>
          <w:trHeight w:val="296"/>
        </w:trPr>
        <w:tc>
          <w:tcPr>
            <w:tcW w:w="1080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2CA1C44" w14:textId="77777777" w:rsidR="003E6F80" w:rsidRDefault="003E6F80" w:rsidP="00CC554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Declaration statement </w:t>
            </w:r>
          </w:p>
        </w:tc>
      </w:tr>
      <w:tr w:rsidR="003E6F80" w14:paraId="08AEE50C" w14:textId="77777777" w:rsidTr="008A34FA">
        <w:tblPrEx>
          <w:tblLook w:val="04A0" w:firstRow="1" w:lastRow="0" w:firstColumn="1" w:lastColumn="0" w:noHBand="0" w:noVBand="1"/>
        </w:tblPrEx>
        <w:trPr>
          <w:trHeight w:val="504"/>
        </w:trPr>
        <w:tc>
          <w:tcPr>
            <w:tcW w:w="1080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B101062" w14:textId="77777777" w:rsidR="003E6F80" w:rsidRDefault="003E6F80" w:rsidP="00CC554E">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52514848" w14:textId="77777777" w:rsidR="003E6F80" w:rsidRDefault="003E6F80" w:rsidP="00CC554E">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134ED357" w14:textId="77777777" w:rsidR="003E6F80" w:rsidRDefault="003E6F80" w:rsidP="00CC554E">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520E7AA2" w14:textId="77777777" w:rsidR="003E6F80" w:rsidRDefault="003E6F80" w:rsidP="00CC554E">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0838460" w14:textId="77777777" w:rsidR="003E6F80" w:rsidRDefault="003E6F80" w:rsidP="00CC554E">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07A2374" w14:textId="77777777" w:rsidR="003E6F80" w:rsidRDefault="003E6F80" w:rsidP="00CC554E">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E6F80" w14:paraId="61B0B348" w14:textId="77777777" w:rsidTr="008A34FA">
        <w:tblPrEx>
          <w:tblLook w:val="04A0" w:firstRow="1" w:lastRow="0" w:firstColumn="1" w:lastColumn="0" w:noHBand="0" w:noVBand="1"/>
        </w:tblPrEx>
        <w:trPr>
          <w:trHeight w:val="278"/>
        </w:trPr>
        <w:tc>
          <w:tcPr>
            <w:tcW w:w="1080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895B0E9" w14:textId="77777777" w:rsidR="003E6F80" w:rsidRDefault="003E6F80" w:rsidP="00CC554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Pr>
                <w:rFonts w:cs="Arial"/>
                <w:b/>
                <w:caps/>
                <w:sz w:val="18"/>
                <w:szCs w:val="18"/>
              </w:rPr>
              <w:t>BUILDER OR INSTALLER INFORMATION AS SHOWN ON THE CERTIFICATE OF INSTALLATION</w:t>
            </w:r>
          </w:p>
        </w:tc>
      </w:tr>
      <w:tr w:rsidR="003E6F80" w14:paraId="2EEF2FFC" w14:textId="77777777" w:rsidTr="008A34FA">
        <w:tblPrEx>
          <w:tblLook w:val="04A0" w:firstRow="1" w:lastRow="0" w:firstColumn="1" w:lastColumn="0" w:noHBand="0" w:noVBand="1"/>
        </w:tblPrEx>
        <w:trPr>
          <w:trHeight w:val="360"/>
        </w:trPr>
        <w:tc>
          <w:tcPr>
            <w:tcW w:w="1080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2DACCC9" w14:textId="77777777" w:rsidR="003E6F80" w:rsidRDefault="003E6F80" w:rsidP="00CC554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Company Name (Installing Subcontractor, General Contractor, or Builder/Owner):</w:t>
            </w:r>
          </w:p>
        </w:tc>
      </w:tr>
      <w:tr w:rsidR="003E6F80" w14:paraId="3461ED4D" w14:textId="77777777" w:rsidTr="008A34FA">
        <w:tblPrEx>
          <w:tblLook w:val="04A0" w:firstRow="1" w:lastRow="0" w:firstColumn="1" w:lastColumn="0" w:noHBand="0" w:noVBand="1"/>
        </w:tblPrEx>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9109EC8" w14:textId="77777777" w:rsidR="003E6F80" w:rsidRDefault="003E6F80" w:rsidP="00CC554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Responsible Builder or Installer Name:</w:t>
            </w:r>
          </w:p>
        </w:tc>
        <w:tc>
          <w:tcPr>
            <w:tcW w:w="5416"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DA81606" w14:textId="77777777" w:rsidR="003E6F80" w:rsidRDefault="003E6F80" w:rsidP="00CC554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CSLB License:</w:t>
            </w:r>
          </w:p>
        </w:tc>
      </w:tr>
      <w:tr w:rsidR="003E6F80" w14:paraId="4E2C308D" w14:textId="77777777" w:rsidTr="008A34FA">
        <w:tblPrEx>
          <w:tblLook w:val="04A0" w:firstRow="1" w:lastRow="0" w:firstColumn="1" w:lastColumn="0" w:noHBand="0" w:noVBand="1"/>
        </w:tblPrEx>
        <w:trPr>
          <w:trHeight w:val="288"/>
        </w:trPr>
        <w:tc>
          <w:tcPr>
            <w:tcW w:w="1080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D96609" w14:textId="77777777" w:rsidR="003E6F80" w:rsidRDefault="003E6F80" w:rsidP="00CC554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PROVIDER DATA REGISTRY INFORMATION</w:t>
            </w:r>
          </w:p>
        </w:tc>
      </w:tr>
      <w:tr w:rsidR="003E6F80" w14:paraId="18E5099B" w14:textId="77777777" w:rsidTr="008A34FA">
        <w:tblPrEx>
          <w:tblLook w:val="04A0" w:firstRow="1" w:lastRow="0" w:firstColumn="1" w:lastColumn="0" w:noHBand="0" w:noVBand="1"/>
        </w:tblPrEx>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4F5D6E" w14:textId="77777777" w:rsidR="003E6F80" w:rsidRDefault="003E6F80" w:rsidP="00CC554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Sample Group Number (if applicable):</w:t>
            </w:r>
          </w:p>
          <w:p w14:paraId="4FBFEE05" w14:textId="77777777" w:rsidR="003E6F80" w:rsidRDefault="003E6F80" w:rsidP="00CC554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c>
          <w:tcPr>
            <w:tcW w:w="54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1B2457" w14:textId="77777777" w:rsidR="003E6F80" w:rsidRDefault="003E6F80" w:rsidP="00CC554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Dwelling Test Status in Sample Group (if applicable):</w:t>
            </w:r>
          </w:p>
          <w:p w14:paraId="594DCE02" w14:textId="77777777" w:rsidR="003E6F80" w:rsidRDefault="003E6F80" w:rsidP="00CC554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r>
      <w:tr w:rsidR="003E6F80" w14:paraId="2920E0B3" w14:textId="77777777" w:rsidTr="008A34FA">
        <w:tblPrEx>
          <w:tblLook w:val="04A0" w:firstRow="1" w:lastRow="0" w:firstColumn="1" w:lastColumn="0" w:noHBand="0" w:noVBand="1"/>
        </w:tblPrEx>
        <w:trPr>
          <w:trHeight w:val="288"/>
        </w:trPr>
        <w:tc>
          <w:tcPr>
            <w:tcW w:w="1080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AE41D9" w14:textId="77777777" w:rsidR="003E6F80" w:rsidRDefault="003E6F80" w:rsidP="00CC554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RATER INFORMATION</w:t>
            </w:r>
          </w:p>
        </w:tc>
      </w:tr>
      <w:tr w:rsidR="003E6F80" w14:paraId="43E3BD0A" w14:textId="77777777" w:rsidTr="008A34FA">
        <w:tblPrEx>
          <w:tblLook w:val="04A0" w:firstRow="1" w:lastRow="0" w:firstColumn="1" w:lastColumn="0" w:noHBand="0" w:noVBand="1"/>
        </w:tblPrEx>
        <w:trPr>
          <w:trHeight w:val="360"/>
        </w:trPr>
        <w:tc>
          <w:tcPr>
            <w:tcW w:w="1080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58F5B6" w14:textId="77777777" w:rsidR="003E6F80" w:rsidRDefault="003E6F80" w:rsidP="00CC554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HERS Rater Company Name:</w:t>
            </w:r>
          </w:p>
          <w:p w14:paraId="08D73A49" w14:textId="77777777" w:rsidR="003E6F80" w:rsidRDefault="003E6F80" w:rsidP="00CC554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
        </w:tc>
      </w:tr>
      <w:tr w:rsidR="003E6F80" w14:paraId="41E49192" w14:textId="77777777" w:rsidTr="008A34FA">
        <w:tblPrEx>
          <w:tblLook w:val="04A0" w:firstRow="1" w:lastRow="0" w:firstColumn="1" w:lastColumn="0" w:noHBand="0" w:noVBand="1"/>
        </w:tblPrEx>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D7FD28" w14:textId="77777777" w:rsidR="003E6F80" w:rsidRDefault="003E6F80" w:rsidP="00CC554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Name:</w:t>
            </w:r>
          </w:p>
        </w:tc>
        <w:tc>
          <w:tcPr>
            <w:tcW w:w="54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1796D1" w14:textId="77777777" w:rsidR="003E6F80" w:rsidRDefault="003E6F80" w:rsidP="00CC554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r>
              <w:rPr>
                <w:sz w:val="14"/>
                <w:szCs w:val="14"/>
              </w:rPr>
              <w:t>Responsible Rater Signature:</w:t>
            </w:r>
          </w:p>
          <w:p w14:paraId="3B0174A4" w14:textId="77777777" w:rsidR="003E6F80" w:rsidRDefault="003E6F80" w:rsidP="00CC554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p>
        </w:tc>
      </w:tr>
      <w:tr w:rsidR="003E6F80" w14:paraId="557A47AE" w14:textId="77777777" w:rsidTr="008A34FA">
        <w:tblPrEx>
          <w:tblLook w:val="04A0" w:firstRow="1" w:lastRow="0" w:firstColumn="1" w:lastColumn="0" w:noHBand="0" w:noVBand="1"/>
        </w:tblPrEx>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B15E49" w14:textId="77777777" w:rsidR="003E6F80" w:rsidRDefault="003E6F80" w:rsidP="00CC554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Certification Number w/ this HERS Provider:</w:t>
            </w:r>
          </w:p>
        </w:tc>
        <w:tc>
          <w:tcPr>
            <w:tcW w:w="54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7B04F7" w14:textId="77777777" w:rsidR="003E6F80" w:rsidRDefault="003E6F80" w:rsidP="00CC554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Date Signed:</w:t>
            </w:r>
          </w:p>
        </w:tc>
      </w:tr>
    </w:tbl>
    <w:p w14:paraId="247C130A" w14:textId="2E780CC1" w:rsidR="007B6227" w:rsidRPr="007C2EE7" w:rsidRDefault="007B6227" w:rsidP="00840E5C">
      <w:pPr>
        <w:rPr>
          <w:rFonts w:asciiTheme="minorHAnsi" w:hAnsiTheme="minorHAnsi"/>
          <w:sz w:val="18"/>
          <w:szCs w:val="18"/>
        </w:rPr>
      </w:pPr>
    </w:p>
    <w:sectPr w:rsidR="007B6227" w:rsidRPr="007C2EE7" w:rsidSect="009E0BD3">
      <w:headerReference w:type="even" r:id="rId22"/>
      <w:headerReference w:type="default" r:id="rId23"/>
      <w:footerReference w:type="default" r:id="rId24"/>
      <w:headerReference w:type="first" r:id="rId25"/>
      <w:footerReference w:type="first" r:id="rId26"/>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49060" w14:textId="77777777" w:rsidR="00DB2409" w:rsidRDefault="00DB2409" w:rsidP="00C25A5C">
      <w:pPr>
        <w:spacing w:after="0" w:line="240" w:lineRule="auto"/>
      </w:pPr>
      <w:r>
        <w:separator/>
      </w:r>
    </w:p>
  </w:endnote>
  <w:endnote w:type="continuationSeparator" w:id="0">
    <w:p w14:paraId="63C57052" w14:textId="77777777" w:rsidR="00DB2409" w:rsidRDefault="00DB2409" w:rsidP="00C25A5C">
      <w:pPr>
        <w:spacing w:after="0" w:line="240" w:lineRule="auto"/>
      </w:pPr>
      <w:r>
        <w:continuationSeparator/>
      </w:r>
    </w:p>
  </w:endnote>
  <w:endnote w:type="continuationNotice" w:id="1">
    <w:p w14:paraId="5BDC6EBD" w14:textId="77777777" w:rsidR="00DB2409" w:rsidRDefault="00DB24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345BC" w14:textId="77777777" w:rsidR="00CC554E" w:rsidRDefault="00CC5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CC554E" w:rsidRPr="007304C6" w:rsidRDefault="00CC554E"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5E9050DA" w:rsidR="00CC554E" w:rsidRPr="007304C6" w:rsidRDefault="00CC554E"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ins w:id="12" w:author="Alhabibi, Haider@Energy" w:date="2021-08-30T20:16:00Z">
      <w:r w:rsidR="00676554">
        <w:rPr>
          <w:sz w:val="18"/>
          <w:szCs w:val="18"/>
        </w:rPr>
        <w:t>22</w:t>
      </w:r>
    </w:ins>
    <w:del w:id="13" w:author="Alhabibi, Haider@Energy" w:date="2021-08-30T20:16:00Z">
      <w:r w:rsidDel="00676554">
        <w:rPr>
          <w:sz w:val="18"/>
          <w:szCs w:val="18"/>
        </w:rPr>
        <w:delText>19</w:delText>
      </w:r>
    </w:del>
    <w:r w:rsidRPr="007304C6">
      <w:rPr>
        <w:sz w:val="18"/>
        <w:szCs w:val="18"/>
      </w:rPr>
      <w:t xml:space="preserve"> Resi</w:t>
    </w:r>
    <w:r>
      <w:rPr>
        <w:sz w:val="18"/>
        <w:szCs w:val="18"/>
      </w:rPr>
      <w:t>dential Compliance</w:t>
    </w:r>
    <w:r>
      <w:rPr>
        <w:sz w:val="18"/>
        <w:szCs w:val="18"/>
      </w:rPr>
      <w:tab/>
      <w:t>January 20</w:t>
    </w:r>
    <w:ins w:id="14" w:author="Alhabibi, Haider@Energy" w:date="2021-08-30T20:16:00Z">
      <w:r w:rsidR="00676554">
        <w:rPr>
          <w:sz w:val="18"/>
          <w:szCs w:val="18"/>
        </w:rPr>
        <w:t>22</w:t>
      </w:r>
    </w:ins>
    <w:del w:id="15" w:author="Alhabibi, Haider@Energy" w:date="2021-08-30T20:16:00Z">
      <w:r w:rsidR="00F46BA1" w:rsidDel="00676554">
        <w:rPr>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CC554E" w:rsidRPr="009577D0" w:rsidRDefault="00CC554E"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CC554E" w:rsidRPr="009577D0" w:rsidRDefault="00CC554E"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5" w14:textId="7DA8F07B" w:rsidR="00CC554E" w:rsidRPr="00EC3D30" w:rsidRDefault="00CC554E" w:rsidP="00FF77DD">
    <w:pPr>
      <w:pStyle w:val="Footer"/>
      <w:pBdr>
        <w:top w:val="single" w:sz="4" w:space="1" w:color="auto"/>
      </w:pBdr>
      <w:tabs>
        <w:tab w:val="clear" w:pos="9360"/>
        <w:tab w:val="right" w:pos="10800"/>
      </w:tabs>
      <w:spacing w:after="0"/>
      <w:rPr>
        <w:rFonts w:asciiTheme="minorHAnsi" w:hAnsiTheme="minorHAnsi"/>
        <w:sz w:val="20"/>
      </w:rPr>
    </w:pPr>
    <w:r w:rsidRPr="006651DD">
      <w:rPr>
        <w:rFonts w:asciiTheme="minorHAnsi" w:hAnsiTheme="minorHAnsi"/>
        <w:sz w:val="20"/>
      </w:rPr>
      <w:t>CA Building Energy Efficiency Standards - 20</w:t>
    </w:r>
    <w:ins w:id="26" w:author="Alhabibi, Haider@Energy" w:date="2021-08-30T20:16:00Z">
      <w:r w:rsidR="00676554">
        <w:rPr>
          <w:rFonts w:asciiTheme="minorHAnsi" w:hAnsiTheme="minorHAnsi"/>
          <w:sz w:val="20"/>
        </w:rPr>
        <w:t>22</w:t>
      </w:r>
    </w:ins>
    <w:del w:id="27" w:author="Alhabibi, Haider@Energy" w:date="2021-08-30T20:16:00Z">
      <w:r w:rsidRPr="006651DD" w:rsidDel="00676554">
        <w:rPr>
          <w:rFonts w:asciiTheme="minorHAnsi" w:hAnsiTheme="minorHAnsi"/>
          <w:sz w:val="20"/>
        </w:rPr>
        <w:delText>19</w:delText>
      </w:r>
    </w:del>
    <w:r w:rsidRPr="006651DD">
      <w:rPr>
        <w:rFonts w:asciiTheme="minorHAnsi" w:hAnsiTheme="minorHAnsi"/>
        <w:sz w:val="20"/>
      </w:rPr>
      <w:t xml:space="preserve"> Residential Compliance</w:t>
    </w:r>
    <w:r w:rsidRPr="006651DD">
      <w:rPr>
        <w:rFonts w:asciiTheme="minorHAnsi" w:hAnsiTheme="minorHAnsi"/>
        <w:sz w:val="20"/>
      </w:rPr>
      <w:tab/>
      <w:t xml:space="preserve">January </w:t>
    </w:r>
    <w:r w:rsidRPr="004201ED">
      <w:rPr>
        <w:rFonts w:asciiTheme="minorHAnsi" w:hAnsiTheme="minorHAnsi"/>
        <w:sz w:val="20"/>
      </w:rPr>
      <w:t>20</w:t>
    </w:r>
    <w:ins w:id="28" w:author="Alhabibi, Haider@Energy" w:date="2021-08-30T20:16:00Z">
      <w:r w:rsidR="00676554">
        <w:rPr>
          <w:rFonts w:asciiTheme="minorHAnsi" w:hAnsiTheme="minorHAnsi"/>
          <w:sz w:val="20"/>
        </w:rPr>
        <w:t>22</w:t>
      </w:r>
    </w:ins>
    <w:del w:id="29" w:author="Alhabibi, Haider@Energy" w:date="2021-08-30T20:16:00Z">
      <w:r w:rsidR="00F46BA1" w:rsidDel="00676554">
        <w:rPr>
          <w:rFonts w:asciiTheme="minorHAnsi" w:hAnsiTheme="minorHAnsi"/>
          <w:sz w:val="20"/>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53FC485D" w:rsidR="00CC554E" w:rsidRPr="008C6E49" w:rsidRDefault="00CC554E"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ins w:id="55" w:author="Alhabibi, Haider@Energy" w:date="2021-08-30T20:16:00Z">
      <w:r w:rsidR="00676554">
        <w:rPr>
          <w:sz w:val="18"/>
          <w:szCs w:val="18"/>
        </w:rPr>
        <w:t>22</w:t>
      </w:r>
    </w:ins>
    <w:del w:id="56" w:author="Alhabibi, Haider@Energy" w:date="2021-08-30T20:16:00Z">
      <w:r w:rsidRPr="008C6E49" w:rsidDel="00676554">
        <w:rPr>
          <w:sz w:val="18"/>
          <w:szCs w:val="18"/>
        </w:rPr>
        <w:delText>1</w:delText>
      </w:r>
      <w:r w:rsidDel="00676554">
        <w:rPr>
          <w:sz w:val="18"/>
          <w:szCs w:val="18"/>
        </w:rPr>
        <w:delText>9</w:delText>
      </w:r>
    </w:del>
    <w:r w:rsidRPr="008C6E49">
      <w:rPr>
        <w:sz w:val="18"/>
        <w:szCs w:val="18"/>
      </w:rPr>
      <w:t xml:space="preserve"> Residential Compliance</w:t>
    </w:r>
    <w:r w:rsidRPr="008C6E49">
      <w:rPr>
        <w:sz w:val="18"/>
        <w:szCs w:val="18"/>
      </w:rPr>
      <w:tab/>
    </w:r>
    <w:r>
      <w:rPr>
        <w:sz w:val="18"/>
        <w:szCs w:val="18"/>
      </w:rPr>
      <w:t>January 20</w:t>
    </w:r>
    <w:ins w:id="57" w:author="Alhabibi, Haider@Energy" w:date="2021-08-30T20:16:00Z">
      <w:r w:rsidR="00676554">
        <w:rPr>
          <w:sz w:val="18"/>
          <w:szCs w:val="18"/>
        </w:rPr>
        <w:t>22</w:t>
      </w:r>
    </w:ins>
    <w:del w:id="58" w:author="Alhabibi, Haider@Energy" w:date="2021-08-30T20:16:00Z">
      <w:r w:rsidR="00F46BA1" w:rsidDel="00676554">
        <w:rPr>
          <w:sz w:val="18"/>
          <w:szCs w:val="18"/>
        </w:rPr>
        <w:delText>20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30B9745D" w:rsidR="00CC554E" w:rsidRPr="00EC3D30" w:rsidRDefault="00CC554E" w:rsidP="00644136">
    <w:pPr>
      <w:pStyle w:val="Footer"/>
      <w:pBdr>
        <w:top w:val="single" w:sz="4" w:space="1" w:color="auto"/>
      </w:pBdr>
      <w:tabs>
        <w:tab w:val="clear" w:pos="9360"/>
        <w:tab w:val="right" w:pos="10800"/>
      </w:tabs>
      <w:spacing w:after="0"/>
      <w:rPr>
        <w:rFonts w:asciiTheme="minorHAnsi" w:hAnsiTheme="minorHAnsi"/>
        <w:sz w:val="20"/>
      </w:rPr>
    </w:pPr>
    <w:r w:rsidRPr="006651DD">
      <w:rPr>
        <w:rFonts w:asciiTheme="minorHAnsi" w:hAnsiTheme="minorHAnsi"/>
        <w:sz w:val="20"/>
      </w:rPr>
      <w:t>CA Building Energy Efficiency Standards - 20</w:t>
    </w:r>
    <w:ins w:id="59" w:author="Alhabibi, Haider@Energy" w:date="2021-08-30T20:16:00Z">
      <w:r w:rsidR="00676554">
        <w:rPr>
          <w:rFonts w:asciiTheme="minorHAnsi" w:hAnsiTheme="minorHAnsi"/>
          <w:sz w:val="20"/>
        </w:rPr>
        <w:t>22</w:t>
      </w:r>
    </w:ins>
    <w:del w:id="60" w:author="Alhabibi, Haider@Energy" w:date="2021-08-30T20:16:00Z">
      <w:r w:rsidRPr="006651DD" w:rsidDel="00676554">
        <w:rPr>
          <w:rFonts w:asciiTheme="minorHAnsi" w:hAnsiTheme="minorHAnsi"/>
          <w:sz w:val="20"/>
        </w:rPr>
        <w:delText>1</w:delText>
      </w:r>
      <w:r w:rsidDel="00676554">
        <w:rPr>
          <w:rFonts w:asciiTheme="minorHAnsi" w:hAnsiTheme="minorHAnsi"/>
          <w:sz w:val="20"/>
        </w:rPr>
        <w:delText>9</w:delText>
      </w:r>
    </w:del>
    <w:r w:rsidRPr="006651DD">
      <w:rPr>
        <w:rFonts w:asciiTheme="minorHAnsi" w:hAnsiTheme="minorHAnsi"/>
        <w:sz w:val="20"/>
      </w:rPr>
      <w:t xml:space="preserve"> Residential Compliance</w:t>
    </w:r>
    <w:r w:rsidRPr="006651DD">
      <w:rPr>
        <w:rFonts w:asciiTheme="minorHAnsi" w:hAnsiTheme="minorHAnsi"/>
        <w:sz w:val="20"/>
      </w:rPr>
      <w:tab/>
    </w:r>
    <w:r>
      <w:rPr>
        <w:rFonts w:asciiTheme="minorHAnsi" w:hAnsiTheme="minorHAnsi"/>
        <w:sz w:val="20"/>
      </w:rPr>
      <w:t>January 20</w:t>
    </w:r>
    <w:ins w:id="61" w:author="Alhabibi, Haider@Energy" w:date="2021-08-30T20:16:00Z">
      <w:r w:rsidR="00676554">
        <w:rPr>
          <w:rFonts w:asciiTheme="minorHAnsi" w:hAnsiTheme="minorHAnsi"/>
          <w:sz w:val="20"/>
        </w:rPr>
        <w:t>22</w:t>
      </w:r>
    </w:ins>
    <w:del w:id="62" w:author="Alhabibi, Haider@Energy" w:date="2021-08-30T20:16:00Z">
      <w:r w:rsidR="00F46BA1" w:rsidDel="00676554">
        <w:rPr>
          <w:rFonts w:asciiTheme="minorHAnsi" w:hAnsiTheme="minorHAnsi"/>
          <w:sz w:val="2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876C0" w14:textId="77777777" w:rsidR="00DB2409" w:rsidRDefault="00DB2409" w:rsidP="00C25A5C">
      <w:pPr>
        <w:spacing w:after="0" w:line="240" w:lineRule="auto"/>
      </w:pPr>
      <w:r>
        <w:separator/>
      </w:r>
    </w:p>
  </w:footnote>
  <w:footnote w:type="continuationSeparator" w:id="0">
    <w:p w14:paraId="420EF23B" w14:textId="77777777" w:rsidR="00DB2409" w:rsidRDefault="00DB2409" w:rsidP="00C25A5C">
      <w:pPr>
        <w:spacing w:after="0" w:line="240" w:lineRule="auto"/>
      </w:pPr>
      <w:r>
        <w:continuationSeparator/>
      </w:r>
    </w:p>
  </w:footnote>
  <w:footnote w:type="continuationNotice" w:id="1">
    <w:p w14:paraId="211A21C8" w14:textId="77777777" w:rsidR="00DB2409" w:rsidRDefault="00DB24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615A8DB5" w:rsidR="00CC554E" w:rsidRDefault="00CC55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A" w14:textId="2ED6721F" w:rsidR="00CC554E" w:rsidRPr="004703E2" w:rsidRDefault="00E3211B" w:rsidP="004703E2">
    <w:pPr>
      <w:suppressAutoHyphens/>
      <w:spacing w:after="0" w:line="240" w:lineRule="auto"/>
      <w:ind w:left="-90"/>
      <w:rPr>
        <w:rFonts w:ascii="Arial" w:eastAsia="Times New Roman" w:hAnsi="Arial" w:cs="Arial"/>
        <w:sz w:val="14"/>
        <w:szCs w:val="14"/>
      </w:rPr>
    </w:pPr>
    <w:customXmlInsRangeStart w:id="7" w:author="Geiser, Che@Energy" w:date="2022-04-11T13:58:00Z"/>
    <w:sdt>
      <w:sdtPr>
        <w:rPr>
          <w:rFonts w:ascii="Arial" w:eastAsia="Times New Roman" w:hAnsi="Arial" w:cs="Arial"/>
          <w:sz w:val="14"/>
          <w:szCs w:val="14"/>
        </w:rPr>
        <w:id w:val="-406298463"/>
        <w:docPartObj>
          <w:docPartGallery w:val="Watermarks"/>
          <w:docPartUnique/>
        </w:docPartObj>
      </w:sdtPr>
      <w:sdtContent>
        <w:customXmlInsRangeEnd w:id="7"/>
        <w:ins w:id="8" w:author="Geiser, Che@Energy" w:date="2022-04-11T13:58:00Z">
          <w:r w:rsidRPr="00E3211B">
            <w:rPr>
              <w:rFonts w:ascii="Arial" w:eastAsia="Times New Roman" w:hAnsi="Arial" w:cs="Arial"/>
              <w:noProof/>
              <w:sz w:val="14"/>
              <w:szCs w:val="14"/>
            </w:rPr>
            <w:pict w14:anchorId="365BDD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9" w:author="Geiser, Che@Energy" w:date="2022-04-11T13:58:00Z"/>
      </w:sdtContent>
    </w:sdt>
    <w:customXmlInsRangeEnd w:id="9"/>
    <w:r w:rsidR="00CC554E" w:rsidRPr="004703E2">
      <w:rPr>
        <w:rFonts w:ascii="Arial" w:eastAsia="Times New Roman" w:hAnsi="Arial" w:cs="Arial"/>
        <w:noProof/>
        <w:sz w:val="14"/>
        <w:szCs w:val="14"/>
      </w:rPr>
      <w:drawing>
        <wp:anchor distT="0" distB="0" distL="114300" distR="114300" simplePos="0" relativeHeight="251658240" behindDoc="0" locked="0" layoutInCell="1" allowOverlap="1" wp14:anchorId="46D5A708" wp14:editId="46D5A709">
          <wp:simplePos x="0" y="0"/>
          <wp:positionH relativeFrom="margin">
            <wp:posOffset>6616065</wp:posOffset>
          </wp:positionH>
          <wp:positionV relativeFrom="margin">
            <wp:posOffset>-1228725</wp:posOffset>
          </wp:positionV>
          <wp:extent cx="316865" cy="278130"/>
          <wp:effectExtent l="0" t="0" r="6985" b="7620"/>
          <wp:wrapSquare wrapText="bothSides"/>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CC554E" w:rsidRPr="004703E2">
      <w:rPr>
        <w:rFonts w:ascii="Arial" w:eastAsia="Times New Roman" w:hAnsi="Arial" w:cs="Arial"/>
        <w:sz w:val="14"/>
        <w:szCs w:val="14"/>
      </w:rPr>
      <w:t>STATE OF CALIFORNIA</w:t>
    </w:r>
  </w:p>
  <w:p w14:paraId="46D5A6CB" w14:textId="77777777" w:rsidR="00CC554E" w:rsidRPr="004703E2" w:rsidRDefault="00CC554E" w:rsidP="004703E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WHOLE HOUSE FAN</w:t>
    </w:r>
  </w:p>
  <w:p w14:paraId="46D5A6CC" w14:textId="6C0D34B7" w:rsidR="00CC554E" w:rsidRPr="004703E2" w:rsidRDefault="00CC554E"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sz w:val="14"/>
        <w:szCs w:val="14"/>
      </w:rPr>
      <w:t>CEC-CF</w:t>
    </w:r>
    <w:r>
      <w:rPr>
        <w:rFonts w:ascii="Arial" w:eastAsia="Times New Roman" w:hAnsi="Arial" w:cs="Arial"/>
        <w:sz w:val="14"/>
        <w:szCs w:val="14"/>
      </w:rPr>
      <w:t>3</w:t>
    </w:r>
    <w:r w:rsidRPr="004703E2">
      <w:rPr>
        <w:rFonts w:ascii="Arial" w:eastAsia="Times New Roman" w:hAnsi="Arial" w:cs="Arial"/>
        <w:sz w:val="14"/>
        <w:szCs w:val="14"/>
      </w:rPr>
      <w:t>R-</w:t>
    </w:r>
    <w:r>
      <w:rPr>
        <w:rFonts w:ascii="Arial" w:eastAsia="Times New Roman" w:hAnsi="Arial" w:cs="Arial"/>
        <w:sz w:val="14"/>
        <w:szCs w:val="14"/>
      </w:rPr>
      <w:t>MCH-31-H</w:t>
    </w:r>
    <w:r w:rsidRPr="004703E2">
      <w:rPr>
        <w:rFonts w:ascii="Arial" w:eastAsia="Times New Roman" w:hAnsi="Arial" w:cs="Arial"/>
        <w:sz w:val="14"/>
        <w:szCs w:val="14"/>
      </w:rPr>
      <w:t xml:space="preserve"> (Revised</w:t>
    </w:r>
    <w:r>
      <w:rPr>
        <w:rFonts w:ascii="Arial" w:eastAsia="Times New Roman" w:hAnsi="Arial" w:cs="Arial"/>
        <w:sz w:val="14"/>
        <w:szCs w:val="14"/>
      </w:rPr>
      <w:t xml:space="preserve"> 01/</w:t>
    </w:r>
    <w:ins w:id="10" w:author="Alhabibi, Haider@Energy" w:date="2021-08-30T20:16:00Z">
      <w:r w:rsidR="00676554">
        <w:rPr>
          <w:rFonts w:ascii="Arial" w:eastAsia="Times New Roman" w:hAnsi="Arial" w:cs="Arial"/>
          <w:sz w:val="14"/>
          <w:szCs w:val="14"/>
        </w:rPr>
        <w:t>22</w:t>
      </w:r>
    </w:ins>
    <w:del w:id="11" w:author="Alhabibi, Haider@Energy" w:date="2021-08-30T20:16:00Z">
      <w:r w:rsidR="00F46BA1" w:rsidDel="00676554">
        <w:rPr>
          <w:rFonts w:ascii="Arial" w:eastAsia="Times New Roman" w:hAnsi="Arial" w:cs="Arial"/>
          <w:sz w:val="14"/>
          <w:szCs w:val="14"/>
        </w:rPr>
        <w:delText>20</w:delText>
      </w:r>
    </w:del>
    <w:r w:rsidRPr="004703E2">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3"/>
      <w:gridCol w:w="294"/>
      <w:gridCol w:w="3569"/>
      <w:gridCol w:w="1843"/>
    </w:tblGrid>
    <w:tr w:rsidR="00CC554E" w:rsidRPr="00F85124" w14:paraId="46D5A6CF" w14:textId="77777777" w:rsidTr="004703E2">
      <w:trPr>
        <w:cantSplit/>
        <w:trHeight w:val="288"/>
      </w:trPr>
      <w:tc>
        <w:tcPr>
          <w:tcW w:w="4016" w:type="pct"/>
          <w:gridSpan w:val="3"/>
          <w:tcBorders>
            <w:right w:val="nil"/>
          </w:tcBorders>
          <w:vAlign w:val="center"/>
        </w:tcPr>
        <w:p w14:paraId="46D5A6CD" w14:textId="385321CA" w:rsidR="00CC554E" w:rsidRPr="00AF7776" w:rsidRDefault="00CC554E" w:rsidP="00D509D9">
          <w:pPr>
            <w:pStyle w:val="Style17"/>
            <w:rPr>
              <w:rFonts w:asciiTheme="minorHAnsi" w:hAnsiTheme="minorHAnsi"/>
              <w:b/>
              <w:color w:val="auto"/>
              <w:sz w:val="20"/>
              <w:szCs w:val="20"/>
            </w:rPr>
          </w:pPr>
          <w:r w:rsidRPr="00AF7776">
            <w:rPr>
              <w:rFonts w:asciiTheme="minorHAnsi" w:hAnsiTheme="minorHAnsi"/>
              <w:color w:val="auto"/>
              <w:sz w:val="20"/>
              <w:szCs w:val="20"/>
            </w:rPr>
            <w:t xml:space="preserve">CERTIFICATE OF </w:t>
          </w:r>
          <w:r>
            <w:rPr>
              <w:rFonts w:asciiTheme="minorHAnsi" w:hAnsiTheme="minorHAnsi"/>
              <w:color w:val="auto"/>
              <w:sz w:val="20"/>
              <w:szCs w:val="20"/>
            </w:rPr>
            <w:t>VERIFIC</w:t>
          </w:r>
          <w:r w:rsidRPr="00AF7776">
            <w:rPr>
              <w:rFonts w:asciiTheme="minorHAnsi" w:hAnsiTheme="minorHAnsi"/>
              <w:color w:val="auto"/>
              <w:sz w:val="20"/>
              <w:szCs w:val="20"/>
            </w:rPr>
            <w:t>ATION</w:t>
          </w:r>
        </w:p>
      </w:tc>
      <w:tc>
        <w:tcPr>
          <w:tcW w:w="984" w:type="pct"/>
          <w:tcBorders>
            <w:left w:val="nil"/>
          </w:tcBorders>
          <w:tcMar>
            <w:left w:w="115" w:type="dxa"/>
            <w:right w:w="115" w:type="dxa"/>
          </w:tcMar>
          <w:vAlign w:val="center"/>
        </w:tcPr>
        <w:p w14:paraId="46D5A6CE" w14:textId="151BA97D" w:rsidR="00CC554E" w:rsidRPr="00AF7776" w:rsidRDefault="00CC554E" w:rsidP="00AA3E7C">
          <w:pPr>
            <w:pStyle w:val="Style18"/>
            <w:rPr>
              <w:rFonts w:asciiTheme="minorHAnsi" w:hAnsiTheme="minorHAnsi"/>
              <w:b/>
              <w:color w:val="auto"/>
              <w:sz w:val="20"/>
              <w:szCs w:val="20"/>
            </w:rPr>
          </w:pPr>
          <w:r>
            <w:rPr>
              <w:rFonts w:asciiTheme="minorHAnsi" w:hAnsiTheme="minorHAnsi"/>
              <w:color w:val="auto"/>
              <w:sz w:val="20"/>
              <w:szCs w:val="20"/>
            </w:rPr>
            <w:t>CF3</w:t>
          </w:r>
          <w:r w:rsidRPr="00AF7776">
            <w:rPr>
              <w:rFonts w:asciiTheme="minorHAnsi" w:hAnsiTheme="minorHAnsi"/>
              <w:color w:val="auto"/>
              <w:sz w:val="20"/>
              <w:szCs w:val="20"/>
            </w:rPr>
            <w:t>R-MCH-</w:t>
          </w:r>
          <w:r>
            <w:rPr>
              <w:rFonts w:asciiTheme="minorHAnsi" w:hAnsiTheme="minorHAnsi"/>
              <w:color w:val="auto"/>
              <w:sz w:val="20"/>
              <w:szCs w:val="20"/>
            </w:rPr>
            <w:t>31-H</w:t>
          </w:r>
        </w:p>
      </w:tc>
    </w:tr>
    <w:tr w:rsidR="00CC554E" w:rsidRPr="00F85124" w14:paraId="46D5A6D2" w14:textId="77777777" w:rsidTr="00AF7776">
      <w:trPr>
        <w:cantSplit/>
        <w:trHeight w:val="226"/>
      </w:trPr>
      <w:tc>
        <w:tcPr>
          <w:tcW w:w="2500" w:type="pct"/>
          <w:gridSpan w:val="2"/>
          <w:tcBorders>
            <w:right w:val="nil"/>
          </w:tcBorders>
        </w:tcPr>
        <w:p w14:paraId="46D5A6D0" w14:textId="77777777" w:rsidR="00CC554E" w:rsidRPr="00AF7776" w:rsidRDefault="00CC554E" w:rsidP="00AF7776">
          <w:pPr>
            <w:pStyle w:val="Style75"/>
          </w:pPr>
          <w:r>
            <w:t>Whole House Fan</w:t>
          </w:r>
        </w:p>
      </w:tc>
      <w:tc>
        <w:tcPr>
          <w:tcW w:w="2500" w:type="pct"/>
          <w:gridSpan w:val="2"/>
          <w:tcBorders>
            <w:left w:val="nil"/>
          </w:tcBorders>
        </w:tcPr>
        <w:p w14:paraId="46D5A6D1" w14:textId="6BC7272F" w:rsidR="00CC554E" w:rsidRPr="00AF7776" w:rsidRDefault="00CC554E" w:rsidP="00AF7776">
          <w:pPr>
            <w:pStyle w:val="Style75"/>
            <w:tabs>
              <w:tab w:val="right" w:pos="5280"/>
            </w:tabs>
          </w:pPr>
          <w:r>
            <w:tab/>
          </w:r>
          <w:r w:rsidRPr="00F85124">
            <w:t xml:space="preserve">(Page </w:t>
          </w:r>
          <w:r w:rsidRPr="00AF7776">
            <w:fldChar w:fldCharType="begin"/>
          </w:r>
          <w:r w:rsidRPr="00E32371">
            <w:instrText xml:space="preserve"> PAGE   \* MERGEFORMAT </w:instrText>
          </w:r>
          <w:r w:rsidRPr="00AF7776">
            <w:fldChar w:fldCharType="separate"/>
          </w:r>
          <w:r w:rsidR="005D18B7">
            <w:rPr>
              <w:noProof/>
            </w:rPr>
            <w:t>2</w:t>
          </w:r>
          <w:r w:rsidRPr="00AF7776">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E3211B">
            <w:rPr>
              <w:noProof/>
            </w:rPr>
            <w:t>2</w:t>
          </w:r>
          <w:r>
            <w:rPr>
              <w:noProof/>
            </w:rPr>
            <w:fldChar w:fldCharType="end"/>
          </w:r>
          <w:r w:rsidRPr="00F85124">
            <w:t>)</w:t>
          </w:r>
        </w:p>
      </w:tc>
    </w:tr>
    <w:tr w:rsidR="00CC554E" w:rsidRPr="00F85124" w14:paraId="46D5A6D6" w14:textId="77777777" w:rsidTr="004703E2">
      <w:trPr>
        <w:cantSplit/>
        <w:trHeight w:val="288"/>
      </w:trPr>
      <w:tc>
        <w:tcPr>
          <w:tcW w:w="0" w:type="auto"/>
        </w:tcPr>
        <w:p w14:paraId="46D5A6D3" w14:textId="77777777" w:rsidR="00CC554E" w:rsidRPr="009A055C" w:rsidRDefault="00CC554E" w:rsidP="00082521">
          <w:pPr>
            <w:pStyle w:val="Style20"/>
          </w:pPr>
          <w:r w:rsidRPr="009A055C">
            <w:t>Project Name:</w:t>
          </w:r>
        </w:p>
      </w:tc>
      <w:tc>
        <w:tcPr>
          <w:tcW w:w="1655" w:type="pct"/>
          <w:gridSpan w:val="2"/>
        </w:tcPr>
        <w:p w14:paraId="46D5A6D4" w14:textId="77777777" w:rsidR="00CC554E" w:rsidRPr="009A055C" w:rsidRDefault="00CC554E" w:rsidP="00082521">
          <w:pPr>
            <w:pStyle w:val="Style20"/>
          </w:pPr>
          <w:r w:rsidRPr="009A055C">
            <w:t>Enforcement Agency:</w:t>
          </w:r>
        </w:p>
      </w:tc>
      <w:tc>
        <w:tcPr>
          <w:tcW w:w="984" w:type="pct"/>
        </w:tcPr>
        <w:p w14:paraId="46D5A6D5" w14:textId="77777777" w:rsidR="00CC554E" w:rsidRPr="009A055C" w:rsidRDefault="00CC554E" w:rsidP="00082521">
          <w:pPr>
            <w:pStyle w:val="Style20"/>
          </w:pPr>
          <w:r w:rsidRPr="009A055C">
            <w:t>Permit Number:</w:t>
          </w:r>
        </w:p>
      </w:tc>
    </w:tr>
    <w:tr w:rsidR="00CC554E" w:rsidRPr="00F85124" w14:paraId="46D5A6DA" w14:textId="77777777" w:rsidTr="004703E2">
      <w:trPr>
        <w:cantSplit/>
        <w:trHeight w:val="288"/>
      </w:trPr>
      <w:tc>
        <w:tcPr>
          <w:tcW w:w="0" w:type="auto"/>
        </w:tcPr>
        <w:p w14:paraId="46D5A6D7" w14:textId="77777777" w:rsidR="00CC554E" w:rsidRPr="009A055C" w:rsidRDefault="00CC554E" w:rsidP="00082521">
          <w:pPr>
            <w:pStyle w:val="Style20"/>
            <w:rPr>
              <w:vertAlign w:val="superscript"/>
            </w:rPr>
          </w:pPr>
          <w:r w:rsidRPr="009A055C">
            <w:t>Dwelling Address:</w:t>
          </w:r>
        </w:p>
      </w:tc>
      <w:tc>
        <w:tcPr>
          <w:tcW w:w="1655" w:type="pct"/>
          <w:gridSpan w:val="2"/>
        </w:tcPr>
        <w:p w14:paraId="46D5A6D8" w14:textId="77777777" w:rsidR="00CC554E" w:rsidRPr="009A055C" w:rsidRDefault="00CC554E" w:rsidP="00082521">
          <w:pPr>
            <w:pStyle w:val="Style20"/>
            <w:rPr>
              <w:vertAlign w:val="superscript"/>
            </w:rPr>
          </w:pPr>
          <w:r w:rsidRPr="009A055C">
            <w:t>City</w:t>
          </w:r>
          <w:r>
            <w:t>:</w:t>
          </w:r>
        </w:p>
      </w:tc>
      <w:tc>
        <w:tcPr>
          <w:tcW w:w="984" w:type="pct"/>
        </w:tcPr>
        <w:p w14:paraId="46D5A6D9" w14:textId="77777777" w:rsidR="00CC554E" w:rsidRPr="009A055C" w:rsidRDefault="00CC554E" w:rsidP="00082521">
          <w:pPr>
            <w:pStyle w:val="Style20"/>
            <w:rPr>
              <w:vertAlign w:val="superscript"/>
            </w:rPr>
          </w:pPr>
          <w:r w:rsidRPr="009A055C">
            <w:t>Zip Code</w:t>
          </w:r>
          <w:r>
            <w:t>:</w:t>
          </w:r>
        </w:p>
      </w:tc>
    </w:tr>
  </w:tbl>
  <w:p w14:paraId="46D5A6DB" w14:textId="77777777" w:rsidR="00CC554E" w:rsidRPr="00FF77DD" w:rsidRDefault="00CC554E"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CC554E" w:rsidRPr="002047DE" w14:paraId="46D5A6E1" w14:textId="77777777" w:rsidTr="00660438">
      <w:trPr>
        <w:cantSplit/>
        <w:trHeight w:val="420"/>
      </w:trPr>
      <w:tc>
        <w:tcPr>
          <w:tcW w:w="3700" w:type="pct"/>
          <w:gridSpan w:val="2"/>
          <w:tcBorders>
            <w:right w:val="nil"/>
          </w:tcBorders>
        </w:tcPr>
        <w:p w14:paraId="46D5A6DF" w14:textId="1B68F4A7" w:rsidR="00CC554E" w:rsidRPr="002047DE" w:rsidRDefault="00CC554E"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CC554E" w:rsidRPr="002047DE" w:rsidRDefault="00CC554E"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CC554E"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CC554E" w:rsidRPr="002047DE" w:rsidRDefault="00CC554E"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73CCD836" w:rsidR="00CC554E" w:rsidRPr="002047DE" w:rsidRDefault="00CC554E"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00460E0B" w:rsidRPr="00460E0B">
            <w:rPr>
              <w:b/>
              <w:noProof/>
            </w:rPr>
            <w:t>5</w:t>
          </w:r>
          <w:r>
            <w:rPr>
              <w:b/>
              <w:bCs/>
              <w:noProof/>
            </w:rPr>
            <w:fldChar w:fldCharType="end"/>
          </w:r>
          <w:r w:rsidRPr="002047DE">
            <w:rPr>
              <w:b/>
              <w:bCs/>
            </w:rPr>
            <w:t>)</w:t>
          </w:r>
        </w:p>
      </w:tc>
    </w:tr>
    <w:tr w:rsidR="00CC554E" w:rsidRPr="002047DE" w14:paraId="46D5A6E8" w14:textId="77777777" w:rsidTr="00660438">
      <w:trPr>
        <w:cantSplit/>
        <w:trHeight w:val="504"/>
      </w:trPr>
      <w:tc>
        <w:tcPr>
          <w:tcW w:w="2501" w:type="pct"/>
          <w:tcBorders>
            <w:bottom w:val="single" w:sz="12" w:space="0" w:color="auto"/>
          </w:tcBorders>
        </w:tcPr>
        <w:p w14:paraId="46D5A6E5" w14:textId="77777777" w:rsidR="00CC554E" w:rsidRPr="002047DE" w:rsidRDefault="00CC554E"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CC554E" w:rsidRPr="002047DE" w:rsidRDefault="00CC554E"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CC554E" w:rsidRPr="002047DE" w:rsidRDefault="00CC554E" w:rsidP="00660438">
          <w:pPr>
            <w:rPr>
              <w:b/>
              <w:sz w:val="18"/>
              <w:szCs w:val="18"/>
              <w:vertAlign w:val="superscript"/>
            </w:rPr>
          </w:pPr>
          <w:r w:rsidRPr="002047DE">
            <w:rPr>
              <w:b/>
              <w:sz w:val="18"/>
              <w:szCs w:val="18"/>
            </w:rPr>
            <w:t>Permit Number:</w:t>
          </w:r>
        </w:p>
      </w:tc>
    </w:tr>
  </w:tbl>
  <w:p w14:paraId="46D5A6E9" w14:textId="13B6A813" w:rsidR="00CC554E" w:rsidRDefault="00CC554E"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33490773" w:rsidR="00CC554E" w:rsidRDefault="00CC554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13AF990D" w:rsidR="00CC554E" w:rsidRDefault="00CC554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CC554E"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1A0F3FC6" w:rsidR="00CC554E" w:rsidRPr="00496CF1" w:rsidRDefault="00CC554E" w:rsidP="00D509D9">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USER INSTRUCTIONS</w:t>
          </w:r>
        </w:p>
      </w:tc>
      <w:tc>
        <w:tcPr>
          <w:tcW w:w="1262" w:type="pct"/>
          <w:tcBorders>
            <w:left w:val="nil"/>
            <w:bottom w:val="single" w:sz="4" w:space="0" w:color="auto"/>
          </w:tcBorders>
          <w:tcMar>
            <w:left w:w="115" w:type="dxa"/>
            <w:right w:w="115" w:type="dxa"/>
          </w:tcMar>
          <w:vAlign w:val="center"/>
        </w:tcPr>
        <w:p w14:paraId="46D5A6EF" w14:textId="7CF9773C" w:rsidR="00CC554E" w:rsidRPr="00496CF1" w:rsidRDefault="00CC554E" w:rsidP="009770D4">
          <w:pPr>
            <w:keepNext/>
            <w:spacing w:after="0" w:line="240" w:lineRule="auto"/>
            <w:jc w:val="right"/>
            <w:outlineLvl w:val="0"/>
            <w:rPr>
              <w:rFonts w:asciiTheme="minorHAnsi" w:eastAsia="Times New Roman" w:hAnsiTheme="minorHAnsi"/>
              <w:bCs/>
              <w:sz w:val="20"/>
              <w:szCs w:val="20"/>
            </w:rPr>
          </w:pPr>
          <w:r>
            <w:rPr>
              <w:rFonts w:asciiTheme="minorHAnsi" w:eastAsia="Times New Roman" w:hAnsiTheme="minorHAnsi"/>
              <w:bCs/>
              <w:sz w:val="20"/>
              <w:szCs w:val="20"/>
            </w:rPr>
            <w:t>CF3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CC554E" w:rsidRPr="00496CF1" w14:paraId="46D5A6F3" w14:textId="77777777" w:rsidTr="00082521">
      <w:trPr>
        <w:cantSplit/>
        <w:trHeight w:val="288"/>
      </w:trPr>
      <w:tc>
        <w:tcPr>
          <w:tcW w:w="2500" w:type="pct"/>
          <w:tcBorders>
            <w:right w:val="nil"/>
          </w:tcBorders>
        </w:tcPr>
        <w:p w14:paraId="46D5A6F1" w14:textId="77777777" w:rsidR="00CC554E" w:rsidRPr="00496CF1" w:rsidRDefault="00CC554E"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183D2943" w:rsidR="00CC554E" w:rsidRPr="00496CF1" w:rsidRDefault="00CC554E"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E3211B">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6862D9C3" w:rsidR="00CC554E" w:rsidRPr="00496CF1" w:rsidRDefault="00CC554E" w:rsidP="003C0502">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5E6887F8" w:rsidR="00CC554E" w:rsidRDefault="00CC554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CC554E"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6B52D3C1" w:rsidR="00CC554E" w:rsidRPr="00496CF1" w:rsidRDefault="00CC554E" w:rsidP="00D509D9">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068EB4C7" w:rsidR="00CC554E" w:rsidRPr="00496CF1" w:rsidRDefault="00CC554E" w:rsidP="00691CEE">
          <w:pPr>
            <w:keepNext/>
            <w:spacing w:after="0" w:line="240" w:lineRule="auto"/>
            <w:jc w:val="right"/>
            <w:outlineLvl w:val="0"/>
            <w:rPr>
              <w:rFonts w:asciiTheme="minorHAnsi" w:eastAsia="Times New Roman" w:hAnsiTheme="minorHAnsi"/>
              <w:bCs/>
              <w:sz w:val="20"/>
              <w:szCs w:val="20"/>
            </w:rPr>
          </w:pPr>
          <w:r>
            <w:rPr>
              <w:rFonts w:asciiTheme="minorHAnsi" w:eastAsia="Times New Roman" w:hAnsiTheme="minorHAnsi"/>
              <w:bCs/>
              <w:sz w:val="20"/>
              <w:szCs w:val="20"/>
            </w:rPr>
            <w:t>CF3</w:t>
          </w:r>
          <w:r w:rsidRPr="00496CF1">
            <w:rPr>
              <w:rFonts w:asciiTheme="minorHAnsi" w:eastAsia="Times New Roman" w:hAnsiTheme="minorHAnsi"/>
              <w:bCs/>
              <w:sz w:val="20"/>
              <w:szCs w:val="20"/>
            </w:rPr>
            <w:t>R-MCH-</w:t>
          </w:r>
          <w:r>
            <w:rPr>
              <w:rFonts w:asciiTheme="minorHAnsi" w:eastAsia="Times New Roman" w:hAnsiTheme="minorHAnsi"/>
              <w:bCs/>
              <w:sz w:val="20"/>
              <w:szCs w:val="20"/>
            </w:rPr>
            <w:t>31</w:t>
          </w:r>
        </w:p>
      </w:tc>
    </w:tr>
    <w:tr w:rsidR="00CC554E" w:rsidRPr="00496CF1" w14:paraId="46D5A6FC" w14:textId="77777777" w:rsidTr="00691CEE">
      <w:trPr>
        <w:cantSplit/>
        <w:trHeight w:val="288"/>
      </w:trPr>
      <w:tc>
        <w:tcPr>
          <w:tcW w:w="2500" w:type="pct"/>
          <w:tcBorders>
            <w:right w:val="nil"/>
          </w:tcBorders>
        </w:tcPr>
        <w:p w14:paraId="46D5A6FA" w14:textId="77777777" w:rsidR="00CC554E" w:rsidRPr="00496CF1" w:rsidRDefault="00CC554E"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3B62CDE2" w:rsidR="00CC554E" w:rsidRPr="00496CF1" w:rsidRDefault="00CC554E"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E3211B">
            <w:rPr>
              <w:rFonts w:asciiTheme="minorHAnsi" w:eastAsia="Times New Roman" w:hAnsiTheme="minorHAnsi"/>
              <w:bCs/>
              <w:noProof/>
              <w:sz w:val="20"/>
              <w:szCs w:val="20"/>
            </w:rPr>
            <w:t>3</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6B352A34" w:rsidR="00CC554E" w:rsidRPr="00AF7776" w:rsidRDefault="00CC554E"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CC554E"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5572F4BB" w:rsidR="00CC554E" w:rsidRPr="00496CF1" w:rsidRDefault="00CC554E" w:rsidP="00D509D9">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0F1AEB38" w:rsidR="00CC554E" w:rsidRPr="00496CF1" w:rsidRDefault="00CC554E" w:rsidP="009770D4">
          <w:pPr>
            <w:keepNext/>
            <w:spacing w:after="0" w:line="240" w:lineRule="auto"/>
            <w:jc w:val="right"/>
            <w:outlineLvl w:val="0"/>
            <w:rPr>
              <w:rFonts w:asciiTheme="minorHAnsi" w:eastAsia="Times New Roman" w:hAnsiTheme="minorHAnsi"/>
              <w:bCs/>
              <w:sz w:val="20"/>
              <w:szCs w:val="20"/>
            </w:rPr>
          </w:pPr>
          <w:r>
            <w:rPr>
              <w:rFonts w:asciiTheme="minorHAnsi" w:eastAsia="Times New Roman" w:hAnsiTheme="minorHAnsi"/>
              <w:bCs/>
              <w:sz w:val="20"/>
              <w:szCs w:val="20"/>
            </w:rPr>
            <w:t>CF3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CC554E" w:rsidRPr="00496CF1" w14:paraId="46D5A704" w14:textId="77777777" w:rsidTr="00082521">
      <w:trPr>
        <w:cantSplit/>
        <w:trHeight w:val="288"/>
      </w:trPr>
      <w:tc>
        <w:tcPr>
          <w:tcW w:w="2500" w:type="pct"/>
          <w:tcBorders>
            <w:right w:val="nil"/>
          </w:tcBorders>
        </w:tcPr>
        <w:p w14:paraId="46D5A702" w14:textId="77777777" w:rsidR="00CC554E" w:rsidRPr="00496CF1" w:rsidRDefault="00CC554E"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67B5A893" w:rsidR="00CC554E" w:rsidRPr="00496CF1" w:rsidRDefault="00CC554E"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E3211B">
            <w:rPr>
              <w:rFonts w:asciiTheme="minorHAnsi" w:eastAsia="Times New Roman" w:hAnsiTheme="minorHAnsi"/>
              <w:bCs/>
              <w:noProof/>
              <w:sz w:val="20"/>
              <w:szCs w:val="20"/>
            </w:rPr>
            <w:t>3</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528F4C22" w:rsidR="00CC554E" w:rsidRPr="00FF77DD" w:rsidRDefault="00CC554E" w:rsidP="003C0502">
    <w:pPr>
      <w:pStyle w:val="Header"/>
      <w:spacing w:after="0"/>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360" w:hanging="360"/>
      </w:pPr>
      <w:rPr>
        <w:rFonts w:hint="default"/>
        <w:sz w:val="18"/>
        <w:szCs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3188BC9E">
      <w:start w:val="1"/>
      <w:numFmt w:val="decimal"/>
      <w:lvlText w:val="%4."/>
      <w:lvlJc w:val="left"/>
      <w:pPr>
        <w:ind w:left="2520" w:hanging="360"/>
      </w:pPr>
      <w:rPr>
        <w:rFonts w:hint="default"/>
        <w:sz w:val="18"/>
        <w:szCs w:val="20"/>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B3090A"/>
    <w:multiLevelType w:val="hybridMultilevel"/>
    <w:tmpl w:val="176259CC"/>
    <w:lvl w:ilvl="0" w:tplc="818C6AB0">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4"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DB736A8"/>
    <w:multiLevelType w:val="hybridMultilevel"/>
    <w:tmpl w:val="1A2A23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FF94267"/>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1"/>
  </w:num>
  <w:num w:numId="3">
    <w:abstractNumId w:val="30"/>
  </w:num>
  <w:num w:numId="4">
    <w:abstractNumId w:val="1"/>
  </w:num>
  <w:num w:numId="5">
    <w:abstractNumId w:val="6"/>
  </w:num>
  <w:num w:numId="6">
    <w:abstractNumId w:val="16"/>
  </w:num>
  <w:num w:numId="7">
    <w:abstractNumId w:val="15"/>
  </w:num>
  <w:num w:numId="8">
    <w:abstractNumId w:val="18"/>
  </w:num>
  <w:num w:numId="9">
    <w:abstractNumId w:val="28"/>
  </w:num>
  <w:num w:numId="10">
    <w:abstractNumId w:val="5"/>
  </w:num>
  <w:num w:numId="11">
    <w:abstractNumId w:val="17"/>
  </w:num>
  <w:num w:numId="12">
    <w:abstractNumId w:val="14"/>
  </w:num>
  <w:num w:numId="13">
    <w:abstractNumId w:val="10"/>
  </w:num>
  <w:num w:numId="14">
    <w:abstractNumId w:val="25"/>
  </w:num>
  <w:num w:numId="15">
    <w:abstractNumId w:val="20"/>
  </w:num>
  <w:num w:numId="16">
    <w:abstractNumId w:val="8"/>
  </w:num>
  <w:num w:numId="17">
    <w:abstractNumId w:val="21"/>
  </w:num>
  <w:num w:numId="18">
    <w:abstractNumId w:val="32"/>
  </w:num>
  <w:num w:numId="19">
    <w:abstractNumId w:val="0"/>
  </w:num>
  <w:num w:numId="20">
    <w:abstractNumId w:val="10"/>
  </w:num>
  <w:num w:numId="21">
    <w:abstractNumId w:val="12"/>
  </w:num>
  <w:num w:numId="22">
    <w:abstractNumId w:val="24"/>
  </w:num>
  <w:num w:numId="23">
    <w:abstractNumId w:val="9"/>
  </w:num>
  <w:num w:numId="24">
    <w:abstractNumId w:val="3"/>
  </w:num>
  <w:num w:numId="25">
    <w:abstractNumId w:val="4"/>
  </w:num>
  <w:num w:numId="26">
    <w:abstractNumId w:val="19"/>
  </w:num>
  <w:num w:numId="27">
    <w:abstractNumId w:val="27"/>
  </w:num>
  <w:num w:numId="28">
    <w:abstractNumId w:val="22"/>
  </w:num>
  <w:num w:numId="29">
    <w:abstractNumId w:val="33"/>
  </w:num>
  <w:num w:numId="30">
    <w:abstractNumId w:val="2"/>
  </w:num>
  <w:num w:numId="31">
    <w:abstractNumId w:val="29"/>
  </w:num>
  <w:num w:numId="32">
    <w:abstractNumId w:val="26"/>
  </w:num>
  <w:num w:numId="33">
    <w:abstractNumId w:val="23"/>
    <w:lvlOverride w:ilvl="0">
      <w:startOverride w:val="1"/>
    </w:lvlOverride>
    <w:lvlOverride w:ilvl="1"/>
    <w:lvlOverride w:ilvl="2"/>
    <w:lvlOverride w:ilvl="3"/>
    <w:lvlOverride w:ilvl="4"/>
    <w:lvlOverride w:ilvl="5"/>
    <w:lvlOverride w:ilvl="6"/>
    <w:lvlOverride w:ilvl="7"/>
    <w:lvlOverride w:ilvl="8"/>
  </w:num>
  <w:num w:numId="34">
    <w:abstractNumId w:val="13"/>
    <w:lvlOverride w:ilvl="0">
      <w:startOverride w:val="1"/>
    </w:lvlOverride>
    <w:lvlOverride w:ilvl="1"/>
    <w:lvlOverride w:ilvl="2"/>
    <w:lvlOverride w:ilvl="3"/>
    <w:lvlOverride w:ilvl="4"/>
    <w:lvlOverride w:ilvl="5"/>
    <w:lvlOverride w:ilvl="6"/>
    <w:lvlOverride w:ilvl="7"/>
    <w:lvlOverride w:ilvl="8"/>
  </w:num>
  <w:num w:numId="35">
    <w:abstractNumId w:val="34"/>
  </w:num>
  <w:num w:numId="36">
    <w:abstractNumId w:val="7"/>
  </w:num>
  <w:num w:numId="37">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chert, RJ@Energy">
    <w15:presenceInfo w15:providerId="AD" w15:userId="S::RJ.Wichert@energy.ca.gov::120520be-5273-4c80-8edf-6b76cdf54be0"/>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Qm8LFBtsNBP6DPnMG0tM9L3gNve19WfzPHIbVzZ9Co6JEJxHhFlxZzkPyuWRNcjaZxE/YM+j70dcHOO/AYQ41w==" w:salt="ZIej2+SrNwsImXf44V27kA=="/>
  <w:defaultTabStop w:val="720"/>
  <w:drawingGridHorizontalSpacing w:val="110"/>
  <w:displayHorizontalDrawingGridEvery w:val="2"/>
  <w:displayVerticalDrawingGridEvery w:val="2"/>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7572"/>
    <w:rsid w:val="000120BF"/>
    <w:rsid w:val="00015017"/>
    <w:rsid w:val="00016AD8"/>
    <w:rsid w:val="00034496"/>
    <w:rsid w:val="0004608F"/>
    <w:rsid w:val="00057C76"/>
    <w:rsid w:val="00061F4F"/>
    <w:rsid w:val="000817DD"/>
    <w:rsid w:val="00082521"/>
    <w:rsid w:val="00084B1C"/>
    <w:rsid w:val="0008534D"/>
    <w:rsid w:val="000906D9"/>
    <w:rsid w:val="00093CF3"/>
    <w:rsid w:val="000A40F6"/>
    <w:rsid w:val="000E09C9"/>
    <w:rsid w:val="000E2A00"/>
    <w:rsid w:val="00102FEF"/>
    <w:rsid w:val="00103E04"/>
    <w:rsid w:val="001134C8"/>
    <w:rsid w:val="00140921"/>
    <w:rsid w:val="0014485C"/>
    <w:rsid w:val="00144A36"/>
    <w:rsid w:val="001615DA"/>
    <w:rsid w:val="0016294A"/>
    <w:rsid w:val="001959F5"/>
    <w:rsid w:val="001961DA"/>
    <w:rsid w:val="001A2CB8"/>
    <w:rsid w:val="001B26D3"/>
    <w:rsid w:val="001D2BBF"/>
    <w:rsid w:val="001D7A5D"/>
    <w:rsid w:val="001D7EE2"/>
    <w:rsid w:val="001F62B7"/>
    <w:rsid w:val="00200106"/>
    <w:rsid w:val="0020430C"/>
    <w:rsid w:val="002139EB"/>
    <w:rsid w:val="002166CE"/>
    <w:rsid w:val="0024266C"/>
    <w:rsid w:val="002460B8"/>
    <w:rsid w:val="00266994"/>
    <w:rsid w:val="00267060"/>
    <w:rsid w:val="00285695"/>
    <w:rsid w:val="00295278"/>
    <w:rsid w:val="002A46B7"/>
    <w:rsid w:val="002A7B2E"/>
    <w:rsid w:val="002B174E"/>
    <w:rsid w:val="002B4B1E"/>
    <w:rsid w:val="002E2B7C"/>
    <w:rsid w:val="002E6DA7"/>
    <w:rsid w:val="002F10E0"/>
    <w:rsid w:val="0030001B"/>
    <w:rsid w:val="00306116"/>
    <w:rsid w:val="00315595"/>
    <w:rsid w:val="00326C73"/>
    <w:rsid w:val="003339CD"/>
    <w:rsid w:val="00334868"/>
    <w:rsid w:val="00336D4C"/>
    <w:rsid w:val="00370BA3"/>
    <w:rsid w:val="00372A4E"/>
    <w:rsid w:val="00392ACC"/>
    <w:rsid w:val="003A44AF"/>
    <w:rsid w:val="003A6D01"/>
    <w:rsid w:val="003C013D"/>
    <w:rsid w:val="003C0502"/>
    <w:rsid w:val="003C2ABA"/>
    <w:rsid w:val="003C4F75"/>
    <w:rsid w:val="003C7B4A"/>
    <w:rsid w:val="003E2AB8"/>
    <w:rsid w:val="003E6F80"/>
    <w:rsid w:val="003F2E89"/>
    <w:rsid w:val="003F5975"/>
    <w:rsid w:val="003F7629"/>
    <w:rsid w:val="004109DE"/>
    <w:rsid w:val="0041500D"/>
    <w:rsid w:val="004170B7"/>
    <w:rsid w:val="004201ED"/>
    <w:rsid w:val="00434055"/>
    <w:rsid w:val="00436F91"/>
    <w:rsid w:val="00441822"/>
    <w:rsid w:val="00452150"/>
    <w:rsid w:val="0045400A"/>
    <w:rsid w:val="00460E0B"/>
    <w:rsid w:val="004645C2"/>
    <w:rsid w:val="004703E2"/>
    <w:rsid w:val="00470FAD"/>
    <w:rsid w:val="004761C1"/>
    <w:rsid w:val="00477B85"/>
    <w:rsid w:val="004875A1"/>
    <w:rsid w:val="00487F56"/>
    <w:rsid w:val="004938A4"/>
    <w:rsid w:val="00495331"/>
    <w:rsid w:val="0049575B"/>
    <w:rsid w:val="00495C52"/>
    <w:rsid w:val="004961B9"/>
    <w:rsid w:val="00496CF1"/>
    <w:rsid w:val="004C5B47"/>
    <w:rsid w:val="004C602E"/>
    <w:rsid w:val="004D33F4"/>
    <w:rsid w:val="004D3AD2"/>
    <w:rsid w:val="004D7A07"/>
    <w:rsid w:val="00500DE8"/>
    <w:rsid w:val="005057DF"/>
    <w:rsid w:val="00513873"/>
    <w:rsid w:val="00531171"/>
    <w:rsid w:val="00545940"/>
    <w:rsid w:val="00546451"/>
    <w:rsid w:val="00552025"/>
    <w:rsid w:val="00553E1C"/>
    <w:rsid w:val="0056031D"/>
    <w:rsid w:val="005608C4"/>
    <w:rsid w:val="00576BE8"/>
    <w:rsid w:val="005D18B7"/>
    <w:rsid w:val="005E01E1"/>
    <w:rsid w:val="005E66BC"/>
    <w:rsid w:val="005F1444"/>
    <w:rsid w:val="005F157F"/>
    <w:rsid w:val="0060558D"/>
    <w:rsid w:val="0061405D"/>
    <w:rsid w:val="00622F96"/>
    <w:rsid w:val="0062385B"/>
    <w:rsid w:val="00625042"/>
    <w:rsid w:val="00644136"/>
    <w:rsid w:val="00650B66"/>
    <w:rsid w:val="00653DF7"/>
    <w:rsid w:val="00660438"/>
    <w:rsid w:val="00662C3C"/>
    <w:rsid w:val="006651DD"/>
    <w:rsid w:val="006729F3"/>
    <w:rsid w:val="00676554"/>
    <w:rsid w:val="006802FC"/>
    <w:rsid w:val="00680A0C"/>
    <w:rsid w:val="006911D3"/>
    <w:rsid w:val="00691CEE"/>
    <w:rsid w:val="006B32DD"/>
    <w:rsid w:val="006D3E78"/>
    <w:rsid w:val="006D5966"/>
    <w:rsid w:val="006E4D76"/>
    <w:rsid w:val="007060EC"/>
    <w:rsid w:val="00711DF8"/>
    <w:rsid w:val="00720A87"/>
    <w:rsid w:val="00723CEB"/>
    <w:rsid w:val="007304C6"/>
    <w:rsid w:val="00732089"/>
    <w:rsid w:val="007378CF"/>
    <w:rsid w:val="00742DEB"/>
    <w:rsid w:val="00751EDD"/>
    <w:rsid w:val="007617C2"/>
    <w:rsid w:val="0076440E"/>
    <w:rsid w:val="007705ED"/>
    <w:rsid w:val="00782081"/>
    <w:rsid w:val="007B3894"/>
    <w:rsid w:val="007B6227"/>
    <w:rsid w:val="007C2EE7"/>
    <w:rsid w:val="007C7BA8"/>
    <w:rsid w:val="007D4D06"/>
    <w:rsid w:val="007E2192"/>
    <w:rsid w:val="007E2299"/>
    <w:rsid w:val="007F2497"/>
    <w:rsid w:val="007F66DE"/>
    <w:rsid w:val="00802B42"/>
    <w:rsid w:val="008068F1"/>
    <w:rsid w:val="00815A45"/>
    <w:rsid w:val="00816B3D"/>
    <w:rsid w:val="008278BD"/>
    <w:rsid w:val="00832126"/>
    <w:rsid w:val="00832D40"/>
    <w:rsid w:val="00835A59"/>
    <w:rsid w:val="00840E5C"/>
    <w:rsid w:val="008542F0"/>
    <w:rsid w:val="00856D36"/>
    <w:rsid w:val="00862D0F"/>
    <w:rsid w:val="00863D38"/>
    <w:rsid w:val="00871C85"/>
    <w:rsid w:val="008A34FA"/>
    <w:rsid w:val="008A4463"/>
    <w:rsid w:val="008A5696"/>
    <w:rsid w:val="008A76AC"/>
    <w:rsid w:val="008A7E6D"/>
    <w:rsid w:val="008C407C"/>
    <w:rsid w:val="008C6E49"/>
    <w:rsid w:val="008E225B"/>
    <w:rsid w:val="008F4967"/>
    <w:rsid w:val="009029E7"/>
    <w:rsid w:val="0090410A"/>
    <w:rsid w:val="00904B8E"/>
    <w:rsid w:val="00905E96"/>
    <w:rsid w:val="00910475"/>
    <w:rsid w:val="00913566"/>
    <w:rsid w:val="00915D0C"/>
    <w:rsid w:val="0092246A"/>
    <w:rsid w:val="00922B8D"/>
    <w:rsid w:val="00934A16"/>
    <w:rsid w:val="00936990"/>
    <w:rsid w:val="009400E2"/>
    <w:rsid w:val="009434CE"/>
    <w:rsid w:val="0095007E"/>
    <w:rsid w:val="00956A4B"/>
    <w:rsid w:val="009577D0"/>
    <w:rsid w:val="00957C69"/>
    <w:rsid w:val="009627CD"/>
    <w:rsid w:val="00963CDB"/>
    <w:rsid w:val="00964565"/>
    <w:rsid w:val="00965B0E"/>
    <w:rsid w:val="009719AD"/>
    <w:rsid w:val="00975975"/>
    <w:rsid w:val="009770D4"/>
    <w:rsid w:val="0098438B"/>
    <w:rsid w:val="00986966"/>
    <w:rsid w:val="00990D6A"/>
    <w:rsid w:val="0099392B"/>
    <w:rsid w:val="009A5044"/>
    <w:rsid w:val="009B0C60"/>
    <w:rsid w:val="009B11E4"/>
    <w:rsid w:val="009B4833"/>
    <w:rsid w:val="009C4198"/>
    <w:rsid w:val="009E0BD3"/>
    <w:rsid w:val="009F4A90"/>
    <w:rsid w:val="00A36156"/>
    <w:rsid w:val="00A40B3D"/>
    <w:rsid w:val="00A5068B"/>
    <w:rsid w:val="00A53947"/>
    <w:rsid w:val="00A65221"/>
    <w:rsid w:val="00A700B6"/>
    <w:rsid w:val="00A946AB"/>
    <w:rsid w:val="00AA3E7C"/>
    <w:rsid w:val="00AB4171"/>
    <w:rsid w:val="00AB70C1"/>
    <w:rsid w:val="00AB795A"/>
    <w:rsid w:val="00AC02C1"/>
    <w:rsid w:val="00AD1F69"/>
    <w:rsid w:val="00AD2A51"/>
    <w:rsid w:val="00AF694B"/>
    <w:rsid w:val="00AF7776"/>
    <w:rsid w:val="00B11D97"/>
    <w:rsid w:val="00B13309"/>
    <w:rsid w:val="00B156CF"/>
    <w:rsid w:val="00B2520A"/>
    <w:rsid w:val="00B477C8"/>
    <w:rsid w:val="00B47F52"/>
    <w:rsid w:val="00B5580B"/>
    <w:rsid w:val="00B568DA"/>
    <w:rsid w:val="00B63344"/>
    <w:rsid w:val="00B679D8"/>
    <w:rsid w:val="00B7173E"/>
    <w:rsid w:val="00B7621B"/>
    <w:rsid w:val="00B82A05"/>
    <w:rsid w:val="00B83A59"/>
    <w:rsid w:val="00B9051E"/>
    <w:rsid w:val="00BB282A"/>
    <w:rsid w:val="00BB712E"/>
    <w:rsid w:val="00BC0F4D"/>
    <w:rsid w:val="00BC6AC1"/>
    <w:rsid w:val="00BC7208"/>
    <w:rsid w:val="00BE041F"/>
    <w:rsid w:val="00C02CA3"/>
    <w:rsid w:val="00C22098"/>
    <w:rsid w:val="00C25A5C"/>
    <w:rsid w:val="00C36B6B"/>
    <w:rsid w:val="00C45933"/>
    <w:rsid w:val="00C51101"/>
    <w:rsid w:val="00C6014E"/>
    <w:rsid w:val="00C631A6"/>
    <w:rsid w:val="00C63564"/>
    <w:rsid w:val="00C72D02"/>
    <w:rsid w:val="00C73D60"/>
    <w:rsid w:val="00C73FEB"/>
    <w:rsid w:val="00C76263"/>
    <w:rsid w:val="00C77220"/>
    <w:rsid w:val="00C8339F"/>
    <w:rsid w:val="00C96732"/>
    <w:rsid w:val="00CB124D"/>
    <w:rsid w:val="00CB5516"/>
    <w:rsid w:val="00CC554E"/>
    <w:rsid w:val="00CD1198"/>
    <w:rsid w:val="00CE2286"/>
    <w:rsid w:val="00CE5AF4"/>
    <w:rsid w:val="00CF60D3"/>
    <w:rsid w:val="00D1733A"/>
    <w:rsid w:val="00D23A31"/>
    <w:rsid w:val="00D25FD8"/>
    <w:rsid w:val="00D30E9C"/>
    <w:rsid w:val="00D47A58"/>
    <w:rsid w:val="00D509D9"/>
    <w:rsid w:val="00D73292"/>
    <w:rsid w:val="00D7492C"/>
    <w:rsid w:val="00D7699D"/>
    <w:rsid w:val="00D85AE6"/>
    <w:rsid w:val="00D93724"/>
    <w:rsid w:val="00DA7DA5"/>
    <w:rsid w:val="00DB2409"/>
    <w:rsid w:val="00DC762F"/>
    <w:rsid w:val="00DD15C5"/>
    <w:rsid w:val="00DD7B98"/>
    <w:rsid w:val="00DE5386"/>
    <w:rsid w:val="00E04B20"/>
    <w:rsid w:val="00E06E50"/>
    <w:rsid w:val="00E10501"/>
    <w:rsid w:val="00E12414"/>
    <w:rsid w:val="00E17B7D"/>
    <w:rsid w:val="00E256C2"/>
    <w:rsid w:val="00E30ACA"/>
    <w:rsid w:val="00E3211B"/>
    <w:rsid w:val="00E33591"/>
    <w:rsid w:val="00E408AD"/>
    <w:rsid w:val="00E4371A"/>
    <w:rsid w:val="00E55B8F"/>
    <w:rsid w:val="00E60A80"/>
    <w:rsid w:val="00E67035"/>
    <w:rsid w:val="00E7539F"/>
    <w:rsid w:val="00E76ABA"/>
    <w:rsid w:val="00E80B7E"/>
    <w:rsid w:val="00E829F5"/>
    <w:rsid w:val="00E82F29"/>
    <w:rsid w:val="00E84D23"/>
    <w:rsid w:val="00E94E5A"/>
    <w:rsid w:val="00EA6CB1"/>
    <w:rsid w:val="00EB7DC2"/>
    <w:rsid w:val="00EC3D30"/>
    <w:rsid w:val="00EF1E4A"/>
    <w:rsid w:val="00F022E4"/>
    <w:rsid w:val="00F116F6"/>
    <w:rsid w:val="00F15985"/>
    <w:rsid w:val="00F258E2"/>
    <w:rsid w:val="00F35F46"/>
    <w:rsid w:val="00F3709F"/>
    <w:rsid w:val="00F46BA1"/>
    <w:rsid w:val="00F506B1"/>
    <w:rsid w:val="00F60148"/>
    <w:rsid w:val="00F61B08"/>
    <w:rsid w:val="00F63D08"/>
    <w:rsid w:val="00F63D86"/>
    <w:rsid w:val="00F75C18"/>
    <w:rsid w:val="00F822A0"/>
    <w:rsid w:val="00F85ED7"/>
    <w:rsid w:val="00FC26C4"/>
    <w:rsid w:val="00FC45CF"/>
    <w:rsid w:val="00FC4F2D"/>
    <w:rsid w:val="00FE6C2B"/>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B119F-C879-48AC-A759-C5F960CAB9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9D86A4-2B23-44FC-8D86-5F99E16F23E9}">
  <ds:schemaRefs>
    <ds:schemaRef ds:uri="http://schemas.microsoft.com/sharepoint/v3/contenttype/forms"/>
  </ds:schemaRefs>
</ds:datastoreItem>
</file>

<file path=customXml/itemProps3.xml><?xml version="1.0" encoding="utf-8"?>
<ds:datastoreItem xmlns:ds="http://schemas.openxmlformats.org/officeDocument/2006/customXml" ds:itemID="{0C39D522-923C-425D-8DF9-A2B3DDE26297}">
  <ds:schemaRefs>
    <ds:schemaRef ds:uri="http://schemas.openxmlformats.org/officeDocument/2006/bibliography"/>
  </ds:schemaRefs>
</ds:datastoreItem>
</file>

<file path=customXml/itemProps4.xml><?xml version="1.0" encoding="utf-8"?>
<ds:datastoreItem xmlns:ds="http://schemas.openxmlformats.org/officeDocument/2006/customXml" ds:itemID="{5D95AC77-8376-497A-AB7C-AF39FCAC7BBA}">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B9985017-5F3F-4A83-8F42-488767340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6</Pages>
  <Words>2045</Words>
  <Characters>11659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Balneg, Ronald@Energy</dc:creator>
  <cp:lastModifiedBy>Geiser, Che@Energy</cp:lastModifiedBy>
  <cp:revision>107</cp:revision>
  <cp:lastPrinted>2018-05-09T20:09:00Z</cp:lastPrinted>
  <dcterms:created xsi:type="dcterms:W3CDTF">2018-04-23T17:04:00Z</dcterms:created>
  <dcterms:modified xsi:type="dcterms:W3CDTF">2022-04-11T20:58:00Z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