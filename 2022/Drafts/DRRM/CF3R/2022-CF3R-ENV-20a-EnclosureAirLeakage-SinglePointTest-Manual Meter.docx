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0A71EB">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77777777" w:rsidR="00D03609" w:rsidRPr="00A42BCC" w:rsidRDefault="00D03609" w:rsidP="0007727D">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rsidDel="00A02C35" w14:paraId="5C04854D" w14:textId="10315B2E" w:rsidTr="000A71EB">
        <w:trPr>
          <w:del w:id="0" w:author="Shewmaker, Michael@Energy" w:date="2021-11-23T10:35:00Z"/>
        </w:trPr>
        <w:tc>
          <w:tcPr>
            <w:tcW w:w="588" w:type="dxa"/>
            <w:vAlign w:val="center"/>
          </w:tcPr>
          <w:p w14:paraId="609461D8" w14:textId="7AE9BA95" w:rsidR="00D03609" w:rsidRPr="00A02C35" w:rsidDel="00A02C35" w:rsidRDefault="00D03609" w:rsidP="0007727D">
            <w:pPr>
              <w:jc w:val="center"/>
              <w:rPr>
                <w:del w:id="1" w:author="Shewmaker, Michael@Energy" w:date="2021-11-23T10:35:00Z"/>
                <w:rFonts w:asciiTheme="minorHAnsi" w:hAnsiTheme="minorHAnsi"/>
                <w:sz w:val="18"/>
                <w:szCs w:val="18"/>
              </w:rPr>
            </w:pPr>
            <w:del w:id="2" w:author="Shewmaker, Michael@Energy" w:date="2021-11-23T10:35:00Z">
              <w:r w:rsidRPr="00A02C35" w:rsidDel="00A02C35">
                <w:rPr>
                  <w:rFonts w:asciiTheme="minorHAnsi" w:hAnsiTheme="minorHAnsi"/>
                  <w:sz w:val="18"/>
                  <w:szCs w:val="18"/>
                </w:rPr>
                <w:delText>02</w:delText>
              </w:r>
            </w:del>
          </w:p>
        </w:tc>
        <w:tc>
          <w:tcPr>
            <w:tcW w:w="5098" w:type="dxa"/>
            <w:vAlign w:val="center"/>
          </w:tcPr>
          <w:p w14:paraId="377A8AF7" w14:textId="38CF2FF9" w:rsidR="00D03609" w:rsidRPr="00A02C35" w:rsidDel="00A02C35" w:rsidRDefault="00D03609" w:rsidP="0007727D">
            <w:pPr>
              <w:rPr>
                <w:del w:id="3" w:author="Shewmaker, Michael@Energy" w:date="2021-11-23T10:35:00Z"/>
                <w:rFonts w:asciiTheme="minorHAnsi" w:hAnsiTheme="minorHAnsi"/>
                <w:sz w:val="18"/>
                <w:szCs w:val="18"/>
              </w:rPr>
            </w:pPr>
            <w:del w:id="4" w:author="Shewmaker, Michael@Energy" w:date="2021-11-23T10:35:00Z">
              <w:r w:rsidRPr="00A02C35" w:rsidDel="00A02C35">
                <w:rPr>
                  <w:rFonts w:asciiTheme="minorHAnsi" w:hAnsiTheme="minorHAnsi"/>
                  <w:sz w:val="18"/>
                  <w:szCs w:val="18"/>
                </w:rPr>
                <w:delText xml:space="preserve">Is HERS verification of dwelling compartmentalization leakage </w:delText>
              </w:r>
              <w:r w:rsidRPr="00A02C35" w:rsidDel="00A02C35">
                <w:rPr>
                  <w:rFonts w:asciiTheme="minorHAnsi" w:hAnsiTheme="minorHAnsi" w:cstheme="minorHAnsi"/>
                  <w:sz w:val="18"/>
                  <w:szCs w:val="18"/>
                </w:rPr>
                <w:delText>≤</w:delText>
              </w:r>
              <w:r w:rsidRPr="00A02C35" w:rsidDel="00A02C35">
                <w:rPr>
                  <w:rFonts w:asciiTheme="minorHAnsi" w:hAnsiTheme="minorHAnsi"/>
                  <w:sz w:val="18"/>
                  <w:szCs w:val="18"/>
                </w:rPr>
                <w:delText xml:space="preserve"> 0.3 CFM</w:delText>
              </w:r>
              <w:r w:rsidRPr="00A02C35" w:rsidDel="00A02C35">
                <w:rPr>
                  <w:rFonts w:asciiTheme="minorHAnsi" w:hAnsiTheme="minorHAnsi"/>
                  <w:sz w:val="18"/>
                  <w:szCs w:val="18"/>
                  <w:vertAlign w:val="subscript"/>
                </w:rPr>
                <w:delText>50</w:delText>
              </w:r>
              <w:r w:rsidRPr="00A02C35" w:rsidDel="00A02C35">
                <w:rPr>
                  <w:rFonts w:asciiTheme="minorHAnsi" w:hAnsiTheme="minorHAnsi"/>
                  <w:sz w:val="18"/>
                  <w:szCs w:val="18"/>
                </w:rPr>
                <w:delText>/ft</w:delText>
              </w:r>
              <w:r w:rsidRPr="00A02C35" w:rsidDel="00A02C35">
                <w:rPr>
                  <w:rFonts w:asciiTheme="minorHAnsi" w:hAnsiTheme="minorHAnsi"/>
                  <w:sz w:val="18"/>
                  <w:szCs w:val="18"/>
                  <w:vertAlign w:val="superscript"/>
                </w:rPr>
                <w:delText>2</w:delText>
              </w:r>
              <w:r w:rsidRPr="00A02C35" w:rsidDel="00A02C35">
                <w:rPr>
                  <w:rFonts w:asciiTheme="minorHAnsi" w:hAnsiTheme="minorHAnsi"/>
                  <w:sz w:val="18"/>
                  <w:szCs w:val="18"/>
                </w:rPr>
                <w:delText xml:space="preserve"> of enclosure area required by CF1R? </w:delText>
              </w:r>
            </w:del>
          </w:p>
        </w:tc>
        <w:tc>
          <w:tcPr>
            <w:tcW w:w="5104" w:type="dxa"/>
            <w:vAlign w:val="center"/>
          </w:tcPr>
          <w:p w14:paraId="7331E3FE" w14:textId="7F703F17" w:rsidR="00D03609" w:rsidRPr="00A02C35" w:rsidDel="00A02C35" w:rsidRDefault="00D03609" w:rsidP="0007727D">
            <w:pPr>
              <w:rPr>
                <w:del w:id="5" w:author="Shewmaker, Michael@Energy" w:date="2021-11-23T10:35:00Z"/>
                <w:rFonts w:asciiTheme="minorHAnsi" w:hAnsiTheme="minorHAnsi"/>
                <w:sz w:val="18"/>
                <w:szCs w:val="18"/>
              </w:rPr>
            </w:pPr>
          </w:p>
        </w:tc>
      </w:tr>
      <w:tr w:rsidR="00D03609" w:rsidRPr="00A42BCC" w14:paraId="75293A00" w14:textId="77777777" w:rsidTr="000A71EB">
        <w:tc>
          <w:tcPr>
            <w:tcW w:w="588" w:type="dxa"/>
            <w:vAlign w:val="center"/>
          </w:tcPr>
          <w:p w14:paraId="347AC8E5" w14:textId="2E82ECE5" w:rsidR="00D03609" w:rsidRPr="00A42BCC" w:rsidRDefault="00D03609" w:rsidP="0007727D">
            <w:pPr>
              <w:jc w:val="center"/>
              <w:rPr>
                <w:rFonts w:asciiTheme="minorHAnsi" w:hAnsiTheme="minorHAnsi"/>
                <w:sz w:val="18"/>
                <w:szCs w:val="18"/>
              </w:rPr>
            </w:pPr>
            <w:del w:id="6" w:author="Shewmaker, Michael@Energy" w:date="2021-11-23T10:35:00Z">
              <w:r w:rsidRPr="00A42BCC" w:rsidDel="00A02C35">
                <w:rPr>
                  <w:rFonts w:asciiTheme="minorHAnsi" w:hAnsiTheme="minorHAnsi"/>
                  <w:sz w:val="18"/>
                  <w:szCs w:val="18"/>
                </w:rPr>
                <w:delText>0</w:delText>
              </w:r>
              <w:r w:rsidDel="00A02C35">
                <w:rPr>
                  <w:rFonts w:asciiTheme="minorHAnsi" w:hAnsiTheme="minorHAnsi"/>
                  <w:sz w:val="18"/>
                  <w:szCs w:val="18"/>
                </w:rPr>
                <w:delText>3</w:delText>
              </w:r>
            </w:del>
            <w:ins w:id="7" w:author="Shewmaker, Michael@Energy" w:date="2021-11-23T10:35:00Z">
              <w:r w:rsidR="00A02C35">
                <w:rPr>
                  <w:rFonts w:asciiTheme="minorHAnsi" w:hAnsiTheme="minorHAnsi"/>
                  <w:sz w:val="18"/>
                  <w:szCs w:val="18"/>
                </w:rPr>
                <w:t>02</w:t>
              </w:r>
            </w:ins>
          </w:p>
        </w:tc>
        <w:tc>
          <w:tcPr>
            <w:tcW w:w="5098"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0A71EB">
        <w:tc>
          <w:tcPr>
            <w:tcW w:w="588" w:type="dxa"/>
            <w:vAlign w:val="center"/>
          </w:tcPr>
          <w:p w14:paraId="49A31367" w14:textId="3719737E" w:rsidR="00D03609" w:rsidRPr="00A42BCC" w:rsidRDefault="00D03609" w:rsidP="0007727D">
            <w:pPr>
              <w:jc w:val="center"/>
              <w:rPr>
                <w:rFonts w:asciiTheme="minorHAnsi" w:hAnsiTheme="minorHAnsi"/>
                <w:sz w:val="18"/>
                <w:szCs w:val="18"/>
              </w:rPr>
            </w:pPr>
            <w:del w:id="8" w:author="Shewmaker, Michael@Energy" w:date="2021-11-23T10:35:00Z">
              <w:r w:rsidRPr="00A42BCC" w:rsidDel="00A02C35">
                <w:rPr>
                  <w:rFonts w:asciiTheme="minorHAnsi" w:hAnsiTheme="minorHAnsi"/>
                  <w:sz w:val="18"/>
                  <w:szCs w:val="18"/>
                </w:rPr>
                <w:delText>0</w:delText>
              </w:r>
              <w:r w:rsidDel="00A02C35">
                <w:rPr>
                  <w:rFonts w:asciiTheme="minorHAnsi" w:hAnsiTheme="minorHAnsi"/>
                  <w:sz w:val="18"/>
                  <w:szCs w:val="18"/>
                </w:rPr>
                <w:delText>4</w:delText>
              </w:r>
            </w:del>
            <w:ins w:id="9" w:author="Shewmaker, Michael@Energy" w:date="2021-11-23T10:35:00Z">
              <w:r w:rsidR="00A02C35">
                <w:rPr>
                  <w:rFonts w:asciiTheme="minorHAnsi" w:hAnsiTheme="minorHAnsi"/>
                  <w:sz w:val="18"/>
                  <w:szCs w:val="18"/>
                </w:rPr>
                <w:t>03</w:t>
              </w:r>
            </w:ins>
          </w:p>
        </w:tc>
        <w:tc>
          <w:tcPr>
            <w:tcW w:w="5098" w:type="dxa"/>
          </w:tcPr>
          <w:p w14:paraId="102C2492" w14:textId="7C78AE55"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ins w:id="10" w:author="Shewmaker, Michael@Energy" w:date="2021-11-23T10:09:00Z">
              <w:r w:rsidR="00697D02">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1" w:author="Shewmaker, Michael@Energy" w:date="2021-11-23T10:09:00Z">
              <w:r w:rsidR="00697D02">
                <w:rPr>
                  <w:rFonts w:asciiTheme="minorHAnsi" w:hAnsiTheme="minorHAnsi"/>
                  <w:sz w:val="18"/>
                  <w:szCs w:val="18"/>
                </w:rPr>
                <w:t>)</w:t>
              </w:r>
            </w:ins>
            <w:r w:rsidRPr="00A42BCC">
              <w:rPr>
                <w:rFonts w:asciiTheme="minorHAnsi" w:hAnsiTheme="minorHAnsi"/>
                <w:sz w:val="18"/>
                <w:szCs w:val="18"/>
              </w:rPr>
              <w:t>)</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0A71EB">
        <w:tc>
          <w:tcPr>
            <w:tcW w:w="588" w:type="dxa"/>
            <w:vAlign w:val="center"/>
          </w:tcPr>
          <w:p w14:paraId="08A2DD43" w14:textId="18AE6F99" w:rsidR="00D03609" w:rsidRPr="00A42BCC" w:rsidRDefault="00D03609" w:rsidP="0007727D">
            <w:pPr>
              <w:jc w:val="center"/>
              <w:rPr>
                <w:rFonts w:asciiTheme="minorHAnsi" w:hAnsiTheme="minorHAnsi"/>
                <w:sz w:val="18"/>
                <w:szCs w:val="18"/>
              </w:rPr>
            </w:pPr>
            <w:del w:id="12" w:author="Shewmaker, Michael@Energy" w:date="2021-11-23T10:35:00Z">
              <w:r w:rsidRPr="00A42BCC" w:rsidDel="00A02C35">
                <w:rPr>
                  <w:rFonts w:asciiTheme="minorHAnsi" w:hAnsiTheme="minorHAnsi"/>
                  <w:sz w:val="18"/>
                  <w:szCs w:val="18"/>
                </w:rPr>
                <w:delText>0</w:delText>
              </w:r>
              <w:r w:rsidDel="00A02C35">
                <w:rPr>
                  <w:rFonts w:asciiTheme="minorHAnsi" w:hAnsiTheme="minorHAnsi"/>
                  <w:sz w:val="18"/>
                  <w:szCs w:val="18"/>
                </w:rPr>
                <w:delText>5</w:delText>
              </w:r>
            </w:del>
            <w:ins w:id="13" w:author="Shewmaker, Michael@Energy" w:date="2021-11-23T10:35:00Z">
              <w:r w:rsidR="00A02C35">
                <w:rPr>
                  <w:rFonts w:asciiTheme="minorHAnsi" w:hAnsiTheme="minorHAnsi"/>
                  <w:sz w:val="18"/>
                  <w:szCs w:val="18"/>
                </w:rPr>
                <w:t>04</w:t>
              </w:r>
            </w:ins>
          </w:p>
        </w:tc>
        <w:tc>
          <w:tcPr>
            <w:tcW w:w="5098" w:type="dxa"/>
          </w:tcPr>
          <w:p w14:paraId="6B0F0504" w14:textId="25F8439A"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ins w:id="14" w:author="Shewmaker, Michael@Energy" w:date="2021-11-23T10:09:00Z">
              <w:r w:rsidR="00697D02">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5" w:author="Shewmaker, Michael@Energy" w:date="2021-11-23T10:09:00Z">
              <w:r w:rsidR="00697D02">
                <w:rPr>
                  <w:rFonts w:asciiTheme="minorHAnsi" w:hAnsiTheme="minorHAnsi"/>
                  <w:sz w:val="18"/>
                  <w:szCs w:val="18"/>
                </w:rPr>
                <w:t>)</w:t>
              </w:r>
            </w:ins>
            <w:r w:rsidRPr="00A42BCC">
              <w:rPr>
                <w:rFonts w:asciiTheme="minorHAnsi" w:hAnsiTheme="minorHAnsi"/>
                <w:sz w:val="18"/>
                <w:szCs w:val="18"/>
              </w:rPr>
              <w:t>)</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0A71EB">
        <w:tc>
          <w:tcPr>
            <w:tcW w:w="588" w:type="dxa"/>
            <w:vAlign w:val="center"/>
          </w:tcPr>
          <w:p w14:paraId="45ECE08F" w14:textId="2CE0F2E2" w:rsidR="00D03609" w:rsidRPr="00A42BCC" w:rsidRDefault="00D03609" w:rsidP="0007727D">
            <w:pPr>
              <w:jc w:val="center"/>
              <w:rPr>
                <w:rFonts w:asciiTheme="minorHAnsi" w:hAnsiTheme="minorHAnsi"/>
                <w:sz w:val="18"/>
                <w:szCs w:val="18"/>
              </w:rPr>
            </w:pPr>
            <w:del w:id="16" w:author="Shewmaker, Michael@Energy" w:date="2021-11-23T10:35:00Z">
              <w:r w:rsidRPr="00A42BCC" w:rsidDel="00A02C35">
                <w:rPr>
                  <w:rFonts w:asciiTheme="minorHAnsi" w:hAnsiTheme="minorHAnsi"/>
                  <w:sz w:val="18"/>
                  <w:szCs w:val="18"/>
                </w:rPr>
                <w:delText>0</w:delText>
              </w:r>
              <w:r w:rsidDel="00A02C35">
                <w:rPr>
                  <w:rFonts w:asciiTheme="minorHAnsi" w:hAnsiTheme="minorHAnsi"/>
                  <w:sz w:val="18"/>
                  <w:szCs w:val="18"/>
                </w:rPr>
                <w:delText>6</w:delText>
              </w:r>
            </w:del>
            <w:ins w:id="17" w:author="Shewmaker, Michael@Energy" w:date="2021-11-23T10:35:00Z">
              <w:r w:rsidR="00A02C35">
                <w:rPr>
                  <w:rFonts w:asciiTheme="minorHAnsi" w:hAnsiTheme="minorHAnsi"/>
                  <w:sz w:val="18"/>
                  <w:szCs w:val="18"/>
                </w:rPr>
                <w:t>05</w:t>
              </w:r>
            </w:ins>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0A71EB">
        <w:tc>
          <w:tcPr>
            <w:tcW w:w="588" w:type="dxa"/>
            <w:vAlign w:val="center"/>
          </w:tcPr>
          <w:p w14:paraId="2E1A8B49" w14:textId="292E3C59" w:rsidR="00D03609" w:rsidRPr="00A42BCC" w:rsidRDefault="00D03609" w:rsidP="0007727D">
            <w:pPr>
              <w:jc w:val="center"/>
              <w:rPr>
                <w:rFonts w:asciiTheme="minorHAnsi" w:hAnsiTheme="minorHAnsi"/>
                <w:sz w:val="18"/>
                <w:szCs w:val="18"/>
              </w:rPr>
            </w:pPr>
            <w:del w:id="18" w:author="Shewmaker, Michael@Energy" w:date="2021-11-23T10:35:00Z">
              <w:r w:rsidRPr="00A42BCC" w:rsidDel="00A02C35">
                <w:rPr>
                  <w:rFonts w:asciiTheme="minorHAnsi" w:hAnsiTheme="minorHAnsi"/>
                  <w:sz w:val="18"/>
                  <w:szCs w:val="18"/>
                </w:rPr>
                <w:delText>0</w:delText>
              </w:r>
              <w:r w:rsidDel="00A02C35">
                <w:rPr>
                  <w:rFonts w:asciiTheme="minorHAnsi" w:hAnsiTheme="minorHAnsi"/>
                  <w:sz w:val="18"/>
                  <w:szCs w:val="18"/>
                </w:rPr>
                <w:delText>7</w:delText>
              </w:r>
            </w:del>
            <w:ins w:id="19" w:author="Shewmaker, Michael@Energy" w:date="2021-11-23T10:35:00Z">
              <w:r w:rsidR="00A02C35">
                <w:rPr>
                  <w:rFonts w:asciiTheme="minorHAnsi" w:hAnsiTheme="minorHAnsi"/>
                  <w:sz w:val="18"/>
                  <w:szCs w:val="18"/>
                </w:rPr>
                <w:t>06</w:t>
              </w:r>
            </w:ins>
          </w:p>
        </w:tc>
        <w:tc>
          <w:tcPr>
            <w:tcW w:w="5098" w:type="dxa"/>
          </w:tcPr>
          <w:p w14:paraId="4B5E3AF9" w14:textId="6E143338"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ins w:id="20" w:author="Shewmaker, Michael@Energy" w:date="2021-11-23T10:09:00Z">
              <w:r w:rsidR="00697D02">
                <w:rPr>
                  <w:rFonts w:asciiTheme="minorHAnsi" w:hAnsiTheme="minorHAnsi"/>
                  <w:sz w:val="18"/>
                  <w:szCs w:val="18"/>
                </w:rPr>
                <w:t>feet (</w:t>
              </w:r>
            </w:ins>
            <w:r w:rsidRPr="00A42BCC">
              <w:rPr>
                <w:rFonts w:asciiTheme="minorHAnsi" w:hAnsiTheme="minorHAnsi"/>
                <w:sz w:val="18"/>
                <w:szCs w:val="18"/>
              </w:rPr>
              <w:t>ft</w:t>
            </w:r>
            <w:ins w:id="21" w:author="Shewmaker, Michael@Energy" w:date="2021-11-23T10:09:00Z">
              <w:r w:rsidR="00697D02">
                <w:rPr>
                  <w:rFonts w:asciiTheme="minorHAnsi" w:hAnsiTheme="minorHAnsi"/>
                  <w:sz w:val="18"/>
                  <w:szCs w:val="18"/>
                </w:rPr>
                <w:t>)</w:t>
              </w:r>
            </w:ins>
            <w:r w:rsidRPr="00A42BCC">
              <w:rPr>
                <w:rFonts w:asciiTheme="minorHAnsi" w:hAnsiTheme="minorHAnsi"/>
                <w:sz w:val="18"/>
                <w:szCs w:val="18"/>
              </w:rPr>
              <w: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462706" w14:paraId="32718EAB" w14:textId="2EBD0826" w:rsidTr="000A71EB">
        <w:trPr>
          <w:del w:id="22" w:author="Shewmaker, Michael@Energy" w:date="2021-11-23T11:15:00Z"/>
        </w:trPr>
        <w:tc>
          <w:tcPr>
            <w:tcW w:w="588" w:type="dxa"/>
            <w:vAlign w:val="center"/>
          </w:tcPr>
          <w:p w14:paraId="45EC638A" w14:textId="04EE115F" w:rsidR="00D03609" w:rsidDel="00462706" w:rsidRDefault="00D03609" w:rsidP="0007727D">
            <w:pPr>
              <w:jc w:val="center"/>
              <w:rPr>
                <w:del w:id="23" w:author="Shewmaker, Michael@Energy" w:date="2021-11-23T11:15:00Z"/>
                <w:rFonts w:asciiTheme="minorHAnsi" w:hAnsiTheme="minorHAnsi"/>
                <w:sz w:val="18"/>
                <w:szCs w:val="18"/>
              </w:rPr>
            </w:pPr>
            <w:del w:id="24" w:author="Shewmaker, Michael@Energy" w:date="2021-11-23T10:35:00Z">
              <w:r w:rsidDel="00A02C35">
                <w:rPr>
                  <w:rFonts w:asciiTheme="minorHAnsi" w:hAnsiTheme="minorHAnsi"/>
                  <w:sz w:val="18"/>
                  <w:szCs w:val="18"/>
                </w:rPr>
                <w:delText>08</w:delText>
              </w:r>
            </w:del>
          </w:p>
        </w:tc>
        <w:tc>
          <w:tcPr>
            <w:tcW w:w="5098" w:type="dxa"/>
            <w:vAlign w:val="center"/>
          </w:tcPr>
          <w:p w14:paraId="18B38FE9" w14:textId="6CA4C3DA" w:rsidR="00D03609" w:rsidRPr="00A42BCC" w:rsidDel="00462706" w:rsidRDefault="00D03609" w:rsidP="0007727D">
            <w:pPr>
              <w:rPr>
                <w:del w:id="25" w:author="Shewmaker, Michael@Energy" w:date="2021-11-23T11:15:00Z"/>
                <w:rFonts w:asciiTheme="minorHAnsi" w:hAnsiTheme="minorHAnsi"/>
                <w:sz w:val="18"/>
                <w:szCs w:val="18"/>
              </w:rPr>
            </w:pPr>
            <w:del w:id="26" w:author="Shewmaker, Michael@Energy" w:date="2021-11-23T11:15:00Z">
              <w:r w:rsidDel="00462706">
                <w:rPr>
                  <w:rFonts w:asciiTheme="minorHAnsi" w:hAnsiTheme="minorHAnsi"/>
                  <w:sz w:val="18"/>
                  <w:szCs w:val="18"/>
                </w:rPr>
                <w:delText>Total dwelling unit floor area (ft</w:delText>
              </w:r>
              <w:r w:rsidRPr="00037CA8" w:rsidDel="00462706">
                <w:rPr>
                  <w:rFonts w:asciiTheme="minorHAnsi" w:hAnsiTheme="minorHAnsi"/>
                  <w:sz w:val="18"/>
                  <w:szCs w:val="18"/>
                  <w:vertAlign w:val="superscript"/>
                </w:rPr>
                <w:delText>2</w:delText>
              </w:r>
              <w:r w:rsidDel="00462706">
                <w:rPr>
                  <w:rFonts w:asciiTheme="minorHAnsi" w:hAnsiTheme="minorHAnsi"/>
                  <w:sz w:val="18"/>
                  <w:szCs w:val="18"/>
                </w:rPr>
                <w:delText>)</w:delText>
              </w:r>
            </w:del>
          </w:p>
        </w:tc>
        <w:tc>
          <w:tcPr>
            <w:tcW w:w="5104" w:type="dxa"/>
            <w:vAlign w:val="center"/>
          </w:tcPr>
          <w:p w14:paraId="3BA48AE7" w14:textId="07FA773D" w:rsidR="00D03609" w:rsidRPr="00A42BCC" w:rsidDel="00462706" w:rsidRDefault="00D03609" w:rsidP="0007727D">
            <w:pPr>
              <w:rPr>
                <w:del w:id="27" w:author="Shewmaker, Michael@Energy" w:date="2021-11-23T11:15:00Z"/>
                <w:rFonts w:asciiTheme="minorHAnsi" w:hAnsiTheme="minorHAnsi"/>
                <w:sz w:val="18"/>
                <w:szCs w:val="18"/>
              </w:rPr>
            </w:pPr>
          </w:p>
        </w:tc>
      </w:tr>
      <w:tr w:rsidR="00D03609" w:rsidRPr="00A42BCC" w:rsidDel="00462706" w14:paraId="78336177" w14:textId="5DE26E81" w:rsidTr="000A71EB">
        <w:trPr>
          <w:del w:id="28" w:author="Shewmaker, Michael@Energy" w:date="2021-11-23T11:15:00Z"/>
        </w:trPr>
        <w:tc>
          <w:tcPr>
            <w:tcW w:w="588" w:type="dxa"/>
            <w:vAlign w:val="center"/>
          </w:tcPr>
          <w:p w14:paraId="497B0C4A" w14:textId="290B1466" w:rsidR="00D03609" w:rsidDel="00462706" w:rsidRDefault="00D03609" w:rsidP="0007727D">
            <w:pPr>
              <w:jc w:val="center"/>
              <w:rPr>
                <w:del w:id="29" w:author="Shewmaker, Michael@Energy" w:date="2021-11-23T11:15:00Z"/>
                <w:rFonts w:asciiTheme="minorHAnsi" w:hAnsiTheme="minorHAnsi"/>
                <w:sz w:val="18"/>
                <w:szCs w:val="18"/>
              </w:rPr>
            </w:pPr>
            <w:del w:id="30" w:author="Shewmaker, Michael@Energy" w:date="2021-11-23T10:35:00Z">
              <w:r w:rsidDel="00A02C35">
                <w:rPr>
                  <w:rFonts w:asciiTheme="minorHAnsi" w:hAnsiTheme="minorHAnsi"/>
                  <w:sz w:val="18"/>
                  <w:szCs w:val="18"/>
                </w:rPr>
                <w:delText>09</w:delText>
              </w:r>
            </w:del>
          </w:p>
        </w:tc>
        <w:tc>
          <w:tcPr>
            <w:tcW w:w="5098" w:type="dxa"/>
            <w:vAlign w:val="center"/>
          </w:tcPr>
          <w:p w14:paraId="10934861" w14:textId="72313863" w:rsidR="00D03609" w:rsidRPr="00A42BCC" w:rsidDel="00462706" w:rsidRDefault="00D03609" w:rsidP="0007727D">
            <w:pPr>
              <w:rPr>
                <w:del w:id="31" w:author="Shewmaker, Michael@Energy" w:date="2021-11-23T11:15:00Z"/>
                <w:rFonts w:asciiTheme="minorHAnsi" w:hAnsiTheme="minorHAnsi"/>
                <w:sz w:val="18"/>
                <w:szCs w:val="18"/>
              </w:rPr>
            </w:pPr>
            <w:del w:id="32" w:author="Shewmaker, Michael@Energy" w:date="2021-11-23T11:15:00Z">
              <w:r w:rsidDel="00462706">
                <w:rPr>
                  <w:rFonts w:asciiTheme="minorHAnsi" w:hAnsiTheme="minorHAnsi"/>
                  <w:sz w:val="18"/>
                  <w:szCs w:val="18"/>
                </w:rPr>
                <w:delText>Total dwelling unit ceiling area (ft</w:delText>
              </w:r>
              <w:r w:rsidRPr="00037CA8" w:rsidDel="00462706">
                <w:rPr>
                  <w:rFonts w:asciiTheme="minorHAnsi" w:hAnsiTheme="minorHAnsi"/>
                  <w:sz w:val="18"/>
                  <w:szCs w:val="18"/>
                  <w:vertAlign w:val="superscript"/>
                </w:rPr>
                <w:delText>2</w:delText>
              </w:r>
              <w:r w:rsidDel="00462706">
                <w:rPr>
                  <w:rFonts w:asciiTheme="minorHAnsi" w:hAnsiTheme="minorHAnsi"/>
                  <w:sz w:val="18"/>
                  <w:szCs w:val="18"/>
                </w:rPr>
                <w:delText>)</w:delText>
              </w:r>
            </w:del>
          </w:p>
        </w:tc>
        <w:tc>
          <w:tcPr>
            <w:tcW w:w="5104" w:type="dxa"/>
            <w:vAlign w:val="center"/>
          </w:tcPr>
          <w:p w14:paraId="7D4C6E60" w14:textId="654D3476" w:rsidR="00D03609" w:rsidRPr="00A42BCC" w:rsidDel="00462706" w:rsidRDefault="00D03609" w:rsidP="0007727D">
            <w:pPr>
              <w:rPr>
                <w:del w:id="33" w:author="Shewmaker, Michael@Energy" w:date="2021-11-23T11:15:00Z"/>
                <w:rFonts w:asciiTheme="minorHAnsi" w:hAnsiTheme="minorHAnsi"/>
                <w:sz w:val="18"/>
                <w:szCs w:val="18"/>
              </w:rPr>
            </w:pPr>
          </w:p>
        </w:tc>
      </w:tr>
      <w:tr w:rsidR="00D03609" w:rsidRPr="00A42BCC" w:rsidDel="00462706" w14:paraId="4F880772" w14:textId="157984C3" w:rsidTr="000A71EB">
        <w:trPr>
          <w:del w:id="34" w:author="Shewmaker, Michael@Energy" w:date="2021-11-23T11:15:00Z"/>
        </w:trPr>
        <w:tc>
          <w:tcPr>
            <w:tcW w:w="588" w:type="dxa"/>
            <w:vAlign w:val="center"/>
          </w:tcPr>
          <w:p w14:paraId="662F1787" w14:textId="74DD4800" w:rsidR="00D03609" w:rsidDel="00462706" w:rsidRDefault="00D03609" w:rsidP="0007727D">
            <w:pPr>
              <w:jc w:val="center"/>
              <w:rPr>
                <w:del w:id="35" w:author="Shewmaker, Michael@Energy" w:date="2021-11-23T11:15:00Z"/>
                <w:rFonts w:asciiTheme="minorHAnsi" w:hAnsiTheme="minorHAnsi"/>
                <w:sz w:val="18"/>
                <w:szCs w:val="18"/>
              </w:rPr>
            </w:pPr>
            <w:del w:id="36" w:author="Shewmaker, Michael@Energy" w:date="2021-11-23T10:35:00Z">
              <w:r w:rsidDel="00A02C35">
                <w:rPr>
                  <w:rFonts w:asciiTheme="minorHAnsi" w:hAnsiTheme="minorHAnsi"/>
                  <w:sz w:val="18"/>
                  <w:szCs w:val="18"/>
                </w:rPr>
                <w:delText>10</w:delText>
              </w:r>
            </w:del>
          </w:p>
        </w:tc>
        <w:tc>
          <w:tcPr>
            <w:tcW w:w="5098" w:type="dxa"/>
            <w:vAlign w:val="center"/>
          </w:tcPr>
          <w:p w14:paraId="37A67547" w14:textId="49629334" w:rsidR="00D03609" w:rsidRPr="00A42BCC" w:rsidDel="00462706" w:rsidRDefault="00D03609" w:rsidP="0007727D">
            <w:pPr>
              <w:rPr>
                <w:del w:id="37" w:author="Shewmaker, Michael@Energy" w:date="2021-11-23T11:15:00Z"/>
                <w:rFonts w:asciiTheme="minorHAnsi" w:hAnsiTheme="minorHAnsi"/>
                <w:sz w:val="18"/>
                <w:szCs w:val="18"/>
              </w:rPr>
            </w:pPr>
            <w:del w:id="38" w:author="Shewmaker, Michael@Energy" w:date="2021-11-23T11:15:00Z">
              <w:r w:rsidDel="00462706">
                <w:rPr>
                  <w:rFonts w:asciiTheme="minorHAnsi" w:hAnsiTheme="minorHAnsi"/>
                  <w:sz w:val="18"/>
                  <w:szCs w:val="18"/>
                </w:rPr>
                <w:delText>Total dwelling unit exterior wall area (ft</w:delText>
              </w:r>
              <w:r w:rsidRPr="00037CA8" w:rsidDel="00462706">
                <w:rPr>
                  <w:rFonts w:asciiTheme="minorHAnsi" w:hAnsiTheme="minorHAnsi"/>
                  <w:sz w:val="18"/>
                  <w:szCs w:val="18"/>
                  <w:vertAlign w:val="superscript"/>
                </w:rPr>
                <w:delText>2</w:delText>
              </w:r>
              <w:r w:rsidDel="00462706">
                <w:rPr>
                  <w:rFonts w:asciiTheme="minorHAnsi" w:hAnsiTheme="minorHAnsi"/>
                  <w:sz w:val="18"/>
                  <w:szCs w:val="18"/>
                </w:rPr>
                <w:delText>)</w:delText>
              </w:r>
            </w:del>
          </w:p>
        </w:tc>
        <w:tc>
          <w:tcPr>
            <w:tcW w:w="5104" w:type="dxa"/>
            <w:vAlign w:val="center"/>
          </w:tcPr>
          <w:p w14:paraId="07EDF977" w14:textId="65B61611" w:rsidR="00D03609" w:rsidRPr="00A42BCC" w:rsidDel="00462706" w:rsidRDefault="00D03609" w:rsidP="0007727D">
            <w:pPr>
              <w:rPr>
                <w:del w:id="39" w:author="Shewmaker, Michael@Energy" w:date="2021-11-23T11:15:00Z"/>
                <w:rFonts w:asciiTheme="minorHAnsi" w:hAnsiTheme="minorHAnsi"/>
                <w:sz w:val="18"/>
                <w:szCs w:val="18"/>
              </w:rPr>
            </w:pPr>
          </w:p>
        </w:tc>
      </w:tr>
      <w:tr w:rsidR="00D03609" w:rsidRPr="00A42BCC" w:rsidDel="00462706" w14:paraId="2C3BA071" w14:textId="29E0C271" w:rsidTr="000A71EB">
        <w:trPr>
          <w:del w:id="40" w:author="Shewmaker, Michael@Energy" w:date="2021-11-23T11:15:00Z"/>
        </w:trPr>
        <w:tc>
          <w:tcPr>
            <w:tcW w:w="588" w:type="dxa"/>
            <w:vAlign w:val="center"/>
          </w:tcPr>
          <w:p w14:paraId="3092899D" w14:textId="58403870" w:rsidR="00D03609" w:rsidDel="00462706" w:rsidRDefault="00D03609" w:rsidP="0007727D">
            <w:pPr>
              <w:jc w:val="center"/>
              <w:rPr>
                <w:del w:id="41" w:author="Shewmaker, Michael@Energy" w:date="2021-11-23T11:15:00Z"/>
                <w:rFonts w:asciiTheme="minorHAnsi" w:hAnsiTheme="minorHAnsi"/>
                <w:sz w:val="18"/>
                <w:szCs w:val="18"/>
              </w:rPr>
            </w:pPr>
            <w:del w:id="42" w:author="Shewmaker, Michael@Energy" w:date="2021-11-23T10:35:00Z">
              <w:r w:rsidDel="00A02C35">
                <w:rPr>
                  <w:rFonts w:asciiTheme="minorHAnsi" w:hAnsiTheme="minorHAnsi"/>
                  <w:sz w:val="18"/>
                  <w:szCs w:val="18"/>
                </w:rPr>
                <w:delText>11</w:delText>
              </w:r>
            </w:del>
          </w:p>
        </w:tc>
        <w:tc>
          <w:tcPr>
            <w:tcW w:w="5098" w:type="dxa"/>
            <w:vAlign w:val="center"/>
          </w:tcPr>
          <w:p w14:paraId="00B626C7" w14:textId="657D9921" w:rsidR="00D03609" w:rsidRPr="00A42BCC" w:rsidDel="00462706" w:rsidRDefault="00D03609" w:rsidP="0007727D">
            <w:pPr>
              <w:rPr>
                <w:del w:id="43" w:author="Shewmaker, Michael@Energy" w:date="2021-11-23T11:15:00Z"/>
                <w:rFonts w:asciiTheme="minorHAnsi" w:hAnsiTheme="minorHAnsi"/>
                <w:sz w:val="18"/>
                <w:szCs w:val="18"/>
              </w:rPr>
            </w:pPr>
            <w:del w:id="44" w:author="Shewmaker, Michael@Energy" w:date="2021-11-23T11:15:00Z">
              <w:r w:rsidDel="00462706">
                <w:rPr>
                  <w:rFonts w:asciiTheme="minorHAnsi" w:hAnsiTheme="minorHAnsi"/>
                  <w:sz w:val="18"/>
                  <w:szCs w:val="18"/>
                </w:rPr>
                <w:delText>Total dwelling unit wall area shared with other dwelling units (ft</w:delText>
              </w:r>
              <w:r w:rsidRPr="00037CA8" w:rsidDel="00462706">
                <w:rPr>
                  <w:rFonts w:asciiTheme="minorHAnsi" w:hAnsiTheme="minorHAnsi"/>
                  <w:sz w:val="18"/>
                  <w:szCs w:val="18"/>
                  <w:vertAlign w:val="superscript"/>
                </w:rPr>
                <w:delText>2</w:delText>
              </w:r>
              <w:r w:rsidDel="00462706">
                <w:rPr>
                  <w:rFonts w:asciiTheme="minorHAnsi" w:hAnsiTheme="minorHAnsi"/>
                  <w:sz w:val="18"/>
                  <w:szCs w:val="18"/>
                </w:rPr>
                <w:delText>)</w:delText>
              </w:r>
            </w:del>
          </w:p>
        </w:tc>
        <w:tc>
          <w:tcPr>
            <w:tcW w:w="5104" w:type="dxa"/>
            <w:vAlign w:val="center"/>
          </w:tcPr>
          <w:p w14:paraId="66FA527E" w14:textId="1E687F1A" w:rsidR="00D03609" w:rsidRPr="00A42BCC" w:rsidDel="00462706" w:rsidRDefault="00D03609" w:rsidP="0007727D">
            <w:pPr>
              <w:rPr>
                <w:del w:id="45" w:author="Shewmaker, Michael@Energy" w:date="2021-11-23T11:15:00Z"/>
                <w:rFonts w:asciiTheme="minorHAnsi" w:hAnsiTheme="minorHAnsi"/>
                <w:sz w:val="18"/>
                <w:szCs w:val="18"/>
              </w:rPr>
            </w:pPr>
          </w:p>
        </w:tc>
      </w:tr>
      <w:tr w:rsidR="00D03609" w:rsidRPr="00A42BCC" w:rsidDel="00462706" w14:paraId="2757AC13" w14:textId="668C287B" w:rsidTr="000A71EB">
        <w:trPr>
          <w:del w:id="46" w:author="Shewmaker, Michael@Energy" w:date="2021-11-23T11:15:00Z"/>
        </w:trPr>
        <w:tc>
          <w:tcPr>
            <w:tcW w:w="588" w:type="dxa"/>
            <w:vAlign w:val="center"/>
          </w:tcPr>
          <w:p w14:paraId="0686C6E0" w14:textId="4CD488DA" w:rsidR="00D03609" w:rsidRPr="00A42BCC" w:rsidDel="00462706" w:rsidRDefault="00D03609" w:rsidP="0007727D">
            <w:pPr>
              <w:jc w:val="center"/>
              <w:rPr>
                <w:del w:id="47" w:author="Shewmaker, Michael@Energy" w:date="2021-11-23T11:15:00Z"/>
                <w:rFonts w:asciiTheme="minorHAnsi" w:hAnsiTheme="minorHAnsi"/>
                <w:sz w:val="18"/>
                <w:szCs w:val="18"/>
              </w:rPr>
            </w:pPr>
            <w:del w:id="48" w:author="Shewmaker, Michael@Energy" w:date="2021-11-23T10:35:00Z">
              <w:r w:rsidDel="00A02C35">
                <w:rPr>
                  <w:rFonts w:asciiTheme="minorHAnsi" w:hAnsiTheme="minorHAnsi"/>
                  <w:sz w:val="18"/>
                  <w:szCs w:val="18"/>
                </w:rPr>
                <w:delText>12</w:delText>
              </w:r>
            </w:del>
          </w:p>
        </w:tc>
        <w:tc>
          <w:tcPr>
            <w:tcW w:w="5098" w:type="dxa"/>
            <w:vAlign w:val="center"/>
          </w:tcPr>
          <w:p w14:paraId="7B883F36" w14:textId="4985ABB5" w:rsidR="00D03609" w:rsidRPr="00197C55" w:rsidDel="00462706" w:rsidRDefault="00D03609" w:rsidP="0007727D">
            <w:pPr>
              <w:rPr>
                <w:del w:id="49" w:author="Shewmaker, Michael@Energy" w:date="2021-11-23T11:15:00Z"/>
                <w:rFonts w:asciiTheme="minorHAnsi" w:hAnsiTheme="minorHAnsi"/>
                <w:sz w:val="18"/>
                <w:szCs w:val="18"/>
              </w:rPr>
            </w:pPr>
            <w:del w:id="50" w:author="Shewmaker, Michael@Energy" w:date="2021-11-23T11:15:00Z">
              <w:r w:rsidDel="00462706">
                <w:rPr>
                  <w:rFonts w:asciiTheme="minorHAnsi" w:hAnsiTheme="minorHAnsi"/>
                  <w:sz w:val="18"/>
                  <w:szCs w:val="18"/>
                </w:rPr>
                <w:delText>Total dwelling unit enclosure area (ft</w:delText>
              </w:r>
              <w:r w:rsidDel="00462706">
                <w:rPr>
                  <w:rFonts w:asciiTheme="minorHAnsi" w:hAnsiTheme="minorHAnsi"/>
                  <w:sz w:val="18"/>
                  <w:szCs w:val="18"/>
                  <w:vertAlign w:val="superscript"/>
                </w:rPr>
                <w:delText>2</w:delText>
              </w:r>
              <w:r w:rsidDel="00462706">
                <w:rPr>
                  <w:rFonts w:asciiTheme="minorHAnsi" w:hAnsiTheme="minorHAnsi"/>
                  <w:sz w:val="18"/>
                  <w:szCs w:val="18"/>
                </w:rPr>
                <w:delText>)</w:delText>
              </w:r>
            </w:del>
          </w:p>
        </w:tc>
        <w:tc>
          <w:tcPr>
            <w:tcW w:w="5104" w:type="dxa"/>
            <w:vAlign w:val="center"/>
          </w:tcPr>
          <w:p w14:paraId="34EDF188" w14:textId="28191D77" w:rsidR="00D03609" w:rsidRPr="00A42BCC" w:rsidDel="00462706" w:rsidRDefault="00D03609" w:rsidP="0007727D">
            <w:pPr>
              <w:rPr>
                <w:del w:id="51" w:author="Shewmaker, Michael@Energy" w:date="2021-11-23T11:15:00Z"/>
                <w:rFonts w:asciiTheme="minorHAnsi" w:hAnsiTheme="minorHAnsi"/>
                <w:sz w:val="18"/>
                <w:szCs w:val="18"/>
              </w:rPr>
            </w:pPr>
          </w:p>
        </w:tc>
      </w:tr>
      <w:tr w:rsidR="00D03609" w:rsidDel="00462706" w14:paraId="63B3D063" w14:textId="579042A7" w:rsidTr="000A71EB">
        <w:trPr>
          <w:del w:id="52" w:author="Shewmaker, Michael@Energy" w:date="2021-11-23T11:15:00Z"/>
        </w:trPr>
        <w:tc>
          <w:tcPr>
            <w:tcW w:w="588" w:type="dxa"/>
            <w:vAlign w:val="center"/>
          </w:tcPr>
          <w:p w14:paraId="69711B2F" w14:textId="438D39C7" w:rsidR="00D03609" w:rsidDel="00462706" w:rsidRDefault="00D03609" w:rsidP="0007727D">
            <w:pPr>
              <w:jc w:val="center"/>
              <w:rPr>
                <w:del w:id="53" w:author="Shewmaker, Michael@Energy" w:date="2021-11-23T11:15:00Z"/>
                <w:rFonts w:asciiTheme="minorHAnsi" w:hAnsiTheme="minorHAnsi"/>
                <w:sz w:val="18"/>
                <w:szCs w:val="18"/>
              </w:rPr>
            </w:pPr>
            <w:del w:id="54" w:author="Shewmaker, Michael@Energy" w:date="2021-11-23T10:35:00Z">
              <w:r w:rsidDel="00A02C35">
                <w:rPr>
                  <w:rFonts w:asciiTheme="minorHAnsi" w:hAnsiTheme="minorHAnsi"/>
                  <w:sz w:val="18"/>
                  <w:szCs w:val="18"/>
                </w:rPr>
                <w:delText>13</w:delText>
              </w:r>
            </w:del>
          </w:p>
        </w:tc>
        <w:tc>
          <w:tcPr>
            <w:tcW w:w="5098" w:type="dxa"/>
            <w:vAlign w:val="center"/>
          </w:tcPr>
          <w:p w14:paraId="332CC273" w14:textId="7701D4E0" w:rsidR="00D03609" w:rsidRPr="00037CA8" w:rsidDel="00462706" w:rsidRDefault="00D03609" w:rsidP="0007727D">
            <w:pPr>
              <w:rPr>
                <w:del w:id="55" w:author="Shewmaker, Michael@Energy" w:date="2021-11-23T11:15:00Z"/>
                <w:rFonts w:asciiTheme="minorHAnsi" w:hAnsiTheme="minorHAnsi"/>
                <w:sz w:val="18"/>
                <w:szCs w:val="18"/>
              </w:rPr>
            </w:pPr>
            <w:del w:id="56" w:author="Shewmaker, Michael@Energy" w:date="2021-11-23T11:15:00Z">
              <w:r w:rsidDel="00462706">
                <w:rPr>
                  <w:rFonts w:asciiTheme="minorHAnsi" w:hAnsiTheme="minorHAnsi"/>
                  <w:sz w:val="18"/>
                  <w:szCs w:val="18"/>
                </w:rPr>
                <w:delText xml:space="preserve">Target dwelling unit compartmentalization leakage </w:delText>
              </w:r>
              <w:r w:rsidDel="00462706">
                <w:rPr>
                  <w:rFonts w:asciiTheme="minorHAnsi" w:hAnsiTheme="minorHAnsi"/>
                  <w:sz w:val="18"/>
                  <w:szCs w:val="18"/>
                  <w:vertAlign w:val="superscript"/>
                </w:rPr>
                <w:delText xml:space="preserve"> </w:delText>
              </w:r>
              <w:r w:rsidDel="00462706">
                <w:rPr>
                  <w:rFonts w:asciiTheme="minorHAnsi" w:hAnsiTheme="minorHAnsi"/>
                  <w:sz w:val="18"/>
                  <w:szCs w:val="18"/>
                </w:rPr>
                <w:delText>(CFM50)</w:delText>
              </w:r>
            </w:del>
          </w:p>
        </w:tc>
        <w:tc>
          <w:tcPr>
            <w:tcW w:w="5104" w:type="dxa"/>
            <w:vAlign w:val="center"/>
          </w:tcPr>
          <w:p w14:paraId="572C9097" w14:textId="1C5081CC" w:rsidR="00D03609" w:rsidDel="00462706" w:rsidRDefault="00D03609" w:rsidP="0007727D">
            <w:pPr>
              <w:rPr>
                <w:del w:id="57" w:author="Shewmaker, Michael@Energy" w:date="2021-11-23T11:15:00Z"/>
                <w:rFonts w:asciiTheme="minorHAnsi" w:hAnsiTheme="minorHAnsi"/>
                <w:sz w:val="18"/>
                <w:szCs w:val="18"/>
              </w:rPr>
            </w:pPr>
          </w:p>
        </w:tc>
      </w:tr>
      <w:tr w:rsidR="00D03609" w:rsidRPr="00A42BCC" w14:paraId="33AA5810" w14:textId="77777777" w:rsidTr="000A71EB">
        <w:tc>
          <w:tcPr>
            <w:tcW w:w="588" w:type="dxa"/>
            <w:vAlign w:val="center"/>
          </w:tcPr>
          <w:p w14:paraId="044E5683" w14:textId="00B9E269" w:rsidR="00D03609" w:rsidRPr="00A42BCC" w:rsidDel="0053362D" w:rsidRDefault="00D03609" w:rsidP="0007727D">
            <w:pPr>
              <w:jc w:val="center"/>
              <w:rPr>
                <w:rFonts w:asciiTheme="minorHAnsi" w:hAnsiTheme="minorHAnsi"/>
                <w:sz w:val="18"/>
                <w:szCs w:val="18"/>
              </w:rPr>
            </w:pPr>
            <w:del w:id="58" w:author="Shewmaker, Michael@Energy" w:date="2021-11-23T10:35:00Z">
              <w:r w:rsidDel="00A02C35">
                <w:rPr>
                  <w:rFonts w:asciiTheme="minorHAnsi" w:hAnsiTheme="minorHAnsi"/>
                  <w:sz w:val="18"/>
                  <w:szCs w:val="18"/>
                </w:rPr>
                <w:delText>14</w:delText>
              </w:r>
            </w:del>
            <w:ins w:id="59" w:author="Shewmaker, Michael@Energy" w:date="2021-11-23T11:15:00Z">
              <w:r w:rsidR="00462706">
                <w:rPr>
                  <w:rFonts w:asciiTheme="minorHAnsi" w:hAnsiTheme="minorHAnsi"/>
                  <w:sz w:val="18"/>
                  <w:szCs w:val="18"/>
                </w:rPr>
                <w:t>07</w:t>
              </w:r>
            </w:ins>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0A71EB">
        <w:tc>
          <w:tcPr>
            <w:tcW w:w="588" w:type="dxa"/>
            <w:vAlign w:val="center"/>
          </w:tcPr>
          <w:p w14:paraId="290130AF" w14:textId="572C7AA2" w:rsidR="00D03609" w:rsidDel="00820D66" w:rsidRDefault="00D03609" w:rsidP="0007727D">
            <w:pPr>
              <w:jc w:val="center"/>
              <w:rPr>
                <w:rFonts w:asciiTheme="minorHAnsi" w:hAnsiTheme="minorHAnsi"/>
                <w:sz w:val="18"/>
                <w:szCs w:val="18"/>
              </w:rPr>
            </w:pPr>
            <w:del w:id="60" w:author="Shewmaker, Michael@Energy" w:date="2021-11-23T10:35:00Z">
              <w:r w:rsidDel="00A02C35">
                <w:rPr>
                  <w:rFonts w:asciiTheme="minorHAnsi" w:hAnsiTheme="minorHAnsi"/>
                  <w:sz w:val="18"/>
                  <w:szCs w:val="18"/>
                </w:rPr>
                <w:delText>15</w:delText>
              </w:r>
            </w:del>
            <w:ins w:id="61" w:author="Shewmaker, Michael@Energy" w:date="2021-11-23T11:15:00Z">
              <w:r w:rsidR="00462706">
                <w:rPr>
                  <w:rFonts w:asciiTheme="minorHAnsi" w:hAnsiTheme="minorHAnsi"/>
                  <w:sz w:val="18"/>
                  <w:szCs w:val="18"/>
                </w:rPr>
                <w:t>08</w:t>
              </w:r>
            </w:ins>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0A71EB">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0A71EB">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6D70FCFB" w:rsidR="00D03609" w:rsidRPr="00A42BCC" w:rsidRDefault="00D03609">
            <w:pPr>
              <w:keepNext/>
              <w:rPr>
                <w:rFonts w:asciiTheme="minorHAnsi" w:hAnsiTheme="minorHAnsi"/>
                <w:sz w:val="18"/>
                <w:szCs w:val="18"/>
              </w:rPr>
            </w:pPr>
          </w:p>
        </w:tc>
      </w:tr>
      <w:tr w:rsidR="00D03609" w:rsidRPr="00A42BCC" w14:paraId="6F43FA61" w14:textId="77777777" w:rsidTr="000A71EB">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0A71EB">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0A71EB">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0A71EB">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0A71EB">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36AE67FC" w:rsidR="00D03609" w:rsidRPr="00A42BCC" w:rsidRDefault="00D03609">
            <w:pPr>
              <w:keepNext/>
              <w:rPr>
                <w:rFonts w:asciiTheme="minorHAnsi" w:hAnsiTheme="minorHAnsi"/>
                <w:sz w:val="18"/>
                <w:szCs w:val="18"/>
              </w:rPr>
            </w:pPr>
          </w:p>
        </w:tc>
      </w:tr>
      <w:tr w:rsidR="00D03609" w:rsidRPr="00A42BCC" w14:paraId="3CB08B47" w14:textId="77777777" w:rsidTr="000A71EB">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0A71EB">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0A71EB">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0A71EB">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0A71EB">
        <w:tc>
          <w:tcPr>
            <w:tcW w:w="10795" w:type="dxa"/>
          </w:tcPr>
          <w:p w14:paraId="537F6E7A" w14:textId="77777777" w:rsidR="00D03609" w:rsidRPr="005A593D" w:rsidRDefault="00D03609" w:rsidP="0007727D">
            <w:pPr>
              <w:rPr>
                <w:rFonts w:asciiTheme="minorHAnsi" w:hAnsiTheme="minorHAnsi"/>
                <w:b/>
                <w:szCs w:val="18"/>
              </w:rPr>
            </w:pPr>
            <w:r w:rsidRPr="005A593D">
              <w:rPr>
                <w:rFonts w:asciiTheme="minorHAnsi" w:hAnsiTheme="minorHAnsi"/>
                <w:b/>
                <w:szCs w:val="18"/>
              </w:rPr>
              <w:t xml:space="preserve">ENV20a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0A71EB">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0A71EB">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0A71EB">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0A71EB">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0A71EB">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0A71EB">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positive; </w:t>
            </w:r>
            <w:del w:id="62" w:author="Shewmaker, Michael@Energy" w:date="2021-11-23T10:10:00Z">
              <w:r w:rsidDel="00697D02">
                <w:rPr>
                  <w:rFonts w:asciiTheme="minorHAnsi" w:hAnsiTheme="minorHAnsi"/>
                  <w:sz w:val="18"/>
                  <w:szCs w:val="18"/>
                </w:rPr>
                <w:delText xml:space="preserve"> </w:delText>
              </w:r>
            </w:del>
            <w:r>
              <w:rPr>
                <w:rFonts w:asciiTheme="minorHAnsi" w:hAnsiTheme="minorHAnsi"/>
                <w:sz w:val="18"/>
                <w:szCs w:val="18"/>
              </w:rPr>
              <w:t>Depressurization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0A71EB">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positive; </w:t>
            </w:r>
            <w:del w:id="63" w:author="Shewmaker, Michael@Energy" w:date="2021-11-23T10:10:00Z">
              <w:r w:rsidRPr="00B450BD" w:rsidDel="00697D02">
                <w:rPr>
                  <w:rFonts w:asciiTheme="minorHAnsi" w:hAnsiTheme="minorHAnsi"/>
                  <w:sz w:val="18"/>
                  <w:szCs w:val="18"/>
                </w:rPr>
                <w:delText xml:space="preserve"> </w:delText>
              </w:r>
            </w:del>
            <w:r w:rsidRPr="00B450BD">
              <w:rPr>
                <w:rFonts w:asciiTheme="minorHAnsi" w:hAnsiTheme="minorHAnsi"/>
                <w:sz w:val="18"/>
                <w:szCs w:val="18"/>
              </w:rPr>
              <w:t>Depressurization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0A71EB">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0A71EB">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0A71EB">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0A71EB">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0A71EB">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0A71EB">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6"/>
        <w:gridCol w:w="10197"/>
      </w:tblGrid>
      <w:tr w:rsidR="00D03609" w:rsidRPr="00A42BCC" w14:paraId="6CD0C7E3" w14:textId="77777777" w:rsidTr="000A71EB">
        <w:trPr>
          <w:trHeight w:val="42"/>
        </w:trPr>
        <w:tc>
          <w:tcPr>
            <w:tcW w:w="10804" w:type="dxa"/>
            <w:gridSpan w:val="2"/>
          </w:tcPr>
          <w:p w14:paraId="6A6982EE"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0A71EB">
        <w:trPr>
          <w:trHeight w:val="355"/>
        </w:trPr>
        <w:tc>
          <w:tcPr>
            <w:tcW w:w="606"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98"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3683"/>
        <w:gridCol w:w="6526"/>
      </w:tblGrid>
      <w:tr w:rsidR="00737548" w:rsidRPr="00A42BCC" w14:paraId="5E001EE7" w14:textId="77777777" w:rsidTr="00675413">
        <w:trPr>
          <w:trHeight w:val="233"/>
        </w:trPr>
        <w:tc>
          <w:tcPr>
            <w:tcW w:w="10790" w:type="dxa"/>
            <w:gridSpan w:val="3"/>
          </w:tcPr>
          <w:p w14:paraId="5259E702" w14:textId="77777777" w:rsidR="00737548" w:rsidRPr="005A593D" w:rsidRDefault="00737548" w:rsidP="0067541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G. Additional Requirements for Compliance</w:t>
            </w:r>
          </w:p>
        </w:tc>
      </w:tr>
      <w:tr w:rsidR="00737548" w:rsidRPr="00A42BCC" w14:paraId="4B799F86" w14:textId="77777777" w:rsidTr="00675413">
        <w:trPr>
          <w:trHeight w:val="242"/>
        </w:trPr>
        <w:tc>
          <w:tcPr>
            <w:tcW w:w="399" w:type="dxa"/>
            <w:vAlign w:val="center"/>
          </w:tcPr>
          <w:p w14:paraId="45AE6254" w14:textId="77777777" w:rsidR="00737548" w:rsidRPr="00A42BCC" w:rsidRDefault="0073754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1" w:type="dxa"/>
            <w:gridSpan w:val="2"/>
            <w:vAlign w:val="center"/>
          </w:tcPr>
          <w:p w14:paraId="4DFF0542" w14:textId="70FA8933" w:rsidR="00737548" w:rsidRDefault="00737548" w:rsidP="00675413">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64" w:author="Shewmaker, Michael@Energy" w:date="2021-11-23T11:56:00Z">
              <w:r w:rsidRPr="00C55ED3" w:rsidDel="00F62ADA">
                <w:rPr>
                  <w:rFonts w:asciiTheme="minorHAnsi" w:hAnsiTheme="minorHAnsi"/>
                  <w:sz w:val="18"/>
                  <w:szCs w:val="18"/>
                </w:rPr>
                <w:delText xml:space="preserve">2016 </w:delText>
              </w:r>
            </w:del>
            <w:ins w:id="65" w:author="Shewmaker, Michael@Energy" w:date="2021-11-23T11:56:00Z">
              <w:r w:rsidR="00F62ADA">
                <w:rPr>
                  <w:rFonts w:asciiTheme="minorHAnsi" w:hAnsiTheme="minorHAnsi"/>
                  <w:sz w:val="18"/>
                  <w:szCs w:val="18"/>
                </w:rPr>
                <w:t>2019</w:t>
              </w:r>
              <w:r w:rsidR="00F62ADA" w:rsidRPr="00C55ED3">
                <w:rPr>
                  <w:rFonts w:asciiTheme="minorHAnsi" w:hAnsiTheme="minorHAnsi"/>
                  <w:sz w:val="18"/>
                  <w:szCs w:val="18"/>
                </w:rPr>
                <w:t xml:space="preserve"> </w:t>
              </w:r>
            </w:ins>
            <w:r w:rsidRPr="00C55ED3">
              <w:rPr>
                <w:rFonts w:asciiTheme="minorHAnsi" w:hAnsiTheme="minorHAnsi"/>
                <w:sz w:val="18"/>
                <w:szCs w:val="18"/>
              </w:rPr>
              <w:t>Section 3.2.</w:t>
            </w:r>
          </w:p>
        </w:tc>
      </w:tr>
      <w:tr w:rsidR="00737548" w:rsidRPr="00A42BCC" w:rsidDel="00C840A8" w14:paraId="28DD2AE7" w14:textId="46BB1FF4" w:rsidTr="00675413">
        <w:trPr>
          <w:trHeight w:val="683"/>
          <w:del w:id="66" w:author="Shewmaker, Michael@Energy" w:date="2021-11-23T10:11:00Z"/>
        </w:trPr>
        <w:tc>
          <w:tcPr>
            <w:tcW w:w="399" w:type="dxa"/>
            <w:vAlign w:val="center"/>
          </w:tcPr>
          <w:p w14:paraId="13E9BCC3" w14:textId="7111F82C" w:rsidR="00737548" w:rsidRPr="00A42BCC" w:rsidDel="00C840A8" w:rsidRDefault="0073754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67" w:author="Shewmaker, Michael@Energy" w:date="2021-11-23T10:11:00Z"/>
                <w:rFonts w:asciiTheme="minorHAnsi" w:hAnsiTheme="minorHAnsi"/>
                <w:sz w:val="18"/>
                <w:szCs w:val="18"/>
              </w:rPr>
            </w:pPr>
            <w:del w:id="68" w:author="Shewmaker, Michael@Energy" w:date="2021-11-23T10:11:00Z">
              <w:r w:rsidRPr="00A42BCC" w:rsidDel="00C840A8">
                <w:rPr>
                  <w:rFonts w:asciiTheme="minorHAnsi" w:hAnsiTheme="minorHAnsi"/>
                  <w:sz w:val="18"/>
                  <w:szCs w:val="18"/>
                </w:rPr>
                <w:delText>02</w:delText>
              </w:r>
            </w:del>
          </w:p>
        </w:tc>
        <w:tc>
          <w:tcPr>
            <w:tcW w:w="10391" w:type="dxa"/>
            <w:gridSpan w:val="2"/>
            <w:vAlign w:val="center"/>
          </w:tcPr>
          <w:p w14:paraId="08FB3998" w14:textId="4C392131" w:rsidR="00737548" w:rsidRPr="00C55ED3" w:rsidDel="00C840A8" w:rsidRDefault="00737548" w:rsidP="00675413">
            <w:pPr>
              <w:shd w:val="clear" w:color="auto" w:fill="FFFFFF"/>
              <w:rPr>
                <w:del w:id="69" w:author="Shewmaker, Michael@Energy" w:date="2021-11-23T10:11:00Z"/>
                <w:rFonts w:asciiTheme="minorHAnsi" w:hAnsiTheme="minorHAnsi"/>
                <w:sz w:val="18"/>
                <w:szCs w:val="18"/>
              </w:rPr>
            </w:pPr>
            <w:del w:id="70" w:author="Shewmaker, Michael@Energy" w:date="2021-11-23T10:11:00Z">
              <w:r w:rsidRPr="00C55ED3" w:rsidDel="00C840A8">
                <w:rPr>
                  <w:rFonts w:asciiTheme="minorHAnsi" w:hAnsiTheme="minorHAnsi"/>
                  <w:sz w:val="18"/>
                  <w:szCs w:val="18"/>
                </w:rPr>
                <w:delText xml:space="preserve">When </w:delText>
              </w:r>
              <w:r w:rsidDel="00C840A8">
                <w:rPr>
                  <w:rFonts w:asciiTheme="minorHAnsi" w:hAnsiTheme="minorHAnsi"/>
                  <w:sz w:val="18"/>
                  <w:szCs w:val="18"/>
                </w:rPr>
                <w:delText>multifamily attached dwelling units must comply</w:delText>
              </w:r>
              <w:r w:rsidRPr="00C55ED3" w:rsidDel="00C840A8">
                <w:rPr>
                  <w:rFonts w:asciiTheme="minorHAnsi" w:hAnsiTheme="minorHAnsi"/>
                  <w:sz w:val="18"/>
                  <w:szCs w:val="18"/>
                </w:rPr>
                <w:delText xml:space="preserve"> with </w:delText>
              </w:r>
              <w:r w:rsidDel="00C840A8">
                <w:rPr>
                  <w:rFonts w:asciiTheme="minorHAnsi" w:hAnsiTheme="minorHAnsi"/>
                  <w:sz w:val="18"/>
                  <w:szCs w:val="18"/>
                </w:rPr>
                <w:delText>the</w:delText>
              </w:r>
              <w:r w:rsidRPr="00C55ED3" w:rsidDel="00C840A8">
                <w:rPr>
                  <w:rFonts w:asciiTheme="minorHAnsi" w:hAnsiTheme="minorHAnsi"/>
                  <w:sz w:val="18"/>
                  <w:szCs w:val="18"/>
                </w:rPr>
                <w:delText xml:space="preserve"> maximum dwelling unit enclosure</w:delText>
              </w:r>
              <w:r w:rsidDel="00C840A8">
                <w:rPr>
                  <w:rFonts w:asciiTheme="minorHAnsi" w:hAnsiTheme="minorHAnsi"/>
                  <w:sz w:val="18"/>
                  <w:szCs w:val="18"/>
                </w:rPr>
                <w:delText xml:space="preserve"> air</w:delText>
              </w:r>
              <w:r w:rsidRPr="00C55ED3" w:rsidDel="00C840A8">
                <w:rPr>
                  <w:rFonts w:asciiTheme="minorHAnsi" w:hAnsiTheme="minorHAnsi"/>
                  <w:sz w:val="18"/>
                  <w:szCs w:val="18"/>
                </w:rPr>
                <w:delText xml:space="preserve"> leakage </w:delText>
              </w:r>
              <w:r w:rsidDel="00C840A8">
                <w:rPr>
                  <w:rFonts w:asciiTheme="minorHAnsi" w:hAnsiTheme="minorHAnsi"/>
                  <w:sz w:val="18"/>
                  <w:szCs w:val="18"/>
                </w:rPr>
                <w:delText>specified in</w:delText>
              </w:r>
              <w:r w:rsidRPr="00C55ED3" w:rsidDel="00C840A8">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C840A8">
                <w:rPr>
                  <w:rFonts w:asciiTheme="minorHAnsi" w:hAnsiTheme="minorHAnsi"/>
                  <w:sz w:val="18"/>
                  <w:szCs w:val="18"/>
                </w:rPr>
                <w:delText xml:space="preserve"> as specified by RA3.8.3.1</w:delText>
              </w:r>
              <w:r w:rsidRPr="00C55ED3" w:rsidDel="00C840A8">
                <w:rPr>
                  <w:rFonts w:asciiTheme="minorHAnsi" w:hAnsiTheme="minorHAnsi"/>
                  <w:sz w:val="18"/>
                  <w:szCs w:val="18"/>
                </w:rPr>
                <w:delText>.</w:delText>
              </w:r>
            </w:del>
          </w:p>
        </w:tc>
      </w:tr>
      <w:tr w:rsidR="00737548" w:rsidRPr="00A42BCC" w14:paraId="44642D1A" w14:textId="77777777" w:rsidTr="00675413">
        <w:trPr>
          <w:trHeight w:val="260"/>
        </w:trPr>
        <w:tc>
          <w:tcPr>
            <w:tcW w:w="399" w:type="dxa"/>
            <w:vAlign w:val="center"/>
          </w:tcPr>
          <w:p w14:paraId="47C3999D" w14:textId="26C2D2DD" w:rsidR="00737548" w:rsidRPr="00A42BCC" w:rsidRDefault="0073754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1" w:author="Shewmaker, Michael@Energy" w:date="2021-11-23T10:11:00Z">
              <w:r w:rsidRPr="00A42BCC" w:rsidDel="00C840A8">
                <w:rPr>
                  <w:rFonts w:asciiTheme="minorHAnsi" w:hAnsiTheme="minorHAnsi"/>
                  <w:sz w:val="18"/>
                  <w:szCs w:val="18"/>
                </w:rPr>
                <w:delText>03</w:delText>
              </w:r>
            </w:del>
            <w:ins w:id="72" w:author="Shewmaker, Michael@Energy" w:date="2021-11-23T10:11:00Z">
              <w:r w:rsidR="00C840A8">
                <w:rPr>
                  <w:rFonts w:asciiTheme="minorHAnsi" w:hAnsiTheme="minorHAnsi"/>
                  <w:sz w:val="18"/>
                  <w:szCs w:val="18"/>
                </w:rPr>
                <w:t>02</w:t>
              </w:r>
            </w:ins>
          </w:p>
        </w:tc>
        <w:tc>
          <w:tcPr>
            <w:tcW w:w="10391" w:type="dxa"/>
            <w:gridSpan w:val="2"/>
            <w:vAlign w:val="center"/>
          </w:tcPr>
          <w:p w14:paraId="35E8F0A1" w14:textId="1167BE5D" w:rsidR="00737548" w:rsidRPr="00C55ED3" w:rsidRDefault="00737548" w:rsidP="00675413">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73" w:author="Shewmaker, Michael@Energy" w:date="2021-11-23T11:56:00Z">
              <w:r w:rsidDel="00F62ADA">
                <w:rPr>
                  <w:rFonts w:asciiTheme="minorHAnsi" w:hAnsiTheme="minorHAnsi"/>
                  <w:sz w:val="18"/>
                  <w:szCs w:val="18"/>
                </w:rPr>
                <w:delText>2016</w:delText>
              </w:r>
              <w:r w:rsidRPr="00C55ED3" w:rsidDel="00F62ADA">
                <w:rPr>
                  <w:rFonts w:asciiTheme="minorHAnsi" w:hAnsiTheme="minorHAnsi"/>
                  <w:sz w:val="18"/>
                  <w:szCs w:val="18"/>
                </w:rPr>
                <w:delText xml:space="preserve"> </w:delText>
              </w:r>
            </w:del>
            <w:ins w:id="74" w:author="Shewmaker, Michael@Energy" w:date="2021-11-23T11:56:00Z">
              <w:r w:rsidR="00F62ADA">
                <w:rPr>
                  <w:rFonts w:asciiTheme="minorHAnsi" w:hAnsiTheme="minorHAnsi"/>
                  <w:sz w:val="18"/>
                  <w:szCs w:val="18"/>
                </w:rPr>
                <w:t>2019</w:t>
              </w:r>
              <w:r w:rsidR="00F62ADA" w:rsidRPr="00C55ED3">
                <w:rPr>
                  <w:rFonts w:asciiTheme="minorHAnsi" w:hAnsiTheme="minorHAnsi"/>
                  <w:sz w:val="18"/>
                  <w:szCs w:val="18"/>
                </w:rPr>
                <w:t xml:space="preserve"> </w:t>
              </w:r>
            </w:ins>
            <w:r w:rsidRPr="00C55ED3">
              <w:rPr>
                <w:rFonts w:asciiTheme="minorHAnsi" w:hAnsiTheme="minorHAnsi"/>
                <w:sz w:val="18"/>
                <w:szCs w:val="18"/>
              </w:rPr>
              <w:t>Section 3.3</w:t>
            </w:r>
          </w:p>
        </w:tc>
      </w:tr>
      <w:tr w:rsidR="00737548" w:rsidRPr="00A42BCC" w14:paraId="3A7746BE" w14:textId="77777777" w:rsidTr="00675413">
        <w:trPr>
          <w:trHeight w:val="440"/>
        </w:trPr>
        <w:tc>
          <w:tcPr>
            <w:tcW w:w="399" w:type="dxa"/>
            <w:vAlign w:val="center"/>
          </w:tcPr>
          <w:p w14:paraId="52230567" w14:textId="5FF6137A" w:rsidR="00737548" w:rsidRPr="00A42BCC" w:rsidRDefault="0073754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5" w:author="Shewmaker, Michael@Energy" w:date="2021-11-23T10:11:00Z">
              <w:r w:rsidRPr="00A42BCC" w:rsidDel="00C840A8">
                <w:rPr>
                  <w:rFonts w:asciiTheme="minorHAnsi" w:hAnsiTheme="minorHAnsi"/>
                  <w:sz w:val="18"/>
                  <w:szCs w:val="18"/>
                </w:rPr>
                <w:delText>04</w:delText>
              </w:r>
            </w:del>
            <w:ins w:id="76" w:author="Shewmaker, Michael@Energy" w:date="2021-11-23T10:11:00Z">
              <w:r w:rsidR="00C840A8">
                <w:rPr>
                  <w:rFonts w:asciiTheme="minorHAnsi" w:hAnsiTheme="minorHAnsi"/>
                  <w:sz w:val="18"/>
                  <w:szCs w:val="18"/>
                </w:rPr>
                <w:t>03</w:t>
              </w:r>
            </w:ins>
          </w:p>
        </w:tc>
        <w:tc>
          <w:tcPr>
            <w:tcW w:w="10391" w:type="dxa"/>
            <w:gridSpan w:val="2"/>
            <w:vAlign w:val="center"/>
          </w:tcPr>
          <w:p w14:paraId="24931AC9" w14:textId="05EE30FA" w:rsidR="00737548" w:rsidRPr="00875D94" w:rsidRDefault="00737548" w:rsidP="00675413">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77" w:author="Shewmaker, Michael@Energy" w:date="2021-11-23T11:56:00Z">
              <w:r w:rsidDel="00F62ADA">
                <w:rPr>
                  <w:rFonts w:asciiTheme="minorHAnsi" w:hAnsiTheme="minorHAnsi"/>
                  <w:sz w:val="18"/>
                  <w:szCs w:val="18"/>
                </w:rPr>
                <w:delText>2016</w:delText>
              </w:r>
              <w:r w:rsidRPr="00875D94" w:rsidDel="00F62ADA">
                <w:rPr>
                  <w:rFonts w:asciiTheme="minorHAnsi" w:hAnsiTheme="minorHAnsi"/>
                  <w:sz w:val="18"/>
                  <w:szCs w:val="18"/>
                </w:rPr>
                <w:delText xml:space="preserve"> </w:delText>
              </w:r>
            </w:del>
            <w:ins w:id="78" w:author="Shewmaker, Michael@Energy" w:date="2021-11-23T11:56:00Z">
              <w:r w:rsidR="00F62ADA">
                <w:rPr>
                  <w:rFonts w:asciiTheme="minorHAnsi" w:hAnsiTheme="minorHAnsi"/>
                  <w:sz w:val="18"/>
                  <w:szCs w:val="18"/>
                </w:rPr>
                <w:t>2019</w:t>
              </w:r>
              <w:r w:rsidR="00F62ADA" w:rsidRPr="00875D94">
                <w:rPr>
                  <w:rFonts w:asciiTheme="minorHAnsi" w:hAnsiTheme="minorHAnsi"/>
                  <w:sz w:val="18"/>
                  <w:szCs w:val="18"/>
                </w:rPr>
                <w:t xml:space="preserve"> </w:t>
              </w:r>
            </w:ins>
            <w:r w:rsidRPr="00875D94">
              <w:rPr>
                <w:rFonts w:asciiTheme="minorHAnsi" w:hAnsiTheme="minorHAnsi"/>
                <w:sz w:val="18"/>
                <w:szCs w:val="18"/>
              </w:rPr>
              <w:t>Section 3.4.1</w:t>
            </w:r>
          </w:p>
        </w:tc>
      </w:tr>
      <w:tr w:rsidR="00737548" w:rsidRPr="00A42BCC" w14:paraId="4478AA68" w14:textId="77777777" w:rsidTr="00675413">
        <w:trPr>
          <w:trHeight w:val="520"/>
        </w:trPr>
        <w:tc>
          <w:tcPr>
            <w:tcW w:w="399" w:type="dxa"/>
            <w:vAlign w:val="center"/>
          </w:tcPr>
          <w:p w14:paraId="0CE1C9EF" w14:textId="49296889" w:rsidR="00737548" w:rsidRPr="00A42BCC" w:rsidRDefault="0073754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9" w:author="Shewmaker, Michael@Energy" w:date="2021-11-23T10:11:00Z">
              <w:r w:rsidRPr="00133F35" w:rsidDel="00C840A8">
                <w:rPr>
                  <w:rFonts w:asciiTheme="minorHAnsi" w:hAnsiTheme="minorHAnsi"/>
                  <w:sz w:val="18"/>
                  <w:szCs w:val="18"/>
                </w:rPr>
                <w:delText>0</w:delText>
              </w:r>
              <w:r w:rsidDel="00C840A8">
                <w:rPr>
                  <w:rFonts w:asciiTheme="minorHAnsi" w:hAnsiTheme="minorHAnsi"/>
                  <w:sz w:val="18"/>
                  <w:szCs w:val="18"/>
                </w:rPr>
                <w:delText>5</w:delText>
              </w:r>
            </w:del>
            <w:ins w:id="80" w:author="Shewmaker, Michael@Energy" w:date="2021-11-23T10:11:00Z">
              <w:r w:rsidR="00C840A8">
                <w:rPr>
                  <w:rFonts w:asciiTheme="minorHAnsi" w:hAnsiTheme="minorHAnsi"/>
                  <w:sz w:val="18"/>
                  <w:szCs w:val="18"/>
                </w:rPr>
                <w:t>04</w:t>
              </w:r>
            </w:ins>
          </w:p>
        </w:tc>
        <w:tc>
          <w:tcPr>
            <w:tcW w:w="3749" w:type="dxa"/>
            <w:vAlign w:val="center"/>
          </w:tcPr>
          <w:p w14:paraId="4D0C804F" w14:textId="77777777" w:rsidR="00737548" w:rsidRPr="00875D94" w:rsidRDefault="00737548" w:rsidP="00675413">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2" w:type="dxa"/>
            <w:vAlign w:val="center"/>
          </w:tcPr>
          <w:p w14:paraId="160187DA" w14:textId="0EFFE895" w:rsidR="00737548" w:rsidRPr="000A71EB" w:rsidRDefault="00737548" w:rsidP="000A71EB">
            <w:pPr>
              <w:pStyle w:val="ListParagraph"/>
              <w:keepNext/>
              <w:numPr>
                <w:ilvl w:val="0"/>
                <w:numId w:val="27"/>
              </w:numPr>
              <w:rPr>
                <w:rFonts w:asciiTheme="minorHAnsi" w:hAnsiTheme="minorHAnsi"/>
                <w:sz w:val="18"/>
                <w:szCs w:val="18"/>
              </w:rPr>
            </w:pPr>
            <w:r w:rsidRPr="000A71EB">
              <w:rPr>
                <w:rFonts w:asciiTheme="minorHAnsi" w:hAnsiTheme="minorHAnsi"/>
                <w:sz w:val="18"/>
                <w:szCs w:val="18"/>
              </w:rPr>
              <w:t>Pass - all applicable requirements are met; or</w:t>
            </w:r>
          </w:p>
          <w:p w14:paraId="53C560AE" w14:textId="5B971274" w:rsidR="00737548" w:rsidRPr="000A71EB" w:rsidRDefault="00737548" w:rsidP="000A71EB">
            <w:pPr>
              <w:pStyle w:val="ListParagraph"/>
              <w:keepNext/>
              <w:numPr>
                <w:ilvl w:val="0"/>
                <w:numId w:val="27"/>
              </w:numPr>
              <w:rPr>
                <w:rFonts w:asciiTheme="minorHAnsi" w:hAnsiTheme="minorHAnsi"/>
                <w:sz w:val="18"/>
                <w:szCs w:val="18"/>
              </w:rPr>
            </w:pPr>
            <w:r w:rsidRPr="000A71EB">
              <w:rPr>
                <w:rFonts w:asciiTheme="minorHAnsi" w:hAnsiTheme="minorHAnsi"/>
                <w:sz w:val="18"/>
                <w:szCs w:val="18"/>
              </w:rPr>
              <w:t>Fail - one or more applicable requirements are not met. Enter reason for failure in corrections notes field below; or</w:t>
            </w:r>
          </w:p>
          <w:p w14:paraId="7F8C4D26" w14:textId="4DD90904" w:rsidR="00737548" w:rsidRPr="00737548" w:rsidRDefault="00737548">
            <w:pPr>
              <w:pStyle w:val="ListParagraph"/>
              <w:numPr>
                <w:ilvl w:val="0"/>
                <w:numId w:val="27"/>
              </w:numPr>
              <w:shd w:val="clear" w:color="auto" w:fill="FFFFFF"/>
              <w:rPr>
                <w:rFonts w:asciiTheme="minorHAnsi" w:hAnsiTheme="minorHAnsi"/>
                <w:sz w:val="18"/>
                <w:szCs w:val="18"/>
              </w:rPr>
            </w:pPr>
            <w:r w:rsidRPr="00737548">
              <w:rPr>
                <w:rFonts w:asciiTheme="minorHAnsi" w:hAnsiTheme="minorHAnsi"/>
                <w:sz w:val="18"/>
                <w:szCs w:val="18"/>
              </w:rPr>
              <w:t>All N/A - This entire table is not applicable</w:t>
            </w:r>
          </w:p>
        </w:tc>
      </w:tr>
      <w:tr w:rsidR="00737548" w:rsidRPr="00A42BCC" w14:paraId="732B4E94" w14:textId="77777777" w:rsidTr="00675413">
        <w:trPr>
          <w:trHeight w:val="455"/>
        </w:trPr>
        <w:tc>
          <w:tcPr>
            <w:tcW w:w="399" w:type="dxa"/>
            <w:vAlign w:val="center"/>
          </w:tcPr>
          <w:p w14:paraId="642E3E82" w14:textId="5A19CDD4" w:rsidR="00737548" w:rsidRPr="00A42BCC" w:rsidRDefault="00737548" w:rsidP="006754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81" w:author="Shewmaker, Michael@Energy" w:date="2021-11-23T10:12:00Z">
              <w:r w:rsidRPr="00133F35" w:rsidDel="00C840A8">
                <w:rPr>
                  <w:rFonts w:asciiTheme="minorHAnsi" w:hAnsiTheme="minorHAnsi"/>
                  <w:sz w:val="18"/>
                  <w:szCs w:val="18"/>
                </w:rPr>
                <w:delText>0</w:delText>
              </w:r>
              <w:r w:rsidDel="00C840A8">
                <w:rPr>
                  <w:rFonts w:asciiTheme="minorHAnsi" w:hAnsiTheme="minorHAnsi"/>
                  <w:sz w:val="18"/>
                  <w:szCs w:val="18"/>
                </w:rPr>
                <w:delText>6</w:delText>
              </w:r>
            </w:del>
            <w:ins w:id="82" w:author="Shewmaker, Michael@Energy" w:date="2021-11-23T10:12:00Z">
              <w:r w:rsidR="00C840A8">
                <w:rPr>
                  <w:rFonts w:asciiTheme="minorHAnsi" w:hAnsiTheme="minorHAnsi"/>
                  <w:sz w:val="18"/>
                  <w:szCs w:val="18"/>
                </w:rPr>
                <w:t>05</w:t>
              </w:r>
            </w:ins>
          </w:p>
        </w:tc>
        <w:tc>
          <w:tcPr>
            <w:tcW w:w="10391" w:type="dxa"/>
            <w:gridSpan w:val="2"/>
            <w:vAlign w:val="center"/>
          </w:tcPr>
          <w:p w14:paraId="50AC0AE8" w14:textId="659D6F5A" w:rsidR="00737548" w:rsidRPr="00875D94" w:rsidRDefault="00737548" w:rsidP="00675413">
            <w:pPr>
              <w:shd w:val="clear" w:color="auto" w:fill="FFFFFF"/>
              <w:rPr>
                <w:rFonts w:asciiTheme="minorHAnsi" w:hAnsiTheme="minorHAnsi"/>
                <w:sz w:val="18"/>
                <w:szCs w:val="18"/>
              </w:rPr>
            </w:pPr>
            <w:r w:rsidRPr="00133F35">
              <w:rPr>
                <w:rFonts w:asciiTheme="minorHAnsi" w:hAnsiTheme="minorHAnsi"/>
                <w:sz w:val="18"/>
                <w:szCs w:val="18"/>
              </w:rPr>
              <w:t>Correction Notes:</w:t>
            </w:r>
          </w:p>
        </w:tc>
      </w:tr>
      <w:tr w:rsidR="00737548" w:rsidRPr="00A42BCC" w14:paraId="46579D30" w14:textId="77777777" w:rsidTr="00675413">
        <w:trPr>
          <w:trHeight w:val="520"/>
        </w:trPr>
        <w:tc>
          <w:tcPr>
            <w:tcW w:w="10790" w:type="dxa"/>
            <w:gridSpan w:val="3"/>
            <w:vAlign w:val="center"/>
          </w:tcPr>
          <w:p w14:paraId="5F727DF9" w14:textId="53976F95" w:rsidR="00737548" w:rsidRPr="00A42BCC" w:rsidRDefault="00C67C16" w:rsidP="00675413">
            <w:pPr>
              <w:autoSpaceDE w:val="0"/>
              <w:autoSpaceDN w:val="0"/>
              <w:adjustRightInd w:val="0"/>
              <w:rPr>
                <w:rFonts w:asciiTheme="minorHAnsi" w:hAnsiTheme="minorHAnsi"/>
                <w:b/>
                <w:sz w:val="18"/>
                <w:szCs w:val="18"/>
              </w:rPr>
            </w:pPr>
            <w:r w:rsidRPr="00C67C16">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CBA3F6A" w14:textId="24C9C3C6" w:rsidR="00737548" w:rsidDel="00737548" w:rsidRDefault="00737548"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737548" w:rsidRPr="00DA4823" w14:paraId="5CC4E3D8" w14:textId="77777777" w:rsidTr="001E6AE7">
        <w:trPr>
          <w:cantSplit/>
          <w:trHeight w:val="432"/>
        </w:trPr>
        <w:tc>
          <w:tcPr>
            <w:tcW w:w="5000" w:type="pct"/>
            <w:gridSpan w:val="2"/>
            <w:vAlign w:val="center"/>
          </w:tcPr>
          <w:p w14:paraId="401FA3FE" w14:textId="77777777" w:rsidR="00737548" w:rsidRPr="00DA4823" w:rsidRDefault="00737548" w:rsidP="00510B92">
            <w:pPr>
              <w:keepNext/>
              <w:rPr>
                <w:rFonts w:asciiTheme="minorHAnsi" w:hAnsiTheme="minorHAnsi"/>
                <w:b/>
                <w:sz w:val="18"/>
                <w:szCs w:val="18"/>
              </w:rPr>
            </w:pPr>
            <w:r w:rsidRPr="003C6DC1">
              <w:rPr>
                <w:rFonts w:asciiTheme="minorHAnsi" w:hAnsiTheme="minorHAnsi"/>
                <w:b/>
                <w:szCs w:val="18"/>
              </w:rPr>
              <w:t>H. Determination of HERS Verification Compliance</w:t>
            </w:r>
          </w:p>
          <w:p w14:paraId="18E32310" w14:textId="77777777" w:rsidR="00737548" w:rsidRPr="00DA4823" w:rsidRDefault="00737548" w:rsidP="00510B92">
            <w:pPr>
              <w:keepNext/>
              <w:rPr>
                <w:rFonts w:asciiTheme="minorHAnsi" w:hAnsiTheme="minorHAnsi"/>
                <w:sz w:val="18"/>
                <w:szCs w:val="18"/>
              </w:rPr>
            </w:pPr>
            <w:r w:rsidRPr="00DA4823">
              <w:rPr>
                <w:rFonts w:asciiTheme="minorHAnsi" w:hAnsiTheme="minorHAnsi"/>
                <w:sz w:val="18"/>
                <w:szCs w:val="18"/>
              </w:rPr>
              <w:t xml:space="preserve">All applicable sections of this document shall indicate compliance with the specified verification protocol requirements </w:t>
            </w:r>
            <w:proofErr w:type="gramStart"/>
            <w:r w:rsidRPr="00DA4823">
              <w:rPr>
                <w:rFonts w:asciiTheme="minorHAnsi" w:hAnsiTheme="minorHAnsi"/>
                <w:sz w:val="18"/>
                <w:szCs w:val="18"/>
              </w:rPr>
              <w:t>in order for</w:t>
            </w:r>
            <w:proofErr w:type="gramEnd"/>
            <w:r w:rsidRPr="00DA4823">
              <w:rPr>
                <w:rFonts w:asciiTheme="minorHAnsi" w:hAnsiTheme="minorHAnsi"/>
                <w:sz w:val="18"/>
                <w:szCs w:val="18"/>
              </w:rPr>
              <w:t xml:space="preserve"> this Certificate of Verification as a whole to be determined to be in compliance.</w:t>
            </w:r>
          </w:p>
        </w:tc>
      </w:tr>
      <w:tr w:rsidR="00737548" w:rsidRPr="00DA4823" w14:paraId="6A8AE1F7" w14:textId="77777777" w:rsidTr="001E6AE7">
        <w:trPr>
          <w:cantSplit/>
          <w:trHeight w:val="144"/>
        </w:trPr>
        <w:tc>
          <w:tcPr>
            <w:tcW w:w="253" w:type="pct"/>
            <w:vAlign w:val="center"/>
          </w:tcPr>
          <w:p w14:paraId="0865B6CE" w14:textId="77777777" w:rsidR="00737548" w:rsidRPr="00DA4823" w:rsidDel="00C76C40" w:rsidRDefault="00737548" w:rsidP="00510B92">
            <w:pPr>
              <w:keepNext/>
              <w:jc w:val="center"/>
              <w:rPr>
                <w:rFonts w:asciiTheme="minorHAnsi" w:hAnsiTheme="minorHAnsi"/>
                <w:sz w:val="18"/>
                <w:szCs w:val="18"/>
              </w:rPr>
            </w:pPr>
            <w:r w:rsidRPr="00DA4823">
              <w:rPr>
                <w:rFonts w:asciiTheme="minorHAnsi" w:hAnsiTheme="minorHAnsi"/>
                <w:sz w:val="18"/>
                <w:szCs w:val="18"/>
              </w:rPr>
              <w:t>01</w:t>
            </w:r>
          </w:p>
        </w:tc>
        <w:tc>
          <w:tcPr>
            <w:tcW w:w="4747" w:type="pct"/>
            <w:vAlign w:val="center"/>
          </w:tcPr>
          <w:p w14:paraId="4122AE70" w14:textId="77777777" w:rsidR="00737548" w:rsidRPr="00DA4823" w:rsidRDefault="00737548" w:rsidP="00510B92">
            <w:pPr>
              <w:keepNext/>
              <w:rPr>
                <w:rFonts w:asciiTheme="minorHAnsi" w:hAnsiTheme="minorHAnsi"/>
                <w:sz w:val="18"/>
                <w:szCs w:val="18"/>
              </w:rPr>
            </w:pPr>
          </w:p>
        </w:tc>
      </w:tr>
    </w:tbl>
    <w:p w14:paraId="4A3A5AE2" w14:textId="14916D76" w:rsidR="00A644E8" w:rsidRDefault="00A644E8" w:rsidP="009762F6">
      <w:pPr>
        <w:rPr>
          <w:rFonts w:ascii="Calibri" w:hAnsi="Calibri"/>
          <w:b/>
        </w:rPr>
      </w:pPr>
    </w:p>
    <w:p w14:paraId="2A20FD38" w14:textId="77777777" w:rsidR="00A644E8" w:rsidRDefault="00A644E8">
      <w:pPr>
        <w:rPr>
          <w:rFonts w:ascii="Calibri" w:hAnsi="Calibri"/>
          <w:b/>
        </w:rPr>
      </w:pPr>
      <w:r>
        <w:rPr>
          <w:rFonts w:ascii="Calibri" w:hAnsi="Calibri"/>
          <w:b/>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C67C16" w:rsidRPr="009351D2" w14:paraId="26446DD6" w14:textId="77777777" w:rsidTr="00675413">
        <w:trPr>
          <w:trHeight w:val="288"/>
        </w:trPr>
        <w:tc>
          <w:tcPr>
            <w:tcW w:w="10950" w:type="dxa"/>
            <w:gridSpan w:val="4"/>
            <w:vAlign w:val="center"/>
          </w:tcPr>
          <w:p w14:paraId="6346980F" w14:textId="77777777" w:rsidR="00C67C16" w:rsidRPr="009351D2" w:rsidRDefault="00C67C16" w:rsidP="006754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C67C16" w:rsidRPr="00E136A4" w14:paraId="087D9A52" w14:textId="77777777" w:rsidTr="00675413">
        <w:trPr>
          <w:trHeight w:val="278"/>
        </w:trPr>
        <w:tc>
          <w:tcPr>
            <w:tcW w:w="10950" w:type="dxa"/>
            <w:gridSpan w:val="4"/>
            <w:vAlign w:val="center"/>
          </w:tcPr>
          <w:p w14:paraId="2A368448" w14:textId="77777777" w:rsidR="00C67C16" w:rsidRPr="00E136A4" w:rsidRDefault="00C67C16" w:rsidP="00C67C16">
            <w:pPr>
              <w:numPr>
                <w:ilvl w:val="0"/>
                <w:numId w:val="14"/>
              </w:numPr>
              <w:ind w:left="360" w:hanging="270"/>
              <w:rPr>
                <w:rFonts w:ascii="Calibri" w:hAnsi="Calibri"/>
                <w:sz w:val="18"/>
                <w:szCs w:val="18"/>
              </w:rPr>
            </w:pPr>
            <w:r>
              <w:rPr>
                <w:rFonts w:ascii="Calibri" w:hAnsi="Calibri"/>
                <w:sz w:val="18"/>
                <w:szCs w:val="18"/>
              </w:rPr>
              <w:t xml:space="preserve">I </w:t>
            </w:r>
            <w:r w:rsidRPr="00E136A4">
              <w:rPr>
                <w:rFonts w:ascii="Calibri" w:hAnsi="Calibri"/>
                <w:sz w:val="18"/>
                <w:szCs w:val="18"/>
              </w:rPr>
              <w:t xml:space="preserve">certify that this Certificate of </w:t>
            </w:r>
            <w:r>
              <w:rPr>
                <w:rFonts w:ascii="Calibri" w:hAnsi="Calibri"/>
                <w:sz w:val="18"/>
                <w:szCs w:val="18"/>
              </w:rPr>
              <w:t xml:space="preserve">Verification </w:t>
            </w:r>
            <w:r w:rsidRPr="00E136A4">
              <w:rPr>
                <w:rFonts w:ascii="Calibri" w:hAnsi="Calibri"/>
                <w:sz w:val="18"/>
                <w:szCs w:val="18"/>
              </w:rPr>
              <w:t>documentation is accurate and complete.</w:t>
            </w:r>
          </w:p>
        </w:tc>
      </w:tr>
      <w:tr w:rsidR="00C67C16" w:rsidRPr="0047600B" w14:paraId="40CB21DE" w14:textId="77777777" w:rsidTr="00675413">
        <w:trPr>
          <w:trHeight w:val="360"/>
        </w:trPr>
        <w:tc>
          <w:tcPr>
            <w:tcW w:w="5434" w:type="dxa"/>
          </w:tcPr>
          <w:p w14:paraId="5595FF4C" w14:textId="77777777" w:rsidR="00C67C16" w:rsidRPr="0047600B" w:rsidRDefault="00C67C16" w:rsidP="00675413">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Name:</w:t>
            </w:r>
          </w:p>
        </w:tc>
        <w:tc>
          <w:tcPr>
            <w:tcW w:w="5516" w:type="dxa"/>
            <w:gridSpan w:val="3"/>
          </w:tcPr>
          <w:p w14:paraId="766FF9B2" w14:textId="77777777" w:rsidR="00C67C16" w:rsidRPr="0047600B" w:rsidRDefault="00C67C16" w:rsidP="00675413">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Signature:</w:t>
            </w:r>
          </w:p>
        </w:tc>
      </w:tr>
      <w:tr w:rsidR="00C67C16" w:rsidRPr="0047600B" w14:paraId="0CDABED5" w14:textId="77777777" w:rsidTr="00675413">
        <w:trPr>
          <w:trHeight w:val="360"/>
        </w:trPr>
        <w:tc>
          <w:tcPr>
            <w:tcW w:w="5434" w:type="dxa"/>
          </w:tcPr>
          <w:p w14:paraId="4BDF1365" w14:textId="77777777" w:rsidR="00C67C16" w:rsidRPr="0047600B" w:rsidRDefault="00C67C16" w:rsidP="00675413">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6" w:type="dxa"/>
            <w:gridSpan w:val="3"/>
          </w:tcPr>
          <w:p w14:paraId="47F7EA0D" w14:textId="77777777" w:rsidR="00C67C16" w:rsidRPr="0047600B" w:rsidRDefault="00C67C16" w:rsidP="00675413">
            <w:pPr>
              <w:rPr>
                <w:rFonts w:ascii="Calibri" w:hAnsi="Calibri"/>
                <w:sz w:val="14"/>
                <w:szCs w:val="14"/>
              </w:rPr>
            </w:pPr>
            <w:r w:rsidRPr="0047600B">
              <w:rPr>
                <w:rFonts w:ascii="Calibri" w:hAnsi="Calibri"/>
                <w:sz w:val="14"/>
                <w:szCs w:val="14"/>
              </w:rPr>
              <w:t>Date</w:t>
            </w:r>
            <w:r>
              <w:rPr>
                <w:rFonts w:ascii="Calibri" w:hAnsi="Calibri"/>
                <w:sz w:val="14"/>
                <w:szCs w:val="14"/>
              </w:rPr>
              <w:t xml:space="preserve"> Signed</w:t>
            </w:r>
            <w:r w:rsidRPr="0047600B">
              <w:rPr>
                <w:rFonts w:ascii="Calibri" w:hAnsi="Calibri"/>
                <w:sz w:val="14"/>
                <w:szCs w:val="14"/>
              </w:rPr>
              <w:t>:</w:t>
            </w:r>
          </w:p>
        </w:tc>
      </w:tr>
      <w:tr w:rsidR="00C67C16" w:rsidRPr="0047600B" w14:paraId="53E9F9D5" w14:textId="77777777" w:rsidTr="00675413">
        <w:trPr>
          <w:trHeight w:val="360"/>
        </w:trPr>
        <w:tc>
          <w:tcPr>
            <w:tcW w:w="5434" w:type="dxa"/>
          </w:tcPr>
          <w:p w14:paraId="3ED79725" w14:textId="77777777" w:rsidR="00C67C16" w:rsidRPr="0047600B" w:rsidRDefault="00C67C16" w:rsidP="00675413">
            <w:pPr>
              <w:rPr>
                <w:rFonts w:ascii="Calibri" w:hAnsi="Calibri"/>
                <w:sz w:val="14"/>
                <w:szCs w:val="14"/>
              </w:rPr>
            </w:pPr>
            <w:r w:rsidRPr="0047600B">
              <w:rPr>
                <w:rFonts w:ascii="Calibri" w:hAnsi="Calibri"/>
                <w:sz w:val="14"/>
                <w:szCs w:val="14"/>
              </w:rPr>
              <w:t>Address:</w:t>
            </w:r>
          </w:p>
        </w:tc>
        <w:tc>
          <w:tcPr>
            <w:tcW w:w="5516" w:type="dxa"/>
            <w:gridSpan w:val="3"/>
          </w:tcPr>
          <w:p w14:paraId="6FCE2EE5" w14:textId="77777777" w:rsidR="00C67C16" w:rsidRPr="0047600B" w:rsidRDefault="00C67C16" w:rsidP="00675413">
            <w:pPr>
              <w:rPr>
                <w:rFonts w:ascii="Calibri" w:hAnsi="Calibri"/>
                <w:sz w:val="14"/>
                <w:szCs w:val="14"/>
              </w:rPr>
            </w:pPr>
            <w:r>
              <w:rPr>
                <w:rFonts w:ascii="Calibri" w:hAnsi="Calibri"/>
                <w:sz w:val="14"/>
                <w:szCs w:val="14"/>
              </w:rPr>
              <w:t>CEA/HERS Certification Information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C67C16" w:rsidRPr="0047600B" w14:paraId="2B5D67A8" w14:textId="77777777" w:rsidTr="00675413">
        <w:trPr>
          <w:trHeight w:val="360"/>
        </w:trPr>
        <w:tc>
          <w:tcPr>
            <w:tcW w:w="5434" w:type="dxa"/>
          </w:tcPr>
          <w:p w14:paraId="522236EC" w14:textId="77777777" w:rsidR="00C67C16" w:rsidRPr="0047600B" w:rsidRDefault="00C67C16" w:rsidP="00675413">
            <w:pPr>
              <w:rPr>
                <w:rFonts w:ascii="Calibri" w:hAnsi="Calibri"/>
                <w:sz w:val="14"/>
                <w:szCs w:val="14"/>
              </w:rPr>
            </w:pPr>
            <w:r w:rsidRPr="0047600B">
              <w:rPr>
                <w:rFonts w:ascii="Calibri" w:hAnsi="Calibri"/>
                <w:sz w:val="14"/>
                <w:szCs w:val="14"/>
              </w:rPr>
              <w:t>City/State/Zip:</w:t>
            </w:r>
          </w:p>
        </w:tc>
        <w:tc>
          <w:tcPr>
            <w:tcW w:w="5516" w:type="dxa"/>
            <w:gridSpan w:val="3"/>
          </w:tcPr>
          <w:p w14:paraId="05A1CDB6" w14:textId="77777777" w:rsidR="00C67C16" w:rsidRPr="0047600B" w:rsidRDefault="00C67C16" w:rsidP="00675413">
            <w:pPr>
              <w:rPr>
                <w:rFonts w:ascii="Calibri" w:hAnsi="Calibri"/>
                <w:sz w:val="14"/>
                <w:szCs w:val="14"/>
              </w:rPr>
            </w:pPr>
            <w:r w:rsidRPr="0047600B">
              <w:rPr>
                <w:rFonts w:ascii="Calibri" w:hAnsi="Calibri"/>
                <w:sz w:val="14"/>
                <w:szCs w:val="14"/>
              </w:rPr>
              <w:t>Phone:</w:t>
            </w:r>
          </w:p>
        </w:tc>
      </w:tr>
      <w:tr w:rsidR="00C67C16" w14:paraId="730D5A2E" w14:textId="77777777" w:rsidTr="00675413">
        <w:tblPrEx>
          <w:tblCellMar>
            <w:left w:w="115" w:type="dxa"/>
            <w:right w:w="115" w:type="dxa"/>
          </w:tblCellMar>
        </w:tblPrEx>
        <w:trPr>
          <w:trHeight w:val="296"/>
        </w:trPr>
        <w:tc>
          <w:tcPr>
            <w:tcW w:w="10950" w:type="dxa"/>
            <w:gridSpan w:val="4"/>
            <w:vAlign w:val="center"/>
          </w:tcPr>
          <w:p w14:paraId="395E55C6" w14:textId="77777777" w:rsidR="00C67C16" w:rsidRDefault="00C67C16" w:rsidP="006754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C67C16" w:rsidRPr="00BA699E" w14:paraId="2AC3714D" w14:textId="77777777" w:rsidTr="00675413">
        <w:tblPrEx>
          <w:tblCellMar>
            <w:left w:w="115" w:type="dxa"/>
            <w:right w:w="115" w:type="dxa"/>
          </w:tblCellMar>
        </w:tblPrEx>
        <w:trPr>
          <w:trHeight w:val="504"/>
        </w:trPr>
        <w:tc>
          <w:tcPr>
            <w:tcW w:w="10950" w:type="dxa"/>
            <w:gridSpan w:val="4"/>
          </w:tcPr>
          <w:p w14:paraId="62497AF7" w14:textId="77777777" w:rsidR="00C67C16" w:rsidRPr="00B706BB" w:rsidRDefault="00C67C16" w:rsidP="00675413">
            <w:pPr>
              <w:pStyle w:val="p2"/>
              <w:keepNext/>
              <w:tabs>
                <w:tab w:val="clear" w:pos="357"/>
              </w:tabs>
              <w:spacing w:line="240" w:lineRule="auto"/>
              <w:ind w:left="0" w:right="90" w:firstLine="0"/>
              <w:rPr>
                <w:rFonts w:ascii="Calibri" w:hAnsi="Calibri"/>
                <w:sz w:val="18"/>
                <w:szCs w:val="18"/>
              </w:rPr>
            </w:pPr>
            <w:r w:rsidRPr="00B706BB">
              <w:rPr>
                <w:rFonts w:ascii="Calibri" w:hAnsi="Calibri"/>
                <w:sz w:val="18"/>
                <w:szCs w:val="18"/>
              </w:rPr>
              <w:t xml:space="preserve">I certify the following under penalty of perjury, under the laws of the State of California: </w:t>
            </w:r>
          </w:p>
          <w:p w14:paraId="37FF3112" w14:textId="77777777" w:rsidR="00C67C16" w:rsidRPr="00B706BB" w:rsidRDefault="00C67C16" w:rsidP="00C67C16">
            <w:pPr>
              <w:pStyle w:val="p2"/>
              <w:keepNext/>
              <w:numPr>
                <w:ilvl w:val="0"/>
                <w:numId w:val="28"/>
              </w:numPr>
              <w:tabs>
                <w:tab w:val="clear" w:pos="357"/>
              </w:tabs>
              <w:spacing w:line="240" w:lineRule="auto"/>
              <w:ind w:right="90"/>
              <w:rPr>
                <w:rFonts w:ascii="Calibri" w:hAnsi="Calibri"/>
                <w:sz w:val="18"/>
                <w:szCs w:val="18"/>
              </w:rPr>
            </w:pPr>
            <w:r>
              <w:rPr>
                <w:rFonts w:ascii="Calibri" w:hAnsi="Calibri"/>
                <w:sz w:val="18"/>
                <w:szCs w:val="18"/>
              </w:rPr>
              <w:t xml:space="preserve">The </w:t>
            </w:r>
            <w:r w:rsidRPr="008E6C57">
              <w:rPr>
                <w:rFonts w:ascii="Calibri" w:hAnsi="Calibri"/>
                <w:sz w:val="18"/>
                <w:szCs w:val="18"/>
              </w:rPr>
              <w:t xml:space="preserve">information provided on this </w:t>
            </w:r>
            <w:r>
              <w:rPr>
                <w:rFonts w:ascii="Calibri" w:hAnsi="Calibri"/>
                <w:sz w:val="18"/>
                <w:szCs w:val="18"/>
              </w:rPr>
              <w:t>Certificate of Verification</w:t>
            </w:r>
            <w:r w:rsidRPr="008E6C57">
              <w:rPr>
                <w:rFonts w:ascii="Calibri" w:hAnsi="Calibri"/>
                <w:sz w:val="18"/>
                <w:szCs w:val="18"/>
              </w:rPr>
              <w:t xml:space="preserve"> is true and correct.</w:t>
            </w:r>
          </w:p>
          <w:p w14:paraId="540A4320" w14:textId="77777777" w:rsidR="00C67C16" w:rsidRPr="00907289" w:rsidRDefault="00C67C16" w:rsidP="00C67C16">
            <w:pPr>
              <w:pStyle w:val="p2"/>
              <w:keepNext/>
              <w:numPr>
                <w:ilvl w:val="0"/>
                <w:numId w:val="28"/>
              </w:numPr>
              <w:tabs>
                <w:tab w:val="clear" w:pos="357"/>
              </w:tabs>
              <w:spacing w:line="240" w:lineRule="auto"/>
              <w:ind w:right="90"/>
              <w:rPr>
                <w:rFonts w:ascii="Calibri" w:hAnsi="Calibri"/>
                <w:sz w:val="18"/>
                <w:szCs w:val="18"/>
              </w:rPr>
            </w:pPr>
            <w:r>
              <w:rPr>
                <w:rFonts w:ascii="Calibri" w:hAnsi="Calibri"/>
                <w:sz w:val="18"/>
                <w:szCs w:val="18"/>
              </w:rPr>
              <w:t>I am the certified HERS R</w:t>
            </w:r>
            <w:r w:rsidRPr="00907289">
              <w:rPr>
                <w:rFonts w:ascii="Calibri" w:hAnsi="Calibri"/>
                <w:sz w:val="18"/>
                <w:szCs w:val="18"/>
              </w:rPr>
              <w:t xml:space="preserve">ater who performed the verification </w:t>
            </w:r>
            <w:r>
              <w:rPr>
                <w:rFonts w:ascii="Calibri" w:hAnsi="Calibri"/>
                <w:sz w:val="18"/>
                <w:szCs w:val="18"/>
              </w:rPr>
              <w:t>identified and reported on this C</w:t>
            </w:r>
            <w:r w:rsidRPr="00907289">
              <w:rPr>
                <w:rFonts w:ascii="Calibri" w:hAnsi="Calibri"/>
                <w:sz w:val="18"/>
                <w:szCs w:val="18"/>
              </w:rPr>
              <w:t>ertificate</w:t>
            </w:r>
            <w:r>
              <w:rPr>
                <w:rFonts w:ascii="Calibri" w:hAnsi="Calibri"/>
                <w:sz w:val="18"/>
                <w:szCs w:val="18"/>
              </w:rPr>
              <w:t xml:space="preserve"> of Verification (responsible rater)</w:t>
            </w:r>
            <w:r w:rsidRPr="00907289">
              <w:rPr>
                <w:rFonts w:ascii="Calibri" w:hAnsi="Calibri"/>
                <w:sz w:val="18"/>
                <w:szCs w:val="18"/>
              </w:rPr>
              <w:t>.</w:t>
            </w:r>
          </w:p>
          <w:p w14:paraId="28BDF652" w14:textId="77777777" w:rsidR="00C67C16" w:rsidRDefault="00C67C16" w:rsidP="00C67C16">
            <w:pPr>
              <w:pStyle w:val="p2"/>
              <w:keepNext/>
              <w:numPr>
                <w:ilvl w:val="0"/>
                <w:numId w:val="28"/>
              </w:numPr>
              <w:tabs>
                <w:tab w:val="clear" w:pos="357"/>
              </w:tabs>
              <w:spacing w:line="240" w:lineRule="auto"/>
              <w:ind w:right="90"/>
              <w:rPr>
                <w:rFonts w:ascii="Calibri" w:hAnsi="Calibri"/>
                <w:sz w:val="18"/>
                <w:szCs w:val="18"/>
              </w:rPr>
            </w:pPr>
            <w:r>
              <w:rPr>
                <w:rFonts w:ascii="Calibri" w:hAnsi="Calibri"/>
                <w:sz w:val="18"/>
                <w:szCs w:val="18"/>
              </w:rPr>
              <w:t xml:space="preserve">The </w:t>
            </w:r>
            <w:r w:rsidRPr="00B706BB">
              <w:rPr>
                <w:rFonts w:ascii="Calibri" w:hAnsi="Calibri"/>
                <w:sz w:val="18"/>
                <w:szCs w:val="18"/>
              </w:rPr>
              <w:t>installed features, materials, components, manufactured devices, or system performance diagnostic results that require HERS verification</w:t>
            </w:r>
            <w:r>
              <w:rPr>
                <w:rFonts w:ascii="Calibri" w:hAnsi="Calibri"/>
                <w:sz w:val="18"/>
                <w:szCs w:val="18"/>
              </w:rPr>
              <w:t xml:space="preserve"> identified on this Certificate of Verification comply</w:t>
            </w:r>
            <w:r w:rsidRPr="00907289">
              <w:rPr>
                <w:rFonts w:ascii="Calibri" w:hAnsi="Calibri"/>
                <w:sz w:val="18"/>
                <w:szCs w:val="18"/>
              </w:rPr>
              <w:t xml:space="preserve"> with the applicable requirements in Reference Appendices </w:t>
            </w:r>
            <w:r w:rsidRPr="00057A11">
              <w:rPr>
                <w:rFonts w:ascii="Calibri" w:hAnsi="Calibri"/>
                <w:sz w:val="18"/>
                <w:szCs w:val="18"/>
              </w:rPr>
              <w:t>RA2</w:t>
            </w:r>
            <w:r>
              <w:rPr>
                <w:rFonts w:ascii="Calibri" w:hAnsi="Calibri"/>
                <w:sz w:val="18"/>
                <w:szCs w:val="18"/>
              </w:rPr>
              <w:t>,</w:t>
            </w:r>
            <w:r w:rsidRPr="00907289">
              <w:rPr>
                <w:rFonts w:ascii="Calibri" w:hAnsi="Calibri"/>
                <w:sz w:val="18"/>
                <w:szCs w:val="18"/>
              </w:rPr>
              <w:t xml:space="preserve"> </w:t>
            </w:r>
            <w:r w:rsidRPr="00057A11">
              <w:rPr>
                <w:rFonts w:ascii="Calibri" w:hAnsi="Calibri"/>
                <w:sz w:val="18"/>
                <w:szCs w:val="18"/>
              </w:rPr>
              <w:t>RA3</w:t>
            </w:r>
            <w:r>
              <w:rPr>
                <w:rFonts w:ascii="Calibri" w:hAnsi="Calibri"/>
                <w:sz w:val="18"/>
                <w:szCs w:val="18"/>
              </w:rPr>
              <w:t xml:space="preserve">, and </w:t>
            </w:r>
            <w:r w:rsidRPr="00907289">
              <w:rPr>
                <w:rFonts w:ascii="Calibri" w:hAnsi="Calibri"/>
                <w:sz w:val="18"/>
                <w:szCs w:val="18"/>
              </w:rPr>
              <w:t xml:space="preserve">the </w:t>
            </w:r>
            <w:r>
              <w:rPr>
                <w:rFonts w:ascii="Calibri" w:hAnsi="Calibri"/>
                <w:sz w:val="18"/>
                <w:szCs w:val="18"/>
              </w:rPr>
              <w:t xml:space="preserve">requirements specified on the </w:t>
            </w:r>
            <w:r w:rsidRPr="00907289">
              <w:rPr>
                <w:rFonts w:ascii="Calibri" w:hAnsi="Calibri"/>
                <w:sz w:val="18"/>
                <w:szCs w:val="18"/>
              </w:rPr>
              <w:t>Certifica</w:t>
            </w:r>
            <w:r>
              <w:rPr>
                <w:rFonts w:ascii="Calibri" w:hAnsi="Calibri"/>
                <w:sz w:val="18"/>
                <w:szCs w:val="18"/>
              </w:rPr>
              <w:t>te of Compliance</w:t>
            </w:r>
            <w:r w:rsidRPr="00907289">
              <w:rPr>
                <w:rFonts w:ascii="Calibri" w:hAnsi="Calibri"/>
                <w:sz w:val="18"/>
                <w:szCs w:val="18"/>
              </w:rPr>
              <w:t xml:space="preserve"> </w:t>
            </w:r>
            <w:r>
              <w:rPr>
                <w:rFonts w:ascii="Calibri" w:hAnsi="Calibri"/>
                <w:sz w:val="18"/>
                <w:szCs w:val="18"/>
              </w:rPr>
              <w:t xml:space="preserve">for the building </w:t>
            </w:r>
            <w:r w:rsidRPr="00907289">
              <w:rPr>
                <w:rFonts w:ascii="Calibri" w:hAnsi="Calibri"/>
                <w:sz w:val="18"/>
                <w:szCs w:val="18"/>
              </w:rPr>
              <w:t>appro</w:t>
            </w:r>
            <w:r>
              <w:rPr>
                <w:rFonts w:ascii="Calibri" w:hAnsi="Calibri"/>
                <w:sz w:val="18"/>
                <w:szCs w:val="18"/>
              </w:rPr>
              <w:t>ved by the enforcement agency.</w:t>
            </w:r>
          </w:p>
          <w:p w14:paraId="1A9F7D82" w14:textId="77777777" w:rsidR="00C67C16" w:rsidRDefault="00C67C16" w:rsidP="00C67C16">
            <w:pPr>
              <w:pStyle w:val="p2"/>
              <w:keepNext/>
              <w:numPr>
                <w:ilvl w:val="0"/>
                <w:numId w:val="28"/>
              </w:numPr>
              <w:tabs>
                <w:tab w:val="clear" w:pos="357"/>
              </w:tabs>
              <w:spacing w:line="240" w:lineRule="auto"/>
              <w:ind w:right="90"/>
              <w:rPr>
                <w:rFonts w:ascii="Calibri" w:hAnsi="Calibri"/>
                <w:sz w:val="18"/>
                <w:szCs w:val="18"/>
              </w:rPr>
            </w:pPr>
            <w:r>
              <w:rPr>
                <w:rFonts w:ascii="Calibri" w:hAnsi="Calibri"/>
                <w:sz w:val="18"/>
                <w:szCs w:val="18"/>
              </w:rPr>
              <w:t xml:space="preserve"> The </w:t>
            </w:r>
            <w:r w:rsidRPr="00907289">
              <w:rPr>
                <w:rFonts w:ascii="Calibri" w:hAnsi="Calibri"/>
                <w:sz w:val="18"/>
                <w:szCs w:val="18"/>
              </w:rPr>
              <w:t xml:space="preserve">information reported on applicable sections of </w:t>
            </w:r>
            <w:r>
              <w:rPr>
                <w:rFonts w:ascii="Calibri" w:hAnsi="Calibri"/>
                <w:sz w:val="18"/>
                <w:szCs w:val="18"/>
              </w:rPr>
              <w:t>the</w:t>
            </w:r>
            <w:r w:rsidRPr="00BA699E">
              <w:rPr>
                <w:rFonts w:ascii="Calibri" w:hAnsi="Calibri"/>
                <w:sz w:val="18"/>
                <w:szCs w:val="18"/>
              </w:rPr>
              <w:t xml:space="preserve"> Certificate(s) of Installation </w:t>
            </w:r>
            <w:r>
              <w:rPr>
                <w:rFonts w:ascii="Calibri" w:hAnsi="Calibri"/>
                <w:sz w:val="18"/>
                <w:szCs w:val="18"/>
              </w:rPr>
              <w:t xml:space="preserve">(CF2R) </w:t>
            </w:r>
            <w:r w:rsidRPr="00BA699E">
              <w:rPr>
                <w:rFonts w:ascii="Calibri" w:hAnsi="Calibri"/>
                <w:sz w:val="18"/>
                <w:szCs w:val="18"/>
              </w:rPr>
              <w:t>signed and submitted by the person(s) responsible for the construction or installation</w:t>
            </w:r>
            <w:r w:rsidRPr="00907289">
              <w:rPr>
                <w:rFonts w:ascii="Calibri" w:hAnsi="Calibri"/>
                <w:sz w:val="18"/>
                <w:szCs w:val="18"/>
              </w:rPr>
              <w:t xml:space="preserve"> conforms to the requirements specified on the Certificate(s) of Compliance (</w:t>
            </w:r>
            <w:r>
              <w:rPr>
                <w:rFonts w:ascii="Calibri" w:hAnsi="Calibri"/>
                <w:sz w:val="18"/>
                <w:szCs w:val="18"/>
              </w:rPr>
              <w:t>CF1R</w:t>
            </w:r>
            <w:r w:rsidRPr="00907289">
              <w:rPr>
                <w:rFonts w:ascii="Calibri" w:hAnsi="Calibri"/>
                <w:sz w:val="18"/>
                <w:szCs w:val="18"/>
              </w:rPr>
              <w:t>) approved by the enforcement agency.</w:t>
            </w:r>
          </w:p>
          <w:p w14:paraId="739EB645" w14:textId="77777777" w:rsidR="00C67C16" w:rsidRPr="00BA699E" w:rsidRDefault="00C67C16" w:rsidP="00C67C16">
            <w:pPr>
              <w:pStyle w:val="p2"/>
              <w:keepNext/>
              <w:numPr>
                <w:ilvl w:val="0"/>
                <w:numId w:val="28"/>
              </w:numPr>
              <w:tabs>
                <w:tab w:val="clear" w:pos="357"/>
              </w:tabs>
              <w:spacing w:line="240" w:lineRule="auto"/>
              <w:ind w:right="90"/>
              <w:rPr>
                <w:rFonts w:ascii="Calibri" w:hAnsi="Calibri"/>
                <w:sz w:val="18"/>
                <w:szCs w:val="18"/>
              </w:rPr>
            </w:pPr>
            <w:r w:rsidRPr="00760262">
              <w:rPr>
                <w:rFonts w:ascii="Calibri" w:hAnsi="Calibri"/>
                <w:sz w:val="18"/>
                <w:szCs w:val="18"/>
              </w:rPr>
              <w:t xml:space="preserve">I will ensure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shall be </w:t>
            </w:r>
            <w:proofErr w:type="gramStart"/>
            <w:r w:rsidRPr="00760262">
              <w:rPr>
                <w:rFonts w:ascii="Calibri" w:hAnsi="Calibri"/>
                <w:sz w:val="18"/>
                <w:szCs w:val="18"/>
              </w:rPr>
              <w:t>posted, or</w:t>
            </w:r>
            <w:proofErr w:type="gramEnd"/>
            <w:r w:rsidRPr="00760262">
              <w:rPr>
                <w:rFonts w:ascii="Calibri" w:hAnsi="Calibri"/>
                <w:sz w:val="18"/>
                <w:szCs w:val="18"/>
              </w:rPr>
              <w:t xml:space="preserve"> made available with the building permit(s) issued for the building, and made available to the enforcement agency f</w:t>
            </w:r>
            <w:r>
              <w:rPr>
                <w:rFonts w:ascii="Calibri" w:hAnsi="Calibri"/>
                <w:sz w:val="18"/>
                <w:szCs w:val="18"/>
              </w:rPr>
              <w:t xml:space="preserve">or all applicable inspections. </w:t>
            </w:r>
            <w:r w:rsidRPr="00760262">
              <w:rPr>
                <w:rFonts w:ascii="Calibri" w:hAnsi="Calibri"/>
                <w:sz w:val="18"/>
                <w:szCs w:val="18"/>
              </w:rPr>
              <w:t xml:space="preserve">I understand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is required to be included with the documentation the builder provides to the building owner at occupancy.</w:t>
            </w:r>
            <w:r w:rsidRPr="008E6C57">
              <w:rPr>
                <w:rFonts w:ascii="Calibri" w:hAnsi="Calibri"/>
                <w:sz w:val="18"/>
                <w:szCs w:val="18"/>
              </w:rPr>
              <w:t xml:space="preserve">  </w:t>
            </w:r>
          </w:p>
        </w:tc>
      </w:tr>
      <w:tr w:rsidR="00C67C16" w:rsidRPr="00026C7B" w14:paraId="39CC6496" w14:textId="77777777" w:rsidTr="00675413">
        <w:tblPrEx>
          <w:tblCellMar>
            <w:left w:w="115" w:type="dxa"/>
            <w:right w:w="115" w:type="dxa"/>
          </w:tblCellMar>
        </w:tblPrEx>
        <w:trPr>
          <w:trHeight w:val="278"/>
        </w:trPr>
        <w:tc>
          <w:tcPr>
            <w:tcW w:w="10950" w:type="dxa"/>
            <w:gridSpan w:val="4"/>
            <w:vAlign w:val="center"/>
          </w:tcPr>
          <w:p w14:paraId="26DE50BF" w14:textId="77777777" w:rsidR="00C67C16" w:rsidRPr="00026C7B" w:rsidRDefault="00C67C16" w:rsidP="006754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026C7B">
              <w:rPr>
                <w:rFonts w:ascii="Calibri" w:hAnsi="Calibri" w:cs="Arial"/>
                <w:b/>
                <w:caps/>
                <w:sz w:val="18"/>
                <w:szCs w:val="18"/>
              </w:rPr>
              <w:t>BUILDER OR INSTALLER INFORMATION AS SHOWN ON THE CERTIFICATE</w:t>
            </w:r>
            <w:r>
              <w:rPr>
                <w:rFonts w:ascii="Calibri" w:hAnsi="Calibri" w:cs="Arial"/>
                <w:b/>
                <w:caps/>
                <w:sz w:val="18"/>
                <w:szCs w:val="18"/>
              </w:rPr>
              <w:t xml:space="preserve"> OF INSTALLATION</w:t>
            </w:r>
          </w:p>
        </w:tc>
      </w:tr>
      <w:tr w:rsidR="00C67C16" w:rsidRPr="008223A4" w14:paraId="1881D8E2" w14:textId="77777777" w:rsidTr="00675413">
        <w:tblPrEx>
          <w:tblCellMar>
            <w:left w:w="115" w:type="dxa"/>
            <w:right w:w="115" w:type="dxa"/>
          </w:tblCellMar>
        </w:tblPrEx>
        <w:trPr>
          <w:trHeight w:hRule="exact" w:val="360"/>
        </w:trPr>
        <w:tc>
          <w:tcPr>
            <w:tcW w:w="10950" w:type="dxa"/>
            <w:gridSpan w:val="4"/>
            <w:vAlign w:val="center"/>
          </w:tcPr>
          <w:p w14:paraId="713BA6FB" w14:textId="77777777" w:rsidR="00C67C16" w:rsidRPr="008223A4" w:rsidRDefault="00C67C16" w:rsidP="006754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Company N</w:t>
            </w:r>
            <w:r>
              <w:rPr>
                <w:rFonts w:ascii="Calibri" w:hAnsi="Calibri"/>
                <w:sz w:val="14"/>
                <w:szCs w:val="14"/>
              </w:rPr>
              <w:t>ame (Installing Subcontractor,</w:t>
            </w:r>
            <w:r w:rsidRPr="008223A4">
              <w:rPr>
                <w:rFonts w:ascii="Calibri" w:hAnsi="Calibri"/>
                <w:sz w:val="14"/>
                <w:szCs w:val="14"/>
              </w:rPr>
              <w:t xml:space="preserve"> General Contractor</w:t>
            </w:r>
            <w:r>
              <w:rPr>
                <w:rFonts w:ascii="Calibri" w:hAnsi="Calibri"/>
                <w:sz w:val="14"/>
                <w:szCs w:val="14"/>
              </w:rPr>
              <w:t>,</w:t>
            </w:r>
            <w:r w:rsidRPr="008223A4">
              <w:rPr>
                <w:rFonts w:ascii="Calibri" w:hAnsi="Calibri"/>
                <w:sz w:val="14"/>
                <w:szCs w:val="14"/>
              </w:rPr>
              <w:t xml:space="preserve"> or Builder/Owner):</w:t>
            </w:r>
          </w:p>
        </w:tc>
      </w:tr>
      <w:tr w:rsidR="00C67C16" w:rsidRPr="008223A4" w14:paraId="4893CA73" w14:textId="77777777" w:rsidTr="00675413">
        <w:tblPrEx>
          <w:tblCellMar>
            <w:left w:w="115" w:type="dxa"/>
            <w:right w:w="115" w:type="dxa"/>
          </w:tblCellMar>
        </w:tblPrEx>
        <w:trPr>
          <w:trHeight w:hRule="exact" w:val="360"/>
        </w:trPr>
        <w:tc>
          <w:tcPr>
            <w:tcW w:w="5475" w:type="dxa"/>
            <w:gridSpan w:val="2"/>
          </w:tcPr>
          <w:p w14:paraId="486A0694" w14:textId="77777777" w:rsidR="00C67C16" w:rsidRPr="008223A4" w:rsidRDefault="00C67C16" w:rsidP="0067541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 xml:space="preserve">Responsible </w:t>
            </w:r>
            <w:r>
              <w:rPr>
                <w:rFonts w:ascii="Calibri" w:hAnsi="Calibri"/>
                <w:sz w:val="14"/>
                <w:szCs w:val="14"/>
              </w:rPr>
              <w:t>Builder or Installer</w:t>
            </w:r>
            <w:r w:rsidRPr="008223A4">
              <w:rPr>
                <w:rFonts w:ascii="Calibri" w:hAnsi="Calibri"/>
                <w:sz w:val="14"/>
                <w:szCs w:val="14"/>
              </w:rPr>
              <w:t xml:space="preserve"> Name:</w:t>
            </w:r>
          </w:p>
        </w:tc>
        <w:tc>
          <w:tcPr>
            <w:tcW w:w="5475" w:type="dxa"/>
            <w:gridSpan w:val="2"/>
          </w:tcPr>
          <w:p w14:paraId="268B499D" w14:textId="77777777" w:rsidR="00C67C16" w:rsidRPr="008223A4" w:rsidRDefault="00C67C16" w:rsidP="0067541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8223A4">
              <w:rPr>
                <w:rFonts w:ascii="Calibri" w:hAnsi="Calibri"/>
                <w:sz w:val="14"/>
                <w:szCs w:val="14"/>
              </w:rPr>
              <w:t>CSLB License:</w:t>
            </w:r>
          </w:p>
        </w:tc>
      </w:tr>
      <w:tr w:rsidR="00C67C16" w:rsidRPr="001B6B55" w14:paraId="3C1F05C4" w14:textId="77777777" w:rsidTr="00675413">
        <w:tblPrEx>
          <w:tblCellMar>
            <w:left w:w="108" w:type="dxa"/>
            <w:right w:w="108" w:type="dxa"/>
          </w:tblCellMar>
        </w:tblPrEx>
        <w:trPr>
          <w:trHeight w:hRule="exact" w:val="288"/>
        </w:trPr>
        <w:tc>
          <w:tcPr>
            <w:tcW w:w="10950" w:type="dxa"/>
            <w:gridSpan w:val="4"/>
            <w:vAlign w:val="center"/>
          </w:tcPr>
          <w:p w14:paraId="68CA8361" w14:textId="77777777" w:rsidR="00C67C16" w:rsidRPr="001B6B55" w:rsidRDefault="00C67C16" w:rsidP="0067541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Pr>
                <w:rFonts w:ascii="Calibri" w:hAnsi="Calibri" w:cs="Arial"/>
                <w:b/>
                <w:caps/>
                <w:sz w:val="18"/>
                <w:szCs w:val="18"/>
              </w:rPr>
              <w:t>HERS</w:t>
            </w:r>
            <w:proofErr w:type="gramEnd"/>
            <w:r>
              <w:rPr>
                <w:rFonts w:ascii="Calibri" w:hAnsi="Calibri" w:cs="Arial"/>
                <w:b/>
                <w:caps/>
                <w:sz w:val="18"/>
                <w:szCs w:val="18"/>
              </w:rPr>
              <w:t xml:space="preserve"> PROVIDER DATA REGISTRY INFORMATION</w:t>
            </w:r>
          </w:p>
        </w:tc>
      </w:tr>
      <w:tr w:rsidR="00C67C16" w:rsidRPr="008223A4" w14:paraId="47249D9F" w14:textId="77777777" w:rsidTr="00675413">
        <w:tblPrEx>
          <w:tblCellMar>
            <w:left w:w="108" w:type="dxa"/>
            <w:right w:w="108" w:type="dxa"/>
          </w:tblCellMar>
        </w:tblPrEx>
        <w:trPr>
          <w:trHeight w:hRule="exact" w:val="360"/>
        </w:trPr>
        <w:tc>
          <w:tcPr>
            <w:tcW w:w="5482" w:type="dxa"/>
            <w:gridSpan w:val="3"/>
          </w:tcPr>
          <w:p w14:paraId="0D2D0EC4" w14:textId="77777777" w:rsidR="00C67C16" w:rsidRPr="008223A4" w:rsidRDefault="00C67C16" w:rsidP="006754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Pr>
                <w:rFonts w:ascii="Calibri" w:hAnsi="Calibri"/>
                <w:sz w:val="14"/>
                <w:szCs w:val="14"/>
              </w:rPr>
              <w:t>Sample Group Number</w:t>
            </w:r>
            <w:r w:rsidRPr="008223A4">
              <w:rPr>
                <w:rFonts w:ascii="Calibri" w:hAnsi="Calibri"/>
                <w:sz w:val="14"/>
                <w:szCs w:val="14"/>
              </w:rPr>
              <w:t xml:space="preserve"> (if applicable):</w:t>
            </w:r>
          </w:p>
        </w:tc>
        <w:tc>
          <w:tcPr>
            <w:tcW w:w="5468" w:type="dxa"/>
          </w:tcPr>
          <w:p w14:paraId="149C3186" w14:textId="77777777" w:rsidR="00C67C16" w:rsidRPr="008223A4" w:rsidRDefault="00C67C16" w:rsidP="0067541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637A7">
              <w:rPr>
                <w:rFonts w:ascii="Calibri" w:hAnsi="Calibri"/>
                <w:sz w:val="14"/>
                <w:szCs w:val="14"/>
              </w:rPr>
              <w:t>Dwelling Test Status in Sample Group (if applicable)</w:t>
            </w:r>
          </w:p>
        </w:tc>
      </w:tr>
      <w:tr w:rsidR="00C67C16" w:rsidRPr="001B6B55" w14:paraId="7198EEEC" w14:textId="77777777" w:rsidTr="00675413">
        <w:tblPrEx>
          <w:tblCellMar>
            <w:left w:w="108" w:type="dxa"/>
            <w:right w:w="108" w:type="dxa"/>
          </w:tblCellMar>
        </w:tblPrEx>
        <w:trPr>
          <w:trHeight w:val="288"/>
        </w:trPr>
        <w:tc>
          <w:tcPr>
            <w:tcW w:w="10950" w:type="dxa"/>
            <w:gridSpan w:val="4"/>
            <w:vAlign w:val="center"/>
          </w:tcPr>
          <w:p w14:paraId="62BFC296" w14:textId="77777777" w:rsidR="00C67C16" w:rsidRPr="001B6B55" w:rsidRDefault="00C67C16" w:rsidP="0067541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Pr>
                <w:rFonts w:ascii="Calibri" w:hAnsi="Calibri" w:cs="Arial"/>
                <w:b/>
                <w:caps/>
                <w:sz w:val="18"/>
                <w:szCs w:val="18"/>
              </w:rPr>
              <w:t>HERS</w:t>
            </w:r>
            <w:proofErr w:type="gramEnd"/>
            <w:r>
              <w:rPr>
                <w:rFonts w:ascii="Calibri" w:hAnsi="Calibri" w:cs="Arial"/>
                <w:b/>
                <w:caps/>
                <w:sz w:val="18"/>
                <w:szCs w:val="18"/>
              </w:rPr>
              <w:t xml:space="preserve"> RATER INFORMATION</w:t>
            </w:r>
          </w:p>
        </w:tc>
      </w:tr>
      <w:tr w:rsidR="00C67C16" w:rsidRPr="008223A4" w14:paraId="53343D20" w14:textId="77777777" w:rsidTr="00675413">
        <w:tblPrEx>
          <w:tblCellMar>
            <w:left w:w="108" w:type="dxa"/>
            <w:right w:w="108" w:type="dxa"/>
          </w:tblCellMar>
        </w:tblPrEx>
        <w:trPr>
          <w:trHeight w:hRule="exact" w:val="360"/>
        </w:trPr>
        <w:tc>
          <w:tcPr>
            <w:tcW w:w="10950" w:type="dxa"/>
            <w:gridSpan w:val="4"/>
          </w:tcPr>
          <w:p w14:paraId="1312CC4C" w14:textId="77777777" w:rsidR="00C67C16" w:rsidRPr="008223A4" w:rsidRDefault="00C67C16" w:rsidP="0067541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HERS Rater Company Name:</w:t>
            </w:r>
          </w:p>
        </w:tc>
      </w:tr>
      <w:tr w:rsidR="00C67C16" w:rsidRPr="008223A4" w14:paraId="1B2F6634" w14:textId="77777777" w:rsidTr="00675413">
        <w:tblPrEx>
          <w:tblCellMar>
            <w:left w:w="108" w:type="dxa"/>
            <w:right w:w="108" w:type="dxa"/>
          </w:tblCellMar>
        </w:tblPrEx>
        <w:trPr>
          <w:trHeight w:hRule="exact" w:val="360"/>
        </w:trPr>
        <w:tc>
          <w:tcPr>
            <w:tcW w:w="5482" w:type="dxa"/>
            <w:gridSpan w:val="3"/>
          </w:tcPr>
          <w:p w14:paraId="1619D356" w14:textId="77777777" w:rsidR="00C67C16" w:rsidRPr="008223A4" w:rsidRDefault="00C67C16" w:rsidP="006754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 xml:space="preserve">Responsible </w:t>
            </w:r>
            <w:r>
              <w:rPr>
                <w:rFonts w:ascii="Calibri" w:hAnsi="Calibri"/>
                <w:sz w:val="14"/>
                <w:szCs w:val="14"/>
              </w:rPr>
              <w:t>Rater</w:t>
            </w:r>
            <w:r w:rsidRPr="008223A4">
              <w:rPr>
                <w:rFonts w:ascii="Calibri" w:hAnsi="Calibri"/>
                <w:sz w:val="14"/>
                <w:szCs w:val="14"/>
              </w:rPr>
              <w:t xml:space="preserve"> Name:</w:t>
            </w:r>
          </w:p>
        </w:tc>
        <w:tc>
          <w:tcPr>
            <w:tcW w:w="5468" w:type="dxa"/>
          </w:tcPr>
          <w:p w14:paraId="77CD547E" w14:textId="77777777" w:rsidR="00C67C16" w:rsidRPr="008223A4" w:rsidRDefault="00C67C16" w:rsidP="006754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Responsible Rater Signature:</w:t>
            </w:r>
          </w:p>
        </w:tc>
      </w:tr>
      <w:tr w:rsidR="00C67C16" w:rsidRPr="008223A4" w14:paraId="11454DE0" w14:textId="77777777" w:rsidTr="00675413">
        <w:tblPrEx>
          <w:tblCellMar>
            <w:left w:w="108" w:type="dxa"/>
            <w:right w:w="108" w:type="dxa"/>
          </w:tblCellMar>
        </w:tblPrEx>
        <w:trPr>
          <w:trHeight w:hRule="exact" w:val="360"/>
        </w:trPr>
        <w:tc>
          <w:tcPr>
            <w:tcW w:w="5482" w:type="dxa"/>
            <w:gridSpan w:val="3"/>
          </w:tcPr>
          <w:p w14:paraId="04709942" w14:textId="77777777" w:rsidR="00C67C16" w:rsidRPr="008223A4" w:rsidRDefault="00C67C16" w:rsidP="006754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Rater</w:t>
            </w:r>
            <w:r w:rsidRPr="008223A4">
              <w:rPr>
                <w:rFonts w:ascii="Calibri" w:hAnsi="Calibri"/>
                <w:sz w:val="14"/>
                <w:szCs w:val="14"/>
              </w:rPr>
              <w:t xml:space="preserve"> Certification Number w/ this HERS Provider</w:t>
            </w:r>
            <w:r>
              <w:rPr>
                <w:rFonts w:ascii="Calibri" w:hAnsi="Calibri"/>
                <w:sz w:val="14"/>
                <w:szCs w:val="14"/>
              </w:rPr>
              <w:t>:</w:t>
            </w:r>
          </w:p>
        </w:tc>
        <w:tc>
          <w:tcPr>
            <w:tcW w:w="5468" w:type="dxa"/>
          </w:tcPr>
          <w:p w14:paraId="6EB42D93" w14:textId="77777777" w:rsidR="00C67C16" w:rsidRPr="008223A4" w:rsidRDefault="00C67C16" w:rsidP="0067541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Date Signed:</w:t>
            </w:r>
          </w:p>
        </w:tc>
      </w:tr>
    </w:tbl>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180" w:footer="576" w:gutter="0"/>
          <w:pgNumType w:start="1"/>
          <w:cols w:space="720"/>
          <w:docGrid w:linePitch="272"/>
        </w:sectPr>
      </w:pPr>
    </w:p>
    <w:p w14:paraId="4A3A5B11" w14:textId="1A51EA8E" w:rsidR="00EA01F0" w:rsidRPr="002F4374" w:rsidRDefault="009B5C14" w:rsidP="009B5C14">
      <w:pPr>
        <w:jc w:val="center"/>
        <w:rPr>
          <w:rFonts w:ascii="Calibri" w:hAnsi="Calibri"/>
          <w:b/>
          <w:szCs w:val="18"/>
        </w:rPr>
      </w:pPr>
      <w:r w:rsidRPr="002F4374">
        <w:rPr>
          <w:rFonts w:ascii="Calibri" w:hAnsi="Calibri"/>
          <w:b/>
          <w:szCs w:val="18"/>
        </w:rPr>
        <w:lastRenderedPageBreak/>
        <w:t>CF</w:t>
      </w:r>
      <w:r w:rsidR="00675413">
        <w:rPr>
          <w:rFonts w:ascii="Calibri" w:hAnsi="Calibri"/>
          <w:b/>
          <w:szCs w:val="18"/>
        </w:rPr>
        <w:t>3</w:t>
      </w:r>
      <w:r w:rsidRPr="002F4374">
        <w:rPr>
          <w:rFonts w:ascii="Calibri" w:hAnsi="Calibri"/>
          <w:b/>
          <w:szCs w:val="18"/>
        </w:rPr>
        <w:t>R-ENV-20a-H User Instructions</w:t>
      </w:r>
    </w:p>
    <w:p w14:paraId="4A3A5B12" w14:textId="77777777" w:rsidR="00EA01F0" w:rsidRPr="00BF1ADA" w:rsidRDefault="00EA01F0" w:rsidP="009762F6">
      <w:pPr>
        <w:rPr>
          <w:rFonts w:ascii="Calibri" w:hAnsi="Calibri"/>
          <w:sz w:val="18"/>
          <w:szCs w:val="18"/>
        </w:rPr>
      </w:pPr>
    </w:p>
    <w:p w14:paraId="4A3A5B13" w14:textId="53A015F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772E421E" w14:textId="6C8A904D" w:rsidR="00EC07D1" w:rsidRPr="007D783C" w:rsidRDefault="00EC07D1">
      <w:pPr>
        <w:pStyle w:val="ListParagraph"/>
        <w:rPr>
          <w:rFonts w:ascii="Calibri" w:hAnsi="Calibri"/>
          <w:sz w:val="18"/>
          <w:szCs w:val="18"/>
        </w:rPr>
        <w:pPrChange w:id="92" w:author="Shewmaker, Michael@Energy" w:date="2021-11-23T10:53:00Z">
          <w:pPr>
            <w:pStyle w:val="ListParagraph"/>
            <w:numPr>
              <w:numId w:val="15"/>
            </w:numPr>
            <w:ind w:hanging="360"/>
          </w:pPr>
        </w:pPrChange>
      </w:pPr>
      <w:del w:id="93" w:author="Shewmaker, Michael@Energy" w:date="2021-11-23T10:53:00Z">
        <w:r w:rsidRPr="007D783C" w:rsidDel="007D783C">
          <w:rPr>
            <w:rFonts w:ascii="Calibri" w:hAnsi="Calibri"/>
            <w:sz w:val="18"/>
            <w:szCs w:val="18"/>
          </w:rPr>
          <w:delText>This field is automatically filled from the CF1R w</w:delText>
        </w:r>
        <w:r w:rsidR="005A57F7" w:rsidRPr="007D783C" w:rsidDel="007D783C">
          <w:rPr>
            <w:rFonts w:ascii="Calibri" w:hAnsi="Calibri"/>
            <w:sz w:val="18"/>
            <w:szCs w:val="18"/>
          </w:rPr>
          <w:delText xml:space="preserve">hich determines </w:delText>
        </w:r>
        <w:r w:rsidR="00C65A7D" w:rsidRPr="007D783C" w:rsidDel="007D783C">
          <w:rPr>
            <w:rFonts w:ascii="Calibri" w:hAnsi="Calibri"/>
            <w:sz w:val="18"/>
            <w:szCs w:val="18"/>
          </w:rPr>
          <w:delText xml:space="preserve">if </w:delText>
        </w:r>
        <w:r w:rsidR="002E7F09" w:rsidRPr="007D783C" w:rsidDel="007D783C">
          <w:rPr>
            <w:rFonts w:ascii="Calibri" w:hAnsi="Calibri"/>
            <w:sz w:val="18"/>
            <w:szCs w:val="18"/>
          </w:rPr>
          <w:delText>a 0.3CFM/ft</w:delText>
        </w:r>
        <w:r w:rsidR="002E7F09" w:rsidRPr="007D783C" w:rsidDel="007D783C">
          <w:rPr>
            <w:rFonts w:ascii="Calibri" w:hAnsi="Calibri"/>
            <w:sz w:val="18"/>
            <w:szCs w:val="18"/>
            <w:vertAlign w:val="superscript"/>
          </w:rPr>
          <w:delText>2</w:delText>
        </w:r>
        <w:r w:rsidR="002E7F09" w:rsidRPr="007D783C" w:rsidDel="007D783C">
          <w:rPr>
            <w:rFonts w:ascii="Calibri" w:hAnsi="Calibri"/>
            <w:sz w:val="18"/>
            <w:szCs w:val="18"/>
          </w:rPr>
          <w:delText xml:space="preserve"> </w:delText>
        </w:r>
        <w:r w:rsidR="005A57F7" w:rsidRPr="007D783C" w:rsidDel="007D783C">
          <w:rPr>
            <w:rFonts w:ascii="Calibri" w:hAnsi="Calibri"/>
            <w:sz w:val="18"/>
            <w:szCs w:val="18"/>
          </w:rPr>
          <w:delText>compliance target value</w:delText>
        </w:r>
        <w:r w:rsidR="00C65A7D" w:rsidRPr="007D783C" w:rsidDel="007D783C">
          <w:rPr>
            <w:rFonts w:ascii="Calibri" w:hAnsi="Calibri"/>
            <w:sz w:val="18"/>
            <w:szCs w:val="18"/>
          </w:rPr>
          <w:delText xml:space="preserve"> is required</w:delText>
        </w:r>
        <w:r w:rsidRPr="007D783C" w:rsidDel="007D783C">
          <w:rPr>
            <w:rFonts w:ascii="Calibri" w:hAnsi="Calibri"/>
            <w:sz w:val="18"/>
            <w:szCs w:val="18"/>
          </w:rPr>
          <w:delText>.</w:delText>
        </w:r>
      </w:del>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445A7A1F"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ins w:id="94" w:author="Shewmaker, Michael@Energy" w:date="2021-11-23T11:58:00Z">
        <w:r w:rsidR="00F84715">
          <w:rPr>
            <w:rFonts w:ascii="Calibri" w:hAnsi="Calibri"/>
            <w:sz w:val="18"/>
            <w:szCs w:val="18"/>
          </w:rPr>
          <w:t>Refe</w:t>
        </w:r>
      </w:ins>
      <w:ins w:id="95" w:author="Shewmaker, Michael@Energy" w:date="2021-11-23T11:59:00Z">
        <w:r w:rsidR="00F84715">
          <w:rPr>
            <w:rFonts w:ascii="Calibri" w:hAnsi="Calibri"/>
            <w:sz w:val="18"/>
            <w:szCs w:val="18"/>
          </w:rPr>
          <w:t xml:space="preserve">rence Appendices, </w:t>
        </w:r>
      </w:ins>
      <w:r>
        <w:rPr>
          <w:rFonts w:ascii="Calibri" w:hAnsi="Calibri"/>
          <w:sz w:val="18"/>
          <w:szCs w:val="18"/>
        </w:rPr>
        <w:t>Joint Appendix JA2.2</w:t>
      </w:r>
      <w:r w:rsidR="00F47523">
        <w:rPr>
          <w:rFonts w:ascii="Calibri" w:hAnsi="Calibri"/>
          <w:sz w:val="18"/>
          <w:szCs w:val="18"/>
        </w:rPr>
        <w:t>.</w:t>
      </w:r>
    </w:p>
    <w:p w14:paraId="6CBA3972" w14:textId="36F6CA25" w:rsidR="00EC07D1" w:rsidDel="00F84715" w:rsidRDefault="00EC07D1" w:rsidP="00EC07D1">
      <w:pPr>
        <w:pStyle w:val="ListParagraph"/>
        <w:numPr>
          <w:ilvl w:val="0"/>
          <w:numId w:val="15"/>
        </w:numPr>
        <w:rPr>
          <w:del w:id="96" w:author="Shewmaker, Michael@Energy" w:date="2021-11-23T11:59:00Z"/>
          <w:rFonts w:ascii="Calibri" w:hAnsi="Calibri"/>
          <w:sz w:val="18"/>
          <w:szCs w:val="18"/>
        </w:rPr>
      </w:pPr>
      <w:del w:id="97" w:author="Shewmaker, Michael@Energy" w:date="2021-11-23T11:59:00Z">
        <w:r w:rsidDel="00F84715">
          <w:rPr>
            <w:rFonts w:ascii="Calibri" w:hAnsi="Calibri"/>
            <w:sz w:val="18"/>
            <w:szCs w:val="18"/>
          </w:rPr>
          <w:delText>Enter the total dwelling unit floor area if HERS verification of dwelling compartmentalization leakage is required.</w:delText>
        </w:r>
      </w:del>
    </w:p>
    <w:p w14:paraId="3F3ACC1E" w14:textId="30B92444" w:rsidR="00EC07D1" w:rsidDel="00F84715" w:rsidRDefault="00EC07D1" w:rsidP="00EC07D1">
      <w:pPr>
        <w:pStyle w:val="ListParagraph"/>
        <w:numPr>
          <w:ilvl w:val="0"/>
          <w:numId w:val="15"/>
        </w:numPr>
        <w:rPr>
          <w:del w:id="98" w:author="Shewmaker, Michael@Energy" w:date="2021-11-23T11:59:00Z"/>
          <w:rFonts w:ascii="Calibri" w:hAnsi="Calibri"/>
          <w:sz w:val="18"/>
          <w:szCs w:val="18"/>
        </w:rPr>
      </w:pPr>
      <w:del w:id="99" w:author="Shewmaker, Michael@Energy" w:date="2021-11-23T11:59:00Z">
        <w:r w:rsidDel="00F84715">
          <w:rPr>
            <w:rFonts w:ascii="Calibri" w:hAnsi="Calibri"/>
            <w:sz w:val="18"/>
            <w:szCs w:val="18"/>
          </w:rPr>
          <w:delText>Enter the total dwelling unit ceiling area if HERS verification of dwelling compartmentalization leakage is required.</w:delText>
        </w:r>
      </w:del>
    </w:p>
    <w:p w14:paraId="4DB55E8F" w14:textId="283BAB35" w:rsidR="00EC07D1" w:rsidDel="00F84715" w:rsidRDefault="00EC07D1" w:rsidP="00EC07D1">
      <w:pPr>
        <w:pStyle w:val="ListParagraph"/>
        <w:numPr>
          <w:ilvl w:val="0"/>
          <w:numId w:val="15"/>
        </w:numPr>
        <w:rPr>
          <w:del w:id="100" w:author="Shewmaker, Michael@Energy" w:date="2021-11-23T11:59:00Z"/>
          <w:rFonts w:ascii="Calibri" w:hAnsi="Calibri"/>
          <w:sz w:val="18"/>
          <w:szCs w:val="18"/>
        </w:rPr>
      </w:pPr>
      <w:del w:id="101" w:author="Shewmaker, Michael@Energy" w:date="2021-11-23T11:59:00Z">
        <w:r w:rsidDel="00F84715">
          <w:rPr>
            <w:rFonts w:ascii="Calibri" w:hAnsi="Calibri"/>
            <w:sz w:val="18"/>
            <w:szCs w:val="18"/>
          </w:rPr>
          <w:delText>Enter the total dwelling unit exterior wall area if HERS verification of dwelling compartmentalization leakage is required.</w:delText>
        </w:r>
      </w:del>
    </w:p>
    <w:p w14:paraId="41F96E9D" w14:textId="754E429E" w:rsidR="00EC07D1" w:rsidDel="00F84715" w:rsidRDefault="00EC07D1" w:rsidP="00EC07D1">
      <w:pPr>
        <w:pStyle w:val="ListParagraph"/>
        <w:numPr>
          <w:ilvl w:val="0"/>
          <w:numId w:val="15"/>
        </w:numPr>
        <w:rPr>
          <w:del w:id="102" w:author="Shewmaker, Michael@Energy" w:date="2021-11-23T11:59:00Z"/>
          <w:rFonts w:ascii="Calibri" w:hAnsi="Calibri"/>
          <w:sz w:val="18"/>
          <w:szCs w:val="18"/>
        </w:rPr>
      </w:pPr>
      <w:del w:id="103" w:author="Shewmaker, Michael@Energy" w:date="2021-11-23T11:59:00Z">
        <w:r w:rsidDel="00F84715">
          <w:rPr>
            <w:rFonts w:ascii="Calibri" w:hAnsi="Calibri"/>
            <w:sz w:val="18"/>
            <w:szCs w:val="18"/>
          </w:rPr>
          <w:delText>Enter the total dwelling unit wall area shared with other dwelling units if HERS verification of dwelling compartmentalization leakage is required.</w:delText>
        </w:r>
      </w:del>
    </w:p>
    <w:p w14:paraId="19154EA3" w14:textId="677EB4DA" w:rsidR="00EC07D1" w:rsidDel="00F84715" w:rsidRDefault="00EC07D1" w:rsidP="00EC07D1">
      <w:pPr>
        <w:pStyle w:val="ListParagraph"/>
        <w:numPr>
          <w:ilvl w:val="0"/>
          <w:numId w:val="15"/>
        </w:numPr>
        <w:rPr>
          <w:del w:id="104" w:author="Shewmaker, Michael@Energy" w:date="2021-11-23T11:59:00Z"/>
          <w:rFonts w:ascii="Calibri" w:hAnsi="Calibri"/>
          <w:sz w:val="18"/>
          <w:szCs w:val="18"/>
        </w:rPr>
      </w:pPr>
      <w:del w:id="105" w:author="Shewmaker, Michael@Energy" w:date="2021-11-23T11:59:00Z">
        <w:r w:rsidDel="00F84715">
          <w:rPr>
            <w:rFonts w:ascii="Calibri" w:hAnsi="Calibri"/>
            <w:sz w:val="18"/>
            <w:szCs w:val="18"/>
          </w:rPr>
          <w:delText xml:space="preserve">This field is automatically calculated as the sum of the total dwelling unit surface area </w:delText>
        </w:r>
        <w:r w:rsidR="005A57F7" w:rsidDel="00F84715">
          <w:rPr>
            <w:rFonts w:ascii="Calibri" w:hAnsi="Calibri"/>
            <w:sz w:val="18"/>
            <w:szCs w:val="18"/>
          </w:rPr>
          <w:delText>i</w:delText>
        </w:r>
        <w:r w:rsidDel="00F84715">
          <w:rPr>
            <w:rFonts w:ascii="Calibri" w:hAnsi="Calibri"/>
            <w:sz w:val="18"/>
            <w:szCs w:val="18"/>
          </w:rPr>
          <w:delText>f HERS verification of dwelling compartmentalization leakage is required.</w:delText>
        </w:r>
      </w:del>
    </w:p>
    <w:p w14:paraId="61766F45" w14:textId="592A281C" w:rsidR="00EC07D1" w:rsidDel="00F84715" w:rsidRDefault="00EC07D1" w:rsidP="00EC07D1">
      <w:pPr>
        <w:pStyle w:val="ListParagraph"/>
        <w:numPr>
          <w:ilvl w:val="0"/>
          <w:numId w:val="15"/>
        </w:numPr>
        <w:rPr>
          <w:del w:id="106" w:author="Shewmaker, Michael@Energy" w:date="2021-11-23T11:59:00Z"/>
          <w:rFonts w:ascii="Calibri" w:hAnsi="Calibri"/>
          <w:sz w:val="18"/>
          <w:szCs w:val="18"/>
        </w:rPr>
      </w:pPr>
      <w:del w:id="107" w:author="Shewmaker, Michael@Energy" w:date="2021-11-23T11:59:00Z">
        <w:r w:rsidDel="00F84715">
          <w:rPr>
            <w:rFonts w:ascii="Calibri" w:hAnsi="Calibri"/>
            <w:sz w:val="18"/>
            <w:szCs w:val="18"/>
          </w:rPr>
          <w:delText xml:space="preserve">This field is automatically calculated as the target dwelling unit compartmentalization leakage value if HERS verification of dwelling compartmentalization leakage is required. </w:delText>
        </w:r>
      </w:del>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0AE6B3D3"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4F8D6C0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7F757811"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588C213B"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321F9871"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del w:id="108" w:author="Shewmaker, Michael@Energy" w:date="2021-11-23T11:08:00Z">
        <w:r w:rsidRPr="00BF1ADA" w:rsidDel="00611E49">
          <w:rPr>
            <w:rFonts w:ascii="Calibri" w:hAnsi="Calibri"/>
            <w:sz w:val="18"/>
            <w:szCs w:val="18"/>
          </w:rPr>
          <w:delText>8</w:delText>
        </w:r>
      </w:del>
      <w:ins w:id="109" w:author="Shewmaker, Michael@Energy" w:date="2021-11-23T11:08:00Z">
        <w:r w:rsidR="00611E49">
          <w:rPr>
            <w:rFonts w:ascii="Calibri" w:hAnsi="Calibri"/>
            <w:sz w:val="18"/>
            <w:szCs w:val="18"/>
          </w:rPr>
          <w:t>7</w:t>
        </w:r>
      </w:ins>
      <w:r w:rsidRPr="00BF1ADA">
        <w:rPr>
          <w:rFonts w:ascii="Calibri" w:hAnsi="Calibri"/>
          <w:sz w:val="18"/>
          <w:szCs w:val="18"/>
        </w:rPr>
        <w:t xml:space="preserve"> above, an error will appear.</w:t>
      </w:r>
    </w:p>
    <w:p w14:paraId="4A3A5B24" w14:textId="0EEA0399"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298BC41"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787AE1E0"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D384D88"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4031753"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(ENV20a)</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45EA8A90"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7E0796C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3441EF8A"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45D52DB9"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BB9990C"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355A894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703935BC"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2EF1F18F"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ins w:id="110" w:author="Shewmaker, Michael@Energy" w:date="2021-11-23T12:02:00Z">
        <w:r w:rsidR="00B11D23">
          <w:rPr>
            <w:rFonts w:ascii="Calibri" w:hAnsi="Calibri"/>
            <w:sz w:val="18"/>
            <w:szCs w:val="18"/>
          </w:rPr>
          <w:t>9</w:t>
        </w:r>
      </w:ins>
      <w:del w:id="111" w:author="Shewmaker, Michael@Energy" w:date="2021-11-23T12:02:00Z">
        <w:r w:rsidR="00FB41F0" w:rsidDel="00B11D23">
          <w:rPr>
            <w:rFonts w:ascii="Calibri" w:hAnsi="Calibri"/>
            <w:sz w:val="18"/>
            <w:szCs w:val="18"/>
          </w:rPr>
          <w:delText>0</w:delText>
        </w:r>
      </w:del>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7B96F36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3A53CB39" w:rsidR="00E223BF" w:rsidRDefault="0009311F" w:rsidP="000A71EB">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del w:id="112" w:author="Shewmaker, Michael@Energy" w:date="2021-11-23T11:12:00Z">
        <w:r w:rsidR="00E223BF" w:rsidDel="00D3176A">
          <w:rPr>
            <w:rFonts w:ascii="Calibri" w:hAnsi="Calibri"/>
            <w:sz w:val="18"/>
            <w:szCs w:val="18"/>
          </w:rPr>
          <w:delText>e</w:delText>
        </w:r>
      </w:del>
      <w:ins w:id="113" w:author="Shewmaker, Michael@Energy" w:date="2021-11-23T11:12:00Z">
        <w:r w:rsidR="00D3176A">
          <w:rPr>
            <w:rFonts w:ascii="Calibri" w:hAnsi="Calibri"/>
            <w:sz w:val="18"/>
            <w:szCs w:val="18"/>
          </w:rPr>
          <w:t>E</w:t>
        </w:r>
      </w:ins>
      <w:r w:rsidR="00E223BF">
        <w:rPr>
          <w:rFonts w:ascii="Calibri" w:hAnsi="Calibri"/>
          <w:sz w:val="18"/>
          <w:szCs w:val="18"/>
        </w:rPr>
        <w:t>quation 5a from ANSI/RESNET/ICC 380-</w:t>
      </w:r>
      <w:del w:id="114" w:author="Shewmaker, Michael@Energy" w:date="2021-11-23T11:56:00Z">
        <w:r w:rsidR="00E223BF" w:rsidDel="00F62ADA">
          <w:rPr>
            <w:rFonts w:ascii="Calibri" w:hAnsi="Calibri"/>
            <w:sz w:val="18"/>
            <w:szCs w:val="18"/>
          </w:rPr>
          <w:delText>2016</w:delText>
        </w:r>
      </w:del>
      <w:ins w:id="115" w:author="Shewmaker, Michael@Energy" w:date="2021-11-23T11:56:00Z">
        <w:r w:rsidR="00F62ADA">
          <w:rPr>
            <w:rFonts w:ascii="Calibri" w:hAnsi="Calibri"/>
            <w:sz w:val="18"/>
            <w:szCs w:val="18"/>
          </w:rPr>
          <w:t>2019</w:t>
        </w:r>
      </w:ins>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2071D48F"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41063D9F" w:rsidR="0009311F" w:rsidRPr="00782762" w:rsidDel="00D3176A" w:rsidRDefault="0009311F" w:rsidP="0009311F">
      <w:pPr>
        <w:pStyle w:val="ListParagraph"/>
        <w:numPr>
          <w:ilvl w:val="0"/>
          <w:numId w:val="22"/>
        </w:numPr>
        <w:rPr>
          <w:del w:id="116" w:author="Shewmaker, Michael@Energy" w:date="2021-11-23T11:12:00Z"/>
          <w:rFonts w:ascii="Calibri" w:hAnsi="Calibri"/>
          <w:sz w:val="18"/>
          <w:szCs w:val="18"/>
        </w:rPr>
      </w:pPr>
      <w:del w:id="117" w:author="Shewmaker, Michael@Energy" w:date="2021-11-23T11:12:00Z">
        <w:r w:rsidDel="00D3176A">
          <w:rPr>
            <w:rFonts w:ascii="Calibri" w:hAnsi="Calibri"/>
            <w:sz w:val="18"/>
            <w:szCs w:val="18"/>
          </w:rPr>
          <w:delText>This statement must be true (or not applicable) for the test to conform to the protocols.</w:delText>
        </w:r>
      </w:del>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367D7612" w:rsidR="0009311F" w:rsidRPr="00782762" w:rsidRDefault="0009311F" w:rsidP="000A71EB">
      <w:pPr>
        <w:pStyle w:val="ListParagraph"/>
        <w:rPr>
          <w:rFonts w:ascii="Calibri" w:hAnsi="Calibri"/>
          <w:sz w:val="18"/>
          <w:szCs w:val="18"/>
        </w:rPr>
      </w:pPr>
    </w:p>
    <w:p w14:paraId="4A3A5E02" w14:textId="77777777" w:rsidR="00EA01F0" w:rsidRDefault="00EA01F0">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Change w:id="122" w:author="Shewmaker, Michael@Energy" w:date="2021-11-23T11:12: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PrChange>
      </w:tblPr>
      <w:tblGrid>
        <w:gridCol w:w="582"/>
        <w:gridCol w:w="5104"/>
        <w:gridCol w:w="5104"/>
        <w:tblGridChange w:id="123">
          <w:tblGrid>
            <w:gridCol w:w="582"/>
            <w:gridCol w:w="5104"/>
            <w:gridCol w:w="5104"/>
          </w:tblGrid>
        </w:tblGridChange>
      </w:tblGrid>
      <w:tr w:rsidR="00EA01F0" w:rsidRPr="00A42BCC" w14:paraId="4A3A5E04" w14:textId="77777777" w:rsidTr="009A0E6E">
        <w:tc>
          <w:tcPr>
            <w:tcW w:w="10790" w:type="dxa"/>
            <w:gridSpan w:val="3"/>
            <w:vAlign w:val="center"/>
            <w:tcPrChange w:id="124" w:author="Shewmaker, Michael@Energy" w:date="2021-11-23T11:12:00Z">
              <w:tcPr>
                <w:tcW w:w="11016" w:type="dxa"/>
                <w:gridSpan w:val="3"/>
                <w:vAlign w:val="center"/>
              </w:tcPr>
            </w:tcPrChange>
          </w:tcPr>
          <w:p w14:paraId="4A3A5E03" w14:textId="0627709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9A0E6E">
        <w:tc>
          <w:tcPr>
            <w:tcW w:w="582" w:type="dxa"/>
            <w:vAlign w:val="center"/>
            <w:tcPrChange w:id="125" w:author="Shewmaker, Michael@Energy" w:date="2021-11-23T11:12:00Z">
              <w:tcPr>
                <w:tcW w:w="588" w:type="dxa"/>
                <w:vAlign w:val="center"/>
              </w:tcPr>
            </w:tcPrChange>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Change w:id="126" w:author="Shewmaker, Michael@Energy" w:date="2021-11-23T11:12:00Z">
              <w:tcPr>
                <w:tcW w:w="5214" w:type="dxa"/>
                <w:vAlign w:val="center"/>
              </w:tcPr>
            </w:tcPrChange>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Change w:id="127" w:author="Shewmaker, Michael@Energy" w:date="2021-11-23T11:12:00Z">
              <w:tcPr>
                <w:tcW w:w="5214" w:type="dxa"/>
                <w:vAlign w:val="center"/>
              </w:tcPr>
            </w:tcPrChange>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rsidDel="009A0E6E" w14:paraId="1FE7BD42" w14:textId="797AF2B7" w:rsidTr="009A0E6E">
        <w:trPr>
          <w:del w:id="128" w:author="Shewmaker, Michael@Energy" w:date="2021-11-23T11:12:00Z"/>
        </w:trPr>
        <w:tc>
          <w:tcPr>
            <w:tcW w:w="582" w:type="dxa"/>
            <w:vAlign w:val="center"/>
            <w:tcPrChange w:id="129" w:author="Shewmaker, Michael@Energy" w:date="2021-11-23T11:12:00Z">
              <w:tcPr>
                <w:tcW w:w="588" w:type="dxa"/>
                <w:vAlign w:val="center"/>
              </w:tcPr>
            </w:tcPrChange>
          </w:tcPr>
          <w:p w14:paraId="13716C10" w14:textId="7441A8EB" w:rsidR="005B6312" w:rsidRPr="00A42BCC" w:rsidDel="009A0E6E" w:rsidRDefault="005B6312" w:rsidP="005B6312">
            <w:pPr>
              <w:jc w:val="center"/>
              <w:rPr>
                <w:del w:id="130" w:author="Shewmaker, Michael@Energy" w:date="2021-11-23T11:12:00Z"/>
                <w:rFonts w:asciiTheme="minorHAnsi" w:hAnsiTheme="minorHAnsi"/>
                <w:sz w:val="18"/>
                <w:szCs w:val="18"/>
              </w:rPr>
            </w:pPr>
            <w:del w:id="131" w:author="Shewmaker, Michael@Energy" w:date="2021-11-23T11:12:00Z">
              <w:r w:rsidDel="009A0E6E">
                <w:rPr>
                  <w:rFonts w:asciiTheme="minorHAnsi" w:hAnsiTheme="minorHAnsi"/>
                  <w:sz w:val="18"/>
                  <w:szCs w:val="18"/>
                </w:rPr>
                <w:delText>02</w:delText>
              </w:r>
            </w:del>
          </w:p>
        </w:tc>
        <w:tc>
          <w:tcPr>
            <w:tcW w:w="5104" w:type="dxa"/>
            <w:vAlign w:val="center"/>
            <w:tcPrChange w:id="132" w:author="Shewmaker, Michael@Energy" w:date="2021-11-23T11:12:00Z">
              <w:tcPr>
                <w:tcW w:w="5214" w:type="dxa"/>
                <w:vAlign w:val="center"/>
              </w:tcPr>
            </w:tcPrChange>
          </w:tcPr>
          <w:p w14:paraId="014B530B" w14:textId="7A818697" w:rsidR="005B6312" w:rsidDel="009A0E6E" w:rsidRDefault="005B6312" w:rsidP="005B6312">
            <w:pPr>
              <w:rPr>
                <w:del w:id="133" w:author="Shewmaker, Michael@Energy" w:date="2021-11-23T11:12:00Z"/>
                <w:rFonts w:asciiTheme="minorHAnsi" w:hAnsiTheme="minorHAnsi"/>
                <w:sz w:val="18"/>
                <w:szCs w:val="18"/>
              </w:rPr>
            </w:pPr>
            <w:del w:id="134" w:author="Shewmaker, Michael@Energy" w:date="2021-11-23T11:12:00Z">
              <w:r w:rsidDel="009A0E6E">
                <w:rPr>
                  <w:rFonts w:asciiTheme="minorHAnsi" w:hAnsiTheme="minorHAnsi"/>
                  <w:sz w:val="18"/>
                  <w:szCs w:val="18"/>
                </w:rPr>
                <w:delText xml:space="preserve">Is HERS verification of dwelling compartmentalization leakage </w:delText>
              </w:r>
              <w:r w:rsidDel="009A0E6E">
                <w:rPr>
                  <w:rFonts w:asciiTheme="minorHAnsi" w:hAnsiTheme="minorHAnsi" w:cstheme="minorHAnsi"/>
                  <w:sz w:val="18"/>
                  <w:szCs w:val="18"/>
                </w:rPr>
                <w:delText>≤</w:delText>
              </w:r>
              <w:r w:rsidDel="009A0E6E">
                <w:rPr>
                  <w:rFonts w:asciiTheme="minorHAnsi" w:hAnsiTheme="minorHAnsi"/>
                  <w:sz w:val="18"/>
                  <w:szCs w:val="18"/>
                </w:rPr>
                <w:delText xml:space="preserve"> 0.3 CFM</w:delText>
              </w:r>
              <w:r w:rsidRPr="00820D66" w:rsidDel="009A0E6E">
                <w:rPr>
                  <w:rFonts w:asciiTheme="minorHAnsi" w:hAnsiTheme="minorHAnsi"/>
                  <w:sz w:val="18"/>
                  <w:szCs w:val="18"/>
                  <w:vertAlign w:val="subscript"/>
                </w:rPr>
                <w:delText>50</w:delText>
              </w:r>
              <w:r w:rsidDel="009A0E6E">
                <w:rPr>
                  <w:rFonts w:asciiTheme="minorHAnsi" w:hAnsiTheme="minorHAnsi"/>
                  <w:sz w:val="18"/>
                  <w:szCs w:val="18"/>
                </w:rPr>
                <w:delText>/ft</w:delText>
              </w:r>
              <w:r w:rsidRPr="00820D66" w:rsidDel="009A0E6E">
                <w:rPr>
                  <w:rFonts w:asciiTheme="minorHAnsi" w:hAnsiTheme="minorHAnsi"/>
                  <w:sz w:val="18"/>
                  <w:szCs w:val="18"/>
                  <w:vertAlign w:val="superscript"/>
                </w:rPr>
                <w:delText>2</w:delText>
              </w:r>
              <w:r w:rsidDel="009A0E6E">
                <w:rPr>
                  <w:rFonts w:asciiTheme="minorHAnsi" w:hAnsiTheme="minorHAnsi"/>
                  <w:sz w:val="18"/>
                  <w:szCs w:val="18"/>
                </w:rPr>
                <w:delText xml:space="preserve"> of enclosure area required by CF1R? </w:delText>
              </w:r>
            </w:del>
          </w:p>
        </w:tc>
        <w:tc>
          <w:tcPr>
            <w:tcW w:w="5104" w:type="dxa"/>
            <w:vAlign w:val="center"/>
            <w:tcPrChange w:id="135" w:author="Shewmaker, Michael@Energy" w:date="2021-11-23T11:12:00Z">
              <w:tcPr>
                <w:tcW w:w="5214" w:type="dxa"/>
                <w:vAlign w:val="center"/>
              </w:tcPr>
            </w:tcPrChange>
          </w:tcPr>
          <w:p w14:paraId="41BD8D6F" w14:textId="077047B0" w:rsidR="005B6312" w:rsidDel="009A0E6E" w:rsidRDefault="005B6312" w:rsidP="005B6312">
            <w:pPr>
              <w:rPr>
                <w:del w:id="136" w:author="Shewmaker, Michael@Energy" w:date="2021-11-23T11:12:00Z"/>
                <w:rFonts w:asciiTheme="minorHAnsi" w:hAnsiTheme="minorHAnsi"/>
                <w:sz w:val="18"/>
                <w:szCs w:val="18"/>
              </w:rPr>
            </w:pPr>
            <w:del w:id="137" w:author="Shewmaker, Michael@Energy" w:date="2021-11-23T11:12:00Z">
              <w:r w:rsidDel="009A0E6E">
                <w:rPr>
                  <w:rFonts w:asciiTheme="minorHAnsi" w:hAnsiTheme="minorHAnsi"/>
                  <w:sz w:val="18"/>
                  <w:szCs w:val="18"/>
                </w:rPr>
                <w:delText>&lt;&lt;calculated field: If CF1R requires HERS verification of compartmentalization leakage, then value = Required, else value = N/A&gt;&gt;</w:delText>
              </w:r>
            </w:del>
          </w:p>
        </w:tc>
      </w:tr>
      <w:tr w:rsidR="005B6312" w:rsidRPr="00A42BCC" w14:paraId="4A3A5E0D" w14:textId="77777777" w:rsidTr="009A0E6E">
        <w:tc>
          <w:tcPr>
            <w:tcW w:w="582" w:type="dxa"/>
            <w:vAlign w:val="center"/>
            <w:tcPrChange w:id="138" w:author="Shewmaker, Michael@Energy" w:date="2021-11-23T11:12:00Z">
              <w:tcPr>
                <w:tcW w:w="588" w:type="dxa"/>
                <w:vAlign w:val="center"/>
              </w:tcPr>
            </w:tcPrChange>
          </w:tcPr>
          <w:p w14:paraId="4A3A5E0A" w14:textId="1675E459" w:rsidR="005B6312" w:rsidRPr="00A42BCC" w:rsidRDefault="005B6312" w:rsidP="005B6312">
            <w:pPr>
              <w:jc w:val="center"/>
              <w:rPr>
                <w:rFonts w:asciiTheme="minorHAnsi" w:hAnsiTheme="minorHAnsi"/>
                <w:sz w:val="18"/>
                <w:szCs w:val="18"/>
              </w:rPr>
            </w:pPr>
            <w:del w:id="139" w:author="Shewmaker, Michael@Energy" w:date="2021-11-23T11:12:00Z">
              <w:r w:rsidRPr="00A42BCC" w:rsidDel="009A0E6E">
                <w:rPr>
                  <w:rFonts w:asciiTheme="minorHAnsi" w:hAnsiTheme="minorHAnsi"/>
                  <w:sz w:val="18"/>
                  <w:szCs w:val="18"/>
                </w:rPr>
                <w:delText>0</w:delText>
              </w:r>
              <w:r w:rsidR="00497E2F" w:rsidDel="009A0E6E">
                <w:rPr>
                  <w:rFonts w:asciiTheme="minorHAnsi" w:hAnsiTheme="minorHAnsi"/>
                  <w:sz w:val="18"/>
                  <w:szCs w:val="18"/>
                </w:rPr>
                <w:delText>3</w:delText>
              </w:r>
            </w:del>
            <w:ins w:id="140" w:author="Shewmaker, Michael@Energy" w:date="2021-11-23T11:12:00Z">
              <w:r w:rsidR="009A0E6E">
                <w:rPr>
                  <w:rFonts w:asciiTheme="minorHAnsi" w:hAnsiTheme="minorHAnsi"/>
                  <w:sz w:val="18"/>
                  <w:szCs w:val="18"/>
                </w:rPr>
                <w:t>02</w:t>
              </w:r>
            </w:ins>
          </w:p>
        </w:tc>
        <w:tc>
          <w:tcPr>
            <w:tcW w:w="5104" w:type="dxa"/>
            <w:tcPrChange w:id="141" w:author="Shewmaker, Michael@Energy" w:date="2021-11-23T11:12:00Z">
              <w:tcPr>
                <w:tcW w:w="5214" w:type="dxa"/>
              </w:tcPr>
            </w:tcPrChange>
          </w:tcPr>
          <w:p w14:paraId="4A3A5E0B" w14:textId="488404F5"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Change w:id="142" w:author="Shewmaker, Michael@Energy" w:date="2021-11-23T11:12:00Z">
              <w:tcPr>
                <w:tcW w:w="5214" w:type="dxa"/>
                <w:vAlign w:val="center"/>
              </w:tcPr>
            </w:tcPrChange>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9A0E6E">
        <w:tc>
          <w:tcPr>
            <w:tcW w:w="582" w:type="dxa"/>
            <w:vAlign w:val="center"/>
            <w:tcPrChange w:id="143" w:author="Shewmaker, Michael@Energy" w:date="2021-11-23T11:12:00Z">
              <w:tcPr>
                <w:tcW w:w="588" w:type="dxa"/>
                <w:vAlign w:val="center"/>
              </w:tcPr>
            </w:tcPrChange>
          </w:tcPr>
          <w:p w14:paraId="4A3A5E0E" w14:textId="2245F41F" w:rsidR="005B6312" w:rsidRPr="00A42BCC" w:rsidRDefault="005B6312" w:rsidP="005B6312">
            <w:pPr>
              <w:jc w:val="center"/>
              <w:rPr>
                <w:rFonts w:asciiTheme="minorHAnsi" w:hAnsiTheme="minorHAnsi"/>
                <w:sz w:val="18"/>
                <w:szCs w:val="18"/>
              </w:rPr>
            </w:pPr>
            <w:del w:id="144" w:author="Shewmaker, Michael@Energy" w:date="2021-11-23T11:12:00Z">
              <w:r w:rsidRPr="00A42BCC" w:rsidDel="009A0E6E">
                <w:rPr>
                  <w:rFonts w:asciiTheme="minorHAnsi" w:hAnsiTheme="minorHAnsi"/>
                  <w:sz w:val="18"/>
                  <w:szCs w:val="18"/>
                </w:rPr>
                <w:delText>0</w:delText>
              </w:r>
              <w:r w:rsidR="00497E2F" w:rsidDel="009A0E6E">
                <w:rPr>
                  <w:rFonts w:asciiTheme="minorHAnsi" w:hAnsiTheme="minorHAnsi"/>
                  <w:sz w:val="18"/>
                  <w:szCs w:val="18"/>
                </w:rPr>
                <w:delText>4</w:delText>
              </w:r>
            </w:del>
            <w:ins w:id="145" w:author="Shewmaker, Michael@Energy" w:date="2021-11-23T11:12:00Z">
              <w:r w:rsidR="009A0E6E">
                <w:rPr>
                  <w:rFonts w:asciiTheme="minorHAnsi" w:hAnsiTheme="minorHAnsi"/>
                  <w:sz w:val="18"/>
                  <w:szCs w:val="18"/>
                </w:rPr>
                <w:t>03</w:t>
              </w:r>
            </w:ins>
          </w:p>
        </w:tc>
        <w:tc>
          <w:tcPr>
            <w:tcW w:w="5104" w:type="dxa"/>
            <w:tcPrChange w:id="146" w:author="Shewmaker, Michael@Energy" w:date="2021-11-23T11:12:00Z">
              <w:tcPr>
                <w:tcW w:w="5214" w:type="dxa"/>
              </w:tcPr>
            </w:tcPrChange>
          </w:tcPr>
          <w:p w14:paraId="4A3A5E0F" w14:textId="47611C3E"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ins w:id="147" w:author="Shewmaker, Michael@Energy" w:date="2021-11-23T11:17:00Z">
              <w:r w:rsidR="007610A3">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48" w:author="Shewmaker, Michael@Energy" w:date="2021-11-23T11:17:00Z">
              <w:r w:rsidR="007610A3">
                <w:rPr>
                  <w:rFonts w:asciiTheme="minorHAnsi" w:hAnsiTheme="minorHAnsi"/>
                  <w:sz w:val="18"/>
                  <w:szCs w:val="18"/>
                </w:rPr>
                <w:t>)</w:t>
              </w:r>
            </w:ins>
            <w:r w:rsidRPr="00A42BCC">
              <w:rPr>
                <w:rFonts w:asciiTheme="minorHAnsi" w:hAnsiTheme="minorHAnsi"/>
                <w:sz w:val="18"/>
                <w:szCs w:val="18"/>
              </w:rPr>
              <w:t>)</w:t>
            </w:r>
          </w:p>
        </w:tc>
        <w:tc>
          <w:tcPr>
            <w:tcW w:w="5104" w:type="dxa"/>
            <w:tcPrChange w:id="149" w:author="Shewmaker, Michael@Energy" w:date="2021-11-23T11:12:00Z">
              <w:tcPr>
                <w:tcW w:w="5214" w:type="dxa"/>
              </w:tcPr>
            </w:tcPrChange>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9A0E6E">
        <w:tc>
          <w:tcPr>
            <w:tcW w:w="582" w:type="dxa"/>
            <w:vAlign w:val="center"/>
            <w:tcPrChange w:id="150" w:author="Shewmaker, Michael@Energy" w:date="2021-11-23T11:12:00Z">
              <w:tcPr>
                <w:tcW w:w="588" w:type="dxa"/>
                <w:vAlign w:val="center"/>
              </w:tcPr>
            </w:tcPrChange>
          </w:tcPr>
          <w:p w14:paraId="4A3A5E12" w14:textId="5DBAA6C1" w:rsidR="005B6312" w:rsidRPr="00A42BCC" w:rsidRDefault="005B6312" w:rsidP="005B6312">
            <w:pPr>
              <w:jc w:val="center"/>
              <w:rPr>
                <w:rFonts w:asciiTheme="minorHAnsi" w:hAnsiTheme="minorHAnsi"/>
                <w:sz w:val="18"/>
                <w:szCs w:val="18"/>
              </w:rPr>
            </w:pPr>
            <w:del w:id="151" w:author="Shewmaker, Michael@Energy" w:date="2021-11-23T11:12:00Z">
              <w:r w:rsidRPr="00A42BCC" w:rsidDel="009A0E6E">
                <w:rPr>
                  <w:rFonts w:asciiTheme="minorHAnsi" w:hAnsiTheme="minorHAnsi"/>
                  <w:sz w:val="18"/>
                  <w:szCs w:val="18"/>
                </w:rPr>
                <w:delText>0</w:delText>
              </w:r>
              <w:r w:rsidR="00497E2F" w:rsidDel="009A0E6E">
                <w:rPr>
                  <w:rFonts w:asciiTheme="minorHAnsi" w:hAnsiTheme="minorHAnsi"/>
                  <w:sz w:val="18"/>
                  <w:szCs w:val="18"/>
                </w:rPr>
                <w:delText>5</w:delText>
              </w:r>
            </w:del>
            <w:ins w:id="152" w:author="Shewmaker, Michael@Energy" w:date="2021-11-23T11:12:00Z">
              <w:r w:rsidR="009A0E6E">
                <w:rPr>
                  <w:rFonts w:asciiTheme="minorHAnsi" w:hAnsiTheme="minorHAnsi"/>
                  <w:sz w:val="18"/>
                  <w:szCs w:val="18"/>
                </w:rPr>
                <w:t>04</w:t>
              </w:r>
            </w:ins>
          </w:p>
        </w:tc>
        <w:tc>
          <w:tcPr>
            <w:tcW w:w="5104" w:type="dxa"/>
            <w:tcPrChange w:id="153" w:author="Shewmaker, Michael@Energy" w:date="2021-11-23T11:12:00Z">
              <w:tcPr>
                <w:tcW w:w="5214" w:type="dxa"/>
              </w:tcPr>
            </w:tcPrChange>
          </w:tcPr>
          <w:p w14:paraId="4A3A5E13" w14:textId="617CBABC"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ins w:id="154" w:author="Shewmaker, Michael@Energy" w:date="2021-11-23T11:17:00Z">
              <w:r w:rsidR="007610A3">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55" w:author="Shewmaker, Michael@Energy" w:date="2021-11-23T11:17:00Z">
              <w:r w:rsidR="007610A3">
                <w:rPr>
                  <w:rFonts w:asciiTheme="minorHAnsi" w:hAnsiTheme="minorHAnsi"/>
                  <w:sz w:val="18"/>
                  <w:szCs w:val="18"/>
                </w:rPr>
                <w:t>)</w:t>
              </w:r>
            </w:ins>
            <w:r w:rsidRPr="00A42BCC">
              <w:rPr>
                <w:rFonts w:asciiTheme="minorHAnsi" w:hAnsiTheme="minorHAnsi"/>
                <w:sz w:val="18"/>
                <w:szCs w:val="18"/>
              </w:rPr>
              <w:t>)</w:t>
            </w:r>
          </w:p>
        </w:tc>
        <w:tc>
          <w:tcPr>
            <w:tcW w:w="5104" w:type="dxa"/>
            <w:tcPrChange w:id="156" w:author="Shewmaker, Michael@Energy" w:date="2021-11-23T11:12:00Z">
              <w:tcPr>
                <w:tcW w:w="5214" w:type="dxa"/>
              </w:tcPr>
            </w:tcPrChange>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9A0E6E">
        <w:tc>
          <w:tcPr>
            <w:tcW w:w="582" w:type="dxa"/>
            <w:vAlign w:val="center"/>
            <w:tcPrChange w:id="157" w:author="Shewmaker, Michael@Energy" w:date="2021-11-23T11:12:00Z">
              <w:tcPr>
                <w:tcW w:w="588" w:type="dxa"/>
                <w:vAlign w:val="center"/>
              </w:tcPr>
            </w:tcPrChange>
          </w:tcPr>
          <w:p w14:paraId="4A3A5E16" w14:textId="1DA768F0" w:rsidR="005B6312" w:rsidRPr="00A42BCC" w:rsidRDefault="005B6312" w:rsidP="005B6312">
            <w:pPr>
              <w:jc w:val="center"/>
              <w:rPr>
                <w:rFonts w:asciiTheme="minorHAnsi" w:hAnsiTheme="minorHAnsi"/>
                <w:sz w:val="18"/>
                <w:szCs w:val="18"/>
              </w:rPr>
            </w:pPr>
            <w:del w:id="158" w:author="Shewmaker, Michael@Energy" w:date="2021-11-23T11:12:00Z">
              <w:r w:rsidRPr="00A42BCC" w:rsidDel="009A0E6E">
                <w:rPr>
                  <w:rFonts w:asciiTheme="minorHAnsi" w:hAnsiTheme="minorHAnsi"/>
                  <w:sz w:val="18"/>
                  <w:szCs w:val="18"/>
                </w:rPr>
                <w:delText>0</w:delText>
              </w:r>
              <w:r w:rsidR="00497E2F" w:rsidDel="009A0E6E">
                <w:rPr>
                  <w:rFonts w:asciiTheme="minorHAnsi" w:hAnsiTheme="minorHAnsi"/>
                  <w:sz w:val="18"/>
                  <w:szCs w:val="18"/>
                </w:rPr>
                <w:delText>6</w:delText>
              </w:r>
            </w:del>
            <w:ins w:id="159" w:author="Shewmaker, Michael@Energy" w:date="2021-11-23T11:12:00Z">
              <w:r w:rsidR="009A0E6E">
                <w:rPr>
                  <w:rFonts w:asciiTheme="minorHAnsi" w:hAnsiTheme="minorHAnsi"/>
                  <w:sz w:val="18"/>
                  <w:szCs w:val="18"/>
                </w:rPr>
                <w:t>05</w:t>
              </w:r>
            </w:ins>
          </w:p>
        </w:tc>
        <w:tc>
          <w:tcPr>
            <w:tcW w:w="5104" w:type="dxa"/>
            <w:tcPrChange w:id="160" w:author="Shewmaker, Michael@Energy" w:date="2021-11-23T11:12:00Z">
              <w:tcPr>
                <w:tcW w:w="5214" w:type="dxa"/>
              </w:tcPr>
            </w:tcPrChange>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Change w:id="161" w:author="Shewmaker, Michael@Energy" w:date="2021-11-23T11:12:00Z">
              <w:tcPr>
                <w:tcW w:w="5214" w:type="dxa"/>
              </w:tcPr>
            </w:tcPrChange>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9A0E6E">
        <w:tc>
          <w:tcPr>
            <w:tcW w:w="582" w:type="dxa"/>
            <w:vAlign w:val="center"/>
            <w:tcPrChange w:id="162" w:author="Shewmaker, Michael@Energy" w:date="2021-11-23T11:12:00Z">
              <w:tcPr>
                <w:tcW w:w="588" w:type="dxa"/>
                <w:vAlign w:val="center"/>
              </w:tcPr>
            </w:tcPrChange>
          </w:tcPr>
          <w:p w14:paraId="4A3A5E1A" w14:textId="1DE80272" w:rsidR="005B6312" w:rsidRPr="00A42BCC" w:rsidRDefault="005B6312" w:rsidP="005B6312">
            <w:pPr>
              <w:jc w:val="center"/>
              <w:rPr>
                <w:rFonts w:asciiTheme="minorHAnsi" w:hAnsiTheme="minorHAnsi"/>
                <w:sz w:val="18"/>
                <w:szCs w:val="18"/>
              </w:rPr>
            </w:pPr>
            <w:del w:id="163" w:author="Shewmaker, Michael@Energy" w:date="2021-11-23T11:12:00Z">
              <w:r w:rsidRPr="00A42BCC" w:rsidDel="009A0E6E">
                <w:rPr>
                  <w:rFonts w:asciiTheme="minorHAnsi" w:hAnsiTheme="minorHAnsi"/>
                  <w:sz w:val="18"/>
                  <w:szCs w:val="18"/>
                </w:rPr>
                <w:delText>0</w:delText>
              </w:r>
              <w:r w:rsidR="00497E2F" w:rsidDel="009A0E6E">
                <w:rPr>
                  <w:rFonts w:asciiTheme="minorHAnsi" w:hAnsiTheme="minorHAnsi"/>
                  <w:sz w:val="18"/>
                  <w:szCs w:val="18"/>
                </w:rPr>
                <w:delText>7</w:delText>
              </w:r>
            </w:del>
            <w:ins w:id="164" w:author="Shewmaker, Michael@Energy" w:date="2021-11-23T11:12:00Z">
              <w:r w:rsidR="009A0E6E">
                <w:rPr>
                  <w:rFonts w:asciiTheme="minorHAnsi" w:hAnsiTheme="minorHAnsi"/>
                  <w:sz w:val="18"/>
                  <w:szCs w:val="18"/>
                </w:rPr>
                <w:t>06</w:t>
              </w:r>
            </w:ins>
          </w:p>
        </w:tc>
        <w:tc>
          <w:tcPr>
            <w:tcW w:w="5104" w:type="dxa"/>
            <w:tcPrChange w:id="165" w:author="Shewmaker, Michael@Energy" w:date="2021-11-23T11:12:00Z">
              <w:tcPr>
                <w:tcW w:w="5214" w:type="dxa"/>
              </w:tcPr>
            </w:tcPrChange>
          </w:tcPr>
          <w:p w14:paraId="4A3A5E1B" w14:textId="05006C9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ins w:id="166" w:author="Shewmaker, Michael@Energy" w:date="2021-11-23T11:17:00Z">
              <w:r w:rsidR="007610A3">
                <w:rPr>
                  <w:rFonts w:asciiTheme="minorHAnsi" w:hAnsiTheme="minorHAnsi"/>
                  <w:sz w:val="18"/>
                  <w:szCs w:val="18"/>
                </w:rPr>
                <w:t>feet (</w:t>
              </w:r>
            </w:ins>
            <w:r w:rsidRPr="00A42BCC">
              <w:rPr>
                <w:rFonts w:asciiTheme="minorHAnsi" w:hAnsiTheme="minorHAnsi"/>
                <w:sz w:val="18"/>
                <w:szCs w:val="18"/>
              </w:rPr>
              <w:t>ft</w:t>
            </w:r>
            <w:ins w:id="167" w:author="Shewmaker, Michael@Energy" w:date="2021-11-23T11:17:00Z">
              <w:r w:rsidR="007610A3">
                <w:rPr>
                  <w:rFonts w:asciiTheme="minorHAnsi" w:hAnsiTheme="minorHAnsi"/>
                  <w:sz w:val="18"/>
                  <w:szCs w:val="18"/>
                </w:rPr>
                <w:t>)</w:t>
              </w:r>
            </w:ins>
            <w:r w:rsidRPr="00A42BCC">
              <w:rPr>
                <w:rFonts w:asciiTheme="minorHAnsi" w:hAnsiTheme="minorHAnsi"/>
                <w:sz w:val="18"/>
                <w:szCs w:val="18"/>
              </w:rPr>
              <w:t>)</w:t>
            </w:r>
          </w:p>
        </w:tc>
        <w:tc>
          <w:tcPr>
            <w:tcW w:w="5104" w:type="dxa"/>
            <w:tcPrChange w:id="168" w:author="Shewmaker, Michael@Energy" w:date="2021-11-23T11:12:00Z">
              <w:tcPr>
                <w:tcW w:w="5214" w:type="dxa"/>
              </w:tcPr>
            </w:tcPrChange>
          </w:tcPr>
          <w:p w14:paraId="4A3A5E1C" w14:textId="0BBF185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B845F7" w14:paraId="1C20919B" w14:textId="0E0743BD" w:rsidTr="009A0E6E">
        <w:trPr>
          <w:del w:id="169" w:author="Shewmaker, Michael@Energy" w:date="2021-11-23T11:13:00Z"/>
        </w:trPr>
        <w:tc>
          <w:tcPr>
            <w:tcW w:w="582" w:type="dxa"/>
            <w:vAlign w:val="center"/>
            <w:tcPrChange w:id="170" w:author="Shewmaker, Michael@Energy" w:date="2021-11-23T11:12:00Z">
              <w:tcPr>
                <w:tcW w:w="588" w:type="dxa"/>
                <w:vAlign w:val="center"/>
              </w:tcPr>
            </w:tcPrChange>
          </w:tcPr>
          <w:p w14:paraId="02FF2CA6" w14:textId="40578BA4" w:rsidR="005B6312" w:rsidDel="00B845F7" w:rsidRDefault="00011BC3" w:rsidP="008D3313">
            <w:pPr>
              <w:jc w:val="center"/>
              <w:rPr>
                <w:del w:id="171" w:author="Shewmaker, Michael@Energy" w:date="2021-11-23T11:13:00Z"/>
                <w:rFonts w:asciiTheme="minorHAnsi" w:hAnsiTheme="minorHAnsi"/>
                <w:sz w:val="18"/>
                <w:szCs w:val="18"/>
              </w:rPr>
            </w:pPr>
            <w:del w:id="172" w:author="Shewmaker, Michael@Energy" w:date="2021-11-23T11:12:00Z">
              <w:r w:rsidDel="009A0E6E">
                <w:rPr>
                  <w:rFonts w:asciiTheme="minorHAnsi" w:hAnsiTheme="minorHAnsi"/>
                  <w:sz w:val="18"/>
                  <w:szCs w:val="18"/>
                </w:rPr>
                <w:delText>08</w:delText>
              </w:r>
            </w:del>
          </w:p>
        </w:tc>
        <w:tc>
          <w:tcPr>
            <w:tcW w:w="5104" w:type="dxa"/>
            <w:vAlign w:val="center"/>
            <w:tcPrChange w:id="173" w:author="Shewmaker, Michael@Energy" w:date="2021-11-23T11:12:00Z">
              <w:tcPr>
                <w:tcW w:w="5214" w:type="dxa"/>
                <w:vAlign w:val="center"/>
              </w:tcPr>
            </w:tcPrChange>
          </w:tcPr>
          <w:p w14:paraId="12609F12" w14:textId="4F457F38" w:rsidR="005B6312" w:rsidRPr="00A42BCC" w:rsidDel="00B845F7" w:rsidRDefault="005B6312" w:rsidP="008D3313">
            <w:pPr>
              <w:rPr>
                <w:del w:id="174" w:author="Shewmaker, Michael@Energy" w:date="2021-11-23T11:13:00Z"/>
                <w:rFonts w:asciiTheme="minorHAnsi" w:hAnsiTheme="minorHAnsi"/>
                <w:sz w:val="18"/>
                <w:szCs w:val="18"/>
              </w:rPr>
            </w:pPr>
            <w:del w:id="175" w:author="Shewmaker, Michael@Energy" w:date="2021-11-23T11:13:00Z">
              <w:r w:rsidDel="00B845F7">
                <w:rPr>
                  <w:rFonts w:asciiTheme="minorHAnsi" w:hAnsiTheme="minorHAnsi"/>
                  <w:sz w:val="18"/>
                  <w:szCs w:val="18"/>
                </w:rPr>
                <w:delText>Total dwelling unit floor area (ft</w:delText>
              </w:r>
              <w:r w:rsidRPr="00037CA8" w:rsidDel="00B845F7">
                <w:rPr>
                  <w:rFonts w:asciiTheme="minorHAnsi" w:hAnsiTheme="minorHAnsi"/>
                  <w:sz w:val="18"/>
                  <w:szCs w:val="18"/>
                  <w:vertAlign w:val="superscript"/>
                </w:rPr>
                <w:delText>2</w:delText>
              </w:r>
              <w:r w:rsidDel="00B845F7">
                <w:rPr>
                  <w:rFonts w:asciiTheme="minorHAnsi" w:hAnsiTheme="minorHAnsi"/>
                  <w:sz w:val="18"/>
                  <w:szCs w:val="18"/>
                </w:rPr>
                <w:delText>)</w:delText>
              </w:r>
            </w:del>
          </w:p>
        </w:tc>
        <w:tc>
          <w:tcPr>
            <w:tcW w:w="5104" w:type="dxa"/>
            <w:vAlign w:val="center"/>
            <w:tcPrChange w:id="176" w:author="Shewmaker, Michael@Energy" w:date="2021-11-23T11:12:00Z">
              <w:tcPr>
                <w:tcW w:w="5214" w:type="dxa"/>
                <w:vAlign w:val="center"/>
              </w:tcPr>
            </w:tcPrChange>
          </w:tcPr>
          <w:p w14:paraId="37EEC9EC" w14:textId="6755CE1B" w:rsidR="00ED4434" w:rsidRPr="00ED4434" w:rsidDel="00B845F7" w:rsidRDefault="00ED4434" w:rsidP="00ED4434">
            <w:pPr>
              <w:rPr>
                <w:del w:id="177" w:author="Shewmaker, Michael@Energy" w:date="2021-11-23T11:13:00Z"/>
                <w:rFonts w:asciiTheme="minorHAnsi" w:hAnsiTheme="minorHAnsi"/>
                <w:sz w:val="18"/>
                <w:szCs w:val="18"/>
              </w:rPr>
            </w:pPr>
            <w:del w:id="178" w:author="Shewmaker, Michael@Energy" w:date="2021-11-23T11:13:00Z">
              <w:r w:rsidRPr="00ED4434" w:rsidDel="00B845F7">
                <w:rPr>
                  <w:rFonts w:asciiTheme="minorHAnsi" w:hAnsiTheme="minorHAnsi"/>
                  <w:sz w:val="18"/>
                  <w:szCs w:val="18"/>
                </w:rPr>
                <w:delText xml:space="preserve">&lt;&lt;if A02≠"required", then value = N/A; </w:delText>
              </w:r>
            </w:del>
          </w:p>
          <w:p w14:paraId="5EC53E5F" w14:textId="21930BC5" w:rsidR="00ED4434" w:rsidRPr="00ED4434" w:rsidDel="00B845F7" w:rsidRDefault="00ED4434" w:rsidP="00ED4434">
            <w:pPr>
              <w:rPr>
                <w:del w:id="179" w:author="Shewmaker, Michael@Energy" w:date="2021-11-23T11:13:00Z"/>
                <w:rFonts w:asciiTheme="minorHAnsi" w:hAnsiTheme="minorHAnsi"/>
                <w:sz w:val="18"/>
                <w:szCs w:val="18"/>
              </w:rPr>
            </w:pPr>
            <w:del w:id="180" w:author="Shewmaker, Michael@Energy" w:date="2021-11-23T11:13:00Z">
              <w:r w:rsidRPr="00ED4434" w:rsidDel="00B845F7">
                <w:rPr>
                  <w:rFonts w:asciiTheme="minorHAnsi" w:hAnsiTheme="minorHAnsi"/>
                  <w:sz w:val="18"/>
                  <w:szCs w:val="18"/>
                </w:rPr>
                <w:delText xml:space="preserve">Else if value available from CF1R, use value; </w:delText>
              </w:r>
            </w:del>
          </w:p>
          <w:p w14:paraId="1FC322F3" w14:textId="608FF718" w:rsidR="005B6312" w:rsidRPr="00A42BCC" w:rsidDel="00B845F7" w:rsidRDefault="00ED4434" w:rsidP="00B05774">
            <w:pPr>
              <w:rPr>
                <w:del w:id="181" w:author="Shewmaker, Michael@Energy" w:date="2021-11-23T11:13:00Z"/>
                <w:rFonts w:asciiTheme="minorHAnsi" w:hAnsiTheme="minorHAnsi"/>
                <w:sz w:val="18"/>
                <w:szCs w:val="18"/>
              </w:rPr>
            </w:pPr>
            <w:del w:id="182" w:author="Shewmaker, Michael@Energy" w:date="2021-11-23T11:13:00Z">
              <w:r w:rsidRPr="00ED4434" w:rsidDel="00B845F7">
                <w:rPr>
                  <w:rFonts w:asciiTheme="minorHAnsi" w:hAnsiTheme="minorHAnsi"/>
                  <w:sz w:val="18"/>
                  <w:szCs w:val="18"/>
                </w:rPr>
                <w:delText>Else user input numeric value, xxxxx.x &gt;&gt;</w:delText>
              </w:r>
            </w:del>
          </w:p>
        </w:tc>
      </w:tr>
      <w:tr w:rsidR="005B6312" w:rsidRPr="00A42BCC" w:rsidDel="00B845F7" w14:paraId="0666F892" w14:textId="29B532C9" w:rsidTr="009A0E6E">
        <w:trPr>
          <w:del w:id="183" w:author="Shewmaker, Michael@Energy" w:date="2021-11-23T11:13:00Z"/>
        </w:trPr>
        <w:tc>
          <w:tcPr>
            <w:tcW w:w="582" w:type="dxa"/>
            <w:vAlign w:val="center"/>
            <w:tcPrChange w:id="184" w:author="Shewmaker, Michael@Energy" w:date="2021-11-23T11:12:00Z">
              <w:tcPr>
                <w:tcW w:w="588" w:type="dxa"/>
                <w:vAlign w:val="center"/>
              </w:tcPr>
            </w:tcPrChange>
          </w:tcPr>
          <w:p w14:paraId="287EAC2B" w14:textId="49029369" w:rsidR="005B6312" w:rsidDel="00B845F7" w:rsidRDefault="00011BC3" w:rsidP="008D3313">
            <w:pPr>
              <w:jc w:val="center"/>
              <w:rPr>
                <w:del w:id="185" w:author="Shewmaker, Michael@Energy" w:date="2021-11-23T11:13:00Z"/>
                <w:rFonts w:asciiTheme="minorHAnsi" w:hAnsiTheme="minorHAnsi"/>
                <w:sz w:val="18"/>
                <w:szCs w:val="18"/>
              </w:rPr>
            </w:pPr>
            <w:del w:id="186" w:author="Shewmaker, Michael@Energy" w:date="2021-11-23T11:12:00Z">
              <w:r w:rsidDel="009A0E6E">
                <w:rPr>
                  <w:rFonts w:asciiTheme="minorHAnsi" w:hAnsiTheme="minorHAnsi"/>
                  <w:sz w:val="18"/>
                  <w:szCs w:val="18"/>
                </w:rPr>
                <w:delText>09</w:delText>
              </w:r>
            </w:del>
          </w:p>
        </w:tc>
        <w:tc>
          <w:tcPr>
            <w:tcW w:w="5104" w:type="dxa"/>
            <w:vAlign w:val="center"/>
            <w:tcPrChange w:id="187" w:author="Shewmaker, Michael@Energy" w:date="2021-11-23T11:12:00Z">
              <w:tcPr>
                <w:tcW w:w="5214" w:type="dxa"/>
                <w:vAlign w:val="center"/>
              </w:tcPr>
            </w:tcPrChange>
          </w:tcPr>
          <w:p w14:paraId="1E9FC4B1" w14:textId="30361361" w:rsidR="005B6312" w:rsidRPr="00A42BCC" w:rsidDel="00B845F7" w:rsidRDefault="005B6312" w:rsidP="008D3313">
            <w:pPr>
              <w:rPr>
                <w:del w:id="188" w:author="Shewmaker, Michael@Energy" w:date="2021-11-23T11:13:00Z"/>
                <w:rFonts w:asciiTheme="minorHAnsi" w:hAnsiTheme="minorHAnsi"/>
                <w:sz w:val="18"/>
                <w:szCs w:val="18"/>
              </w:rPr>
            </w:pPr>
            <w:del w:id="189" w:author="Shewmaker, Michael@Energy" w:date="2021-11-23T11:13:00Z">
              <w:r w:rsidDel="00B845F7">
                <w:rPr>
                  <w:rFonts w:asciiTheme="minorHAnsi" w:hAnsiTheme="minorHAnsi"/>
                  <w:sz w:val="18"/>
                  <w:szCs w:val="18"/>
                </w:rPr>
                <w:delText>Total dwelling unit ceiling area (ft</w:delText>
              </w:r>
              <w:r w:rsidRPr="00037CA8" w:rsidDel="00B845F7">
                <w:rPr>
                  <w:rFonts w:asciiTheme="minorHAnsi" w:hAnsiTheme="minorHAnsi"/>
                  <w:sz w:val="18"/>
                  <w:szCs w:val="18"/>
                  <w:vertAlign w:val="superscript"/>
                </w:rPr>
                <w:delText>2</w:delText>
              </w:r>
              <w:r w:rsidDel="00B845F7">
                <w:rPr>
                  <w:rFonts w:asciiTheme="minorHAnsi" w:hAnsiTheme="minorHAnsi"/>
                  <w:sz w:val="18"/>
                  <w:szCs w:val="18"/>
                </w:rPr>
                <w:delText>)</w:delText>
              </w:r>
            </w:del>
          </w:p>
        </w:tc>
        <w:tc>
          <w:tcPr>
            <w:tcW w:w="5104" w:type="dxa"/>
            <w:vAlign w:val="center"/>
            <w:tcPrChange w:id="190" w:author="Shewmaker, Michael@Energy" w:date="2021-11-23T11:12:00Z">
              <w:tcPr>
                <w:tcW w:w="5214" w:type="dxa"/>
                <w:vAlign w:val="center"/>
              </w:tcPr>
            </w:tcPrChange>
          </w:tcPr>
          <w:p w14:paraId="54E4B3AF" w14:textId="76A6E4A7" w:rsidR="00ED4434" w:rsidRPr="00ED4434" w:rsidDel="00B845F7" w:rsidRDefault="00ED4434" w:rsidP="00ED4434">
            <w:pPr>
              <w:rPr>
                <w:del w:id="191" w:author="Shewmaker, Michael@Energy" w:date="2021-11-23T11:13:00Z"/>
                <w:rFonts w:asciiTheme="minorHAnsi" w:hAnsiTheme="minorHAnsi"/>
                <w:sz w:val="18"/>
                <w:szCs w:val="18"/>
              </w:rPr>
            </w:pPr>
            <w:del w:id="192" w:author="Shewmaker, Michael@Energy" w:date="2021-11-23T11:13:00Z">
              <w:r w:rsidRPr="00ED4434" w:rsidDel="00B845F7">
                <w:rPr>
                  <w:rFonts w:asciiTheme="minorHAnsi" w:hAnsiTheme="minorHAnsi"/>
                  <w:sz w:val="18"/>
                  <w:szCs w:val="18"/>
                </w:rPr>
                <w:delText xml:space="preserve">&lt;&lt;if A02≠"required", then value = N/A; </w:delText>
              </w:r>
            </w:del>
          </w:p>
          <w:p w14:paraId="64CE1996" w14:textId="48FD938C" w:rsidR="00ED4434" w:rsidRPr="00ED4434" w:rsidDel="00B845F7" w:rsidRDefault="00ED4434" w:rsidP="00ED4434">
            <w:pPr>
              <w:rPr>
                <w:del w:id="193" w:author="Shewmaker, Michael@Energy" w:date="2021-11-23T11:13:00Z"/>
                <w:rFonts w:asciiTheme="minorHAnsi" w:hAnsiTheme="minorHAnsi"/>
                <w:sz w:val="18"/>
                <w:szCs w:val="18"/>
              </w:rPr>
            </w:pPr>
            <w:del w:id="194" w:author="Shewmaker, Michael@Energy" w:date="2021-11-23T11:13:00Z">
              <w:r w:rsidRPr="00ED4434" w:rsidDel="00B845F7">
                <w:rPr>
                  <w:rFonts w:asciiTheme="minorHAnsi" w:hAnsiTheme="minorHAnsi"/>
                  <w:sz w:val="18"/>
                  <w:szCs w:val="18"/>
                </w:rPr>
                <w:delText xml:space="preserve">Else if value available from CF1R, use value; </w:delText>
              </w:r>
            </w:del>
          </w:p>
          <w:p w14:paraId="72497052" w14:textId="2FDC18EE" w:rsidR="005B6312" w:rsidRPr="00A42BCC" w:rsidDel="00B845F7" w:rsidRDefault="00ED4434" w:rsidP="00B05774">
            <w:pPr>
              <w:rPr>
                <w:del w:id="195" w:author="Shewmaker, Michael@Energy" w:date="2021-11-23T11:13:00Z"/>
                <w:rFonts w:asciiTheme="minorHAnsi" w:hAnsiTheme="minorHAnsi"/>
                <w:sz w:val="18"/>
                <w:szCs w:val="18"/>
              </w:rPr>
            </w:pPr>
            <w:del w:id="196" w:author="Shewmaker, Michael@Energy" w:date="2021-11-23T11:13:00Z">
              <w:r w:rsidRPr="00ED4434" w:rsidDel="00B845F7">
                <w:rPr>
                  <w:rFonts w:asciiTheme="minorHAnsi" w:hAnsiTheme="minorHAnsi"/>
                  <w:sz w:val="18"/>
                  <w:szCs w:val="18"/>
                </w:rPr>
                <w:delText>Else user input numeric value, xxxxx.x &gt;&gt;</w:delText>
              </w:r>
            </w:del>
          </w:p>
        </w:tc>
      </w:tr>
      <w:tr w:rsidR="005B6312" w:rsidRPr="00A42BCC" w:rsidDel="00B845F7" w14:paraId="59CB9D0E" w14:textId="282764F2" w:rsidTr="009A0E6E">
        <w:trPr>
          <w:del w:id="197" w:author="Shewmaker, Michael@Energy" w:date="2021-11-23T11:13:00Z"/>
        </w:trPr>
        <w:tc>
          <w:tcPr>
            <w:tcW w:w="582" w:type="dxa"/>
            <w:vAlign w:val="center"/>
            <w:tcPrChange w:id="198" w:author="Shewmaker, Michael@Energy" w:date="2021-11-23T11:12:00Z">
              <w:tcPr>
                <w:tcW w:w="588" w:type="dxa"/>
                <w:vAlign w:val="center"/>
              </w:tcPr>
            </w:tcPrChange>
          </w:tcPr>
          <w:p w14:paraId="375AB967" w14:textId="6A6EC75A" w:rsidR="005B6312" w:rsidDel="00B845F7" w:rsidRDefault="00011BC3" w:rsidP="00865606">
            <w:pPr>
              <w:jc w:val="center"/>
              <w:rPr>
                <w:del w:id="199" w:author="Shewmaker, Michael@Energy" w:date="2021-11-23T11:13:00Z"/>
                <w:rFonts w:asciiTheme="minorHAnsi" w:hAnsiTheme="minorHAnsi"/>
                <w:sz w:val="18"/>
                <w:szCs w:val="18"/>
              </w:rPr>
            </w:pPr>
            <w:del w:id="200" w:author="Shewmaker, Michael@Energy" w:date="2021-11-23T11:12:00Z">
              <w:r w:rsidDel="009A0E6E">
                <w:rPr>
                  <w:rFonts w:asciiTheme="minorHAnsi" w:hAnsiTheme="minorHAnsi"/>
                  <w:sz w:val="18"/>
                  <w:szCs w:val="18"/>
                </w:rPr>
                <w:delText>10</w:delText>
              </w:r>
            </w:del>
          </w:p>
        </w:tc>
        <w:tc>
          <w:tcPr>
            <w:tcW w:w="5104" w:type="dxa"/>
            <w:vAlign w:val="center"/>
            <w:tcPrChange w:id="201" w:author="Shewmaker, Michael@Energy" w:date="2021-11-23T11:12:00Z">
              <w:tcPr>
                <w:tcW w:w="5214" w:type="dxa"/>
                <w:vAlign w:val="center"/>
              </w:tcPr>
            </w:tcPrChange>
          </w:tcPr>
          <w:p w14:paraId="2E877F62" w14:textId="7223197C" w:rsidR="005B6312" w:rsidRPr="00A42BCC" w:rsidDel="00B845F7" w:rsidRDefault="005B6312" w:rsidP="008D3313">
            <w:pPr>
              <w:rPr>
                <w:del w:id="202" w:author="Shewmaker, Michael@Energy" w:date="2021-11-23T11:13:00Z"/>
                <w:rFonts w:asciiTheme="minorHAnsi" w:hAnsiTheme="minorHAnsi"/>
                <w:sz w:val="18"/>
                <w:szCs w:val="18"/>
              </w:rPr>
            </w:pPr>
            <w:del w:id="203" w:author="Shewmaker, Michael@Energy" w:date="2021-11-23T11:13:00Z">
              <w:r w:rsidDel="00B845F7">
                <w:rPr>
                  <w:rFonts w:asciiTheme="minorHAnsi" w:hAnsiTheme="minorHAnsi"/>
                  <w:sz w:val="18"/>
                  <w:szCs w:val="18"/>
                </w:rPr>
                <w:delText>Total dwelling unit exterior wall area (ft</w:delText>
              </w:r>
              <w:r w:rsidRPr="00037CA8" w:rsidDel="00B845F7">
                <w:rPr>
                  <w:rFonts w:asciiTheme="minorHAnsi" w:hAnsiTheme="minorHAnsi"/>
                  <w:sz w:val="18"/>
                  <w:szCs w:val="18"/>
                  <w:vertAlign w:val="superscript"/>
                </w:rPr>
                <w:delText>2</w:delText>
              </w:r>
              <w:r w:rsidDel="00B845F7">
                <w:rPr>
                  <w:rFonts w:asciiTheme="minorHAnsi" w:hAnsiTheme="minorHAnsi"/>
                  <w:sz w:val="18"/>
                  <w:szCs w:val="18"/>
                </w:rPr>
                <w:delText>)</w:delText>
              </w:r>
            </w:del>
          </w:p>
        </w:tc>
        <w:tc>
          <w:tcPr>
            <w:tcW w:w="5104" w:type="dxa"/>
            <w:vAlign w:val="center"/>
            <w:tcPrChange w:id="204" w:author="Shewmaker, Michael@Energy" w:date="2021-11-23T11:12:00Z">
              <w:tcPr>
                <w:tcW w:w="5214" w:type="dxa"/>
                <w:vAlign w:val="center"/>
              </w:tcPr>
            </w:tcPrChange>
          </w:tcPr>
          <w:p w14:paraId="65C2F0A9" w14:textId="536F0DE5" w:rsidR="00ED4434" w:rsidRPr="00ED4434" w:rsidDel="00B845F7" w:rsidRDefault="00ED4434" w:rsidP="00ED4434">
            <w:pPr>
              <w:rPr>
                <w:del w:id="205" w:author="Shewmaker, Michael@Energy" w:date="2021-11-23T11:13:00Z"/>
                <w:rFonts w:asciiTheme="minorHAnsi" w:hAnsiTheme="minorHAnsi"/>
                <w:sz w:val="18"/>
                <w:szCs w:val="18"/>
              </w:rPr>
            </w:pPr>
            <w:del w:id="206" w:author="Shewmaker, Michael@Energy" w:date="2021-11-23T11:13:00Z">
              <w:r w:rsidRPr="00ED4434" w:rsidDel="00B845F7">
                <w:rPr>
                  <w:rFonts w:asciiTheme="minorHAnsi" w:hAnsiTheme="minorHAnsi"/>
                  <w:sz w:val="18"/>
                  <w:szCs w:val="18"/>
                </w:rPr>
                <w:delText xml:space="preserve">&lt;&lt;if A02≠"required", then value = N/A; </w:delText>
              </w:r>
            </w:del>
          </w:p>
          <w:p w14:paraId="02977B35" w14:textId="30005A30" w:rsidR="00ED4434" w:rsidRPr="00ED4434" w:rsidDel="00B845F7" w:rsidRDefault="00ED4434" w:rsidP="00ED4434">
            <w:pPr>
              <w:rPr>
                <w:del w:id="207" w:author="Shewmaker, Michael@Energy" w:date="2021-11-23T11:13:00Z"/>
                <w:rFonts w:asciiTheme="minorHAnsi" w:hAnsiTheme="minorHAnsi"/>
                <w:sz w:val="18"/>
                <w:szCs w:val="18"/>
              </w:rPr>
            </w:pPr>
            <w:del w:id="208" w:author="Shewmaker, Michael@Energy" w:date="2021-11-23T11:13:00Z">
              <w:r w:rsidRPr="00ED4434" w:rsidDel="00B845F7">
                <w:rPr>
                  <w:rFonts w:asciiTheme="minorHAnsi" w:hAnsiTheme="minorHAnsi"/>
                  <w:sz w:val="18"/>
                  <w:szCs w:val="18"/>
                </w:rPr>
                <w:delText xml:space="preserve">Else if value available from CF1R, use value; </w:delText>
              </w:r>
            </w:del>
          </w:p>
          <w:p w14:paraId="1F2E99B6" w14:textId="02418F69" w:rsidR="005B6312" w:rsidRPr="00A42BCC" w:rsidDel="00B845F7" w:rsidRDefault="00ED4434" w:rsidP="00B05774">
            <w:pPr>
              <w:rPr>
                <w:del w:id="209" w:author="Shewmaker, Michael@Energy" w:date="2021-11-23T11:13:00Z"/>
                <w:rFonts w:asciiTheme="minorHAnsi" w:hAnsiTheme="minorHAnsi"/>
                <w:sz w:val="18"/>
                <w:szCs w:val="18"/>
              </w:rPr>
            </w:pPr>
            <w:del w:id="210" w:author="Shewmaker, Michael@Energy" w:date="2021-11-23T11:13:00Z">
              <w:r w:rsidRPr="00ED4434" w:rsidDel="00B845F7">
                <w:rPr>
                  <w:rFonts w:asciiTheme="minorHAnsi" w:hAnsiTheme="minorHAnsi"/>
                  <w:sz w:val="18"/>
                  <w:szCs w:val="18"/>
                </w:rPr>
                <w:delText>Else user input numeric value, xxxxx.x &gt;&gt;</w:delText>
              </w:r>
            </w:del>
          </w:p>
        </w:tc>
      </w:tr>
      <w:tr w:rsidR="005B6312" w:rsidRPr="00A42BCC" w:rsidDel="00B845F7" w14:paraId="342AFEC0" w14:textId="3338A5E9" w:rsidTr="009A0E6E">
        <w:trPr>
          <w:del w:id="211" w:author="Shewmaker, Michael@Energy" w:date="2021-11-23T11:13:00Z"/>
        </w:trPr>
        <w:tc>
          <w:tcPr>
            <w:tcW w:w="582" w:type="dxa"/>
            <w:vAlign w:val="center"/>
            <w:tcPrChange w:id="212" w:author="Shewmaker, Michael@Energy" w:date="2021-11-23T11:12:00Z">
              <w:tcPr>
                <w:tcW w:w="588" w:type="dxa"/>
                <w:vAlign w:val="center"/>
              </w:tcPr>
            </w:tcPrChange>
          </w:tcPr>
          <w:p w14:paraId="7354F5EE" w14:textId="0ABB8F4B" w:rsidR="005B6312" w:rsidDel="00B845F7" w:rsidRDefault="00011BC3" w:rsidP="008D3313">
            <w:pPr>
              <w:jc w:val="center"/>
              <w:rPr>
                <w:del w:id="213" w:author="Shewmaker, Michael@Energy" w:date="2021-11-23T11:13:00Z"/>
                <w:rFonts w:asciiTheme="minorHAnsi" w:hAnsiTheme="minorHAnsi"/>
                <w:sz w:val="18"/>
                <w:szCs w:val="18"/>
              </w:rPr>
            </w:pPr>
            <w:del w:id="214" w:author="Shewmaker, Michael@Energy" w:date="2021-11-23T11:12:00Z">
              <w:r w:rsidDel="009A0E6E">
                <w:rPr>
                  <w:rFonts w:asciiTheme="minorHAnsi" w:hAnsiTheme="minorHAnsi"/>
                  <w:sz w:val="18"/>
                  <w:szCs w:val="18"/>
                </w:rPr>
                <w:delText>11</w:delText>
              </w:r>
            </w:del>
          </w:p>
        </w:tc>
        <w:tc>
          <w:tcPr>
            <w:tcW w:w="5104" w:type="dxa"/>
            <w:vAlign w:val="center"/>
            <w:tcPrChange w:id="215" w:author="Shewmaker, Michael@Energy" w:date="2021-11-23T11:12:00Z">
              <w:tcPr>
                <w:tcW w:w="5214" w:type="dxa"/>
                <w:vAlign w:val="center"/>
              </w:tcPr>
            </w:tcPrChange>
          </w:tcPr>
          <w:p w14:paraId="1D6B8F1E" w14:textId="0EB0E450" w:rsidR="005B6312" w:rsidRPr="00A42BCC" w:rsidDel="00B845F7" w:rsidRDefault="005B6312" w:rsidP="008D3313">
            <w:pPr>
              <w:rPr>
                <w:del w:id="216" w:author="Shewmaker, Michael@Energy" w:date="2021-11-23T11:13:00Z"/>
                <w:rFonts w:asciiTheme="minorHAnsi" w:hAnsiTheme="minorHAnsi"/>
                <w:sz w:val="18"/>
                <w:szCs w:val="18"/>
              </w:rPr>
            </w:pPr>
            <w:del w:id="217" w:author="Shewmaker, Michael@Energy" w:date="2021-11-23T11:13:00Z">
              <w:r w:rsidDel="00B845F7">
                <w:rPr>
                  <w:rFonts w:asciiTheme="minorHAnsi" w:hAnsiTheme="minorHAnsi"/>
                  <w:sz w:val="18"/>
                  <w:szCs w:val="18"/>
                </w:rPr>
                <w:delText>Total dwelling unit wall area shared with other dwelling units (ft</w:delText>
              </w:r>
              <w:r w:rsidRPr="00037CA8" w:rsidDel="00B845F7">
                <w:rPr>
                  <w:rFonts w:asciiTheme="minorHAnsi" w:hAnsiTheme="minorHAnsi"/>
                  <w:sz w:val="18"/>
                  <w:szCs w:val="18"/>
                  <w:vertAlign w:val="superscript"/>
                </w:rPr>
                <w:delText>2</w:delText>
              </w:r>
              <w:r w:rsidDel="00B845F7">
                <w:rPr>
                  <w:rFonts w:asciiTheme="minorHAnsi" w:hAnsiTheme="minorHAnsi"/>
                  <w:sz w:val="18"/>
                  <w:szCs w:val="18"/>
                </w:rPr>
                <w:delText>)</w:delText>
              </w:r>
            </w:del>
          </w:p>
        </w:tc>
        <w:tc>
          <w:tcPr>
            <w:tcW w:w="5104" w:type="dxa"/>
            <w:vAlign w:val="center"/>
            <w:tcPrChange w:id="218" w:author="Shewmaker, Michael@Energy" w:date="2021-11-23T11:12:00Z">
              <w:tcPr>
                <w:tcW w:w="5214" w:type="dxa"/>
                <w:vAlign w:val="center"/>
              </w:tcPr>
            </w:tcPrChange>
          </w:tcPr>
          <w:p w14:paraId="5EEAE79A" w14:textId="5B989D7C" w:rsidR="00ED4434" w:rsidRPr="00ED4434" w:rsidDel="00B845F7" w:rsidRDefault="00ED4434" w:rsidP="00ED4434">
            <w:pPr>
              <w:rPr>
                <w:del w:id="219" w:author="Shewmaker, Michael@Energy" w:date="2021-11-23T11:13:00Z"/>
                <w:rFonts w:asciiTheme="minorHAnsi" w:hAnsiTheme="minorHAnsi"/>
                <w:sz w:val="18"/>
                <w:szCs w:val="18"/>
              </w:rPr>
            </w:pPr>
            <w:del w:id="220" w:author="Shewmaker, Michael@Energy" w:date="2021-11-23T11:13:00Z">
              <w:r w:rsidRPr="00ED4434" w:rsidDel="00B845F7">
                <w:rPr>
                  <w:rFonts w:asciiTheme="minorHAnsi" w:hAnsiTheme="minorHAnsi"/>
                  <w:sz w:val="18"/>
                  <w:szCs w:val="18"/>
                </w:rPr>
                <w:delText xml:space="preserve">&lt;&lt;if A02≠"required", then value = N/A; </w:delText>
              </w:r>
            </w:del>
          </w:p>
          <w:p w14:paraId="74C3E6DE" w14:textId="5D9DE39D" w:rsidR="00ED4434" w:rsidRPr="00ED4434" w:rsidDel="00B845F7" w:rsidRDefault="00ED4434" w:rsidP="00ED4434">
            <w:pPr>
              <w:rPr>
                <w:del w:id="221" w:author="Shewmaker, Michael@Energy" w:date="2021-11-23T11:13:00Z"/>
                <w:rFonts w:asciiTheme="minorHAnsi" w:hAnsiTheme="minorHAnsi"/>
                <w:sz w:val="18"/>
                <w:szCs w:val="18"/>
              </w:rPr>
            </w:pPr>
            <w:del w:id="222" w:author="Shewmaker, Michael@Energy" w:date="2021-11-23T11:13:00Z">
              <w:r w:rsidRPr="00ED4434" w:rsidDel="00B845F7">
                <w:rPr>
                  <w:rFonts w:asciiTheme="minorHAnsi" w:hAnsiTheme="minorHAnsi"/>
                  <w:sz w:val="18"/>
                  <w:szCs w:val="18"/>
                </w:rPr>
                <w:delText xml:space="preserve">Else if value available from CF1R, use value; </w:delText>
              </w:r>
            </w:del>
          </w:p>
          <w:p w14:paraId="425E3BDA" w14:textId="4D363268" w:rsidR="005B6312" w:rsidRPr="00A42BCC" w:rsidDel="00B845F7" w:rsidRDefault="00ED4434" w:rsidP="00B05774">
            <w:pPr>
              <w:rPr>
                <w:del w:id="223" w:author="Shewmaker, Michael@Energy" w:date="2021-11-23T11:13:00Z"/>
                <w:rFonts w:asciiTheme="minorHAnsi" w:hAnsiTheme="minorHAnsi"/>
                <w:sz w:val="18"/>
                <w:szCs w:val="18"/>
              </w:rPr>
            </w:pPr>
            <w:del w:id="224" w:author="Shewmaker, Michael@Energy" w:date="2021-11-23T11:13:00Z">
              <w:r w:rsidRPr="00ED4434" w:rsidDel="00B845F7">
                <w:rPr>
                  <w:rFonts w:asciiTheme="minorHAnsi" w:hAnsiTheme="minorHAnsi"/>
                  <w:sz w:val="18"/>
                  <w:szCs w:val="18"/>
                </w:rPr>
                <w:delText>Else user input numeric value, xxxxx.x &gt;&gt;</w:delText>
              </w:r>
            </w:del>
          </w:p>
        </w:tc>
      </w:tr>
      <w:tr w:rsidR="005B6312" w:rsidRPr="00A42BCC" w:rsidDel="00B845F7" w14:paraId="110D76D1" w14:textId="47A69973" w:rsidTr="009A0E6E">
        <w:trPr>
          <w:del w:id="225" w:author="Shewmaker, Michael@Energy" w:date="2021-11-23T11:13:00Z"/>
        </w:trPr>
        <w:tc>
          <w:tcPr>
            <w:tcW w:w="582" w:type="dxa"/>
            <w:vAlign w:val="center"/>
            <w:tcPrChange w:id="226" w:author="Shewmaker, Michael@Energy" w:date="2021-11-23T11:12:00Z">
              <w:tcPr>
                <w:tcW w:w="588" w:type="dxa"/>
                <w:vAlign w:val="center"/>
              </w:tcPr>
            </w:tcPrChange>
          </w:tcPr>
          <w:p w14:paraId="707BDC72" w14:textId="3D3CD4F6" w:rsidR="005B6312" w:rsidRPr="00A42BCC" w:rsidDel="00B845F7" w:rsidRDefault="00011BC3" w:rsidP="008D3313">
            <w:pPr>
              <w:jc w:val="center"/>
              <w:rPr>
                <w:del w:id="227" w:author="Shewmaker, Michael@Energy" w:date="2021-11-23T11:13:00Z"/>
                <w:rFonts w:asciiTheme="minorHAnsi" w:hAnsiTheme="minorHAnsi"/>
                <w:sz w:val="18"/>
                <w:szCs w:val="18"/>
              </w:rPr>
            </w:pPr>
            <w:del w:id="228" w:author="Shewmaker, Michael@Energy" w:date="2021-11-23T11:12:00Z">
              <w:r w:rsidDel="009A0E6E">
                <w:rPr>
                  <w:rFonts w:asciiTheme="minorHAnsi" w:hAnsiTheme="minorHAnsi"/>
                  <w:sz w:val="18"/>
                  <w:szCs w:val="18"/>
                </w:rPr>
                <w:delText>12</w:delText>
              </w:r>
            </w:del>
          </w:p>
        </w:tc>
        <w:tc>
          <w:tcPr>
            <w:tcW w:w="5104" w:type="dxa"/>
            <w:vAlign w:val="center"/>
            <w:tcPrChange w:id="229" w:author="Shewmaker, Michael@Energy" w:date="2021-11-23T11:12:00Z">
              <w:tcPr>
                <w:tcW w:w="5214" w:type="dxa"/>
                <w:vAlign w:val="center"/>
              </w:tcPr>
            </w:tcPrChange>
          </w:tcPr>
          <w:p w14:paraId="5AC4F34E" w14:textId="61879FD6" w:rsidR="005B6312" w:rsidRPr="00197C55" w:rsidDel="00B845F7" w:rsidRDefault="005B6312" w:rsidP="008D3313">
            <w:pPr>
              <w:rPr>
                <w:del w:id="230" w:author="Shewmaker, Michael@Energy" w:date="2021-11-23T11:13:00Z"/>
                <w:rFonts w:asciiTheme="minorHAnsi" w:hAnsiTheme="minorHAnsi"/>
                <w:sz w:val="18"/>
                <w:szCs w:val="18"/>
              </w:rPr>
            </w:pPr>
            <w:del w:id="231" w:author="Shewmaker, Michael@Energy" w:date="2021-11-23T11:13:00Z">
              <w:r w:rsidDel="00B845F7">
                <w:rPr>
                  <w:rFonts w:asciiTheme="minorHAnsi" w:hAnsiTheme="minorHAnsi"/>
                  <w:sz w:val="18"/>
                  <w:szCs w:val="18"/>
                </w:rPr>
                <w:delText>Total dwelling unit enclosure area (ft</w:delText>
              </w:r>
              <w:r w:rsidDel="00B845F7">
                <w:rPr>
                  <w:rFonts w:asciiTheme="minorHAnsi" w:hAnsiTheme="minorHAnsi"/>
                  <w:sz w:val="18"/>
                  <w:szCs w:val="18"/>
                  <w:vertAlign w:val="superscript"/>
                </w:rPr>
                <w:delText>2</w:delText>
              </w:r>
              <w:r w:rsidDel="00B845F7">
                <w:rPr>
                  <w:rFonts w:asciiTheme="minorHAnsi" w:hAnsiTheme="minorHAnsi"/>
                  <w:sz w:val="18"/>
                  <w:szCs w:val="18"/>
                </w:rPr>
                <w:delText>)</w:delText>
              </w:r>
            </w:del>
          </w:p>
        </w:tc>
        <w:tc>
          <w:tcPr>
            <w:tcW w:w="5104" w:type="dxa"/>
            <w:vAlign w:val="center"/>
            <w:tcPrChange w:id="232" w:author="Shewmaker, Michael@Energy" w:date="2021-11-23T11:12:00Z">
              <w:tcPr>
                <w:tcW w:w="5214" w:type="dxa"/>
                <w:vAlign w:val="center"/>
              </w:tcPr>
            </w:tcPrChange>
          </w:tcPr>
          <w:p w14:paraId="0FAEBF4D" w14:textId="7CDBBD47" w:rsidR="00ED4434" w:rsidRPr="00ED4434" w:rsidDel="00B845F7" w:rsidRDefault="00ED4434" w:rsidP="00ED4434">
            <w:pPr>
              <w:rPr>
                <w:del w:id="233" w:author="Shewmaker, Michael@Energy" w:date="2021-11-23T11:13:00Z"/>
                <w:rFonts w:asciiTheme="minorHAnsi" w:hAnsiTheme="minorHAnsi"/>
                <w:sz w:val="18"/>
                <w:szCs w:val="18"/>
              </w:rPr>
            </w:pPr>
            <w:del w:id="234" w:author="Shewmaker, Michael@Energy" w:date="2021-11-23T11:13:00Z">
              <w:r w:rsidRPr="00ED4434" w:rsidDel="00B845F7">
                <w:rPr>
                  <w:rFonts w:asciiTheme="minorHAnsi" w:hAnsiTheme="minorHAnsi"/>
                  <w:sz w:val="18"/>
                  <w:szCs w:val="18"/>
                </w:rPr>
                <w:delText xml:space="preserve">&lt;&lt; if A02≠"required", then value = N/A; </w:delText>
              </w:r>
            </w:del>
          </w:p>
          <w:p w14:paraId="3DEDA8B1" w14:textId="38F4FC70" w:rsidR="00ED4434" w:rsidRPr="00ED4434" w:rsidDel="00B845F7" w:rsidRDefault="00ED4434" w:rsidP="00ED4434">
            <w:pPr>
              <w:rPr>
                <w:del w:id="235" w:author="Shewmaker, Michael@Energy" w:date="2021-11-23T11:13:00Z"/>
                <w:rFonts w:asciiTheme="minorHAnsi" w:hAnsiTheme="minorHAnsi"/>
                <w:sz w:val="18"/>
                <w:szCs w:val="18"/>
              </w:rPr>
            </w:pPr>
            <w:del w:id="236" w:author="Shewmaker, Michael@Energy" w:date="2021-11-23T11:13:00Z">
              <w:r w:rsidRPr="00ED4434" w:rsidDel="00B845F7">
                <w:rPr>
                  <w:rFonts w:asciiTheme="minorHAnsi" w:hAnsiTheme="minorHAnsi"/>
                  <w:sz w:val="18"/>
                  <w:szCs w:val="18"/>
                </w:rPr>
                <w:delText xml:space="preserve">Else if value available from CF1R, use value; </w:delText>
              </w:r>
            </w:del>
          </w:p>
          <w:p w14:paraId="50B6D4C5" w14:textId="763418C1" w:rsidR="005B6312" w:rsidRPr="00A42BCC" w:rsidDel="00B845F7" w:rsidRDefault="00ED4434" w:rsidP="00B05774">
            <w:pPr>
              <w:rPr>
                <w:del w:id="237" w:author="Shewmaker, Michael@Energy" w:date="2021-11-23T11:13:00Z"/>
                <w:rFonts w:asciiTheme="minorHAnsi" w:hAnsiTheme="minorHAnsi"/>
                <w:sz w:val="18"/>
                <w:szCs w:val="18"/>
              </w:rPr>
            </w:pPr>
            <w:del w:id="238" w:author="Shewmaker, Michael@Energy" w:date="2021-11-23T11:13:00Z">
              <w:r w:rsidRPr="00ED4434" w:rsidDel="00B845F7">
                <w:rPr>
                  <w:rFonts w:asciiTheme="minorHAnsi" w:hAnsiTheme="minorHAnsi"/>
                  <w:sz w:val="18"/>
                  <w:szCs w:val="18"/>
                </w:rPr>
                <w:delText>Else value = sum of (A08+A09+A10+A11) &gt;&gt;</w:delText>
              </w:r>
            </w:del>
          </w:p>
        </w:tc>
      </w:tr>
      <w:tr w:rsidR="005B6312" w:rsidDel="00B845F7" w14:paraId="04FB332E" w14:textId="42469054" w:rsidTr="009A0E6E">
        <w:trPr>
          <w:del w:id="239" w:author="Shewmaker, Michael@Energy" w:date="2021-11-23T11:13:00Z"/>
        </w:trPr>
        <w:tc>
          <w:tcPr>
            <w:tcW w:w="582" w:type="dxa"/>
            <w:vAlign w:val="center"/>
            <w:tcPrChange w:id="240" w:author="Shewmaker, Michael@Energy" w:date="2021-11-23T11:12:00Z">
              <w:tcPr>
                <w:tcW w:w="588" w:type="dxa"/>
                <w:vAlign w:val="center"/>
              </w:tcPr>
            </w:tcPrChange>
          </w:tcPr>
          <w:p w14:paraId="4C93DCF5" w14:textId="25E41F90" w:rsidR="005B6312" w:rsidDel="00B845F7" w:rsidRDefault="00011BC3" w:rsidP="008D3313">
            <w:pPr>
              <w:jc w:val="center"/>
              <w:rPr>
                <w:del w:id="241" w:author="Shewmaker, Michael@Energy" w:date="2021-11-23T11:13:00Z"/>
                <w:rFonts w:asciiTheme="minorHAnsi" w:hAnsiTheme="minorHAnsi"/>
                <w:sz w:val="18"/>
                <w:szCs w:val="18"/>
              </w:rPr>
            </w:pPr>
            <w:del w:id="242" w:author="Shewmaker, Michael@Energy" w:date="2021-11-23T11:12:00Z">
              <w:r w:rsidDel="009A0E6E">
                <w:rPr>
                  <w:rFonts w:asciiTheme="minorHAnsi" w:hAnsiTheme="minorHAnsi"/>
                  <w:sz w:val="18"/>
                  <w:szCs w:val="18"/>
                </w:rPr>
                <w:delText>13</w:delText>
              </w:r>
            </w:del>
          </w:p>
        </w:tc>
        <w:tc>
          <w:tcPr>
            <w:tcW w:w="5104" w:type="dxa"/>
            <w:vAlign w:val="center"/>
            <w:tcPrChange w:id="243" w:author="Shewmaker, Michael@Energy" w:date="2021-11-23T11:12:00Z">
              <w:tcPr>
                <w:tcW w:w="5214" w:type="dxa"/>
                <w:vAlign w:val="center"/>
              </w:tcPr>
            </w:tcPrChange>
          </w:tcPr>
          <w:p w14:paraId="5F908336" w14:textId="3B193583" w:rsidR="005B6312" w:rsidRPr="00037CA8" w:rsidDel="00B845F7" w:rsidRDefault="005B6312" w:rsidP="008D3313">
            <w:pPr>
              <w:rPr>
                <w:del w:id="244" w:author="Shewmaker, Michael@Energy" w:date="2021-11-23T11:13:00Z"/>
                <w:rFonts w:asciiTheme="minorHAnsi" w:hAnsiTheme="minorHAnsi"/>
                <w:sz w:val="18"/>
                <w:szCs w:val="18"/>
              </w:rPr>
            </w:pPr>
            <w:del w:id="245" w:author="Shewmaker, Michael@Energy" w:date="2021-11-23T11:13:00Z">
              <w:r w:rsidDel="00B845F7">
                <w:rPr>
                  <w:rFonts w:asciiTheme="minorHAnsi" w:hAnsiTheme="minorHAnsi"/>
                  <w:sz w:val="18"/>
                  <w:szCs w:val="18"/>
                </w:rPr>
                <w:delText xml:space="preserve">Target dwelling unit compartmentalization leakage </w:delText>
              </w:r>
              <w:r w:rsidDel="00B845F7">
                <w:rPr>
                  <w:rFonts w:asciiTheme="minorHAnsi" w:hAnsiTheme="minorHAnsi"/>
                  <w:sz w:val="18"/>
                  <w:szCs w:val="18"/>
                  <w:vertAlign w:val="superscript"/>
                </w:rPr>
                <w:delText xml:space="preserve"> </w:delText>
              </w:r>
              <w:r w:rsidDel="00B845F7">
                <w:rPr>
                  <w:rFonts w:asciiTheme="minorHAnsi" w:hAnsiTheme="minorHAnsi"/>
                  <w:sz w:val="18"/>
                  <w:szCs w:val="18"/>
                </w:rPr>
                <w:delText>(CFM50)</w:delText>
              </w:r>
            </w:del>
          </w:p>
        </w:tc>
        <w:tc>
          <w:tcPr>
            <w:tcW w:w="5104" w:type="dxa"/>
            <w:vAlign w:val="center"/>
            <w:tcPrChange w:id="246" w:author="Shewmaker, Michael@Energy" w:date="2021-11-23T11:12:00Z">
              <w:tcPr>
                <w:tcW w:w="5214" w:type="dxa"/>
                <w:vAlign w:val="center"/>
              </w:tcPr>
            </w:tcPrChange>
          </w:tcPr>
          <w:p w14:paraId="2BC1139A" w14:textId="0FCBD527" w:rsidR="0085075B" w:rsidDel="00B845F7" w:rsidRDefault="005B6312" w:rsidP="00BB7FEB">
            <w:pPr>
              <w:rPr>
                <w:del w:id="247" w:author="Shewmaker, Michael@Energy" w:date="2021-11-23T11:13:00Z"/>
                <w:rFonts w:asciiTheme="minorHAnsi" w:hAnsiTheme="minorHAnsi"/>
                <w:sz w:val="18"/>
                <w:szCs w:val="18"/>
              </w:rPr>
            </w:pPr>
            <w:del w:id="248" w:author="Shewmaker, Michael@Energy" w:date="2021-11-23T11:13:00Z">
              <w:r w:rsidRPr="00A42BCC" w:rsidDel="00B845F7">
                <w:rPr>
                  <w:rFonts w:asciiTheme="minorHAnsi" w:hAnsiTheme="minorHAnsi"/>
                  <w:sz w:val="18"/>
                  <w:szCs w:val="18"/>
                </w:rPr>
                <w:delText>&lt;&lt;</w:delText>
              </w:r>
              <w:r w:rsidDel="00B845F7">
                <w:rPr>
                  <w:rFonts w:asciiTheme="minorHAnsi" w:hAnsiTheme="minorHAnsi"/>
                  <w:sz w:val="18"/>
                  <w:szCs w:val="18"/>
                </w:rPr>
                <w:delText>calculated:</w:delText>
              </w:r>
              <w:r w:rsidDel="00B845F7">
                <w:delText xml:space="preserve"> </w:delText>
              </w:r>
              <w:r w:rsidDel="00B845F7">
                <w:rPr>
                  <w:rFonts w:asciiTheme="minorHAnsi" w:hAnsiTheme="minorHAnsi"/>
                  <w:sz w:val="18"/>
                  <w:szCs w:val="18"/>
                </w:rPr>
                <w:delText>if A02=required</w:delText>
              </w:r>
              <w:r w:rsidRPr="004B6582" w:rsidDel="00B845F7">
                <w:rPr>
                  <w:rFonts w:asciiTheme="minorHAnsi" w:hAnsiTheme="minorHAnsi"/>
                  <w:sz w:val="18"/>
                  <w:szCs w:val="18"/>
                </w:rPr>
                <w:delText>, then</w:delText>
              </w:r>
              <w:r w:rsidR="00F77597" w:rsidDel="00B845F7">
                <w:rPr>
                  <w:rFonts w:asciiTheme="minorHAnsi" w:hAnsiTheme="minorHAnsi"/>
                  <w:sz w:val="18"/>
                  <w:szCs w:val="18"/>
                </w:rPr>
                <w:delText xml:space="preserve"> value = </w:delText>
              </w:r>
              <w:r w:rsidR="00BB7FEB" w:rsidDel="00B845F7">
                <w:rPr>
                  <w:rFonts w:asciiTheme="minorHAnsi" w:hAnsiTheme="minorHAnsi"/>
                  <w:sz w:val="18"/>
                  <w:szCs w:val="18"/>
                </w:rPr>
                <w:delText>A12</w:delText>
              </w:r>
              <w:r w:rsidDel="00B845F7">
                <w:rPr>
                  <w:rFonts w:asciiTheme="minorHAnsi" w:hAnsiTheme="minorHAnsi"/>
                  <w:sz w:val="18"/>
                  <w:szCs w:val="18"/>
                </w:rPr>
                <w:delText>*0.3</w:delText>
              </w:r>
              <w:r w:rsidR="0085075B" w:rsidDel="00B845F7">
                <w:rPr>
                  <w:rFonts w:asciiTheme="minorHAnsi" w:hAnsiTheme="minorHAnsi"/>
                  <w:sz w:val="18"/>
                  <w:szCs w:val="18"/>
                </w:rPr>
                <w:delText>;</w:delText>
              </w:r>
              <w:r w:rsidDel="00B845F7">
                <w:rPr>
                  <w:rFonts w:asciiTheme="minorHAnsi" w:hAnsiTheme="minorHAnsi"/>
                  <w:sz w:val="18"/>
                  <w:szCs w:val="18"/>
                </w:rPr>
                <w:delText xml:space="preserve"> </w:delText>
              </w:r>
            </w:del>
          </w:p>
          <w:p w14:paraId="46069126" w14:textId="5C83AB11" w:rsidR="005B6312" w:rsidDel="00B845F7" w:rsidRDefault="005B6312" w:rsidP="00BB7FEB">
            <w:pPr>
              <w:rPr>
                <w:del w:id="249" w:author="Shewmaker, Michael@Energy" w:date="2021-11-23T11:13:00Z"/>
                <w:rFonts w:asciiTheme="minorHAnsi" w:hAnsiTheme="minorHAnsi"/>
                <w:sz w:val="18"/>
                <w:szCs w:val="18"/>
              </w:rPr>
            </w:pPr>
            <w:del w:id="250" w:author="Shewmaker, Michael@Energy" w:date="2021-11-23T11:13:00Z">
              <w:r w:rsidDel="00B845F7">
                <w:rPr>
                  <w:rFonts w:asciiTheme="minorHAnsi" w:hAnsiTheme="minorHAnsi"/>
                  <w:sz w:val="18"/>
                  <w:szCs w:val="18"/>
                </w:rPr>
                <w:delText>else value = N/A &gt;&gt;</w:delText>
              </w:r>
            </w:del>
          </w:p>
        </w:tc>
      </w:tr>
      <w:tr w:rsidR="005B6312" w:rsidRPr="00A42BCC" w14:paraId="4A3A5E25" w14:textId="77777777" w:rsidTr="009A0E6E">
        <w:tc>
          <w:tcPr>
            <w:tcW w:w="582" w:type="dxa"/>
            <w:vAlign w:val="center"/>
            <w:tcPrChange w:id="251" w:author="Shewmaker, Michael@Energy" w:date="2021-11-23T11:12:00Z">
              <w:tcPr>
                <w:tcW w:w="588" w:type="dxa"/>
                <w:vAlign w:val="center"/>
              </w:tcPr>
            </w:tcPrChange>
          </w:tcPr>
          <w:p w14:paraId="4A3A5E22" w14:textId="02063CD7" w:rsidR="005B6312" w:rsidRPr="00A42BCC" w:rsidDel="0053362D" w:rsidRDefault="00011BC3" w:rsidP="005B6312">
            <w:pPr>
              <w:jc w:val="center"/>
              <w:rPr>
                <w:rFonts w:asciiTheme="minorHAnsi" w:hAnsiTheme="minorHAnsi"/>
                <w:sz w:val="18"/>
                <w:szCs w:val="18"/>
              </w:rPr>
            </w:pPr>
            <w:del w:id="252" w:author="Shewmaker, Michael@Energy" w:date="2021-11-23T11:12:00Z">
              <w:r w:rsidDel="009A0E6E">
                <w:rPr>
                  <w:rFonts w:asciiTheme="minorHAnsi" w:hAnsiTheme="minorHAnsi"/>
                  <w:sz w:val="18"/>
                  <w:szCs w:val="18"/>
                </w:rPr>
                <w:delText>14</w:delText>
              </w:r>
            </w:del>
            <w:ins w:id="253" w:author="Shewmaker, Michael@Energy" w:date="2021-11-23T11:13:00Z">
              <w:r w:rsidR="00B845F7">
                <w:rPr>
                  <w:rFonts w:asciiTheme="minorHAnsi" w:hAnsiTheme="minorHAnsi"/>
                  <w:sz w:val="18"/>
                  <w:szCs w:val="18"/>
                </w:rPr>
                <w:t>07</w:t>
              </w:r>
            </w:ins>
          </w:p>
        </w:tc>
        <w:tc>
          <w:tcPr>
            <w:tcW w:w="5104" w:type="dxa"/>
            <w:tcPrChange w:id="254" w:author="Shewmaker, Michael@Energy" w:date="2021-11-23T11:12:00Z">
              <w:tcPr>
                <w:tcW w:w="5214" w:type="dxa"/>
              </w:tcPr>
            </w:tcPrChange>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Change w:id="255" w:author="Shewmaker, Michael@Energy" w:date="2021-11-23T11:12:00Z">
              <w:tcPr>
                <w:tcW w:w="5214" w:type="dxa"/>
              </w:tcPr>
            </w:tcPrChange>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9A0E6E">
        <w:tc>
          <w:tcPr>
            <w:tcW w:w="582" w:type="dxa"/>
            <w:vAlign w:val="center"/>
            <w:tcPrChange w:id="256" w:author="Shewmaker, Michael@Energy" w:date="2021-11-23T11:12:00Z">
              <w:tcPr>
                <w:tcW w:w="588" w:type="dxa"/>
                <w:vAlign w:val="center"/>
              </w:tcPr>
            </w:tcPrChange>
          </w:tcPr>
          <w:p w14:paraId="2E709D13" w14:textId="6AE963C4" w:rsidR="005B6312" w:rsidDel="00820D66" w:rsidRDefault="00011BC3" w:rsidP="008D3313">
            <w:pPr>
              <w:jc w:val="center"/>
              <w:rPr>
                <w:rFonts w:asciiTheme="minorHAnsi" w:hAnsiTheme="minorHAnsi"/>
                <w:sz w:val="18"/>
                <w:szCs w:val="18"/>
              </w:rPr>
            </w:pPr>
            <w:del w:id="257" w:author="Shewmaker, Michael@Energy" w:date="2021-11-23T11:12:00Z">
              <w:r w:rsidDel="009A0E6E">
                <w:rPr>
                  <w:rFonts w:asciiTheme="minorHAnsi" w:hAnsiTheme="minorHAnsi"/>
                  <w:sz w:val="18"/>
                  <w:szCs w:val="18"/>
                </w:rPr>
                <w:delText>15</w:delText>
              </w:r>
            </w:del>
            <w:ins w:id="258" w:author="Shewmaker, Michael@Energy" w:date="2021-11-23T11:13:00Z">
              <w:r w:rsidR="00B845F7">
                <w:rPr>
                  <w:rFonts w:asciiTheme="minorHAnsi" w:hAnsiTheme="minorHAnsi"/>
                  <w:sz w:val="18"/>
                  <w:szCs w:val="18"/>
                </w:rPr>
                <w:t>08</w:t>
              </w:r>
            </w:ins>
          </w:p>
        </w:tc>
        <w:tc>
          <w:tcPr>
            <w:tcW w:w="5104" w:type="dxa"/>
            <w:vAlign w:val="center"/>
            <w:tcPrChange w:id="259" w:author="Shewmaker, Michael@Energy" w:date="2021-11-23T11:12:00Z">
              <w:tcPr>
                <w:tcW w:w="5214" w:type="dxa"/>
                <w:vAlign w:val="center"/>
              </w:tcPr>
            </w:tcPrChange>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Change w:id="260" w:author="Shewmaker, Michael@Energy" w:date="2021-11-23T11:12:00Z">
              <w:tcPr>
                <w:tcW w:w="5214" w:type="dxa"/>
                <w:vAlign w:val="center"/>
              </w:tcPr>
            </w:tcPrChange>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9A0E6E">
        <w:tc>
          <w:tcPr>
            <w:tcW w:w="582" w:type="dxa"/>
            <w:vAlign w:val="center"/>
            <w:tcPrChange w:id="261" w:author="Shewmaker, Michael@Energy" w:date="2021-11-23T11:12:00Z">
              <w:tcPr>
                <w:tcW w:w="588" w:type="dxa"/>
                <w:vAlign w:val="center"/>
              </w:tcPr>
            </w:tcPrChange>
          </w:tcPr>
          <w:p w14:paraId="7CB355A3" w14:textId="1D721B0D" w:rsidR="005B6312" w:rsidDel="00820D66" w:rsidRDefault="005B6312" w:rsidP="412DF779">
            <w:pPr>
              <w:jc w:val="center"/>
              <w:rPr>
                <w:rFonts w:asciiTheme="minorHAnsi" w:hAnsiTheme="minorHAnsi"/>
                <w:sz w:val="18"/>
                <w:szCs w:val="18"/>
              </w:rPr>
            </w:pPr>
          </w:p>
        </w:tc>
        <w:tc>
          <w:tcPr>
            <w:tcW w:w="5104" w:type="dxa"/>
            <w:vAlign w:val="center"/>
            <w:tcPrChange w:id="262" w:author="Shewmaker, Michael@Energy" w:date="2021-11-23T11:12:00Z">
              <w:tcPr>
                <w:tcW w:w="5214" w:type="dxa"/>
                <w:vAlign w:val="center"/>
              </w:tcPr>
            </w:tcPrChange>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Change w:id="263" w:author="Shewmaker, Michael@Energy" w:date="2021-11-23T11:12:00Z">
              <w:tcPr>
                <w:tcW w:w="5214" w:type="dxa"/>
                <w:vAlign w:val="center"/>
              </w:tcPr>
            </w:tcPrChange>
          </w:tcPr>
          <w:p w14:paraId="3C8F71EE" w14:textId="344F6145" w:rsidR="005B6312" w:rsidRPr="006954EE" w:rsidRDefault="005B6312" w:rsidP="008D3313">
            <w:pPr>
              <w:rPr>
                <w:rFonts w:asciiTheme="minorHAnsi" w:hAnsiTheme="minorHAnsi"/>
                <w:sz w:val="18"/>
                <w:szCs w:val="18"/>
              </w:rPr>
            </w:pPr>
            <w:r>
              <w:rPr>
                <w:rFonts w:asciiTheme="minorHAnsi" w:hAnsiTheme="minorHAnsi"/>
                <w:sz w:val="18"/>
                <w:szCs w:val="18"/>
              </w:rPr>
              <w:t>&lt;&lt; if A</w:t>
            </w:r>
            <w:ins w:id="264" w:author="Shewmaker, Michael@Energy" w:date="2021-11-23T11:43:00Z">
              <w:r w:rsidR="00AC634B">
                <w:rPr>
                  <w:rFonts w:asciiTheme="minorHAnsi" w:hAnsiTheme="minorHAnsi"/>
                  <w:sz w:val="18"/>
                  <w:szCs w:val="18"/>
                </w:rPr>
                <w:t>08</w:t>
              </w:r>
            </w:ins>
            <w:del w:id="265" w:author="Shewmaker, Michael@Energy" w:date="2021-11-23T11:43:00Z">
              <w:r w:rsidDel="00AC634B">
                <w:rPr>
                  <w:rFonts w:asciiTheme="minorHAnsi" w:hAnsiTheme="minorHAnsi"/>
                  <w:sz w:val="18"/>
                  <w:szCs w:val="18"/>
                </w:rPr>
                <w:delText>15</w:delText>
              </w:r>
            </w:del>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ENV-20a;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520E7E97" w14:textId="0EDF4531" w:rsidR="412DF779" w:rsidRDefault="412DF779"/>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0A71EB">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0A71EB">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0A71EB">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0A71EB">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0A71EB">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C889563"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0A71EB">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0A71EB">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0A71EB">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0A71EB">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0A71EB">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0A71EB">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0A71EB">
        <w:tc>
          <w:tcPr>
            <w:tcW w:w="10795" w:type="dxa"/>
          </w:tcPr>
          <w:p w14:paraId="4A3A5E5F" w14:textId="77777777" w:rsidR="007C670E" w:rsidRPr="005A593D" w:rsidRDefault="007C670E" w:rsidP="0028362C">
            <w:pPr>
              <w:rPr>
                <w:rFonts w:asciiTheme="minorHAnsi" w:hAnsiTheme="minorHAnsi"/>
                <w:b/>
                <w:szCs w:val="18"/>
              </w:rPr>
            </w:pPr>
            <w:r w:rsidRPr="005A593D">
              <w:rPr>
                <w:rFonts w:asciiTheme="minorHAnsi" w:hAnsiTheme="minorHAnsi"/>
                <w:b/>
                <w:szCs w:val="18"/>
              </w:rPr>
              <w:t>ENV20a - Single Point Air Tightness Test With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F11B49">
        <w:tc>
          <w:tcPr>
            <w:tcW w:w="10792" w:type="dxa"/>
            <w:gridSpan w:val="3"/>
          </w:tcPr>
          <w:p w14:paraId="4A3A5E63" w14:textId="1ED7ED5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F11B49">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51A93077"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F11B49">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62B51F11"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F11B49">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16683C02"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7216F0A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F11B49">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4F6F5EB1"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F11B49">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7E907A39"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53" w:type="dxa"/>
            <w:vAlign w:val="center"/>
          </w:tcPr>
          <w:p w14:paraId="4A3A5E98" w14:textId="212AF450"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F11B49">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F11B49">
        <w:tc>
          <w:tcPr>
            <w:tcW w:w="589" w:type="dxa"/>
            <w:vAlign w:val="center"/>
          </w:tcPr>
          <w:p w14:paraId="4A3A5E9A" w14:textId="07EB567D"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390DB8F5"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F11B49">
        <w:tc>
          <w:tcPr>
            <w:tcW w:w="589" w:type="dxa"/>
            <w:vAlign w:val="center"/>
          </w:tcPr>
          <w:p w14:paraId="4A3A5E9E" w14:textId="5E7D5C54"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1DEC42BB"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F11B49">
        <w:tc>
          <w:tcPr>
            <w:tcW w:w="589" w:type="dxa"/>
            <w:vAlign w:val="center"/>
          </w:tcPr>
          <w:p w14:paraId="4A3A5EA2" w14:textId="0BC8B5F6"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5A5AA0F7" w:rsidR="00EA01F0" w:rsidRPr="00A42BCC" w:rsidRDefault="00EA01F0" w:rsidP="00E57F2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1"/>
        <w:gridCol w:w="5701"/>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321CCDBF" w:rsidR="00840617" w:rsidRPr="00A42BCC" w:rsidRDefault="00840617"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66" w:author="Shewmaker, Michael@Energy" w:date="2021-11-23T11:30:00Z">
              <w:r w:rsidR="002D17B4">
                <w:rPr>
                  <w:rFonts w:asciiTheme="minorHAnsi" w:hAnsiTheme="minorHAnsi"/>
                  <w:sz w:val="18"/>
                  <w:szCs w:val="18"/>
                </w:rPr>
                <w:t>4</w:t>
              </w:r>
            </w:ins>
            <w:del w:id="267" w:author="Shewmaker, Michael@Energy" w:date="2021-11-23T11:30:00Z">
              <w:r w:rsidR="00497E2F" w:rsidDel="002D17B4">
                <w:rPr>
                  <w:rFonts w:asciiTheme="minorHAnsi" w:hAnsiTheme="minorHAnsi"/>
                  <w:sz w:val="18"/>
                  <w:szCs w:val="18"/>
                </w:rPr>
                <w:delText>5</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ins w:id="268" w:author="Shewmaker, Michael@Energy" w:date="2021-11-23T11:30:00Z">
              <w:r w:rsidR="002D17B4">
                <w:rPr>
                  <w:rFonts w:asciiTheme="minorHAnsi" w:hAnsiTheme="minorHAnsi"/>
                  <w:sz w:val="18"/>
                  <w:szCs w:val="18"/>
                </w:rPr>
                <w:t>4</w:t>
              </w:r>
            </w:ins>
            <w:del w:id="269" w:author="Shewmaker, Michael@Energy" w:date="2021-11-23T11:30:00Z">
              <w:r w:rsidR="00497E2F" w:rsidDel="002D17B4">
                <w:rPr>
                  <w:rFonts w:asciiTheme="minorHAnsi" w:hAnsiTheme="minorHAnsi"/>
                  <w:sz w:val="18"/>
                  <w:szCs w:val="18"/>
                </w:rPr>
                <w:delText>5</w:delText>
              </w:r>
            </w:del>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85075B">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308189B2"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70" w:author="Shewmaker, Michael@Energy" w:date="2021-11-23T11:30:00Z">
              <w:r w:rsidR="002D17B4">
                <w:rPr>
                  <w:rFonts w:asciiTheme="minorHAnsi" w:hAnsiTheme="minorHAnsi"/>
                  <w:sz w:val="18"/>
                  <w:szCs w:val="18"/>
                </w:rPr>
                <w:t>3</w:t>
              </w:r>
            </w:ins>
            <w:del w:id="271" w:author="Shewmaker, Michael@Energy" w:date="2021-11-23T11:30:00Z">
              <w:r w:rsidR="00497E2F" w:rsidDel="002D17B4">
                <w:rPr>
                  <w:rFonts w:asciiTheme="minorHAnsi" w:hAnsiTheme="minorHAnsi"/>
                  <w:sz w:val="18"/>
                  <w:szCs w:val="18"/>
                </w:rPr>
                <w:delText>4</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ins w:id="272" w:author="Shewmaker, Michael@Energy" w:date="2021-11-23T11:30:00Z">
              <w:r w:rsidR="002D17B4">
                <w:rPr>
                  <w:rFonts w:asciiTheme="minorHAnsi" w:hAnsiTheme="minorHAnsi"/>
                  <w:sz w:val="18"/>
                  <w:szCs w:val="18"/>
                </w:rPr>
                <w:t>3</w:t>
              </w:r>
            </w:ins>
            <w:del w:id="273" w:author="Shewmaker, Michael@Energy" w:date="2021-11-23T11:30:00Z">
              <w:r w:rsidR="00497E2F" w:rsidDel="002D17B4">
                <w:rPr>
                  <w:rFonts w:asciiTheme="minorHAnsi" w:hAnsiTheme="minorHAnsi"/>
                  <w:sz w:val="18"/>
                  <w:szCs w:val="18"/>
                </w:rPr>
                <w:delText>4</w:delText>
              </w:r>
            </w:del>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r w:rsidR="008F0CB1">
              <w:rPr>
                <w:rFonts w:asciiTheme="minorHAnsi" w:hAnsiTheme="minorHAnsi"/>
                <w:sz w:val="18"/>
                <w:szCs w:val="18"/>
              </w:rPr>
              <w:t>;</w:t>
            </w:r>
          </w:p>
          <w:p w14:paraId="5DE6B96D" w14:textId="3E594368" w:rsidR="006C1E71" w:rsidRDefault="008F0CB1"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85075B">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216C9CFE"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ins w:id="274" w:author="Shewmaker, Michael@Energy" w:date="2021-11-23T11:30:00Z">
              <w:r w:rsidR="002D17B4">
                <w:rPr>
                  <w:rFonts w:asciiTheme="minorHAnsi" w:hAnsiTheme="minorHAnsi"/>
                  <w:sz w:val="18"/>
                  <w:szCs w:val="18"/>
                </w:rPr>
                <w:t>6</w:t>
              </w:r>
            </w:ins>
            <w:del w:id="275" w:author="Shewmaker, Michael@Energy" w:date="2021-11-23T11:30:00Z">
              <w:r w:rsidDel="002D17B4">
                <w:rPr>
                  <w:rFonts w:asciiTheme="minorHAnsi" w:hAnsiTheme="minorHAnsi"/>
                  <w:sz w:val="18"/>
                  <w:szCs w:val="18"/>
                </w:rPr>
                <w:delText>7</w:delText>
              </w:r>
            </w:del>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ins w:id="276" w:author="Shewmaker, Michael@Energy" w:date="2021-11-23T11:30:00Z">
              <w:r w:rsidR="002D17B4">
                <w:rPr>
                  <w:rFonts w:asciiTheme="minorHAnsi" w:hAnsiTheme="minorHAnsi"/>
                  <w:sz w:val="18"/>
                  <w:szCs w:val="18"/>
                </w:rPr>
                <w:t>4</w:t>
              </w:r>
            </w:ins>
            <w:del w:id="277" w:author="Shewmaker, Michael@Energy" w:date="2021-11-23T11:30:00Z">
              <w:r w:rsidR="00497E2F" w:rsidDel="002D17B4">
                <w:rPr>
                  <w:rFonts w:asciiTheme="minorHAnsi" w:hAnsiTheme="minorHAnsi"/>
                  <w:sz w:val="18"/>
                  <w:szCs w:val="18"/>
                </w:rPr>
                <w:delText>5</w:delText>
              </w:r>
            </w:del>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02186F1D" w:rsidR="00840617" w:rsidRPr="00A42BCC" w:rsidRDefault="00840617"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85075B">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0E181B08" w:rsidR="00840617" w:rsidRPr="00A42BCC" w:rsidRDefault="00840617" w:rsidP="0085075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ins w:id="278" w:author="Shewmaker, Michael@Energy" w:date="2021-11-23T11:30:00Z">
              <w:r w:rsidR="002D17B4">
                <w:rPr>
                  <w:rFonts w:asciiTheme="minorHAnsi" w:hAnsiTheme="minorHAnsi"/>
                  <w:sz w:val="18"/>
                  <w:szCs w:val="18"/>
                </w:rPr>
                <w:t>6</w:t>
              </w:r>
            </w:ins>
            <w:del w:id="279" w:author="Shewmaker, Michael@Energy" w:date="2021-11-23T11:30:00Z">
              <w:r w:rsidDel="002D17B4">
                <w:rPr>
                  <w:rFonts w:asciiTheme="minorHAnsi" w:hAnsiTheme="minorHAnsi"/>
                  <w:sz w:val="18"/>
                  <w:szCs w:val="18"/>
                </w:rPr>
                <w:delText>7</w:delText>
              </w:r>
            </w:del>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ins w:id="280" w:author="Shewmaker, Michael@Energy" w:date="2021-11-23T11:30:00Z">
              <w:r w:rsidR="002D17B4">
                <w:rPr>
                  <w:rFonts w:asciiTheme="minorHAnsi" w:hAnsiTheme="minorHAnsi"/>
                  <w:sz w:val="18"/>
                  <w:szCs w:val="18"/>
                </w:rPr>
                <w:t>3</w:t>
              </w:r>
            </w:ins>
            <w:del w:id="281" w:author="Shewmaker, Michael@Energy" w:date="2021-11-23T11:30:00Z">
              <w:r w:rsidR="00497E2F" w:rsidDel="002D17B4">
                <w:rPr>
                  <w:rFonts w:asciiTheme="minorHAnsi" w:hAnsiTheme="minorHAnsi"/>
                  <w:sz w:val="18"/>
                  <w:szCs w:val="18"/>
                </w:rPr>
                <w:delText>4</w:delText>
              </w:r>
            </w:del>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85075B">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25F08BCD"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6AEDD2FD"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5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9"/>
        <w:gridCol w:w="10300"/>
      </w:tblGrid>
      <w:tr w:rsidR="00EA01F0" w:rsidRPr="00A42BCC" w14:paraId="4A3A5EC7" w14:textId="77777777" w:rsidTr="000A71EB">
        <w:trPr>
          <w:trHeight w:val="140"/>
        </w:trPr>
        <w:tc>
          <w:tcPr>
            <w:tcW w:w="10909"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F11B49">
        <w:trPr>
          <w:trHeight w:val="1171"/>
        </w:trPr>
        <w:tc>
          <w:tcPr>
            <w:tcW w:w="609"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00" w:type="dxa"/>
            <w:vAlign w:val="center"/>
          </w:tcPr>
          <w:p w14:paraId="7B336204" w14:textId="64C6DDBE"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BB078C">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ins w:id="282" w:author="Shewmaker, Michael@Energy" w:date="2021-11-23T11:30:00Z">
              <w:r w:rsidR="00811C7D">
                <w:rPr>
                  <w:rFonts w:asciiTheme="minorHAnsi" w:hAnsiTheme="minorHAnsi"/>
                  <w:sz w:val="18"/>
                  <w:szCs w:val="18"/>
                </w:rPr>
                <w:t>07</w:t>
              </w:r>
            </w:ins>
            <w:del w:id="283" w:author="Shewmaker, Michael@Energy" w:date="2021-11-23T11:30:00Z">
              <w:r w:rsidR="0017724F" w:rsidDel="00811C7D">
                <w:rPr>
                  <w:rFonts w:asciiTheme="minorHAnsi" w:hAnsiTheme="minorHAnsi"/>
                  <w:sz w:val="18"/>
                  <w:szCs w:val="18"/>
                </w:rPr>
                <w:delText>14</w:delText>
              </w:r>
            </w:del>
            <w:r w:rsidR="0085075B">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r w:rsidR="000B64C1">
              <w:rPr>
                <w:rFonts w:asciiTheme="minorHAnsi" w:hAnsiTheme="minorHAnsi"/>
                <w:sz w:val="18"/>
                <w:szCs w:val="18"/>
              </w:rPr>
              <w:t>";</w:t>
            </w:r>
          </w:p>
          <w:p w14:paraId="143B74DB" w14:textId="459439DD"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ins w:id="284" w:author="Shewmaker, Michael@Energy" w:date="2021-11-23T11:31:00Z">
              <w:r w:rsidR="00811C7D">
                <w:rPr>
                  <w:rFonts w:asciiTheme="minorHAnsi" w:hAnsiTheme="minorHAnsi"/>
                  <w:sz w:val="18"/>
                  <w:szCs w:val="18"/>
                </w:rPr>
                <w:t>2</w:t>
              </w:r>
            </w:ins>
            <w:del w:id="285" w:author="Shewmaker, Michael@Energy" w:date="2021-11-23T11:31:00Z">
              <w:r w:rsidRPr="000B64C1" w:rsidDel="00811C7D">
                <w:rPr>
                  <w:rFonts w:asciiTheme="minorHAnsi" w:hAnsiTheme="minorHAnsi"/>
                  <w:sz w:val="18"/>
                  <w:szCs w:val="18"/>
                </w:rPr>
                <w:delText>3</w:delText>
              </w:r>
            </w:del>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r>
              <w:rPr>
                <w:rFonts w:asciiTheme="minorHAnsi" w:hAnsiTheme="minorHAnsi"/>
                <w:sz w:val="18"/>
                <w:szCs w:val="18"/>
              </w:rPr>
              <w:t>;</w:t>
            </w:r>
          </w:p>
          <w:p w14:paraId="4A197F20" w14:textId="5C53FA88" w:rsidR="000B64C1" w:rsidRPr="000B64C1" w:rsidDel="00811C7D"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286" w:author="Shewmaker, Michael@Energy" w:date="2021-11-23T11:31:00Z"/>
                <w:rFonts w:asciiTheme="minorHAnsi" w:hAnsiTheme="minorHAnsi"/>
                <w:sz w:val="18"/>
                <w:szCs w:val="18"/>
              </w:rPr>
            </w:pPr>
            <w:del w:id="287" w:author="Shewmaker, Michael@Energy" w:date="2021-11-23T11:31:00Z">
              <w:r w:rsidDel="00811C7D">
                <w:rPr>
                  <w:rFonts w:asciiTheme="minorHAnsi" w:hAnsiTheme="minorHAnsi"/>
                  <w:sz w:val="18"/>
                  <w:szCs w:val="18"/>
                </w:rPr>
                <w:delText>else</w:delText>
              </w:r>
              <w:r w:rsidR="000B64C1" w:rsidRPr="000B64C1" w:rsidDel="00811C7D">
                <w:rPr>
                  <w:rFonts w:asciiTheme="minorHAnsi" w:hAnsiTheme="minorHAnsi"/>
                  <w:sz w:val="18"/>
                  <w:szCs w:val="18"/>
                </w:rPr>
                <w:delText xml:space="preserve">if A02 = required, </w:delText>
              </w:r>
              <w:r w:rsidR="000B64C1" w:rsidDel="00811C7D">
                <w:rPr>
                  <w:rFonts w:asciiTheme="minorHAnsi" w:hAnsiTheme="minorHAnsi"/>
                  <w:sz w:val="18"/>
                  <w:szCs w:val="18"/>
                </w:rPr>
                <w:delText xml:space="preserve">and </w:delText>
              </w:r>
              <w:r w:rsidR="00C62026" w:rsidDel="00811C7D">
                <w:rPr>
                  <w:rFonts w:asciiTheme="minorHAnsi" w:hAnsiTheme="minorHAnsi"/>
                  <w:sz w:val="18"/>
                  <w:szCs w:val="18"/>
                </w:rPr>
                <w:delText>E01 ≤ A13</w:delText>
              </w:r>
              <w:r w:rsidR="000B64C1" w:rsidRPr="000B64C1" w:rsidDel="00811C7D">
                <w:rPr>
                  <w:rFonts w:asciiTheme="minorHAnsi" w:hAnsiTheme="minorHAnsi"/>
                  <w:sz w:val="18"/>
                  <w:szCs w:val="18"/>
                </w:rPr>
                <w:delText xml:space="preserve"> then display </w:delText>
              </w:r>
              <w:r w:rsidDel="00811C7D">
                <w:rPr>
                  <w:rFonts w:asciiTheme="minorHAnsi" w:hAnsiTheme="minorHAnsi"/>
                  <w:sz w:val="18"/>
                  <w:szCs w:val="18"/>
                </w:rPr>
                <w:delText xml:space="preserve">text: </w:delText>
              </w:r>
              <w:r w:rsidR="000B64C1" w:rsidRPr="000B64C1" w:rsidDel="00811C7D">
                <w:rPr>
                  <w:rFonts w:asciiTheme="minorHAnsi" w:hAnsiTheme="minorHAnsi"/>
                  <w:sz w:val="18"/>
                  <w:szCs w:val="18"/>
                </w:rPr>
                <w:delText xml:space="preserve">“Passes Enclosure </w:delText>
              </w:r>
              <w:r w:rsidR="00D721FF" w:rsidDel="00811C7D">
                <w:rPr>
                  <w:rFonts w:asciiTheme="minorHAnsi" w:hAnsiTheme="minorHAnsi"/>
                  <w:sz w:val="18"/>
                  <w:szCs w:val="18"/>
                </w:rPr>
                <w:delText xml:space="preserve">Air </w:delText>
              </w:r>
              <w:r w:rsidR="000B64C1" w:rsidRPr="000B64C1" w:rsidDel="00811C7D">
                <w:rPr>
                  <w:rFonts w:asciiTheme="minorHAnsi" w:hAnsiTheme="minorHAnsi"/>
                  <w:sz w:val="18"/>
                  <w:szCs w:val="18"/>
                </w:rPr>
                <w:delText>Leakage Test”</w:delText>
              </w:r>
              <w:r w:rsidR="000B64C1" w:rsidDel="00811C7D">
                <w:rPr>
                  <w:rFonts w:asciiTheme="minorHAnsi" w:hAnsiTheme="minorHAnsi"/>
                  <w:sz w:val="18"/>
                  <w:szCs w:val="18"/>
                </w:rPr>
                <w:delText>;</w:delText>
              </w:r>
            </w:del>
          </w:p>
          <w:p w14:paraId="4A3A5EC9" w14:textId="14080066" w:rsidR="00EA01F0" w:rsidRPr="00A42BCC"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3686"/>
        <w:gridCol w:w="6523"/>
      </w:tblGrid>
      <w:tr w:rsidR="004E4BFA" w:rsidRPr="00A42BCC" w14:paraId="4A3A5ECE" w14:textId="1F5AA281" w:rsidTr="000A71EB">
        <w:trPr>
          <w:trHeight w:val="233"/>
        </w:trPr>
        <w:tc>
          <w:tcPr>
            <w:tcW w:w="10790" w:type="dxa"/>
            <w:gridSpan w:val="3"/>
          </w:tcPr>
          <w:p w14:paraId="7318E1E3" w14:textId="2EE33EB0" w:rsidR="004E4BFA" w:rsidRPr="005A593D" w:rsidRDefault="004E4BFA"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G. Additional Requirements for Compliance</w:t>
            </w:r>
          </w:p>
        </w:tc>
      </w:tr>
      <w:tr w:rsidR="004E4BFA" w:rsidRPr="00A42BCC" w14:paraId="1FBCD0E4" w14:textId="1C9EB60E" w:rsidTr="000A71EB">
        <w:trPr>
          <w:trHeight w:val="242"/>
        </w:trPr>
        <w:tc>
          <w:tcPr>
            <w:tcW w:w="399" w:type="dxa"/>
            <w:vAlign w:val="center"/>
          </w:tcPr>
          <w:p w14:paraId="34649C58" w14:textId="7A93BF3C" w:rsidR="004E4BFA" w:rsidRPr="00A42BCC" w:rsidRDefault="004E4BFA"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1" w:type="dxa"/>
            <w:gridSpan w:val="2"/>
            <w:vAlign w:val="center"/>
          </w:tcPr>
          <w:p w14:paraId="0FBB02D7" w14:textId="5031D882" w:rsidR="004E4BFA" w:rsidRDefault="004E4BFA"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288" w:author="Shewmaker, Michael@Energy" w:date="2021-11-23T11:57:00Z">
              <w:r w:rsidRPr="00C55ED3" w:rsidDel="00F62ADA">
                <w:rPr>
                  <w:rFonts w:asciiTheme="minorHAnsi" w:hAnsiTheme="minorHAnsi"/>
                  <w:sz w:val="18"/>
                  <w:szCs w:val="18"/>
                </w:rPr>
                <w:delText xml:space="preserve">2016 </w:delText>
              </w:r>
            </w:del>
            <w:ins w:id="289" w:author="Shewmaker, Michael@Energy" w:date="2021-11-23T11:57:00Z">
              <w:r w:rsidR="00F62ADA">
                <w:rPr>
                  <w:rFonts w:asciiTheme="minorHAnsi" w:hAnsiTheme="minorHAnsi"/>
                  <w:sz w:val="18"/>
                  <w:szCs w:val="18"/>
                </w:rPr>
                <w:t>2019</w:t>
              </w:r>
              <w:r w:rsidR="00F62ADA" w:rsidRPr="00C55ED3">
                <w:rPr>
                  <w:rFonts w:asciiTheme="minorHAnsi" w:hAnsiTheme="minorHAnsi"/>
                  <w:sz w:val="18"/>
                  <w:szCs w:val="18"/>
                </w:rPr>
                <w:t xml:space="preserve"> </w:t>
              </w:r>
            </w:ins>
            <w:r w:rsidRPr="00C55ED3">
              <w:rPr>
                <w:rFonts w:asciiTheme="minorHAnsi" w:hAnsiTheme="minorHAnsi"/>
                <w:sz w:val="18"/>
                <w:szCs w:val="18"/>
              </w:rPr>
              <w:t>Section 3.2.</w:t>
            </w:r>
          </w:p>
        </w:tc>
      </w:tr>
      <w:tr w:rsidR="004E4BFA" w:rsidRPr="00A42BCC" w:rsidDel="00BD56EA" w14:paraId="53DA5AB9" w14:textId="36CED521" w:rsidTr="000A71EB">
        <w:trPr>
          <w:trHeight w:val="683"/>
          <w:del w:id="290" w:author="Shewmaker, Michael@Energy" w:date="2021-11-23T11:15:00Z"/>
        </w:trPr>
        <w:tc>
          <w:tcPr>
            <w:tcW w:w="399" w:type="dxa"/>
            <w:vAlign w:val="center"/>
          </w:tcPr>
          <w:p w14:paraId="05B5730C" w14:textId="11ABE73F" w:rsidR="004E4BFA" w:rsidRPr="00A42BCC" w:rsidDel="00BD56EA" w:rsidRDefault="004E4BFA"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1" w:author="Shewmaker, Michael@Energy" w:date="2021-11-23T11:15:00Z"/>
                <w:rFonts w:asciiTheme="minorHAnsi" w:hAnsiTheme="minorHAnsi"/>
                <w:sz w:val="18"/>
                <w:szCs w:val="18"/>
              </w:rPr>
            </w:pPr>
            <w:del w:id="292" w:author="Shewmaker, Michael@Energy" w:date="2021-11-23T11:15:00Z">
              <w:r w:rsidRPr="00A42BCC" w:rsidDel="00BD56EA">
                <w:rPr>
                  <w:rFonts w:asciiTheme="minorHAnsi" w:hAnsiTheme="minorHAnsi"/>
                  <w:sz w:val="18"/>
                  <w:szCs w:val="18"/>
                </w:rPr>
                <w:delText>02</w:delText>
              </w:r>
            </w:del>
          </w:p>
        </w:tc>
        <w:tc>
          <w:tcPr>
            <w:tcW w:w="10391" w:type="dxa"/>
            <w:gridSpan w:val="2"/>
            <w:vAlign w:val="center"/>
          </w:tcPr>
          <w:p w14:paraId="11510C84" w14:textId="55519BB2" w:rsidR="004E4BFA" w:rsidRPr="00C55ED3" w:rsidDel="00BD56EA" w:rsidRDefault="004E4BFA" w:rsidP="00875D94">
            <w:pPr>
              <w:shd w:val="clear" w:color="auto" w:fill="FFFFFF"/>
              <w:rPr>
                <w:del w:id="293" w:author="Shewmaker, Michael@Energy" w:date="2021-11-23T11:15:00Z"/>
                <w:rFonts w:asciiTheme="minorHAnsi" w:hAnsiTheme="minorHAnsi"/>
                <w:sz w:val="18"/>
                <w:szCs w:val="18"/>
              </w:rPr>
            </w:pPr>
            <w:del w:id="294" w:author="Shewmaker, Michael@Energy" w:date="2021-11-23T11:15:00Z">
              <w:r w:rsidRPr="00C55ED3" w:rsidDel="00BD56EA">
                <w:rPr>
                  <w:rFonts w:asciiTheme="minorHAnsi" w:hAnsiTheme="minorHAnsi"/>
                  <w:sz w:val="18"/>
                  <w:szCs w:val="18"/>
                </w:rPr>
                <w:delText xml:space="preserve">When </w:delText>
              </w:r>
              <w:r w:rsidDel="00BD56EA">
                <w:rPr>
                  <w:rFonts w:asciiTheme="minorHAnsi" w:hAnsiTheme="minorHAnsi"/>
                  <w:sz w:val="18"/>
                  <w:szCs w:val="18"/>
                </w:rPr>
                <w:delText>multifamily attached dwelling units must comply</w:delText>
              </w:r>
              <w:r w:rsidRPr="00C55ED3" w:rsidDel="00BD56EA">
                <w:rPr>
                  <w:rFonts w:asciiTheme="minorHAnsi" w:hAnsiTheme="minorHAnsi"/>
                  <w:sz w:val="18"/>
                  <w:szCs w:val="18"/>
                </w:rPr>
                <w:delText xml:space="preserve"> with </w:delText>
              </w:r>
              <w:r w:rsidDel="00BD56EA">
                <w:rPr>
                  <w:rFonts w:asciiTheme="minorHAnsi" w:hAnsiTheme="minorHAnsi"/>
                  <w:sz w:val="18"/>
                  <w:szCs w:val="18"/>
                </w:rPr>
                <w:delText>the</w:delText>
              </w:r>
              <w:r w:rsidRPr="00C55ED3" w:rsidDel="00BD56EA">
                <w:rPr>
                  <w:rFonts w:asciiTheme="minorHAnsi" w:hAnsiTheme="minorHAnsi"/>
                  <w:sz w:val="18"/>
                  <w:szCs w:val="18"/>
                </w:rPr>
                <w:delText xml:space="preserve"> maximum dwelling unit enclosure</w:delText>
              </w:r>
              <w:r w:rsidDel="00BD56EA">
                <w:rPr>
                  <w:rFonts w:asciiTheme="minorHAnsi" w:hAnsiTheme="minorHAnsi"/>
                  <w:sz w:val="18"/>
                  <w:szCs w:val="18"/>
                </w:rPr>
                <w:delText xml:space="preserve"> air</w:delText>
              </w:r>
              <w:r w:rsidRPr="00C55ED3" w:rsidDel="00BD56EA">
                <w:rPr>
                  <w:rFonts w:asciiTheme="minorHAnsi" w:hAnsiTheme="minorHAnsi"/>
                  <w:sz w:val="18"/>
                  <w:szCs w:val="18"/>
                </w:rPr>
                <w:delText xml:space="preserve"> leakage </w:delText>
              </w:r>
              <w:r w:rsidDel="00BD56EA">
                <w:rPr>
                  <w:rFonts w:asciiTheme="minorHAnsi" w:hAnsiTheme="minorHAnsi"/>
                  <w:sz w:val="18"/>
                  <w:szCs w:val="18"/>
                </w:rPr>
                <w:delText>specified in</w:delText>
              </w:r>
              <w:r w:rsidRPr="00C55ED3" w:rsidDel="00BD56EA">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BD56EA">
                <w:rPr>
                  <w:rFonts w:asciiTheme="minorHAnsi" w:hAnsiTheme="minorHAnsi"/>
                  <w:sz w:val="18"/>
                  <w:szCs w:val="18"/>
                </w:rPr>
                <w:delText xml:space="preserve"> as specified by RA3.8.3.1</w:delText>
              </w:r>
              <w:r w:rsidRPr="00C55ED3" w:rsidDel="00BD56EA">
                <w:rPr>
                  <w:rFonts w:asciiTheme="minorHAnsi" w:hAnsiTheme="minorHAnsi"/>
                  <w:sz w:val="18"/>
                  <w:szCs w:val="18"/>
                </w:rPr>
                <w:delText>.</w:delText>
              </w:r>
            </w:del>
          </w:p>
        </w:tc>
      </w:tr>
      <w:tr w:rsidR="004E4BFA" w:rsidRPr="00A42BCC" w14:paraId="581AC800" w14:textId="6D59D21B" w:rsidTr="000A71EB">
        <w:trPr>
          <w:trHeight w:val="260"/>
        </w:trPr>
        <w:tc>
          <w:tcPr>
            <w:tcW w:w="399" w:type="dxa"/>
            <w:vAlign w:val="center"/>
          </w:tcPr>
          <w:p w14:paraId="42E3D196" w14:textId="32E7499C" w:rsidR="004E4BFA" w:rsidRPr="00A42BCC" w:rsidRDefault="004E4BFA"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95" w:author="Shewmaker, Michael@Energy" w:date="2021-11-23T11:15:00Z">
              <w:r w:rsidRPr="00A42BCC" w:rsidDel="00BD56EA">
                <w:rPr>
                  <w:rFonts w:asciiTheme="minorHAnsi" w:hAnsiTheme="minorHAnsi"/>
                  <w:sz w:val="18"/>
                  <w:szCs w:val="18"/>
                </w:rPr>
                <w:delText>03</w:delText>
              </w:r>
            </w:del>
            <w:ins w:id="296" w:author="Shewmaker, Michael@Energy" w:date="2021-11-23T11:15:00Z">
              <w:r w:rsidR="00BD56EA">
                <w:rPr>
                  <w:rFonts w:asciiTheme="minorHAnsi" w:hAnsiTheme="minorHAnsi"/>
                  <w:sz w:val="18"/>
                  <w:szCs w:val="18"/>
                </w:rPr>
                <w:t>02</w:t>
              </w:r>
            </w:ins>
          </w:p>
        </w:tc>
        <w:tc>
          <w:tcPr>
            <w:tcW w:w="10391" w:type="dxa"/>
            <w:gridSpan w:val="2"/>
            <w:vAlign w:val="center"/>
          </w:tcPr>
          <w:p w14:paraId="29DE51D1" w14:textId="64D179C0" w:rsidR="004E4BFA" w:rsidRPr="00C55ED3" w:rsidRDefault="004E4BFA" w:rsidP="00875D94">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297" w:author="Shewmaker, Michael@Energy" w:date="2021-11-23T11:57:00Z">
              <w:r w:rsidDel="00F62ADA">
                <w:rPr>
                  <w:rFonts w:asciiTheme="minorHAnsi" w:hAnsiTheme="minorHAnsi"/>
                  <w:sz w:val="18"/>
                  <w:szCs w:val="18"/>
                </w:rPr>
                <w:delText>2016</w:delText>
              </w:r>
              <w:r w:rsidRPr="00C55ED3" w:rsidDel="00F62ADA">
                <w:rPr>
                  <w:rFonts w:asciiTheme="minorHAnsi" w:hAnsiTheme="minorHAnsi"/>
                  <w:sz w:val="18"/>
                  <w:szCs w:val="18"/>
                </w:rPr>
                <w:delText xml:space="preserve"> </w:delText>
              </w:r>
            </w:del>
            <w:ins w:id="298" w:author="Shewmaker, Michael@Energy" w:date="2021-11-23T11:57:00Z">
              <w:r w:rsidR="00F62ADA">
                <w:rPr>
                  <w:rFonts w:asciiTheme="minorHAnsi" w:hAnsiTheme="minorHAnsi"/>
                  <w:sz w:val="18"/>
                  <w:szCs w:val="18"/>
                </w:rPr>
                <w:t>2019</w:t>
              </w:r>
              <w:r w:rsidR="00F62ADA" w:rsidRPr="00C55ED3">
                <w:rPr>
                  <w:rFonts w:asciiTheme="minorHAnsi" w:hAnsiTheme="minorHAnsi"/>
                  <w:sz w:val="18"/>
                  <w:szCs w:val="18"/>
                </w:rPr>
                <w:t xml:space="preserve"> </w:t>
              </w:r>
            </w:ins>
            <w:r w:rsidRPr="00C55ED3">
              <w:rPr>
                <w:rFonts w:asciiTheme="minorHAnsi" w:hAnsiTheme="minorHAnsi"/>
                <w:sz w:val="18"/>
                <w:szCs w:val="18"/>
              </w:rPr>
              <w:t>Section 3.3</w:t>
            </w:r>
          </w:p>
        </w:tc>
      </w:tr>
      <w:tr w:rsidR="004E4BFA" w:rsidRPr="00A42BCC" w14:paraId="39CE57C2" w14:textId="50F58A14" w:rsidTr="000A71EB">
        <w:trPr>
          <w:trHeight w:val="440"/>
        </w:trPr>
        <w:tc>
          <w:tcPr>
            <w:tcW w:w="399" w:type="dxa"/>
            <w:vAlign w:val="center"/>
          </w:tcPr>
          <w:p w14:paraId="49FF5FEF" w14:textId="27EBC833" w:rsidR="004E4BFA" w:rsidRPr="00A42BCC" w:rsidRDefault="004E4BFA"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99" w:author="Shewmaker, Michael@Energy" w:date="2021-11-23T11:15:00Z">
              <w:r w:rsidRPr="00A42BCC" w:rsidDel="00BD56EA">
                <w:rPr>
                  <w:rFonts w:asciiTheme="minorHAnsi" w:hAnsiTheme="minorHAnsi"/>
                  <w:sz w:val="18"/>
                  <w:szCs w:val="18"/>
                </w:rPr>
                <w:delText>04</w:delText>
              </w:r>
            </w:del>
            <w:ins w:id="300" w:author="Shewmaker, Michael@Energy" w:date="2021-11-23T11:15:00Z">
              <w:r w:rsidR="00BD56EA">
                <w:rPr>
                  <w:rFonts w:asciiTheme="minorHAnsi" w:hAnsiTheme="minorHAnsi"/>
                  <w:sz w:val="18"/>
                  <w:szCs w:val="18"/>
                </w:rPr>
                <w:t>03</w:t>
              </w:r>
            </w:ins>
          </w:p>
        </w:tc>
        <w:tc>
          <w:tcPr>
            <w:tcW w:w="10391" w:type="dxa"/>
            <w:gridSpan w:val="2"/>
            <w:vAlign w:val="center"/>
          </w:tcPr>
          <w:p w14:paraId="76BF0238" w14:textId="44F1E2C3" w:rsidR="004E4BFA" w:rsidRPr="00875D94" w:rsidRDefault="004E4BFA" w:rsidP="00875D94">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301" w:author="Shewmaker, Michael@Energy" w:date="2021-11-23T11:57:00Z">
              <w:r w:rsidDel="00F62ADA">
                <w:rPr>
                  <w:rFonts w:asciiTheme="minorHAnsi" w:hAnsiTheme="minorHAnsi"/>
                  <w:sz w:val="18"/>
                  <w:szCs w:val="18"/>
                </w:rPr>
                <w:delText>2016</w:delText>
              </w:r>
              <w:r w:rsidRPr="00875D94" w:rsidDel="00F62ADA">
                <w:rPr>
                  <w:rFonts w:asciiTheme="minorHAnsi" w:hAnsiTheme="minorHAnsi"/>
                  <w:sz w:val="18"/>
                  <w:szCs w:val="18"/>
                </w:rPr>
                <w:delText xml:space="preserve"> </w:delText>
              </w:r>
            </w:del>
            <w:ins w:id="302" w:author="Shewmaker, Michael@Energy" w:date="2021-11-23T11:57:00Z">
              <w:r w:rsidR="00F62ADA">
                <w:rPr>
                  <w:rFonts w:asciiTheme="minorHAnsi" w:hAnsiTheme="minorHAnsi"/>
                  <w:sz w:val="18"/>
                  <w:szCs w:val="18"/>
                </w:rPr>
                <w:t>2019</w:t>
              </w:r>
              <w:r w:rsidR="00F62ADA" w:rsidRPr="00875D94">
                <w:rPr>
                  <w:rFonts w:asciiTheme="minorHAnsi" w:hAnsiTheme="minorHAnsi"/>
                  <w:sz w:val="18"/>
                  <w:szCs w:val="18"/>
                </w:rPr>
                <w:t xml:space="preserve"> </w:t>
              </w:r>
            </w:ins>
            <w:r w:rsidRPr="00875D94">
              <w:rPr>
                <w:rFonts w:asciiTheme="minorHAnsi" w:hAnsiTheme="minorHAnsi"/>
                <w:sz w:val="18"/>
                <w:szCs w:val="18"/>
              </w:rPr>
              <w:t>Section 3.4.1</w:t>
            </w:r>
          </w:p>
        </w:tc>
      </w:tr>
      <w:tr w:rsidR="004E4BFA" w:rsidRPr="00A42BCC" w14:paraId="5B2EC100" w14:textId="18C52032" w:rsidTr="000A71EB">
        <w:trPr>
          <w:trHeight w:val="520"/>
        </w:trPr>
        <w:tc>
          <w:tcPr>
            <w:tcW w:w="399" w:type="dxa"/>
            <w:vAlign w:val="center"/>
          </w:tcPr>
          <w:p w14:paraId="7B8D08AE" w14:textId="0F7C1C7C" w:rsidR="004E4BFA" w:rsidRPr="00A42BCC" w:rsidRDefault="004E4BFA" w:rsidP="004E4B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303" w:author="Shewmaker, Michael@Energy" w:date="2021-11-23T11:15:00Z">
              <w:r w:rsidRPr="00133F35" w:rsidDel="00BD56EA">
                <w:rPr>
                  <w:rFonts w:asciiTheme="minorHAnsi" w:hAnsiTheme="minorHAnsi"/>
                  <w:sz w:val="18"/>
                  <w:szCs w:val="18"/>
                </w:rPr>
                <w:delText>0</w:delText>
              </w:r>
              <w:r w:rsidDel="00BD56EA">
                <w:rPr>
                  <w:rFonts w:asciiTheme="minorHAnsi" w:hAnsiTheme="minorHAnsi"/>
                  <w:sz w:val="18"/>
                  <w:szCs w:val="18"/>
                </w:rPr>
                <w:delText>5</w:delText>
              </w:r>
            </w:del>
            <w:ins w:id="304" w:author="Shewmaker, Michael@Energy" w:date="2021-11-23T11:15:00Z">
              <w:r w:rsidR="00BD56EA">
                <w:rPr>
                  <w:rFonts w:asciiTheme="minorHAnsi" w:hAnsiTheme="minorHAnsi"/>
                  <w:sz w:val="18"/>
                  <w:szCs w:val="18"/>
                </w:rPr>
                <w:t>04</w:t>
              </w:r>
            </w:ins>
          </w:p>
        </w:tc>
        <w:tc>
          <w:tcPr>
            <w:tcW w:w="3749" w:type="dxa"/>
            <w:vAlign w:val="center"/>
          </w:tcPr>
          <w:p w14:paraId="6C92EA2D" w14:textId="55F62DA7"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2" w:type="dxa"/>
            <w:vAlign w:val="center"/>
          </w:tcPr>
          <w:p w14:paraId="60423ADB" w14:textId="77777777" w:rsidR="004E4BFA" w:rsidRPr="00133F35" w:rsidRDefault="004E4BFA" w:rsidP="004E4BFA">
            <w:pPr>
              <w:keepNext/>
              <w:rPr>
                <w:rFonts w:asciiTheme="minorHAnsi" w:hAnsiTheme="minorHAnsi"/>
                <w:sz w:val="18"/>
                <w:szCs w:val="18"/>
              </w:rPr>
            </w:pPr>
            <w:r w:rsidRPr="00133F35">
              <w:rPr>
                <w:rFonts w:asciiTheme="minorHAnsi" w:hAnsiTheme="minorHAnsi"/>
                <w:sz w:val="18"/>
                <w:szCs w:val="18"/>
              </w:rPr>
              <w:t>&lt;&lt;user pick from list:</w:t>
            </w:r>
          </w:p>
          <w:p w14:paraId="67D8BF92" w14:textId="77777777" w:rsidR="004E4BFA" w:rsidRPr="00133F35" w:rsidRDefault="004E4BFA" w:rsidP="004E4BFA">
            <w:pPr>
              <w:keepNext/>
              <w:tabs>
                <w:tab w:val="left" w:pos="356"/>
              </w:tabs>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Pass</w:t>
            </w:r>
            <w:r w:rsidRPr="00133F35">
              <w:rPr>
                <w:rFonts w:asciiTheme="minorHAnsi" w:hAnsiTheme="minorHAnsi"/>
                <w:sz w:val="18"/>
                <w:szCs w:val="18"/>
              </w:rPr>
              <w:t xml:space="preserve"> - all applicable requirements are met; or</w:t>
            </w:r>
          </w:p>
          <w:p w14:paraId="013A1FFB" w14:textId="77777777" w:rsidR="004E4BFA" w:rsidRPr="00133F35" w:rsidRDefault="004E4BFA" w:rsidP="004E4BFA">
            <w:pPr>
              <w:keepNext/>
              <w:tabs>
                <w:tab w:val="left" w:pos="356"/>
              </w:tabs>
              <w:ind w:left="356" w:hanging="356"/>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xml:space="preserve"> - one or more applicable requirements are not met. Enter reason for failure in corrections notes field below; or</w:t>
            </w:r>
          </w:p>
          <w:p w14:paraId="5D70EFC2" w14:textId="2DE98ECA"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All n/a</w:t>
            </w:r>
            <w:r w:rsidRPr="00133F35">
              <w:rPr>
                <w:rFonts w:asciiTheme="minorHAnsi" w:hAnsiTheme="minorHAnsi"/>
                <w:sz w:val="18"/>
                <w:szCs w:val="18"/>
              </w:rPr>
              <w:t xml:space="preserve"> - This entire table is not applicable</w:t>
            </w:r>
          </w:p>
        </w:tc>
      </w:tr>
      <w:tr w:rsidR="004E4BFA" w:rsidRPr="00A42BCC" w14:paraId="2690AB3B" w14:textId="50AADE43" w:rsidTr="000A71EB">
        <w:trPr>
          <w:trHeight w:val="455"/>
        </w:trPr>
        <w:tc>
          <w:tcPr>
            <w:tcW w:w="399" w:type="dxa"/>
            <w:vAlign w:val="center"/>
          </w:tcPr>
          <w:p w14:paraId="61C06B1D" w14:textId="0F4598C4" w:rsidR="004E4BFA" w:rsidRPr="00A42BCC" w:rsidRDefault="004E4BFA" w:rsidP="004E4BF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305" w:author="Shewmaker, Michael@Energy" w:date="2021-11-23T11:15:00Z">
              <w:r w:rsidRPr="00133F35" w:rsidDel="00BD56EA">
                <w:rPr>
                  <w:rFonts w:asciiTheme="minorHAnsi" w:hAnsiTheme="minorHAnsi"/>
                  <w:sz w:val="18"/>
                  <w:szCs w:val="18"/>
                </w:rPr>
                <w:delText>0</w:delText>
              </w:r>
              <w:r w:rsidDel="00BD56EA">
                <w:rPr>
                  <w:rFonts w:asciiTheme="minorHAnsi" w:hAnsiTheme="minorHAnsi"/>
                  <w:sz w:val="18"/>
                  <w:szCs w:val="18"/>
                </w:rPr>
                <w:delText>6</w:delText>
              </w:r>
            </w:del>
            <w:ins w:id="306" w:author="Shewmaker, Michael@Energy" w:date="2021-11-23T11:15:00Z">
              <w:r w:rsidR="00BD56EA">
                <w:rPr>
                  <w:rFonts w:asciiTheme="minorHAnsi" w:hAnsiTheme="minorHAnsi"/>
                  <w:sz w:val="18"/>
                  <w:szCs w:val="18"/>
                </w:rPr>
                <w:t>05</w:t>
              </w:r>
            </w:ins>
          </w:p>
        </w:tc>
        <w:tc>
          <w:tcPr>
            <w:tcW w:w="3749" w:type="dxa"/>
            <w:vAlign w:val="center"/>
          </w:tcPr>
          <w:p w14:paraId="2DDA30D8" w14:textId="4C736A2C"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Correction Notes:</w:t>
            </w:r>
          </w:p>
        </w:tc>
        <w:tc>
          <w:tcPr>
            <w:tcW w:w="6642" w:type="dxa"/>
            <w:vAlign w:val="center"/>
          </w:tcPr>
          <w:p w14:paraId="461D82B0" w14:textId="02BD04E9" w:rsidR="004E4BFA" w:rsidRPr="00875D94" w:rsidRDefault="004E4BFA" w:rsidP="004E4BFA">
            <w:pPr>
              <w:shd w:val="clear" w:color="auto" w:fill="FFFFFF"/>
              <w:rPr>
                <w:rFonts w:asciiTheme="minorHAnsi" w:hAnsiTheme="minorHAnsi"/>
                <w:sz w:val="18"/>
                <w:szCs w:val="18"/>
              </w:rPr>
            </w:pPr>
            <w:r w:rsidRPr="00133F35">
              <w:rPr>
                <w:rFonts w:asciiTheme="minorHAnsi" w:hAnsiTheme="minorHAnsi"/>
                <w:sz w:val="18"/>
                <w:szCs w:val="18"/>
              </w:rPr>
              <w:t xml:space="preserve">&lt;&lt;if </w:t>
            </w:r>
            <w:r w:rsidRPr="00133F35">
              <w:rPr>
                <w:rFonts w:asciiTheme="minorHAnsi" w:hAnsiTheme="minorHAnsi"/>
                <w:sz w:val="18"/>
                <w:szCs w:val="18"/>
                <w:u w:val="single"/>
              </w:rPr>
              <w:t>Verification Status</w:t>
            </w: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then text entry in this Corrections Notes field is required;  user input text&gt;&gt;</w:t>
            </w:r>
          </w:p>
        </w:tc>
      </w:tr>
      <w:tr w:rsidR="00C67C16" w:rsidRPr="00A42BCC" w14:paraId="4A3A5EDF" w14:textId="269B51EE" w:rsidTr="00675413">
        <w:trPr>
          <w:trHeight w:val="520"/>
        </w:trPr>
        <w:tc>
          <w:tcPr>
            <w:tcW w:w="10790" w:type="dxa"/>
            <w:gridSpan w:val="3"/>
            <w:vAlign w:val="center"/>
          </w:tcPr>
          <w:p w14:paraId="2FA2D055" w14:textId="419C354E" w:rsidR="00C67C16" w:rsidRPr="00A42BCC" w:rsidRDefault="00C67C16" w:rsidP="00C67C16">
            <w:pPr>
              <w:autoSpaceDE w:val="0"/>
              <w:autoSpaceDN w:val="0"/>
              <w:adjustRightInd w:val="0"/>
              <w:rPr>
                <w:rFonts w:asciiTheme="minorHAnsi" w:hAnsiTheme="minorHAnsi"/>
                <w:b/>
                <w:sz w:val="18"/>
                <w:szCs w:val="18"/>
              </w:rPr>
            </w:pPr>
            <w:r w:rsidRPr="00133F35">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A3A5EE0" w14:textId="6908E88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BB078C" w:rsidRPr="00133F35" w14:paraId="771FA057" w14:textId="77777777" w:rsidTr="00675413">
        <w:trPr>
          <w:cantSplit/>
          <w:trHeight w:val="432"/>
        </w:trPr>
        <w:tc>
          <w:tcPr>
            <w:tcW w:w="5000" w:type="pct"/>
            <w:gridSpan w:val="2"/>
            <w:vAlign w:val="center"/>
          </w:tcPr>
          <w:p w14:paraId="53E5A35D" w14:textId="77777777" w:rsidR="00BB078C" w:rsidRPr="003C6DC1" w:rsidRDefault="00BB078C" w:rsidP="00675413">
            <w:pPr>
              <w:keepNext/>
              <w:rPr>
                <w:rFonts w:asciiTheme="minorHAnsi" w:hAnsiTheme="minorHAnsi"/>
                <w:b/>
                <w:szCs w:val="18"/>
              </w:rPr>
            </w:pPr>
            <w:r w:rsidRPr="003C6DC1">
              <w:rPr>
                <w:rFonts w:asciiTheme="minorHAnsi" w:hAnsiTheme="minorHAnsi"/>
                <w:b/>
                <w:szCs w:val="18"/>
              </w:rPr>
              <w:t>H. Determination of HERS Verification Compliance</w:t>
            </w:r>
          </w:p>
          <w:p w14:paraId="2BB919CD" w14:textId="77777777" w:rsidR="00BB078C" w:rsidRPr="00133F35" w:rsidRDefault="00BB078C" w:rsidP="00675413">
            <w:pPr>
              <w:keepNext/>
              <w:rPr>
                <w:rFonts w:asciiTheme="minorHAnsi" w:hAnsiTheme="minorHAnsi"/>
                <w:sz w:val="18"/>
                <w:szCs w:val="18"/>
              </w:rPr>
            </w:pPr>
            <w:r w:rsidRPr="00133F35">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BB078C" w:rsidRPr="00133F35" w14:paraId="58BBBD2D" w14:textId="77777777" w:rsidTr="00675413">
        <w:trPr>
          <w:cantSplit/>
          <w:trHeight w:val="432"/>
        </w:trPr>
        <w:tc>
          <w:tcPr>
            <w:tcW w:w="253" w:type="pct"/>
            <w:vAlign w:val="center"/>
          </w:tcPr>
          <w:p w14:paraId="135725C4" w14:textId="77777777" w:rsidR="00BB078C" w:rsidRPr="00133F35" w:rsidDel="00C76C40" w:rsidRDefault="00BB078C" w:rsidP="00675413">
            <w:pPr>
              <w:keepNext/>
              <w:jc w:val="center"/>
              <w:rPr>
                <w:rFonts w:asciiTheme="minorHAnsi" w:hAnsiTheme="minorHAnsi"/>
                <w:sz w:val="18"/>
                <w:szCs w:val="18"/>
              </w:rPr>
            </w:pPr>
            <w:r w:rsidRPr="00133F35">
              <w:rPr>
                <w:rFonts w:asciiTheme="minorHAnsi" w:hAnsiTheme="minorHAnsi"/>
                <w:sz w:val="18"/>
                <w:szCs w:val="18"/>
              </w:rPr>
              <w:t>01</w:t>
            </w:r>
          </w:p>
        </w:tc>
        <w:tc>
          <w:tcPr>
            <w:tcW w:w="4747" w:type="pct"/>
            <w:vAlign w:val="center"/>
          </w:tcPr>
          <w:p w14:paraId="115082EF" w14:textId="6BF6643E" w:rsidR="00BB078C" w:rsidRPr="00133F35" w:rsidRDefault="00BB078C">
            <w:pPr>
              <w:keepNext/>
              <w:rPr>
                <w:rFonts w:asciiTheme="minorHAnsi" w:hAnsiTheme="minorHAnsi"/>
                <w:sz w:val="18"/>
                <w:szCs w:val="18"/>
              </w:rPr>
            </w:pPr>
            <w:r>
              <w:rPr>
                <w:rFonts w:asciiTheme="minorHAnsi" w:hAnsiTheme="minorHAnsi"/>
                <w:sz w:val="18"/>
                <w:szCs w:val="18"/>
              </w:rPr>
              <w:t>&lt;&lt;if B0</w:t>
            </w:r>
            <w:r w:rsidRPr="00133F35">
              <w:rPr>
                <w:rFonts w:asciiTheme="minorHAnsi" w:hAnsiTheme="minorHAnsi"/>
                <w:sz w:val="18"/>
                <w:szCs w:val="18"/>
              </w:rPr>
              <w:t>6 = Manometer Calibration is valid; and</w:t>
            </w:r>
            <w:r>
              <w:rPr>
                <w:rFonts w:asciiTheme="minorHAnsi" w:hAnsiTheme="minorHAnsi"/>
                <w:sz w:val="18"/>
                <w:szCs w:val="18"/>
              </w:rPr>
              <w:t xml:space="preserve"> C07</w:t>
            </w:r>
            <w:r w:rsidRPr="00133F35">
              <w:rPr>
                <w:rFonts w:asciiTheme="minorHAnsi" w:hAnsiTheme="minorHAnsi"/>
                <w:sz w:val="18"/>
                <w:szCs w:val="18"/>
              </w:rPr>
              <w:t xml:space="preserve"> = Induced pressure within range for </w:t>
            </w:r>
            <w:r>
              <w:rPr>
                <w:rFonts w:asciiTheme="minorHAnsi" w:hAnsiTheme="minorHAnsi"/>
                <w:sz w:val="18"/>
                <w:szCs w:val="18"/>
              </w:rPr>
              <w:t>single point test; and F0</w:t>
            </w:r>
            <w:r w:rsidRPr="00133F35">
              <w:rPr>
                <w:rFonts w:asciiTheme="minorHAnsi" w:hAnsiTheme="minorHAnsi"/>
                <w:sz w:val="18"/>
                <w:szCs w:val="18"/>
              </w:rPr>
              <w:t xml:space="preserve">1 = Building Passes </w:t>
            </w:r>
            <w:r>
              <w:rPr>
                <w:rFonts w:asciiTheme="minorHAnsi" w:hAnsiTheme="minorHAnsi"/>
                <w:sz w:val="18"/>
                <w:szCs w:val="18"/>
              </w:rPr>
              <w:t>Enclosure Air Leakage Test; and G0</w:t>
            </w:r>
            <w:ins w:id="307" w:author="Shewmaker, Michael@Energy" w:date="2021-11-23T11:31:00Z">
              <w:r w:rsidR="00D629A8">
                <w:rPr>
                  <w:rFonts w:asciiTheme="minorHAnsi" w:hAnsiTheme="minorHAnsi"/>
                  <w:sz w:val="18"/>
                  <w:szCs w:val="18"/>
                </w:rPr>
                <w:t>4</w:t>
              </w:r>
            </w:ins>
            <w:del w:id="308" w:author="Shewmaker, Michael@Energy" w:date="2021-11-23T11:31:00Z">
              <w:r w:rsidDel="00D629A8">
                <w:rPr>
                  <w:rFonts w:asciiTheme="minorHAnsi" w:hAnsiTheme="minorHAnsi"/>
                  <w:sz w:val="18"/>
                  <w:szCs w:val="18"/>
                </w:rPr>
                <w:delText>5</w:delText>
              </w:r>
            </w:del>
            <w:r w:rsidRPr="00133F35">
              <w:rPr>
                <w:rFonts w:asciiTheme="minorHAnsi" w:hAnsiTheme="minorHAns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15CE6BC0" w14:textId="77777777" w:rsidR="00BB078C" w:rsidRPr="00B86E8A" w:rsidRDefault="00BB078C"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BB078C"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38418" w14:textId="77777777" w:rsidR="00FB4C9E" w:rsidRDefault="00FB4C9E">
      <w:r>
        <w:separator/>
      </w:r>
    </w:p>
  </w:endnote>
  <w:endnote w:type="continuationSeparator" w:id="0">
    <w:p w14:paraId="02E4627D" w14:textId="77777777" w:rsidR="00FB4C9E" w:rsidRDefault="00FB4C9E">
      <w:r>
        <w:continuationSeparator/>
      </w:r>
    </w:p>
  </w:endnote>
  <w:endnote w:type="continuationNotice" w:id="1">
    <w:p w14:paraId="1D28FA35" w14:textId="77777777" w:rsidR="00FB4C9E" w:rsidRDefault="00FB4C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9D3F" w14:textId="77777777" w:rsidR="00964A2B" w:rsidRDefault="00964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BB2BC6D" w:rsidR="00964A2B" w:rsidRPr="00733ECB" w:rsidRDefault="00964A2B" w:rsidP="00EB61D5">
    <w:pPr>
      <w:pStyle w:val="Style7"/>
      <w:rPr>
        <w:b w:val="0"/>
        <w:i w:val="0"/>
      </w:rPr>
    </w:pPr>
    <w:r w:rsidRPr="00733ECB">
      <w:rPr>
        <w:b w:val="0"/>
        <w:i w:val="0"/>
      </w:rPr>
      <w:t xml:space="preserve">Registration Number:                                                           Registration Date/Time:                                           HERS Provider:                       </w:t>
    </w:r>
  </w:p>
  <w:p w14:paraId="4A3A5EF9" w14:textId="52A27DB7" w:rsidR="00964A2B" w:rsidRPr="00733ECB" w:rsidRDefault="00964A2B" w:rsidP="00EB61D5">
    <w:pPr>
      <w:pStyle w:val="Style7"/>
      <w:rPr>
        <w:b w:val="0"/>
        <w:i w:val="0"/>
      </w:rPr>
    </w:pPr>
    <w:r w:rsidRPr="00733ECB">
      <w:rPr>
        <w:b w:val="0"/>
        <w:i w:val="0"/>
      </w:rPr>
      <w:t>CA Building Energy Efficiency Standards - 20</w:t>
    </w:r>
    <w:ins w:id="88" w:author="Alhabibi, Haider@Energy" w:date="2021-08-25T12:37:00Z">
      <w:r w:rsidR="00474EDB">
        <w:rPr>
          <w:b w:val="0"/>
          <w:i w:val="0"/>
        </w:rPr>
        <w:t>22</w:t>
      </w:r>
    </w:ins>
    <w:del w:id="89" w:author="Alhabibi, Haider@Energy" w:date="2021-08-25T12:37:00Z">
      <w:r w:rsidRPr="00733ECB" w:rsidDel="00474EDB">
        <w:rPr>
          <w:b w:val="0"/>
          <w:i w:val="0"/>
        </w:rPr>
        <w:delText>1</w:delText>
      </w:r>
      <w:r w:rsidDel="00474EDB">
        <w:rPr>
          <w:b w:val="0"/>
          <w:i w:val="0"/>
        </w:rPr>
        <w:delText>9</w:delText>
      </w:r>
    </w:del>
    <w:r w:rsidRPr="00733ECB">
      <w:rPr>
        <w:b w:val="0"/>
        <w:i w:val="0"/>
      </w:rPr>
      <w:t xml:space="preserve"> Residential Compliance</w:t>
    </w:r>
    <w:r w:rsidRPr="00733ECB">
      <w:rPr>
        <w:b w:val="0"/>
        <w:i w:val="0"/>
      </w:rPr>
      <w:tab/>
    </w:r>
    <w:r>
      <w:rPr>
        <w:b w:val="0"/>
        <w:i w:val="0"/>
      </w:rPr>
      <w:t>January 20</w:t>
    </w:r>
    <w:ins w:id="90" w:author="Alhabibi, Haider@Energy" w:date="2021-08-25T12:36:00Z">
      <w:r w:rsidR="00474EDB">
        <w:rPr>
          <w:b w:val="0"/>
          <w:i w:val="0"/>
        </w:rPr>
        <w:t>22</w:t>
      </w:r>
    </w:ins>
    <w:del w:id="91" w:author="Alhabibi, Haider@Energy" w:date="2021-08-25T12:36:00Z">
      <w:r w:rsidDel="00474EDB">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8D41C" w14:textId="77777777" w:rsidR="00964A2B" w:rsidRDefault="00964A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0C7D01DD" w:rsidR="00964A2B" w:rsidRPr="00EB61D5" w:rsidRDefault="00964A2B" w:rsidP="00EB61D5">
    <w:pPr>
      <w:pStyle w:val="Footer"/>
    </w:pPr>
    <w:r w:rsidRPr="00EB61D5">
      <w:t>CA Building Energy Efficiency Standards - 20</w:t>
    </w:r>
    <w:ins w:id="118" w:author="Alhabibi, Haider@Energy" w:date="2021-08-25T12:39:00Z">
      <w:r w:rsidR="00954B25">
        <w:t>22</w:t>
      </w:r>
    </w:ins>
    <w:del w:id="119" w:author="Alhabibi, Haider@Energy" w:date="2021-08-25T12:39:00Z">
      <w:r w:rsidRPr="00EB61D5" w:rsidDel="00954B25">
        <w:delText>1</w:delText>
      </w:r>
      <w:r w:rsidDel="00954B25">
        <w:delText>9</w:delText>
      </w:r>
    </w:del>
    <w:r w:rsidRPr="00EB61D5">
      <w:t xml:space="preserve"> Residential Compliance</w:t>
    </w:r>
    <w:r w:rsidRPr="00EB61D5">
      <w:tab/>
    </w:r>
    <w:r>
      <w:t>January 20</w:t>
    </w:r>
    <w:ins w:id="120" w:author="Alhabibi, Haider@Energy" w:date="2021-08-25T12:39:00Z">
      <w:r w:rsidR="00954B25">
        <w:t>22</w:t>
      </w:r>
    </w:ins>
    <w:del w:id="121" w:author="Alhabibi, Haider@Energy" w:date="2021-08-25T12:39:00Z">
      <w:r w:rsidDel="00954B25">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E6B5C" w14:textId="77777777" w:rsidR="00FB4C9E" w:rsidRDefault="00FB4C9E">
      <w:r>
        <w:separator/>
      </w:r>
    </w:p>
  </w:footnote>
  <w:footnote w:type="continuationSeparator" w:id="0">
    <w:p w14:paraId="741732DD" w14:textId="77777777" w:rsidR="00FB4C9E" w:rsidRDefault="00FB4C9E">
      <w:r>
        <w:continuationSeparator/>
      </w:r>
    </w:p>
  </w:footnote>
  <w:footnote w:type="continuationNotice" w:id="1">
    <w:p w14:paraId="68212D65" w14:textId="77777777" w:rsidR="00FB4C9E" w:rsidRDefault="00FB4C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4282A0E7" w:rsidR="00964A2B" w:rsidRDefault="00964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1F1100DA" w:rsidR="00964A2B" w:rsidRPr="007770C5" w:rsidRDefault="00D915DF" w:rsidP="002B5597">
    <w:pPr>
      <w:suppressAutoHyphens/>
      <w:ind w:left="-90"/>
      <w:rPr>
        <w:rFonts w:ascii="Arial" w:hAnsi="Arial" w:cs="Arial"/>
        <w:sz w:val="14"/>
        <w:szCs w:val="14"/>
      </w:rPr>
    </w:pPr>
    <w:customXmlInsRangeStart w:id="83" w:author="Geiser, Che@Energy" w:date="2022-04-11T13:45:00Z"/>
    <w:sdt>
      <w:sdtPr>
        <w:rPr>
          <w:rFonts w:ascii="Arial" w:hAnsi="Arial" w:cs="Arial"/>
          <w:sz w:val="14"/>
          <w:szCs w:val="14"/>
        </w:rPr>
        <w:id w:val="-726379332"/>
        <w:docPartObj>
          <w:docPartGallery w:val="Watermarks"/>
          <w:docPartUnique/>
        </w:docPartObj>
      </w:sdtPr>
      <w:sdtContent>
        <w:customXmlInsRangeEnd w:id="83"/>
        <w:ins w:id="84" w:author="Geiser, Che@Energy" w:date="2022-04-11T13:45:00Z">
          <w:r w:rsidRPr="00D915DF">
            <w:rPr>
              <w:rFonts w:ascii="Arial" w:hAnsi="Arial" w:cs="Arial"/>
              <w:noProof/>
              <w:sz w:val="14"/>
              <w:szCs w:val="14"/>
            </w:rPr>
            <w:pict w14:anchorId="1BBEA8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5" w:author="Geiser, Che@Energy" w:date="2022-04-11T13:45:00Z"/>
      </w:sdtContent>
    </w:sdt>
    <w:customXmlInsRangeEnd w:id="85"/>
    <w:r w:rsidR="00964A2B">
      <w:rPr>
        <w:noProof/>
      </w:rPr>
      <w:drawing>
        <wp:anchor distT="0" distB="0" distL="114300" distR="114300" simplePos="0" relativeHeight="251658249" behindDoc="0" locked="0" layoutInCell="1" allowOverlap="1" wp14:anchorId="4A3A5F0F" wp14:editId="1C447A2E">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00964A2B" w:rsidRPr="007770C5">
      <w:rPr>
        <w:rFonts w:ascii="Arial" w:hAnsi="Arial" w:cs="Arial"/>
        <w:sz w:val="14"/>
        <w:szCs w:val="14"/>
      </w:rPr>
      <w:t xml:space="preserve">STATE OF </w:t>
    </w:r>
    <w:smartTag w:uri="urn:schemas-microsoft-com:office:smarttags" w:element="State">
      <w:smartTag w:uri="urn:schemas-microsoft-com:office:smarttags" w:element="place">
        <w:r w:rsidR="00964A2B" w:rsidRPr="007770C5">
          <w:rPr>
            <w:rFonts w:ascii="Arial" w:hAnsi="Arial" w:cs="Arial"/>
            <w:sz w:val="14"/>
            <w:szCs w:val="14"/>
          </w:rPr>
          <w:t>CALIFORNIA</w:t>
        </w:r>
      </w:smartTag>
    </w:smartTag>
  </w:p>
  <w:p w14:paraId="4A3A5EE7" w14:textId="22AF4752" w:rsidR="00964A2B" w:rsidRPr="007770C5" w:rsidRDefault="00964A2B" w:rsidP="002B5597">
    <w:pPr>
      <w:suppressAutoHyphens/>
      <w:ind w:left="-90"/>
      <w:rPr>
        <w:rFonts w:ascii="Arial" w:hAnsi="Arial" w:cs="Arial"/>
        <w:b/>
        <w:sz w:val="24"/>
        <w:szCs w:val="24"/>
      </w:rPr>
    </w:pPr>
    <w:r>
      <w:rPr>
        <w:rFonts w:ascii="Arial" w:hAnsi="Arial" w:cs="Arial"/>
        <w:b/>
        <w:sz w:val="24"/>
        <w:szCs w:val="24"/>
      </w:rPr>
      <w:t>BUILDING AIR LEAKAGE DIAGNOSTIC TEST – BUILDING ENCLOSURES AND DWELLING UNIT ENCLOSURES</w:t>
    </w:r>
  </w:p>
  <w:p w14:paraId="4A3A5EE8" w14:textId="0ADA0A91" w:rsidR="00964A2B" w:rsidRPr="007770C5" w:rsidRDefault="00964A2B" w:rsidP="002B5597">
    <w:pPr>
      <w:suppressAutoHyphens/>
      <w:ind w:left="-90"/>
      <w:rPr>
        <w:rFonts w:ascii="Arial" w:hAnsi="Arial" w:cs="Arial"/>
        <w:sz w:val="14"/>
        <w:szCs w:val="14"/>
      </w:rPr>
    </w:pPr>
    <w:r>
      <w:rPr>
        <w:rFonts w:ascii="Arial" w:hAnsi="Arial" w:cs="Arial"/>
        <w:sz w:val="14"/>
        <w:szCs w:val="14"/>
      </w:rPr>
      <w:t>CEC-CF3R-ENV-20-H</w:t>
    </w:r>
    <w:r w:rsidRPr="007770C5">
      <w:rPr>
        <w:rFonts w:ascii="Arial" w:hAnsi="Arial" w:cs="Arial"/>
        <w:sz w:val="14"/>
        <w:szCs w:val="14"/>
      </w:rPr>
      <w:t xml:space="preserve"> (Revised </w:t>
    </w:r>
    <w:r>
      <w:rPr>
        <w:rFonts w:ascii="Arial" w:hAnsi="Arial" w:cs="Arial"/>
        <w:sz w:val="14"/>
        <w:szCs w:val="14"/>
      </w:rPr>
      <w:t>01/</w:t>
    </w:r>
    <w:ins w:id="86" w:author="Alhabibi, Haider@Energy" w:date="2021-08-25T12:36:00Z">
      <w:r w:rsidR="00474EDB">
        <w:rPr>
          <w:rFonts w:ascii="Arial" w:hAnsi="Arial" w:cs="Arial"/>
          <w:sz w:val="14"/>
          <w:szCs w:val="14"/>
        </w:rPr>
        <w:t>22</w:t>
      </w:r>
    </w:ins>
    <w:del w:id="87" w:author="Alhabibi, Haider@Energy" w:date="2021-08-25T12:36:00Z">
      <w:r w:rsidDel="00474EDB">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2160"/>
      <w:gridCol w:w="812"/>
      <w:gridCol w:w="1080"/>
      <w:gridCol w:w="1620"/>
    </w:tblGrid>
    <w:tr w:rsidR="00964A2B" w:rsidRPr="00F85124" w14:paraId="4A3A5EEB" w14:textId="77777777" w:rsidTr="001E6AE7">
      <w:trPr>
        <w:cantSplit/>
        <w:trHeight w:val="288"/>
      </w:trPr>
      <w:tc>
        <w:tcPr>
          <w:tcW w:w="4256" w:type="pct"/>
          <w:gridSpan w:val="4"/>
          <w:tcBorders>
            <w:right w:val="nil"/>
          </w:tcBorders>
          <w:vAlign w:val="center"/>
        </w:tcPr>
        <w:p w14:paraId="4A3A5EE9" w14:textId="7DF709D6" w:rsidR="00964A2B" w:rsidRPr="00F502B3" w:rsidRDefault="00964A2B">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p>
      </w:tc>
      <w:tc>
        <w:tcPr>
          <w:tcW w:w="744" w:type="pct"/>
          <w:tcBorders>
            <w:left w:val="nil"/>
          </w:tcBorders>
          <w:tcMar>
            <w:left w:w="115" w:type="dxa"/>
            <w:right w:w="115" w:type="dxa"/>
          </w:tcMar>
          <w:vAlign w:val="center"/>
        </w:tcPr>
        <w:p w14:paraId="4A3A5EEA" w14:textId="09416329" w:rsidR="00964A2B" w:rsidRPr="00F502B3" w:rsidRDefault="00964A2B" w:rsidP="003E419E">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964A2B" w:rsidRPr="00F85124" w14:paraId="4A3A5EEE" w14:textId="77777777" w:rsidTr="001E6AE7">
      <w:trPr>
        <w:cantSplit/>
        <w:trHeight w:val="288"/>
      </w:trPr>
      <w:tc>
        <w:tcPr>
          <w:tcW w:w="3387" w:type="pct"/>
          <w:gridSpan w:val="2"/>
          <w:tcBorders>
            <w:right w:val="nil"/>
          </w:tcBorders>
        </w:tcPr>
        <w:p w14:paraId="4A3A5EEC" w14:textId="3EE969D2" w:rsidR="00964A2B" w:rsidRPr="00F85124" w:rsidRDefault="00964A2B"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613" w:type="pct"/>
          <w:gridSpan w:val="3"/>
          <w:tcBorders>
            <w:left w:val="nil"/>
          </w:tcBorders>
        </w:tcPr>
        <w:p w14:paraId="4A3A5EED" w14:textId="0D010CC0" w:rsidR="00964A2B" w:rsidRPr="00F85124" w:rsidRDefault="00964A2B"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915DF">
            <w:rPr>
              <w:rFonts w:ascii="Calibri" w:hAnsi="Calibri"/>
              <w:bCs/>
              <w:noProof/>
            </w:rPr>
            <w:t>3</w:t>
          </w:r>
          <w:r>
            <w:rPr>
              <w:rFonts w:ascii="Calibri" w:hAnsi="Calibri"/>
              <w:bCs/>
              <w:noProof/>
            </w:rPr>
            <w:fldChar w:fldCharType="end"/>
          </w:r>
          <w:r w:rsidRPr="00F85124">
            <w:rPr>
              <w:rFonts w:ascii="Calibri" w:hAnsi="Calibri"/>
              <w:bCs/>
            </w:rPr>
            <w:t>)</w:t>
          </w:r>
        </w:p>
      </w:tc>
    </w:tr>
    <w:tr w:rsidR="00964A2B" w:rsidRPr="00F85124" w14:paraId="4A3A5EF2" w14:textId="77777777" w:rsidTr="001E6AE7">
      <w:trPr>
        <w:cantSplit/>
        <w:trHeight w:val="288"/>
      </w:trPr>
      <w:tc>
        <w:tcPr>
          <w:tcW w:w="2395" w:type="pct"/>
        </w:tcPr>
        <w:p w14:paraId="4A3A5EEF" w14:textId="77777777" w:rsidR="00964A2B" w:rsidRPr="00F85124" w:rsidRDefault="00964A2B" w:rsidP="003E419E">
          <w:pPr>
            <w:rPr>
              <w:rFonts w:ascii="Calibri" w:hAnsi="Calibri"/>
              <w:sz w:val="12"/>
              <w:szCs w:val="12"/>
            </w:rPr>
          </w:pPr>
          <w:r w:rsidRPr="00F85124">
            <w:rPr>
              <w:rFonts w:ascii="Calibri" w:hAnsi="Calibri"/>
              <w:sz w:val="12"/>
              <w:szCs w:val="12"/>
            </w:rPr>
            <w:t>Project Name:</w:t>
          </w:r>
        </w:p>
      </w:tc>
      <w:tc>
        <w:tcPr>
          <w:tcW w:w="1365" w:type="pct"/>
          <w:gridSpan w:val="2"/>
        </w:tcPr>
        <w:p w14:paraId="4A3A5EF0" w14:textId="77777777" w:rsidR="00964A2B" w:rsidRPr="00F85124" w:rsidRDefault="00964A2B" w:rsidP="003E419E">
          <w:pPr>
            <w:rPr>
              <w:rFonts w:ascii="Calibri" w:hAnsi="Calibri"/>
              <w:sz w:val="12"/>
              <w:szCs w:val="12"/>
            </w:rPr>
          </w:pPr>
          <w:r w:rsidRPr="00F85124">
            <w:rPr>
              <w:rFonts w:ascii="Calibri" w:hAnsi="Calibri"/>
              <w:sz w:val="12"/>
              <w:szCs w:val="12"/>
            </w:rPr>
            <w:t>Enforcement Agency:</w:t>
          </w:r>
        </w:p>
      </w:tc>
      <w:tc>
        <w:tcPr>
          <w:tcW w:w="1240" w:type="pct"/>
          <w:gridSpan w:val="2"/>
        </w:tcPr>
        <w:p w14:paraId="4A3A5EF1" w14:textId="77777777" w:rsidR="00964A2B" w:rsidRPr="00F85124" w:rsidRDefault="00964A2B" w:rsidP="003E419E">
          <w:pPr>
            <w:rPr>
              <w:rFonts w:ascii="Calibri" w:hAnsi="Calibri"/>
              <w:sz w:val="12"/>
              <w:szCs w:val="12"/>
            </w:rPr>
          </w:pPr>
          <w:r w:rsidRPr="00F85124">
            <w:rPr>
              <w:rFonts w:ascii="Calibri" w:hAnsi="Calibri"/>
              <w:sz w:val="12"/>
              <w:szCs w:val="12"/>
            </w:rPr>
            <w:t>Permit Number:</w:t>
          </w:r>
        </w:p>
      </w:tc>
    </w:tr>
    <w:tr w:rsidR="00964A2B" w:rsidRPr="00F85124" w14:paraId="4A3A5EF6" w14:textId="77777777" w:rsidTr="001E6AE7">
      <w:trPr>
        <w:cantSplit/>
        <w:trHeight w:val="288"/>
      </w:trPr>
      <w:tc>
        <w:tcPr>
          <w:tcW w:w="2395" w:type="pct"/>
        </w:tcPr>
        <w:p w14:paraId="4A3A5EF3" w14:textId="77777777" w:rsidR="00964A2B" w:rsidRPr="00F85124" w:rsidRDefault="00964A2B" w:rsidP="003E419E">
          <w:pPr>
            <w:rPr>
              <w:rFonts w:ascii="Calibri" w:hAnsi="Calibri"/>
              <w:sz w:val="12"/>
              <w:szCs w:val="12"/>
              <w:vertAlign w:val="superscript"/>
            </w:rPr>
          </w:pPr>
          <w:r w:rsidRPr="00F85124">
            <w:rPr>
              <w:rFonts w:ascii="Calibri" w:hAnsi="Calibri"/>
              <w:sz w:val="12"/>
              <w:szCs w:val="12"/>
            </w:rPr>
            <w:t>Dwelling Address:</w:t>
          </w:r>
        </w:p>
      </w:tc>
      <w:tc>
        <w:tcPr>
          <w:tcW w:w="1365" w:type="pct"/>
          <w:gridSpan w:val="2"/>
        </w:tcPr>
        <w:p w14:paraId="4A3A5EF4" w14:textId="22FE04C4" w:rsidR="00964A2B" w:rsidRPr="00F85124" w:rsidRDefault="00964A2B"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240" w:type="pct"/>
          <w:gridSpan w:val="2"/>
        </w:tcPr>
        <w:p w14:paraId="4A3A5EF5" w14:textId="06098542" w:rsidR="00964A2B" w:rsidRPr="00F85124" w:rsidRDefault="00964A2B"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28639776" w:rsidR="00964A2B" w:rsidRPr="003E419E" w:rsidRDefault="00964A2B"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01D42456" w:rsidR="00964A2B" w:rsidRDefault="00964A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6127BEED" w:rsidR="00964A2B" w:rsidRDefault="00964A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646"/>
      <w:gridCol w:w="728"/>
      <w:gridCol w:w="2425"/>
    </w:tblGrid>
    <w:tr w:rsidR="00964A2B" w:rsidRPr="00F85124" w14:paraId="4A3A5EFE" w14:textId="77777777" w:rsidTr="003E419E">
      <w:trPr>
        <w:cantSplit/>
        <w:trHeight w:val="288"/>
      </w:trPr>
      <w:tc>
        <w:tcPr>
          <w:tcW w:w="3877" w:type="pct"/>
          <w:gridSpan w:val="2"/>
          <w:tcBorders>
            <w:right w:val="nil"/>
          </w:tcBorders>
          <w:vAlign w:val="center"/>
        </w:tcPr>
        <w:p w14:paraId="4A3A5EFC" w14:textId="02E64D84" w:rsidR="00964A2B" w:rsidRPr="00F502B3" w:rsidRDefault="00964A2B">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77777777" w:rsidR="00964A2B" w:rsidRPr="00F502B3" w:rsidRDefault="00964A2B" w:rsidP="003E419E">
          <w:pPr>
            <w:pStyle w:val="Heading1"/>
            <w:jc w:val="right"/>
            <w:rPr>
              <w:rFonts w:ascii="Calibri" w:hAnsi="Calibri"/>
              <w:b w:val="0"/>
              <w:bCs/>
              <w:sz w:val="20"/>
            </w:rPr>
          </w:pPr>
          <w:r w:rsidRPr="00F502B3">
            <w:rPr>
              <w:rFonts w:ascii="Calibri" w:hAnsi="Calibri"/>
              <w:b w:val="0"/>
              <w:bCs/>
              <w:sz w:val="20"/>
            </w:rPr>
            <w:t>CF2R-ENV-20-H</w:t>
          </w:r>
        </w:p>
      </w:tc>
    </w:tr>
    <w:tr w:rsidR="00964A2B" w:rsidRPr="00F85124" w14:paraId="4A3A5F01" w14:textId="77777777" w:rsidTr="001E6AE7">
      <w:trPr>
        <w:cantSplit/>
        <w:trHeight w:val="288"/>
      </w:trPr>
      <w:tc>
        <w:tcPr>
          <w:tcW w:w="3540" w:type="pct"/>
          <w:tcBorders>
            <w:right w:val="nil"/>
          </w:tcBorders>
        </w:tcPr>
        <w:p w14:paraId="4A3A5EFF" w14:textId="2C65EF38" w:rsidR="00964A2B" w:rsidRPr="00F85124" w:rsidRDefault="00964A2B"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460" w:type="pct"/>
          <w:gridSpan w:val="2"/>
          <w:tcBorders>
            <w:left w:val="nil"/>
          </w:tcBorders>
        </w:tcPr>
        <w:p w14:paraId="4A3A5F00" w14:textId="2E85BEA9" w:rsidR="00964A2B" w:rsidRPr="00382CD6" w:rsidRDefault="00964A2B"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170A8">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915DF">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4CD47E03" w:rsidR="00964A2B" w:rsidRPr="003E419E" w:rsidRDefault="00964A2B" w:rsidP="003E41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0FB656AC" w:rsidR="00964A2B" w:rsidRDefault="00964A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1E272644" w:rsidR="00964A2B" w:rsidRDefault="00964A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964A2B" w:rsidRPr="00F85124" w14:paraId="4A3A5F08" w14:textId="77777777" w:rsidTr="003E419E">
      <w:trPr>
        <w:cantSplit/>
        <w:trHeight w:val="288"/>
      </w:trPr>
      <w:tc>
        <w:tcPr>
          <w:tcW w:w="3877" w:type="pct"/>
          <w:tcBorders>
            <w:right w:val="nil"/>
          </w:tcBorders>
          <w:vAlign w:val="center"/>
        </w:tcPr>
        <w:p w14:paraId="4A3A5F06" w14:textId="6902D749" w:rsidR="00964A2B" w:rsidRPr="00F502B3" w:rsidRDefault="00964A2B">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2D09FE03" w:rsidR="00964A2B" w:rsidRPr="00F502B3" w:rsidRDefault="00964A2B">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964A2B" w:rsidRPr="00F85124" w14:paraId="4A3A5F0B" w14:textId="77777777" w:rsidTr="00EF2268">
      <w:trPr>
        <w:cantSplit/>
        <w:trHeight w:val="288"/>
      </w:trPr>
      <w:tc>
        <w:tcPr>
          <w:tcW w:w="4373" w:type="pct"/>
          <w:gridSpan w:val="2"/>
          <w:tcBorders>
            <w:right w:val="nil"/>
          </w:tcBorders>
        </w:tcPr>
        <w:p w14:paraId="4A3A5F09" w14:textId="2510A423" w:rsidR="00964A2B" w:rsidRPr="00F85124" w:rsidRDefault="00964A2B"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ENV-20a</w:t>
          </w:r>
        </w:p>
      </w:tc>
      <w:tc>
        <w:tcPr>
          <w:tcW w:w="627" w:type="pct"/>
          <w:tcBorders>
            <w:left w:val="nil"/>
          </w:tcBorders>
        </w:tcPr>
        <w:p w14:paraId="4A3A5F0A" w14:textId="34E1EE70" w:rsidR="00964A2B" w:rsidRPr="00F85124" w:rsidRDefault="00964A2B"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915DF">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5EF3B5D9" w:rsidR="00964A2B" w:rsidRPr="003E419E" w:rsidRDefault="00964A2B" w:rsidP="003E41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0EF312DB" w:rsidR="00964A2B" w:rsidRDefault="00964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C28A9B24"/>
    <w:lvl w:ilvl="0" w:tplc="207C93F0">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872647D"/>
    <w:multiLevelType w:val="hybridMultilevel"/>
    <w:tmpl w:val="CBBA2E86"/>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7"/>
  </w:num>
  <w:num w:numId="12">
    <w:abstractNumId w:val="10"/>
  </w:num>
  <w:num w:numId="13">
    <w:abstractNumId w:val="7"/>
  </w:num>
  <w:num w:numId="14">
    <w:abstractNumId w:val="12"/>
  </w:num>
  <w:num w:numId="15">
    <w:abstractNumId w:val="14"/>
  </w:num>
  <w:num w:numId="16">
    <w:abstractNumId w:val="16"/>
  </w:num>
  <w:num w:numId="17">
    <w:abstractNumId w:val="6"/>
  </w:num>
  <w:num w:numId="18">
    <w:abstractNumId w:val="4"/>
  </w:num>
  <w:num w:numId="19">
    <w:abstractNumId w:val="18"/>
  </w:num>
  <w:num w:numId="20">
    <w:abstractNumId w:val="11"/>
  </w:num>
  <w:num w:numId="21">
    <w:abstractNumId w:val="9"/>
  </w:num>
  <w:num w:numId="22">
    <w:abstractNumId w:val="13"/>
  </w:num>
  <w:num w:numId="23">
    <w:abstractNumId w:val="3"/>
  </w:num>
  <w:num w:numId="24">
    <w:abstractNumId w:val="7"/>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5"/>
  </w:num>
  <w:num w:numId="28">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u8OF/T4axET+dkDPFvedNhIBN3RB1SUq04P8FCUYLnLJFJXFkVW1cYbkqzItfANv3CZYOygxe+bENP88GqeszQ==" w:salt="vv9QY/OuZpyaGicfnzjnG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20D4A"/>
    <w:rsid w:val="00020FEB"/>
    <w:rsid w:val="00023ECE"/>
    <w:rsid w:val="00032684"/>
    <w:rsid w:val="000367BC"/>
    <w:rsid w:val="00050C93"/>
    <w:rsid w:val="00056B9D"/>
    <w:rsid w:val="0007727D"/>
    <w:rsid w:val="00081774"/>
    <w:rsid w:val="0009311F"/>
    <w:rsid w:val="000A5169"/>
    <w:rsid w:val="000A71EB"/>
    <w:rsid w:val="000B05C9"/>
    <w:rsid w:val="000B3F87"/>
    <w:rsid w:val="000B64C1"/>
    <w:rsid w:val="000C5AC9"/>
    <w:rsid w:val="000D1CB5"/>
    <w:rsid w:val="000D3580"/>
    <w:rsid w:val="000E084F"/>
    <w:rsid w:val="000F3409"/>
    <w:rsid w:val="000F3C9E"/>
    <w:rsid w:val="001046D3"/>
    <w:rsid w:val="00107CC3"/>
    <w:rsid w:val="00122B26"/>
    <w:rsid w:val="001415F3"/>
    <w:rsid w:val="001531F1"/>
    <w:rsid w:val="00157308"/>
    <w:rsid w:val="00163079"/>
    <w:rsid w:val="0016315C"/>
    <w:rsid w:val="00165FD3"/>
    <w:rsid w:val="0017023B"/>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24D7"/>
    <w:rsid w:val="001C4084"/>
    <w:rsid w:val="001C4335"/>
    <w:rsid w:val="001C5250"/>
    <w:rsid w:val="001D4EC1"/>
    <w:rsid w:val="001E5CD5"/>
    <w:rsid w:val="001E5EB4"/>
    <w:rsid w:val="001E6AE7"/>
    <w:rsid w:val="001E7C38"/>
    <w:rsid w:val="001F1EB8"/>
    <w:rsid w:val="002057B8"/>
    <w:rsid w:val="00217730"/>
    <w:rsid w:val="0022167C"/>
    <w:rsid w:val="00223EF9"/>
    <w:rsid w:val="00231102"/>
    <w:rsid w:val="00231CFA"/>
    <w:rsid w:val="00240435"/>
    <w:rsid w:val="002478EC"/>
    <w:rsid w:val="0025389B"/>
    <w:rsid w:val="00255406"/>
    <w:rsid w:val="0027204B"/>
    <w:rsid w:val="00282299"/>
    <w:rsid w:val="0028362C"/>
    <w:rsid w:val="0029155F"/>
    <w:rsid w:val="0029261F"/>
    <w:rsid w:val="002A6FF6"/>
    <w:rsid w:val="002B4718"/>
    <w:rsid w:val="002B5597"/>
    <w:rsid w:val="002B78D5"/>
    <w:rsid w:val="002C1AD1"/>
    <w:rsid w:val="002C7854"/>
    <w:rsid w:val="002D17B4"/>
    <w:rsid w:val="002D1EBC"/>
    <w:rsid w:val="002D43DB"/>
    <w:rsid w:val="002D4ABD"/>
    <w:rsid w:val="002D6F47"/>
    <w:rsid w:val="002D72F5"/>
    <w:rsid w:val="002E1B82"/>
    <w:rsid w:val="002E227D"/>
    <w:rsid w:val="002E299F"/>
    <w:rsid w:val="002E7F09"/>
    <w:rsid w:val="002F4374"/>
    <w:rsid w:val="00303224"/>
    <w:rsid w:val="00305DBA"/>
    <w:rsid w:val="0031464C"/>
    <w:rsid w:val="003166AF"/>
    <w:rsid w:val="00317238"/>
    <w:rsid w:val="00325C06"/>
    <w:rsid w:val="0033231D"/>
    <w:rsid w:val="00333ED8"/>
    <w:rsid w:val="0033443A"/>
    <w:rsid w:val="00354879"/>
    <w:rsid w:val="00366476"/>
    <w:rsid w:val="00367B59"/>
    <w:rsid w:val="003701BD"/>
    <w:rsid w:val="00381466"/>
    <w:rsid w:val="003821BA"/>
    <w:rsid w:val="00382CD6"/>
    <w:rsid w:val="00390D21"/>
    <w:rsid w:val="003A047B"/>
    <w:rsid w:val="003A3634"/>
    <w:rsid w:val="003C1E23"/>
    <w:rsid w:val="003C2745"/>
    <w:rsid w:val="003C5860"/>
    <w:rsid w:val="003C5E86"/>
    <w:rsid w:val="003E21BB"/>
    <w:rsid w:val="003E419E"/>
    <w:rsid w:val="003E56F0"/>
    <w:rsid w:val="003E71E0"/>
    <w:rsid w:val="003F00EC"/>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2706"/>
    <w:rsid w:val="00467478"/>
    <w:rsid w:val="004713DE"/>
    <w:rsid w:val="00474EDB"/>
    <w:rsid w:val="0047600B"/>
    <w:rsid w:val="004803D4"/>
    <w:rsid w:val="00480F53"/>
    <w:rsid w:val="00497DDD"/>
    <w:rsid w:val="00497E2F"/>
    <w:rsid w:val="004A0673"/>
    <w:rsid w:val="004A1BB8"/>
    <w:rsid w:val="004B1299"/>
    <w:rsid w:val="004C4607"/>
    <w:rsid w:val="004C4B9D"/>
    <w:rsid w:val="004C6C23"/>
    <w:rsid w:val="004D24AC"/>
    <w:rsid w:val="004E4BFA"/>
    <w:rsid w:val="004E630F"/>
    <w:rsid w:val="004E67B1"/>
    <w:rsid w:val="004F4690"/>
    <w:rsid w:val="004F5024"/>
    <w:rsid w:val="004F524D"/>
    <w:rsid w:val="00503342"/>
    <w:rsid w:val="00504E76"/>
    <w:rsid w:val="00510B92"/>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5B39"/>
    <w:rsid w:val="00595EC9"/>
    <w:rsid w:val="005A57F7"/>
    <w:rsid w:val="005A593D"/>
    <w:rsid w:val="005B48AA"/>
    <w:rsid w:val="005B6312"/>
    <w:rsid w:val="005C0059"/>
    <w:rsid w:val="005E19CD"/>
    <w:rsid w:val="005E1C15"/>
    <w:rsid w:val="005F1465"/>
    <w:rsid w:val="005F2ADF"/>
    <w:rsid w:val="005F4748"/>
    <w:rsid w:val="0060014C"/>
    <w:rsid w:val="006045D5"/>
    <w:rsid w:val="00611E49"/>
    <w:rsid w:val="006124DF"/>
    <w:rsid w:val="00616922"/>
    <w:rsid w:val="00621003"/>
    <w:rsid w:val="00630960"/>
    <w:rsid w:val="00642F49"/>
    <w:rsid w:val="00657706"/>
    <w:rsid w:val="006614CE"/>
    <w:rsid w:val="00662D8F"/>
    <w:rsid w:val="00670386"/>
    <w:rsid w:val="00675413"/>
    <w:rsid w:val="006803FF"/>
    <w:rsid w:val="00681DC7"/>
    <w:rsid w:val="00685389"/>
    <w:rsid w:val="00691DE3"/>
    <w:rsid w:val="00693159"/>
    <w:rsid w:val="006950F5"/>
    <w:rsid w:val="00696A1D"/>
    <w:rsid w:val="00697D02"/>
    <w:rsid w:val="006A4DFF"/>
    <w:rsid w:val="006A545B"/>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37548"/>
    <w:rsid w:val="007437FB"/>
    <w:rsid w:val="0074637C"/>
    <w:rsid w:val="00752910"/>
    <w:rsid w:val="00760262"/>
    <w:rsid w:val="007610A3"/>
    <w:rsid w:val="00766464"/>
    <w:rsid w:val="00767127"/>
    <w:rsid w:val="00767C38"/>
    <w:rsid w:val="007722D6"/>
    <w:rsid w:val="00773125"/>
    <w:rsid w:val="00773243"/>
    <w:rsid w:val="00774969"/>
    <w:rsid w:val="00775AFE"/>
    <w:rsid w:val="00776634"/>
    <w:rsid w:val="00776CB9"/>
    <w:rsid w:val="007770C5"/>
    <w:rsid w:val="00777B2F"/>
    <w:rsid w:val="00777C2B"/>
    <w:rsid w:val="00785C1B"/>
    <w:rsid w:val="00796556"/>
    <w:rsid w:val="007A4C98"/>
    <w:rsid w:val="007B7538"/>
    <w:rsid w:val="007B77D7"/>
    <w:rsid w:val="007C0F62"/>
    <w:rsid w:val="007C670E"/>
    <w:rsid w:val="007D46C5"/>
    <w:rsid w:val="007D783C"/>
    <w:rsid w:val="007E1B54"/>
    <w:rsid w:val="007E1CA9"/>
    <w:rsid w:val="007F583F"/>
    <w:rsid w:val="0080000B"/>
    <w:rsid w:val="00800F1C"/>
    <w:rsid w:val="00803CEF"/>
    <w:rsid w:val="008103E6"/>
    <w:rsid w:val="00811C7D"/>
    <w:rsid w:val="00813B11"/>
    <w:rsid w:val="008170A8"/>
    <w:rsid w:val="00820B50"/>
    <w:rsid w:val="0083565D"/>
    <w:rsid w:val="00840617"/>
    <w:rsid w:val="00840901"/>
    <w:rsid w:val="008433C6"/>
    <w:rsid w:val="0085075B"/>
    <w:rsid w:val="00850A0C"/>
    <w:rsid w:val="008550A7"/>
    <w:rsid w:val="00865606"/>
    <w:rsid w:val="00867FF0"/>
    <w:rsid w:val="00871549"/>
    <w:rsid w:val="00871BD4"/>
    <w:rsid w:val="00875D94"/>
    <w:rsid w:val="00885FDA"/>
    <w:rsid w:val="00886F2C"/>
    <w:rsid w:val="00890110"/>
    <w:rsid w:val="008955BB"/>
    <w:rsid w:val="008956DB"/>
    <w:rsid w:val="008B0F77"/>
    <w:rsid w:val="008C0596"/>
    <w:rsid w:val="008C070F"/>
    <w:rsid w:val="008C535F"/>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54B25"/>
    <w:rsid w:val="0096073A"/>
    <w:rsid w:val="00964A2B"/>
    <w:rsid w:val="00972A7E"/>
    <w:rsid w:val="00976030"/>
    <w:rsid w:val="009762F6"/>
    <w:rsid w:val="009771A2"/>
    <w:rsid w:val="00984EF7"/>
    <w:rsid w:val="00985E04"/>
    <w:rsid w:val="009924DA"/>
    <w:rsid w:val="00997081"/>
    <w:rsid w:val="009A0E6E"/>
    <w:rsid w:val="009A3C4E"/>
    <w:rsid w:val="009A3CC5"/>
    <w:rsid w:val="009A4ED0"/>
    <w:rsid w:val="009A5280"/>
    <w:rsid w:val="009B2C1F"/>
    <w:rsid w:val="009B5C14"/>
    <w:rsid w:val="009B5C22"/>
    <w:rsid w:val="009C6C13"/>
    <w:rsid w:val="009E2C1C"/>
    <w:rsid w:val="009E535A"/>
    <w:rsid w:val="009F1B8A"/>
    <w:rsid w:val="009F4793"/>
    <w:rsid w:val="00A02C35"/>
    <w:rsid w:val="00A041F9"/>
    <w:rsid w:val="00A066EB"/>
    <w:rsid w:val="00A07333"/>
    <w:rsid w:val="00A16554"/>
    <w:rsid w:val="00A2186D"/>
    <w:rsid w:val="00A30EA0"/>
    <w:rsid w:val="00A36284"/>
    <w:rsid w:val="00A42BCC"/>
    <w:rsid w:val="00A43DE1"/>
    <w:rsid w:val="00A45016"/>
    <w:rsid w:val="00A55A8D"/>
    <w:rsid w:val="00A644E8"/>
    <w:rsid w:val="00A67489"/>
    <w:rsid w:val="00A71449"/>
    <w:rsid w:val="00A7427E"/>
    <w:rsid w:val="00A8014F"/>
    <w:rsid w:val="00A95262"/>
    <w:rsid w:val="00A97500"/>
    <w:rsid w:val="00AA0537"/>
    <w:rsid w:val="00AA1D22"/>
    <w:rsid w:val="00AA7D5B"/>
    <w:rsid w:val="00AB4C89"/>
    <w:rsid w:val="00AB7F27"/>
    <w:rsid w:val="00AC634B"/>
    <w:rsid w:val="00AC751B"/>
    <w:rsid w:val="00AD0E7D"/>
    <w:rsid w:val="00AD1DE2"/>
    <w:rsid w:val="00AD6BA1"/>
    <w:rsid w:val="00AE09B1"/>
    <w:rsid w:val="00AE1F34"/>
    <w:rsid w:val="00AE4835"/>
    <w:rsid w:val="00B02DA6"/>
    <w:rsid w:val="00B05774"/>
    <w:rsid w:val="00B07ED0"/>
    <w:rsid w:val="00B11D23"/>
    <w:rsid w:val="00B20F45"/>
    <w:rsid w:val="00B272DC"/>
    <w:rsid w:val="00B360A2"/>
    <w:rsid w:val="00B40977"/>
    <w:rsid w:val="00B450BD"/>
    <w:rsid w:val="00B50144"/>
    <w:rsid w:val="00B52123"/>
    <w:rsid w:val="00B549F3"/>
    <w:rsid w:val="00B572A0"/>
    <w:rsid w:val="00B62A8D"/>
    <w:rsid w:val="00B70215"/>
    <w:rsid w:val="00B7609F"/>
    <w:rsid w:val="00B76A80"/>
    <w:rsid w:val="00B845F7"/>
    <w:rsid w:val="00B86537"/>
    <w:rsid w:val="00B86E8A"/>
    <w:rsid w:val="00B93D02"/>
    <w:rsid w:val="00B94879"/>
    <w:rsid w:val="00B95F54"/>
    <w:rsid w:val="00BA18B8"/>
    <w:rsid w:val="00BA47A4"/>
    <w:rsid w:val="00BA77C1"/>
    <w:rsid w:val="00BB078C"/>
    <w:rsid w:val="00BB1C9A"/>
    <w:rsid w:val="00BB73AE"/>
    <w:rsid w:val="00BB7FEB"/>
    <w:rsid w:val="00BC0866"/>
    <w:rsid w:val="00BC0CC6"/>
    <w:rsid w:val="00BD56EA"/>
    <w:rsid w:val="00BE101B"/>
    <w:rsid w:val="00BE4084"/>
    <w:rsid w:val="00BE705B"/>
    <w:rsid w:val="00BF1ADA"/>
    <w:rsid w:val="00BF2620"/>
    <w:rsid w:val="00BF492D"/>
    <w:rsid w:val="00BF69B9"/>
    <w:rsid w:val="00C003FC"/>
    <w:rsid w:val="00C006FF"/>
    <w:rsid w:val="00C13C13"/>
    <w:rsid w:val="00C165EB"/>
    <w:rsid w:val="00C2000B"/>
    <w:rsid w:val="00C2071A"/>
    <w:rsid w:val="00C26C77"/>
    <w:rsid w:val="00C33FD0"/>
    <w:rsid w:val="00C34ADC"/>
    <w:rsid w:val="00C3527F"/>
    <w:rsid w:val="00C453A3"/>
    <w:rsid w:val="00C45D3C"/>
    <w:rsid w:val="00C4700A"/>
    <w:rsid w:val="00C511E6"/>
    <w:rsid w:val="00C55ED3"/>
    <w:rsid w:val="00C62026"/>
    <w:rsid w:val="00C63707"/>
    <w:rsid w:val="00C65A7D"/>
    <w:rsid w:val="00C67C16"/>
    <w:rsid w:val="00C70CDD"/>
    <w:rsid w:val="00C77D58"/>
    <w:rsid w:val="00C82B7C"/>
    <w:rsid w:val="00C83E2B"/>
    <w:rsid w:val="00C840A8"/>
    <w:rsid w:val="00C93EDD"/>
    <w:rsid w:val="00CA2650"/>
    <w:rsid w:val="00CA3A31"/>
    <w:rsid w:val="00CB305B"/>
    <w:rsid w:val="00CB4F4A"/>
    <w:rsid w:val="00CB7D40"/>
    <w:rsid w:val="00CE0524"/>
    <w:rsid w:val="00CF6E33"/>
    <w:rsid w:val="00D03609"/>
    <w:rsid w:val="00D06BAD"/>
    <w:rsid w:val="00D25121"/>
    <w:rsid w:val="00D3176A"/>
    <w:rsid w:val="00D43810"/>
    <w:rsid w:val="00D629A8"/>
    <w:rsid w:val="00D71E52"/>
    <w:rsid w:val="00D71E8F"/>
    <w:rsid w:val="00D721FF"/>
    <w:rsid w:val="00D74324"/>
    <w:rsid w:val="00D77F0F"/>
    <w:rsid w:val="00D814DE"/>
    <w:rsid w:val="00D86638"/>
    <w:rsid w:val="00D87595"/>
    <w:rsid w:val="00D901B0"/>
    <w:rsid w:val="00D915DF"/>
    <w:rsid w:val="00D974B6"/>
    <w:rsid w:val="00DA1818"/>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57F24"/>
    <w:rsid w:val="00E67669"/>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3C96"/>
    <w:rsid w:val="00EC7325"/>
    <w:rsid w:val="00ED4434"/>
    <w:rsid w:val="00EE5B36"/>
    <w:rsid w:val="00EF0AEF"/>
    <w:rsid w:val="00EF1553"/>
    <w:rsid w:val="00EF1BC9"/>
    <w:rsid w:val="00EF2268"/>
    <w:rsid w:val="00EF5BE6"/>
    <w:rsid w:val="00F06509"/>
    <w:rsid w:val="00F108EE"/>
    <w:rsid w:val="00F11B49"/>
    <w:rsid w:val="00F11DB2"/>
    <w:rsid w:val="00F12D07"/>
    <w:rsid w:val="00F22EB6"/>
    <w:rsid w:val="00F27E5D"/>
    <w:rsid w:val="00F325C0"/>
    <w:rsid w:val="00F35C04"/>
    <w:rsid w:val="00F47523"/>
    <w:rsid w:val="00F47707"/>
    <w:rsid w:val="00F502B3"/>
    <w:rsid w:val="00F55109"/>
    <w:rsid w:val="00F56603"/>
    <w:rsid w:val="00F62ADA"/>
    <w:rsid w:val="00F62D88"/>
    <w:rsid w:val="00F7154F"/>
    <w:rsid w:val="00F75684"/>
    <w:rsid w:val="00F75F46"/>
    <w:rsid w:val="00F7611F"/>
    <w:rsid w:val="00F77597"/>
    <w:rsid w:val="00F84715"/>
    <w:rsid w:val="00F85124"/>
    <w:rsid w:val="00F9036A"/>
    <w:rsid w:val="00F938B0"/>
    <w:rsid w:val="00FA1A01"/>
    <w:rsid w:val="00FB41F0"/>
    <w:rsid w:val="00FB4C9E"/>
    <w:rsid w:val="00FB5664"/>
    <w:rsid w:val="00FC1332"/>
    <w:rsid w:val="00FC2080"/>
    <w:rsid w:val="00FC4B01"/>
    <w:rsid w:val="00FD05D0"/>
    <w:rsid w:val="00FD1577"/>
    <w:rsid w:val="00FD238C"/>
    <w:rsid w:val="00FD549A"/>
    <w:rsid w:val="00FD6322"/>
    <w:rsid w:val="00FE02FA"/>
    <w:rsid w:val="00FE36E7"/>
    <w:rsid w:val="00FE415B"/>
    <w:rsid w:val="00FF42BC"/>
    <w:rsid w:val="00FF6276"/>
    <w:rsid w:val="17284077"/>
    <w:rsid w:val="395B2DA7"/>
    <w:rsid w:val="3D7A2C02"/>
    <w:rsid w:val="412DF779"/>
    <w:rsid w:val="5FAD33D5"/>
    <w:rsid w:val="76906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3"/>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1F6DD3-41F8-4241-9009-3151A6856AF5}">
  <ds:schemaRefs>
    <ds:schemaRef ds:uri="http://schemas.openxmlformats.org/officeDocument/2006/bibliography"/>
  </ds:schemaRefs>
</ds:datastoreItem>
</file>

<file path=customXml/itemProps2.xml><?xml version="1.0" encoding="utf-8"?>
<ds:datastoreItem xmlns:ds="http://schemas.openxmlformats.org/officeDocument/2006/customXml" ds:itemID="{DA5BCA57-3547-4F92-9529-D110764838AE}">
  <ds:schemaRef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5067c814-4b34-462c-a21d-c185ff6548d2"/>
    <ds:schemaRef ds:uri="785685f2-c2e1-4352-89aa-3faca8eaba52"/>
    <ds:schemaRef ds:uri="http://purl.org/dc/elements/1.1/"/>
    <ds:schemaRef ds:uri="http://schemas.microsoft.com/office/2006/metadata/properties"/>
    <ds:schemaRef ds:uri="http://purl.org/dc/dcmitype/"/>
    <ds:schemaRef ds:uri="http://purl.org/dc/terms/"/>
  </ds:schemaRefs>
</ds:datastoreItem>
</file>

<file path=customXml/itemProps3.xml><?xml version="1.0" encoding="utf-8"?>
<ds:datastoreItem xmlns:ds="http://schemas.openxmlformats.org/officeDocument/2006/customXml" ds:itemID="{2FD65B6B-5848-4F3F-9C4F-A2CE9BE00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7303BC-4A59-432C-A80E-DD479C2507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3256</Words>
  <Characters>18561</Characters>
  <Application>Microsoft Office Word</Application>
  <DocSecurity>0</DocSecurity>
  <Lines>154</Lines>
  <Paragraphs>43</Paragraphs>
  <ScaleCrop>false</ScaleCrop>
  <Company>California Energy Commission</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Geiser, Che@Energy</cp:lastModifiedBy>
  <cp:revision>51</cp:revision>
  <cp:lastPrinted>2013-09-13T16:00:00Z</cp:lastPrinted>
  <dcterms:created xsi:type="dcterms:W3CDTF">2018-11-19T16:51:00Z</dcterms:created>
  <dcterms:modified xsi:type="dcterms:W3CDTF">2022-04-11T20:46:00Z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