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7"/>
        <w:gridCol w:w="5190"/>
      </w:tblGrid>
      <w:tr w:rsidR="00FF4BDE" w:rsidRPr="00D55D41"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713307E" w:rsidR="00FF4BDE" w:rsidRPr="00687CF2" w:rsidRDefault="00FF4BDE" w:rsidP="00142E65">
            <w:pPr>
              <w:keepNext/>
              <w:rPr>
                <w:rFonts w:asciiTheme="minorHAnsi" w:hAnsiTheme="minorHAnsi"/>
                <w:b/>
                <w:szCs w:val="18"/>
              </w:rPr>
            </w:pPr>
            <w:r w:rsidRPr="00687CF2">
              <w:rPr>
                <w:rFonts w:asciiTheme="minorHAnsi" w:hAnsiTheme="minorHAnsi"/>
                <w:b/>
                <w:szCs w:val="18"/>
              </w:rPr>
              <w:t>A. System Information</w:t>
            </w:r>
          </w:p>
          <w:p w14:paraId="594A56CE" w14:textId="77777777" w:rsidR="00FF4BDE" w:rsidRPr="00687CF2" w:rsidRDefault="00393CE9" w:rsidP="00142E65">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FF4BDE" w:rsidRPr="00D55D41" w14:paraId="594A56D3" w14:textId="77777777" w:rsidTr="000A1490">
        <w:trPr>
          <w:cantSplit/>
          <w:trHeight w:val="288"/>
        </w:trPr>
        <w:tc>
          <w:tcPr>
            <w:tcW w:w="187" w:type="pct"/>
            <w:vAlign w:val="center"/>
          </w:tcPr>
          <w:p w14:paraId="594A56D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01</w:t>
            </w:r>
          </w:p>
        </w:tc>
        <w:tc>
          <w:tcPr>
            <w:tcW w:w="2406" w:type="pct"/>
            <w:vAlign w:val="center"/>
          </w:tcPr>
          <w:p w14:paraId="594A56D1" w14:textId="6E63A6D5"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407" w:type="pct"/>
            <w:vAlign w:val="center"/>
          </w:tcPr>
          <w:p w14:paraId="594A56D2"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D7" w14:textId="77777777" w:rsidTr="000A1490">
        <w:trPr>
          <w:cantSplit/>
          <w:trHeight w:val="288"/>
        </w:trPr>
        <w:tc>
          <w:tcPr>
            <w:tcW w:w="187" w:type="pct"/>
            <w:vAlign w:val="center"/>
          </w:tcPr>
          <w:p w14:paraId="594A56D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02</w:t>
            </w:r>
          </w:p>
        </w:tc>
        <w:tc>
          <w:tcPr>
            <w:tcW w:w="2406" w:type="pct"/>
            <w:vAlign w:val="center"/>
          </w:tcPr>
          <w:p w14:paraId="594A56D5" w14:textId="4B5E0C17"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407" w:type="pct"/>
            <w:vAlign w:val="center"/>
          </w:tcPr>
          <w:p w14:paraId="594A56D6" w14:textId="77777777" w:rsidR="00FF4BDE" w:rsidRPr="00D55D41" w:rsidRDefault="00FF4BDE" w:rsidP="00142E65">
            <w:pPr>
              <w:rPr>
                <w:rFonts w:asciiTheme="minorHAnsi" w:hAnsiTheme="minorHAnsi"/>
                <w:sz w:val="18"/>
                <w:szCs w:val="18"/>
              </w:rPr>
            </w:pPr>
          </w:p>
        </w:tc>
      </w:tr>
      <w:tr w:rsidR="00FF4BDE" w:rsidRPr="00D55D41" w14:paraId="594A56DB" w14:textId="77777777" w:rsidTr="000A1490">
        <w:trPr>
          <w:cantSplit/>
          <w:trHeight w:val="288"/>
        </w:trPr>
        <w:tc>
          <w:tcPr>
            <w:tcW w:w="187" w:type="pct"/>
            <w:vAlign w:val="center"/>
          </w:tcPr>
          <w:p w14:paraId="594A56D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03</w:t>
            </w:r>
          </w:p>
        </w:tc>
        <w:tc>
          <w:tcPr>
            <w:tcW w:w="2406" w:type="pct"/>
            <w:vAlign w:val="center"/>
          </w:tcPr>
          <w:p w14:paraId="594A56D9" w14:textId="570BFD46"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ake or </w:t>
            </w:r>
            <w:r w:rsidR="00770C1B">
              <w:rPr>
                <w:rFonts w:asciiTheme="minorHAnsi" w:hAnsiTheme="minorHAnsi"/>
                <w:sz w:val="18"/>
                <w:szCs w:val="18"/>
              </w:rPr>
              <w:t>B</w:t>
            </w:r>
            <w:r>
              <w:rPr>
                <w:rFonts w:asciiTheme="minorHAnsi" w:hAnsiTheme="minorHAnsi"/>
                <w:sz w:val="18"/>
                <w:szCs w:val="18"/>
              </w:rPr>
              <w:t>rand</w:t>
            </w:r>
          </w:p>
        </w:tc>
        <w:tc>
          <w:tcPr>
            <w:tcW w:w="2407" w:type="pct"/>
            <w:vAlign w:val="center"/>
          </w:tcPr>
          <w:p w14:paraId="594A56DA" w14:textId="77777777" w:rsidR="00FF4BDE" w:rsidRPr="00D55D41" w:rsidRDefault="00FF4BDE" w:rsidP="00142E65">
            <w:pPr>
              <w:rPr>
                <w:rFonts w:asciiTheme="minorHAnsi" w:hAnsiTheme="minorHAnsi"/>
                <w:sz w:val="18"/>
                <w:szCs w:val="18"/>
              </w:rPr>
            </w:pPr>
          </w:p>
        </w:tc>
      </w:tr>
      <w:tr w:rsidR="00FF4BDE" w:rsidRPr="00D55D41" w14:paraId="594A56DF" w14:textId="77777777" w:rsidTr="000A1490">
        <w:trPr>
          <w:cantSplit/>
          <w:trHeight w:val="288"/>
        </w:trPr>
        <w:tc>
          <w:tcPr>
            <w:tcW w:w="187" w:type="pct"/>
            <w:vAlign w:val="center"/>
          </w:tcPr>
          <w:p w14:paraId="594A56D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04</w:t>
            </w:r>
          </w:p>
        </w:tc>
        <w:tc>
          <w:tcPr>
            <w:tcW w:w="2406" w:type="pct"/>
            <w:vAlign w:val="center"/>
          </w:tcPr>
          <w:p w14:paraId="594A56DD" w14:textId="02005D7F"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odel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DE" w14:textId="77777777" w:rsidR="00FF4BDE" w:rsidRPr="00D55D41" w:rsidRDefault="00FF4BDE" w:rsidP="00142E65">
            <w:pPr>
              <w:rPr>
                <w:rFonts w:asciiTheme="minorHAnsi" w:hAnsiTheme="minorHAnsi"/>
                <w:sz w:val="18"/>
                <w:szCs w:val="18"/>
              </w:rPr>
            </w:pPr>
          </w:p>
        </w:tc>
      </w:tr>
      <w:tr w:rsidR="00FF4BDE" w:rsidRPr="00D55D41" w14:paraId="594A56E3" w14:textId="77777777" w:rsidTr="000A1490">
        <w:trPr>
          <w:cantSplit/>
          <w:trHeight w:val="288"/>
        </w:trPr>
        <w:tc>
          <w:tcPr>
            <w:tcW w:w="187" w:type="pct"/>
            <w:vAlign w:val="center"/>
          </w:tcPr>
          <w:p w14:paraId="594A56E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05</w:t>
            </w:r>
          </w:p>
        </w:tc>
        <w:tc>
          <w:tcPr>
            <w:tcW w:w="2406" w:type="pct"/>
            <w:vAlign w:val="center"/>
          </w:tcPr>
          <w:p w14:paraId="594A56E1" w14:textId="630F764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407" w:type="pct"/>
            <w:vAlign w:val="center"/>
          </w:tcPr>
          <w:p w14:paraId="594A56E2" w14:textId="77777777" w:rsidR="00FF4BDE" w:rsidRPr="00D55D41" w:rsidRDefault="00FF4BDE" w:rsidP="00142E65">
            <w:pPr>
              <w:rPr>
                <w:rFonts w:asciiTheme="minorHAnsi" w:hAnsiTheme="minorHAnsi"/>
                <w:sz w:val="18"/>
                <w:szCs w:val="18"/>
              </w:rPr>
            </w:pPr>
          </w:p>
        </w:tc>
      </w:tr>
      <w:tr w:rsidR="00FF4BDE" w:rsidRPr="00D55D41" w14:paraId="594A56E7" w14:textId="77777777" w:rsidTr="000A1490">
        <w:trPr>
          <w:cantSplit/>
          <w:trHeight w:val="288"/>
        </w:trPr>
        <w:tc>
          <w:tcPr>
            <w:tcW w:w="187" w:type="pct"/>
            <w:vAlign w:val="center"/>
          </w:tcPr>
          <w:p w14:paraId="594A56E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06</w:t>
            </w:r>
          </w:p>
        </w:tc>
        <w:tc>
          <w:tcPr>
            <w:tcW w:w="2406" w:type="pct"/>
            <w:vAlign w:val="center"/>
          </w:tcPr>
          <w:p w14:paraId="594A56E5" w14:textId="633A4569"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S</w:t>
            </w:r>
            <w:r>
              <w:rPr>
                <w:rFonts w:asciiTheme="minorHAnsi" w:hAnsiTheme="minorHAnsi"/>
                <w:sz w:val="18"/>
                <w:szCs w:val="18"/>
              </w:rPr>
              <w:t xml:space="preserve">erial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E6" w14:textId="77777777" w:rsidR="00FF4BDE" w:rsidRPr="00D55D41" w:rsidRDefault="00FF4BDE" w:rsidP="00142E65">
            <w:pPr>
              <w:rPr>
                <w:rFonts w:asciiTheme="minorHAnsi" w:hAnsiTheme="minorHAnsi"/>
                <w:sz w:val="18"/>
                <w:szCs w:val="18"/>
              </w:rPr>
            </w:pPr>
          </w:p>
        </w:tc>
      </w:tr>
      <w:tr w:rsidR="00FF4BDE" w:rsidRPr="00D55D41" w14:paraId="594A56EB" w14:textId="77777777" w:rsidTr="000A1490">
        <w:trPr>
          <w:cantSplit/>
          <w:trHeight w:val="288"/>
        </w:trPr>
        <w:tc>
          <w:tcPr>
            <w:tcW w:w="187" w:type="pct"/>
            <w:vAlign w:val="center"/>
          </w:tcPr>
          <w:p w14:paraId="594A56E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07</w:t>
            </w:r>
          </w:p>
        </w:tc>
        <w:tc>
          <w:tcPr>
            <w:tcW w:w="2406" w:type="pct"/>
            <w:vAlign w:val="center"/>
          </w:tcPr>
          <w:p w14:paraId="594A56E9" w14:textId="4D85AB0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407" w:type="pct"/>
            <w:vAlign w:val="center"/>
          </w:tcPr>
          <w:p w14:paraId="594A56EA"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EF" w14:textId="77777777" w:rsidTr="000A1490">
        <w:trPr>
          <w:cantSplit/>
          <w:trHeight w:val="288"/>
        </w:trPr>
        <w:tc>
          <w:tcPr>
            <w:tcW w:w="187" w:type="pct"/>
            <w:vAlign w:val="center"/>
          </w:tcPr>
          <w:p w14:paraId="594A56E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08</w:t>
            </w:r>
          </w:p>
        </w:tc>
        <w:tc>
          <w:tcPr>
            <w:tcW w:w="2406" w:type="pct"/>
            <w:vAlign w:val="center"/>
          </w:tcPr>
          <w:p w14:paraId="594A56ED" w14:textId="1BFF1C3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407" w:type="pct"/>
            <w:vAlign w:val="center"/>
          </w:tcPr>
          <w:p w14:paraId="594A56EE" w14:textId="77777777" w:rsidR="00FF4BDE" w:rsidRPr="00D55D41" w:rsidRDefault="00FF4BDE" w:rsidP="00142E65">
            <w:pPr>
              <w:rPr>
                <w:rFonts w:asciiTheme="minorHAnsi" w:hAnsiTheme="minorHAnsi"/>
                <w:sz w:val="18"/>
                <w:szCs w:val="18"/>
              </w:rPr>
            </w:pPr>
          </w:p>
        </w:tc>
      </w:tr>
      <w:tr w:rsidR="006A3BBF" w:rsidRPr="00D55D41" w14:paraId="23E0A2FA" w14:textId="77777777" w:rsidTr="000A1490">
        <w:trPr>
          <w:cantSplit/>
          <w:trHeight w:val="288"/>
        </w:trPr>
        <w:tc>
          <w:tcPr>
            <w:tcW w:w="187" w:type="pct"/>
            <w:vAlign w:val="center"/>
          </w:tcPr>
          <w:p w14:paraId="351F50A6" w14:textId="7BD90FC2" w:rsidR="006A3BBF"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6" w:type="pct"/>
            <w:vAlign w:val="center"/>
          </w:tcPr>
          <w:p w14:paraId="0D65B012" w14:textId="1DCE00CF" w:rsidR="006A3BBF" w:rsidRPr="000C1C81" w:rsidRDefault="006A3BBF" w:rsidP="00074CD9">
            <w:pPr>
              <w:pStyle w:val="Header"/>
              <w:tabs>
                <w:tab w:val="clear" w:pos="4320"/>
                <w:tab w:val="clear" w:pos="8640"/>
              </w:tabs>
              <w:rPr>
                <w:rFonts w:ascii="Calibri" w:hAnsi="Calibri"/>
                <w:sz w:val="18"/>
                <w:szCs w:val="18"/>
              </w:rPr>
            </w:pPr>
            <w:r>
              <w:rPr>
                <w:rFonts w:ascii="Calibri" w:hAnsi="Calibri"/>
                <w:sz w:val="18"/>
                <w:szCs w:val="18"/>
              </w:rPr>
              <w:t>Liquid Line Filter Drier Installed According to Manufacturer’s Specifications (if applicable)</w:t>
            </w:r>
          </w:p>
        </w:tc>
        <w:tc>
          <w:tcPr>
            <w:tcW w:w="2407" w:type="pct"/>
            <w:vAlign w:val="center"/>
          </w:tcPr>
          <w:p w14:paraId="11206C1F" w14:textId="77777777" w:rsidR="006A3BBF" w:rsidRPr="00D55D41" w:rsidRDefault="006A3BBF" w:rsidP="00142E65">
            <w:pPr>
              <w:rPr>
                <w:rFonts w:asciiTheme="minorHAnsi" w:hAnsiTheme="minorHAnsi"/>
                <w:sz w:val="18"/>
                <w:szCs w:val="18"/>
              </w:rPr>
            </w:pPr>
          </w:p>
        </w:tc>
      </w:tr>
      <w:tr w:rsidR="00FF4BDE" w:rsidRPr="00D55D41" w14:paraId="594A56F3" w14:textId="77777777" w:rsidTr="000A1490">
        <w:trPr>
          <w:cantSplit/>
          <w:trHeight w:val="288"/>
        </w:trPr>
        <w:tc>
          <w:tcPr>
            <w:tcW w:w="187" w:type="pct"/>
            <w:vAlign w:val="center"/>
          </w:tcPr>
          <w:p w14:paraId="594A56F0" w14:textId="792F6AAD"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6" w:type="pct"/>
            <w:vAlign w:val="center"/>
          </w:tcPr>
          <w:p w14:paraId="594A56F1" w14:textId="680B4978" w:rsidR="00FF4BDE" w:rsidRPr="000C1C81" w:rsidRDefault="00F0317D" w:rsidP="00142E65">
            <w:pPr>
              <w:pStyle w:val="Header"/>
              <w:tabs>
                <w:tab w:val="clear" w:pos="4320"/>
                <w:tab w:val="clear" w:pos="8640"/>
              </w:tabs>
              <w:rPr>
                <w:rFonts w:asciiTheme="minorHAnsi" w:hAnsiTheme="minorHAnsi"/>
                <w:sz w:val="18"/>
                <w:szCs w:val="18"/>
              </w:rPr>
            </w:pPr>
            <w:r w:rsidRPr="000C1C81">
              <w:rPr>
                <w:rFonts w:ascii="Calibri" w:hAnsi="Calibri"/>
                <w:sz w:val="18"/>
                <w:szCs w:val="18"/>
              </w:rPr>
              <w:t xml:space="preserve">System Installation </w:t>
            </w:r>
            <w:r w:rsidR="00FF4BDE" w:rsidRPr="000C1C81">
              <w:rPr>
                <w:rFonts w:asciiTheme="minorHAnsi" w:hAnsiTheme="minorHAnsi"/>
                <w:sz w:val="18"/>
                <w:szCs w:val="18"/>
              </w:rPr>
              <w:t>Type</w:t>
            </w:r>
          </w:p>
        </w:tc>
        <w:tc>
          <w:tcPr>
            <w:tcW w:w="2407" w:type="pct"/>
            <w:vAlign w:val="center"/>
          </w:tcPr>
          <w:p w14:paraId="594A56F2" w14:textId="77777777" w:rsidR="00FF4BDE" w:rsidRPr="00D55D41" w:rsidRDefault="00FF4BDE" w:rsidP="00142E65">
            <w:pPr>
              <w:rPr>
                <w:rFonts w:asciiTheme="minorHAnsi" w:hAnsiTheme="minorHAnsi"/>
                <w:sz w:val="18"/>
                <w:szCs w:val="18"/>
              </w:rPr>
            </w:pPr>
          </w:p>
        </w:tc>
      </w:tr>
      <w:tr w:rsidR="00FF4BDE" w:rsidRPr="00D55D41" w14:paraId="594A56F7" w14:textId="77777777" w:rsidTr="000A1490">
        <w:trPr>
          <w:cantSplit/>
          <w:trHeight w:val="288"/>
        </w:trPr>
        <w:tc>
          <w:tcPr>
            <w:tcW w:w="187" w:type="pct"/>
            <w:vAlign w:val="center"/>
          </w:tcPr>
          <w:p w14:paraId="594A56F4" w14:textId="2B1C69BB"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6" w:type="pct"/>
            <w:vAlign w:val="center"/>
          </w:tcPr>
          <w:p w14:paraId="011F8808" w14:textId="1E0A5076" w:rsidR="00770C1B" w:rsidRDefault="00550554"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6F5" w14:textId="0CBD781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407" w:type="pct"/>
            <w:vAlign w:val="center"/>
          </w:tcPr>
          <w:p w14:paraId="594A56F6" w14:textId="77777777" w:rsidR="00FF4BDE" w:rsidRPr="00D55D41" w:rsidRDefault="00FF4BDE" w:rsidP="00142E65">
            <w:pPr>
              <w:rPr>
                <w:rFonts w:asciiTheme="minorHAnsi" w:hAnsiTheme="minorHAnsi"/>
                <w:sz w:val="18"/>
                <w:szCs w:val="18"/>
              </w:rPr>
            </w:pPr>
          </w:p>
        </w:tc>
      </w:tr>
      <w:tr w:rsidR="00FF4BDE" w:rsidRPr="00D55D41" w14:paraId="594A56FB" w14:textId="77777777" w:rsidTr="000A1490">
        <w:trPr>
          <w:cantSplit/>
          <w:trHeight w:val="288"/>
        </w:trPr>
        <w:tc>
          <w:tcPr>
            <w:tcW w:w="187" w:type="pct"/>
            <w:vAlign w:val="center"/>
          </w:tcPr>
          <w:p w14:paraId="594A56F8" w14:textId="5BB5C1A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6" w:type="pct"/>
            <w:vAlign w:val="center"/>
          </w:tcPr>
          <w:p w14:paraId="594A56F9" w14:textId="52680E44"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Is the system of a type that the minimum airflow can be verified </w:t>
            </w:r>
            <w:r w:rsidR="000E634C">
              <w:rPr>
                <w:rFonts w:ascii="Calibri" w:hAnsi="Calibri"/>
              </w:rPr>
              <w:t xml:space="preserve">for </w:t>
            </w:r>
            <w:r w:rsidR="000E634C" w:rsidRPr="000E634C">
              <w:rPr>
                <w:rFonts w:ascii="Calibri" w:hAnsi="Calibri"/>
                <w:sz w:val="18"/>
                <w:szCs w:val="18"/>
              </w:rPr>
              <w:t>all indoor units</w:t>
            </w:r>
            <w:r w:rsidR="000E634C">
              <w:rPr>
                <w:rFonts w:ascii="Calibri" w:hAnsi="Calibri"/>
              </w:rPr>
              <w:t xml:space="preserve">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407" w:type="pct"/>
            <w:vAlign w:val="center"/>
          </w:tcPr>
          <w:p w14:paraId="594A56FA" w14:textId="77777777" w:rsidR="00FF4BDE" w:rsidRPr="00D55D41" w:rsidRDefault="00FF4BDE" w:rsidP="00142E65">
            <w:pPr>
              <w:rPr>
                <w:rFonts w:asciiTheme="minorHAnsi" w:hAnsiTheme="minorHAnsi"/>
                <w:sz w:val="18"/>
                <w:szCs w:val="18"/>
              </w:rPr>
            </w:pPr>
          </w:p>
        </w:tc>
      </w:tr>
      <w:tr w:rsidR="00FF4BDE" w:rsidRPr="00D55D41" w14:paraId="594A56FF" w14:textId="77777777" w:rsidTr="000A1490">
        <w:trPr>
          <w:cantSplit/>
          <w:trHeight w:val="288"/>
        </w:trPr>
        <w:tc>
          <w:tcPr>
            <w:tcW w:w="187" w:type="pct"/>
            <w:vAlign w:val="center"/>
          </w:tcPr>
          <w:p w14:paraId="594A56FC" w14:textId="66D4258C"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6" w:type="pct"/>
            <w:vAlign w:val="center"/>
          </w:tcPr>
          <w:p w14:paraId="594A56FD" w14:textId="7777777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7" w:type="pct"/>
            <w:vAlign w:val="center"/>
          </w:tcPr>
          <w:p w14:paraId="594A56FE" w14:textId="77777777" w:rsidR="00FF4BDE" w:rsidRPr="00D55D41" w:rsidRDefault="00FF4BDE" w:rsidP="00142E65">
            <w:pPr>
              <w:rPr>
                <w:rFonts w:asciiTheme="minorHAnsi" w:hAnsiTheme="minorHAnsi"/>
                <w:sz w:val="18"/>
                <w:szCs w:val="18"/>
              </w:rPr>
            </w:pPr>
          </w:p>
        </w:tc>
      </w:tr>
      <w:tr w:rsidR="00FF4BDE" w:rsidRPr="00D55D41" w14:paraId="594A5703" w14:textId="77777777" w:rsidTr="000A1490">
        <w:trPr>
          <w:cantSplit/>
          <w:trHeight w:val="288"/>
        </w:trPr>
        <w:tc>
          <w:tcPr>
            <w:tcW w:w="187" w:type="pct"/>
            <w:vAlign w:val="center"/>
          </w:tcPr>
          <w:p w14:paraId="594A5700" w14:textId="73B156E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6" w:type="pct"/>
            <w:vAlign w:val="center"/>
          </w:tcPr>
          <w:p w14:paraId="594A5701" w14:textId="0992B941"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770C1B">
              <w:rPr>
                <w:rFonts w:asciiTheme="minorHAnsi" w:hAnsiTheme="minorHAnsi"/>
                <w:sz w:val="18"/>
                <w:szCs w:val="18"/>
              </w:rPr>
              <w:t>S</w:t>
            </w:r>
            <w:r>
              <w:rPr>
                <w:rFonts w:asciiTheme="minorHAnsi" w:hAnsiTheme="minorHAnsi"/>
                <w:sz w:val="18"/>
                <w:szCs w:val="18"/>
              </w:rPr>
              <w:t>ystem</w:t>
            </w:r>
          </w:p>
        </w:tc>
        <w:tc>
          <w:tcPr>
            <w:tcW w:w="2407" w:type="pct"/>
            <w:vAlign w:val="center"/>
          </w:tcPr>
          <w:p w14:paraId="594A5702" w14:textId="77777777" w:rsidR="00FF4BDE" w:rsidRPr="00D55D41" w:rsidRDefault="00FF4BDE" w:rsidP="00142E65">
            <w:pPr>
              <w:rPr>
                <w:rFonts w:asciiTheme="minorHAnsi" w:hAnsiTheme="minorHAnsi"/>
                <w:sz w:val="18"/>
                <w:szCs w:val="18"/>
              </w:rPr>
            </w:pPr>
          </w:p>
        </w:tc>
      </w:tr>
      <w:tr w:rsidR="00FF4BDE" w:rsidRPr="00D55D41" w14:paraId="594A5707" w14:textId="77777777" w:rsidTr="000A1490">
        <w:trPr>
          <w:cantSplit/>
          <w:trHeight w:val="288"/>
        </w:trPr>
        <w:tc>
          <w:tcPr>
            <w:tcW w:w="187" w:type="pct"/>
            <w:vAlign w:val="center"/>
          </w:tcPr>
          <w:p w14:paraId="594A5704" w14:textId="7560D7F4"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6" w:type="pct"/>
            <w:vAlign w:val="center"/>
          </w:tcPr>
          <w:p w14:paraId="594A5705" w14:textId="5CD99F32"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 xml:space="preserve">sed by </w:t>
            </w:r>
            <w:r w:rsidR="00770C1B">
              <w:rPr>
                <w:rFonts w:asciiTheme="minorHAnsi" w:hAnsiTheme="minorHAnsi"/>
                <w:sz w:val="18"/>
                <w:szCs w:val="18"/>
              </w:rPr>
              <w:t>I</w:t>
            </w:r>
            <w:r>
              <w:rPr>
                <w:rFonts w:asciiTheme="minorHAnsi" w:hAnsiTheme="minorHAnsi"/>
                <w:sz w:val="18"/>
                <w:szCs w:val="18"/>
              </w:rPr>
              <w:t>nstaller</w:t>
            </w:r>
          </w:p>
        </w:tc>
        <w:tc>
          <w:tcPr>
            <w:tcW w:w="2407" w:type="pct"/>
            <w:vAlign w:val="center"/>
          </w:tcPr>
          <w:p w14:paraId="594A5706" w14:textId="77777777" w:rsidR="00FF4BDE" w:rsidRPr="00D55D41" w:rsidRDefault="00FF4BDE" w:rsidP="00142E65">
            <w:pPr>
              <w:ind w:left="360"/>
              <w:rPr>
                <w:rFonts w:asciiTheme="minorHAnsi" w:hAnsiTheme="minorHAnsi"/>
                <w:sz w:val="18"/>
                <w:szCs w:val="18"/>
              </w:rPr>
            </w:pPr>
          </w:p>
        </w:tc>
      </w:tr>
      <w:tr w:rsidR="00FF4BDE" w:rsidRPr="00D55D41" w14:paraId="594A570B" w14:textId="77777777" w:rsidTr="000A1490">
        <w:trPr>
          <w:cantSplit/>
          <w:trHeight w:val="288"/>
        </w:trPr>
        <w:tc>
          <w:tcPr>
            <w:tcW w:w="187" w:type="pct"/>
            <w:vAlign w:val="center"/>
          </w:tcPr>
          <w:p w14:paraId="594A5708" w14:textId="1F499046"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6" w:type="pct"/>
            <w:vAlign w:val="center"/>
          </w:tcPr>
          <w:p w14:paraId="594A5709" w14:textId="23BD1DED"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770C1B">
              <w:rPr>
                <w:rFonts w:asciiTheme="minorHAnsi" w:hAnsiTheme="minorHAnsi"/>
                <w:sz w:val="18"/>
                <w:szCs w:val="18"/>
              </w:rPr>
              <w:t>W</w:t>
            </w:r>
            <w:r>
              <w:rPr>
                <w:rFonts w:asciiTheme="minorHAnsi" w:hAnsiTheme="minorHAnsi"/>
                <w:sz w:val="18"/>
                <w:szCs w:val="18"/>
              </w:rPr>
              <w:t xml:space="preserve">ho </w:t>
            </w:r>
            <w:r w:rsidR="00770C1B">
              <w:rPr>
                <w:rFonts w:asciiTheme="minorHAnsi" w:hAnsiTheme="minorHAnsi"/>
                <w:sz w:val="18"/>
                <w:szCs w:val="18"/>
              </w:rPr>
              <w:t>P</w:t>
            </w:r>
            <w:r>
              <w:rPr>
                <w:rFonts w:asciiTheme="minorHAnsi" w:hAnsiTheme="minorHAnsi"/>
                <w:sz w:val="18"/>
                <w:szCs w:val="18"/>
              </w:rPr>
              <w:t xml:space="preserve">erformed the Refrigerant Charge Verification </w:t>
            </w:r>
            <w:r w:rsidR="00770C1B">
              <w:rPr>
                <w:rFonts w:asciiTheme="minorHAnsi" w:hAnsiTheme="minorHAnsi"/>
                <w:sz w:val="18"/>
                <w:szCs w:val="18"/>
              </w:rPr>
              <w:t>R</w:t>
            </w:r>
            <w:r>
              <w:rPr>
                <w:rFonts w:asciiTheme="minorHAnsi" w:hAnsiTheme="minorHAnsi"/>
                <w:sz w:val="18"/>
                <w:szCs w:val="18"/>
              </w:rPr>
              <w:t>eported on the Certificate of Installation</w:t>
            </w:r>
          </w:p>
        </w:tc>
        <w:tc>
          <w:tcPr>
            <w:tcW w:w="2407" w:type="pct"/>
            <w:vAlign w:val="center"/>
          </w:tcPr>
          <w:p w14:paraId="594A570A" w14:textId="77777777" w:rsidR="00FF4BDE" w:rsidRPr="00D55D41" w:rsidRDefault="00FF4BDE" w:rsidP="00142E65">
            <w:pPr>
              <w:rPr>
                <w:rFonts w:asciiTheme="minorHAnsi" w:hAnsiTheme="minorHAnsi"/>
                <w:sz w:val="18"/>
                <w:szCs w:val="18"/>
              </w:rPr>
            </w:pPr>
          </w:p>
        </w:tc>
      </w:tr>
      <w:tr w:rsidR="00FF4BDE" w:rsidRPr="00D55D41" w14:paraId="594A570F" w14:textId="77777777" w:rsidTr="000A1490">
        <w:trPr>
          <w:cantSplit/>
          <w:trHeight w:val="288"/>
        </w:trPr>
        <w:tc>
          <w:tcPr>
            <w:tcW w:w="187" w:type="pct"/>
            <w:vAlign w:val="center"/>
          </w:tcPr>
          <w:p w14:paraId="594A570C" w14:textId="64307EC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6" w:type="pct"/>
            <w:vAlign w:val="center"/>
          </w:tcPr>
          <w:p w14:paraId="594A570D" w14:textId="2931E1F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407" w:type="pct"/>
            <w:vAlign w:val="center"/>
          </w:tcPr>
          <w:p w14:paraId="594A570E" w14:textId="77777777" w:rsidR="00FF4BDE" w:rsidRPr="00D55D41" w:rsidRDefault="00FF4BDE" w:rsidP="00142E65">
            <w:pPr>
              <w:ind w:left="720"/>
              <w:rPr>
                <w:rFonts w:asciiTheme="minorHAnsi" w:hAnsiTheme="minorHAnsi"/>
                <w:color w:val="FF0000"/>
                <w:sz w:val="18"/>
                <w:szCs w:val="18"/>
              </w:rPr>
            </w:pPr>
          </w:p>
        </w:tc>
      </w:tr>
      <w:tr w:rsidR="00FF4BDE" w:rsidRPr="00D55D41" w14:paraId="594A5713" w14:textId="77777777" w:rsidTr="000A1490">
        <w:trPr>
          <w:cantSplit/>
          <w:trHeight w:val="288"/>
        </w:trPr>
        <w:tc>
          <w:tcPr>
            <w:tcW w:w="187" w:type="pct"/>
            <w:vAlign w:val="center"/>
          </w:tcPr>
          <w:p w14:paraId="594A5710" w14:textId="337D9993"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6" w:type="pct"/>
            <w:vAlign w:val="center"/>
          </w:tcPr>
          <w:p w14:paraId="594A5711" w14:textId="79B79F64" w:rsidR="00FF4BDE" w:rsidRPr="000C1C81" w:rsidRDefault="00393CE9" w:rsidP="00770C1B">
            <w:pPr>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sed by HERS Rater</w:t>
            </w:r>
          </w:p>
        </w:tc>
        <w:tc>
          <w:tcPr>
            <w:tcW w:w="2407" w:type="pct"/>
            <w:vAlign w:val="center"/>
          </w:tcPr>
          <w:p w14:paraId="594A5712" w14:textId="77777777" w:rsidR="00FF4BDE" w:rsidRPr="00D55D41" w:rsidRDefault="00FF4BDE" w:rsidP="00142E65">
            <w:pPr>
              <w:rPr>
                <w:rFonts w:asciiTheme="minorHAnsi" w:hAnsiTheme="minorHAnsi"/>
                <w:sz w:val="18"/>
                <w:szCs w:val="18"/>
              </w:rPr>
            </w:pPr>
          </w:p>
        </w:tc>
      </w:tr>
    </w:tbl>
    <w:p w14:paraId="594A5714"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FF4BDE" w:rsidRPr="00D55D41" w14:paraId="594A5716" w14:textId="77777777" w:rsidTr="00142E65">
        <w:trPr>
          <w:cantSplit/>
          <w:trHeight w:val="288"/>
        </w:trPr>
        <w:tc>
          <w:tcPr>
            <w:tcW w:w="5000" w:type="pct"/>
            <w:vAlign w:val="center"/>
          </w:tcPr>
          <w:p w14:paraId="594A5715" w14:textId="72B43A73" w:rsidR="00FF4BDE" w:rsidRPr="00D55D41" w:rsidRDefault="00FF4BDE" w:rsidP="00CA1A15">
            <w:pPr>
              <w:pStyle w:val="Header"/>
              <w:keepNext/>
              <w:rPr>
                <w:rFonts w:asciiTheme="minorHAnsi" w:hAnsiTheme="minorHAnsi"/>
                <w:b/>
                <w:sz w:val="18"/>
                <w:szCs w:val="18"/>
              </w:rPr>
            </w:pPr>
            <w:r w:rsidRPr="00687CF2">
              <w:rPr>
                <w:rFonts w:asciiTheme="minorHAnsi" w:hAnsiTheme="minorHAnsi"/>
                <w:b/>
                <w:szCs w:val="18"/>
              </w:rPr>
              <w:t>MCH</w:t>
            </w:r>
            <w:r w:rsidR="003C077F">
              <w:rPr>
                <w:rFonts w:asciiTheme="minorHAnsi" w:hAnsiTheme="minorHAnsi"/>
                <w:b/>
                <w:szCs w:val="18"/>
              </w:rPr>
              <w:t>-</w:t>
            </w:r>
            <w:r w:rsidRPr="00687CF2">
              <w:rPr>
                <w:rFonts w:asciiTheme="minorHAnsi" w:hAnsiTheme="minorHAnsi"/>
                <w:b/>
                <w:szCs w:val="18"/>
              </w:rPr>
              <w:t xml:space="preserve">25b </w:t>
            </w:r>
            <w:r w:rsidR="003C077F">
              <w:rPr>
                <w:rFonts w:asciiTheme="minorHAnsi" w:hAnsiTheme="minorHAnsi"/>
                <w:b/>
                <w:szCs w:val="18"/>
              </w:rPr>
              <w:t>-</w:t>
            </w:r>
            <w:r w:rsidRPr="00687CF2">
              <w:rPr>
                <w:rFonts w:asciiTheme="minorHAnsi" w:hAnsiTheme="minorHAnsi"/>
                <w:b/>
                <w:szCs w:val="18"/>
              </w:rPr>
              <w:t xml:space="preserve"> </w:t>
            </w:r>
            <w:r w:rsidR="003C077F">
              <w:rPr>
                <w:rFonts w:asciiTheme="minorHAnsi" w:hAnsiTheme="minorHAnsi"/>
                <w:b/>
                <w:szCs w:val="18"/>
              </w:rPr>
              <w:t xml:space="preserve">Refrigerant Charge Verification - </w:t>
            </w:r>
            <w:r w:rsidRPr="00687CF2">
              <w:rPr>
                <w:rFonts w:asciiTheme="minorHAnsi" w:hAnsiTheme="minorHAnsi"/>
                <w:b/>
                <w:szCs w:val="18"/>
              </w:rPr>
              <w:t>Subcooling Method</w:t>
            </w:r>
          </w:p>
        </w:tc>
      </w:tr>
    </w:tbl>
    <w:p w14:paraId="594A5717" w14:textId="77777777" w:rsidR="00FF4BDE" w:rsidRPr="00687CF2"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5159"/>
        <w:gridCol w:w="5263"/>
      </w:tblGrid>
      <w:tr w:rsidR="00FF4BDE" w:rsidRPr="00D55D41" w14:paraId="594A571A" w14:textId="77777777" w:rsidTr="00142E65">
        <w:trPr>
          <w:cantSplit/>
          <w:trHeight w:val="288"/>
        </w:trPr>
        <w:tc>
          <w:tcPr>
            <w:tcW w:w="5000" w:type="pct"/>
            <w:gridSpan w:val="3"/>
            <w:vAlign w:val="center"/>
          </w:tcPr>
          <w:p w14:paraId="594A5718" w14:textId="576E5A7B" w:rsidR="00FF4BDE" w:rsidRPr="00687CF2" w:rsidRDefault="00FF4BDE" w:rsidP="00142E65">
            <w:pPr>
              <w:pStyle w:val="Header"/>
              <w:keepNext/>
              <w:rPr>
                <w:rFonts w:asciiTheme="minorHAnsi" w:hAnsiTheme="minorHAnsi"/>
                <w:b/>
                <w:szCs w:val="18"/>
              </w:rPr>
            </w:pPr>
            <w:r w:rsidRPr="00687CF2">
              <w:rPr>
                <w:rFonts w:asciiTheme="minorHAnsi" w:hAnsiTheme="minorHAnsi"/>
                <w:b/>
                <w:szCs w:val="18"/>
              </w:rPr>
              <w:t>B. Metering Device Verification</w:t>
            </w:r>
          </w:p>
          <w:p w14:paraId="594A5719" w14:textId="14266A69" w:rsidR="00FF4BDE" w:rsidRPr="00687CF2" w:rsidRDefault="007266CE" w:rsidP="00142E65">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Subcooling Method can only be used on systems that have a variable metering device.</w:t>
            </w:r>
          </w:p>
        </w:tc>
      </w:tr>
      <w:tr w:rsidR="00142E65" w:rsidRPr="00D55D41"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1C" w14:textId="146AC288"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Refrigerant </w:t>
            </w:r>
            <w:r w:rsidR="00770C1B">
              <w:rPr>
                <w:rFonts w:asciiTheme="minorHAnsi" w:hAnsiTheme="minorHAnsi"/>
                <w:sz w:val="18"/>
                <w:szCs w:val="18"/>
              </w:rPr>
              <w:t>M</w:t>
            </w:r>
            <w:r w:rsidRPr="00D55D41">
              <w:rPr>
                <w:rFonts w:asciiTheme="minorHAnsi" w:hAnsiTheme="minorHAnsi"/>
                <w:sz w:val="18"/>
                <w:szCs w:val="18"/>
              </w:rPr>
              <w:t xml:space="preserve">etering </w:t>
            </w:r>
            <w:r w:rsidR="00770C1B">
              <w:rPr>
                <w:rFonts w:asciiTheme="minorHAnsi" w:hAnsiTheme="minorHAnsi"/>
                <w:sz w:val="18"/>
                <w:szCs w:val="18"/>
              </w:rPr>
              <w:t>D</w:t>
            </w:r>
            <w:r w:rsidRPr="00D55D41">
              <w:rPr>
                <w:rFonts w:asciiTheme="minorHAnsi" w:hAnsiTheme="minorHAnsi"/>
                <w:sz w:val="18"/>
                <w:szCs w:val="18"/>
              </w:rPr>
              <w:t>evice</w:t>
            </w:r>
          </w:p>
        </w:tc>
        <w:tc>
          <w:tcPr>
            <w:tcW w:w="2418" w:type="pct"/>
            <w:vAlign w:val="center"/>
          </w:tcPr>
          <w:p w14:paraId="594A571D" w14:textId="77777777" w:rsidR="00FF4BDE" w:rsidRPr="00D55D41" w:rsidRDefault="00FF4BDE" w:rsidP="00142E65">
            <w:pPr>
              <w:keepNext/>
              <w:rPr>
                <w:rFonts w:asciiTheme="minorHAnsi" w:hAnsiTheme="minorHAnsi"/>
                <w:sz w:val="18"/>
                <w:szCs w:val="18"/>
              </w:rPr>
            </w:pPr>
          </w:p>
        </w:tc>
      </w:tr>
      <w:tr w:rsidR="00142E65" w:rsidRPr="00D55D41"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20" w14:textId="5EB590FA"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Subcooling Method </w:t>
            </w:r>
            <w:r w:rsidR="00770C1B">
              <w:rPr>
                <w:rFonts w:asciiTheme="minorHAnsi" w:hAnsiTheme="minorHAnsi"/>
                <w:sz w:val="18"/>
                <w:szCs w:val="18"/>
              </w:rPr>
              <w:t>A</w:t>
            </w:r>
            <w:r w:rsidRPr="00D55D41">
              <w:rPr>
                <w:rFonts w:asciiTheme="minorHAnsi" w:hAnsiTheme="minorHAnsi"/>
                <w:sz w:val="18"/>
                <w:szCs w:val="18"/>
              </w:rPr>
              <w:t xml:space="preserve">pplicability </w:t>
            </w:r>
            <w:r w:rsidR="00770C1B">
              <w:rPr>
                <w:rFonts w:asciiTheme="minorHAnsi" w:hAnsiTheme="minorHAnsi"/>
                <w:sz w:val="18"/>
                <w:szCs w:val="18"/>
              </w:rPr>
              <w:t>S</w:t>
            </w:r>
            <w:r w:rsidRPr="00D55D41">
              <w:rPr>
                <w:rFonts w:asciiTheme="minorHAnsi" w:hAnsiTheme="minorHAnsi"/>
                <w:sz w:val="18"/>
                <w:szCs w:val="18"/>
              </w:rPr>
              <w:t>tatus</w:t>
            </w:r>
          </w:p>
        </w:tc>
        <w:tc>
          <w:tcPr>
            <w:tcW w:w="2418" w:type="pct"/>
            <w:vAlign w:val="center"/>
          </w:tcPr>
          <w:p w14:paraId="594A5721" w14:textId="77777777" w:rsidR="00FF4BDE" w:rsidRPr="00D55D41" w:rsidRDefault="00FF4BDE" w:rsidP="00142E65">
            <w:pPr>
              <w:keepNext/>
              <w:rPr>
                <w:rFonts w:asciiTheme="minorHAnsi" w:hAnsiTheme="minorHAnsi"/>
                <w:sz w:val="18"/>
                <w:szCs w:val="18"/>
              </w:rPr>
            </w:pPr>
          </w:p>
        </w:tc>
      </w:tr>
    </w:tbl>
    <w:p w14:paraId="594A5723"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FF4BDE" w:rsidRPr="00D55D41" w14:paraId="594A5726" w14:textId="77777777" w:rsidTr="00142E65">
        <w:trPr>
          <w:cantSplit/>
          <w:trHeight w:val="288"/>
        </w:trPr>
        <w:tc>
          <w:tcPr>
            <w:tcW w:w="5000" w:type="pct"/>
            <w:gridSpan w:val="3"/>
            <w:vAlign w:val="center"/>
          </w:tcPr>
          <w:p w14:paraId="594A5724" w14:textId="1F1AC432" w:rsidR="00FF4BDE" w:rsidRPr="00687CF2" w:rsidRDefault="00FF4BDE" w:rsidP="00142E65">
            <w:pPr>
              <w:keepNext/>
              <w:rPr>
                <w:rFonts w:asciiTheme="minorHAnsi" w:hAnsiTheme="minorHAnsi"/>
                <w:b/>
                <w:szCs w:val="18"/>
              </w:rPr>
            </w:pPr>
            <w:r w:rsidRPr="00687CF2">
              <w:rPr>
                <w:rFonts w:asciiTheme="minorHAnsi" w:hAnsiTheme="minorHAnsi"/>
                <w:b/>
                <w:szCs w:val="18"/>
              </w:rPr>
              <w:t>C. Instrument Calibration</w:t>
            </w:r>
          </w:p>
          <w:p w14:paraId="594A5725" w14:textId="10724501" w:rsidR="00FF4BDE" w:rsidRPr="00D55D41" w:rsidRDefault="007266CE" w:rsidP="00142E65">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FF4BDE" w:rsidRPr="00D55D41">
              <w:rPr>
                <w:rFonts w:asciiTheme="minorHAnsi" w:hAnsiTheme="minorHAnsi"/>
                <w:sz w:val="18"/>
                <w:szCs w:val="18"/>
              </w:rPr>
              <w:t>Procedures for instrument calibration are given in Reference Residential Appendix RA3.2.2 and RA3.2.2.2</w:t>
            </w:r>
          </w:p>
        </w:tc>
      </w:tr>
      <w:tr w:rsidR="00FF4BDE" w:rsidRPr="00D55D41" w14:paraId="594A572A" w14:textId="77777777" w:rsidTr="00687CF2">
        <w:trPr>
          <w:cantSplit/>
          <w:trHeight w:val="288"/>
        </w:trPr>
        <w:tc>
          <w:tcPr>
            <w:tcW w:w="253" w:type="pct"/>
            <w:vAlign w:val="center"/>
          </w:tcPr>
          <w:p w14:paraId="594A572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29" w:type="pct"/>
            <w:vAlign w:val="center"/>
          </w:tcPr>
          <w:p w14:paraId="594A5728" w14:textId="7687C226"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418" w:type="pct"/>
            <w:vAlign w:val="center"/>
          </w:tcPr>
          <w:p w14:paraId="594A5729" w14:textId="77777777" w:rsidR="00FF4BDE" w:rsidRPr="00D55D41" w:rsidRDefault="00FF4BDE" w:rsidP="00142E65">
            <w:pPr>
              <w:keepNext/>
              <w:rPr>
                <w:rFonts w:asciiTheme="minorHAnsi" w:hAnsiTheme="minorHAnsi"/>
                <w:sz w:val="18"/>
                <w:szCs w:val="18"/>
              </w:rPr>
            </w:pPr>
          </w:p>
        </w:tc>
      </w:tr>
      <w:tr w:rsidR="00FF4BDE" w:rsidRPr="00D55D41" w14:paraId="594A572E" w14:textId="77777777" w:rsidTr="00687CF2">
        <w:trPr>
          <w:cantSplit/>
          <w:trHeight w:val="288"/>
        </w:trPr>
        <w:tc>
          <w:tcPr>
            <w:tcW w:w="253" w:type="pct"/>
            <w:vAlign w:val="center"/>
          </w:tcPr>
          <w:p w14:paraId="594A572B"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29" w:type="pct"/>
            <w:vAlign w:val="center"/>
          </w:tcPr>
          <w:p w14:paraId="594A572C" w14:textId="51302B42"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Thermocouple Calibration</w:t>
            </w:r>
          </w:p>
        </w:tc>
        <w:tc>
          <w:tcPr>
            <w:tcW w:w="2418" w:type="pct"/>
            <w:vAlign w:val="center"/>
          </w:tcPr>
          <w:p w14:paraId="594A572D" w14:textId="77777777" w:rsidR="00FF4BDE" w:rsidRPr="00D55D41" w:rsidRDefault="00FF4BDE" w:rsidP="00142E65">
            <w:pPr>
              <w:keepNext/>
              <w:rPr>
                <w:rFonts w:asciiTheme="minorHAnsi" w:hAnsiTheme="minorHAnsi"/>
                <w:sz w:val="18"/>
                <w:szCs w:val="18"/>
              </w:rPr>
            </w:pPr>
          </w:p>
        </w:tc>
      </w:tr>
      <w:tr w:rsidR="00FF4BDE" w:rsidRPr="00D55D41" w14:paraId="594A5732" w14:textId="77777777" w:rsidTr="00687CF2">
        <w:trPr>
          <w:cantSplit/>
          <w:trHeight w:val="288"/>
        </w:trPr>
        <w:tc>
          <w:tcPr>
            <w:tcW w:w="253" w:type="pct"/>
            <w:vAlign w:val="center"/>
          </w:tcPr>
          <w:p w14:paraId="594A572F"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29" w:type="pct"/>
            <w:vAlign w:val="center"/>
          </w:tcPr>
          <w:p w14:paraId="594A5730" w14:textId="3FF85BC4"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Refrigerant Gauge Calibration Status</w:t>
            </w:r>
          </w:p>
        </w:tc>
        <w:tc>
          <w:tcPr>
            <w:tcW w:w="2418" w:type="pct"/>
            <w:vAlign w:val="center"/>
          </w:tcPr>
          <w:p w14:paraId="594A5731" w14:textId="77777777" w:rsidR="00FF4BDE" w:rsidRPr="00D55D41" w:rsidRDefault="00FF4BDE" w:rsidP="00142E65">
            <w:pPr>
              <w:keepNext/>
              <w:rPr>
                <w:rFonts w:asciiTheme="minorHAnsi" w:hAnsiTheme="minorHAnsi"/>
                <w:sz w:val="18"/>
                <w:szCs w:val="18"/>
              </w:rPr>
            </w:pPr>
          </w:p>
        </w:tc>
      </w:tr>
      <w:tr w:rsidR="00FF4BDE" w:rsidRPr="00D55D41" w14:paraId="594A5736" w14:textId="77777777" w:rsidTr="00687CF2">
        <w:trPr>
          <w:cantSplit/>
          <w:trHeight w:val="288"/>
        </w:trPr>
        <w:tc>
          <w:tcPr>
            <w:tcW w:w="253" w:type="pct"/>
            <w:vAlign w:val="center"/>
          </w:tcPr>
          <w:p w14:paraId="594A5733"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29" w:type="pct"/>
            <w:vAlign w:val="center"/>
          </w:tcPr>
          <w:p w14:paraId="594A5734" w14:textId="35E55169"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Thermocouple Calibration Status</w:t>
            </w:r>
          </w:p>
        </w:tc>
        <w:tc>
          <w:tcPr>
            <w:tcW w:w="2418" w:type="pct"/>
            <w:vAlign w:val="center"/>
          </w:tcPr>
          <w:p w14:paraId="594A5735" w14:textId="77777777" w:rsidR="00FF4BDE" w:rsidRPr="00D55D41" w:rsidRDefault="00FF4BDE" w:rsidP="00142E65">
            <w:pPr>
              <w:keepNext/>
              <w:rPr>
                <w:rFonts w:asciiTheme="minorHAnsi" w:hAnsiTheme="minorHAnsi"/>
                <w:sz w:val="18"/>
                <w:szCs w:val="18"/>
              </w:rPr>
            </w:pPr>
          </w:p>
        </w:tc>
      </w:tr>
    </w:tbl>
    <w:p w14:paraId="594A5737" w14:textId="77777777" w:rsidR="00FF4BDE" w:rsidRPr="00687CF2"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176"/>
        <w:gridCol w:w="5263"/>
      </w:tblGrid>
      <w:tr w:rsidR="00FF4BDE" w:rsidRPr="00D55D41" w14:paraId="594A573A" w14:textId="77777777">
        <w:trPr>
          <w:cantSplit/>
          <w:trHeight w:val="233"/>
        </w:trPr>
        <w:tc>
          <w:tcPr>
            <w:tcW w:w="5000" w:type="pct"/>
            <w:gridSpan w:val="3"/>
            <w:vAlign w:val="center"/>
          </w:tcPr>
          <w:p w14:paraId="594A5738" w14:textId="70290826" w:rsidR="00FF4BDE" w:rsidRPr="00D55D41" w:rsidRDefault="00FF4BDE" w:rsidP="00D209BF">
            <w:pPr>
              <w:pStyle w:val="Header"/>
              <w:keepNext/>
              <w:tabs>
                <w:tab w:val="clear" w:pos="4320"/>
                <w:tab w:val="clear" w:pos="8640"/>
              </w:tabs>
              <w:rPr>
                <w:rFonts w:asciiTheme="minorHAnsi" w:hAnsiTheme="minorHAnsi"/>
                <w:b/>
                <w:sz w:val="18"/>
                <w:szCs w:val="18"/>
              </w:rPr>
            </w:pPr>
            <w:r w:rsidRPr="00687CF2">
              <w:rPr>
                <w:rFonts w:asciiTheme="minorHAnsi" w:hAnsiTheme="minorHAnsi"/>
                <w:b/>
                <w:szCs w:val="18"/>
              </w:rPr>
              <w:lastRenderedPageBreak/>
              <w:t>D. Measurement Access Hole (MAH) Verification</w:t>
            </w:r>
          </w:p>
          <w:p w14:paraId="594A5739" w14:textId="767983F7" w:rsidR="00FF4BDE" w:rsidRPr="00770C1B" w:rsidRDefault="007266CE"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installing MAH are specified in Reference Residential Appendix RA3.2.2.3</w:t>
            </w:r>
          </w:p>
        </w:tc>
      </w:tr>
      <w:tr w:rsidR="00FF4BDE" w:rsidRPr="00D55D41" w14:paraId="594A573E" w14:textId="77777777" w:rsidTr="000A1490">
        <w:trPr>
          <w:cantSplit/>
          <w:trHeight w:val="233"/>
        </w:trPr>
        <w:tc>
          <w:tcPr>
            <w:tcW w:w="204" w:type="pct"/>
            <w:vAlign w:val="center"/>
          </w:tcPr>
          <w:p w14:paraId="594A573B" w14:textId="77777777" w:rsidR="00FF4BDE" w:rsidRPr="00D55D41" w:rsidRDefault="00FF4BDE" w:rsidP="00D209BF">
            <w:pPr>
              <w:pStyle w:val="IndexHeading"/>
              <w:keepNext/>
              <w:ind w:left="-115"/>
              <w:jc w:val="center"/>
              <w:rPr>
                <w:rFonts w:asciiTheme="minorHAnsi" w:hAnsiTheme="minorHAnsi"/>
                <w:b w:val="0"/>
                <w:bCs/>
                <w:sz w:val="18"/>
                <w:szCs w:val="18"/>
              </w:rPr>
            </w:pPr>
            <w:r w:rsidRPr="00D55D41">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Method </w:t>
            </w:r>
            <w:r w:rsidR="00770C1B">
              <w:rPr>
                <w:rFonts w:asciiTheme="minorHAnsi" w:hAnsiTheme="minorHAnsi"/>
                <w:sz w:val="18"/>
                <w:szCs w:val="18"/>
              </w:rPr>
              <w:t>U</w:t>
            </w:r>
            <w:r w:rsidRPr="00D55D41">
              <w:rPr>
                <w:rFonts w:asciiTheme="minorHAnsi" w:hAnsiTheme="minorHAnsi"/>
                <w:sz w:val="18"/>
                <w:szCs w:val="18"/>
              </w:rPr>
              <w:t xml:space="preserve">sed to </w:t>
            </w:r>
            <w:r w:rsidR="00770C1B">
              <w:rPr>
                <w:rFonts w:asciiTheme="minorHAnsi" w:hAnsiTheme="minorHAnsi"/>
                <w:sz w:val="18"/>
                <w:szCs w:val="18"/>
              </w:rPr>
              <w:t>D</w:t>
            </w:r>
            <w:r w:rsidRPr="00D55D41">
              <w:rPr>
                <w:rFonts w:asciiTheme="minorHAnsi" w:hAnsiTheme="minorHAnsi"/>
                <w:sz w:val="18"/>
                <w:szCs w:val="18"/>
              </w:rPr>
              <w:t xml:space="preserve">emonstrate </w:t>
            </w:r>
            <w:r w:rsidR="00770C1B">
              <w:rPr>
                <w:rFonts w:asciiTheme="minorHAnsi" w:hAnsiTheme="minorHAnsi"/>
                <w:sz w:val="18"/>
                <w:szCs w:val="18"/>
              </w:rPr>
              <w:t>C</w:t>
            </w:r>
            <w:r w:rsidRPr="00D55D41">
              <w:rPr>
                <w:rFonts w:asciiTheme="minorHAnsi" w:hAnsiTheme="minorHAnsi"/>
                <w:sz w:val="18"/>
                <w:szCs w:val="18"/>
              </w:rPr>
              <w:t xml:space="preserve">ompliance with the Measurement Access Hole (MAH) </w:t>
            </w:r>
            <w:r w:rsidR="00770C1B">
              <w:rPr>
                <w:rFonts w:asciiTheme="minorHAnsi" w:hAnsiTheme="minorHAnsi"/>
                <w:sz w:val="18"/>
                <w:szCs w:val="18"/>
              </w:rPr>
              <w:t>R</w:t>
            </w:r>
            <w:r w:rsidRPr="00D55D41">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55D41" w:rsidRDefault="00FF4BDE" w:rsidP="00D55D41">
            <w:pPr>
              <w:pStyle w:val="ListParagraph"/>
              <w:keepNext/>
              <w:rPr>
                <w:rFonts w:asciiTheme="minorHAnsi" w:hAnsiTheme="minorHAnsi"/>
                <w:sz w:val="18"/>
                <w:szCs w:val="18"/>
              </w:rPr>
            </w:pPr>
          </w:p>
        </w:tc>
      </w:tr>
    </w:tbl>
    <w:p w14:paraId="594A573F" w14:textId="77777777" w:rsidR="00FF4BDE" w:rsidRPr="00D55D41" w:rsidRDefault="00FF4BDE" w:rsidP="00FF4BDE">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1"/>
        <w:gridCol w:w="3196"/>
        <w:gridCol w:w="4906"/>
      </w:tblGrid>
      <w:tr w:rsidR="00D31CE6" w:rsidRPr="006A3EEB" w14:paraId="06BF6C06" w14:textId="77777777" w:rsidTr="00D31CE6">
        <w:trPr>
          <w:cantSplit/>
        </w:trPr>
        <w:tc>
          <w:tcPr>
            <w:tcW w:w="10998" w:type="dxa"/>
            <w:gridSpan w:val="3"/>
          </w:tcPr>
          <w:p w14:paraId="0733C0CD" w14:textId="77777777" w:rsidR="00D31CE6" w:rsidRPr="00BC1E29" w:rsidRDefault="00D31CE6" w:rsidP="00D31CE6">
            <w:pPr>
              <w:keepNext/>
              <w:rPr>
                <w:rFonts w:ascii="Calibri" w:hAnsi="Calibri"/>
                <w:b/>
              </w:rPr>
            </w:pPr>
            <w:r w:rsidRPr="00BC1E29">
              <w:rPr>
                <w:rFonts w:ascii="Calibri" w:hAnsi="Calibri"/>
                <w:b/>
              </w:rPr>
              <w:t>E. Minimum System Airflow Rate Verification</w:t>
            </w:r>
          </w:p>
          <w:p w14:paraId="6778220E" w14:textId="77777777" w:rsidR="00D31CE6" w:rsidRPr="00654A92" w:rsidRDefault="00D31CE6" w:rsidP="00D31CE6">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D31CE6" w:rsidRPr="006A3EEB" w14:paraId="25529952" w14:textId="77777777" w:rsidTr="00131CFF">
        <w:trPr>
          <w:cantSplit/>
          <w:trHeight w:val="305"/>
        </w:trPr>
        <w:tc>
          <w:tcPr>
            <w:tcW w:w="2718" w:type="dxa"/>
            <w:vAlign w:val="center"/>
          </w:tcPr>
          <w:p w14:paraId="789FDC19"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3262" w:type="dxa"/>
          </w:tcPr>
          <w:p w14:paraId="27CB9495"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5018" w:type="dxa"/>
            <w:vAlign w:val="center"/>
          </w:tcPr>
          <w:p w14:paraId="480FE860"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053FA394" w14:textId="77777777" w:rsidTr="00131CFF">
        <w:trPr>
          <w:cantSplit/>
          <w:trHeight w:val="882"/>
        </w:trPr>
        <w:tc>
          <w:tcPr>
            <w:tcW w:w="2718" w:type="dxa"/>
            <w:tcBorders>
              <w:top w:val="nil"/>
            </w:tcBorders>
            <w:vAlign w:val="bottom"/>
          </w:tcPr>
          <w:p w14:paraId="6CD0AE96"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3262" w:type="dxa"/>
            <w:tcBorders>
              <w:top w:val="nil"/>
            </w:tcBorders>
            <w:vAlign w:val="bottom"/>
          </w:tcPr>
          <w:p w14:paraId="1CC69B7E" w14:textId="77777777" w:rsidR="00D31CE6" w:rsidRPr="00810703" w:rsidRDefault="00D31CE6" w:rsidP="00D31CE6">
            <w:pPr>
              <w:keepNext/>
              <w:jc w:val="center"/>
              <w:rPr>
                <w:rFonts w:ascii="Calibri" w:hAnsi="Calibri"/>
                <w:sz w:val="18"/>
                <w:szCs w:val="18"/>
              </w:rPr>
            </w:pPr>
            <w:r w:rsidRPr="00810703">
              <w:rPr>
                <w:rFonts w:ascii="Calibri" w:hAnsi="Calibri"/>
                <w:sz w:val="18"/>
                <w:szCs w:val="18"/>
              </w:rPr>
              <w:t>Minimum Required System Airflow Rate (cfm)</w:t>
            </w:r>
          </w:p>
        </w:tc>
        <w:tc>
          <w:tcPr>
            <w:tcW w:w="5018" w:type="dxa"/>
            <w:tcBorders>
              <w:top w:val="nil"/>
            </w:tcBorders>
            <w:vAlign w:val="bottom"/>
          </w:tcPr>
          <w:p w14:paraId="0A47F2F0"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7F547DEA" w14:textId="77777777" w:rsidTr="00131CFF">
        <w:trPr>
          <w:cantSplit/>
          <w:trHeight w:val="305"/>
        </w:trPr>
        <w:tc>
          <w:tcPr>
            <w:tcW w:w="2718" w:type="dxa"/>
          </w:tcPr>
          <w:p w14:paraId="757315B1" w14:textId="77777777" w:rsidR="00D31CE6" w:rsidRPr="00654A92" w:rsidRDefault="00D31CE6" w:rsidP="00D31CE6">
            <w:pPr>
              <w:keepNext/>
              <w:rPr>
                <w:rFonts w:ascii="Calibri" w:hAnsi="Calibri"/>
                <w:sz w:val="14"/>
                <w:szCs w:val="14"/>
              </w:rPr>
            </w:pPr>
          </w:p>
        </w:tc>
        <w:tc>
          <w:tcPr>
            <w:tcW w:w="3262" w:type="dxa"/>
          </w:tcPr>
          <w:p w14:paraId="5B141897" w14:textId="77777777" w:rsidR="00D31CE6" w:rsidRPr="00654A92" w:rsidRDefault="00D31CE6" w:rsidP="00D31CE6">
            <w:pPr>
              <w:keepNext/>
              <w:rPr>
                <w:rFonts w:ascii="Calibri" w:hAnsi="Calibri"/>
                <w:sz w:val="14"/>
                <w:szCs w:val="14"/>
              </w:rPr>
            </w:pPr>
          </w:p>
        </w:tc>
        <w:tc>
          <w:tcPr>
            <w:tcW w:w="5018" w:type="dxa"/>
          </w:tcPr>
          <w:p w14:paraId="2D004B46" w14:textId="77777777" w:rsidR="00D31CE6" w:rsidRPr="006A3EEB" w:rsidRDefault="00D31CE6" w:rsidP="00D31CE6">
            <w:pPr>
              <w:keepNext/>
              <w:spacing w:afterLines="60" w:after="144"/>
              <w:ind w:left="720"/>
              <w:rPr>
                <w:rFonts w:ascii="Calibri" w:hAnsi="Calibri"/>
                <w:sz w:val="16"/>
                <w:szCs w:val="16"/>
              </w:rPr>
            </w:pPr>
          </w:p>
        </w:tc>
      </w:tr>
      <w:tr w:rsidR="00D31CE6" w:rsidRPr="006A3EEB" w14:paraId="040DBF00" w14:textId="77777777" w:rsidTr="00131CFF">
        <w:trPr>
          <w:cantSplit/>
          <w:trHeight w:val="314"/>
        </w:trPr>
        <w:tc>
          <w:tcPr>
            <w:tcW w:w="2718" w:type="dxa"/>
          </w:tcPr>
          <w:p w14:paraId="676F70C4" w14:textId="77777777" w:rsidR="00D31CE6" w:rsidRPr="006A3EEB" w:rsidRDefault="00D31CE6" w:rsidP="00D31CE6">
            <w:pPr>
              <w:keepNext/>
              <w:rPr>
                <w:rFonts w:ascii="Calibri" w:hAnsi="Calibri"/>
                <w:sz w:val="16"/>
                <w:szCs w:val="16"/>
              </w:rPr>
            </w:pPr>
          </w:p>
        </w:tc>
        <w:tc>
          <w:tcPr>
            <w:tcW w:w="3262" w:type="dxa"/>
          </w:tcPr>
          <w:p w14:paraId="39460BA9" w14:textId="77777777" w:rsidR="00D31CE6" w:rsidRPr="006A3EEB" w:rsidRDefault="00D31CE6" w:rsidP="00D31CE6">
            <w:pPr>
              <w:keepNext/>
              <w:rPr>
                <w:rFonts w:ascii="Calibri" w:hAnsi="Calibri"/>
                <w:sz w:val="16"/>
                <w:szCs w:val="16"/>
              </w:rPr>
            </w:pPr>
          </w:p>
        </w:tc>
        <w:tc>
          <w:tcPr>
            <w:tcW w:w="5018" w:type="dxa"/>
          </w:tcPr>
          <w:p w14:paraId="4F3A20EB" w14:textId="77777777" w:rsidR="00D31CE6" w:rsidRPr="006A3EEB" w:rsidRDefault="00D31CE6" w:rsidP="00D31CE6">
            <w:pPr>
              <w:keepNext/>
              <w:rPr>
                <w:rFonts w:ascii="Calibri" w:hAnsi="Calibri"/>
                <w:sz w:val="16"/>
                <w:szCs w:val="16"/>
              </w:rPr>
            </w:pPr>
          </w:p>
        </w:tc>
      </w:tr>
      <w:tr w:rsidR="00D31CE6" w:rsidRPr="00BC1E29" w14:paraId="133F86F8" w14:textId="77777777" w:rsidTr="00131CFF">
        <w:tblPrEx>
          <w:tblLook w:val="0000" w:firstRow="0" w:lastRow="0" w:firstColumn="0" w:lastColumn="0" w:noHBand="0" w:noVBand="0"/>
        </w:tblPrEx>
        <w:trPr>
          <w:trHeight w:val="260"/>
        </w:trPr>
        <w:tc>
          <w:tcPr>
            <w:tcW w:w="2718" w:type="dxa"/>
            <w:vAlign w:val="center"/>
          </w:tcPr>
          <w:p w14:paraId="1E651E7F" w14:textId="77777777" w:rsidR="00D31CE6" w:rsidRPr="00BC1E29" w:rsidRDefault="00D31CE6" w:rsidP="00D31CE6">
            <w:pPr>
              <w:keepNext/>
              <w:jc w:val="center"/>
              <w:rPr>
                <w:rFonts w:ascii="Calibri" w:hAnsi="Calibri"/>
              </w:rPr>
            </w:pPr>
            <w:r>
              <w:rPr>
                <w:rFonts w:ascii="Calibri" w:hAnsi="Calibri"/>
              </w:rPr>
              <w:t>04</w:t>
            </w:r>
          </w:p>
        </w:tc>
        <w:tc>
          <w:tcPr>
            <w:tcW w:w="8280" w:type="dxa"/>
            <w:gridSpan w:val="2"/>
          </w:tcPr>
          <w:p w14:paraId="284FAA28" w14:textId="77777777" w:rsidR="00D31CE6" w:rsidRPr="00BC1E29" w:rsidRDefault="00D31CE6" w:rsidP="00D31CE6">
            <w:pPr>
              <w:keepNext/>
              <w:rPr>
                <w:rFonts w:ascii="Calibri" w:hAnsi="Calibri"/>
              </w:rPr>
            </w:pPr>
            <w:r w:rsidRPr="00C9301F">
              <w:rPr>
                <w:rFonts w:ascii="Calibri" w:hAnsi="Calibri"/>
                <w:sz w:val="18"/>
              </w:rPr>
              <w:t xml:space="preserve">Compliance Statement: </w:t>
            </w:r>
          </w:p>
        </w:tc>
      </w:tr>
      <w:tr w:rsidR="00D31CE6" w:rsidRPr="006A3EEB" w14:paraId="5E60C2C8" w14:textId="77777777" w:rsidTr="00D31CE6">
        <w:trPr>
          <w:cantSplit/>
        </w:trPr>
        <w:tc>
          <w:tcPr>
            <w:tcW w:w="10998" w:type="dxa"/>
            <w:gridSpan w:val="3"/>
          </w:tcPr>
          <w:p w14:paraId="072981AF"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74B" w14:textId="77777777" w:rsidR="00D31CE6" w:rsidRPr="00687CF2" w:rsidRDefault="00D31CE6"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4E" w14:textId="77777777" w:rsidTr="00D55D41">
        <w:trPr>
          <w:cantSplit/>
          <w:trHeight w:val="288"/>
        </w:trPr>
        <w:tc>
          <w:tcPr>
            <w:tcW w:w="5000" w:type="pct"/>
            <w:gridSpan w:val="3"/>
            <w:vAlign w:val="center"/>
          </w:tcPr>
          <w:p w14:paraId="594A574C" w14:textId="4E737CF9" w:rsidR="00FF4BDE" w:rsidRPr="00687CF2" w:rsidRDefault="00FF4BDE" w:rsidP="00D55D41">
            <w:pPr>
              <w:rPr>
                <w:rFonts w:asciiTheme="minorHAnsi" w:hAnsiTheme="minorHAnsi"/>
                <w:b/>
                <w:szCs w:val="18"/>
              </w:rPr>
            </w:pPr>
            <w:r w:rsidRPr="00687CF2">
              <w:rPr>
                <w:rFonts w:asciiTheme="minorHAnsi" w:hAnsiTheme="minorHAnsi"/>
                <w:b/>
                <w:szCs w:val="18"/>
              </w:rPr>
              <w:t>F. Data Collection and Calculations</w:t>
            </w:r>
          </w:p>
          <w:p w14:paraId="594A574D" w14:textId="5FEF0519" w:rsidR="00FF4BDE" w:rsidRPr="00687CF2" w:rsidRDefault="007266CE" w:rsidP="00D55D41">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D55D41" w:rsidRPr="00687CF2">
              <w:rPr>
                <w:rFonts w:asciiTheme="minorHAnsi" w:hAnsiTheme="minorHAnsi"/>
                <w:sz w:val="18"/>
                <w:szCs w:val="18"/>
              </w:rPr>
              <w:t>Procedures for</w:t>
            </w:r>
            <w:r w:rsidR="00FF4BDE" w:rsidRPr="00687CF2">
              <w:rPr>
                <w:rFonts w:asciiTheme="minorHAnsi" w:hAnsiTheme="minorHAnsi"/>
                <w:sz w:val="18"/>
                <w:szCs w:val="18"/>
              </w:rPr>
              <w:t xml:space="preserve"> Refrigerant Charge using the Standard Charge Verification Procedure are given in Reference Residential Appendix RA3.2.2.</w:t>
            </w:r>
          </w:p>
        </w:tc>
      </w:tr>
      <w:tr w:rsidR="00FF4BDE" w:rsidRPr="00D55D41" w14:paraId="594A5752" w14:textId="77777777" w:rsidTr="000A1490">
        <w:trPr>
          <w:cantSplit/>
          <w:trHeight w:val="288"/>
        </w:trPr>
        <w:tc>
          <w:tcPr>
            <w:tcW w:w="212" w:type="pct"/>
            <w:vAlign w:val="center"/>
          </w:tcPr>
          <w:p w14:paraId="594A574F" w14:textId="77777777" w:rsidR="00FF4BDE" w:rsidRPr="00D55D41" w:rsidRDefault="00FF4BDE" w:rsidP="00D55D41">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50" w14:textId="3F8E4B80" w:rsidR="00FF4BDE" w:rsidRPr="00D55D41" w:rsidRDefault="00FF4BDE" w:rsidP="00EA18E2">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770C1B">
              <w:rPr>
                <w:rFonts w:asciiTheme="minorHAnsi" w:hAnsiTheme="minorHAnsi"/>
                <w:sz w:val="18"/>
                <w:szCs w:val="18"/>
              </w:rPr>
              <w:t>R</w:t>
            </w:r>
            <w:r w:rsidRPr="00D55D41">
              <w:rPr>
                <w:rFonts w:asciiTheme="minorHAnsi" w:hAnsiTheme="minorHAnsi"/>
                <w:sz w:val="18"/>
                <w:szCs w:val="18"/>
              </w:rPr>
              <w:t xml:space="preserve">eturn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D</w:t>
            </w:r>
            <w:r w:rsidRPr="00D55D41">
              <w:rPr>
                <w:rFonts w:asciiTheme="minorHAnsi" w:hAnsiTheme="minorHAnsi"/>
                <w:sz w:val="18"/>
                <w:szCs w:val="18"/>
              </w:rPr>
              <w:t>ry</w:t>
            </w:r>
            <w:r w:rsidR="00770C1B">
              <w:rPr>
                <w:rFonts w:asciiTheme="minorHAnsi" w:hAnsiTheme="minorHAnsi"/>
                <w:sz w:val="18"/>
                <w:szCs w:val="18"/>
              </w:rPr>
              <w:t>-</w:t>
            </w:r>
            <w:r w:rsidRPr="00D55D41">
              <w:rPr>
                <w:rFonts w:asciiTheme="minorHAnsi" w:hAnsiTheme="minorHAnsi"/>
                <w:sz w:val="18"/>
                <w:szCs w:val="18"/>
              </w:rPr>
              <w:t xml:space="preserve">bulb </w:t>
            </w:r>
            <w:r w:rsidR="00770C1B">
              <w:rPr>
                <w:rFonts w:asciiTheme="minorHAnsi" w:hAnsiTheme="minorHAnsi"/>
                <w:sz w:val="18"/>
                <w:szCs w:val="18"/>
              </w:rPr>
              <w:t>T</w:t>
            </w:r>
            <w:r w:rsidRPr="00D55D41">
              <w:rPr>
                <w:rFonts w:asciiTheme="minorHAnsi" w:hAnsiTheme="minorHAnsi"/>
                <w:sz w:val="18"/>
                <w:szCs w:val="18"/>
              </w:rPr>
              <w:t xml:space="preserve">emperature that </w:t>
            </w:r>
            <w:r w:rsidR="00770C1B">
              <w:rPr>
                <w:rFonts w:asciiTheme="minorHAnsi" w:hAnsiTheme="minorHAnsi"/>
                <w:sz w:val="18"/>
                <w:szCs w:val="18"/>
              </w:rPr>
              <w:t>O</w:t>
            </w:r>
            <w:r w:rsidRPr="00D55D41">
              <w:rPr>
                <w:rFonts w:asciiTheme="minorHAnsi" w:hAnsiTheme="minorHAnsi"/>
                <w:sz w:val="18"/>
                <w:szCs w:val="18"/>
              </w:rPr>
              <w:t xml:space="preserve">ccurred </w:t>
            </w:r>
            <w:r w:rsidR="00770C1B">
              <w:rPr>
                <w:rFonts w:asciiTheme="minorHAnsi" w:hAnsiTheme="minorHAnsi"/>
                <w:sz w:val="18"/>
                <w:szCs w:val="18"/>
              </w:rPr>
              <w:t>D</w:t>
            </w:r>
            <w:r w:rsidRPr="00D55D41">
              <w:rPr>
                <w:rFonts w:asciiTheme="minorHAnsi" w:hAnsiTheme="minorHAnsi"/>
                <w:sz w:val="18"/>
                <w:szCs w:val="18"/>
              </w:rPr>
              <w:t xml:space="preserve">uring the </w:t>
            </w:r>
            <w:r w:rsidR="00770C1B">
              <w:rPr>
                <w:rFonts w:asciiTheme="minorHAnsi" w:hAnsiTheme="minorHAnsi"/>
                <w:sz w:val="18"/>
                <w:szCs w:val="18"/>
              </w:rPr>
              <w:t>R</w:t>
            </w:r>
            <w:r w:rsidRPr="00D55D41">
              <w:rPr>
                <w:rFonts w:asciiTheme="minorHAnsi" w:hAnsiTheme="minorHAnsi"/>
                <w:sz w:val="18"/>
                <w:szCs w:val="18"/>
              </w:rPr>
              <w:t xml:space="preserve">efrigerant </w:t>
            </w:r>
            <w:r w:rsidR="00770C1B">
              <w:rPr>
                <w:rFonts w:asciiTheme="minorHAnsi" w:hAnsiTheme="minorHAnsi"/>
                <w:sz w:val="18"/>
                <w:szCs w:val="18"/>
              </w:rPr>
              <w:t>C</w:t>
            </w:r>
            <w:r w:rsidRPr="00D55D41">
              <w:rPr>
                <w:rFonts w:asciiTheme="minorHAnsi" w:hAnsiTheme="minorHAnsi"/>
                <w:sz w:val="18"/>
                <w:szCs w:val="18"/>
              </w:rPr>
              <w:t xml:space="preserve">harge </w:t>
            </w:r>
            <w:r w:rsidR="00770C1B">
              <w:rPr>
                <w:rFonts w:asciiTheme="minorHAnsi" w:hAnsiTheme="minorHAnsi"/>
                <w:sz w:val="18"/>
                <w:szCs w:val="18"/>
              </w:rPr>
              <w:t>V</w:t>
            </w:r>
            <w:r w:rsidRPr="00D55D41">
              <w:rPr>
                <w:rFonts w:asciiTheme="minorHAnsi" w:hAnsiTheme="minorHAnsi"/>
                <w:sz w:val="18"/>
                <w:szCs w:val="18"/>
              </w:rPr>
              <w:t xml:space="preserve">erification </w:t>
            </w:r>
            <w:r w:rsidR="00770C1B">
              <w:rPr>
                <w:rFonts w:asciiTheme="minorHAnsi" w:hAnsiTheme="minorHAnsi"/>
                <w:sz w:val="18"/>
                <w:szCs w:val="18"/>
              </w:rPr>
              <w:t>P</w:t>
            </w:r>
            <w:r w:rsidRPr="00D55D41">
              <w:rPr>
                <w:rFonts w:asciiTheme="minorHAnsi" w:hAnsiTheme="minorHAnsi"/>
                <w:sz w:val="18"/>
                <w:szCs w:val="18"/>
              </w:rPr>
              <w:t>rocedure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1" w14:textId="77777777" w:rsidR="00FF4BDE" w:rsidRPr="00D55D41" w:rsidRDefault="00FF4BDE" w:rsidP="00D55D41">
            <w:pPr>
              <w:rPr>
                <w:rFonts w:asciiTheme="minorHAnsi" w:hAnsiTheme="minorHAnsi"/>
                <w:sz w:val="18"/>
                <w:szCs w:val="18"/>
              </w:rPr>
            </w:pPr>
          </w:p>
        </w:tc>
      </w:tr>
      <w:tr w:rsidR="00FF4BDE" w:rsidRPr="00D55D41" w14:paraId="594A5756" w14:textId="77777777" w:rsidTr="000A1490">
        <w:trPr>
          <w:cantSplit/>
          <w:trHeight w:val="288"/>
        </w:trPr>
        <w:tc>
          <w:tcPr>
            <w:tcW w:w="212" w:type="pct"/>
            <w:vAlign w:val="center"/>
          </w:tcPr>
          <w:p w14:paraId="594A5753" w14:textId="77777777" w:rsidR="00FF4BDE" w:rsidRPr="00D55D41" w:rsidRDefault="00FF4BDE" w:rsidP="00D55D41">
            <w:pPr>
              <w:pStyle w:val="FootnoteText"/>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234C881F" w14:textId="3414B41A" w:rsidR="00770C1B" w:rsidRDefault="00FF4BDE" w:rsidP="00770C1B">
            <w:pPr>
              <w:keepNext/>
              <w:rPr>
                <w:rFonts w:asciiTheme="minorHAnsi" w:hAnsiTheme="minorHAnsi"/>
                <w:sz w:val="18"/>
                <w:szCs w:val="18"/>
              </w:rPr>
            </w:pPr>
            <w:r w:rsidRPr="00D55D41">
              <w:rPr>
                <w:rFonts w:asciiTheme="minorHAnsi" w:hAnsiTheme="minorHAnsi"/>
                <w:sz w:val="18"/>
                <w:szCs w:val="18"/>
              </w:rPr>
              <w:t xml:space="preserve">Measured Condenser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E</w:t>
            </w:r>
            <w:r w:rsidRPr="00D55D41">
              <w:rPr>
                <w:rFonts w:asciiTheme="minorHAnsi" w:hAnsiTheme="minorHAnsi"/>
                <w:sz w:val="18"/>
                <w:szCs w:val="18"/>
              </w:rPr>
              <w:t xml:space="preserve">ntering </w:t>
            </w:r>
            <w:r w:rsidR="00770C1B">
              <w:rPr>
                <w:rFonts w:asciiTheme="minorHAnsi" w:hAnsiTheme="minorHAnsi"/>
                <w:sz w:val="18"/>
                <w:szCs w:val="18"/>
              </w:rPr>
              <w:t>D</w:t>
            </w:r>
            <w:r w:rsidRPr="00D55D41">
              <w:rPr>
                <w:rFonts w:asciiTheme="minorHAnsi" w:hAnsiTheme="minorHAnsi"/>
                <w:sz w:val="18"/>
                <w:szCs w:val="18"/>
              </w:rPr>
              <w:t xml:space="preserve">ry-bulb </w:t>
            </w:r>
            <w:r w:rsidR="00770C1B">
              <w:rPr>
                <w:rFonts w:asciiTheme="minorHAnsi" w:hAnsiTheme="minorHAnsi"/>
                <w:sz w:val="18"/>
                <w:szCs w:val="18"/>
              </w:rPr>
              <w:t>T</w:t>
            </w:r>
            <w:r w:rsidRPr="00D55D41">
              <w:rPr>
                <w:rFonts w:asciiTheme="minorHAnsi" w:hAnsiTheme="minorHAnsi"/>
                <w:sz w:val="18"/>
                <w:szCs w:val="18"/>
              </w:rPr>
              <w:t xml:space="preserve">emperature </w:t>
            </w:r>
          </w:p>
          <w:p w14:paraId="594A5754" w14:textId="3FF0667E"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418" w:type="pct"/>
            <w:vAlign w:val="center"/>
          </w:tcPr>
          <w:p w14:paraId="594A5755" w14:textId="77777777" w:rsidR="00FF4BDE" w:rsidRPr="00D55D41" w:rsidRDefault="00FF4BDE" w:rsidP="00D55D41">
            <w:pPr>
              <w:keepNext/>
              <w:rPr>
                <w:rFonts w:asciiTheme="minorHAnsi" w:hAnsiTheme="minorHAnsi"/>
                <w:sz w:val="18"/>
                <w:szCs w:val="18"/>
              </w:rPr>
            </w:pPr>
          </w:p>
        </w:tc>
      </w:tr>
      <w:tr w:rsidR="00FF4BDE" w:rsidRPr="00D55D41" w14:paraId="594A575A" w14:textId="77777777" w:rsidTr="000A1490">
        <w:trPr>
          <w:cantSplit/>
          <w:trHeight w:val="288"/>
        </w:trPr>
        <w:tc>
          <w:tcPr>
            <w:tcW w:w="212" w:type="pct"/>
            <w:vAlign w:val="center"/>
          </w:tcPr>
          <w:p w14:paraId="594A5757" w14:textId="77777777"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58" w14:textId="0498D4A2"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418" w:type="pct"/>
            <w:vAlign w:val="center"/>
          </w:tcPr>
          <w:p w14:paraId="594A5759" w14:textId="77777777" w:rsidR="00FF4BDE" w:rsidRPr="00D55D41" w:rsidRDefault="00FF4BDE" w:rsidP="00D55D41">
            <w:pPr>
              <w:keepNext/>
              <w:rPr>
                <w:rFonts w:asciiTheme="minorHAnsi" w:hAnsiTheme="minorHAnsi"/>
                <w:sz w:val="18"/>
                <w:szCs w:val="18"/>
              </w:rPr>
            </w:pPr>
          </w:p>
        </w:tc>
      </w:tr>
      <w:tr w:rsidR="00FF4BDE" w:rsidRPr="00D55D41" w14:paraId="594A575E" w14:textId="77777777" w:rsidTr="000A1490">
        <w:trPr>
          <w:cantSplit/>
          <w:trHeight w:val="288"/>
        </w:trPr>
        <w:tc>
          <w:tcPr>
            <w:tcW w:w="212" w:type="pct"/>
            <w:vAlign w:val="center"/>
          </w:tcPr>
          <w:p w14:paraId="594A575B" w14:textId="77777777" w:rsidR="00FF4BDE" w:rsidRPr="00D55D41" w:rsidRDefault="00FF4BDE" w:rsidP="00D55D41">
            <w:pPr>
              <w:pStyle w:val="FootnoteText"/>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5C" w14:textId="50F34EAE"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D" w14:textId="77777777" w:rsidR="00FF4BDE" w:rsidRPr="00D55D41" w:rsidRDefault="00FF4BDE" w:rsidP="00D55D41">
            <w:pPr>
              <w:rPr>
                <w:rFonts w:asciiTheme="minorHAnsi" w:hAnsiTheme="minorHAnsi"/>
                <w:sz w:val="18"/>
                <w:szCs w:val="18"/>
              </w:rPr>
            </w:pPr>
          </w:p>
        </w:tc>
      </w:tr>
      <w:tr w:rsidR="00FF4BDE" w:rsidRPr="00D55D41" w14:paraId="594A5762" w14:textId="77777777" w:rsidTr="000A1490">
        <w:trPr>
          <w:cantSplit/>
          <w:trHeight w:val="288"/>
        </w:trPr>
        <w:tc>
          <w:tcPr>
            <w:tcW w:w="212" w:type="pct"/>
            <w:vAlign w:val="center"/>
          </w:tcPr>
          <w:p w14:paraId="594A575F"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60" w14:textId="0E359013" w:rsidR="00FF4BDE" w:rsidRPr="00D55D41" w:rsidRDefault="00FF4BDE" w:rsidP="00D55D41">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61" w14:textId="77777777" w:rsidR="00FF4BDE" w:rsidRPr="00D55D41" w:rsidRDefault="00FF4BDE" w:rsidP="00D55D41">
            <w:pPr>
              <w:rPr>
                <w:rFonts w:asciiTheme="minorHAnsi" w:hAnsiTheme="minorHAnsi"/>
                <w:sz w:val="18"/>
                <w:szCs w:val="18"/>
              </w:rPr>
            </w:pPr>
          </w:p>
        </w:tc>
      </w:tr>
      <w:tr w:rsidR="00FF4BDE" w:rsidRPr="00D55D41" w14:paraId="594A5766" w14:textId="77777777" w:rsidTr="000A1490">
        <w:trPr>
          <w:cantSplit/>
          <w:trHeight w:val="288"/>
        </w:trPr>
        <w:tc>
          <w:tcPr>
            <w:tcW w:w="212" w:type="pct"/>
            <w:vAlign w:val="center"/>
          </w:tcPr>
          <w:p w14:paraId="594A5763"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64" w14:textId="211E599B"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Condenser </w:t>
            </w:r>
            <w:r w:rsidR="00770C1B">
              <w:rPr>
                <w:rFonts w:asciiTheme="minorHAnsi" w:hAnsiTheme="minorHAnsi"/>
                <w:sz w:val="18"/>
                <w:szCs w:val="18"/>
              </w:rPr>
              <w:t>S</w:t>
            </w:r>
            <w:r w:rsidRPr="00D55D41">
              <w:rPr>
                <w:rFonts w:asciiTheme="minorHAnsi" w:hAnsiTheme="minorHAnsi"/>
                <w:sz w:val="18"/>
                <w:szCs w:val="18"/>
              </w:rPr>
              <w:t xml:space="preserve">aturation </w:t>
            </w:r>
            <w:r w:rsidR="00770C1B">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from </w:t>
            </w:r>
            <w:r w:rsidR="00770C1B">
              <w:rPr>
                <w:rFonts w:asciiTheme="minorHAnsi" w:hAnsiTheme="minorHAnsi"/>
                <w:sz w:val="18"/>
                <w:szCs w:val="18"/>
              </w:rPr>
              <w:t>D</w:t>
            </w:r>
            <w:r w:rsidRPr="00D55D41">
              <w:rPr>
                <w:rFonts w:asciiTheme="minorHAnsi" w:hAnsiTheme="minorHAnsi"/>
                <w:sz w:val="18"/>
                <w:szCs w:val="18"/>
              </w:rPr>
              <w:t xml:space="preserve">igital </w:t>
            </w:r>
            <w:r w:rsidR="00770C1B">
              <w:rPr>
                <w:rFonts w:asciiTheme="minorHAnsi" w:hAnsiTheme="minorHAnsi"/>
                <w:sz w:val="18"/>
                <w:szCs w:val="18"/>
              </w:rPr>
              <w:t>G</w:t>
            </w:r>
            <w:r w:rsidRPr="00D55D41">
              <w:rPr>
                <w:rFonts w:asciiTheme="minorHAnsi" w:hAnsiTheme="minorHAnsi"/>
                <w:sz w:val="18"/>
                <w:szCs w:val="18"/>
              </w:rPr>
              <w:t>auge or P-T Table using Line F05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5" w14:textId="77777777" w:rsidR="00FF4BDE" w:rsidRPr="00D55D41" w:rsidRDefault="00FF4BDE" w:rsidP="00D55D41">
            <w:pPr>
              <w:rPr>
                <w:rFonts w:asciiTheme="minorHAnsi" w:hAnsiTheme="minorHAnsi"/>
                <w:sz w:val="18"/>
                <w:szCs w:val="18"/>
              </w:rPr>
            </w:pPr>
          </w:p>
        </w:tc>
      </w:tr>
      <w:tr w:rsidR="00FF4BDE" w:rsidRPr="00D55D41" w14:paraId="594A576A" w14:textId="77777777" w:rsidTr="000A1490">
        <w:trPr>
          <w:cantSplit/>
          <w:trHeight w:val="288"/>
        </w:trPr>
        <w:tc>
          <w:tcPr>
            <w:tcW w:w="212" w:type="pct"/>
            <w:vAlign w:val="center"/>
          </w:tcPr>
          <w:p w14:paraId="594A5767"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594A5768" w14:textId="24605478"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Subcooling (Line F06 – Line F04)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9" w14:textId="77777777" w:rsidR="00FF4BDE" w:rsidRPr="00D55D41" w:rsidRDefault="00FF4BDE" w:rsidP="00D55D41">
            <w:pPr>
              <w:rPr>
                <w:rFonts w:asciiTheme="minorHAnsi" w:hAnsiTheme="minorHAnsi"/>
                <w:sz w:val="18"/>
                <w:szCs w:val="18"/>
              </w:rPr>
            </w:pPr>
          </w:p>
        </w:tc>
      </w:tr>
      <w:tr w:rsidR="00FF4BDE" w:rsidRPr="00D55D41" w14:paraId="594A576E" w14:textId="77777777" w:rsidTr="000A1490">
        <w:trPr>
          <w:cantSplit/>
          <w:trHeight w:val="288"/>
        </w:trPr>
        <w:tc>
          <w:tcPr>
            <w:tcW w:w="212" w:type="pct"/>
            <w:vAlign w:val="center"/>
          </w:tcPr>
          <w:p w14:paraId="594A576B"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08</w:t>
            </w:r>
          </w:p>
        </w:tc>
        <w:tc>
          <w:tcPr>
            <w:tcW w:w="2370" w:type="pct"/>
            <w:vAlign w:val="center"/>
          </w:tcPr>
          <w:p w14:paraId="594A576C" w14:textId="1E954C2C" w:rsidR="00FF4BDE" w:rsidRPr="00D55D41" w:rsidRDefault="00FF4BDE" w:rsidP="00EA18E2">
            <w:pPr>
              <w:rPr>
                <w:rFonts w:asciiTheme="minorHAnsi" w:hAnsiTheme="minorHAnsi"/>
                <w:sz w:val="18"/>
                <w:szCs w:val="18"/>
              </w:rPr>
            </w:pPr>
            <w:r w:rsidRPr="00D55D41">
              <w:rPr>
                <w:rFonts w:asciiTheme="minorHAnsi" w:hAnsiTheme="minorHAnsi"/>
                <w:sz w:val="18"/>
                <w:szCs w:val="18"/>
              </w:rPr>
              <w:t>Target Subcooling from Manufacturer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D" w14:textId="77777777" w:rsidR="00FF4BDE" w:rsidRPr="00D55D41" w:rsidRDefault="00FF4BDE" w:rsidP="00D55D41">
            <w:pPr>
              <w:rPr>
                <w:rFonts w:asciiTheme="minorHAnsi" w:hAnsiTheme="minorHAnsi"/>
                <w:sz w:val="18"/>
                <w:szCs w:val="18"/>
              </w:rPr>
            </w:pPr>
          </w:p>
        </w:tc>
      </w:tr>
      <w:tr w:rsidR="00EA18E2" w:rsidRPr="00D55D41" w14:paraId="594A5771" w14:textId="77777777" w:rsidTr="00EA18E2">
        <w:trPr>
          <w:trHeight w:val="288"/>
        </w:trPr>
        <w:tc>
          <w:tcPr>
            <w:tcW w:w="212" w:type="pct"/>
            <w:vAlign w:val="center"/>
          </w:tcPr>
          <w:p w14:paraId="594A576F"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09</w:t>
            </w:r>
          </w:p>
        </w:tc>
        <w:tc>
          <w:tcPr>
            <w:tcW w:w="2370" w:type="pct"/>
            <w:vAlign w:val="center"/>
          </w:tcPr>
          <w:p w14:paraId="67CB8D73"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70" w14:textId="01DBC970" w:rsidR="00EA18E2" w:rsidRPr="00D55D41" w:rsidRDefault="00EA18E2" w:rsidP="00D55D41">
            <w:pPr>
              <w:rPr>
                <w:rFonts w:asciiTheme="minorHAnsi" w:hAnsiTheme="minorHAnsi"/>
                <w:sz w:val="18"/>
                <w:szCs w:val="18"/>
              </w:rPr>
            </w:pPr>
          </w:p>
        </w:tc>
      </w:tr>
    </w:tbl>
    <w:p w14:paraId="594A5772"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75" w14:textId="77777777" w:rsidTr="00D55D41">
        <w:trPr>
          <w:trHeight w:val="288"/>
        </w:trPr>
        <w:tc>
          <w:tcPr>
            <w:tcW w:w="5000" w:type="pct"/>
            <w:gridSpan w:val="3"/>
            <w:vAlign w:val="center"/>
          </w:tcPr>
          <w:p w14:paraId="594A5773" w14:textId="42408161" w:rsidR="00FF4BDE" w:rsidRPr="00687CF2" w:rsidRDefault="00FF4BDE" w:rsidP="00D55D41">
            <w:pPr>
              <w:keepNext/>
              <w:rPr>
                <w:rFonts w:asciiTheme="minorHAnsi" w:hAnsiTheme="minorHAnsi"/>
                <w:b/>
                <w:szCs w:val="18"/>
              </w:rPr>
            </w:pPr>
            <w:r w:rsidRPr="00687CF2">
              <w:rPr>
                <w:rFonts w:asciiTheme="minorHAnsi" w:hAnsiTheme="minorHAnsi"/>
                <w:b/>
                <w:szCs w:val="18"/>
              </w:rPr>
              <w:t>G. Metering Device Verification</w:t>
            </w:r>
          </w:p>
          <w:p w14:paraId="594A5774" w14:textId="0033A2D1" w:rsidR="00FF4BDE" w:rsidRPr="00687CF2" w:rsidRDefault="007266CE" w:rsidP="00D55D41">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the verification of proper metering device operation are specified in RA3.2.2.6.2</w:t>
            </w:r>
          </w:p>
        </w:tc>
      </w:tr>
      <w:tr w:rsidR="00FF4BDE" w:rsidRPr="00D55D41" w14:paraId="594A5779" w14:textId="77777777" w:rsidTr="00687CF2">
        <w:trPr>
          <w:trHeight w:val="288"/>
        </w:trPr>
        <w:tc>
          <w:tcPr>
            <w:tcW w:w="212" w:type="pct"/>
            <w:vAlign w:val="center"/>
          </w:tcPr>
          <w:p w14:paraId="594A5776"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77" w14:textId="3FB03EE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78" w14:textId="77777777" w:rsidR="00FF4BDE" w:rsidRPr="00D55D41" w:rsidRDefault="00FF4BDE" w:rsidP="00D55D41">
            <w:pPr>
              <w:keepNext/>
              <w:rPr>
                <w:rFonts w:asciiTheme="minorHAnsi" w:hAnsiTheme="minorHAnsi"/>
                <w:sz w:val="18"/>
                <w:szCs w:val="18"/>
              </w:rPr>
            </w:pPr>
          </w:p>
        </w:tc>
      </w:tr>
      <w:tr w:rsidR="00FF4BDE" w:rsidRPr="00D55D41" w14:paraId="594A577D" w14:textId="77777777" w:rsidTr="00687CF2">
        <w:trPr>
          <w:trHeight w:val="288"/>
        </w:trPr>
        <w:tc>
          <w:tcPr>
            <w:tcW w:w="212" w:type="pct"/>
            <w:vAlign w:val="center"/>
          </w:tcPr>
          <w:p w14:paraId="594A577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7B" w14:textId="6E3075FA" w:rsidR="00FF4BDE" w:rsidRPr="00D55D41" w:rsidRDefault="00FF4BDE" w:rsidP="00D55D41">
            <w:pPr>
              <w:keepNext/>
              <w:rPr>
                <w:rFonts w:asciiTheme="minorHAnsi" w:hAnsiTheme="minorHAnsi"/>
                <w:sz w:val="18"/>
                <w:szCs w:val="18"/>
              </w:rPr>
            </w:pPr>
            <w:r w:rsidRPr="00D55D41">
              <w:rPr>
                <w:rFonts w:asciiTheme="minorHAnsi" w:hAnsiTheme="minorHAnsi"/>
                <w:sz w:val="18"/>
                <w:szCs w:val="18"/>
              </w:rPr>
              <w:t>Measured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7C" w14:textId="77777777" w:rsidR="00FF4BDE" w:rsidRPr="00D55D41" w:rsidRDefault="00FF4BDE" w:rsidP="00D55D41">
            <w:pPr>
              <w:keepNext/>
              <w:rPr>
                <w:rFonts w:asciiTheme="minorHAnsi" w:hAnsiTheme="minorHAnsi"/>
                <w:sz w:val="18"/>
                <w:szCs w:val="18"/>
              </w:rPr>
            </w:pPr>
          </w:p>
        </w:tc>
      </w:tr>
      <w:tr w:rsidR="00FF4BDE" w:rsidRPr="00D55D41" w14:paraId="594A5781" w14:textId="77777777" w:rsidTr="00687CF2">
        <w:trPr>
          <w:trHeight w:val="288"/>
        </w:trPr>
        <w:tc>
          <w:tcPr>
            <w:tcW w:w="212" w:type="pct"/>
            <w:vAlign w:val="center"/>
          </w:tcPr>
          <w:p w14:paraId="594A577E"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7F" w14:textId="6769130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from digital gauge or P-T Table using line G02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0" w14:textId="77777777" w:rsidR="00FF4BDE" w:rsidRPr="00D55D41" w:rsidRDefault="00FF4BDE" w:rsidP="00D55D41">
            <w:pPr>
              <w:keepNext/>
              <w:rPr>
                <w:rFonts w:asciiTheme="minorHAnsi" w:hAnsiTheme="minorHAnsi"/>
                <w:sz w:val="18"/>
                <w:szCs w:val="18"/>
              </w:rPr>
            </w:pPr>
          </w:p>
        </w:tc>
      </w:tr>
      <w:tr w:rsidR="00FF4BDE" w:rsidRPr="00D55D41" w14:paraId="594A5785" w14:textId="77777777" w:rsidTr="00687CF2">
        <w:trPr>
          <w:trHeight w:val="288"/>
        </w:trPr>
        <w:tc>
          <w:tcPr>
            <w:tcW w:w="212" w:type="pct"/>
            <w:vAlign w:val="center"/>
          </w:tcPr>
          <w:p w14:paraId="594A5782"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83" w14:textId="450B0254"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G01 – Line G03)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4" w14:textId="77777777" w:rsidR="00FF4BDE" w:rsidRPr="00D55D41" w:rsidRDefault="00FF4BDE" w:rsidP="00D55D41">
            <w:pPr>
              <w:keepNext/>
              <w:rPr>
                <w:rFonts w:asciiTheme="minorHAnsi" w:hAnsiTheme="minorHAnsi"/>
                <w:sz w:val="18"/>
                <w:szCs w:val="18"/>
              </w:rPr>
            </w:pPr>
          </w:p>
        </w:tc>
      </w:tr>
      <w:tr w:rsidR="00FF4BDE" w:rsidRPr="00D55D41" w14:paraId="594A5789" w14:textId="77777777" w:rsidTr="00687CF2">
        <w:trPr>
          <w:trHeight w:val="288"/>
        </w:trPr>
        <w:tc>
          <w:tcPr>
            <w:tcW w:w="212" w:type="pct"/>
            <w:vAlign w:val="center"/>
          </w:tcPr>
          <w:p w14:paraId="594A5786" w14:textId="77777777" w:rsidR="00FF4BDE" w:rsidRPr="00D55D41" w:rsidDel="00C76C40" w:rsidRDefault="00FF4BDE" w:rsidP="00687CF2">
            <w:pPr>
              <w:keepNext/>
              <w:jc w:val="cente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87" w14:textId="526518BF"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G04) is between 3</w:t>
            </w:r>
            <w:r w:rsidR="00EA18E2">
              <w:rPr>
                <w:rFonts w:asciiTheme="minorHAnsi" w:hAnsiTheme="minorHAnsi"/>
                <w:sz w:val="18"/>
                <w:szCs w:val="18"/>
              </w:rPr>
              <w:t>°F</w:t>
            </w:r>
            <w:r w:rsidRPr="00D55D41">
              <w:rPr>
                <w:rFonts w:asciiTheme="minorHAnsi" w:hAnsiTheme="minorHAnsi"/>
                <w:sz w:val="18"/>
                <w:szCs w:val="18"/>
              </w:rPr>
              <w:t xml:space="preserve"> and 26</w:t>
            </w:r>
            <w:r w:rsidR="00EA18E2">
              <w:rPr>
                <w:rFonts w:asciiTheme="minorHAnsi" w:hAnsiTheme="minorHAnsi"/>
                <w:sz w:val="18"/>
                <w:szCs w:val="18"/>
              </w:rPr>
              <w:t>°</w:t>
            </w:r>
            <w:r w:rsidRPr="00D55D41">
              <w:rPr>
                <w:rFonts w:asciiTheme="minorHAnsi" w:hAnsiTheme="minorHAnsi"/>
                <w:sz w:val="18"/>
                <w:szCs w:val="18"/>
              </w:rPr>
              <w:t>F (inclusive)</w:t>
            </w:r>
          </w:p>
        </w:tc>
        <w:tc>
          <w:tcPr>
            <w:tcW w:w="2418" w:type="pct"/>
            <w:vAlign w:val="center"/>
          </w:tcPr>
          <w:p w14:paraId="594A5788" w14:textId="77777777" w:rsidR="00FF4BDE" w:rsidRPr="00D55D41" w:rsidRDefault="00FF4BDE" w:rsidP="00D55D41">
            <w:pPr>
              <w:keepNext/>
              <w:rPr>
                <w:rFonts w:asciiTheme="minorHAnsi" w:hAnsiTheme="minorHAnsi"/>
                <w:sz w:val="18"/>
                <w:szCs w:val="18"/>
              </w:rPr>
            </w:pPr>
          </w:p>
        </w:tc>
      </w:tr>
      <w:tr w:rsidR="00FF4BDE" w:rsidRPr="00D55D41" w14:paraId="594A578D" w14:textId="77777777" w:rsidTr="00687CF2">
        <w:trPr>
          <w:trHeight w:val="288"/>
        </w:trPr>
        <w:tc>
          <w:tcPr>
            <w:tcW w:w="212" w:type="pct"/>
            <w:vAlign w:val="center"/>
          </w:tcPr>
          <w:p w14:paraId="594A578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8B" w14:textId="0B733520"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770C1B">
              <w:rPr>
                <w:rFonts w:asciiTheme="minorHAnsi" w:hAnsiTheme="minorHAnsi"/>
                <w:sz w:val="18"/>
                <w:szCs w:val="18"/>
              </w:rPr>
              <w:t>M</w:t>
            </w:r>
            <w:r w:rsidRPr="00D55D41">
              <w:rPr>
                <w:rFonts w:asciiTheme="minorHAnsi" w:hAnsiTheme="minorHAnsi"/>
                <w:sz w:val="18"/>
                <w:szCs w:val="18"/>
              </w:rPr>
              <w:t xml:space="preserve">anufacturer’s </w:t>
            </w:r>
            <w:r w:rsidR="00770C1B">
              <w:rPr>
                <w:rFonts w:asciiTheme="minorHAnsi" w:hAnsiTheme="minorHAnsi"/>
                <w:sz w:val="18"/>
                <w:szCs w:val="18"/>
              </w:rPr>
              <w:t>S</w:t>
            </w:r>
            <w:r w:rsidRPr="00D55D41">
              <w:rPr>
                <w:rFonts w:asciiTheme="minorHAnsi" w:hAnsiTheme="minorHAnsi"/>
                <w:sz w:val="18"/>
                <w:szCs w:val="18"/>
              </w:rPr>
              <w:t xml:space="preserve">pecifications </w:t>
            </w:r>
            <w:r w:rsidR="00EA18E2">
              <w:rPr>
                <w:rFonts w:asciiTheme="minorHAnsi" w:hAnsiTheme="minorHAnsi"/>
                <w:sz w:val="18"/>
                <w:szCs w:val="18"/>
              </w:rPr>
              <w:t>(</w:t>
            </w:r>
            <w:r w:rsidRPr="00D55D41">
              <w:rPr>
                <w:rFonts w:asciiTheme="minorHAnsi" w:hAnsiTheme="minorHAnsi"/>
                <w:sz w:val="18"/>
                <w:szCs w:val="18"/>
              </w:rPr>
              <w:t>if known</w:t>
            </w:r>
            <w:r w:rsidR="00EA18E2">
              <w:rPr>
                <w:rFonts w:asciiTheme="minorHAnsi" w:hAnsiTheme="minorHAnsi"/>
                <w:sz w:val="18"/>
                <w:szCs w:val="18"/>
              </w:rPr>
              <w:t>)</w:t>
            </w:r>
          </w:p>
        </w:tc>
        <w:tc>
          <w:tcPr>
            <w:tcW w:w="2418" w:type="pct"/>
            <w:vAlign w:val="center"/>
          </w:tcPr>
          <w:p w14:paraId="594A578C" w14:textId="77777777" w:rsidR="00FF4BDE" w:rsidRPr="00D55D41" w:rsidRDefault="00FF4BDE" w:rsidP="00D55D41">
            <w:pPr>
              <w:keepNext/>
              <w:rPr>
                <w:rFonts w:asciiTheme="minorHAnsi" w:hAnsiTheme="minorHAnsi"/>
                <w:sz w:val="18"/>
                <w:szCs w:val="18"/>
              </w:rPr>
            </w:pPr>
          </w:p>
        </w:tc>
      </w:tr>
      <w:tr w:rsidR="00EA18E2" w:rsidRPr="00D55D41" w14:paraId="594A5790" w14:textId="77777777" w:rsidTr="00EA18E2">
        <w:trPr>
          <w:trHeight w:val="288"/>
        </w:trPr>
        <w:tc>
          <w:tcPr>
            <w:tcW w:w="212" w:type="pct"/>
            <w:vAlign w:val="center"/>
          </w:tcPr>
          <w:p w14:paraId="594A578E" w14:textId="77777777" w:rsidR="00EA18E2" w:rsidRPr="00D55D41" w:rsidRDefault="00EA18E2" w:rsidP="00687CF2">
            <w:pPr>
              <w:keepNext/>
              <w:jc w:val="cente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7E3A404B" w14:textId="77777777" w:rsidR="00EA18E2" w:rsidRPr="00D55D41" w:rsidRDefault="00EA18E2" w:rsidP="00D55D41">
            <w:pPr>
              <w:keepNext/>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8F" w14:textId="761AD3BF" w:rsidR="00EA18E2" w:rsidRPr="00D55D41" w:rsidRDefault="00EA18E2" w:rsidP="00D55D41">
            <w:pPr>
              <w:keepNext/>
              <w:rPr>
                <w:rFonts w:asciiTheme="minorHAnsi" w:hAnsiTheme="minorHAnsi"/>
                <w:sz w:val="18"/>
                <w:szCs w:val="18"/>
              </w:rPr>
            </w:pPr>
          </w:p>
        </w:tc>
      </w:tr>
    </w:tbl>
    <w:p w14:paraId="594A5791" w14:textId="77777777" w:rsidR="00F0317D" w:rsidRPr="00687CF2"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10333"/>
      </w:tblGrid>
      <w:tr w:rsidR="00F0317D" w:rsidRPr="00DF3F73" w14:paraId="594A5794" w14:textId="77777777" w:rsidTr="00F0317D">
        <w:trPr>
          <w:cantSplit/>
          <w:trHeight w:val="432"/>
        </w:trPr>
        <w:tc>
          <w:tcPr>
            <w:tcW w:w="5000" w:type="pct"/>
            <w:gridSpan w:val="2"/>
            <w:vAlign w:val="center"/>
          </w:tcPr>
          <w:p w14:paraId="594A5792" w14:textId="5DC9C904" w:rsidR="00F0317D" w:rsidRPr="00687CF2" w:rsidRDefault="0077660C" w:rsidP="00687CF2">
            <w:pPr>
              <w:keepNext/>
              <w:rPr>
                <w:rFonts w:asciiTheme="minorHAnsi" w:hAnsiTheme="minorHAnsi"/>
                <w:b/>
                <w:szCs w:val="18"/>
              </w:rPr>
            </w:pPr>
            <w:r>
              <w:rPr>
                <w:rFonts w:asciiTheme="minorHAnsi" w:hAnsiTheme="minorHAnsi"/>
                <w:b/>
                <w:szCs w:val="18"/>
              </w:rPr>
              <w:lastRenderedPageBreak/>
              <w:t>H</w:t>
            </w:r>
            <w:r w:rsidR="00F0317D" w:rsidRPr="00687CF2">
              <w:rPr>
                <w:rFonts w:asciiTheme="minorHAnsi" w:hAnsiTheme="minorHAnsi"/>
                <w:b/>
                <w:szCs w:val="18"/>
              </w:rPr>
              <w:t>. Determination of HERS Verification Compliance</w:t>
            </w:r>
          </w:p>
          <w:p w14:paraId="594A5793" w14:textId="64225D6B" w:rsidR="00F0317D" w:rsidRPr="00DF3F73" w:rsidRDefault="00631AF3" w:rsidP="00687CF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F0317D" w:rsidRPr="00DF3F73" w14:paraId="594A5797" w14:textId="77777777" w:rsidTr="00687CF2">
        <w:trPr>
          <w:cantSplit/>
          <w:trHeight w:val="432"/>
        </w:trPr>
        <w:tc>
          <w:tcPr>
            <w:tcW w:w="212" w:type="pct"/>
            <w:vAlign w:val="center"/>
          </w:tcPr>
          <w:p w14:paraId="594A5795" w14:textId="77777777" w:rsidR="00F0317D" w:rsidRPr="00DF3F73" w:rsidDel="00C76C40" w:rsidRDefault="00F0317D"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88" w:type="pct"/>
            <w:vAlign w:val="center"/>
          </w:tcPr>
          <w:p w14:paraId="594A5796" w14:textId="77777777" w:rsidR="00F0317D" w:rsidRPr="00DF3F73" w:rsidRDefault="00F0317D" w:rsidP="00F0317D">
            <w:pPr>
              <w:keepNext/>
              <w:spacing w:after="60"/>
              <w:rPr>
                <w:rFonts w:asciiTheme="minorHAnsi" w:hAnsiTheme="minorHAnsi"/>
                <w:sz w:val="18"/>
                <w:szCs w:val="18"/>
              </w:rPr>
            </w:pPr>
          </w:p>
        </w:tc>
      </w:tr>
    </w:tbl>
    <w:p w14:paraId="594A5798" w14:textId="77777777" w:rsidR="00F0317D" w:rsidRPr="00D55D41" w:rsidRDefault="00F0317D" w:rsidP="00FF4BDE">
      <w:pPr>
        <w:rPr>
          <w:rFonts w:asciiTheme="minorHAnsi" w:hAnsiTheme="minorHAnsi"/>
          <w:sz w:val="18"/>
          <w:szCs w:val="18"/>
        </w:rPr>
      </w:pPr>
    </w:p>
    <w:p w14:paraId="594A5799" w14:textId="77777777" w:rsidR="0060585D" w:rsidRPr="00D55D41" w:rsidRDefault="0060585D">
      <w:pPr>
        <w:rPr>
          <w:rFonts w:asciiTheme="minorHAnsi" w:hAnsiTheme="minorHAnsi"/>
          <w:sz w:val="18"/>
          <w:szCs w:val="18"/>
        </w:rPr>
      </w:pPr>
      <w:r w:rsidRPr="00D55D4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FF4BDE" w:rsidRPr="00D55D41" w14:paraId="594A579C" w14:textId="77777777" w:rsidTr="00687CF2">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B" w14:textId="77777777" w:rsidR="00FF4BDE" w:rsidRPr="00D55D41" w:rsidRDefault="00FF4BDE" w:rsidP="00FF4BD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lastRenderedPageBreak/>
              <w:t>Documentation Author's Declaration Statement</w:t>
            </w:r>
          </w:p>
        </w:tc>
      </w:tr>
      <w:tr w:rsidR="00FF4BDE" w:rsidRPr="00D55D41" w14:paraId="594A579E" w14:textId="77777777" w:rsidTr="00FF4BDE">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D" w14:textId="5E0AC809" w:rsidR="00FF4BDE" w:rsidRPr="00687CF2" w:rsidRDefault="00770C1B" w:rsidP="00687CF2">
            <w:pPr>
              <w:numPr>
                <w:ilvl w:val="0"/>
                <w:numId w:val="17"/>
              </w:numPr>
              <w:ind w:left="271" w:hanging="270"/>
              <w:rPr>
                <w:rFonts w:asciiTheme="minorHAnsi" w:hAnsiTheme="minorHAnsi" w:cs="Arial"/>
                <w:caps/>
                <w:sz w:val="18"/>
                <w:szCs w:val="18"/>
              </w:rPr>
            </w:pPr>
            <w:r w:rsidRPr="00687CF2">
              <w:rPr>
                <w:rFonts w:asciiTheme="minorHAnsi" w:hAnsiTheme="minorHAnsi"/>
                <w:sz w:val="18"/>
                <w:szCs w:val="18"/>
              </w:rPr>
              <w:t>I certify that this Certificate of Verification Documentation is accurate and complete.</w:t>
            </w:r>
          </w:p>
        </w:tc>
      </w:tr>
      <w:tr w:rsidR="00FF4BDE" w:rsidRPr="00D55D41" w14:paraId="594A57A1" w14:textId="77777777" w:rsidTr="00FF4BDE">
        <w:trPr>
          <w:trHeight w:val="360"/>
        </w:trPr>
        <w:tc>
          <w:tcPr>
            <w:tcW w:w="5434" w:type="dxa"/>
          </w:tcPr>
          <w:p w14:paraId="594A579F"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7A0"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Signature:</w:t>
            </w:r>
          </w:p>
        </w:tc>
      </w:tr>
      <w:tr w:rsidR="00FF4BDE" w:rsidRPr="00D55D41" w14:paraId="594A57A4" w14:textId="77777777" w:rsidTr="00FF4BDE">
        <w:trPr>
          <w:trHeight w:val="360"/>
        </w:trPr>
        <w:tc>
          <w:tcPr>
            <w:tcW w:w="5434" w:type="dxa"/>
          </w:tcPr>
          <w:p w14:paraId="594A57A2" w14:textId="2F1D859B" w:rsidR="00FF4BDE" w:rsidRPr="00687CF2" w:rsidRDefault="00FF4BDE" w:rsidP="00770C1B">
            <w:pPr>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7A3"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Date Signed:</w:t>
            </w:r>
          </w:p>
        </w:tc>
      </w:tr>
      <w:tr w:rsidR="00FF4BDE" w:rsidRPr="00D55D41" w14:paraId="594A57A7" w14:textId="77777777" w:rsidTr="00FF4BDE">
        <w:trPr>
          <w:trHeight w:val="360"/>
        </w:trPr>
        <w:tc>
          <w:tcPr>
            <w:tcW w:w="5434" w:type="dxa"/>
          </w:tcPr>
          <w:p w14:paraId="594A57A5"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7A6"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CEA/HERS Certification Information (if applicable):</w:t>
            </w:r>
          </w:p>
        </w:tc>
      </w:tr>
      <w:tr w:rsidR="00FF4BDE" w:rsidRPr="00D55D41" w14:paraId="594A57AA" w14:textId="77777777" w:rsidTr="00FF4BDE">
        <w:trPr>
          <w:trHeight w:val="360"/>
        </w:trPr>
        <w:tc>
          <w:tcPr>
            <w:tcW w:w="5434" w:type="dxa"/>
          </w:tcPr>
          <w:p w14:paraId="594A57A8"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7A9"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Phone:</w:t>
            </w:r>
          </w:p>
        </w:tc>
      </w:tr>
      <w:tr w:rsidR="00FF4BDE" w:rsidRPr="00D55D41" w14:paraId="594A57AC" w14:textId="77777777" w:rsidTr="00FF4BDE">
        <w:tblPrEx>
          <w:tblCellMar>
            <w:left w:w="115" w:type="dxa"/>
            <w:right w:w="115" w:type="dxa"/>
          </w:tblCellMar>
        </w:tblPrEx>
        <w:trPr>
          <w:trHeight w:val="296"/>
        </w:trPr>
        <w:tc>
          <w:tcPr>
            <w:tcW w:w="10950" w:type="dxa"/>
            <w:gridSpan w:val="4"/>
            <w:vAlign w:val="center"/>
          </w:tcPr>
          <w:p w14:paraId="594A57AB"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55D41">
              <w:rPr>
                <w:rFonts w:asciiTheme="minorHAnsi" w:hAnsiTheme="minorHAnsi" w:cs="Arial"/>
                <w:b/>
                <w:caps/>
                <w:sz w:val="18"/>
                <w:szCs w:val="18"/>
              </w:rPr>
              <w:t xml:space="preserve">Responsible Person's Declaration statement </w:t>
            </w:r>
          </w:p>
        </w:tc>
      </w:tr>
      <w:tr w:rsidR="00FF4BDE" w:rsidRPr="00D55D41" w14:paraId="594A57B3" w14:textId="77777777" w:rsidTr="00FF4BDE">
        <w:tblPrEx>
          <w:tblCellMar>
            <w:left w:w="115" w:type="dxa"/>
            <w:right w:w="115" w:type="dxa"/>
          </w:tblCellMar>
        </w:tblPrEx>
        <w:trPr>
          <w:trHeight w:val="504"/>
        </w:trPr>
        <w:tc>
          <w:tcPr>
            <w:tcW w:w="10950" w:type="dxa"/>
            <w:gridSpan w:val="4"/>
            <w:shd w:val="clear" w:color="auto" w:fill="auto"/>
          </w:tcPr>
          <w:p w14:paraId="594A57AD" w14:textId="77777777" w:rsidR="00FF4BDE" w:rsidRPr="00D55D41" w:rsidRDefault="00FF4BDE" w:rsidP="00687CF2">
            <w:pPr>
              <w:pStyle w:val="p2"/>
              <w:keepNext/>
              <w:tabs>
                <w:tab w:val="clear" w:pos="357"/>
              </w:tabs>
              <w:spacing w:line="240" w:lineRule="auto"/>
              <w:ind w:left="0" w:right="90" w:firstLine="0"/>
              <w:rPr>
                <w:rFonts w:asciiTheme="minorHAnsi" w:hAnsiTheme="minorHAnsi"/>
                <w:sz w:val="18"/>
                <w:szCs w:val="18"/>
              </w:rPr>
            </w:pPr>
            <w:r w:rsidRPr="00D55D41">
              <w:rPr>
                <w:rFonts w:asciiTheme="minorHAnsi" w:hAnsiTheme="minorHAnsi"/>
                <w:sz w:val="18"/>
                <w:szCs w:val="18"/>
              </w:rPr>
              <w:t xml:space="preserve">I certify the following under penalty of perjury, under the laws of the State of California: </w:t>
            </w:r>
          </w:p>
          <w:p w14:paraId="594A57AE"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information provided on this Certificate of Verification is true and correct.</w:t>
            </w:r>
          </w:p>
          <w:p w14:paraId="594A57AF"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I am the certified HERS Rater who performed the verification identified and reported on this Certificate of Verification (responsible rater).</w:t>
            </w:r>
          </w:p>
          <w:p w14:paraId="594A57B0"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7B1"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7B2"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I will ensure that a registered copy of this Certificate of Verification shall be </w:t>
            </w:r>
            <w:proofErr w:type="gramStart"/>
            <w:r w:rsidRPr="00D55D41">
              <w:rPr>
                <w:rFonts w:asciiTheme="minorHAnsi" w:hAnsiTheme="minorHAnsi"/>
                <w:sz w:val="18"/>
                <w:szCs w:val="18"/>
              </w:rPr>
              <w:t>posted, or</w:t>
            </w:r>
            <w:proofErr w:type="gramEnd"/>
            <w:r w:rsidRPr="00D55D4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4BDE" w:rsidRPr="00D55D41" w14:paraId="594A57B5" w14:textId="77777777" w:rsidTr="00FF4BDE">
        <w:tblPrEx>
          <w:tblCellMar>
            <w:left w:w="115" w:type="dxa"/>
            <w:right w:w="115" w:type="dxa"/>
          </w:tblCellMar>
        </w:tblPrEx>
        <w:trPr>
          <w:trHeight w:val="278"/>
        </w:trPr>
        <w:tc>
          <w:tcPr>
            <w:tcW w:w="10950" w:type="dxa"/>
            <w:gridSpan w:val="4"/>
            <w:vAlign w:val="center"/>
          </w:tcPr>
          <w:p w14:paraId="594A57B4"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t>BUILDER OR INSTALLER INFORMATION AS SHOWN ON THE CERTIFICATE OF INSTALLATION</w:t>
            </w:r>
          </w:p>
        </w:tc>
      </w:tr>
      <w:tr w:rsidR="00FF4BDE" w:rsidRPr="00D55D41" w14:paraId="594A57B7" w14:textId="77777777" w:rsidTr="00687CF2">
        <w:tblPrEx>
          <w:tblCellMar>
            <w:left w:w="115" w:type="dxa"/>
            <w:right w:w="115" w:type="dxa"/>
          </w:tblCellMar>
        </w:tblPrEx>
        <w:trPr>
          <w:trHeight w:hRule="exact" w:val="360"/>
        </w:trPr>
        <w:tc>
          <w:tcPr>
            <w:tcW w:w="10950" w:type="dxa"/>
            <w:gridSpan w:val="4"/>
          </w:tcPr>
          <w:p w14:paraId="594A57B6" w14:textId="77777777" w:rsidR="00FF4BDE" w:rsidRPr="00687CF2" w:rsidRDefault="00FF4BDE" w:rsidP="00687CF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FF4BDE" w:rsidRPr="00D55D41" w14:paraId="594A57BA" w14:textId="77777777" w:rsidTr="00687CF2">
        <w:tblPrEx>
          <w:tblCellMar>
            <w:left w:w="115" w:type="dxa"/>
            <w:right w:w="115" w:type="dxa"/>
          </w:tblCellMar>
        </w:tblPrEx>
        <w:trPr>
          <w:trHeight w:hRule="exact" w:val="360"/>
        </w:trPr>
        <w:tc>
          <w:tcPr>
            <w:tcW w:w="5475" w:type="dxa"/>
            <w:gridSpan w:val="2"/>
          </w:tcPr>
          <w:p w14:paraId="594A57B8" w14:textId="77777777" w:rsidR="00FF4BDE" w:rsidRPr="00687CF2" w:rsidRDefault="00FF4BDE" w:rsidP="00687CF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7B9" w14:textId="77777777" w:rsidR="00FF4BDE" w:rsidRPr="00687CF2" w:rsidRDefault="00FF4BDE" w:rsidP="00770C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FF4BDE" w:rsidRPr="00D55D41" w14:paraId="594A57BC" w14:textId="77777777" w:rsidTr="00FF4BDE">
        <w:tblPrEx>
          <w:tblCellMar>
            <w:left w:w="108" w:type="dxa"/>
            <w:right w:w="108" w:type="dxa"/>
          </w:tblCellMar>
        </w:tblPrEx>
        <w:trPr>
          <w:trHeight w:hRule="exact" w:val="288"/>
        </w:trPr>
        <w:tc>
          <w:tcPr>
            <w:tcW w:w="10950" w:type="dxa"/>
            <w:gridSpan w:val="4"/>
            <w:vAlign w:val="center"/>
          </w:tcPr>
          <w:p w14:paraId="594A57BB" w14:textId="77777777" w:rsidR="00FF4BDE" w:rsidRPr="00D55D41" w:rsidRDefault="00FF4BDE" w:rsidP="00F0317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D55D41">
              <w:rPr>
                <w:rFonts w:asciiTheme="minorHAnsi" w:hAnsiTheme="minorHAnsi" w:cs="Arial"/>
                <w:b/>
                <w:caps/>
                <w:sz w:val="18"/>
                <w:szCs w:val="18"/>
              </w:rPr>
              <w:t>HERS</w:t>
            </w:r>
            <w:proofErr w:type="gramEnd"/>
            <w:r w:rsidRPr="00D55D41">
              <w:rPr>
                <w:rFonts w:asciiTheme="minorHAnsi" w:hAnsiTheme="minorHAnsi" w:cs="Arial"/>
                <w:b/>
                <w:caps/>
                <w:sz w:val="18"/>
                <w:szCs w:val="18"/>
              </w:rPr>
              <w:t xml:space="preserve"> PROVIDER DATA REGISTRY INFORMATION</w:t>
            </w:r>
          </w:p>
        </w:tc>
      </w:tr>
      <w:tr w:rsidR="00FF4BDE" w:rsidRPr="00D55D41" w14:paraId="594A57BF" w14:textId="77777777" w:rsidTr="00FF4BDE">
        <w:tblPrEx>
          <w:tblCellMar>
            <w:left w:w="108" w:type="dxa"/>
            <w:right w:w="108" w:type="dxa"/>
          </w:tblCellMar>
        </w:tblPrEx>
        <w:trPr>
          <w:trHeight w:hRule="exact" w:val="360"/>
        </w:trPr>
        <w:tc>
          <w:tcPr>
            <w:tcW w:w="5482" w:type="dxa"/>
            <w:gridSpan w:val="3"/>
          </w:tcPr>
          <w:p w14:paraId="594A57BD" w14:textId="77777777"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7BE" w14:textId="5EA8F4BC"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770C1B" w:rsidRPr="00687CF2">
              <w:rPr>
                <w:rFonts w:asciiTheme="minorHAnsi" w:hAnsiTheme="minorHAnsi"/>
                <w:sz w:val="14"/>
                <w:szCs w:val="18"/>
              </w:rPr>
              <w:t>:</w:t>
            </w:r>
          </w:p>
        </w:tc>
      </w:tr>
      <w:tr w:rsidR="00FF4BDE" w:rsidRPr="00D55D41" w14:paraId="594A57C1" w14:textId="77777777" w:rsidTr="00FF4BDE">
        <w:tblPrEx>
          <w:tblCellMar>
            <w:left w:w="108" w:type="dxa"/>
            <w:right w:w="108" w:type="dxa"/>
          </w:tblCellMar>
        </w:tblPrEx>
        <w:trPr>
          <w:trHeight w:val="288"/>
        </w:trPr>
        <w:tc>
          <w:tcPr>
            <w:tcW w:w="10950" w:type="dxa"/>
            <w:gridSpan w:val="4"/>
            <w:vAlign w:val="center"/>
          </w:tcPr>
          <w:p w14:paraId="594A57C0" w14:textId="77777777" w:rsidR="00FF4BDE" w:rsidRPr="00D55D41"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55D41">
              <w:rPr>
                <w:rFonts w:asciiTheme="minorHAnsi" w:hAnsiTheme="minorHAnsi" w:cs="Arial"/>
                <w:b/>
                <w:caps/>
                <w:sz w:val="18"/>
                <w:szCs w:val="18"/>
              </w:rPr>
              <w:t>HERS</w:t>
            </w:r>
            <w:proofErr w:type="gramEnd"/>
            <w:r w:rsidRPr="00D55D41">
              <w:rPr>
                <w:rFonts w:asciiTheme="minorHAnsi" w:hAnsiTheme="minorHAnsi" w:cs="Arial"/>
                <w:b/>
                <w:caps/>
                <w:sz w:val="18"/>
                <w:szCs w:val="18"/>
              </w:rPr>
              <w:t xml:space="preserve"> RATER INFORMATION</w:t>
            </w:r>
          </w:p>
        </w:tc>
      </w:tr>
      <w:tr w:rsidR="00FF4BDE" w:rsidRPr="00D55D41" w14:paraId="594A57C3" w14:textId="77777777" w:rsidTr="00FF4BDE">
        <w:tblPrEx>
          <w:tblCellMar>
            <w:left w:w="108" w:type="dxa"/>
            <w:right w:w="108" w:type="dxa"/>
          </w:tblCellMar>
        </w:tblPrEx>
        <w:trPr>
          <w:trHeight w:hRule="exact" w:val="360"/>
        </w:trPr>
        <w:tc>
          <w:tcPr>
            <w:tcW w:w="10950" w:type="dxa"/>
            <w:gridSpan w:val="4"/>
          </w:tcPr>
          <w:p w14:paraId="594A57C2" w14:textId="77777777" w:rsidR="00FF4BDE" w:rsidRPr="00687CF2"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FF4BDE" w:rsidRPr="00D55D41" w14:paraId="594A57C6"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4"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7C5"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FF4BDE" w:rsidRPr="00D55D41" w14:paraId="594A57C9"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7" w14:textId="12C1A69E"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770C1B"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7C8"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7CA" w14:textId="77777777" w:rsidR="00FF4BDE" w:rsidRPr="00D55D41" w:rsidRDefault="00FF4BDE">
      <w:pPr>
        <w:rPr>
          <w:rFonts w:asciiTheme="minorHAnsi" w:hAnsiTheme="minorHAnsi"/>
          <w:sz w:val="18"/>
          <w:szCs w:val="18"/>
        </w:rPr>
      </w:pPr>
    </w:p>
    <w:p w14:paraId="594A57D3"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sectPr w:rsidR="00786D26" w:rsidRPr="00D55D41" w:rsidSect="00DF54E8">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594A57D6" w14:textId="6DD12406" w:rsidR="00786D26" w:rsidRPr="00687CF2" w:rsidRDefault="00216AAD" w:rsidP="00687CF2">
      <w:pPr>
        <w:jc w:val="center"/>
        <w:rPr>
          <w:rFonts w:asciiTheme="minorHAnsi" w:hAnsiTheme="minorHAnsi"/>
          <w:b/>
          <w:szCs w:val="18"/>
        </w:rPr>
      </w:pPr>
      <w:r>
        <w:rPr>
          <w:rFonts w:asciiTheme="minorHAnsi" w:hAnsiTheme="minorHAnsi"/>
          <w:b/>
          <w:szCs w:val="18"/>
        </w:rPr>
        <w:lastRenderedPageBreak/>
        <w:t>CF3R-MCH-25b-H User Instructions</w:t>
      </w:r>
    </w:p>
    <w:p w14:paraId="594A57D7" w14:textId="77777777" w:rsidR="00786D26" w:rsidRDefault="00786D26" w:rsidP="00272FAE">
      <w:pPr>
        <w:rPr>
          <w:rFonts w:asciiTheme="minorHAnsi" w:hAnsiTheme="minorHAnsi"/>
          <w:sz w:val="18"/>
          <w:szCs w:val="18"/>
        </w:rPr>
      </w:pPr>
    </w:p>
    <w:p w14:paraId="594A57D8" w14:textId="0B5FDC6A" w:rsidR="002D286E" w:rsidRPr="00DF3F73" w:rsidRDefault="002D286E" w:rsidP="002D286E">
      <w:pPr>
        <w:rPr>
          <w:rFonts w:asciiTheme="minorHAnsi" w:hAnsiTheme="minorHAnsi"/>
          <w:sz w:val="18"/>
          <w:szCs w:val="18"/>
        </w:rPr>
      </w:pPr>
      <w:r w:rsidRPr="00DF3F73">
        <w:rPr>
          <w:rFonts w:asciiTheme="minorHAnsi" w:hAnsiTheme="minorHAnsi"/>
          <w:sz w:val="18"/>
          <w:szCs w:val="18"/>
        </w:rPr>
        <w:t>Section A. System Information</w:t>
      </w:r>
    </w:p>
    <w:p w14:paraId="594A57DA"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B"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C"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D"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E"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F"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E0" w14:textId="0B25E96E" w:rsidR="002D286E" w:rsidRPr="00DB0ECE" w:rsidRDefault="002D286E" w:rsidP="002D286E">
      <w:pPr>
        <w:pStyle w:val="ListParagraph"/>
        <w:numPr>
          <w:ilvl w:val="0"/>
          <w:numId w:val="12"/>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B0ECE">
        <w:rPr>
          <w:rFonts w:asciiTheme="minorHAnsi" w:hAnsiTheme="minorHAnsi"/>
          <w:sz w:val="18"/>
        </w:rPr>
        <w:t xml:space="preserve"> Choose the type of refrigerant used by the system being verified. R-22 and R-410A are the most common, but other types may occasionally be encountered.</w:t>
      </w:r>
    </w:p>
    <w:p w14:paraId="594A57E1" w14:textId="0430CC4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487E3AA5" w14:textId="4068A1F2" w:rsidR="006A3BBF" w:rsidRDefault="006A3BBF" w:rsidP="002D286E">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94A57E2" w14:textId="7CAA845B"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B0ECE">
        <w:rPr>
          <w:rFonts w:asciiTheme="minorHAnsi" w:hAnsiTheme="minorHAnsi"/>
          <w:sz w:val="18"/>
        </w:rPr>
        <w:t>Indicate whether the HVAC system is Completely New, Replacement or an Alteration.</w:t>
      </w:r>
    </w:p>
    <w:p w14:paraId="594A57E3" w14:textId="3AAAFA9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550554">
        <w:rPr>
          <w:rFonts w:asciiTheme="minorHAnsi" w:hAnsiTheme="minorHAnsi"/>
          <w:sz w:val="18"/>
          <w:szCs w:val="18"/>
        </w:rPr>
        <w:t>Fault Indicator Display</w:t>
      </w:r>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 xml:space="preserve">). Qualifying </w:t>
      </w:r>
      <w:r w:rsidR="00550554">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550554">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B0ECE">
        <w:rPr>
          <w:rFonts w:asciiTheme="minorHAnsi" w:hAnsiTheme="minorHAnsi"/>
          <w:sz w:val="18"/>
        </w:rPr>
        <w:t xml:space="preserve">Installation of </w:t>
      </w:r>
      <w:proofErr w:type="gramStart"/>
      <w:r w:rsidRPr="00DB0ECE">
        <w:rPr>
          <w:rFonts w:asciiTheme="minorHAnsi" w:hAnsiTheme="minorHAnsi"/>
          <w:sz w:val="18"/>
        </w:rPr>
        <w:t>a</w:t>
      </w:r>
      <w:proofErr w:type="gramEnd"/>
      <w:r w:rsidRPr="00DB0ECE">
        <w:rPr>
          <w:rFonts w:asciiTheme="minorHAnsi" w:hAnsiTheme="minorHAnsi"/>
          <w:sz w:val="18"/>
        </w:rPr>
        <w:t xml:space="preserve"> </w:t>
      </w:r>
      <w:r w:rsidR="00550554">
        <w:rPr>
          <w:rFonts w:asciiTheme="minorHAnsi" w:hAnsiTheme="minorHAnsi"/>
          <w:sz w:val="18"/>
        </w:rPr>
        <w:t>FID</w:t>
      </w:r>
      <w:r w:rsidRPr="00DB0EC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Pr>
          <w:rFonts w:asciiTheme="minorHAnsi" w:hAnsiTheme="minorHAnsi"/>
          <w:sz w:val="18"/>
        </w:rPr>
        <w:t>FID</w:t>
      </w:r>
      <w:r w:rsidRPr="00DB0ECE">
        <w:rPr>
          <w:rFonts w:asciiTheme="minorHAnsi" w:hAnsiTheme="minorHAnsi"/>
          <w:sz w:val="18"/>
        </w:rPr>
        <w:t xml:space="preserve"> is required. Other requirements may also be triggered.</w:t>
      </w:r>
    </w:p>
    <w:p w14:paraId="594A57E4" w14:textId="6B962386"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741BFE40"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94A57E7" w14:textId="70F5CFE3"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94A57E8" w14:textId="1B8FC6B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94A57E9" w14:textId="307B15A1"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94A57EA" w14:textId="580183D3"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216AAD">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94A57EB" w14:textId="0D7E2610"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EA18E2">
        <w:rPr>
          <w:rFonts w:asciiTheme="minorHAnsi" w:hAnsiTheme="minorHAnsi"/>
          <w:sz w:val="18"/>
          <w:szCs w:val="18"/>
        </w:rPr>
        <w:t>°F</w:t>
      </w:r>
      <w:r w:rsidRPr="00DF3F73">
        <w:rPr>
          <w:rFonts w:asciiTheme="minorHAnsi" w:hAnsiTheme="minorHAnsi"/>
          <w:sz w:val="18"/>
          <w:szCs w:val="18"/>
        </w:rPr>
        <w:t xml:space="preserve"> and 55</w:t>
      </w:r>
      <w:r w:rsidR="00EA18E2">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94A57EC" w14:textId="71BE538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216AAD">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94A57ED" w14:textId="66671F3D"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94A57EE" w14:textId="42F6B3BC"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2E2F2E">
        <w:rPr>
          <w:rFonts w:asciiTheme="minorHAnsi" w:hAnsiTheme="minorHAnsi"/>
          <w:sz w:val="18"/>
          <w:szCs w:val="18"/>
        </w:rPr>
        <w:t>A15</w:t>
      </w:r>
      <w:r w:rsidRPr="00DF3F73">
        <w:rPr>
          <w:rFonts w:asciiTheme="minorHAnsi" w:hAnsiTheme="minorHAnsi"/>
          <w:sz w:val="18"/>
          <w:szCs w:val="18"/>
        </w:rPr>
        <w:t xml:space="preserve"> and </w:t>
      </w:r>
      <w:r w:rsidR="002E2F2E">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94A57EF" w14:textId="7727DEF0" w:rsidR="002D286E" w:rsidRPr="00576917"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w:t>
      </w:r>
      <w:r w:rsidR="002E2F2E">
        <w:rPr>
          <w:rFonts w:asciiTheme="minorHAnsi" w:hAnsiTheme="minorHAnsi"/>
          <w:sz w:val="18"/>
          <w:szCs w:val="18"/>
        </w:rPr>
        <w:t>A11</w:t>
      </w:r>
      <w:r>
        <w:rPr>
          <w:rFonts w:asciiTheme="minorHAnsi" w:hAnsiTheme="minorHAnsi"/>
          <w:sz w:val="18"/>
          <w:szCs w:val="18"/>
        </w:rPr>
        <w:t xml:space="preserve">, </w:t>
      </w:r>
      <w:r w:rsidR="002E2F2E">
        <w:rPr>
          <w:rFonts w:asciiTheme="minorHAnsi" w:hAnsiTheme="minorHAnsi"/>
          <w:sz w:val="18"/>
          <w:szCs w:val="18"/>
        </w:rPr>
        <w:t>A12</w:t>
      </w:r>
      <w:r>
        <w:rPr>
          <w:rFonts w:asciiTheme="minorHAnsi" w:hAnsiTheme="minorHAnsi"/>
          <w:sz w:val="18"/>
          <w:szCs w:val="18"/>
        </w:rPr>
        <w:t xml:space="preserve">, and </w:t>
      </w:r>
      <w:r w:rsidR="002E2F2E">
        <w:rPr>
          <w:rFonts w:asciiTheme="minorHAnsi" w:hAnsiTheme="minorHAnsi"/>
          <w:sz w:val="18"/>
          <w:szCs w:val="18"/>
        </w:rPr>
        <w:t>A15</w:t>
      </w:r>
      <w:r w:rsidRPr="00DF3F73">
        <w:rPr>
          <w:rFonts w:asciiTheme="minorHAnsi" w:hAnsiTheme="minorHAnsi"/>
          <w:sz w:val="18"/>
          <w:szCs w:val="18"/>
        </w:rPr>
        <w:t>.</w:t>
      </w:r>
    </w:p>
    <w:p w14:paraId="594A57F0" w14:textId="77777777" w:rsidR="002D286E" w:rsidRPr="00DF3F73" w:rsidRDefault="002D286E" w:rsidP="002D286E">
      <w:pPr>
        <w:rPr>
          <w:rFonts w:asciiTheme="minorHAnsi" w:hAnsiTheme="minorHAnsi"/>
          <w:sz w:val="18"/>
          <w:szCs w:val="18"/>
        </w:rPr>
      </w:pPr>
    </w:p>
    <w:p w14:paraId="594A57F1"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B. Metering Device Verification</w:t>
      </w:r>
    </w:p>
    <w:p w14:paraId="594A57F3" w14:textId="42BE70C7"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2E2F2E">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4213A4">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594A57F4" w14:textId="3B526C44"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594A57F5" w14:textId="77777777" w:rsidR="002D286E" w:rsidRPr="00DF3F73" w:rsidRDefault="002D286E" w:rsidP="002D286E">
      <w:pPr>
        <w:rPr>
          <w:rFonts w:asciiTheme="minorHAnsi" w:hAnsiTheme="minorHAnsi"/>
          <w:sz w:val="18"/>
          <w:szCs w:val="18"/>
        </w:rPr>
      </w:pPr>
    </w:p>
    <w:p w14:paraId="594A57F6"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C. Instrument Calibration</w:t>
      </w:r>
    </w:p>
    <w:p w14:paraId="594A57F8" w14:textId="1EF94DD3"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B" w14:textId="118DBDF9"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C" w14:textId="77777777" w:rsidR="002D286E" w:rsidRPr="00DF3F73" w:rsidRDefault="002D286E" w:rsidP="002D286E">
      <w:pPr>
        <w:pStyle w:val="ListParagraph"/>
        <w:rPr>
          <w:rFonts w:asciiTheme="minorHAnsi" w:hAnsiTheme="minorHAnsi"/>
          <w:sz w:val="18"/>
          <w:szCs w:val="18"/>
        </w:rPr>
      </w:pPr>
    </w:p>
    <w:p w14:paraId="594A57FD" w14:textId="43DC61AB"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D. Measurement Access Hole (MAH) Verification</w:t>
      </w:r>
    </w:p>
    <w:p w14:paraId="594A57FF" w14:textId="1C44149A" w:rsidR="002D286E" w:rsidRPr="00DF3F73" w:rsidRDefault="002D286E" w:rsidP="002D286E">
      <w:pPr>
        <w:pStyle w:val="ListParagraph"/>
        <w:numPr>
          <w:ilvl w:val="0"/>
          <w:numId w:val="13"/>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800" w14:textId="77777777" w:rsidR="002D286E" w:rsidRPr="00DF3F73" w:rsidRDefault="002D286E" w:rsidP="002D286E">
      <w:pPr>
        <w:pStyle w:val="ListParagraph"/>
        <w:rPr>
          <w:rFonts w:asciiTheme="minorHAnsi" w:hAnsiTheme="minorHAnsi"/>
          <w:sz w:val="18"/>
          <w:szCs w:val="18"/>
        </w:rPr>
      </w:pPr>
    </w:p>
    <w:p w14:paraId="594A5801" w14:textId="7AD71229"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E. Minimum System Airflow Rate Verification</w:t>
      </w:r>
    </w:p>
    <w:p w14:paraId="594A5803" w14:textId="599193A2"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w:t>
      </w:r>
      <w:r w:rsidR="000B2650">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594A5804" w14:textId="72707AD4"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594A5805" w14:textId="77777777" w:rsidR="002D286E" w:rsidRPr="00D55D41" w:rsidRDefault="002D286E" w:rsidP="002D286E">
      <w:pPr>
        <w:rPr>
          <w:rFonts w:asciiTheme="minorHAnsi" w:hAnsiTheme="minorHAnsi"/>
          <w:sz w:val="18"/>
          <w:szCs w:val="18"/>
        </w:rPr>
      </w:pPr>
    </w:p>
    <w:p w14:paraId="52F80B29" w14:textId="77777777" w:rsidR="00216AAD" w:rsidRDefault="00216AAD">
      <w:pPr>
        <w:rPr>
          <w:rFonts w:asciiTheme="minorHAnsi" w:hAnsiTheme="minorHAnsi"/>
          <w:b/>
          <w:sz w:val="18"/>
          <w:szCs w:val="18"/>
        </w:rPr>
      </w:pPr>
      <w:r>
        <w:rPr>
          <w:rFonts w:asciiTheme="minorHAnsi" w:hAnsiTheme="minorHAnsi"/>
          <w:b/>
          <w:sz w:val="18"/>
          <w:szCs w:val="18"/>
        </w:rPr>
        <w:br w:type="page"/>
      </w:r>
    </w:p>
    <w:p w14:paraId="594A5806" w14:textId="602506F5" w:rsidR="002D286E" w:rsidRPr="00687CF2" w:rsidRDefault="002D286E" w:rsidP="002D286E">
      <w:pPr>
        <w:rPr>
          <w:rFonts w:asciiTheme="minorHAnsi" w:hAnsiTheme="minorHAnsi"/>
          <w:b/>
          <w:sz w:val="18"/>
          <w:szCs w:val="18"/>
        </w:rPr>
      </w:pPr>
      <w:r w:rsidRPr="00687CF2">
        <w:rPr>
          <w:rFonts w:asciiTheme="minorHAnsi" w:hAnsiTheme="minorHAnsi"/>
          <w:b/>
          <w:sz w:val="18"/>
          <w:szCs w:val="18"/>
        </w:rPr>
        <w:lastRenderedPageBreak/>
        <w:t>Section F. Subcooling Charge Verification Method – Data Collection</w:t>
      </w:r>
    </w:p>
    <w:p w14:paraId="594A5808" w14:textId="7403A54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Pr>
          <w:rFonts w:asciiTheme="minorHAnsi" w:hAnsiTheme="minorHAnsi"/>
          <w:sz w:val="18"/>
          <w:szCs w:val="18"/>
        </w:rPr>
        <w:t>°</w:t>
      </w:r>
      <w:r w:rsidRPr="00D55D41">
        <w:rPr>
          <w:rFonts w:asciiTheme="minorHAnsi" w:hAnsiTheme="minorHAnsi"/>
          <w:sz w:val="18"/>
          <w:szCs w:val="18"/>
        </w:rPr>
        <w:t>F. This temperature must remain above 70</w:t>
      </w:r>
      <w:r w:rsidR="00EA18E2">
        <w:rPr>
          <w:rFonts w:asciiTheme="minorHAnsi" w:hAnsiTheme="minorHAnsi"/>
          <w:sz w:val="18"/>
          <w:szCs w:val="18"/>
        </w:rPr>
        <w:t>°</w:t>
      </w:r>
      <w:r w:rsidRPr="00D55D41">
        <w:rPr>
          <w:rFonts w:asciiTheme="minorHAnsi" w:hAnsiTheme="minorHAnsi"/>
          <w:sz w:val="18"/>
          <w:szCs w:val="18"/>
        </w:rPr>
        <w:t>F during the verification procedure. This requirement is detailed in Residential Appendix RA3.2.2.5.</w:t>
      </w:r>
    </w:p>
    <w:p w14:paraId="594A5809" w14:textId="06D8086F"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condenser air dry-bulb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F. This value must be at least 55</w:t>
      </w:r>
      <w:r w:rsidR="00EA18E2">
        <w:rPr>
          <w:rFonts w:asciiTheme="minorHAnsi" w:hAnsiTheme="minorHAnsi"/>
          <w:sz w:val="18"/>
          <w:szCs w:val="18"/>
        </w:rPr>
        <w:t>°</w:t>
      </w:r>
      <w:r w:rsidRPr="00D55D41">
        <w:rPr>
          <w:rFonts w:asciiTheme="minorHAnsi" w:hAnsiTheme="minorHAnsi"/>
          <w:sz w:val="18"/>
          <w:szCs w:val="18"/>
        </w:rPr>
        <w:t>gF and no more than 115</w:t>
      </w:r>
      <w:r w:rsidR="00EA18E2">
        <w:rPr>
          <w:rFonts w:asciiTheme="minorHAnsi" w:hAnsiTheme="minorHAnsi"/>
          <w:sz w:val="18"/>
          <w:szCs w:val="18"/>
        </w:rPr>
        <w:t>°</w:t>
      </w:r>
      <w:r w:rsidRPr="00D55D41">
        <w:rPr>
          <w:rFonts w:asciiTheme="minorHAnsi" w:hAnsiTheme="minorHAnsi"/>
          <w:sz w:val="18"/>
          <w:szCs w:val="18"/>
        </w:rPr>
        <w:t>F to use the Subcooling Charge Verification Method.</w:t>
      </w:r>
    </w:p>
    <w:p w14:paraId="594A580A" w14:textId="3DAE9CAE"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If a value less than 55</w:t>
      </w:r>
      <w:r w:rsidR="00EA18E2">
        <w:rPr>
          <w:rFonts w:asciiTheme="minorHAnsi" w:hAnsiTheme="minorHAnsi"/>
          <w:sz w:val="18"/>
          <w:szCs w:val="18"/>
        </w:rPr>
        <w:t>°</w:t>
      </w:r>
      <w:r w:rsidRPr="00D55D41">
        <w:rPr>
          <w:rFonts w:asciiTheme="minorHAnsi" w:hAnsiTheme="minorHAnsi"/>
          <w:sz w:val="18"/>
          <w:szCs w:val="18"/>
        </w:rPr>
        <w:t>F or greater than 115</w:t>
      </w:r>
      <w:r w:rsidR="00EA18E2">
        <w:rPr>
          <w:rFonts w:asciiTheme="minorHAnsi" w:hAnsiTheme="minorHAnsi"/>
          <w:sz w:val="18"/>
          <w:szCs w:val="18"/>
        </w:rPr>
        <w:t>°</w:t>
      </w:r>
      <w:r w:rsidRPr="00D55D41">
        <w:rPr>
          <w:rFonts w:asciiTheme="minorHAnsi" w:hAnsiTheme="minorHAnsi"/>
          <w:sz w:val="18"/>
          <w:szCs w:val="18"/>
        </w:rPr>
        <w:t>F is entered in F02 the Subcooling Method cannot be used.</w:t>
      </w:r>
    </w:p>
    <w:p w14:paraId="594A580B" w14:textId="6EBD8D4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 xml:space="preserve">F. This procedure is detailed in RA3.2.2.5. This value is used to calculate the measured </w:t>
      </w:r>
      <w:proofErr w:type="spellStart"/>
      <w:r w:rsidRPr="00D55D41">
        <w:rPr>
          <w:rFonts w:asciiTheme="minorHAnsi" w:hAnsiTheme="minorHAnsi"/>
          <w:sz w:val="18"/>
          <w:szCs w:val="18"/>
        </w:rPr>
        <w:t>subcool</w:t>
      </w:r>
      <w:proofErr w:type="spellEnd"/>
      <w:r w:rsidRPr="00D55D41">
        <w:rPr>
          <w:rFonts w:asciiTheme="minorHAnsi" w:hAnsiTheme="minorHAnsi"/>
          <w:sz w:val="18"/>
          <w:szCs w:val="18"/>
        </w:rPr>
        <w:t xml:space="preserve"> temperature.</w:t>
      </w:r>
    </w:p>
    <w:p w14:paraId="594A580C" w14:textId="78E20DB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Enter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the digital gauge or a separate pressure-temperature chart that corresponds to the liquid line pressure entered in F05, in </w:t>
      </w:r>
      <w:r w:rsidR="00D60C60">
        <w:rPr>
          <w:rFonts w:asciiTheme="minorHAnsi" w:hAnsiTheme="minorHAnsi"/>
          <w:sz w:val="18"/>
          <w:szCs w:val="18"/>
        </w:rPr>
        <w:t>°</w:t>
      </w:r>
      <w:r w:rsidRPr="00D55D41">
        <w:rPr>
          <w:rFonts w:asciiTheme="minorHAnsi" w:hAnsiTheme="minorHAnsi"/>
          <w:sz w:val="18"/>
          <w:szCs w:val="18"/>
        </w:rPr>
        <w:t>F.</w:t>
      </w:r>
    </w:p>
    <w:p w14:paraId="594A580E" w14:textId="7DF9E3D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Measured Subcooling is automatically calculated as the difference between the liquid line temperature (F04) and the condenser saturation temperature (F06)</w:t>
      </w:r>
    </w:p>
    <w:p w14:paraId="594A580F" w14:textId="5F1CCAD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329BCED1"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System passes Subcooling method when F08 is within plus or minus </w:t>
      </w:r>
      <w:r>
        <w:rPr>
          <w:rFonts w:asciiTheme="minorHAnsi" w:hAnsiTheme="minorHAnsi"/>
          <w:sz w:val="18"/>
          <w:szCs w:val="18"/>
        </w:rPr>
        <w:t>6</w:t>
      </w:r>
      <w:r w:rsidR="00D60C60">
        <w:rPr>
          <w:rFonts w:asciiTheme="minorHAnsi" w:hAnsiTheme="minorHAnsi"/>
          <w:sz w:val="18"/>
          <w:szCs w:val="18"/>
        </w:rPr>
        <w:t>°F</w:t>
      </w:r>
      <w:r w:rsidRPr="00D55D41">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D60C60">
        <w:rPr>
          <w:rFonts w:asciiTheme="minorHAnsi" w:hAnsiTheme="minorHAnsi"/>
          <w:sz w:val="18"/>
          <w:szCs w:val="18"/>
        </w:rPr>
        <w:t>°F</w:t>
      </w:r>
      <w:r>
        <w:rPr>
          <w:rFonts w:asciiTheme="minorHAnsi" w:hAnsiTheme="minorHAnsi"/>
          <w:sz w:val="18"/>
          <w:szCs w:val="18"/>
        </w:rPr>
        <w:t>.</w:t>
      </w:r>
    </w:p>
    <w:p w14:paraId="594A5811" w14:textId="77777777" w:rsidR="002D286E" w:rsidRPr="00D55D41" w:rsidRDefault="002D286E" w:rsidP="002D286E">
      <w:pPr>
        <w:rPr>
          <w:rFonts w:asciiTheme="minorHAnsi" w:hAnsiTheme="minorHAnsi"/>
          <w:sz w:val="18"/>
          <w:szCs w:val="18"/>
        </w:rPr>
      </w:pPr>
    </w:p>
    <w:p w14:paraId="594A5812"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G. Metering Device Verification</w:t>
      </w:r>
    </w:p>
    <w:p w14:paraId="594A5814" w14:textId="1E59FCE6"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r w:rsidR="00D60C60">
        <w:rPr>
          <w:rFonts w:asciiTheme="minorHAnsi" w:hAnsiTheme="minorHAnsi"/>
          <w:sz w:val="18"/>
          <w:szCs w:val="18"/>
        </w:rPr>
        <w:t>°</w:t>
      </w:r>
      <w:r w:rsidRPr="00D55D41">
        <w:rPr>
          <w:rFonts w:asciiTheme="minorHAnsi" w:hAnsiTheme="minorHAnsi"/>
          <w:sz w:val="18"/>
          <w:szCs w:val="18"/>
        </w:rPr>
        <w:t>F. This procedure is detailed in RA3.2.2.5. This value is used to calculate the measured superheat.</w:t>
      </w:r>
    </w:p>
    <w:p w14:paraId="594A5815" w14:textId="7D47B647"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Enter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the digital gauge or a separate pressure-temperature chart that corresponds to the suction line pressure entered in G02, in </w:t>
      </w:r>
      <w:r w:rsidR="00D60C60">
        <w:rPr>
          <w:rFonts w:asciiTheme="minorHAnsi" w:hAnsiTheme="minorHAnsi"/>
          <w:sz w:val="18"/>
          <w:szCs w:val="18"/>
        </w:rPr>
        <w:t>°</w:t>
      </w:r>
      <w:r w:rsidRPr="00D55D41">
        <w:rPr>
          <w:rFonts w:asciiTheme="minorHAnsi" w:hAnsiTheme="minorHAnsi"/>
          <w:sz w:val="18"/>
          <w:szCs w:val="18"/>
        </w:rPr>
        <w:t>F.</w:t>
      </w:r>
    </w:p>
    <w:p w14:paraId="594A5817" w14:textId="253C8A8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Measured superheat is automatically calculated as the difference between the suction line temperature (G01) and the evaporator saturation temperature (G03)</w:t>
      </w:r>
      <w:r w:rsidR="00D60C60">
        <w:rPr>
          <w:rFonts w:asciiTheme="minorHAnsi" w:hAnsiTheme="minorHAnsi"/>
          <w:sz w:val="18"/>
          <w:szCs w:val="18"/>
        </w:rPr>
        <w:t>.</w:t>
      </w:r>
    </w:p>
    <w:p w14:paraId="594A5818" w14:textId="1E9BAA59"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This row checks the CEC requirement.</w:t>
      </w:r>
    </w:p>
    <w:p w14:paraId="594A5819" w14:textId="54E2E67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If the manufacturer’s target superheat for ensuring proper metering device operation is known, it supersedes the CEC requirement of being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Default="002D286E" w:rsidP="00272FAE">
      <w:pPr>
        <w:rPr>
          <w:rFonts w:asciiTheme="minorHAnsi" w:hAnsiTheme="minorHAnsi"/>
          <w:sz w:val="18"/>
          <w:szCs w:val="18"/>
        </w:rPr>
      </w:pPr>
    </w:p>
    <w:p w14:paraId="594A5862" w14:textId="77777777" w:rsidR="00786D26" w:rsidRPr="00D55D41" w:rsidRDefault="00786D26" w:rsidP="000636B8">
      <w:pPr>
        <w:rPr>
          <w:rFonts w:asciiTheme="minorHAnsi" w:hAnsiTheme="minorHAnsi"/>
          <w:sz w:val="18"/>
          <w:szCs w:val="18"/>
        </w:rPr>
      </w:pPr>
    </w:p>
    <w:p w14:paraId="594A5863" w14:textId="77777777" w:rsidR="00786D26" w:rsidRPr="00D55D41" w:rsidRDefault="00786D26" w:rsidP="00A728D9">
      <w:pPr>
        <w:rPr>
          <w:rFonts w:asciiTheme="minorHAnsi" w:hAnsiTheme="minorHAnsi"/>
          <w:sz w:val="18"/>
          <w:szCs w:val="18"/>
        </w:rPr>
      </w:pPr>
    </w:p>
    <w:p w14:paraId="594A5864" w14:textId="77777777" w:rsidR="00786D26" w:rsidRPr="00D55D41" w:rsidRDefault="00786D26">
      <w:pPr>
        <w:rPr>
          <w:rFonts w:asciiTheme="minorHAnsi" w:hAnsiTheme="minorHAnsi"/>
          <w:sz w:val="18"/>
          <w:szCs w:val="18"/>
        </w:rPr>
        <w:sectPr w:rsidR="00786D26" w:rsidRPr="00D55D41" w:rsidSect="00DF54E8">
          <w:headerReference w:type="default" r:id="rId18"/>
          <w:footerReference w:type="default" r:id="rId19"/>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4A5E5A" w:rsidRPr="00D55D41"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687CF2" w:rsidRDefault="004A5E5A" w:rsidP="00687CF2">
            <w:pPr>
              <w:keepNext/>
              <w:rPr>
                <w:rFonts w:asciiTheme="minorHAnsi" w:hAnsiTheme="minorHAnsi"/>
                <w:b/>
                <w:szCs w:val="18"/>
              </w:rPr>
            </w:pPr>
            <w:r w:rsidRPr="00687CF2">
              <w:rPr>
                <w:rFonts w:asciiTheme="minorHAnsi" w:hAnsiTheme="minorHAnsi"/>
                <w:b/>
                <w:szCs w:val="18"/>
              </w:rPr>
              <w:lastRenderedPageBreak/>
              <w:t>A. System Information</w:t>
            </w:r>
          </w:p>
          <w:p w14:paraId="594A5866" w14:textId="77777777" w:rsidR="004A5E5A" w:rsidRPr="00687CF2" w:rsidRDefault="00393CE9" w:rsidP="00687CF2">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4A5E5A" w:rsidRPr="00D55D41" w14:paraId="594A586B" w14:textId="77777777" w:rsidTr="00687CF2">
        <w:trPr>
          <w:cantSplit/>
          <w:trHeight w:val="360"/>
        </w:trPr>
        <w:tc>
          <w:tcPr>
            <w:tcW w:w="288" w:type="pct"/>
            <w:vAlign w:val="center"/>
          </w:tcPr>
          <w:p w14:paraId="594A586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01</w:t>
            </w:r>
          </w:p>
        </w:tc>
        <w:tc>
          <w:tcPr>
            <w:tcW w:w="2212" w:type="pct"/>
            <w:vAlign w:val="center"/>
          </w:tcPr>
          <w:p w14:paraId="594A5869" w14:textId="6F46C7DF"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500" w:type="pct"/>
            <w:vAlign w:val="center"/>
          </w:tcPr>
          <w:p w14:paraId="594A586A"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6F" w14:textId="77777777" w:rsidTr="00687CF2">
        <w:trPr>
          <w:cantSplit/>
          <w:trHeight w:val="360"/>
        </w:trPr>
        <w:tc>
          <w:tcPr>
            <w:tcW w:w="288" w:type="pct"/>
            <w:vAlign w:val="center"/>
          </w:tcPr>
          <w:p w14:paraId="594A586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02</w:t>
            </w:r>
          </w:p>
        </w:tc>
        <w:tc>
          <w:tcPr>
            <w:tcW w:w="2212" w:type="pct"/>
            <w:vAlign w:val="center"/>
          </w:tcPr>
          <w:p w14:paraId="594A586D" w14:textId="4C64CF6B"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500" w:type="pct"/>
            <w:vAlign w:val="center"/>
          </w:tcPr>
          <w:p w14:paraId="594A586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3" w14:textId="77777777" w:rsidTr="00687CF2">
        <w:trPr>
          <w:cantSplit/>
          <w:trHeight w:val="360"/>
        </w:trPr>
        <w:tc>
          <w:tcPr>
            <w:tcW w:w="288" w:type="pct"/>
            <w:vAlign w:val="center"/>
          </w:tcPr>
          <w:p w14:paraId="594A587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03</w:t>
            </w:r>
          </w:p>
        </w:tc>
        <w:tc>
          <w:tcPr>
            <w:tcW w:w="2212" w:type="pct"/>
            <w:vAlign w:val="center"/>
          </w:tcPr>
          <w:p w14:paraId="594A5871" w14:textId="4E7069F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ake or </w:t>
            </w:r>
            <w:r w:rsidR="00216AAD">
              <w:rPr>
                <w:rFonts w:asciiTheme="minorHAnsi" w:hAnsiTheme="minorHAnsi"/>
                <w:sz w:val="18"/>
                <w:szCs w:val="18"/>
              </w:rPr>
              <w:t>B</w:t>
            </w:r>
            <w:r>
              <w:rPr>
                <w:rFonts w:asciiTheme="minorHAnsi" w:hAnsiTheme="minorHAnsi"/>
                <w:sz w:val="18"/>
                <w:szCs w:val="18"/>
              </w:rPr>
              <w:t>rand</w:t>
            </w:r>
          </w:p>
        </w:tc>
        <w:tc>
          <w:tcPr>
            <w:tcW w:w="2500" w:type="pct"/>
            <w:vAlign w:val="center"/>
          </w:tcPr>
          <w:p w14:paraId="594A587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7" w14:textId="77777777" w:rsidTr="00687CF2">
        <w:trPr>
          <w:cantSplit/>
          <w:trHeight w:val="360"/>
        </w:trPr>
        <w:tc>
          <w:tcPr>
            <w:tcW w:w="288" w:type="pct"/>
            <w:vAlign w:val="center"/>
          </w:tcPr>
          <w:p w14:paraId="594A587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04</w:t>
            </w:r>
          </w:p>
        </w:tc>
        <w:tc>
          <w:tcPr>
            <w:tcW w:w="2212" w:type="pct"/>
            <w:vAlign w:val="center"/>
          </w:tcPr>
          <w:p w14:paraId="594A5875" w14:textId="499D3A5C"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odel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B" w14:textId="77777777" w:rsidTr="00687CF2">
        <w:trPr>
          <w:cantSplit/>
          <w:trHeight w:val="360"/>
        </w:trPr>
        <w:tc>
          <w:tcPr>
            <w:tcW w:w="288" w:type="pct"/>
            <w:vAlign w:val="center"/>
          </w:tcPr>
          <w:p w14:paraId="594A587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05</w:t>
            </w:r>
          </w:p>
        </w:tc>
        <w:tc>
          <w:tcPr>
            <w:tcW w:w="2212" w:type="pct"/>
            <w:vAlign w:val="center"/>
          </w:tcPr>
          <w:p w14:paraId="594A5879" w14:textId="2FD4C645"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500" w:type="pct"/>
            <w:vAlign w:val="center"/>
          </w:tcPr>
          <w:p w14:paraId="594A587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F" w14:textId="77777777" w:rsidTr="00687CF2">
        <w:trPr>
          <w:cantSplit/>
          <w:trHeight w:val="360"/>
        </w:trPr>
        <w:tc>
          <w:tcPr>
            <w:tcW w:w="288" w:type="pct"/>
            <w:vAlign w:val="center"/>
          </w:tcPr>
          <w:p w14:paraId="594A587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06</w:t>
            </w:r>
          </w:p>
        </w:tc>
        <w:tc>
          <w:tcPr>
            <w:tcW w:w="2212" w:type="pct"/>
            <w:vAlign w:val="center"/>
          </w:tcPr>
          <w:p w14:paraId="594A587D" w14:textId="10C71FA8"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S</w:t>
            </w:r>
            <w:r>
              <w:rPr>
                <w:rFonts w:asciiTheme="minorHAnsi" w:hAnsiTheme="minorHAnsi"/>
                <w:sz w:val="18"/>
                <w:szCs w:val="18"/>
              </w:rPr>
              <w:t xml:space="preserve">erial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3" w14:textId="77777777" w:rsidTr="00687CF2">
        <w:trPr>
          <w:cantSplit/>
          <w:trHeight w:val="360"/>
        </w:trPr>
        <w:tc>
          <w:tcPr>
            <w:tcW w:w="288" w:type="pct"/>
            <w:vAlign w:val="center"/>
          </w:tcPr>
          <w:p w14:paraId="594A588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07</w:t>
            </w:r>
          </w:p>
        </w:tc>
        <w:tc>
          <w:tcPr>
            <w:tcW w:w="2212" w:type="pct"/>
            <w:vAlign w:val="center"/>
          </w:tcPr>
          <w:p w14:paraId="594A5881" w14:textId="42163AA9"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500" w:type="pct"/>
            <w:vAlign w:val="center"/>
          </w:tcPr>
          <w:p w14:paraId="594A5882"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Possible entries are “R-22” or “R-410a”</w:t>
            </w:r>
            <w:r w:rsidR="00EC484D">
              <w:rPr>
                <w:rFonts w:asciiTheme="minorHAnsi" w:hAnsiTheme="minorHAnsi"/>
                <w:sz w:val="18"/>
                <w:szCs w:val="18"/>
              </w:rPr>
              <w:t>, or "other"</w:t>
            </w:r>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7" w14:textId="77777777" w:rsidTr="00687CF2">
        <w:trPr>
          <w:cantSplit/>
          <w:trHeight w:val="360"/>
        </w:trPr>
        <w:tc>
          <w:tcPr>
            <w:tcW w:w="288" w:type="pct"/>
            <w:vAlign w:val="center"/>
          </w:tcPr>
          <w:p w14:paraId="594A588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08</w:t>
            </w:r>
          </w:p>
        </w:tc>
        <w:tc>
          <w:tcPr>
            <w:tcW w:w="2212" w:type="pct"/>
            <w:vAlign w:val="center"/>
          </w:tcPr>
          <w:p w14:paraId="594A5885" w14:textId="69D53BE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500" w:type="pct"/>
            <w:vAlign w:val="center"/>
          </w:tcPr>
          <w:p w14:paraId="594A5886" w14:textId="0313D2C7" w:rsidR="004A5E5A" w:rsidRPr="000C1C81" w:rsidRDefault="00EC484D" w:rsidP="00105AC8">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3BBF" w:rsidRPr="00D55D41" w14:paraId="204125F0" w14:textId="77777777" w:rsidTr="00687CF2">
        <w:trPr>
          <w:cantSplit/>
          <w:trHeight w:val="360"/>
        </w:trPr>
        <w:tc>
          <w:tcPr>
            <w:tcW w:w="288" w:type="pct"/>
            <w:vAlign w:val="center"/>
          </w:tcPr>
          <w:p w14:paraId="3211227F" w14:textId="7E5923FB" w:rsidR="006A3BBF"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12" w:type="pct"/>
            <w:vAlign w:val="center"/>
          </w:tcPr>
          <w:p w14:paraId="566528F1" w14:textId="34693829" w:rsidR="006A3BBF" w:rsidRDefault="006A3BBF"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vAlign w:val="center"/>
          </w:tcPr>
          <w:p w14:paraId="01E09858" w14:textId="2BB5EBC5" w:rsidR="006A3BBF" w:rsidRDefault="006A3BBF"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B" w14:textId="77777777" w:rsidTr="00687CF2">
        <w:trPr>
          <w:cantSplit/>
          <w:trHeight w:val="360"/>
        </w:trPr>
        <w:tc>
          <w:tcPr>
            <w:tcW w:w="288" w:type="pct"/>
            <w:vAlign w:val="center"/>
          </w:tcPr>
          <w:p w14:paraId="594A5888" w14:textId="739176D3"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12" w:type="pct"/>
            <w:vAlign w:val="center"/>
          </w:tcPr>
          <w:p w14:paraId="594A5889" w14:textId="439C4BC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Project Type</w:t>
            </w:r>
          </w:p>
        </w:tc>
        <w:tc>
          <w:tcPr>
            <w:tcW w:w="2500" w:type="pct"/>
            <w:vAlign w:val="center"/>
          </w:tcPr>
          <w:p w14:paraId="594A588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“Completely New”, “Replacement”, or “Alteration”.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 </w:t>
            </w:r>
          </w:p>
        </w:tc>
      </w:tr>
      <w:tr w:rsidR="004A5E5A" w:rsidRPr="00D55D41" w14:paraId="594A588F" w14:textId="77777777" w:rsidTr="00687CF2">
        <w:trPr>
          <w:cantSplit/>
          <w:trHeight w:val="360"/>
        </w:trPr>
        <w:tc>
          <w:tcPr>
            <w:tcW w:w="288" w:type="pct"/>
            <w:vAlign w:val="center"/>
          </w:tcPr>
          <w:p w14:paraId="594A588C" w14:textId="2E887B0F"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12" w:type="pct"/>
            <w:vAlign w:val="center"/>
          </w:tcPr>
          <w:p w14:paraId="465B8E39" w14:textId="2C02A8E7" w:rsidR="00216AAD" w:rsidRDefault="00550554"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88D" w14:textId="7D1679D6"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500" w:type="pct"/>
            <w:vAlign w:val="center"/>
          </w:tcPr>
          <w:p w14:paraId="594A588E" w14:textId="3BC96A3E" w:rsidR="004A5E5A" w:rsidRPr="000C1C81" w:rsidRDefault="00393CE9" w:rsidP="00687CF2">
            <w:pPr>
              <w:spacing w:after="60"/>
              <w:rPr>
                <w:rFonts w:asciiTheme="minorHAnsi" w:hAnsiTheme="minorHAnsi"/>
                <w:sz w:val="18"/>
                <w:szCs w:val="18"/>
              </w:rPr>
            </w:pPr>
            <w:r>
              <w:rPr>
                <w:rFonts w:asciiTheme="minorHAnsi" w:hAnsiTheme="minorHAnsi"/>
                <w:sz w:val="18"/>
                <w:szCs w:val="18"/>
              </w:rPr>
              <w:t>&lt;&lt;auto filled text: referenced from CF2R. Possible entries are “</w:t>
            </w:r>
            <w:r>
              <w:rPr>
                <w:rFonts w:asciiTheme="minorHAnsi" w:hAnsiTheme="minorHAnsi"/>
                <w:sz w:val="18"/>
                <w:szCs w:val="18"/>
                <w:u w:val="single"/>
              </w:rPr>
              <w:t xml:space="preserve">This system has a factory installed </w:t>
            </w:r>
            <w:r w:rsidR="00550554">
              <w:rPr>
                <w:rFonts w:asciiTheme="minorHAnsi" w:hAnsiTheme="minorHAnsi"/>
                <w:sz w:val="18"/>
                <w:szCs w:val="18"/>
                <w:u w:val="single"/>
              </w:rPr>
              <w:t>FID</w:t>
            </w:r>
            <w:proofErr w:type="gramStart"/>
            <w:r>
              <w:rPr>
                <w:rFonts w:asciiTheme="minorHAnsi" w:hAnsiTheme="minorHAnsi"/>
                <w:sz w:val="18"/>
                <w:szCs w:val="18"/>
                <w:u w:val="single"/>
              </w:rPr>
              <w:t>”</w:t>
            </w:r>
            <w:r>
              <w:rPr>
                <w:rFonts w:asciiTheme="minorHAnsi" w:hAnsiTheme="minorHAnsi"/>
                <w:sz w:val="18"/>
                <w:szCs w:val="18"/>
              </w:rPr>
              <w:t>;  or</w:t>
            </w:r>
            <w:proofErr w:type="gramEnd"/>
            <w:r>
              <w:rPr>
                <w:rFonts w:asciiTheme="minorHAnsi" w:hAnsiTheme="minorHAnsi"/>
                <w:sz w:val="18"/>
                <w:szCs w:val="18"/>
                <w:u w:val="single"/>
              </w:rPr>
              <w:t xml:space="preserve"> “This system has a field installed </w:t>
            </w:r>
            <w:r w:rsidR="00550554">
              <w:rPr>
                <w:rFonts w:asciiTheme="minorHAnsi" w:hAnsiTheme="minorHAnsi"/>
                <w:sz w:val="18"/>
                <w:szCs w:val="18"/>
                <w:u w:val="single"/>
              </w:rPr>
              <w:t>FID</w:t>
            </w:r>
            <w:r>
              <w:rPr>
                <w:rFonts w:asciiTheme="minorHAnsi" w:hAnsiTheme="minorHAnsi"/>
                <w:sz w:val="18"/>
                <w:szCs w:val="18"/>
                <w:u w:val="single"/>
              </w:rPr>
              <w:t>”</w:t>
            </w:r>
            <w:r>
              <w:rPr>
                <w:rFonts w:asciiTheme="minorHAnsi" w:hAnsiTheme="minorHAnsi"/>
                <w:sz w:val="18"/>
                <w:szCs w:val="18"/>
              </w:rPr>
              <w:t>;  or</w:t>
            </w:r>
            <w:r>
              <w:rPr>
                <w:rFonts w:asciiTheme="minorHAnsi" w:hAnsiTheme="minorHAnsi"/>
                <w:sz w:val="18"/>
                <w:szCs w:val="18"/>
                <w:u w:val="single"/>
              </w:rPr>
              <w:t xml:space="preserve"> “This system does not have a </w:t>
            </w:r>
            <w:r w:rsidR="00550554">
              <w:rPr>
                <w:rFonts w:asciiTheme="minorHAnsi" w:hAnsiTheme="minorHAnsi"/>
                <w:sz w:val="18"/>
                <w:szCs w:val="18"/>
                <w:u w:val="single"/>
              </w:rPr>
              <w:t>FID</w:t>
            </w:r>
            <w:r>
              <w:rPr>
                <w:rFonts w:asciiTheme="minorHAnsi" w:hAnsiTheme="minorHAnsi"/>
                <w:sz w:val="18"/>
                <w:szCs w:val="18"/>
                <w:u w:val="single"/>
              </w:rPr>
              <w:t xml:space="preserve"> device installed</w:t>
            </w:r>
            <w:r>
              <w:rPr>
                <w:rFonts w:asciiTheme="minorHAnsi" w:hAnsiTheme="minorHAnsi"/>
                <w:sz w:val="18"/>
                <w:szCs w:val="18"/>
              </w:rPr>
              <w:t>”.&gt;&gt;</w:t>
            </w:r>
          </w:p>
        </w:tc>
      </w:tr>
      <w:tr w:rsidR="004A5E5A" w:rsidRPr="00D55D41" w14:paraId="594A5893" w14:textId="77777777" w:rsidTr="00687CF2">
        <w:trPr>
          <w:cantSplit/>
          <w:trHeight w:val="360"/>
        </w:trPr>
        <w:tc>
          <w:tcPr>
            <w:tcW w:w="288" w:type="pct"/>
            <w:vAlign w:val="center"/>
          </w:tcPr>
          <w:p w14:paraId="594A5890" w14:textId="38FD9DD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12" w:type="pct"/>
            <w:vAlign w:val="center"/>
          </w:tcPr>
          <w:p w14:paraId="594A5891" w14:textId="026992C3"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w:t>
            </w:r>
            <w:r w:rsidRPr="00A46D1E">
              <w:rPr>
                <w:rFonts w:asciiTheme="minorHAnsi" w:hAnsiTheme="minorHAnsi"/>
                <w:sz w:val="18"/>
                <w:szCs w:val="18"/>
              </w:rPr>
              <w:t xml:space="preserve"> </w:t>
            </w:r>
            <w:r w:rsidR="006A604F" w:rsidRPr="00A46D1E">
              <w:rPr>
                <w:rFonts w:ascii="Calibri" w:hAnsi="Calibri"/>
                <w:sz w:val="18"/>
                <w:szCs w:val="18"/>
              </w:rPr>
              <w:t xml:space="preserve">for all indoor units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500" w:type="pct"/>
            <w:vAlign w:val="center"/>
          </w:tcPr>
          <w:p w14:paraId="594A589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“no”.&gt;&gt;</w:t>
            </w:r>
          </w:p>
        </w:tc>
      </w:tr>
      <w:tr w:rsidR="004A5E5A" w:rsidRPr="00D55D41" w14:paraId="594A5897" w14:textId="77777777" w:rsidTr="00687CF2">
        <w:trPr>
          <w:cantSplit/>
          <w:trHeight w:val="360"/>
        </w:trPr>
        <w:tc>
          <w:tcPr>
            <w:tcW w:w="288" w:type="pct"/>
            <w:vAlign w:val="center"/>
          </w:tcPr>
          <w:p w14:paraId="594A5894" w14:textId="749C5E3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12" w:type="pct"/>
            <w:vAlign w:val="center"/>
          </w:tcPr>
          <w:p w14:paraId="594A5895" w14:textId="77777777"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“no”.&gt;&gt;</w:t>
            </w:r>
          </w:p>
        </w:tc>
      </w:tr>
      <w:tr w:rsidR="004A5E5A" w:rsidRPr="00D55D41" w14:paraId="594A589B" w14:textId="77777777" w:rsidTr="00687CF2">
        <w:trPr>
          <w:cantSplit/>
          <w:trHeight w:val="360"/>
        </w:trPr>
        <w:tc>
          <w:tcPr>
            <w:tcW w:w="288" w:type="pct"/>
            <w:vAlign w:val="center"/>
          </w:tcPr>
          <w:p w14:paraId="594A5898" w14:textId="2DD6AD5C"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12" w:type="pct"/>
            <w:vAlign w:val="center"/>
          </w:tcPr>
          <w:p w14:paraId="594A5899" w14:textId="55B90E7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105AC8">
              <w:rPr>
                <w:rFonts w:asciiTheme="minorHAnsi" w:hAnsiTheme="minorHAnsi"/>
                <w:sz w:val="18"/>
                <w:szCs w:val="18"/>
              </w:rPr>
              <w:t>S</w:t>
            </w:r>
            <w:r>
              <w:rPr>
                <w:rFonts w:asciiTheme="minorHAnsi" w:hAnsiTheme="minorHAnsi"/>
                <w:sz w:val="18"/>
                <w:szCs w:val="18"/>
              </w:rPr>
              <w:t>ystem</w:t>
            </w:r>
          </w:p>
        </w:tc>
        <w:tc>
          <w:tcPr>
            <w:tcW w:w="2500" w:type="pct"/>
            <w:vAlign w:val="center"/>
          </w:tcPr>
          <w:p w14:paraId="594A589A" w14:textId="77777777" w:rsidR="004A5E5A" w:rsidRPr="000C1C81" w:rsidRDefault="00393CE9" w:rsidP="00105AC8">
            <w:pPr>
              <w:rPr>
                <w:rFonts w:asciiTheme="minorHAnsi" w:hAnsiTheme="minorHAnsi"/>
                <w:sz w:val="18"/>
                <w:szCs w:val="18"/>
              </w:rPr>
            </w:pPr>
            <w:r>
              <w:rPr>
                <w:rFonts w:asciiTheme="minorHAnsi" w:hAnsiTheme="minorHAnsi"/>
                <w:sz w:val="18"/>
                <w:szCs w:val="18"/>
              </w:rPr>
              <w:t>&lt;&lt;user input: date: use validated date format&gt;&gt;</w:t>
            </w:r>
          </w:p>
        </w:tc>
      </w:tr>
      <w:tr w:rsidR="004A5E5A" w:rsidRPr="00D55D41" w14:paraId="594A58A5" w14:textId="77777777" w:rsidTr="00687CF2">
        <w:trPr>
          <w:cantSplit/>
          <w:trHeight w:val="360"/>
        </w:trPr>
        <w:tc>
          <w:tcPr>
            <w:tcW w:w="288" w:type="pct"/>
            <w:vAlign w:val="center"/>
          </w:tcPr>
          <w:p w14:paraId="594A589C" w14:textId="1FC56C61"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12" w:type="pct"/>
            <w:vAlign w:val="center"/>
          </w:tcPr>
          <w:p w14:paraId="594A589D" w14:textId="376C0FA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 xml:space="preserve">sed by </w:t>
            </w:r>
            <w:r w:rsidR="00105AC8">
              <w:rPr>
                <w:rFonts w:asciiTheme="minorHAnsi" w:hAnsiTheme="minorHAnsi"/>
                <w:sz w:val="18"/>
                <w:szCs w:val="18"/>
              </w:rPr>
              <w:t>I</w:t>
            </w:r>
            <w:r>
              <w:rPr>
                <w:rFonts w:asciiTheme="minorHAnsi" w:hAnsiTheme="minorHAnsi"/>
                <w:sz w:val="18"/>
                <w:szCs w:val="18"/>
              </w:rPr>
              <w:t>nstaller</w:t>
            </w:r>
          </w:p>
        </w:tc>
        <w:tc>
          <w:tcPr>
            <w:tcW w:w="2500" w:type="pct"/>
          </w:tcPr>
          <w:p w14:paraId="594A589E"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&lt;&lt;auto filled text: referenced from CF2R. Possible entries are: </w:t>
            </w:r>
          </w:p>
          <w:p w14:paraId="594A589F"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Superheat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0"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Subcooling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1" w14:textId="68BC5F4D" w:rsidR="004A5E5A"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Weigh-in</w:t>
            </w:r>
            <w:r w:rsidR="001546F5">
              <w:rPr>
                <w:rFonts w:asciiTheme="minorHAnsi" w:hAnsiTheme="minorHAnsi"/>
                <w:sz w:val="18"/>
                <w:szCs w:val="18"/>
                <w:u w:val="single"/>
              </w:rPr>
              <w:t xml:space="preserve"> with Installer independent</w:t>
            </w:r>
            <w:r>
              <w:rPr>
                <w:rFonts w:asciiTheme="minorHAnsi" w:hAnsiTheme="minorHAnsi"/>
                <w:sz w:val="18"/>
                <w:szCs w:val="18"/>
              </w:rPr>
              <w:t>; or</w:t>
            </w:r>
          </w:p>
          <w:p w14:paraId="1DA10310" w14:textId="0E7346F8" w:rsidR="001546F5" w:rsidRPr="000C1C81" w:rsidRDefault="001546F5"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1546F5">
              <w:rPr>
                <w:rFonts w:asciiTheme="minorHAnsi" w:hAnsiTheme="minorHAnsi"/>
                <w:sz w:val="18"/>
                <w:szCs w:val="18"/>
                <w:u w:val="single"/>
              </w:rPr>
              <w:t>-</w:t>
            </w:r>
            <w:r>
              <w:rPr>
                <w:rFonts w:asciiTheme="minorHAnsi" w:hAnsiTheme="minorHAnsi"/>
                <w:sz w:val="18"/>
                <w:szCs w:val="18"/>
              </w:rPr>
              <w:t>in with HERS Rater observation; or</w:t>
            </w:r>
          </w:p>
          <w:p w14:paraId="594A58A3"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New Package Unit Factory Charge </w:t>
            </w:r>
            <w:r>
              <w:rPr>
                <w:rFonts w:asciiTheme="minorHAnsi" w:hAnsiTheme="minorHAnsi"/>
                <w:sz w:val="18"/>
                <w:szCs w:val="18"/>
              </w:rPr>
              <w:t>&gt;&gt;</w:t>
            </w:r>
          </w:p>
          <w:p w14:paraId="594A58A4" w14:textId="77777777" w:rsidR="004A5E5A" w:rsidRPr="000C1C81" w:rsidRDefault="004A5E5A">
            <w:pPr>
              <w:ind w:left="360"/>
              <w:rPr>
                <w:rFonts w:asciiTheme="minorHAnsi" w:hAnsiTheme="minorHAnsi"/>
                <w:sz w:val="18"/>
                <w:szCs w:val="18"/>
              </w:rPr>
            </w:pPr>
          </w:p>
        </w:tc>
      </w:tr>
      <w:tr w:rsidR="004A5E5A" w:rsidRPr="00D55D41" w14:paraId="594A58A9" w14:textId="77777777" w:rsidTr="00687CF2">
        <w:trPr>
          <w:cantSplit/>
          <w:trHeight w:val="953"/>
        </w:trPr>
        <w:tc>
          <w:tcPr>
            <w:tcW w:w="288" w:type="pct"/>
            <w:vAlign w:val="center"/>
          </w:tcPr>
          <w:p w14:paraId="594A58A6" w14:textId="73DB836D"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94A58A7" w14:textId="47A1EE4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105AC8">
              <w:rPr>
                <w:rFonts w:asciiTheme="minorHAnsi" w:hAnsiTheme="minorHAnsi"/>
                <w:sz w:val="18"/>
                <w:szCs w:val="18"/>
              </w:rPr>
              <w:t>W</w:t>
            </w:r>
            <w:r>
              <w:rPr>
                <w:rFonts w:asciiTheme="minorHAnsi" w:hAnsiTheme="minorHAnsi"/>
                <w:sz w:val="18"/>
                <w:szCs w:val="18"/>
              </w:rPr>
              <w:t xml:space="preserve">ho </w:t>
            </w:r>
            <w:r w:rsidR="00105AC8">
              <w:rPr>
                <w:rFonts w:asciiTheme="minorHAnsi" w:hAnsiTheme="minorHAnsi"/>
                <w:sz w:val="18"/>
                <w:szCs w:val="18"/>
              </w:rPr>
              <w:t>P</w:t>
            </w:r>
            <w:r>
              <w:rPr>
                <w:rFonts w:asciiTheme="minorHAnsi" w:hAnsiTheme="minorHAnsi"/>
                <w:sz w:val="18"/>
                <w:szCs w:val="18"/>
              </w:rPr>
              <w:t xml:space="preserve">erformed the Refrigerant Charge Verification </w:t>
            </w:r>
            <w:r w:rsidR="00105AC8">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94A58A8" w14:textId="77777777" w:rsidR="004A5E5A" w:rsidRPr="000C1C81" w:rsidRDefault="00393CE9">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4A5E5A" w:rsidRPr="00D55D41" w14:paraId="594A58AF" w14:textId="77777777" w:rsidTr="00687CF2">
        <w:trPr>
          <w:cantSplit/>
          <w:trHeight w:val="953"/>
        </w:trPr>
        <w:tc>
          <w:tcPr>
            <w:tcW w:w="288" w:type="pct"/>
            <w:vAlign w:val="center"/>
          </w:tcPr>
          <w:p w14:paraId="594A58AA" w14:textId="474DE3A9"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12" w:type="pct"/>
            <w:vAlign w:val="center"/>
          </w:tcPr>
          <w:p w14:paraId="594A58AB" w14:textId="2A4028B6"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94A58AC" w14:textId="77777777" w:rsidR="004A5E5A" w:rsidRPr="000C1C81" w:rsidRDefault="00393CE9"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94A58AD" w14:textId="77777777" w:rsidR="004A5E5A" w:rsidRPr="000C1C81" w:rsidRDefault="00393CE9">
            <w:pPr>
              <w:ind w:left="720"/>
              <w:rPr>
                <w:rFonts w:asciiTheme="minorHAnsi" w:hAnsiTheme="minorHAnsi"/>
                <w:sz w:val="18"/>
                <w:szCs w:val="18"/>
              </w:rPr>
            </w:pPr>
            <w:r>
              <w:rPr>
                <w:rFonts w:asciiTheme="minorHAnsi" w:hAnsiTheme="minorHAnsi"/>
                <w:sz w:val="18"/>
                <w:szCs w:val="18"/>
              </w:rPr>
              <w:t>"System does not qualify for Group Sampling"; or</w:t>
            </w:r>
          </w:p>
          <w:p w14:paraId="594A58AE" w14:textId="77777777" w:rsidR="004A5E5A" w:rsidRPr="000C1C81" w:rsidRDefault="00393CE9" w:rsidP="002D286E">
            <w:pPr>
              <w:ind w:left="720"/>
              <w:rPr>
                <w:rFonts w:asciiTheme="minorHAnsi" w:hAnsiTheme="minorHAnsi"/>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4A5E5A" w:rsidRPr="00D55D41" w14:paraId="594A58CB" w14:textId="77777777" w:rsidTr="00687CF2">
        <w:trPr>
          <w:cantSplit/>
          <w:trHeight w:val="953"/>
        </w:trPr>
        <w:tc>
          <w:tcPr>
            <w:tcW w:w="288" w:type="pct"/>
            <w:vAlign w:val="center"/>
          </w:tcPr>
          <w:p w14:paraId="594A58B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0C1C81" w:rsidRDefault="00393CE9" w:rsidP="004A5E5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94A58B2" w14:textId="409234C2"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“Superheat”, then list =</w:t>
            </w:r>
          </w:p>
          <w:p w14:paraId="594A58B3" w14:textId="77777777" w:rsidR="004A5E5A" w:rsidRPr="000C1C81" w:rsidRDefault="00393CE9" w:rsidP="004A5E5A">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94A58B4"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“Subcool</w:t>
            </w:r>
            <w:r w:rsidR="001546F5">
              <w:rPr>
                <w:rFonts w:asciiTheme="minorHAnsi" w:hAnsiTheme="minorHAnsi" w:cs="Helvetica"/>
                <w:sz w:val="18"/>
                <w:szCs w:val="18"/>
              </w:rPr>
              <w:t>ing</w:t>
            </w:r>
            <w:r>
              <w:rPr>
                <w:rFonts w:asciiTheme="minorHAnsi" w:hAnsiTheme="minorHAnsi" w:cs="Helvetica"/>
                <w:sz w:val="18"/>
                <w:szCs w:val="18"/>
              </w:rPr>
              <w:t>”, then list =</w:t>
            </w:r>
          </w:p>
          <w:p w14:paraId="594A58B6" w14:textId="126B98A0"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8" w14:textId="6CA9CDD1"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94A58B9" w14:textId="44CAEB4C"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“Weigh-In</w:t>
            </w:r>
            <w:r w:rsidR="001546F5">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94A58BA"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94A58BC" w14:textId="5958938D"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E" w14:textId="421BAF6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086B71E" w14:textId="4742545D" w:rsidR="001546F5" w:rsidRDefault="001546F5"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FID” and A1</w:t>
            </w:r>
            <w:r w:rsidR="00074CD9">
              <w:rPr>
                <w:rFonts w:asciiTheme="minorHAnsi" w:hAnsiTheme="minorHAnsi" w:cs="Helvetica"/>
                <w:sz w:val="18"/>
                <w:szCs w:val="18"/>
              </w:rPr>
              <w:t>5</w:t>
            </w:r>
            <w:r>
              <w:rPr>
                <w:rFonts w:asciiTheme="minorHAnsi" w:hAnsiTheme="minorHAnsi" w:cs="Helvetica"/>
                <w:sz w:val="18"/>
                <w:szCs w:val="18"/>
              </w:rPr>
              <w:t xml:space="preserve"> = “Weigh-in with HERS Rater observation”, then list = </w:t>
            </w:r>
          </w:p>
          <w:p w14:paraId="5B21C414" w14:textId="05952491" w:rsidR="001546F5" w:rsidRDefault="001546F5" w:rsidP="001546F5">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0B2BC787" w14:textId="77777777" w:rsidR="001546F5"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“factory installed </w:t>
            </w:r>
            <w:r w:rsidR="00550554">
              <w:rPr>
                <w:rFonts w:asciiTheme="minorHAnsi" w:hAnsiTheme="minorHAnsi" w:cs="Helvetica"/>
                <w:sz w:val="18"/>
                <w:szCs w:val="18"/>
              </w:rPr>
              <w:t>FID</w:t>
            </w:r>
            <w:r>
              <w:rPr>
                <w:rFonts w:asciiTheme="minorHAnsi" w:hAnsiTheme="minorHAnsi" w:cs="Helvetica"/>
                <w:sz w:val="18"/>
                <w:szCs w:val="18"/>
              </w:rPr>
              <w:t xml:space="preserve">” or “field installed </w:t>
            </w:r>
            <w:r w:rsidR="00550554">
              <w:rPr>
                <w:rFonts w:asciiTheme="minorHAnsi" w:hAnsiTheme="minorHAnsi" w:cs="Helvetica"/>
                <w:sz w:val="18"/>
                <w:szCs w:val="18"/>
              </w:rPr>
              <w:t>FID</w:t>
            </w:r>
            <w:r>
              <w:rPr>
                <w:rFonts w:asciiTheme="minorHAnsi" w:hAnsiTheme="minorHAnsi" w:cs="Helvetica"/>
                <w:sz w:val="18"/>
                <w:szCs w:val="18"/>
              </w:rPr>
              <w:t>”, then list =</w:t>
            </w:r>
          </w:p>
          <w:p w14:paraId="594A58C0" w14:textId="200BA816"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550554">
              <w:rPr>
                <w:rFonts w:asciiTheme="minorHAnsi" w:hAnsiTheme="minorHAnsi" w:cs="Helvetica"/>
                <w:sz w:val="18"/>
                <w:szCs w:val="18"/>
              </w:rPr>
              <w:t>FID</w:t>
            </w:r>
            <w:r>
              <w:rPr>
                <w:rFonts w:asciiTheme="minorHAnsi" w:hAnsiTheme="minorHAnsi" w:cs="Helvetica"/>
                <w:sz w:val="18"/>
                <w:szCs w:val="18"/>
              </w:rPr>
              <w:t xml:space="preserve"> Verification</w:t>
            </w:r>
          </w:p>
          <w:p w14:paraId="594A58C1"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8" w14:textId="6581E2B9" w:rsidR="004A5E5A" w:rsidRPr="000C1C81" w:rsidRDefault="00393CE9" w:rsidP="001546F5">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A15</w:t>
            </w:r>
            <w:r>
              <w:rPr>
                <w:rFonts w:asciiTheme="minorHAnsi" w:hAnsiTheme="minorHAnsi" w:cs="Helvetica"/>
                <w:sz w:val="18"/>
                <w:szCs w:val="18"/>
              </w:rPr>
              <w:t xml:space="preserve"> = “New Package Unit Factory Charge”, then</w:t>
            </w:r>
            <w:r w:rsidR="001546F5">
              <w:rPr>
                <w:rFonts w:asciiTheme="minorHAnsi" w:hAnsiTheme="minorHAnsi" w:cs="Helvetica"/>
                <w:sz w:val="18"/>
                <w:szCs w:val="18"/>
              </w:rPr>
              <w:t xml:space="preserve"> do not proceed. A CF3R-MCH-25 is not required when a CF2R-MCH-25f is used.</w:t>
            </w:r>
          </w:p>
          <w:p w14:paraId="594A58C9" w14:textId="0DC918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A12</w:t>
            </w:r>
            <w:r>
              <w:rPr>
                <w:rFonts w:asciiTheme="minorHAnsi" w:hAnsiTheme="minorHAnsi" w:cs="Helvetica"/>
                <w:sz w:val="18"/>
                <w:szCs w:val="18"/>
              </w:rPr>
              <w:t xml:space="preserve"> = “No”, or </w:t>
            </w:r>
            <w:r w:rsidR="002E2F2E">
              <w:rPr>
                <w:rFonts w:asciiTheme="minorHAnsi" w:hAnsiTheme="minorHAnsi" w:cs="Helvetica"/>
                <w:sz w:val="18"/>
                <w:szCs w:val="18"/>
              </w:rPr>
              <w:t>A13</w:t>
            </w:r>
            <w:r>
              <w:rPr>
                <w:rFonts w:asciiTheme="minorHAnsi" w:hAnsiTheme="minorHAnsi" w:cs="Helvetica"/>
                <w:sz w:val="18"/>
                <w:szCs w:val="18"/>
              </w:rPr>
              <w:t xml:space="preserve"> = “No”, then list =</w:t>
            </w:r>
          </w:p>
          <w:p w14:paraId="594A58CA" w14:textId="77777777" w:rsidR="004A5E5A" w:rsidRPr="000C1C81" w:rsidRDefault="00393CE9">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4A5E5A" w:rsidRPr="00D55D41" w14:paraId="594A58D0" w14:textId="77777777" w:rsidTr="00687CF2">
        <w:trPr>
          <w:cantSplit/>
          <w:trHeight w:val="953"/>
        </w:trPr>
        <w:tc>
          <w:tcPr>
            <w:tcW w:w="288" w:type="pct"/>
            <w:vAlign w:val="center"/>
          </w:tcPr>
          <w:p w14:paraId="594A58CC" w14:textId="396C2A07"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212" w:type="pct"/>
            <w:vAlign w:val="center"/>
          </w:tcPr>
          <w:p w14:paraId="594A58CD" w14:textId="7A66AA0D" w:rsidR="004A5E5A" w:rsidRPr="000C1C81" w:rsidRDefault="00393CE9" w:rsidP="00105AC8">
            <w:pPr>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94A58CE" w14:textId="77777777" w:rsidR="004A5E5A" w:rsidRPr="000C1C81" w:rsidRDefault="00393CE9"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row&gt;&gt;&gt;</w:t>
            </w:r>
          </w:p>
          <w:p w14:paraId="594A58CF" w14:textId="77777777" w:rsidR="004A5E5A" w:rsidRPr="000C1C81" w:rsidRDefault="004A5E5A">
            <w:pPr>
              <w:spacing w:after="60"/>
              <w:rPr>
                <w:rFonts w:asciiTheme="minorHAnsi" w:hAnsiTheme="minorHAnsi"/>
                <w:sz w:val="18"/>
                <w:szCs w:val="18"/>
              </w:rPr>
            </w:pPr>
          </w:p>
        </w:tc>
      </w:tr>
      <w:tr w:rsidR="004A5E5A" w:rsidRPr="00D55D41" w14:paraId="594A58E5" w14:textId="77777777" w:rsidTr="00687CF2">
        <w:trPr>
          <w:cantSplit/>
          <w:trHeight w:val="953"/>
        </w:trPr>
        <w:tc>
          <w:tcPr>
            <w:tcW w:w="288" w:type="pct"/>
            <w:vAlign w:val="center"/>
          </w:tcPr>
          <w:p w14:paraId="594A58D1" w14:textId="18ADFC0C" w:rsidR="004A5E5A" w:rsidRPr="000C1C81"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94A58D3" w14:textId="77777777"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94A58D4"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&lt;&lt;calculated field:  </w:t>
            </w:r>
          </w:p>
          <w:p w14:paraId="594A58D5" w14:textId="65AB1353" w:rsidR="004A5E5A" w:rsidRPr="000C1C81" w:rsidRDefault="00393CE9">
            <w:pPr>
              <w:rPr>
                <w:rFonts w:asciiTheme="minorHAnsi" w:hAnsiTheme="minorHAnsi"/>
                <w:sz w:val="18"/>
                <w:szCs w:val="18"/>
              </w:rPr>
            </w:pPr>
            <w:r>
              <w:rPr>
                <w:rFonts w:asciiTheme="minorHAnsi" w:hAnsiTheme="minorHAnsi"/>
                <w:sz w:val="18"/>
                <w:szCs w:val="18"/>
              </w:rPr>
              <w:t xml:space="preserve">If </w:t>
            </w:r>
            <w:r w:rsidR="002E2F2E">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94A58D6"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94A58D7" w14:textId="77777777" w:rsidR="004A5E5A" w:rsidRPr="000C1C81" w:rsidRDefault="004A5E5A" w:rsidP="004A5E5A">
            <w:pPr>
              <w:rPr>
                <w:rFonts w:asciiTheme="minorHAnsi" w:hAnsiTheme="minorHAnsi"/>
                <w:sz w:val="18"/>
                <w:szCs w:val="18"/>
              </w:rPr>
            </w:pPr>
          </w:p>
          <w:p w14:paraId="594A58D8" w14:textId="6F11557B"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9"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94A58DA" w14:textId="77777777" w:rsidR="004A5E5A" w:rsidRPr="000C1C81" w:rsidRDefault="004A5E5A" w:rsidP="004A5E5A">
            <w:pPr>
              <w:rPr>
                <w:rFonts w:asciiTheme="minorHAnsi" w:hAnsiTheme="minorHAnsi"/>
                <w:sz w:val="18"/>
                <w:szCs w:val="18"/>
              </w:rPr>
            </w:pPr>
          </w:p>
          <w:p w14:paraId="594A58DB" w14:textId="070932F8"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C"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94A58DD" w14:textId="77777777" w:rsidR="004A5E5A" w:rsidRPr="000C1C81" w:rsidRDefault="004A5E5A" w:rsidP="00577FA7">
            <w:pPr>
              <w:rPr>
                <w:rFonts w:asciiTheme="minorHAnsi" w:hAnsiTheme="minorHAnsi"/>
                <w:sz w:val="18"/>
                <w:szCs w:val="18"/>
              </w:rPr>
            </w:pPr>
          </w:p>
          <w:p w14:paraId="594A58DE" w14:textId="06F4FB23" w:rsidR="004A5E5A" w:rsidRPr="000C1C81" w:rsidRDefault="00393CE9" w:rsidP="00577FA7">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F" w14:textId="77777777" w:rsidR="004A5E5A" w:rsidRPr="000C1C81" w:rsidRDefault="00393CE9"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594A58E0" w14:textId="77777777" w:rsidR="004A5E5A" w:rsidRPr="000C1C81" w:rsidRDefault="004A5E5A" w:rsidP="00577FA7">
            <w:pPr>
              <w:rPr>
                <w:rFonts w:asciiTheme="minorHAnsi" w:hAnsiTheme="minorHAnsi"/>
                <w:sz w:val="18"/>
                <w:szCs w:val="18"/>
              </w:rPr>
            </w:pPr>
          </w:p>
          <w:p w14:paraId="594A58E1" w14:textId="31139EA8" w:rsidR="004A5E5A" w:rsidRPr="000C1C81" w:rsidRDefault="00393CE9" w:rsidP="00577FA7">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550554">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94A58E2" w14:textId="58BA6FDE" w:rsidR="004A5E5A" w:rsidRPr="000C1C81" w:rsidRDefault="00393CE9" w:rsidP="00577FA7">
            <w:pPr>
              <w:rPr>
                <w:rFonts w:asciiTheme="minorHAnsi" w:hAnsiTheme="minorHAnsi"/>
                <w:sz w:val="18"/>
                <w:szCs w:val="18"/>
              </w:rPr>
            </w:pPr>
            <w:r>
              <w:rPr>
                <w:rFonts w:asciiTheme="minorHAnsi" w:hAnsiTheme="minorHAnsi"/>
                <w:sz w:val="18"/>
                <w:szCs w:val="18"/>
              </w:rPr>
              <w:t xml:space="preserve">25d. </w:t>
            </w:r>
            <w:r w:rsidR="00550554">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94A58E3" w14:textId="77777777" w:rsidR="004A5E5A" w:rsidRPr="000C1C81" w:rsidRDefault="004A5E5A" w:rsidP="004A5E5A">
            <w:pPr>
              <w:rPr>
                <w:rFonts w:asciiTheme="minorHAnsi" w:hAnsiTheme="minorHAnsi"/>
                <w:sz w:val="18"/>
                <w:szCs w:val="18"/>
              </w:rPr>
            </w:pPr>
          </w:p>
          <w:p w14:paraId="594A58E4" w14:textId="77777777" w:rsidR="004A5E5A" w:rsidRPr="000C1C81" w:rsidRDefault="004A5E5A">
            <w:pPr>
              <w:rPr>
                <w:rFonts w:asciiTheme="minorHAnsi" w:hAnsiTheme="minorHAnsi"/>
                <w:sz w:val="18"/>
                <w:szCs w:val="18"/>
              </w:rPr>
            </w:pPr>
          </w:p>
        </w:tc>
      </w:tr>
    </w:tbl>
    <w:p w14:paraId="594A58E7" w14:textId="6CCA48A4" w:rsidR="008F4810" w:rsidRPr="00D55D41"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D55D41" w14:paraId="594A58EB" w14:textId="77777777">
        <w:trPr>
          <w:cantSplit/>
          <w:trHeight w:val="233"/>
        </w:trPr>
        <w:tc>
          <w:tcPr>
            <w:tcW w:w="5000" w:type="pct"/>
            <w:vAlign w:val="center"/>
          </w:tcPr>
          <w:p w14:paraId="594A58EA" w14:textId="3B163006" w:rsidR="008F4810" w:rsidRPr="00D55D41" w:rsidRDefault="00105AC8" w:rsidP="00E01154">
            <w:pPr>
              <w:pStyle w:val="Header"/>
              <w:keepNext/>
              <w:rPr>
                <w:rFonts w:asciiTheme="minorHAnsi" w:hAnsiTheme="minorHAnsi"/>
                <w:b/>
                <w:sz w:val="18"/>
                <w:szCs w:val="18"/>
              </w:rPr>
            </w:pPr>
            <w:r>
              <w:rPr>
                <w:rFonts w:asciiTheme="minorHAnsi" w:hAnsiTheme="minorHAnsi"/>
                <w:b/>
                <w:sz w:val="18"/>
                <w:szCs w:val="18"/>
              </w:rPr>
              <w:t xml:space="preserve">MCH-25b - </w:t>
            </w:r>
            <w:r w:rsidR="00E01154">
              <w:rPr>
                <w:rFonts w:asciiTheme="minorHAnsi" w:hAnsiTheme="minorHAnsi"/>
                <w:b/>
                <w:sz w:val="18"/>
                <w:szCs w:val="18"/>
              </w:rPr>
              <w:t>Refrigerant Charge Verification</w:t>
            </w:r>
            <w:r w:rsidR="00786D26" w:rsidRPr="00D55D41">
              <w:rPr>
                <w:rFonts w:asciiTheme="minorHAnsi" w:hAnsiTheme="minorHAnsi"/>
                <w:b/>
                <w:sz w:val="18"/>
                <w:szCs w:val="18"/>
              </w:rPr>
              <w:t xml:space="preserve"> - Subcooling Method</w:t>
            </w:r>
          </w:p>
        </w:tc>
      </w:tr>
    </w:tbl>
    <w:p w14:paraId="594A58EC"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4"/>
        <w:gridCol w:w="4981"/>
        <w:gridCol w:w="5395"/>
      </w:tblGrid>
      <w:tr w:rsidR="00786D26" w:rsidRPr="00D55D41" w14:paraId="594A58EF" w14:textId="77777777" w:rsidTr="00DF54E8">
        <w:trPr>
          <w:cantSplit/>
          <w:trHeight w:val="233"/>
        </w:trPr>
        <w:tc>
          <w:tcPr>
            <w:tcW w:w="5000" w:type="pct"/>
            <w:gridSpan w:val="3"/>
            <w:vAlign w:val="center"/>
          </w:tcPr>
          <w:p w14:paraId="594A58ED" w14:textId="72F63696" w:rsidR="00786D26" w:rsidRPr="00687CF2" w:rsidRDefault="00786D26" w:rsidP="00242D77">
            <w:pPr>
              <w:pStyle w:val="Header"/>
              <w:keepNext/>
              <w:rPr>
                <w:rFonts w:asciiTheme="minorHAnsi" w:hAnsiTheme="minorHAnsi"/>
                <w:b/>
                <w:szCs w:val="18"/>
              </w:rPr>
            </w:pPr>
            <w:r w:rsidRPr="00687CF2">
              <w:rPr>
                <w:rFonts w:asciiTheme="minorHAnsi" w:hAnsiTheme="minorHAnsi"/>
                <w:b/>
                <w:szCs w:val="18"/>
              </w:rPr>
              <w:lastRenderedPageBreak/>
              <w:t>B. Metering Device Verification</w:t>
            </w:r>
          </w:p>
          <w:p w14:paraId="594A58EE" w14:textId="2AD13E19" w:rsidR="00786D26" w:rsidRPr="00687CF2" w:rsidRDefault="007266CE" w:rsidP="00242D77">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sidR="00A83241">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Subcooling Method can only be used on systems that have a variable metering device.</w:t>
            </w:r>
          </w:p>
        </w:tc>
      </w:tr>
      <w:tr w:rsidR="00786D26" w:rsidRPr="00D55D41"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01</w:t>
            </w:r>
          </w:p>
        </w:tc>
        <w:tc>
          <w:tcPr>
            <w:tcW w:w="2308" w:type="pct"/>
            <w:vAlign w:val="center"/>
          </w:tcPr>
          <w:p w14:paraId="594A58F1" w14:textId="6A991C10"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Refrigerant </w:t>
            </w:r>
            <w:r w:rsidR="00105AC8">
              <w:rPr>
                <w:rFonts w:asciiTheme="minorHAnsi" w:hAnsiTheme="minorHAnsi"/>
                <w:sz w:val="18"/>
                <w:szCs w:val="18"/>
              </w:rPr>
              <w:t>M</w:t>
            </w:r>
            <w:r w:rsidRPr="00D55D41">
              <w:rPr>
                <w:rFonts w:asciiTheme="minorHAnsi" w:hAnsiTheme="minorHAnsi"/>
                <w:sz w:val="18"/>
                <w:szCs w:val="18"/>
              </w:rPr>
              <w:t xml:space="preserve">etering </w:t>
            </w:r>
            <w:r w:rsidR="00105AC8">
              <w:rPr>
                <w:rFonts w:asciiTheme="minorHAnsi" w:hAnsiTheme="minorHAnsi"/>
                <w:sz w:val="18"/>
                <w:szCs w:val="18"/>
              </w:rPr>
              <w:t>D</w:t>
            </w:r>
            <w:r w:rsidRPr="00D55D41">
              <w:rPr>
                <w:rFonts w:asciiTheme="minorHAnsi" w:hAnsiTheme="minorHAnsi"/>
                <w:sz w:val="18"/>
                <w:szCs w:val="18"/>
              </w:rPr>
              <w:t>evice</w:t>
            </w:r>
          </w:p>
        </w:tc>
        <w:tc>
          <w:tcPr>
            <w:tcW w:w="2500" w:type="pct"/>
            <w:vAlign w:val="center"/>
          </w:tcPr>
          <w:p w14:paraId="594A58F2" w14:textId="77777777" w:rsidR="0007107D" w:rsidRPr="00D55D41" w:rsidRDefault="00786D26" w:rsidP="0007107D">
            <w:pPr>
              <w:keepNext/>
              <w:rPr>
                <w:rFonts w:asciiTheme="minorHAnsi" w:hAnsiTheme="minorHAnsi"/>
                <w:sz w:val="18"/>
                <w:szCs w:val="18"/>
              </w:rPr>
            </w:pPr>
            <w:r w:rsidRPr="00D55D41">
              <w:rPr>
                <w:rFonts w:asciiTheme="minorHAnsi" w:hAnsiTheme="minorHAnsi"/>
                <w:sz w:val="18"/>
                <w:szCs w:val="18"/>
              </w:rPr>
              <w:t>&lt;&lt;</w:t>
            </w:r>
            <w:r w:rsidR="00EA2549" w:rsidRPr="00D55D41">
              <w:rPr>
                <w:rFonts w:asciiTheme="minorHAnsi" w:hAnsiTheme="minorHAnsi"/>
                <w:sz w:val="18"/>
                <w:szCs w:val="18"/>
              </w:rPr>
              <w:t xml:space="preserve">autofill, reference from C2R.  Choices are </w:t>
            </w:r>
            <w:r w:rsidR="00EA2549" w:rsidRPr="00D55D41">
              <w:rPr>
                <w:rFonts w:asciiTheme="minorHAnsi" w:hAnsiTheme="minorHAnsi"/>
                <w:sz w:val="18"/>
                <w:szCs w:val="18"/>
                <w:u w:val="single"/>
              </w:rPr>
              <w:t>Thermostatic Expansion Valve</w:t>
            </w:r>
            <w:r w:rsidR="00EA2549" w:rsidRPr="00D55D41">
              <w:rPr>
                <w:rFonts w:asciiTheme="minorHAnsi" w:hAnsiTheme="minorHAnsi"/>
                <w:sz w:val="18"/>
                <w:szCs w:val="18"/>
              </w:rPr>
              <w:t xml:space="preserve"> or </w:t>
            </w:r>
            <w:r w:rsidR="00EA2549" w:rsidRPr="00D55D41">
              <w:rPr>
                <w:rFonts w:asciiTheme="minorHAnsi" w:hAnsiTheme="minorHAnsi"/>
                <w:sz w:val="18"/>
                <w:szCs w:val="18"/>
                <w:u w:val="single"/>
              </w:rPr>
              <w:t>Electronic Expansion Valve.</w:t>
            </w:r>
            <w:r w:rsidR="0007107D" w:rsidRPr="00D55D41">
              <w:rPr>
                <w:rFonts w:asciiTheme="minorHAnsi" w:hAnsiTheme="minorHAnsi"/>
                <w:sz w:val="18"/>
                <w:szCs w:val="18"/>
              </w:rPr>
              <w:t xml:space="preserve">  </w:t>
            </w:r>
            <w:r w:rsidR="00EA2549" w:rsidRPr="00D55D41">
              <w:rPr>
                <w:rFonts w:asciiTheme="minorHAnsi" w:hAnsiTheme="minorHAnsi"/>
                <w:sz w:val="18"/>
                <w:szCs w:val="18"/>
              </w:rPr>
              <w:t xml:space="preserve">If installed system does not match this entry, it can be overwritten by </w:t>
            </w:r>
            <w:proofErr w:type="gramStart"/>
            <w:r w:rsidR="00EA2549" w:rsidRPr="00D55D41">
              <w:rPr>
                <w:rFonts w:asciiTheme="minorHAnsi" w:hAnsiTheme="minorHAnsi"/>
                <w:sz w:val="18"/>
                <w:szCs w:val="18"/>
              </w:rPr>
              <w:t>rater</w:t>
            </w:r>
            <w:proofErr w:type="gramEnd"/>
            <w:r w:rsidR="00EA2549" w:rsidRPr="00D55D41">
              <w:rPr>
                <w:rFonts w:asciiTheme="minorHAnsi" w:hAnsiTheme="minorHAnsi"/>
                <w:sz w:val="18"/>
                <w:szCs w:val="18"/>
              </w:rPr>
              <w:t xml:space="preserve"> but it will be flagged as a possible fail.&gt;&gt;</w:t>
            </w:r>
          </w:p>
        </w:tc>
      </w:tr>
      <w:tr w:rsidR="00786D26" w:rsidRPr="00D55D41"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02</w:t>
            </w:r>
          </w:p>
        </w:tc>
        <w:tc>
          <w:tcPr>
            <w:tcW w:w="2308" w:type="pct"/>
            <w:vAlign w:val="center"/>
          </w:tcPr>
          <w:p w14:paraId="594A58F5" w14:textId="62ECE22D"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Subcooling Method </w:t>
            </w:r>
            <w:r w:rsidR="00105AC8">
              <w:rPr>
                <w:rFonts w:asciiTheme="minorHAnsi" w:hAnsiTheme="minorHAnsi"/>
                <w:sz w:val="18"/>
                <w:szCs w:val="18"/>
              </w:rPr>
              <w:t>A</w:t>
            </w:r>
            <w:r w:rsidRPr="00D55D41">
              <w:rPr>
                <w:rFonts w:asciiTheme="minorHAnsi" w:hAnsiTheme="minorHAnsi"/>
                <w:sz w:val="18"/>
                <w:szCs w:val="18"/>
              </w:rPr>
              <w:t xml:space="preserve">pplicability </w:t>
            </w:r>
            <w:r w:rsidR="00105AC8">
              <w:rPr>
                <w:rFonts w:asciiTheme="minorHAnsi" w:hAnsiTheme="minorHAnsi"/>
                <w:sz w:val="18"/>
                <w:szCs w:val="18"/>
              </w:rPr>
              <w:t>S</w:t>
            </w:r>
            <w:r w:rsidRPr="00D55D41">
              <w:rPr>
                <w:rFonts w:asciiTheme="minorHAnsi" w:hAnsiTheme="minorHAnsi"/>
                <w:sz w:val="18"/>
                <w:szCs w:val="18"/>
              </w:rPr>
              <w:t>tatus</w:t>
            </w:r>
          </w:p>
        </w:tc>
        <w:tc>
          <w:tcPr>
            <w:tcW w:w="2500" w:type="pct"/>
            <w:vAlign w:val="center"/>
          </w:tcPr>
          <w:p w14:paraId="594A58F6"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 xml:space="preserve">&lt;&lt; If B01 = </w:t>
            </w:r>
            <w:r w:rsidRPr="00D55D41">
              <w:rPr>
                <w:rFonts w:asciiTheme="minorHAnsi" w:hAnsiTheme="minorHAnsi"/>
                <w:sz w:val="18"/>
                <w:szCs w:val="18"/>
                <w:u w:val="single"/>
              </w:rPr>
              <w:t>Thermostatic Expansion Valve</w:t>
            </w:r>
            <w:r w:rsidRPr="00D55D41">
              <w:rPr>
                <w:rFonts w:asciiTheme="minorHAnsi" w:hAnsiTheme="minorHAnsi"/>
                <w:sz w:val="18"/>
                <w:szCs w:val="18"/>
              </w:rPr>
              <w:t xml:space="preserve"> or </w:t>
            </w:r>
            <w:r w:rsidRPr="00D55D41">
              <w:rPr>
                <w:rFonts w:asciiTheme="minorHAnsi" w:hAnsiTheme="minorHAnsi"/>
                <w:sz w:val="18"/>
                <w:szCs w:val="18"/>
                <w:u w:val="single"/>
              </w:rPr>
              <w:t xml:space="preserve">Electronic Expansion </w:t>
            </w:r>
            <w:proofErr w:type="gramStart"/>
            <w:r w:rsidRPr="00D55D41">
              <w:rPr>
                <w:rFonts w:asciiTheme="minorHAnsi" w:hAnsiTheme="minorHAnsi"/>
                <w:sz w:val="18"/>
                <w:szCs w:val="18"/>
                <w:u w:val="single"/>
              </w:rPr>
              <w:t>Valve</w:t>
            </w:r>
            <w:r w:rsidRPr="00D55D41">
              <w:rPr>
                <w:rFonts w:asciiTheme="minorHAnsi" w:hAnsiTheme="minorHAnsi"/>
                <w:sz w:val="18"/>
                <w:szCs w:val="18"/>
              </w:rPr>
              <w:t>;  then</w:t>
            </w:r>
            <w:proofErr w:type="gramEnd"/>
            <w:r w:rsidRPr="00D55D41">
              <w:rPr>
                <w:rFonts w:asciiTheme="minorHAnsi" w:hAnsiTheme="minorHAnsi"/>
                <w:sz w:val="18"/>
                <w:szCs w:val="18"/>
              </w:rPr>
              <w:t xml:space="preserve"> display text: </w:t>
            </w:r>
          </w:p>
          <w:p w14:paraId="594A58F7"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“Subcooling Method is applicable to this system</w:t>
            </w:r>
            <w:proofErr w:type="gramStart"/>
            <w:r w:rsidRPr="00D55D41">
              <w:rPr>
                <w:rFonts w:asciiTheme="minorHAnsi" w:hAnsiTheme="minorHAnsi"/>
                <w:sz w:val="18"/>
                <w:szCs w:val="18"/>
              </w:rPr>
              <w:t>”;</w:t>
            </w:r>
            <w:proofErr w:type="gramEnd"/>
            <w:r w:rsidRPr="00D55D41">
              <w:rPr>
                <w:rFonts w:asciiTheme="minorHAnsi" w:hAnsiTheme="minorHAnsi"/>
                <w:sz w:val="18"/>
                <w:szCs w:val="18"/>
              </w:rPr>
              <w:t xml:space="preserve"> </w:t>
            </w:r>
          </w:p>
          <w:p w14:paraId="594A58F8"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else, display text:</w:t>
            </w:r>
          </w:p>
          <w:p w14:paraId="594A58F9" w14:textId="77777777" w:rsidR="00786D26" w:rsidRPr="00D55D41" w:rsidRDefault="00786D26" w:rsidP="00242D77">
            <w:pPr>
              <w:keepNext/>
              <w:rPr>
                <w:rFonts w:asciiTheme="minorHAnsi" w:hAnsiTheme="minorHAnsi"/>
                <w:sz w:val="18"/>
                <w:szCs w:val="18"/>
              </w:rPr>
            </w:pPr>
            <w:proofErr w:type="gramStart"/>
            <w:r w:rsidRPr="00D55D41">
              <w:rPr>
                <w:rFonts w:asciiTheme="minorHAnsi" w:hAnsiTheme="minorHAnsi"/>
                <w:sz w:val="18"/>
                <w:szCs w:val="18"/>
              </w:rPr>
              <w:t>”Subcooling</w:t>
            </w:r>
            <w:proofErr w:type="gramEnd"/>
            <w:r w:rsidRPr="00D55D41">
              <w:rPr>
                <w:rFonts w:asciiTheme="minorHAnsi" w:hAnsiTheme="minorHAnsi"/>
                <w:sz w:val="18"/>
                <w:szCs w:val="18"/>
              </w:rPr>
              <w:t xml:space="preserve"> Method is not applicable to this system” (do not proceed)&gt;&gt;</w:t>
            </w:r>
          </w:p>
        </w:tc>
      </w:tr>
    </w:tbl>
    <w:p w14:paraId="594A58FC" w14:textId="77777777" w:rsidR="004A5E5A" w:rsidRPr="00687CF2"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D55D41" w14:paraId="594A58FF" w14:textId="77777777">
        <w:trPr>
          <w:cantSplit/>
          <w:trHeight w:val="432"/>
        </w:trPr>
        <w:tc>
          <w:tcPr>
            <w:tcW w:w="5000" w:type="pct"/>
            <w:gridSpan w:val="3"/>
          </w:tcPr>
          <w:p w14:paraId="594A58FD" w14:textId="5872F7B6" w:rsidR="00D209BF" w:rsidRPr="00D55D41" w:rsidRDefault="00D209BF" w:rsidP="00D209BF">
            <w:pPr>
              <w:keepNext/>
              <w:rPr>
                <w:rFonts w:asciiTheme="minorHAnsi" w:hAnsiTheme="minorHAnsi"/>
                <w:b/>
                <w:sz w:val="18"/>
                <w:szCs w:val="18"/>
              </w:rPr>
            </w:pPr>
            <w:r w:rsidRPr="00687CF2">
              <w:rPr>
                <w:rFonts w:asciiTheme="minorHAnsi" w:hAnsiTheme="minorHAnsi"/>
                <w:b/>
                <w:szCs w:val="18"/>
              </w:rPr>
              <w:t>C. Instrument Calibration</w:t>
            </w:r>
          </w:p>
          <w:p w14:paraId="594A58FE" w14:textId="036525EA" w:rsidR="00D209BF" w:rsidRPr="00D55D41" w:rsidRDefault="00A83241" w:rsidP="00D209BF">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D209BF" w:rsidRPr="00D55D41">
              <w:rPr>
                <w:rFonts w:asciiTheme="minorHAnsi" w:hAnsiTheme="minorHAnsi"/>
                <w:sz w:val="18"/>
                <w:szCs w:val="18"/>
              </w:rPr>
              <w:t>Procedures for instrument calibration are given in Reference Residential Appendix RA3.2.2 and RA3.2.2.2</w:t>
            </w:r>
          </w:p>
        </w:tc>
      </w:tr>
      <w:tr w:rsidR="00D209BF" w:rsidRPr="00D55D41" w14:paraId="594A5903" w14:textId="77777777" w:rsidTr="00687CF2">
        <w:trPr>
          <w:cantSplit/>
          <w:trHeight w:val="432"/>
        </w:trPr>
        <w:tc>
          <w:tcPr>
            <w:tcW w:w="253" w:type="pct"/>
            <w:vAlign w:val="center"/>
          </w:tcPr>
          <w:p w14:paraId="594A5900"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01</w:t>
            </w:r>
          </w:p>
        </w:tc>
        <w:tc>
          <w:tcPr>
            <w:tcW w:w="2247" w:type="pct"/>
            <w:vAlign w:val="center"/>
          </w:tcPr>
          <w:p w14:paraId="594A5901" w14:textId="34ADB11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500" w:type="pct"/>
            <w:vAlign w:val="center"/>
          </w:tcPr>
          <w:p w14:paraId="594A590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7" w14:textId="77777777" w:rsidTr="00687CF2">
        <w:trPr>
          <w:cantSplit/>
          <w:trHeight w:val="432"/>
        </w:trPr>
        <w:tc>
          <w:tcPr>
            <w:tcW w:w="253" w:type="pct"/>
            <w:vAlign w:val="center"/>
          </w:tcPr>
          <w:p w14:paraId="594A5904"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47" w:type="pct"/>
            <w:vAlign w:val="center"/>
          </w:tcPr>
          <w:p w14:paraId="594A5905" w14:textId="066E8F0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Date of Digital Thermocouple Calibration</w:t>
            </w:r>
          </w:p>
        </w:tc>
        <w:tc>
          <w:tcPr>
            <w:tcW w:w="2500" w:type="pct"/>
            <w:vAlign w:val="center"/>
          </w:tcPr>
          <w:p w14:paraId="594A5906"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E" w14:textId="77777777" w:rsidTr="00687CF2">
        <w:trPr>
          <w:cantSplit/>
          <w:trHeight w:val="432"/>
        </w:trPr>
        <w:tc>
          <w:tcPr>
            <w:tcW w:w="253" w:type="pct"/>
            <w:vAlign w:val="center"/>
          </w:tcPr>
          <w:p w14:paraId="594A5908"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03</w:t>
            </w:r>
          </w:p>
        </w:tc>
        <w:tc>
          <w:tcPr>
            <w:tcW w:w="2247" w:type="pct"/>
            <w:vAlign w:val="center"/>
          </w:tcPr>
          <w:p w14:paraId="594A5909" w14:textId="5A72B033"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Refrigerant Gauge Calibration Status</w:t>
            </w:r>
          </w:p>
        </w:tc>
        <w:tc>
          <w:tcPr>
            <w:tcW w:w="2500" w:type="pct"/>
            <w:vAlign w:val="center"/>
          </w:tcPr>
          <w:p w14:paraId="594A590A" w14:textId="4D95E033"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C01 is greater than one month, then display text:  </w:t>
            </w:r>
          </w:p>
          <w:p w14:paraId="594A590B"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Refrigerant Gauge requires Calibration (do not proceed)</w:t>
            </w:r>
            <w:proofErr w:type="gramStart"/>
            <w:r w:rsidRPr="00D55D41">
              <w:rPr>
                <w:rFonts w:asciiTheme="minorHAnsi" w:hAnsiTheme="minorHAnsi"/>
                <w:sz w:val="18"/>
                <w:szCs w:val="18"/>
              </w:rPr>
              <w:t>";</w:t>
            </w:r>
            <w:proofErr w:type="gramEnd"/>
          </w:p>
          <w:p w14:paraId="594A590C" w14:textId="09C6F1A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7F6A28">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0D"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r w:rsidR="00D209BF" w:rsidRPr="00D55D41" w14:paraId="594A5916" w14:textId="77777777" w:rsidTr="00687CF2">
        <w:trPr>
          <w:cantSplit/>
          <w:trHeight w:val="432"/>
        </w:trPr>
        <w:tc>
          <w:tcPr>
            <w:tcW w:w="253" w:type="pct"/>
            <w:vAlign w:val="center"/>
          </w:tcPr>
          <w:p w14:paraId="594A590F"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04</w:t>
            </w:r>
          </w:p>
        </w:tc>
        <w:tc>
          <w:tcPr>
            <w:tcW w:w="2247" w:type="pct"/>
            <w:vAlign w:val="center"/>
          </w:tcPr>
          <w:p w14:paraId="594A5910" w14:textId="7CDE837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Thermocouple Calibration Status</w:t>
            </w:r>
          </w:p>
        </w:tc>
        <w:tc>
          <w:tcPr>
            <w:tcW w:w="2500" w:type="pct"/>
            <w:vAlign w:val="center"/>
          </w:tcPr>
          <w:p w14:paraId="594A5911" w14:textId="30304C96"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C02 is greater than one month, then display text:  </w:t>
            </w:r>
          </w:p>
          <w:p w14:paraId="594A591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Thermocouple Gauge requires Calibration (do not proceed)"</w:t>
            </w:r>
          </w:p>
          <w:p w14:paraId="594A5913" w14:textId="77777777" w:rsidR="00D209BF" w:rsidRPr="00D55D41" w:rsidRDefault="00D209BF" w:rsidP="00D209BF">
            <w:pPr>
              <w:keepNext/>
              <w:rPr>
                <w:rFonts w:asciiTheme="minorHAnsi" w:hAnsiTheme="minorHAnsi"/>
                <w:sz w:val="18"/>
                <w:szCs w:val="18"/>
              </w:rPr>
            </w:pPr>
          </w:p>
          <w:p w14:paraId="594A5914" w14:textId="47F6D894"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303573">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15"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bl>
    <w:p w14:paraId="594A5917" w14:textId="77777777" w:rsidR="00786D26" w:rsidRPr="00687CF2"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D55D41" w14:paraId="594A591A" w14:textId="77777777">
        <w:trPr>
          <w:cantSplit/>
          <w:trHeight w:val="233"/>
        </w:trPr>
        <w:tc>
          <w:tcPr>
            <w:tcW w:w="5000" w:type="pct"/>
            <w:gridSpan w:val="3"/>
            <w:vAlign w:val="center"/>
          </w:tcPr>
          <w:p w14:paraId="594A5918" w14:textId="265204FC" w:rsidR="00D209BF" w:rsidRPr="00687CF2" w:rsidRDefault="00D209BF" w:rsidP="00D209BF">
            <w:pPr>
              <w:pStyle w:val="Header"/>
              <w:keepNext/>
              <w:tabs>
                <w:tab w:val="clear" w:pos="4320"/>
                <w:tab w:val="clear" w:pos="8640"/>
              </w:tabs>
              <w:rPr>
                <w:rFonts w:asciiTheme="minorHAnsi" w:hAnsiTheme="minorHAnsi"/>
                <w:b/>
                <w:szCs w:val="18"/>
              </w:rPr>
            </w:pPr>
            <w:r w:rsidRPr="00687CF2">
              <w:rPr>
                <w:rFonts w:asciiTheme="minorHAnsi" w:hAnsiTheme="minorHAnsi"/>
                <w:b/>
                <w:szCs w:val="18"/>
              </w:rPr>
              <w:t>D. Measurement Access Hole (MAH) Verification</w:t>
            </w:r>
          </w:p>
          <w:p w14:paraId="594A5919" w14:textId="2DAB8A60" w:rsidR="00D209BF" w:rsidRPr="00105AC8" w:rsidRDefault="00A83241"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393CE9" w:rsidRPr="00687CF2">
              <w:rPr>
                <w:rFonts w:asciiTheme="minorHAnsi" w:hAnsiTheme="minorHAnsi"/>
                <w:sz w:val="18"/>
                <w:szCs w:val="18"/>
              </w:rPr>
              <w:t>Procedures for installing MAH are specified in Reference Residential Appendix RA3.2.2.3</w:t>
            </w:r>
          </w:p>
        </w:tc>
      </w:tr>
      <w:tr w:rsidR="00D209BF" w:rsidRPr="00D55D41" w14:paraId="594A5922" w14:textId="77777777">
        <w:trPr>
          <w:cantSplit/>
          <w:trHeight w:val="233"/>
        </w:trPr>
        <w:tc>
          <w:tcPr>
            <w:tcW w:w="204" w:type="pct"/>
            <w:vAlign w:val="center"/>
          </w:tcPr>
          <w:p w14:paraId="594A591B" w14:textId="77777777" w:rsidR="00D209BF" w:rsidRPr="000C1C81" w:rsidRDefault="00D209BF" w:rsidP="00D209BF">
            <w:pPr>
              <w:pStyle w:val="IndexHeading"/>
              <w:keepNext/>
              <w:ind w:left="-115"/>
              <w:jc w:val="center"/>
              <w:rPr>
                <w:rFonts w:asciiTheme="minorHAnsi" w:hAnsiTheme="minorHAnsi"/>
                <w:b w:val="0"/>
                <w:bCs/>
                <w:sz w:val="18"/>
                <w:szCs w:val="18"/>
              </w:rPr>
            </w:pPr>
            <w:r w:rsidRPr="000C1C81">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0C1C81" w:rsidRDefault="00393CE9" w:rsidP="00105AC8">
            <w:pPr>
              <w:keepNext/>
              <w:rPr>
                <w:rFonts w:asciiTheme="minorHAnsi" w:hAnsiTheme="minorHAnsi"/>
                <w:sz w:val="18"/>
                <w:szCs w:val="18"/>
              </w:rPr>
            </w:pPr>
            <w:r>
              <w:rPr>
                <w:rFonts w:asciiTheme="minorHAnsi" w:hAnsiTheme="minorHAnsi"/>
                <w:sz w:val="18"/>
                <w:szCs w:val="18"/>
              </w:rPr>
              <w:t xml:space="preserve">Method </w:t>
            </w:r>
            <w:r w:rsidR="00105AC8">
              <w:rPr>
                <w:rFonts w:asciiTheme="minorHAnsi" w:hAnsiTheme="minorHAnsi"/>
                <w:sz w:val="18"/>
                <w:szCs w:val="18"/>
              </w:rPr>
              <w:t>U</w:t>
            </w:r>
            <w:r>
              <w:rPr>
                <w:rFonts w:asciiTheme="minorHAnsi" w:hAnsiTheme="minorHAnsi"/>
                <w:sz w:val="18"/>
                <w:szCs w:val="18"/>
              </w:rPr>
              <w:t xml:space="preserve">sed to </w:t>
            </w:r>
            <w:r w:rsidR="00105AC8">
              <w:rPr>
                <w:rFonts w:asciiTheme="minorHAnsi" w:hAnsiTheme="minorHAnsi"/>
                <w:sz w:val="18"/>
                <w:szCs w:val="18"/>
              </w:rPr>
              <w:t>D</w:t>
            </w:r>
            <w:r>
              <w:rPr>
                <w:rFonts w:asciiTheme="minorHAnsi" w:hAnsiTheme="minorHAnsi"/>
                <w:sz w:val="18"/>
                <w:szCs w:val="18"/>
              </w:rPr>
              <w:t xml:space="preserve">emonstrate </w:t>
            </w:r>
            <w:r w:rsidR="00105AC8">
              <w:rPr>
                <w:rFonts w:asciiTheme="minorHAnsi" w:hAnsiTheme="minorHAnsi"/>
                <w:sz w:val="18"/>
                <w:szCs w:val="18"/>
              </w:rPr>
              <w:t>C</w:t>
            </w:r>
            <w:r>
              <w:rPr>
                <w:rFonts w:asciiTheme="minorHAnsi" w:hAnsiTheme="minorHAnsi"/>
                <w:sz w:val="18"/>
                <w:szCs w:val="18"/>
              </w:rPr>
              <w:t xml:space="preserve">ompliance with the Measurement Access Hole (MAH) </w:t>
            </w:r>
            <w:r w:rsidR="00105AC8">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94A591D" w14:textId="77777777" w:rsidR="00D209BF" w:rsidRPr="000C1C81" w:rsidRDefault="00393CE9"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8F4810" w:rsidRPr="000C1C81">
              <w:rPr>
                <w:rFonts w:asciiTheme="minorHAnsi" w:hAnsiTheme="minorHAnsi"/>
                <w:sz w:val="18"/>
                <w:szCs w:val="18"/>
              </w:rPr>
              <w:t xml:space="preserve"> value from CF2R as default; allow user to override the default and pick one from list</w:t>
            </w:r>
            <w:r w:rsidR="00D209BF" w:rsidRPr="000C1C81">
              <w:rPr>
                <w:rFonts w:asciiTheme="minorHAnsi" w:hAnsiTheme="minorHAnsi"/>
                <w:sz w:val="18"/>
                <w:szCs w:val="18"/>
              </w:rPr>
              <w:t xml:space="preserve">: </w:t>
            </w:r>
          </w:p>
          <w:p w14:paraId="594A591E"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94A591F"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94A5921"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w:t>
            </w:r>
          </w:p>
        </w:tc>
      </w:tr>
    </w:tbl>
    <w:p w14:paraId="594A5923" w14:textId="77777777" w:rsidR="00786D26"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
        <w:gridCol w:w="951"/>
        <w:gridCol w:w="2794"/>
        <w:gridCol w:w="6608"/>
      </w:tblGrid>
      <w:tr w:rsidR="00D31CE6" w:rsidRPr="006A3EEB" w14:paraId="10466F5D" w14:textId="77777777" w:rsidTr="00D31CE6">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83B6716" w14:textId="77777777" w:rsidR="00D31CE6" w:rsidRPr="00D31CE6" w:rsidRDefault="00D31CE6" w:rsidP="00D31CE6">
            <w:pPr>
              <w:keepNext/>
              <w:rPr>
                <w:rFonts w:asciiTheme="minorHAnsi" w:hAnsiTheme="minorHAnsi"/>
                <w:b/>
                <w:szCs w:val="18"/>
              </w:rPr>
            </w:pPr>
            <w:r w:rsidRPr="00D31CE6">
              <w:rPr>
                <w:rFonts w:asciiTheme="minorHAnsi" w:hAnsiTheme="minorHAnsi"/>
                <w:b/>
                <w:szCs w:val="18"/>
              </w:rPr>
              <w:lastRenderedPageBreak/>
              <w:t>E. Minimum System Airflow Rate Verification</w:t>
            </w:r>
          </w:p>
          <w:p w14:paraId="79EEA9D0" w14:textId="77777777" w:rsidR="00D31CE6" w:rsidRPr="00131CFF" w:rsidRDefault="00D31CE6" w:rsidP="00D31CE6">
            <w:pPr>
              <w:keepNext/>
              <w:rPr>
                <w:rFonts w:asciiTheme="minorHAnsi" w:hAnsiTheme="minorHAnsi"/>
                <w:szCs w:val="18"/>
              </w:rPr>
            </w:pPr>
            <w:r w:rsidRPr="00131CFF">
              <w:rPr>
                <w:rFonts w:asciiTheme="minorHAnsi" w:hAnsiTheme="minorHAnsi"/>
                <w:szCs w:val="18"/>
              </w:rPr>
              <w:t>Procedures for verifying minimum system airflow are specified in Reference Residential Appendix RA3.3.3.</w:t>
            </w:r>
          </w:p>
          <w:p w14:paraId="53F59AF4" w14:textId="77777777" w:rsidR="00D31CE6" w:rsidRPr="00D31CE6" w:rsidRDefault="00D31CE6" w:rsidP="00D31CE6">
            <w:pPr>
              <w:keepNext/>
              <w:rPr>
                <w:rFonts w:asciiTheme="minorHAnsi" w:hAnsiTheme="minorHAnsi"/>
                <w:b/>
                <w:szCs w:val="18"/>
              </w:rPr>
            </w:pPr>
            <w:r w:rsidRPr="00131CFF">
              <w:rPr>
                <w:rFonts w:asciiTheme="minorHAnsi" w:hAnsiTheme="minorHAnsi"/>
                <w:szCs w:val="18"/>
              </w:rPr>
              <w:t>&lt;&lt;require 1 row of data for each indoor unit listed in the "HERS Verification Requirements for Duct Systems" table on the MCH-01&gt;</w:t>
            </w:r>
          </w:p>
        </w:tc>
      </w:tr>
      <w:tr w:rsidR="00D31CE6" w:rsidRPr="006A3EEB" w14:paraId="14322CFA" w14:textId="77777777" w:rsidTr="00D31CE6">
        <w:tblPrEx>
          <w:tblLook w:val="00A0" w:firstRow="1" w:lastRow="0" w:firstColumn="1" w:lastColumn="0" w:noHBand="0" w:noVBand="0"/>
        </w:tblPrEx>
        <w:trPr>
          <w:cantSplit/>
          <w:trHeight w:val="305"/>
        </w:trPr>
        <w:tc>
          <w:tcPr>
            <w:tcW w:w="634" w:type="pct"/>
            <w:gridSpan w:val="2"/>
            <w:vAlign w:val="center"/>
          </w:tcPr>
          <w:p w14:paraId="792B0BC3"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1298" w:type="pct"/>
          </w:tcPr>
          <w:p w14:paraId="036F34E6"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3069" w:type="pct"/>
            <w:vAlign w:val="center"/>
          </w:tcPr>
          <w:p w14:paraId="5C4D152C"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57EE2DBD" w14:textId="77777777" w:rsidTr="00D31CE6">
        <w:tblPrEx>
          <w:tblLook w:val="00A0" w:firstRow="1" w:lastRow="0" w:firstColumn="1" w:lastColumn="0" w:noHBand="0" w:noVBand="0"/>
        </w:tblPrEx>
        <w:trPr>
          <w:cantSplit/>
          <w:trHeight w:val="882"/>
        </w:trPr>
        <w:tc>
          <w:tcPr>
            <w:tcW w:w="634" w:type="pct"/>
            <w:gridSpan w:val="2"/>
            <w:tcBorders>
              <w:top w:val="nil"/>
            </w:tcBorders>
            <w:vAlign w:val="bottom"/>
          </w:tcPr>
          <w:p w14:paraId="63F42D30"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1298" w:type="pct"/>
            <w:tcBorders>
              <w:top w:val="nil"/>
            </w:tcBorders>
            <w:vAlign w:val="bottom"/>
          </w:tcPr>
          <w:p w14:paraId="29767763" w14:textId="77777777" w:rsidR="00D31CE6" w:rsidRPr="006A3EEB" w:rsidRDefault="00D31CE6" w:rsidP="00D31CE6">
            <w:pPr>
              <w:keepNext/>
              <w:jc w:val="center"/>
              <w:rPr>
                <w:rFonts w:ascii="Calibri" w:hAnsi="Calibri"/>
                <w:sz w:val="18"/>
                <w:szCs w:val="18"/>
              </w:rPr>
            </w:pPr>
            <w:r w:rsidRPr="005A5F9A">
              <w:rPr>
                <w:rFonts w:ascii="Calibri" w:hAnsi="Calibri"/>
              </w:rPr>
              <w:t>Minimum Required System Airflow Rate (cfm)</w:t>
            </w:r>
          </w:p>
        </w:tc>
        <w:tc>
          <w:tcPr>
            <w:tcW w:w="3069" w:type="pct"/>
            <w:tcBorders>
              <w:top w:val="nil"/>
            </w:tcBorders>
            <w:vAlign w:val="bottom"/>
          </w:tcPr>
          <w:p w14:paraId="40CEC87D"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574EF7EC" w14:textId="77777777" w:rsidTr="00D31CE6">
        <w:tblPrEx>
          <w:tblLook w:val="00A0" w:firstRow="1" w:lastRow="0" w:firstColumn="1" w:lastColumn="0" w:noHBand="0" w:noVBand="0"/>
        </w:tblPrEx>
        <w:trPr>
          <w:cantSplit/>
          <w:trHeight w:val="2816"/>
        </w:trPr>
        <w:tc>
          <w:tcPr>
            <w:tcW w:w="634" w:type="pct"/>
            <w:gridSpan w:val="2"/>
          </w:tcPr>
          <w:p w14:paraId="675D8CB1" w14:textId="77777777" w:rsidR="00D31CE6" w:rsidRPr="00654A92" w:rsidRDefault="00D31CE6" w:rsidP="00D31CE6">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1298" w:type="pct"/>
          </w:tcPr>
          <w:p w14:paraId="3CD884BF" w14:textId="77777777" w:rsidR="00FB5DBD" w:rsidRDefault="00D31CE6" w:rsidP="00FB5DBD">
            <w:pPr>
              <w:keepNext/>
              <w:rPr>
                <w:rFonts w:ascii="Calibri" w:hAnsi="Calibri"/>
                <w:sz w:val="14"/>
                <w:szCs w:val="14"/>
              </w:rPr>
            </w:pPr>
            <w:r w:rsidRPr="00654A92">
              <w:rPr>
                <w:rFonts w:ascii="Calibri" w:hAnsi="Calibri"/>
                <w:sz w:val="14"/>
                <w:szCs w:val="14"/>
              </w:rPr>
              <w:t>&lt;</w:t>
            </w:r>
            <w:r w:rsidR="00FB5DBD" w:rsidRPr="00654A92">
              <w:rPr>
                <w:rFonts w:ascii="Calibri" w:hAnsi="Calibri"/>
                <w:sz w:val="14"/>
                <w:szCs w:val="14"/>
              </w:rPr>
              <w:t>&lt;</w:t>
            </w:r>
            <w:r w:rsidR="00FB5DBD">
              <w:rPr>
                <w:rFonts w:ascii="Calibri" w:hAnsi="Calibri"/>
                <w:sz w:val="14"/>
                <w:szCs w:val="14"/>
              </w:rPr>
              <w:t xml:space="preserve">if the CF2R-MCH-01 indicates </w:t>
            </w:r>
            <w:proofErr w:type="gramStart"/>
            <w:r w:rsidR="00FB5DBD">
              <w:rPr>
                <w:rFonts w:ascii="Calibri" w:hAnsi="Calibri"/>
                <w:sz w:val="14"/>
                <w:szCs w:val="14"/>
              </w:rPr>
              <w:t>a</w:t>
            </w:r>
            <w:proofErr w:type="gramEnd"/>
            <w:r w:rsidR="00FB5DBD">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AEB44C3" w14:textId="005FFA45" w:rsidR="00D31CE6" w:rsidRPr="00654A92" w:rsidRDefault="00D31CE6" w:rsidP="00D31CE6">
            <w:pPr>
              <w:keepNext/>
              <w:rPr>
                <w:rFonts w:ascii="Calibri" w:hAnsi="Calibri"/>
                <w:sz w:val="14"/>
                <w:szCs w:val="14"/>
              </w:rPr>
            </w:pPr>
            <w:r w:rsidRPr="00654A92">
              <w:rPr>
                <w:rFonts w:ascii="Calibri" w:hAnsi="Calibri"/>
                <w:sz w:val="14"/>
                <w:szCs w:val="14"/>
              </w:rPr>
              <w:t xml:space="preserve">  </w:t>
            </w:r>
          </w:p>
          <w:p w14:paraId="190580E2" w14:textId="38FE3406" w:rsidR="00C4168F" w:rsidRDefault="00FB5DBD" w:rsidP="00C4168F">
            <w:pPr>
              <w:keepNext/>
              <w:rPr>
                <w:rFonts w:ascii="Calibri" w:hAnsi="Calibri"/>
                <w:sz w:val="14"/>
                <w:szCs w:val="14"/>
              </w:rPr>
            </w:pPr>
            <w:r>
              <w:rPr>
                <w:rFonts w:ascii="Calibri" w:hAnsi="Calibri"/>
                <w:sz w:val="14"/>
                <w:szCs w:val="14"/>
              </w:rPr>
              <w:t xml:space="preserve">Else </w:t>
            </w:r>
            <w:r w:rsidR="00C4168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C4168F">
              <w:rPr>
                <w:rFonts w:ascii="Calibri" w:hAnsi="Calibri"/>
                <w:sz w:val="14"/>
                <w:szCs w:val="14"/>
              </w:rPr>
              <w:t>value from applicable MCH-23 field for the indoor unit in E01 according to the following list:</w:t>
            </w:r>
          </w:p>
          <w:p w14:paraId="032E2EBA"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1DC35A22"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A65858C"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3C1295E" w14:textId="77777777" w:rsidR="00C4168F" w:rsidRDefault="00C4168F" w:rsidP="00C4168F">
            <w:pPr>
              <w:keepNext/>
              <w:rPr>
                <w:rFonts w:ascii="Calibri" w:hAnsi="Calibri"/>
                <w:sz w:val="14"/>
                <w:szCs w:val="14"/>
              </w:rPr>
            </w:pPr>
            <w:r>
              <w:rPr>
                <w:rFonts w:ascii="Calibri" w:hAnsi="Calibri"/>
                <w:sz w:val="14"/>
                <w:szCs w:val="14"/>
              </w:rPr>
              <w:t>(MCH-23d is not applicable)</w:t>
            </w:r>
          </w:p>
          <w:p w14:paraId="345CEF5D"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C57920F" w14:textId="77777777" w:rsidR="00C4168F" w:rsidRDefault="00C4168F" w:rsidP="00C4168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35C217FC" w14:textId="66399EBD" w:rsidR="00D31CE6" w:rsidRPr="00654A92" w:rsidRDefault="00D31CE6" w:rsidP="00D31CE6">
            <w:pPr>
              <w:keepNext/>
              <w:rPr>
                <w:rFonts w:ascii="Calibri" w:hAnsi="Calibri"/>
                <w:sz w:val="14"/>
                <w:szCs w:val="14"/>
              </w:rPr>
            </w:pPr>
          </w:p>
        </w:tc>
        <w:tc>
          <w:tcPr>
            <w:tcW w:w="3069" w:type="pct"/>
          </w:tcPr>
          <w:p w14:paraId="0D5978C7" w14:textId="77777777" w:rsidR="00D31CE6" w:rsidRPr="00131CFF" w:rsidRDefault="00D31CE6" w:rsidP="00D31CE6">
            <w:pPr>
              <w:keepNext/>
              <w:spacing w:afterLines="60" w:after="144"/>
              <w:rPr>
                <w:rFonts w:ascii="Calibri" w:hAnsi="Calibri"/>
                <w:sz w:val="16"/>
                <w:szCs w:val="16"/>
              </w:rPr>
            </w:pPr>
            <w:r w:rsidRPr="00131CFF">
              <w:rPr>
                <w:rFonts w:ascii="Calibri" w:hAnsi="Calibri"/>
                <w:sz w:val="16"/>
                <w:szCs w:val="16"/>
              </w:rPr>
              <w:t xml:space="preserve">&lt;&lt;if the CF2R-MCH-01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MCH-28 is required for alternate minimum airflow rate compliance, then</w:t>
            </w:r>
          </w:p>
          <w:p w14:paraId="3C7B2676"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if the system has a registered CF3R-MCH-28 that indicates compliance with Table 150.0-B or C return duct design requirements, then result =</w:t>
            </w:r>
            <w:r w:rsidRPr="00131CFF">
              <w:rPr>
                <w:rFonts w:ascii="Calibri" w:hAnsi="Calibri"/>
                <w:b/>
                <w:sz w:val="16"/>
                <w:szCs w:val="16"/>
              </w:rPr>
              <w:t>system complies using Table 150.0-B or C alternative return duct design criteria</w:t>
            </w:r>
            <w:r w:rsidRPr="00131CFF">
              <w:rPr>
                <w:rFonts w:ascii="Calibri" w:hAnsi="Calibri"/>
                <w:sz w:val="16"/>
                <w:szCs w:val="16"/>
              </w:rPr>
              <w:t>.</w:t>
            </w:r>
          </w:p>
          <w:p w14:paraId="5B7F513C"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CF3R-MCH-28 is required </w:t>
            </w:r>
            <w:r w:rsidRPr="00131CFF">
              <w:rPr>
                <w:rFonts w:ascii="Calibri" w:hAnsi="Calibri"/>
                <w:sz w:val="16"/>
                <w:szCs w:val="16"/>
              </w:rPr>
              <w:t>(do not allow this MCH-25 to be registered).</w:t>
            </w:r>
          </w:p>
          <w:p w14:paraId="3E5C58DE" w14:textId="77777777" w:rsidR="00D31CE6" w:rsidRPr="00131CFF" w:rsidRDefault="00D31CE6" w:rsidP="00D31CE6">
            <w:pPr>
              <w:keepNext/>
              <w:spacing w:afterLines="60" w:after="144"/>
              <w:rPr>
                <w:rFonts w:ascii="Calibri" w:hAnsi="Calibri"/>
                <w:sz w:val="16"/>
                <w:szCs w:val="16"/>
              </w:rPr>
            </w:pPr>
            <w:r w:rsidRPr="00131CFF">
              <w:rPr>
                <w:rFonts w:ascii="Calibri" w:hAnsi="Calibri"/>
                <w:sz w:val="16"/>
                <w:szCs w:val="16"/>
                <w:u w:val="single"/>
              </w:rPr>
              <w:t>else</w:t>
            </w:r>
            <w:r w:rsidRPr="00131CFF">
              <w:rPr>
                <w:rFonts w:ascii="Calibri" w:hAnsi="Calibri"/>
                <w:sz w:val="16"/>
                <w:szCs w:val="16"/>
              </w:rPr>
              <w:t xml:space="preserve">if the CF2R-MCH-01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MCH-23 is required for minimum airflow rate compliance, then</w:t>
            </w:r>
          </w:p>
          <w:p w14:paraId="77CA0FF7" w14:textId="18E8D9CB"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if this system has a registered CF3R-MCH-23a</w:t>
            </w:r>
            <w:r w:rsidR="006A604F">
              <w:rPr>
                <w:rFonts w:ascii="Calibri" w:hAnsi="Calibri"/>
                <w:sz w:val="16"/>
                <w:szCs w:val="16"/>
              </w:rPr>
              <w:t>,</w:t>
            </w:r>
            <w:r w:rsidRPr="00131CFF">
              <w:rPr>
                <w:rFonts w:ascii="Calibri" w:hAnsi="Calibri"/>
                <w:sz w:val="16"/>
                <w:szCs w:val="16"/>
              </w:rPr>
              <w:t xml:space="preserve"> CF3R-MCH-23b</w:t>
            </w:r>
            <w:r w:rsidR="006A604F">
              <w:rPr>
                <w:rFonts w:ascii="Calibri" w:hAnsi="Calibri"/>
                <w:sz w:val="16"/>
                <w:szCs w:val="16"/>
              </w:rPr>
              <w:t xml:space="preserve">, </w:t>
            </w:r>
            <w:r w:rsidR="006A604F" w:rsidRPr="0071493C">
              <w:rPr>
                <w:rFonts w:ascii="Calibri" w:hAnsi="Calibri"/>
                <w:sz w:val="14"/>
                <w:szCs w:val="14"/>
              </w:rPr>
              <w:t>CF2R-MCH-23e or CF2R-MCH-23f</w:t>
            </w:r>
            <w:r w:rsidRPr="00131CFF">
              <w:rPr>
                <w:rFonts w:ascii="Calibri" w:hAnsi="Calibri"/>
                <w:sz w:val="16"/>
                <w:szCs w:val="16"/>
              </w:rPr>
              <w:t xml:space="preserve"> that meets the compliance criterion in E01, then result = </w:t>
            </w:r>
            <w:r w:rsidRPr="00131CFF">
              <w:rPr>
                <w:rFonts w:ascii="Calibri" w:hAnsi="Calibri"/>
                <w:b/>
                <w:sz w:val="16"/>
                <w:szCs w:val="16"/>
              </w:rPr>
              <w:t xml:space="preserve">System complies with minimum airflow rate </w:t>
            </w:r>
            <w:proofErr w:type="gramStart"/>
            <w:r w:rsidRPr="00131CFF">
              <w:rPr>
                <w:rFonts w:ascii="Calibri" w:hAnsi="Calibri"/>
                <w:b/>
                <w:sz w:val="16"/>
                <w:szCs w:val="16"/>
              </w:rPr>
              <w:t>requirements</w:t>
            </w:r>
            <w:r w:rsidRPr="00131CFF">
              <w:rPr>
                <w:rFonts w:ascii="Calibri" w:hAnsi="Calibri"/>
                <w:sz w:val="16"/>
                <w:szCs w:val="16"/>
              </w:rPr>
              <w:t>;</w:t>
            </w:r>
            <w:proofErr w:type="gramEnd"/>
          </w:p>
          <w:p w14:paraId="1DD37656"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elseif A10=Alteration, then</w:t>
            </w:r>
          </w:p>
          <w:p w14:paraId="546F819B" w14:textId="77777777" w:rsidR="00D31CE6" w:rsidRPr="00131CFF" w:rsidRDefault="00D31CE6" w:rsidP="00D31CE6">
            <w:pPr>
              <w:keepNext/>
              <w:spacing w:afterLines="60" w:after="144"/>
              <w:ind w:left="1440"/>
              <w:rPr>
                <w:rFonts w:ascii="Calibri" w:hAnsi="Calibri"/>
                <w:sz w:val="16"/>
                <w:szCs w:val="16"/>
              </w:rPr>
            </w:pPr>
            <w:r w:rsidRPr="00131CFF">
              <w:rPr>
                <w:rFonts w:ascii="Calibri" w:hAnsi="Calibri"/>
                <w:sz w:val="16"/>
                <w:szCs w:val="16"/>
              </w:rPr>
              <w:t>if the system complies with the alternative airflow compliance method on a registered CF3R-MCH23</w:t>
            </w:r>
            <w:proofErr w:type="gramStart"/>
            <w:r w:rsidRPr="00131CFF">
              <w:rPr>
                <w:rFonts w:ascii="Calibri" w:hAnsi="Calibri"/>
                <w:sz w:val="16"/>
                <w:szCs w:val="16"/>
              </w:rPr>
              <w:t>c;  then</w:t>
            </w:r>
            <w:proofErr w:type="gramEnd"/>
            <w:r w:rsidRPr="00131CFF">
              <w:rPr>
                <w:rFonts w:ascii="Calibri" w:hAnsi="Calibri"/>
                <w:sz w:val="16"/>
                <w:szCs w:val="16"/>
              </w:rPr>
              <w:t xml:space="preserve"> result =</w:t>
            </w:r>
            <w:r w:rsidRPr="00131CFF">
              <w:rPr>
                <w:rFonts w:ascii="Calibri" w:hAnsi="Calibri"/>
                <w:b/>
                <w:sz w:val="16"/>
                <w:szCs w:val="16"/>
              </w:rPr>
              <w:t>system complies using the alternative remedial actions specified in RA3.3.3.1.5</w:t>
            </w:r>
            <w:r w:rsidRPr="00131CFF">
              <w:rPr>
                <w:rFonts w:ascii="Calibri" w:hAnsi="Calibri"/>
                <w:sz w:val="16"/>
                <w:szCs w:val="16"/>
              </w:rPr>
              <w:t>.</w:t>
            </w:r>
            <w:r w:rsidRPr="00131CFF">
              <w:rPr>
                <w:rFonts w:asciiTheme="minorHAnsi" w:hAnsiTheme="minorHAnsi"/>
                <w:sz w:val="16"/>
                <w:szCs w:val="16"/>
              </w:rPr>
              <w:t xml:space="preserve"> </w:t>
            </w:r>
            <w:r w:rsidRPr="00131CFF">
              <w:rPr>
                <w:rFonts w:asciiTheme="minorHAnsi" w:hAnsiTheme="minorHAnsi"/>
                <w:b/>
                <w:sz w:val="16"/>
                <w:szCs w:val="16"/>
              </w:rPr>
              <w:t>This System does not qualify for Group Sampling.</w:t>
            </w:r>
          </w:p>
          <w:p w14:paraId="6ECA05D7" w14:textId="6BE847D4" w:rsidR="00D31CE6" w:rsidRPr="006A3EEB" w:rsidRDefault="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CF3R-MCH-23 for this system is </w:t>
            </w:r>
            <w:proofErr w:type="gramStart"/>
            <w:r w:rsidRPr="00131CFF">
              <w:rPr>
                <w:rFonts w:ascii="Calibri" w:hAnsi="Calibri"/>
                <w:b/>
                <w:sz w:val="16"/>
                <w:szCs w:val="16"/>
              </w:rPr>
              <w:t xml:space="preserve">required </w:t>
            </w:r>
            <w:r w:rsidRPr="00131CFF">
              <w:rPr>
                <w:rFonts w:ascii="Calibri" w:hAnsi="Calibri"/>
                <w:sz w:val="16"/>
                <w:szCs w:val="16"/>
              </w:rPr>
              <w:t>.</w:t>
            </w:r>
            <w:proofErr w:type="gramEnd"/>
            <w:r w:rsidRPr="00131CFF">
              <w:rPr>
                <w:rFonts w:ascii="Calibri" w:hAnsi="Calibri"/>
                <w:sz w:val="16"/>
                <w:szCs w:val="16"/>
              </w:rPr>
              <w:t xml:space="preserve"> (do not allow this MCH-25 to be registered)&gt;&gt;</w:t>
            </w:r>
          </w:p>
        </w:tc>
      </w:tr>
      <w:tr w:rsidR="00D31CE6" w:rsidRPr="006A3EEB" w14:paraId="6F82D3C9" w14:textId="77777777" w:rsidTr="00D31CE6">
        <w:tblPrEx>
          <w:tblLook w:val="00A0" w:firstRow="1" w:lastRow="0" w:firstColumn="1" w:lastColumn="0" w:noHBand="0" w:noVBand="0"/>
        </w:tblPrEx>
        <w:trPr>
          <w:cantSplit/>
          <w:trHeight w:val="197"/>
        </w:trPr>
        <w:tc>
          <w:tcPr>
            <w:tcW w:w="634" w:type="pct"/>
            <w:gridSpan w:val="2"/>
          </w:tcPr>
          <w:p w14:paraId="0B8A0B74" w14:textId="77777777" w:rsidR="00D31CE6" w:rsidRPr="006A3EEB" w:rsidRDefault="00D31CE6" w:rsidP="00D31CE6">
            <w:pPr>
              <w:keepNext/>
              <w:rPr>
                <w:rFonts w:ascii="Calibri" w:hAnsi="Calibri"/>
                <w:sz w:val="16"/>
                <w:szCs w:val="16"/>
              </w:rPr>
            </w:pPr>
          </w:p>
        </w:tc>
        <w:tc>
          <w:tcPr>
            <w:tcW w:w="1298" w:type="pct"/>
          </w:tcPr>
          <w:p w14:paraId="49E61823" w14:textId="77777777" w:rsidR="00D31CE6" w:rsidRPr="006A3EEB" w:rsidRDefault="00D31CE6" w:rsidP="00D31CE6">
            <w:pPr>
              <w:keepNext/>
              <w:rPr>
                <w:rFonts w:ascii="Calibri" w:hAnsi="Calibri"/>
                <w:sz w:val="16"/>
                <w:szCs w:val="16"/>
              </w:rPr>
            </w:pPr>
          </w:p>
        </w:tc>
        <w:tc>
          <w:tcPr>
            <w:tcW w:w="3069" w:type="pct"/>
          </w:tcPr>
          <w:p w14:paraId="1B38DCFF" w14:textId="77777777" w:rsidR="00D31CE6" w:rsidRPr="006A3EEB" w:rsidRDefault="00D31CE6" w:rsidP="00D31CE6">
            <w:pPr>
              <w:keepNext/>
              <w:rPr>
                <w:rFonts w:ascii="Calibri" w:hAnsi="Calibri"/>
                <w:sz w:val="16"/>
                <w:szCs w:val="16"/>
              </w:rPr>
            </w:pPr>
          </w:p>
        </w:tc>
      </w:tr>
      <w:tr w:rsidR="00D31CE6" w:rsidRPr="00BC1E29" w14:paraId="2AAE3BC1" w14:textId="77777777" w:rsidTr="00131CFF">
        <w:trPr>
          <w:trHeight w:val="360"/>
        </w:trPr>
        <w:tc>
          <w:tcPr>
            <w:tcW w:w="191" w:type="pct"/>
            <w:vAlign w:val="center"/>
          </w:tcPr>
          <w:p w14:paraId="0903CC38" w14:textId="77777777" w:rsidR="00D31CE6" w:rsidRPr="00BC1E29" w:rsidRDefault="00D31CE6" w:rsidP="00D31CE6">
            <w:pPr>
              <w:keepNext/>
              <w:jc w:val="center"/>
              <w:rPr>
                <w:rFonts w:ascii="Calibri" w:hAnsi="Calibri"/>
              </w:rPr>
            </w:pPr>
            <w:r>
              <w:rPr>
                <w:rFonts w:ascii="Calibri" w:hAnsi="Calibri"/>
              </w:rPr>
              <w:t>04</w:t>
            </w:r>
          </w:p>
        </w:tc>
        <w:tc>
          <w:tcPr>
            <w:tcW w:w="4809" w:type="pct"/>
            <w:gridSpan w:val="3"/>
          </w:tcPr>
          <w:p w14:paraId="71BE401B" w14:textId="77777777" w:rsidR="00D31CE6" w:rsidRPr="00BC1E29" w:rsidRDefault="00D31CE6" w:rsidP="00D31CE6">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D31CE6" w:rsidRPr="006A3EEB" w14:paraId="525F6FB2" w14:textId="77777777" w:rsidTr="00D31CE6">
        <w:tblPrEx>
          <w:tblLook w:val="00A0" w:firstRow="1" w:lastRow="0" w:firstColumn="1" w:lastColumn="0" w:noHBand="0" w:noVBand="0"/>
        </w:tblPrEx>
        <w:trPr>
          <w:cantSplit/>
        </w:trPr>
        <w:tc>
          <w:tcPr>
            <w:tcW w:w="5000" w:type="pct"/>
            <w:gridSpan w:val="4"/>
          </w:tcPr>
          <w:p w14:paraId="79371CF9"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938"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3B" w14:textId="77777777">
        <w:trPr>
          <w:cantSplit/>
          <w:trHeight w:val="360"/>
        </w:trPr>
        <w:tc>
          <w:tcPr>
            <w:tcW w:w="5000" w:type="pct"/>
            <w:gridSpan w:val="3"/>
            <w:vAlign w:val="center"/>
          </w:tcPr>
          <w:p w14:paraId="594A5939" w14:textId="7CCB4161" w:rsidR="00786D26" w:rsidRPr="00687CF2" w:rsidRDefault="00786D26" w:rsidP="00687CF2">
            <w:pPr>
              <w:rPr>
                <w:rFonts w:asciiTheme="minorHAnsi" w:hAnsiTheme="minorHAnsi"/>
                <w:b/>
                <w:szCs w:val="18"/>
              </w:rPr>
            </w:pPr>
            <w:r w:rsidRPr="00687CF2">
              <w:rPr>
                <w:rFonts w:asciiTheme="minorHAnsi" w:hAnsiTheme="minorHAnsi"/>
                <w:b/>
                <w:szCs w:val="18"/>
              </w:rPr>
              <w:t>F. Data Collection and Calculations</w:t>
            </w:r>
          </w:p>
          <w:p w14:paraId="594A593A" w14:textId="46FD85E7" w:rsidR="00786D26" w:rsidRPr="00687CF2" w:rsidRDefault="00A83241" w:rsidP="00687CF2">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687CF2">
              <w:rPr>
                <w:rFonts w:asciiTheme="minorHAnsi" w:hAnsiTheme="minorHAnsi"/>
                <w:sz w:val="18"/>
                <w:szCs w:val="18"/>
              </w:rPr>
              <w:t>Procedures for determining Refrigerant Charge using the Standard Charge Verification Procedure are given in Reference Residential Appendix RA3.2.2.</w:t>
            </w:r>
          </w:p>
        </w:tc>
      </w:tr>
      <w:tr w:rsidR="00786D26" w:rsidRPr="00D55D41" w14:paraId="594A593F" w14:textId="77777777" w:rsidTr="00687CF2">
        <w:trPr>
          <w:cantSplit/>
          <w:trHeight w:val="432"/>
        </w:trPr>
        <w:tc>
          <w:tcPr>
            <w:tcW w:w="212" w:type="pct"/>
            <w:vAlign w:val="center"/>
          </w:tcPr>
          <w:p w14:paraId="594A593C" w14:textId="77777777" w:rsidR="00786D26" w:rsidRPr="00D55D41" w:rsidRDefault="00786D26" w:rsidP="00687CF2">
            <w:pPr>
              <w:pStyle w:val="Header"/>
              <w:tabs>
                <w:tab w:val="clear" w:pos="4320"/>
                <w:tab w:val="clear" w:pos="8640"/>
              </w:tabs>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3D" w14:textId="1C982CE3" w:rsidR="00786D26" w:rsidRPr="00D55D41" w:rsidRDefault="00786D26" w:rsidP="00D60C60">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105AC8">
              <w:rPr>
                <w:rFonts w:asciiTheme="minorHAnsi" w:hAnsiTheme="minorHAnsi"/>
                <w:sz w:val="18"/>
                <w:szCs w:val="18"/>
              </w:rPr>
              <w:t>R</w:t>
            </w:r>
            <w:r w:rsidRPr="00D55D41">
              <w:rPr>
                <w:rFonts w:asciiTheme="minorHAnsi" w:hAnsiTheme="minorHAnsi"/>
                <w:sz w:val="18"/>
                <w:szCs w:val="18"/>
              </w:rPr>
              <w:t xml:space="preserve">eturn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D</w:t>
            </w:r>
            <w:r w:rsidRPr="00D55D41">
              <w:rPr>
                <w:rFonts w:asciiTheme="minorHAnsi" w:hAnsiTheme="minorHAnsi"/>
                <w:sz w:val="18"/>
                <w:szCs w:val="18"/>
              </w:rPr>
              <w:t>ry</w:t>
            </w:r>
            <w:r w:rsidR="00105AC8">
              <w:rPr>
                <w:rFonts w:asciiTheme="minorHAnsi" w:hAnsiTheme="minorHAnsi"/>
                <w:sz w:val="18"/>
                <w:szCs w:val="18"/>
              </w:rPr>
              <w:t>-</w:t>
            </w:r>
            <w:r w:rsidRPr="00D55D41">
              <w:rPr>
                <w:rFonts w:asciiTheme="minorHAnsi" w:hAnsiTheme="minorHAnsi"/>
                <w:sz w:val="18"/>
                <w:szCs w:val="18"/>
              </w:rPr>
              <w:t xml:space="preserve">bulb </w:t>
            </w:r>
            <w:r w:rsidR="00105AC8">
              <w:rPr>
                <w:rFonts w:asciiTheme="minorHAnsi" w:hAnsiTheme="minorHAnsi"/>
                <w:sz w:val="18"/>
                <w:szCs w:val="18"/>
              </w:rPr>
              <w:t>T</w:t>
            </w:r>
            <w:r w:rsidRPr="00D55D41">
              <w:rPr>
                <w:rFonts w:asciiTheme="minorHAnsi" w:hAnsiTheme="minorHAnsi"/>
                <w:sz w:val="18"/>
                <w:szCs w:val="18"/>
              </w:rPr>
              <w:t xml:space="preserve">emperature that </w:t>
            </w:r>
            <w:r w:rsidR="00105AC8">
              <w:rPr>
                <w:rFonts w:asciiTheme="minorHAnsi" w:hAnsiTheme="minorHAnsi"/>
                <w:sz w:val="18"/>
                <w:szCs w:val="18"/>
              </w:rPr>
              <w:t>O</w:t>
            </w:r>
            <w:r w:rsidRPr="00D55D41">
              <w:rPr>
                <w:rFonts w:asciiTheme="minorHAnsi" w:hAnsiTheme="minorHAnsi"/>
                <w:sz w:val="18"/>
                <w:szCs w:val="18"/>
              </w:rPr>
              <w:t xml:space="preserve">ccurred </w:t>
            </w:r>
            <w:r w:rsidR="00105AC8">
              <w:rPr>
                <w:rFonts w:asciiTheme="minorHAnsi" w:hAnsiTheme="minorHAnsi"/>
                <w:sz w:val="18"/>
                <w:szCs w:val="18"/>
              </w:rPr>
              <w:t>D</w:t>
            </w:r>
            <w:r w:rsidRPr="00D55D41">
              <w:rPr>
                <w:rFonts w:asciiTheme="minorHAnsi" w:hAnsiTheme="minorHAnsi"/>
                <w:sz w:val="18"/>
                <w:szCs w:val="18"/>
              </w:rPr>
              <w:t xml:space="preserve">uring the </w:t>
            </w:r>
            <w:r w:rsidR="00105AC8">
              <w:rPr>
                <w:rFonts w:asciiTheme="minorHAnsi" w:hAnsiTheme="minorHAnsi"/>
                <w:sz w:val="18"/>
                <w:szCs w:val="18"/>
              </w:rPr>
              <w:t>R</w:t>
            </w:r>
            <w:r w:rsidRPr="00D55D41">
              <w:rPr>
                <w:rFonts w:asciiTheme="minorHAnsi" w:hAnsiTheme="minorHAnsi"/>
                <w:sz w:val="18"/>
                <w:szCs w:val="18"/>
              </w:rPr>
              <w:t xml:space="preserve">efrigerant </w:t>
            </w:r>
            <w:r w:rsidR="00105AC8">
              <w:rPr>
                <w:rFonts w:asciiTheme="minorHAnsi" w:hAnsiTheme="minorHAnsi"/>
                <w:sz w:val="18"/>
                <w:szCs w:val="18"/>
              </w:rPr>
              <w:t>C</w:t>
            </w:r>
            <w:r w:rsidRPr="00D55D41">
              <w:rPr>
                <w:rFonts w:asciiTheme="minorHAnsi" w:hAnsiTheme="minorHAnsi"/>
                <w:sz w:val="18"/>
                <w:szCs w:val="18"/>
              </w:rPr>
              <w:t xml:space="preserve">harge </w:t>
            </w:r>
            <w:r w:rsidR="00105AC8">
              <w:rPr>
                <w:rFonts w:asciiTheme="minorHAnsi" w:hAnsiTheme="minorHAnsi"/>
                <w:sz w:val="18"/>
                <w:szCs w:val="18"/>
              </w:rPr>
              <w:t>V</w:t>
            </w:r>
            <w:r w:rsidRPr="00D55D41">
              <w:rPr>
                <w:rFonts w:asciiTheme="minorHAnsi" w:hAnsiTheme="minorHAnsi"/>
                <w:sz w:val="18"/>
                <w:szCs w:val="18"/>
              </w:rPr>
              <w:t xml:space="preserve">erification </w:t>
            </w:r>
            <w:r w:rsidR="00105AC8">
              <w:rPr>
                <w:rFonts w:asciiTheme="minorHAnsi" w:hAnsiTheme="minorHAnsi"/>
                <w:sz w:val="18"/>
                <w:szCs w:val="18"/>
              </w:rPr>
              <w:t>P</w:t>
            </w:r>
            <w:r w:rsidRPr="00D55D41">
              <w:rPr>
                <w:rFonts w:asciiTheme="minorHAnsi" w:hAnsiTheme="minorHAnsi"/>
                <w:sz w:val="18"/>
                <w:szCs w:val="18"/>
              </w:rPr>
              <w:t>rocedure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3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 xml:space="preserve">&lt;&lt;user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w:t>
            </w:r>
            <w:proofErr w:type="gramStart"/>
            <w:r w:rsidRPr="00D55D41">
              <w:rPr>
                <w:rFonts w:asciiTheme="minorHAnsi" w:hAnsiTheme="minorHAnsi"/>
                <w:sz w:val="18"/>
                <w:szCs w:val="18"/>
              </w:rPr>
              <w:t>in order to</w:t>
            </w:r>
            <w:proofErr w:type="gramEnd"/>
            <w:r w:rsidRPr="00D55D41">
              <w:rPr>
                <w:rFonts w:asciiTheme="minorHAnsi" w:hAnsiTheme="minorHAnsi"/>
                <w:sz w:val="18"/>
                <w:szCs w:val="18"/>
              </w:rPr>
              <w:t xml:space="preserve"> have a verification that complies, the return air </w:t>
            </w:r>
            <w:proofErr w:type="spellStart"/>
            <w:r w:rsidRPr="00D55D41">
              <w:rPr>
                <w:rFonts w:asciiTheme="minorHAnsi" w:hAnsiTheme="minorHAnsi"/>
                <w:sz w:val="18"/>
                <w:szCs w:val="18"/>
              </w:rPr>
              <w:t>drybulb</w:t>
            </w:r>
            <w:proofErr w:type="spellEnd"/>
            <w:r w:rsidRPr="00D55D41">
              <w:rPr>
                <w:rFonts w:asciiTheme="minorHAnsi" w:hAnsiTheme="minorHAnsi"/>
                <w:sz w:val="18"/>
                <w:szCs w:val="18"/>
              </w:rPr>
              <w:t xml:space="preserve"> temperature must remain above 70F during the verification procedure), range = 0 to 130&gt;&gt;</w:t>
            </w:r>
          </w:p>
        </w:tc>
      </w:tr>
      <w:tr w:rsidR="00786D26" w:rsidRPr="00D55D41" w14:paraId="594A5943" w14:textId="77777777" w:rsidTr="00687CF2">
        <w:trPr>
          <w:cantSplit/>
          <w:trHeight w:val="432"/>
        </w:trPr>
        <w:tc>
          <w:tcPr>
            <w:tcW w:w="212" w:type="pct"/>
            <w:vAlign w:val="center"/>
          </w:tcPr>
          <w:p w14:paraId="594A5940" w14:textId="77777777" w:rsidR="00786D26" w:rsidRPr="00D55D41" w:rsidRDefault="00786D26" w:rsidP="00687CF2">
            <w:pPr>
              <w:pStyle w:val="FootnoteText"/>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4264F826" w14:textId="0AA5212E" w:rsidR="00105AC8" w:rsidRDefault="00786D26" w:rsidP="00687CF2">
            <w:pPr>
              <w:keepNext/>
              <w:rPr>
                <w:rFonts w:asciiTheme="minorHAnsi" w:hAnsiTheme="minorHAnsi"/>
                <w:sz w:val="18"/>
                <w:szCs w:val="18"/>
              </w:rPr>
            </w:pPr>
            <w:r w:rsidRPr="00D55D41">
              <w:rPr>
                <w:rFonts w:asciiTheme="minorHAnsi" w:hAnsiTheme="minorHAnsi"/>
                <w:sz w:val="18"/>
                <w:szCs w:val="18"/>
              </w:rPr>
              <w:t xml:space="preserve">Measured Condenser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E</w:t>
            </w:r>
            <w:r w:rsidRPr="00D55D41">
              <w:rPr>
                <w:rFonts w:asciiTheme="minorHAnsi" w:hAnsiTheme="minorHAnsi"/>
                <w:sz w:val="18"/>
                <w:szCs w:val="18"/>
              </w:rPr>
              <w:t xml:space="preserve">ntering </w:t>
            </w:r>
            <w:r w:rsidR="00105AC8">
              <w:rPr>
                <w:rFonts w:asciiTheme="minorHAnsi" w:hAnsiTheme="minorHAnsi"/>
                <w:sz w:val="18"/>
                <w:szCs w:val="18"/>
              </w:rPr>
              <w:t>D</w:t>
            </w:r>
            <w:r w:rsidRPr="00D55D41">
              <w:rPr>
                <w:rFonts w:asciiTheme="minorHAnsi" w:hAnsiTheme="minorHAnsi"/>
                <w:sz w:val="18"/>
                <w:szCs w:val="18"/>
              </w:rPr>
              <w:t xml:space="preserve">ry-bulb </w:t>
            </w:r>
            <w:r w:rsidR="00105AC8">
              <w:rPr>
                <w:rFonts w:asciiTheme="minorHAnsi" w:hAnsiTheme="minorHAnsi"/>
                <w:sz w:val="18"/>
                <w:szCs w:val="18"/>
              </w:rPr>
              <w:t>T</w:t>
            </w:r>
            <w:r w:rsidRPr="00D55D41">
              <w:rPr>
                <w:rFonts w:asciiTheme="minorHAnsi" w:hAnsiTheme="minorHAnsi"/>
                <w:sz w:val="18"/>
                <w:szCs w:val="18"/>
              </w:rPr>
              <w:t xml:space="preserve">emperature </w:t>
            </w:r>
          </w:p>
          <w:p w14:paraId="594A5941" w14:textId="61254789"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500" w:type="pct"/>
            <w:vAlign w:val="center"/>
          </w:tcPr>
          <w:p w14:paraId="594A5942"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check range), range = 0 to 130&gt;</w:t>
            </w:r>
          </w:p>
        </w:tc>
      </w:tr>
      <w:tr w:rsidR="00786D26" w:rsidRPr="00D55D41" w14:paraId="594A5947" w14:textId="77777777" w:rsidTr="00687CF2">
        <w:trPr>
          <w:cantSplit/>
          <w:trHeight w:val="432"/>
        </w:trPr>
        <w:tc>
          <w:tcPr>
            <w:tcW w:w="212" w:type="pct"/>
            <w:vAlign w:val="center"/>
          </w:tcPr>
          <w:p w14:paraId="594A5944" w14:textId="77777777" w:rsidR="00786D26" w:rsidRPr="00D55D41" w:rsidRDefault="00786D26" w:rsidP="00687CF2">
            <w:pPr>
              <w:pStyle w:val="Header"/>
              <w:keepNext/>
              <w:tabs>
                <w:tab w:val="clear" w:pos="4320"/>
                <w:tab w:val="clear" w:pos="8640"/>
              </w:tabs>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45" w14:textId="6E362B2F" w:rsidR="00786D26" w:rsidRPr="00D55D41" w:rsidRDefault="00786D26" w:rsidP="00105AC8">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500" w:type="pct"/>
            <w:vAlign w:val="center"/>
          </w:tcPr>
          <w:p w14:paraId="594A5946" w14:textId="77777777" w:rsidR="00786D26" w:rsidRPr="00D55D41" w:rsidRDefault="00786D26" w:rsidP="007420AC">
            <w:pPr>
              <w:keepNext/>
              <w:spacing w:after="60"/>
              <w:rPr>
                <w:rFonts w:asciiTheme="minorHAnsi" w:hAnsiTheme="minorHAnsi"/>
                <w:sz w:val="18"/>
                <w:szCs w:val="18"/>
              </w:rPr>
            </w:pPr>
            <w:r w:rsidRPr="00D55D41">
              <w:rPr>
                <w:rFonts w:asciiTheme="minorHAnsi" w:hAnsiTheme="minorHAnsi"/>
                <w:sz w:val="18"/>
                <w:szCs w:val="18"/>
              </w:rPr>
              <w:t>&lt;&lt;if F02&lt;55F, then display text: " Subcooling refrigerant charge verification methods are not allowed to be used when the outdoor temperature is less than 55F", do not proceed&gt;&gt;</w:t>
            </w:r>
          </w:p>
        </w:tc>
      </w:tr>
      <w:tr w:rsidR="00786D26" w:rsidRPr="00D55D41" w14:paraId="594A594B" w14:textId="77777777" w:rsidTr="00687CF2">
        <w:trPr>
          <w:cantSplit/>
          <w:trHeight w:val="432"/>
        </w:trPr>
        <w:tc>
          <w:tcPr>
            <w:tcW w:w="212" w:type="pct"/>
            <w:vAlign w:val="center"/>
          </w:tcPr>
          <w:p w14:paraId="594A5948" w14:textId="77777777" w:rsidR="00786D26" w:rsidRPr="00D55D41" w:rsidRDefault="00786D26" w:rsidP="00687CF2">
            <w:pPr>
              <w:pStyle w:val="FootnoteT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49" w14:textId="14FEC3AE"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4A"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4F" w14:textId="77777777" w:rsidTr="00687CF2">
        <w:trPr>
          <w:cantSplit/>
          <w:trHeight w:val="432"/>
        </w:trPr>
        <w:tc>
          <w:tcPr>
            <w:tcW w:w="212" w:type="pct"/>
            <w:vAlign w:val="center"/>
          </w:tcPr>
          <w:p w14:paraId="594A594C"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4D" w14:textId="0276E384" w:rsidR="00786D26" w:rsidRPr="00D55D41" w:rsidRDefault="00786D26" w:rsidP="00687CF2">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4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800&gt;</w:t>
            </w:r>
          </w:p>
        </w:tc>
      </w:tr>
      <w:tr w:rsidR="00786D26" w:rsidRPr="00D55D41" w14:paraId="594A5954" w14:textId="77777777" w:rsidTr="00687CF2">
        <w:trPr>
          <w:cantSplit/>
          <w:trHeight w:val="432"/>
        </w:trPr>
        <w:tc>
          <w:tcPr>
            <w:tcW w:w="212" w:type="pct"/>
            <w:vAlign w:val="center"/>
          </w:tcPr>
          <w:p w14:paraId="594A5950"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51" w14:textId="3C2B169A" w:rsidR="00786D26" w:rsidRPr="00D55D41" w:rsidRDefault="00786D26" w:rsidP="00105AC8">
            <w:pPr>
              <w:rPr>
                <w:rFonts w:asciiTheme="minorHAnsi" w:hAnsiTheme="minorHAnsi"/>
                <w:sz w:val="18"/>
                <w:szCs w:val="18"/>
              </w:rPr>
            </w:pPr>
            <w:r w:rsidRPr="00D55D41">
              <w:rPr>
                <w:rFonts w:asciiTheme="minorHAnsi" w:hAnsiTheme="minorHAnsi"/>
                <w:sz w:val="18"/>
                <w:szCs w:val="18"/>
              </w:rPr>
              <w:t xml:space="preserve">Condenser </w:t>
            </w:r>
            <w:r w:rsidR="00105AC8">
              <w:rPr>
                <w:rFonts w:asciiTheme="minorHAnsi" w:hAnsiTheme="minorHAnsi"/>
                <w:sz w:val="18"/>
                <w:szCs w:val="18"/>
              </w:rPr>
              <w:t>S</w:t>
            </w:r>
            <w:r w:rsidRPr="00D55D41">
              <w:rPr>
                <w:rFonts w:asciiTheme="minorHAnsi" w:hAnsiTheme="minorHAnsi"/>
                <w:sz w:val="18"/>
                <w:szCs w:val="18"/>
              </w:rPr>
              <w:t xml:space="preserve">aturation </w:t>
            </w:r>
            <w:r w:rsidR="00105AC8">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52" w14:textId="0CA59B11"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from </w:t>
            </w:r>
            <w:r w:rsidR="00105AC8">
              <w:rPr>
                <w:rFonts w:asciiTheme="minorHAnsi" w:hAnsiTheme="minorHAnsi"/>
                <w:sz w:val="18"/>
                <w:szCs w:val="18"/>
              </w:rPr>
              <w:t>D</w:t>
            </w:r>
            <w:r w:rsidRPr="00D55D41">
              <w:rPr>
                <w:rFonts w:asciiTheme="minorHAnsi" w:hAnsiTheme="minorHAnsi"/>
                <w:sz w:val="18"/>
                <w:szCs w:val="18"/>
              </w:rPr>
              <w:t xml:space="preserve">igital </w:t>
            </w:r>
            <w:r w:rsidR="00105AC8">
              <w:rPr>
                <w:rFonts w:asciiTheme="minorHAnsi" w:hAnsiTheme="minorHAnsi"/>
                <w:sz w:val="18"/>
                <w:szCs w:val="18"/>
              </w:rPr>
              <w:t>G</w:t>
            </w:r>
            <w:r w:rsidRPr="00D55D41">
              <w:rPr>
                <w:rFonts w:asciiTheme="minorHAnsi" w:hAnsiTheme="minorHAnsi"/>
                <w:sz w:val="18"/>
                <w:szCs w:val="18"/>
              </w:rPr>
              <w:t>auge or P-T Table using Line F05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3"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58" w14:textId="77777777" w:rsidTr="00687CF2">
        <w:trPr>
          <w:cantSplit/>
          <w:trHeight w:val="432"/>
        </w:trPr>
        <w:tc>
          <w:tcPr>
            <w:tcW w:w="212" w:type="pct"/>
            <w:vAlign w:val="center"/>
          </w:tcPr>
          <w:p w14:paraId="594A5955"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07</w:t>
            </w:r>
          </w:p>
        </w:tc>
        <w:tc>
          <w:tcPr>
            <w:tcW w:w="2288" w:type="pct"/>
            <w:vAlign w:val="center"/>
          </w:tcPr>
          <w:p w14:paraId="594A5956" w14:textId="483A9F23"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Subcooling (Line F06 – Line F04)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7"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&lt;&lt;temperature, calculated (F06 – F04)&gt;&gt;</w:t>
            </w:r>
          </w:p>
        </w:tc>
      </w:tr>
      <w:tr w:rsidR="00786D26" w:rsidRPr="00D55D41" w14:paraId="594A595C" w14:textId="77777777" w:rsidTr="00687CF2">
        <w:trPr>
          <w:cantSplit/>
          <w:trHeight w:val="432"/>
        </w:trPr>
        <w:tc>
          <w:tcPr>
            <w:tcW w:w="212" w:type="pct"/>
            <w:vAlign w:val="center"/>
          </w:tcPr>
          <w:p w14:paraId="594A5959"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08</w:t>
            </w:r>
          </w:p>
        </w:tc>
        <w:tc>
          <w:tcPr>
            <w:tcW w:w="2288" w:type="pct"/>
            <w:vAlign w:val="center"/>
          </w:tcPr>
          <w:p w14:paraId="594A595A" w14:textId="0BF7D1E4" w:rsidR="00786D26" w:rsidRPr="00D55D41" w:rsidRDefault="00786D26" w:rsidP="00D60C60">
            <w:pPr>
              <w:rPr>
                <w:rFonts w:asciiTheme="minorHAnsi" w:hAnsiTheme="minorHAnsi"/>
                <w:sz w:val="18"/>
                <w:szCs w:val="18"/>
              </w:rPr>
            </w:pPr>
            <w:r w:rsidRPr="00D55D41">
              <w:rPr>
                <w:rFonts w:asciiTheme="minorHAnsi" w:hAnsiTheme="minorHAnsi"/>
                <w:sz w:val="18"/>
                <w:szCs w:val="18"/>
              </w:rPr>
              <w:t>Target Subcooling from Manufacturer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B"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50&gt;</w:t>
            </w:r>
          </w:p>
        </w:tc>
      </w:tr>
      <w:tr w:rsidR="00786D26" w:rsidRPr="00D55D41" w14:paraId="594A595F" w14:textId="77777777" w:rsidTr="00687CF2">
        <w:trPr>
          <w:trHeight w:val="432"/>
        </w:trPr>
        <w:tc>
          <w:tcPr>
            <w:tcW w:w="212" w:type="pct"/>
            <w:vAlign w:val="center"/>
          </w:tcPr>
          <w:p w14:paraId="594A595D"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lastRenderedPageBreak/>
              <w:t>09</w:t>
            </w:r>
          </w:p>
        </w:tc>
        <w:tc>
          <w:tcPr>
            <w:tcW w:w="4788" w:type="pct"/>
            <w:gridSpan w:val="2"/>
          </w:tcPr>
          <w:p w14:paraId="594A595E" w14:textId="5D3D17AA" w:rsidR="00786D26" w:rsidRPr="00D55D41" w:rsidRDefault="00786D26" w:rsidP="004109CB">
            <w:pPr>
              <w:rPr>
                <w:rFonts w:asciiTheme="minorHAnsi" w:hAnsiTheme="minorHAnsi"/>
                <w:sz w:val="18"/>
                <w:szCs w:val="18"/>
              </w:rPr>
            </w:pPr>
            <w:r w:rsidRPr="00D55D41">
              <w:rPr>
                <w:rFonts w:asciiTheme="minorHAnsi" w:hAnsiTheme="minorHAnsi"/>
                <w:sz w:val="18"/>
                <w:szCs w:val="18"/>
              </w:rPr>
              <w:t xml:space="preserve">Compliance Statement: &lt;&lt;if </w:t>
            </w:r>
            <w:r w:rsidR="00392927">
              <w:rPr>
                <w:rFonts w:asciiTheme="minorHAnsi" w:hAnsiTheme="minorHAnsi"/>
                <w:sz w:val="18"/>
                <w:szCs w:val="18"/>
              </w:rPr>
              <w:t xml:space="preserve">F01 ≥ 70, </w:t>
            </w:r>
            <w:proofErr w:type="gramStart"/>
            <w:r w:rsidRPr="00D55D41">
              <w:rPr>
                <w:rFonts w:asciiTheme="minorHAnsi" w:hAnsiTheme="minorHAnsi"/>
                <w:sz w:val="18"/>
                <w:szCs w:val="18"/>
              </w:rPr>
              <w:t>ABS(</w:t>
            </w:r>
            <w:proofErr w:type="gramEnd"/>
            <w:r w:rsidRPr="00D55D41">
              <w:rPr>
                <w:rFonts w:asciiTheme="minorHAnsi" w:hAnsiTheme="minorHAnsi"/>
                <w:sz w:val="18"/>
                <w:szCs w:val="18"/>
              </w:rPr>
              <w:t xml:space="preserve">F07 – F08) ≤ </w:t>
            </w:r>
            <w:r w:rsidR="00763849" w:rsidRPr="00D55D41">
              <w:rPr>
                <w:rFonts w:asciiTheme="minorHAnsi" w:hAnsiTheme="minorHAnsi"/>
                <w:sz w:val="18"/>
                <w:szCs w:val="18"/>
              </w:rPr>
              <w:t>6</w:t>
            </w:r>
            <w:r w:rsidRPr="00D55D41">
              <w:rPr>
                <w:rFonts w:asciiTheme="minorHAnsi" w:hAnsiTheme="minorHAnsi"/>
                <w:sz w:val="18"/>
                <w:szCs w:val="18"/>
              </w:rPr>
              <w:t xml:space="preserve">, </w:t>
            </w:r>
            <w:r w:rsidR="004109CB">
              <w:rPr>
                <w:rFonts w:asciiTheme="minorHAnsi" w:hAnsiTheme="minorHAnsi"/>
                <w:sz w:val="18"/>
                <w:szCs w:val="18"/>
              </w:rPr>
              <w:t xml:space="preserve">and F07 ≥ 2, </w:t>
            </w:r>
            <w:r w:rsidRPr="00D55D41">
              <w:rPr>
                <w:rFonts w:asciiTheme="minorHAnsi" w:hAnsiTheme="minorHAnsi"/>
                <w:sz w:val="18"/>
                <w:szCs w:val="18"/>
              </w:rPr>
              <w:t xml:space="preserve">then display text: “System </w:t>
            </w:r>
            <w:r w:rsidR="007F6A28">
              <w:rPr>
                <w:rFonts w:asciiTheme="minorHAnsi" w:hAnsiTheme="minorHAnsi"/>
                <w:sz w:val="18"/>
                <w:szCs w:val="18"/>
              </w:rPr>
              <w:t>Complies with</w:t>
            </w:r>
            <w:r w:rsidRPr="00D55D41">
              <w:rPr>
                <w:rFonts w:asciiTheme="minorHAnsi" w:hAnsiTheme="minorHAnsi"/>
                <w:sz w:val="18"/>
                <w:szCs w:val="18"/>
              </w:rPr>
              <w:t xml:space="preserve"> Subcooling Method – Must also pass Metering Device Verification, next section.” </w:t>
            </w:r>
          </w:p>
        </w:tc>
      </w:tr>
    </w:tbl>
    <w:p w14:paraId="594A5960" w14:textId="77777777" w:rsidR="00786D26" w:rsidRPr="00D55D41"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63" w14:textId="77777777">
        <w:trPr>
          <w:trHeight w:val="360"/>
        </w:trPr>
        <w:tc>
          <w:tcPr>
            <w:tcW w:w="5000" w:type="pct"/>
            <w:gridSpan w:val="3"/>
            <w:vAlign w:val="center"/>
          </w:tcPr>
          <w:p w14:paraId="594A5961" w14:textId="3BFE6979" w:rsidR="00786D26" w:rsidRPr="00687CF2" w:rsidRDefault="00786D26" w:rsidP="00687CF2">
            <w:pPr>
              <w:keepNext/>
              <w:rPr>
                <w:rFonts w:asciiTheme="minorHAnsi" w:hAnsiTheme="minorHAnsi"/>
                <w:b/>
                <w:szCs w:val="18"/>
              </w:rPr>
            </w:pPr>
            <w:r w:rsidRPr="00687CF2">
              <w:rPr>
                <w:rFonts w:asciiTheme="minorHAnsi" w:hAnsiTheme="minorHAnsi"/>
                <w:b/>
                <w:szCs w:val="18"/>
              </w:rPr>
              <w:t>G. Metering Device Verification</w:t>
            </w:r>
          </w:p>
          <w:p w14:paraId="594A5962" w14:textId="689C7217" w:rsidR="00786D26" w:rsidRPr="00687CF2" w:rsidRDefault="00A83241" w:rsidP="00687CF2">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Procedures for the verification of proper metering device operation are specified in RA3.2.2.6.2</w:t>
            </w:r>
          </w:p>
        </w:tc>
      </w:tr>
      <w:tr w:rsidR="00786D26" w:rsidRPr="00D55D41" w14:paraId="594A5967" w14:textId="77777777">
        <w:trPr>
          <w:trHeight w:val="360"/>
        </w:trPr>
        <w:tc>
          <w:tcPr>
            <w:tcW w:w="212" w:type="pct"/>
            <w:vAlign w:val="center"/>
          </w:tcPr>
          <w:p w14:paraId="594A5964"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65" w14:textId="2A210B38"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6"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6B" w14:textId="77777777">
        <w:trPr>
          <w:trHeight w:val="360"/>
        </w:trPr>
        <w:tc>
          <w:tcPr>
            <w:tcW w:w="212" w:type="pct"/>
            <w:vAlign w:val="center"/>
          </w:tcPr>
          <w:p w14:paraId="594A5968"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594A5969" w14:textId="5AD36401"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P</w:t>
            </w:r>
            <w:r w:rsidRPr="00D55D41">
              <w:rPr>
                <w:rFonts w:asciiTheme="minorHAnsi" w:hAnsiTheme="minorHAnsi"/>
                <w:sz w:val="18"/>
                <w:szCs w:val="18"/>
              </w:rPr>
              <w:t>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6A"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0 to 400&gt;</w:t>
            </w:r>
          </w:p>
        </w:tc>
      </w:tr>
      <w:tr w:rsidR="00786D26" w:rsidRPr="00D55D41" w14:paraId="594A5970" w14:textId="77777777">
        <w:trPr>
          <w:trHeight w:val="360"/>
        </w:trPr>
        <w:tc>
          <w:tcPr>
            <w:tcW w:w="212" w:type="pct"/>
            <w:vAlign w:val="center"/>
          </w:tcPr>
          <w:p w14:paraId="594A596C"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6D" w14:textId="501567B2"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Evaporator </w:t>
            </w:r>
            <w:r w:rsidR="00687CF2">
              <w:rPr>
                <w:rFonts w:asciiTheme="minorHAnsi" w:hAnsiTheme="minorHAnsi"/>
                <w:sz w:val="18"/>
                <w:szCs w:val="18"/>
              </w:rPr>
              <w:t>S</w:t>
            </w:r>
            <w:r w:rsidRPr="00D55D41">
              <w:rPr>
                <w:rFonts w:asciiTheme="minorHAnsi" w:hAnsiTheme="minorHAnsi"/>
                <w:sz w:val="18"/>
                <w:szCs w:val="18"/>
              </w:rPr>
              <w:t xml:space="preserve">aturation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6E" w14:textId="50B82907"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from </w:t>
            </w:r>
            <w:r w:rsidR="00687CF2">
              <w:rPr>
                <w:rFonts w:asciiTheme="minorHAnsi" w:hAnsiTheme="minorHAnsi"/>
                <w:sz w:val="18"/>
                <w:szCs w:val="18"/>
              </w:rPr>
              <w:t>D</w:t>
            </w:r>
            <w:r w:rsidRPr="00D55D41">
              <w:rPr>
                <w:rFonts w:asciiTheme="minorHAnsi" w:hAnsiTheme="minorHAnsi"/>
                <w:sz w:val="18"/>
                <w:szCs w:val="18"/>
              </w:rPr>
              <w:t xml:space="preserve">igital </w:t>
            </w:r>
            <w:r w:rsidR="00687CF2">
              <w:rPr>
                <w:rFonts w:asciiTheme="minorHAnsi" w:hAnsiTheme="minorHAnsi"/>
                <w:sz w:val="18"/>
                <w:szCs w:val="18"/>
              </w:rPr>
              <w:t>G</w:t>
            </w:r>
            <w:r w:rsidRPr="00D55D41">
              <w:rPr>
                <w:rFonts w:asciiTheme="minorHAnsi" w:hAnsiTheme="minorHAnsi"/>
                <w:sz w:val="18"/>
                <w:szCs w:val="18"/>
              </w:rPr>
              <w:t>auge or P-T Table using line G02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F"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74" w14:textId="77777777">
        <w:trPr>
          <w:trHeight w:val="360"/>
        </w:trPr>
        <w:tc>
          <w:tcPr>
            <w:tcW w:w="212" w:type="pct"/>
            <w:vAlign w:val="center"/>
          </w:tcPr>
          <w:p w14:paraId="594A5971"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72" w14:textId="440AC889"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Measured Superheat (Line G01 – Line G03)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73"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&lt;&lt;temperature, calculated, Line G01 – Line G03&gt;&gt;</w:t>
            </w:r>
          </w:p>
        </w:tc>
      </w:tr>
      <w:tr w:rsidR="00786D26" w:rsidRPr="00D55D41" w14:paraId="594A5978" w14:textId="77777777">
        <w:trPr>
          <w:trHeight w:val="360"/>
        </w:trPr>
        <w:tc>
          <w:tcPr>
            <w:tcW w:w="212" w:type="pct"/>
            <w:vAlign w:val="center"/>
          </w:tcPr>
          <w:p w14:paraId="594A5975" w14:textId="77777777" w:rsidR="00786D26" w:rsidRPr="00D55D41" w:rsidDel="00C76C40" w:rsidRDefault="00786D26" w:rsidP="00242D77">
            <w:pPr>
              <w:keepNext/>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76" w14:textId="6CBC052F"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Superheat (Line G04) is between </w:t>
            </w:r>
            <w:r w:rsidR="00763849" w:rsidRPr="00D55D41">
              <w:rPr>
                <w:rFonts w:asciiTheme="minorHAnsi" w:hAnsiTheme="minorHAnsi"/>
                <w:sz w:val="18"/>
                <w:szCs w:val="18"/>
              </w:rPr>
              <w:t>3</w:t>
            </w:r>
            <w:r w:rsidR="00D60C60">
              <w:rPr>
                <w:rFonts w:asciiTheme="minorHAnsi" w:hAnsiTheme="minorHAnsi"/>
                <w:sz w:val="18"/>
                <w:szCs w:val="18"/>
              </w:rPr>
              <w:t>°F</w:t>
            </w:r>
            <w:r w:rsidRPr="00D55D41">
              <w:rPr>
                <w:rFonts w:asciiTheme="minorHAnsi" w:hAnsiTheme="minorHAnsi"/>
                <w:sz w:val="18"/>
                <w:szCs w:val="18"/>
              </w:rPr>
              <w:t xml:space="preserve"> and 2</w:t>
            </w:r>
            <w:r w:rsidR="00763849" w:rsidRPr="00D55D41">
              <w:rPr>
                <w:rFonts w:asciiTheme="minorHAnsi" w:hAnsiTheme="minorHAnsi"/>
                <w:sz w:val="18"/>
                <w:szCs w:val="18"/>
              </w:rPr>
              <w:t>6</w:t>
            </w:r>
            <w:r w:rsidR="00D60C60">
              <w:rPr>
                <w:rFonts w:asciiTheme="minorHAnsi" w:hAnsiTheme="minorHAnsi"/>
                <w:sz w:val="18"/>
                <w:szCs w:val="18"/>
              </w:rPr>
              <w:t>°</w:t>
            </w:r>
            <w:r w:rsidRPr="00D55D41">
              <w:rPr>
                <w:rFonts w:asciiTheme="minorHAnsi" w:hAnsiTheme="minorHAnsi"/>
                <w:sz w:val="18"/>
                <w:szCs w:val="18"/>
              </w:rPr>
              <w:t xml:space="preserve"> F (inclusive)</w:t>
            </w:r>
          </w:p>
        </w:tc>
        <w:tc>
          <w:tcPr>
            <w:tcW w:w="2500" w:type="pct"/>
          </w:tcPr>
          <w:p w14:paraId="594A5977"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w:t>
            </w:r>
            <w:proofErr w:type="gramStart"/>
            <w:r w:rsidRPr="00D55D41">
              <w:rPr>
                <w:rFonts w:asciiTheme="minorHAnsi" w:hAnsiTheme="minorHAnsi"/>
                <w:sz w:val="18"/>
                <w:szCs w:val="18"/>
              </w:rPr>
              <w:t xml:space="preserve">if  </w:t>
            </w:r>
            <w:r w:rsidR="00763849" w:rsidRPr="00D55D41">
              <w:rPr>
                <w:rFonts w:asciiTheme="minorHAnsi" w:hAnsiTheme="minorHAnsi"/>
                <w:sz w:val="18"/>
                <w:szCs w:val="18"/>
              </w:rPr>
              <w:t>3</w:t>
            </w:r>
            <w:proofErr w:type="gramEnd"/>
            <w:r w:rsidRPr="00D55D41">
              <w:rPr>
                <w:rFonts w:asciiTheme="minorHAnsi" w:hAnsiTheme="minorHAnsi"/>
                <w:sz w:val="18"/>
                <w:szCs w:val="18"/>
              </w:rPr>
              <w:t xml:space="preserve"> </w:t>
            </w:r>
            <w:r w:rsidRPr="00D55D41">
              <w:rPr>
                <w:rFonts w:asciiTheme="minorHAnsi" w:hAnsiTheme="minorHAnsi"/>
                <w:sz w:val="18"/>
                <w:szCs w:val="18"/>
              </w:rPr>
              <w:sym w:font="Symbol" w:char="F0A3"/>
            </w:r>
            <w:r w:rsidRPr="00D55D41">
              <w:rPr>
                <w:rFonts w:asciiTheme="minorHAnsi" w:hAnsiTheme="minorHAnsi"/>
                <w:sz w:val="18"/>
                <w:szCs w:val="18"/>
              </w:rPr>
              <w:t xml:space="preserve"> G04 </w:t>
            </w:r>
            <w:r w:rsidRPr="00D55D41">
              <w:rPr>
                <w:rFonts w:asciiTheme="minorHAnsi" w:hAnsiTheme="minorHAnsi"/>
                <w:sz w:val="18"/>
                <w:szCs w:val="18"/>
              </w:rPr>
              <w:sym w:font="Symbol" w:char="F0A3"/>
            </w:r>
            <w:r w:rsidRPr="00D55D41">
              <w:rPr>
                <w:rFonts w:asciiTheme="minorHAnsi" w:hAnsiTheme="minorHAnsi"/>
                <w:sz w:val="18"/>
                <w:szCs w:val="18"/>
              </w:rPr>
              <w:t xml:space="preserve"> 2</w:t>
            </w:r>
            <w:r w:rsidR="00763849" w:rsidRPr="00D55D41">
              <w:rPr>
                <w:rFonts w:asciiTheme="minorHAnsi" w:hAnsiTheme="minorHAnsi"/>
                <w:sz w:val="18"/>
                <w:szCs w:val="18"/>
              </w:rPr>
              <w:t>6</w:t>
            </w:r>
            <w:r w:rsidRPr="00D55D41">
              <w:rPr>
                <w:rFonts w:asciiTheme="minorHAnsi" w:hAnsiTheme="minorHAnsi"/>
                <w:sz w:val="18"/>
                <w:szCs w:val="18"/>
              </w:rPr>
              <w:t xml:space="preserve"> then display text “Passes CEC requirement”&gt;&gt;</w:t>
            </w:r>
          </w:p>
        </w:tc>
      </w:tr>
      <w:tr w:rsidR="00786D26" w:rsidRPr="00D55D41" w14:paraId="594A597C" w14:textId="77777777">
        <w:trPr>
          <w:trHeight w:val="360"/>
        </w:trPr>
        <w:tc>
          <w:tcPr>
            <w:tcW w:w="212" w:type="pct"/>
            <w:vAlign w:val="center"/>
          </w:tcPr>
          <w:p w14:paraId="594A5979"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7A" w14:textId="041FDEFA"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687CF2">
              <w:rPr>
                <w:rFonts w:asciiTheme="minorHAnsi" w:hAnsiTheme="minorHAnsi"/>
                <w:sz w:val="18"/>
                <w:szCs w:val="18"/>
              </w:rPr>
              <w:t>M</w:t>
            </w:r>
            <w:r w:rsidRPr="00D55D41">
              <w:rPr>
                <w:rFonts w:asciiTheme="minorHAnsi" w:hAnsiTheme="minorHAnsi"/>
                <w:sz w:val="18"/>
                <w:szCs w:val="18"/>
              </w:rPr>
              <w:t xml:space="preserve">anufacturer’s </w:t>
            </w:r>
            <w:r w:rsidR="00687CF2">
              <w:rPr>
                <w:rFonts w:asciiTheme="minorHAnsi" w:hAnsiTheme="minorHAnsi"/>
                <w:sz w:val="18"/>
                <w:szCs w:val="18"/>
              </w:rPr>
              <w:t>S</w:t>
            </w:r>
            <w:r w:rsidRPr="00D55D41">
              <w:rPr>
                <w:rFonts w:asciiTheme="minorHAnsi" w:hAnsiTheme="minorHAnsi"/>
                <w:sz w:val="18"/>
                <w:szCs w:val="18"/>
              </w:rPr>
              <w:t xml:space="preserve">pecifications </w:t>
            </w:r>
            <w:r w:rsidR="00D60C60">
              <w:rPr>
                <w:rFonts w:asciiTheme="minorHAnsi" w:hAnsiTheme="minorHAnsi"/>
                <w:sz w:val="18"/>
                <w:szCs w:val="18"/>
              </w:rPr>
              <w:t>(</w:t>
            </w:r>
            <w:r w:rsidRPr="00D55D41">
              <w:rPr>
                <w:rFonts w:asciiTheme="minorHAnsi" w:hAnsiTheme="minorHAnsi"/>
                <w:sz w:val="18"/>
                <w:szCs w:val="18"/>
              </w:rPr>
              <w:t>if known</w:t>
            </w:r>
            <w:r w:rsidR="00D60C60">
              <w:rPr>
                <w:rFonts w:asciiTheme="minorHAnsi" w:hAnsiTheme="minorHAnsi"/>
                <w:sz w:val="18"/>
                <w:szCs w:val="18"/>
              </w:rPr>
              <w:t>)</w:t>
            </w:r>
          </w:p>
        </w:tc>
        <w:tc>
          <w:tcPr>
            <w:tcW w:w="2500" w:type="pct"/>
          </w:tcPr>
          <w:p w14:paraId="594A597B"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&lt;&lt;user entry, choose “Not known”, “Yes, documentation to be provided upon request”, or “No”&gt;&gt;</w:t>
            </w:r>
          </w:p>
        </w:tc>
      </w:tr>
      <w:tr w:rsidR="00786D26" w:rsidRPr="00142E65" w14:paraId="594A597F" w14:textId="77777777">
        <w:trPr>
          <w:trHeight w:val="360"/>
        </w:trPr>
        <w:tc>
          <w:tcPr>
            <w:tcW w:w="212" w:type="pct"/>
            <w:vAlign w:val="center"/>
          </w:tcPr>
          <w:p w14:paraId="594A597D"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07</w:t>
            </w:r>
          </w:p>
        </w:tc>
        <w:tc>
          <w:tcPr>
            <w:tcW w:w="4788" w:type="pct"/>
            <w:gridSpan w:val="2"/>
          </w:tcPr>
          <w:p w14:paraId="594A597E" w14:textId="77777777" w:rsidR="00786D26" w:rsidRPr="00142E65" w:rsidRDefault="00786D26" w:rsidP="00687CF2">
            <w:pPr>
              <w:keepNext/>
              <w:rPr>
                <w:rFonts w:asciiTheme="minorHAnsi" w:hAnsiTheme="minorHAnsi"/>
                <w:sz w:val="18"/>
                <w:szCs w:val="18"/>
              </w:rPr>
            </w:pPr>
            <w:r w:rsidRPr="00D55D41">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45A2E" w:rsidRPr="00DF3F73" w14:paraId="594A5983" w14:textId="77777777" w:rsidTr="000A1490">
        <w:trPr>
          <w:cantSplit/>
          <w:trHeight w:val="432"/>
        </w:trPr>
        <w:tc>
          <w:tcPr>
            <w:tcW w:w="5000" w:type="pct"/>
            <w:gridSpan w:val="2"/>
            <w:vAlign w:val="center"/>
          </w:tcPr>
          <w:p w14:paraId="594A5981" w14:textId="50CA6575" w:rsidR="00345A2E" w:rsidRPr="00687CF2" w:rsidRDefault="00345A2E" w:rsidP="00687CF2">
            <w:pPr>
              <w:keepNext/>
              <w:rPr>
                <w:rFonts w:asciiTheme="minorHAnsi" w:hAnsiTheme="minorHAnsi"/>
                <w:b/>
                <w:szCs w:val="18"/>
              </w:rPr>
            </w:pPr>
            <w:r w:rsidRPr="00687CF2">
              <w:rPr>
                <w:rFonts w:asciiTheme="minorHAnsi" w:hAnsiTheme="minorHAnsi"/>
                <w:b/>
                <w:szCs w:val="18"/>
              </w:rPr>
              <w:t>H. Determination of HERS Verification Compliance</w:t>
            </w:r>
          </w:p>
          <w:p w14:paraId="594A5982" w14:textId="031640A0" w:rsidR="00345A2E" w:rsidRPr="00DF3F73" w:rsidRDefault="00631AF3" w:rsidP="00687CF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345A2E" w:rsidRPr="00DF3F73" w14:paraId="594A5986" w14:textId="77777777" w:rsidTr="00687CF2">
        <w:trPr>
          <w:cantSplit/>
          <w:trHeight w:val="432"/>
        </w:trPr>
        <w:tc>
          <w:tcPr>
            <w:tcW w:w="253" w:type="pct"/>
            <w:vAlign w:val="center"/>
          </w:tcPr>
          <w:p w14:paraId="594A5984" w14:textId="77777777" w:rsidR="00345A2E" w:rsidRPr="00DF3F73" w:rsidDel="00C76C40" w:rsidRDefault="00345A2E"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94A5985" w14:textId="7FA32C37" w:rsidR="00345A2E" w:rsidRPr="00DF3F73" w:rsidRDefault="00345A2E" w:rsidP="007F6A2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2D286E">
              <w:rPr>
                <w:rFonts w:asciiTheme="minorHAnsi" w:hAnsiTheme="minorHAnsi"/>
                <w:sz w:val="18"/>
                <w:szCs w:val="18"/>
              </w:rPr>
              <w:t>≠ System does not comply; andE02≠ System does not comp</w:t>
            </w:r>
            <w:r w:rsidR="007F6A28" w:rsidRPr="002D286E">
              <w:rPr>
                <w:rFonts w:asciiTheme="minorHAnsi" w:hAnsiTheme="minorHAnsi"/>
                <w:sz w:val="18"/>
                <w:szCs w:val="18"/>
              </w:rPr>
              <w:t>ly; and F09=</w:t>
            </w:r>
            <w:r w:rsidRPr="002D286E">
              <w:rPr>
                <w:rFonts w:asciiTheme="minorHAnsi" w:hAnsiTheme="minorHAnsi"/>
                <w:sz w:val="18"/>
                <w:szCs w:val="18"/>
              </w:rPr>
              <w:t xml:space="preserve"> System </w:t>
            </w:r>
            <w:r w:rsidR="007F6A28" w:rsidRPr="002D286E">
              <w:rPr>
                <w:rFonts w:asciiTheme="minorHAnsi" w:hAnsiTheme="minorHAnsi"/>
                <w:sz w:val="18"/>
                <w:szCs w:val="18"/>
              </w:rPr>
              <w:t>complies with Subcooling Method</w:t>
            </w:r>
            <w:r w:rsidRPr="002D286E">
              <w:rPr>
                <w:rFonts w:asciiTheme="minorHAnsi" w:hAnsiTheme="minorHAnsi"/>
                <w:sz w:val="18"/>
                <w:szCs w:val="18"/>
              </w:rPr>
              <w:t xml:space="preserve">; </w:t>
            </w:r>
            <w:r w:rsidR="006B6908" w:rsidRPr="002D286E">
              <w:rPr>
                <w:rFonts w:asciiTheme="minorHAnsi" w:hAnsiTheme="minorHAnsi"/>
                <w:sz w:val="18"/>
                <w:szCs w:val="18"/>
              </w:rPr>
              <w:t xml:space="preserve">and G07= Metering Device Verification Passes; </w:t>
            </w:r>
            <w:r w:rsidR="00A209E9">
              <w:rPr>
                <w:rFonts w:asciiTheme="minorHAnsi" w:hAnsiTheme="minorHAnsi"/>
                <w:sz w:val="18"/>
                <w:szCs w:val="18"/>
              </w:rPr>
              <w:t>then display:</w:t>
            </w:r>
            <w:r w:rsidR="00631AF3">
              <w:rPr>
                <w:rFonts w:asciiTheme="minorHAnsi" w:hAnsiTheme="minorHAnsi"/>
                <w:sz w:val="18"/>
                <w:szCs w:val="18"/>
              </w:rPr>
              <w:t xml:space="preserve">  Complies: </w:t>
            </w:r>
            <w:r w:rsidR="00631AF3" w:rsidRPr="00221722">
              <w:rPr>
                <w:rFonts w:asciiTheme="minorHAnsi" w:hAnsiTheme="minorHAnsi"/>
                <w:sz w:val="18"/>
                <w:szCs w:val="18"/>
              </w:rPr>
              <w:t>All specified verification protocol requirem</w:t>
            </w:r>
            <w:r w:rsidR="00631AF3">
              <w:rPr>
                <w:rFonts w:asciiTheme="minorHAnsi" w:hAnsiTheme="minorHAnsi"/>
                <w:sz w:val="18"/>
                <w:szCs w:val="18"/>
              </w:rPr>
              <w:t xml:space="preserve">ents on this document are </w:t>
            </w:r>
            <w:proofErr w:type="gramStart"/>
            <w:r w:rsidR="00631AF3">
              <w:rPr>
                <w:rFonts w:asciiTheme="minorHAnsi" w:hAnsiTheme="minorHAnsi"/>
                <w:sz w:val="18"/>
                <w:szCs w:val="18"/>
              </w:rPr>
              <w:t>met;  else</w:t>
            </w:r>
            <w:proofErr w:type="gramEnd"/>
            <w:r w:rsidR="00631AF3">
              <w:rPr>
                <w:rFonts w:asciiTheme="minorHAnsi" w:hAnsiTheme="minorHAnsi"/>
                <w:sz w:val="18"/>
                <w:szCs w:val="18"/>
              </w:rPr>
              <w:t xml:space="preserve"> display: </w:t>
            </w:r>
            <w:r w:rsidR="00631AF3" w:rsidRPr="00221722">
              <w:rPr>
                <w:rFonts w:asciiTheme="minorHAnsi" w:hAnsiTheme="minorHAnsi"/>
                <w:sz w:val="18"/>
                <w:szCs w:val="18"/>
              </w:rPr>
              <w:t>Does not comply: One or more specified verification protocol requirements on this document are not met</w:t>
            </w:r>
            <w:r w:rsidR="00631AF3">
              <w:rPr>
                <w:rFonts w:asciiTheme="minorHAnsi" w:hAnsiTheme="minorHAnsi"/>
                <w:sz w:val="18"/>
                <w:szCs w:val="18"/>
              </w:rPr>
              <w:t xml:space="preserve"> </w:t>
            </w:r>
            <w:r w:rsidR="00A209E9">
              <w:rPr>
                <w:rFonts w:asciiTheme="minorHAnsi" w:hAnsiTheme="minorHAnsi"/>
                <w:sz w:val="18"/>
                <w:szCs w:val="18"/>
              </w:rPr>
              <w:t>&gt;&gt;</w:t>
            </w:r>
          </w:p>
        </w:tc>
      </w:tr>
    </w:tbl>
    <w:p w14:paraId="594A5987" w14:textId="77777777" w:rsidR="00786D26" w:rsidRPr="00142E65" w:rsidRDefault="00786D26" w:rsidP="00242D77">
      <w:pPr>
        <w:rPr>
          <w:rFonts w:asciiTheme="minorHAnsi" w:hAnsiTheme="minorHAnsi"/>
          <w:sz w:val="18"/>
          <w:szCs w:val="18"/>
        </w:rPr>
      </w:pPr>
    </w:p>
    <w:p w14:paraId="594A5988" w14:textId="77777777" w:rsidR="00345A2E" w:rsidRDefault="00345A2E">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345A2E" w:rsidRPr="00DF3F73" w14:paraId="594A598A" w14:textId="77777777" w:rsidTr="000A1490">
        <w:trPr>
          <w:trHeight w:val="288"/>
        </w:trPr>
        <w:tc>
          <w:tcPr>
            <w:tcW w:w="10950" w:type="dxa"/>
            <w:gridSpan w:val="4"/>
            <w:vAlign w:val="center"/>
          </w:tcPr>
          <w:p w14:paraId="594A598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345A2E" w:rsidRPr="00DF3F73" w14:paraId="594A598C" w14:textId="77777777" w:rsidTr="00687CF2">
        <w:trPr>
          <w:trHeight w:val="296"/>
        </w:trPr>
        <w:tc>
          <w:tcPr>
            <w:tcW w:w="10950" w:type="dxa"/>
            <w:gridSpan w:val="4"/>
            <w:vAlign w:val="center"/>
          </w:tcPr>
          <w:p w14:paraId="594A598B" w14:textId="77777777" w:rsidR="00345A2E" w:rsidRPr="00DF3F73" w:rsidRDefault="00345A2E" w:rsidP="00345A2E">
            <w:pPr>
              <w:keepNext/>
              <w:numPr>
                <w:ilvl w:val="0"/>
                <w:numId w:val="27"/>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345A2E" w:rsidRPr="00DF3F73" w14:paraId="594A598F" w14:textId="77777777" w:rsidTr="000A1490">
        <w:trPr>
          <w:trHeight w:val="360"/>
        </w:trPr>
        <w:tc>
          <w:tcPr>
            <w:tcW w:w="5434" w:type="dxa"/>
          </w:tcPr>
          <w:p w14:paraId="594A598D"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98E"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Signature:</w:t>
            </w:r>
          </w:p>
        </w:tc>
      </w:tr>
      <w:tr w:rsidR="00345A2E" w:rsidRPr="00DF3F73" w14:paraId="594A5992" w14:textId="77777777" w:rsidTr="000A1490">
        <w:trPr>
          <w:trHeight w:val="360"/>
        </w:trPr>
        <w:tc>
          <w:tcPr>
            <w:tcW w:w="5434" w:type="dxa"/>
          </w:tcPr>
          <w:p w14:paraId="594A5990"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991"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Date Signed:</w:t>
            </w:r>
          </w:p>
        </w:tc>
      </w:tr>
      <w:tr w:rsidR="00345A2E" w:rsidRPr="00DF3F73" w14:paraId="594A5995" w14:textId="77777777" w:rsidTr="000A1490">
        <w:trPr>
          <w:trHeight w:val="360"/>
        </w:trPr>
        <w:tc>
          <w:tcPr>
            <w:tcW w:w="5434" w:type="dxa"/>
          </w:tcPr>
          <w:p w14:paraId="594A5993"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994"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CEA/HERS Certification Information (if applicable):</w:t>
            </w:r>
          </w:p>
        </w:tc>
      </w:tr>
      <w:tr w:rsidR="00345A2E" w:rsidRPr="00DF3F73" w14:paraId="594A5998" w14:textId="77777777" w:rsidTr="000A1490">
        <w:trPr>
          <w:trHeight w:val="360"/>
        </w:trPr>
        <w:tc>
          <w:tcPr>
            <w:tcW w:w="5434" w:type="dxa"/>
          </w:tcPr>
          <w:p w14:paraId="594A5996"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997"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Phone:</w:t>
            </w:r>
          </w:p>
        </w:tc>
      </w:tr>
      <w:tr w:rsidR="00345A2E" w:rsidRPr="00DF3F73" w14:paraId="594A599A" w14:textId="77777777" w:rsidTr="000A1490">
        <w:tblPrEx>
          <w:tblCellMar>
            <w:left w:w="115" w:type="dxa"/>
            <w:right w:w="115" w:type="dxa"/>
          </w:tblCellMar>
        </w:tblPrEx>
        <w:trPr>
          <w:trHeight w:val="296"/>
        </w:trPr>
        <w:tc>
          <w:tcPr>
            <w:tcW w:w="10950" w:type="dxa"/>
            <w:gridSpan w:val="4"/>
            <w:vAlign w:val="center"/>
          </w:tcPr>
          <w:p w14:paraId="594A599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345A2E" w:rsidRPr="00DF3F73" w14:paraId="594A59A1" w14:textId="77777777" w:rsidTr="000A1490">
        <w:tblPrEx>
          <w:tblCellMar>
            <w:left w:w="115" w:type="dxa"/>
            <w:right w:w="115" w:type="dxa"/>
          </w:tblCellMar>
        </w:tblPrEx>
        <w:trPr>
          <w:trHeight w:val="504"/>
        </w:trPr>
        <w:tc>
          <w:tcPr>
            <w:tcW w:w="10950" w:type="dxa"/>
            <w:gridSpan w:val="4"/>
            <w:shd w:val="clear" w:color="auto" w:fill="auto"/>
          </w:tcPr>
          <w:p w14:paraId="594A599B" w14:textId="77777777" w:rsidR="00345A2E" w:rsidRPr="00DF3F73" w:rsidRDefault="00345A2E" w:rsidP="00687CF2">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594A599C"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594A599D"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594A599E"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99F"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9A0"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w:t>
            </w:r>
            <w:proofErr w:type="gramStart"/>
            <w:r w:rsidRPr="00DF3F73">
              <w:rPr>
                <w:rFonts w:asciiTheme="minorHAnsi" w:hAnsiTheme="minorHAnsi"/>
                <w:sz w:val="18"/>
                <w:szCs w:val="18"/>
              </w:rPr>
              <w:t>posted, or</w:t>
            </w:r>
            <w:proofErr w:type="gramEnd"/>
            <w:r w:rsidRPr="00DF3F7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5A2E" w:rsidRPr="00DF3F73" w14:paraId="594A59A3" w14:textId="77777777" w:rsidTr="000A1490">
        <w:tblPrEx>
          <w:tblCellMar>
            <w:left w:w="115" w:type="dxa"/>
            <w:right w:w="115" w:type="dxa"/>
          </w:tblCellMar>
        </w:tblPrEx>
        <w:trPr>
          <w:trHeight w:val="278"/>
        </w:trPr>
        <w:tc>
          <w:tcPr>
            <w:tcW w:w="10950" w:type="dxa"/>
            <w:gridSpan w:val="4"/>
            <w:vAlign w:val="center"/>
          </w:tcPr>
          <w:p w14:paraId="594A59A2"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345A2E" w:rsidRPr="00DF3F73" w14:paraId="594A59A5" w14:textId="77777777" w:rsidTr="00687CF2">
        <w:tblPrEx>
          <w:tblCellMar>
            <w:left w:w="115" w:type="dxa"/>
            <w:right w:w="115" w:type="dxa"/>
          </w:tblCellMar>
        </w:tblPrEx>
        <w:trPr>
          <w:trHeight w:hRule="exact" w:val="360"/>
        </w:trPr>
        <w:tc>
          <w:tcPr>
            <w:tcW w:w="10950" w:type="dxa"/>
            <w:gridSpan w:val="4"/>
          </w:tcPr>
          <w:p w14:paraId="594A59A4"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345A2E" w:rsidRPr="00DF3F73" w14:paraId="594A59A8" w14:textId="77777777" w:rsidTr="00687CF2">
        <w:tblPrEx>
          <w:tblCellMar>
            <w:left w:w="115" w:type="dxa"/>
            <w:right w:w="115" w:type="dxa"/>
          </w:tblCellMar>
        </w:tblPrEx>
        <w:trPr>
          <w:trHeight w:hRule="exact" w:val="360"/>
        </w:trPr>
        <w:tc>
          <w:tcPr>
            <w:tcW w:w="5475" w:type="dxa"/>
            <w:gridSpan w:val="2"/>
          </w:tcPr>
          <w:p w14:paraId="594A59A6"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9A7"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345A2E" w:rsidRPr="00DF3F73" w14:paraId="594A59AA" w14:textId="77777777" w:rsidTr="000A1490">
        <w:tblPrEx>
          <w:tblCellMar>
            <w:left w:w="108" w:type="dxa"/>
            <w:right w:w="108" w:type="dxa"/>
          </w:tblCellMar>
        </w:tblPrEx>
        <w:trPr>
          <w:trHeight w:hRule="exact" w:val="288"/>
        </w:trPr>
        <w:tc>
          <w:tcPr>
            <w:tcW w:w="10950" w:type="dxa"/>
            <w:gridSpan w:val="4"/>
            <w:vAlign w:val="center"/>
          </w:tcPr>
          <w:p w14:paraId="594A59A9"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PROVIDER DATA REGISTRY INFORMATION</w:t>
            </w:r>
          </w:p>
        </w:tc>
      </w:tr>
      <w:tr w:rsidR="00345A2E" w:rsidRPr="00DF3F73" w14:paraId="594A59AD" w14:textId="77777777" w:rsidTr="000A1490">
        <w:tblPrEx>
          <w:tblCellMar>
            <w:left w:w="108" w:type="dxa"/>
            <w:right w:w="108" w:type="dxa"/>
          </w:tblCellMar>
        </w:tblPrEx>
        <w:trPr>
          <w:trHeight w:hRule="exact" w:val="360"/>
        </w:trPr>
        <w:tc>
          <w:tcPr>
            <w:tcW w:w="5482" w:type="dxa"/>
            <w:gridSpan w:val="3"/>
          </w:tcPr>
          <w:p w14:paraId="594A59AB"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9AC" w14:textId="6858198F"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687CF2" w:rsidRPr="00687CF2">
              <w:rPr>
                <w:rFonts w:asciiTheme="minorHAnsi" w:hAnsiTheme="minorHAnsi"/>
                <w:sz w:val="14"/>
                <w:szCs w:val="18"/>
              </w:rPr>
              <w:t>:</w:t>
            </w:r>
          </w:p>
        </w:tc>
      </w:tr>
      <w:tr w:rsidR="00345A2E" w:rsidRPr="00DF3F73" w14:paraId="594A59AF" w14:textId="77777777" w:rsidTr="000A1490">
        <w:tblPrEx>
          <w:tblCellMar>
            <w:left w:w="108" w:type="dxa"/>
            <w:right w:w="108" w:type="dxa"/>
          </w:tblCellMar>
        </w:tblPrEx>
        <w:trPr>
          <w:trHeight w:val="288"/>
        </w:trPr>
        <w:tc>
          <w:tcPr>
            <w:tcW w:w="10950" w:type="dxa"/>
            <w:gridSpan w:val="4"/>
            <w:vAlign w:val="center"/>
          </w:tcPr>
          <w:p w14:paraId="594A59AE"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DF3F73">
              <w:rPr>
                <w:rFonts w:asciiTheme="minorHAnsi" w:hAnsiTheme="minorHAnsi" w:cs="Arial"/>
                <w:b/>
                <w:caps/>
                <w:sz w:val="18"/>
                <w:szCs w:val="18"/>
              </w:rPr>
              <w:t>HERS</w:t>
            </w:r>
            <w:proofErr w:type="gramEnd"/>
            <w:r w:rsidRPr="00DF3F73">
              <w:rPr>
                <w:rFonts w:asciiTheme="minorHAnsi" w:hAnsiTheme="minorHAnsi" w:cs="Arial"/>
                <w:b/>
                <w:caps/>
                <w:sz w:val="18"/>
                <w:szCs w:val="18"/>
              </w:rPr>
              <w:t xml:space="preserve"> RATER INFORMATION</w:t>
            </w:r>
          </w:p>
        </w:tc>
      </w:tr>
      <w:tr w:rsidR="00345A2E" w:rsidRPr="00DF3F73" w14:paraId="594A59B1" w14:textId="77777777" w:rsidTr="000A1490">
        <w:tblPrEx>
          <w:tblCellMar>
            <w:left w:w="108" w:type="dxa"/>
            <w:right w:w="108" w:type="dxa"/>
          </w:tblCellMar>
        </w:tblPrEx>
        <w:trPr>
          <w:trHeight w:hRule="exact" w:val="360"/>
        </w:trPr>
        <w:tc>
          <w:tcPr>
            <w:tcW w:w="10950" w:type="dxa"/>
            <w:gridSpan w:val="4"/>
          </w:tcPr>
          <w:p w14:paraId="594A59B0" w14:textId="77777777" w:rsidR="00345A2E" w:rsidRPr="00687CF2"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345A2E" w:rsidRPr="00DF3F73" w14:paraId="594A59B4"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2"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9B3"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345A2E" w:rsidRPr="00DF3F73" w14:paraId="594A59B7"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5" w14:textId="16D97EBC"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687CF2"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9B6"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9B8" w14:textId="77777777" w:rsidR="00786D26" w:rsidRPr="00142E65" w:rsidRDefault="00786D26">
      <w:pPr>
        <w:rPr>
          <w:rFonts w:asciiTheme="minorHAnsi" w:hAnsiTheme="minorHAnsi"/>
          <w:sz w:val="18"/>
          <w:szCs w:val="18"/>
        </w:rPr>
      </w:pPr>
    </w:p>
    <w:sectPr w:rsidR="00786D26" w:rsidRPr="00142E65" w:rsidSect="00DF54E8">
      <w:headerReference w:type="defaul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0EA41" w14:textId="77777777" w:rsidR="0001333B" w:rsidRDefault="0001333B">
      <w:r>
        <w:separator/>
      </w:r>
    </w:p>
  </w:endnote>
  <w:endnote w:type="continuationSeparator" w:id="0">
    <w:p w14:paraId="3B9AD75B" w14:textId="77777777" w:rsidR="0001333B" w:rsidRDefault="0001333B">
      <w:r>
        <w:continuationSeparator/>
      </w:r>
    </w:p>
  </w:endnote>
  <w:endnote w:type="continuationNotice" w:id="1">
    <w:p w14:paraId="6590263D" w14:textId="77777777" w:rsidR="0001333B" w:rsidRDefault="00013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8F1F3" w14:textId="77777777" w:rsidR="00C301E0" w:rsidRDefault="00C30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1" w14:textId="77777777" w:rsidR="0001333B" w:rsidRPr="00A404B1" w:rsidRDefault="0001333B" w:rsidP="00FB61C4">
    <w:pPr>
      <w:pStyle w:val="Footer"/>
    </w:pPr>
    <w:r w:rsidRPr="00A404B1">
      <w:t xml:space="preserve">Registration Number:                                                           Registration Date/Time:                                           HERS Provider:                       </w:t>
    </w:r>
  </w:p>
  <w:p w14:paraId="594A59D2" w14:textId="5F94FFEF" w:rsidR="0001333B" w:rsidRPr="00A404B1" w:rsidRDefault="0001333B">
    <w:pPr>
      <w:pStyle w:val="Footer"/>
    </w:pPr>
    <w:r w:rsidRPr="00A404B1">
      <w:t>CA Building Energy Efficiency Standards - 20</w:t>
    </w:r>
    <w:ins w:id="7" w:author="Alhabibi, Haider@Energy" w:date="2021-08-30T19:47:00Z">
      <w:r w:rsidR="0003203E">
        <w:t>22</w:t>
      </w:r>
    </w:ins>
    <w:del w:id="8" w:author="Alhabibi, Haider@Energy" w:date="2021-08-30T19:47:00Z">
      <w:r w:rsidRPr="00A404B1" w:rsidDel="0003203E">
        <w:delText>1</w:delText>
      </w:r>
      <w:r w:rsidDel="0003203E">
        <w:delText>9</w:delText>
      </w:r>
    </w:del>
    <w:r w:rsidRPr="00A404B1">
      <w:t xml:space="preserve"> Residential Compliance</w:t>
    </w:r>
    <w:r w:rsidRPr="00A404B1">
      <w:tab/>
    </w:r>
    <w:del w:id="9" w:author="Alhabibi, Haider@Energy" w:date="2022-02-28T13:15:00Z">
      <w:r w:rsidR="00FB5DBD" w:rsidDel="000867A2">
        <w:delText>July</w:delText>
      </w:r>
      <w:r w:rsidR="00FB5DBD" w:rsidRPr="00673D63" w:rsidDel="000867A2">
        <w:delText xml:space="preserve"> </w:delText>
      </w:r>
    </w:del>
    <w:ins w:id="10" w:author="Alhabibi, Haider@Energy" w:date="2022-02-28T13:15:00Z">
      <w:r w:rsidR="000867A2">
        <w:t>January</w:t>
      </w:r>
      <w:r w:rsidR="000867A2" w:rsidRPr="00673D63">
        <w:t xml:space="preserve"> </w:t>
      </w:r>
    </w:ins>
    <w:r w:rsidR="006A604F" w:rsidRPr="00673D63">
      <w:t>20</w:t>
    </w:r>
    <w:ins w:id="11" w:author="Alhabibi, Haider@Energy" w:date="2021-08-30T19:47:00Z">
      <w:r w:rsidR="0003203E">
        <w:t>22</w:t>
      </w:r>
    </w:ins>
    <w:del w:id="12" w:author="Alhabibi, Haider@Energy" w:date="2021-08-30T19:47:00Z">
      <w:r w:rsidR="006A604F" w:rsidDel="0003203E">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ED88A" w14:textId="77777777" w:rsidR="00C301E0" w:rsidRDefault="00C301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A" w14:textId="31199636" w:rsidR="0001333B" w:rsidRPr="00A404B1" w:rsidRDefault="0001333B" w:rsidP="00FB61C4">
    <w:pPr>
      <w:pStyle w:val="Footer"/>
    </w:pPr>
    <w:r w:rsidRPr="00A404B1">
      <w:t>CA Building Energy Efficiency Standards - 20</w:t>
    </w:r>
    <w:ins w:id="13" w:author="Alhabibi, Haider@Energy" w:date="2021-08-30T19:47:00Z">
      <w:r w:rsidR="0003203E">
        <w:t>22</w:t>
      </w:r>
    </w:ins>
    <w:del w:id="14" w:author="Alhabibi, Haider@Energy" w:date="2021-08-30T19:47:00Z">
      <w:r w:rsidRPr="00A404B1" w:rsidDel="0003203E">
        <w:delText>1</w:delText>
      </w:r>
    </w:del>
    <w:del w:id="15" w:author="Alhabibi, Haider@Energy" w:date="2021-08-30T19:48:00Z">
      <w:r w:rsidDel="0003203E">
        <w:delText>9</w:delText>
      </w:r>
    </w:del>
    <w:r w:rsidRPr="00A404B1">
      <w:t xml:space="preserve"> Residential Compliance</w:t>
    </w:r>
    <w:r w:rsidRPr="00A404B1">
      <w:tab/>
    </w:r>
    <w:del w:id="16" w:author="Alhabibi, Haider@Energy" w:date="2022-02-28T13:15:00Z">
      <w:r w:rsidR="00FB5DBD" w:rsidDel="000867A2">
        <w:delText>July</w:delText>
      </w:r>
      <w:r w:rsidR="00FB5DBD" w:rsidRPr="00673D63" w:rsidDel="000867A2">
        <w:delText xml:space="preserve"> </w:delText>
      </w:r>
    </w:del>
    <w:ins w:id="17" w:author="Alhabibi, Haider@Energy" w:date="2022-02-28T13:15:00Z">
      <w:r w:rsidR="000867A2">
        <w:t>January</w:t>
      </w:r>
      <w:r w:rsidR="000867A2" w:rsidRPr="00673D63">
        <w:t xml:space="preserve"> </w:t>
      </w:r>
    </w:ins>
    <w:r w:rsidR="006A604F" w:rsidRPr="00673D63">
      <w:t>20</w:t>
    </w:r>
    <w:ins w:id="18" w:author="Alhabibi, Haider@Energy" w:date="2021-08-30T19:47:00Z">
      <w:r w:rsidR="0003203E">
        <w:t>22</w:t>
      </w:r>
    </w:ins>
    <w:del w:id="19" w:author="Alhabibi, Haider@Energy" w:date="2021-08-30T19:47:00Z">
      <w:r w:rsidR="006A604F" w:rsidDel="0003203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BBEB7" w14:textId="77777777" w:rsidR="0001333B" w:rsidRDefault="0001333B">
      <w:r>
        <w:separator/>
      </w:r>
    </w:p>
  </w:footnote>
  <w:footnote w:type="continuationSeparator" w:id="0">
    <w:p w14:paraId="236DC6ED" w14:textId="77777777" w:rsidR="0001333B" w:rsidRDefault="0001333B">
      <w:r>
        <w:continuationSeparator/>
      </w:r>
    </w:p>
  </w:footnote>
  <w:footnote w:type="continuationNotice" w:id="1">
    <w:p w14:paraId="3C8DCEC9" w14:textId="77777777" w:rsidR="0001333B" w:rsidRDefault="00013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06FF" w14:textId="77777777" w:rsidR="00C301E0" w:rsidRDefault="00C30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BF" w14:textId="028AEC3C" w:rsidR="0001333B" w:rsidRPr="00901A8A" w:rsidRDefault="004F5ECE" w:rsidP="007950A7">
    <w:pPr>
      <w:suppressAutoHyphens/>
      <w:ind w:left="-90"/>
      <w:rPr>
        <w:rFonts w:ascii="Arial" w:hAnsi="Arial" w:cs="Arial"/>
        <w:sz w:val="14"/>
        <w:szCs w:val="14"/>
      </w:rPr>
    </w:pPr>
    <w:customXmlInsRangeStart w:id="0" w:author="Geiser, Che@Energy" w:date="2022-04-11T13:54:00Z"/>
    <w:sdt>
      <w:sdtPr>
        <w:rPr>
          <w:rFonts w:ascii="Arial" w:hAnsi="Arial" w:cs="Arial"/>
          <w:sz w:val="14"/>
          <w:szCs w:val="14"/>
        </w:rPr>
        <w:id w:val="1294638282"/>
        <w:docPartObj>
          <w:docPartGallery w:val="Watermarks"/>
          <w:docPartUnique/>
        </w:docPartObj>
      </w:sdtPr>
      <w:sdtContent>
        <w:customXmlInsRangeEnd w:id="0"/>
        <w:ins w:id="1" w:author="Geiser, Che@Energy" w:date="2022-04-11T13:54:00Z">
          <w:r w:rsidRPr="004F5ECE">
            <w:rPr>
              <w:rFonts w:ascii="Arial" w:hAnsi="Arial" w:cs="Arial"/>
              <w:noProof/>
              <w:sz w:val="14"/>
              <w:szCs w:val="14"/>
            </w:rPr>
            <w:pict w14:anchorId="3E62F0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4:00Z"/>
      </w:sdtContent>
    </w:sdt>
    <w:customXmlInsRangeEnd w:id="2"/>
    <w:r w:rsidR="0001333B" w:rsidRPr="00687CF2">
      <w:rPr>
        <w:rFonts w:ascii="Arial" w:hAnsi="Arial" w:cs="Arial"/>
        <w:noProof/>
        <w:sz w:val="14"/>
        <w:szCs w:val="14"/>
      </w:rPr>
      <w:drawing>
        <wp:anchor distT="0" distB="0" distL="114300" distR="114300" simplePos="0" relativeHeight="251657216" behindDoc="0" locked="0" layoutInCell="1" allowOverlap="1" wp14:anchorId="594A59E4" wp14:editId="2EEC47A8">
          <wp:simplePos x="0" y="0"/>
          <wp:positionH relativeFrom="margin">
            <wp:posOffset>6617970</wp:posOffset>
          </wp:positionH>
          <wp:positionV relativeFrom="margin">
            <wp:posOffset>-1224280</wp:posOffset>
          </wp:positionV>
          <wp:extent cx="319405" cy="2800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01333B" w:rsidRPr="00901A8A">
      <w:rPr>
        <w:rFonts w:ascii="Arial" w:hAnsi="Arial" w:cs="Arial"/>
        <w:sz w:val="14"/>
        <w:szCs w:val="14"/>
      </w:rPr>
      <w:t>STATE OF CALIFORNIA</w:t>
    </w:r>
  </w:p>
  <w:p w14:paraId="594A59C0" w14:textId="77777777" w:rsidR="0001333B" w:rsidRDefault="0001333B" w:rsidP="007950A7">
    <w:pPr>
      <w:suppressAutoHyphens/>
      <w:ind w:left="-90"/>
      <w:rPr>
        <w:rFonts w:ascii="Arial" w:hAnsi="Arial" w:cs="Arial"/>
        <w:b/>
        <w:sz w:val="24"/>
        <w:szCs w:val="24"/>
      </w:rPr>
    </w:pPr>
    <w:r>
      <w:rPr>
        <w:rFonts w:ascii="Arial" w:hAnsi="Arial" w:cs="Arial"/>
        <w:b/>
        <w:sz w:val="24"/>
        <w:szCs w:val="24"/>
      </w:rPr>
      <w:t>REFRIGERANT CHARGE VERIFICATION</w:t>
    </w:r>
  </w:p>
  <w:p w14:paraId="594A59C1" w14:textId="66D12828" w:rsidR="0001333B" w:rsidRPr="00901A8A" w:rsidRDefault="0001333B" w:rsidP="007950A7">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3" w:author="Alhabibi, Haider@Energy" w:date="2022-02-28T13:15:00Z">
      <w:r w:rsidR="00FB5DBD" w:rsidDel="000867A2">
        <w:rPr>
          <w:rFonts w:ascii="Arial" w:hAnsi="Arial" w:cs="Arial"/>
          <w:sz w:val="14"/>
          <w:szCs w:val="14"/>
        </w:rPr>
        <w:delText>07</w:delText>
      </w:r>
    </w:del>
    <w:ins w:id="4" w:author="Alhabibi, Haider@Energy" w:date="2022-02-28T13:15:00Z">
      <w:r w:rsidR="000867A2">
        <w:rPr>
          <w:rFonts w:ascii="Arial" w:hAnsi="Arial" w:cs="Arial"/>
          <w:sz w:val="14"/>
          <w:szCs w:val="14"/>
        </w:rPr>
        <w:t>01</w:t>
      </w:r>
    </w:ins>
    <w:r>
      <w:rPr>
        <w:rFonts w:ascii="Arial" w:hAnsi="Arial" w:cs="Arial"/>
        <w:sz w:val="14"/>
        <w:szCs w:val="14"/>
      </w:rPr>
      <w:t>/</w:t>
    </w:r>
    <w:ins w:id="5" w:author="Alhabibi, Haider@Energy" w:date="2021-08-30T19:47:00Z">
      <w:r w:rsidR="0003203E">
        <w:rPr>
          <w:rFonts w:ascii="Arial" w:hAnsi="Arial" w:cs="Arial"/>
          <w:sz w:val="14"/>
          <w:szCs w:val="14"/>
        </w:rPr>
        <w:t>22</w:t>
      </w:r>
    </w:ins>
    <w:del w:id="6" w:author="Alhabibi, Haider@Energy" w:date="2021-08-30T19:47:00Z">
      <w:r w:rsidR="006A604F" w:rsidDel="0003203E">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1333B" w:rsidRPr="00F85124" w14:paraId="594A59C4" w14:textId="77777777" w:rsidTr="00F0317D">
      <w:trPr>
        <w:cantSplit/>
        <w:trHeight w:val="288"/>
      </w:trPr>
      <w:tc>
        <w:tcPr>
          <w:tcW w:w="3738" w:type="pct"/>
          <w:gridSpan w:val="2"/>
          <w:tcBorders>
            <w:right w:val="nil"/>
          </w:tcBorders>
          <w:vAlign w:val="center"/>
        </w:tcPr>
        <w:p w14:paraId="594A59C2" w14:textId="77777777" w:rsidR="0001333B" w:rsidRPr="00962907" w:rsidRDefault="0001333B" w:rsidP="00F0317D">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94A59C3" w14:textId="77777777" w:rsidR="0001333B" w:rsidRPr="00962907" w:rsidRDefault="0001333B" w:rsidP="00F0317D">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01333B" w:rsidRPr="00F85124" w14:paraId="594A59C7" w14:textId="77777777" w:rsidTr="00F0317D">
      <w:trPr>
        <w:cantSplit/>
        <w:trHeight w:val="288"/>
      </w:trPr>
      <w:tc>
        <w:tcPr>
          <w:tcW w:w="2500" w:type="pct"/>
          <w:tcBorders>
            <w:right w:val="nil"/>
          </w:tcBorders>
        </w:tcPr>
        <w:p w14:paraId="594A59C5" w14:textId="77777777" w:rsidR="0001333B" w:rsidRPr="00962907" w:rsidRDefault="0001333B" w:rsidP="00F0317D">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94A59C6" w14:textId="2201216E" w:rsidR="0001333B" w:rsidRPr="00962907" w:rsidRDefault="0001333B" w:rsidP="00F0317D">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5ECE">
            <w:rPr>
              <w:rFonts w:ascii="Calibri" w:hAnsi="Calibri"/>
              <w:bCs/>
              <w:noProof/>
            </w:rPr>
            <w:t>4</w:t>
          </w:r>
          <w:r>
            <w:rPr>
              <w:rFonts w:ascii="Calibri" w:hAnsi="Calibri"/>
              <w:bCs/>
              <w:noProof/>
            </w:rPr>
            <w:fldChar w:fldCharType="end"/>
          </w:r>
          <w:r w:rsidRPr="00962907">
            <w:rPr>
              <w:rFonts w:ascii="Calibri" w:hAnsi="Calibri"/>
              <w:bCs/>
            </w:rPr>
            <w:t>)</w:t>
          </w:r>
        </w:p>
      </w:tc>
    </w:tr>
    <w:tr w:rsidR="0001333B" w:rsidRPr="00F85124" w14:paraId="594A59CB" w14:textId="77777777" w:rsidTr="00F0317D">
      <w:trPr>
        <w:cantSplit/>
        <w:trHeight w:val="288"/>
      </w:trPr>
      <w:tc>
        <w:tcPr>
          <w:tcW w:w="0" w:type="auto"/>
        </w:tcPr>
        <w:p w14:paraId="594A59C8" w14:textId="77777777" w:rsidR="0001333B" w:rsidRPr="00962907" w:rsidRDefault="0001333B" w:rsidP="00F0317D">
          <w:pPr>
            <w:rPr>
              <w:rFonts w:ascii="Calibri" w:hAnsi="Calibri"/>
              <w:sz w:val="12"/>
              <w:szCs w:val="12"/>
            </w:rPr>
          </w:pPr>
          <w:r w:rsidRPr="00962907">
            <w:rPr>
              <w:rFonts w:ascii="Calibri" w:hAnsi="Calibri"/>
              <w:sz w:val="12"/>
              <w:szCs w:val="12"/>
            </w:rPr>
            <w:t>Project Name:</w:t>
          </w:r>
        </w:p>
      </w:tc>
      <w:tc>
        <w:tcPr>
          <w:tcW w:w="1377" w:type="pct"/>
        </w:tcPr>
        <w:p w14:paraId="594A59C9" w14:textId="77777777" w:rsidR="0001333B" w:rsidRPr="00962907" w:rsidRDefault="0001333B" w:rsidP="00F0317D">
          <w:pPr>
            <w:rPr>
              <w:rFonts w:ascii="Calibri" w:hAnsi="Calibri"/>
              <w:sz w:val="12"/>
              <w:szCs w:val="12"/>
            </w:rPr>
          </w:pPr>
          <w:r w:rsidRPr="00962907">
            <w:rPr>
              <w:rFonts w:ascii="Calibri" w:hAnsi="Calibri"/>
              <w:sz w:val="12"/>
              <w:szCs w:val="12"/>
            </w:rPr>
            <w:t>Enforcement Agency:</w:t>
          </w:r>
        </w:p>
      </w:tc>
      <w:tc>
        <w:tcPr>
          <w:tcW w:w="1262" w:type="pct"/>
        </w:tcPr>
        <w:p w14:paraId="594A59CA" w14:textId="77777777" w:rsidR="0001333B" w:rsidRPr="00962907" w:rsidRDefault="0001333B" w:rsidP="00F0317D">
          <w:pPr>
            <w:rPr>
              <w:rFonts w:ascii="Calibri" w:hAnsi="Calibri"/>
              <w:sz w:val="12"/>
              <w:szCs w:val="12"/>
            </w:rPr>
          </w:pPr>
          <w:r w:rsidRPr="00962907">
            <w:rPr>
              <w:rFonts w:ascii="Calibri" w:hAnsi="Calibri"/>
              <w:sz w:val="12"/>
              <w:szCs w:val="12"/>
            </w:rPr>
            <w:t>Permit Number:</w:t>
          </w:r>
        </w:p>
      </w:tc>
    </w:tr>
    <w:tr w:rsidR="0001333B" w:rsidRPr="00F85124" w14:paraId="594A59CF" w14:textId="77777777" w:rsidTr="00F0317D">
      <w:trPr>
        <w:cantSplit/>
        <w:trHeight w:val="288"/>
      </w:trPr>
      <w:tc>
        <w:tcPr>
          <w:tcW w:w="0" w:type="auto"/>
        </w:tcPr>
        <w:p w14:paraId="594A59CC"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Dwelling Address:</w:t>
          </w:r>
        </w:p>
      </w:tc>
      <w:tc>
        <w:tcPr>
          <w:tcW w:w="1377" w:type="pct"/>
        </w:tcPr>
        <w:p w14:paraId="594A59CD"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City</w:t>
          </w:r>
        </w:p>
      </w:tc>
      <w:tc>
        <w:tcPr>
          <w:tcW w:w="1262" w:type="pct"/>
        </w:tcPr>
        <w:p w14:paraId="594A59CE" w14:textId="77777777" w:rsidR="0001333B" w:rsidRPr="00962907" w:rsidRDefault="0001333B" w:rsidP="00F0317D">
          <w:pPr>
            <w:rPr>
              <w:rFonts w:ascii="Calibri" w:hAnsi="Calibri"/>
              <w:sz w:val="12"/>
              <w:szCs w:val="12"/>
              <w:vertAlign w:val="superscript"/>
            </w:rPr>
          </w:pPr>
          <w:r w:rsidRPr="00962907">
            <w:rPr>
              <w:rFonts w:ascii="Calibri" w:hAnsi="Calibri"/>
              <w:sz w:val="12"/>
              <w:szCs w:val="12"/>
            </w:rPr>
            <w:t>Zip Code</w:t>
          </w:r>
        </w:p>
      </w:tc>
    </w:tr>
  </w:tbl>
  <w:p w14:paraId="594A59D0" w14:textId="77777777" w:rsidR="0001333B" w:rsidRDefault="0001333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B4C3E" w14:textId="77777777" w:rsidR="00C301E0" w:rsidRDefault="00C30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5" w14:textId="77777777">
      <w:trPr>
        <w:cantSplit/>
        <w:trHeight w:val="288"/>
      </w:trPr>
      <w:tc>
        <w:tcPr>
          <w:tcW w:w="4016" w:type="pct"/>
          <w:gridSpan w:val="2"/>
          <w:tcBorders>
            <w:right w:val="nil"/>
          </w:tcBorders>
          <w:vAlign w:val="center"/>
        </w:tcPr>
        <w:p w14:paraId="594A59D3"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77777777" w:rsidR="0001333B" w:rsidRPr="00962907" w:rsidRDefault="0001333B"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01333B" w:rsidRPr="00F85124" w14:paraId="594A59D8" w14:textId="77777777">
      <w:trPr>
        <w:cantSplit/>
        <w:trHeight w:val="288"/>
      </w:trPr>
      <w:tc>
        <w:tcPr>
          <w:tcW w:w="2500" w:type="pct"/>
          <w:tcBorders>
            <w:right w:val="nil"/>
          </w:tcBorders>
        </w:tcPr>
        <w:p w14:paraId="594A59D6"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7F3AB768"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5ECE">
            <w:rPr>
              <w:rFonts w:ascii="Calibri" w:hAnsi="Calibri"/>
              <w:bCs/>
              <w:noProof/>
            </w:rPr>
            <w:t>3</w:t>
          </w:r>
          <w:r>
            <w:rPr>
              <w:rFonts w:ascii="Calibri" w:hAnsi="Calibri"/>
              <w:bCs/>
              <w:noProof/>
            </w:rPr>
            <w:fldChar w:fldCharType="end"/>
          </w:r>
          <w:r w:rsidRPr="00962907">
            <w:rPr>
              <w:rFonts w:ascii="Calibri" w:hAnsi="Calibri"/>
              <w:bCs/>
            </w:rPr>
            <w:t>)</w:t>
          </w:r>
        </w:p>
      </w:tc>
    </w:tr>
  </w:tbl>
  <w:p w14:paraId="594A59D9" w14:textId="77777777" w:rsidR="0001333B" w:rsidRDefault="0001333B"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D" w14:textId="77777777">
      <w:trPr>
        <w:cantSplit/>
        <w:trHeight w:val="288"/>
      </w:trPr>
      <w:tc>
        <w:tcPr>
          <w:tcW w:w="4016" w:type="pct"/>
          <w:gridSpan w:val="2"/>
          <w:tcBorders>
            <w:right w:val="nil"/>
          </w:tcBorders>
          <w:vAlign w:val="center"/>
        </w:tcPr>
        <w:p w14:paraId="594A59DB"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77777777" w:rsidR="0001333B" w:rsidRPr="00962907" w:rsidRDefault="0001333B"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01333B" w:rsidRPr="00F85124" w14:paraId="594A59E0" w14:textId="77777777">
      <w:trPr>
        <w:cantSplit/>
        <w:trHeight w:val="288"/>
      </w:trPr>
      <w:tc>
        <w:tcPr>
          <w:tcW w:w="2500" w:type="pct"/>
          <w:tcBorders>
            <w:right w:val="nil"/>
          </w:tcBorders>
        </w:tcPr>
        <w:p w14:paraId="594A59DE"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4834240C"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5ECE">
            <w:rPr>
              <w:rFonts w:ascii="Calibri" w:hAnsi="Calibri"/>
              <w:bCs/>
              <w:noProof/>
            </w:rPr>
            <w:t>6</w:t>
          </w:r>
          <w:r>
            <w:rPr>
              <w:rFonts w:ascii="Calibri" w:hAnsi="Calibri"/>
              <w:bCs/>
              <w:noProof/>
            </w:rPr>
            <w:fldChar w:fldCharType="end"/>
          </w:r>
          <w:r w:rsidRPr="00962907">
            <w:rPr>
              <w:rFonts w:ascii="Calibri" w:hAnsi="Calibri"/>
              <w:bCs/>
            </w:rPr>
            <w:t>)</w:t>
          </w:r>
        </w:p>
      </w:tc>
    </w:tr>
  </w:tbl>
  <w:p w14:paraId="594A59E1" w14:textId="77777777" w:rsidR="0001333B" w:rsidRDefault="0001333B"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65DC3E86"/>
    <w:lvl w:ilvl="0" w:tplc="1756AAB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8"/>
  </w:num>
  <w:num w:numId="12">
    <w:abstractNumId w:val="17"/>
  </w:num>
  <w:num w:numId="13">
    <w:abstractNumId w:val="9"/>
  </w:num>
  <w:num w:numId="14">
    <w:abstractNumId w:val="12"/>
  </w:num>
  <w:num w:numId="15">
    <w:abstractNumId w:val="20"/>
  </w:num>
  <w:num w:numId="16">
    <w:abstractNumId w:val="5"/>
  </w:num>
  <w:num w:numId="17">
    <w:abstractNumId w:val="16"/>
  </w:num>
  <w:num w:numId="18">
    <w:abstractNumId w:val="13"/>
  </w:num>
  <w:num w:numId="19">
    <w:abstractNumId w:val="4"/>
  </w:num>
  <w:num w:numId="20">
    <w:abstractNumId w:val="21"/>
  </w:num>
  <w:num w:numId="21">
    <w:abstractNumId w:val="11"/>
  </w:num>
  <w:num w:numId="22">
    <w:abstractNumId w:val="2"/>
  </w:num>
  <w:num w:numId="23">
    <w:abstractNumId w:val="8"/>
  </w:num>
  <w:num w:numId="24">
    <w:abstractNumId w:val="19"/>
  </w:num>
  <w:num w:numId="25">
    <w:abstractNumId w:val="15"/>
  </w:num>
  <w:num w:numId="26">
    <w:abstractNumId w:val="7"/>
  </w:num>
  <w:num w:numId="27">
    <w:abstractNumId w:val="14"/>
  </w:num>
  <w:num w:numId="28">
    <w:abstractNumId w:val="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sN/mKBvUPhNje5zIgdN3romU6dymCswxLS0d5xN/e5ht53R/Ku434OUxziPMfhvOLpT5HE1znMGrl+YMtkqDbA==" w:salt="3n7Szet/g7LBYuO2KHynC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571F"/>
    <w:rsid w:val="00007D1A"/>
    <w:rsid w:val="0001333B"/>
    <w:rsid w:val="0002343B"/>
    <w:rsid w:val="0003203E"/>
    <w:rsid w:val="00037CA9"/>
    <w:rsid w:val="00044F33"/>
    <w:rsid w:val="000636B8"/>
    <w:rsid w:val="0007107D"/>
    <w:rsid w:val="00074CD9"/>
    <w:rsid w:val="00075B8A"/>
    <w:rsid w:val="000867A2"/>
    <w:rsid w:val="00091E69"/>
    <w:rsid w:val="00097C1B"/>
    <w:rsid w:val="000A1490"/>
    <w:rsid w:val="000B2650"/>
    <w:rsid w:val="000C1C81"/>
    <w:rsid w:val="000E27BA"/>
    <w:rsid w:val="000E634C"/>
    <w:rsid w:val="000E75EC"/>
    <w:rsid w:val="000F4B46"/>
    <w:rsid w:val="00105348"/>
    <w:rsid w:val="00105AC8"/>
    <w:rsid w:val="00112DDA"/>
    <w:rsid w:val="00131CFF"/>
    <w:rsid w:val="001377CE"/>
    <w:rsid w:val="00140978"/>
    <w:rsid w:val="00142E65"/>
    <w:rsid w:val="00150D20"/>
    <w:rsid w:val="001518E1"/>
    <w:rsid w:val="001546F5"/>
    <w:rsid w:val="00173B5B"/>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92398"/>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26550"/>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4F5ECE"/>
    <w:rsid w:val="00510B70"/>
    <w:rsid w:val="00513460"/>
    <w:rsid w:val="0051471E"/>
    <w:rsid w:val="00537078"/>
    <w:rsid w:val="00550554"/>
    <w:rsid w:val="00553CC2"/>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73D63"/>
    <w:rsid w:val="00680558"/>
    <w:rsid w:val="00685385"/>
    <w:rsid w:val="006858D2"/>
    <w:rsid w:val="0068777B"/>
    <w:rsid w:val="00687CF2"/>
    <w:rsid w:val="006A3BBF"/>
    <w:rsid w:val="006A604F"/>
    <w:rsid w:val="006A7580"/>
    <w:rsid w:val="006B37BF"/>
    <w:rsid w:val="006B6908"/>
    <w:rsid w:val="006C13DC"/>
    <w:rsid w:val="006C2F74"/>
    <w:rsid w:val="006E4C23"/>
    <w:rsid w:val="006E77AF"/>
    <w:rsid w:val="00704AE4"/>
    <w:rsid w:val="007056F9"/>
    <w:rsid w:val="0072091A"/>
    <w:rsid w:val="0072305B"/>
    <w:rsid w:val="007266CE"/>
    <w:rsid w:val="007309DA"/>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56AB6"/>
    <w:rsid w:val="00861CA4"/>
    <w:rsid w:val="008638D5"/>
    <w:rsid w:val="008803E3"/>
    <w:rsid w:val="008A4806"/>
    <w:rsid w:val="008B5F7E"/>
    <w:rsid w:val="008C0E2B"/>
    <w:rsid w:val="008C4797"/>
    <w:rsid w:val="008D4C16"/>
    <w:rsid w:val="008E362E"/>
    <w:rsid w:val="008E515C"/>
    <w:rsid w:val="008F089C"/>
    <w:rsid w:val="008F08D8"/>
    <w:rsid w:val="008F1377"/>
    <w:rsid w:val="008F3C96"/>
    <w:rsid w:val="008F4810"/>
    <w:rsid w:val="008F5524"/>
    <w:rsid w:val="00902FC7"/>
    <w:rsid w:val="00911CEE"/>
    <w:rsid w:val="00913E23"/>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46D1E"/>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01E0"/>
    <w:rsid w:val="00C3169C"/>
    <w:rsid w:val="00C4168F"/>
    <w:rsid w:val="00C427D9"/>
    <w:rsid w:val="00C446C3"/>
    <w:rsid w:val="00C45324"/>
    <w:rsid w:val="00C51D37"/>
    <w:rsid w:val="00C621A0"/>
    <w:rsid w:val="00C65938"/>
    <w:rsid w:val="00C76C40"/>
    <w:rsid w:val="00C84871"/>
    <w:rsid w:val="00C8731F"/>
    <w:rsid w:val="00C935D3"/>
    <w:rsid w:val="00CA1423"/>
    <w:rsid w:val="00CA1A15"/>
    <w:rsid w:val="00CB70E4"/>
    <w:rsid w:val="00CB71B7"/>
    <w:rsid w:val="00CC1E11"/>
    <w:rsid w:val="00CC7090"/>
    <w:rsid w:val="00CD6746"/>
    <w:rsid w:val="00CE0378"/>
    <w:rsid w:val="00CF3C01"/>
    <w:rsid w:val="00D00D72"/>
    <w:rsid w:val="00D1674A"/>
    <w:rsid w:val="00D209BF"/>
    <w:rsid w:val="00D26602"/>
    <w:rsid w:val="00D31CE6"/>
    <w:rsid w:val="00D430BF"/>
    <w:rsid w:val="00D54215"/>
    <w:rsid w:val="00D55D41"/>
    <w:rsid w:val="00D60C60"/>
    <w:rsid w:val="00D61CD0"/>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516E0"/>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22DD7"/>
    <w:rsid w:val="00F2616E"/>
    <w:rsid w:val="00F3264F"/>
    <w:rsid w:val="00F53366"/>
    <w:rsid w:val="00F54ACB"/>
    <w:rsid w:val="00F56566"/>
    <w:rsid w:val="00F662EE"/>
    <w:rsid w:val="00F76C26"/>
    <w:rsid w:val="00F77D48"/>
    <w:rsid w:val="00F85124"/>
    <w:rsid w:val="00F85C25"/>
    <w:rsid w:val="00F959D8"/>
    <w:rsid w:val="00FB1E89"/>
    <w:rsid w:val="00FB2F89"/>
    <w:rsid w:val="00FB3143"/>
    <w:rsid w:val="00FB5DBD"/>
    <w:rsid w:val="00FB61C4"/>
    <w:rsid w:val="00FC58B2"/>
    <w:rsid w:val="00FC64E2"/>
    <w:rsid w:val="00FD400B"/>
    <w:rsid w:val="00FD7A8D"/>
    <w:rsid w:val="00FE3D87"/>
    <w:rsid w:val="00FF0509"/>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94A56CC"/>
  <w15:docId w15:val="{15D8C26C-FC2F-4920-9AC9-F0A610A3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9CC435-37BD-4AF6-BF4E-C3127806956C}">
  <ds:schemaRefs>
    <ds:schemaRef ds:uri="http://schemas.microsoft.com/sharepoint/v3/contenttype/forms"/>
  </ds:schemaRefs>
</ds:datastoreItem>
</file>

<file path=customXml/itemProps2.xml><?xml version="1.0" encoding="utf-8"?>
<ds:datastoreItem xmlns:ds="http://schemas.openxmlformats.org/officeDocument/2006/customXml" ds:itemID="{9F0F6D42-9D33-45F1-AC6E-2CBCBE02F228}">
  <ds:schemaRefs>
    <ds:schemaRef ds:uri="5067c814-4b34-462c-a21d-c185ff6548d2"/>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 ds:uri="http://purl.org/dc/terms/"/>
    <ds:schemaRef ds:uri="785685f2-c2e1-4352-89aa-3faca8eaba52"/>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7F868C91-77EB-47A4-9929-935CABF3E46A}">
  <ds:schemaRefs>
    <ds:schemaRef ds:uri="http://schemas.openxmlformats.org/officeDocument/2006/bibliography"/>
  </ds:schemaRefs>
</ds:datastoreItem>
</file>

<file path=customXml/itemProps4.xml><?xml version="1.0" encoding="utf-8"?>
<ds:datastoreItem xmlns:ds="http://schemas.openxmlformats.org/officeDocument/2006/customXml" ds:itemID="{F7C8D8EF-6A41-468E-81E6-76FF74B572F2}">
  <ds:schemaRefs>
    <ds:schemaRef ds:uri="http://schemas.openxmlformats.org/officeDocument/2006/bibliography"/>
  </ds:schemaRefs>
</ds:datastoreItem>
</file>

<file path=customXml/itemProps5.xml><?xml version="1.0" encoding="utf-8"?>
<ds:datastoreItem xmlns:ds="http://schemas.openxmlformats.org/officeDocument/2006/customXml" ds:itemID="{E072833B-EDDB-4DCA-A44B-7B8953624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5782</Words>
  <Characters>32959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Geiser, Che@Energy</cp:lastModifiedBy>
  <cp:revision>10</cp:revision>
  <cp:lastPrinted>2013-01-15T05:01:00Z</cp:lastPrinted>
  <dcterms:created xsi:type="dcterms:W3CDTF">2020-03-06T16:47:00Z</dcterms:created>
  <dcterms:modified xsi:type="dcterms:W3CDTF">2022-04-11T20:54:00Z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