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F2170" w14:textId="26236695" w:rsidR="00341F28" w:rsidDel="00037BC5" w:rsidRDefault="00341F28">
      <w:pPr>
        <w:rPr>
          <w:del w:id="0" w:author="Geiser, Che@Energy" w:date="2022-03-28T16:41:00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8B4F20" w:rsidRPr="00C24189" w14:paraId="60349D1A" w14:textId="77777777" w:rsidTr="00012D02">
        <w:tc>
          <w:tcPr>
            <w:tcW w:w="14616" w:type="dxa"/>
            <w:shd w:val="clear" w:color="auto" w:fill="auto"/>
          </w:tcPr>
          <w:p w14:paraId="60349D12" w14:textId="77777777" w:rsidR="008B4F20" w:rsidRPr="00A8772F" w:rsidRDefault="008B4F20" w:rsidP="00012D02">
            <w:pPr>
              <w:keepNext/>
              <w:rPr>
                <w:rFonts w:ascii="Calibri" w:eastAsia="Calibri" w:hAnsi="Calibri"/>
                <w:i/>
                <w:sz w:val="18"/>
                <w:szCs w:val="18"/>
              </w:rPr>
            </w:pPr>
            <w:r w:rsidRPr="00A8772F">
              <w:rPr>
                <w:rFonts w:ascii="Calibri" w:eastAsia="Calibri" w:hAnsi="Calibri"/>
                <w:i/>
                <w:sz w:val="18"/>
                <w:szCs w:val="18"/>
              </w:rPr>
              <w:t xml:space="preserve">This compliance document is only applicable to simple alterations that do not require HERS verification for compliance.  When HERS verification is required, a CF1R-ALT-01 shall first be registered with a HERS Provider Data Registry.  </w:t>
            </w:r>
          </w:p>
          <w:p w14:paraId="60349D13" w14:textId="77777777" w:rsidR="008B4F20" w:rsidRPr="00A8772F" w:rsidRDefault="008B4F20" w:rsidP="00012D02">
            <w:pPr>
              <w:keepNext/>
              <w:rPr>
                <w:rFonts w:ascii="Calibri" w:eastAsia="Calibri" w:hAnsi="Calibri"/>
                <w:i/>
                <w:sz w:val="18"/>
                <w:szCs w:val="18"/>
              </w:rPr>
            </w:pPr>
          </w:p>
          <w:p w14:paraId="60349D14" w14:textId="16236D86" w:rsidR="00030468" w:rsidRPr="00030468" w:rsidRDefault="00030468" w:rsidP="00030468">
            <w:pPr>
              <w:rPr>
                <w:rFonts w:asciiTheme="minorHAnsi" w:hAnsiTheme="minorHAnsi"/>
              </w:rPr>
            </w:pPr>
            <w:r w:rsidRPr="00030468">
              <w:rPr>
                <w:rFonts w:asciiTheme="minorHAnsi" w:hAnsiTheme="minorHAnsi"/>
                <w:i/>
                <w:iCs/>
                <w:sz w:val="18"/>
                <w:szCs w:val="18"/>
              </w:rPr>
              <w:t xml:space="preserve">Alterations to Space Conditioning Systems that are exempt from HERS verification requirements may use the CF1R-ALT-05 and CF2R- ALT-05 Compliance Documents.  Possible exemptions from duct leakage testing </w:t>
            </w:r>
            <w:proofErr w:type="gramStart"/>
            <w:r w:rsidRPr="00030468">
              <w:rPr>
                <w:rFonts w:asciiTheme="minorHAnsi" w:hAnsiTheme="minorHAnsi"/>
                <w:i/>
                <w:iCs/>
                <w:sz w:val="18"/>
                <w:szCs w:val="18"/>
              </w:rPr>
              <w:t>include:</w:t>
            </w:r>
            <w:proofErr w:type="gramEnd"/>
            <w:r w:rsidRPr="00030468">
              <w:rPr>
                <w:rFonts w:asciiTheme="minorHAnsi" w:hAnsiTheme="minorHAnsi"/>
                <w:i/>
                <w:iCs/>
                <w:sz w:val="18"/>
                <w:szCs w:val="18"/>
              </w:rPr>
              <w:t xml:space="preserve"> less than </w:t>
            </w:r>
            <w:del w:id="1" w:author="Shewmaker, Michael@Energy" w:date="2021-12-27T16:16:00Z">
              <w:r w:rsidRPr="00030468" w:rsidDel="007B18F0">
                <w:rPr>
                  <w:rFonts w:asciiTheme="minorHAnsi" w:hAnsiTheme="minorHAnsi"/>
                  <w:i/>
                  <w:iCs/>
                  <w:sz w:val="18"/>
                  <w:szCs w:val="18"/>
                </w:rPr>
                <w:delText>40</w:delText>
              </w:r>
            </w:del>
            <w:ins w:id="2" w:author="Shewmaker, Michael@Energy" w:date="2021-12-27T16:16:00Z">
              <w:r w:rsidR="007B18F0">
                <w:rPr>
                  <w:rFonts w:asciiTheme="minorHAnsi" w:hAnsiTheme="minorHAnsi"/>
                  <w:i/>
                  <w:iCs/>
                  <w:sz w:val="18"/>
                  <w:szCs w:val="18"/>
                </w:rPr>
                <w:t>25</w:t>
              </w:r>
            </w:ins>
            <w:r w:rsidRPr="00030468">
              <w:rPr>
                <w:rFonts w:asciiTheme="minorHAnsi" w:hAnsiTheme="minorHAnsi"/>
                <w:i/>
                <w:iCs/>
                <w:sz w:val="18"/>
                <w:szCs w:val="18"/>
              </w:rPr>
              <w:t xml:space="preserve"> </w:t>
            </w:r>
            <w:ins w:id="3" w:author="Shewmaker, Michael@Energy" w:date="2021-12-27T16:16:00Z">
              <w:r w:rsidR="007B18F0">
                <w:rPr>
                  <w:rFonts w:asciiTheme="minorHAnsi" w:hAnsiTheme="minorHAnsi"/>
                  <w:i/>
                  <w:iCs/>
                  <w:sz w:val="18"/>
                  <w:szCs w:val="18"/>
                </w:rPr>
                <w:t>feet (</w:t>
              </w:r>
            </w:ins>
            <w:r w:rsidRPr="00030468">
              <w:rPr>
                <w:rFonts w:asciiTheme="minorHAnsi" w:hAnsiTheme="minorHAnsi"/>
                <w:i/>
                <w:iCs/>
                <w:sz w:val="18"/>
                <w:szCs w:val="18"/>
              </w:rPr>
              <w:t>ft</w:t>
            </w:r>
            <w:ins w:id="4" w:author="Shewmaker, Michael@Energy" w:date="2021-12-27T16:16:00Z">
              <w:r w:rsidR="007B18F0">
                <w:rPr>
                  <w:rFonts w:asciiTheme="minorHAnsi" w:hAnsiTheme="minorHAnsi"/>
                  <w:i/>
                  <w:iCs/>
                  <w:sz w:val="18"/>
                  <w:szCs w:val="18"/>
                </w:rPr>
                <w:t>)</w:t>
              </w:r>
            </w:ins>
            <w:r w:rsidRPr="00030468">
              <w:rPr>
                <w:rFonts w:asciiTheme="minorHAnsi" w:hAnsiTheme="minorHAnsi"/>
                <w:i/>
                <w:iCs/>
                <w:sz w:val="18"/>
                <w:szCs w:val="18"/>
              </w:rPr>
              <w:t xml:space="preserve"> of ducts were added or replaced; or the existing duct system was insulated with asbestos; or the existing duct system was previously tested and passed by a HERS Rater</w:t>
            </w:r>
            <w:r w:rsidRPr="00030468">
              <w:rPr>
                <w:rFonts w:asciiTheme="minorHAnsi" w:hAnsiTheme="minorHAnsi"/>
                <w:i/>
                <w:sz w:val="18"/>
                <w:szCs w:val="18"/>
              </w:rPr>
              <w:t xml:space="preserve">.  </w:t>
            </w:r>
            <w:r w:rsidRPr="00030468">
              <w:rPr>
                <w:rFonts w:asciiTheme="minorHAnsi" w:hAnsiTheme="minorHAnsi"/>
                <w:i/>
                <w:iCs/>
                <w:sz w:val="18"/>
                <w:szCs w:val="18"/>
              </w:rPr>
              <w:t>If space conditioning systems are altered and are not exempt from HERS verification, then a CF1R-ALT-02 must be completed and registered with a HERS Provider Data Registry</w:t>
            </w:r>
            <w:r w:rsidR="00164F68">
              <w:rPr>
                <w:rFonts w:asciiTheme="minorHAnsi" w:hAnsiTheme="minorHAnsi"/>
                <w:i/>
                <w:iCs/>
                <w:sz w:val="18"/>
                <w:szCs w:val="18"/>
              </w:rPr>
              <w:t>.</w:t>
            </w:r>
          </w:p>
          <w:p w14:paraId="60349D15" w14:textId="77777777" w:rsidR="008B4F20" w:rsidRPr="00A8772F" w:rsidRDefault="008B4F20" w:rsidP="00012D02">
            <w:pPr>
              <w:keepNext/>
              <w:rPr>
                <w:sz w:val="18"/>
                <w:szCs w:val="18"/>
              </w:rPr>
            </w:pPr>
          </w:p>
          <w:p w14:paraId="60349D16" w14:textId="560F98F1" w:rsidR="008B4F20" w:rsidRPr="00A8772F" w:rsidRDefault="008B4F20" w:rsidP="00012D02">
            <w:pPr>
              <w:keepNext/>
              <w:rPr>
                <w:rFonts w:ascii="Calibri" w:eastAsia="Calibri" w:hAnsi="Calibri"/>
                <w:i/>
                <w:sz w:val="18"/>
                <w:szCs w:val="18"/>
              </w:rPr>
            </w:pPr>
            <w:r w:rsidRPr="00A8772F">
              <w:rPr>
                <w:rFonts w:ascii="Calibri" w:eastAsia="Calibri" w:hAnsi="Calibri"/>
                <w:i/>
                <w:sz w:val="18"/>
                <w:szCs w:val="18"/>
              </w:rPr>
              <w:t>Alterations that utilize close</w:t>
            </w:r>
            <w:ins w:id="5" w:author="Shewmaker, Michael@Energy" w:date="2021-12-27T17:00:00Z">
              <w:r w:rsidR="003C22AE">
                <w:rPr>
                  <w:rFonts w:ascii="Calibri" w:eastAsia="Calibri" w:hAnsi="Calibri"/>
                  <w:i/>
                  <w:sz w:val="18"/>
                  <w:szCs w:val="18"/>
                </w:rPr>
                <w:t>d</w:t>
              </w:r>
            </w:ins>
            <w:r w:rsidRPr="00A8772F">
              <w:rPr>
                <w:rFonts w:ascii="Calibri" w:eastAsia="Calibri" w:hAnsi="Calibri"/>
                <w:i/>
                <w:sz w:val="18"/>
                <w:szCs w:val="18"/>
              </w:rPr>
              <w:t xml:space="preserve"> </w:t>
            </w:r>
            <w:del w:id="6" w:author="Shewmaker, Michael@Energy" w:date="2021-12-27T16:16:00Z">
              <w:r w:rsidRPr="00A8772F" w:rsidDel="007B18F0">
                <w:rPr>
                  <w:rFonts w:ascii="Calibri" w:eastAsia="Calibri" w:hAnsi="Calibri"/>
                  <w:i/>
                  <w:sz w:val="18"/>
                  <w:szCs w:val="18"/>
                </w:rPr>
                <w:delText>C</w:delText>
              </w:r>
            </w:del>
            <w:ins w:id="7" w:author="Shewmaker, Michael@Energy" w:date="2021-12-27T16:16:00Z">
              <w:r w:rsidR="007B18F0">
                <w:rPr>
                  <w:rFonts w:ascii="Calibri" w:eastAsia="Calibri" w:hAnsi="Calibri"/>
                  <w:i/>
                  <w:sz w:val="18"/>
                  <w:szCs w:val="18"/>
                </w:rPr>
                <w:t>c</w:t>
              </w:r>
            </w:ins>
            <w:r w:rsidRPr="00A8772F">
              <w:rPr>
                <w:rFonts w:ascii="Calibri" w:eastAsia="Calibri" w:hAnsi="Calibri"/>
                <w:i/>
                <w:sz w:val="18"/>
                <w:szCs w:val="18"/>
              </w:rPr>
              <w:t>ell Spray Polyurethane Foam (</w:t>
            </w:r>
            <w:proofErr w:type="spellStart"/>
            <w:r w:rsidRPr="00A8772F">
              <w:rPr>
                <w:rFonts w:ascii="Calibri" w:eastAsia="Calibri" w:hAnsi="Calibri"/>
                <w:i/>
                <w:sz w:val="18"/>
                <w:szCs w:val="18"/>
              </w:rPr>
              <w:t>ccSPF</w:t>
            </w:r>
            <w:proofErr w:type="spellEnd"/>
            <w:r w:rsidRPr="00A8772F">
              <w:rPr>
                <w:rFonts w:ascii="Calibri" w:eastAsia="Calibri" w:hAnsi="Calibri"/>
                <w:i/>
                <w:sz w:val="18"/>
                <w:szCs w:val="18"/>
              </w:rPr>
              <w:t xml:space="preserve">) with a density of 1.5 to less than 2.5 pounds per cubic foot having an R-value </w:t>
            </w:r>
            <w:r w:rsidR="00D15B9B">
              <w:rPr>
                <w:rFonts w:ascii="Calibri" w:eastAsia="Calibri" w:hAnsi="Calibri"/>
                <w:i/>
                <w:sz w:val="18"/>
                <w:szCs w:val="18"/>
              </w:rPr>
              <w:t>greater</w:t>
            </w:r>
            <w:r w:rsidR="00D15B9B" w:rsidRPr="00A8772F">
              <w:rPr>
                <w:rFonts w:ascii="Calibri" w:eastAsia="Calibri" w:hAnsi="Calibri"/>
                <w:i/>
                <w:sz w:val="18"/>
                <w:szCs w:val="18"/>
              </w:rPr>
              <w:t xml:space="preserve"> </w:t>
            </w:r>
            <w:r w:rsidRPr="00A8772F">
              <w:rPr>
                <w:rFonts w:ascii="Calibri" w:eastAsia="Calibri" w:hAnsi="Calibri"/>
                <w:i/>
                <w:sz w:val="18"/>
                <w:szCs w:val="18"/>
              </w:rPr>
              <w:t xml:space="preserve">than 5.8 per inch, or </w:t>
            </w:r>
            <w:del w:id="8" w:author="Shewmaker, Michael@Energy" w:date="2021-12-27T16:17:00Z">
              <w:r w:rsidRPr="00A8772F" w:rsidDel="007B18F0">
                <w:rPr>
                  <w:rFonts w:ascii="Calibri" w:eastAsia="Calibri" w:hAnsi="Calibri"/>
                  <w:i/>
                  <w:sz w:val="18"/>
                  <w:szCs w:val="18"/>
                </w:rPr>
                <w:delText>O</w:delText>
              </w:r>
            </w:del>
            <w:ins w:id="9" w:author="Shewmaker, Michael@Energy" w:date="2021-12-27T16:17:00Z">
              <w:r w:rsidR="007B18F0">
                <w:rPr>
                  <w:rFonts w:ascii="Calibri" w:eastAsia="Calibri" w:hAnsi="Calibri"/>
                  <w:i/>
                  <w:sz w:val="18"/>
                  <w:szCs w:val="18"/>
                </w:rPr>
                <w:t>o</w:t>
              </w:r>
            </w:ins>
            <w:r w:rsidRPr="00A8772F">
              <w:rPr>
                <w:rFonts w:ascii="Calibri" w:eastAsia="Calibri" w:hAnsi="Calibri"/>
                <w:i/>
                <w:sz w:val="18"/>
                <w:szCs w:val="18"/>
              </w:rPr>
              <w:t xml:space="preserve">pen </w:t>
            </w:r>
            <w:del w:id="10" w:author="Shewmaker, Michael@Energy" w:date="2021-12-27T16:17:00Z">
              <w:r w:rsidRPr="00A8772F" w:rsidDel="007B18F0">
                <w:rPr>
                  <w:rFonts w:ascii="Calibri" w:eastAsia="Calibri" w:hAnsi="Calibri"/>
                  <w:i/>
                  <w:sz w:val="18"/>
                  <w:szCs w:val="18"/>
                </w:rPr>
                <w:delText>C</w:delText>
              </w:r>
            </w:del>
            <w:ins w:id="11" w:author="Shewmaker, Michael@Energy" w:date="2021-12-27T16:17:00Z">
              <w:r w:rsidR="007B18F0">
                <w:rPr>
                  <w:rFonts w:ascii="Calibri" w:eastAsia="Calibri" w:hAnsi="Calibri"/>
                  <w:i/>
                  <w:sz w:val="18"/>
                  <w:szCs w:val="18"/>
                </w:rPr>
                <w:t>c</w:t>
              </w:r>
            </w:ins>
            <w:r w:rsidRPr="00A8772F">
              <w:rPr>
                <w:rFonts w:ascii="Calibri" w:eastAsia="Calibri" w:hAnsi="Calibri"/>
                <w:i/>
                <w:sz w:val="18"/>
                <w:szCs w:val="18"/>
              </w:rPr>
              <w:t>ell Spray Polyurethane Foam (</w:t>
            </w:r>
            <w:proofErr w:type="spellStart"/>
            <w:r w:rsidRPr="00A8772F">
              <w:rPr>
                <w:rFonts w:ascii="Calibri" w:eastAsia="Calibri" w:hAnsi="Calibri"/>
                <w:i/>
                <w:sz w:val="18"/>
                <w:szCs w:val="18"/>
              </w:rPr>
              <w:t>ocSPF</w:t>
            </w:r>
            <w:proofErr w:type="spellEnd"/>
            <w:r w:rsidRPr="00A8772F">
              <w:rPr>
                <w:rFonts w:ascii="Calibri" w:eastAsia="Calibri" w:hAnsi="Calibri"/>
                <w:i/>
                <w:sz w:val="18"/>
                <w:szCs w:val="18"/>
              </w:rPr>
              <w:t>) with a density of 0.4 to less than 1.5 pounds per cubic foot having an R-value of 3.6 per inch, shall complete and register a CF1R-ALT-01 with a HERS Provider Data Registry.</w:t>
            </w:r>
          </w:p>
          <w:p w14:paraId="60349D17" w14:textId="77777777" w:rsidR="008B4F20" w:rsidRPr="00A8772F" w:rsidRDefault="008B4F20" w:rsidP="00012D02">
            <w:pPr>
              <w:keepNext/>
              <w:rPr>
                <w:rFonts w:ascii="Calibri" w:eastAsia="Calibri" w:hAnsi="Calibri"/>
                <w:i/>
                <w:sz w:val="18"/>
                <w:szCs w:val="18"/>
              </w:rPr>
            </w:pPr>
          </w:p>
          <w:p w14:paraId="60349D19" w14:textId="016E037E" w:rsidR="008B4F20" w:rsidRPr="008E5913" w:rsidRDefault="008B4F20" w:rsidP="000A51C2">
            <w:pPr>
              <w:rPr>
                <w:rFonts w:ascii="Calibri" w:eastAsia="Calibri" w:hAnsi="Calibri"/>
                <w:i/>
                <w:sz w:val="22"/>
                <w:szCs w:val="22"/>
              </w:rPr>
            </w:pPr>
            <w:r w:rsidRPr="00A8772F">
              <w:rPr>
                <w:rFonts w:ascii="Calibri" w:eastAsia="Calibri" w:hAnsi="Calibri"/>
                <w:i/>
                <w:sz w:val="18"/>
                <w:szCs w:val="18"/>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Pr>
                <w:rFonts w:ascii="Calibri" w:eastAsia="Calibri" w:hAnsi="Calibri"/>
                <w:i/>
                <w:sz w:val="18"/>
                <w:szCs w:val="18"/>
              </w:rPr>
              <w:t>A</w:t>
            </w:r>
            <w:r w:rsidRPr="00A8772F">
              <w:rPr>
                <w:rFonts w:ascii="Calibri" w:eastAsia="Calibri" w:hAnsi="Calibri"/>
                <w:i/>
                <w:sz w:val="18"/>
                <w:szCs w:val="18"/>
              </w:rPr>
              <w:t xml:space="preserve">ll applicable Mandatory Measures </w:t>
            </w:r>
            <w:r>
              <w:rPr>
                <w:rFonts w:ascii="Calibri" w:eastAsia="Calibri" w:hAnsi="Calibri"/>
                <w:i/>
                <w:sz w:val="18"/>
                <w:szCs w:val="18"/>
              </w:rPr>
              <w:t>shall be</w:t>
            </w:r>
            <w:r w:rsidRPr="00A8772F">
              <w:rPr>
                <w:rFonts w:ascii="Calibri" w:eastAsia="Calibri" w:hAnsi="Calibri"/>
                <w:i/>
                <w:sz w:val="18"/>
                <w:szCs w:val="18"/>
              </w:rPr>
              <w:t xml:space="preserve"> met. Temporary labels </w:t>
            </w:r>
            <w:r>
              <w:rPr>
                <w:rFonts w:ascii="Calibri" w:eastAsia="Calibri" w:hAnsi="Calibri"/>
                <w:i/>
                <w:sz w:val="18"/>
                <w:szCs w:val="18"/>
              </w:rPr>
              <w:t>shall not</w:t>
            </w:r>
            <w:r w:rsidRPr="00A8772F">
              <w:rPr>
                <w:rFonts w:ascii="Calibri" w:eastAsia="Calibri" w:hAnsi="Calibri"/>
                <w:i/>
                <w:sz w:val="18"/>
                <w:szCs w:val="18"/>
              </w:rPr>
              <w:t xml:space="preserve"> be removed before verification by the building inspector.</w:t>
            </w:r>
          </w:p>
        </w:tc>
      </w:tr>
    </w:tbl>
    <w:p w14:paraId="60349D1B" w14:textId="77777777" w:rsidR="008B4F20" w:rsidRDefault="008B4F20">
      <w:pPr>
        <w:rPr>
          <w:ins w:id="12" w:author="Geiser, Che@Energy" w:date="2022-03-28T16:42:00Z"/>
        </w:rPr>
      </w:pPr>
    </w:p>
    <w:tbl>
      <w:tblPr>
        <w:tblStyle w:val="TableGrid"/>
        <w:tblW w:w="4996" w:type="pct"/>
        <w:tblLook w:val="0020" w:firstRow="1" w:lastRow="0" w:firstColumn="0" w:lastColumn="0" w:noHBand="0" w:noVBand="0"/>
      </w:tblPr>
      <w:tblGrid>
        <w:gridCol w:w="7290"/>
        <w:gridCol w:w="7314"/>
      </w:tblGrid>
      <w:tr w:rsidR="00037BC5" w:rsidRPr="00B14367" w14:paraId="79CDB938" w14:textId="77777777" w:rsidTr="006D7685">
        <w:trPr>
          <w:trHeight w:val="288"/>
          <w:ins w:id="13" w:author="Geiser, Che@Energy" w:date="2022-03-28T16:42:00Z"/>
        </w:trPr>
        <w:tc>
          <w:tcPr>
            <w:tcW w:w="7177" w:type="dxa"/>
          </w:tcPr>
          <w:p w14:paraId="0279C13B" w14:textId="77777777" w:rsidR="00037BC5" w:rsidRPr="00B14367" w:rsidRDefault="00037BC5" w:rsidP="006D7685">
            <w:pPr>
              <w:rPr>
                <w:ins w:id="14" w:author="Geiser, Che@Energy" w:date="2022-03-28T16:42:00Z"/>
                <w:rFonts w:ascii="Calibri" w:hAnsi="Calibri"/>
              </w:rPr>
            </w:pPr>
            <w:ins w:id="15" w:author="Geiser, Che@Energy" w:date="2022-03-28T16:42:00Z">
              <w:r w:rsidRPr="00B14367">
                <w:rPr>
                  <w:rFonts w:ascii="Calibri" w:hAnsi="Calibri"/>
                </w:rPr>
                <w:t>Project Name:</w:t>
              </w:r>
            </w:ins>
          </w:p>
        </w:tc>
        <w:tc>
          <w:tcPr>
            <w:tcW w:w="7201" w:type="dxa"/>
          </w:tcPr>
          <w:p w14:paraId="13F6B014" w14:textId="77777777" w:rsidR="00037BC5" w:rsidRPr="00B14367" w:rsidRDefault="00037BC5" w:rsidP="006D7685">
            <w:pPr>
              <w:rPr>
                <w:ins w:id="16" w:author="Geiser, Che@Energy" w:date="2022-03-28T16:42:00Z"/>
                <w:rFonts w:ascii="Calibri" w:hAnsi="Calibri"/>
              </w:rPr>
            </w:pPr>
            <w:ins w:id="17" w:author="Geiser, Che@Energy" w:date="2022-03-28T16:42:00Z">
              <w:r w:rsidRPr="00B14367">
                <w:rPr>
                  <w:rFonts w:ascii="Calibri" w:hAnsi="Calibri"/>
                </w:rPr>
                <w:t>Enforcement Agency:</w:t>
              </w:r>
            </w:ins>
          </w:p>
        </w:tc>
      </w:tr>
      <w:tr w:rsidR="00037BC5" w:rsidRPr="00B14367" w14:paraId="04D1B273" w14:textId="77777777" w:rsidTr="006D7685">
        <w:trPr>
          <w:trHeight w:val="288"/>
          <w:ins w:id="18" w:author="Geiser, Che@Energy" w:date="2022-03-28T16:42:00Z"/>
        </w:trPr>
        <w:tc>
          <w:tcPr>
            <w:tcW w:w="7177" w:type="dxa"/>
          </w:tcPr>
          <w:p w14:paraId="644794E6" w14:textId="77777777" w:rsidR="00037BC5" w:rsidRPr="00B14367" w:rsidRDefault="00037BC5" w:rsidP="006D7685">
            <w:pPr>
              <w:rPr>
                <w:ins w:id="19" w:author="Geiser, Che@Energy" w:date="2022-03-28T16:42:00Z"/>
                <w:rFonts w:ascii="Calibri" w:hAnsi="Calibri"/>
                <w:vertAlign w:val="superscript"/>
              </w:rPr>
            </w:pPr>
            <w:ins w:id="20" w:author="Geiser, Che@Energy" w:date="2022-03-28T16:42:00Z">
              <w:r w:rsidRPr="00B14367">
                <w:rPr>
                  <w:rFonts w:ascii="Calibri" w:hAnsi="Calibri"/>
                </w:rPr>
                <w:t>Dwelling Address:</w:t>
              </w:r>
            </w:ins>
          </w:p>
        </w:tc>
        <w:tc>
          <w:tcPr>
            <w:tcW w:w="7201" w:type="dxa"/>
          </w:tcPr>
          <w:p w14:paraId="292829A0" w14:textId="77777777" w:rsidR="00037BC5" w:rsidRPr="00B14367" w:rsidRDefault="00037BC5" w:rsidP="006D7685">
            <w:pPr>
              <w:rPr>
                <w:ins w:id="21" w:author="Geiser, Che@Energy" w:date="2022-03-28T16:42:00Z"/>
                <w:rFonts w:ascii="Calibri" w:hAnsi="Calibri"/>
                <w:vertAlign w:val="superscript"/>
              </w:rPr>
            </w:pPr>
            <w:ins w:id="22" w:author="Geiser, Che@Energy" w:date="2022-03-28T16:42:00Z">
              <w:r w:rsidRPr="00B14367">
                <w:rPr>
                  <w:rFonts w:ascii="Calibri" w:hAnsi="Calibri"/>
                </w:rPr>
                <w:t>Permit Number:</w:t>
              </w:r>
            </w:ins>
          </w:p>
        </w:tc>
      </w:tr>
      <w:tr w:rsidR="00037BC5" w:rsidRPr="00B14367" w14:paraId="2F6C8EEF" w14:textId="77777777" w:rsidTr="006D7685">
        <w:trPr>
          <w:trHeight w:val="288"/>
          <w:ins w:id="23" w:author="Geiser, Che@Energy" w:date="2022-03-28T16:42:00Z"/>
        </w:trPr>
        <w:tc>
          <w:tcPr>
            <w:tcW w:w="7177" w:type="dxa"/>
          </w:tcPr>
          <w:p w14:paraId="7BB798A6" w14:textId="77777777" w:rsidR="00037BC5" w:rsidRPr="00B14367" w:rsidRDefault="00037BC5" w:rsidP="006D7685">
            <w:pPr>
              <w:rPr>
                <w:ins w:id="24" w:author="Geiser, Che@Energy" w:date="2022-03-28T16:42:00Z"/>
                <w:rFonts w:ascii="Calibri" w:hAnsi="Calibri"/>
              </w:rPr>
            </w:pPr>
            <w:ins w:id="25" w:author="Geiser, Che@Energy" w:date="2022-03-28T16:42:00Z">
              <w:r w:rsidRPr="00B14367">
                <w:rPr>
                  <w:rFonts w:ascii="Calibri" w:hAnsi="Calibri"/>
                </w:rPr>
                <w:t>City and Zip Code:</w:t>
              </w:r>
            </w:ins>
          </w:p>
        </w:tc>
        <w:tc>
          <w:tcPr>
            <w:tcW w:w="7201" w:type="dxa"/>
          </w:tcPr>
          <w:p w14:paraId="4D682552" w14:textId="77777777" w:rsidR="00037BC5" w:rsidRPr="00B14367" w:rsidRDefault="00037BC5" w:rsidP="006D7685">
            <w:pPr>
              <w:rPr>
                <w:ins w:id="26" w:author="Geiser, Che@Energy" w:date="2022-03-28T16:42:00Z"/>
                <w:rFonts w:ascii="Calibri" w:hAnsi="Calibri"/>
              </w:rPr>
            </w:pPr>
            <w:ins w:id="27" w:author="Geiser, Che@Energy" w:date="2022-03-28T16:42:00Z">
              <w:r w:rsidRPr="00B14367">
                <w:rPr>
                  <w:rFonts w:ascii="Calibri" w:hAnsi="Calibri"/>
                </w:rPr>
                <w:t>Date Permit Issued:</w:t>
              </w:r>
            </w:ins>
          </w:p>
        </w:tc>
      </w:tr>
    </w:tbl>
    <w:p w14:paraId="413B61DF" w14:textId="6D66D013" w:rsidR="00037BC5" w:rsidDel="00037BC5" w:rsidRDefault="00037BC5">
      <w:pPr>
        <w:rPr>
          <w:del w:id="28" w:author="Geiser, Che@Energy" w:date="2022-03-28T16:42:00Z"/>
        </w:rPr>
      </w:pPr>
    </w:p>
    <w:p w14:paraId="60349D1C" w14:textId="77777777" w:rsidR="00012D02" w:rsidRDefault="00012D0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639"/>
        <w:gridCol w:w="6289"/>
        <w:gridCol w:w="459"/>
        <w:gridCol w:w="3610"/>
        <w:gridCol w:w="2170"/>
      </w:tblGrid>
      <w:tr w:rsidR="009867E0" w:rsidRPr="00C24189" w14:paraId="60349D1E" w14:textId="77777777" w:rsidTr="000A51C2">
        <w:trPr>
          <w:trHeight w:val="323"/>
        </w:trPr>
        <w:tc>
          <w:tcPr>
            <w:tcW w:w="14616" w:type="dxa"/>
            <w:gridSpan w:val="6"/>
            <w:shd w:val="clear" w:color="auto" w:fill="auto"/>
            <w:vAlign w:val="center"/>
          </w:tcPr>
          <w:p w14:paraId="60349D1D" w14:textId="74889DEF" w:rsidR="009867E0" w:rsidRPr="00C24189" w:rsidRDefault="009867E0" w:rsidP="000A04ED">
            <w:pPr>
              <w:keepNext/>
              <w:rPr>
                <w:rFonts w:ascii="Calibri" w:hAnsi="Calibri"/>
                <w:sz w:val="22"/>
                <w:szCs w:val="22"/>
              </w:rPr>
            </w:pPr>
            <w:r w:rsidRPr="00C24189">
              <w:rPr>
                <w:rFonts w:ascii="Calibri" w:eastAsia="Calibri" w:hAnsi="Calibri"/>
                <w:b/>
                <w:sz w:val="22"/>
                <w:szCs w:val="22"/>
              </w:rPr>
              <w:t xml:space="preserve">A. </w:t>
            </w:r>
            <w:r w:rsidR="00722E44">
              <w:rPr>
                <w:rFonts w:ascii="Calibri" w:eastAsia="Calibri" w:hAnsi="Calibri"/>
                <w:b/>
                <w:sz w:val="22"/>
                <w:szCs w:val="22"/>
              </w:rPr>
              <w:t>General Information</w:t>
            </w:r>
          </w:p>
        </w:tc>
      </w:tr>
      <w:tr w:rsidR="009867E0" w:rsidRPr="00C24189" w14:paraId="60349D25" w14:textId="77777777" w:rsidTr="00030468">
        <w:trPr>
          <w:trHeight w:val="432"/>
        </w:trPr>
        <w:tc>
          <w:tcPr>
            <w:tcW w:w="449" w:type="dxa"/>
            <w:vAlign w:val="center"/>
          </w:tcPr>
          <w:p w14:paraId="60349D1F" w14:textId="77777777" w:rsidR="009867E0" w:rsidRPr="000A51C2" w:rsidRDefault="009867E0" w:rsidP="00EA2CA8">
            <w:pPr>
              <w:jc w:val="center"/>
              <w:rPr>
                <w:rFonts w:ascii="Calibri" w:eastAsia="Calibri" w:hAnsi="Calibri"/>
                <w:sz w:val="18"/>
                <w:szCs w:val="18"/>
              </w:rPr>
            </w:pPr>
            <w:r w:rsidRPr="000A51C2">
              <w:rPr>
                <w:rFonts w:ascii="Calibri" w:eastAsia="Calibri" w:hAnsi="Calibri"/>
                <w:sz w:val="18"/>
                <w:szCs w:val="18"/>
              </w:rPr>
              <w:t>01</w:t>
            </w:r>
          </w:p>
        </w:tc>
        <w:tc>
          <w:tcPr>
            <w:tcW w:w="1639" w:type="dxa"/>
            <w:shd w:val="clear" w:color="auto" w:fill="auto"/>
            <w:vAlign w:val="center"/>
          </w:tcPr>
          <w:p w14:paraId="60349D20" w14:textId="77777777" w:rsidR="009867E0" w:rsidRPr="000A51C2" w:rsidRDefault="009867E0" w:rsidP="00EA2CA8">
            <w:pPr>
              <w:rPr>
                <w:rFonts w:ascii="Calibri" w:hAnsi="Calibri"/>
                <w:sz w:val="18"/>
                <w:szCs w:val="18"/>
              </w:rPr>
            </w:pPr>
            <w:r w:rsidRPr="000A51C2">
              <w:rPr>
                <w:rFonts w:ascii="Calibri" w:eastAsia="Calibri" w:hAnsi="Calibri"/>
                <w:sz w:val="18"/>
                <w:szCs w:val="18"/>
              </w:rPr>
              <w:t>Project Name:</w:t>
            </w:r>
          </w:p>
        </w:tc>
        <w:tc>
          <w:tcPr>
            <w:tcW w:w="6289" w:type="dxa"/>
            <w:shd w:val="clear" w:color="auto" w:fill="auto"/>
            <w:vAlign w:val="center"/>
          </w:tcPr>
          <w:p w14:paraId="60349D21" w14:textId="77777777" w:rsidR="009867E0" w:rsidRPr="00C24189" w:rsidRDefault="009867E0" w:rsidP="00EA2CA8">
            <w:pPr>
              <w:rPr>
                <w:rFonts w:ascii="Calibri" w:hAnsi="Calibri"/>
                <w:sz w:val="18"/>
              </w:rPr>
            </w:pPr>
          </w:p>
        </w:tc>
        <w:tc>
          <w:tcPr>
            <w:tcW w:w="459" w:type="dxa"/>
            <w:vAlign w:val="center"/>
          </w:tcPr>
          <w:p w14:paraId="60349D22" w14:textId="77777777" w:rsidR="009867E0" w:rsidRPr="000A51C2" w:rsidRDefault="009867E0" w:rsidP="00EA2CA8">
            <w:pPr>
              <w:jc w:val="center"/>
              <w:rPr>
                <w:rFonts w:ascii="Calibri" w:hAnsi="Calibri"/>
                <w:sz w:val="18"/>
                <w:szCs w:val="18"/>
              </w:rPr>
            </w:pPr>
            <w:r w:rsidRPr="000A51C2">
              <w:rPr>
                <w:rFonts w:ascii="Calibri" w:hAnsi="Calibri"/>
                <w:sz w:val="18"/>
                <w:szCs w:val="18"/>
              </w:rPr>
              <w:t>02</w:t>
            </w:r>
          </w:p>
        </w:tc>
        <w:tc>
          <w:tcPr>
            <w:tcW w:w="3610" w:type="dxa"/>
            <w:shd w:val="clear" w:color="auto" w:fill="auto"/>
            <w:vAlign w:val="center"/>
          </w:tcPr>
          <w:p w14:paraId="60349D23" w14:textId="77777777" w:rsidR="009867E0" w:rsidRPr="000A51C2" w:rsidRDefault="009867E0" w:rsidP="00EA2CA8">
            <w:pPr>
              <w:rPr>
                <w:rFonts w:ascii="Calibri" w:hAnsi="Calibri"/>
                <w:sz w:val="18"/>
                <w:szCs w:val="18"/>
              </w:rPr>
            </w:pPr>
            <w:r w:rsidRPr="000A51C2">
              <w:rPr>
                <w:rFonts w:ascii="Calibri" w:hAnsi="Calibri"/>
                <w:sz w:val="18"/>
                <w:szCs w:val="18"/>
              </w:rPr>
              <w:t>Date Prepared:</w:t>
            </w:r>
          </w:p>
        </w:tc>
        <w:tc>
          <w:tcPr>
            <w:tcW w:w="2170" w:type="dxa"/>
            <w:shd w:val="clear" w:color="auto" w:fill="auto"/>
            <w:vAlign w:val="center"/>
          </w:tcPr>
          <w:p w14:paraId="60349D24" w14:textId="77777777" w:rsidR="009867E0" w:rsidRPr="00C24189" w:rsidRDefault="009867E0" w:rsidP="00030468">
            <w:pPr>
              <w:rPr>
                <w:rFonts w:ascii="Calibri" w:hAnsi="Calibri"/>
                <w:sz w:val="18"/>
              </w:rPr>
            </w:pPr>
          </w:p>
        </w:tc>
      </w:tr>
      <w:tr w:rsidR="009867E0" w:rsidRPr="00C24189" w14:paraId="60349D2C" w14:textId="77777777" w:rsidTr="00030468">
        <w:trPr>
          <w:trHeight w:val="432"/>
        </w:trPr>
        <w:tc>
          <w:tcPr>
            <w:tcW w:w="449" w:type="dxa"/>
            <w:vAlign w:val="center"/>
          </w:tcPr>
          <w:p w14:paraId="60349D26" w14:textId="77777777" w:rsidR="009867E0" w:rsidRPr="000A51C2" w:rsidRDefault="009867E0" w:rsidP="00EA2CA8">
            <w:pPr>
              <w:jc w:val="center"/>
              <w:rPr>
                <w:rFonts w:ascii="Calibri" w:eastAsia="Calibri" w:hAnsi="Calibri"/>
                <w:sz w:val="18"/>
                <w:szCs w:val="18"/>
              </w:rPr>
            </w:pPr>
            <w:r w:rsidRPr="000A51C2">
              <w:rPr>
                <w:rFonts w:ascii="Calibri" w:eastAsia="Calibri" w:hAnsi="Calibri"/>
                <w:sz w:val="18"/>
                <w:szCs w:val="18"/>
              </w:rPr>
              <w:t>03</w:t>
            </w:r>
          </w:p>
        </w:tc>
        <w:tc>
          <w:tcPr>
            <w:tcW w:w="1639" w:type="dxa"/>
            <w:shd w:val="clear" w:color="auto" w:fill="auto"/>
            <w:vAlign w:val="center"/>
          </w:tcPr>
          <w:p w14:paraId="60349D27" w14:textId="77777777" w:rsidR="009867E0" w:rsidRPr="000A51C2" w:rsidRDefault="009867E0" w:rsidP="00EA2CA8">
            <w:pPr>
              <w:rPr>
                <w:rFonts w:ascii="Calibri" w:hAnsi="Calibri"/>
                <w:sz w:val="18"/>
                <w:szCs w:val="18"/>
              </w:rPr>
            </w:pPr>
            <w:r w:rsidRPr="000A51C2">
              <w:rPr>
                <w:rFonts w:ascii="Calibri" w:eastAsia="Calibri" w:hAnsi="Calibri"/>
                <w:sz w:val="18"/>
                <w:szCs w:val="18"/>
              </w:rPr>
              <w:t>Project Location:</w:t>
            </w:r>
          </w:p>
        </w:tc>
        <w:tc>
          <w:tcPr>
            <w:tcW w:w="6289" w:type="dxa"/>
            <w:shd w:val="clear" w:color="auto" w:fill="auto"/>
            <w:vAlign w:val="center"/>
          </w:tcPr>
          <w:p w14:paraId="60349D28" w14:textId="77777777" w:rsidR="009867E0" w:rsidRPr="00C24189" w:rsidRDefault="009867E0" w:rsidP="00EA2CA8">
            <w:pPr>
              <w:rPr>
                <w:rFonts w:ascii="Calibri" w:hAnsi="Calibri"/>
                <w:sz w:val="18"/>
              </w:rPr>
            </w:pPr>
          </w:p>
        </w:tc>
        <w:tc>
          <w:tcPr>
            <w:tcW w:w="459" w:type="dxa"/>
            <w:vAlign w:val="center"/>
          </w:tcPr>
          <w:p w14:paraId="60349D29" w14:textId="77777777" w:rsidR="009867E0" w:rsidRPr="000A51C2" w:rsidRDefault="009867E0" w:rsidP="00EA2CA8">
            <w:pPr>
              <w:jc w:val="center"/>
              <w:rPr>
                <w:rFonts w:ascii="Calibri" w:hAnsi="Calibri"/>
                <w:sz w:val="18"/>
                <w:szCs w:val="18"/>
              </w:rPr>
            </w:pPr>
            <w:r w:rsidRPr="000A51C2">
              <w:rPr>
                <w:rFonts w:ascii="Calibri" w:hAnsi="Calibri"/>
                <w:sz w:val="18"/>
                <w:szCs w:val="18"/>
              </w:rPr>
              <w:t>04</w:t>
            </w:r>
          </w:p>
        </w:tc>
        <w:tc>
          <w:tcPr>
            <w:tcW w:w="3610" w:type="dxa"/>
            <w:shd w:val="clear" w:color="auto" w:fill="auto"/>
            <w:vAlign w:val="center"/>
          </w:tcPr>
          <w:p w14:paraId="60349D2A" w14:textId="77777777" w:rsidR="009867E0" w:rsidRPr="000A51C2" w:rsidRDefault="009867E0" w:rsidP="00EA2CA8">
            <w:pPr>
              <w:rPr>
                <w:rFonts w:ascii="Calibri" w:hAnsi="Calibri"/>
                <w:sz w:val="18"/>
                <w:szCs w:val="18"/>
              </w:rPr>
            </w:pPr>
            <w:r w:rsidRPr="000A51C2">
              <w:rPr>
                <w:rFonts w:ascii="Calibri" w:hAnsi="Calibri"/>
                <w:sz w:val="18"/>
                <w:szCs w:val="18"/>
              </w:rPr>
              <w:t>Building Front Orientation (deg or cardinal):</w:t>
            </w:r>
          </w:p>
        </w:tc>
        <w:tc>
          <w:tcPr>
            <w:tcW w:w="2170" w:type="dxa"/>
            <w:shd w:val="clear" w:color="auto" w:fill="auto"/>
            <w:vAlign w:val="center"/>
          </w:tcPr>
          <w:p w14:paraId="60349D2B" w14:textId="77777777" w:rsidR="009867E0" w:rsidRPr="00C24189" w:rsidRDefault="009867E0" w:rsidP="00030468">
            <w:pPr>
              <w:rPr>
                <w:rFonts w:ascii="Calibri" w:hAnsi="Calibri"/>
                <w:sz w:val="18"/>
              </w:rPr>
            </w:pPr>
          </w:p>
        </w:tc>
      </w:tr>
      <w:tr w:rsidR="009867E0" w:rsidRPr="00C24189" w14:paraId="60349D33" w14:textId="77777777" w:rsidTr="00030468">
        <w:trPr>
          <w:trHeight w:val="432"/>
        </w:trPr>
        <w:tc>
          <w:tcPr>
            <w:tcW w:w="449" w:type="dxa"/>
            <w:vAlign w:val="center"/>
          </w:tcPr>
          <w:p w14:paraId="60349D2D" w14:textId="77777777" w:rsidR="009867E0" w:rsidRPr="000A51C2" w:rsidRDefault="009867E0" w:rsidP="00EA2CA8">
            <w:pPr>
              <w:jc w:val="center"/>
              <w:rPr>
                <w:rFonts w:ascii="Calibri" w:hAnsi="Calibri"/>
                <w:sz w:val="18"/>
                <w:szCs w:val="18"/>
              </w:rPr>
            </w:pPr>
            <w:r w:rsidRPr="000A51C2">
              <w:rPr>
                <w:rFonts w:ascii="Calibri" w:hAnsi="Calibri"/>
                <w:sz w:val="18"/>
                <w:szCs w:val="18"/>
              </w:rPr>
              <w:t>05</w:t>
            </w:r>
          </w:p>
        </w:tc>
        <w:tc>
          <w:tcPr>
            <w:tcW w:w="1639" w:type="dxa"/>
            <w:shd w:val="clear" w:color="auto" w:fill="auto"/>
            <w:vAlign w:val="center"/>
          </w:tcPr>
          <w:p w14:paraId="60349D2E" w14:textId="77777777" w:rsidR="009867E0" w:rsidRPr="000A51C2" w:rsidRDefault="009867E0" w:rsidP="00EA2CA8">
            <w:pPr>
              <w:rPr>
                <w:rFonts w:ascii="Calibri" w:hAnsi="Calibri"/>
                <w:sz w:val="18"/>
                <w:szCs w:val="18"/>
              </w:rPr>
            </w:pPr>
            <w:r w:rsidRPr="000A51C2">
              <w:rPr>
                <w:rFonts w:ascii="Calibri" w:hAnsi="Calibri"/>
                <w:sz w:val="18"/>
                <w:szCs w:val="18"/>
              </w:rPr>
              <w:t>CA City:</w:t>
            </w:r>
          </w:p>
        </w:tc>
        <w:tc>
          <w:tcPr>
            <w:tcW w:w="6289" w:type="dxa"/>
            <w:shd w:val="clear" w:color="auto" w:fill="auto"/>
            <w:vAlign w:val="center"/>
          </w:tcPr>
          <w:p w14:paraId="60349D2F" w14:textId="77777777" w:rsidR="009867E0" w:rsidRPr="00C24189" w:rsidRDefault="009867E0" w:rsidP="00EA2CA8">
            <w:pPr>
              <w:tabs>
                <w:tab w:val="left" w:pos="1194"/>
              </w:tabs>
              <w:rPr>
                <w:rFonts w:ascii="Calibri" w:hAnsi="Calibri"/>
                <w:sz w:val="18"/>
              </w:rPr>
            </w:pPr>
          </w:p>
        </w:tc>
        <w:tc>
          <w:tcPr>
            <w:tcW w:w="459" w:type="dxa"/>
            <w:vAlign w:val="center"/>
          </w:tcPr>
          <w:p w14:paraId="60349D30" w14:textId="77777777" w:rsidR="009867E0" w:rsidRPr="000A51C2" w:rsidRDefault="009867E0" w:rsidP="00EA2CA8">
            <w:pPr>
              <w:jc w:val="center"/>
              <w:rPr>
                <w:rFonts w:ascii="Calibri" w:hAnsi="Calibri"/>
                <w:sz w:val="18"/>
                <w:szCs w:val="18"/>
              </w:rPr>
            </w:pPr>
            <w:commentRangeStart w:id="29"/>
            <w:r w:rsidRPr="000A51C2">
              <w:rPr>
                <w:rFonts w:ascii="Calibri" w:hAnsi="Calibri"/>
                <w:sz w:val="18"/>
                <w:szCs w:val="18"/>
              </w:rPr>
              <w:t>06</w:t>
            </w:r>
          </w:p>
        </w:tc>
        <w:tc>
          <w:tcPr>
            <w:tcW w:w="3610" w:type="dxa"/>
            <w:shd w:val="clear" w:color="auto" w:fill="auto"/>
            <w:vAlign w:val="center"/>
          </w:tcPr>
          <w:p w14:paraId="60349D31" w14:textId="77777777" w:rsidR="009867E0" w:rsidRPr="000A51C2" w:rsidRDefault="009867E0" w:rsidP="00EA2CA8">
            <w:pPr>
              <w:rPr>
                <w:rFonts w:ascii="Calibri" w:hAnsi="Calibri"/>
                <w:sz w:val="18"/>
                <w:szCs w:val="18"/>
              </w:rPr>
            </w:pPr>
            <w:r w:rsidRPr="000A51C2">
              <w:rPr>
                <w:rFonts w:ascii="Calibri" w:hAnsi="Calibri"/>
                <w:sz w:val="18"/>
                <w:szCs w:val="18"/>
              </w:rPr>
              <w:t>Number of Altered Dwelling Units:</w:t>
            </w:r>
            <w:commentRangeEnd w:id="29"/>
            <w:r w:rsidR="009A2CFC">
              <w:rPr>
                <w:rStyle w:val="CommentReference"/>
              </w:rPr>
              <w:commentReference w:id="29"/>
            </w:r>
          </w:p>
        </w:tc>
        <w:tc>
          <w:tcPr>
            <w:tcW w:w="2170" w:type="dxa"/>
            <w:shd w:val="clear" w:color="auto" w:fill="auto"/>
            <w:vAlign w:val="center"/>
          </w:tcPr>
          <w:p w14:paraId="60349D32" w14:textId="77777777" w:rsidR="009867E0" w:rsidRPr="00C24189" w:rsidRDefault="009867E0" w:rsidP="00030468">
            <w:pPr>
              <w:rPr>
                <w:rFonts w:ascii="Calibri" w:hAnsi="Calibri"/>
                <w:sz w:val="18"/>
              </w:rPr>
            </w:pPr>
          </w:p>
        </w:tc>
      </w:tr>
      <w:tr w:rsidR="009867E0" w:rsidRPr="00C24189" w14:paraId="60349D3A" w14:textId="77777777" w:rsidTr="00030468">
        <w:trPr>
          <w:trHeight w:val="432"/>
        </w:trPr>
        <w:tc>
          <w:tcPr>
            <w:tcW w:w="449" w:type="dxa"/>
            <w:vAlign w:val="center"/>
          </w:tcPr>
          <w:p w14:paraId="60349D34" w14:textId="77777777" w:rsidR="009867E0" w:rsidRPr="000A51C2" w:rsidRDefault="009867E0" w:rsidP="00EA2CA8">
            <w:pPr>
              <w:jc w:val="center"/>
              <w:rPr>
                <w:rFonts w:ascii="Calibri" w:hAnsi="Calibri"/>
                <w:sz w:val="18"/>
                <w:szCs w:val="18"/>
              </w:rPr>
            </w:pPr>
            <w:r w:rsidRPr="000A51C2">
              <w:rPr>
                <w:rFonts w:ascii="Calibri" w:hAnsi="Calibri"/>
                <w:sz w:val="18"/>
                <w:szCs w:val="18"/>
              </w:rPr>
              <w:t>07</w:t>
            </w:r>
          </w:p>
        </w:tc>
        <w:tc>
          <w:tcPr>
            <w:tcW w:w="1639" w:type="dxa"/>
            <w:shd w:val="clear" w:color="auto" w:fill="auto"/>
            <w:vAlign w:val="center"/>
          </w:tcPr>
          <w:p w14:paraId="60349D35" w14:textId="77777777" w:rsidR="009867E0" w:rsidRPr="000A51C2" w:rsidRDefault="009867E0" w:rsidP="00EA2CA8">
            <w:pPr>
              <w:rPr>
                <w:rFonts w:ascii="Calibri" w:hAnsi="Calibri"/>
                <w:sz w:val="18"/>
                <w:szCs w:val="18"/>
              </w:rPr>
            </w:pPr>
            <w:r w:rsidRPr="000A51C2">
              <w:rPr>
                <w:rFonts w:ascii="Calibri" w:hAnsi="Calibri"/>
                <w:sz w:val="18"/>
                <w:szCs w:val="18"/>
              </w:rPr>
              <w:t>Zip Code:</w:t>
            </w:r>
          </w:p>
        </w:tc>
        <w:tc>
          <w:tcPr>
            <w:tcW w:w="6289" w:type="dxa"/>
            <w:shd w:val="clear" w:color="auto" w:fill="auto"/>
            <w:vAlign w:val="center"/>
          </w:tcPr>
          <w:p w14:paraId="60349D36" w14:textId="77777777" w:rsidR="009867E0" w:rsidRPr="00C24189" w:rsidRDefault="009867E0" w:rsidP="00EA2CA8">
            <w:pPr>
              <w:rPr>
                <w:rFonts w:ascii="Calibri" w:hAnsi="Calibri"/>
                <w:sz w:val="18"/>
              </w:rPr>
            </w:pPr>
          </w:p>
        </w:tc>
        <w:tc>
          <w:tcPr>
            <w:tcW w:w="459" w:type="dxa"/>
            <w:vAlign w:val="center"/>
          </w:tcPr>
          <w:p w14:paraId="60349D37" w14:textId="77777777" w:rsidR="009867E0" w:rsidRPr="000A51C2" w:rsidRDefault="009867E0" w:rsidP="00EA2CA8">
            <w:pPr>
              <w:jc w:val="center"/>
              <w:rPr>
                <w:rFonts w:ascii="Calibri" w:hAnsi="Calibri"/>
                <w:sz w:val="18"/>
                <w:szCs w:val="18"/>
              </w:rPr>
            </w:pPr>
            <w:r w:rsidRPr="000A51C2">
              <w:rPr>
                <w:rFonts w:ascii="Calibri" w:hAnsi="Calibri"/>
                <w:sz w:val="18"/>
                <w:szCs w:val="18"/>
              </w:rPr>
              <w:t>08</w:t>
            </w:r>
          </w:p>
        </w:tc>
        <w:tc>
          <w:tcPr>
            <w:tcW w:w="3610" w:type="dxa"/>
            <w:shd w:val="clear" w:color="auto" w:fill="auto"/>
            <w:vAlign w:val="center"/>
          </w:tcPr>
          <w:p w14:paraId="60349D38" w14:textId="77777777" w:rsidR="009867E0" w:rsidRPr="000A51C2" w:rsidRDefault="009867E0" w:rsidP="00EA2CA8">
            <w:pPr>
              <w:rPr>
                <w:rFonts w:ascii="Calibri" w:hAnsi="Calibri"/>
                <w:sz w:val="18"/>
                <w:szCs w:val="18"/>
              </w:rPr>
            </w:pPr>
            <w:r w:rsidRPr="000A51C2">
              <w:rPr>
                <w:rFonts w:ascii="Calibri" w:hAnsi="Calibri"/>
                <w:sz w:val="18"/>
                <w:szCs w:val="18"/>
              </w:rPr>
              <w:t>Fuel Type:</w:t>
            </w:r>
          </w:p>
        </w:tc>
        <w:tc>
          <w:tcPr>
            <w:tcW w:w="2170" w:type="dxa"/>
            <w:shd w:val="clear" w:color="auto" w:fill="auto"/>
            <w:vAlign w:val="center"/>
          </w:tcPr>
          <w:p w14:paraId="60349D39" w14:textId="77777777" w:rsidR="009867E0" w:rsidRPr="00C24189" w:rsidRDefault="009867E0" w:rsidP="00030468">
            <w:pPr>
              <w:rPr>
                <w:rFonts w:ascii="Calibri" w:hAnsi="Calibri"/>
                <w:sz w:val="18"/>
              </w:rPr>
            </w:pPr>
          </w:p>
        </w:tc>
      </w:tr>
      <w:tr w:rsidR="009867E0" w:rsidRPr="00C24189" w14:paraId="60349D41" w14:textId="77777777" w:rsidTr="00030468">
        <w:trPr>
          <w:trHeight w:val="432"/>
        </w:trPr>
        <w:tc>
          <w:tcPr>
            <w:tcW w:w="449" w:type="dxa"/>
            <w:vAlign w:val="center"/>
          </w:tcPr>
          <w:p w14:paraId="60349D3B" w14:textId="77777777" w:rsidR="009867E0" w:rsidRPr="000A51C2" w:rsidRDefault="009867E0" w:rsidP="00EA2CA8">
            <w:pPr>
              <w:jc w:val="center"/>
              <w:rPr>
                <w:rFonts w:ascii="Calibri" w:hAnsi="Calibri"/>
                <w:sz w:val="18"/>
                <w:szCs w:val="18"/>
              </w:rPr>
            </w:pPr>
            <w:r w:rsidRPr="000A51C2">
              <w:rPr>
                <w:rFonts w:ascii="Calibri" w:hAnsi="Calibri"/>
                <w:sz w:val="18"/>
                <w:szCs w:val="18"/>
              </w:rPr>
              <w:t>09</w:t>
            </w:r>
          </w:p>
        </w:tc>
        <w:tc>
          <w:tcPr>
            <w:tcW w:w="1639" w:type="dxa"/>
            <w:shd w:val="clear" w:color="auto" w:fill="auto"/>
            <w:vAlign w:val="center"/>
          </w:tcPr>
          <w:p w14:paraId="60349D3C" w14:textId="77777777" w:rsidR="009867E0" w:rsidRPr="000A51C2" w:rsidRDefault="009867E0" w:rsidP="00EA2CA8">
            <w:pPr>
              <w:rPr>
                <w:rFonts w:ascii="Calibri" w:hAnsi="Calibri"/>
                <w:sz w:val="18"/>
                <w:szCs w:val="18"/>
              </w:rPr>
            </w:pPr>
            <w:r w:rsidRPr="000A51C2">
              <w:rPr>
                <w:rFonts w:ascii="Calibri" w:hAnsi="Calibri"/>
                <w:sz w:val="18"/>
                <w:szCs w:val="18"/>
              </w:rPr>
              <w:t>Climate Zone:</w:t>
            </w:r>
          </w:p>
        </w:tc>
        <w:tc>
          <w:tcPr>
            <w:tcW w:w="6289" w:type="dxa"/>
            <w:shd w:val="clear" w:color="auto" w:fill="auto"/>
            <w:vAlign w:val="center"/>
          </w:tcPr>
          <w:p w14:paraId="60349D3D" w14:textId="77777777" w:rsidR="009867E0" w:rsidRPr="00C24189" w:rsidRDefault="009867E0" w:rsidP="00EA2CA8">
            <w:pPr>
              <w:rPr>
                <w:rFonts w:ascii="Calibri" w:hAnsi="Calibri"/>
                <w:sz w:val="18"/>
              </w:rPr>
            </w:pPr>
          </w:p>
        </w:tc>
        <w:tc>
          <w:tcPr>
            <w:tcW w:w="459" w:type="dxa"/>
            <w:vAlign w:val="center"/>
          </w:tcPr>
          <w:p w14:paraId="60349D3E" w14:textId="77777777" w:rsidR="009867E0" w:rsidRPr="000A51C2" w:rsidRDefault="009867E0" w:rsidP="00EA2CA8">
            <w:pPr>
              <w:jc w:val="center"/>
              <w:rPr>
                <w:rFonts w:ascii="Calibri" w:hAnsi="Calibri"/>
                <w:sz w:val="18"/>
                <w:szCs w:val="18"/>
              </w:rPr>
            </w:pPr>
            <w:r w:rsidRPr="000A51C2">
              <w:rPr>
                <w:rFonts w:ascii="Calibri" w:hAnsi="Calibri"/>
                <w:sz w:val="18"/>
                <w:szCs w:val="18"/>
              </w:rPr>
              <w:t>10</w:t>
            </w:r>
          </w:p>
        </w:tc>
        <w:tc>
          <w:tcPr>
            <w:tcW w:w="3610" w:type="dxa"/>
            <w:shd w:val="clear" w:color="auto" w:fill="auto"/>
            <w:vAlign w:val="center"/>
          </w:tcPr>
          <w:p w14:paraId="60349D3F" w14:textId="77777777" w:rsidR="009867E0" w:rsidRPr="000A51C2" w:rsidRDefault="009867E0" w:rsidP="00EA2CA8">
            <w:pPr>
              <w:rPr>
                <w:rFonts w:ascii="Calibri" w:hAnsi="Calibri"/>
                <w:sz w:val="18"/>
                <w:szCs w:val="18"/>
              </w:rPr>
            </w:pPr>
            <w:r w:rsidRPr="000A51C2">
              <w:rPr>
                <w:rFonts w:ascii="Calibri" w:hAnsi="Calibri"/>
                <w:sz w:val="18"/>
                <w:szCs w:val="18"/>
              </w:rPr>
              <w:t>Total Conditioned Floor Area</w:t>
            </w:r>
            <w:r w:rsidR="006F64AF" w:rsidRPr="000A51C2">
              <w:rPr>
                <w:rFonts w:ascii="Calibri" w:hAnsi="Calibri"/>
                <w:sz w:val="18"/>
                <w:szCs w:val="18"/>
              </w:rPr>
              <w:t xml:space="preserve"> (</w:t>
            </w:r>
            <w:r w:rsidR="00855511" w:rsidRPr="000A51C2">
              <w:rPr>
                <w:rFonts w:ascii="Calibri" w:hAnsi="Calibri"/>
                <w:sz w:val="18"/>
                <w:szCs w:val="18"/>
              </w:rPr>
              <w:t>ft</w:t>
            </w:r>
            <w:r w:rsidR="006F64AF" w:rsidRPr="000A51C2">
              <w:rPr>
                <w:rFonts w:ascii="Calibri" w:hAnsi="Calibri"/>
                <w:sz w:val="18"/>
                <w:szCs w:val="18"/>
                <w:vertAlign w:val="superscript"/>
              </w:rPr>
              <w:t>2</w:t>
            </w:r>
            <w:r w:rsidR="006F64AF" w:rsidRPr="000A51C2">
              <w:rPr>
                <w:rFonts w:ascii="Calibri" w:hAnsi="Calibri"/>
                <w:sz w:val="18"/>
                <w:szCs w:val="18"/>
              </w:rPr>
              <w:t>)</w:t>
            </w:r>
            <w:r w:rsidRPr="000A51C2">
              <w:rPr>
                <w:rFonts w:ascii="Calibri" w:hAnsi="Calibri"/>
                <w:sz w:val="18"/>
                <w:szCs w:val="18"/>
              </w:rPr>
              <w:t>:</w:t>
            </w:r>
          </w:p>
        </w:tc>
        <w:tc>
          <w:tcPr>
            <w:tcW w:w="2170" w:type="dxa"/>
            <w:shd w:val="clear" w:color="auto" w:fill="auto"/>
            <w:vAlign w:val="center"/>
          </w:tcPr>
          <w:p w14:paraId="60349D40" w14:textId="77777777" w:rsidR="009867E0" w:rsidRPr="00C24189" w:rsidRDefault="009867E0" w:rsidP="00030468">
            <w:pPr>
              <w:rPr>
                <w:rFonts w:ascii="Calibri" w:hAnsi="Calibri"/>
                <w:sz w:val="18"/>
              </w:rPr>
            </w:pPr>
          </w:p>
        </w:tc>
      </w:tr>
      <w:tr w:rsidR="009867E0" w:rsidRPr="00C24189" w14:paraId="60349D48" w14:textId="77777777" w:rsidTr="00030468">
        <w:trPr>
          <w:trHeight w:val="432"/>
        </w:trPr>
        <w:tc>
          <w:tcPr>
            <w:tcW w:w="449" w:type="dxa"/>
            <w:vAlign w:val="center"/>
          </w:tcPr>
          <w:p w14:paraId="60349D42" w14:textId="77777777" w:rsidR="009867E0" w:rsidRPr="000A51C2" w:rsidRDefault="009867E0" w:rsidP="00EA2CA8">
            <w:pPr>
              <w:jc w:val="center"/>
              <w:rPr>
                <w:rFonts w:ascii="Calibri" w:hAnsi="Calibri"/>
                <w:sz w:val="18"/>
                <w:szCs w:val="18"/>
              </w:rPr>
            </w:pPr>
            <w:r w:rsidRPr="000A51C2">
              <w:rPr>
                <w:rFonts w:ascii="Calibri" w:hAnsi="Calibri"/>
                <w:sz w:val="18"/>
                <w:szCs w:val="18"/>
              </w:rPr>
              <w:t>11</w:t>
            </w:r>
          </w:p>
        </w:tc>
        <w:tc>
          <w:tcPr>
            <w:tcW w:w="1639" w:type="dxa"/>
            <w:shd w:val="clear" w:color="auto" w:fill="auto"/>
            <w:vAlign w:val="center"/>
          </w:tcPr>
          <w:p w14:paraId="60349D43" w14:textId="5232C605" w:rsidR="009867E0" w:rsidRPr="000A51C2" w:rsidRDefault="009867E0" w:rsidP="00EA2CA8">
            <w:pPr>
              <w:rPr>
                <w:rFonts w:ascii="Calibri" w:hAnsi="Calibri"/>
                <w:sz w:val="18"/>
                <w:szCs w:val="18"/>
              </w:rPr>
            </w:pPr>
            <w:r w:rsidRPr="000A51C2">
              <w:rPr>
                <w:rFonts w:ascii="Calibri" w:hAnsi="Calibri"/>
                <w:sz w:val="18"/>
                <w:szCs w:val="18"/>
              </w:rPr>
              <w:t>Building Type</w:t>
            </w:r>
            <w:r w:rsidR="00722E44">
              <w:rPr>
                <w:rFonts w:ascii="Calibri" w:hAnsi="Calibri"/>
                <w:sz w:val="18"/>
                <w:szCs w:val="18"/>
              </w:rPr>
              <w:t>:</w:t>
            </w:r>
          </w:p>
        </w:tc>
        <w:tc>
          <w:tcPr>
            <w:tcW w:w="6289" w:type="dxa"/>
            <w:shd w:val="clear" w:color="auto" w:fill="auto"/>
            <w:vAlign w:val="center"/>
          </w:tcPr>
          <w:p w14:paraId="60349D44" w14:textId="77777777" w:rsidR="009867E0" w:rsidRPr="000A51C2" w:rsidRDefault="009867E0" w:rsidP="00EA2CA8">
            <w:pPr>
              <w:rPr>
                <w:rFonts w:ascii="Calibri" w:hAnsi="Calibri"/>
                <w:sz w:val="18"/>
                <w:szCs w:val="18"/>
              </w:rPr>
            </w:pPr>
          </w:p>
        </w:tc>
        <w:tc>
          <w:tcPr>
            <w:tcW w:w="459" w:type="dxa"/>
            <w:vAlign w:val="center"/>
          </w:tcPr>
          <w:p w14:paraId="60349D45" w14:textId="77777777" w:rsidR="009867E0" w:rsidRPr="000A51C2" w:rsidRDefault="009867E0" w:rsidP="00EA2CA8">
            <w:pPr>
              <w:jc w:val="center"/>
              <w:rPr>
                <w:rFonts w:ascii="Calibri" w:hAnsi="Calibri"/>
                <w:sz w:val="18"/>
                <w:szCs w:val="18"/>
              </w:rPr>
            </w:pPr>
            <w:r w:rsidRPr="000A51C2">
              <w:rPr>
                <w:rFonts w:ascii="Calibri" w:hAnsi="Calibri"/>
                <w:sz w:val="18"/>
                <w:szCs w:val="18"/>
              </w:rPr>
              <w:t>12</w:t>
            </w:r>
          </w:p>
        </w:tc>
        <w:tc>
          <w:tcPr>
            <w:tcW w:w="3610" w:type="dxa"/>
            <w:shd w:val="clear" w:color="auto" w:fill="auto"/>
            <w:vAlign w:val="center"/>
          </w:tcPr>
          <w:p w14:paraId="60349D46" w14:textId="4CB02526" w:rsidR="009867E0" w:rsidRPr="000A51C2" w:rsidRDefault="009867E0" w:rsidP="00EA2CA8">
            <w:pPr>
              <w:rPr>
                <w:rFonts w:ascii="Calibri" w:hAnsi="Calibri"/>
                <w:sz w:val="18"/>
                <w:szCs w:val="18"/>
              </w:rPr>
            </w:pPr>
            <w:r w:rsidRPr="000A51C2">
              <w:rPr>
                <w:rFonts w:ascii="Calibri" w:hAnsi="Calibri"/>
                <w:sz w:val="18"/>
                <w:szCs w:val="18"/>
              </w:rPr>
              <w:t>Slab Area (</w:t>
            </w:r>
            <w:r w:rsidR="00855511" w:rsidRPr="000A51C2">
              <w:rPr>
                <w:rFonts w:ascii="Calibri" w:hAnsi="Calibri"/>
                <w:sz w:val="18"/>
                <w:szCs w:val="18"/>
              </w:rPr>
              <w:t>ft</w:t>
            </w:r>
            <w:r w:rsidR="006F64AF" w:rsidRPr="000A51C2">
              <w:rPr>
                <w:rFonts w:ascii="Calibri" w:hAnsi="Calibri"/>
                <w:sz w:val="18"/>
                <w:szCs w:val="18"/>
                <w:vertAlign w:val="superscript"/>
              </w:rPr>
              <w:t>2</w:t>
            </w:r>
            <w:r w:rsidRPr="000A51C2">
              <w:rPr>
                <w:rFonts w:ascii="Calibri" w:hAnsi="Calibri"/>
                <w:sz w:val="18"/>
                <w:szCs w:val="18"/>
              </w:rPr>
              <w:t>)</w:t>
            </w:r>
            <w:r w:rsidR="00B10763">
              <w:rPr>
                <w:rFonts w:ascii="Calibri" w:hAnsi="Calibri"/>
                <w:sz w:val="18"/>
                <w:szCs w:val="18"/>
              </w:rPr>
              <w:t>:</w:t>
            </w:r>
          </w:p>
        </w:tc>
        <w:tc>
          <w:tcPr>
            <w:tcW w:w="2170" w:type="dxa"/>
            <w:shd w:val="clear" w:color="auto" w:fill="auto"/>
            <w:vAlign w:val="center"/>
          </w:tcPr>
          <w:p w14:paraId="60349D47" w14:textId="77777777" w:rsidR="009867E0" w:rsidRPr="00C24189" w:rsidRDefault="009867E0" w:rsidP="00030468">
            <w:pPr>
              <w:rPr>
                <w:rFonts w:ascii="Calibri" w:hAnsi="Calibri"/>
                <w:sz w:val="18"/>
              </w:rPr>
            </w:pPr>
          </w:p>
        </w:tc>
      </w:tr>
      <w:tr w:rsidR="009867E0" w:rsidRPr="00C24189" w14:paraId="60349D4F" w14:textId="77777777" w:rsidTr="00030468">
        <w:trPr>
          <w:trHeight w:val="432"/>
        </w:trPr>
        <w:tc>
          <w:tcPr>
            <w:tcW w:w="449" w:type="dxa"/>
            <w:vAlign w:val="center"/>
          </w:tcPr>
          <w:p w14:paraId="60349D49" w14:textId="77777777" w:rsidR="009867E0" w:rsidRPr="000A51C2" w:rsidRDefault="009867E0" w:rsidP="00EA2CA8">
            <w:pPr>
              <w:jc w:val="center"/>
              <w:rPr>
                <w:rFonts w:ascii="Calibri" w:hAnsi="Calibri"/>
                <w:sz w:val="18"/>
                <w:szCs w:val="18"/>
              </w:rPr>
            </w:pPr>
            <w:r w:rsidRPr="000A51C2">
              <w:rPr>
                <w:rFonts w:ascii="Calibri" w:hAnsi="Calibri"/>
                <w:sz w:val="18"/>
                <w:szCs w:val="18"/>
              </w:rPr>
              <w:lastRenderedPageBreak/>
              <w:t>13</w:t>
            </w:r>
          </w:p>
        </w:tc>
        <w:tc>
          <w:tcPr>
            <w:tcW w:w="1639" w:type="dxa"/>
            <w:shd w:val="clear" w:color="auto" w:fill="auto"/>
            <w:vAlign w:val="center"/>
          </w:tcPr>
          <w:p w14:paraId="60349D4A" w14:textId="77777777" w:rsidR="009867E0" w:rsidRPr="00C24189" w:rsidRDefault="00E66168" w:rsidP="00EA2CA8">
            <w:pPr>
              <w:rPr>
                <w:rFonts w:ascii="Calibri" w:hAnsi="Calibri"/>
                <w:sz w:val="18"/>
              </w:rPr>
            </w:pPr>
            <w:r w:rsidRPr="000A51C2">
              <w:rPr>
                <w:rFonts w:ascii="Calibri" w:hAnsi="Calibri"/>
                <w:sz w:val="18"/>
                <w:szCs w:val="18"/>
              </w:rPr>
              <w:t>Project Scope</w:t>
            </w:r>
            <w:r w:rsidR="009867E0" w:rsidRPr="000A51C2">
              <w:rPr>
                <w:rFonts w:ascii="Calibri" w:hAnsi="Calibri"/>
                <w:sz w:val="18"/>
                <w:szCs w:val="18"/>
              </w:rPr>
              <w:t>:</w:t>
            </w:r>
          </w:p>
        </w:tc>
        <w:tc>
          <w:tcPr>
            <w:tcW w:w="6289" w:type="dxa"/>
            <w:shd w:val="clear" w:color="auto" w:fill="auto"/>
            <w:vAlign w:val="center"/>
          </w:tcPr>
          <w:p w14:paraId="60349D4B" w14:textId="77777777" w:rsidR="009867E0" w:rsidRPr="00C24189" w:rsidRDefault="009867E0" w:rsidP="00EA2CA8">
            <w:pPr>
              <w:rPr>
                <w:rFonts w:ascii="Calibri" w:hAnsi="Calibri"/>
                <w:sz w:val="18"/>
              </w:rPr>
            </w:pPr>
          </w:p>
        </w:tc>
        <w:tc>
          <w:tcPr>
            <w:tcW w:w="459" w:type="dxa"/>
            <w:vAlign w:val="center"/>
          </w:tcPr>
          <w:p w14:paraId="60349D4C" w14:textId="77777777" w:rsidR="009867E0" w:rsidRPr="000A51C2" w:rsidRDefault="009867E0" w:rsidP="00EA2CA8">
            <w:pPr>
              <w:jc w:val="center"/>
              <w:rPr>
                <w:rFonts w:ascii="Calibri" w:hAnsi="Calibri"/>
                <w:sz w:val="18"/>
                <w:szCs w:val="18"/>
              </w:rPr>
            </w:pPr>
          </w:p>
        </w:tc>
        <w:tc>
          <w:tcPr>
            <w:tcW w:w="3610" w:type="dxa"/>
            <w:shd w:val="clear" w:color="auto" w:fill="auto"/>
            <w:vAlign w:val="center"/>
          </w:tcPr>
          <w:p w14:paraId="60349D4D" w14:textId="77777777" w:rsidR="009867E0" w:rsidRPr="000A51C2" w:rsidRDefault="009867E0" w:rsidP="00EA2CA8">
            <w:pPr>
              <w:rPr>
                <w:rFonts w:ascii="Calibri" w:hAnsi="Calibri"/>
                <w:sz w:val="18"/>
                <w:szCs w:val="18"/>
              </w:rPr>
            </w:pPr>
          </w:p>
        </w:tc>
        <w:tc>
          <w:tcPr>
            <w:tcW w:w="2170" w:type="dxa"/>
            <w:shd w:val="clear" w:color="auto" w:fill="auto"/>
            <w:vAlign w:val="center"/>
          </w:tcPr>
          <w:p w14:paraId="60349D4E" w14:textId="77777777" w:rsidR="009867E0" w:rsidRPr="00C24189" w:rsidRDefault="009867E0" w:rsidP="00030468">
            <w:pPr>
              <w:rPr>
                <w:rFonts w:ascii="Calibri" w:hAnsi="Calibri"/>
                <w:sz w:val="18"/>
              </w:rPr>
            </w:pPr>
          </w:p>
        </w:tc>
      </w:tr>
    </w:tbl>
    <w:p w14:paraId="60349D50" w14:textId="77777777" w:rsidR="009867E0" w:rsidRDefault="009867E0" w:rsidP="009867E0">
      <w:pPr>
        <w:rPr>
          <w:rFonts w:ascii="Calibri" w:hAnsi="Calibri"/>
          <w:sz w:val="18"/>
          <w:szCs w:val="18"/>
        </w:rPr>
      </w:pPr>
    </w:p>
    <w:p w14:paraId="60349D51" w14:textId="77777777" w:rsidR="008B4F20" w:rsidRDefault="008B4F20">
      <w:pPr>
        <w:rPr>
          <w:rFonts w:ascii="Calibri" w:hAnsi="Calibri"/>
          <w:sz w:val="18"/>
          <w:szCs w:val="18"/>
        </w:rPr>
      </w:pPr>
      <w:r>
        <w:rPr>
          <w:rFonts w:ascii="Calibri" w:hAnsi="Calibr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
        <w:gridCol w:w="1655"/>
        <w:gridCol w:w="1011"/>
        <w:gridCol w:w="827"/>
        <w:gridCol w:w="919"/>
        <w:gridCol w:w="1471"/>
        <w:gridCol w:w="1164"/>
        <w:gridCol w:w="858"/>
        <w:gridCol w:w="613"/>
        <w:gridCol w:w="123"/>
        <w:gridCol w:w="613"/>
        <w:gridCol w:w="1103"/>
        <w:gridCol w:w="3340"/>
      </w:tblGrid>
      <w:tr w:rsidR="009867E0" w:rsidRPr="00C24189" w14:paraId="60349D53" w14:textId="77777777" w:rsidTr="000A51C2">
        <w:trPr>
          <w:cantSplit/>
          <w:trHeight w:val="312"/>
        </w:trPr>
        <w:tc>
          <w:tcPr>
            <w:tcW w:w="14616" w:type="dxa"/>
            <w:gridSpan w:val="13"/>
            <w:shd w:val="clear" w:color="auto" w:fill="auto"/>
            <w:vAlign w:val="center"/>
          </w:tcPr>
          <w:p w14:paraId="60349D52" w14:textId="381FDDA0" w:rsidR="009867E0" w:rsidRPr="00C24189" w:rsidRDefault="009867E0" w:rsidP="009867E0">
            <w:pPr>
              <w:keepNext/>
              <w:rPr>
                <w:rFonts w:ascii="Calibri" w:hAnsi="Calibri"/>
                <w:b/>
                <w:sz w:val="18"/>
                <w:szCs w:val="18"/>
              </w:rPr>
            </w:pPr>
            <w:r w:rsidRPr="00C24189">
              <w:rPr>
                <w:rFonts w:ascii="Calibri" w:eastAsia="Calibri" w:hAnsi="Calibri"/>
                <w:b/>
                <w:sz w:val="22"/>
                <w:szCs w:val="22"/>
              </w:rPr>
              <w:t xml:space="preserve">B. </w:t>
            </w:r>
            <w:r w:rsidR="00722E44">
              <w:rPr>
                <w:rFonts w:ascii="Calibri" w:eastAsia="Calibri" w:hAnsi="Calibri"/>
                <w:b/>
                <w:sz w:val="22"/>
                <w:szCs w:val="22"/>
              </w:rPr>
              <w:t>Building Insulation Details</w:t>
            </w:r>
            <w:r w:rsidRPr="00C24189">
              <w:rPr>
                <w:rFonts w:ascii="Calibri" w:eastAsia="Calibri" w:hAnsi="Calibri"/>
                <w:b/>
                <w:sz w:val="22"/>
                <w:szCs w:val="22"/>
              </w:rPr>
              <w:t xml:space="preserve"> </w:t>
            </w:r>
            <w:r w:rsidRPr="00F62A38">
              <w:rPr>
                <w:rFonts w:ascii="Calibri" w:eastAsia="Calibri" w:hAnsi="Calibri"/>
                <w:sz w:val="22"/>
                <w:szCs w:val="22"/>
              </w:rPr>
              <w:t>(Section 150.2(b)1)</w:t>
            </w:r>
          </w:p>
        </w:tc>
      </w:tr>
      <w:tr w:rsidR="009867E0" w:rsidRPr="00C24189" w14:paraId="60349D5F" w14:textId="77777777" w:rsidTr="0013408B">
        <w:trPr>
          <w:cantSplit/>
          <w:trHeight w:val="45"/>
        </w:trPr>
        <w:tc>
          <w:tcPr>
            <w:tcW w:w="919" w:type="dxa"/>
            <w:vAlign w:val="bottom"/>
          </w:tcPr>
          <w:p w14:paraId="60349D54"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01</w:t>
            </w:r>
          </w:p>
        </w:tc>
        <w:tc>
          <w:tcPr>
            <w:tcW w:w="1655" w:type="dxa"/>
            <w:vAlign w:val="bottom"/>
          </w:tcPr>
          <w:p w14:paraId="60349D55"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02</w:t>
            </w:r>
          </w:p>
        </w:tc>
        <w:tc>
          <w:tcPr>
            <w:tcW w:w="1011" w:type="dxa"/>
            <w:vAlign w:val="bottom"/>
          </w:tcPr>
          <w:p w14:paraId="60349D56"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03</w:t>
            </w:r>
          </w:p>
        </w:tc>
        <w:tc>
          <w:tcPr>
            <w:tcW w:w="827" w:type="dxa"/>
            <w:vAlign w:val="bottom"/>
          </w:tcPr>
          <w:p w14:paraId="60349D57"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04</w:t>
            </w:r>
          </w:p>
        </w:tc>
        <w:tc>
          <w:tcPr>
            <w:tcW w:w="919" w:type="dxa"/>
            <w:vAlign w:val="bottom"/>
          </w:tcPr>
          <w:p w14:paraId="60349D58"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05</w:t>
            </w:r>
          </w:p>
        </w:tc>
        <w:tc>
          <w:tcPr>
            <w:tcW w:w="2635" w:type="dxa"/>
            <w:gridSpan w:val="2"/>
          </w:tcPr>
          <w:p w14:paraId="60349D59"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06</w:t>
            </w:r>
          </w:p>
        </w:tc>
        <w:tc>
          <w:tcPr>
            <w:tcW w:w="858" w:type="dxa"/>
            <w:vAlign w:val="bottom"/>
          </w:tcPr>
          <w:p w14:paraId="60349D5A"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07</w:t>
            </w:r>
          </w:p>
        </w:tc>
        <w:tc>
          <w:tcPr>
            <w:tcW w:w="613" w:type="dxa"/>
            <w:vAlign w:val="bottom"/>
          </w:tcPr>
          <w:p w14:paraId="60349D5B"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08</w:t>
            </w:r>
          </w:p>
        </w:tc>
        <w:tc>
          <w:tcPr>
            <w:tcW w:w="736" w:type="dxa"/>
            <w:gridSpan w:val="2"/>
            <w:vAlign w:val="bottom"/>
          </w:tcPr>
          <w:p w14:paraId="60349D5C"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09</w:t>
            </w:r>
          </w:p>
        </w:tc>
        <w:tc>
          <w:tcPr>
            <w:tcW w:w="1103" w:type="dxa"/>
            <w:vAlign w:val="bottom"/>
          </w:tcPr>
          <w:p w14:paraId="60349D5D"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10</w:t>
            </w:r>
          </w:p>
        </w:tc>
        <w:tc>
          <w:tcPr>
            <w:tcW w:w="3340" w:type="dxa"/>
            <w:vAlign w:val="bottom"/>
          </w:tcPr>
          <w:p w14:paraId="60349D5E"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11</w:t>
            </w:r>
          </w:p>
        </w:tc>
      </w:tr>
      <w:tr w:rsidR="009867E0" w:rsidRPr="00C24189" w14:paraId="60349D69" w14:textId="77777777" w:rsidTr="000A51C2">
        <w:trPr>
          <w:cantSplit/>
          <w:trHeight w:val="269"/>
        </w:trPr>
        <w:tc>
          <w:tcPr>
            <w:tcW w:w="919" w:type="dxa"/>
            <w:vMerge w:val="restart"/>
            <w:vAlign w:val="bottom"/>
          </w:tcPr>
          <w:p w14:paraId="60349D6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Tag/ID</w:t>
            </w:r>
          </w:p>
        </w:tc>
        <w:tc>
          <w:tcPr>
            <w:tcW w:w="1655" w:type="dxa"/>
            <w:vMerge w:val="restart"/>
            <w:vAlign w:val="bottom"/>
          </w:tcPr>
          <w:p w14:paraId="60349D6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Assembly Type</w:t>
            </w:r>
          </w:p>
        </w:tc>
        <w:tc>
          <w:tcPr>
            <w:tcW w:w="1011" w:type="dxa"/>
            <w:vMerge w:val="restart"/>
            <w:vAlign w:val="bottom"/>
          </w:tcPr>
          <w:p w14:paraId="60349D62"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Type</w:t>
            </w:r>
          </w:p>
        </w:tc>
        <w:tc>
          <w:tcPr>
            <w:tcW w:w="827" w:type="dxa"/>
            <w:vMerge w:val="restart"/>
            <w:vAlign w:val="bottom"/>
          </w:tcPr>
          <w:p w14:paraId="60349D63"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Depth</w:t>
            </w:r>
          </w:p>
          <w:p w14:paraId="60349D64"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(inches)</w:t>
            </w:r>
          </w:p>
        </w:tc>
        <w:tc>
          <w:tcPr>
            <w:tcW w:w="919" w:type="dxa"/>
            <w:vMerge w:val="restart"/>
            <w:vAlign w:val="bottom"/>
          </w:tcPr>
          <w:p w14:paraId="60349D65"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Spacing (inches)</w:t>
            </w:r>
          </w:p>
        </w:tc>
        <w:tc>
          <w:tcPr>
            <w:tcW w:w="4842" w:type="dxa"/>
            <w:gridSpan w:val="6"/>
            <w:vAlign w:val="center"/>
          </w:tcPr>
          <w:p w14:paraId="60349D66" w14:textId="77777777" w:rsidR="009867E0" w:rsidRPr="00C24189" w:rsidRDefault="009867E0" w:rsidP="009867E0">
            <w:pPr>
              <w:tabs>
                <w:tab w:val="left" w:pos="540"/>
                <w:tab w:val="left" w:pos="900"/>
                <w:tab w:val="left" w:pos="3420"/>
              </w:tabs>
              <w:jc w:val="center"/>
              <w:rPr>
                <w:rFonts w:ascii="Calibri" w:hAnsi="Calibri"/>
                <w:b/>
                <w:sz w:val="18"/>
                <w:szCs w:val="18"/>
              </w:rPr>
            </w:pPr>
            <w:r w:rsidRPr="00C24189">
              <w:rPr>
                <w:rFonts w:ascii="Calibri" w:hAnsi="Calibri"/>
                <w:b/>
                <w:sz w:val="18"/>
                <w:szCs w:val="18"/>
              </w:rPr>
              <w:t>Proposed</w:t>
            </w:r>
          </w:p>
        </w:tc>
        <w:tc>
          <w:tcPr>
            <w:tcW w:w="1103" w:type="dxa"/>
            <w:vAlign w:val="center"/>
          </w:tcPr>
          <w:p w14:paraId="60349D67" w14:textId="77777777" w:rsidR="009867E0" w:rsidRPr="00C24189" w:rsidRDefault="009867E0" w:rsidP="009867E0">
            <w:pPr>
              <w:tabs>
                <w:tab w:val="left" w:pos="540"/>
                <w:tab w:val="left" w:pos="900"/>
                <w:tab w:val="left" w:pos="3420"/>
              </w:tabs>
              <w:jc w:val="center"/>
              <w:rPr>
                <w:rFonts w:ascii="Calibri" w:hAnsi="Calibri"/>
                <w:b/>
                <w:sz w:val="18"/>
                <w:szCs w:val="18"/>
              </w:rPr>
            </w:pPr>
            <w:r w:rsidRPr="00C24189">
              <w:rPr>
                <w:rFonts w:ascii="Calibri" w:hAnsi="Calibri"/>
                <w:b/>
                <w:sz w:val="18"/>
                <w:szCs w:val="18"/>
              </w:rPr>
              <w:t>Required</w:t>
            </w:r>
          </w:p>
        </w:tc>
        <w:tc>
          <w:tcPr>
            <w:tcW w:w="3340" w:type="dxa"/>
            <w:vMerge w:val="restart"/>
            <w:vAlign w:val="bottom"/>
          </w:tcPr>
          <w:p w14:paraId="60349D68"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Comments</w:t>
            </w:r>
          </w:p>
        </w:tc>
      </w:tr>
      <w:tr w:rsidR="009867E0" w:rsidRPr="00C24189" w14:paraId="60349D76" w14:textId="77777777" w:rsidTr="0013408B">
        <w:trPr>
          <w:cantSplit/>
          <w:trHeight w:val="330"/>
        </w:trPr>
        <w:tc>
          <w:tcPr>
            <w:tcW w:w="919" w:type="dxa"/>
            <w:vMerge/>
            <w:vAlign w:val="bottom"/>
          </w:tcPr>
          <w:p w14:paraId="60349D6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vMerge/>
            <w:vAlign w:val="bottom"/>
          </w:tcPr>
          <w:p w14:paraId="60349D6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vMerge/>
            <w:vAlign w:val="bottom"/>
          </w:tcPr>
          <w:p w14:paraId="60349D6C"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vMerge/>
            <w:vAlign w:val="bottom"/>
          </w:tcPr>
          <w:p w14:paraId="60349D6D"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vMerge/>
            <w:vAlign w:val="bottom"/>
          </w:tcPr>
          <w:p w14:paraId="60349D6E"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vMerge w:val="restart"/>
            <w:vAlign w:val="bottom"/>
          </w:tcPr>
          <w:p w14:paraId="60349D6F"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Cavity </w:t>
            </w:r>
            <w:r w:rsidRPr="00C24189">
              <w:rPr>
                <w:rFonts w:ascii="Calibri" w:hAnsi="Calibri"/>
                <w:sz w:val="18"/>
                <w:szCs w:val="18"/>
              </w:rPr>
              <w:br/>
              <w:t>R-value</w:t>
            </w:r>
          </w:p>
        </w:tc>
        <w:tc>
          <w:tcPr>
            <w:tcW w:w="1164" w:type="dxa"/>
            <w:vMerge w:val="restart"/>
            <w:vAlign w:val="bottom"/>
          </w:tcPr>
          <w:p w14:paraId="60349D7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Continuous Insulation </w:t>
            </w:r>
          </w:p>
          <w:p w14:paraId="60349D7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R-value</w:t>
            </w:r>
          </w:p>
        </w:tc>
        <w:tc>
          <w:tcPr>
            <w:tcW w:w="858" w:type="dxa"/>
            <w:vMerge w:val="restart"/>
            <w:vAlign w:val="bottom"/>
          </w:tcPr>
          <w:p w14:paraId="60349D72"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1349" w:type="dxa"/>
            <w:gridSpan w:val="3"/>
            <w:vAlign w:val="bottom"/>
          </w:tcPr>
          <w:p w14:paraId="60349D73" w14:textId="7B6B8DCA" w:rsidR="009867E0" w:rsidRPr="00C24189" w:rsidRDefault="00D10428" w:rsidP="009867E0">
            <w:pPr>
              <w:tabs>
                <w:tab w:val="left" w:pos="540"/>
                <w:tab w:val="left" w:pos="900"/>
                <w:tab w:val="left" w:pos="3420"/>
              </w:tabs>
              <w:jc w:val="center"/>
              <w:rPr>
                <w:rFonts w:ascii="Calibri" w:hAnsi="Calibri"/>
                <w:sz w:val="18"/>
                <w:szCs w:val="18"/>
              </w:rPr>
            </w:pPr>
            <w:ins w:id="30" w:author="Shewmaker, Michael@Energy" w:date="2021-12-27T16:18:00Z">
              <w:r>
                <w:rPr>
                  <w:rFonts w:ascii="Calibri" w:hAnsi="Calibri"/>
                  <w:sz w:val="18"/>
                  <w:szCs w:val="18"/>
                </w:rPr>
                <w:t xml:space="preserve">Joint </w:t>
              </w:r>
            </w:ins>
            <w:r w:rsidR="009867E0" w:rsidRPr="00C24189">
              <w:rPr>
                <w:rFonts w:ascii="Calibri" w:hAnsi="Calibri"/>
                <w:sz w:val="18"/>
                <w:szCs w:val="18"/>
              </w:rPr>
              <w:t>Appendix JA4 Reference</w:t>
            </w:r>
          </w:p>
        </w:tc>
        <w:tc>
          <w:tcPr>
            <w:tcW w:w="1103" w:type="dxa"/>
            <w:vMerge w:val="restart"/>
            <w:vAlign w:val="bottom"/>
          </w:tcPr>
          <w:p w14:paraId="60349D74" w14:textId="73B599B3"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r w:rsidR="00E85EAF">
              <w:rPr>
                <w:rFonts w:ascii="Calibri" w:hAnsi="Calibri"/>
                <w:sz w:val="18"/>
                <w:szCs w:val="18"/>
              </w:rPr>
              <w:t xml:space="preserve"> from Table 150.1-A</w:t>
            </w:r>
            <w:del w:id="31" w:author="Shewmaker, Michael@Energy" w:date="2021-12-27T16:18:00Z">
              <w:r w:rsidR="00E85EAF" w:rsidDel="00D10428">
                <w:rPr>
                  <w:rFonts w:ascii="Calibri" w:hAnsi="Calibri"/>
                  <w:sz w:val="18"/>
                  <w:szCs w:val="18"/>
                </w:rPr>
                <w:delText xml:space="preserve"> or B</w:delText>
              </w:r>
            </w:del>
          </w:p>
        </w:tc>
        <w:tc>
          <w:tcPr>
            <w:tcW w:w="3340" w:type="dxa"/>
            <w:vMerge/>
            <w:vAlign w:val="bottom"/>
          </w:tcPr>
          <w:p w14:paraId="60349D75"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9867E0" w:rsidRPr="00C24189" w14:paraId="60349D83" w14:textId="77777777" w:rsidTr="0013408B">
        <w:trPr>
          <w:cantSplit/>
          <w:trHeight w:val="330"/>
        </w:trPr>
        <w:tc>
          <w:tcPr>
            <w:tcW w:w="919" w:type="dxa"/>
            <w:vMerge/>
            <w:vAlign w:val="bottom"/>
          </w:tcPr>
          <w:p w14:paraId="60349D7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vMerge/>
            <w:vAlign w:val="bottom"/>
          </w:tcPr>
          <w:p w14:paraId="60349D7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vMerge/>
            <w:vAlign w:val="bottom"/>
          </w:tcPr>
          <w:p w14:paraId="60349D79"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vMerge/>
            <w:vAlign w:val="bottom"/>
          </w:tcPr>
          <w:p w14:paraId="60349D7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vMerge/>
            <w:vAlign w:val="bottom"/>
          </w:tcPr>
          <w:p w14:paraId="60349D7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vMerge/>
            <w:vAlign w:val="bottom"/>
          </w:tcPr>
          <w:p w14:paraId="60349D7C"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64" w:type="dxa"/>
            <w:vMerge/>
            <w:vAlign w:val="bottom"/>
          </w:tcPr>
          <w:p w14:paraId="60349D7D"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58" w:type="dxa"/>
            <w:vMerge/>
            <w:vAlign w:val="bottom"/>
          </w:tcPr>
          <w:p w14:paraId="60349D7E"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736" w:type="dxa"/>
            <w:gridSpan w:val="2"/>
            <w:vAlign w:val="bottom"/>
          </w:tcPr>
          <w:p w14:paraId="60349D7F"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Table</w:t>
            </w:r>
          </w:p>
        </w:tc>
        <w:tc>
          <w:tcPr>
            <w:tcW w:w="613" w:type="dxa"/>
            <w:vAlign w:val="bottom"/>
          </w:tcPr>
          <w:p w14:paraId="60349D8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Cell</w:t>
            </w:r>
          </w:p>
        </w:tc>
        <w:tc>
          <w:tcPr>
            <w:tcW w:w="1103" w:type="dxa"/>
            <w:vMerge/>
            <w:vAlign w:val="bottom"/>
          </w:tcPr>
          <w:p w14:paraId="60349D81"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3340" w:type="dxa"/>
            <w:vMerge/>
            <w:vAlign w:val="bottom"/>
          </w:tcPr>
          <w:p w14:paraId="60349D82"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9867E0" w:rsidRPr="00C24189" w14:paraId="60349D90" w14:textId="77777777" w:rsidTr="00030468">
        <w:trPr>
          <w:cantSplit/>
          <w:trHeight w:val="432"/>
        </w:trPr>
        <w:tc>
          <w:tcPr>
            <w:tcW w:w="919" w:type="dxa"/>
            <w:vAlign w:val="center"/>
          </w:tcPr>
          <w:p w14:paraId="60349D84"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655" w:type="dxa"/>
            <w:vAlign w:val="center"/>
          </w:tcPr>
          <w:p w14:paraId="60349D85"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011" w:type="dxa"/>
            <w:vAlign w:val="center"/>
          </w:tcPr>
          <w:p w14:paraId="60349D86"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827" w:type="dxa"/>
            <w:vAlign w:val="center"/>
          </w:tcPr>
          <w:p w14:paraId="60349D87"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919" w:type="dxa"/>
            <w:vAlign w:val="center"/>
          </w:tcPr>
          <w:p w14:paraId="60349D88"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471" w:type="dxa"/>
            <w:vAlign w:val="center"/>
          </w:tcPr>
          <w:p w14:paraId="60349D89"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164" w:type="dxa"/>
            <w:vAlign w:val="center"/>
          </w:tcPr>
          <w:p w14:paraId="60349D8A"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858" w:type="dxa"/>
            <w:vAlign w:val="center"/>
          </w:tcPr>
          <w:p w14:paraId="60349D8B"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8C"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613" w:type="dxa"/>
            <w:vAlign w:val="center"/>
          </w:tcPr>
          <w:p w14:paraId="60349D8D"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103" w:type="dxa"/>
            <w:vAlign w:val="center"/>
          </w:tcPr>
          <w:p w14:paraId="60349D8E"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3340" w:type="dxa"/>
            <w:vAlign w:val="center"/>
          </w:tcPr>
          <w:p w14:paraId="60349D8F" w14:textId="77777777" w:rsidR="009867E0" w:rsidRPr="00C24189" w:rsidRDefault="009867E0" w:rsidP="00030468">
            <w:pPr>
              <w:tabs>
                <w:tab w:val="left" w:pos="540"/>
                <w:tab w:val="left" w:pos="900"/>
                <w:tab w:val="left" w:pos="3420"/>
              </w:tabs>
              <w:jc w:val="center"/>
              <w:rPr>
                <w:rFonts w:ascii="Calibri" w:hAnsi="Calibri"/>
                <w:sz w:val="18"/>
                <w:szCs w:val="18"/>
              </w:rPr>
            </w:pPr>
          </w:p>
        </w:tc>
      </w:tr>
      <w:tr w:rsidR="009867E0" w:rsidRPr="00C24189" w14:paraId="60349D9D" w14:textId="77777777" w:rsidTr="00030468">
        <w:trPr>
          <w:cantSplit/>
          <w:trHeight w:val="432"/>
        </w:trPr>
        <w:tc>
          <w:tcPr>
            <w:tcW w:w="919" w:type="dxa"/>
            <w:vAlign w:val="center"/>
          </w:tcPr>
          <w:p w14:paraId="60349D91"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655" w:type="dxa"/>
            <w:vAlign w:val="center"/>
          </w:tcPr>
          <w:p w14:paraId="60349D92"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011" w:type="dxa"/>
            <w:vAlign w:val="center"/>
          </w:tcPr>
          <w:p w14:paraId="60349D93"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827" w:type="dxa"/>
            <w:vAlign w:val="center"/>
          </w:tcPr>
          <w:p w14:paraId="60349D94"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919" w:type="dxa"/>
            <w:vAlign w:val="center"/>
          </w:tcPr>
          <w:p w14:paraId="60349D95"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471" w:type="dxa"/>
            <w:vAlign w:val="center"/>
          </w:tcPr>
          <w:p w14:paraId="60349D96"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164" w:type="dxa"/>
            <w:vAlign w:val="center"/>
          </w:tcPr>
          <w:p w14:paraId="60349D97"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858" w:type="dxa"/>
            <w:vAlign w:val="center"/>
          </w:tcPr>
          <w:p w14:paraId="60349D98"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99"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613" w:type="dxa"/>
            <w:vAlign w:val="center"/>
          </w:tcPr>
          <w:p w14:paraId="60349D9A"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103" w:type="dxa"/>
            <w:vAlign w:val="center"/>
          </w:tcPr>
          <w:p w14:paraId="60349D9B"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3340" w:type="dxa"/>
            <w:vAlign w:val="center"/>
          </w:tcPr>
          <w:p w14:paraId="60349D9C" w14:textId="77777777" w:rsidR="009867E0" w:rsidRPr="00C24189" w:rsidRDefault="009867E0" w:rsidP="00030468">
            <w:pPr>
              <w:tabs>
                <w:tab w:val="left" w:pos="540"/>
                <w:tab w:val="left" w:pos="900"/>
                <w:tab w:val="left" w:pos="3420"/>
              </w:tabs>
              <w:jc w:val="center"/>
              <w:rPr>
                <w:rFonts w:ascii="Calibri" w:hAnsi="Calibri"/>
                <w:sz w:val="18"/>
                <w:szCs w:val="18"/>
              </w:rPr>
            </w:pPr>
          </w:p>
        </w:tc>
      </w:tr>
      <w:tr w:rsidR="005A3E63" w:rsidRPr="00C24189" w14:paraId="60349DAA" w14:textId="77777777" w:rsidTr="00030468">
        <w:trPr>
          <w:cantSplit/>
          <w:trHeight w:val="432"/>
        </w:trPr>
        <w:tc>
          <w:tcPr>
            <w:tcW w:w="919" w:type="dxa"/>
            <w:vAlign w:val="center"/>
          </w:tcPr>
          <w:p w14:paraId="60349D9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9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A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A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A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A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A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A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A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A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A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A9"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B7" w14:textId="77777777" w:rsidTr="00030468">
        <w:trPr>
          <w:cantSplit/>
          <w:trHeight w:val="432"/>
        </w:trPr>
        <w:tc>
          <w:tcPr>
            <w:tcW w:w="919" w:type="dxa"/>
            <w:vAlign w:val="center"/>
          </w:tcPr>
          <w:p w14:paraId="60349DA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A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A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A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A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B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B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B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B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B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B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B6"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C4" w14:textId="77777777" w:rsidTr="00030468">
        <w:trPr>
          <w:cantSplit/>
          <w:trHeight w:val="432"/>
        </w:trPr>
        <w:tc>
          <w:tcPr>
            <w:tcW w:w="919" w:type="dxa"/>
            <w:vAlign w:val="center"/>
          </w:tcPr>
          <w:p w14:paraId="60349DB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B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B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B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B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B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B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B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C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C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C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C3"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D1" w14:textId="77777777" w:rsidTr="00030468">
        <w:trPr>
          <w:cantSplit/>
          <w:trHeight w:val="432"/>
        </w:trPr>
        <w:tc>
          <w:tcPr>
            <w:tcW w:w="919" w:type="dxa"/>
            <w:vAlign w:val="center"/>
          </w:tcPr>
          <w:p w14:paraId="60349DC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C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C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C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C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C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C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C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C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C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C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D0"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DE" w14:textId="77777777" w:rsidTr="00030468">
        <w:trPr>
          <w:cantSplit/>
          <w:trHeight w:val="432"/>
        </w:trPr>
        <w:tc>
          <w:tcPr>
            <w:tcW w:w="919" w:type="dxa"/>
            <w:vAlign w:val="center"/>
          </w:tcPr>
          <w:p w14:paraId="60349DD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D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D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D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D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D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D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D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D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D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D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DD"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EB" w14:textId="77777777" w:rsidTr="00030468">
        <w:trPr>
          <w:cantSplit/>
          <w:trHeight w:val="432"/>
        </w:trPr>
        <w:tc>
          <w:tcPr>
            <w:tcW w:w="919" w:type="dxa"/>
            <w:vAlign w:val="center"/>
          </w:tcPr>
          <w:p w14:paraId="60349DD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E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E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E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E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E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E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E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E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E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E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EA"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F8" w14:textId="77777777" w:rsidTr="00030468">
        <w:trPr>
          <w:cantSplit/>
          <w:trHeight w:val="432"/>
        </w:trPr>
        <w:tc>
          <w:tcPr>
            <w:tcW w:w="919" w:type="dxa"/>
            <w:vAlign w:val="center"/>
          </w:tcPr>
          <w:p w14:paraId="60349DE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E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E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E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F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F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F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F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F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F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F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F7"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E05" w14:textId="77777777" w:rsidTr="00030468">
        <w:trPr>
          <w:cantSplit/>
          <w:trHeight w:val="432"/>
        </w:trPr>
        <w:tc>
          <w:tcPr>
            <w:tcW w:w="919" w:type="dxa"/>
            <w:vAlign w:val="center"/>
          </w:tcPr>
          <w:p w14:paraId="60349DF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F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F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F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F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F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F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E0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0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E0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E0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E04"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E12" w14:textId="77777777" w:rsidTr="00030468">
        <w:trPr>
          <w:cantSplit/>
          <w:trHeight w:val="432"/>
        </w:trPr>
        <w:tc>
          <w:tcPr>
            <w:tcW w:w="919" w:type="dxa"/>
            <w:vAlign w:val="center"/>
          </w:tcPr>
          <w:p w14:paraId="60349E0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E0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E0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E0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E0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E0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E0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E0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0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E0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E1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E11"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E1F" w14:textId="77777777" w:rsidTr="00030468">
        <w:trPr>
          <w:cantSplit/>
          <w:trHeight w:val="432"/>
        </w:trPr>
        <w:tc>
          <w:tcPr>
            <w:tcW w:w="919" w:type="dxa"/>
            <w:vAlign w:val="center"/>
          </w:tcPr>
          <w:p w14:paraId="60349E1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E1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E1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E1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E1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E1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E1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E1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1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E1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E1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E1E"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962D9" w:rsidRPr="00C24189" w14:paraId="60349E2C" w14:textId="77777777" w:rsidTr="00030468">
        <w:trPr>
          <w:cantSplit/>
          <w:trHeight w:val="432"/>
        </w:trPr>
        <w:tc>
          <w:tcPr>
            <w:tcW w:w="919" w:type="dxa"/>
            <w:vAlign w:val="center"/>
          </w:tcPr>
          <w:p w14:paraId="60349E20"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655" w:type="dxa"/>
            <w:vAlign w:val="center"/>
          </w:tcPr>
          <w:p w14:paraId="60349E21"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011" w:type="dxa"/>
            <w:vAlign w:val="center"/>
          </w:tcPr>
          <w:p w14:paraId="60349E22"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827" w:type="dxa"/>
            <w:vAlign w:val="center"/>
          </w:tcPr>
          <w:p w14:paraId="60349E23"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919" w:type="dxa"/>
            <w:vAlign w:val="center"/>
          </w:tcPr>
          <w:p w14:paraId="60349E24"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471" w:type="dxa"/>
            <w:vAlign w:val="center"/>
          </w:tcPr>
          <w:p w14:paraId="60349E25"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164" w:type="dxa"/>
            <w:vAlign w:val="center"/>
          </w:tcPr>
          <w:p w14:paraId="60349E26"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858" w:type="dxa"/>
            <w:vAlign w:val="center"/>
          </w:tcPr>
          <w:p w14:paraId="60349E27"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28"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613" w:type="dxa"/>
            <w:vAlign w:val="center"/>
          </w:tcPr>
          <w:p w14:paraId="60349E29"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103" w:type="dxa"/>
            <w:vAlign w:val="center"/>
          </w:tcPr>
          <w:p w14:paraId="60349E2A"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3340" w:type="dxa"/>
            <w:vAlign w:val="center"/>
          </w:tcPr>
          <w:p w14:paraId="60349E2B" w14:textId="77777777" w:rsidR="005962D9" w:rsidRPr="00C24189" w:rsidRDefault="005962D9" w:rsidP="00030468">
            <w:pPr>
              <w:tabs>
                <w:tab w:val="left" w:pos="540"/>
                <w:tab w:val="left" w:pos="900"/>
                <w:tab w:val="left" w:pos="3420"/>
              </w:tabs>
              <w:jc w:val="center"/>
              <w:rPr>
                <w:rFonts w:ascii="Calibri" w:hAnsi="Calibri"/>
                <w:sz w:val="18"/>
                <w:szCs w:val="18"/>
              </w:rPr>
            </w:pPr>
          </w:p>
        </w:tc>
      </w:tr>
      <w:tr w:rsidR="00030468" w:rsidRPr="00C24189" w14:paraId="60349E39" w14:textId="77777777" w:rsidTr="00030468">
        <w:trPr>
          <w:cantSplit/>
          <w:trHeight w:val="432"/>
        </w:trPr>
        <w:tc>
          <w:tcPr>
            <w:tcW w:w="919" w:type="dxa"/>
            <w:vAlign w:val="center"/>
          </w:tcPr>
          <w:p w14:paraId="60349E2D"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655" w:type="dxa"/>
            <w:vAlign w:val="center"/>
          </w:tcPr>
          <w:p w14:paraId="60349E2E"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011" w:type="dxa"/>
            <w:vAlign w:val="center"/>
          </w:tcPr>
          <w:p w14:paraId="60349E2F"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827" w:type="dxa"/>
            <w:vAlign w:val="center"/>
          </w:tcPr>
          <w:p w14:paraId="60349E30"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919" w:type="dxa"/>
            <w:vAlign w:val="center"/>
          </w:tcPr>
          <w:p w14:paraId="60349E31"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471" w:type="dxa"/>
            <w:vAlign w:val="center"/>
          </w:tcPr>
          <w:p w14:paraId="60349E32"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164" w:type="dxa"/>
            <w:vAlign w:val="center"/>
          </w:tcPr>
          <w:p w14:paraId="60349E33"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858" w:type="dxa"/>
            <w:vAlign w:val="center"/>
          </w:tcPr>
          <w:p w14:paraId="60349E34"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35"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613" w:type="dxa"/>
            <w:vAlign w:val="center"/>
          </w:tcPr>
          <w:p w14:paraId="60349E36"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103" w:type="dxa"/>
            <w:vAlign w:val="center"/>
          </w:tcPr>
          <w:p w14:paraId="60349E37"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3340" w:type="dxa"/>
            <w:vAlign w:val="center"/>
          </w:tcPr>
          <w:p w14:paraId="60349E38" w14:textId="77777777" w:rsidR="00030468" w:rsidRPr="00C24189" w:rsidRDefault="00030468" w:rsidP="00030468">
            <w:pPr>
              <w:tabs>
                <w:tab w:val="left" w:pos="540"/>
                <w:tab w:val="left" w:pos="900"/>
                <w:tab w:val="left" w:pos="3420"/>
              </w:tabs>
              <w:jc w:val="center"/>
              <w:rPr>
                <w:rFonts w:ascii="Calibri" w:hAnsi="Calibri"/>
                <w:sz w:val="18"/>
                <w:szCs w:val="18"/>
              </w:rPr>
            </w:pPr>
          </w:p>
        </w:tc>
      </w:tr>
      <w:tr w:rsidR="00030468" w:rsidRPr="00C24189" w14:paraId="60349E46" w14:textId="77777777" w:rsidTr="00030468">
        <w:trPr>
          <w:cantSplit/>
          <w:trHeight w:val="432"/>
        </w:trPr>
        <w:tc>
          <w:tcPr>
            <w:tcW w:w="919" w:type="dxa"/>
            <w:vAlign w:val="center"/>
          </w:tcPr>
          <w:p w14:paraId="60349E3A"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655" w:type="dxa"/>
            <w:vAlign w:val="center"/>
          </w:tcPr>
          <w:p w14:paraId="60349E3B"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011" w:type="dxa"/>
            <w:vAlign w:val="center"/>
          </w:tcPr>
          <w:p w14:paraId="60349E3C"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827" w:type="dxa"/>
            <w:vAlign w:val="center"/>
          </w:tcPr>
          <w:p w14:paraId="60349E3D"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919" w:type="dxa"/>
            <w:vAlign w:val="center"/>
          </w:tcPr>
          <w:p w14:paraId="60349E3E"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471" w:type="dxa"/>
            <w:vAlign w:val="center"/>
          </w:tcPr>
          <w:p w14:paraId="60349E3F"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164" w:type="dxa"/>
            <w:vAlign w:val="center"/>
          </w:tcPr>
          <w:p w14:paraId="60349E40"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858" w:type="dxa"/>
            <w:vAlign w:val="center"/>
          </w:tcPr>
          <w:p w14:paraId="60349E41"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42"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613" w:type="dxa"/>
            <w:vAlign w:val="center"/>
          </w:tcPr>
          <w:p w14:paraId="60349E43"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103" w:type="dxa"/>
            <w:vAlign w:val="center"/>
          </w:tcPr>
          <w:p w14:paraId="60349E44"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3340" w:type="dxa"/>
            <w:vAlign w:val="center"/>
          </w:tcPr>
          <w:p w14:paraId="60349E45" w14:textId="77777777" w:rsidR="00030468" w:rsidRPr="00C24189" w:rsidRDefault="00030468" w:rsidP="00030468">
            <w:pPr>
              <w:tabs>
                <w:tab w:val="left" w:pos="540"/>
                <w:tab w:val="left" w:pos="900"/>
                <w:tab w:val="left" w:pos="3420"/>
              </w:tabs>
              <w:jc w:val="center"/>
              <w:rPr>
                <w:rFonts w:ascii="Calibri" w:hAnsi="Calibri"/>
                <w:sz w:val="18"/>
                <w:szCs w:val="18"/>
              </w:rPr>
            </w:pPr>
          </w:p>
        </w:tc>
      </w:tr>
      <w:tr w:rsidR="00012D02" w:rsidRPr="00C24189" w14:paraId="60349E53" w14:textId="77777777" w:rsidTr="00030468">
        <w:trPr>
          <w:cantSplit/>
          <w:trHeight w:val="432"/>
        </w:trPr>
        <w:tc>
          <w:tcPr>
            <w:tcW w:w="919" w:type="dxa"/>
            <w:vAlign w:val="center"/>
          </w:tcPr>
          <w:p w14:paraId="60349E47"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655" w:type="dxa"/>
            <w:vAlign w:val="center"/>
          </w:tcPr>
          <w:p w14:paraId="60349E48"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011" w:type="dxa"/>
            <w:vAlign w:val="center"/>
          </w:tcPr>
          <w:p w14:paraId="60349E49"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827" w:type="dxa"/>
            <w:vAlign w:val="center"/>
          </w:tcPr>
          <w:p w14:paraId="60349E4A"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919" w:type="dxa"/>
            <w:vAlign w:val="center"/>
          </w:tcPr>
          <w:p w14:paraId="60349E4B"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471" w:type="dxa"/>
            <w:vAlign w:val="center"/>
          </w:tcPr>
          <w:p w14:paraId="60349E4C"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164" w:type="dxa"/>
            <w:vAlign w:val="center"/>
          </w:tcPr>
          <w:p w14:paraId="60349E4D"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858" w:type="dxa"/>
            <w:vAlign w:val="center"/>
          </w:tcPr>
          <w:p w14:paraId="60349E4E"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4F"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613" w:type="dxa"/>
            <w:vAlign w:val="center"/>
          </w:tcPr>
          <w:p w14:paraId="60349E50"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103" w:type="dxa"/>
            <w:vAlign w:val="center"/>
          </w:tcPr>
          <w:p w14:paraId="60349E51"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3340" w:type="dxa"/>
            <w:vAlign w:val="center"/>
          </w:tcPr>
          <w:p w14:paraId="60349E52" w14:textId="77777777" w:rsidR="00012D02" w:rsidRPr="00C24189" w:rsidRDefault="00012D02" w:rsidP="00030468">
            <w:pPr>
              <w:tabs>
                <w:tab w:val="left" w:pos="540"/>
                <w:tab w:val="left" w:pos="900"/>
                <w:tab w:val="left" w:pos="3420"/>
              </w:tabs>
              <w:jc w:val="center"/>
              <w:rPr>
                <w:rFonts w:ascii="Calibri" w:hAnsi="Calibri"/>
                <w:sz w:val="18"/>
                <w:szCs w:val="18"/>
              </w:rPr>
            </w:pPr>
          </w:p>
        </w:tc>
      </w:tr>
      <w:tr w:rsidR="005962D9" w:rsidRPr="00C24189" w14:paraId="60349E60" w14:textId="77777777" w:rsidTr="00030468">
        <w:trPr>
          <w:cantSplit/>
          <w:trHeight w:val="432"/>
        </w:trPr>
        <w:tc>
          <w:tcPr>
            <w:tcW w:w="919" w:type="dxa"/>
            <w:vAlign w:val="center"/>
          </w:tcPr>
          <w:p w14:paraId="60349E54"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655" w:type="dxa"/>
            <w:vAlign w:val="center"/>
          </w:tcPr>
          <w:p w14:paraId="60349E55"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011" w:type="dxa"/>
            <w:vAlign w:val="center"/>
          </w:tcPr>
          <w:p w14:paraId="60349E56"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827" w:type="dxa"/>
            <w:vAlign w:val="center"/>
          </w:tcPr>
          <w:p w14:paraId="60349E57"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919" w:type="dxa"/>
            <w:vAlign w:val="center"/>
          </w:tcPr>
          <w:p w14:paraId="60349E58"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471" w:type="dxa"/>
            <w:vAlign w:val="center"/>
          </w:tcPr>
          <w:p w14:paraId="60349E59"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164" w:type="dxa"/>
            <w:vAlign w:val="center"/>
          </w:tcPr>
          <w:p w14:paraId="60349E5A"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858" w:type="dxa"/>
            <w:vAlign w:val="center"/>
          </w:tcPr>
          <w:p w14:paraId="60349E5B"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5C"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613" w:type="dxa"/>
            <w:vAlign w:val="center"/>
          </w:tcPr>
          <w:p w14:paraId="60349E5D"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103" w:type="dxa"/>
            <w:vAlign w:val="center"/>
          </w:tcPr>
          <w:p w14:paraId="60349E5E"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3340" w:type="dxa"/>
            <w:vAlign w:val="center"/>
          </w:tcPr>
          <w:p w14:paraId="60349E5F" w14:textId="77777777" w:rsidR="005962D9" w:rsidRPr="00C24189" w:rsidRDefault="005962D9" w:rsidP="00030468">
            <w:pPr>
              <w:tabs>
                <w:tab w:val="left" w:pos="540"/>
                <w:tab w:val="left" w:pos="900"/>
                <w:tab w:val="left" w:pos="3420"/>
              </w:tabs>
              <w:jc w:val="center"/>
              <w:rPr>
                <w:rFonts w:ascii="Calibri" w:hAnsi="Calibri"/>
                <w:sz w:val="18"/>
                <w:szCs w:val="18"/>
              </w:rPr>
            </w:pPr>
          </w:p>
        </w:tc>
      </w:tr>
    </w:tbl>
    <w:p w14:paraId="60349E61" w14:textId="77777777" w:rsidR="009867E0" w:rsidRPr="00C24189" w:rsidRDefault="009867E0" w:rsidP="009867E0">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0"/>
        <w:gridCol w:w="719"/>
        <w:gridCol w:w="1080"/>
        <w:gridCol w:w="1966"/>
        <w:gridCol w:w="1393"/>
        <w:gridCol w:w="960"/>
        <w:gridCol w:w="1200"/>
        <w:gridCol w:w="1080"/>
        <w:gridCol w:w="960"/>
        <w:gridCol w:w="960"/>
        <w:gridCol w:w="1080"/>
        <w:gridCol w:w="960"/>
        <w:gridCol w:w="1068"/>
      </w:tblGrid>
      <w:tr w:rsidR="00E71811" w:rsidRPr="00C24189" w14:paraId="60349E63" w14:textId="77777777" w:rsidTr="000A51C2">
        <w:trPr>
          <w:trHeight w:val="374"/>
        </w:trPr>
        <w:tc>
          <w:tcPr>
            <w:tcW w:w="14616" w:type="dxa"/>
            <w:gridSpan w:val="13"/>
            <w:shd w:val="clear" w:color="auto" w:fill="auto"/>
            <w:vAlign w:val="center"/>
          </w:tcPr>
          <w:p w14:paraId="60349E62" w14:textId="2BF6FF9B" w:rsidR="00E71811" w:rsidRPr="00E71811" w:rsidRDefault="006961CF" w:rsidP="00342F32">
            <w:pPr>
              <w:keepNext/>
              <w:rPr>
                <w:rFonts w:ascii="Calibri" w:hAnsi="Calibri"/>
                <w:b/>
                <w:noProof/>
                <w:sz w:val="22"/>
                <w:szCs w:val="22"/>
              </w:rPr>
            </w:pPr>
            <w:r w:rsidRPr="006961CF">
              <w:rPr>
                <w:rFonts w:ascii="Calibri" w:hAnsi="Calibri"/>
                <w:b/>
                <w:noProof/>
                <w:sz w:val="22"/>
                <w:szCs w:val="22"/>
              </w:rPr>
              <w:t xml:space="preserve">C. </w:t>
            </w:r>
            <w:r w:rsidR="00722E44">
              <w:rPr>
                <w:rFonts w:ascii="Calibri" w:hAnsi="Calibri"/>
                <w:b/>
                <w:noProof/>
                <w:sz w:val="22"/>
                <w:szCs w:val="22"/>
              </w:rPr>
              <w:t>Roof Replacement</w:t>
            </w:r>
            <w:r w:rsidRPr="006961CF">
              <w:rPr>
                <w:rFonts w:ascii="Calibri" w:hAnsi="Calibri"/>
                <w:b/>
                <w:noProof/>
                <w:sz w:val="22"/>
                <w:szCs w:val="22"/>
              </w:rPr>
              <w:t xml:space="preserve"> </w:t>
            </w:r>
            <w:r w:rsidRPr="00F62A38">
              <w:rPr>
                <w:rFonts w:ascii="Calibri" w:hAnsi="Calibri"/>
                <w:noProof/>
                <w:sz w:val="22"/>
                <w:szCs w:val="22"/>
              </w:rPr>
              <w:t>(</w:t>
            </w:r>
            <w:del w:id="32" w:author="Shewmaker, Michael@Energy" w:date="2021-12-27T16:18:00Z">
              <w:r w:rsidRPr="00F62A38" w:rsidDel="00D10428">
                <w:rPr>
                  <w:rFonts w:ascii="Calibri" w:hAnsi="Calibri"/>
                  <w:noProof/>
                  <w:sz w:val="22"/>
                  <w:szCs w:val="22"/>
                </w:rPr>
                <w:delText xml:space="preserve">Prescriptive Alteration, </w:delText>
              </w:r>
            </w:del>
            <w:r w:rsidRPr="00F62A38">
              <w:rPr>
                <w:rFonts w:ascii="Calibri" w:hAnsi="Calibri"/>
                <w:noProof/>
                <w:sz w:val="22"/>
                <w:szCs w:val="22"/>
              </w:rPr>
              <w:t>Section 150.2(b)1H)</w:t>
            </w:r>
          </w:p>
        </w:tc>
      </w:tr>
      <w:tr w:rsidR="00E71811" w:rsidRPr="00C24189" w14:paraId="60349E71" w14:textId="77777777" w:rsidTr="0013408B">
        <w:trPr>
          <w:trHeight w:val="233"/>
        </w:trPr>
        <w:tc>
          <w:tcPr>
            <w:tcW w:w="1190" w:type="dxa"/>
            <w:shd w:val="clear" w:color="auto" w:fill="auto"/>
            <w:vAlign w:val="bottom"/>
          </w:tcPr>
          <w:p w14:paraId="60349E64"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1</w:t>
            </w:r>
          </w:p>
        </w:tc>
        <w:tc>
          <w:tcPr>
            <w:tcW w:w="719" w:type="dxa"/>
            <w:shd w:val="clear" w:color="auto" w:fill="auto"/>
            <w:vAlign w:val="bottom"/>
          </w:tcPr>
          <w:p w14:paraId="60349E65"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2</w:t>
            </w:r>
          </w:p>
        </w:tc>
        <w:tc>
          <w:tcPr>
            <w:tcW w:w="1080" w:type="dxa"/>
            <w:shd w:val="clear" w:color="auto" w:fill="auto"/>
            <w:vAlign w:val="bottom"/>
          </w:tcPr>
          <w:p w14:paraId="60349E66"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3</w:t>
            </w:r>
          </w:p>
        </w:tc>
        <w:tc>
          <w:tcPr>
            <w:tcW w:w="1966" w:type="dxa"/>
            <w:shd w:val="clear" w:color="auto" w:fill="auto"/>
            <w:vAlign w:val="bottom"/>
          </w:tcPr>
          <w:p w14:paraId="60349E67"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4</w:t>
            </w:r>
          </w:p>
        </w:tc>
        <w:tc>
          <w:tcPr>
            <w:tcW w:w="1393" w:type="dxa"/>
            <w:shd w:val="clear" w:color="auto" w:fill="auto"/>
            <w:vAlign w:val="bottom"/>
          </w:tcPr>
          <w:p w14:paraId="60349E68"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5</w:t>
            </w:r>
          </w:p>
        </w:tc>
        <w:tc>
          <w:tcPr>
            <w:tcW w:w="960" w:type="dxa"/>
            <w:shd w:val="clear" w:color="auto" w:fill="auto"/>
            <w:vAlign w:val="bottom"/>
          </w:tcPr>
          <w:p w14:paraId="60349E69" w14:textId="77777777" w:rsidR="00DE7D82" w:rsidRDefault="00261B4D"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w:t>
            </w:r>
            <w:r w:rsidR="00C347B4">
              <w:rPr>
                <w:rFonts w:ascii="Calibri" w:hAnsi="Calibri"/>
                <w:b w:val="0"/>
                <w:noProof/>
                <w:color w:val="auto"/>
                <w:sz w:val="18"/>
                <w:szCs w:val="18"/>
              </w:rPr>
              <w:t>6</w:t>
            </w:r>
          </w:p>
        </w:tc>
        <w:tc>
          <w:tcPr>
            <w:tcW w:w="1200" w:type="dxa"/>
            <w:shd w:val="clear" w:color="auto" w:fill="auto"/>
            <w:vAlign w:val="bottom"/>
          </w:tcPr>
          <w:p w14:paraId="60349E6A" w14:textId="77777777" w:rsidR="00E71811" w:rsidRPr="00C24189" w:rsidRDefault="00C347B4"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07</w:t>
            </w:r>
          </w:p>
        </w:tc>
        <w:tc>
          <w:tcPr>
            <w:tcW w:w="1080" w:type="dxa"/>
            <w:shd w:val="clear" w:color="auto" w:fill="auto"/>
            <w:vAlign w:val="bottom"/>
          </w:tcPr>
          <w:p w14:paraId="60349E6B" w14:textId="77777777" w:rsidR="00DE7D82" w:rsidRDefault="00261B4D"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w:t>
            </w:r>
            <w:r w:rsidR="00C347B4">
              <w:rPr>
                <w:rFonts w:ascii="Calibri" w:hAnsi="Calibri"/>
                <w:b w:val="0"/>
                <w:noProof/>
                <w:color w:val="auto"/>
                <w:sz w:val="18"/>
                <w:szCs w:val="18"/>
              </w:rPr>
              <w:t>8</w:t>
            </w:r>
          </w:p>
        </w:tc>
        <w:tc>
          <w:tcPr>
            <w:tcW w:w="960" w:type="dxa"/>
            <w:shd w:val="clear" w:color="auto" w:fill="auto"/>
            <w:vAlign w:val="bottom"/>
          </w:tcPr>
          <w:p w14:paraId="60349E6C" w14:textId="77777777" w:rsidR="00CD1EA8" w:rsidRDefault="00261B4D" w:rsidP="00342F32">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w:t>
            </w:r>
            <w:r w:rsidR="00C347B4">
              <w:rPr>
                <w:rFonts w:ascii="Calibri" w:hAnsi="Calibri"/>
                <w:noProof/>
                <w:sz w:val="18"/>
                <w:szCs w:val="18"/>
              </w:rPr>
              <w:t>9</w:t>
            </w:r>
          </w:p>
        </w:tc>
        <w:tc>
          <w:tcPr>
            <w:tcW w:w="960" w:type="dxa"/>
            <w:shd w:val="clear" w:color="auto" w:fill="auto"/>
            <w:vAlign w:val="bottom"/>
          </w:tcPr>
          <w:p w14:paraId="60349E6D" w14:textId="77777777" w:rsidR="00DE7D82" w:rsidRDefault="00261B4D" w:rsidP="00342F32">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w:t>
            </w:r>
            <w:r w:rsidR="00C347B4">
              <w:rPr>
                <w:rFonts w:ascii="Calibri" w:hAnsi="Calibri"/>
                <w:noProof/>
                <w:sz w:val="18"/>
                <w:szCs w:val="18"/>
              </w:rPr>
              <w:t>0</w:t>
            </w:r>
          </w:p>
        </w:tc>
        <w:tc>
          <w:tcPr>
            <w:tcW w:w="1080" w:type="dxa"/>
            <w:shd w:val="clear" w:color="auto" w:fill="auto"/>
            <w:vAlign w:val="bottom"/>
          </w:tcPr>
          <w:p w14:paraId="60349E6E"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sidR="00C347B4">
              <w:rPr>
                <w:rFonts w:ascii="Calibri" w:hAnsi="Calibri"/>
                <w:b w:val="0"/>
                <w:noProof/>
                <w:color w:val="auto"/>
                <w:sz w:val="18"/>
                <w:szCs w:val="18"/>
              </w:rPr>
              <w:t>1</w:t>
            </w:r>
          </w:p>
        </w:tc>
        <w:tc>
          <w:tcPr>
            <w:tcW w:w="960" w:type="dxa"/>
            <w:shd w:val="clear" w:color="auto" w:fill="auto"/>
            <w:vAlign w:val="bottom"/>
          </w:tcPr>
          <w:p w14:paraId="60349E6F"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sidR="00C347B4">
              <w:rPr>
                <w:rFonts w:ascii="Calibri" w:hAnsi="Calibri"/>
                <w:b w:val="0"/>
                <w:noProof/>
                <w:color w:val="auto"/>
                <w:sz w:val="18"/>
                <w:szCs w:val="18"/>
              </w:rPr>
              <w:t>2</w:t>
            </w:r>
          </w:p>
        </w:tc>
        <w:tc>
          <w:tcPr>
            <w:tcW w:w="1068" w:type="dxa"/>
            <w:shd w:val="clear" w:color="auto" w:fill="auto"/>
            <w:vAlign w:val="bottom"/>
          </w:tcPr>
          <w:p w14:paraId="60349E70"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sidR="00C347B4">
              <w:rPr>
                <w:rFonts w:ascii="Calibri" w:hAnsi="Calibri"/>
                <w:b w:val="0"/>
                <w:noProof/>
                <w:color w:val="auto"/>
                <w:sz w:val="18"/>
                <w:szCs w:val="18"/>
              </w:rPr>
              <w:t>3</w:t>
            </w:r>
          </w:p>
        </w:tc>
      </w:tr>
      <w:tr w:rsidR="00E71811" w:rsidRPr="00C24189" w14:paraId="60349E7A" w14:textId="77777777" w:rsidTr="0013408B">
        <w:trPr>
          <w:trHeight w:val="251"/>
        </w:trPr>
        <w:tc>
          <w:tcPr>
            <w:tcW w:w="1190" w:type="dxa"/>
            <w:vMerge w:val="restart"/>
            <w:shd w:val="clear" w:color="auto" w:fill="auto"/>
            <w:vAlign w:val="bottom"/>
          </w:tcPr>
          <w:p w14:paraId="60349E72" w14:textId="77777777" w:rsidR="00E71811" w:rsidRDefault="00E71811" w:rsidP="00342F32">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Method of Compliance</w:t>
            </w:r>
          </w:p>
        </w:tc>
        <w:tc>
          <w:tcPr>
            <w:tcW w:w="719" w:type="dxa"/>
            <w:vMerge w:val="restart"/>
            <w:shd w:val="clear" w:color="auto" w:fill="auto"/>
            <w:vAlign w:val="bottom"/>
          </w:tcPr>
          <w:p w14:paraId="60349E73"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Roof Pitch</w:t>
            </w:r>
          </w:p>
        </w:tc>
        <w:tc>
          <w:tcPr>
            <w:tcW w:w="1080" w:type="dxa"/>
            <w:vMerge w:val="restart"/>
            <w:shd w:val="clear" w:color="auto" w:fill="auto"/>
            <w:vAlign w:val="bottom"/>
          </w:tcPr>
          <w:p w14:paraId="60349E74"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Exception</w:t>
            </w:r>
          </w:p>
        </w:tc>
        <w:tc>
          <w:tcPr>
            <w:tcW w:w="1966" w:type="dxa"/>
            <w:vMerge w:val="restart"/>
            <w:shd w:val="clear" w:color="auto" w:fill="auto"/>
            <w:vAlign w:val="bottom"/>
          </w:tcPr>
          <w:p w14:paraId="60349E75" w14:textId="77777777" w:rsidR="00E71811" w:rsidRPr="00C24189" w:rsidRDefault="00E71811" w:rsidP="00342F32">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CRRC Product ID Number</w:t>
            </w:r>
          </w:p>
        </w:tc>
        <w:tc>
          <w:tcPr>
            <w:tcW w:w="1393" w:type="dxa"/>
            <w:vMerge w:val="restart"/>
            <w:shd w:val="clear" w:color="auto" w:fill="auto"/>
            <w:vAlign w:val="bottom"/>
          </w:tcPr>
          <w:p w14:paraId="60349E76" w14:textId="77777777" w:rsidR="00E71811" w:rsidRPr="00C24189" w:rsidRDefault="00E71811" w:rsidP="00342F32">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Product Type</w:t>
            </w:r>
          </w:p>
        </w:tc>
        <w:tc>
          <w:tcPr>
            <w:tcW w:w="960" w:type="dxa"/>
            <w:vMerge w:val="restart"/>
            <w:shd w:val="clear" w:color="auto" w:fill="auto"/>
            <w:vAlign w:val="bottom"/>
          </w:tcPr>
          <w:p w14:paraId="60349E77" w14:textId="77777777" w:rsidR="00E71811" w:rsidRPr="005542F9" w:rsidRDefault="00E71811" w:rsidP="00342F32">
            <w:pPr>
              <w:pStyle w:val="Heading7"/>
              <w:tabs>
                <w:tab w:val="left" w:pos="180"/>
                <w:tab w:val="left" w:pos="5310"/>
                <w:tab w:val="left" w:pos="8100"/>
              </w:tabs>
              <w:jc w:val="center"/>
              <w:rPr>
                <w:rFonts w:ascii="Calibri" w:hAnsi="Calibri"/>
                <w:b w:val="0"/>
                <w:noProof/>
                <w:color w:val="auto"/>
                <w:sz w:val="18"/>
                <w:szCs w:val="18"/>
              </w:rPr>
            </w:pPr>
            <w:r w:rsidRPr="005542F9">
              <w:rPr>
                <w:rFonts w:ascii="Calibri" w:hAnsi="Calibri"/>
                <w:b w:val="0"/>
                <w:noProof/>
                <w:color w:val="auto"/>
                <w:sz w:val="18"/>
                <w:szCs w:val="18"/>
              </w:rPr>
              <w:t>R-value Deck Insulation</w:t>
            </w:r>
          </w:p>
        </w:tc>
        <w:tc>
          <w:tcPr>
            <w:tcW w:w="4200" w:type="dxa"/>
            <w:gridSpan w:val="4"/>
            <w:shd w:val="clear" w:color="auto" w:fill="auto"/>
            <w:vAlign w:val="bottom"/>
          </w:tcPr>
          <w:p w14:paraId="60349E78"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Proposed</w:t>
            </w:r>
          </w:p>
        </w:tc>
        <w:tc>
          <w:tcPr>
            <w:tcW w:w="3108" w:type="dxa"/>
            <w:gridSpan w:val="3"/>
            <w:shd w:val="clear" w:color="auto" w:fill="auto"/>
            <w:vAlign w:val="bottom"/>
          </w:tcPr>
          <w:p w14:paraId="60349E79"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Minimum Required</w:t>
            </w:r>
          </w:p>
        </w:tc>
      </w:tr>
      <w:tr w:rsidR="00E71811" w:rsidRPr="00C24189" w14:paraId="60349E88" w14:textId="77777777" w:rsidTr="0013408B">
        <w:trPr>
          <w:trHeight w:val="460"/>
        </w:trPr>
        <w:tc>
          <w:tcPr>
            <w:tcW w:w="1190" w:type="dxa"/>
            <w:vMerge/>
            <w:shd w:val="clear" w:color="auto" w:fill="auto"/>
            <w:vAlign w:val="bottom"/>
          </w:tcPr>
          <w:p w14:paraId="60349E7B"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p>
        </w:tc>
        <w:tc>
          <w:tcPr>
            <w:tcW w:w="719" w:type="dxa"/>
            <w:vMerge/>
            <w:shd w:val="clear" w:color="auto" w:fill="auto"/>
            <w:vAlign w:val="bottom"/>
          </w:tcPr>
          <w:p w14:paraId="60349E7C"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p>
        </w:tc>
        <w:tc>
          <w:tcPr>
            <w:tcW w:w="1080" w:type="dxa"/>
            <w:vMerge/>
            <w:shd w:val="clear" w:color="auto" w:fill="auto"/>
            <w:vAlign w:val="bottom"/>
          </w:tcPr>
          <w:p w14:paraId="60349E7D"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p>
        </w:tc>
        <w:tc>
          <w:tcPr>
            <w:tcW w:w="1966" w:type="dxa"/>
            <w:vMerge/>
            <w:shd w:val="clear" w:color="auto" w:fill="auto"/>
            <w:vAlign w:val="bottom"/>
          </w:tcPr>
          <w:p w14:paraId="60349E7E"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1393" w:type="dxa"/>
            <w:vMerge/>
            <w:shd w:val="clear" w:color="auto" w:fill="auto"/>
            <w:vAlign w:val="bottom"/>
          </w:tcPr>
          <w:p w14:paraId="60349E7F"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960" w:type="dxa"/>
            <w:vMerge/>
            <w:shd w:val="clear" w:color="auto" w:fill="auto"/>
            <w:vAlign w:val="bottom"/>
          </w:tcPr>
          <w:p w14:paraId="60349E80"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200" w:type="dxa"/>
            <w:shd w:val="clear" w:color="auto" w:fill="auto"/>
            <w:vAlign w:val="bottom"/>
          </w:tcPr>
          <w:p w14:paraId="60349E81"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Initial Solar Reflectance</w:t>
            </w:r>
          </w:p>
        </w:tc>
        <w:tc>
          <w:tcPr>
            <w:tcW w:w="1080" w:type="dxa"/>
            <w:shd w:val="clear" w:color="auto" w:fill="auto"/>
            <w:vAlign w:val="bottom"/>
          </w:tcPr>
          <w:p w14:paraId="60349E82"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Aged Solar Reflectance</w:t>
            </w:r>
          </w:p>
        </w:tc>
        <w:tc>
          <w:tcPr>
            <w:tcW w:w="960" w:type="dxa"/>
            <w:shd w:val="clear" w:color="auto" w:fill="auto"/>
            <w:vAlign w:val="bottom"/>
          </w:tcPr>
          <w:p w14:paraId="60349E83"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Thermal Emittance</w:t>
            </w:r>
          </w:p>
        </w:tc>
        <w:tc>
          <w:tcPr>
            <w:tcW w:w="960" w:type="dxa"/>
            <w:shd w:val="clear" w:color="auto" w:fill="auto"/>
            <w:vAlign w:val="bottom"/>
          </w:tcPr>
          <w:p w14:paraId="60349E84" w14:textId="77777777" w:rsidR="00E71811"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c>
          <w:tcPr>
            <w:tcW w:w="1080" w:type="dxa"/>
            <w:shd w:val="clear" w:color="auto" w:fill="auto"/>
            <w:vAlign w:val="bottom"/>
          </w:tcPr>
          <w:p w14:paraId="60349E85"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Aged Solar Reflectance</w:t>
            </w:r>
          </w:p>
        </w:tc>
        <w:tc>
          <w:tcPr>
            <w:tcW w:w="960" w:type="dxa"/>
            <w:shd w:val="clear" w:color="auto" w:fill="auto"/>
            <w:vAlign w:val="bottom"/>
          </w:tcPr>
          <w:p w14:paraId="60349E86"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Thermal Emittance</w:t>
            </w:r>
          </w:p>
        </w:tc>
        <w:tc>
          <w:tcPr>
            <w:tcW w:w="1068" w:type="dxa"/>
            <w:shd w:val="clear" w:color="auto" w:fill="auto"/>
            <w:vAlign w:val="bottom"/>
          </w:tcPr>
          <w:p w14:paraId="60349E87"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r>
      <w:tr w:rsidR="00E71811" w:rsidRPr="00C24189" w14:paraId="60349E96" w14:textId="77777777" w:rsidTr="00030468">
        <w:trPr>
          <w:trHeight w:val="432"/>
        </w:trPr>
        <w:tc>
          <w:tcPr>
            <w:tcW w:w="1190" w:type="dxa"/>
            <w:shd w:val="clear" w:color="auto" w:fill="auto"/>
            <w:vAlign w:val="center"/>
          </w:tcPr>
          <w:p w14:paraId="60349E89" w14:textId="77777777" w:rsidR="00E71811" w:rsidRDefault="00E71811"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8A"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8B" w14:textId="77777777" w:rsidR="00E71811" w:rsidRDefault="00E71811" w:rsidP="00030468">
            <w:pPr>
              <w:keepNext/>
              <w:jc w:val="center"/>
              <w:rPr>
                <w:rFonts w:ascii="Calibri" w:hAnsi="Calibri"/>
                <w:noProof/>
                <w:sz w:val="18"/>
                <w:szCs w:val="18"/>
              </w:rPr>
            </w:pPr>
          </w:p>
        </w:tc>
        <w:tc>
          <w:tcPr>
            <w:tcW w:w="1966" w:type="dxa"/>
            <w:shd w:val="clear" w:color="auto" w:fill="auto"/>
            <w:vAlign w:val="center"/>
          </w:tcPr>
          <w:p w14:paraId="60349E8C" w14:textId="77777777" w:rsidR="00E71811" w:rsidRPr="00C24189" w:rsidRDefault="00E71811"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8D"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8E"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8F"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90"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91" w14:textId="77777777" w:rsidR="00E71811" w:rsidRPr="00C24189" w:rsidRDefault="00E71811" w:rsidP="00030468">
            <w:pPr>
              <w:keepNext/>
              <w:jc w:val="center"/>
              <w:rPr>
                <w:rFonts w:ascii="Calibri" w:hAnsi="Calibri"/>
                <w:noProof/>
                <w:sz w:val="18"/>
                <w:szCs w:val="18"/>
              </w:rPr>
            </w:pPr>
          </w:p>
        </w:tc>
        <w:tc>
          <w:tcPr>
            <w:tcW w:w="960" w:type="dxa"/>
            <w:shd w:val="clear" w:color="auto" w:fill="auto"/>
            <w:vAlign w:val="center"/>
          </w:tcPr>
          <w:p w14:paraId="60349E92" w14:textId="77777777" w:rsidR="00E71811" w:rsidRPr="00C24189" w:rsidRDefault="00E71811" w:rsidP="00030468">
            <w:pPr>
              <w:keepNext/>
              <w:jc w:val="center"/>
              <w:rPr>
                <w:rFonts w:ascii="Calibri" w:hAnsi="Calibri"/>
                <w:noProof/>
                <w:sz w:val="18"/>
                <w:szCs w:val="18"/>
              </w:rPr>
            </w:pPr>
          </w:p>
        </w:tc>
        <w:tc>
          <w:tcPr>
            <w:tcW w:w="1080" w:type="dxa"/>
            <w:shd w:val="clear" w:color="auto" w:fill="auto"/>
            <w:vAlign w:val="center"/>
          </w:tcPr>
          <w:p w14:paraId="60349E93" w14:textId="77777777" w:rsidR="00E71811" w:rsidRPr="00C24189" w:rsidRDefault="00E71811" w:rsidP="00030468">
            <w:pPr>
              <w:keepNext/>
              <w:jc w:val="center"/>
              <w:rPr>
                <w:rFonts w:ascii="Calibri" w:hAnsi="Calibri"/>
                <w:noProof/>
                <w:sz w:val="18"/>
                <w:szCs w:val="18"/>
              </w:rPr>
            </w:pPr>
          </w:p>
        </w:tc>
        <w:tc>
          <w:tcPr>
            <w:tcW w:w="960" w:type="dxa"/>
            <w:shd w:val="clear" w:color="auto" w:fill="auto"/>
            <w:vAlign w:val="center"/>
          </w:tcPr>
          <w:p w14:paraId="60349E94" w14:textId="77777777" w:rsidR="00E71811" w:rsidRPr="00C24189" w:rsidRDefault="00E71811" w:rsidP="00030468">
            <w:pPr>
              <w:keepNext/>
              <w:jc w:val="center"/>
              <w:rPr>
                <w:rFonts w:ascii="Calibri" w:hAnsi="Calibri"/>
                <w:noProof/>
                <w:sz w:val="18"/>
                <w:szCs w:val="18"/>
              </w:rPr>
            </w:pPr>
          </w:p>
        </w:tc>
        <w:tc>
          <w:tcPr>
            <w:tcW w:w="1068" w:type="dxa"/>
            <w:shd w:val="clear" w:color="auto" w:fill="auto"/>
            <w:vAlign w:val="center"/>
          </w:tcPr>
          <w:p w14:paraId="60349E95" w14:textId="77777777" w:rsidR="00E71811" w:rsidRPr="00C24189" w:rsidRDefault="00E71811"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E71811" w:rsidRPr="00C24189" w14:paraId="60349EA4" w14:textId="77777777" w:rsidTr="00030468">
        <w:trPr>
          <w:trHeight w:val="432"/>
        </w:trPr>
        <w:tc>
          <w:tcPr>
            <w:tcW w:w="1190" w:type="dxa"/>
            <w:shd w:val="clear" w:color="auto" w:fill="auto"/>
            <w:vAlign w:val="center"/>
          </w:tcPr>
          <w:p w14:paraId="60349E97" w14:textId="77777777" w:rsidR="00E71811" w:rsidRDefault="00E71811"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98"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99" w14:textId="77777777" w:rsidR="00E71811" w:rsidRDefault="00E71811" w:rsidP="00030468">
            <w:pPr>
              <w:keepNext/>
              <w:jc w:val="center"/>
              <w:rPr>
                <w:rFonts w:ascii="Calibri" w:hAnsi="Calibri"/>
                <w:noProof/>
                <w:sz w:val="18"/>
                <w:szCs w:val="18"/>
              </w:rPr>
            </w:pPr>
          </w:p>
        </w:tc>
        <w:tc>
          <w:tcPr>
            <w:tcW w:w="1966" w:type="dxa"/>
            <w:shd w:val="clear" w:color="auto" w:fill="auto"/>
            <w:vAlign w:val="center"/>
          </w:tcPr>
          <w:p w14:paraId="60349E9A" w14:textId="77777777" w:rsidR="00E71811" w:rsidRPr="00C24189" w:rsidRDefault="00E71811"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9B"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9C"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9D"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9E"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9F" w14:textId="77777777" w:rsidR="00E71811" w:rsidRPr="00C24189" w:rsidRDefault="00E71811" w:rsidP="00030468">
            <w:pPr>
              <w:keepNext/>
              <w:jc w:val="center"/>
              <w:rPr>
                <w:rFonts w:ascii="Calibri" w:hAnsi="Calibri"/>
                <w:noProof/>
                <w:sz w:val="18"/>
                <w:szCs w:val="18"/>
              </w:rPr>
            </w:pPr>
          </w:p>
        </w:tc>
        <w:tc>
          <w:tcPr>
            <w:tcW w:w="960" w:type="dxa"/>
            <w:shd w:val="clear" w:color="auto" w:fill="auto"/>
            <w:vAlign w:val="center"/>
          </w:tcPr>
          <w:p w14:paraId="60349EA0" w14:textId="77777777" w:rsidR="00E71811" w:rsidRPr="00C24189" w:rsidRDefault="00E71811" w:rsidP="00030468">
            <w:pPr>
              <w:keepNext/>
              <w:jc w:val="center"/>
              <w:rPr>
                <w:rFonts w:ascii="Calibri" w:hAnsi="Calibri"/>
                <w:noProof/>
                <w:sz w:val="18"/>
                <w:szCs w:val="18"/>
              </w:rPr>
            </w:pPr>
          </w:p>
        </w:tc>
        <w:tc>
          <w:tcPr>
            <w:tcW w:w="1080" w:type="dxa"/>
            <w:shd w:val="clear" w:color="auto" w:fill="auto"/>
            <w:vAlign w:val="center"/>
          </w:tcPr>
          <w:p w14:paraId="60349EA1" w14:textId="77777777" w:rsidR="00E71811" w:rsidRPr="00C24189" w:rsidRDefault="00E71811" w:rsidP="00030468">
            <w:pPr>
              <w:keepNext/>
              <w:jc w:val="center"/>
              <w:rPr>
                <w:rFonts w:ascii="Calibri" w:hAnsi="Calibri"/>
                <w:noProof/>
                <w:sz w:val="18"/>
                <w:szCs w:val="18"/>
              </w:rPr>
            </w:pPr>
          </w:p>
        </w:tc>
        <w:tc>
          <w:tcPr>
            <w:tcW w:w="960" w:type="dxa"/>
            <w:shd w:val="clear" w:color="auto" w:fill="auto"/>
            <w:vAlign w:val="center"/>
          </w:tcPr>
          <w:p w14:paraId="60349EA2" w14:textId="77777777" w:rsidR="00E71811" w:rsidRPr="00C24189" w:rsidRDefault="00E71811" w:rsidP="00030468">
            <w:pPr>
              <w:keepNext/>
              <w:jc w:val="center"/>
              <w:rPr>
                <w:rFonts w:ascii="Calibri" w:hAnsi="Calibri"/>
                <w:noProof/>
                <w:sz w:val="18"/>
                <w:szCs w:val="18"/>
              </w:rPr>
            </w:pPr>
          </w:p>
        </w:tc>
        <w:tc>
          <w:tcPr>
            <w:tcW w:w="1068" w:type="dxa"/>
            <w:shd w:val="clear" w:color="auto" w:fill="auto"/>
            <w:vAlign w:val="center"/>
          </w:tcPr>
          <w:p w14:paraId="60349EA3" w14:textId="77777777" w:rsidR="00E71811" w:rsidRPr="00C24189" w:rsidRDefault="00E71811"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5A3E63" w:rsidRPr="00C24189" w14:paraId="60349EB2" w14:textId="77777777" w:rsidTr="00030468">
        <w:trPr>
          <w:trHeight w:val="432"/>
        </w:trPr>
        <w:tc>
          <w:tcPr>
            <w:tcW w:w="1190" w:type="dxa"/>
            <w:shd w:val="clear" w:color="auto" w:fill="auto"/>
            <w:vAlign w:val="center"/>
          </w:tcPr>
          <w:p w14:paraId="60349EA5" w14:textId="77777777" w:rsidR="005A3E63"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A6"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A7" w14:textId="77777777" w:rsidR="005A3E63" w:rsidRDefault="005A3E63" w:rsidP="00030468">
            <w:pPr>
              <w:keepNext/>
              <w:jc w:val="center"/>
              <w:rPr>
                <w:rFonts w:ascii="Calibri" w:hAnsi="Calibri"/>
                <w:noProof/>
                <w:sz w:val="18"/>
                <w:szCs w:val="18"/>
              </w:rPr>
            </w:pPr>
          </w:p>
        </w:tc>
        <w:tc>
          <w:tcPr>
            <w:tcW w:w="1966" w:type="dxa"/>
            <w:shd w:val="clear" w:color="auto" w:fill="auto"/>
            <w:vAlign w:val="center"/>
          </w:tcPr>
          <w:p w14:paraId="60349EA8"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A9"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AA"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AB"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AC"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AD"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AE" w14:textId="77777777" w:rsidR="005A3E63" w:rsidRPr="00C24189" w:rsidRDefault="005A3E63" w:rsidP="00030468">
            <w:pPr>
              <w:keepNext/>
              <w:jc w:val="center"/>
              <w:rPr>
                <w:rFonts w:ascii="Calibri" w:hAnsi="Calibri"/>
                <w:noProof/>
                <w:sz w:val="18"/>
                <w:szCs w:val="18"/>
              </w:rPr>
            </w:pPr>
          </w:p>
        </w:tc>
        <w:tc>
          <w:tcPr>
            <w:tcW w:w="1080" w:type="dxa"/>
            <w:shd w:val="clear" w:color="auto" w:fill="auto"/>
            <w:vAlign w:val="center"/>
          </w:tcPr>
          <w:p w14:paraId="60349EAF"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B0" w14:textId="77777777" w:rsidR="005A3E63" w:rsidRPr="00C24189" w:rsidRDefault="005A3E63" w:rsidP="00030468">
            <w:pPr>
              <w:keepNext/>
              <w:jc w:val="center"/>
              <w:rPr>
                <w:rFonts w:ascii="Calibri" w:hAnsi="Calibri"/>
                <w:noProof/>
                <w:sz w:val="18"/>
                <w:szCs w:val="18"/>
              </w:rPr>
            </w:pPr>
          </w:p>
        </w:tc>
        <w:tc>
          <w:tcPr>
            <w:tcW w:w="1068" w:type="dxa"/>
            <w:shd w:val="clear" w:color="auto" w:fill="auto"/>
            <w:vAlign w:val="center"/>
          </w:tcPr>
          <w:p w14:paraId="60349EB1"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5A3E63" w:rsidRPr="00C24189" w14:paraId="60349EC0" w14:textId="77777777" w:rsidTr="00030468">
        <w:trPr>
          <w:trHeight w:val="432"/>
        </w:trPr>
        <w:tc>
          <w:tcPr>
            <w:tcW w:w="1190" w:type="dxa"/>
            <w:shd w:val="clear" w:color="auto" w:fill="auto"/>
            <w:vAlign w:val="center"/>
          </w:tcPr>
          <w:p w14:paraId="60349EB3" w14:textId="77777777" w:rsidR="005A3E63"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B4"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B5" w14:textId="77777777" w:rsidR="005A3E63" w:rsidRDefault="005A3E63" w:rsidP="00030468">
            <w:pPr>
              <w:keepNext/>
              <w:jc w:val="center"/>
              <w:rPr>
                <w:rFonts w:ascii="Calibri" w:hAnsi="Calibri"/>
                <w:noProof/>
                <w:sz w:val="18"/>
                <w:szCs w:val="18"/>
              </w:rPr>
            </w:pPr>
          </w:p>
        </w:tc>
        <w:tc>
          <w:tcPr>
            <w:tcW w:w="1966" w:type="dxa"/>
            <w:shd w:val="clear" w:color="auto" w:fill="auto"/>
            <w:vAlign w:val="center"/>
          </w:tcPr>
          <w:p w14:paraId="60349EB6"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B7"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B8"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B9"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BA"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BB"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BC" w14:textId="77777777" w:rsidR="005A3E63" w:rsidRPr="00C24189" w:rsidRDefault="005A3E63" w:rsidP="00030468">
            <w:pPr>
              <w:keepNext/>
              <w:jc w:val="center"/>
              <w:rPr>
                <w:rFonts w:ascii="Calibri" w:hAnsi="Calibri"/>
                <w:noProof/>
                <w:sz w:val="18"/>
                <w:szCs w:val="18"/>
              </w:rPr>
            </w:pPr>
          </w:p>
        </w:tc>
        <w:tc>
          <w:tcPr>
            <w:tcW w:w="1080" w:type="dxa"/>
            <w:shd w:val="clear" w:color="auto" w:fill="auto"/>
            <w:vAlign w:val="center"/>
          </w:tcPr>
          <w:p w14:paraId="60349EBD"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BE" w14:textId="77777777" w:rsidR="005A3E63" w:rsidRPr="00C24189" w:rsidRDefault="005A3E63" w:rsidP="00030468">
            <w:pPr>
              <w:keepNext/>
              <w:jc w:val="center"/>
              <w:rPr>
                <w:rFonts w:ascii="Calibri" w:hAnsi="Calibri"/>
                <w:noProof/>
                <w:sz w:val="18"/>
                <w:szCs w:val="18"/>
              </w:rPr>
            </w:pPr>
          </w:p>
        </w:tc>
        <w:tc>
          <w:tcPr>
            <w:tcW w:w="1068" w:type="dxa"/>
            <w:shd w:val="clear" w:color="auto" w:fill="auto"/>
            <w:vAlign w:val="center"/>
          </w:tcPr>
          <w:p w14:paraId="60349EBF"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E71811" w:rsidRPr="00C24189" w14:paraId="60349EFC" w14:textId="77777777" w:rsidTr="00E71811">
        <w:trPr>
          <w:trHeight w:val="773"/>
        </w:trPr>
        <w:tc>
          <w:tcPr>
            <w:tcW w:w="14616" w:type="dxa"/>
            <w:gridSpan w:val="13"/>
            <w:shd w:val="clear" w:color="auto" w:fill="auto"/>
          </w:tcPr>
          <w:p w14:paraId="60349EF9" w14:textId="7AFF0219" w:rsidR="00E71811" w:rsidRPr="00C24189" w:rsidRDefault="00E71811" w:rsidP="00342F32">
            <w:pPr>
              <w:pStyle w:val="Heading7"/>
              <w:tabs>
                <w:tab w:val="clear" w:pos="10980"/>
                <w:tab w:val="clear" w:pos="11430"/>
                <w:tab w:val="left" w:pos="180"/>
                <w:tab w:val="left" w:pos="5310"/>
                <w:tab w:val="left" w:pos="8100"/>
              </w:tabs>
              <w:rPr>
                <w:rFonts w:ascii="Calibri" w:hAnsi="Calibri"/>
                <w:noProof/>
                <w:color w:val="auto"/>
                <w:sz w:val="18"/>
                <w:szCs w:val="18"/>
              </w:rPr>
            </w:pPr>
            <w:r w:rsidRPr="00C24189">
              <w:rPr>
                <w:rFonts w:ascii="Calibri" w:hAnsi="Calibri"/>
                <w:noProof/>
                <w:color w:val="auto"/>
                <w:sz w:val="18"/>
                <w:szCs w:val="18"/>
              </w:rPr>
              <w:t>NOTES</w:t>
            </w:r>
            <w:r w:rsidR="00722E44">
              <w:rPr>
                <w:rFonts w:ascii="Calibri" w:hAnsi="Calibri"/>
                <w:noProof/>
                <w:color w:val="auto"/>
                <w:sz w:val="18"/>
                <w:szCs w:val="18"/>
              </w:rPr>
              <w:t>:</w:t>
            </w:r>
          </w:p>
          <w:p w14:paraId="60349EFA" w14:textId="50B766C3" w:rsidR="00E71811" w:rsidRPr="00C24189" w:rsidRDefault="00E71811" w:rsidP="00722E44">
            <w:pPr>
              <w:keepNext/>
              <w:numPr>
                <w:ilvl w:val="0"/>
                <w:numId w:val="4"/>
              </w:numPr>
              <w:tabs>
                <w:tab w:val="left" w:pos="2700"/>
                <w:tab w:val="left" w:pos="3420"/>
                <w:tab w:val="left" w:pos="3780"/>
                <w:tab w:val="left" w:pos="5760"/>
                <w:tab w:val="left" w:pos="7212"/>
              </w:tabs>
              <w:ind w:left="450" w:hanging="225"/>
              <w:rPr>
                <w:rFonts w:ascii="Calibri" w:hAnsi="Calibri"/>
                <w:noProof/>
                <w:sz w:val="18"/>
                <w:szCs w:val="18"/>
              </w:rPr>
            </w:pPr>
            <w:r>
              <w:rPr>
                <w:rFonts w:ascii="Calibri" w:hAnsi="Calibri"/>
                <w:noProof/>
                <w:sz w:val="18"/>
                <w:szCs w:val="18"/>
              </w:rPr>
              <w:t>R</w:t>
            </w:r>
            <w:r w:rsidRPr="00C24189">
              <w:rPr>
                <w:rFonts w:ascii="Calibri" w:hAnsi="Calibri"/>
                <w:noProof/>
                <w:sz w:val="18"/>
                <w:szCs w:val="18"/>
              </w:rPr>
              <w:t xml:space="preserve">oof area covered by building integrated photovoltaic </w:t>
            </w:r>
            <w:ins w:id="33" w:author="Shewmaker, Michael@Energy" w:date="2021-12-27T16:18:00Z">
              <w:r w:rsidR="00D10428">
                <w:rPr>
                  <w:rFonts w:ascii="Calibri" w:hAnsi="Calibri"/>
                  <w:noProof/>
                  <w:sz w:val="18"/>
                  <w:szCs w:val="18"/>
                </w:rPr>
                <w:t xml:space="preserve">(PV) </w:t>
              </w:r>
            </w:ins>
            <w:r w:rsidRPr="00C24189">
              <w:rPr>
                <w:rFonts w:ascii="Calibri" w:hAnsi="Calibri"/>
                <w:noProof/>
                <w:sz w:val="18"/>
                <w:szCs w:val="18"/>
              </w:rPr>
              <w:t xml:space="preserve">panels and solar thermal panels are exempt from the above Cool Roof requirements. </w:t>
            </w:r>
          </w:p>
          <w:p w14:paraId="60349EFB" w14:textId="3EB567EC" w:rsidR="00E71811" w:rsidRPr="005A3E63" w:rsidRDefault="00E71811" w:rsidP="00722E44">
            <w:pPr>
              <w:keepNext/>
              <w:numPr>
                <w:ilvl w:val="0"/>
                <w:numId w:val="4"/>
              </w:numPr>
              <w:tabs>
                <w:tab w:val="left" w:pos="2700"/>
                <w:tab w:val="left" w:pos="3420"/>
                <w:tab w:val="left" w:pos="3780"/>
                <w:tab w:val="left" w:pos="5760"/>
                <w:tab w:val="left" w:pos="7212"/>
              </w:tabs>
              <w:ind w:left="450" w:hanging="225"/>
              <w:rPr>
                <w:rFonts w:ascii="Calibri" w:hAnsi="Calibri"/>
                <w:noProof/>
                <w:sz w:val="18"/>
                <w:szCs w:val="18"/>
              </w:rPr>
            </w:pPr>
            <w:r w:rsidRPr="00C24189">
              <w:rPr>
                <w:rFonts w:ascii="Calibri" w:hAnsi="Calibri"/>
                <w:noProof/>
                <w:sz w:val="18"/>
                <w:szCs w:val="18"/>
              </w:rPr>
              <w:t xml:space="preserve">Liquid field applied coatings must comply with installation criteria from </w:t>
            </w:r>
            <w:r w:rsidR="00D15B9B">
              <w:rPr>
                <w:rFonts w:ascii="Calibri" w:hAnsi="Calibri"/>
                <w:noProof/>
                <w:sz w:val="18"/>
                <w:szCs w:val="18"/>
              </w:rPr>
              <w:t>S</w:t>
            </w:r>
            <w:r w:rsidRPr="00C24189">
              <w:rPr>
                <w:rFonts w:ascii="Calibri" w:hAnsi="Calibri"/>
                <w:noProof/>
                <w:sz w:val="18"/>
                <w:szCs w:val="18"/>
              </w:rPr>
              <w:t>ection 110.8(i)4.</w:t>
            </w:r>
          </w:p>
        </w:tc>
      </w:tr>
    </w:tbl>
    <w:p w14:paraId="60349EFD" w14:textId="77777777" w:rsidR="00B07581" w:rsidRDefault="00B07581" w:rsidP="009867E0">
      <w:pPr>
        <w:rPr>
          <w:rFonts w:ascii="Calibri" w:hAnsi="Calibri"/>
        </w:rPr>
      </w:pP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4"/>
        <w:gridCol w:w="1301"/>
        <w:gridCol w:w="1379"/>
        <w:gridCol w:w="1311"/>
        <w:gridCol w:w="1251"/>
        <w:gridCol w:w="1308"/>
        <w:gridCol w:w="1057"/>
        <w:gridCol w:w="1208"/>
        <w:gridCol w:w="1059"/>
        <w:gridCol w:w="3646"/>
      </w:tblGrid>
      <w:tr w:rsidR="00722E44" w:rsidRPr="00BB003A" w14:paraId="1D6A81BC" w14:textId="77777777" w:rsidTr="00722E44">
        <w:trPr>
          <w:cantSplit/>
          <w:trHeight w:val="354"/>
        </w:trPr>
        <w:tc>
          <w:tcPr>
            <w:tcW w:w="14604" w:type="dxa"/>
            <w:gridSpan w:val="10"/>
            <w:vAlign w:val="center"/>
          </w:tcPr>
          <w:p w14:paraId="08F440E7" w14:textId="77777777" w:rsidR="00722E44" w:rsidRPr="00BB003A" w:rsidRDefault="00722E44" w:rsidP="00722E44">
            <w:pPr>
              <w:keepNext/>
              <w:rPr>
                <w:rFonts w:ascii="Calibri" w:eastAsia="Calibri" w:hAnsi="Calibri"/>
                <w:b/>
                <w:sz w:val="22"/>
                <w:szCs w:val="22"/>
              </w:rPr>
            </w:pPr>
            <w:r w:rsidRPr="001F7C8F">
              <w:rPr>
                <w:rFonts w:ascii="Calibri" w:eastAsia="Calibri" w:hAnsi="Calibri"/>
                <w:b/>
                <w:sz w:val="22"/>
                <w:szCs w:val="22"/>
              </w:rPr>
              <w:t>D. Fenestration/Glazing Allowed</w:t>
            </w:r>
            <w:r w:rsidRPr="008A172F">
              <w:rPr>
                <w:rFonts w:ascii="Calibri" w:eastAsia="Calibri" w:hAnsi="Calibri"/>
                <w:b/>
                <w:sz w:val="22"/>
                <w:szCs w:val="22"/>
              </w:rPr>
              <w:t xml:space="preserve"> Areas </w:t>
            </w:r>
            <w:r>
              <w:rPr>
                <w:rFonts w:ascii="Calibri" w:eastAsia="Calibri" w:hAnsi="Calibri"/>
                <w:b/>
                <w:sz w:val="22"/>
                <w:szCs w:val="22"/>
              </w:rPr>
              <w:t>and Efficiencies</w:t>
            </w:r>
            <w:r w:rsidRPr="00F62A38">
              <w:rPr>
                <w:rFonts w:ascii="Calibri" w:eastAsia="Calibri" w:hAnsi="Calibri"/>
                <w:sz w:val="22"/>
                <w:szCs w:val="22"/>
              </w:rPr>
              <w:t xml:space="preserve"> (Section 150.2(b)1)</w:t>
            </w:r>
          </w:p>
        </w:tc>
      </w:tr>
      <w:tr w:rsidR="00722E44" w:rsidRPr="001F7C8F" w14:paraId="2A493B17" w14:textId="77777777" w:rsidTr="00722E44">
        <w:trPr>
          <w:cantSplit/>
          <w:trHeight w:val="215"/>
        </w:trPr>
        <w:tc>
          <w:tcPr>
            <w:tcW w:w="1084" w:type="dxa"/>
            <w:vAlign w:val="center"/>
          </w:tcPr>
          <w:p w14:paraId="19FFDC65" w14:textId="77777777" w:rsidR="00722E44" w:rsidRPr="006101DE" w:rsidRDefault="00722E44" w:rsidP="00722E44">
            <w:pPr>
              <w:keepNext/>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01</w:t>
            </w:r>
          </w:p>
        </w:tc>
        <w:tc>
          <w:tcPr>
            <w:tcW w:w="1301" w:type="dxa"/>
            <w:vAlign w:val="center"/>
          </w:tcPr>
          <w:p w14:paraId="07B6D308" w14:textId="77777777" w:rsidR="00722E44" w:rsidRPr="00E22815"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E22815">
              <w:rPr>
                <w:rFonts w:ascii="Calibri" w:hAnsi="Calibri"/>
                <w:sz w:val="18"/>
                <w:szCs w:val="18"/>
              </w:rPr>
              <w:t>02</w:t>
            </w:r>
          </w:p>
        </w:tc>
        <w:tc>
          <w:tcPr>
            <w:tcW w:w="1379" w:type="dxa"/>
            <w:vAlign w:val="center"/>
          </w:tcPr>
          <w:p w14:paraId="0BCA8033"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03</w:t>
            </w:r>
          </w:p>
        </w:tc>
        <w:tc>
          <w:tcPr>
            <w:tcW w:w="2562" w:type="dxa"/>
            <w:gridSpan w:val="2"/>
            <w:vAlign w:val="center"/>
          </w:tcPr>
          <w:p w14:paraId="72A4D108"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04</w:t>
            </w:r>
          </w:p>
        </w:tc>
        <w:tc>
          <w:tcPr>
            <w:tcW w:w="2365" w:type="dxa"/>
            <w:gridSpan w:val="2"/>
            <w:vAlign w:val="center"/>
          </w:tcPr>
          <w:p w14:paraId="37F41C10"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05</w:t>
            </w:r>
          </w:p>
        </w:tc>
        <w:tc>
          <w:tcPr>
            <w:tcW w:w="2267" w:type="dxa"/>
            <w:gridSpan w:val="2"/>
            <w:vAlign w:val="center"/>
          </w:tcPr>
          <w:p w14:paraId="2AE56AE7" w14:textId="77777777" w:rsidR="00722E44" w:rsidRPr="001F7C8F"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06</w:t>
            </w:r>
          </w:p>
        </w:tc>
        <w:tc>
          <w:tcPr>
            <w:tcW w:w="3646" w:type="dxa"/>
            <w:vAlign w:val="center"/>
          </w:tcPr>
          <w:p w14:paraId="3E42F8A2" w14:textId="77777777" w:rsidR="00722E44" w:rsidRPr="001F7C8F"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1F7C8F">
              <w:rPr>
                <w:rFonts w:ascii="Calibri" w:hAnsi="Calibri"/>
                <w:sz w:val="18"/>
                <w:szCs w:val="18"/>
              </w:rPr>
              <w:t>07</w:t>
            </w:r>
          </w:p>
        </w:tc>
      </w:tr>
      <w:tr w:rsidR="00722E44" w:rsidRPr="001F7C8F" w14:paraId="5307C1F7" w14:textId="77777777" w:rsidTr="00722E44">
        <w:trPr>
          <w:cantSplit/>
          <w:trHeight w:val="300"/>
        </w:trPr>
        <w:tc>
          <w:tcPr>
            <w:tcW w:w="1084" w:type="dxa"/>
            <w:vAlign w:val="bottom"/>
          </w:tcPr>
          <w:p w14:paraId="566CABD5" w14:textId="77777777" w:rsidR="00722E44" w:rsidRPr="00E22815" w:rsidRDefault="00722E44" w:rsidP="00722E44">
            <w:pPr>
              <w:keepNext/>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Alteration Type</w:t>
            </w:r>
          </w:p>
        </w:tc>
        <w:tc>
          <w:tcPr>
            <w:tcW w:w="1301" w:type="dxa"/>
            <w:vAlign w:val="bottom"/>
          </w:tcPr>
          <w:p w14:paraId="2208F95A" w14:textId="77777777" w:rsidR="00722E44" w:rsidRPr="006101DE" w:rsidRDefault="00722E44" w:rsidP="00722E4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6101DE">
              <w:rPr>
                <w:rFonts w:asciiTheme="minorHAnsi" w:hAnsiTheme="minorHAnsi"/>
                <w:sz w:val="18"/>
                <w:szCs w:val="18"/>
              </w:rPr>
              <w:t>Maximum Allowed</w:t>
            </w:r>
          </w:p>
          <w:p w14:paraId="4D52A58C" w14:textId="77777777" w:rsidR="00722E44" w:rsidRPr="006101DE" w:rsidRDefault="00722E44" w:rsidP="00722E44">
            <w:pPr>
              <w:tabs>
                <w:tab w:val="left" w:pos="2160"/>
                <w:tab w:val="left" w:pos="2700"/>
                <w:tab w:val="left" w:pos="3420"/>
                <w:tab w:val="left" w:pos="3780"/>
                <w:tab w:val="left" w:pos="5760"/>
                <w:tab w:val="left" w:pos="7212"/>
              </w:tabs>
              <w:jc w:val="center"/>
              <w:rPr>
                <w:rFonts w:asciiTheme="minorHAnsi" w:hAnsiTheme="minorHAnsi"/>
                <w:sz w:val="18"/>
                <w:szCs w:val="18"/>
              </w:rPr>
            </w:pPr>
            <w:r w:rsidRPr="006101DE">
              <w:rPr>
                <w:rFonts w:asciiTheme="minorHAnsi" w:hAnsiTheme="minorHAnsi"/>
                <w:sz w:val="18"/>
                <w:szCs w:val="18"/>
              </w:rPr>
              <w:t xml:space="preserve">Fenestration Area </w:t>
            </w:r>
            <w:proofErr w:type="gramStart"/>
            <w:r w:rsidRPr="006101DE">
              <w:rPr>
                <w:rFonts w:asciiTheme="minorHAnsi" w:hAnsiTheme="minorHAnsi"/>
                <w:sz w:val="18"/>
                <w:szCs w:val="18"/>
              </w:rPr>
              <w:t>For</w:t>
            </w:r>
            <w:proofErr w:type="gramEnd"/>
            <w:r w:rsidRPr="006101DE">
              <w:rPr>
                <w:rFonts w:asciiTheme="minorHAnsi" w:hAnsiTheme="minorHAnsi"/>
                <w:sz w:val="18"/>
                <w:szCs w:val="18"/>
              </w:rPr>
              <w:t xml:space="preserve"> All Orientations (ft</w:t>
            </w:r>
            <w:r w:rsidRPr="006101DE">
              <w:rPr>
                <w:rFonts w:asciiTheme="minorHAnsi" w:hAnsiTheme="minorHAnsi"/>
                <w:sz w:val="18"/>
                <w:szCs w:val="18"/>
                <w:vertAlign w:val="superscript"/>
              </w:rPr>
              <w:t>2</w:t>
            </w:r>
            <w:r w:rsidRPr="006101DE">
              <w:rPr>
                <w:rFonts w:asciiTheme="minorHAnsi" w:hAnsiTheme="minorHAnsi"/>
                <w:sz w:val="18"/>
                <w:szCs w:val="18"/>
              </w:rPr>
              <w:t xml:space="preserve">) </w:t>
            </w:r>
          </w:p>
        </w:tc>
        <w:tc>
          <w:tcPr>
            <w:tcW w:w="1379" w:type="dxa"/>
            <w:vAlign w:val="bottom"/>
          </w:tcPr>
          <w:p w14:paraId="76A5BA02"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West-Facing Fenestration Area Only</w:t>
            </w:r>
          </w:p>
          <w:p w14:paraId="4EDDC9E0"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(ft</w:t>
            </w:r>
            <w:r w:rsidRPr="006101DE">
              <w:rPr>
                <w:rFonts w:ascii="Calibri" w:hAnsi="Calibri"/>
                <w:sz w:val="18"/>
                <w:szCs w:val="18"/>
                <w:vertAlign w:val="superscript"/>
              </w:rPr>
              <w:t>2</w:t>
            </w:r>
            <w:r w:rsidRPr="006101DE">
              <w:rPr>
                <w:rFonts w:ascii="Calibri" w:hAnsi="Calibri"/>
                <w:sz w:val="18"/>
                <w:szCs w:val="18"/>
              </w:rPr>
              <w:t>)</w:t>
            </w:r>
          </w:p>
        </w:tc>
        <w:tc>
          <w:tcPr>
            <w:tcW w:w="1311" w:type="dxa"/>
            <w:vAlign w:val="bottom"/>
          </w:tcPr>
          <w:p w14:paraId="2D96667A"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Existing Fenestration Area for All Orientations (ft</w:t>
            </w:r>
            <w:r w:rsidRPr="006101DE">
              <w:rPr>
                <w:rFonts w:ascii="Calibri" w:hAnsi="Calibri"/>
                <w:sz w:val="18"/>
                <w:szCs w:val="18"/>
                <w:vertAlign w:val="superscript"/>
              </w:rPr>
              <w:t>2</w:t>
            </w:r>
            <w:r w:rsidRPr="006101DE">
              <w:rPr>
                <w:rFonts w:ascii="Calibri" w:hAnsi="Calibri"/>
                <w:sz w:val="18"/>
                <w:szCs w:val="18"/>
              </w:rPr>
              <w:t>)</w:t>
            </w:r>
          </w:p>
        </w:tc>
        <w:tc>
          <w:tcPr>
            <w:tcW w:w="1251" w:type="dxa"/>
            <w:vAlign w:val="bottom"/>
          </w:tcPr>
          <w:p w14:paraId="7DE61076"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Existing West-Facing Fenestration Area</w:t>
            </w:r>
          </w:p>
          <w:p w14:paraId="7E127D45"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(ft</w:t>
            </w:r>
            <w:r w:rsidRPr="006101DE">
              <w:rPr>
                <w:rFonts w:ascii="Calibri" w:hAnsi="Calibri"/>
                <w:sz w:val="18"/>
                <w:szCs w:val="18"/>
                <w:vertAlign w:val="superscript"/>
              </w:rPr>
              <w:t>2</w:t>
            </w:r>
            <w:r w:rsidRPr="006101DE">
              <w:rPr>
                <w:rFonts w:ascii="Calibri" w:hAnsi="Calibri"/>
                <w:sz w:val="18"/>
                <w:szCs w:val="18"/>
              </w:rPr>
              <w:t>)</w:t>
            </w:r>
          </w:p>
        </w:tc>
        <w:tc>
          <w:tcPr>
            <w:tcW w:w="1308" w:type="dxa"/>
            <w:vAlign w:val="bottom"/>
          </w:tcPr>
          <w:p w14:paraId="265CAA64"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w:t>
            </w:r>
          </w:p>
          <w:p w14:paraId="4C018E93"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U-factor</w:t>
            </w:r>
          </w:p>
          <w:p w14:paraId="72C78BD8" w14:textId="77777777" w:rsidR="00722E44" w:rsidRPr="006101DE" w:rsidDel="003E5204"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(Windows)</w:t>
            </w:r>
          </w:p>
        </w:tc>
        <w:tc>
          <w:tcPr>
            <w:tcW w:w="1057" w:type="dxa"/>
            <w:vAlign w:val="bottom"/>
          </w:tcPr>
          <w:p w14:paraId="6C4CD3A1"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w:t>
            </w:r>
          </w:p>
          <w:p w14:paraId="5A5FB28F"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U-factor</w:t>
            </w:r>
          </w:p>
          <w:p w14:paraId="24520785"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(Skylights)</w:t>
            </w:r>
          </w:p>
        </w:tc>
        <w:tc>
          <w:tcPr>
            <w:tcW w:w="1208" w:type="dxa"/>
            <w:vAlign w:val="bottom"/>
          </w:tcPr>
          <w:p w14:paraId="79F73E8C"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SHGC</w:t>
            </w:r>
          </w:p>
          <w:p w14:paraId="1D277AC5" w14:textId="77777777" w:rsidR="00722E44" w:rsidRPr="006101DE" w:rsidDel="003E5204"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(Windows)</w:t>
            </w:r>
          </w:p>
        </w:tc>
        <w:tc>
          <w:tcPr>
            <w:tcW w:w="1059" w:type="dxa"/>
            <w:vAlign w:val="bottom"/>
          </w:tcPr>
          <w:p w14:paraId="0E9D9F6D"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SHGC</w:t>
            </w:r>
          </w:p>
          <w:p w14:paraId="4FF9D37E"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(Skylights)</w:t>
            </w:r>
          </w:p>
        </w:tc>
        <w:tc>
          <w:tcPr>
            <w:tcW w:w="3646" w:type="dxa"/>
            <w:vAlign w:val="bottom"/>
          </w:tcPr>
          <w:p w14:paraId="3E3359C5" w14:textId="77777777" w:rsidR="00722E44" w:rsidRPr="001F7C8F"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Comments</w:t>
            </w:r>
          </w:p>
        </w:tc>
      </w:tr>
      <w:tr w:rsidR="00722E44" w:rsidRPr="00C24189" w14:paraId="1FACDCCF" w14:textId="77777777" w:rsidTr="000A51C2">
        <w:trPr>
          <w:cantSplit/>
          <w:trHeight w:val="467"/>
        </w:trPr>
        <w:tc>
          <w:tcPr>
            <w:tcW w:w="1084" w:type="dxa"/>
            <w:vAlign w:val="center"/>
          </w:tcPr>
          <w:p w14:paraId="6BA9140B" w14:textId="77777777" w:rsidR="00722E44" w:rsidRPr="00CD1EA8" w:rsidRDefault="00722E44" w:rsidP="00722E4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vAlign w:val="center"/>
          </w:tcPr>
          <w:p w14:paraId="5072D8BD" w14:textId="77777777" w:rsidR="00722E44" w:rsidRPr="00844F83" w:rsidRDefault="00722E44" w:rsidP="00722E44">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vAlign w:val="center"/>
          </w:tcPr>
          <w:p w14:paraId="60F1B655" w14:textId="77777777" w:rsidR="00722E44" w:rsidRPr="00C24189"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p>
        </w:tc>
        <w:tc>
          <w:tcPr>
            <w:tcW w:w="1311" w:type="dxa"/>
          </w:tcPr>
          <w:p w14:paraId="33ECB565"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1251" w:type="dxa"/>
          </w:tcPr>
          <w:p w14:paraId="1AF7A75B"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1308" w:type="dxa"/>
            <w:vAlign w:val="center"/>
          </w:tcPr>
          <w:p w14:paraId="29DC025C"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1057" w:type="dxa"/>
          </w:tcPr>
          <w:p w14:paraId="78535504" w14:textId="77777777" w:rsidR="00722E44" w:rsidRPr="00844F83" w:rsidRDefault="00722E44" w:rsidP="00722E44">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Mar>
              <w:left w:w="86" w:type="dxa"/>
              <w:right w:w="86" w:type="dxa"/>
            </w:tcMar>
            <w:vAlign w:val="center"/>
          </w:tcPr>
          <w:p w14:paraId="2FF1733D"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1059" w:type="dxa"/>
          </w:tcPr>
          <w:p w14:paraId="5CDEBD81"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6818EF9A" w14:textId="77777777" w:rsidR="00722E44" w:rsidRPr="00C24189"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r>
    </w:tbl>
    <w:p w14:paraId="60349F23" w14:textId="77777777" w:rsidR="009867E0" w:rsidRPr="00C24189" w:rsidRDefault="009867E0" w:rsidP="009867E0">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0"/>
        <w:gridCol w:w="1167"/>
        <w:gridCol w:w="822"/>
        <w:gridCol w:w="245"/>
        <w:gridCol w:w="765"/>
        <w:gridCol w:w="970"/>
        <w:gridCol w:w="1080"/>
        <w:gridCol w:w="1170"/>
        <w:gridCol w:w="1260"/>
        <w:gridCol w:w="990"/>
        <w:gridCol w:w="990"/>
        <w:gridCol w:w="990"/>
        <w:gridCol w:w="276"/>
        <w:gridCol w:w="803"/>
        <w:gridCol w:w="1080"/>
        <w:gridCol w:w="1260"/>
      </w:tblGrid>
      <w:tr w:rsidR="000F1DFE" w:rsidRPr="009B3A0C" w14:paraId="023811D3" w14:textId="77777777" w:rsidTr="00AC5B7C">
        <w:trPr>
          <w:cantSplit/>
          <w:trHeight w:val="348"/>
        </w:trPr>
        <w:tc>
          <w:tcPr>
            <w:tcW w:w="14598" w:type="dxa"/>
            <w:gridSpan w:val="16"/>
            <w:tcBorders>
              <w:top w:val="single" w:sz="4" w:space="0" w:color="auto"/>
              <w:left w:val="single" w:sz="4" w:space="0" w:color="auto"/>
              <w:bottom w:val="single" w:sz="6" w:space="0" w:color="auto"/>
              <w:right w:val="single" w:sz="4" w:space="0" w:color="auto"/>
            </w:tcBorders>
            <w:vAlign w:val="center"/>
          </w:tcPr>
          <w:p w14:paraId="6C55F2DA" w14:textId="77777777" w:rsidR="000F1DFE" w:rsidRDefault="000F1DFE" w:rsidP="000A51C2">
            <w:pPr>
              <w:keepNext/>
              <w:rPr>
                <w:rFonts w:ascii="Calibri" w:eastAsia="Calibri" w:hAnsi="Calibri"/>
                <w:sz w:val="22"/>
                <w:szCs w:val="22"/>
              </w:rPr>
            </w:pPr>
            <w:r>
              <w:rPr>
                <w:rFonts w:ascii="Calibri" w:eastAsia="Calibri" w:hAnsi="Calibri"/>
                <w:b/>
                <w:sz w:val="22"/>
                <w:szCs w:val="22"/>
              </w:rPr>
              <w:lastRenderedPageBreak/>
              <w:t>E</w:t>
            </w:r>
            <w:r w:rsidRPr="006011F8">
              <w:rPr>
                <w:rFonts w:ascii="Calibri" w:eastAsia="Calibri" w:hAnsi="Calibri"/>
                <w:b/>
                <w:sz w:val="22"/>
                <w:szCs w:val="22"/>
              </w:rPr>
              <w:t>.</w:t>
            </w:r>
            <w:r>
              <w:rPr>
                <w:rFonts w:ascii="Calibri" w:eastAsia="Calibri" w:hAnsi="Calibri"/>
                <w:b/>
                <w:sz w:val="22"/>
                <w:szCs w:val="22"/>
              </w:rPr>
              <w:t xml:space="preserve"> </w:t>
            </w:r>
            <w:r w:rsidRPr="00124F33">
              <w:rPr>
                <w:rFonts w:ascii="Calibri" w:eastAsia="Calibri" w:hAnsi="Calibri"/>
                <w:b/>
                <w:sz w:val="22"/>
                <w:szCs w:val="22"/>
              </w:rPr>
              <w:t>Fenestration Proposed Areas and Efficiencies</w:t>
            </w:r>
            <w:r>
              <w:rPr>
                <w:rFonts w:ascii="Calibri" w:eastAsia="Calibri" w:hAnsi="Calibri"/>
                <w:b/>
                <w:sz w:val="22"/>
                <w:szCs w:val="22"/>
              </w:rPr>
              <w:t xml:space="preserve"> – Add </w:t>
            </w:r>
            <w:r w:rsidRPr="00F62A38">
              <w:rPr>
                <w:rFonts w:ascii="Calibri" w:eastAsia="Calibri" w:hAnsi="Calibri"/>
                <w:sz w:val="22"/>
                <w:szCs w:val="22"/>
              </w:rPr>
              <w:t>(Section 150.2(b)1A)</w:t>
            </w:r>
          </w:p>
          <w:p w14:paraId="5B525FF5" w14:textId="17073B80" w:rsidR="00083D97" w:rsidRPr="000A51C2" w:rsidRDefault="00083D97" w:rsidP="000A51C2">
            <w:pPr>
              <w:keepNext/>
              <w:rPr>
                <w:rFonts w:ascii="Calibri" w:eastAsia="Calibri" w:hAnsi="Calibri"/>
                <w:b/>
                <w:sz w:val="22"/>
                <w:szCs w:val="22"/>
              </w:rPr>
            </w:pPr>
            <w:r>
              <w:rPr>
                <w:rFonts w:ascii="Calibri" w:eastAsia="Calibri" w:hAnsi="Calibri"/>
                <w:sz w:val="20"/>
                <w:szCs w:val="22"/>
              </w:rPr>
              <w:t>Note: Doors with greater than or equal to 25 percent glazed area are considered glazed doors and are treated as fenestration products.</w:t>
            </w:r>
          </w:p>
        </w:tc>
      </w:tr>
      <w:tr w:rsidR="008C3C78" w:rsidRPr="009B3A0C" w14:paraId="53A9F967" w14:textId="77777777" w:rsidTr="00AC5B7C">
        <w:trPr>
          <w:cantSplit/>
          <w:trHeight w:val="273"/>
        </w:trPr>
        <w:tc>
          <w:tcPr>
            <w:tcW w:w="730" w:type="dxa"/>
            <w:tcBorders>
              <w:top w:val="single" w:sz="6" w:space="0" w:color="auto"/>
              <w:left w:val="single" w:sz="4" w:space="0" w:color="auto"/>
              <w:bottom w:val="single" w:sz="6" w:space="0" w:color="auto"/>
            </w:tcBorders>
            <w:vAlign w:val="center"/>
          </w:tcPr>
          <w:p w14:paraId="3C107AA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167" w:type="dxa"/>
            <w:tcBorders>
              <w:top w:val="single" w:sz="6" w:space="0" w:color="auto"/>
              <w:bottom w:val="single" w:sz="6" w:space="0" w:color="auto"/>
            </w:tcBorders>
            <w:vAlign w:val="center"/>
          </w:tcPr>
          <w:p w14:paraId="5F3D6E6C"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822" w:type="dxa"/>
            <w:tcBorders>
              <w:top w:val="single" w:sz="6" w:space="0" w:color="auto"/>
              <w:bottom w:val="single" w:sz="6" w:space="0" w:color="auto"/>
            </w:tcBorders>
            <w:vAlign w:val="center"/>
          </w:tcPr>
          <w:p w14:paraId="52C20059"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10" w:type="dxa"/>
            <w:gridSpan w:val="2"/>
            <w:tcBorders>
              <w:top w:val="single" w:sz="6" w:space="0" w:color="auto"/>
              <w:bottom w:val="single" w:sz="6" w:space="0" w:color="auto"/>
            </w:tcBorders>
            <w:vAlign w:val="center"/>
          </w:tcPr>
          <w:p w14:paraId="77942B5F"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970" w:type="dxa"/>
            <w:tcBorders>
              <w:top w:val="single" w:sz="6" w:space="0" w:color="auto"/>
              <w:bottom w:val="single" w:sz="6" w:space="0" w:color="auto"/>
            </w:tcBorders>
            <w:vAlign w:val="center"/>
          </w:tcPr>
          <w:p w14:paraId="0A50E1F0"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80" w:type="dxa"/>
            <w:tcBorders>
              <w:top w:val="single" w:sz="6" w:space="0" w:color="auto"/>
              <w:bottom w:val="single" w:sz="6" w:space="0" w:color="auto"/>
            </w:tcBorders>
            <w:vAlign w:val="center"/>
          </w:tcPr>
          <w:p w14:paraId="5BF8626B"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170" w:type="dxa"/>
            <w:tcBorders>
              <w:top w:val="single" w:sz="6" w:space="0" w:color="auto"/>
              <w:bottom w:val="single" w:sz="6" w:space="0" w:color="auto"/>
            </w:tcBorders>
            <w:vAlign w:val="center"/>
          </w:tcPr>
          <w:p w14:paraId="62E47F7B"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260" w:type="dxa"/>
            <w:tcBorders>
              <w:top w:val="single" w:sz="6" w:space="0" w:color="auto"/>
              <w:bottom w:val="single" w:sz="6" w:space="0" w:color="auto"/>
            </w:tcBorders>
            <w:vAlign w:val="center"/>
          </w:tcPr>
          <w:p w14:paraId="72FB7F00"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90" w:type="dxa"/>
            <w:tcBorders>
              <w:top w:val="single" w:sz="6" w:space="0" w:color="auto"/>
              <w:bottom w:val="single" w:sz="6" w:space="0" w:color="auto"/>
            </w:tcBorders>
            <w:vAlign w:val="center"/>
          </w:tcPr>
          <w:p w14:paraId="354423B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90" w:type="dxa"/>
            <w:tcBorders>
              <w:top w:val="single" w:sz="6" w:space="0" w:color="auto"/>
              <w:bottom w:val="single" w:sz="6" w:space="0" w:color="auto"/>
            </w:tcBorders>
            <w:vAlign w:val="center"/>
          </w:tcPr>
          <w:p w14:paraId="121B72A9"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tcBorders>
              <w:top w:val="single" w:sz="6" w:space="0" w:color="auto"/>
              <w:bottom w:val="single" w:sz="6" w:space="0" w:color="auto"/>
            </w:tcBorders>
            <w:vAlign w:val="center"/>
          </w:tcPr>
          <w:p w14:paraId="420A79F0"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1079" w:type="dxa"/>
            <w:gridSpan w:val="2"/>
            <w:tcBorders>
              <w:top w:val="single" w:sz="6" w:space="0" w:color="auto"/>
              <w:bottom w:val="single" w:sz="6" w:space="0" w:color="auto"/>
            </w:tcBorders>
            <w:vAlign w:val="center"/>
          </w:tcPr>
          <w:p w14:paraId="26F4BD09"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1080" w:type="dxa"/>
            <w:tcBorders>
              <w:top w:val="single" w:sz="6" w:space="0" w:color="auto"/>
              <w:bottom w:val="single" w:sz="6" w:space="0" w:color="auto"/>
            </w:tcBorders>
            <w:vAlign w:val="center"/>
          </w:tcPr>
          <w:p w14:paraId="1604DBBD"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60" w:type="dxa"/>
            <w:tcBorders>
              <w:top w:val="single" w:sz="6" w:space="0" w:color="auto"/>
              <w:bottom w:val="single" w:sz="6" w:space="0" w:color="auto"/>
              <w:right w:val="single" w:sz="4" w:space="0" w:color="auto"/>
            </w:tcBorders>
            <w:vAlign w:val="center"/>
          </w:tcPr>
          <w:p w14:paraId="536E907D"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8C3C78" w:rsidRPr="009B3A0C" w14:paraId="6D825D36" w14:textId="77777777" w:rsidTr="00AC5B7C">
        <w:trPr>
          <w:cantSplit/>
          <w:trHeight w:val="382"/>
        </w:trPr>
        <w:tc>
          <w:tcPr>
            <w:tcW w:w="730" w:type="dxa"/>
            <w:tcBorders>
              <w:top w:val="single" w:sz="6" w:space="0" w:color="auto"/>
              <w:left w:val="single" w:sz="4" w:space="0" w:color="auto"/>
              <w:bottom w:val="single" w:sz="6" w:space="0" w:color="auto"/>
            </w:tcBorders>
            <w:vAlign w:val="center"/>
          </w:tcPr>
          <w:p w14:paraId="3AD1D72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167" w:type="dxa"/>
            <w:tcBorders>
              <w:top w:val="single" w:sz="6" w:space="0" w:color="auto"/>
              <w:bottom w:val="single" w:sz="6" w:space="0" w:color="auto"/>
            </w:tcBorders>
            <w:vAlign w:val="center"/>
          </w:tcPr>
          <w:p w14:paraId="1F3710B7"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822" w:type="dxa"/>
            <w:tcBorders>
              <w:top w:val="single" w:sz="6" w:space="0" w:color="auto"/>
              <w:bottom w:val="single" w:sz="6" w:space="0" w:color="auto"/>
            </w:tcBorders>
            <w:vAlign w:val="center"/>
          </w:tcPr>
          <w:p w14:paraId="1E88FC66" w14:textId="77777777" w:rsidR="000F1DFE" w:rsidRPr="00F3441B" w:rsidRDefault="000F1DFE" w:rsidP="009964A9">
            <w:pPr>
              <w:keepNext/>
              <w:jc w:val="center"/>
              <w:rPr>
                <w:rFonts w:ascii="Calibri" w:hAnsi="Calibri"/>
                <w:sz w:val="18"/>
                <w:szCs w:val="18"/>
              </w:rPr>
            </w:pPr>
            <w:r>
              <w:rPr>
                <w:rFonts w:asciiTheme="minorHAnsi" w:hAnsiTheme="minorHAnsi"/>
                <w:sz w:val="18"/>
                <w:szCs w:val="18"/>
              </w:rPr>
              <w:t>Frame Type</w:t>
            </w:r>
          </w:p>
        </w:tc>
        <w:tc>
          <w:tcPr>
            <w:tcW w:w="1010" w:type="dxa"/>
            <w:gridSpan w:val="2"/>
            <w:tcBorders>
              <w:top w:val="single" w:sz="6" w:space="0" w:color="auto"/>
              <w:bottom w:val="single" w:sz="6" w:space="0" w:color="auto"/>
            </w:tcBorders>
            <w:vAlign w:val="center"/>
          </w:tcPr>
          <w:p w14:paraId="08478636" w14:textId="77777777" w:rsidR="000F1DFE" w:rsidRPr="00F3441B" w:rsidRDefault="000F1DFE" w:rsidP="009964A9">
            <w:pPr>
              <w:keepNext/>
              <w:jc w:val="center"/>
              <w:rPr>
                <w:rFonts w:ascii="Calibri" w:hAnsi="Calibri"/>
                <w:sz w:val="18"/>
                <w:szCs w:val="18"/>
              </w:rPr>
            </w:pPr>
            <w:r w:rsidRPr="00F3441B">
              <w:rPr>
                <w:rFonts w:asciiTheme="minorHAnsi" w:hAnsiTheme="minorHAnsi"/>
                <w:sz w:val="18"/>
                <w:szCs w:val="18"/>
              </w:rPr>
              <w:t>Dynamic Glazing</w:t>
            </w:r>
          </w:p>
        </w:tc>
        <w:tc>
          <w:tcPr>
            <w:tcW w:w="970" w:type="dxa"/>
            <w:tcBorders>
              <w:top w:val="single" w:sz="6" w:space="0" w:color="auto"/>
              <w:bottom w:val="single" w:sz="6" w:space="0" w:color="auto"/>
            </w:tcBorders>
            <w:tcMar>
              <w:left w:w="58" w:type="dxa"/>
              <w:right w:w="58" w:type="dxa"/>
            </w:tcMar>
            <w:vAlign w:val="center"/>
          </w:tcPr>
          <w:p w14:paraId="3AF47F16" w14:textId="77777777" w:rsidR="000F1DFE" w:rsidRPr="00F3441B" w:rsidRDefault="000F1DFE" w:rsidP="009964A9">
            <w:pPr>
              <w:keepNext/>
              <w:jc w:val="center"/>
              <w:rPr>
                <w:rFonts w:asciiTheme="minorHAnsi" w:hAnsiTheme="minorHAnsi"/>
                <w:sz w:val="18"/>
                <w:szCs w:val="18"/>
              </w:rPr>
            </w:pPr>
            <w:r w:rsidRPr="00F3441B">
              <w:rPr>
                <w:rFonts w:asciiTheme="minorHAnsi" w:hAnsiTheme="minorHAnsi"/>
                <w:sz w:val="18"/>
                <w:szCs w:val="18"/>
              </w:rPr>
              <w:t>Orientation</w:t>
            </w:r>
          </w:p>
          <w:p w14:paraId="64176FF8" w14:textId="7958397D"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1080" w:type="dxa"/>
            <w:tcBorders>
              <w:top w:val="single" w:sz="6" w:space="0" w:color="auto"/>
              <w:bottom w:val="single" w:sz="6" w:space="0" w:color="auto"/>
            </w:tcBorders>
            <w:vAlign w:val="center"/>
          </w:tcPr>
          <w:p w14:paraId="722F694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1FE720D0"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170" w:type="dxa"/>
            <w:tcBorders>
              <w:top w:val="single" w:sz="6" w:space="0" w:color="auto"/>
              <w:bottom w:val="single" w:sz="6" w:space="0" w:color="auto"/>
            </w:tcBorders>
            <w:tcMar>
              <w:left w:w="29" w:type="dxa"/>
              <w:right w:w="29" w:type="dxa"/>
            </w:tcMar>
            <w:vAlign w:val="center"/>
          </w:tcPr>
          <w:p w14:paraId="00E298D1"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Proposed Fenestration Area ft</w:t>
            </w:r>
            <w:r w:rsidRPr="00C50E6E">
              <w:rPr>
                <w:rFonts w:ascii="Calibri" w:hAnsi="Calibri"/>
                <w:sz w:val="18"/>
                <w:szCs w:val="18"/>
                <w:vertAlign w:val="superscript"/>
              </w:rPr>
              <w:t>2</w:t>
            </w:r>
          </w:p>
        </w:tc>
        <w:tc>
          <w:tcPr>
            <w:tcW w:w="1260" w:type="dxa"/>
            <w:tcBorders>
              <w:top w:val="single" w:sz="6" w:space="0" w:color="auto"/>
              <w:bottom w:val="single" w:sz="6" w:space="0" w:color="auto"/>
            </w:tcBorders>
            <w:tcMar>
              <w:left w:w="29" w:type="dxa"/>
              <w:right w:w="29" w:type="dxa"/>
            </w:tcMar>
            <w:vAlign w:val="center"/>
          </w:tcPr>
          <w:p w14:paraId="100D47D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Proposed West Facing Fenestration Area ft</w:t>
            </w:r>
            <w:r w:rsidRPr="00C50E6E">
              <w:rPr>
                <w:rFonts w:ascii="Calibri" w:hAnsi="Calibri"/>
                <w:sz w:val="18"/>
                <w:szCs w:val="18"/>
                <w:vertAlign w:val="superscript"/>
              </w:rPr>
              <w:t>2</w:t>
            </w:r>
          </w:p>
        </w:tc>
        <w:tc>
          <w:tcPr>
            <w:tcW w:w="990" w:type="dxa"/>
            <w:tcBorders>
              <w:top w:val="single" w:sz="6" w:space="0" w:color="auto"/>
              <w:bottom w:val="single" w:sz="6" w:space="0" w:color="auto"/>
            </w:tcBorders>
            <w:vAlign w:val="center"/>
          </w:tcPr>
          <w:p w14:paraId="6888F81D"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69A3580C"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90" w:type="dxa"/>
            <w:tcBorders>
              <w:top w:val="single" w:sz="6" w:space="0" w:color="auto"/>
              <w:bottom w:val="single" w:sz="6" w:space="0" w:color="auto"/>
            </w:tcBorders>
            <w:vAlign w:val="center"/>
          </w:tcPr>
          <w:p w14:paraId="48A5A411" w14:textId="48E93476" w:rsidR="001E4B8F" w:rsidRDefault="001E4B8F"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 U-factor</w:t>
            </w:r>
          </w:p>
          <w:p w14:paraId="3A75AEFC" w14:textId="15F3E505"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990" w:type="dxa"/>
            <w:tcBorders>
              <w:top w:val="single" w:sz="6" w:space="0" w:color="auto"/>
              <w:bottom w:val="single" w:sz="6" w:space="0" w:color="auto"/>
            </w:tcBorders>
            <w:vAlign w:val="center"/>
          </w:tcPr>
          <w:p w14:paraId="4FC6BF3B"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6A3116E"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1079" w:type="dxa"/>
            <w:gridSpan w:val="2"/>
            <w:tcBorders>
              <w:top w:val="single" w:sz="6" w:space="0" w:color="auto"/>
              <w:bottom w:val="single" w:sz="6" w:space="0" w:color="auto"/>
            </w:tcBorders>
            <w:vAlign w:val="center"/>
          </w:tcPr>
          <w:p w14:paraId="31E37D28" w14:textId="72ECBAD8" w:rsidR="00340137" w:rsidRDefault="00340137"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 SHGC</w:t>
            </w:r>
          </w:p>
          <w:p w14:paraId="08E05805" w14:textId="7D72A2FB"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1080" w:type="dxa"/>
            <w:tcBorders>
              <w:top w:val="single" w:sz="6" w:space="0" w:color="auto"/>
              <w:bottom w:val="single" w:sz="6" w:space="0" w:color="auto"/>
            </w:tcBorders>
            <w:vAlign w:val="center"/>
          </w:tcPr>
          <w:p w14:paraId="219D6DFE"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2F916943"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78800DD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60" w:type="dxa"/>
            <w:tcBorders>
              <w:top w:val="single" w:sz="6" w:space="0" w:color="auto"/>
              <w:bottom w:val="single" w:sz="6" w:space="0" w:color="auto"/>
              <w:right w:val="single" w:sz="4" w:space="0" w:color="auto"/>
            </w:tcBorders>
            <w:vAlign w:val="center"/>
          </w:tcPr>
          <w:p w14:paraId="08DBA398"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Combined SHGC from </w:t>
            </w:r>
          </w:p>
          <w:p w14:paraId="639F335D" w14:textId="6D1FC0FA"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CF1R-ENV-03</w:t>
            </w:r>
          </w:p>
        </w:tc>
      </w:tr>
      <w:tr w:rsidR="008C3C78" w:rsidRPr="009B3A0C" w14:paraId="134ABFDB" w14:textId="77777777" w:rsidTr="00AC5B7C">
        <w:trPr>
          <w:cantSplit/>
          <w:trHeight w:val="317"/>
        </w:trPr>
        <w:tc>
          <w:tcPr>
            <w:tcW w:w="730" w:type="dxa"/>
            <w:tcBorders>
              <w:top w:val="single" w:sz="6" w:space="0" w:color="auto"/>
              <w:left w:val="single" w:sz="4" w:space="0" w:color="auto"/>
              <w:bottom w:val="single" w:sz="6" w:space="0" w:color="auto"/>
            </w:tcBorders>
            <w:tcMar>
              <w:left w:w="58" w:type="dxa"/>
              <w:right w:w="58" w:type="dxa"/>
            </w:tcMar>
          </w:tcPr>
          <w:p w14:paraId="3D3EC612"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2C417822" w14:textId="77777777" w:rsidR="000F1DFE" w:rsidRPr="00F3441B" w:rsidRDefault="000F1DFE" w:rsidP="009964A9">
            <w:pPr>
              <w:keepNext/>
              <w:tabs>
                <w:tab w:val="left" w:pos="5760"/>
                <w:tab w:val="left" w:pos="7212"/>
              </w:tabs>
              <w:jc w:val="center"/>
              <w:rPr>
                <w:rFonts w:ascii="Calibri" w:hAnsi="Calibri"/>
                <w:sz w:val="18"/>
                <w:szCs w:val="18"/>
              </w:rPr>
            </w:pPr>
          </w:p>
        </w:tc>
        <w:tc>
          <w:tcPr>
            <w:tcW w:w="822" w:type="dxa"/>
            <w:tcBorders>
              <w:top w:val="single" w:sz="6" w:space="0" w:color="auto"/>
              <w:bottom w:val="single" w:sz="6" w:space="0" w:color="auto"/>
            </w:tcBorders>
            <w:tcMar>
              <w:left w:w="29" w:type="dxa"/>
              <w:right w:w="29" w:type="dxa"/>
            </w:tcMar>
          </w:tcPr>
          <w:p w14:paraId="66AA70C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10" w:type="dxa"/>
            <w:gridSpan w:val="2"/>
            <w:tcBorders>
              <w:top w:val="single" w:sz="6" w:space="0" w:color="auto"/>
              <w:bottom w:val="single" w:sz="6" w:space="0" w:color="auto"/>
            </w:tcBorders>
            <w:tcMar>
              <w:left w:w="14" w:type="dxa"/>
              <w:right w:w="14" w:type="dxa"/>
            </w:tcMar>
          </w:tcPr>
          <w:p w14:paraId="33B5D751"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70" w:type="dxa"/>
            <w:tcBorders>
              <w:top w:val="single" w:sz="6" w:space="0" w:color="auto"/>
              <w:bottom w:val="single" w:sz="6" w:space="0" w:color="auto"/>
            </w:tcBorders>
          </w:tcPr>
          <w:p w14:paraId="62120169" w14:textId="77777777" w:rsidR="000F1DFE" w:rsidRPr="00F3441B" w:rsidRDefault="000F1DFE" w:rsidP="009964A9">
            <w:pPr>
              <w:keepNext/>
              <w:tabs>
                <w:tab w:val="left" w:pos="3420"/>
                <w:tab w:val="left" w:pos="7212"/>
              </w:tabs>
              <w:jc w:val="center"/>
              <w:rPr>
                <w:rFonts w:ascii="Calibri" w:hAnsi="Calibri"/>
                <w:sz w:val="18"/>
                <w:szCs w:val="18"/>
              </w:rPr>
            </w:pPr>
          </w:p>
        </w:tc>
        <w:tc>
          <w:tcPr>
            <w:tcW w:w="1080" w:type="dxa"/>
            <w:tcBorders>
              <w:top w:val="single" w:sz="6" w:space="0" w:color="auto"/>
              <w:bottom w:val="single" w:sz="6" w:space="0" w:color="auto"/>
            </w:tcBorders>
          </w:tcPr>
          <w:p w14:paraId="67CD01D1"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3ECBA59D"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259D4716"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1DBCE2AC"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7250A57E"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1AE9B7C8" w14:textId="77777777" w:rsidR="000F1DFE" w:rsidRPr="00F3441B" w:rsidRDefault="000F1DFE" w:rsidP="009964A9">
            <w:pPr>
              <w:keepNext/>
              <w:jc w:val="center"/>
              <w:rPr>
                <w:rFonts w:ascii="Calibri" w:hAnsi="Calibri"/>
                <w:sz w:val="18"/>
                <w:szCs w:val="18"/>
              </w:rPr>
            </w:pPr>
          </w:p>
        </w:tc>
        <w:tc>
          <w:tcPr>
            <w:tcW w:w="1079" w:type="dxa"/>
            <w:gridSpan w:val="2"/>
            <w:tcBorders>
              <w:top w:val="single" w:sz="6" w:space="0" w:color="auto"/>
              <w:bottom w:val="single" w:sz="6" w:space="0" w:color="auto"/>
            </w:tcBorders>
          </w:tcPr>
          <w:p w14:paraId="133C2171" w14:textId="77777777" w:rsidR="000F1DFE" w:rsidRDefault="000F1DFE" w:rsidP="009964A9">
            <w:pPr>
              <w:keepNext/>
              <w:jc w:val="center"/>
              <w:rPr>
                <w:rFonts w:ascii="Calibri" w:hAnsi="Calibri" w:cs="Tahoma"/>
                <w:sz w:val="18"/>
                <w:szCs w:val="18"/>
              </w:rPr>
            </w:pPr>
          </w:p>
        </w:tc>
        <w:tc>
          <w:tcPr>
            <w:tcW w:w="1080" w:type="dxa"/>
            <w:tcBorders>
              <w:top w:val="single" w:sz="6" w:space="0" w:color="auto"/>
              <w:bottom w:val="single" w:sz="6" w:space="0" w:color="auto"/>
            </w:tcBorders>
          </w:tcPr>
          <w:p w14:paraId="04DB9EDB"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7869F0E0" w14:textId="77777777" w:rsidR="000F1DFE" w:rsidRPr="00F3441B" w:rsidRDefault="000F1DFE" w:rsidP="009964A9">
            <w:pPr>
              <w:keepNext/>
              <w:jc w:val="center"/>
              <w:rPr>
                <w:rFonts w:ascii="Calibri" w:hAnsi="Calibri"/>
                <w:sz w:val="18"/>
                <w:szCs w:val="18"/>
              </w:rPr>
            </w:pPr>
          </w:p>
        </w:tc>
      </w:tr>
      <w:tr w:rsidR="008C3C78" w:rsidRPr="009B3A0C" w14:paraId="4556DBB8" w14:textId="77777777" w:rsidTr="00AC5B7C">
        <w:trPr>
          <w:cantSplit/>
          <w:trHeight w:val="317"/>
        </w:trPr>
        <w:tc>
          <w:tcPr>
            <w:tcW w:w="730" w:type="dxa"/>
            <w:tcBorders>
              <w:top w:val="single" w:sz="6" w:space="0" w:color="auto"/>
              <w:left w:val="single" w:sz="4" w:space="0" w:color="auto"/>
              <w:bottom w:val="single" w:sz="6" w:space="0" w:color="auto"/>
            </w:tcBorders>
            <w:tcMar>
              <w:left w:w="58" w:type="dxa"/>
              <w:right w:w="58" w:type="dxa"/>
            </w:tcMar>
          </w:tcPr>
          <w:p w14:paraId="35AEFF6A"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15894A98" w14:textId="77777777" w:rsidR="000F1DFE" w:rsidRPr="00F3441B" w:rsidRDefault="000F1DFE" w:rsidP="009964A9">
            <w:pPr>
              <w:keepNext/>
              <w:tabs>
                <w:tab w:val="left" w:pos="5760"/>
                <w:tab w:val="left" w:pos="7212"/>
              </w:tabs>
              <w:jc w:val="center"/>
              <w:rPr>
                <w:rFonts w:ascii="Calibri" w:hAnsi="Calibri"/>
                <w:sz w:val="18"/>
                <w:szCs w:val="18"/>
              </w:rPr>
            </w:pPr>
          </w:p>
        </w:tc>
        <w:tc>
          <w:tcPr>
            <w:tcW w:w="822" w:type="dxa"/>
            <w:tcBorders>
              <w:top w:val="single" w:sz="6" w:space="0" w:color="auto"/>
              <w:bottom w:val="single" w:sz="6" w:space="0" w:color="auto"/>
            </w:tcBorders>
            <w:tcMar>
              <w:left w:w="29" w:type="dxa"/>
              <w:right w:w="29" w:type="dxa"/>
            </w:tcMar>
          </w:tcPr>
          <w:p w14:paraId="4EFF6ED4"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10" w:type="dxa"/>
            <w:gridSpan w:val="2"/>
            <w:tcBorders>
              <w:top w:val="single" w:sz="6" w:space="0" w:color="auto"/>
              <w:bottom w:val="single" w:sz="6" w:space="0" w:color="auto"/>
            </w:tcBorders>
            <w:tcMar>
              <w:left w:w="14" w:type="dxa"/>
              <w:right w:w="14" w:type="dxa"/>
            </w:tcMar>
          </w:tcPr>
          <w:p w14:paraId="384B8B0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70" w:type="dxa"/>
            <w:tcBorders>
              <w:top w:val="single" w:sz="6" w:space="0" w:color="auto"/>
              <w:bottom w:val="single" w:sz="6" w:space="0" w:color="auto"/>
            </w:tcBorders>
          </w:tcPr>
          <w:p w14:paraId="4521D82C" w14:textId="77777777" w:rsidR="000F1DFE" w:rsidRPr="00F3441B" w:rsidRDefault="000F1DFE" w:rsidP="009964A9">
            <w:pPr>
              <w:keepNext/>
              <w:tabs>
                <w:tab w:val="left" w:pos="3420"/>
                <w:tab w:val="left" w:pos="7212"/>
              </w:tabs>
              <w:jc w:val="center"/>
              <w:rPr>
                <w:rFonts w:ascii="Calibri" w:hAnsi="Calibri"/>
                <w:sz w:val="18"/>
                <w:szCs w:val="18"/>
              </w:rPr>
            </w:pPr>
          </w:p>
        </w:tc>
        <w:tc>
          <w:tcPr>
            <w:tcW w:w="1080" w:type="dxa"/>
            <w:tcBorders>
              <w:top w:val="single" w:sz="6" w:space="0" w:color="auto"/>
              <w:bottom w:val="single" w:sz="6" w:space="0" w:color="auto"/>
            </w:tcBorders>
          </w:tcPr>
          <w:p w14:paraId="3E6EEC26"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40663151"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2B7EBD27"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382B5B02"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724F2D65"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628D7B71" w14:textId="77777777" w:rsidR="000F1DFE" w:rsidRPr="00F3441B" w:rsidRDefault="000F1DFE" w:rsidP="009964A9">
            <w:pPr>
              <w:keepNext/>
              <w:jc w:val="center"/>
              <w:rPr>
                <w:rFonts w:ascii="Calibri" w:hAnsi="Calibri"/>
                <w:sz w:val="18"/>
                <w:szCs w:val="18"/>
              </w:rPr>
            </w:pPr>
          </w:p>
        </w:tc>
        <w:tc>
          <w:tcPr>
            <w:tcW w:w="1079" w:type="dxa"/>
            <w:gridSpan w:val="2"/>
            <w:tcBorders>
              <w:top w:val="single" w:sz="6" w:space="0" w:color="auto"/>
              <w:bottom w:val="single" w:sz="6" w:space="0" w:color="auto"/>
            </w:tcBorders>
          </w:tcPr>
          <w:p w14:paraId="68C592B6" w14:textId="77777777" w:rsidR="000F1DFE" w:rsidRDefault="000F1DFE" w:rsidP="009964A9">
            <w:pPr>
              <w:keepNext/>
              <w:jc w:val="center"/>
              <w:rPr>
                <w:rFonts w:ascii="Calibri" w:hAnsi="Calibri" w:cs="Tahoma"/>
                <w:sz w:val="18"/>
                <w:szCs w:val="18"/>
              </w:rPr>
            </w:pPr>
          </w:p>
        </w:tc>
        <w:tc>
          <w:tcPr>
            <w:tcW w:w="1080" w:type="dxa"/>
            <w:tcBorders>
              <w:top w:val="single" w:sz="6" w:space="0" w:color="auto"/>
              <w:bottom w:val="single" w:sz="6" w:space="0" w:color="auto"/>
            </w:tcBorders>
          </w:tcPr>
          <w:p w14:paraId="7E9A4933"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7FF717BE" w14:textId="77777777" w:rsidR="000F1DFE" w:rsidRPr="00F3441B" w:rsidRDefault="000F1DFE" w:rsidP="009964A9">
            <w:pPr>
              <w:keepNext/>
              <w:jc w:val="center"/>
              <w:rPr>
                <w:rFonts w:ascii="Calibri" w:hAnsi="Calibri"/>
                <w:sz w:val="18"/>
                <w:szCs w:val="18"/>
              </w:rPr>
            </w:pPr>
          </w:p>
        </w:tc>
      </w:tr>
      <w:tr w:rsidR="008C3C78" w:rsidRPr="009B3A0C" w14:paraId="191FD75A" w14:textId="77777777" w:rsidTr="00AC5B7C">
        <w:trPr>
          <w:cantSplit/>
          <w:trHeight w:val="317"/>
        </w:trPr>
        <w:tc>
          <w:tcPr>
            <w:tcW w:w="730" w:type="dxa"/>
            <w:tcBorders>
              <w:top w:val="single" w:sz="6" w:space="0" w:color="auto"/>
              <w:left w:val="single" w:sz="4" w:space="0" w:color="auto"/>
              <w:bottom w:val="single" w:sz="6" w:space="0" w:color="auto"/>
            </w:tcBorders>
            <w:tcMar>
              <w:left w:w="58" w:type="dxa"/>
              <w:right w:w="58" w:type="dxa"/>
            </w:tcMar>
          </w:tcPr>
          <w:p w14:paraId="3037F9E3"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6E7A3D59" w14:textId="77777777" w:rsidR="000F1DFE" w:rsidRPr="00F3441B" w:rsidRDefault="000F1DFE" w:rsidP="009964A9">
            <w:pPr>
              <w:keepNext/>
              <w:tabs>
                <w:tab w:val="left" w:pos="5760"/>
                <w:tab w:val="left" w:pos="7212"/>
              </w:tabs>
              <w:jc w:val="center"/>
              <w:rPr>
                <w:rFonts w:ascii="Calibri" w:hAnsi="Calibri"/>
                <w:sz w:val="18"/>
                <w:szCs w:val="18"/>
              </w:rPr>
            </w:pPr>
          </w:p>
        </w:tc>
        <w:tc>
          <w:tcPr>
            <w:tcW w:w="822" w:type="dxa"/>
            <w:tcBorders>
              <w:top w:val="single" w:sz="6" w:space="0" w:color="auto"/>
              <w:bottom w:val="single" w:sz="6" w:space="0" w:color="auto"/>
            </w:tcBorders>
            <w:tcMar>
              <w:left w:w="29" w:type="dxa"/>
              <w:right w:w="29" w:type="dxa"/>
            </w:tcMar>
          </w:tcPr>
          <w:p w14:paraId="62906EE6"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10" w:type="dxa"/>
            <w:gridSpan w:val="2"/>
            <w:tcBorders>
              <w:top w:val="single" w:sz="6" w:space="0" w:color="auto"/>
              <w:bottom w:val="single" w:sz="6" w:space="0" w:color="auto"/>
            </w:tcBorders>
            <w:tcMar>
              <w:left w:w="14" w:type="dxa"/>
              <w:right w:w="14" w:type="dxa"/>
            </w:tcMar>
          </w:tcPr>
          <w:p w14:paraId="59FB593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70" w:type="dxa"/>
            <w:tcBorders>
              <w:top w:val="single" w:sz="6" w:space="0" w:color="auto"/>
              <w:bottom w:val="single" w:sz="6" w:space="0" w:color="auto"/>
            </w:tcBorders>
          </w:tcPr>
          <w:p w14:paraId="1A9AE096" w14:textId="77777777" w:rsidR="000F1DFE" w:rsidRPr="00F3441B" w:rsidRDefault="000F1DFE" w:rsidP="009964A9">
            <w:pPr>
              <w:keepNext/>
              <w:tabs>
                <w:tab w:val="left" w:pos="3420"/>
                <w:tab w:val="left" w:pos="7212"/>
              </w:tabs>
              <w:jc w:val="center"/>
              <w:rPr>
                <w:rFonts w:ascii="Calibri" w:hAnsi="Calibri"/>
                <w:sz w:val="18"/>
                <w:szCs w:val="18"/>
              </w:rPr>
            </w:pPr>
          </w:p>
        </w:tc>
        <w:tc>
          <w:tcPr>
            <w:tcW w:w="1080" w:type="dxa"/>
            <w:tcBorders>
              <w:top w:val="single" w:sz="6" w:space="0" w:color="auto"/>
              <w:bottom w:val="single" w:sz="6" w:space="0" w:color="auto"/>
            </w:tcBorders>
          </w:tcPr>
          <w:p w14:paraId="42A69E27"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0D0E18D6"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70DB74F9"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2E236D3E"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2022B5DF"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6EA7F763" w14:textId="77777777" w:rsidR="000F1DFE" w:rsidRPr="00F3441B" w:rsidRDefault="000F1DFE" w:rsidP="009964A9">
            <w:pPr>
              <w:keepNext/>
              <w:jc w:val="center"/>
              <w:rPr>
                <w:rFonts w:ascii="Calibri" w:hAnsi="Calibri"/>
                <w:sz w:val="18"/>
                <w:szCs w:val="18"/>
              </w:rPr>
            </w:pPr>
          </w:p>
        </w:tc>
        <w:tc>
          <w:tcPr>
            <w:tcW w:w="1079" w:type="dxa"/>
            <w:gridSpan w:val="2"/>
            <w:tcBorders>
              <w:top w:val="single" w:sz="6" w:space="0" w:color="auto"/>
              <w:bottom w:val="single" w:sz="6" w:space="0" w:color="auto"/>
            </w:tcBorders>
          </w:tcPr>
          <w:p w14:paraId="3CCA86D4" w14:textId="77777777" w:rsidR="000F1DFE" w:rsidRDefault="000F1DFE" w:rsidP="009964A9">
            <w:pPr>
              <w:keepNext/>
              <w:jc w:val="center"/>
              <w:rPr>
                <w:rFonts w:ascii="Calibri" w:hAnsi="Calibri" w:cs="Tahoma"/>
                <w:sz w:val="18"/>
                <w:szCs w:val="18"/>
              </w:rPr>
            </w:pPr>
          </w:p>
        </w:tc>
        <w:tc>
          <w:tcPr>
            <w:tcW w:w="1080" w:type="dxa"/>
            <w:tcBorders>
              <w:top w:val="single" w:sz="6" w:space="0" w:color="auto"/>
              <w:bottom w:val="single" w:sz="6" w:space="0" w:color="auto"/>
            </w:tcBorders>
          </w:tcPr>
          <w:p w14:paraId="40A34237"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52301198" w14:textId="77777777" w:rsidR="000F1DFE" w:rsidRPr="00F3441B" w:rsidRDefault="000F1DFE" w:rsidP="009964A9">
            <w:pPr>
              <w:keepNext/>
              <w:jc w:val="center"/>
              <w:rPr>
                <w:rFonts w:ascii="Calibri" w:hAnsi="Calibri"/>
                <w:sz w:val="18"/>
                <w:szCs w:val="18"/>
              </w:rPr>
            </w:pPr>
          </w:p>
        </w:tc>
      </w:tr>
      <w:tr w:rsidR="008C3C78" w:rsidRPr="009B3A0C" w14:paraId="2E1DC038" w14:textId="77777777" w:rsidTr="00AC5B7C">
        <w:trPr>
          <w:cantSplit/>
          <w:trHeight w:val="317"/>
        </w:trPr>
        <w:tc>
          <w:tcPr>
            <w:tcW w:w="730" w:type="dxa"/>
            <w:tcBorders>
              <w:top w:val="single" w:sz="6" w:space="0" w:color="auto"/>
              <w:left w:val="single" w:sz="4" w:space="0" w:color="auto"/>
              <w:bottom w:val="single" w:sz="6" w:space="0" w:color="auto"/>
            </w:tcBorders>
            <w:tcMar>
              <w:left w:w="58" w:type="dxa"/>
              <w:right w:w="58" w:type="dxa"/>
            </w:tcMar>
          </w:tcPr>
          <w:p w14:paraId="75955715"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7D3AB417" w14:textId="77777777" w:rsidR="000F1DFE" w:rsidRPr="00F3441B" w:rsidRDefault="000F1DFE" w:rsidP="009964A9">
            <w:pPr>
              <w:keepNext/>
              <w:tabs>
                <w:tab w:val="left" w:pos="5760"/>
                <w:tab w:val="left" w:pos="7212"/>
              </w:tabs>
              <w:jc w:val="center"/>
              <w:rPr>
                <w:rFonts w:ascii="Calibri" w:hAnsi="Calibri"/>
                <w:sz w:val="18"/>
                <w:szCs w:val="18"/>
              </w:rPr>
            </w:pPr>
          </w:p>
        </w:tc>
        <w:tc>
          <w:tcPr>
            <w:tcW w:w="822" w:type="dxa"/>
            <w:tcBorders>
              <w:top w:val="single" w:sz="6" w:space="0" w:color="auto"/>
              <w:bottom w:val="single" w:sz="6" w:space="0" w:color="auto"/>
            </w:tcBorders>
            <w:tcMar>
              <w:left w:w="29" w:type="dxa"/>
              <w:right w:w="29" w:type="dxa"/>
            </w:tcMar>
          </w:tcPr>
          <w:p w14:paraId="501BD31C"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10" w:type="dxa"/>
            <w:gridSpan w:val="2"/>
            <w:tcBorders>
              <w:top w:val="single" w:sz="6" w:space="0" w:color="auto"/>
              <w:bottom w:val="single" w:sz="6" w:space="0" w:color="auto"/>
            </w:tcBorders>
            <w:tcMar>
              <w:left w:w="14" w:type="dxa"/>
              <w:right w:w="14" w:type="dxa"/>
            </w:tcMar>
          </w:tcPr>
          <w:p w14:paraId="567EC3A5"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70" w:type="dxa"/>
            <w:tcBorders>
              <w:top w:val="single" w:sz="6" w:space="0" w:color="auto"/>
              <w:bottom w:val="single" w:sz="6" w:space="0" w:color="auto"/>
            </w:tcBorders>
          </w:tcPr>
          <w:p w14:paraId="58246F0D" w14:textId="77777777" w:rsidR="000F1DFE" w:rsidRPr="00F3441B" w:rsidRDefault="000F1DFE" w:rsidP="009964A9">
            <w:pPr>
              <w:keepNext/>
              <w:tabs>
                <w:tab w:val="left" w:pos="3420"/>
                <w:tab w:val="left" w:pos="7212"/>
              </w:tabs>
              <w:jc w:val="center"/>
              <w:rPr>
                <w:rFonts w:ascii="Calibri" w:hAnsi="Calibri"/>
                <w:sz w:val="18"/>
                <w:szCs w:val="18"/>
              </w:rPr>
            </w:pPr>
          </w:p>
        </w:tc>
        <w:tc>
          <w:tcPr>
            <w:tcW w:w="1080" w:type="dxa"/>
            <w:tcBorders>
              <w:top w:val="single" w:sz="6" w:space="0" w:color="auto"/>
              <w:bottom w:val="single" w:sz="6" w:space="0" w:color="auto"/>
            </w:tcBorders>
          </w:tcPr>
          <w:p w14:paraId="08C524F6"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0E279FAD"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21256D11"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33D5E803"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303295D4"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1FAABE95" w14:textId="77777777" w:rsidR="000F1DFE" w:rsidRPr="00F3441B" w:rsidRDefault="000F1DFE" w:rsidP="009964A9">
            <w:pPr>
              <w:keepNext/>
              <w:jc w:val="center"/>
              <w:rPr>
                <w:rFonts w:ascii="Calibri" w:hAnsi="Calibri"/>
                <w:sz w:val="18"/>
                <w:szCs w:val="18"/>
              </w:rPr>
            </w:pPr>
          </w:p>
        </w:tc>
        <w:tc>
          <w:tcPr>
            <w:tcW w:w="1079" w:type="dxa"/>
            <w:gridSpan w:val="2"/>
            <w:tcBorders>
              <w:top w:val="single" w:sz="6" w:space="0" w:color="auto"/>
              <w:bottom w:val="single" w:sz="6" w:space="0" w:color="auto"/>
            </w:tcBorders>
          </w:tcPr>
          <w:p w14:paraId="745E286D" w14:textId="77777777" w:rsidR="000F1DFE" w:rsidRDefault="000F1DFE" w:rsidP="009964A9">
            <w:pPr>
              <w:keepNext/>
              <w:jc w:val="center"/>
              <w:rPr>
                <w:rFonts w:ascii="Calibri" w:hAnsi="Calibri" w:cs="Tahoma"/>
                <w:sz w:val="18"/>
                <w:szCs w:val="18"/>
              </w:rPr>
            </w:pPr>
          </w:p>
        </w:tc>
        <w:tc>
          <w:tcPr>
            <w:tcW w:w="1080" w:type="dxa"/>
            <w:tcBorders>
              <w:top w:val="single" w:sz="6" w:space="0" w:color="auto"/>
              <w:bottom w:val="single" w:sz="6" w:space="0" w:color="auto"/>
            </w:tcBorders>
          </w:tcPr>
          <w:p w14:paraId="5B41D6AE"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07D5BF6F" w14:textId="77777777" w:rsidR="000F1DFE" w:rsidRPr="00F3441B" w:rsidRDefault="000F1DFE" w:rsidP="009964A9">
            <w:pPr>
              <w:keepNext/>
              <w:jc w:val="center"/>
              <w:rPr>
                <w:rFonts w:ascii="Calibri" w:hAnsi="Calibri"/>
                <w:sz w:val="18"/>
                <w:szCs w:val="18"/>
              </w:rPr>
            </w:pPr>
          </w:p>
        </w:tc>
      </w:tr>
      <w:tr w:rsidR="008C3C78" w:rsidRPr="009B3A0C" w14:paraId="5F271BC4" w14:textId="77777777" w:rsidTr="00AC5B7C">
        <w:trPr>
          <w:cantSplit/>
          <w:trHeight w:val="317"/>
        </w:trPr>
        <w:tc>
          <w:tcPr>
            <w:tcW w:w="730" w:type="dxa"/>
            <w:tcBorders>
              <w:top w:val="single" w:sz="6" w:space="0" w:color="auto"/>
              <w:left w:val="single" w:sz="4" w:space="0" w:color="auto"/>
              <w:bottom w:val="single" w:sz="6" w:space="0" w:color="auto"/>
            </w:tcBorders>
            <w:tcMar>
              <w:left w:w="58" w:type="dxa"/>
              <w:right w:w="58" w:type="dxa"/>
            </w:tcMar>
          </w:tcPr>
          <w:p w14:paraId="4663F557"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03C7F203" w14:textId="77777777" w:rsidR="000F1DFE" w:rsidRPr="00F3441B" w:rsidRDefault="000F1DFE" w:rsidP="009964A9">
            <w:pPr>
              <w:keepNext/>
              <w:tabs>
                <w:tab w:val="left" w:pos="5760"/>
                <w:tab w:val="left" w:pos="7212"/>
              </w:tabs>
              <w:jc w:val="center"/>
              <w:rPr>
                <w:rFonts w:ascii="Calibri" w:hAnsi="Calibri"/>
                <w:sz w:val="18"/>
                <w:szCs w:val="18"/>
              </w:rPr>
            </w:pPr>
          </w:p>
        </w:tc>
        <w:tc>
          <w:tcPr>
            <w:tcW w:w="822" w:type="dxa"/>
            <w:tcBorders>
              <w:top w:val="single" w:sz="6" w:space="0" w:color="auto"/>
              <w:bottom w:val="single" w:sz="6" w:space="0" w:color="auto"/>
            </w:tcBorders>
            <w:tcMar>
              <w:left w:w="29" w:type="dxa"/>
              <w:right w:w="29" w:type="dxa"/>
            </w:tcMar>
          </w:tcPr>
          <w:p w14:paraId="289C03AE"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10" w:type="dxa"/>
            <w:gridSpan w:val="2"/>
            <w:tcBorders>
              <w:top w:val="single" w:sz="6" w:space="0" w:color="auto"/>
              <w:bottom w:val="single" w:sz="6" w:space="0" w:color="auto"/>
            </w:tcBorders>
            <w:tcMar>
              <w:left w:w="14" w:type="dxa"/>
              <w:right w:w="14" w:type="dxa"/>
            </w:tcMar>
          </w:tcPr>
          <w:p w14:paraId="0445F298"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70" w:type="dxa"/>
            <w:tcBorders>
              <w:top w:val="single" w:sz="6" w:space="0" w:color="auto"/>
              <w:bottom w:val="single" w:sz="6" w:space="0" w:color="auto"/>
            </w:tcBorders>
          </w:tcPr>
          <w:p w14:paraId="0A787688" w14:textId="77777777" w:rsidR="000F1DFE" w:rsidRPr="00F3441B" w:rsidRDefault="000F1DFE" w:rsidP="009964A9">
            <w:pPr>
              <w:keepNext/>
              <w:tabs>
                <w:tab w:val="left" w:pos="3420"/>
                <w:tab w:val="left" w:pos="7212"/>
              </w:tabs>
              <w:jc w:val="center"/>
              <w:rPr>
                <w:rFonts w:ascii="Calibri" w:hAnsi="Calibri"/>
                <w:sz w:val="18"/>
                <w:szCs w:val="18"/>
              </w:rPr>
            </w:pPr>
          </w:p>
        </w:tc>
        <w:tc>
          <w:tcPr>
            <w:tcW w:w="1080" w:type="dxa"/>
            <w:tcBorders>
              <w:top w:val="single" w:sz="6" w:space="0" w:color="auto"/>
              <w:bottom w:val="single" w:sz="6" w:space="0" w:color="auto"/>
            </w:tcBorders>
          </w:tcPr>
          <w:p w14:paraId="4A67F38E"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10F7789D"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00DAD357"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65EA5BD6"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6AD21987"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192A2DDB" w14:textId="77777777" w:rsidR="000F1DFE" w:rsidRPr="00F3441B" w:rsidRDefault="000F1DFE" w:rsidP="009964A9">
            <w:pPr>
              <w:keepNext/>
              <w:jc w:val="center"/>
              <w:rPr>
                <w:rFonts w:ascii="Calibri" w:hAnsi="Calibri"/>
                <w:sz w:val="18"/>
                <w:szCs w:val="18"/>
              </w:rPr>
            </w:pPr>
          </w:p>
        </w:tc>
        <w:tc>
          <w:tcPr>
            <w:tcW w:w="1079" w:type="dxa"/>
            <w:gridSpan w:val="2"/>
            <w:tcBorders>
              <w:top w:val="single" w:sz="6" w:space="0" w:color="auto"/>
              <w:bottom w:val="single" w:sz="6" w:space="0" w:color="auto"/>
            </w:tcBorders>
          </w:tcPr>
          <w:p w14:paraId="022DEDEC" w14:textId="77777777" w:rsidR="000F1DFE" w:rsidRDefault="000F1DFE" w:rsidP="009964A9">
            <w:pPr>
              <w:keepNext/>
              <w:jc w:val="center"/>
              <w:rPr>
                <w:rFonts w:ascii="Calibri" w:hAnsi="Calibri" w:cs="Tahoma"/>
                <w:sz w:val="18"/>
                <w:szCs w:val="18"/>
              </w:rPr>
            </w:pPr>
          </w:p>
        </w:tc>
        <w:tc>
          <w:tcPr>
            <w:tcW w:w="1080" w:type="dxa"/>
            <w:tcBorders>
              <w:top w:val="single" w:sz="6" w:space="0" w:color="auto"/>
              <w:bottom w:val="single" w:sz="6" w:space="0" w:color="auto"/>
            </w:tcBorders>
          </w:tcPr>
          <w:p w14:paraId="370D3586"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10CB37C4" w14:textId="77777777" w:rsidR="000F1DFE" w:rsidRPr="00F3441B" w:rsidRDefault="000F1DFE" w:rsidP="009964A9">
            <w:pPr>
              <w:keepNext/>
              <w:jc w:val="center"/>
              <w:rPr>
                <w:rFonts w:ascii="Calibri" w:hAnsi="Calibri"/>
                <w:sz w:val="18"/>
                <w:szCs w:val="18"/>
              </w:rPr>
            </w:pPr>
          </w:p>
        </w:tc>
      </w:tr>
      <w:tr w:rsidR="008C3C78" w:rsidRPr="009B3A0C" w14:paraId="56623ACB" w14:textId="77777777" w:rsidTr="00AC5B7C">
        <w:trPr>
          <w:cantSplit/>
          <w:trHeight w:val="317"/>
        </w:trPr>
        <w:tc>
          <w:tcPr>
            <w:tcW w:w="730" w:type="dxa"/>
            <w:tcBorders>
              <w:top w:val="single" w:sz="6" w:space="0" w:color="auto"/>
              <w:left w:val="single" w:sz="4" w:space="0" w:color="auto"/>
              <w:bottom w:val="single" w:sz="6" w:space="0" w:color="auto"/>
            </w:tcBorders>
            <w:tcMar>
              <w:left w:w="58" w:type="dxa"/>
              <w:right w:w="58" w:type="dxa"/>
            </w:tcMar>
          </w:tcPr>
          <w:p w14:paraId="7A610591"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771F83EF" w14:textId="77777777" w:rsidR="000F1DFE" w:rsidRPr="00F3441B" w:rsidRDefault="000F1DFE" w:rsidP="009964A9">
            <w:pPr>
              <w:keepNext/>
              <w:tabs>
                <w:tab w:val="left" w:pos="5760"/>
                <w:tab w:val="left" w:pos="7212"/>
              </w:tabs>
              <w:jc w:val="center"/>
              <w:rPr>
                <w:rFonts w:ascii="Calibri" w:hAnsi="Calibri"/>
                <w:sz w:val="18"/>
                <w:szCs w:val="18"/>
              </w:rPr>
            </w:pPr>
          </w:p>
        </w:tc>
        <w:tc>
          <w:tcPr>
            <w:tcW w:w="822" w:type="dxa"/>
            <w:tcBorders>
              <w:top w:val="single" w:sz="6" w:space="0" w:color="auto"/>
              <w:bottom w:val="single" w:sz="6" w:space="0" w:color="auto"/>
            </w:tcBorders>
            <w:tcMar>
              <w:left w:w="29" w:type="dxa"/>
              <w:right w:w="29" w:type="dxa"/>
            </w:tcMar>
          </w:tcPr>
          <w:p w14:paraId="0F15563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10" w:type="dxa"/>
            <w:gridSpan w:val="2"/>
            <w:tcBorders>
              <w:top w:val="single" w:sz="6" w:space="0" w:color="auto"/>
              <w:bottom w:val="single" w:sz="6" w:space="0" w:color="auto"/>
            </w:tcBorders>
            <w:tcMar>
              <w:left w:w="14" w:type="dxa"/>
              <w:right w:w="14" w:type="dxa"/>
            </w:tcMar>
          </w:tcPr>
          <w:p w14:paraId="4098851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70" w:type="dxa"/>
            <w:tcBorders>
              <w:top w:val="single" w:sz="6" w:space="0" w:color="auto"/>
              <w:bottom w:val="single" w:sz="6" w:space="0" w:color="auto"/>
            </w:tcBorders>
          </w:tcPr>
          <w:p w14:paraId="3635D344" w14:textId="77777777" w:rsidR="000F1DFE" w:rsidRPr="00F3441B" w:rsidRDefault="000F1DFE" w:rsidP="009964A9">
            <w:pPr>
              <w:keepNext/>
              <w:tabs>
                <w:tab w:val="left" w:pos="3420"/>
                <w:tab w:val="left" w:pos="7212"/>
              </w:tabs>
              <w:jc w:val="center"/>
              <w:rPr>
                <w:rFonts w:ascii="Calibri" w:hAnsi="Calibri"/>
                <w:sz w:val="18"/>
                <w:szCs w:val="18"/>
              </w:rPr>
            </w:pPr>
          </w:p>
        </w:tc>
        <w:tc>
          <w:tcPr>
            <w:tcW w:w="1080" w:type="dxa"/>
            <w:tcBorders>
              <w:top w:val="single" w:sz="6" w:space="0" w:color="auto"/>
              <w:bottom w:val="single" w:sz="6" w:space="0" w:color="auto"/>
            </w:tcBorders>
          </w:tcPr>
          <w:p w14:paraId="49F6955E"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13CD23CC"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3FE30B1F"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042E7F14"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06CDDB71"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226821DE" w14:textId="77777777" w:rsidR="000F1DFE" w:rsidRPr="00F3441B" w:rsidRDefault="000F1DFE" w:rsidP="009964A9">
            <w:pPr>
              <w:keepNext/>
              <w:jc w:val="center"/>
              <w:rPr>
                <w:rFonts w:ascii="Calibri" w:hAnsi="Calibri"/>
                <w:sz w:val="18"/>
                <w:szCs w:val="18"/>
              </w:rPr>
            </w:pPr>
          </w:p>
        </w:tc>
        <w:tc>
          <w:tcPr>
            <w:tcW w:w="1079" w:type="dxa"/>
            <w:gridSpan w:val="2"/>
            <w:tcBorders>
              <w:top w:val="single" w:sz="6" w:space="0" w:color="auto"/>
              <w:bottom w:val="single" w:sz="6" w:space="0" w:color="auto"/>
            </w:tcBorders>
          </w:tcPr>
          <w:p w14:paraId="0FE814BF" w14:textId="77777777" w:rsidR="000F1DFE" w:rsidRDefault="000F1DFE" w:rsidP="009964A9">
            <w:pPr>
              <w:keepNext/>
              <w:jc w:val="center"/>
              <w:rPr>
                <w:rFonts w:ascii="Calibri" w:hAnsi="Calibri" w:cs="Tahoma"/>
                <w:sz w:val="18"/>
                <w:szCs w:val="18"/>
              </w:rPr>
            </w:pPr>
          </w:p>
        </w:tc>
        <w:tc>
          <w:tcPr>
            <w:tcW w:w="1080" w:type="dxa"/>
            <w:tcBorders>
              <w:top w:val="single" w:sz="6" w:space="0" w:color="auto"/>
              <w:bottom w:val="single" w:sz="6" w:space="0" w:color="auto"/>
            </w:tcBorders>
          </w:tcPr>
          <w:p w14:paraId="5570A7B8"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5DDF30DB" w14:textId="77777777" w:rsidR="000F1DFE" w:rsidRPr="00F3441B" w:rsidRDefault="000F1DFE" w:rsidP="009964A9">
            <w:pPr>
              <w:keepNext/>
              <w:jc w:val="center"/>
              <w:rPr>
                <w:rFonts w:ascii="Calibri" w:hAnsi="Calibri"/>
                <w:sz w:val="18"/>
                <w:szCs w:val="18"/>
              </w:rPr>
            </w:pPr>
          </w:p>
        </w:tc>
      </w:tr>
      <w:tr w:rsidR="000F1DFE" w:rsidRPr="009B3A0C" w14:paraId="28733695"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1176538B"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528" w:type="dxa"/>
            <w:gridSpan w:val="13"/>
            <w:tcBorders>
              <w:top w:val="single" w:sz="6" w:space="0" w:color="auto"/>
              <w:bottom w:val="single" w:sz="6" w:space="0" w:color="auto"/>
            </w:tcBorders>
            <w:vAlign w:val="center"/>
          </w:tcPr>
          <w:p w14:paraId="036FAE27" w14:textId="77777777" w:rsidR="000F1DFE" w:rsidRDefault="000F1DFE" w:rsidP="009964A9">
            <w:pPr>
              <w:keepNext/>
              <w:rPr>
                <w:rFonts w:ascii="Calibri" w:hAnsi="Calibri"/>
                <w:sz w:val="18"/>
                <w:szCs w:val="18"/>
              </w:rPr>
            </w:pPr>
            <w:r w:rsidRPr="009B3A0C">
              <w:rPr>
                <w:rFonts w:ascii="Calibri" w:hAnsi="Calibri"/>
                <w:sz w:val="18"/>
                <w:szCs w:val="18"/>
              </w:rPr>
              <w:t>Total Proposed Fenestration Area</w:t>
            </w:r>
          </w:p>
        </w:tc>
        <w:tc>
          <w:tcPr>
            <w:tcW w:w="2340" w:type="dxa"/>
            <w:gridSpan w:val="2"/>
            <w:tcBorders>
              <w:top w:val="single" w:sz="6" w:space="0" w:color="auto"/>
              <w:bottom w:val="single" w:sz="6" w:space="0" w:color="auto"/>
              <w:right w:val="single" w:sz="4" w:space="0" w:color="auto"/>
            </w:tcBorders>
            <w:vAlign w:val="center"/>
          </w:tcPr>
          <w:p w14:paraId="6E78B98D" w14:textId="77777777" w:rsidR="000F1DFE" w:rsidRPr="009B3A0C" w:rsidRDefault="000F1DFE" w:rsidP="009964A9">
            <w:pPr>
              <w:keepNext/>
              <w:jc w:val="center"/>
              <w:rPr>
                <w:rFonts w:ascii="Calibri" w:hAnsi="Calibri"/>
                <w:sz w:val="18"/>
                <w:szCs w:val="18"/>
              </w:rPr>
            </w:pPr>
          </w:p>
        </w:tc>
      </w:tr>
      <w:tr w:rsidR="000F1DFE" w:rsidRPr="009B3A0C" w14:paraId="495E2CDD"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6701BC3B"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528" w:type="dxa"/>
            <w:gridSpan w:val="13"/>
            <w:tcBorders>
              <w:top w:val="single" w:sz="6" w:space="0" w:color="auto"/>
              <w:bottom w:val="single" w:sz="6" w:space="0" w:color="auto"/>
            </w:tcBorders>
            <w:vAlign w:val="center"/>
          </w:tcPr>
          <w:p w14:paraId="489F15EC" w14:textId="77777777" w:rsidR="000F1DFE" w:rsidRDefault="000F1DFE" w:rsidP="009964A9">
            <w:pPr>
              <w:keepNext/>
              <w:rPr>
                <w:rFonts w:ascii="Calibri" w:hAnsi="Calibri"/>
                <w:sz w:val="18"/>
                <w:szCs w:val="18"/>
              </w:rPr>
            </w:pPr>
            <w:r w:rsidRPr="009B3A0C">
              <w:rPr>
                <w:rFonts w:ascii="Calibri" w:hAnsi="Calibri"/>
                <w:sz w:val="18"/>
                <w:szCs w:val="18"/>
              </w:rPr>
              <w:t>Maximum Allowed Fenestration Area</w:t>
            </w:r>
          </w:p>
        </w:tc>
        <w:tc>
          <w:tcPr>
            <w:tcW w:w="2340" w:type="dxa"/>
            <w:gridSpan w:val="2"/>
            <w:tcBorders>
              <w:top w:val="single" w:sz="6" w:space="0" w:color="auto"/>
              <w:bottom w:val="single" w:sz="6" w:space="0" w:color="auto"/>
              <w:right w:val="single" w:sz="4" w:space="0" w:color="auto"/>
            </w:tcBorders>
            <w:vAlign w:val="center"/>
          </w:tcPr>
          <w:p w14:paraId="1A18ED8E" w14:textId="77777777" w:rsidR="000F1DFE" w:rsidRPr="009B3A0C" w:rsidRDefault="000F1DFE" w:rsidP="009964A9">
            <w:pPr>
              <w:keepNext/>
              <w:jc w:val="center"/>
              <w:rPr>
                <w:rFonts w:ascii="Calibri" w:hAnsi="Calibri"/>
                <w:sz w:val="18"/>
                <w:szCs w:val="18"/>
              </w:rPr>
            </w:pPr>
          </w:p>
        </w:tc>
      </w:tr>
      <w:tr w:rsidR="000F1DFE" w:rsidRPr="009B3A0C" w14:paraId="2F48C9DA"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3CEBF0AE"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234" w:type="dxa"/>
            <w:gridSpan w:val="3"/>
            <w:tcBorders>
              <w:top w:val="single" w:sz="6" w:space="0" w:color="auto"/>
              <w:bottom w:val="single" w:sz="6" w:space="0" w:color="auto"/>
            </w:tcBorders>
            <w:vAlign w:val="center"/>
          </w:tcPr>
          <w:p w14:paraId="427D073F"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294" w:type="dxa"/>
            <w:gridSpan w:val="10"/>
            <w:tcBorders>
              <w:top w:val="single" w:sz="6" w:space="0" w:color="auto"/>
              <w:bottom w:val="single" w:sz="6" w:space="0" w:color="auto"/>
              <w:right w:val="nil"/>
            </w:tcBorders>
            <w:vAlign w:val="center"/>
          </w:tcPr>
          <w:p w14:paraId="518BD307" w14:textId="280B029D" w:rsidR="000F1DFE" w:rsidRDefault="000F1DFE" w:rsidP="009964A9">
            <w:pPr>
              <w:keepNext/>
              <w:rPr>
                <w:rFonts w:ascii="Calibri" w:hAnsi="Calibri"/>
                <w:sz w:val="18"/>
                <w:szCs w:val="18"/>
              </w:rPr>
            </w:pPr>
            <w:r>
              <w:rPr>
                <w:rFonts w:ascii="Calibri" w:hAnsi="Calibri"/>
                <w:sz w:val="18"/>
                <w:szCs w:val="18"/>
              </w:rPr>
              <w:t>Existing + Proposed Fenestration Area ≤ Maximum Allowed Fenestration Area</w:t>
            </w:r>
          </w:p>
        </w:tc>
        <w:tc>
          <w:tcPr>
            <w:tcW w:w="2340" w:type="dxa"/>
            <w:gridSpan w:val="2"/>
            <w:tcBorders>
              <w:top w:val="single" w:sz="6" w:space="0" w:color="auto"/>
              <w:left w:val="nil"/>
              <w:bottom w:val="single" w:sz="6" w:space="0" w:color="auto"/>
              <w:right w:val="single" w:sz="4" w:space="0" w:color="auto"/>
            </w:tcBorders>
            <w:vAlign w:val="center"/>
          </w:tcPr>
          <w:p w14:paraId="7C2B96E5"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3625520E"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16747103"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528" w:type="dxa"/>
            <w:gridSpan w:val="13"/>
            <w:tcBorders>
              <w:top w:val="single" w:sz="6" w:space="0" w:color="auto"/>
              <w:bottom w:val="single" w:sz="6" w:space="0" w:color="auto"/>
            </w:tcBorders>
            <w:vAlign w:val="center"/>
          </w:tcPr>
          <w:p w14:paraId="0C203824" w14:textId="77777777" w:rsidR="000F1DFE" w:rsidRDefault="000F1DFE" w:rsidP="009964A9">
            <w:pPr>
              <w:keepNext/>
              <w:rPr>
                <w:rFonts w:ascii="Calibri" w:hAnsi="Calibri"/>
                <w:sz w:val="18"/>
                <w:szCs w:val="18"/>
              </w:rPr>
            </w:pPr>
            <w:r>
              <w:rPr>
                <w:rFonts w:ascii="Calibri" w:hAnsi="Calibri"/>
                <w:sz w:val="18"/>
                <w:szCs w:val="18"/>
              </w:rPr>
              <w:t>Total Proposed West-Facing Fenestration Area</w:t>
            </w:r>
          </w:p>
        </w:tc>
        <w:tc>
          <w:tcPr>
            <w:tcW w:w="2340" w:type="dxa"/>
            <w:gridSpan w:val="2"/>
            <w:tcBorders>
              <w:top w:val="single" w:sz="6" w:space="0" w:color="auto"/>
              <w:bottom w:val="single" w:sz="6" w:space="0" w:color="auto"/>
              <w:right w:val="single" w:sz="4" w:space="0" w:color="auto"/>
            </w:tcBorders>
            <w:vAlign w:val="bottom"/>
          </w:tcPr>
          <w:p w14:paraId="4B166B75" w14:textId="77777777" w:rsidR="000F1DFE" w:rsidRPr="009B3A0C" w:rsidRDefault="000F1DFE" w:rsidP="009964A9">
            <w:pPr>
              <w:keepNext/>
              <w:jc w:val="center"/>
              <w:rPr>
                <w:rFonts w:ascii="Calibri" w:hAnsi="Calibri"/>
                <w:sz w:val="18"/>
                <w:szCs w:val="18"/>
              </w:rPr>
            </w:pPr>
          </w:p>
        </w:tc>
      </w:tr>
      <w:tr w:rsidR="000F1DFE" w:rsidRPr="009B3A0C" w14:paraId="2F24AAD4"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50C9A1CD"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528" w:type="dxa"/>
            <w:gridSpan w:val="13"/>
            <w:tcBorders>
              <w:top w:val="single" w:sz="6" w:space="0" w:color="auto"/>
              <w:bottom w:val="single" w:sz="6" w:space="0" w:color="auto"/>
            </w:tcBorders>
            <w:vAlign w:val="center"/>
          </w:tcPr>
          <w:p w14:paraId="62511095" w14:textId="77777777" w:rsidR="000F1DFE" w:rsidRDefault="000F1DFE" w:rsidP="009964A9">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340" w:type="dxa"/>
            <w:gridSpan w:val="2"/>
            <w:tcBorders>
              <w:top w:val="single" w:sz="6" w:space="0" w:color="auto"/>
              <w:bottom w:val="single" w:sz="6" w:space="0" w:color="auto"/>
              <w:right w:val="single" w:sz="4" w:space="0" w:color="auto"/>
            </w:tcBorders>
            <w:vAlign w:val="bottom"/>
          </w:tcPr>
          <w:p w14:paraId="5AF61F89" w14:textId="77777777" w:rsidR="000F1DFE" w:rsidRPr="009B3A0C" w:rsidRDefault="000F1DFE" w:rsidP="009964A9">
            <w:pPr>
              <w:keepNext/>
              <w:jc w:val="center"/>
              <w:rPr>
                <w:rFonts w:ascii="Calibri" w:hAnsi="Calibri"/>
                <w:sz w:val="18"/>
                <w:szCs w:val="18"/>
              </w:rPr>
            </w:pPr>
          </w:p>
        </w:tc>
      </w:tr>
      <w:tr w:rsidR="000F1DFE" w:rsidRPr="009B3A0C" w14:paraId="625A9AA9"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2CBA5B9C"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234" w:type="dxa"/>
            <w:gridSpan w:val="3"/>
            <w:tcBorders>
              <w:top w:val="single" w:sz="6" w:space="0" w:color="auto"/>
              <w:bottom w:val="single" w:sz="6" w:space="0" w:color="auto"/>
            </w:tcBorders>
            <w:vAlign w:val="center"/>
          </w:tcPr>
          <w:p w14:paraId="04594C4A"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294" w:type="dxa"/>
            <w:gridSpan w:val="10"/>
            <w:tcBorders>
              <w:top w:val="single" w:sz="6" w:space="0" w:color="auto"/>
              <w:bottom w:val="single" w:sz="6" w:space="0" w:color="auto"/>
              <w:right w:val="nil"/>
            </w:tcBorders>
            <w:vAlign w:val="center"/>
          </w:tcPr>
          <w:p w14:paraId="70D05379" w14:textId="3C718234" w:rsidR="000F1DFE" w:rsidRDefault="000F1DFE" w:rsidP="009964A9">
            <w:pPr>
              <w:keepNext/>
              <w:rPr>
                <w:rFonts w:ascii="Calibri" w:hAnsi="Calibri"/>
                <w:sz w:val="18"/>
                <w:szCs w:val="18"/>
              </w:rPr>
            </w:pPr>
            <w:r>
              <w:rPr>
                <w:rFonts w:ascii="Calibri" w:hAnsi="Calibri"/>
                <w:sz w:val="18"/>
                <w:szCs w:val="18"/>
              </w:rPr>
              <w:t>Existing + Proposed West-Facing Fenestration Area ≤ Maximum Allowed West-Facing Fenestration Area</w:t>
            </w:r>
          </w:p>
        </w:tc>
        <w:tc>
          <w:tcPr>
            <w:tcW w:w="2340" w:type="dxa"/>
            <w:gridSpan w:val="2"/>
            <w:tcBorders>
              <w:top w:val="single" w:sz="6" w:space="0" w:color="auto"/>
              <w:left w:val="nil"/>
              <w:bottom w:val="single" w:sz="6" w:space="0" w:color="auto"/>
              <w:right w:val="single" w:sz="4" w:space="0" w:color="auto"/>
            </w:tcBorders>
            <w:vAlign w:val="center"/>
          </w:tcPr>
          <w:p w14:paraId="031F49B0"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17279CBE"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48EC284D"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528" w:type="dxa"/>
            <w:gridSpan w:val="13"/>
            <w:tcBorders>
              <w:top w:val="single" w:sz="6" w:space="0" w:color="auto"/>
              <w:bottom w:val="single" w:sz="6" w:space="0" w:color="auto"/>
            </w:tcBorders>
            <w:vAlign w:val="center"/>
          </w:tcPr>
          <w:p w14:paraId="26D2F9D3" w14:textId="77777777" w:rsidR="000F1DFE" w:rsidRDefault="000F1DFE" w:rsidP="009964A9">
            <w:pPr>
              <w:keepNext/>
              <w:rPr>
                <w:rFonts w:ascii="Calibri" w:hAnsi="Calibri"/>
                <w:sz w:val="18"/>
                <w:szCs w:val="18"/>
              </w:rPr>
            </w:pPr>
            <w:r>
              <w:rPr>
                <w:rFonts w:ascii="Calibri" w:hAnsi="Calibri"/>
                <w:sz w:val="18"/>
                <w:szCs w:val="18"/>
              </w:rPr>
              <w:t>Proposed Fenestration U-factor (Windows)</w:t>
            </w:r>
          </w:p>
        </w:tc>
        <w:tc>
          <w:tcPr>
            <w:tcW w:w="2340" w:type="dxa"/>
            <w:gridSpan w:val="2"/>
            <w:tcBorders>
              <w:top w:val="single" w:sz="6" w:space="0" w:color="auto"/>
              <w:bottom w:val="single" w:sz="6" w:space="0" w:color="auto"/>
              <w:right w:val="single" w:sz="4" w:space="0" w:color="auto"/>
            </w:tcBorders>
            <w:vAlign w:val="center"/>
          </w:tcPr>
          <w:p w14:paraId="06C6E40E" w14:textId="77777777" w:rsidR="000F1DFE" w:rsidRPr="009B3A0C" w:rsidRDefault="000F1DFE" w:rsidP="009964A9">
            <w:pPr>
              <w:keepNext/>
              <w:jc w:val="center"/>
              <w:rPr>
                <w:rFonts w:ascii="Calibri" w:hAnsi="Calibri"/>
                <w:sz w:val="18"/>
                <w:szCs w:val="18"/>
              </w:rPr>
            </w:pPr>
          </w:p>
        </w:tc>
      </w:tr>
      <w:tr w:rsidR="000F1DFE" w:rsidRPr="009B3A0C" w14:paraId="013D6C72"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65B4EC94"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528" w:type="dxa"/>
            <w:gridSpan w:val="13"/>
            <w:tcBorders>
              <w:top w:val="single" w:sz="6" w:space="0" w:color="auto"/>
              <w:bottom w:val="single" w:sz="6" w:space="0" w:color="auto"/>
            </w:tcBorders>
            <w:vAlign w:val="center"/>
          </w:tcPr>
          <w:p w14:paraId="68E4D583" w14:textId="77777777" w:rsidR="000F1DFE" w:rsidRDefault="000F1DFE" w:rsidP="009964A9">
            <w:pPr>
              <w:keepNext/>
              <w:rPr>
                <w:rFonts w:ascii="Calibri" w:hAnsi="Calibri"/>
                <w:sz w:val="18"/>
                <w:szCs w:val="18"/>
              </w:rPr>
            </w:pPr>
            <w:r>
              <w:rPr>
                <w:rFonts w:ascii="Calibri" w:hAnsi="Calibri"/>
                <w:sz w:val="18"/>
                <w:szCs w:val="18"/>
              </w:rPr>
              <w:t>Required Fenestration U-factor (Windows)</w:t>
            </w:r>
          </w:p>
        </w:tc>
        <w:tc>
          <w:tcPr>
            <w:tcW w:w="2340" w:type="dxa"/>
            <w:gridSpan w:val="2"/>
            <w:tcBorders>
              <w:top w:val="single" w:sz="6" w:space="0" w:color="auto"/>
              <w:bottom w:val="single" w:sz="6" w:space="0" w:color="auto"/>
              <w:right w:val="single" w:sz="4" w:space="0" w:color="auto"/>
            </w:tcBorders>
            <w:vAlign w:val="bottom"/>
          </w:tcPr>
          <w:p w14:paraId="2DDFE413" w14:textId="77777777" w:rsidR="000F1DFE" w:rsidRPr="009B3A0C" w:rsidRDefault="000F1DFE" w:rsidP="009964A9">
            <w:pPr>
              <w:keepNext/>
              <w:jc w:val="center"/>
              <w:rPr>
                <w:rFonts w:ascii="Calibri" w:hAnsi="Calibri"/>
                <w:sz w:val="18"/>
                <w:szCs w:val="18"/>
              </w:rPr>
            </w:pPr>
          </w:p>
        </w:tc>
      </w:tr>
      <w:tr w:rsidR="000F1DFE" w:rsidRPr="009B3A0C" w14:paraId="606D6CE5"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2C760617"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234" w:type="dxa"/>
            <w:gridSpan w:val="3"/>
            <w:tcBorders>
              <w:top w:val="single" w:sz="6" w:space="0" w:color="auto"/>
              <w:bottom w:val="single" w:sz="6" w:space="0" w:color="auto"/>
            </w:tcBorders>
            <w:vAlign w:val="center"/>
          </w:tcPr>
          <w:p w14:paraId="46D46E6F"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8491" w:type="dxa"/>
            <w:gridSpan w:val="9"/>
            <w:tcBorders>
              <w:top w:val="single" w:sz="6" w:space="0" w:color="auto"/>
              <w:bottom w:val="single" w:sz="6" w:space="0" w:color="auto"/>
              <w:right w:val="nil"/>
            </w:tcBorders>
            <w:vAlign w:val="center"/>
          </w:tcPr>
          <w:p w14:paraId="5E9D61A4" w14:textId="77777777" w:rsidR="000F1DFE" w:rsidRDefault="000F1DFE" w:rsidP="009964A9">
            <w:pPr>
              <w:keepNext/>
              <w:rPr>
                <w:rFonts w:ascii="Calibri" w:hAnsi="Calibri"/>
                <w:sz w:val="18"/>
                <w:szCs w:val="18"/>
              </w:rPr>
            </w:pPr>
            <w:r>
              <w:rPr>
                <w:rFonts w:ascii="Calibri" w:hAnsi="Calibri"/>
                <w:sz w:val="18"/>
                <w:szCs w:val="18"/>
              </w:rPr>
              <w:t>Proposed Fenestration U-factor ≤ Required Fenestration U-factor</w:t>
            </w:r>
          </w:p>
        </w:tc>
        <w:tc>
          <w:tcPr>
            <w:tcW w:w="3143" w:type="dxa"/>
            <w:gridSpan w:val="3"/>
            <w:tcBorders>
              <w:top w:val="single" w:sz="6" w:space="0" w:color="auto"/>
              <w:left w:val="nil"/>
              <w:bottom w:val="single" w:sz="6" w:space="0" w:color="auto"/>
              <w:right w:val="single" w:sz="4" w:space="0" w:color="auto"/>
            </w:tcBorders>
            <w:vAlign w:val="center"/>
          </w:tcPr>
          <w:p w14:paraId="56B7B37B"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3E9AEDBE"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60F766A7"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528" w:type="dxa"/>
            <w:gridSpan w:val="13"/>
            <w:tcBorders>
              <w:top w:val="single" w:sz="6" w:space="0" w:color="auto"/>
              <w:bottom w:val="single" w:sz="6" w:space="0" w:color="auto"/>
            </w:tcBorders>
            <w:vAlign w:val="center"/>
          </w:tcPr>
          <w:p w14:paraId="0E2A103A" w14:textId="77777777" w:rsidR="000F1DFE" w:rsidRDefault="000F1DFE" w:rsidP="009964A9">
            <w:pPr>
              <w:keepNext/>
              <w:rPr>
                <w:rFonts w:ascii="Calibri" w:hAnsi="Calibri"/>
                <w:sz w:val="18"/>
                <w:szCs w:val="18"/>
              </w:rPr>
            </w:pPr>
            <w:r>
              <w:rPr>
                <w:rFonts w:ascii="Calibri" w:hAnsi="Calibri"/>
                <w:sz w:val="18"/>
                <w:szCs w:val="18"/>
              </w:rPr>
              <w:t>Proposed Fenestration SHGC (Windows)</w:t>
            </w:r>
          </w:p>
        </w:tc>
        <w:tc>
          <w:tcPr>
            <w:tcW w:w="2340" w:type="dxa"/>
            <w:gridSpan w:val="2"/>
            <w:tcBorders>
              <w:top w:val="single" w:sz="6" w:space="0" w:color="auto"/>
              <w:bottom w:val="single" w:sz="6" w:space="0" w:color="auto"/>
              <w:right w:val="single" w:sz="4" w:space="0" w:color="auto"/>
            </w:tcBorders>
            <w:vAlign w:val="bottom"/>
          </w:tcPr>
          <w:p w14:paraId="7EBD48B3" w14:textId="77777777" w:rsidR="000F1DFE" w:rsidRPr="009B3A0C" w:rsidRDefault="000F1DFE" w:rsidP="009964A9">
            <w:pPr>
              <w:keepNext/>
              <w:jc w:val="center"/>
              <w:rPr>
                <w:rFonts w:ascii="Calibri" w:hAnsi="Calibri"/>
                <w:sz w:val="18"/>
                <w:szCs w:val="18"/>
              </w:rPr>
            </w:pPr>
          </w:p>
        </w:tc>
      </w:tr>
      <w:tr w:rsidR="000F1DFE" w:rsidRPr="009B3A0C" w14:paraId="7F0508B9" w14:textId="77777777" w:rsidTr="00AC5B7C">
        <w:trPr>
          <w:cantSplit/>
          <w:trHeight w:val="317"/>
        </w:trPr>
        <w:tc>
          <w:tcPr>
            <w:tcW w:w="730" w:type="dxa"/>
            <w:tcBorders>
              <w:top w:val="single" w:sz="6" w:space="0" w:color="auto"/>
              <w:left w:val="single" w:sz="4" w:space="0" w:color="auto"/>
              <w:bottom w:val="single" w:sz="6" w:space="0" w:color="auto"/>
            </w:tcBorders>
            <w:vAlign w:val="center"/>
          </w:tcPr>
          <w:p w14:paraId="589F6F75"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528" w:type="dxa"/>
            <w:gridSpan w:val="13"/>
            <w:tcBorders>
              <w:top w:val="single" w:sz="6" w:space="0" w:color="auto"/>
              <w:bottom w:val="single" w:sz="6" w:space="0" w:color="auto"/>
            </w:tcBorders>
            <w:vAlign w:val="center"/>
          </w:tcPr>
          <w:p w14:paraId="7783C8BF" w14:textId="77777777" w:rsidR="000F1DFE" w:rsidRDefault="000F1DFE" w:rsidP="009964A9">
            <w:pPr>
              <w:keepNext/>
              <w:rPr>
                <w:rFonts w:ascii="Calibri" w:hAnsi="Calibri"/>
                <w:sz w:val="18"/>
                <w:szCs w:val="18"/>
              </w:rPr>
            </w:pPr>
            <w:r>
              <w:rPr>
                <w:rFonts w:ascii="Calibri" w:hAnsi="Calibri"/>
                <w:sz w:val="18"/>
                <w:szCs w:val="18"/>
              </w:rPr>
              <w:t>Required Fenestration SHGC (Windows)</w:t>
            </w:r>
          </w:p>
        </w:tc>
        <w:tc>
          <w:tcPr>
            <w:tcW w:w="2340" w:type="dxa"/>
            <w:gridSpan w:val="2"/>
            <w:tcBorders>
              <w:top w:val="single" w:sz="6" w:space="0" w:color="auto"/>
              <w:bottom w:val="single" w:sz="6" w:space="0" w:color="auto"/>
              <w:right w:val="single" w:sz="4" w:space="0" w:color="auto"/>
            </w:tcBorders>
            <w:vAlign w:val="bottom"/>
          </w:tcPr>
          <w:p w14:paraId="15B94126" w14:textId="77777777" w:rsidR="000F1DFE" w:rsidRPr="009B3A0C" w:rsidRDefault="000F1DFE" w:rsidP="009964A9">
            <w:pPr>
              <w:keepNext/>
              <w:jc w:val="center"/>
              <w:rPr>
                <w:rFonts w:ascii="Calibri" w:hAnsi="Calibri"/>
                <w:sz w:val="18"/>
                <w:szCs w:val="18"/>
              </w:rPr>
            </w:pPr>
          </w:p>
        </w:tc>
      </w:tr>
      <w:tr w:rsidR="008C3C78" w:rsidRPr="009B3A0C" w14:paraId="383FB560" w14:textId="77777777" w:rsidTr="00AC5B7C">
        <w:trPr>
          <w:cantSplit/>
          <w:trHeight w:val="317"/>
        </w:trPr>
        <w:tc>
          <w:tcPr>
            <w:tcW w:w="730" w:type="dxa"/>
            <w:tcBorders>
              <w:top w:val="single" w:sz="6" w:space="0" w:color="auto"/>
              <w:left w:val="single" w:sz="4" w:space="0" w:color="auto"/>
              <w:bottom w:val="single" w:sz="4" w:space="0" w:color="auto"/>
            </w:tcBorders>
            <w:vAlign w:val="center"/>
          </w:tcPr>
          <w:p w14:paraId="7F2C8AB4"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234" w:type="dxa"/>
            <w:gridSpan w:val="3"/>
            <w:tcBorders>
              <w:top w:val="single" w:sz="6" w:space="0" w:color="auto"/>
              <w:bottom w:val="single" w:sz="4" w:space="0" w:color="auto"/>
            </w:tcBorders>
            <w:vAlign w:val="center"/>
          </w:tcPr>
          <w:p w14:paraId="6AD21200"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294" w:type="dxa"/>
            <w:gridSpan w:val="10"/>
            <w:tcBorders>
              <w:top w:val="single" w:sz="6" w:space="0" w:color="auto"/>
              <w:bottom w:val="single" w:sz="4" w:space="0" w:color="auto"/>
              <w:right w:val="nil"/>
            </w:tcBorders>
            <w:vAlign w:val="center"/>
          </w:tcPr>
          <w:p w14:paraId="18097886" w14:textId="77777777" w:rsidR="000F1DFE" w:rsidRDefault="000F1DFE" w:rsidP="009964A9">
            <w:pPr>
              <w:keepNext/>
              <w:rPr>
                <w:rFonts w:ascii="Calibri" w:hAnsi="Calibri"/>
                <w:sz w:val="18"/>
                <w:szCs w:val="18"/>
              </w:rPr>
            </w:pPr>
            <w:r>
              <w:rPr>
                <w:rFonts w:ascii="Calibri" w:hAnsi="Calibri"/>
                <w:sz w:val="18"/>
                <w:szCs w:val="18"/>
              </w:rPr>
              <w:t>Proposed Fenestration SHGC ≤ Required Fenestration SHGC</w:t>
            </w:r>
          </w:p>
        </w:tc>
        <w:tc>
          <w:tcPr>
            <w:tcW w:w="2340" w:type="dxa"/>
            <w:gridSpan w:val="2"/>
            <w:tcBorders>
              <w:top w:val="single" w:sz="6" w:space="0" w:color="auto"/>
              <w:left w:val="nil"/>
              <w:bottom w:val="single" w:sz="4" w:space="0" w:color="auto"/>
              <w:right w:val="single" w:sz="4" w:space="0" w:color="auto"/>
            </w:tcBorders>
            <w:vAlign w:val="center"/>
          </w:tcPr>
          <w:p w14:paraId="3E615D29"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5354E5C7" w14:textId="77777777" w:rsidTr="00AC5B7C">
        <w:trPr>
          <w:cantSplit/>
          <w:trHeight w:val="317"/>
        </w:trPr>
        <w:tc>
          <w:tcPr>
            <w:tcW w:w="730" w:type="dxa"/>
            <w:tcBorders>
              <w:top w:val="single" w:sz="6" w:space="0" w:color="auto"/>
              <w:left w:val="single" w:sz="4" w:space="0" w:color="auto"/>
              <w:bottom w:val="single" w:sz="4" w:space="0" w:color="auto"/>
              <w:right w:val="single" w:sz="6" w:space="0" w:color="auto"/>
            </w:tcBorders>
            <w:vAlign w:val="center"/>
          </w:tcPr>
          <w:p w14:paraId="7F1E08A6"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528" w:type="dxa"/>
            <w:gridSpan w:val="13"/>
            <w:tcBorders>
              <w:top w:val="single" w:sz="6" w:space="0" w:color="auto"/>
              <w:left w:val="single" w:sz="6" w:space="0" w:color="auto"/>
              <w:bottom w:val="single" w:sz="4" w:space="0" w:color="auto"/>
              <w:right w:val="single" w:sz="6" w:space="0" w:color="auto"/>
            </w:tcBorders>
            <w:vAlign w:val="center"/>
          </w:tcPr>
          <w:p w14:paraId="3E3ED445" w14:textId="77777777" w:rsidR="000F1DFE" w:rsidRDefault="000F1DFE" w:rsidP="009964A9">
            <w:pPr>
              <w:keepNext/>
              <w:rPr>
                <w:rFonts w:ascii="Calibri" w:hAnsi="Calibri"/>
                <w:sz w:val="18"/>
                <w:szCs w:val="18"/>
              </w:rPr>
            </w:pPr>
            <w:r>
              <w:rPr>
                <w:rFonts w:ascii="Calibri" w:hAnsi="Calibri"/>
                <w:sz w:val="18"/>
                <w:szCs w:val="18"/>
              </w:rPr>
              <w:t>Proposed Fenestration U-factor (Skylights)</w:t>
            </w:r>
          </w:p>
        </w:tc>
        <w:tc>
          <w:tcPr>
            <w:tcW w:w="2340" w:type="dxa"/>
            <w:gridSpan w:val="2"/>
            <w:tcBorders>
              <w:top w:val="single" w:sz="6" w:space="0" w:color="auto"/>
              <w:left w:val="single" w:sz="6" w:space="0" w:color="auto"/>
              <w:bottom w:val="single" w:sz="4" w:space="0" w:color="auto"/>
              <w:right w:val="single" w:sz="4" w:space="0" w:color="auto"/>
            </w:tcBorders>
          </w:tcPr>
          <w:p w14:paraId="0B624099" w14:textId="77777777" w:rsidR="000F1DFE" w:rsidRPr="009B3A0C" w:rsidRDefault="000F1DFE" w:rsidP="009964A9">
            <w:pPr>
              <w:keepNext/>
              <w:rPr>
                <w:rFonts w:ascii="Calibri" w:hAnsi="Calibri"/>
                <w:sz w:val="18"/>
                <w:szCs w:val="18"/>
              </w:rPr>
            </w:pPr>
          </w:p>
        </w:tc>
      </w:tr>
      <w:tr w:rsidR="000F1DFE" w:rsidRPr="009B3A0C" w14:paraId="02221532" w14:textId="77777777" w:rsidTr="00AC5B7C">
        <w:trPr>
          <w:cantSplit/>
          <w:trHeight w:val="317"/>
        </w:trPr>
        <w:tc>
          <w:tcPr>
            <w:tcW w:w="730" w:type="dxa"/>
            <w:tcBorders>
              <w:top w:val="single" w:sz="6" w:space="0" w:color="auto"/>
              <w:left w:val="single" w:sz="4" w:space="0" w:color="auto"/>
              <w:bottom w:val="single" w:sz="4" w:space="0" w:color="auto"/>
              <w:right w:val="single" w:sz="6" w:space="0" w:color="auto"/>
            </w:tcBorders>
            <w:vAlign w:val="center"/>
          </w:tcPr>
          <w:p w14:paraId="7AFFE5F8"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528" w:type="dxa"/>
            <w:gridSpan w:val="13"/>
            <w:tcBorders>
              <w:top w:val="single" w:sz="6" w:space="0" w:color="auto"/>
              <w:left w:val="single" w:sz="6" w:space="0" w:color="auto"/>
              <w:bottom w:val="single" w:sz="4" w:space="0" w:color="auto"/>
              <w:right w:val="single" w:sz="6" w:space="0" w:color="auto"/>
            </w:tcBorders>
            <w:vAlign w:val="center"/>
          </w:tcPr>
          <w:p w14:paraId="462663C3" w14:textId="77777777" w:rsidR="000F1DFE" w:rsidRDefault="000F1DFE" w:rsidP="009964A9">
            <w:pPr>
              <w:keepNext/>
              <w:rPr>
                <w:rFonts w:ascii="Calibri" w:hAnsi="Calibri"/>
                <w:sz w:val="18"/>
                <w:szCs w:val="18"/>
              </w:rPr>
            </w:pPr>
            <w:r>
              <w:rPr>
                <w:rFonts w:ascii="Calibri" w:hAnsi="Calibri"/>
                <w:sz w:val="18"/>
                <w:szCs w:val="18"/>
              </w:rPr>
              <w:t>Required Fenestration U-factor (Skylights)</w:t>
            </w:r>
          </w:p>
        </w:tc>
        <w:tc>
          <w:tcPr>
            <w:tcW w:w="2340" w:type="dxa"/>
            <w:gridSpan w:val="2"/>
            <w:tcBorders>
              <w:top w:val="single" w:sz="6" w:space="0" w:color="auto"/>
              <w:left w:val="single" w:sz="6" w:space="0" w:color="auto"/>
              <w:bottom w:val="single" w:sz="4" w:space="0" w:color="auto"/>
              <w:right w:val="single" w:sz="4" w:space="0" w:color="auto"/>
            </w:tcBorders>
          </w:tcPr>
          <w:p w14:paraId="49CE15AB" w14:textId="77777777" w:rsidR="000F1DFE" w:rsidRPr="009B3A0C" w:rsidRDefault="000F1DFE" w:rsidP="009964A9">
            <w:pPr>
              <w:keepNext/>
              <w:rPr>
                <w:rFonts w:ascii="Calibri" w:hAnsi="Calibri"/>
                <w:sz w:val="18"/>
                <w:szCs w:val="18"/>
              </w:rPr>
            </w:pPr>
          </w:p>
        </w:tc>
      </w:tr>
      <w:tr w:rsidR="000F1DFE" w14:paraId="355AE55E" w14:textId="77777777" w:rsidTr="00AC5B7C">
        <w:trPr>
          <w:cantSplit/>
          <w:trHeight w:val="317"/>
        </w:trPr>
        <w:tc>
          <w:tcPr>
            <w:tcW w:w="730" w:type="dxa"/>
            <w:tcBorders>
              <w:top w:val="single" w:sz="6" w:space="0" w:color="auto"/>
              <w:left w:val="single" w:sz="4" w:space="0" w:color="auto"/>
              <w:bottom w:val="single" w:sz="4" w:space="0" w:color="auto"/>
              <w:right w:val="single" w:sz="6" w:space="0" w:color="auto"/>
            </w:tcBorders>
            <w:vAlign w:val="center"/>
          </w:tcPr>
          <w:p w14:paraId="7093CAFF"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29</w:t>
            </w:r>
          </w:p>
        </w:tc>
        <w:tc>
          <w:tcPr>
            <w:tcW w:w="2234" w:type="dxa"/>
            <w:gridSpan w:val="3"/>
            <w:tcBorders>
              <w:top w:val="single" w:sz="6" w:space="0" w:color="auto"/>
              <w:left w:val="single" w:sz="6" w:space="0" w:color="auto"/>
              <w:bottom w:val="single" w:sz="4" w:space="0" w:color="auto"/>
              <w:right w:val="single" w:sz="6" w:space="0" w:color="auto"/>
            </w:tcBorders>
            <w:vAlign w:val="center"/>
          </w:tcPr>
          <w:p w14:paraId="70DF7C71"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294" w:type="dxa"/>
            <w:gridSpan w:val="10"/>
            <w:tcBorders>
              <w:top w:val="single" w:sz="6" w:space="0" w:color="auto"/>
              <w:left w:val="single" w:sz="6" w:space="0" w:color="auto"/>
              <w:bottom w:val="single" w:sz="4" w:space="0" w:color="auto"/>
              <w:right w:val="nil"/>
            </w:tcBorders>
            <w:vAlign w:val="center"/>
          </w:tcPr>
          <w:p w14:paraId="48B5E9B8" w14:textId="77777777" w:rsidR="000F1DFE" w:rsidRDefault="000F1DFE" w:rsidP="009964A9">
            <w:pPr>
              <w:keepNext/>
              <w:rPr>
                <w:rFonts w:ascii="Calibri" w:hAnsi="Calibri"/>
                <w:sz w:val="18"/>
                <w:szCs w:val="18"/>
              </w:rPr>
            </w:pPr>
            <w:r>
              <w:rPr>
                <w:rFonts w:ascii="Calibri" w:hAnsi="Calibri"/>
                <w:sz w:val="18"/>
                <w:szCs w:val="18"/>
              </w:rPr>
              <w:t>Proposed Fenestration U-factor ≤ Required Fenestration U-factor</w:t>
            </w:r>
          </w:p>
        </w:tc>
        <w:tc>
          <w:tcPr>
            <w:tcW w:w="2340" w:type="dxa"/>
            <w:gridSpan w:val="2"/>
            <w:tcBorders>
              <w:top w:val="single" w:sz="6" w:space="0" w:color="auto"/>
              <w:left w:val="nil"/>
              <w:bottom w:val="single" w:sz="4" w:space="0" w:color="auto"/>
              <w:right w:val="single" w:sz="4" w:space="0" w:color="auto"/>
            </w:tcBorders>
            <w:vAlign w:val="center"/>
          </w:tcPr>
          <w:p w14:paraId="05D41CA0"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3DF1005B" w14:textId="77777777" w:rsidTr="00AC5B7C">
        <w:trPr>
          <w:cantSplit/>
          <w:trHeight w:val="317"/>
        </w:trPr>
        <w:tc>
          <w:tcPr>
            <w:tcW w:w="730" w:type="dxa"/>
            <w:tcBorders>
              <w:top w:val="single" w:sz="6" w:space="0" w:color="auto"/>
              <w:left w:val="single" w:sz="4" w:space="0" w:color="auto"/>
              <w:bottom w:val="single" w:sz="4" w:space="0" w:color="auto"/>
              <w:right w:val="single" w:sz="6" w:space="0" w:color="auto"/>
            </w:tcBorders>
            <w:vAlign w:val="center"/>
          </w:tcPr>
          <w:p w14:paraId="7B1E064F"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528" w:type="dxa"/>
            <w:gridSpan w:val="13"/>
            <w:tcBorders>
              <w:top w:val="single" w:sz="6" w:space="0" w:color="auto"/>
              <w:left w:val="single" w:sz="6" w:space="0" w:color="auto"/>
              <w:bottom w:val="single" w:sz="4" w:space="0" w:color="auto"/>
              <w:right w:val="single" w:sz="6" w:space="0" w:color="auto"/>
            </w:tcBorders>
            <w:vAlign w:val="center"/>
          </w:tcPr>
          <w:p w14:paraId="49E5099F" w14:textId="77777777" w:rsidR="000F1DFE" w:rsidRDefault="000F1DFE" w:rsidP="009964A9">
            <w:pPr>
              <w:keepNext/>
              <w:rPr>
                <w:rFonts w:ascii="Calibri" w:hAnsi="Calibri"/>
                <w:sz w:val="18"/>
                <w:szCs w:val="18"/>
              </w:rPr>
            </w:pPr>
            <w:r>
              <w:rPr>
                <w:rFonts w:ascii="Calibri" w:hAnsi="Calibri"/>
                <w:sz w:val="18"/>
                <w:szCs w:val="18"/>
              </w:rPr>
              <w:t>Proposed Fenestration SHGC (Skylights)</w:t>
            </w:r>
          </w:p>
        </w:tc>
        <w:tc>
          <w:tcPr>
            <w:tcW w:w="2340" w:type="dxa"/>
            <w:gridSpan w:val="2"/>
            <w:tcBorders>
              <w:top w:val="single" w:sz="6" w:space="0" w:color="auto"/>
              <w:left w:val="single" w:sz="6" w:space="0" w:color="auto"/>
              <w:bottom w:val="single" w:sz="4" w:space="0" w:color="auto"/>
              <w:right w:val="single" w:sz="4" w:space="0" w:color="auto"/>
            </w:tcBorders>
          </w:tcPr>
          <w:p w14:paraId="72AEFB71" w14:textId="77777777" w:rsidR="000F1DFE" w:rsidRPr="009B3A0C" w:rsidRDefault="000F1DFE" w:rsidP="009964A9">
            <w:pPr>
              <w:keepNext/>
              <w:rPr>
                <w:rFonts w:ascii="Calibri" w:hAnsi="Calibri"/>
                <w:sz w:val="18"/>
                <w:szCs w:val="18"/>
              </w:rPr>
            </w:pPr>
          </w:p>
        </w:tc>
      </w:tr>
      <w:tr w:rsidR="000F1DFE" w:rsidRPr="009B3A0C" w14:paraId="614A7C9C" w14:textId="77777777" w:rsidTr="00AC5B7C">
        <w:trPr>
          <w:cantSplit/>
          <w:trHeight w:val="317"/>
        </w:trPr>
        <w:tc>
          <w:tcPr>
            <w:tcW w:w="730" w:type="dxa"/>
            <w:tcBorders>
              <w:top w:val="single" w:sz="6" w:space="0" w:color="auto"/>
              <w:left w:val="single" w:sz="4" w:space="0" w:color="auto"/>
              <w:bottom w:val="single" w:sz="4" w:space="0" w:color="auto"/>
              <w:right w:val="single" w:sz="6" w:space="0" w:color="auto"/>
            </w:tcBorders>
            <w:vAlign w:val="center"/>
          </w:tcPr>
          <w:p w14:paraId="61A788E2"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528" w:type="dxa"/>
            <w:gridSpan w:val="13"/>
            <w:tcBorders>
              <w:top w:val="single" w:sz="6" w:space="0" w:color="auto"/>
              <w:left w:val="single" w:sz="6" w:space="0" w:color="auto"/>
              <w:bottom w:val="single" w:sz="4" w:space="0" w:color="auto"/>
              <w:right w:val="single" w:sz="6" w:space="0" w:color="auto"/>
            </w:tcBorders>
            <w:vAlign w:val="center"/>
          </w:tcPr>
          <w:p w14:paraId="733B4088" w14:textId="77777777" w:rsidR="000F1DFE" w:rsidRDefault="000F1DFE" w:rsidP="009964A9">
            <w:pPr>
              <w:keepNext/>
              <w:rPr>
                <w:rFonts w:ascii="Calibri" w:hAnsi="Calibri"/>
                <w:sz w:val="18"/>
                <w:szCs w:val="18"/>
              </w:rPr>
            </w:pPr>
            <w:r>
              <w:rPr>
                <w:rFonts w:ascii="Calibri" w:hAnsi="Calibri"/>
                <w:sz w:val="18"/>
                <w:szCs w:val="18"/>
              </w:rPr>
              <w:t>Required Fenestration SHGC (Skylights)</w:t>
            </w:r>
          </w:p>
        </w:tc>
        <w:tc>
          <w:tcPr>
            <w:tcW w:w="2340" w:type="dxa"/>
            <w:gridSpan w:val="2"/>
            <w:tcBorders>
              <w:top w:val="single" w:sz="6" w:space="0" w:color="auto"/>
              <w:left w:val="single" w:sz="6" w:space="0" w:color="auto"/>
              <w:bottom w:val="single" w:sz="4" w:space="0" w:color="auto"/>
              <w:right w:val="single" w:sz="4" w:space="0" w:color="auto"/>
            </w:tcBorders>
          </w:tcPr>
          <w:p w14:paraId="432799F7" w14:textId="77777777" w:rsidR="000F1DFE" w:rsidRPr="009B3A0C" w:rsidRDefault="000F1DFE" w:rsidP="009964A9">
            <w:pPr>
              <w:keepNext/>
              <w:rPr>
                <w:rFonts w:ascii="Calibri" w:hAnsi="Calibri"/>
                <w:sz w:val="18"/>
                <w:szCs w:val="18"/>
              </w:rPr>
            </w:pPr>
          </w:p>
        </w:tc>
      </w:tr>
      <w:tr w:rsidR="000F1DFE" w14:paraId="73E60FD8" w14:textId="77777777" w:rsidTr="00AC5B7C">
        <w:trPr>
          <w:cantSplit/>
          <w:trHeight w:val="317"/>
        </w:trPr>
        <w:tc>
          <w:tcPr>
            <w:tcW w:w="730" w:type="dxa"/>
            <w:tcBorders>
              <w:top w:val="single" w:sz="6" w:space="0" w:color="auto"/>
              <w:left w:val="single" w:sz="4" w:space="0" w:color="auto"/>
              <w:bottom w:val="single" w:sz="4" w:space="0" w:color="auto"/>
              <w:right w:val="single" w:sz="6" w:space="0" w:color="auto"/>
            </w:tcBorders>
            <w:vAlign w:val="center"/>
          </w:tcPr>
          <w:p w14:paraId="019B4B63"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234" w:type="dxa"/>
            <w:gridSpan w:val="3"/>
            <w:tcBorders>
              <w:top w:val="single" w:sz="6" w:space="0" w:color="auto"/>
              <w:left w:val="single" w:sz="6" w:space="0" w:color="auto"/>
              <w:bottom w:val="single" w:sz="4" w:space="0" w:color="auto"/>
              <w:right w:val="single" w:sz="6" w:space="0" w:color="auto"/>
            </w:tcBorders>
            <w:vAlign w:val="center"/>
          </w:tcPr>
          <w:p w14:paraId="3DA7B8DB"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294" w:type="dxa"/>
            <w:gridSpan w:val="10"/>
            <w:tcBorders>
              <w:top w:val="single" w:sz="6" w:space="0" w:color="auto"/>
              <w:left w:val="single" w:sz="6" w:space="0" w:color="auto"/>
              <w:bottom w:val="single" w:sz="4" w:space="0" w:color="auto"/>
              <w:right w:val="nil"/>
            </w:tcBorders>
            <w:vAlign w:val="center"/>
          </w:tcPr>
          <w:p w14:paraId="666B839F" w14:textId="77777777" w:rsidR="000F1DFE" w:rsidRDefault="000F1DFE" w:rsidP="009964A9">
            <w:pPr>
              <w:keepNext/>
              <w:rPr>
                <w:rFonts w:ascii="Calibri" w:hAnsi="Calibri"/>
                <w:sz w:val="18"/>
                <w:szCs w:val="18"/>
              </w:rPr>
            </w:pPr>
            <w:r>
              <w:rPr>
                <w:rFonts w:ascii="Calibri" w:hAnsi="Calibri"/>
                <w:sz w:val="18"/>
                <w:szCs w:val="18"/>
              </w:rPr>
              <w:t>Proposed Fenestration SHGC ≤ Required Fenestration SHGC</w:t>
            </w:r>
          </w:p>
        </w:tc>
        <w:tc>
          <w:tcPr>
            <w:tcW w:w="2340" w:type="dxa"/>
            <w:gridSpan w:val="2"/>
            <w:tcBorders>
              <w:top w:val="single" w:sz="6" w:space="0" w:color="auto"/>
              <w:left w:val="nil"/>
              <w:bottom w:val="single" w:sz="4" w:space="0" w:color="auto"/>
              <w:right w:val="single" w:sz="4" w:space="0" w:color="auto"/>
            </w:tcBorders>
            <w:vAlign w:val="center"/>
          </w:tcPr>
          <w:p w14:paraId="45A55CCD"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bl>
    <w:p w14:paraId="311E5EF0" w14:textId="77777777" w:rsidR="002A5A16" w:rsidRDefault="002A5A16"/>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7"/>
        <w:gridCol w:w="1198"/>
        <w:gridCol w:w="958"/>
        <w:gridCol w:w="959"/>
        <w:gridCol w:w="1319"/>
        <w:gridCol w:w="959"/>
        <w:gridCol w:w="839"/>
        <w:gridCol w:w="960"/>
        <w:gridCol w:w="969"/>
        <w:gridCol w:w="984"/>
        <w:gridCol w:w="996"/>
        <w:gridCol w:w="990"/>
        <w:gridCol w:w="1161"/>
        <w:gridCol w:w="1719"/>
      </w:tblGrid>
      <w:tr w:rsidR="002A5A16" w:rsidRPr="00304BD7" w14:paraId="0BE4755D" w14:textId="77777777" w:rsidTr="00083D97">
        <w:trPr>
          <w:cantSplit/>
          <w:trHeight w:val="348"/>
        </w:trPr>
        <w:tc>
          <w:tcPr>
            <w:tcW w:w="14598"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16469800" w14:textId="77777777" w:rsidR="002A5A16" w:rsidRDefault="002A5A16">
            <w:pPr>
              <w:keepNext/>
              <w:rPr>
                <w:rFonts w:ascii="Calibri" w:eastAsia="Calibri" w:hAnsi="Calibri"/>
                <w:sz w:val="22"/>
                <w:szCs w:val="22"/>
              </w:rPr>
            </w:pPr>
            <w:r>
              <w:rPr>
                <w:rFonts w:ascii="Calibri" w:eastAsia="Calibri" w:hAnsi="Calibri"/>
                <w:b/>
                <w:sz w:val="22"/>
                <w:szCs w:val="22"/>
              </w:rPr>
              <w:t>F</w:t>
            </w:r>
            <w:r w:rsidRPr="00C24189">
              <w:rPr>
                <w:rFonts w:ascii="Calibri" w:eastAsia="Calibri" w:hAnsi="Calibri"/>
                <w:b/>
                <w:sz w:val="22"/>
                <w:szCs w:val="22"/>
              </w:rPr>
              <w:t xml:space="preserve">. </w:t>
            </w:r>
            <w:r w:rsidR="008C3C78">
              <w:rPr>
                <w:rFonts w:ascii="Calibri" w:eastAsia="Calibri" w:hAnsi="Calibri"/>
                <w:b/>
                <w:sz w:val="22"/>
                <w:szCs w:val="22"/>
              </w:rPr>
              <w:t>Fenestration/Glazing Proposed Areas and Efficiencies</w:t>
            </w:r>
            <w:r>
              <w:rPr>
                <w:rFonts w:ascii="Calibri" w:eastAsia="Calibri" w:hAnsi="Calibri"/>
                <w:b/>
                <w:sz w:val="22"/>
                <w:szCs w:val="22"/>
              </w:rPr>
              <w:t xml:space="preserve"> – Replace </w:t>
            </w:r>
            <w:r w:rsidRPr="00F62A38">
              <w:rPr>
                <w:rFonts w:ascii="Calibri" w:eastAsia="Calibri" w:hAnsi="Calibri"/>
                <w:sz w:val="22"/>
                <w:szCs w:val="22"/>
              </w:rPr>
              <w:t>(Section 150.2(b)1B)</w:t>
            </w:r>
          </w:p>
          <w:p w14:paraId="4418F10E" w14:textId="727BBEE0" w:rsidR="00083D97" w:rsidRPr="00304BD7" w:rsidRDefault="00083D97">
            <w:pPr>
              <w:keepNext/>
              <w:rPr>
                <w:rFonts w:ascii="Calibri" w:eastAsia="Calibri" w:hAnsi="Calibri"/>
                <w:b/>
                <w:sz w:val="22"/>
                <w:szCs w:val="22"/>
              </w:rPr>
            </w:pPr>
            <w:r>
              <w:rPr>
                <w:rFonts w:ascii="Calibri" w:eastAsia="Calibri" w:hAnsi="Calibri"/>
                <w:sz w:val="20"/>
                <w:szCs w:val="22"/>
              </w:rPr>
              <w:t>Note: Doors with greater than or equal to 25 percent glazed area are considered glazed doors and are treated as fenestration products.</w:t>
            </w:r>
          </w:p>
        </w:tc>
      </w:tr>
      <w:tr w:rsidR="002A5A16" w14:paraId="1CD74FE1" w14:textId="77777777" w:rsidTr="00AC5B7C">
        <w:trPr>
          <w:cantSplit/>
          <w:trHeight w:val="349"/>
        </w:trPr>
        <w:tc>
          <w:tcPr>
            <w:tcW w:w="587" w:type="dxa"/>
            <w:tcBorders>
              <w:left w:val="single" w:sz="4" w:space="0" w:color="auto"/>
              <w:bottom w:val="single" w:sz="4" w:space="0" w:color="auto"/>
              <w:right w:val="single" w:sz="4" w:space="0" w:color="auto"/>
            </w:tcBorders>
            <w:vAlign w:val="bottom"/>
          </w:tcPr>
          <w:p w14:paraId="56772B01" w14:textId="77777777" w:rsidR="002A5A16" w:rsidRPr="00C24189" w:rsidRDefault="002A5A16" w:rsidP="002A5A16">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01</w:t>
            </w:r>
          </w:p>
        </w:tc>
        <w:tc>
          <w:tcPr>
            <w:tcW w:w="1198" w:type="dxa"/>
            <w:tcBorders>
              <w:left w:val="single" w:sz="4" w:space="0" w:color="auto"/>
            </w:tcBorders>
            <w:vAlign w:val="bottom"/>
          </w:tcPr>
          <w:p w14:paraId="34B9A460" w14:textId="77777777" w:rsidR="002A5A16" w:rsidRPr="00C24189" w:rsidRDefault="002A5A16" w:rsidP="002A5A1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958" w:type="dxa"/>
            <w:vAlign w:val="bottom"/>
          </w:tcPr>
          <w:p w14:paraId="50E3B6A3"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w:t>
            </w:r>
            <w:r>
              <w:rPr>
                <w:rFonts w:ascii="Calibri" w:hAnsi="Calibri"/>
                <w:sz w:val="18"/>
                <w:szCs w:val="18"/>
              </w:rPr>
              <w:t>3</w:t>
            </w:r>
          </w:p>
        </w:tc>
        <w:tc>
          <w:tcPr>
            <w:tcW w:w="959" w:type="dxa"/>
            <w:vAlign w:val="bottom"/>
          </w:tcPr>
          <w:p w14:paraId="4AE27B28"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319" w:type="dxa"/>
            <w:vAlign w:val="bottom"/>
          </w:tcPr>
          <w:p w14:paraId="6D9B959B"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59" w:type="dxa"/>
            <w:vAlign w:val="bottom"/>
          </w:tcPr>
          <w:p w14:paraId="04C7409E"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839" w:type="dxa"/>
            <w:vAlign w:val="bottom"/>
          </w:tcPr>
          <w:p w14:paraId="6B0690B0"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60" w:type="dxa"/>
            <w:vAlign w:val="bottom"/>
          </w:tcPr>
          <w:p w14:paraId="75E99EFA"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E00DD7">
              <w:rPr>
                <w:rFonts w:ascii="Calibri" w:hAnsi="Calibri"/>
                <w:sz w:val="18"/>
                <w:szCs w:val="18"/>
              </w:rPr>
              <w:t>08</w:t>
            </w:r>
          </w:p>
        </w:tc>
        <w:tc>
          <w:tcPr>
            <w:tcW w:w="969" w:type="dxa"/>
            <w:vAlign w:val="bottom"/>
          </w:tcPr>
          <w:p w14:paraId="1E84E45E"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9</w:t>
            </w:r>
          </w:p>
        </w:tc>
        <w:tc>
          <w:tcPr>
            <w:tcW w:w="984" w:type="dxa"/>
            <w:vAlign w:val="bottom"/>
          </w:tcPr>
          <w:p w14:paraId="6B39B440"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6" w:type="dxa"/>
            <w:vAlign w:val="bottom"/>
          </w:tcPr>
          <w:p w14:paraId="1FC4EDBE"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90" w:type="dxa"/>
            <w:vAlign w:val="bottom"/>
          </w:tcPr>
          <w:p w14:paraId="60E15A7A"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12</w:t>
            </w:r>
          </w:p>
        </w:tc>
        <w:tc>
          <w:tcPr>
            <w:tcW w:w="1161" w:type="dxa"/>
            <w:vAlign w:val="bottom"/>
          </w:tcPr>
          <w:p w14:paraId="4058ECF6"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13</w:t>
            </w:r>
          </w:p>
        </w:tc>
        <w:tc>
          <w:tcPr>
            <w:tcW w:w="1719" w:type="dxa"/>
            <w:tcBorders>
              <w:right w:val="single" w:sz="4" w:space="0" w:color="auto"/>
            </w:tcBorders>
            <w:vAlign w:val="bottom"/>
          </w:tcPr>
          <w:p w14:paraId="2E876FC3"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14</w:t>
            </w:r>
          </w:p>
        </w:tc>
      </w:tr>
      <w:tr w:rsidR="002A5A16" w:rsidRPr="00F71F4F" w14:paraId="4A8A7F50" w14:textId="77777777" w:rsidTr="00AC5B7C">
        <w:trPr>
          <w:cantSplit/>
          <w:trHeight w:val="349"/>
        </w:trPr>
        <w:tc>
          <w:tcPr>
            <w:tcW w:w="587" w:type="dxa"/>
            <w:tcBorders>
              <w:left w:val="single" w:sz="4" w:space="0" w:color="auto"/>
              <w:bottom w:val="single" w:sz="4" w:space="0" w:color="auto"/>
              <w:right w:val="single" w:sz="4" w:space="0" w:color="auto"/>
            </w:tcBorders>
            <w:vAlign w:val="bottom"/>
          </w:tcPr>
          <w:p w14:paraId="0B201B85"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Tag/</w:t>
            </w:r>
          </w:p>
          <w:p w14:paraId="69CC7A4E"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i/>
                <w:sz w:val="18"/>
                <w:szCs w:val="18"/>
              </w:rPr>
            </w:pPr>
            <w:r>
              <w:rPr>
                <w:rFonts w:ascii="Calibri" w:hAnsi="Calibri"/>
                <w:sz w:val="18"/>
                <w:szCs w:val="18"/>
              </w:rPr>
              <w:t>ID</w:t>
            </w:r>
          </w:p>
        </w:tc>
        <w:tc>
          <w:tcPr>
            <w:tcW w:w="1198" w:type="dxa"/>
            <w:tcBorders>
              <w:left w:val="single" w:sz="4" w:space="0" w:color="auto"/>
            </w:tcBorders>
            <w:vAlign w:val="bottom"/>
          </w:tcPr>
          <w:p w14:paraId="647CFCFE"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i/>
                <w:sz w:val="18"/>
                <w:szCs w:val="18"/>
              </w:rPr>
            </w:pPr>
            <w:r w:rsidRPr="00C24189">
              <w:rPr>
                <w:rFonts w:ascii="Calibri" w:hAnsi="Calibri"/>
                <w:sz w:val="18"/>
                <w:szCs w:val="18"/>
              </w:rPr>
              <w:t>Fenestration Type</w:t>
            </w:r>
          </w:p>
        </w:tc>
        <w:tc>
          <w:tcPr>
            <w:tcW w:w="958" w:type="dxa"/>
            <w:vAlign w:val="bottom"/>
          </w:tcPr>
          <w:p w14:paraId="2A028360"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Frame Type</w:t>
            </w:r>
          </w:p>
        </w:tc>
        <w:tc>
          <w:tcPr>
            <w:tcW w:w="959" w:type="dxa"/>
            <w:vAlign w:val="bottom"/>
          </w:tcPr>
          <w:p w14:paraId="3D76D151"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Dynamic</w:t>
            </w:r>
          </w:p>
          <w:p w14:paraId="1248E94B"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Glazing</w:t>
            </w:r>
          </w:p>
        </w:tc>
        <w:tc>
          <w:tcPr>
            <w:tcW w:w="1319" w:type="dxa"/>
            <w:vAlign w:val="bottom"/>
          </w:tcPr>
          <w:p w14:paraId="122AA60F"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Orientation</w:t>
            </w:r>
          </w:p>
          <w:p w14:paraId="09314FB1"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N, S, W, E</w:t>
            </w:r>
          </w:p>
        </w:tc>
        <w:tc>
          <w:tcPr>
            <w:tcW w:w="959" w:type="dxa"/>
            <w:vAlign w:val="bottom"/>
          </w:tcPr>
          <w:p w14:paraId="43CADC4B"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Removed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839" w:type="dxa"/>
            <w:vAlign w:val="bottom"/>
          </w:tcPr>
          <w:p w14:paraId="5871FC6A"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Added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60" w:type="dxa"/>
            <w:vAlign w:val="bottom"/>
          </w:tcPr>
          <w:p w14:paraId="27ED602D"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E00DD7">
              <w:rPr>
                <w:rFonts w:ascii="Calibri" w:hAnsi="Calibri"/>
                <w:sz w:val="18"/>
                <w:szCs w:val="18"/>
              </w:rPr>
              <w:t xml:space="preserve">Net Added Area </w:t>
            </w:r>
            <w:r>
              <w:rPr>
                <w:rFonts w:ascii="Calibri" w:hAnsi="Calibri"/>
                <w:sz w:val="18"/>
                <w:szCs w:val="18"/>
              </w:rPr>
              <w:t>(</w:t>
            </w:r>
            <w:r w:rsidRPr="00E00DD7">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69" w:type="dxa"/>
            <w:vAlign w:val="bottom"/>
          </w:tcPr>
          <w:p w14:paraId="609CB3E2" w14:textId="77777777" w:rsidR="00D15B9B" w:rsidRDefault="00D15B9B"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w:t>
            </w:r>
          </w:p>
          <w:p w14:paraId="588F66E1"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U-factor</w:t>
            </w:r>
          </w:p>
        </w:tc>
        <w:tc>
          <w:tcPr>
            <w:tcW w:w="984" w:type="dxa"/>
            <w:vAlign w:val="bottom"/>
          </w:tcPr>
          <w:p w14:paraId="106A98FD" w14:textId="1387508A" w:rsidR="002A5A16" w:rsidRPr="00C24189" w:rsidRDefault="00D15B9B"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2A5A16" w:rsidRPr="00C24189">
              <w:rPr>
                <w:rFonts w:ascii="Calibri" w:hAnsi="Calibri"/>
                <w:sz w:val="18"/>
                <w:szCs w:val="18"/>
              </w:rPr>
              <w:t>Source</w:t>
            </w:r>
          </w:p>
        </w:tc>
        <w:tc>
          <w:tcPr>
            <w:tcW w:w="996" w:type="dxa"/>
            <w:vAlign w:val="bottom"/>
          </w:tcPr>
          <w:p w14:paraId="647BCDD1" w14:textId="50609DDA" w:rsidR="002A5A16" w:rsidRPr="00C24189" w:rsidRDefault="00D15B9B"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w:t>
            </w:r>
            <w:r w:rsidR="002A5A16" w:rsidRPr="00C24189">
              <w:rPr>
                <w:rFonts w:ascii="Calibri" w:hAnsi="Calibri"/>
                <w:sz w:val="18"/>
                <w:szCs w:val="18"/>
              </w:rPr>
              <w:t>SHGC</w:t>
            </w:r>
          </w:p>
        </w:tc>
        <w:tc>
          <w:tcPr>
            <w:tcW w:w="990" w:type="dxa"/>
            <w:vAlign w:val="bottom"/>
          </w:tcPr>
          <w:p w14:paraId="7C93B5B2" w14:textId="025F405C" w:rsidR="002A5A16" w:rsidRPr="00F71F4F" w:rsidRDefault="00D15B9B" w:rsidP="002A5A16">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20"/>
              </w:rPr>
              <w:t xml:space="preserve">Proposed SHGC </w:t>
            </w:r>
            <w:r w:rsidR="002A5A16" w:rsidRPr="00AE11F1">
              <w:rPr>
                <w:rFonts w:ascii="Calibri" w:hAnsi="Calibri"/>
                <w:sz w:val="18"/>
                <w:szCs w:val="20"/>
              </w:rPr>
              <w:t>Source</w:t>
            </w:r>
          </w:p>
        </w:tc>
        <w:tc>
          <w:tcPr>
            <w:tcW w:w="1161" w:type="dxa"/>
            <w:vAlign w:val="bottom"/>
          </w:tcPr>
          <w:p w14:paraId="49AE67A6"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Exterior Shading Device</w:t>
            </w:r>
          </w:p>
        </w:tc>
        <w:tc>
          <w:tcPr>
            <w:tcW w:w="1719" w:type="dxa"/>
            <w:tcBorders>
              <w:right w:val="single" w:sz="4" w:space="0" w:color="auto"/>
            </w:tcBorders>
            <w:vAlign w:val="bottom"/>
          </w:tcPr>
          <w:p w14:paraId="42CB1A0E"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18"/>
              </w:rPr>
              <w:t xml:space="preserve"> </w:t>
            </w:r>
            <w:r w:rsidRPr="00AE11F1">
              <w:rPr>
                <w:rFonts w:ascii="Calibri" w:hAnsi="Calibri"/>
                <w:sz w:val="18"/>
                <w:szCs w:val="20"/>
              </w:rPr>
              <w:t xml:space="preserve">Combined SHGC </w:t>
            </w:r>
          </w:p>
          <w:p w14:paraId="04B36142"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 xml:space="preserve">from </w:t>
            </w:r>
          </w:p>
          <w:p w14:paraId="70A6D01B"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CF1R-ENV-03</w:t>
            </w:r>
          </w:p>
        </w:tc>
      </w:tr>
      <w:tr w:rsidR="002A5A16" w:rsidRPr="00C24189" w14:paraId="74129979" w14:textId="77777777" w:rsidTr="00AC5B7C">
        <w:trPr>
          <w:cantSplit/>
          <w:trHeight w:val="288"/>
        </w:trPr>
        <w:tc>
          <w:tcPr>
            <w:tcW w:w="587" w:type="dxa"/>
            <w:tcBorders>
              <w:left w:val="single" w:sz="4" w:space="0" w:color="auto"/>
              <w:bottom w:val="single" w:sz="4" w:space="0" w:color="auto"/>
              <w:right w:val="single" w:sz="4" w:space="0" w:color="auto"/>
            </w:tcBorders>
            <w:vAlign w:val="center"/>
          </w:tcPr>
          <w:p w14:paraId="3E43024B" w14:textId="77777777" w:rsidR="002A5A16" w:rsidRPr="00C24189" w:rsidRDefault="002A5A16" w:rsidP="002A5A16">
            <w:pPr>
              <w:tabs>
                <w:tab w:val="left" w:pos="5760"/>
                <w:tab w:val="left" w:pos="7212"/>
              </w:tabs>
              <w:jc w:val="center"/>
              <w:rPr>
                <w:rFonts w:ascii="Calibri" w:hAnsi="Calibri"/>
                <w:sz w:val="18"/>
                <w:szCs w:val="18"/>
              </w:rPr>
            </w:pPr>
          </w:p>
        </w:tc>
        <w:tc>
          <w:tcPr>
            <w:tcW w:w="1198" w:type="dxa"/>
            <w:tcBorders>
              <w:left w:val="single" w:sz="4" w:space="0" w:color="auto"/>
            </w:tcBorders>
            <w:vAlign w:val="center"/>
          </w:tcPr>
          <w:p w14:paraId="2BBBD61B" w14:textId="77777777" w:rsidR="002A5A16" w:rsidRPr="00C24189" w:rsidRDefault="002A5A16" w:rsidP="002A5A16">
            <w:pPr>
              <w:tabs>
                <w:tab w:val="left" w:pos="5760"/>
                <w:tab w:val="left" w:pos="7212"/>
              </w:tabs>
              <w:jc w:val="center"/>
              <w:rPr>
                <w:rFonts w:ascii="Calibri" w:hAnsi="Calibri"/>
                <w:sz w:val="18"/>
                <w:szCs w:val="18"/>
              </w:rPr>
            </w:pPr>
          </w:p>
        </w:tc>
        <w:tc>
          <w:tcPr>
            <w:tcW w:w="958" w:type="dxa"/>
            <w:vAlign w:val="center"/>
          </w:tcPr>
          <w:p w14:paraId="6011A1FF"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1F80ABD3"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264C7E9E"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5FA23961"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6D80311A"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69E89DBE" w14:textId="77777777" w:rsidR="002A5A16" w:rsidRPr="00C24189" w:rsidRDefault="002A5A16" w:rsidP="002A5A16">
            <w:pPr>
              <w:tabs>
                <w:tab w:val="left" w:pos="3420"/>
                <w:tab w:val="left" w:pos="7212"/>
              </w:tabs>
              <w:jc w:val="center"/>
              <w:rPr>
                <w:rFonts w:ascii="Calibri" w:hAnsi="Calibri"/>
                <w:sz w:val="18"/>
                <w:szCs w:val="18"/>
              </w:rPr>
            </w:pPr>
          </w:p>
        </w:tc>
        <w:tc>
          <w:tcPr>
            <w:tcW w:w="969" w:type="dxa"/>
            <w:vAlign w:val="center"/>
          </w:tcPr>
          <w:p w14:paraId="1BF86010" w14:textId="77777777" w:rsidR="002A5A16" w:rsidRPr="00C24189" w:rsidRDefault="002A5A16" w:rsidP="002A5A16">
            <w:pPr>
              <w:tabs>
                <w:tab w:val="left" w:pos="3420"/>
                <w:tab w:val="left" w:pos="7212"/>
              </w:tabs>
              <w:jc w:val="center"/>
              <w:rPr>
                <w:rFonts w:ascii="Calibri" w:hAnsi="Calibri"/>
                <w:sz w:val="18"/>
                <w:szCs w:val="18"/>
              </w:rPr>
            </w:pPr>
          </w:p>
        </w:tc>
        <w:tc>
          <w:tcPr>
            <w:tcW w:w="984" w:type="dxa"/>
            <w:vAlign w:val="center"/>
          </w:tcPr>
          <w:p w14:paraId="2289F7B8" w14:textId="77777777" w:rsidR="002A5A16" w:rsidRPr="00C24189" w:rsidRDefault="002A5A16" w:rsidP="002A5A16">
            <w:pPr>
              <w:jc w:val="center"/>
              <w:rPr>
                <w:rFonts w:ascii="Calibri" w:hAnsi="Calibri"/>
                <w:sz w:val="18"/>
                <w:szCs w:val="18"/>
              </w:rPr>
            </w:pPr>
          </w:p>
        </w:tc>
        <w:tc>
          <w:tcPr>
            <w:tcW w:w="996" w:type="dxa"/>
            <w:vAlign w:val="center"/>
          </w:tcPr>
          <w:p w14:paraId="21F10046" w14:textId="77777777" w:rsidR="002A5A16" w:rsidRPr="00C24189" w:rsidRDefault="002A5A16" w:rsidP="002A5A16">
            <w:pPr>
              <w:jc w:val="center"/>
              <w:rPr>
                <w:rFonts w:ascii="Calibri" w:hAnsi="Calibri"/>
                <w:sz w:val="18"/>
                <w:szCs w:val="18"/>
              </w:rPr>
            </w:pPr>
          </w:p>
        </w:tc>
        <w:tc>
          <w:tcPr>
            <w:tcW w:w="990" w:type="dxa"/>
            <w:vAlign w:val="center"/>
          </w:tcPr>
          <w:p w14:paraId="35A43A46" w14:textId="77777777" w:rsidR="002A5A16" w:rsidRPr="00C24189" w:rsidRDefault="002A5A16" w:rsidP="002A5A16">
            <w:pPr>
              <w:jc w:val="center"/>
              <w:rPr>
                <w:rFonts w:ascii="Calibri" w:hAnsi="Calibri"/>
                <w:sz w:val="20"/>
                <w:szCs w:val="20"/>
              </w:rPr>
            </w:pPr>
          </w:p>
        </w:tc>
        <w:tc>
          <w:tcPr>
            <w:tcW w:w="1161" w:type="dxa"/>
            <w:vAlign w:val="center"/>
          </w:tcPr>
          <w:p w14:paraId="785C55C9" w14:textId="77777777" w:rsidR="002A5A16" w:rsidRPr="00C24189" w:rsidRDefault="002A5A16" w:rsidP="002A5A16">
            <w:pPr>
              <w:jc w:val="center"/>
              <w:rPr>
                <w:rFonts w:ascii="Calibri" w:hAnsi="Calibri"/>
                <w:sz w:val="20"/>
                <w:szCs w:val="20"/>
              </w:rPr>
            </w:pPr>
          </w:p>
        </w:tc>
        <w:tc>
          <w:tcPr>
            <w:tcW w:w="1719" w:type="dxa"/>
            <w:tcBorders>
              <w:right w:val="single" w:sz="4" w:space="0" w:color="auto"/>
            </w:tcBorders>
            <w:vAlign w:val="center"/>
          </w:tcPr>
          <w:p w14:paraId="0953EF5E" w14:textId="77777777" w:rsidR="002A5A16" w:rsidRPr="00C24189" w:rsidRDefault="002A5A16" w:rsidP="002A5A16">
            <w:pPr>
              <w:jc w:val="center"/>
              <w:rPr>
                <w:rFonts w:ascii="Calibri" w:hAnsi="Calibri"/>
                <w:sz w:val="20"/>
                <w:szCs w:val="20"/>
              </w:rPr>
            </w:pPr>
          </w:p>
        </w:tc>
      </w:tr>
      <w:tr w:rsidR="002A5A16" w:rsidRPr="00C24189" w14:paraId="2BA26123" w14:textId="77777777" w:rsidTr="00AC5B7C">
        <w:trPr>
          <w:cantSplit/>
          <w:trHeight w:val="288"/>
        </w:trPr>
        <w:tc>
          <w:tcPr>
            <w:tcW w:w="587" w:type="dxa"/>
            <w:tcBorders>
              <w:left w:val="single" w:sz="4" w:space="0" w:color="auto"/>
              <w:bottom w:val="single" w:sz="4" w:space="0" w:color="auto"/>
              <w:right w:val="single" w:sz="4" w:space="0" w:color="auto"/>
            </w:tcBorders>
            <w:vAlign w:val="center"/>
          </w:tcPr>
          <w:p w14:paraId="0896BD3B" w14:textId="77777777" w:rsidR="002A5A16" w:rsidRPr="00C24189" w:rsidRDefault="002A5A16" w:rsidP="002A5A16">
            <w:pPr>
              <w:tabs>
                <w:tab w:val="left" w:pos="5760"/>
                <w:tab w:val="left" w:pos="7212"/>
              </w:tabs>
              <w:jc w:val="center"/>
              <w:rPr>
                <w:rFonts w:ascii="Calibri" w:hAnsi="Calibri"/>
                <w:sz w:val="18"/>
                <w:szCs w:val="18"/>
              </w:rPr>
            </w:pPr>
          </w:p>
        </w:tc>
        <w:tc>
          <w:tcPr>
            <w:tcW w:w="1198" w:type="dxa"/>
            <w:tcBorders>
              <w:left w:val="single" w:sz="4" w:space="0" w:color="auto"/>
            </w:tcBorders>
            <w:vAlign w:val="center"/>
          </w:tcPr>
          <w:p w14:paraId="19E64718" w14:textId="77777777" w:rsidR="002A5A16" w:rsidRPr="00C24189" w:rsidRDefault="002A5A16" w:rsidP="002A5A16">
            <w:pPr>
              <w:tabs>
                <w:tab w:val="left" w:pos="5760"/>
                <w:tab w:val="left" w:pos="7212"/>
              </w:tabs>
              <w:jc w:val="center"/>
              <w:rPr>
                <w:rFonts w:ascii="Calibri" w:hAnsi="Calibri"/>
                <w:sz w:val="18"/>
                <w:szCs w:val="18"/>
              </w:rPr>
            </w:pPr>
          </w:p>
        </w:tc>
        <w:tc>
          <w:tcPr>
            <w:tcW w:w="958" w:type="dxa"/>
            <w:vAlign w:val="center"/>
          </w:tcPr>
          <w:p w14:paraId="32422236"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2E2737D4"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31957B0F"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4E9ECD62"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3D3A07C3"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7648918A" w14:textId="77777777" w:rsidR="002A5A16" w:rsidRPr="00C24189" w:rsidRDefault="002A5A16" w:rsidP="002A5A16">
            <w:pPr>
              <w:tabs>
                <w:tab w:val="left" w:pos="3420"/>
                <w:tab w:val="left" w:pos="7212"/>
              </w:tabs>
              <w:jc w:val="center"/>
              <w:rPr>
                <w:rFonts w:ascii="Calibri" w:hAnsi="Calibri"/>
                <w:sz w:val="18"/>
                <w:szCs w:val="18"/>
              </w:rPr>
            </w:pPr>
          </w:p>
        </w:tc>
        <w:tc>
          <w:tcPr>
            <w:tcW w:w="969" w:type="dxa"/>
            <w:vAlign w:val="center"/>
          </w:tcPr>
          <w:p w14:paraId="590442D5" w14:textId="77777777" w:rsidR="002A5A16" w:rsidRPr="00C24189" w:rsidRDefault="002A5A16" w:rsidP="002A5A16">
            <w:pPr>
              <w:tabs>
                <w:tab w:val="left" w:pos="3420"/>
                <w:tab w:val="left" w:pos="7212"/>
              </w:tabs>
              <w:jc w:val="center"/>
              <w:rPr>
                <w:rFonts w:ascii="Calibri" w:hAnsi="Calibri"/>
                <w:sz w:val="18"/>
                <w:szCs w:val="18"/>
              </w:rPr>
            </w:pPr>
          </w:p>
        </w:tc>
        <w:tc>
          <w:tcPr>
            <w:tcW w:w="984" w:type="dxa"/>
            <w:vAlign w:val="center"/>
          </w:tcPr>
          <w:p w14:paraId="1384CE35" w14:textId="77777777" w:rsidR="002A5A16" w:rsidRPr="00C24189" w:rsidRDefault="002A5A16" w:rsidP="002A5A16">
            <w:pPr>
              <w:jc w:val="center"/>
              <w:rPr>
                <w:rFonts w:ascii="Calibri" w:hAnsi="Calibri"/>
                <w:sz w:val="18"/>
                <w:szCs w:val="18"/>
              </w:rPr>
            </w:pPr>
          </w:p>
        </w:tc>
        <w:tc>
          <w:tcPr>
            <w:tcW w:w="996" w:type="dxa"/>
            <w:vAlign w:val="center"/>
          </w:tcPr>
          <w:p w14:paraId="68E77F26" w14:textId="77777777" w:rsidR="002A5A16" w:rsidRPr="00C24189" w:rsidRDefault="002A5A16" w:rsidP="002A5A16">
            <w:pPr>
              <w:jc w:val="center"/>
              <w:rPr>
                <w:rFonts w:ascii="Calibri" w:hAnsi="Calibri"/>
                <w:sz w:val="18"/>
                <w:szCs w:val="18"/>
              </w:rPr>
            </w:pPr>
          </w:p>
        </w:tc>
        <w:tc>
          <w:tcPr>
            <w:tcW w:w="990" w:type="dxa"/>
            <w:vAlign w:val="center"/>
          </w:tcPr>
          <w:p w14:paraId="1405C1FA" w14:textId="77777777" w:rsidR="002A5A16" w:rsidRPr="00C24189" w:rsidRDefault="002A5A16" w:rsidP="002A5A16">
            <w:pPr>
              <w:jc w:val="center"/>
              <w:rPr>
                <w:rFonts w:ascii="Calibri" w:hAnsi="Calibri"/>
                <w:sz w:val="20"/>
                <w:szCs w:val="20"/>
              </w:rPr>
            </w:pPr>
          </w:p>
        </w:tc>
        <w:tc>
          <w:tcPr>
            <w:tcW w:w="1161" w:type="dxa"/>
            <w:vAlign w:val="center"/>
          </w:tcPr>
          <w:p w14:paraId="3BEF603F" w14:textId="77777777" w:rsidR="002A5A16" w:rsidRPr="00C24189" w:rsidRDefault="002A5A16" w:rsidP="002A5A16">
            <w:pPr>
              <w:jc w:val="center"/>
              <w:rPr>
                <w:rFonts w:ascii="Calibri" w:hAnsi="Calibri"/>
                <w:sz w:val="20"/>
                <w:szCs w:val="20"/>
              </w:rPr>
            </w:pPr>
          </w:p>
        </w:tc>
        <w:tc>
          <w:tcPr>
            <w:tcW w:w="1719" w:type="dxa"/>
            <w:tcBorders>
              <w:right w:val="single" w:sz="4" w:space="0" w:color="auto"/>
            </w:tcBorders>
            <w:vAlign w:val="center"/>
          </w:tcPr>
          <w:p w14:paraId="694C3537" w14:textId="77777777" w:rsidR="002A5A16" w:rsidRPr="00C24189" w:rsidRDefault="002A5A16" w:rsidP="002A5A16">
            <w:pPr>
              <w:jc w:val="center"/>
              <w:rPr>
                <w:rFonts w:ascii="Calibri" w:hAnsi="Calibri"/>
                <w:sz w:val="20"/>
                <w:szCs w:val="20"/>
              </w:rPr>
            </w:pPr>
          </w:p>
        </w:tc>
      </w:tr>
      <w:tr w:rsidR="002A5A16" w:rsidRPr="00C24189" w14:paraId="63137B44" w14:textId="77777777" w:rsidTr="00AC5B7C">
        <w:trPr>
          <w:cantSplit/>
          <w:trHeight w:val="288"/>
        </w:trPr>
        <w:tc>
          <w:tcPr>
            <w:tcW w:w="587" w:type="dxa"/>
            <w:tcBorders>
              <w:left w:val="single" w:sz="4" w:space="0" w:color="auto"/>
              <w:bottom w:val="single" w:sz="4" w:space="0" w:color="auto"/>
              <w:right w:val="single" w:sz="4" w:space="0" w:color="auto"/>
            </w:tcBorders>
            <w:vAlign w:val="center"/>
          </w:tcPr>
          <w:p w14:paraId="0F75539C" w14:textId="77777777" w:rsidR="002A5A16" w:rsidRPr="00C24189" w:rsidRDefault="002A5A16" w:rsidP="002A5A16">
            <w:pPr>
              <w:tabs>
                <w:tab w:val="left" w:pos="5760"/>
                <w:tab w:val="left" w:pos="7212"/>
              </w:tabs>
              <w:jc w:val="center"/>
              <w:rPr>
                <w:rFonts w:ascii="Calibri" w:hAnsi="Calibri"/>
                <w:sz w:val="18"/>
                <w:szCs w:val="18"/>
              </w:rPr>
            </w:pPr>
          </w:p>
        </w:tc>
        <w:tc>
          <w:tcPr>
            <w:tcW w:w="1198" w:type="dxa"/>
            <w:tcBorders>
              <w:left w:val="single" w:sz="4" w:space="0" w:color="auto"/>
            </w:tcBorders>
            <w:vAlign w:val="center"/>
          </w:tcPr>
          <w:p w14:paraId="23153D9F" w14:textId="77777777" w:rsidR="002A5A16" w:rsidRPr="00C24189" w:rsidRDefault="002A5A16" w:rsidP="002A5A16">
            <w:pPr>
              <w:tabs>
                <w:tab w:val="left" w:pos="5760"/>
                <w:tab w:val="left" w:pos="7212"/>
              </w:tabs>
              <w:jc w:val="center"/>
              <w:rPr>
                <w:rFonts w:ascii="Calibri" w:hAnsi="Calibri"/>
                <w:sz w:val="18"/>
                <w:szCs w:val="18"/>
              </w:rPr>
            </w:pPr>
          </w:p>
        </w:tc>
        <w:tc>
          <w:tcPr>
            <w:tcW w:w="958" w:type="dxa"/>
            <w:vAlign w:val="center"/>
          </w:tcPr>
          <w:p w14:paraId="00E9CE37"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2498B21B"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10F56A0A"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31F1B167"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202F7B3F"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5897F245" w14:textId="77777777" w:rsidR="002A5A16" w:rsidRPr="00C24189" w:rsidRDefault="002A5A16" w:rsidP="002A5A16">
            <w:pPr>
              <w:tabs>
                <w:tab w:val="left" w:pos="3420"/>
                <w:tab w:val="left" w:pos="7212"/>
              </w:tabs>
              <w:jc w:val="center"/>
              <w:rPr>
                <w:rFonts w:ascii="Calibri" w:hAnsi="Calibri"/>
                <w:sz w:val="18"/>
                <w:szCs w:val="18"/>
              </w:rPr>
            </w:pPr>
          </w:p>
        </w:tc>
        <w:tc>
          <w:tcPr>
            <w:tcW w:w="969" w:type="dxa"/>
            <w:vAlign w:val="center"/>
          </w:tcPr>
          <w:p w14:paraId="5836231C" w14:textId="77777777" w:rsidR="002A5A16" w:rsidRPr="00C24189" w:rsidRDefault="002A5A16" w:rsidP="002A5A16">
            <w:pPr>
              <w:tabs>
                <w:tab w:val="left" w:pos="3420"/>
                <w:tab w:val="left" w:pos="7212"/>
              </w:tabs>
              <w:jc w:val="center"/>
              <w:rPr>
                <w:rFonts w:ascii="Calibri" w:hAnsi="Calibri"/>
                <w:sz w:val="18"/>
                <w:szCs w:val="18"/>
              </w:rPr>
            </w:pPr>
          </w:p>
        </w:tc>
        <w:tc>
          <w:tcPr>
            <w:tcW w:w="984" w:type="dxa"/>
            <w:vAlign w:val="center"/>
          </w:tcPr>
          <w:p w14:paraId="2FEDC9D5" w14:textId="77777777" w:rsidR="002A5A16" w:rsidRPr="00C24189" w:rsidRDefault="002A5A16" w:rsidP="002A5A16">
            <w:pPr>
              <w:jc w:val="center"/>
              <w:rPr>
                <w:rFonts w:ascii="Calibri" w:hAnsi="Calibri"/>
                <w:sz w:val="18"/>
                <w:szCs w:val="18"/>
              </w:rPr>
            </w:pPr>
          </w:p>
        </w:tc>
        <w:tc>
          <w:tcPr>
            <w:tcW w:w="996" w:type="dxa"/>
            <w:vAlign w:val="center"/>
          </w:tcPr>
          <w:p w14:paraId="5064AFFE" w14:textId="77777777" w:rsidR="002A5A16" w:rsidRPr="00C24189" w:rsidRDefault="002A5A16" w:rsidP="002A5A16">
            <w:pPr>
              <w:jc w:val="center"/>
              <w:rPr>
                <w:rFonts w:ascii="Calibri" w:hAnsi="Calibri"/>
                <w:sz w:val="18"/>
                <w:szCs w:val="18"/>
              </w:rPr>
            </w:pPr>
          </w:p>
        </w:tc>
        <w:tc>
          <w:tcPr>
            <w:tcW w:w="990" w:type="dxa"/>
            <w:vAlign w:val="center"/>
          </w:tcPr>
          <w:p w14:paraId="41C08548" w14:textId="77777777" w:rsidR="002A5A16" w:rsidRPr="00C24189" w:rsidRDefault="002A5A16" w:rsidP="002A5A16">
            <w:pPr>
              <w:jc w:val="center"/>
              <w:rPr>
                <w:rFonts w:ascii="Calibri" w:hAnsi="Calibri"/>
                <w:sz w:val="20"/>
                <w:szCs w:val="20"/>
              </w:rPr>
            </w:pPr>
          </w:p>
        </w:tc>
        <w:tc>
          <w:tcPr>
            <w:tcW w:w="1161" w:type="dxa"/>
            <w:vAlign w:val="center"/>
          </w:tcPr>
          <w:p w14:paraId="11C5E51D" w14:textId="77777777" w:rsidR="002A5A16" w:rsidRPr="00C24189" w:rsidRDefault="002A5A16" w:rsidP="002A5A16">
            <w:pPr>
              <w:jc w:val="center"/>
              <w:rPr>
                <w:rFonts w:ascii="Calibri" w:hAnsi="Calibri"/>
                <w:sz w:val="20"/>
                <w:szCs w:val="20"/>
              </w:rPr>
            </w:pPr>
          </w:p>
        </w:tc>
        <w:tc>
          <w:tcPr>
            <w:tcW w:w="1719" w:type="dxa"/>
            <w:tcBorders>
              <w:right w:val="single" w:sz="4" w:space="0" w:color="auto"/>
            </w:tcBorders>
            <w:vAlign w:val="center"/>
          </w:tcPr>
          <w:p w14:paraId="6FF347B9" w14:textId="77777777" w:rsidR="002A5A16" w:rsidRPr="00C24189" w:rsidRDefault="002A5A16" w:rsidP="002A5A16">
            <w:pPr>
              <w:jc w:val="center"/>
              <w:rPr>
                <w:rFonts w:ascii="Calibri" w:hAnsi="Calibri"/>
                <w:sz w:val="20"/>
                <w:szCs w:val="20"/>
              </w:rPr>
            </w:pPr>
          </w:p>
        </w:tc>
      </w:tr>
      <w:tr w:rsidR="002A5A16" w:rsidRPr="00C24189" w14:paraId="58B1FAA8" w14:textId="77777777" w:rsidTr="00AC5B7C">
        <w:trPr>
          <w:cantSplit/>
          <w:trHeight w:val="288"/>
        </w:trPr>
        <w:tc>
          <w:tcPr>
            <w:tcW w:w="587" w:type="dxa"/>
            <w:tcBorders>
              <w:left w:val="single" w:sz="4" w:space="0" w:color="auto"/>
              <w:bottom w:val="single" w:sz="4" w:space="0" w:color="auto"/>
              <w:right w:val="single" w:sz="4" w:space="0" w:color="auto"/>
            </w:tcBorders>
            <w:vAlign w:val="center"/>
          </w:tcPr>
          <w:p w14:paraId="7D6CD1AA" w14:textId="77777777" w:rsidR="002A5A16" w:rsidRPr="00C24189" w:rsidRDefault="002A5A16" w:rsidP="002A5A16">
            <w:pPr>
              <w:tabs>
                <w:tab w:val="left" w:pos="5760"/>
                <w:tab w:val="left" w:pos="7212"/>
              </w:tabs>
              <w:jc w:val="center"/>
              <w:rPr>
                <w:rFonts w:ascii="Calibri" w:hAnsi="Calibri"/>
                <w:sz w:val="18"/>
                <w:szCs w:val="18"/>
              </w:rPr>
            </w:pPr>
          </w:p>
        </w:tc>
        <w:tc>
          <w:tcPr>
            <w:tcW w:w="1198" w:type="dxa"/>
            <w:tcBorders>
              <w:left w:val="single" w:sz="4" w:space="0" w:color="auto"/>
            </w:tcBorders>
            <w:vAlign w:val="center"/>
          </w:tcPr>
          <w:p w14:paraId="52B47186" w14:textId="77777777" w:rsidR="002A5A16" w:rsidRPr="00C24189" w:rsidRDefault="002A5A16" w:rsidP="002A5A16">
            <w:pPr>
              <w:tabs>
                <w:tab w:val="left" w:pos="5760"/>
                <w:tab w:val="left" w:pos="7212"/>
              </w:tabs>
              <w:jc w:val="center"/>
              <w:rPr>
                <w:rFonts w:ascii="Calibri" w:hAnsi="Calibri"/>
                <w:sz w:val="18"/>
                <w:szCs w:val="18"/>
              </w:rPr>
            </w:pPr>
          </w:p>
        </w:tc>
        <w:tc>
          <w:tcPr>
            <w:tcW w:w="958" w:type="dxa"/>
            <w:vAlign w:val="center"/>
          </w:tcPr>
          <w:p w14:paraId="6F740ACD"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51CF549B"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19ED9AFF"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4B5FF690"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3B82C88E"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2354CC0D" w14:textId="77777777" w:rsidR="002A5A16" w:rsidRPr="00C24189" w:rsidRDefault="002A5A16" w:rsidP="002A5A16">
            <w:pPr>
              <w:tabs>
                <w:tab w:val="left" w:pos="3420"/>
                <w:tab w:val="left" w:pos="7212"/>
              </w:tabs>
              <w:jc w:val="center"/>
              <w:rPr>
                <w:rFonts w:ascii="Calibri" w:hAnsi="Calibri"/>
                <w:sz w:val="18"/>
                <w:szCs w:val="18"/>
              </w:rPr>
            </w:pPr>
          </w:p>
        </w:tc>
        <w:tc>
          <w:tcPr>
            <w:tcW w:w="969" w:type="dxa"/>
            <w:vAlign w:val="center"/>
          </w:tcPr>
          <w:p w14:paraId="0724C7BF" w14:textId="77777777" w:rsidR="002A5A16" w:rsidRPr="00C24189" w:rsidRDefault="002A5A16" w:rsidP="002A5A16">
            <w:pPr>
              <w:tabs>
                <w:tab w:val="left" w:pos="3420"/>
                <w:tab w:val="left" w:pos="7212"/>
              </w:tabs>
              <w:jc w:val="center"/>
              <w:rPr>
                <w:rFonts w:ascii="Calibri" w:hAnsi="Calibri"/>
                <w:sz w:val="18"/>
                <w:szCs w:val="18"/>
              </w:rPr>
            </w:pPr>
          </w:p>
        </w:tc>
        <w:tc>
          <w:tcPr>
            <w:tcW w:w="984" w:type="dxa"/>
            <w:vAlign w:val="center"/>
          </w:tcPr>
          <w:p w14:paraId="290FA6A1" w14:textId="77777777" w:rsidR="002A5A16" w:rsidRPr="00C24189" w:rsidRDefault="002A5A16" w:rsidP="002A5A16">
            <w:pPr>
              <w:jc w:val="center"/>
              <w:rPr>
                <w:rFonts w:ascii="Calibri" w:hAnsi="Calibri"/>
                <w:sz w:val="18"/>
                <w:szCs w:val="18"/>
              </w:rPr>
            </w:pPr>
          </w:p>
        </w:tc>
        <w:tc>
          <w:tcPr>
            <w:tcW w:w="996" w:type="dxa"/>
            <w:vAlign w:val="center"/>
          </w:tcPr>
          <w:p w14:paraId="587849D3" w14:textId="77777777" w:rsidR="002A5A16" w:rsidRPr="00C24189" w:rsidRDefault="002A5A16" w:rsidP="002A5A16">
            <w:pPr>
              <w:jc w:val="center"/>
              <w:rPr>
                <w:rFonts w:ascii="Calibri" w:hAnsi="Calibri"/>
                <w:sz w:val="18"/>
                <w:szCs w:val="18"/>
              </w:rPr>
            </w:pPr>
          </w:p>
        </w:tc>
        <w:tc>
          <w:tcPr>
            <w:tcW w:w="990" w:type="dxa"/>
            <w:vAlign w:val="center"/>
          </w:tcPr>
          <w:p w14:paraId="19B50D9B" w14:textId="77777777" w:rsidR="002A5A16" w:rsidRPr="00C24189" w:rsidRDefault="002A5A16" w:rsidP="002A5A16">
            <w:pPr>
              <w:jc w:val="center"/>
              <w:rPr>
                <w:rFonts w:ascii="Calibri" w:hAnsi="Calibri"/>
                <w:sz w:val="20"/>
                <w:szCs w:val="20"/>
              </w:rPr>
            </w:pPr>
          </w:p>
        </w:tc>
        <w:tc>
          <w:tcPr>
            <w:tcW w:w="1161" w:type="dxa"/>
            <w:vAlign w:val="center"/>
          </w:tcPr>
          <w:p w14:paraId="51D7A0A4" w14:textId="77777777" w:rsidR="002A5A16" w:rsidRPr="00C24189" w:rsidRDefault="002A5A16" w:rsidP="002A5A16">
            <w:pPr>
              <w:jc w:val="center"/>
              <w:rPr>
                <w:rFonts w:ascii="Calibri" w:hAnsi="Calibri"/>
                <w:sz w:val="20"/>
                <w:szCs w:val="20"/>
              </w:rPr>
            </w:pPr>
          </w:p>
        </w:tc>
        <w:tc>
          <w:tcPr>
            <w:tcW w:w="1719" w:type="dxa"/>
            <w:tcBorders>
              <w:right w:val="single" w:sz="4" w:space="0" w:color="auto"/>
            </w:tcBorders>
            <w:vAlign w:val="center"/>
          </w:tcPr>
          <w:p w14:paraId="583A894C" w14:textId="77777777" w:rsidR="002A5A16" w:rsidRPr="00C24189" w:rsidRDefault="002A5A16" w:rsidP="002A5A16">
            <w:pPr>
              <w:jc w:val="center"/>
              <w:rPr>
                <w:rFonts w:ascii="Calibri" w:hAnsi="Calibri"/>
                <w:sz w:val="20"/>
                <w:szCs w:val="20"/>
              </w:rPr>
            </w:pPr>
          </w:p>
        </w:tc>
      </w:tr>
      <w:tr w:rsidR="002A5A16" w:rsidRPr="00C24189" w14:paraId="6A1B1152" w14:textId="77777777" w:rsidTr="00AC5B7C">
        <w:trPr>
          <w:cantSplit/>
          <w:trHeight w:val="288"/>
        </w:trPr>
        <w:tc>
          <w:tcPr>
            <w:tcW w:w="587" w:type="dxa"/>
            <w:tcBorders>
              <w:left w:val="single" w:sz="4" w:space="0" w:color="auto"/>
              <w:bottom w:val="single" w:sz="4" w:space="0" w:color="auto"/>
              <w:right w:val="single" w:sz="4" w:space="0" w:color="auto"/>
            </w:tcBorders>
            <w:vAlign w:val="center"/>
          </w:tcPr>
          <w:p w14:paraId="3EE9D4E6" w14:textId="77777777" w:rsidR="002A5A16" w:rsidRPr="00C24189" w:rsidRDefault="002A5A16" w:rsidP="002A5A16">
            <w:pPr>
              <w:tabs>
                <w:tab w:val="left" w:pos="5760"/>
                <w:tab w:val="left" w:pos="7212"/>
              </w:tabs>
              <w:jc w:val="center"/>
              <w:rPr>
                <w:rFonts w:ascii="Calibri" w:hAnsi="Calibri"/>
                <w:sz w:val="18"/>
                <w:szCs w:val="18"/>
              </w:rPr>
            </w:pPr>
          </w:p>
        </w:tc>
        <w:tc>
          <w:tcPr>
            <w:tcW w:w="1198" w:type="dxa"/>
            <w:tcBorders>
              <w:left w:val="single" w:sz="4" w:space="0" w:color="auto"/>
            </w:tcBorders>
            <w:vAlign w:val="center"/>
          </w:tcPr>
          <w:p w14:paraId="2B995B8A" w14:textId="77777777" w:rsidR="002A5A16" w:rsidRPr="00C24189" w:rsidRDefault="002A5A16" w:rsidP="002A5A16">
            <w:pPr>
              <w:tabs>
                <w:tab w:val="left" w:pos="5760"/>
                <w:tab w:val="left" w:pos="7212"/>
              </w:tabs>
              <w:jc w:val="center"/>
              <w:rPr>
                <w:rFonts w:ascii="Calibri" w:hAnsi="Calibri"/>
                <w:sz w:val="18"/>
                <w:szCs w:val="18"/>
              </w:rPr>
            </w:pPr>
          </w:p>
        </w:tc>
        <w:tc>
          <w:tcPr>
            <w:tcW w:w="958" w:type="dxa"/>
            <w:vAlign w:val="center"/>
          </w:tcPr>
          <w:p w14:paraId="35598AC2"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472D1535"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27937F34"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6083A569"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356D9DD6"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494CFBC6" w14:textId="77777777" w:rsidR="002A5A16" w:rsidRPr="00C24189" w:rsidRDefault="002A5A16" w:rsidP="002A5A16">
            <w:pPr>
              <w:tabs>
                <w:tab w:val="left" w:pos="3420"/>
                <w:tab w:val="left" w:pos="7212"/>
              </w:tabs>
              <w:jc w:val="center"/>
              <w:rPr>
                <w:rFonts w:ascii="Calibri" w:hAnsi="Calibri"/>
                <w:sz w:val="18"/>
                <w:szCs w:val="18"/>
              </w:rPr>
            </w:pPr>
          </w:p>
        </w:tc>
        <w:tc>
          <w:tcPr>
            <w:tcW w:w="969" w:type="dxa"/>
            <w:vAlign w:val="center"/>
          </w:tcPr>
          <w:p w14:paraId="2963BD63" w14:textId="77777777" w:rsidR="002A5A16" w:rsidRPr="00C24189" w:rsidRDefault="002A5A16" w:rsidP="002A5A16">
            <w:pPr>
              <w:tabs>
                <w:tab w:val="left" w:pos="3420"/>
                <w:tab w:val="left" w:pos="7212"/>
              </w:tabs>
              <w:jc w:val="center"/>
              <w:rPr>
                <w:rFonts w:ascii="Calibri" w:hAnsi="Calibri"/>
                <w:sz w:val="18"/>
                <w:szCs w:val="18"/>
              </w:rPr>
            </w:pPr>
          </w:p>
        </w:tc>
        <w:tc>
          <w:tcPr>
            <w:tcW w:w="984" w:type="dxa"/>
            <w:vAlign w:val="center"/>
          </w:tcPr>
          <w:p w14:paraId="72654C5D" w14:textId="77777777" w:rsidR="002A5A16" w:rsidRPr="00C24189" w:rsidRDefault="002A5A16" w:rsidP="002A5A16">
            <w:pPr>
              <w:jc w:val="center"/>
              <w:rPr>
                <w:rFonts w:ascii="Calibri" w:hAnsi="Calibri"/>
                <w:sz w:val="18"/>
                <w:szCs w:val="18"/>
              </w:rPr>
            </w:pPr>
          </w:p>
        </w:tc>
        <w:tc>
          <w:tcPr>
            <w:tcW w:w="996" w:type="dxa"/>
            <w:vAlign w:val="center"/>
          </w:tcPr>
          <w:p w14:paraId="332F7DFA" w14:textId="77777777" w:rsidR="002A5A16" w:rsidRPr="00C24189" w:rsidRDefault="002A5A16" w:rsidP="002A5A16">
            <w:pPr>
              <w:jc w:val="center"/>
              <w:rPr>
                <w:rFonts w:ascii="Calibri" w:hAnsi="Calibri"/>
                <w:sz w:val="18"/>
                <w:szCs w:val="18"/>
              </w:rPr>
            </w:pPr>
          </w:p>
        </w:tc>
        <w:tc>
          <w:tcPr>
            <w:tcW w:w="990" w:type="dxa"/>
            <w:vAlign w:val="center"/>
          </w:tcPr>
          <w:p w14:paraId="4000B2C4" w14:textId="77777777" w:rsidR="002A5A16" w:rsidRPr="00C24189" w:rsidRDefault="002A5A16" w:rsidP="002A5A16">
            <w:pPr>
              <w:jc w:val="center"/>
              <w:rPr>
                <w:rFonts w:ascii="Calibri" w:hAnsi="Calibri"/>
                <w:sz w:val="20"/>
                <w:szCs w:val="20"/>
              </w:rPr>
            </w:pPr>
          </w:p>
        </w:tc>
        <w:tc>
          <w:tcPr>
            <w:tcW w:w="1161" w:type="dxa"/>
            <w:vAlign w:val="center"/>
          </w:tcPr>
          <w:p w14:paraId="75D6E5F6" w14:textId="77777777" w:rsidR="002A5A16" w:rsidRPr="00C24189" w:rsidRDefault="002A5A16" w:rsidP="002A5A16">
            <w:pPr>
              <w:jc w:val="center"/>
              <w:rPr>
                <w:rFonts w:ascii="Calibri" w:hAnsi="Calibri"/>
                <w:sz w:val="20"/>
                <w:szCs w:val="20"/>
              </w:rPr>
            </w:pPr>
          </w:p>
        </w:tc>
        <w:tc>
          <w:tcPr>
            <w:tcW w:w="1719" w:type="dxa"/>
            <w:tcBorders>
              <w:right w:val="single" w:sz="4" w:space="0" w:color="auto"/>
            </w:tcBorders>
            <w:vAlign w:val="center"/>
          </w:tcPr>
          <w:p w14:paraId="504109A0" w14:textId="77777777" w:rsidR="002A5A16" w:rsidRPr="00C24189" w:rsidRDefault="002A5A16" w:rsidP="002A5A16">
            <w:pPr>
              <w:jc w:val="center"/>
              <w:rPr>
                <w:rFonts w:ascii="Calibri" w:hAnsi="Calibri"/>
                <w:sz w:val="20"/>
                <w:szCs w:val="20"/>
              </w:rPr>
            </w:pPr>
          </w:p>
        </w:tc>
      </w:tr>
      <w:tr w:rsidR="002A5A16" w:rsidRPr="00C24189" w14:paraId="00DF6893" w14:textId="77777777" w:rsidTr="00AC5B7C">
        <w:trPr>
          <w:cantSplit/>
          <w:trHeight w:val="288"/>
        </w:trPr>
        <w:tc>
          <w:tcPr>
            <w:tcW w:w="587" w:type="dxa"/>
            <w:tcBorders>
              <w:left w:val="single" w:sz="4" w:space="0" w:color="auto"/>
              <w:bottom w:val="single" w:sz="4" w:space="0" w:color="auto"/>
              <w:right w:val="single" w:sz="4" w:space="0" w:color="auto"/>
            </w:tcBorders>
            <w:vAlign w:val="center"/>
          </w:tcPr>
          <w:p w14:paraId="2B745A98" w14:textId="77777777" w:rsidR="002A5A16" w:rsidRPr="00C24189" w:rsidRDefault="002A5A16" w:rsidP="002A5A16">
            <w:pPr>
              <w:tabs>
                <w:tab w:val="left" w:pos="5760"/>
                <w:tab w:val="left" w:pos="7212"/>
              </w:tabs>
              <w:jc w:val="center"/>
              <w:rPr>
                <w:rFonts w:ascii="Calibri" w:hAnsi="Calibri"/>
                <w:sz w:val="18"/>
                <w:szCs w:val="18"/>
              </w:rPr>
            </w:pPr>
          </w:p>
        </w:tc>
        <w:tc>
          <w:tcPr>
            <w:tcW w:w="1198" w:type="dxa"/>
            <w:tcBorders>
              <w:left w:val="single" w:sz="4" w:space="0" w:color="auto"/>
            </w:tcBorders>
            <w:vAlign w:val="center"/>
          </w:tcPr>
          <w:p w14:paraId="29C450F6" w14:textId="77777777" w:rsidR="002A5A16" w:rsidRPr="00C24189" w:rsidRDefault="002A5A16" w:rsidP="002A5A16">
            <w:pPr>
              <w:tabs>
                <w:tab w:val="left" w:pos="5760"/>
                <w:tab w:val="left" w:pos="7212"/>
              </w:tabs>
              <w:jc w:val="center"/>
              <w:rPr>
                <w:rFonts w:ascii="Calibri" w:hAnsi="Calibri"/>
                <w:sz w:val="18"/>
                <w:szCs w:val="18"/>
              </w:rPr>
            </w:pPr>
          </w:p>
        </w:tc>
        <w:tc>
          <w:tcPr>
            <w:tcW w:w="958" w:type="dxa"/>
            <w:vAlign w:val="center"/>
          </w:tcPr>
          <w:p w14:paraId="6B62BBBD"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45C941B6"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54EACD4A"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4ED2787B"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7B64F666"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6B4DA096" w14:textId="77777777" w:rsidR="002A5A16" w:rsidRPr="00C24189" w:rsidRDefault="002A5A16" w:rsidP="002A5A16">
            <w:pPr>
              <w:tabs>
                <w:tab w:val="left" w:pos="3420"/>
                <w:tab w:val="left" w:pos="7212"/>
              </w:tabs>
              <w:jc w:val="center"/>
              <w:rPr>
                <w:rFonts w:ascii="Calibri" w:hAnsi="Calibri"/>
                <w:sz w:val="18"/>
                <w:szCs w:val="18"/>
              </w:rPr>
            </w:pPr>
          </w:p>
        </w:tc>
        <w:tc>
          <w:tcPr>
            <w:tcW w:w="969" w:type="dxa"/>
            <w:vAlign w:val="center"/>
          </w:tcPr>
          <w:p w14:paraId="1C168C29" w14:textId="77777777" w:rsidR="002A5A16" w:rsidRPr="00C24189" w:rsidRDefault="002A5A16" w:rsidP="002A5A16">
            <w:pPr>
              <w:tabs>
                <w:tab w:val="left" w:pos="3420"/>
                <w:tab w:val="left" w:pos="7212"/>
              </w:tabs>
              <w:jc w:val="center"/>
              <w:rPr>
                <w:rFonts w:ascii="Calibri" w:hAnsi="Calibri"/>
                <w:sz w:val="18"/>
                <w:szCs w:val="18"/>
              </w:rPr>
            </w:pPr>
          </w:p>
        </w:tc>
        <w:tc>
          <w:tcPr>
            <w:tcW w:w="984" w:type="dxa"/>
            <w:vAlign w:val="center"/>
          </w:tcPr>
          <w:p w14:paraId="280BC980" w14:textId="77777777" w:rsidR="002A5A16" w:rsidRPr="00C24189" w:rsidRDefault="002A5A16" w:rsidP="002A5A16">
            <w:pPr>
              <w:jc w:val="center"/>
              <w:rPr>
                <w:rFonts w:ascii="Calibri" w:hAnsi="Calibri"/>
                <w:sz w:val="18"/>
                <w:szCs w:val="18"/>
              </w:rPr>
            </w:pPr>
          </w:p>
        </w:tc>
        <w:tc>
          <w:tcPr>
            <w:tcW w:w="996" w:type="dxa"/>
            <w:vAlign w:val="center"/>
          </w:tcPr>
          <w:p w14:paraId="673E0DB6" w14:textId="77777777" w:rsidR="002A5A16" w:rsidRPr="00C24189" w:rsidRDefault="002A5A16" w:rsidP="002A5A16">
            <w:pPr>
              <w:jc w:val="center"/>
              <w:rPr>
                <w:rFonts w:ascii="Calibri" w:hAnsi="Calibri"/>
                <w:sz w:val="18"/>
                <w:szCs w:val="18"/>
              </w:rPr>
            </w:pPr>
          </w:p>
        </w:tc>
        <w:tc>
          <w:tcPr>
            <w:tcW w:w="990" w:type="dxa"/>
            <w:vAlign w:val="center"/>
          </w:tcPr>
          <w:p w14:paraId="52A0F3A1" w14:textId="77777777" w:rsidR="002A5A16" w:rsidRPr="00C24189" w:rsidRDefault="002A5A16" w:rsidP="002A5A16">
            <w:pPr>
              <w:jc w:val="center"/>
              <w:rPr>
                <w:rFonts w:ascii="Calibri" w:hAnsi="Calibri"/>
                <w:sz w:val="20"/>
                <w:szCs w:val="20"/>
              </w:rPr>
            </w:pPr>
          </w:p>
        </w:tc>
        <w:tc>
          <w:tcPr>
            <w:tcW w:w="1161" w:type="dxa"/>
            <w:vAlign w:val="center"/>
          </w:tcPr>
          <w:p w14:paraId="03AF52A4" w14:textId="77777777" w:rsidR="002A5A16" w:rsidRPr="00C24189" w:rsidRDefault="002A5A16" w:rsidP="002A5A16">
            <w:pPr>
              <w:jc w:val="center"/>
              <w:rPr>
                <w:rFonts w:ascii="Calibri" w:hAnsi="Calibri"/>
                <w:sz w:val="20"/>
                <w:szCs w:val="20"/>
              </w:rPr>
            </w:pPr>
          </w:p>
        </w:tc>
        <w:tc>
          <w:tcPr>
            <w:tcW w:w="1719" w:type="dxa"/>
            <w:tcBorders>
              <w:right w:val="single" w:sz="4" w:space="0" w:color="auto"/>
            </w:tcBorders>
            <w:vAlign w:val="center"/>
          </w:tcPr>
          <w:p w14:paraId="7802074F" w14:textId="77777777" w:rsidR="002A5A16" w:rsidRPr="00C24189" w:rsidRDefault="002A5A16" w:rsidP="002A5A16">
            <w:pPr>
              <w:jc w:val="center"/>
              <w:rPr>
                <w:rFonts w:ascii="Calibri" w:hAnsi="Calibri"/>
                <w:sz w:val="20"/>
                <w:szCs w:val="20"/>
              </w:rPr>
            </w:pPr>
          </w:p>
        </w:tc>
      </w:tr>
      <w:tr w:rsidR="000E05E8" w:rsidRPr="00C24189" w14:paraId="49F7D68B" w14:textId="77777777" w:rsidTr="00AC5B7C">
        <w:trPr>
          <w:cantSplit/>
          <w:trHeight w:val="288"/>
        </w:trPr>
        <w:tc>
          <w:tcPr>
            <w:tcW w:w="587" w:type="dxa"/>
            <w:tcBorders>
              <w:left w:val="single" w:sz="4" w:space="0" w:color="auto"/>
            </w:tcBorders>
            <w:vAlign w:val="center"/>
          </w:tcPr>
          <w:p w14:paraId="6A35A40E"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15</w:t>
            </w:r>
          </w:p>
        </w:tc>
        <w:tc>
          <w:tcPr>
            <w:tcW w:w="6232" w:type="dxa"/>
            <w:gridSpan w:val="6"/>
            <w:tcBorders>
              <w:right w:val="single" w:sz="4" w:space="0" w:color="auto"/>
            </w:tcBorders>
            <w:vAlign w:val="center"/>
          </w:tcPr>
          <w:p w14:paraId="26E3AA85" w14:textId="77777777" w:rsidR="000E05E8" w:rsidRPr="00C24189" w:rsidRDefault="000E05E8" w:rsidP="002A5A16">
            <w:pPr>
              <w:tabs>
                <w:tab w:val="left" w:pos="2160"/>
                <w:tab w:val="left" w:pos="2700"/>
                <w:tab w:val="left" w:pos="5760"/>
                <w:tab w:val="left" w:pos="7212"/>
              </w:tabs>
              <w:jc w:val="right"/>
              <w:rPr>
                <w:rFonts w:ascii="Calibri" w:hAnsi="Calibri"/>
                <w:sz w:val="18"/>
                <w:szCs w:val="18"/>
              </w:rPr>
            </w:pPr>
            <w:r w:rsidRPr="00C24189">
              <w:rPr>
                <w:rFonts w:ascii="Calibri" w:hAnsi="Calibri"/>
                <w:sz w:val="18"/>
                <w:szCs w:val="18"/>
              </w:rPr>
              <w:t>Net Added West-facing Fenestration Area</w:t>
            </w:r>
          </w:p>
        </w:tc>
        <w:tc>
          <w:tcPr>
            <w:tcW w:w="960" w:type="dxa"/>
            <w:tcBorders>
              <w:top w:val="single" w:sz="4" w:space="0" w:color="auto"/>
              <w:left w:val="single" w:sz="4" w:space="0" w:color="auto"/>
              <w:bottom w:val="single" w:sz="4" w:space="0" w:color="auto"/>
              <w:right w:val="single" w:sz="4" w:space="0" w:color="auto"/>
            </w:tcBorders>
            <w:vAlign w:val="center"/>
          </w:tcPr>
          <w:p w14:paraId="07116658" w14:textId="77777777" w:rsidR="000E05E8" w:rsidRPr="00C24189" w:rsidRDefault="000E05E8" w:rsidP="002A5A16">
            <w:pPr>
              <w:tabs>
                <w:tab w:val="left" w:pos="2160"/>
                <w:tab w:val="left" w:pos="2700"/>
                <w:tab w:val="left" w:pos="5760"/>
                <w:tab w:val="left" w:pos="7212"/>
              </w:tabs>
              <w:jc w:val="center"/>
              <w:rPr>
                <w:rFonts w:ascii="Calibri" w:hAnsi="Calibri"/>
                <w:sz w:val="18"/>
                <w:szCs w:val="18"/>
              </w:rPr>
            </w:pPr>
          </w:p>
        </w:tc>
        <w:tc>
          <w:tcPr>
            <w:tcW w:w="6819" w:type="dxa"/>
            <w:gridSpan w:val="6"/>
            <w:vMerge w:val="restart"/>
            <w:tcBorders>
              <w:left w:val="single" w:sz="4" w:space="0" w:color="auto"/>
              <w:right w:val="single" w:sz="4" w:space="0" w:color="auto"/>
            </w:tcBorders>
            <w:vAlign w:val="center"/>
          </w:tcPr>
          <w:p w14:paraId="418FF005" w14:textId="77777777" w:rsidR="000E05E8" w:rsidRPr="00C24189" w:rsidRDefault="000E05E8" w:rsidP="002A5A16">
            <w:pPr>
              <w:jc w:val="center"/>
              <w:rPr>
                <w:rFonts w:ascii="Calibri" w:hAnsi="Calibri"/>
                <w:sz w:val="18"/>
                <w:szCs w:val="18"/>
              </w:rPr>
            </w:pPr>
          </w:p>
        </w:tc>
      </w:tr>
      <w:tr w:rsidR="000E05E8" w:rsidRPr="00C24189" w14:paraId="2CBDF972" w14:textId="77777777" w:rsidTr="00AC5B7C">
        <w:trPr>
          <w:cantSplit/>
          <w:trHeight w:val="288"/>
        </w:trPr>
        <w:tc>
          <w:tcPr>
            <w:tcW w:w="587" w:type="dxa"/>
            <w:tcBorders>
              <w:left w:val="single" w:sz="4" w:space="0" w:color="auto"/>
            </w:tcBorders>
            <w:vAlign w:val="center"/>
          </w:tcPr>
          <w:p w14:paraId="43EE6D76"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16</w:t>
            </w:r>
          </w:p>
        </w:tc>
        <w:tc>
          <w:tcPr>
            <w:tcW w:w="6232" w:type="dxa"/>
            <w:gridSpan w:val="6"/>
            <w:tcBorders>
              <w:right w:val="single" w:sz="4" w:space="0" w:color="auto"/>
            </w:tcBorders>
            <w:vAlign w:val="center"/>
          </w:tcPr>
          <w:p w14:paraId="2CEA0EFA" w14:textId="66327025"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Is Net Added Fenestration Area ≤ for west-facing fenestration?</w:t>
            </w:r>
          </w:p>
        </w:tc>
        <w:tc>
          <w:tcPr>
            <w:tcW w:w="960" w:type="dxa"/>
            <w:tcBorders>
              <w:top w:val="single" w:sz="4" w:space="0" w:color="auto"/>
              <w:left w:val="single" w:sz="4" w:space="0" w:color="auto"/>
              <w:bottom w:val="single" w:sz="4" w:space="0" w:color="auto"/>
              <w:right w:val="single" w:sz="4" w:space="0" w:color="auto"/>
            </w:tcBorders>
            <w:vAlign w:val="center"/>
          </w:tcPr>
          <w:p w14:paraId="2A4D4EC2" w14:textId="68AC354F" w:rsidR="000E05E8" w:rsidRPr="00C24189" w:rsidRDefault="000E05E8" w:rsidP="000A51C2">
            <w:pP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9" w:type="dxa"/>
            <w:gridSpan w:val="6"/>
            <w:vMerge/>
            <w:tcBorders>
              <w:left w:val="single" w:sz="4" w:space="0" w:color="auto"/>
              <w:right w:val="single" w:sz="4" w:space="0" w:color="auto"/>
            </w:tcBorders>
            <w:vAlign w:val="center"/>
          </w:tcPr>
          <w:p w14:paraId="72D33C52" w14:textId="77777777" w:rsidR="000E05E8" w:rsidRPr="00C24189" w:rsidRDefault="000E05E8" w:rsidP="002A5A16">
            <w:pPr>
              <w:jc w:val="center"/>
              <w:rPr>
                <w:rFonts w:ascii="Calibri" w:hAnsi="Calibri"/>
                <w:sz w:val="18"/>
                <w:szCs w:val="18"/>
              </w:rPr>
            </w:pPr>
          </w:p>
        </w:tc>
      </w:tr>
      <w:tr w:rsidR="000E05E8" w:rsidRPr="00C24189" w14:paraId="11EF45CD" w14:textId="77777777" w:rsidTr="00AC5B7C">
        <w:trPr>
          <w:cantSplit/>
          <w:trHeight w:val="288"/>
        </w:trPr>
        <w:tc>
          <w:tcPr>
            <w:tcW w:w="587" w:type="dxa"/>
            <w:tcBorders>
              <w:left w:val="single" w:sz="4" w:space="0" w:color="auto"/>
            </w:tcBorders>
            <w:vAlign w:val="center"/>
          </w:tcPr>
          <w:p w14:paraId="0F175439"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17</w:t>
            </w:r>
          </w:p>
        </w:tc>
        <w:tc>
          <w:tcPr>
            <w:tcW w:w="6232" w:type="dxa"/>
            <w:gridSpan w:val="6"/>
            <w:tcBorders>
              <w:right w:val="single" w:sz="4" w:space="0" w:color="auto"/>
            </w:tcBorders>
            <w:vAlign w:val="center"/>
          </w:tcPr>
          <w:p w14:paraId="0D06BEF7" w14:textId="38053474"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Net Added Fenestration Area (all orientations)</w:t>
            </w:r>
          </w:p>
        </w:tc>
        <w:tc>
          <w:tcPr>
            <w:tcW w:w="960" w:type="dxa"/>
            <w:tcBorders>
              <w:top w:val="single" w:sz="4" w:space="0" w:color="auto"/>
              <w:left w:val="single" w:sz="4" w:space="0" w:color="auto"/>
              <w:bottom w:val="single" w:sz="4" w:space="0" w:color="auto"/>
              <w:right w:val="single" w:sz="4" w:space="0" w:color="auto"/>
            </w:tcBorders>
            <w:vAlign w:val="center"/>
          </w:tcPr>
          <w:p w14:paraId="56D8BC4E" w14:textId="77777777" w:rsidR="000E05E8" w:rsidRPr="00C24189" w:rsidRDefault="000E05E8" w:rsidP="002A5A16">
            <w:pPr>
              <w:jc w:val="center"/>
              <w:rPr>
                <w:rFonts w:ascii="Calibri" w:hAnsi="Calibri"/>
                <w:sz w:val="18"/>
                <w:szCs w:val="18"/>
              </w:rPr>
            </w:pPr>
          </w:p>
        </w:tc>
        <w:tc>
          <w:tcPr>
            <w:tcW w:w="6819" w:type="dxa"/>
            <w:gridSpan w:val="6"/>
            <w:vMerge/>
            <w:tcBorders>
              <w:left w:val="single" w:sz="4" w:space="0" w:color="auto"/>
              <w:right w:val="single" w:sz="4" w:space="0" w:color="auto"/>
            </w:tcBorders>
            <w:vAlign w:val="center"/>
          </w:tcPr>
          <w:p w14:paraId="53BCED7A" w14:textId="77777777" w:rsidR="000E05E8" w:rsidRPr="00C24189" w:rsidRDefault="000E05E8" w:rsidP="002A5A16">
            <w:pPr>
              <w:jc w:val="center"/>
              <w:rPr>
                <w:rFonts w:ascii="Calibri" w:hAnsi="Calibri"/>
                <w:sz w:val="18"/>
                <w:szCs w:val="18"/>
              </w:rPr>
            </w:pPr>
          </w:p>
        </w:tc>
      </w:tr>
      <w:tr w:rsidR="000E05E8" w:rsidRPr="00C24189" w14:paraId="6EDEF2AC" w14:textId="77777777" w:rsidTr="00AC5B7C">
        <w:trPr>
          <w:cantSplit/>
          <w:trHeight w:val="288"/>
        </w:trPr>
        <w:tc>
          <w:tcPr>
            <w:tcW w:w="587" w:type="dxa"/>
            <w:tcBorders>
              <w:left w:val="single" w:sz="4" w:space="0" w:color="auto"/>
            </w:tcBorders>
            <w:vAlign w:val="center"/>
          </w:tcPr>
          <w:p w14:paraId="23559334"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18</w:t>
            </w:r>
          </w:p>
        </w:tc>
        <w:tc>
          <w:tcPr>
            <w:tcW w:w="6232" w:type="dxa"/>
            <w:gridSpan w:val="6"/>
            <w:tcBorders>
              <w:right w:val="single" w:sz="4" w:space="0" w:color="auto"/>
            </w:tcBorders>
            <w:vAlign w:val="center"/>
          </w:tcPr>
          <w:p w14:paraId="24FD018B" w14:textId="3A689FFB" w:rsidR="000E05E8"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Is Net Added Fenestration Area ≤ 0 for all orientations?</w:t>
            </w:r>
          </w:p>
        </w:tc>
        <w:tc>
          <w:tcPr>
            <w:tcW w:w="960" w:type="dxa"/>
            <w:tcBorders>
              <w:top w:val="single" w:sz="4" w:space="0" w:color="auto"/>
              <w:left w:val="single" w:sz="4" w:space="0" w:color="auto"/>
              <w:bottom w:val="single" w:sz="4" w:space="0" w:color="auto"/>
              <w:right w:val="single" w:sz="4" w:space="0" w:color="auto"/>
            </w:tcBorders>
            <w:vAlign w:val="center"/>
          </w:tcPr>
          <w:p w14:paraId="1930E832" w14:textId="77777777" w:rsidR="000E05E8" w:rsidRPr="00C24189" w:rsidRDefault="000E05E8" w:rsidP="002A5A16">
            <w:pP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9" w:type="dxa"/>
            <w:gridSpan w:val="6"/>
            <w:vMerge/>
            <w:tcBorders>
              <w:left w:val="single" w:sz="4" w:space="0" w:color="auto"/>
              <w:right w:val="single" w:sz="4" w:space="0" w:color="auto"/>
            </w:tcBorders>
            <w:vAlign w:val="center"/>
          </w:tcPr>
          <w:p w14:paraId="04489092" w14:textId="77777777" w:rsidR="000E05E8" w:rsidRPr="00C24189" w:rsidRDefault="000E05E8" w:rsidP="002A5A16">
            <w:pPr>
              <w:jc w:val="center"/>
              <w:rPr>
                <w:rFonts w:ascii="Calibri" w:hAnsi="Calibri"/>
                <w:sz w:val="18"/>
                <w:szCs w:val="18"/>
              </w:rPr>
            </w:pPr>
          </w:p>
        </w:tc>
      </w:tr>
      <w:tr w:rsidR="000E05E8" w:rsidRPr="00C24189" w14:paraId="6C53727D" w14:textId="77777777" w:rsidTr="00AC5B7C">
        <w:trPr>
          <w:cantSplit/>
          <w:trHeight w:val="288"/>
        </w:trPr>
        <w:tc>
          <w:tcPr>
            <w:tcW w:w="587" w:type="dxa"/>
            <w:tcBorders>
              <w:left w:val="single" w:sz="4" w:space="0" w:color="auto"/>
            </w:tcBorders>
            <w:vAlign w:val="center"/>
          </w:tcPr>
          <w:p w14:paraId="7A10B52E"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19</w:t>
            </w:r>
          </w:p>
        </w:tc>
        <w:tc>
          <w:tcPr>
            <w:tcW w:w="6232" w:type="dxa"/>
            <w:gridSpan w:val="6"/>
            <w:tcBorders>
              <w:right w:val="single" w:sz="4" w:space="0" w:color="auto"/>
            </w:tcBorders>
            <w:vAlign w:val="center"/>
          </w:tcPr>
          <w:p w14:paraId="6E0399EC" w14:textId="5ACE41BD"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Proposed Fenestration U-factor (Windows)</w:t>
            </w:r>
          </w:p>
        </w:tc>
        <w:tc>
          <w:tcPr>
            <w:tcW w:w="960" w:type="dxa"/>
            <w:tcBorders>
              <w:top w:val="single" w:sz="4" w:space="0" w:color="auto"/>
              <w:left w:val="single" w:sz="4" w:space="0" w:color="auto"/>
              <w:bottom w:val="single" w:sz="4" w:space="0" w:color="auto"/>
              <w:right w:val="single" w:sz="4" w:space="0" w:color="auto"/>
            </w:tcBorders>
            <w:vAlign w:val="center"/>
          </w:tcPr>
          <w:p w14:paraId="1B34E873" w14:textId="77777777" w:rsidR="000E05E8" w:rsidRPr="00C24189" w:rsidRDefault="000E05E8" w:rsidP="002A5A16">
            <w:pPr>
              <w:rPr>
                <w:rFonts w:ascii="Calibri" w:hAnsi="Calibri"/>
                <w:sz w:val="18"/>
                <w:szCs w:val="18"/>
              </w:rPr>
            </w:pPr>
          </w:p>
        </w:tc>
        <w:tc>
          <w:tcPr>
            <w:tcW w:w="6819" w:type="dxa"/>
            <w:gridSpan w:val="6"/>
            <w:vMerge/>
            <w:tcBorders>
              <w:left w:val="single" w:sz="4" w:space="0" w:color="auto"/>
              <w:right w:val="single" w:sz="4" w:space="0" w:color="auto"/>
            </w:tcBorders>
            <w:vAlign w:val="center"/>
          </w:tcPr>
          <w:p w14:paraId="57C6450A" w14:textId="77777777" w:rsidR="000E05E8" w:rsidRPr="00C24189" w:rsidRDefault="000E05E8" w:rsidP="002A5A16">
            <w:pPr>
              <w:jc w:val="center"/>
              <w:rPr>
                <w:rFonts w:ascii="Calibri" w:hAnsi="Calibri"/>
                <w:sz w:val="18"/>
                <w:szCs w:val="18"/>
              </w:rPr>
            </w:pPr>
          </w:p>
        </w:tc>
      </w:tr>
      <w:tr w:rsidR="000E05E8" w:rsidRPr="00C24189" w14:paraId="460EAA4A" w14:textId="77777777" w:rsidTr="00AC5B7C">
        <w:trPr>
          <w:cantSplit/>
          <w:trHeight w:val="288"/>
        </w:trPr>
        <w:tc>
          <w:tcPr>
            <w:tcW w:w="587" w:type="dxa"/>
            <w:tcBorders>
              <w:left w:val="single" w:sz="4" w:space="0" w:color="auto"/>
            </w:tcBorders>
            <w:vAlign w:val="center"/>
          </w:tcPr>
          <w:p w14:paraId="585C07CA"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20</w:t>
            </w:r>
          </w:p>
        </w:tc>
        <w:tc>
          <w:tcPr>
            <w:tcW w:w="6232" w:type="dxa"/>
            <w:gridSpan w:val="6"/>
            <w:tcBorders>
              <w:right w:val="single" w:sz="4" w:space="0" w:color="auto"/>
            </w:tcBorders>
            <w:vAlign w:val="center"/>
          </w:tcPr>
          <w:p w14:paraId="5DA3BD41" w14:textId="29652453"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Required Fenestration U-factor (Windows)</w:t>
            </w:r>
          </w:p>
        </w:tc>
        <w:tc>
          <w:tcPr>
            <w:tcW w:w="960" w:type="dxa"/>
            <w:tcBorders>
              <w:top w:val="single" w:sz="4" w:space="0" w:color="auto"/>
              <w:left w:val="single" w:sz="4" w:space="0" w:color="auto"/>
              <w:bottom w:val="single" w:sz="4" w:space="0" w:color="auto"/>
              <w:right w:val="single" w:sz="4" w:space="0" w:color="auto"/>
            </w:tcBorders>
            <w:vAlign w:val="center"/>
          </w:tcPr>
          <w:p w14:paraId="6DA03D87" w14:textId="77777777" w:rsidR="000E05E8" w:rsidRPr="00C24189" w:rsidRDefault="000E05E8" w:rsidP="002A5A16">
            <w:pPr>
              <w:rPr>
                <w:rFonts w:ascii="Calibri" w:hAnsi="Calibri"/>
                <w:sz w:val="18"/>
                <w:szCs w:val="18"/>
              </w:rPr>
            </w:pPr>
          </w:p>
        </w:tc>
        <w:tc>
          <w:tcPr>
            <w:tcW w:w="6819" w:type="dxa"/>
            <w:gridSpan w:val="6"/>
            <w:vMerge/>
            <w:tcBorders>
              <w:left w:val="single" w:sz="4" w:space="0" w:color="auto"/>
              <w:right w:val="single" w:sz="4" w:space="0" w:color="auto"/>
            </w:tcBorders>
            <w:vAlign w:val="center"/>
          </w:tcPr>
          <w:p w14:paraId="376558DB" w14:textId="77777777" w:rsidR="000E05E8" w:rsidRPr="00C24189" w:rsidRDefault="000E05E8" w:rsidP="002A5A16">
            <w:pPr>
              <w:jc w:val="center"/>
              <w:rPr>
                <w:rFonts w:ascii="Calibri" w:hAnsi="Calibri"/>
                <w:sz w:val="18"/>
                <w:szCs w:val="18"/>
              </w:rPr>
            </w:pPr>
          </w:p>
        </w:tc>
      </w:tr>
      <w:tr w:rsidR="000E05E8" w:rsidRPr="00C24189" w14:paraId="72FC2DD3" w14:textId="77777777" w:rsidTr="00AC5B7C">
        <w:trPr>
          <w:cantSplit/>
          <w:trHeight w:val="288"/>
        </w:trPr>
        <w:tc>
          <w:tcPr>
            <w:tcW w:w="587" w:type="dxa"/>
            <w:tcBorders>
              <w:left w:val="single" w:sz="4" w:space="0" w:color="auto"/>
            </w:tcBorders>
            <w:vAlign w:val="center"/>
          </w:tcPr>
          <w:p w14:paraId="3BA7C5D4"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21</w:t>
            </w:r>
          </w:p>
        </w:tc>
        <w:tc>
          <w:tcPr>
            <w:tcW w:w="6232" w:type="dxa"/>
            <w:gridSpan w:val="6"/>
            <w:tcBorders>
              <w:right w:val="single" w:sz="4" w:space="0" w:color="auto"/>
            </w:tcBorders>
            <w:vAlign w:val="center"/>
          </w:tcPr>
          <w:p w14:paraId="2E5D33E7" w14:textId="282F529B"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Is the proposed Fenestration U-factor ≤ the Required Fenestration U-factor?</w:t>
            </w:r>
          </w:p>
        </w:tc>
        <w:tc>
          <w:tcPr>
            <w:tcW w:w="960" w:type="dxa"/>
            <w:tcBorders>
              <w:top w:val="single" w:sz="4" w:space="0" w:color="auto"/>
              <w:left w:val="single" w:sz="4" w:space="0" w:color="auto"/>
              <w:bottom w:val="single" w:sz="4" w:space="0" w:color="auto"/>
              <w:right w:val="single" w:sz="4" w:space="0" w:color="auto"/>
            </w:tcBorders>
            <w:vAlign w:val="center"/>
          </w:tcPr>
          <w:p w14:paraId="489CEF3F" w14:textId="6C0B4B8B" w:rsidR="000E05E8" w:rsidRPr="00C24189" w:rsidRDefault="000E05E8" w:rsidP="002A5A16">
            <w:pP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9" w:type="dxa"/>
            <w:gridSpan w:val="6"/>
            <w:vMerge/>
            <w:tcBorders>
              <w:left w:val="single" w:sz="4" w:space="0" w:color="auto"/>
              <w:right w:val="single" w:sz="4" w:space="0" w:color="auto"/>
            </w:tcBorders>
            <w:vAlign w:val="center"/>
          </w:tcPr>
          <w:p w14:paraId="479324EB" w14:textId="77777777" w:rsidR="000E05E8" w:rsidRPr="00C24189" w:rsidRDefault="000E05E8" w:rsidP="002A5A16">
            <w:pPr>
              <w:jc w:val="center"/>
              <w:rPr>
                <w:rFonts w:ascii="Calibri" w:hAnsi="Calibri"/>
                <w:sz w:val="18"/>
                <w:szCs w:val="18"/>
              </w:rPr>
            </w:pPr>
          </w:p>
        </w:tc>
      </w:tr>
      <w:tr w:rsidR="000E05E8" w:rsidRPr="00C24189" w14:paraId="72AFB3A6" w14:textId="77777777" w:rsidTr="00AC5B7C">
        <w:trPr>
          <w:cantSplit/>
          <w:trHeight w:val="288"/>
        </w:trPr>
        <w:tc>
          <w:tcPr>
            <w:tcW w:w="587" w:type="dxa"/>
            <w:tcBorders>
              <w:left w:val="single" w:sz="4" w:space="0" w:color="auto"/>
            </w:tcBorders>
            <w:vAlign w:val="center"/>
          </w:tcPr>
          <w:p w14:paraId="4F76EB6A"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22</w:t>
            </w:r>
          </w:p>
        </w:tc>
        <w:tc>
          <w:tcPr>
            <w:tcW w:w="6232" w:type="dxa"/>
            <w:gridSpan w:val="6"/>
            <w:tcBorders>
              <w:right w:val="single" w:sz="4" w:space="0" w:color="auto"/>
            </w:tcBorders>
            <w:vAlign w:val="center"/>
          </w:tcPr>
          <w:p w14:paraId="40F90CD8" w14:textId="1D115CFB"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Proposed Fenestration SHGC (Windows)</w:t>
            </w:r>
          </w:p>
        </w:tc>
        <w:tc>
          <w:tcPr>
            <w:tcW w:w="960" w:type="dxa"/>
            <w:tcBorders>
              <w:top w:val="single" w:sz="4" w:space="0" w:color="auto"/>
              <w:left w:val="single" w:sz="4" w:space="0" w:color="auto"/>
              <w:bottom w:val="single" w:sz="4" w:space="0" w:color="auto"/>
              <w:right w:val="single" w:sz="4" w:space="0" w:color="auto"/>
            </w:tcBorders>
            <w:vAlign w:val="center"/>
          </w:tcPr>
          <w:p w14:paraId="2D6E931C" w14:textId="2348BFE6" w:rsidR="000E05E8" w:rsidRPr="00C24189" w:rsidRDefault="000E05E8" w:rsidP="002A5A16">
            <w:pPr>
              <w:rPr>
                <w:rFonts w:ascii="Calibri" w:hAnsi="Calibri"/>
                <w:sz w:val="18"/>
                <w:szCs w:val="18"/>
              </w:rPr>
            </w:pPr>
          </w:p>
        </w:tc>
        <w:tc>
          <w:tcPr>
            <w:tcW w:w="6819" w:type="dxa"/>
            <w:gridSpan w:val="6"/>
            <w:vMerge/>
            <w:tcBorders>
              <w:left w:val="single" w:sz="4" w:space="0" w:color="auto"/>
              <w:right w:val="single" w:sz="4" w:space="0" w:color="auto"/>
            </w:tcBorders>
            <w:vAlign w:val="center"/>
          </w:tcPr>
          <w:p w14:paraId="060E6E72" w14:textId="77777777" w:rsidR="000E05E8" w:rsidRPr="00C24189" w:rsidRDefault="000E05E8" w:rsidP="002A5A16">
            <w:pPr>
              <w:jc w:val="center"/>
              <w:rPr>
                <w:rFonts w:ascii="Calibri" w:hAnsi="Calibri"/>
                <w:sz w:val="18"/>
                <w:szCs w:val="18"/>
              </w:rPr>
            </w:pPr>
          </w:p>
        </w:tc>
      </w:tr>
      <w:tr w:rsidR="000E05E8" w:rsidRPr="00C24189" w14:paraId="1E80A618" w14:textId="77777777" w:rsidTr="00AC5B7C">
        <w:trPr>
          <w:cantSplit/>
          <w:trHeight w:val="288"/>
        </w:trPr>
        <w:tc>
          <w:tcPr>
            <w:tcW w:w="587" w:type="dxa"/>
            <w:tcBorders>
              <w:left w:val="single" w:sz="4" w:space="0" w:color="auto"/>
            </w:tcBorders>
            <w:vAlign w:val="center"/>
          </w:tcPr>
          <w:p w14:paraId="47303E8C" w14:textId="3AC471F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23</w:t>
            </w:r>
          </w:p>
        </w:tc>
        <w:tc>
          <w:tcPr>
            <w:tcW w:w="6232" w:type="dxa"/>
            <w:gridSpan w:val="6"/>
            <w:tcBorders>
              <w:right w:val="single" w:sz="4" w:space="0" w:color="auto"/>
            </w:tcBorders>
            <w:vAlign w:val="center"/>
          </w:tcPr>
          <w:p w14:paraId="20DC656A" w14:textId="5A6D927C"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Required Fenestration SHGC (Windows)</w:t>
            </w:r>
          </w:p>
        </w:tc>
        <w:tc>
          <w:tcPr>
            <w:tcW w:w="960" w:type="dxa"/>
            <w:tcBorders>
              <w:top w:val="single" w:sz="4" w:space="0" w:color="auto"/>
              <w:left w:val="single" w:sz="4" w:space="0" w:color="auto"/>
              <w:bottom w:val="single" w:sz="4" w:space="0" w:color="auto"/>
              <w:right w:val="single" w:sz="4" w:space="0" w:color="auto"/>
            </w:tcBorders>
            <w:vAlign w:val="center"/>
          </w:tcPr>
          <w:p w14:paraId="422B6435" w14:textId="77777777" w:rsidR="000E05E8" w:rsidDel="000E05E8" w:rsidRDefault="000E05E8" w:rsidP="002A5A16">
            <w:pPr>
              <w:rPr>
                <w:rFonts w:ascii="Calibri" w:hAnsi="Calibri"/>
                <w:bCs/>
                <w:sz w:val="18"/>
              </w:rPr>
            </w:pPr>
          </w:p>
        </w:tc>
        <w:tc>
          <w:tcPr>
            <w:tcW w:w="6819" w:type="dxa"/>
            <w:gridSpan w:val="6"/>
            <w:vMerge/>
            <w:tcBorders>
              <w:left w:val="single" w:sz="4" w:space="0" w:color="auto"/>
              <w:right w:val="single" w:sz="4" w:space="0" w:color="auto"/>
            </w:tcBorders>
            <w:vAlign w:val="center"/>
          </w:tcPr>
          <w:p w14:paraId="15B010C9" w14:textId="77777777" w:rsidR="000E05E8" w:rsidRPr="00C24189" w:rsidRDefault="000E05E8" w:rsidP="002A5A16">
            <w:pPr>
              <w:jc w:val="center"/>
              <w:rPr>
                <w:rFonts w:ascii="Calibri" w:hAnsi="Calibri"/>
                <w:sz w:val="18"/>
                <w:szCs w:val="18"/>
              </w:rPr>
            </w:pPr>
          </w:p>
        </w:tc>
      </w:tr>
      <w:tr w:rsidR="000E05E8" w:rsidRPr="00C24189" w14:paraId="58419314" w14:textId="77777777" w:rsidTr="00AC5B7C">
        <w:trPr>
          <w:cantSplit/>
          <w:trHeight w:val="288"/>
        </w:trPr>
        <w:tc>
          <w:tcPr>
            <w:tcW w:w="587" w:type="dxa"/>
            <w:tcBorders>
              <w:left w:val="single" w:sz="4" w:space="0" w:color="auto"/>
            </w:tcBorders>
            <w:vAlign w:val="center"/>
          </w:tcPr>
          <w:p w14:paraId="56463429" w14:textId="1D54E4A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lastRenderedPageBreak/>
              <w:t>24</w:t>
            </w:r>
          </w:p>
        </w:tc>
        <w:tc>
          <w:tcPr>
            <w:tcW w:w="6232" w:type="dxa"/>
            <w:gridSpan w:val="6"/>
            <w:tcBorders>
              <w:right w:val="single" w:sz="4" w:space="0" w:color="auto"/>
            </w:tcBorders>
            <w:vAlign w:val="center"/>
          </w:tcPr>
          <w:p w14:paraId="5E4BFE02" w14:textId="2E43790F"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Is the Proposed Fenestration SHGC ≤ the Required Fenestration SHGC?</w:t>
            </w:r>
          </w:p>
        </w:tc>
        <w:tc>
          <w:tcPr>
            <w:tcW w:w="960" w:type="dxa"/>
            <w:tcBorders>
              <w:top w:val="single" w:sz="4" w:space="0" w:color="auto"/>
              <w:left w:val="single" w:sz="4" w:space="0" w:color="auto"/>
              <w:bottom w:val="single" w:sz="4" w:space="0" w:color="auto"/>
              <w:right w:val="single" w:sz="4" w:space="0" w:color="auto"/>
            </w:tcBorders>
            <w:vAlign w:val="center"/>
          </w:tcPr>
          <w:p w14:paraId="245C68E5" w14:textId="55FD092E" w:rsidR="000E05E8" w:rsidDel="000E05E8" w:rsidRDefault="000E05E8" w:rsidP="002A5A16">
            <w:pPr>
              <w:rPr>
                <w:rFonts w:ascii="Calibri" w:hAnsi="Calibri"/>
                <w:bCs/>
                <w:sz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9" w:type="dxa"/>
            <w:gridSpan w:val="6"/>
            <w:vMerge/>
            <w:tcBorders>
              <w:left w:val="single" w:sz="4" w:space="0" w:color="auto"/>
              <w:right w:val="single" w:sz="4" w:space="0" w:color="auto"/>
            </w:tcBorders>
            <w:vAlign w:val="center"/>
          </w:tcPr>
          <w:p w14:paraId="0830EEB0" w14:textId="77777777" w:rsidR="000E05E8" w:rsidRPr="00C24189" w:rsidRDefault="000E05E8" w:rsidP="002A5A16">
            <w:pPr>
              <w:jc w:val="center"/>
              <w:rPr>
                <w:rFonts w:ascii="Calibri" w:hAnsi="Calibri"/>
                <w:sz w:val="18"/>
                <w:szCs w:val="18"/>
              </w:rPr>
            </w:pPr>
          </w:p>
        </w:tc>
      </w:tr>
      <w:tr w:rsidR="000E05E8" w:rsidRPr="00C24189" w14:paraId="528846A2" w14:textId="77777777" w:rsidTr="00AC5B7C">
        <w:trPr>
          <w:cantSplit/>
          <w:trHeight w:val="288"/>
        </w:trPr>
        <w:tc>
          <w:tcPr>
            <w:tcW w:w="587" w:type="dxa"/>
            <w:tcBorders>
              <w:left w:val="single" w:sz="4" w:space="0" w:color="auto"/>
            </w:tcBorders>
            <w:vAlign w:val="center"/>
          </w:tcPr>
          <w:p w14:paraId="7E85BB11" w14:textId="5CD49EED"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25</w:t>
            </w:r>
          </w:p>
        </w:tc>
        <w:tc>
          <w:tcPr>
            <w:tcW w:w="6232" w:type="dxa"/>
            <w:gridSpan w:val="6"/>
            <w:tcBorders>
              <w:right w:val="single" w:sz="4" w:space="0" w:color="auto"/>
            </w:tcBorders>
            <w:vAlign w:val="center"/>
          </w:tcPr>
          <w:p w14:paraId="6B666785" w14:textId="6D8803A5"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Proposed Fenestration U-factor (Skylights)</w:t>
            </w:r>
          </w:p>
        </w:tc>
        <w:tc>
          <w:tcPr>
            <w:tcW w:w="960" w:type="dxa"/>
            <w:tcBorders>
              <w:top w:val="single" w:sz="4" w:space="0" w:color="auto"/>
              <w:left w:val="single" w:sz="4" w:space="0" w:color="auto"/>
              <w:bottom w:val="single" w:sz="4" w:space="0" w:color="auto"/>
              <w:right w:val="single" w:sz="4" w:space="0" w:color="auto"/>
            </w:tcBorders>
            <w:vAlign w:val="center"/>
          </w:tcPr>
          <w:p w14:paraId="529E4C2E" w14:textId="77777777" w:rsidR="000E05E8" w:rsidDel="000E05E8" w:rsidRDefault="000E05E8" w:rsidP="002A5A16">
            <w:pPr>
              <w:rPr>
                <w:rFonts w:ascii="Calibri" w:hAnsi="Calibri"/>
                <w:bCs/>
                <w:sz w:val="18"/>
              </w:rPr>
            </w:pPr>
          </w:p>
        </w:tc>
        <w:tc>
          <w:tcPr>
            <w:tcW w:w="6819" w:type="dxa"/>
            <w:gridSpan w:val="6"/>
            <w:vMerge/>
            <w:tcBorders>
              <w:left w:val="single" w:sz="4" w:space="0" w:color="auto"/>
              <w:right w:val="single" w:sz="4" w:space="0" w:color="auto"/>
            </w:tcBorders>
            <w:vAlign w:val="center"/>
          </w:tcPr>
          <w:p w14:paraId="1DDD6C16" w14:textId="77777777" w:rsidR="000E05E8" w:rsidRPr="00C24189" w:rsidRDefault="000E05E8" w:rsidP="002A5A16">
            <w:pPr>
              <w:jc w:val="center"/>
              <w:rPr>
                <w:rFonts w:ascii="Calibri" w:hAnsi="Calibri"/>
                <w:sz w:val="18"/>
                <w:szCs w:val="18"/>
              </w:rPr>
            </w:pPr>
          </w:p>
        </w:tc>
      </w:tr>
      <w:tr w:rsidR="000E05E8" w:rsidRPr="00C24189" w14:paraId="1D08A11C" w14:textId="77777777" w:rsidTr="00AC5B7C">
        <w:trPr>
          <w:cantSplit/>
          <w:trHeight w:val="288"/>
        </w:trPr>
        <w:tc>
          <w:tcPr>
            <w:tcW w:w="587" w:type="dxa"/>
            <w:tcBorders>
              <w:left w:val="single" w:sz="4" w:space="0" w:color="auto"/>
            </w:tcBorders>
            <w:vAlign w:val="center"/>
          </w:tcPr>
          <w:p w14:paraId="583C1428" w14:textId="63E1D624"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26</w:t>
            </w:r>
          </w:p>
        </w:tc>
        <w:tc>
          <w:tcPr>
            <w:tcW w:w="6232" w:type="dxa"/>
            <w:gridSpan w:val="6"/>
            <w:tcBorders>
              <w:right w:val="single" w:sz="4" w:space="0" w:color="auto"/>
            </w:tcBorders>
            <w:vAlign w:val="center"/>
          </w:tcPr>
          <w:p w14:paraId="13DE2DFB" w14:textId="1600D0EC"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Required Fenestration U-factor (Skylights)</w:t>
            </w:r>
          </w:p>
        </w:tc>
        <w:tc>
          <w:tcPr>
            <w:tcW w:w="960" w:type="dxa"/>
            <w:tcBorders>
              <w:top w:val="single" w:sz="4" w:space="0" w:color="auto"/>
              <w:left w:val="single" w:sz="4" w:space="0" w:color="auto"/>
              <w:bottom w:val="single" w:sz="4" w:space="0" w:color="auto"/>
              <w:right w:val="single" w:sz="4" w:space="0" w:color="auto"/>
            </w:tcBorders>
            <w:vAlign w:val="center"/>
          </w:tcPr>
          <w:p w14:paraId="4D96BBCB" w14:textId="77777777" w:rsidR="000E05E8" w:rsidDel="000E05E8" w:rsidRDefault="000E05E8" w:rsidP="002A5A16">
            <w:pPr>
              <w:rPr>
                <w:rFonts w:ascii="Calibri" w:hAnsi="Calibri"/>
                <w:bCs/>
                <w:sz w:val="18"/>
              </w:rPr>
            </w:pPr>
          </w:p>
        </w:tc>
        <w:tc>
          <w:tcPr>
            <w:tcW w:w="6819" w:type="dxa"/>
            <w:gridSpan w:val="6"/>
            <w:vMerge/>
            <w:tcBorders>
              <w:left w:val="single" w:sz="4" w:space="0" w:color="auto"/>
              <w:right w:val="single" w:sz="4" w:space="0" w:color="auto"/>
            </w:tcBorders>
            <w:vAlign w:val="center"/>
          </w:tcPr>
          <w:p w14:paraId="2AAF2AC5" w14:textId="77777777" w:rsidR="000E05E8" w:rsidRPr="00C24189" w:rsidRDefault="000E05E8" w:rsidP="002A5A16">
            <w:pPr>
              <w:jc w:val="center"/>
              <w:rPr>
                <w:rFonts w:ascii="Calibri" w:hAnsi="Calibri"/>
                <w:sz w:val="18"/>
                <w:szCs w:val="18"/>
              </w:rPr>
            </w:pPr>
          </w:p>
        </w:tc>
      </w:tr>
      <w:tr w:rsidR="000E05E8" w:rsidRPr="00C24189" w14:paraId="732ACB9F" w14:textId="77777777" w:rsidTr="00AC5B7C">
        <w:trPr>
          <w:cantSplit/>
          <w:trHeight w:val="288"/>
        </w:trPr>
        <w:tc>
          <w:tcPr>
            <w:tcW w:w="587" w:type="dxa"/>
            <w:tcBorders>
              <w:left w:val="single" w:sz="4" w:space="0" w:color="auto"/>
            </w:tcBorders>
            <w:vAlign w:val="center"/>
          </w:tcPr>
          <w:p w14:paraId="7E3F208C" w14:textId="69E1206E"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27</w:t>
            </w:r>
          </w:p>
        </w:tc>
        <w:tc>
          <w:tcPr>
            <w:tcW w:w="6232" w:type="dxa"/>
            <w:gridSpan w:val="6"/>
            <w:tcBorders>
              <w:right w:val="single" w:sz="4" w:space="0" w:color="auto"/>
            </w:tcBorders>
            <w:vAlign w:val="center"/>
          </w:tcPr>
          <w:p w14:paraId="56D0A673" w14:textId="7B3048B6"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Is the proposed Fenestration U-factor ≤ the Required Fenestration U-factor?</w:t>
            </w:r>
          </w:p>
        </w:tc>
        <w:tc>
          <w:tcPr>
            <w:tcW w:w="960" w:type="dxa"/>
            <w:tcBorders>
              <w:top w:val="single" w:sz="4" w:space="0" w:color="auto"/>
              <w:left w:val="single" w:sz="4" w:space="0" w:color="auto"/>
              <w:bottom w:val="single" w:sz="4" w:space="0" w:color="auto"/>
              <w:right w:val="single" w:sz="4" w:space="0" w:color="auto"/>
            </w:tcBorders>
            <w:vAlign w:val="center"/>
          </w:tcPr>
          <w:p w14:paraId="1D8E72E7" w14:textId="67560D4A" w:rsidR="000E05E8" w:rsidDel="000E05E8" w:rsidRDefault="000E05E8" w:rsidP="002A5A16">
            <w:pPr>
              <w:rPr>
                <w:rFonts w:ascii="Calibri" w:hAnsi="Calibri"/>
                <w:bCs/>
                <w:sz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9" w:type="dxa"/>
            <w:gridSpan w:val="6"/>
            <w:vMerge/>
            <w:tcBorders>
              <w:left w:val="single" w:sz="4" w:space="0" w:color="auto"/>
              <w:right w:val="single" w:sz="4" w:space="0" w:color="auto"/>
            </w:tcBorders>
            <w:vAlign w:val="center"/>
          </w:tcPr>
          <w:p w14:paraId="7CDADBAF" w14:textId="77777777" w:rsidR="000E05E8" w:rsidRPr="00C24189" w:rsidRDefault="000E05E8" w:rsidP="002A5A16">
            <w:pPr>
              <w:jc w:val="center"/>
              <w:rPr>
                <w:rFonts w:ascii="Calibri" w:hAnsi="Calibri"/>
                <w:sz w:val="18"/>
                <w:szCs w:val="18"/>
              </w:rPr>
            </w:pPr>
          </w:p>
        </w:tc>
      </w:tr>
      <w:tr w:rsidR="000E05E8" w:rsidRPr="00C24189" w14:paraId="0C1272A2" w14:textId="77777777" w:rsidTr="00AC5B7C">
        <w:trPr>
          <w:cantSplit/>
          <w:trHeight w:val="288"/>
        </w:trPr>
        <w:tc>
          <w:tcPr>
            <w:tcW w:w="587" w:type="dxa"/>
            <w:tcBorders>
              <w:left w:val="single" w:sz="4" w:space="0" w:color="auto"/>
            </w:tcBorders>
            <w:vAlign w:val="center"/>
          </w:tcPr>
          <w:p w14:paraId="2EC70F41" w14:textId="7CA617BD"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28</w:t>
            </w:r>
          </w:p>
        </w:tc>
        <w:tc>
          <w:tcPr>
            <w:tcW w:w="6232" w:type="dxa"/>
            <w:gridSpan w:val="6"/>
            <w:tcBorders>
              <w:right w:val="single" w:sz="4" w:space="0" w:color="auto"/>
            </w:tcBorders>
            <w:vAlign w:val="center"/>
          </w:tcPr>
          <w:p w14:paraId="25A0F3D3" w14:textId="12760652"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Proposed Fenestration SHGC</w:t>
            </w:r>
          </w:p>
        </w:tc>
        <w:tc>
          <w:tcPr>
            <w:tcW w:w="960" w:type="dxa"/>
            <w:tcBorders>
              <w:top w:val="single" w:sz="4" w:space="0" w:color="auto"/>
              <w:left w:val="single" w:sz="4" w:space="0" w:color="auto"/>
              <w:bottom w:val="single" w:sz="4" w:space="0" w:color="auto"/>
              <w:right w:val="single" w:sz="4" w:space="0" w:color="auto"/>
            </w:tcBorders>
            <w:vAlign w:val="center"/>
          </w:tcPr>
          <w:p w14:paraId="2AB6BCDF" w14:textId="77777777" w:rsidR="000E05E8" w:rsidDel="000E05E8" w:rsidRDefault="000E05E8" w:rsidP="002A5A16">
            <w:pPr>
              <w:rPr>
                <w:rFonts w:ascii="Calibri" w:hAnsi="Calibri"/>
                <w:bCs/>
                <w:sz w:val="18"/>
              </w:rPr>
            </w:pPr>
          </w:p>
        </w:tc>
        <w:tc>
          <w:tcPr>
            <w:tcW w:w="6819" w:type="dxa"/>
            <w:gridSpan w:val="6"/>
            <w:vMerge/>
            <w:tcBorders>
              <w:left w:val="single" w:sz="4" w:space="0" w:color="auto"/>
              <w:right w:val="single" w:sz="4" w:space="0" w:color="auto"/>
            </w:tcBorders>
            <w:vAlign w:val="center"/>
          </w:tcPr>
          <w:p w14:paraId="3F787AF9" w14:textId="77777777" w:rsidR="000E05E8" w:rsidRPr="00C24189" w:rsidRDefault="000E05E8" w:rsidP="002A5A16">
            <w:pPr>
              <w:jc w:val="center"/>
              <w:rPr>
                <w:rFonts w:ascii="Calibri" w:hAnsi="Calibri"/>
                <w:sz w:val="18"/>
                <w:szCs w:val="18"/>
              </w:rPr>
            </w:pPr>
          </w:p>
        </w:tc>
      </w:tr>
      <w:tr w:rsidR="000E05E8" w:rsidRPr="00C24189" w14:paraId="6949696D" w14:textId="77777777" w:rsidTr="00AC5B7C">
        <w:trPr>
          <w:cantSplit/>
          <w:trHeight w:val="288"/>
        </w:trPr>
        <w:tc>
          <w:tcPr>
            <w:tcW w:w="587" w:type="dxa"/>
            <w:tcBorders>
              <w:left w:val="single" w:sz="4" w:space="0" w:color="auto"/>
            </w:tcBorders>
            <w:vAlign w:val="center"/>
          </w:tcPr>
          <w:p w14:paraId="6219C4AF" w14:textId="09FC3773"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29</w:t>
            </w:r>
          </w:p>
        </w:tc>
        <w:tc>
          <w:tcPr>
            <w:tcW w:w="6232" w:type="dxa"/>
            <w:gridSpan w:val="6"/>
            <w:tcBorders>
              <w:right w:val="single" w:sz="4" w:space="0" w:color="auto"/>
            </w:tcBorders>
            <w:vAlign w:val="center"/>
          </w:tcPr>
          <w:p w14:paraId="119B567A" w14:textId="54DD26FE"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Required Fenestration SHGC</w:t>
            </w:r>
          </w:p>
        </w:tc>
        <w:tc>
          <w:tcPr>
            <w:tcW w:w="960" w:type="dxa"/>
            <w:tcBorders>
              <w:top w:val="single" w:sz="4" w:space="0" w:color="auto"/>
              <w:left w:val="single" w:sz="4" w:space="0" w:color="auto"/>
              <w:bottom w:val="single" w:sz="4" w:space="0" w:color="auto"/>
              <w:right w:val="single" w:sz="4" w:space="0" w:color="auto"/>
            </w:tcBorders>
            <w:vAlign w:val="center"/>
          </w:tcPr>
          <w:p w14:paraId="0F514530" w14:textId="77777777" w:rsidR="000E05E8" w:rsidDel="000E05E8" w:rsidRDefault="000E05E8" w:rsidP="002A5A16">
            <w:pPr>
              <w:rPr>
                <w:rFonts w:ascii="Calibri" w:hAnsi="Calibri"/>
                <w:bCs/>
                <w:sz w:val="18"/>
              </w:rPr>
            </w:pPr>
          </w:p>
        </w:tc>
        <w:tc>
          <w:tcPr>
            <w:tcW w:w="6819" w:type="dxa"/>
            <w:gridSpan w:val="6"/>
            <w:vMerge/>
            <w:tcBorders>
              <w:left w:val="single" w:sz="4" w:space="0" w:color="auto"/>
              <w:right w:val="single" w:sz="4" w:space="0" w:color="auto"/>
            </w:tcBorders>
            <w:vAlign w:val="center"/>
          </w:tcPr>
          <w:p w14:paraId="3BD80520" w14:textId="77777777" w:rsidR="000E05E8" w:rsidRPr="00C24189" w:rsidRDefault="000E05E8" w:rsidP="002A5A16">
            <w:pPr>
              <w:jc w:val="center"/>
              <w:rPr>
                <w:rFonts w:ascii="Calibri" w:hAnsi="Calibri"/>
                <w:sz w:val="18"/>
                <w:szCs w:val="18"/>
              </w:rPr>
            </w:pPr>
          </w:p>
        </w:tc>
      </w:tr>
      <w:tr w:rsidR="000E05E8" w:rsidRPr="00C24189" w14:paraId="454BDA23" w14:textId="77777777" w:rsidTr="00AC5B7C">
        <w:trPr>
          <w:cantSplit/>
          <w:trHeight w:val="288"/>
        </w:trPr>
        <w:tc>
          <w:tcPr>
            <w:tcW w:w="587" w:type="dxa"/>
            <w:tcBorders>
              <w:left w:val="single" w:sz="4" w:space="0" w:color="auto"/>
            </w:tcBorders>
            <w:vAlign w:val="center"/>
          </w:tcPr>
          <w:p w14:paraId="4FBE8B74" w14:textId="2BE7FC3D"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30</w:t>
            </w:r>
          </w:p>
        </w:tc>
        <w:tc>
          <w:tcPr>
            <w:tcW w:w="6232" w:type="dxa"/>
            <w:gridSpan w:val="6"/>
            <w:tcBorders>
              <w:right w:val="single" w:sz="4" w:space="0" w:color="auto"/>
            </w:tcBorders>
            <w:vAlign w:val="center"/>
          </w:tcPr>
          <w:p w14:paraId="5BF8AEFD" w14:textId="655A585E"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Is the Proposed Fenestration SHGC ≤ the Required Fenestration SHGC?</w:t>
            </w:r>
          </w:p>
        </w:tc>
        <w:tc>
          <w:tcPr>
            <w:tcW w:w="960" w:type="dxa"/>
            <w:tcBorders>
              <w:top w:val="single" w:sz="4" w:space="0" w:color="auto"/>
              <w:left w:val="single" w:sz="4" w:space="0" w:color="auto"/>
              <w:bottom w:val="single" w:sz="4" w:space="0" w:color="auto"/>
              <w:right w:val="single" w:sz="4" w:space="0" w:color="auto"/>
            </w:tcBorders>
            <w:vAlign w:val="center"/>
          </w:tcPr>
          <w:p w14:paraId="6E5E158C" w14:textId="6B48B914" w:rsidR="000E05E8" w:rsidDel="000E05E8" w:rsidRDefault="000E05E8" w:rsidP="002A5A16">
            <w:pPr>
              <w:rPr>
                <w:rFonts w:ascii="Calibri" w:hAnsi="Calibri"/>
                <w:bCs/>
                <w:sz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9" w:type="dxa"/>
            <w:gridSpan w:val="6"/>
            <w:vMerge/>
            <w:tcBorders>
              <w:left w:val="single" w:sz="4" w:space="0" w:color="auto"/>
              <w:bottom w:val="single" w:sz="4" w:space="0" w:color="auto"/>
              <w:right w:val="single" w:sz="4" w:space="0" w:color="auto"/>
            </w:tcBorders>
            <w:vAlign w:val="center"/>
          </w:tcPr>
          <w:p w14:paraId="2A6D7C72" w14:textId="77777777" w:rsidR="000E05E8" w:rsidRPr="00C24189" w:rsidRDefault="000E05E8" w:rsidP="002A5A16">
            <w:pPr>
              <w:jc w:val="center"/>
              <w:rPr>
                <w:rFonts w:ascii="Calibri" w:hAnsi="Calibri"/>
                <w:sz w:val="18"/>
                <w:szCs w:val="18"/>
              </w:rPr>
            </w:pPr>
          </w:p>
        </w:tc>
      </w:tr>
    </w:tbl>
    <w:p w14:paraId="0F67DE3B" w14:textId="77777777" w:rsidR="00083D97" w:rsidRDefault="00083D97"/>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0"/>
        <w:gridCol w:w="3649"/>
        <w:gridCol w:w="3650"/>
        <w:gridCol w:w="3649"/>
      </w:tblGrid>
      <w:tr w:rsidR="002A5A16" w:rsidRPr="00C05188" w14:paraId="04F91EF3" w14:textId="77777777" w:rsidTr="002A5A16">
        <w:trPr>
          <w:cantSplit/>
          <w:trHeight w:val="348"/>
        </w:trPr>
        <w:tc>
          <w:tcPr>
            <w:tcW w:w="14598" w:type="dxa"/>
            <w:gridSpan w:val="4"/>
            <w:tcBorders>
              <w:top w:val="single" w:sz="4" w:space="0" w:color="auto"/>
              <w:left w:val="single" w:sz="4" w:space="0" w:color="auto"/>
              <w:bottom w:val="single" w:sz="4" w:space="0" w:color="auto"/>
              <w:right w:val="single" w:sz="4" w:space="0" w:color="auto"/>
            </w:tcBorders>
            <w:shd w:val="clear" w:color="auto" w:fill="auto"/>
          </w:tcPr>
          <w:p w14:paraId="3998C874" w14:textId="58714954" w:rsidR="002A5A16" w:rsidRDefault="002A5A16" w:rsidP="002A5A16">
            <w:pPr>
              <w:keepNext/>
              <w:rPr>
                <w:rFonts w:ascii="Calibri" w:eastAsia="Calibri" w:hAnsi="Calibri"/>
                <w:b/>
                <w:sz w:val="22"/>
                <w:szCs w:val="22"/>
              </w:rPr>
            </w:pPr>
            <w:r>
              <w:rPr>
                <w:rFonts w:ascii="Calibri" w:eastAsia="Calibri" w:hAnsi="Calibri"/>
                <w:b/>
                <w:sz w:val="22"/>
                <w:szCs w:val="22"/>
              </w:rPr>
              <w:lastRenderedPageBreak/>
              <w:t>G</w:t>
            </w:r>
            <w:r w:rsidRPr="00C24189">
              <w:rPr>
                <w:rFonts w:ascii="Calibri" w:eastAsia="Calibri" w:hAnsi="Calibri"/>
                <w:b/>
                <w:sz w:val="22"/>
                <w:szCs w:val="22"/>
              </w:rPr>
              <w:t xml:space="preserve">. </w:t>
            </w:r>
            <w:r w:rsidR="000E05E8">
              <w:rPr>
                <w:rFonts w:ascii="Calibri" w:eastAsia="Calibri" w:hAnsi="Calibri"/>
                <w:b/>
                <w:sz w:val="22"/>
                <w:szCs w:val="22"/>
              </w:rPr>
              <w:t>Space Conditioning (SC) Systems – Heating/Cooling</w:t>
            </w:r>
            <w:r w:rsidRPr="00C24189">
              <w:rPr>
                <w:rFonts w:ascii="Calibri" w:eastAsia="Calibri" w:hAnsi="Calibri"/>
                <w:b/>
                <w:sz w:val="22"/>
                <w:szCs w:val="22"/>
              </w:rPr>
              <w:t xml:space="preserve"> </w:t>
            </w:r>
            <w:r w:rsidRPr="00F62A38">
              <w:rPr>
                <w:rFonts w:ascii="Calibri" w:eastAsia="Calibri" w:hAnsi="Calibri"/>
                <w:sz w:val="22"/>
                <w:szCs w:val="22"/>
              </w:rPr>
              <w:t xml:space="preserve">(Prescriptive </w:t>
            </w:r>
            <w:r w:rsidR="000E05E8" w:rsidRPr="00F62A38">
              <w:rPr>
                <w:rFonts w:ascii="Calibri" w:eastAsia="Calibri" w:hAnsi="Calibri"/>
                <w:sz w:val="22"/>
                <w:szCs w:val="22"/>
              </w:rPr>
              <w:t>S</w:t>
            </w:r>
            <w:r w:rsidRPr="00F62A38">
              <w:rPr>
                <w:rFonts w:ascii="Calibri" w:eastAsia="Calibri" w:hAnsi="Calibri"/>
                <w:sz w:val="22"/>
                <w:szCs w:val="22"/>
              </w:rPr>
              <w:t>ection 150.2(b))</w:t>
            </w:r>
          </w:p>
          <w:p w14:paraId="354ECEB3" w14:textId="2A3BD46E" w:rsidR="002A5A16" w:rsidRPr="000A51C2" w:rsidRDefault="002A5A16" w:rsidP="002A5A16">
            <w:pPr>
              <w:keepNext/>
              <w:rPr>
                <w:rFonts w:ascii="Calibri" w:eastAsia="Calibri" w:hAnsi="Calibri"/>
                <w:sz w:val="18"/>
                <w:szCs w:val="22"/>
              </w:rPr>
            </w:pPr>
            <w:r w:rsidRPr="000A51C2">
              <w:rPr>
                <w:rFonts w:ascii="Calibri" w:eastAsia="Calibri" w:hAnsi="Calibri"/>
                <w:sz w:val="18"/>
                <w:szCs w:val="22"/>
              </w:rPr>
              <w:t xml:space="preserve">Alterations to Space Conditioning Systems shall be exempt from HERS verification requirements as prerequisite for use of the CF1R-ALT-05 and CF2R- ALT-05 </w:t>
            </w:r>
            <w:del w:id="34" w:author="Shewmaker, Michael@Energy" w:date="2021-12-27T16:19:00Z">
              <w:r w:rsidRPr="000A51C2" w:rsidDel="001C50F3">
                <w:rPr>
                  <w:rFonts w:ascii="Calibri" w:eastAsia="Calibri" w:hAnsi="Calibri"/>
                  <w:sz w:val="18"/>
                  <w:szCs w:val="22"/>
                </w:rPr>
                <w:delText>C</w:delText>
              </w:r>
            </w:del>
            <w:ins w:id="35" w:author="Shewmaker, Michael@Energy" w:date="2021-12-27T16:19:00Z">
              <w:r w:rsidR="001C50F3">
                <w:rPr>
                  <w:rFonts w:ascii="Calibri" w:eastAsia="Calibri" w:hAnsi="Calibri"/>
                  <w:sz w:val="18"/>
                  <w:szCs w:val="22"/>
                </w:rPr>
                <w:t>c</w:t>
              </w:r>
            </w:ins>
            <w:r w:rsidRPr="000A51C2">
              <w:rPr>
                <w:rFonts w:ascii="Calibri" w:eastAsia="Calibri" w:hAnsi="Calibri"/>
                <w:sz w:val="18"/>
                <w:szCs w:val="22"/>
              </w:rPr>
              <w:t xml:space="preserve">ompliance </w:t>
            </w:r>
            <w:del w:id="36" w:author="Shewmaker, Michael@Energy" w:date="2021-12-27T16:19:00Z">
              <w:r w:rsidRPr="000A51C2" w:rsidDel="001C50F3">
                <w:rPr>
                  <w:rFonts w:ascii="Calibri" w:eastAsia="Calibri" w:hAnsi="Calibri"/>
                  <w:sz w:val="18"/>
                  <w:szCs w:val="22"/>
                </w:rPr>
                <w:delText>D</w:delText>
              </w:r>
            </w:del>
            <w:ins w:id="37" w:author="Shewmaker, Michael@Energy" w:date="2021-12-27T16:19:00Z">
              <w:r w:rsidR="001C50F3">
                <w:rPr>
                  <w:rFonts w:ascii="Calibri" w:eastAsia="Calibri" w:hAnsi="Calibri"/>
                  <w:sz w:val="18"/>
                  <w:szCs w:val="22"/>
                </w:rPr>
                <w:t>d</w:t>
              </w:r>
            </w:ins>
            <w:r w:rsidRPr="000A51C2">
              <w:rPr>
                <w:rFonts w:ascii="Calibri" w:eastAsia="Calibri" w:hAnsi="Calibri"/>
                <w:sz w:val="18"/>
                <w:szCs w:val="22"/>
              </w:rPr>
              <w:t>ocuments.  If new space conditioning systems are installed or existing systems are altered and are not exempt from HERS verification, then a CF1R-ALT-0</w:t>
            </w:r>
            <w:r w:rsidR="00D15B9B">
              <w:rPr>
                <w:rFonts w:ascii="Calibri" w:eastAsia="Calibri" w:hAnsi="Calibri"/>
                <w:sz w:val="18"/>
                <w:szCs w:val="22"/>
              </w:rPr>
              <w:t>2</w:t>
            </w:r>
            <w:r w:rsidRPr="000A51C2">
              <w:rPr>
                <w:rFonts w:ascii="Calibri" w:eastAsia="Calibri" w:hAnsi="Calibri"/>
                <w:sz w:val="18"/>
                <w:szCs w:val="22"/>
              </w:rPr>
              <w:t xml:space="preserve"> shall be completed and registered with a HERS Provider Data Registry.  In each row below for each dwelling unit in the building, check the box that indicates the exemption from HERS verification compliance:</w:t>
            </w:r>
          </w:p>
          <w:p w14:paraId="2B5C8A96" w14:textId="77777777" w:rsidR="002A5A16" w:rsidRPr="000A51C2" w:rsidRDefault="002A5A16" w:rsidP="002A5A16">
            <w:pPr>
              <w:keepNext/>
              <w:rPr>
                <w:rFonts w:ascii="Calibri" w:eastAsia="Calibri" w:hAnsi="Calibri"/>
                <w:sz w:val="18"/>
                <w:szCs w:val="22"/>
              </w:rPr>
            </w:pPr>
            <w:r w:rsidRPr="000A51C2">
              <w:rPr>
                <w:rFonts w:ascii="Calibri" w:eastAsia="Calibri" w:hAnsi="Calibri"/>
                <w:sz w:val="18"/>
                <w:szCs w:val="22"/>
              </w:rPr>
              <w:sym w:font="Wingdings" w:char="F06F"/>
            </w:r>
            <w:r w:rsidRPr="000A51C2">
              <w:rPr>
                <w:rFonts w:ascii="Calibri" w:eastAsia="Calibri" w:hAnsi="Calibri"/>
                <w:sz w:val="18"/>
                <w:szCs w:val="22"/>
              </w:rPr>
              <w:t xml:space="preserve">  a:  space conditioning system was not </w:t>
            </w:r>
            <w:proofErr w:type="gramStart"/>
            <w:r w:rsidRPr="000A51C2">
              <w:rPr>
                <w:rFonts w:ascii="Calibri" w:eastAsia="Calibri" w:hAnsi="Calibri"/>
                <w:sz w:val="18"/>
                <w:szCs w:val="22"/>
              </w:rPr>
              <w:t>altered;</w:t>
            </w:r>
            <w:proofErr w:type="gramEnd"/>
          </w:p>
          <w:p w14:paraId="183D6301" w14:textId="1DD111FE" w:rsidR="002A5A16" w:rsidRPr="000A51C2" w:rsidRDefault="002A5A16" w:rsidP="002A5A16">
            <w:pPr>
              <w:keepNext/>
              <w:rPr>
                <w:rFonts w:ascii="Calibri" w:eastAsia="Calibri" w:hAnsi="Calibri"/>
                <w:sz w:val="18"/>
                <w:szCs w:val="22"/>
              </w:rPr>
            </w:pPr>
            <w:r w:rsidRPr="000A51C2">
              <w:rPr>
                <w:rFonts w:ascii="Calibri" w:eastAsia="Calibri" w:hAnsi="Calibri"/>
                <w:sz w:val="18"/>
                <w:szCs w:val="22"/>
              </w:rPr>
              <w:sym w:font="Wingdings" w:char="F06F"/>
            </w:r>
            <w:r w:rsidRPr="000A51C2">
              <w:rPr>
                <w:rFonts w:ascii="Calibri" w:eastAsia="Calibri" w:hAnsi="Calibri"/>
                <w:sz w:val="18"/>
                <w:szCs w:val="22"/>
              </w:rPr>
              <w:t xml:space="preserve">  b:  less than </w:t>
            </w:r>
            <w:del w:id="38" w:author="Shewmaker, Michael@Energy" w:date="2021-12-27T16:19:00Z">
              <w:r w:rsidRPr="000A51C2" w:rsidDel="001C50F3">
                <w:rPr>
                  <w:rFonts w:ascii="Calibri" w:eastAsia="Calibri" w:hAnsi="Calibri"/>
                  <w:sz w:val="18"/>
                  <w:szCs w:val="22"/>
                </w:rPr>
                <w:delText>40</w:delText>
              </w:r>
            </w:del>
            <w:ins w:id="39" w:author="Shewmaker, Michael@Energy" w:date="2021-12-27T16:19:00Z">
              <w:r w:rsidR="001C50F3">
                <w:rPr>
                  <w:rFonts w:ascii="Calibri" w:eastAsia="Calibri" w:hAnsi="Calibri"/>
                  <w:sz w:val="18"/>
                  <w:szCs w:val="22"/>
                </w:rPr>
                <w:t>25</w:t>
              </w:r>
            </w:ins>
            <w:r w:rsidRPr="000A51C2">
              <w:rPr>
                <w:rFonts w:ascii="Calibri" w:eastAsia="Calibri" w:hAnsi="Calibri"/>
                <w:sz w:val="18"/>
                <w:szCs w:val="22"/>
              </w:rPr>
              <w:t xml:space="preserve"> ft of ducts </w:t>
            </w:r>
            <w:proofErr w:type="gramStart"/>
            <w:r w:rsidRPr="000A51C2">
              <w:rPr>
                <w:rFonts w:ascii="Calibri" w:eastAsia="Calibri" w:hAnsi="Calibri"/>
                <w:sz w:val="18"/>
                <w:szCs w:val="22"/>
              </w:rPr>
              <w:t>were</w:t>
            </w:r>
            <w:proofErr w:type="gramEnd"/>
            <w:r w:rsidRPr="000A51C2">
              <w:rPr>
                <w:rFonts w:ascii="Calibri" w:eastAsia="Calibri" w:hAnsi="Calibri"/>
                <w:sz w:val="18"/>
                <w:szCs w:val="22"/>
              </w:rPr>
              <w:t xml:space="preserve"> added or replaced; </w:t>
            </w:r>
          </w:p>
          <w:p w14:paraId="060BCDEC" w14:textId="77777777" w:rsidR="002A5A16" w:rsidRPr="000A51C2" w:rsidRDefault="002A5A16" w:rsidP="002A5A16">
            <w:pPr>
              <w:keepNext/>
              <w:rPr>
                <w:rFonts w:ascii="Calibri" w:eastAsia="Calibri" w:hAnsi="Calibri"/>
                <w:sz w:val="18"/>
                <w:szCs w:val="22"/>
              </w:rPr>
            </w:pPr>
            <w:r w:rsidRPr="000A51C2">
              <w:rPr>
                <w:rFonts w:ascii="Calibri" w:eastAsia="Calibri" w:hAnsi="Calibri"/>
                <w:sz w:val="18"/>
                <w:szCs w:val="22"/>
              </w:rPr>
              <w:sym w:font="Wingdings" w:char="F06F"/>
            </w:r>
            <w:r w:rsidRPr="000A51C2">
              <w:rPr>
                <w:rFonts w:ascii="Calibri" w:eastAsia="Calibri" w:hAnsi="Calibri"/>
                <w:sz w:val="18"/>
                <w:szCs w:val="22"/>
              </w:rPr>
              <w:t xml:space="preserve">  c</w:t>
            </w:r>
            <w:proofErr w:type="gramStart"/>
            <w:r w:rsidRPr="000A51C2">
              <w:rPr>
                <w:rFonts w:ascii="Calibri" w:eastAsia="Calibri" w:hAnsi="Calibri"/>
                <w:sz w:val="18"/>
                <w:szCs w:val="22"/>
              </w:rPr>
              <w:t>:  (</w:t>
            </w:r>
            <w:proofErr w:type="gramEnd"/>
            <w:r w:rsidRPr="000A51C2">
              <w:rPr>
                <w:rFonts w:ascii="Calibri" w:eastAsia="Calibri" w:hAnsi="Calibri"/>
                <w:sz w:val="18"/>
                <w:szCs w:val="22"/>
              </w:rPr>
              <w:t>exempt from duct leakage testing) if:  the existing duct system was insulated with asbestos;</w:t>
            </w:r>
          </w:p>
          <w:p w14:paraId="0DE77ED3" w14:textId="77777777" w:rsidR="002A5A16" w:rsidRPr="00C05188" w:rsidRDefault="002A5A16" w:rsidP="002A5A16">
            <w:pPr>
              <w:keepNext/>
              <w:rPr>
                <w:rFonts w:ascii="Calibri" w:eastAsia="Calibri" w:hAnsi="Calibri"/>
                <w:b/>
                <w:sz w:val="22"/>
                <w:szCs w:val="22"/>
              </w:rPr>
            </w:pPr>
            <w:r w:rsidRPr="000A51C2">
              <w:rPr>
                <w:rFonts w:ascii="Calibri" w:eastAsia="Calibri" w:hAnsi="Calibri"/>
                <w:sz w:val="18"/>
                <w:szCs w:val="22"/>
              </w:rPr>
              <w:sym w:font="Wingdings" w:char="F06F"/>
            </w:r>
            <w:r w:rsidRPr="000A51C2">
              <w:rPr>
                <w:rFonts w:ascii="Calibri" w:eastAsia="Calibri" w:hAnsi="Calibri"/>
                <w:sz w:val="18"/>
                <w:szCs w:val="22"/>
              </w:rPr>
              <w:t xml:space="preserve">  d</w:t>
            </w:r>
            <w:proofErr w:type="gramStart"/>
            <w:r w:rsidRPr="000A51C2">
              <w:rPr>
                <w:rFonts w:ascii="Calibri" w:eastAsia="Calibri" w:hAnsi="Calibri"/>
                <w:sz w:val="18"/>
                <w:szCs w:val="22"/>
              </w:rPr>
              <w:t>:  (</w:t>
            </w:r>
            <w:proofErr w:type="gramEnd"/>
            <w:r w:rsidRPr="000A51C2">
              <w:rPr>
                <w:rFonts w:ascii="Calibri" w:eastAsia="Calibri" w:hAnsi="Calibri"/>
                <w:sz w:val="18"/>
                <w:szCs w:val="22"/>
              </w:rPr>
              <w:t>exempt from duct leakage testing) if:  the existing duct system was previously tested and passed by a HERS Rater.</w:t>
            </w:r>
          </w:p>
        </w:tc>
      </w:tr>
      <w:tr w:rsidR="00B617DE" w:rsidRPr="003E1E50" w14:paraId="697A2FE9" w14:textId="77777777" w:rsidTr="000A51C2">
        <w:trPr>
          <w:gridAfter w:val="1"/>
          <w:wAfter w:w="3649" w:type="dxa"/>
          <w:trHeight w:val="282"/>
        </w:trPr>
        <w:tc>
          <w:tcPr>
            <w:tcW w:w="3650" w:type="dxa"/>
            <w:vAlign w:val="center"/>
          </w:tcPr>
          <w:p w14:paraId="7CDF7FD5" w14:textId="7A99EC04" w:rsidR="00B617DE" w:rsidRPr="003E1E50" w:rsidRDefault="00B617DE" w:rsidP="002A5A16">
            <w:pPr>
              <w:keepNext/>
              <w:jc w:val="center"/>
              <w:rPr>
                <w:rFonts w:ascii="Calibri" w:hAnsi="Calibri"/>
                <w:sz w:val="18"/>
                <w:szCs w:val="18"/>
              </w:rPr>
            </w:pPr>
            <w:del w:id="40" w:author="Shewmaker, Michael@Energy" w:date="2021-12-27T17:28:00Z">
              <w:r w:rsidRPr="003E1E50" w:rsidDel="00B617DE">
                <w:rPr>
                  <w:rFonts w:ascii="Calibri" w:hAnsi="Calibri"/>
                  <w:sz w:val="18"/>
                  <w:szCs w:val="18"/>
                </w:rPr>
                <w:delText>02</w:delText>
              </w:r>
            </w:del>
            <w:ins w:id="41" w:author="Shewmaker, Michael@Energy" w:date="2021-12-27T17:28:00Z">
              <w:r>
                <w:rPr>
                  <w:rFonts w:ascii="Calibri" w:hAnsi="Calibri"/>
                  <w:sz w:val="18"/>
                  <w:szCs w:val="18"/>
                </w:rPr>
                <w:t>01</w:t>
              </w:r>
            </w:ins>
          </w:p>
        </w:tc>
        <w:tc>
          <w:tcPr>
            <w:tcW w:w="3649" w:type="dxa"/>
            <w:vAlign w:val="center"/>
          </w:tcPr>
          <w:p w14:paraId="2537FEB3" w14:textId="1274ADA1" w:rsidR="00B617DE" w:rsidRPr="003E1E50" w:rsidRDefault="00B617DE" w:rsidP="002A5A16">
            <w:pPr>
              <w:keepNext/>
              <w:jc w:val="center"/>
              <w:rPr>
                <w:rFonts w:ascii="Calibri" w:hAnsi="Calibri"/>
                <w:sz w:val="18"/>
                <w:szCs w:val="18"/>
              </w:rPr>
            </w:pPr>
            <w:del w:id="42" w:author="Shewmaker, Michael@Energy" w:date="2021-12-27T17:28:00Z">
              <w:r w:rsidRPr="003E1E50" w:rsidDel="00B617DE">
                <w:rPr>
                  <w:rFonts w:ascii="Calibri" w:hAnsi="Calibri"/>
                  <w:sz w:val="20"/>
                  <w:szCs w:val="20"/>
                </w:rPr>
                <w:delText>0</w:delText>
              </w:r>
              <w:r w:rsidDel="00B617DE">
                <w:rPr>
                  <w:rFonts w:ascii="Calibri" w:hAnsi="Calibri"/>
                  <w:sz w:val="20"/>
                  <w:szCs w:val="20"/>
                </w:rPr>
                <w:delText>3</w:delText>
              </w:r>
            </w:del>
            <w:ins w:id="43" w:author="Shewmaker, Michael@Energy" w:date="2021-12-27T17:28:00Z">
              <w:r>
                <w:rPr>
                  <w:rFonts w:ascii="Calibri" w:hAnsi="Calibri"/>
                  <w:sz w:val="20"/>
                  <w:szCs w:val="20"/>
                </w:rPr>
                <w:t>02</w:t>
              </w:r>
            </w:ins>
          </w:p>
        </w:tc>
        <w:tc>
          <w:tcPr>
            <w:tcW w:w="3650" w:type="dxa"/>
            <w:vAlign w:val="center"/>
          </w:tcPr>
          <w:p w14:paraId="7032D74A" w14:textId="6238097E" w:rsidR="00B617DE" w:rsidRPr="003E1E50" w:rsidRDefault="00B617DE" w:rsidP="002A5A16">
            <w:pPr>
              <w:keepNext/>
              <w:jc w:val="center"/>
              <w:rPr>
                <w:rFonts w:ascii="Calibri" w:hAnsi="Calibri"/>
                <w:sz w:val="18"/>
                <w:szCs w:val="18"/>
              </w:rPr>
            </w:pPr>
            <w:del w:id="44" w:author="Shewmaker, Michael@Energy" w:date="2021-12-27T17:28:00Z">
              <w:r w:rsidDel="00B617DE">
                <w:rPr>
                  <w:rFonts w:ascii="Calibri" w:hAnsi="Calibri"/>
                  <w:sz w:val="18"/>
                  <w:szCs w:val="18"/>
                </w:rPr>
                <w:delText>04</w:delText>
              </w:r>
            </w:del>
            <w:ins w:id="45" w:author="Shewmaker, Michael@Energy" w:date="2021-12-27T17:28:00Z">
              <w:r>
                <w:rPr>
                  <w:rFonts w:ascii="Calibri" w:hAnsi="Calibri"/>
                  <w:sz w:val="18"/>
                  <w:szCs w:val="18"/>
                </w:rPr>
                <w:t>03</w:t>
              </w:r>
            </w:ins>
          </w:p>
        </w:tc>
      </w:tr>
      <w:tr w:rsidR="00B617DE" w:rsidRPr="00697221" w14:paraId="2DA2E716" w14:textId="77777777" w:rsidTr="000A51C2">
        <w:trPr>
          <w:gridAfter w:val="1"/>
          <w:wAfter w:w="3649" w:type="dxa"/>
          <w:trHeight w:val="288"/>
        </w:trPr>
        <w:tc>
          <w:tcPr>
            <w:tcW w:w="3650" w:type="dxa"/>
            <w:vAlign w:val="center"/>
          </w:tcPr>
          <w:p w14:paraId="2C301F52" w14:textId="77777777" w:rsidR="00B617DE" w:rsidRPr="00C24189" w:rsidRDefault="00B617DE" w:rsidP="002A5A16">
            <w:pPr>
              <w:keepNext/>
              <w:jc w:val="center"/>
              <w:rPr>
                <w:rFonts w:ascii="Calibri" w:hAnsi="Calibri"/>
                <w:sz w:val="18"/>
                <w:szCs w:val="18"/>
              </w:rPr>
            </w:pPr>
            <w:r w:rsidRPr="00697221">
              <w:rPr>
                <w:rFonts w:ascii="Calibri" w:hAnsi="Calibri"/>
                <w:sz w:val="18"/>
                <w:szCs w:val="18"/>
              </w:rPr>
              <w:t>SC System Identification or Name</w:t>
            </w:r>
          </w:p>
        </w:tc>
        <w:tc>
          <w:tcPr>
            <w:tcW w:w="3649" w:type="dxa"/>
            <w:vAlign w:val="center"/>
          </w:tcPr>
          <w:p w14:paraId="4D2E5026" w14:textId="77777777" w:rsidR="00B617DE" w:rsidRPr="00697221" w:rsidRDefault="00B617DE" w:rsidP="002A5A16">
            <w:pPr>
              <w:keepNext/>
              <w:jc w:val="center"/>
              <w:rPr>
                <w:rFonts w:ascii="Calibri" w:hAnsi="Calibri"/>
                <w:sz w:val="18"/>
                <w:szCs w:val="18"/>
              </w:rPr>
            </w:pPr>
            <w:r w:rsidRPr="00697221">
              <w:rPr>
                <w:rFonts w:ascii="Calibri" w:hAnsi="Calibri"/>
                <w:sz w:val="18"/>
                <w:szCs w:val="18"/>
              </w:rPr>
              <w:t>SC System Location or Area Served</w:t>
            </w:r>
          </w:p>
        </w:tc>
        <w:tc>
          <w:tcPr>
            <w:tcW w:w="3650" w:type="dxa"/>
            <w:vAlign w:val="center"/>
          </w:tcPr>
          <w:p w14:paraId="04C5A6F6" w14:textId="77777777" w:rsidR="00B617DE" w:rsidRPr="00697221" w:rsidRDefault="00B617DE" w:rsidP="002A5A16">
            <w:pPr>
              <w:keepNext/>
              <w:jc w:val="center"/>
              <w:rPr>
                <w:rFonts w:ascii="Calibri" w:hAnsi="Calibri"/>
                <w:sz w:val="18"/>
                <w:szCs w:val="18"/>
              </w:rPr>
            </w:pPr>
            <w:r>
              <w:rPr>
                <w:rFonts w:ascii="Calibri" w:hAnsi="Calibri"/>
                <w:sz w:val="18"/>
                <w:szCs w:val="18"/>
              </w:rPr>
              <w:t>Exemption from HERS Verification</w:t>
            </w:r>
          </w:p>
        </w:tc>
      </w:tr>
      <w:tr w:rsidR="00B617DE" w:rsidRPr="00C24189" w14:paraId="238BA2AF" w14:textId="77777777" w:rsidTr="000A51C2">
        <w:trPr>
          <w:gridAfter w:val="1"/>
          <w:wAfter w:w="3649" w:type="dxa"/>
          <w:trHeight w:val="432"/>
        </w:trPr>
        <w:tc>
          <w:tcPr>
            <w:tcW w:w="3650" w:type="dxa"/>
            <w:vAlign w:val="center"/>
          </w:tcPr>
          <w:p w14:paraId="46A47C71" w14:textId="77777777" w:rsidR="00B617DE" w:rsidRPr="00C24189" w:rsidRDefault="00B617DE" w:rsidP="002A5A16">
            <w:pPr>
              <w:keepNext/>
              <w:jc w:val="center"/>
              <w:rPr>
                <w:rFonts w:ascii="Calibri" w:hAnsi="Calibri"/>
                <w:sz w:val="18"/>
                <w:szCs w:val="18"/>
              </w:rPr>
            </w:pPr>
          </w:p>
        </w:tc>
        <w:tc>
          <w:tcPr>
            <w:tcW w:w="3649" w:type="dxa"/>
            <w:vAlign w:val="center"/>
          </w:tcPr>
          <w:p w14:paraId="2F46CC20" w14:textId="77777777" w:rsidR="00B617DE" w:rsidRPr="00C24189" w:rsidRDefault="00B617DE" w:rsidP="002A5A16">
            <w:pPr>
              <w:keepNext/>
              <w:jc w:val="center"/>
              <w:rPr>
                <w:rFonts w:ascii="Calibri" w:hAnsi="Calibri"/>
                <w:sz w:val="18"/>
                <w:szCs w:val="18"/>
              </w:rPr>
            </w:pPr>
          </w:p>
        </w:tc>
        <w:tc>
          <w:tcPr>
            <w:tcW w:w="3650" w:type="dxa"/>
            <w:vAlign w:val="center"/>
          </w:tcPr>
          <w:p w14:paraId="4A11AFA1" w14:textId="77777777" w:rsidR="00B617DE" w:rsidRPr="00C24189" w:rsidRDefault="00B617DE"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B617DE" w14:paraId="3E47F81B" w14:textId="77777777" w:rsidTr="000A51C2">
        <w:trPr>
          <w:gridAfter w:val="1"/>
          <w:wAfter w:w="3649" w:type="dxa"/>
          <w:trHeight w:val="432"/>
        </w:trPr>
        <w:tc>
          <w:tcPr>
            <w:tcW w:w="3650" w:type="dxa"/>
            <w:vAlign w:val="center"/>
          </w:tcPr>
          <w:p w14:paraId="1FCD6AAB" w14:textId="77777777" w:rsidR="00B617DE" w:rsidRPr="00C24189" w:rsidRDefault="00B617DE" w:rsidP="002A5A16">
            <w:pPr>
              <w:keepNext/>
              <w:jc w:val="center"/>
              <w:rPr>
                <w:rFonts w:ascii="Calibri" w:hAnsi="Calibri"/>
                <w:sz w:val="18"/>
                <w:szCs w:val="18"/>
              </w:rPr>
            </w:pPr>
          </w:p>
        </w:tc>
        <w:tc>
          <w:tcPr>
            <w:tcW w:w="3649" w:type="dxa"/>
            <w:vAlign w:val="center"/>
          </w:tcPr>
          <w:p w14:paraId="2681E808" w14:textId="77777777" w:rsidR="00B617DE" w:rsidRPr="00C24189" w:rsidRDefault="00B617DE" w:rsidP="002A5A16">
            <w:pPr>
              <w:keepNext/>
              <w:jc w:val="center"/>
              <w:rPr>
                <w:rFonts w:ascii="Calibri" w:hAnsi="Calibri"/>
                <w:sz w:val="18"/>
                <w:szCs w:val="18"/>
              </w:rPr>
            </w:pPr>
          </w:p>
        </w:tc>
        <w:tc>
          <w:tcPr>
            <w:tcW w:w="3650" w:type="dxa"/>
            <w:vAlign w:val="center"/>
          </w:tcPr>
          <w:p w14:paraId="60AF4070" w14:textId="77777777" w:rsidR="00B617DE" w:rsidRDefault="00B617DE" w:rsidP="002A5A16">
            <w:pPr>
              <w:keepNext/>
              <w:jc w:val="center"/>
              <w:rPr>
                <w:rFonts w:ascii="Calibri" w:hAnsi="Calibri" w:cs="Tahoma"/>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B617DE" w:rsidRPr="00C24189" w14:paraId="0211151E" w14:textId="77777777" w:rsidTr="000A51C2">
        <w:trPr>
          <w:gridAfter w:val="1"/>
          <w:wAfter w:w="3649" w:type="dxa"/>
          <w:trHeight w:val="432"/>
        </w:trPr>
        <w:tc>
          <w:tcPr>
            <w:tcW w:w="3650" w:type="dxa"/>
            <w:vAlign w:val="center"/>
          </w:tcPr>
          <w:p w14:paraId="03733463" w14:textId="77777777" w:rsidR="00B617DE" w:rsidRPr="00C24189" w:rsidRDefault="00B617DE" w:rsidP="002A5A16">
            <w:pPr>
              <w:keepNext/>
              <w:jc w:val="center"/>
              <w:rPr>
                <w:rFonts w:ascii="Calibri" w:hAnsi="Calibri"/>
                <w:sz w:val="18"/>
                <w:szCs w:val="18"/>
              </w:rPr>
            </w:pPr>
          </w:p>
        </w:tc>
        <w:tc>
          <w:tcPr>
            <w:tcW w:w="3649" w:type="dxa"/>
            <w:vAlign w:val="center"/>
          </w:tcPr>
          <w:p w14:paraId="75AD5AA1" w14:textId="77777777" w:rsidR="00B617DE" w:rsidRPr="00C24189" w:rsidRDefault="00B617DE" w:rsidP="002A5A16">
            <w:pPr>
              <w:keepNext/>
              <w:jc w:val="center"/>
              <w:rPr>
                <w:rFonts w:ascii="Calibri" w:hAnsi="Calibri"/>
                <w:sz w:val="18"/>
                <w:szCs w:val="18"/>
              </w:rPr>
            </w:pPr>
          </w:p>
        </w:tc>
        <w:tc>
          <w:tcPr>
            <w:tcW w:w="3650" w:type="dxa"/>
            <w:vAlign w:val="center"/>
          </w:tcPr>
          <w:p w14:paraId="167ADA30" w14:textId="77777777" w:rsidR="00B617DE" w:rsidRPr="00C24189" w:rsidRDefault="00B617DE"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B617DE" w:rsidRPr="00C24189" w14:paraId="45E8BA51" w14:textId="77777777" w:rsidTr="000A51C2">
        <w:trPr>
          <w:gridAfter w:val="1"/>
          <w:wAfter w:w="3649" w:type="dxa"/>
          <w:trHeight w:val="432"/>
        </w:trPr>
        <w:tc>
          <w:tcPr>
            <w:tcW w:w="3650" w:type="dxa"/>
            <w:vAlign w:val="center"/>
          </w:tcPr>
          <w:p w14:paraId="67265F3A" w14:textId="77777777" w:rsidR="00B617DE" w:rsidRPr="00C24189" w:rsidRDefault="00B617DE" w:rsidP="002A5A16">
            <w:pPr>
              <w:keepNext/>
              <w:jc w:val="center"/>
              <w:rPr>
                <w:rFonts w:ascii="Calibri" w:hAnsi="Calibri"/>
                <w:sz w:val="18"/>
                <w:szCs w:val="18"/>
              </w:rPr>
            </w:pPr>
          </w:p>
        </w:tc>
        <w:tc>
          <w:tcPr>
            <w:tcW w:w="3649" w:type="dxa"/>
            <w:vAlign w:val="center"/>
          </w:tcPr>
          <w:p w14:paraId="4620104F" w14:textId="77777777" w:rsidR="00B617DE" w:rsidRPr="00C24189" w:rsidRDefault="00B617DE" w:rsidP="002A5A16">
            <w:pPr>
              <w:keepNext/>
              <w:jc w:val="center"/>
              <w:rPr>
                <w:rFonts w:ascii="Calibri" w:hAnsi="Calibri"/>
                <w:sz w:val="18"/>
                <w:szCs w:val="18"/>
              </w:rPr>
            </w:pPr>
          </w:p>
        </w:tc>
        <w:tc>
          <w:tcPr>
            <w:tcW w:w="3650" w:type="dxa"/>
            <w:vAlign w:val="center"/>
          </w:tcPr>
          <w:p w14:paraId="571E712D" w14:textId="77777777" w:rsidR="00B617DE" w:rsidRPr="00C24189" w:rsidRDefault="00B617DE"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B617DE" w:rsidRPr="00C24189" w14:paraId="2651D623" w14:textId="77777777" w:rsidTr="000A51C2">
        <w:trPr>
          <w:gridAfter w:val="1"/>
          <w:wAfter w:w="3649" w:type="dxa"/>
          <w:trHeight w:val="432"/>
        </w:trPr>
        <w:tc>
          <w:tcPr>
            <w:tcW w:w="3650" w:type="dxa"/>
            <w:vAlign w:val="center"/>
          </w:tcPr>
          <w:p w14:paraId="23D354BB" w14:textId="77777777" w:rsidR="00B617DE" w:rsidRPr="00C24189" w:rsidRDefault="00B617DE" w:rsidP="002A5A16">
            <w:pPr>
              <w:keepNext/>
              <w:jc w:val="center"/>
              <w:rPr>
                <w:rFonts w:ascii="Calibri" w:hAnsi="Calibri"/>
                <w:sz w:val="18"/>
                <w:szCs w:val="18"/>
              </w:rPr>
            </w:pPr>
          </w:p>
        </w:tc>
        <w:tc>
          <w:tcPr>
            <w:tcW w:w="3649" w:type="dxa"/>
            <w:vAlign w:val="center"/>
          </w:tcPr>
          <w:p w14:paraId="7D664EB7" w14:textId="77777777" w:rsidR="00B617DE" w:rsidRPr="00C24189" w:rsidRDefault="00B617DE" w:rsidP="002A5A16">
            <w:pPr>
              <w:keepNext/>
              <w:jc w:val="center"/>
              <w:rPr>
                <w:rFonts w:ascii="Calibri" w:hAnsi="Calibri"/>
                <w:sz w:val="18"/>
                <w:szCs w:val="18"/>
              </w:rPr>
            </w:pPr>
          </w:p>
        </w:tc>
        <w:tc>
          <w:tcPr>
            <w:tcW w:w="3650" w:type="dxa"/>
            <w:vAlign w:val="center"/>
          </w:tcPr>
          <w:p w14:paraId="58E6B8F1" w14:textId="77777777" w:rsidR="00B617DE" w:rsidRPr="00C24189" w:rsidRDefault="00B617DE"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B617DE" w:rsidRPr="00C24189" w14:paraId="3951EA2A" w14:textId="77777777" w:rsidTr="000A51C2">
        <w:trPr>
          <w:gridAfter w:val="1"/>
          <w:wAfter w:w="3649" w:type="dxa"/>
          <w:trHeight w:val="432"/>
        </w:trPr>
        <w:tc>
          <w:tcPr>
            <w:tcW w:w="3650" w:type="dxa"/>
            <w:vAlign w:val="center"/>
          </w:tcPr>
          <w:p w14:paraId="468A708D" w14:textId="77777777" w:rsidR="00B617DE" w:rsidRPr="00C24189" w:rsidRDefault="00B617DE" w:rsidP="002A5A16">
            <w:pPr>
              <w:keepNext/>
              <w:jc w:val="center"/>
              <w:rPr>
                <w:rFonts w:ascii="Calibri" w:hAnsi="Calibri"/>
                <w:sz w:val="18"/>
                <w:szCs w:val="18"/>
              </w:rPr>
            </w:pPr>
          </w:p>
        </w:tc>
        <w:tc>
          <w:tcPr>
            <w:tcW w:w="3649" w:type="dxa"/>
            <w:vAlign w:val="center"/>
          </w:tcPr>
          <w:p w14:paraId="480C9ACD" w14:textId="77777777" w:rsidR="00B617DE" w:rsidRPr="00C24189" w:rsidRDefault="00B617DE" w:rsidP="002A5A16">
            <w:pPr>
              <w:keepNext/>
              <w:jc w:val="center"/>
              <w:rPr>
                <w:rFonts w:ascii="Calibri" w:hAnsi="Calibri"/>
                <w:sz w:val="18"/>
                <w:szCs w:val="18"/>
              </w:rPr>
            </w:pPr>
          </w:p>
        </w:tc>
        <w:tc>
          <w:tcPr>
            <w:tcW w:w="3650" w:type="dxa"/>
            <w:vAlign w:val="center"/>
          </w:tcPr>
          <w:p w14:paraId="269B928D" w14:textId="77777777" w:rsidR="00B617DE" w:rsidRPr="00C24189" w:rsidRDefault="00B617DE"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B617DE" w:rsidRPr="00C24189" w14:paraId="237A9168" w14:textId="77777777" w:rsidTr="000A51C2">
        <w:trPr>
          <w:gridAfter w:val="1"/>
          <w:wAfter w:w="3649" w:type="dxa"/>
          <w:trHeight w:val="432"/>
        </w:trPr>
        <w:tc>
          <w:tcPr>
            <w:tcW w:w="3650" w:type="dxa"/>
            <w:vAlign w:val="center"/>
          </w:tcPr>
          <w:p w14:paraId="5728D7B0" w14:textId="77777777" w:rsidR="00B617DE" w:rsidRPr="00C24189" w:rsidRDefault="00B617DE" w:rsidP="002A5A16">
            <w:pPr>
              <w:keepNext/>
              <w:jc w:val="center"/>
              <w:rPr>
                <w:rFonts w:ascii="Calibri" w:hAnsi="Calibri"/>
                <w:sz w:val="18"/>
                <w:szCs w:val="18"/>
              </w:rPr>
            </w:pPr>
          </w:p>
        </w:tc>
        <w:tc>
          <w:tcPr>
            <w:tcW w:w="3649" w:type="dxa"/>
            <w:vAlign w:val="center"/>
          </w:tcPr>
          <w:p w14:paraId="54E75C1E" w14:textId="77777777" w:rsidR="00B617DE" w:rsidRPr="00C24189" w:rsidRDefault="00B617DE" w:rsidP="002A5A16">
            <w:pPr>
              <w:keepNext/>
              <w:jc w:val="center"/>
              <w:rPr>
                <w:rFonts w:ascii="Calibri" w:hAnsi="Calibri"/>
                <w:sz w:val="18"/>
                <w:szCs w:val="18"/>
              </w:rPr>
            </w:pPr>
          </w:p>
        </w:tc>
        <w:tc>
          <w:tcPr>
            <w:tcW w:w="3650" w:type="dxa"/>
            <w:vAlign w:val="center"/>
          </w:tcPr>
          <w:p w14:paraId="4AC5DB4A" w14:textId="77777777" w:rsidR="00B617DE" w:rsidRPr="00C24189" w:rsidRDefault="00B617DE"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B617DE" w:rsidRPr="00C24189" w14:paraId="3293BD32" w14:textId="77777777" w:rsidTr="000A51C2">
        <w:trPr>
          <w:gridAfter w:val="1"/>
          <w:wAfter w:w="3649" w:type="dxa"/>
          <w:trHeight w:val="432"/>
        </w:trPr>
        <w:tc>
          <w:tcPr>
            <w:tcW w:w="3650" w:type="dxa"/>
            <w:vAlign w:val="center"/>
          </w:tcPr>
          <w:p w14:paraId="323F0853" w14:textId="77777777" w:rsidR="00B617DE" w:rsidRPr="00C24189" w:rsidRDefault="00B617DE" w:rsidP="002A5A16">
            <w:pPr>
              <w:keepNext/>
              <w:jc w:val="center"/>
              <w:rPr>
                <w:rFonts w:ascii="Calibri" w:hAnsi="Calibri"/>
                <w:sz w:val="18"/>
                <w:szCs w:val="18"/>
              </w:rPr>
            </w:pPr>
          </w:p>
        </w:tc>
        <w:tc>
          <w:tcPr>
            <w:tcW w:w="3649" w:type="dxa"/>
            <w:vAlign w:val="center"/>
          </w:tcPr>
          <w:p w14:paraId="372F3211" w14:textId="77777777" w:rsidR="00B617DE" w:rsidRPr="00C24189" w:rsidRDefault="00B617DE" w:rsidP="002A5A16">
            <w:pPr>
              <w:keepNext/>
              <w:jc w:val="center"/>
              <w:rPr>
                <w:rFonts w:ascii="Calibri" w:hAnsi="Calibri"/>
                <w:sz w:val="18"/>
                <w:szCs w:val="18"/>
              </w:rPr>
            </w:pPr>
          </w:p>
        </w:tc>
        <w:tc>
          <w:tcPr>
            <w:tcW w:w="3650" w:type="dxa"/>
            <w:vAlign w:val="center"/>
          </w:tcPr>
          <w:p w14:paraId="28A08ED1" w14:textId="77777777" w:rsidR="00B617DE" w:rsidRPr="00C24189" w:rsidRDefault="00B617DE"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B617DE" w:rsidRPr="00C24189" w14:paraId="694C562A" w14:textId="77777777" w:rsidTr="000A51C2">
        <w:trPr>
          <w:gridAfter w:val="1"/>
          <w:wAfter w:w="3649" w:type="dxa"/>
          <w:trHeight w:val="432"/>
        </w:trPr>
        <w:tc>
          <w:tcPr>
            <w:tcW w:w="3650" w:type="dxa"/>
            <w:vAlign w:val="center"/>
          </w:tcPr>
          <w:p w14:paraId="405A286F" w14:textId="77777777" w:rsidR="00B617DE" w:rsidRPr="00C24189" w:rsidRDefault="00B617DE" w:rsidP="002A5A16">
            <w:pPr>
              <w:keepNext/>
              <w:jc w:val="center"/>
              <w:rPr>
                <w:rFonts w:ascii="Calibri" w:hAnsi="Calibri"/>
                <w:sz w:val="18"/>
                <w:szCs w:val="18"/>
              </w:rPr>
            </w:pPr>
          </w:p>
        </w:tc>
        <w:tc>
          <w:tcPr>
            <w:tcW w:w="3649" w:type="dxa"/>
            <w:vAlign w:val="center"/>
          </w:tcPr>
          <w:p w14:paraId="5DCE080F" w14:textId="77777777" w:rsidR="00B617DE" w:rsidRPr="00C24189" w:rsidRDefault="00B617DE" w:rsidP="002A5A16">
            <w:pPr>
              <w:keepNext/>
              <w:jc w:val="center"/>
              <w:rPr>
                <w:rFonts w:ascii="Calibri" w:hAnsi="Calibri"/>
                <w:sz w:val="18"/>
                <w:szCs w:val="18"/>
              </w:rPr>
            </w:pPr>
          </w:p>
        </w:tc>
        <w:tc>
          <w:tcPr>
            <w:tcW w:w="3650" w:type="dxa"/>
            <w:vAlign w:val="center"/>
          </w:tcPr>
          <w:p w14:paraId="44180A34" w14:textId="77777777" w:rsidR="00B617DE" w:rsidRPr="00C24189" w:rsidRDefault="00B617DE"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bl>
    <w:p w14:paraId="24512ABA" w14:textId="77777777" w:rsidR="002A5A16" w:rsidRDefault="002A5A16"/>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46" w:author="Shewmaker, Michael@Energy" w:date="2021-12-27T16:20:00Z">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042"/>
        <w:gridCol w:w="1043"/>
        <w:gridCol w:w="1043"/>
        <w:gridCol w:w="1042"/>
        <w:gridCol w:w="1043"/>
        <w:gridCol w:w="1043"/>
        <w:gridCol w:w="1043"/>
        <w:gridCol w:w="1042"/>
        <w:gridCol w:w="1043"/>
        <w:gridCol w:w="1043"/>
        <w:gridCol w:w="1042"/>
        <w:gridCol w:w="1043"/>
        <w:gridCol w:w="1043"/>
        <w:gridCol w:w="1043"/>
        <w:tblGridChange w:id="47">
          <w:tblGrid>
            <w:gridCol w:w="1356"/>
            <w:gridCol w:w="1356"/>
            <w:gridCol w:w="879"/>
            <w:gridCol w:w="879"/>
            <w:gridCol w:w="879"/>
            <w:gridCol w:w="879"/>
            <w:gridCol w:w="879"/>
            <w:gridCol w:w="879"/>
            <w:gridCol w:w="879"/>
            <w:gridCol w:w="879"/>
            <w:gridCol w:w="879"/>
            <w:gridCol w:w="879"/>
            <w:gridCol w:w="879"/>
            <w:gridCol w:w="879"/>
            <w:gridCol w:w="1368"/>
          </w:tblGrid>
        </w:tblGridChange>
      </w:tblGrid>
      <w:tr w:rsidR="009964A9" w:rsidRPr="00634844" w:rsidDel="007B6663" w14:paraId="6034A061" w14:textId="784D2311" w:rsidTr="001C50F3">
        <w:trPr>
          <w:trHeight w:val="359"/>
          <w:del w:id="48" w:author="Shewmaker, Michael@Energy" w:date="2022-01-13T19:00:00Z"/>
          <w:trPrChange w:id="49" w:author="Shewmaker, Michael@Energy" w:date="2021-12-27T16:20:00Z">
            <w:trPr>
              <w:trHeight w:val="359"/>
            </w:trPr>
          </w:trPrChange>
        </w:trPr>
        <w:tc>
          <w:tcPr>
            <w:tcW w:w="14598" w:type="dxa"/>
            <w:gridSpan w:val="14"/>
            <w:vAlign w:val="center"/>
            <w:tcPrChange w:id="50" w:author="Shewmaker, Michael@Energy" w:date="2021-12-27T16:20:00Z">
              <w:tcPr>
                <w:tcW w:w="14628" w:type="dxa"/>
                <w:gridSpan w:val="15"/>
                <w:vAlign w:val="center"/>
              </w:tcPr>
            </w:tcPrChange>
          </w:tcPr>
          <w:p w14:paraId="6034A060" w14:textId="6F7BB7F5" w:rsidR="009964A9" w:rsidRPr="000A51C2" w:rsidDel="007B6663" w:rsidRDefault="009964A9">
            <w:pPr>
              <w:keepNext/>
              <w:rPr>
                <w:del w:id="51" w:author="Shewmaker, Michael@Energy" w:date="2022-01-13T19:00:00Z"/>
                <w:rFonts w:ascii="Calibri" w:eastAsia="Calibri" w:hAnsi="Calibri"/>
                <w:sz w:val="18"/>
              </w:rPr>
            </w:pPr>
            <w:del w:id="52" w:author="Shewmaker, Michael@Energy" w:date="2022-01-13T19:00:00Z">
              <w:r w:rsidDel="007B6663">
                <w:rPr>
                  <w:rFonts w:ascii="Calibri" w:eastAsia="Calibri" w:hAnsi="Calibri"/>
                  <w:b/>
                  <w:sz w:val="22"/>
                  <w:szCs w:val="22"/>
                </w:rPr>
                <w:lastRenderedPageBreak/>
                <w:delText>H</w:delText>
              </w:r>
              <w:r w:rsidRPr="00634844" w:rsidDel="007B6663">
                <w:rPr>
                  <w:rFonts w:ascii="Calibri" w:eastAsia="Calibri" w:hAnsi="Calibri"/>
                  <w:b/>
                  <w:sz w:val="22"/>
                  <w:szCs w:val="22"/>
                </w:rPr>
                <w:delText xml:space="preserve">. </w:delText>
              </w:r>
              <w:r w:rsidDel="007B6663">
                <w:rPr>
                  <w:rFonts w:ascii="Calibri" w:eastAsia="Calibri" w:hAnsi="Calibri"/>
                  <w:b/>
                  <w:sz w:val="22"/>
                  <w:szCs w:val="22"/>
                </w:rPr>
                <w:delText>Water Heating Systems</w:delText>
              </w:r>
              <w:r w:rsidRPr="00634844" w:rsidDel="007B6663">
                <w:rPr>
                  <w:rFonts w:ascii="Calibri" w:eastAsia="Calibri" w:hAnsi="Calibri"/>
                  <w:b/>
                  <w:sz w:val="22"/>
                  <w:szCs w:val="22"/>
                </w:rPr>
                <w:delText xml:space="preserve"> </w:delText>
              </w:r>
              <w:r w:rsidRPr="00F62A38" w:rsidDel="007B6663">
                <w:rPr>
                  <w:rFonts w:ascii="Calibri" w:eastAsia="Calibri" w:hAnsi="Calibri"/>
                  <w:sz w:val="22"/>
                  <w:szCs w:val="22"/>
                </w:rPr>
                <w:delText>(Section 150.2(b)1</w:delText>
              </w:r>
              <w:r w:rsidR="004B6EBD" w:rsidDel="007B6663">
                <w:rPr>
                  <w:rFonts w:ascii="Calibri" w:eastAsia="Calibri" w:hAnsi="Calibri"/>
                  <w:sz w:val="22"/>
                  <w:szCs w:val="22"/>
                </w:rPr>
                <w:delText>H</w:delText>
              </w:r>
              <w:r w:rsidRPr="00F62A38" w:rsidDel="007B6663">
                <w:rPr>
                  <w:rFonts w:ascii="Calibri" w:eastAsia="Calibri" w:hAnsi="Calibri"/>
                  <w:sz w:val="22"/>
                  <w:szCs w:val="22"/>
                </w:rPr>
                <w:delText>)</w:delText>
              </w:r>
            </w:del>
          </w:p>
        </w:tc>
      </w:tr>
      <w:tr w:rsidR="001C50F3" w:rsidRPr="009B3A0C" w:rsidDel="007B6663" w14:paraId="6034A071" w14:textId="003F6E9A" w:rsidTr="001C50F3">
        <w:trPr>
          <w:cantSplit/>
          <w:trHeight w:val="277"/>
          <w:del w:id="53" w:author="Shewmaker, Michael@Energy" w:date="2022-01-13T19:00:00Z"/>
          <w:trPrChange w:id="54" w:author="Shewmaker, Michael@Energy" w:date="2021-12-27T16:20:00Z">
            <w:trPr>
              <w:gridAfter w:val="0"/>
              <w:wAfter w:w="1368" w:type="dxa"/>
              <w:cantSplit/>
              <w:trHeight w:val="277"/>
            </w:trPr>
          </w:trPrChange>
        </w:trPr>
        <w:tc>
          <w:tcPr>
            <w:tcW w:w="1042" w:type="dxa"/>
            <w:tcBorders>
              <w:top w:val="nil"/>
            </w:tcBorders>
            <w:vAlign w:val="bottom"/>
            <w:tcPrChange w:id="55" w:author="Shewmaker, Michael@Energy" w:date="2021-12-27T16:20:00Z">
              <w:tcPr>
                <w:tcW w:w="1356" w:type="dxa"/>
                <w:tcBorders>
                  <w:top w:val="nil"/>
                </w:tcBorders>
                <w:vAlign w:val="bottom"/>
              </w:tcPr>
            </w:tcPrChange>
          </w:tcPr>
          <w:p w14:paraId="6034A063" w14:textId="30A99F70"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56" w:author="Shewmaker, Michael@Energy" w:date="2022-01-13T19:00:00Z"/>
                <w:rFonts w:ascii="Calibri" w:hAnsi="Calibri"/>
                <w:sz w:val="18"/>
                <w:szCs w:val="18"/>
              </w:rPr>
            </w:pPr>
            <w:del w:id="57" w:author="Shewmaker, Michael@Energy" w:date="2022-01-13T19:00:00Z">
              <w:r w:rsidDel="007B6663">
                <w:rPr>
                  <w:rFonts w:ascii="Calibri" w:hAnsi="Calibri"/>
                  <w:sz w:val="18"/>
                  <w:szCs w:val="18"/>
                </w:rPr>
                <w:delText>0</w:delText>
              </w:r>
              <w:r w:rsidRPr="009B3A0C" w:rsidDel="007B6663">
                <w:rPr>
                  <w:rFonts w:ascii="Calibri" w:hAnsi="Calibri"/>
                  <w:sz w:val="18"/>
                  <w:szCs w:val="18"/>
                </w:rPr>
                <w:delText>2</w:delText>
              </w:r>
            </w:del>
          </w:p>
        </w:tc>
        <w:tc>
          <w:tcPr>
            <w:tcW w:w="1043" w:type="dxa"/>
            <w:tcBorders>
              <w:top w:val="nil"/>
            </w:tcBorders>
            <w:vAlign w:val="bottom"/>
            <w:tcPrChange w:id="58" w:author="Shewmaker, Michael@Energy" w:date="2021-12-27T16:20:00Z">
              <w:tcPr>
                <w:tcW w:w="1356" w:type="dxa"/>
                <w:tcBorders>
                  <w:top w:val="nil"/>
                </w:tcBorders>
                <w:vAlign w:val="bottom"/>
              </w:tcPr>
            </w:tcPrChange>
          </w:tcPr>
          <w:p w14:paraId="6034A064" w14:textId="6BF4B88A"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59" w:author="Shewmaker, Michael@Energy" w:date="2022-01-13T19:00:00Z"/>
                <w:rFonts w:ascii="Calibri" w:hAnsi="Calibri"/>
                <w:sz w:val="18"/>
                <w:szCs w:val="18"/>
              </w:rPr>
            </w:pPr>
            <w:del w:id="60" w:author="Shewmaker, Michael@Energy" w:date="2022-01-13T19:00:00Z">
              <w:r w:rsidDel="007B6663">
                <w:rPr>
                  <w:rFonts w:ascii="Calibri" w:hAnsi="Calibri"/>
                  <w:sz w:val="18"/>
                  <w:szCs w:val="18"/>
                </w:rPr>
                <w:delText>03</w:delText>
              </w:r>
            </w:del>
          </w:p>
        </w:tc>
        <w:tc>
          <w:tcPr>
            <w:tcW w:w="1043" w:type="dxa"/>
            <w:tcBorders>
              <w:top w:val="nil"/>
            </w:tcBorders>
            <w:vAlign w:val="bottom"/>
            <w:tcPrChange w:id="61" w:author="Shewmaker, Michael@Energy" w:date="2021-12-27T16:20:00Z">
              <w:tcPr>
                <w:tcW w:w="879" w:type="dxa"/>
                <w:tcBorders>
                  <w:top w:val="nil"/>
                </w:tcBorders>
                <w:vAlign w:val="bottom"/>
              </w:tcPr>
            </w:tcPrChange>
          </w:tcPr>
          <w:p w14:paraId="6034A065" w14:textId="2B65F72A"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62" w:author="Shewmaker, Michael@Energy" w:date="2022-01-13T19:00:00Z"/>
                <w:rFonts w:ascii="Calibri" w:eastAsiaTheme="majorEastAsia" w:hAnsi="Calibri" w:cstheme="majorBidi"/>
                <w:b/>
                <w:bCs/>
                <w:color w:val="4F81BD" w:themeColor="accent1"/>
                <w:sz w:val="18"/>
                <w:szCs w:val="18"/>
              </w:rPr>
            </w:pPr>
            <w:del w:id="63" w:author="Shewmaker, Michael@Energy" w:date="2022-01-13T19:00:00Z">
              <w:r w:rsidDel="007B6663">
                <w:rPr>
                  <w:rFonts w:ascii="Calibri" w:hAnsi="Calibri"/>
                  <w:sz w:val="18"/>
                  <w:szCs w:val="18"/>
                </w:rPr>
                <w:delText>04</w:delText>
              </w:r>
            </w:del>
          </w:p>
        </w:tc>
        <w:tc>
          <w:tcPr>
            <w:tcW w:w="1042" w:type="dxa"/>
            <w:tcBorders>
              <w:top w:val="nil"/>
            </w:tcBorders>
            <w:vAlign w:val="bottom"/>
            <w:tcPrChange w:id="64" w:author="Shewmaker, Michael@Energy" w:date="2021-12-27T16:20:00Z">
              <w:tcPr>
                <w:tcW w:w="879" w:type="dxa"/>
                <w:tcBorders>
                  <w:top w:val="nil"/>
                </w:tcBorders>
                <w:vAlign w:val="bottom"/>
              </w:tcPr>
            </w:tcPrChange>
          </w:tcPr>
          <w:p w14:paraId="6034A066" w14:textId="6B829589"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65" w:author="Shewmaker, Michael@Energy" w:date="2022-01-13T19:00:00Z"/>
                <w:rFonts w:ascii="Calibri" w:eastAsiaTheme="majorEastAsia" w:hAnsi="Calibri" w:cstheme="majorBidi"/>
                <w:b/>
                <w:bCs/>
                <w:color w:val="4F81BD" w:themeColor="accent1"/>
                <w:sz w:val="18"/>
                <w:szCs w:val="18"/>
              </w:rPr>
            </w:pPr>
            <w:del w:id="66" w:author="Shewmaker, Michael@Energy" w:date="2022-01-13T19:00:00Z">
              <w:r w:rsidDel="007B6663">
                <w:rPr>
                  <w:rFonts w:ascii="Calibri" w:hAnsi="Calibri"/>
                  <w:sz w:val="18"/>
                  <w:szCs w:val="18"/>
                </w:rPr>
                <w:delText>05</w:delText>
              </w:r>
            </w:del>
          </w:p>
        </w:tc>
        <w:tc>
          <w:tcPr>
            <w:tcW w:w="1043" w:type="dxa"/>
            <w:tcBorders>
              <w:top w:val="nil"/>
            </w:tcBorders>
            <w:vAlign w:val="bottom"/>
            <w:tcPrChange w:id="67" w:author="Shewmaker, Michael@Energy" w:date="2021-12-27T16:20:00Z">
              <w:tcPr>
                <w:tcW w:w="879" w:type="dxa"/>
                <w:tcBorders>
                  <w:top w:val="nil"/>
                </w:tcBorders>
                <w:vAlign w:val="bottom"/>
              </w:tcPr>
            </w:tcPrChange>
          </w:tcPr>
          <w:p w14:paraId="6034A067" w14:textId="6CBBA3A9"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68" w:author="Shewmaker, Michael@Energy" w:date="2022-01-13T19:00:00Z"/>
                <w:rFonts w:ascii="Calibri" w:eastAsiaTheme="majorEastAsia" w:hAnsi="Calibri" w:cstheme="majorBidi"/>
                <w:b/>
                <w:bCs/>
                <w:color w:val="4F81BD" w:themeColor="accent1"/>
                <w:sz w:val="18"/>
                <w:szCs w:val="18"/>
              </w:rPr>
            </w:pPr>
            <w:del w:id="69" w:author="Shewmaker, Michael@Energy" w:date="2022-01-13T19:00:00Z">
              <w:r w:rsidDel="007B6663">
                <w:rPr>
                  <w:rFonts w:ascii="Calibri" w:hAnsi="Calibri"/>
                  <w:sz w:val="18"/>
                  <w:szCs w:val="18"/>
                </w:rPr>
                <w:delText>06</w:delText>
              </w:r>
            </w:del>
          </w:p>
        </w:tc>
        <w:tc>
          <w:tcPr>
            <w:tcW w:w="1043" w:type="dxa"/>
            <w:tcBorders>
              <w:top w:val="nil"/>
            </w:tcBorders>
            <w:vAlign w:val="bottom"/>
            <w:tcPrChange w:id="70" w:author="Shewmaker, Michael@Energy" w:date="2021-12-27T16:20:00Z">
              <w:tcPr>
                <w:tcW w:w="879" w:type="dxa"/>
                <w:tcBorders>
                  <w:top w:val="nil"/>
                </w:tcBorders>
                <w:vAlign w:val="bottom"/>
              </w:tcPr>
            </w:tcPrChange>
          </w:tcPr>
          <w:p w14:paraId="6034A068" w14:textId="2BE68316"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71" w:author="Shewmaker, Michael@Energy" w:date="2022-01-13T19:00:00Z"/>
                <w:rFonts w:ascii="Calibri" w:eastAsiaTheme="majorEastAsia" w:hAnsi="Calibri" w:cstheme="majorBidi"/>
                <w:b/>
                <w:bCs/>
                <w:color w:val="4F81BD" w:themeColor="accent1"/>
                <w:sz w:val="18"/>
                <w:szCs w:val="18"/>
              </w:rPr>
            </w:pPr>
            <w:del w:id="72" w:author="Shewmaker, Michael@Energy" w:date="2022-01-13T19:00:00Z">
              <w:r w:rsidDel="007B6663">
                <w:rPr>
                  <w:rFonts w:ascii="Calibri" w:hAnsi="Calibri"/>
                  <w:sz w:val="18"/>
                  <w:szCs w:val="18"/>
                </w:rPr>
                <w:delText>07</w:delText>
              </w:r>
            </w:del>
          </w:p>
        </w:tc>
        <w:tc>
          <w:tcPr>
            <w:tcW w:w="1043" w:type="dxa"/>
            <w:tcBorders>
              <w:top w:val="nil"/>
            </w:tcBorders>
            <w:vAlign w:val="bottom"/>
            <w:tcPrChange w:id="73" w:author="Shewmaker, Michael@Energy" w:date="2021-12-27T16:20:00Z">
              <w:tcPr>
                <w:tcW w:w="879" w:type="dxa"/>
                <w:tcBorders>
                  <w:top w:val="nil"/>
                </w:tcBorders>
                <w:vAlign w:val="bottom"/>
              </w:tcPr>
            </w:tcPrChange>
          </w:tcPr>
          <w:p w14:paraId="6034A069" w14:textId="37CC199B"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74" w:author="Shewmaker, Michael@Energy" w:date="2022-01-13T19:00:00Z"/>
                <w:rFonts w:ascii="Calibri" w:eastAsiaTheme="majorEastAsia" w:hAnsi="Calibri" w:cstheme="majorBidi"/>
                <w:b/>
                <w:bCs/>
                <w:color w:val="4F81BD" w:themeColor="accent1"/>
                <w:sz w:val="18"/>
                <w:szCs w:val="18"/>
              </w:rPr>
            </w:pPr>
            <w:del w:id="75" w:author="Shewmaker, Michael@Energy" w:date="2022-01-13T19:00:00Z">
              <w:r w:rsidDel="007B6663">
                <w:rPr>
                  <w:rFonts w:ascii="Calibri" w:hAnsi="Calibri"/>
                  <w:sz w:val="18"/>
                  <w:szCs w:val="18"/>
                </w:rPr>
                <w:delText>08</w:delText>
              </w:r>
            </w:del>
          </w:p>
        </w:tc>
        <w:tc>
          <w:tcPr>
            <w:tcW w:w="1042" w:type="dxa"/>
            <w:tcBorders>
              <w:top w:val="nil"/>
            </w:tcBorders>
            <w:vAlign w:val="bottom"/>
            <w:tcPrChange w:id="76" w:author="Shewmaker, Michael@Energy" w:date="2021-12-27T16:20:00Z">
              <w:tcPr>
                <w:tcW w:w="879" w:type="dxa"/>
                <w:tcBorders>
                  <w:top w:val="nil"/>
                </w:tcBorders>
                <w:vAlign w:val="bottom"/>
              </w:tcPr>
            </w:tcPrChange>
          </w:tcPr>
          <w:p w14:paraId="6034A06A" w14:textId="755939CE"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77" w:author="Shewmaker, Michael@Energy" w:date="2022-01-13T19:00:00Z"/>
                <w:rFonts w:ascii="Calibri" w:eastAsiaTheme="majorEastAsia" w:hAnsi="Calibri" w:cstheme="majorBidi"/>
                <w:b/>
                <w:bCs/>
                <w:color w:val="4F81BD" w:themeColor="accent1"/>
                <w:sz w:val="18"/>
                <w:szCs w:val="18"/>
              </w:rPr>
            </w:pPr>
            <w:del w:id="78" w:author="Shewmaker, Michael@Energy" w:date="2022-01-13T19:00:00Z">
              <w:r w:rsidDel="007B6663">
                <w:rPr>
                  <w:rFonts w:ascii="Calibri" w:hAnsi="Calibri"/>
                  <w:sz w:val="18"/>
                  <w:szCs w:val="18"/>
                </w:rPr>
                <w:delText>09</w:delText>
              </w:r>
            </w:del>
          </w:p>
        </w:tc>
        <w:tc>
          <w:tcPr>
            <w:tcW w:w="1043" w:type="dxa"/>
            <w:tcBorders>
              <w:top w:val="nil"/>
            </w:tcBorders>
            <w:vAlign w:val="bottom"/>
            <w:tcPrChange w:id="79" w:author="Shewmaker, Michael@Energy" w:date="2021-12-27T16:20:00Z">
              <w:tcPr>
                <w:tcW w:w="879" w:type="dxa"/>
                <w:tcBorders>
                  <w:top w:val="nil"/>
                </w:tcBorders>
                <w:vAlign w:val="bottom"/>
              </w:tcPr>
            </w:tcPrChange>
          </w:tcPr>
          <w:p w14:paraId="6034A06B" w14:textId="02AEBE40"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80" w:author="Shewmaker, Michael@Energy" w:date="2022-01-13T19:00:00Z"/>
                <w:rFonts w:ascii="Calibri" w:eastAsiaTheme="majorEastAsia" w:hAnsi="Calibri" w:cstheme="majorBidi"/>
                <w:b/>
                <w:bCs/>
                <w:color w:val="4F81BD" w:themeColor="accent1"/>
                <w:sz w:val="18"/>
                <w:szCs w:val="18"/>
              </w:rPr>
            </w:pPr>
            <w:del w:id="81" w:author="Shewmaker, Michael@Energy" w:date="2022-01-13T19:00:00Z">
              <w:r w:rsidDel="007B6663">
                <w:rPr>
                  <w:rFonts w:ascii="Calibri" w:hAnsi="Calibri"/>
                  <w:sz w:val="18"/>
                  <w:szCs w:val="18"/>
                </w:rPr>
                <w:delText>10</w:delText>
              </w:r>
            </w:del>
          </w:p>
        </w:tc>
        <w:tc>
          <w:tcPr>
            <w:tcW w:w="1043" w:type="dxa"/>
            <w:tcBorders>
              <w:top w:val="nil"/>
            </w:tcBorders>
            <w:vAlign w:val="bottom"/>
            <w:tcPrChange w:id="82" w:author="Shewmaker, Michael@Energy" w:date="2021-12-27T16:20:00Z">
              <w:tcPr>
                <w:tcW w:w="879" w:type="dxa"/>
                <w:tcBorders>
                  <w:top w:val="nil"/>
                </w:tcBorders>
                <w:vAlign w:val="bottom"/>
              </w:tcPr>
            </w:tcPrChange>
          </w:tcPr>
          <w:p w14:paraId="6034A06C" w14:textId="2163397D"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83" w:author="Shewmaker, Michael@Energy" w:date="2022-01-13T19:00:00Z"/>
                <w:rFonts w:ascii="Calibri" w:eastAsiaTheme="majorEastAsia" w:hAnsi="Calibri" w:cstheme="majorBidi"/>
                <w:b/>
                <w:bCs/>
                <w:color w:val="4F81BD" w:themeColor="accent1"/>
                <w:sz w:val="18"/>
                <w:szCs w:val="18"/>
              </w:rPr>
            </w:pPr>
            <w:del w:id="84" w:author="Shewmaker, Michael@Energy" w:date="2022-01-13T19:00:00Z">
              <w:r w:rsidDel="007B6663">
                <w:rPr>
                  <w:rFonts w:ascii="Calibri" w:hAnsi="Calibri"/>
                  <w:sz w:val="18"/>
                  <w:szCs w:val="18"/>
                </w:rPr>
                <w:delText>11</w:delText>
              </w:r>
            </w:del>
          </w:p>
        </w:tc>
        <w:tc>
          <w:tcPr>
            <w:tcW w:w="1042" w:type="dxa"/>
            <w:tcBorders>
              <w:top w:val="nil"/>
            </w:tcBorders>
            <w:vAlign w:val="bottom"/>
            <w:tcPrChange w:id="85" w:author="Shewmaker, Michael@Energy" w:date="2021-12-27T16:20:00Z">
              <w:tcPr>
                <w:tcW w:w="879" w:type="dxa"/>
                <w:tcBorders>
                  <w:top w:val="nil"/>
                </w:tcBorders>
                <w:vAlign w:val="bottom"/>
              </w:tcPr>
            </w:tcPrChange>
          </w:tcPr>
          <w:p w14:paraId="6034A06D" w14:textId="1FBC07B9"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86" w:author="Shewmaker, Michael@Energy" w:date="2022-01-13T19:00:00Z"/>
                <w:rFonts w:ascii="Calibri" w:eastAsiaTheme="majorEastAsia" w:hAnsi="Calibri" w:cstheme="majorBidi"/>
                <w:b/>
                <w:bCs/>
                <w:color w:val="4F81BD" w:themeColor="accent1"/>
                <w:sz w:val="18"/>
                <w:szCs w:val="18"/>
              </w:rPr>
            </w:pPr>
            <w:del w:id="87" w:author="Shewmaker, Michael@Energy" w:date="2022-01-13T19:00:00Z">
              <w:r w:rsidDel="007B6663">
                <w:rPr>
                  <w:rFonts w:ascii="Calibri" w:hAnsi="Calibri"/>
                  <w:sz w:val="18"/>
                  <w:szCs w:val="18"/>
                </w:rPr>
                <w:delText>12</w:delText>
              </w:r>
            </w:del>
          </w:p>
        </w:tc>
        <w:tc>
          <w:tcPr>
            <w:tcW w:w="1043" w:type="dxa"/>
            <w:tcBorders>
              <w:top w:val="nil"/>
            </w:tcBorders>
            <w:vAlign w:val="bottom"/>
            <w:tcPrChange w:id="88" w:author="Shewmaker, Michael@Energy" w:date="2021-12-27T16:20:00Z">
              <w:tcPr>
                <w:tcW w:w="879" w:type="dxa"/>
                <w:tcBorders>
                  <w:top w:val="nil"/>
                </w:tcBorders>
                <w:vAlign w:val="bottom"/>
              </w:tcPr>
            </w:tcPrChange>
          </w:tcPr>
          <w:p w14:paraId="6034A06E" w14:textId="7198D8FB"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89" w:author="Shewmaker, Michael@Energy" w:date="2022-01-13T19:00:00Z"/>
                <w:rFonts w:ascii="Calibri" w:eastAsiaTheme="majorEastAsia" w:hAnsi="Calibri" w:cstheme="majorBidi"/>
                <w:b/>
                <w:bCs/>
                <w:color w:val="4F81BD" w:themeColor="accent1"/>
                <w:sz w:val="18"/>
                <w:szCs w:val="18"/>
              </w:rPr>
            </w:pPr>
            <w:del w:id="90" w:author="Shewmaker, Michael@Energy" w:date="2022-01-13T19:00:00Z">
              <w:r w:rsidDel="007B6663">
                <w:rPr>
                  <w:rFonts w:ascii="Calibri" w:hAnsi="Calibri"/>
                  <w:sz w:val="18"/>
                  <w:szCs w:val="18"/>
                </w:rPr>
                <w:delText>13</w:delText>
              </w:r>
            </w:del>
          </w:p>
        </w:tc>
        <w:tc>
          <w:tcPr>
            <w:tcW w:w="1043" w:type="dxa"/>
            <w:tcBorders>
              <w:top w:val="nil"/>
            </w:tcBorders>
            <w:vAlign w:val="bottom"/>
            <w:tcPrChange w:id="91" w:author="Shewmaker, Michael@Energy" w:date="2021-12-27T16:20:00Z">
              <w:tcPr>
                <w:tcW w:w="879" w:type="dxa"/>
                <w:tcBorders>
                  <w:top w:val="nil"/>
                </w:tcBorders>
                <w:vAlign w:val="bottom"/>
              </w:tcPr>
            </w:tcPrChange>
          </w:tcPr>
          <w:p w14:paraId="6034A06F" w14:textId="2CC57110"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92" w:author="Shewmaker, Michael@Energy" w:date="2022-01-13T19:00:00Z"/>
                <w:rFonts w:ascii="Calibri" w:hAnsi="Calibri" w:cs="Tahoma"/>
                <w:sz w:val="18"/>
                <w:szCs w:val="18"/>
              </w:rPr>
            </w:pPr>
            <w:del w:id="93" w:author="Shewmaker, Michael@Energy" w:date="2022-01-13T19:00:00Z">
              <w:r w:rsidDel="007B6663">
                <w:rPr>
                  <w:rFonts w:ascii="Calibri" w:hAnsi="Calibri"/>
                  <w:sz w:val="18"/>
                  <w:szCs w:val="18"/>
                </w:rPr>
                <w:delText>14</w:delText>
              </w:r>
            </w:del>
          </w:p>
        </w:tc>
        <w:tc>
          <w:tcPr>
            <w:tcW w:w="1043" w:type="dxa"/>
            <w:tcBorders>
              <w:top w:val="nil"/>
            </w:tcBorders>
            <w:vAlign w:val="bottom"/>
            <w:tcPrChange w:id="94" w:author="Shewmaker, Michael@Energy" w:date="2021-12-27T16:20:00Z">
              <w:tcPr>
                <w:tcW w:w="879" w:type="dxa"/>
                <w:tcBorders>
                  <w:top w:val="nil"/>
                </w:tcBorders>
                <w:vAlign w:val="bottom"/>
              </w:tcPr>
            </w:tcPrChange>
          </w:tcPr>
          <w:p w14:paraId="6034A070" w14:textId="6BADA929"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95" w:author="Shewmaker, Michael@Energy" w:date="2022-01-13T19:00:00Z"/>
                <w:rFonts w:ascii="Calibri" w:hAnsi="Calibri" w:cs="Tahoma"/>
                <w:sz w:val="18"/>
                <w:szCs w:val="18"/>
              </w:rPr>
            </w:pPr>
            <w:del w:id="96" w:author="Shewmaker, Michael@Energy" w:date="2022-01-13T19:00:00Z">
              <w:r w:rsidDel="007B6663">
                <w:rPr>
                  <w:rFonts w:ascii="Calibri" w:hAnsi="Calibri"/>
                  <w:sz w:val="18"/>
                  <w:szCs w:val="18"/>
                </w:rPr>
                <w:delText>15</w:delText>
              </w:r>
            </w:del>
          </w:p>
        </w:tc>
      </w:tr>
      <w:tr w:rsidR="001C50F3" w:rsidRPr="009B3A0C" w:rsidDel="007B6663" w14:paraId="6034A084" w14:textId="5952C912" w:rsidTr="001C50F3">
        <w:trPr>
          <w:cantSplit/>
          <w:trHeight w:val="492"/>
          <w:del w:id="97" w:author="Shewmaker, Michael@Energy" w:date="2022-01-13T19:00:00Z"/>
          <w:trPrChange w:id="98" w:author="Shewmaker, Michael@Energy" w:date="2021-12-27T16:20:00Z">
            <w:trPr>
              <w:gridAfter w:val="0"/>
              <w:wAfter w:w="1368" w:type="dxa"/>
              <w:cantSplit/>
              <w:trHeight w:val="492"/>
            </w:trPr>
          </w:trPrChange>
        </w:trPr>
        <w:tc>
          <w:tcPr>
            <w:tcW w:w="1042" w:type="dxa"/>
            <w:vAlign w:val="bottom"/>
            <w:tcPrChange w:id="99" w:author="Shewmaker, Michael@Energy" w:date="2021-12-27T16:20:00Z">
              <w:tcPr>
                <w:tcW w:w="1356" w:type="dxa"/>
                <w:vAlign w:val="bottom"/>
              </w:tcPr>
            </w:tcPrChange>
          </w:tcPr>
          <w:p w14:paraId="6034A073" w14:textId="61CCAA7E" w:rsidR="001C50F3" w:rsidRPr="00AD0D40" w:rsidDel="007B6663" w:rsidRDefault="001C50F3" w:rsidP="00DA7CA2">
            <w:pPr>
              <w:keepNext/>
              <w:jc w:val="center"/>
              <w:rPr>
                <w:del w:id="100" w:author="Shewmaker, Michael@Energy" w:date="2022-01-13T19:00:00Z"/>
                <w:rFonts w:ascii="Calibri" w:hAnsi="Calibri"/>
                <w:sz w:val="16"/>
                <w:szCs w:val="16"/>
              </w:rPr>
            </w:pPr>
            <w:del w:id="101" w:author="Shewmaker, Michael@Energy" w:date="2022-01-13T19:00:00Z">
              <w:r w:rsidRPr="00AD0D40" w:rsidDel="007B6663">
                <w:rPr>
                  <w:rFonts w:ascii="Calibri" w:hAnsi="Calibri"/>
                  <w:sz w:val="16"/>
                  <w:szCs w:val="16"/>
                </w:rPr>
                <w:delText xml:space="preserve">Water Heating System </w:delText>
              </w:r>
            </w:del>
            <w:del w:id="102" w:author="Shewmaker, Michael@Energy" w:date="2021-12-27T16:20:00Z">
              <w:r w:rsidRPr="00AD0D40" w:rsidDel="001C50F3">
                <w:rPr>
                  <w:rFonts w:ascii="Calibri" w:hAnsi="Calibri"/>
                  <w:sz w:val="16"/>
                  <w:szCs w:val="16"/>
                </w:rPr>
                <w:delText xml:space="preserve">Identification </w:delText>
              </w:r>
            </w:del>
            <w:del w:id="103" w:author="Shewmaker, Michael@Energy" w:date="2022-01-13T19:00:00Z">
              <w:r w:rsidRPr="00AD0D40" w:rsidDel="007B6663">
                <w:rPr>
                  <w:rFonts w:ascii="Calibri" w:hAnsi="Calibri"/>
                  <w:sz w:val="16"/>
                  <w:szCs w:val="16"/>
                </w:rPr>
                <w:delText>or Name</w:delText>
              </w:r>
            </w:del>
          </w:p>
        </w:tc>
        <w:tc>
          <w:tcPr>
            <w:tcW w:w="1043" w:type="dxa"/>
            <w:vAlign w:val="bottom"/>
            <w:tcPrChange w:id="104" w:author="Shewmaker, Michael@Energy" w:date="2021-12-27T16:20:00Z">
              <w:tcPr>
                <w:tcW w:w="1356" w:type="dxa"/>
                <w:vAlign w:val="bottom"/>
              </w:tcPr>
            </w:tcPrChange>
          </w:tcPr>
          <w:p w14:paraId="6034A074" w14:textId="656CD886" w:rsidR="001C50F3" w:rsidRPr="00AD0D40"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05" w:author="Shewmaker, Michael@Energy" w:date="2022-01-13T19:00:00Z"/>
                <w:rFonts w:ascii="Calibri" w:hAnsi="Calibri" w:cs="Tahoma"/>
                <w:sz w:val="16"/>
                <w:szCs w:val="16"/>
              </w:rPr>
            </w:pPr>
            <w:del w:id="106" w:author="Shewmaker, Michael@Energy" w:date="2022-01-13T19:00:00Z">
              <w:r w:rsidRPr="00AD0D40" w:rsidDel="007B6663">
                <w:rPr>
                  <w:rFonts w:ascii="Calibri" w:hAnsi="Calibri"/>
                  <w:sz w:val="16"/>
                  <w:szCs w:val="16"/>
                </w:rPr>
                <w:delText>Water Heating System Location or Area Served</w:delText>
              </w:r>
            </w:del>
          </w:p>
        </w:tc>
        <w:tc>
          <w:tcPr>
            <w:tcW w:w="1043" w:type="dxa"/>
            <w:vAlign w:val="bottom"/>
            <w:tcPrChange w:id="107" w:author="Shewmaker, Michael@Energy" w:date="2021-12-27T16:20:00Z">
              <w:tcPr>
                <w:tcW w:w="879" w:type="dxa"/>
                <w:vAlign w:val="bottom"/>
              </w:tcPr>
            </w:tcPrChange>
          </w:tcPr>
          <w:p w14:paraId="6034A075" w14:textId="016C9611"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08" w:author="Shewmaker, Michael@Energy" w:date="2022-01-13T19:00:00Z"/>
                <w:rFonts w:ascii="Calibri" w:hAnsi="Calibri" w:cs="Tahoma"/>
                <w:sz w:val="16"/>
                <w:szCs w:val="18"/>
              </w:rPr>
            </w:pPr>
            <w:del w:id="109" w:author="Shewmaker, Michael@Energy" w:date="2022-01-13T19:00:00Z">
              <w:r w:rsidRPr="00CD7B1F" w:rsidDel="007B6663">
                <w:rPr>
                  <w:rFonts w:ascii="Calibri" w:hAnsi="Calibri"/>
                  <w:sz w:val="16"/>
                  <w:szCs w:val="18"/>
                </w:rPr>
                <w:delText>Water Heating System Type</w:delText>
              </w:r>
            </w:del>
          </w:p>
        </w:tc>
        <w:tc>
          <w:tcPr>
            <w:tcW w:w="1042" w:type="dxa"/>
            <w:vAlign w:val="bottom"/>
            <w:tcPrChange w:id="110" w:author="Shewmaker, Michael@Energy" w:date="2021-12-27T16:20:00Z">
              <w:tcPr>
                <w:tcW w:w="879" w:type="dxa"/>
                <w:vAlign w:val="bottom"/>
              </w:tcPr>
            </w:tcPrChange>
          </w:tcPr>
          <w:p w14:paraId="6034A076" w14:textId="66B319B5"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11" w:author="Shewmaker, Michael@Energy" w:date="2022-01-13T19:00:00Z"/>
                <w:rFonts w:ascii="Calibri" w:hAnsi="Calibri" w:cs="Tahoma"/>
                <w:sz w:val="16"/>
                <w:szCs w:val="18"/>
              </w:rPr>
            </w:pPr>
            <w:del w:id="112" w:author="Shewmaker, Michael@Energy" w:date="2022-01-13T19:00:00Z">
              <w:r w:rsidRPr="00CD7B1F" w:rsidDel="007B6663">
                <w:rPr>
                  <w:rFonts w:ascii="Calibri" w:hAnsi="Calibri"/>
                  <w:sz w:val="16"/>
                  <w:szCs w:val="18"/>
                </w:rPr>
                <w:delText>Water Heater Type</w:delText>
              </w:r>
            </w:del>
          </w:p>
        </w:tc>
        <w:tc>
          <w:tcPr>
            <w:tcW w:w="1043" w:type="dxa"/>
            <w:vAlign w:val="bottom"/>
            <w:tcPrChange w:id="113" w:author="Shewmaker, Michael@Energy" w:date="2021-12-27T16:20:00Z">
              <w:tcPr>
                <w:tcW w:w="879" w:type="dxa"/>
                <w:vAlign w:val="bottom"/>
              </w:tcPr>
            </w:tcPrChange>
          </w:tcPr>
          <w:p w14:paraId="6034A077" w14:textId="3B628730" w:rsidR="001C50F3" w:rsidDel="007B6663" w:rsidRDefault="001C50F3" w:rsidP="00DA7CA2">
            <w:pPr>
              <w:keepNext/>
              <w:tabs>
                <w:tab w:val="left" w:pos="2160"/>
                <w:tab w:val="left" w:pos="2700"/>
                <w:tab w:val="left" w:pos="3420"/>
                <w:tab w:val="left" w:pos="3780"/>
                <w:tab w:val="left" w:pos="5760"/>
                <w:tab w:val="left" w:pos="7212"/>
              </w:tabs>
              <w:jc w:val="center"/>
              <w:rPr>
                <w:del w:id="114" w:author="Shewmaker, Michael@Energy" w:date="2022-01-13T19:00:00Z"/>
                <w:rFonts w:ascii="Calibri" w:hAnsi="Calibri" w:cs="Tahoma"/>
                <w:sz w:val="16"/>
                <w:szCs w:val="18"/>
              </w:rPr>
            </w:pPr>
            <w:del w:id="115" w:author="Shewmaker, Michael@Energy" w:date="2022-01-13T19:00:00Z">
              <w:r w:rsidRPr="00CD7B1F" w:rsidDel="007B6663">
                <w:rPr>
                  <w:rFonts w:ascii="Calibri" w:hAnsi="Calibri"/>
                  <w:sz w:val="16"/>
                  <w:szCs w:val="18"/>
                </w:rPr>
                <w:delText xml:space="preserve"># of Water Heaters in </w:delText>
              </w:r>
              <w:r w:rsidDel="007B6663">
                <w:rPr>
                  <w:rFonts w:ascii="Calibri" w:hAnsi="Calibri"/>
                  <w:sz w:val="16"/>
                  <w:szCs w:val="18"/>
                </w:rPr>
                <w:delText>S</w:delText>
              </w:r>
              <w:r w:rsidRPr="00CD7B1F" w:rsidDel="007B6663">
                <w:rPr>
                  <w:rFonts w:ascii="Calibri" w:hAnsi="Calibri"/>
                  <w:sz w:val="16"/>
                  <w:szCs w:val="18"/>
                </w:rPr>
                <w:delText>ystem</w:delText>
              </w:r>
            </w:del>
          </w:p>
        </w:tc>
        <w:tc>
          <w:tcPr>
            <w:tcW w:w="1043" w:type="dxa"/>
            <w:vAlign w:val="bottom"/>
            <w:tcPrChange w:id="116" w:author="Shewmaker, Michael@Energy" w:date="2021-12-27T16:20:00Z">
              <w:tcPr>
                <w:tcW w:w="879" w:type="dxa"/>
                <w:vAlign w:val="bottom"/>
              </w:tcPr>
            </w:tcPrChange>
          </w:tcPr>
          <w:p w14:paraId="6034A078" w14:textId="03308626"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17" w:author="Shewmaker, Michael@Energy" w:date="2022-01-13T19:00:00Z"/>
                <w:rFonts w:ascii="Calibri" w:hAnsi="Calibri" w:cs="Tahoma"/>
                <w:sz w:val="16"/>
                <w:szCs w:val="18"/>
              </w:rPr>
            </w:pPr>
            <w:del w:id="118" w:author="Shewmaker, Michael@Energy" w:date="2022-01-13T19:00:00Z">
              <w:r w:rsidRPr="00CD7B1F" w:rsidDel="007B6663">
                <w:rPr>
                  <w:rFonts w:ascii="Calibri" w:hAnsi="Calibri"/>
                  <w:sz w:val="16"/>
                  <w:szCs w:val="18"/>
                </w:rPr>
                <w:delText>Water Heater</w:delText>
              </w:r>
            </w:del>
          </w:p>
          <w:p w14:paraId="6034A079" w14:textId="795B67DF"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19" w:author="Shewmaker, Michael@Energy" w:date="2022-01-13T19:00:00Z"/>
                <w:rFonts w:ascii="Calibri" w:hAnsi="Calibri" w:cs="Tahoma"/>
                <w:sz w:val="16"/>
                <w:szCs w:val="18"/>
              </w:rPr>
            </w:pPr>
            <w:del w:id="120" w:author="Shewmaker, Michael@Energy" w:date="2022-01-13T19:00:00Z">
              <w:r w:rsidRPr="00CD7B1F" w:rsidDel="007B6663">
                <w:rPr>
                  <w:rFonts w:ascii="Calibri" w:hAnsi="Calibri"/>
                  <w:sz w:val="16"/>
                  <w:szCs w:val="18"/>
                </w:rPr>
                <w:delText>Storage</w:delText>
              </w:r>
            </w:del>
          </w:p>
          <w:p w14:paraId="6034A07A" w14:textId="7A5B1C78" w:rsidR="001C50F3" w:rsidDel="007B6663" w:rsidRDefault="001C50F3" w:rsidP="00DA7CA2">
            <w:pPr>
              <w:keepNext/>
              <w:tabs>
                <w:tab w:val="left" w:pos="2160"/>
                <w:tab w:val="left" w:pos="2700"/>
                <w:tab w:val="left" w:pos="3420"/>
                <w:tab w:val="left" w:pos="3780"/>
                <w:tab w:val="left" w:pos="5760"/>
                <w:tab w:val="left" w:pos="7212"/>
              </w:tabs>
              <w:jc w:val="center"/>
              <w:rPr>
                <w:del w:id="121" w:author="Shewmaker, Michael@Energy" w:date="2022-01-13T19:00:00Z"/>
                <w:rFonts w:ascii="Calibri" w:hAnsi="Calibri" w:cs="Tahoma"/>
                <w:sz w:val="16"/>
                <w:szCs w:val="18"/>
              </w:rPr>
            </w:pPr>
            <w:del w:id="122" w:author="Shewmaker, Michael@Energy" w:date="2022-01-13T19:00:00Z">
              <w:r w:rsidRPr="00CD7B1F" w:rsidDel="007B6663">
                <w:rPr>
                  <w:rFonts w:ascii="Calibri" w:hAnsi="Calibri"/>
                  <w:sz w:val="16"/>
                  <w:szCs w:val="18"/>
                </w:rPr>
                <w:delText>Volume (gal)</w:delText>
              </w:r>
            </w:del>
          </w:p>
        </w:tc>
        <w:tc>
          <w:tcPr>
            <w:tcW w:w="1043" w:type="dxa"/>
            <w:vAlign w:val="bottom"/>
            <w:tcPrChange w:id="123" w:author="Shewmaker, Michael@Energy" w:date="2021-12-27T16:20:00Z">
              <w:tcPr>
                <w:tcW w:w="879" w:type="dxa"/>
                <w:vAlign w:val="bottom"/>
              </w:tcPr>
            </w:tcPrChange>
          </w:tcPr>
          <w:p w14:paraId="6034A07B" w14:textId="44881573"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24" w:author="Shewmaker, Michael@Energy" w:date="2022-01-13T19:00:00Z"/>
                <w:rFonts w:ascii="Calibri" w:hAnsi="Calibri" w:cs="Tahoma"/>
                <w:sz w:val="16"/>
                <w:szCs w:val="18"/>
              </w:rPr>
            </w:pPr>
            <w:del w:id="125" w:author="Shewmaker, Michael@Energy" w:date="2022-01-13T19:00:00Z">
              <w:r w:rsidRPr="00CD7B1F" w:rsidDel="007B6663">
                <w:rPr>
                  <w:rFonts w:ascii="Calibri" w:hAnsi="Calibri"/>
                  <w:sz w:val="16"/>
                  <w:szCs w:val="18"/>
                </w:rPr>
                <w:delText>Fuel Type</w:delText>
              </w:r>
            </w:del>
          </w:p>
        </w:tc>
        <w:tc>
          <w:tcPr>
            <w:tcW w:w="1042" w:type="dxa"/>
            <w:vAlign w:val="bottom"/>
            <w:tcPrChange w:id="126" w:author="Shewmaker, Michael@Energy" w:date="2021-12-27T16:20:00Z">
              <w:tcPr>
                <w:tcW w:w="879" w:type="dxa"/>
                <w:vAlign w:val="bottom"/>
              </w:tcPr>
            </w:tcPrChange>
          </w:tcPr>
          <w:p w14:paraId="6034A07C" w14:textId="5E27B5F5"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27" w:author="Shewmaker, Michael@Energy" w:date="2022-01-13T19:00:00Z"/>
                <w:rFonts w:ascii="Calibri" w:hAnsi="Calibri" w:cs="Tahoma"/>
                <w:sz w:val="16"/>
                <w:szCs w:val="18"/>
              </w:rPr>
            </w:pPr>
            <w:del w:id="128" w:author="Shewmaker, Michael@Energy" w:date="2022-01-13T19:00:00Z">
              <w:r w:rsidRPr="00CD7B1F" w:rsidDel="007B6663">
                <w:rPr>
                  <w:rFonts w:ascii="Calibri" w:hAnsi="Calibri"/>
                  <w:sz w:val="16"/>
                  <w:szCs w:val="18"/>
                </w:rPr>
                <w:delText>Rated Input Type</w:delText>
              </w:r>
            </w:del>
          </w:p>
        </w:tc>
        <w:tc>
          <w:tcPr>
            <w:tcW w:w="1043" w:type="dxa"/>
            <w:vAlign w:val="bottom"/>
            <w:tcPrChange w:id="129" w:author="Shewmaker, Michael@Energy" w:date="2021-12-27T16:20:00Z">
              <w:tcPr>
                <w:tcW w:w="879" w:type="dxa"/>
                <w:vAlign w:val="bottom"/>
              </w:tcPr>
            </w:tcPrChange>
          </w:tcPr>
          <w:p w14:paraId="6034A07D" w14:textId="20D277D7"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30" w:author="Shewmaker, Michael@Energy" w:date="2022-01-13T19:00:00Z"/>
                <w:rFonts w:ascii="Calibri" w:hAnsi="Calibri" w:cs="Tahoma"/>
                <w:sz w:val="16"/>
                <w:szCs w:val="18"/>
              </w:rPr>
            </w:pPr>
            <w:del w:id="131" w:author="Shewmaker, Michael@Energy" w:date="2022-01-13T19:00:00Z">
              <w:r w:rsidRPr="00CD7B1F" w:rsidDel="007B6663">
                <w:rPr>
                  <w:rFonts w:ascii="Calibri" w:hAnsi="Calibri"/>
                  <w:sz w:val="16"/>
                  <w:szCs w:val="18"/>
                </w:rPr>
                <w:delText>Rated Input Value</w:delText>
              </w:r>
            </w:del>
          </w:p>
        </w:tc>
        <w:tc>
          <w:tcPr>
            <w:tcW w:w="1043" w:type="dxa"/>
            <w:vAlign w:val="bottom"/>
            <w:tcPrChange w:id="132" w:author="Shewmaker, Michael@Energy" w:date="2021-12-27T16:20:00Z">
              <w:tcPr>
                <w:tcW w:w="879" w:type="dxa"/>
                <w:vAlign w:val="bottom"/>
              </w:tcPr>
            </w:tcPrChange>
          </w:tcPr>
          <w:p w14:paraId="6034A07E" w14:textId="18CC6D23"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33" w:author="Shewmaker, Michael@Energy" w:date="2022-01-13T19:00:00Z"/>
                <w:rFonts w:ascii="Calibri" w:hAnsi="Calibri" w:cs="Tahoma"/>
                <w:sz w:val="16"/>
                <w:szCs w:val="18"/>
              </w:rPr>
            </w:pPr>
            <w:del w:id="134" w:author="Shewmaker, Michael@Energy" w:date="2022-01-13T19:00:00Z">
              <w:r w:rsidRPr="00CD7B1F" w:rsidDel="007B6663">
                <w:rPr>
                  <w:rFonts w:ascii="Calibri" w:hAnsi="Calibri"/>
                  <w:sz w:val="16"/>
                  <w:szCs w:val="18"/>
                </w:rPr>
                <w:delText>Heating Efficiency Type</w:delText>
              </w:r>
            </w:del>
          </w:p>
        </w:tc>
        <w:tc>
          <w:tcPr>
            <w:tcW w:w="1042" w:type="dxa"/>
            <w:vAlign w:val="bottom"/>
            <w:tcPrChange w:id="135" w:author="Shewmaker, Michael@Energy" w:date="2021-12-27T16:20:00Z">
              <w:tcPr>
                <w:tcW w:w="879" w:type="dxa"/>
                <w:vAlign w:val="bottom"/>
              </w:tcPr>
            </w:tcPrChange>
          </w:tcPr>
          <w:p w14:paraId="6034A07F" w14:textId="51BF1123"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36" w:author="Shewmaker, Michael@Energy" w:date="2022-01-13T19:00:00Z"/>
                <w:rFonts w:ascii="Calibri" w:hAnsi="Calibri" w:cs="Tahoma"/>
                <w:sz w:val="16"/>
                <w:szCs w:val="18"/>
              </w:rPr>
            </w:pPr>
            <w:del w:id="137" w:author="Shewmaker, Michael@Energy" w:date="2022-01-13T19:00:00Z">
              <w:r w:rsidRPr="00CD7B1F" w:rsidDel="007B6663">
                <w:rPr>
                  <w:rFonts w:ascii="Calibri" w:hAnsi="Calibri"/>
                  <w:sz w:val="16"/>
                  <w:szCs w:val="18"/>
                </w:rPr>
                <w:delText>Heating Efficiency Value</w:delText>
              </w:r>
            </w:del>
          </w:p>
        </w:tc>
        <w:tc>
          <w:tcPr>
            <w:tcW w:w="1043" w:type="dxa"/>
            <w:vAlign w:val="bottom"/>
            <w:tcPrChange w:id="138" w:author="Shewmaker, Michael@Energy" w:date="2021-12-27T16:20:00Z">
              <w:tcPr>
                <w:tcW w:w="879" w:type="dxa"/>
                <w:vAlign w:val="bottom"/>
              </w:tcPr>
            </w:tcPrChange>
          </w:tcPr>
          <w:p w14:paraId="408F6222" w14:textId="0EEA1DD9"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39" w:author="Shewmaker, Michael@Energy" w:date="2022-01-13T19:00:00Z"/>
                <w:rFonts w:ascii="Calibri" w:hAnsi="Calibri"/>
                <w:sz w:val="16"/>
                <w:szCs w:val="18"/>
              </w:rPr>
            </w:pPr>
            <w:del w:id="140" w:author="Shewmaker, Michael@Energy" w:date="2022-01-13T19:00:00Z">
              <w:r w:rsidRPr="00CD7B1F" w:rsidDel="007B6663">
                <w:rPr>
                  <w:rFonts w:ascii="Calibri" w:hAnsi="Calibri"/>
                  <w:sz w:val="16"/>
                  <w:szCs w:val="18"/>
                </w:rPr>
                <w:delText xml:space="preserve">Standby Loss </w:delText>
              </w:r>
            </w:del>
          </w:p>
          <w:p w14:paraId="6034A080" w14:textId="5F329AD6"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41" w:author="Shewmaker, Michael@Energy" w:date="2022-01-13T19:00:00Z"/>
                <w:rFonts w:ascii="Calibri" w:hAnsi="Calibri" w:cs="Tahoma"/>
                <w:sz w:val="16"/>
                <w:szCs w:val="18"/>
              </w:rPr>
            </w:pPr>
            <w:del w:id="142" w:author="Shewmaker, Michael@Energy" w:date="2022-01-13T19:00:00Z">
              <w:r w:rsidRPr="00CD7B1F" w:rsidDel="007B6663">
                <w:rPr>
                  <w:rFonts w:ascii="Calibri" w:hAnsi="Calibri"/>
                  <w:sz w:val="16"/>
                  <w:szCs w:val="18"/>
                </w:rPr>
                <w:delText>(%)</w:delText>
              </w:r>
            </w:del>
          </w:p>
        </w:tc>
        <w:tc>
          <w:tcPr>
            <w:tcW w:w="1043" w:type="dxa"/>
            <w:vAlign w:val="bottom"/>
            <w:tcPrChange w:id="143" w:author="Shewmaker, Michael@Energy" w:date="2021-12-27T16:20:00Z">
              <w:tcPr>
                <w:tcW w:w="879" w:type="dxa"/>
                <w:vAlign w:val="bottom"/>
              </w:tcPr>
            </w:tcPrChange>
          </w:tcPr>
          <w:p w14:paraId="6034A081" w14:textId="410441F1"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44" w:author="Shewmaker, Michael@Energy" w:date="2022-01-13T19:00:00Z"/>
                <w:rFonts w:ascii="Calibri" w:hAnsi="Calibri" w:cs="Tahoma"/>
                <w:sz w:val="16"/>
                <w:szCs w:val="18"/>
              </w:rPr>
            </w:pPr>
            <w:del w:id="145" w:author="Shewmaker, Michael@Energy" w:date="2022-01-13T19:00:00Z">
              <w:r w:rsidRPr="00CD7B1F" w:rsidDel="007B6663">
                <w:rPr>
                  <w:rFonts w:ascii="Calibri" w:hAnsi="Calibri"/>
                  <w:sz w:val="16"/>
                  <w:szCs w:val="18"/>
                </w:rPr>
                <w:delText>Exterior Insul</w:delText>
              </w:r>
              <w:r w:rsidDel="007B6663">
                <w:rPr>
                  <w:rFonts w:ascii="Calibri" w:hAnsi="Calibri"/>
                  <w:sz w:val="16"/>
                  <w:szCs w:val="18"/>
                </w:rPr>
                <w:delText>ation</w:delText>
              </w:r>
            </w:del>
          </w:p>
          <w:p w14:paraId="6034A082" w14:textId="6EBB7F51"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46" w:author="Shewmaker, Michael@Energy" w:date="2022-01-13T19:00:00Z"/>
                <w:rFonts w:ascii="Calibri" w:hAnsi="Calibri" w:cs="Tahoma"/>
                <w:sz w:val="16"/>
                <w:szCs w:val="18"/>
              </w:rPr>
            </w:pPr>
            <w:del w:id="147" w:author="Shewmaker, Michael@Energy" w:date="2022-01-13T19:00:00Z">
              <w:r w:rsidDel="007B6663">
                <w:rPr>
                  <w:rFonts w:ascii="Calibri" w:hAnsi="Calibri"/>
                  <w:sz w:val="16"/>
                  <w:szCs w:val="18"/>
                </w:rPr>
                <w:delText>R-Value</w:delText>
              </w:r>
            </w:del>
          </w:p>
        </w:tc>
        <w:tc>
          <w:tcPr>
            <w:tcW w:w="1043" w:type="dxa"/>
            <w:vAlign w:val="bottom"/>
            <w:tcPrChange w:id="148" w:author="Shewmaker, Michael@Energy" w:date="2021-12-27T16:20:00Z">
              <w:tcPr>
                <w:tcW w:w="879" w:type="dxa"/>
                <w:vAlign w:val="bottom"/>
              </w:tcPr>
            </w:tcPrChange>
          </w:tcPr>
          <w:p w14:paraId="6034A083" w14:textId="4DBFFCD1"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49" w:author="Shewmaker, Michael@Energy" w:date="2022-01-13T19:00:00Z"/>
                <w:rFonts w:ascii="Calibri" w:hAnsi="Calibri" w:cs="Tahoma"/>
                <w:sz w:val="16"/>
                <w:szCs w:val="18"/>
              </w:rPr>
            </w:pPr>
            <w:del w:id="150" w:author="Shewmaker, Michael@Energy" w:date="2022-01-13T19:00:00Z">
              <w:r w:rsidRPr="00CD7B1F" w:rsidDel="007B6663">
                <w:rPr>
                  <w:rFonts w:ascii="Calibri" w:hAnsi="Calibri"/>
                  <w:sz w:val="16"/>
                  <w:szCs w:val="18"/>
                </w:rPr>
                <w:delText>Back-Up Solar Savings Fraction</w:delText>
              </w:r>
            </w:del>
          </w:p>
        </w:tc>
      </w:tr>
      <w:tr w:rsidR="001C50F3" w:rsidRPr="009B3A0C" w:rsidDel="007B6663" w14:paraId="6034A094" w14:textId="1BE79D51" w:rsidTr="001C50F3">
        <w:trPr>
          <w:cantSplit/>
          <w:trHeight w:val="432"/>
          <w:del w:id="151" w:author="Shewmaker, Michael@Energy" w:date="2022-01-13T19:00:00Z"/>
          <w:trPrChange w:id="152" w:author="Shewmaker, Michael@Energy" w:date="2021-12-27T16:20:00Z">
            <w:trPr>
              <w:gridAfter w:val="0"/>
              <w:wAfter w:w="1368" w:type="dxa"/>
              <w:cantSplit/>
              <w:trHeight w:val="432"/>
            </w:trPr>
          </w:trPrChange>
        </w:trPr>
        <w:tc>
          <w:tcPr>
            <w:tcW w:w="1042" w:type="dxa"/>
            <w:vAlign w:val="center"/>
            <w:tcPrChange w:id="153" w:author="Shewmaker, Michael@Energy" w:date="2021-12-27T16:20:00Z">
              <w:tcPr>
                <w:tcW w:w="1356" w:type="dxa"/>
                <w:vAlign w:val="center"/>
              </w:tcPr>
            </w:tcPrChange>
          </w:tcPr>
          <w:p w14:paraId="6034A086" w14:textId="57F8AE00" w:rsidR="001C50F3" w:rsidDel="007B6663" w:rsidRDefault="001C50F3" w:rsidP="00DA7CA2">
            <w:pPr>
              <w:keepNext/>
              <w:tabs>
                <w:tab w:val="left" w:pos="2160"/>
                <w:tab w:val="left" w:pos="2700"/>
                <w:tab w:val="left" w:pos="3420"/>
                <w:tab w:val="left" w:pos="3780"/>
                <w:tab w:val="left" w:pos="5760"/>
                <w:tab w:val="left" w:pos="7212"/>
              </w:tabs>
              <w:jc w:val="center"/>
              <w:rPr>
                <w:del w:id="154" w:author="Shewmaker, Michael@Energy" w:date="2022-01-13T19:00:00Z"/>
                <w:rFonts w:ascii="Calibri" w:hAnsi="Calibri"/>
                <w:sz w:val="18"/>
                <w:szCs w:val="18"/>
              </w:rPr>
            </w:pPr>
          </w:p>
        </w:tc>
        <w:tc>
          <w:tcPr>
            <w:tcW w:w="1043" w:type="dxa"/>
            <w:vAlign w:val="center"/>
            <w:tcPrChange w:id="155" w:author="Shewmaker, Michael@Energy" w:date="2021-12-27T16:20:00Z">
              <w:tcPr>
                <w:tcW w:w="1356" w:type="dxa"/>
                <w:vAlign w:val="center"/>
              </w:tcPr>
            </w:tcPrChange>
          </w:tcPr>
          <w:p w14:paraId="6034A087" w14:textId="7A381681" w:rsidR="001C50F3" w:rsidDel="007B6663" w:rsidRDefault="001C50F3" w:rsidP="00DA7CA2">
            <w:pPr>
              <w:keepNext/>
              <w:tabs>
                <w:tab w:val="left" w:pos="2160"/>
                <w:tab w:val="left" w:pos="2700"/>
                <w:tab w:val="left" w:pos="3420"/>
                <w:tab w:val="left" w:pos="3780"/>
                <w:tab w:val="left" w:pos="5760"/>
                <w:tab w:val="left" w:pos="7212"/>
              </w:tabs>
              <w:jc w:val="center"/>
              <w:rPr>
                <w:del w:id="156" w:author="Shewmaker, Michael@Energy" w:date="2022-01-13T19:00:00Z"/>
                <w:rFonts w:ascii="Calibri" w:hAnsi="Calibri"/>
                <w:sz w:val="18"/>
                <w:szCs w:val="18"/>
              </w:rPr>
            </w:pPr>
          </w:p>
        </w:tc>
        <w:tc>
          <w:tcPr>
            <w:tcW w:w="1043" w:type="dxa"/>
            <w:vAlign w:val="center"/>
            <w:tcPrChange w:id="157" w:author="Shewmaker, Michael@Energy" w:date="2021-12-27T16:20:00Z">
              <w:tcPr>
                <w:tcW w:w="879" w:type="dxa"/>
                <w:vAlign w:val="center"/>
              </w:tcPr>
            </w:tcPrChange>
          </w:tcPr>
          <w:p w14:paraId="6034A088" w14:textId="54C45144" w:rsidR="001C50F3" w:rsidDel="007B6663" w:rsidRDefault="001C50F3" w:rsidP="00DA7CA2">
            <w:pPr>
              <w:keepNext/>
              <w:tabs>
                <w:tab w:val="left" w:pos="2160"/>
                <w:tab w:val="left" w:pos="2700"/>
                <w:tab w:val="left" w:pos="3420"/>
                <w:tab w:val="left" w:pos="3780"/>
                <w:tab w:val="left" w:pos="5760"/>
                <w:tab w:val="left" w:pos="7212"/>
              </w:tabs>
              <w:jc w:val="center"/>
              <w:rPr>
                <w:del w:id="158" w:author="Shewmaker, Michael@Energy" w:date="2022-01-13T19:00:00Z"/>
                <w:rFonts w:ascii="Calibri" w:hAnsi="Calibri"/>
                <w:sz w:val="18"/>
                <w:szCs w:val="18"/>
              </w:rPr>
            </w:pPr>
          </w:p>
        </w:tc>
        <w:tc>
          <w:tcPr>
            <w:tcW w:w="1042" w:type="dxa"/>
            <w:vAlign w:val="center"/>
            <w:tcPrChange w:id="159" w:author="Shewmaker, Michael@Energy" w:date="2021-12-27T16:20:00Z">
              <w:tcPr>
                <w:tcW w:w="879" w:type="dxa"/>
                <w:vAlign w:val="center"/>
              </w:tcPr>
            </w:tcPrChange>
          </w:tcPr>
          <w:p w14:paraId="6034A089" w14:textId="0A6E8808" w:rsidR="001C50F3" w:rsidDel="007B6663" w:rsidRDefault="001C50F3" w:rsidP="00DA7CA2">
            <w:pPr>
              <w:keepNext/>
              <w:tabs>
                <w:tab w:val="left" w:pos="2160"/>
                <w:tab w:val="left" w:pos="2700"/>
                <w:tab w:val="left" w:pos="3420"/>
                <w:tab w:val="left" w:pos="3780"/>
                <w:tab w:val="left" w:pos="5760"/>
                <w:tab w:val="left" w:pos="7212"/>
              </w:tabs>
              <w:jc w:val="center"/>
              <w:rPr>
                <w:del w:id="160" w:author="Shewmaker, Michael@Energy" w:date="2022-01-13T19:00:00Z"/>
                <w:rFonts w:ascii="Calibri" w:hAnsi="Calibri"/>
                <w:sz w:val="18"/>
                <w:szCs w:val="18"/>
              </w:rPr>
            </w:pPr>
          </w:p>
        </w:tc>
        <w:tc>
          <w:tcPr>
            <w:tcW w:w="1043" w:type="dxa"/>
            <w:vAlign w:val="center"/>
            <w:tcPrChange w:id="161" w:author="Shewmaker, Michael@Energy" w:date="2021-12-27T16:20:00Z">
              <w:tcPr>
                <w:tcW w:w="879" w:type="dxa"/>
                <w:vAlign w:val="center"/>
              </w:tcPr>
            </w:tcPrChange>
          </w:tcPr>
          <w:p w14:paraId="6034A08A" w14:textId="4D6544B7" w:rsidR="001C50F3" w:rsidDel="007B6663" w:rsidRDefault="001C50F3" w:rsidP="00DA7CA2">
            <w:pPr>
              <w:keepNext/>
              <w:tabs>
                <w:tab w:val="left" w:pos="2160"/>
                <w:tab w:val="left" w:pos="2700"/>
                <w:tab w:val="left" w:pos="3420"/>
                <w:tab w:val="left" w:pos="3780"/>
                <w:tab w:val="left" w:pos="5760"/>
                <w:tab w:val="left" w:pos="7212"/>
              </w:tabs>
              <w:jc w:val="center"/>
              <w:rPr>
                <w:del w:id="162" w:author="Shewmaker, Michael@Energy" w:date="2022-01-13T19:00:00Z"/>
                <w:rFonts w:ascii="Calibri" w:hAnsi="Calibri"/>
                <w:sz w:val="18"/>
                <w:szCs w:val="18"/>
              </w:rPr>
            </w:pPr>
          </w:p>
        </w:tc>
        <w:tc>
          <w:tcPr>
            <w:tcW w:w="1043" w:type="dxa"/>
            <w:vAlign w:val="center"/>
            <w:tcPrChange w:id="163" w:author="Shewmaker, Michael@Energy" w:date="2021-12-27T16:20:00Z">
              <w:tcPr>
                <w:tcW w:w="879" w:type="dxa"/>
                <w:vAlign w:val="center"/>
              </w:tcPr>
            </w:tcPrChange>
          </w:tcPr>
          <w:p w14:paraId="6034A08B" w14:textId="410A07F5" w:rsidR="001C50F3" w:rsidDel="007B6663" w:rsidRDefault="001C50F3" w:rsidP="00DA7CA2">
            <w:pPr>
              <w:keepNext/>
              <w:tabs>
                <w:tab w:val="left" w:pos="2160"/>
                <w:tab w:val="left" w:pos="2700"/>
                <w:tab w:val="left" w:pos="3420"/>
                <w:tab w:val="left" w:pos="3780"/>
                <w:tab w:val="left" w:pos="5760"/>
                <w:tab w:val="left" w:pos="7212"/>
              </w:tabs>
              <w:jc w:val="center"/>
              <w:rPr>
                <w:del w:id="164" w:author="Shewmaker, Michael@Energy" w:date="2022-01-13T19:00:00Z"/>
                <w:rFonts w:ascii="Calibri" w:hAnsi="Calibri"/>
                <w:sz w:val="18"/>
                <w:szCs w:val="18"/>
              </w:rPr>
            </w:pPr>
          </w:p>
        </w:tc>
        <w:tc>
          <w:tcPr>
            <w:tcW w:w="1043" w:type="dxa"/>
            <w:vAlign w:val="center"/>
            <w:tcPrChange w:id="165" w:author="Shewmaker, Michael@Energy" w:date="2021-12-27T16:20:00Z">
              <w:tcPr>
                <w:tcW w:w="879" w:type="dxa"/>
                <w:vAlign w:val="center"/>
              </w:tcPr>
            </w:tcPrChange>
          </w:tcPr>
          <w:p w14:paraId="6034A08C" w14:textId="38E015ED" w:rsidR="001C50F3" w:rsidDel="007B6663" w:rsidRDefault="001C50F3" w:rsidP="00DA7CA2">
            <w:pPr>
              <w:keepNext/>
              <w:tabs>
                <w:tab w:val="left" w:pos="2160"/>
                <w:tab w:val="left" w:pos="2700"/>
                <w:tab w:val="left" w:pos="3420"/>
                <w:tab w:val="left" w:pos="3780"/>
                <w:tab w:val="left" w:pos="5760"/>
                <w:tab w:val="left" w:pos="7212"/>
              </w:tabs>
              <w:jc w:val="center"/>
              <w:rPr>
                <w:del w:id="166" w:author="Shewmaker, Michael@Energy" w:date="2022-01-13T19:00:00Z"/>
                <w:rFonts w:ascii="Calibri" w:hAnsi="Calibri"/>
                <w:sz w:val="18"/>
                <w:szCs w:val="18"/>
              </w:rPr>
            </w:pPr>
          </w:p>
        </w:tc>
        <w:tc>
          <w:tcPr>
            <w:tcW w:w="1042" w:type="dxa"/>
            <w:vAlign w:val="center"/>
            <w:tcPrChange w:id="167" w:author="Shewmaker, Michael@Energy" w:date="2021-12-27T16:20:00Z">
              <w:tcPr>
                <w:tcW w:w="879" w:type="dxa"/>
                <w:vAlign w:val="center"/>
              </w:tcPr>
            </w:tcPrChange>
          </w:tcPr>
          <w:p w14:paraId="6034A08D" w14:textId="07B5E95C" w:rsidR="001C50F3" w:rsidDel="007B6663" w:rsidRDefault="001C50F3" w:rsidP="00DA7CA2">
            <w:pPr>
              <w:keepNext/>
              <w:tabs>
                <w:tab w:val="left" w:pos="2160"/>
                <w:tab w:val="left" w:pos="2700"/>
                <w:tab w:val="left" w:pos="3420"/>
                <w:tab w:val="left" w:pos="3780"/>
                <w:tab w:val="left" w:pos="5760"/>
                <w:tab w:val="left" w:pos="7212"/>
              </w:tabs>
              <w:jc w:val="center"/>
              <w:rPr>
                <w:del w:id="168" w:author="Shewmaker, Michael@Energy" w:date="2022-01-13T19:00:00Z"/>
                <w:rFonts w:ascii="Calibri" w:hAnsi="Calibri"/>
                <w:sz w:val="18"/>
                <w:szCs w:val="18"/>
              </w:rPr>
            </w:pPr>
          </w:p>
        </w:tc>
        <w:tc>
          <w:tcPr>
            <w:tcW w:w="1043" w:type="dxa"/>
            <w:vAlign w:val="center"/>
            <w:tcPrChange w:id="169" w:author="Shewmaker, Michael@Energy" w:date="2021-12-27T16:20:00Z">
              <w:tcPr>
                <w:tcW w:w="879" w:type="dxa"/>
                <w:vAlign w:val="center"/>
              </w:tcPr>
            </w:tcPrChange>
          </w:tcPr>
          <w:p w14:paraId="6034A08E" w14:textId="68C6341A" w:rsidR="001C50F3" w:rsidDel="007B6663" w:rsidRDefault="001C50F3" w:rsidP="00DA7CA2">
            <w:pPr>
              <w:keepNext/>
              <w:tabs>
                <w:tab w:val="left" w:pos="2160"/>
                <w:tab w:val="left" w:pos="2700"/>
                <w:tab w:val="left" w:pos="3420"/>
                <w:tab w:val="left" w:pos="3780"/>
                <w:tab w:val="left" w:pos="5760"/>
                <w:tab w:val="left" w:pos="7212"/>
              </w:tabs>
              <w:jc w:val="center"/>
              <w:rPr>
                <w:del w:id="170" w:author="Shewmaker, Michael@Energy" w:date="2022-01-13T19:00:00Z"/>
                <w:rFonts w:ascii="Calibri" w:hAnsi="Calibri"/>
                <w:sz w:val="18"/>
                <w:szCs w:val="18"/>
              </w:rPr>
            </w:pPr>
          </w:p>
        </w:tc>
        <w:tc>
          <w:tcPr>
            <w:tcW w:w="1043" w:type="dxa"/>
            <w:vAlign w:val="center"/>
            <w:tcPrChange w:id="171" w:author="Shewmaker, Michael@Energy" w:date="2021-12-27T16:20:00Z">
              <w:tcPr>
                <w:tcW w:w="879" w:type="dxa"/>
                <w:vAlign w:val="center"/>
              </w:tcPr>
            </w:tcPrChange>
          </w:tcPr>
          <w:p w14:paraId="6034A08F" w14:textId="16C9C6CE" w:rsidR="001C50F3" w:rsidDel="007B6663" w:rsidRDefault="001C50F3" w:rsidP="00DA7CA2">
            <w:pPr>
              <w:keepNext/>
              <w:tabs>
                <w:tab w:val="left" w:pos="2160"/>
                <w:tab w:val="left" w:pos="2700"/>
                <w:tab w:val="left" w:pos="3420"/>
                <w:tab w:val="left" w:pos="3780"/>
                <w:tab w:val="left" w:pos="5760"/>
                <w:tab w:val="left" w:pos="7212"/>
              </w:tabs>
              <w:jc w:val="center"/>
              <w:rPr>
                <w:del w:id="172" w:author="Shewmaker, Michael@Energy" w:date="2022-01-13T19:00:00Z"/>
                <w:rFonts w:ascii="Calibri" w:hAnsi="Calibri"/>
                <w:sz w:val="18"/>
                <w:szCs w:val="18"/>
              </w:rPr>
            </w:pPr>
          </w:p>
        </w:tc>
        <w:tc>
          <w:tcPr>
            <w:tcW w:w="1042" w:type="dxa"/>
            <w:vAlign w:val="center"/>
            <w:tcPrChange w:id="173" w:author="Shewmaker, Michael@Energy" w:date="2021-12-27T16:20:00Z">
              <w:tcPr>
                <w:tcW w:w="879" w:type="dxa"/>
                <w:vAlign w:val="center"/>
              </w:tcPr>
            </w:tcPrChange>
          </w:tcPr>
          <w:p w14:paraId="6034A090" w14:textId="55DC7BE4" w:rsidR="001C50F3" w:rsidDel="007B6663" w:rsidRDefault="001C50F3" w:rsidP="00DA7CA2">
            <w:pPr>
              <w:keepNext/>
              <w:tabs>
                <w:tab w:val="left" w:pos="2160"/>
                <w:tab w:val="left" w:pos="2700"/>
                <w:tab w:val="left" w:pos="3420"/>
                <w:tab w:val="left" w:pos="3780"/>
                <w:tab w:val="left" w:pos="5760"/>
                <w:tab w:val="left" w:pos="7212"/>
              </w:tabs>
              <w:jc w:val="center"/>
              <w:rPr>
                <w:del w:id="174" w:author="Shewmaker, Michael@Energy" w:date="2022-01-13T19:00:00Z"/>
                <w:rFonts w:ascii="Calibri" w:hAnsi="Calibri"/>
                <w:sz w:val="18"/>
                <w:szCs w:val="18"/>
              </w:rPr>
            </w:pPr>
          </w:p>
        </w:tc>
        <w:tc>
          <w:tcPr>
            <w:tcW w:w="1043" w:type="dxa"/>
            <w:vAlign w:val="center"/>
            <w:tcPrChange w:id="175" w:author="Shewmaker, Michael@Energy" w:date="2021-12-27T16:20:00Z">
              <w:tcPr>
                <w:tcW w:w="879" w:type="dxa"/>
                <w:vAlign w:val="center"/>
              </w:tcPr>
            </w:tcPrChange>
          </w:tcPr>
          <w:p w14:paraId="6034A091" w14:textId="0689B65E" w:rsidR="001C50F3" w:rsidDel="007B6663" w:rsidRDefault="001C50F3" w:rsidP="00DA7CA2">
            <w:pPr>
              <w:keepNext/>
              <w:tabs>
                <w:tab w:val="left" w:pos="2160"/>
                <w:tab w:val="left" w:pos="2700"/>
                <w:tab w:val="left" w:pos="3420"/>
                <w:tab w:val="left" w:pos="3780"/>
                <w:tab w:val="left" w:pos="5760"/>
                <w:tab w:val="left" w:pos="7212"/>
              </w:tabs>
              <w:jc w:val="center"/>
              <w:rPr>
                <w:del w:id="176" w:author="Shewmaker, Michael@Energy" w:date="2022-01-13T19:00:00Z"/>
                <w:rFonts w:ascii="Calibri" w:hAnsi="Calibri"/>
                <w:sz w:val="18"/>
                <w:szCs w:val="18"/>
              </w:rPr>
            </w:pPr>
          </w:p>
        </w:tc>
        <w:tc>
          <w:tcPr>
            <w:tcW w:w="1043" w:type="dxa"/>
            <w:vAlign w:val="center"/>
            <w:tcPrChange w:id="177" w:author="Shewmaker, Michael@Energy" w:date="2021-12-27T16:20:00Z">
              <w:tcPr>
                <w:tcW w:w="879" w:type="dxa"/>
                <w:vAlign w:val="center"/>
              </w:tcPr>
            </w:tcPrChange>
          </w:tcPr>
          <w:p w14:paraId="6034A092" w14:textId="6C25F423"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78" w:author="Shewmaker, Michael@Energy" w:date="2022-01-13T19:00:00Z"/>
                <w:rFonts w:ascii="Calibri" w:hAnsi="Calibri"/>
                <w:sz w:val="18"/>
                <w:szCs w:val="18"/>
              </w:rPr>
            </w:pPr>
          </w:p>
        </w:tc>
        <w:tc>
          <w:tcPr>
            <w:tcW w:w="1043" w:type="dxa"/>
            <w:vAlign w:val="center"/>
            <w:tcPrChange w:id="179" w:author="Shewmaker, Michael@Energy" w:date="2021-12-27T16:20:00Z">
              <w:tcPr>
                <w:tcW w:w="879" w:type="dxa"/>
                <w:vAlign w:val="center"/>
              </w:tcPr>
            </w:tcPrChange>
          </w:tcPr>
          <w:p w14:paraId="6034A093" w14:textId="0713C134" w:rsidR="001C50F3" w:rsidDel="007B6663" w:rsidRDefault="001C50F3" w:rsidP="00DA7CA2">
            <w:pPr>
              <w:keepNext/>
              <w:tabs>
                <w:tab w:val="left" w:pos="2160"/>
                <w:tab w:val="left" w:pos="2700"/>
                <w:tab w:val="left" w:pos="3420"/>
                <w:tab w:val="left" w:pos="3780"/>
                <w:tab w:val="left" w:pos="5760"/>
                <w:tab w:val="left" w:pos="7212"/>
              </w:tabs>
              <w:spacing w:line="240" w:lineRule="exact"/>
              <w:jc w:val="center"/>
              <w:rPr>
                <w:del w:id="180" w:author="Shewmaker, Michael@Energy" w:date="2022-01-13T19:00:00Z"/>
                <w:rFonts w:ascii="Calibri" w:hAnsi="Calibri"/>
                <w:sz w:val="18"/>
                <w:szCs w:val="18"/>
              </w:rPr>
            </w:pPr>
          </w:p>
        </w:tc>
      </w:tr>
      <w:tr w:rsidR="001C50F3" w:rsidRPr="009B3A0C" w:rsidDel="007B6663" w14:paraId="6034A0A4" w14:textId="3920BD73" w:rsidTr="001C50F3">
        <w:trPr>
          <w:cantSplit/>
          <w:trHeight w:val="432"/>
          <w:del w:id="181" w:author="Shewmaker, Michael@Energy" w:date="2022-01-13T19:00:00Z"/>
          <w:trPrChange w:id="182" w:author="Shewmaker, Michael@Energy" w:date="2021-12-27T16:20:00Z">
            <w:trPr>
              <w:gridAfter w:val="0"/>
              <w:wAfter w:w="1368" w:type="dxa"/>
              <w:cantSplit/>
              <w:trHeight w:val="432"/>
            </w:trPr>
          </w:trPrChange>
        </w:trPr>
        <w:tc>
          <w:tcPr>
            <w:tcW w:w="1042" w:type="dxa"/>
            <w:vAlign w:val="center"/>
            <w:tcPrChange w:id="183" w:author="Shewmaker, Michael@Energy" w:date="2021-12-27T16:20:00Z">
              <w:tcPr>
                <w:tcW w:w="1356" w:type="dxa"/>
                <w:vAlign w:val="center"/>
              </w:tcPr>
            </w:tcPrChange>
          </w:tcPr>
          <w:p w14:paraId="6034A096" w14:textId="1F8AF376" w:rsidR="001C50F3" w:rsidDel="007B6663" w:rsidRDefault="001C50F3" w:rsidP="00DA7CA2">
            <w:pPr>
              <w:keepNext/>
              <w:tabs>
                <w:tab w:val="left" w:pos="2160"/>
                <w:tab w:val="left" w:pos="2700"/>
                <w:tab w:val="left" w:pos="3420"/>
                <w:tab w:val="left" w:pos="3780"/>
                <w:tab w:val="left" w:pos="5760"/>
                <w:tab w:val="left" w:pos="7212"/>
              </w:tabs>
              <w:jc w:val="center"/>
              <w:rPr>
                <w:del w:id="184" w:author="Shewmaker, Michael@Energy" w:date="2022-01-13T19:00:00Z"/>
                <w:rFonts w:ascii="Calibri" w:hAnsi="Calibri"/>
                <w:sz w:val="18"/>
                <w:szCs w:val="18"/>
              </w:rPr>
            </w:pPr>
          </w:p>
        </w:tc>
        <w:tc>
          <w:tcPr>
            <w:tcW w:w="1043" w:type="dxa"/>
            <w:vAlign w:val="center"/>
            <w:tcPrChange w:id="185" w:author="Shewmaker, Michael@Energy" w:date="2021-12-27T16:20:00Z">
              <w:tcPr>
                <w:tcW w:w="1356" w:type="dxa"/>
                <w:vAlign w:val="center"/>
              </w:tcPr>
            </w:tcPrChange>
          </w:tcPr>
          <w:p w14:paraId="6034A097" w14:textId="30AAB0D6" w:rsidR="001C50F3" w:rsidDel="007B6663" w:rsidRDefault="001C50F3" w:rsidP="00DA7CA2">
            <w:pPr>
              <w:keepNext/>
              <w:tabs>
                <w:tab w:val="left" w:pos="2160"/>
                <w:tab w:val="left" w:pos="2700"/>
                <w:tab w:val="left" w:pos="3420"/>
                <w:tab w:val="left" w:pos="3780"/>
                <w:tab w:val="left" w:pos="5760"/>
                <w:tab w:val="left" w:pos="7212"/>
              </w:tabs>
              <w:jc w:val="center"/>
              <w:rPr>
                <w:del w:id="186" w:author="Shewmaker, Michael@Energy" w:date="2022-01-13T19:00:00Z"/>
                <w:rFonts w:ascii="Calibri" w:hAnsi="Calibri"/>
                <w:sz w:val="18"/>
                <w:szCs w:val="18"/>
              </w:rPr>
            </w:pPr>
          </w:p>
        </w:tc>
        <w:tc>
          <w:tcPr>
            <w:tcW w:w="1043" w:type="dxa"/>
            <w:vAlign w:val="center"/>
            <w:tcPrChange w:id="187" w:author="Shewmaker, Michael@Energy" w:date="2021-12-27T16:20:00Z">
              <w:tcPr>
                <w:tcW w:w="879" w:type="dxa"/>
                <w:vAlign w:val="center"/>
              </w:tcPr>
            </w:tcPrChange>
          </w:tcPr>
          <w:p w14:paraId="6034A098" w14:textId="1F4ED9B6" w:rsidR="001C50F3" w:rsidDel="007B6663" w:rsidRDefault="001C50F3" w:rsidP="00DA7CA2">
            <w:pPr>
              <w:keepNext/>
              <w:tabs>
                <w:tab w:val="left" w:pos="2160"/>
                <w:tab w:val="left" w:pos="2700"/>
                <w:tab w:val="left" w:pos="3420"/>
                <w:tab w:val="left" w:pos="3780"/>
                <w:tab w:val="left" w:pos="5760"/>
                <w:tab w:val="left" w:pos="7212"/>
              </w:tabs>
              <w:jc w:val="center"/>
              <w:rPr>
                <w:del w:id="188" w:author="Shewmaker, Michael@Energy" w:date="2022-01-13T19:00:00Z"/>
                <w:rFonts w:ascii="Calibri" w:hAnsi="Calibri"/>
                <w:sz w:val="18"/>
                <w:szCs w:val="18"/>
              </w:rPr>
            </w:pPr>
          </w:p>
        </w:tc>
        <w:tc>
          <w:tcPr>
            <w:tcW w:w="1042" w:type="dxa"/>
            <w:vAlign w:val="center"/>
            <w:tcPrChange w:id="189" w:author="Shewmaker, Michael@Energy" w:date="2021-12-27T16:20:00Z">
              <w:tcPr>
                <w:tcW w:w="879" w:type="dxa"/>
                <w:vAlign w:val="center"/>
              </w:tcPr>
            </w:tcPrChange>
          </w:tcPr>
          <w:p w14:paraId="6034A099" w14:textId="2F02D809" w:rsidR="001C50F3" w:rsidDel="007B6663" w:rsidRDefault="001C50F3" w:rsidP="00DA7CA2">
            <w:pPr>
              <w:keepNext/>
              <w:tabs>
                <w:tab w:val="left" w:pos="2160"/>
                <w:tab w:val="left" w:pos="2700"/>
                <w:tab w:val="left" w:pos="3420"/>
                <w:tab w:val="left" w:pos="3780"/>
                <w:tab w:val="left" w:pos="5760"/>
                <w:tab w:val="left" w:pos="7212"/>
              </w:tabs>
              <w:jc w:val="center"/>
              <w:rPr>
                <w:del w:id="190" w:author="Shewmaker, Michael@Energy" w:date="2022-01-13T19:00:00Z"/>
                <w:rFonts w:ascii="Calibri" w:hAnsi="Calibri"/>
                <w:sz w:val="18"/>
                <w:szCs w:val="18"/>
              </w:rPr>
            </w:pPr>
          </w:p>
        </w:tc>
        <w:tc>
          <w:tcPr>
            <w:tcW w:w="1043" w:type="dxa"/>
            <w:vAlign w:val="center"/>
            <w:tcPrChange w:id="191" w:author="Shewmaker, Michael@Energy" w:date="2021-12-27T16:20:00Z">
              <w:tcPr>
                <w:tcW w:w="879" w:type="dxa"/>
                <w:vAlign w:val="center"/>
              </w:tcPr>
            </w:tcPrChange>
          </w:tcPr>
          <w:p w14:paraId="6034A09A" w14:textId="1B269E99" w:rsidR="001C50F3" w:rsidDel="007B6663" w:rsidRDefault="001C50F3" w:rsidP="00DA7CA2">
            <w:pPr>
              <w:keepNext/>
              <w:tabs>
                <w:tab w:val="left" w:pos="2160"/>
                <w:tab w:val="left" w:pos="2700"/>
                <w:tab w:val="left" w:pos="3420"/>
                <w:tab w:val="left" w:pos="3780"/>
                <w:tab w:val="left" w:pos="5760"/>
                <w:tab w:val="left" w:pos="7212"/>
              </w:tabs>
              <w:jc w:val="center"/>
              <w:rPr>
                <w:del w:id="192" w:author="Shewmaker, Michael@Energy" w:date="2022-01-13T19:00:00Z"/>
                <w:rFonts w:ascii="Calibri" w:hAnsi="Calibri"/>
                <w:sz w:val="18"/>
                <w:szCs w:val="18"/>
              </w:rPr>
            </w:pPr>
          </w:p>
        </w:tc>
        <w:tc>
          <w:tcPr>
            <w:tcW w:w="1043" w:type="dxa"/>
            <w:vAlign w:val="center"/>
            <w:tcPrChange w:id="193" w:author="Shewmaker, Michael@Energy" w:date="2021-12-27T16:20:00Z">
              <w:tcPr>
                <w:tcW w:w="879" w:type="dxa"/>
                <w:vAlign w:val="center"/>
              </w:tcPr>
            </w:tcPrChange>
          </w:tcPr>
          <w:p w14:paraId="6034A09B" w14:textId="339F1871" w:rsidR="001C50F3" w:rsidDel="007B6663" w:rsidRDefault="001C50F3" w:rsidP="00DA7CA2">
            <w:pPr>
              <w:keepNext/>
              <w:tabs>
                <w:tab w:val="left" w:pos="2160"/>
                <w:tab w:val="left" w:pos="2700"/>
                <w:tab w:val="left" w:pos="3420"/>
                <w:tab w:val="left" w:pos="3780"/>
                <w:tab w:val="left" w:pos="5760"/>
                <w:tab w:val="left" w:pos="7212"/>
              </w:tabs>
              <w:jc w:val="center"/>
              <w:rPr>
                <w:del w:id="194" w:author="Shewmaker, Michael@Energy" w:date="2022-01-13T19:00:00Z"/>
                <w:rFonts w:ascii="Calibri" w:hAnsi="Calibri"/>
                <w:sz w:val="18"/>
                <w:szCs w:val="18"/>
              </w:rPr>
            </w:pPr>
          </w:p>
        </w:tc>
        <w:tc>
          <w:tcPr>
            <w:tcW w:w="1043" w:type="dxa"/>
            <w:vAlign w:val="center"/>
            <w:tcPrChange w:id="195" w:author="Shewmaker, Michael@Energy" w:date="2021-12-27T16:20:00Z">
              <w:tcPr>
                <w:tcW w:w="879" w:type="dxa"/>
                <w:vAlign w:val="center"/>
              </w:tcPr>
            </w:tcPrChange>
          </w:tcPr>
          <w:p w14:paraId="6034A09C" w14:textId="79797E1D" w:rsidR="001C50F3" w:rsidDel="007B6663" w:rsidRDefault="001C50F3" w:rsidP="00DA7CA2">
            <w:pPr>
              <w:keepNext/>
              <w:tabs>
                <w:tab w:val="left" w:pos="2160"/>
                <w:tab w:val="left" w:pos="2700"/>
                <w:tab w:val="left" w:pos="3420"/>
                <w:tab w:val="left" w:pos="3780"/>
                <w:tab w:val="left" w:pos="5760"/>
                <w:tab w:val="left" w:pos="7212"/>
              </w:tabs>
              <w:jc w:val="center"/>
              <w:rPr>
                <w:del w:id="196" w:author="Shewmaker, Michael@Energy" w:date="2022-01-13T19:00:00Z"/>
                <w:rFonts w:ascii="Calibri" w:hAnsi="Calibri"/>
                <w:sz w:val="18"/>
                <w:szCs w:val="18"/>
              </w:rPr>
            </w:pPr>
          </w:p>
        </w:tc>
        <w:tc>
          <w:tcPr>
            <w:tcW w:w="1042" w:type="dxa"/>
            <w:vAlign w:val="center"/>
            <w:tcPrChange w:id="197" w:author="Shewmaker, Michael@Energy" w:date="2021-12-27T16:20:00Z">
              <w:tcPr>
                <w:tcW w:w="879" w:type="dxa"/>
                <w:vAlign w:val="center"/>
              </w:tcPr>
            </w:tcPrChange>
          </w:tcPr>
          <w:p w14:paraId="6034A09D" w14:textId="44E82149" w:rsidR="001C50F3" w:rsidDel="007B6663" w:rsidRDefault="001C50F3" w:rsidP="00DA7CA2">
            <w:pPr>
              <w:keepNext/>
              <w:tabs>
                <w:tab w:val="left" w:pos="2160"/>
                <w:tab w:val="left" w:pos="2700"/>
                <w:tab w:val="left" w:pos="3420"/>
                <w:tab w:val="left" w:pos="3780"/>
                <w:tab w:val="left" w:pos="5760"/>
                <w:tab w:val="left" w:pos="7212"/>
              </w:tabs>
              <w:jc w:val="center"/>
              <w:rPr>
                <w:del w:id="198" w:author="Shewmaker, Michael@Energy" w:date="2022-01-13T19:00:00Z"/>
                <w:rFonts w:ascii="Calibri" w:hAnsi="Calibri"/>
                <w:sz w:val="18"/>
                <w:szCs w:val="18"/>
              </w:rPr>
            </w:pPr>
          </w:p>
        </w:tc>
        <w:tc>
          <w:tcPr>
            <w:tcW w:w="1043" w:type="dxa"/>
            <w:vAlign w:val="center"/>
            <w:tcPrChange w:id="199" w:author="Shewmaker, Michael@Energy" w:date="2021-12-27T16:20:00Z">
              <w:tcPr>
                <w:tcW w:w="879" w:type="dxa"/>
                <w:vAlign w:val="center"/>
              </w:tcPr>
            </w:tcPrChange>
          </w:tcPr>
          <w:p w14:paraId="6034A09E" w14:textId="1851C603" w:rsidR="001C50F3" w:rsidDel="007B6663" w:rsidRDefault="001C50F3" w:rsidP="00DA7CA2">
            <w:pPr>
              <w:keepNext/>
              <w:tabs>
                <w:tab w:val="left" w:pos="2160"/>
                <w:tab w:val="left" w:pos="2700"/>
                <w:tab w:val="left" w:pos="3420"/>
                <w:tab w:val="left" w:pos="3780"/>
                <w:tab w:val="left" w:pos="5760"/>
                <w:tab w:val="left" w:pos="7212"/>
              </w:tabs>
              <w:jc w:val="center"/>
              <w:rPr>
                <w:del w:id="200" w:author="Shewmaker, Michael@Energy" w:date="2022-01-13T19:00:00Z"/>
                <w:rFonts w:ascii="Calibri" w:hAnsi="Calibri"/>
                <w:sz w:val="18"/>
                <w:szCs w:val="18"/>
              </w:rPr>
            </w:pPr>
          </w:p>
        </w:tc>
        <w:tc>
          <w:tcPr>
            <w:tcW w:w="1043" w:type="dxa"/>
            <w:vAlign w:val="center"/>
            <w:tcPrChange w:id="201" w:author="Shewmaker, Michael@Energy" w:date="2021-12-27T16:20:00Z">
              <w:tcPr>
                <w:tcW w:w="879" w:type="dxa"/>
                <w:vAlign w:val="center"/>
              </w:tcPr>
            </w:tcPrChange>
          </w:tcPr>
          <w:p w14:paraId="6034A09F" w14:textId="1426286D" w:rsidR="001C50F3" w:rsidDel="007B6663" w:rsidRDefault="001C50F3" w:rsidP="00DA7CA2">
            <w:pPr>
              <w:keepNext/>
              <w:tabs>
                <w:tab w:val="left" w:pos="2160"/>
                <w:tab w:val="left" w:pos="2700"/>
                <w:tab w:val="left" w:pos="3420"/>
                <w:tab w:val="left" w:pos="3780"/>
                <w:tab w:val="left" w:pos="5760"/>
                <w:tab w:val="left" w:pos="7212"/>
              </w:tabs>
              <w:jc w:val="center"/>
              <w:rPr>
                <w:del w:id="202" w:author="Shewmaker, Michael@Energy" w:date="2022-01-13T19:00:00Z"/>
                <w:rFonts w:ascii="Calibri" w:hAnsi="Calibri"/>
                <w:sz w:val="18"/>
                <w:szCs w:val="18"/>
              </w:rPr>
            </w:pPr>
          </w:p>
        </w:tc>
        <w:tc>
          <w:tcPr>
            <w:tcW w:w="1042" w:type="dxa"/>
            <w:vAlign w:val="center"/>
            <w:tcPrChange w:id="203" w:author="Shewmaker, Michael@Energy" w:date="2021-12-27T16:20:00Z">
              <w:tcPr>
                <w:tcW w:w="879" w:type="dxa"/>
                <w:vAlign w:val="center"/>
              </w:tcPr>
            </w:tcPrChange>
          </w:tcPr>
          <w:p w14:paraId="6034A0A0" w14:textId="16E98E14" w:rsidR="001C50F3" w:rsidDel="007B6663" w:rsidRDefault="001C50F3" w:rsidP="00DA7CA2">
            <w:pPr>
              <w:keepNext/>
              <w:tabs>
                <w:tab w:val="left" w:pos="2160"/>
                <w:tab w:val="left" w:pos="2700"/>
                <w:tab w:val="left" w:pos="3420"/>
                <w:tab w:val="left" w:pos="3780"/>
                <w:tab w:val="left" w:pos="5760"/>
                <w:tab w:val="left" w:pos="7212"/>
              </w:tabs>
              <w:jc w:val="center"/>
              <w:rPr>
                <w:del w:id="204" w:author="Shewmaker, Michael@Energy" w:date="2022-01-13T19:00:00Z"/>
                <w:rFonts w:ascii="Calibri" w:hAnsi="Calibri"/>
                <w:sz w:val="18"/>
                <w:szCs w:val="18"/>
              </w:rPr>
            </w:pPr>
          </w:p>
        </w:tc>
        <w:tc>
          <w:tcPr>
            <w:tcW w:w="1043" w:type="dxa"/>
            <w:vAlign w:val="center"/>
            <w:tcPrChange w:id="205" w:author="Shewmaker, Michael@Energy" w:date="2021-12-27T16:20:00Z">
              <w:tcPr>
                <w:tcW w:w="879" w:type="dxa"/>
                <w:vAlign w:val="center"/>
              </w:tcPr>
            </w:tcPrChange>
          </w:tcPr>
          <w:p w14:paraId="6034A0A1" w14:textId="18FC5CC0" w:rsidR="001C50F3" w:rsidDel="007B6663" w:rsidRDefault="001C50F3" w:rsidP="00DA7CA2">
            <w:pPr>
              <w:keepNext/>
              <w:tabs>
                <w:tab w:val="left" w:pos="2160"/>
                <w:tab w:val="left" w:pos="2700"/>
                <w:tab w:val="left" w:pos="3420"/>
                <w:tab w:val="left" w:pos="3780"/>
                <w:tab w:val="left" w:pos="5760"/>
                <w:tab w:val="left" w:pos="7212"/>
              </w:tabs>
              <w:jc w:val="center"/>
              <w:rPr>
                <w:del w:id="206" w:author="Shewmaker, Michael@Energy" w:date="2022-01-13T19:00:00Z"/>
                <w:rFonts w:ascii="Calibri" w:hAnsi="Calibri"/>
                <w:sz w:val="18"/>
                <w:szCs w:val="18"/>
              </w:rPr>
            </w:pPr>
          </w:p>
        </w:tc>
        <w:tc>
          <w:tcPr>
            <w:tcW w:w="1043" w:type="dxa"/>
            <w:vAlign w:val="center"/>
            <w:tcPrChange w:id="207" w:author="Shewmaker, Michael@Energy" w:date="2021-12-27T16:20:00Z">
              <w:tcPr>
                <w:tcW w:w="879" w:type="dxa"/>
                <w:vAlign w:val="center"/>
              </w:tcPr>
            </w:tcPrChange>
          </w:tcPr>
          <w:p w14:paraId="6034A0A2" w14:textId="247EF02B" w:rsidR="001C50F3" w:rsidDel="007B6663" w:rsidRDefault="001C50F3" w:rsidP="00DA7CA2">
            <w:pPr>
              <w:keepNext/>
              <w:tabs>
                <w:tab w:val="left" w:pos="2160"/>
                <w:tab w:val="left" w:pos="2700"/>
                <w:tab w:val="left" w:pos="3420"/>
                <w:tab w:val="left" w:pos="3780"/>
                <w:tab w:val="left" w:pos="5760"/>
                <w:tab w:val="left" w:pos="7212"/>
              </w:tabs>
              <w:jc w:val="center"/>
              <w:rPr>
                <w:del w:id="208" w:author="Shewmaker, Michael@Energy" w:date="2022-01-13T19:00:00Z"/>
                <w:rFonts w:ascii="Calibri" w:hAnsi="Calibri"/>
                <w:sz w:val="18"/>
                <w:szCs w:val="18"/>
              </w:rPr>
            </w:pPr>
          </w:p>
        </w:tc>
        <w:tc>
          <w:tcPr>
            <w:tcW w:w="1043" w:type="dxa"/>
            <w:vAlign w:val="center"/>
            <w:tcPrChange w:id="209" w:author="Shewmaker, Michael@Energy" w:date="2021-12-27T16:20:00Z">
              <w:tcPr>
                <w:tcW w:w="879" w:type="dxa"/>
                <w:vAlign w:val="center"/>
              </w:tcPr>
            </w:tcPrChange>
          </w:tcPr>
          <w:p w14:paraId="6034A0A3" w14:textId="34D060DD" w:rsidR="001C50F3" w:rsidDel="007B6663" w:rsidRDefault="001C50F3" w:rsidP="00DA7CA2">
            <w:pPr>
              <w:keepNext/>
              <w:tabs>
                <w:tab w:val="left" w:pos="2160"/>
                <w:tab w:val="left" w:pos="2700"/>
                <w:tab w:val="left" w:pos="3420"/>
                <w:tab w:val="left" w:pos="3780"/>
                <w:tab w:val="left" w:pos="5760"/>
                <w:tab w:val="left" w:pos="7212"/>
              </w:tabs>
              <w:jc w:val="center"/>
              <w:rPr>
                <w:del w:id="210" w:author="Shewmaker, Michael@Energy" w:date="2022-01-13T19:00:00Z"/>
                <w:rFonts w:ascii="Calibri" w:hAnsi="Calibri"/>
                <w:sz w:val="18"/>
                <w:szCs w:val="18"/>
              </w:rPr>
            </w:pPr>
          </w:p>
        </w:tc>
      </w:tr>
      <w:tr w:rsidR="001C50F3" w:rsidRPr="009B3A0C" w:rsidDel="007B6663" w14:paraId="6034A0B4" w14:textId="1655EBC2" w:rsidTr="001C50F3">
        <w:trPr>
          <w:cantSplit/>
          <w:trHeight w:val="432"/>
          <w:del w:id="211" w:author="Shewmaker, Michael@Energy" w:date="2022-01-13T19:00:00Z"/>
          <w:trPrChange w:id="212" w:author="Shewmaker, Michael@Energy" w:date="2021-12-27T16:20:00Z">
            <w:trPr>
              <w:gridAfter w:val="0"/>
              <w:wAfter w:w="1368" w:type="dxa"/>
              <w:cantSplit/>
              <w:trHeight w:val="432"/>
            </w:trPr>
          </w:trPrChange>
        </w:trPr>
        <w:tc>
          <w:tcPr>
            <w:tcW w:w="1042" w:type="dxa"/>
            <w:vAlign w:val="center"/>
            <w:tcPrChange w:id="213" w:author="Shewmaker, Michael@Energy" w:date="2021-12-27T16:20:00Z">
              <w:tcPr>
                <w:tcW w:w="1356" w:type="dxa"/>
                <w:vAlign w:val="center"/>
              </w:tcPr>
            </w:tcPrChange>
          </w:tcPr>
          <w:p w14:paraId="6034A0A6" w14:textId="3810C356" w:rsidR="001C50F3" w:rsidDel="007B6663" w:rsidRDefault="001C50F3" w:rsidP="00DA7CA2">
            <w:pPr>
              <w:keepNext/>
              <w:tabs>
                <w:tab w:val="left" w:pos="2160"/>
                <w:tab w:val="left" w:pos="2700"/>
                <w:tab w:val="left" w:pos="3420"/>
                <w:tab w:val="left" w:pos="3780"/>
                <w:tab w:val="left" w:pos="5760"/>
                <w:tab w:val="left" w:pos="7212"/>
              </w:tabs>
              <w:jc w:val="center"/>
              <w:rPr>
                <w:del w:id="214" w:author="Shewmaker, Michael@Energy" w:date="2022-01-13T19:00:00Z"/>
                <w:rFonts w:ascii="Calibri" w:hAnsi="Calibri"/>
                <w:sz w:val="18"/>
                <w:szCs w:val="18"/>
              </w:rPr>
            </w:pPr>
          </w:p>
        </w:tc>
        <w:tc>
          <w:tcPr>
            <w:tcW w:w="1043" w:type="dxa"/>
            <w:vAlign w:val="center"/>
            <w:tcPrChange w:id="215" w:author="Shewmaker, Michael@Energy" w:date="2021-12-27T16:20:00Z">
              <w:tcPr>
                <w:tcW w:w="1356" w:type="dxa"/>
                <w:vAlign w:val="center"/>
              </w:tcPr>
            </w:tcPrChange>
          </w:tcPr>
          <w:p w14:paraId="6034A0A7" w14:textId="76229CEB" w:rsidR="001C50F3" w:rsidDel="007B6663" w:rsidRDefault="001C50F3" w:rsidP="00DA7CA2">
            <w:pPr>
              <w:keepNext/>
              <w:tabs>
                <w:tab w:val="left" w:pos="2160"/>
                <w:tab w:val="left" w:pos="2700"/>
                <w:tab w:val="left" w:pos="3420"/>
                <w:tab w:val="left" w:pos="3780"/>
                <w:tab w:val="left" w:pos="5760"/>
                <w:tab w:val="left" w:pos="7212"/>
              </w:tabs>
              <w:jc w:val="center"/>
              <w:rPr>
                <w:del w:id="216" w:author="Shewmaker, Michael@Energy" w:date="2022-01-13T19:00:00Z"/>
                <w:rFonts w:ascii="Calibri" w:hAnsi="Calibri"/>
                <w:sz w:val="18"/>
                <w:szCs w:val="18"/>
              </w:rPr>
            </w:pPr>
          </w:p>
        </w:tc>
        <w:tc>
          <w:tcPr>
            <w:tcW w:w="1043" w:type="dxa"/>
            <w:vAlign w:val="center"/>
            <w:tcPrChange w:id="217" w:author="Shewmaker, Michael@Energy" w:date="2021-12-27T16:20:00Z">
              <w:tcPr>
                <w:tcW w:w="879" w:type="dxa"/>
                <w:vAlign w:val="center"/>
              </w:tcPr>
            </w:tcPrChange>
          </w:tcPr>
          <w:p w14:paraId="6034A0A8" w14:textId="28EAEC0B" w:rsidR="001C50F3" w:rsidDel="007B6663" w:rsidRDefault="001C50F3" w:rsidP="00DA7CA2">
            <w:pPr>
              <w:keepNext/>
              <w:tabs>
                <w:tab w:val="left" w:pos="2160"/>
                <w:tab w:val="left" w:pos="2700"/>
                <w:tab w:val="left" w:pos="3420"/>
                <w:tab w:val="left" w:pos="3780"/>
                <w:tab w:val="left" w:pos="5760"/>
                <w:tab w:val="left" w:pos="7212"/>
              </w:tabs>
              <w:jc w:val="center"/>
              <w:rPr>
                <w:del w:id="218" w:author="Shewmaker, Michael@Energy" w:date="2022-01-13T19:00:00Z"/>
                <w:rFonts w:ascii="Calibri" w:hAnsi="Calibri"/>
                <w:sz w:val="18"/>
                <w:szCs w:val="18"/>
              </w:rPr>
            </w:pPr>
          </w:p>
        </w:tc>
        <w:tc>
          <w:tcPr>
            <w:tcW w:w="1042" w:type="dxa"/>
            <w:vAlign w:val="center"/>
            <w:tcPrChange w:id="219" w:author="Shewmaker, Michael@Energy" w:date="2021-12-27T16:20:00Z">
              <w:tcPr>
                <w:tcW w:w="879" w:type="dxa"/>
                <w:vAlign w:val="center"/>
              </w:tcPr>
            </w:tcPrChange>
          </w:tcPr>
          <w:p w14:paraId="6034A0A9" w14:textId="576E2176" w:rsidR="001C50F3" w:rsidDel="007B6663" w:rsidRDefault="001C50F3" w:rsidP="00DA7CA2">
            <w:pPr>
              <w:keepNext/>
              <w:tabs>
                <w:tab w:val="left" w:pos="2160"/>
                <w:tab w:val="left" w:pos="2700"/>
                <w:tab w:val="left" w:pos="3420"/>
                <w:tab w:val="left" w:pos="3780"/>
                <w:tab w:val="left" w:pos="5760"/>
                <w:tab w:val="left" w:pos="7212"/>
              </w:tabs>
              <w:jc w:val="center"/>
              <w:rPr>
                <w:del w:id="220" w:author="Shewmaker, Michael@Energy" w:date="2022-01-13T19:00:00Z"/>
                <w:rFonts w:ascii="Calibri" w:hAnsi="Calibri"/>
                <w:sz w:val="18"/>
                <w:szCs w:val="18"/>
              </w:rPr>
            </w:pPr>
          </w:p>
        </w:tc>
        <w:tc>
          <w:tcPr>
            <w:tcW w:w="1043" w:type="dxa"/>
            <w:vAlign w:val="center"/>
            <w:tcPrChange w:id="221" w:author="Shewmaker, Michael@Energy" w:date="2021-12-27T16:20:00Z">
              <w:tcPr>
                <w:tcW w:w="879" w:type="dxa"/>
                <w:vAlign w:val="center"/>
              </w:tcPr>
            </w:tcPrChange>
          </w:tcPr>
          <w:p w14:paraId="6034A0AA" w14:textId="37067FF0" w:rsidR="001C50F3" w:rsidDel="007B6663" w:rsidRDefault="001C50F3" w:rsidP="00DA7CA2">
            <w:pPr>
              <w:keepNext/>
              <w:tabs>
                <w:tab w:val="left" w:pos="2160"/>
                <w:tab w:val="left" w:pos="2700"/>
                <w:tab w:val="left" w:pos="3420"/>
                <w:tab w:val="left" w:pos="3780"/>
                <w:tab w:val="left" w:pos="5760"/>
                <w:tab w:val="left" w:pos="7212"/>
              </w:tabs>
              <w:jc w:val="center"/>
              <w:rPr>
                <w:del w:id="222" w:author="Shewmaker, Michael@Energy" w:date="2022-01-13T19:00:00Z"/>
                <w:rFonts w:ascii="Calibri" w:hAnsi="Calibri"/>
                <w:sz w:val="18"/>
                <w:szCs w:val="18"/>
              </w:rPr>
            </w:pPr>
          </w:p>
        </w:tc>
        <w:tc>
          <w:tcPr>
            <w:tcW w:w="1043" w:type="dxa"/>
            <w:vAlign w:val="center"/>
            <w:tcPrChange w:id="223" w:author="Shewmaker, Michael@Energy" w:date="2021-12-27T16:20:00Z">
              <w:tcPr>
                <w:tcW w:w="879" w:type="dxa"/>
                <w:vAlign w:val="center"/>
              </w:tcPr>
            </w:tcPrChange>
          </w:tcPr>
          <w:p w14:paraId="6034A0AB" w14:textId="0F66EC63" w:rsidR="001C50F3" w:rsidDel="007B6663" w:rsidRDefault="001C50F3" w:rsidP="00DA7CA2">
            <w:pPr>
              <w:keepNext/>
              <w:tabs>
                <w:tab w:val="left" w:pos="2160"/>
                <w:tab w:val="left" w:pos="2700"/>
                <w:tab w:val="left" w:pos="3420"/>
                <w:tab w:val="left" w:pos="3780"/>
                <w:tab w:val="left" w:pos="5760"/>
                <w:tab w:val="left" w:pos="7212"/>
              </w:tabs>
              <w:jc w:val="center"/>
              <w:rPr>
                <w:del w:id="224" w:author="Shewmaker, Michael@Energy" w:date="2022-01-13T19:00:00Z"/>
                <w:rFonts w:ascii="Calibri" w:hAnsi="Calibri"/>
                <w:sz w:val="18"/>
                <w:szCs w:val="18"/>
              </w:rPr>
            </w:pPr>
          </w:p>
        </w:tc>
        <w:tc>
          <w:tcPr>
            <w:tcW w:w="1043" w:type="dxa"/>
            <w:vAlign w:val="center"/>
            <w:tcPrChange w:id="225" w:author="Shewmaker, Michael@Energy" w:date="2021-12-27T16:20:00Z">
              <w:tcPr>
                <w:tcW w:w="879" w:type="dxa"/>
                <w:vAlign w:val="center"/>
              </w:tcPr>
            </w:tcPrChange>
          </w:tcPr>
          <w:p w14:paraId="6034A0AC" w14:textId="7A874F67" w:rsidR="001C50F3" w:rsidDel="007B6663" w:rsidRDefault="001C50F3" w:rsidP="00DA7CA2">
            <w:pPr>
              <w:keepNext/>
              <w:tabs>
                <w:tab w:val="left" w:pos="2160"/>
                <w:tab w:val="left" w:pos="2700"/>
                <w:tab w:val="left" w:pos="3420"/>
                <w:tab w:val="left" w:pos="3780"/>
                <w:tab w:val="left" w:pos="5760"/>
                <w:tab w:val="left" w:pos="7212"/>
              </w:tabs>
              <w:jc w:val="center"/>
              <w:rPr>
                <w:del w:id="226" w:author="Shewmaker, Michael@Energy" w:date="2022-01-13T19:00:00Z"/>
                <w:rFonts w:ascii="Calibri" w:hAnsi="Calibri"/>
                <w:sz w:val="18"/>
                <w:szCs w:val="18"/>
              </w:rPr>
            </w:pPr>
          </w:p>
        </w:tc>
        <w:tc>
          <w:tcPr>
            <w:tcW w:w="1042" w:type="dxa"/>
            <w:vAlign w:val="center"/>
            <w:tcPrChange w:id="227" w:author="Shewmaker, Michael@Energy" w:date="2021-12-27T16:20:00Z">
              <w:tcPr>
                <w:tcW w:w="879" w:type="dxa"/>
                <w:vAlign w:val="center"/>
              </w:tcPr>
            </w:tcPrChange>
          </w:tcPr>
          <w:p w14:paraId="6034A0AD" w14:textId="33FE2086" w:rsidR="001C50F3" w:rsidDel="007B6663" w:rsidRDefault="001C50F3" w:rsidP="00DA7CA2">
            <w:pPr>
              <w:keepNext/>
              <w:tabs>
                <w:tab w:val="left" w:pos="2160"/>
                <w:tab w:val="left" w:pos="2700"/>
                <w:tab w:val="left" w:pos="3420"/>
                <w:tab w:val="left" w:pos="3780"/>
                <w:tab w:val="left" w:pos="5760"/>
                <w:tab w:val="left" w:pos="7212"/>
              </w:tabs>
              <w:jc w:val="center"/>
              <w:rPr>
                <w:del w:id="228" w:author="Shewmaker, Michael@Energy" w:date="2022-01-13T19:00:00Z"/>
                <w:rFonts w:ascii="Calibri" w:hAnsi="Calibri"/>
                <w:sz w:val="18"/>
                <w:szCs w:val="18"/>
              </w:rPr>
            </w:pPr>
          </w:p>
        </w:tc>
        <w:tc>
          <w:tcPr>
            <w:tcW w:w="1043" w:type="dxa"/>
            <w:vAlign w:val="center"/>
            <w:tcPrChange w:id="229" w:author="Shewmaker, Michael@Energy" w:date="2021-12-27T16:20:00Z">
              <w:tcPr>
                <w:tcW w:w="879" w:type="dxa"/>
                <w:vAlign w:val="center"/>
              </w:tcPr>
            </w:tcPrChange>
          </w:tcPr>
          <w:p w14:paraId="6034A0AE" w14:textId="37328321" w:rsidR="001C50F3" w:rsidDel="007B6663" w:rsidRDefault="001C50F3" w:rsidP="00DA7CA2">
            <w:pPr>
              <w:keepNext/>
              <w:tabs>
                <w:tab w:val="left" w:pos="2160"/>
                <w:tab w:val="left" w:pos="2700"/>
                <w:tab w:val="left" w:pos="3420"/>
                <w:tab w:val="left" w:pos="3780"/>
                <w:tab w:val="left" w:pos="5760"/>
                <w:tab w:val="left" w:pos="7212"/>
              </w:tabs>
              <w:jc w:val="center"/>
              <w:rPr>
                <w:del w:id="230" w:author="Shewmaker, Michael@Energy" w:date="2022-01-13T19:00:00Z"/>
                <w:rFonts w:ascii="Calibri" w:hAnsi="Calibri"/>
                <w:sz w:val="18"/>
                <w:szCs w:val="18"/>
              </w:rPr>
            </w:pPr>
          </w:p>
        </w:tc>
        <w:tc>
          <w:tcPr>
            <w:tcW w:w="1043" w:type="dxa"/>
            <w:vAlign w:val="center"/>
            <w:tcPrChange w:id="231" w:author="Shewmaker, Michael@Energy" w:date="2021-12-27T16:20:00Z">
              <w:tcPr>
                <w:tcW w:w="879" w:type="dxa"/>
                <w:vAlign w:val="center"/>
              </w:tcPr>
            </w:tcPrChange>
          </w:tcPr>
          <w:p w14:paraId="6034A0AF" w14:textId="27DD69A6" w:rsidR="001C50F3" w:rsidDel="007B6663" w:rsidRDefault="001C50F3" w:rsidP="00DA7CA2">
            <w:pPr>
              <w:keepNext/>
              <w:tabs>
                <w:tab w:val="left" w:pos="2160"/>
                <w:tab w:val="left" w:pos="2700"/>
                <w:tab w:val="left" w:pos="3420"/>
                <w:tab w:val="left" w:pos="3780"/>
                <w:tab w:val="left" w:pos="5760"/>
                <w:tab w:val="left" w:pos="7212"/>
              </w:tabs>
              <w:jc w:val="center"/>
              <w:rPr>
                <w:del w:id="232" w:author="Shewmaker, Michael@Energy" w:date="2022-01-13T19:00:00Z"/>
                <w:rFonts w:ascii="Calibri" w:hAnsi="Calibri"/>
                <w:sz w:val="18"/>
                <w:szCs w:val="18"/>
              </w:rPr>
            </w:pPr>
          </w:p>
        </w:tc>
        <w:tc>
          <w:tcPr>
            <w:tcW w:w="1042" w:type="dxa"/>
            <w:vAlign w:val="center"/>
            <w:tcPrChange w:id="233" w:author="Shewmaker, Michael@Energy" w:date="2021-12-27T16:20:00Z">
              <w:tcPr>
                <w:tcW w:w="879" w:type="dxa"/>
                <w:vAlign w:val="center"/>
              </w:tcPr>
            </w:tcPrChange>
          </w:tcPr>
          <w:p w14:paraId="6034A0B0" w14:textId="742AC4EA" w:rsidR="001C50F3" w:rsidDel="007B6663" w:rsidRDefault="001C50F3" w:rsidP="00DA7CA2">
            <w:pPr>
              <w:keepNext/>
              <w:tabs>
                <w:tab w:val="left" w:pos="2160"/>
                <w:tab w:val="left" w:pos="2700"/>
                <w:tab w:val="left" w:pos="3420"/>
                <w:tab w:val="left" w:pos="3780"/>
                <w:tab w:val="left" w:pos="5760"/>
                <w:tab w:val="left" w:pos="7212"/>
              </w:tabs>
              <w:jc w:val="center"/>
              <w:rPr>
                <w:del w:id="234" w:author="Shewmaker, Michael@Energy" w:date="2022-01-13T19:00:00Z"/>
                <w:rFonts w:ascii="Calibri" w:hAnsi="Calibri"/>
                <w:sz w:val="18"/>
                <w:szCs w:val="18"/>
              </w:rPr>
            </w:pPr>
          </w:p>
        </w:tc>
        <w:tc>
          <w:tcPr>
            <w:tcW w:w="1043" w:type="dxa"/>
            <w:vAlign w:val="center"/>
            <w:tcPrChange w:id="235" w:author="Shewmaker, Michael@Energy" w:date="2021-12-27T16:20:00Z">
              <w:tcPr>
                <w:tcW w:w="879" w:type="dxa"/>
                <w:vAlign w:val="center"/>
              </w:tcPr>
            </w:tcPrChange>
          </w:tcPr>
          <w:p w14:paraId="6034A0B1" w14:textId="27D14D61" w:rsidR="001C50F3" w:rsidDel="007B6663" w:rsidRDefault="001C50F3" w:rsidP="00DA7CA2">
            <w:pPr>
              <w:keepNext/>
              <w:tabs>
                <w:tab w:val="left" w:pos="2160"/>
                <w:tab w:val="left" w:pos="2700"/>
                <w:tab w:val="left" w:pos="3420"/>
                <w:tab w:val="left" w:pos="3780"/>
                <w:tab w:val="left" w:pos="5760"/>
                <w:tab w:val="left" w:pos="7212"/>
              </w:tabs>
              <w:jc w:val="center"/>
              <w:rPr>
                <w:del w:id="236" w:author="Shewmaker, Michael@Energy" w:date="2022-01-13T19:00:00Z"/>
                <w:rFonts w:ascii="Calibri" w:hAnsi="Calibri"/>
                <w:sz w:val="18"/>
                <w:szCs w:val="18"/>
              </w:rPr>
            </w:pPr>
          </w:p>
        </w:tc>
        <w:tc>
          <w:tcPr>
            <w:tcW w:w="1043" w:type="dxa"/>
            <w:vAlign w:val="center"/>
            <w:tcPrChange w:id="237" w:author="Shewmaker, Michael@Energy" w:date="2021-12-27T16:20:00Z">
              <w:tcPr>
                <w:tcW w:w="879" w:type="dxa"/>
                <w:vAlign w:val="center"/>
              </w:tcPr>
            </w:tcPrChange>
          </w:tcPr>
          <w:p w14:paraId="6034A0B2" w14:textId="23924C32" w:rsidR="001C50F3" w:rsidDel="007B6663" w:rsidRDefault="001C50F3" w:rsidP="00DA7CA2">
            <w:pPr>
              <w:keepNext/>
              <w:tabs>
                <w:tab w:val="left" w:pos="2160"/>
                <w:tab w:val="left" w:pos="2700"/>
                <w:tab w:val="left" w:pos="3420"/>
                <w:tab w:val="left" w:pos="3780"/>
                <w:tab w:val="left" w:pos="5760"/>
                <w:tab w:val="left" w:pos="7212"/>
              </w:tabs>
              <w:jc w:val="center"/>
              <w:rPr>
                <w:del w:id="238" w:author="Shewmaker, Michael@Energy" w:date="2022-01-13T19:00:00Z"/>
                <w:rFonts w:ascii="Calibri" w:hAnsi="Calibri"/>
                <w:sz w:val="18"/>
                <w:szCs w:val="18"/>
              </w:rPr>
            </w:pPr>
          </w:p>
        </w:tc>
        <w:tc>
          <w:tcPr>
            <w:tcW w:w="1043" w:type="dxa"/>
            <w:vAlign w:val="center"/>
            <w:tcPrChange w:id="239" w:author="Shewmaker, Michael@Energy" w:date="2021-12-27T16:20:00Z">
              <w:tcPr>
                <w:tcW w:w="879" w:type="dxa"/>
                <w:vAlign w:val="center"/>
              </w:tcPr>
            </w:tcPrChange>
          </w:tcPr>
          <w:p w14:paraId="6034A0B3" w14:textId="3E81D85B" w:rsidR="001C50F3" w:rsidDel="007B6663" w:rsidRDefault="001C50F3" w:rsidP="00DA7CA2">
            <w:pPr>
              <w:keepNext/>
              <w:tabs>
                <w:tab w:val="left" w:pos="2160"/>
                <w:tab w:val="left" w:pos="2700"/>
                <w:tab w:val="left" w:pos="3420"/>
                <w:tab w:val="left" w:pos="3780"/>
                <w:tab w:val="left" w:pos="5760"/>
                <w:tab w:val="left" w:pos="7212"/>
              </w:tabs>
              <w:jc w:val="center"/>
              <w:rPr>
                <w:del w:id="240" w:author="Shewmaker, Michael@Energy" w:date="2022-01-13T19:00:00Z"/>
                <w:rFonts w:ascii="Calibri" w:hAnsi="Calibri"/>
                <w:sz w:val="18"/>
                <w:szCs w:val="18"/>
              </w:rPr>
            </w:pPr>
          </w:p>
        </w:tc>
      </w:tr>
      <w:tr w:rsidR="001C50F3" w:rsidRPr="009B3A0C" w:rsidDel="007B6663" w14:paraId="6034A0C4" w14:textId="327B480C" w:rsidTr="001C50F3">
        <w:trPr>
          <w:cantSplit/>
          <w:trHeight w:val="432"/>
          <w:del w:id="241" w:author="Shewmaker, Michael@Energy" w:date="2022-01-13T19:00:00Z"/>
          <w:trPrChange w:id="242" w:author="Shewmaker, Michael@Energy" w:date="2021-12-27T16:20:00Z">
            <w:trPr>
              <w:gridAfter w:val="0"/>
              <w:wAfter w:w="1368" w:type="dxa"/>
              <w:cantSplit/>
              <w:trHeight w:val="432"/>
            </w:trPr>
          </w:trPrChange>
        </w:trPr>
        <w:tc>
          <w:tcPr>
            <w:tcW w:w="1042" w:type="dxa"/>
            <w:vAlign w:val="center"/>
            <w:tcPrChange w:id="243" w:author="Shewmaker, Michael@Energy" w:date="2021-12-27T16:20:00Z">
              <w:tcPr>
                <w:tcW w:w="1356" w:type="dxa"/>
                <w:vAlign w:val="center"/>
              </w:tcPr>
            </w:tcPrChange>
          </w:tcPr>
          <w:p w14:paraId="6034A0B6" w14:textId="79423D00" w:rsidR="001C50F3" w:rsidDel="007B6663" w:rsidRDefault="001C50F3" w:rsidP="00DA7CA2">
            <w:pPr>
              <w:keepNext/>
              <w:tabs>
                <w:tab w:val="left" w:pos="2160"/>
                <w:tab w:val="left" w:pos="2700"/>
                <w:tab w:val="left" w:pos="3420"/>
                <w:tab w:val="left" w:pos="3780"/>
                <w:tab w:val="left" w:pos="5760"/>
                <w:tab w:val="left" w:pos="7212"/>
              </w:tabs>
              <w:jc w:val="center"/>
              <w:rPr>
                <w:del w:id="244" w:author="Shewmaker, Michael@Energy" w:date="2022-01-13T19:00:00Z"/>
                <w:rFonts w:ascii="Calibri" w:hAnsi="Calibri"/>
                <w:sz w:val="18"/>
                <w:szCs w:val="18"/>
              </w:rPr>
            </w:pPr>
          </w:p>
        </w:tc>
        <w:tc>
          <w:tcPr>
            <w:tcW w:w="1043" w:type="dxa"/>
            <w:vAlign w:val="center"/>
            <w:tcPrChange w:id="245" w:author="Shewmaker, Michael@Energy" w:date="2021-12-27T16:20:00Z">
              <w:tcPr>
                <w:tcW w:w="1356" w:type="dxa"/>
                <w:vAlign w:val="center"/>
              </w:tcPr>
            </w:tcPrChange>
          </w:tcPr>
          <w:p w14:paraId="6034A0B7" w14:textId="7D2B2CCC" w:rsidR="001C50F3" w:rsidDel="007B6663" w:rsidRDefault="001C50F3" w:rsidP="00DA7CA2">
            <w:pPr>
              <w:keepNext/>
              <w:tabs>
                <w:tab w:val="left" w:pos="2160"/>
                <w:tab w:val="left" w:pos="2700"/>
                <w:tab w:val="left" w:pos="3420"/>
                <w:tab w:val="left" w:pos="3780"/>
                <w:tab w:val="left" w:pos="5760"/>
                <w:tab w:val="left" w:pos="7212"/>
              </w:tabs>
              <w:jc w:val="center"/>
              <w:rPr>
                <w:del w:id="246" w:author="Shewmaker, Michael@Energy" w:date="2022-01-13T19:00:00Z"/>
                <w:rFonts w:ascii="Calibri" w:hAnsi="Calibri"/>
                <w:sz w:val="18"/>
                <w:szCs w:val="18"/>
              </w:rPr>
            </w:pPr>
          </w:p>
        </w:tc>
        <w:tc>
          <w:tcPr>
            <w:tcW w:w="1043" w:type="dxa"/>
            <w:vAlign w:val="center"/>
            <w:tcPrChange w:id="247" w:author="Shewmaker, Michael@Energy" w:date="2021-12-27T16:20:00Z">
              <w:tcPr>
                <w:tcW w:w="879" w:type="dxa"/>
                <w:vAlign w:val="center"/>
              </w:tcPr>
            </w:tcPrChange>
          </w:tcPr>
          <w:p w14:paraId="6034A0B8" w14:textId="7C627B6D" w:rsidR="001C50F3" w:rsidDel="007B6663" w:rsidRDefault="001C50F3" w:rsidP="00DA7CA2">
            <w:pPr>
              <w:keepNext/>
              <w:tabs>
                <w:tab w:val="left" w:pos="2160"/>
                <w:tab w:val="left" w:pos="2700"/>
                <w:tab w:val="left" w:pos="3420"/>
                <w:tab w:val="left" w:pos="3780"/>
                <w:tab w:val="left" w:pos="5760"/>
                <w:tab w:val="left" w:pos="7212"/>
              </w:tabs>
              <w:jc w:val="center"/>
              <w:rPr>
                <w:del w:id="248" w:author="Shewmaker, Michael@Energy" w:date="2022-01-13T19:00:00Z"/>
                <w:rFonts w:ascii="Calibri" w:hAnsi="Calibri"/>
                <w:sz w:val="18"/>
                <w:szCs w:val="18"/>
              </w:rPr>
            </w:pPr>
          </w:p>
        </w:tc>
        <w:tc>
          <w:tcPr>
            <w:tcW w:w="1042" w:type="dxa"/>
            <w:vAlign w:val="center"/>
            <w:tcPrChange w:id="249" w:author="Shewmaker, Michael@Energy" w:date="2021-12-27T16:20:00Z">
              <w:tcPr>
                <w:tcW w:w="879" w:type="dxa"/>
                <w:vAlign w:val="center"/>
              </w:tcPr>
            </w:tcPrChange>
          </w:tcPr>
          <w:p w14:paraId="6034A0B9" w14:textId="69260566" w:rsidR="001C50F3" w:rsidDel="007B6663" w:rsidRDefault="001C50F3" w:rsidP="00DA7CA2">
            <w:pPr>
              <w:keepNext/>
              <w:tabs>
                <w:tab w:val="left" w:pos="2160"/>
                <w:tab w:val="left" w:pos="2700"/>
                <w:tab w:val="left" w:pos="3420"/>
                <w:tab w:val="left" w:pos="3780"/>
                <w:tab w:val="left" w:pos="5760"/>
                <w:tab w:val="left" w:pos="7212"/>
              </w:tabs>
              <w:jc w:val="center"/>
              <w:rPr>
                <w:del w:id="250" w:author="Shewmaker, Michael@Energy" w:date="2022-01-13T19:00:00Z"/>
                <w:rFonts w:ascii="Calibri" w:hAnsi="Calibri"/>
                <w:sz w:val="18"/>
                <w:szCs w:val="18"/>
              </w:rPr>
            </w:pPr>
          </w:p>
        </w:tc>
        <w:tc>
          <w:tcPr>
            <w:tcW w:w="1043" w:type="dxa"/>
            <w:vAlign w:val="center"/>
            <w:tcPrChange w:id="251" w:author="Shewmaker, Michael@Energy" w:date="2021-12-27T16:20:00Z">
              <w:tcPr>
                <w:tcW w:w="879" w:type="dxa"/>
                <w:vAlign w:val="center"/>
              </w:tcPr>
            </w:tcPrChange>
          </w:tcPr>
          <w:p w14:paraId="6034A0BA" w14:textId="72A9FD2F" w:rsidR="001C50F3" w:rsidDel="007B6663" w:rsidRDefault="001C50F3" w:rsidP="00DA7CA2">
            <w:pPr>
              <w:keepNext/>
              <w:tabs>
                <w:tab w:val="left" w:pos="2160"/>
                <w:tab w:val="left" w:pos="2700"/>
                <w:tab w:val="left" w:pos="3420"/>
                <w:tab w:val="left" w:pos="3780"/>
                <w:tab w:val="left" w:pos="5760"/>
                <w:tab w:val="left" w:pos="7212"/>
              </w:tabs>
              <w:jc w:val="center"/>
              <w:rPr>
                <w:del w:id="252" w:author="Shewmaker, Michael@Energy" w:date="2022-01-13T19:00:00Z"/>
                <w:rFonts w:ascii="Calibri" w:hAnsi="Calibri"/>
                <w:sz w:val="18"/>
                <w:szCs w:val="18"/>
              </w:rPr>
            </w:pPr>
          </w:p>
        </w:tc>
        <w:tc>
          <w:tcPr>
            <w:tcW w:w="1043" w:type="dxa"/>
            <w:vAlign w:val="center"/>
            <w:tcPrChange w:id="253" w:author="Shewmaker, Michael@Energy" w:date="2021-12-27T16:20:00Z">
              <w:tcPr>
                <w:tcW w:w="879" w:type="dxa"/>
                <w:vAlign w:val="center"/>
              </w:tcPr>
            </w:tcPrChange>
          </w:tcPr>
          <w:p w14:paraId="6034A0BB" w14:textId="7E62D9D3" w:rsidR="001C50F3" w:rsidDel="007B6663" w:rsidRDefault="001C50F3" w:rsidP="00DA7CA2">
            <w:pPr>
              <w:keepNext/>
              <w:tabs>
                <w:tab w:val="left" w:pos="2160"/>
                <w:tab w:val="left" w:pos="2700"/>
                <w:tab w:val="left" w:pos="3420"/>
                <w:tab w:val="left" w:pos="3780"/>
                <w:tab w:val="left" w:pos="5760"/>
                <w:tab w:val="left" w:pos="7212"/>
              </w:tabs>
              <w:jc w:val="center"/>
              <w:rPr>
                <w:del w:id="254" w:author="Shewmaker, Michael@Energy" w:date="2022-01-13T19:00:00Z"/>
                <w:rFonts w:ascii="Calibri" w:hAnsi="Calibri"/>
                <w:sz w:val="18"/>
                <w:szCs w:val="18"/>
              </w:rPr>
            </w:pPr>
          </w:p>
        </w:tc>
        <w:tc>
          <w:tcPr>
            <w:tcW w:w="1043" w:type="dxa"/>
            <w:vAlign w:val="center"/>
            <w:tcPrChange w:id="255" w:author="Shewmaker, Michael@Energy" w:date="2021-12-27T16:20:00Z">
              <w:tcPr>
                <w:tcW w:w="879" w:type="dxa"/>
                <w:vAlign w:val="center"/>
              </w:tcPr>
            </w:tcPrChange>
          </w:tcPr>
          <w:p w14:paraId="6034A0BC" w14:textId="314B6745" w:rsidR="001C50F3" w:rsidDel="007B6663" w:rsidRDefault="001C50F3" w:rsidP="00DA7CA2">
            <w:pPr>
              <w:keepNext/>
              <w:tabs>
                <w:tab w:val="left" w:pos="2160"/>
                <w:tab w:val="left" w:pos="2700"/>
                <w:tab w:val="left" w:pos="3420"/>
                <w:tab w:val="left" w:pos="3780"/>
                <w:tab w:val="left" w:pos="5760"/>
                <w:tab w:val="left" w:pos="7212"/>
              </w:tabs>
              <w:jc w:val="center"/>
              <w:rPr>
                <w:del w:id="256" w:author="Shewmaker, Michael@Energy" w:date="2022-01-13T19:00:00Z"/>
                <w:rFonts w:ascii="Calibri" w:hAnsi="Calibri"/>
                <w:sz w:val="18"/>
                <w:szCs w:val="18"/>
              </w:rPr>
            </w:pPr>
          </w:p>
        </w:tc>
        <w:tc>
          <w:tcPr>
            <w:tcW w:w="1042" w:type="dxa"/>
            <w:vAlign w:val="center"/>
            <w:tcPrChange w:id="257" w:author="Shewmaker, Michael@Energy" w:date="2021-12-27T16:20:00Z">
              <w:tcPr>
                <w:tcW w:w="879" w:type="dxa"/>
                <w:vAlign w:val="center"/>
              </w:tcPr>
            </w:tcPrChange>
          </w:tcPr>
          <w:p w14:paraId="6034A0BD" w14:textId="34C58008" w:rsidR="001C50F3" w:rsidDel="007B6663" w:rsidRDefault="001C50F3" w:rsidP="00DA7CA2">
            <w:pPr>
              <w:keepNext/>
              <w:tabs>
                <w:tab w:val="left" w:pos="2160"/>
                <w:tab w:val="left" w:pos="2700"/>
                <w:tab w:val="left" w:pos="3420"/>
                <w:tab w:val="left" w:pos="3780"/>
                <w:tab w:val="left" w:pos="5760"/>
                <w:tab w:val="left" w:pos="7212"/>
              </w:tabs>
              <w:jc w:val="center"/>
              <w:rPr>
                <w:del w:id="258" w:author="Shewmaker, Michael@Energy" w:date="2022-01-13T19:00:00Z"/>
                <w:rFonts w:ascii="Calibri" w:hAnsi="Calibri"/>
                <w:sz w:val="18"/>
                <w:szCs w:val="18"/>
              </w:rPr>
            </w:pPr>
          </w:p>
        </w:tc>
        <w:tc>
          <w:tcPr>
            <w:tcW w:w="1043" w:type="dxa"/>
            <w:vAlign w:val="center"/>
            <w:tcPrChange w:id="259" w:author="Shewmaker, Michael@Energy" w:date="2021-12-27T16:20:00Z">
              <w:tcPr>
                <w:tcW w:w="879" w:type="dxa"/>
                <w:vAlign w:val="center"/>
              </w:tcPr>
            </w:tcPrChange>
          </w:tcPr>
          <w:p w14:paraId="6034A0BE" w14:textId="17CD9511" w:rsidR="001C50F3" w:rsidDel="007B6663" w:rsidRDefault="001C50F3" w:rsidP="00DA7CA2">
            <w:pPr>
              <w:keepNext/>
              <w:tabs>
                <w:tab w:val="left" w:pos="2160"/>
                <w:tab w:val="left" w:pos="2700"/>
                <w:tab w:val="left" w:pos="3420"/>
                <w:tab w:val="left" w:pos="3780"/>
                <w:tab w:val="left" w:pos="5760"/>
                <w:tab w:val="left" w:pos="7212"/>
              </w:tabs>
              <w:jc w:val="center"/>
              <w:rPr>
                <w:del w:id="260" w:author="Shewmaker, Michael@Energy" w:date="2022-01-13T19:00:00Z"/>
                <w:rFonts w:ascii="Calibri" w:hAnsi="Calibri"/>
                <w:sz w:val="18"/>
                <w:szCs w:val="18"/>
              </w:rPr>
            </w:pPr>
          </w:p>
        </w:tc>
        <w:tc>
          <w:tcPr>
            <w:tcW w:w="1043" w:type="dxa"/>
            <w:vAlign w:val="center"/>
            <w:tcPrChange w:id="261" w:author="Shewmaker, Michael@Energy" w:date="2021-12-27T16:20:00Z">
              <w:tcPr>
                <w:tcW w:w="879" w:type="dxa"/>
                <w:vAlign w:val="center"/>
              </w:tcPr>
            </w:tcPrChange>
          </w:tcPr>
          <w:p w14:paraId="6034A0BF" w14:textId="44DC5EB4" w:rsidR="001C50F3" w:rsidDel="007B6663" w:rsidRDefault="001C50F3" w:rsidP="00DA7CA2">
            <w:pPr>
              <w:keepNext/>
              <w:tabs>
                <w:tab w:val="left" w:pos="2160"/>
                <w:tab w:val="left" w:pos="2700"/>
                <w:tab w:val="left" w:pos="3420"/>
                <w:tab w:val="left" w:pos="3780"/>
                <w:tab w:val="left" w:pos="5760"/>
                <w:tab w:val="left" w:pos="7212"/>
              </w:tabs>
              <w:jc w:val="center"/>
              <w:rPr>
                <w:del w:id="262" w:author="Shewmaker, Michael@Energy" w:date="2022-01-13T19:00:00Z"/>
                <w:rFonts w:ascii="Calibri" w:hAnsi="Calibri"/>
                <w:sz w:val="18"/>
                <w:szCs w:val="18"/>
              </w:rPr>
            </w:pPr>
          </w:p>
        </w:tc>
        <w:tc>
          <w:tcPr>
            <w:tcW w:w="1042" w:type="dxa"/>
            <w:vAlign w:val="center"/>
            <w:tcPrChange w:id="263" w:author="Shewmaker, Michael@Energy" w:date="2021-12-27T16:20:00Z">
              <w:tcPr>
                <w:tcW w:w="879" w:type="dxa"/>
                <w:vAlign w:val="center"/>
              </w:tcPr>
            </w:tcPrChange>
          </w:tcPr>
          <w:p w14:paraId="6034A0C0" w14:textId="5529FBB4" w:rsidR="001C50F3" w:rsidDel="007B6663" w:rsidRDefault="001C50F3" w:rsidP="00DA7CA2">
            <w:pPr>
              <w:keepNext/>
              <w:tabs>
                <w:tab w:val="left" w:pos="2160"/>
                <w:tab w:val="left" w:pos="2700"/>
                <w:tab w:val="left" w:pos="3420"/>
                <w:tab w:val="left" w:pos="3780"/>
                <w:tab w:val="left" w:pos="5760"/>
                <w:tab w:val="left" w:pos="7212"/>
              </w:tabs>
              <w:jc w:val="center"/>
              <w:rPr>
                <w:del w:id="264" w:author="Shewmaker, Michael@Energy" w:date="2022-01-13T19:00:00Z"/>
                <w:rFonts w:ascii="Calibri" w:hAnsi="Calibri"/>
                <w:sz w:val="18"/>
                <w:szCs w:val="18"/>
              </w:rPr>
            </w:pPr>
          </w:p>
        </w:tc>
        <w:tc>
          <w:tcPr>
            <w:tcW w:w="1043" w:type="dxa"/>
            <w:vAlign w:val="center"/>
            <w:tcPrChange w:id="265" w:author="Shewmaker, Michael@Energy" w:date="2021-12-27T16:20:00Z">
              <w:tcPr>
                <w:tcW w:w="879" w:type="dxa"/>
                <w:vAlign w:val="center"/>
              </w:tcPr>
            </w:tcPrChange>
          </w:tcPr>
          <w:p w14:paraId="6034A0C1" w14:textId="46A9F9D6" w:rsidR="001C50F3" w:rsidDel="007B6663" w:rsidRDefault="001C50F3" w:rsidP="00DA7CA2">
            <w:pPr>
              <w:keepNext/>
              <w:tabs>
                <w:tab w:val="left" w:pos="2160"/>
                <w:tab w:val="left" w:pos="2700"/>
                <w:tab w:val="left" w:pos="3420"/>
                <w:tab w:val="left" w:pos="3780"/>
                <w:tab w:val="left" w:pos="5760"/>
                <w:tab w:val="left" w:pos="7212"/>
              </w:tabs>
              <w:jc w:val="center"/>
              <w:rPr>
                <w:del w:id="266" w:author="Shewmaker, Michael@Energy" w:date="2022-01-13T19:00:00Z"/>
                <w:rFonts w:ascii="Calibri" w:hAnsi="Calibri"/>
                <w:sz w:val="18"/>
                <w:szCs w:val="18"/>
              </w:rPr>
            </w:pPr>
          </w:p>
        </w:tc>
        <w:tc>
          <w:tcPr>
            <w:tcW w:w="1043" w:type="dxa"/>
            <w:vAlign w:val="center"/>
            <w:tcPrChange w:id="267" w:author="Shewmaker, Michael@Energy" w:date="2021-12-27T16:20:00Z">
              <w:tcPr>
                <w:tcW w:w="879" w:type="dxa"/>
                <w:vAlign w:val="center"/>
              </w:tcPr>
            </w:tcPrChange>
          </w:tcPr>
          <w:p w14:paraId="6034A0C2" w14:textId="01E27198" w:rsidR="001C50F3" w:rsidDel="007B6663" w:rsidRDefault="001C50F3" w:rsidP="00DA7CA2">
            <w:pPr>
              <w:keepNext/>
              <w:tabs>
                <w:tab w:val="left" w:pos="2160"/>
                <w:tab w:val="left" w:pos="2700"/>
                <w:tab w:val="left" w:pos="3420"/>
                <w:tab w:val="left" w:pos="3780"/>
                <w:tab w:val="left" w:pos="5760"/>
                <w:tab w:val="left" w:pos="7212"/>
              </w:tabs>
              <w:jc w:val="center"/>
              <w:rPr>
                <w:del w:id="268" w:author="Shewmaker, Michael@Energy" w:date="2022-01-13T19:00:00Z"/>
                <w:rFonts w:ascii="Calibri" w:hAnsi="Calibri"/>
                <w:sz w:val="18"/>
                <w:szCs w:val="18"/>
              </w:rPr>
            </w:pPr>
          </w:p>
        </w:tc>
        <w:tc>
          <w:tcPr>
            <w:tcW w:w="1043" w:type="dxa"/>
            <w:vAlign w:val="center"/>
            <w:tcPrChange w:id="269" w:author="Shewmaker, Michael@Energy" w:date="2021-12-27T16:20:00Z">
              <w:tcPr>
                <w:tcW w:w="879" w:type="dxa"/>
                <w:vAlign w:val="center"/>
              </w:tcPr>
            </w:tcPrChange>
          </w:tcPr>
          <w:p w14:paraId="6034A0C3" w14:textId="672C8871" w:rsidR="001C50F3" w:rsidDel="007B6663" w:rsidRDefault="001C50F3" w:rsidP="00DA7CA2">
            <w:pPr>
              <w:keepNext/>
              <w:tabs>
                <w:tab w:val="left" w:pos="2160"/>
                <w:tab w:val="left" w:pos="2700"/>
                <w:tab w:val="left" w:pos="3420"/>
                <w:tab w:val="left" w:pos="3780"/>
                <w:tab w:val="left" w:pos="5760"/>
                <w:tab w:val="left" w:pos="7212"/>
              </w:tabs>
              <w:jc w:val="center"/>
              <w:rPr>
                <w:del w:id="270" w:author="Shewmaker, Michael@Energy" w:date="2022-01-13T19:00:00Z"/>
                <w:rFonts w:ascii="Calibri" w:hAnsi="Calibri"/>
                <w:sz w:val="18"/>
                <w:szCs w:val="18"/>
              </w:rPr>
            </w:pPr>
          </w:p>
        </w:tc>
      </w:tr>
      <w:tr w:rsidR="001C50F3" w:rsidRPr="009B3A0C" w:rsidDel="007B6663" w14:paraId="6034A0D4" w14:textId="174FD896" w:rsidTr="001C50F3">
        <w:trPr>
          <w:cantSplit/>
          <w:trHeight w:val="432"/>
          <w:del w:id="271" w:author="Shewmaker, Michael@Energy" w:date="2022-01-13T19:00:00Z"/>
          <w:trPrChange w:id="272" w:author="Shewmaker, Michael@Energy" w:date="2021-12-27T16:20:00Z">
            <w:trPr>
              <w:gridAfter w:val="0"/>
              <w:wAfter w:w="1368" w:type="dxa"/>
              <w:cantSplit/>
              <w:trHeight w:val="432"/>
            </w:trPr>
          </w:trPrChange>
        </w:trPr>
        <w:tc>
          <w:tcPr>
            <w:tcW w:w="1042" w:type="dxa"/>
            <w:vAlign w:val="center"/>
            <w:tcPrChange w:id="273" w:author="Shewmaker, Michael@Energy" w:date="2021-12-27T16:20:00Z">
              <w:tcPr>
                <w:tcW w:w="1356" w:type="dxa"/>
                <w:vAlign w:val="center"/>
              </w:tcPr>
            </w:tcPrChange>
          </w:tcPr>
          <w:p w14:paraId="6034A0C6" w14:textId="3E87BB8B" w:rsidR="001C50F3" w:rsidDel="007B6663" w:rsidRDefault="001C50F3" w:rsidP="00DA7CA2">
            <w:pPr>
              <w:keepNext/>
              <w:tabs>
                <w:tab w:val="left" w:pos="2160"/>
                <w:tab w:val="left" w:pos="2700"/>
                <w:tab w:val="left" w:pos="3420"/>
                <w:tab w:val="left" w:pos="3780"/>
                <w:tab w:val="left" w:pos="5760"/>
                <w:tab w:val="left" w:pos="7212"/>
              </w:tabs>
              <w:jc w:val="center"/>
              <w:rPr>
                <w:del w:id="274" w:author="Shewmaker, Michael@Energy" w:date="2022-01-13T19:00:00Z"/>
                <w:rFonts w:ascii="Calibri" w:hAnsi="Calibri"/>
                <w:sz w:val="18"/>
                <w:szCs w:val="18"/>
              </w:rPr>
            </w:pPr>
          </w:p>
        </w:tc>
        <w:tc>
          <w:tcPr>
            <w:tcW w:w="1043" w:type="dxa"/>
            <w:vAlign w:val="center"/>
            <w:tcPrChange w:id="275" w:author="Shewmaker, Michael@Energy" w:date="2021-12-27T16:20:00Z">
              <w:tcPr>
                <w:tcW w:w="1356" w:type="dxa"/>
                <w:vAlign w:val="center"/>
              </w:tcPr>
            </w:tcPrChange>
          </w:tcPr>
          <w:p w14:paraId="6034A0C7" w14:textId="78328C66" w:rsidR="001C50F3" w:rsidDel="007B6663" w:rsidRDefault="001C50F3" w:rsidP="00DA7CA2">
            <w:pPr>
              <w:keepNext/>
              <w:tabs>
                <w:tab w:val="left" w:pos="2160"/>
                <w:tab w:val="left" w:pos="2700"/>
                <w:tab w:val="left" w:pos="3420"/>
                <w:tab w:val="left" w:pos="3780"/>
                <w:tab w:val="left" w:pos="5760"/>
                <w:tab w:val="left" w:pos="7212"/>
              </w:tabs>
              <w:jc w:val="center"/>
              <w:rPr>
                <w:del w:id="276" w:author="Shewmaker, Michael@Energy" w:date="2022-01-13T19:00:00Z"/>
                <w:rFonts w:ascii="Calibri" w:hAnsi="Calibri"/>
                <w:sz w:val="18"/>
                <w:szCs w:val="18"/>
              </w:rPr>
            </w:pPr>
          </w:p>
        </w:tc>
        <w:tc>
          <w:tcPr>
            <w:tcW w:w="1043" w:type="dxa"/>
            <w:vAlign w:val="center"/>
            <w:tcPrChange w:id="277" w:author="Shewmaker, Michael@Energy" w:date="2021-12-27T16:20:00Z">
              <w:tcPr>
                <w:tcW w:w="879" w:type="dxa"/>
                <w:vAlign w:val="center"/>
              </w:tcPr>
            </w:tcPrChange>
          </w:tcPr>
          <w:p w14:paraId="6034A0C8" w14:textId="46411B24" w:rsidR="001C50F3" w:rsidDel="007B6663" w:rsidRDefault="001C50F3" w:rsidP="00DA7CA2">
            <w:pPr>
              <w:keepNext/>
              <w:tabs>
                <w:tab w:val="left" w:pos="2160"/>
                <w:tab w:val="left" w:pos="2700"/>
                <w:tab w:val="left" w:pos="3420"/>
                <w:tab w:val="left" w:pos="3780"/>
                <w:tab w:val="left" w:pos="5760"/>
                <w:tab w:val="left" w:pos="7212"/>
              </w:tabs>
              <w:jc w:val="center"/>
              <w:rPr>
                <w:del w:id="278" w:author="Shewmaker, Michael@Energy" w:date="2022-01-13T19:00:00Z"/>
                <w:rFonts w:ascii="Calibri" w:hAnsi="Calibri"/>
                <w:sz w:val="18"/>
                <w:szCs w:val="18"/>
              </w:rPr>
            </w:pPr>
          </w:p>
        </w:tc>
        <w:tc>
          <w:tcPr>
            <w:tcW w:w="1042" w:type="dxa"/>
            <w:vAlign w:val="center"/>
            <w:tcPrChange w:id="279" w:author="Shewmaker, Michael@Energy" w:date="2021-12-27T16:20:00Z">
              <w:tcPr>
                <w:tcW w:w="879" w:type="dxa"/>
                <w:vAlign w:val="center"/>
              </w:tcPr>
            </w:tcPrChange>
          </w:tcPr>
          <w:p w14:paraId="6034A0C9" w14:textId="4ABB181B" w:rsidR="001C50F3" w:rsidDel="007B6663" w:rsidRDefault="001C50F3" w:rsidP="00DA7CA2">
            <w:pPr>
              <w:keepNext/>
              <w:tabs>
                <w:tab w:val="left" w:pos="2160"/>
                <w:tab w:val="left" w:pos="2700"/>
                <w:tab w:val="left" w:pos="3420"/>
                <w:tab w:val="left" w:pos="3780"/>
                <w:tab w:val="left" w:pos="5760"/>
                <w:tab w:val="left" w:pos="7212"/>
              </w:tabs>
              <w:jc w:val="center"/>
              <w:rPr>
                <w:del w:id="280" w:author="Shewmaker, Michael@Energy" w:date="2022-01-13T19:00:00Z"/>
                <w:rFonts w:ascii="Calibri" w:hAnsi="Calibri"/>
                <w:sz w:val="18"/>
                <w:szCs w:val="18"/>
              </w:rPr>
            </w:pPr>
          </w:p>
        </w:tc>
        <w:tc>
          <w:tcPr>
            <w:tcW w:w="1043" w:type="dxa"/>
            <w:vAlign w:val="center"/>
            <w:tcPrChange w:id="281" w:author="Shewmaker, Michael@Energy" w:date="2021-12-27T16:20:00Z">
              <w:tcPr>
                <w:tcW w:w="879" w:type="dxa"/>
                <w:vAlign w:val="center"/>
              </w:tcPr>
            </w:tcPrChange>
          </w:tcPr>
          <w:p w14:paraId="6034A0CA" w14:textId="0698B075" w:rsidR="001C50F3" w:rsidDel="007B6663" w:rsidRDefault="001C50F3" w:rsidP="00DA7CA2">
            <w:pPr>
              <w:keepNext/>
              <w:tabs>
                <w:tab w:val="left" w:pos="2160"/>
                <w:tab w:val="left" w:pos="2700"/>
                <w:tab w:val="left" w:pos="3420"/>
                <w:tab w:val="left" w:pos="3780"/>
                <w:tab w:val="left" w:pos="5760"/>
                <w:tab w:val="left" w:pos="7212"/>
              </w:tabs>
              <w:jc w:val="center"/>
              <w:rPr>
                <w:del w:id="282" w:author="Shewmaker, Michael@Energy" w:date="2022-01-13T19:00:00Z"/>
                <w:rFonts w:ascii="Calibri" w:hAnsi="Calibri"/>
                <w:sz w:val="18"/>
                <w:szCs w:val="18"/>
              </w:rPr>
            </w:pPr>
          </w:p>
        </w:tc>
        <w:tc>
          <w:tcPr>
            <w:tcW w:w="1043" w:type="dxa"/>
            <w:vAlign w:val="center"/>
            <w:tcPrChange w:id="283" w:author="Shewmaker, Michael@Energy" w:date="2021-12-27T16:20:00Z">
              <w:tcPr>
                <w:tcW w:w="879" w:type="dxa"/>
                <w:vAlign w:val="center"/>
              </w:tcPr>
            </w:tcPrChange>
          </w:tcPr>
          <w:p w14:paraId="6034A0CB" w14:textId="2AB63A84" w:rsidR="001C50F3" w:rsidDel="007B6663" w:rsidRDefault="001C50F3" w:rsidP="00DA7CA2">
            <w:pPr>
              <w:keepNext/>
              <w:tabs>
                <w:tab w:val="left" w:pos="2160"/>
                <w:tab w:val="left" w:pos="2700"/>
                <w:tab w:val="left" w:pos="3420"/>
                <w:tab w:val="left" w:pos="3780"/>
                <w:tab w:val="left" w:pos="5760"/>
                <w:tab w:val="left" w:pos="7212"/>
              </w:tabs>
              <w:jc w:val="center"/>
              <w:rPr>
                <w:del w:id="284" w:author="Shewmaker, Michael@Energy" w:date="2022-01-13T19:00:00Z"/>
                <w:rFonts w:ascii="Calibri" w:hAnsi="Calibri"/>
                <w:sz w:val="18"/>
                <w:szCs w:val="18"/>
              </w:rPr>
            </w:pPr>
          </w:p>
        </w:tc>
        <w:tc>
          <w:tcPr>
            <w:tcW w:w="1043" w:type="dxa"/>
            <w:vAlign w:val="center"/>
            <w:tcPrChange w:id="285" w:author="Shewmaker, Michael@Energy" w:date="2021-12-27T16:20:00Z">
              <w:tcPr>
                <w:tcW w:w="879" w:type="dxa"/>
                <w:vAlign w:val="center"/>
              </w:tcPr>
            </w:tcPrChange>
          </w:tcPr>
          <w:p w14:paraId="6034A0CC" w14:textId="2BEFB4C5" w:rsidR="001C50F3" w:rsidDel="007B6663" w:rsidRDefault="001C50F3" w:rsidP="00DA7CA2">
            <w:pPr>
              <w:keepNext/>
              <w:tabs>
                <w:tab w:val="left" w:pos="2160"/>
                <w:tab w:val="left" w:pos="2700"/>
                <w:tab w:val="left" w:pos="3420"/>
                <w:tab w:val="left" w:pos="3780"/>
                <w:tab w:val="left" w:pos="5760"/>
                <w:tab w:val="left" w:pos="7212"/>
              </w:tabs>
              <w:jc w:val="center"/>
              <w:rPr>
                <w:del w:id="286" w:author="Shewmaker, Michael@Energy" w:date="2022-01-13T19:00:00Z"/>
                <w:rFonts w:ascii="Calibri" w:hAnsi="Calibri"/>
                <w:sz w:val="18"/>
                <w:szCs w:val="18"/>
              </w:rPr>
            </w:pPr>
          </w:p>
        </w:tc>
        <w:tc>
          <w:tcPr>
            <w:tcW w:w="1042" w:type="dxa"/>
            <w:vAlign w:val="center"/>
            <w:tcPrChange w:id="287" w:author="Shewmaker, Michael@Energy" w:date="2021-12-27T16:20:00Z">
              <w:tcPr>
                <w:tcW w:w="879" w:type="dxa"/>
                <w:vAlign w:val="center"/>
              </w:tcPr>
            </w:tcPrChange>
          </w:tcPr>
          <w:p w14:paraId="6034A0CD" w14:textId="25F6A2BD" w:rsidR="001C50F3" w:rsidDel="007B6663" w:rsidRDefault="001C50F3" w:rsidP="00DA7CA2">
            <w:pPr>
              <w:keepNext/>
              <w:tabs>
                <w:tab w:val="left" w:pos="2160"/>
                <w:tab w:val="left" w:pos="2700"/>
                <w:tab w:val="left" w:pos="3420"/>
                <w:tab w:val="left" w:pos="3780"/>
                <w:tab w:val="left" w:pos="5760"/>
                <w:tab w:val="left" w:pos="7212"/>
              </w:tabs>
              <w:jc w:val="center"/>
              <w:rPr>
                <w:del w:id="288" w:author="Shewmaker, Michael@Energy" w:date="2022-01-13T19:00:00Z"/>
                <w:rFonts w:ascii="Calibri" w:hAnsi="Calibri"/>
                <w:sz w:val="18"/>
                <w:szCs w:val="18"/>
              </w:rPr>
            </w:pPr>
          </w:p>
        </w:tc>
        <w:tc>
          <w:tcPr>
            <w:tcW w:w="1043" w:type="dxa"/>
            <w:vAlign w:val="center"/>
            <w:tcPrChange w:id="289" w:author="Shewmaker, Michael@Energy" w:date="2021-12-27T16:20:00Z">
              <w:tcPr>
                <w:tcW w:w="879" w:type="dxa"/>
                <w:vAlign w:val="center"/>
              </w:tcPr>
            </w:tcPrChange>
          </w:tcPr>
          <w:p w14:paraId="6034A0CE" w14:textId="01CDF6D8" w:rsidR="001C50F3" w:rsidDel="007B6663" w:rsidRDefault="001C50F3" w:rsidP="00DA7CA2">
            <w:pPr>
              <w:keepNext/>
              <w:tabs>
                <w:tab w:val="left" w:pos="2160"/>
                <w:tab w:val="left" w:pos="2700"/>
                <w:tab w:val="left" w:pos="3420"/>
                <w:tab w:val="left" w:pos="3780"/>
                <w:tab w:val="left" w:pos="5760"/>
                <w:tab w:val="left" w:pos="7212"/>
              </w:tabs>
              <w:jc w:val="center"/>
              <w:rPr>
                <w:del w:id="290" w:author="Shewmaker, Michael@Energy" w:date="2022-01-13T19:00:00Z"/>
                <w:rFonts w:ascii="Calibri" w:hAnsi="Calibri"/>
                <w:sz w:val="18"/>
                <w:szCs w:val="18"/>
              </w:rPr>
            </w:pPr>
          </w:p>
        </w:tc>
        <w:tc>
          <w:tcPr>
            <w:tcW w:w="1043" w:type="dxa"/>
            <w:vAlign w:val="center"/>
            <w:tcPrChange w:id="291" w:author="Shewmaker, Michael@Energy" w:date="2021-12-27T16:20:00Z">
              <w:tcPr>
                <w:tcW w:w="879" w:type="dxa"/>
                <w:vAlign w:val="center"/>
              </w:tcPr>
            </w:tcPrChange>
          </w:tcPr>
          <w:p w14:paraId="6034A0CF" w14:textId="55836933" w:rsidR="001C50F3" w:rsidDel="007B6663" w:rsidRDefault="001C50F3" w:rsidP="00DA7CA2">
            <w:pPr>
              <w:keepNext/>
              <w:tabs>
                <w:tab w:val="left" w:pos="2160"/>
                <w:tab w:val="left" w:pos="2700"/>
                <w:tab w:val="left" w:pos="3420"/>
                <w:tab w:val="left" w:pos="3780"/>
                <w:tab w:val="left" w:pos="5760"/>
                <w:tab w:val="left" w:pos="7212"/>
              </w:tabs>
              <w:jc w:val="center"/>
              <w:rPr>
                <w:del w:id="292" w:author="Shewmaker, Michael@Energy" w:date="2022-01-13T19:00:00Z"/>
                <w:rFonts w:ascii="Calibri" w:hAnsi="Calibri"/>
                <w:sz w:val="18"/>
                <w:szCs w:val="18"/>
              </w:rPr>
            </w:pPr>
          </w:p>
        </w:tc>
        <w:tc>
          <w:tcPr>
            <w:tcW w:w="1042" w:type="dxa"/>
            <w:vAlign w:val="center"/>
            <w:tcPrChange w:id="293" w:author="Shewmaker, Michael@Energy" w:date="2021-12-27T16:20:00Z">
              <w:tcPr>
                <w:tcW w:w="879" w:type="dxa"/>
                <w:vAlign w:val="center"/>
              </w:tcPr>
            </w:tcPrChange>
          </w:tcPr>
          <w:p w14:paraId="6034A0D0" w14:textId="2D67B43B" w:rsidR="001C50F3" w:rsidDel="007B6663" w:rsidRDefault="001C50F3" w:rsidP="00DA7CA2">
            <w:pPr>
              <w:keepNext/>
              <w:tabs>
                <w:tab w:val="left" w:pos="2160"/>
                <w:tab w:val="left" w:pos="2700"/>
                <w:tab w:val="left" w:pos="3420"/>
                <w:tab w:val="left" w:pos="3780"/>
                <w:tab w:val="left" w:pos="5760"/>
                <w:tab w:val="left" w:pos="7212"/>
              </w:tabs>
              <w:jc w:val="center"/>
              <w:rPr>
                <w:del w:id="294" w:author="Shewmaker, Michael@Energy" w:date="2022-01-13T19:00:00Z"/>
                <w:rFonts w:ascii="Calibri" w:hAnsi="Calibri"/>
                <w:sz w:val="18"/>
                <w:szCs w:val="18"/>
              </w:rPr>
            </w:pPr>
          </w:p>
        </w:tc>
        <w:tc>
          <w:tcPr>
            <w:tcW w:w="1043" w:type="dxa"/>
            <w:vAlign w:val="center"/>
            <w:tcPrChange w:id="295" w:author="Shewmaker, Michael@Energy" w:date="2021-12-27T16:20:00Z">
              <w:tcPr>
                <w:tcW w:w="879" w:type="dxa"/>
                <w:vAlign w:val="center"/>
              </w:tcPr>
            </w:tcPrChange>
          </w:tcPr>
          <w:p w14:paraId="6034A0D1" w14:textId="7E79F8B9" w:rsidR="001C50F3" w:rsidDel="007B6663" w:rsidRDefault="001C50F3" w:rsidP="00DA7CA2">
            <w:pPr>
              <w:keepNext/>
              <w:tabs>
                <w:tab w:val="left" w:pos="2160"/>
                <w:tab w:val="left" w:pos="2700"/>
                <w:tab w:val="left" w:pos="3420"/>
                <w:tab w:val="left" w:pos="3780"/>
                <w:tab w:val="left" w:pos="5760"/>
                <w:tab w:val="left" w:pos="7212"/>
              </w:tabs>
              <w:jc w:val="center"/>
              <w:rPr>
                <w:del w:id="296" w:author="Shewmaker, Michael@Energy" w:date="2022-01-13T19:00:00Z"/>
                <w:rFonts w:ascii="Calibri" w:hAnsi="Calibri"/>
                <w:sz w:val="18"/>
                <w:szCs w:val="18"/>
              </w:rPr>
            </w:pPr>
          </w:p>
        </w:tc>
        <w:tc>
          <w:tcPr>
            <w:tcW w:w="1043" w:type="dxa"/>
            <w:vAlign w:val="center"/>
            <w:tcPrChange w:id="297" w:author="Shewmaker, Michael@Energy" w:date="2021-12-27T16:20:00Z">
              <w:tcPr>
                <w:tcW w:w="879" w:type="dxa"/>
                <w:vAlign w:val="center"/>
              </w:tcPr>
            </w:tcPrChange>
          </w:tcPr>
          <w:p w14:paraId="6034A0D2" w14:textId="2847C160" w:rsidR="001C50F3" w:rsidDel="007B6663" w:rsidRDefault="001C50F3" w:rsidP="00DA7CA2">
            <w:pPr>
              <w:keepNext/>
              <w:tabs>
                <w:tab w:val="left" w:pos="2160"/>
                <w:tab w:val="left" w:pos="2700"/>
                <w:tab w:val="left" w:pos="3420"/>
                <w:tab w:val="left" w:pos="3780"/>
                <w:tab w:val="left" w:pos="5760"/>
                <w:tab w:val="left" w:pos="7212"/>
              </w:tabs>
              <w:jc w:val="center"/>
              <w:rPr>
                <w:del w:id="298" w:author="Shewmaker, Michael@Energy" w:date="2022-01-13T19:00:00Z"/>
                <w:rFonts w:ascii="Calibri" w:hAnsi="Calibri"/>
                <w:sz w:val="18"/>
                <w:szCs w:val="18"/>
              </w:rPr>
            </w:pPr>
          </w:p>
        </w:tc>
        <w:tc>
          <w:tcPr>
            <w:tcW w:w="1043" w:type="dxa"/>
            <w:vAlign w:val="center"/>
            <w:tcPrChange w:id="299" w:author="Shewmaker, Michael@Energy" w:date="2021-12-27T16:20:00Z">
              <w:tcPr>
                <w:tcW w:w="879" w:type="dxa"/>
                <w:vAlign w:val="center"/>
              </w:tcPr>
            </w:tcPrChange>
          </w:tcPr>
          <w:p w14:paraId="6034A0D3" w14:textId="63D25691" w:rsidR="001C50F3" w:rsidDel="007B6663" w:rsidRDefault="001C50F3" w:rsidP="00DA7CA2">
            <w:pPr>
              <w:keepNext/>
              <w:tabs>
                <w:tab w:val="left" w:pos="2160"/>
                <w:tab w:val="left" w:pos="2700"/>
                <w:tab w:val="left" w:pos="3420"/>
                <w:tab w:val="left" w:pos="3780"/>
                <w:tab w:val="left" w:pos="5760"/>
                <w:tab w:val="left" w:pos="7212"/>
              </w:tabs>
              <w:jc w:val="center"/>
              <w:rPr>
                <w:del w:id="300" w:author="Shewmaker, Michael@Energy" w:date="2022-01-13T19:00:00Z"/>
                <w:rFonts w:ascii="Calibri" w:hAnsi="Calibri"/>
                <w:sz w:val="18"/>
                <w:szCs w:val="18"/>
              </w:rPr>
            </w:pPr>
          </w:p>
        </w:tc>
      </w:tr>
      <w:tr w:rsidR="001C50F3" w:rsidRPr="009B3A0C" w:rsidDel="007B6663" w14:paraId="6034A0E4" w14:textId="4CB4EB3B" w:rsidTr="001C50F3">
        <w:trPr>
          <w:cantSplit/>
          <w:trHeight w:val="432"/>
          <w:del w:id="301" w:author="Shewmaker, Michael@Energy" w:date="2022-01-13T19:00:00Z"/>
          <w:trPrChange w:id="302" w:author="Shewmaker, Michael@Energy" w:date="2021-12-27T16:20:00Z">
            <w:trPr>
              <w:gridAfter w:val="0"/>
              <w:wAfter w:w="1368" w:type="dxa"/>
              <w:cantSplit/>
              <w:trHeight w:val="432"/>
            </w:trPr>
          </w:trPrChange>
        </w:trPr>
        <w:tc>
          <w:tcPr>
            <w:tcW w:w="1042" w:type="dxa"/>
            <w:vAlign w:val="center"/>
            <w:tcPrChange w:id="303" w:author="Shewmaker, Michael@Energy" w:date="2021-12-27T16:20:00Z">
              <w:tcPr>
                <w:tcW w:w="1356" w:type="dxa"/>
                <w:vAlign w:val="center"/>
              </w:tcPr>
            </w:tcPrChange>
          </w:tcPr>
          <w:p w14:paraId="6034A0D6" w14:textId="6D34B926" w:rsidR="001C50F3" w:rsidDel="007B6663" w:rsidRDefault="001C50F3" w:rsidP="00DA7CA2">
            <w:pPr>
              <w:keepNext/>
              <w:tabs>
                <w:tab w:val="left" w:pos="2160"/>
                <w:tab w:val="left" w:pos="2700"/>
                <w:tab w:val="left" w:pos="3420"/>
                <w:tab w:val="left" w:pos="3780"/>
                <w:tab w:val="left" w:pos="5760"/>
                <w:tab w:val="left" w:pos="7212"/>
              </w:tabs>
              <w:jc w:val="center"/>
              <w:rPr>
                <w:del w:id="304" w:author="Shewmaker, Michael@Energy" w:date="2022-01-13T19:00:00Z"/>
                <w:rFonts w:ascii="Calibri" w:hAnsi="Calibri"/>
                <w:sz w:val="18"/>
                <w:szCs w:val="18"/>
              </w:rPr>
            </w:pPr>
          </w:p>
        </w:tc>
        <w:tc>
          <w:tcPr>
            <w:tcW w:w="1043" w:type="dxa"/>
            <w:vAlign w:val="center"/>
            <w:tcPrChange w:id="305" w:author="Shewmaker, Michael@Energy" w:date="2021-12-27T16:20:00Z">
              <w:tcPr>
                <w:tcW w:w="1356" w:type="dxa"/>
                <w:vAlign w:val="center"/>
              </w:tcPr>
            </w:tcPrChange>
          </w:tcPr>
          <w:p w14:paraId="6034A0D7" w14:textId="1AAFCBA9" w:rsidR="001C50F3" w:rsidDel="007B6663" w:rsidRDefault="001C50F3" w:rsidP="00DA7CA2">
            <w:pPr>
              <w:keepNext/>
              <w:tabs>
                <w:tab w:val="left" w:pos="2160"/>
                <w:tab w:val="left" w:pos="2700"/>
                <w:tab w:val="left" w:pos="3420"/>
                <w:tab w:val="left" w:pos="3780"/>
                <w:tab w:val="left" w:pos="5760"/>
                <w:tab w:val="left" w:pos="7212"/>
              </w:tabs>
              <w:jc w:val="center"/>
              <w:rPr>
                <w:del w:id="306" w:author="Shewmaker, Michael@Energy" w:date="2022-01-13T19:00:00Z"/>
                <w:rFonts w:ascii="Calibri" w:hAnsi="Calibri"/>
                <w:sz w:val="18"/>
                <w:szCs w:val="18"/>
              </w:rPr>
            </w:pPr>
          </w:p>
        </w:tc>
        <w:tc>
          <w:tcPr>
            <w:tcW w:w="1043" w:type="dxa"/>
            <w:vAlign w:val="center"/>
            <w:tcPrChange w:id="307" w:author="Shewmaker, Michael@Energy" w:date="2021-12-27T16:20:00Z">
              <w:tcPr>
                <w:tcW w:w="879" w:type="dxa"/>
                <w:vAlign w:val="center"/>
              </w:tcPr>
            </w:tcPrChange>
          </w:tcPr>
          <w:p w14:paraId="6034A0D8" w14:textId="6524D8C0" w:rsidR="001C50F3" w:rsidDel="007B6663" w:rsidRDefault="001C50F3" w:rsidP="00DA7CA2">
            <w:pPr>
              <w:keepNext/>
              <w:tabs>
                <w:tab w:val="left" w:pos="2160"/>
                <w:tab w:val="left" w:pos="2700"/>
                <w:tab w:val="left" w:pos="3420"/>
                <w:tab w:val="left" w:pos="3780"/>
                <w:tab w:val="left" w:pos="5760"/>
                <w:tab w:val="left" w:pos="7212"/>
              </w:tabs>
              <w:jc w:val="center"/>
              <w:rPr>
                <w:del w:id="308" w:author="Shewmaker, Michael@Energy" w:date="2022-01-13T19:00:00Z"/>
                <w:rFonts w:ascii="Calibri" w:hAnsi="Calibri"/>
                <w:sz w:val="18"/>
                <w:szCs w:val="18"/>
              </w:rPr>
            </w:pPr>
          </w:p>
        </w:tc>
        <w:tc>
          <w:tcPr>
            <w:tcW w:w="1042" w:type="dxa"/>
            <w:vAlign w:val="center"/>
            <w:tcPrChange w:id="309" w:author="Shewmaker, Michael@Energy" w:date="2021-12-27T16:20:00Z">
              <w:tcPr>
                <w:tcW w:w="879" w:type="dxa"/>
                <w:vAlign w:val="center"/>
              </w:tcPr>
            </w:tcPrChange>
          </w:tcPr>
          <w:p w14:paraId="6034A0D9" w14:textId="519C2D18" w:rsidR="001C50F3" w:rsidDel="007B6663" w:rsidRDefault="001C50F3" w:rsidP="00DA7CA2">
            <w:pPr>
              <w:keepNext/>
              <w:tabs>
                <w:tab w:val="left" w:pos="2160"/>
                <w:tab w:val="left" w:pos="2700"/>
                <w:tab w:val="left" w:pos="3420"/>
                <w:tab w:val="left" w:pos="3780"/>
                <w:tab w:val="left" w:pos="5760"/>
                <w:tab w:val="left" w:pos="7212"/>
              </w:tabs>
              <w:jc w:val="center"/>
              <w:rPr>
                <w:del w:id="310" w:author="Shewmaker, Michael@Energy" w:date="2022-01-13T19:00:00Z"/>
                <w:rFonts w:ascii="Calibri" w:hAnsi="Calibri"/>
                <w:sz w:val="18"/>
                <w:szCs w:val="18"/>
              </w:rPr>
            </w:pPr>
          </w:p>
        </w:tc>
        <w:tc>
          <w:tcPr>
            <w:tcW w:w="1043" w:type="dxa"/>
            <w:vAlign w:val="center"/>
            <w:tcPrChange w:id="311" w:author="Shewmaker, Michael@Energy" w:date="2021-12-27T16:20:00Z">
              <w:tcPr>
                <w:tcW w:w="879" w:type="dxa"/>
                <w:vAlign w:val="center"/>
              </w:tcPr>
            </w:tcPrChange>
          </w:tcPr>
          <w:p w14:paraId="6034A0DA" w14:textId="6F7AC869" w:rsidR="001C50F3" w:rsidDel="007B6663" w:rsidRDefault="001C50F3" w:rsidP="00DA7CA2">
            <w:pPr>
              <w:keepNext/>
              <w:tabs>
                <w:tab w:val="left" w:pos="2160"/>
                <w:tab w:val="left" w:pos="2700"/>
                <w:tab w:val="left" w:pos="3420"/>
                <w:tab w:val="left" w:pos="3780"/>
                <w:tab w:val="left" w:pos="5760"/>
                <w:tab w:val="left" w:pos="7212"/>
              </w:tabs>
              <w:jc w:val="center"/>
              <w:rPr>
                <w:del w:id="312" w:author="Shewmaker, Michael@Energy" w:date="2022-01-13T19:00:00Z"/>
                <w:rFonts w:ascii="Calibri" w:hAnsi="Calibri"/>
                <w:sz w:val="18"/>
                <w:szCs w:val="18"/>
              </w:rPr>
            </w:pPr>
          </w:p>
        </w:tc>
        <w:tc>
          <w:tcPr>
            <w:tcW w:w="1043" w:type="dxa"/>
            <w:vAlign w:val="center"/>
            <w:tcPrChange w:id="313" w:author="Shewmaker, Michael@Energy" w:date="2021-12-27T16:20:00Z">
              <w:tcPr>
                <w:tcW w:w="879" w:type="dxa"/>
                <w:vAlign w:val="center"/>
              </w:tcPr>
            </w:tcPrChange>
          </w:tcPr>
          <w:p w14:paraId="6034A0DB" w14:textId="5467440D" w:rsidR="001C50F3" w:rsidDel="007B6663" w:rsidRDefault="001C50F3" w:rsidP="00DA7CA2">
            <w:pPr>
              <w:keepNext/>
              <w:tabs>
                <w:tab w:val="left" w:pos="2160"/>
                <w:tab w:val="left" w:pos="2700"/>
                <w:tab w:val="left" w:pos="3420"/>
                <w:tab w:val="left" w:pos="3780"/>
                <w:tab w:val="left" w:pos="5760"/>
                <w:tab w:val="left" w:pos="7212"/>
              </w:tabs>
              <w:jc w:val="center"/>
              <w:rPr>
                <w:del w:id="314" w:author="Shewmaker, Michael@Energy" w:date="2022-01-13T19:00:00Z"/>
                <w:rFonts w:ascii="Calibri" w:hAnsi="Calibri"/>
                <w:sz w:val="18"/>
                <w:szCs w:val="18"/>
              </w:rPr>
            </w:pPr>
          </w:p>
        </w:tc>
        <w:tc>
          <w:tcPr>
            <w:tcW w:w="1043" w:type="dxa"/>
            <w:vAlign w:val="center"/>
            <w:tcPrChange w:id="315" w:author="Shewmaker, Michael@Energy" w:date="2021-12-27T16:20:00Z">
              <w:tcPr>
                <w:tcW w:w="879" w:type="dxa"/>
                <w:vAlign w:val="center"/>
              </w:tcPr>
            </w:tcPrChange>
          </w:tcPr>
          <w:p w14:paraId="6034A0DC" w14:textId="18AA93BF" w:rsidR="001C50F3" w:rsidDel="007B6663" w:rsidRDefault="001C50F3" w:rsidP="00DA7CA2">
            <w:pPr>
              <w:keepNext/>
              <w:tabs>
                <w:tab w:val="left" w:pos="2160"/>
                <w:tab w:val="left" w:pos="2700"/>
                <w:tab w:val="left" w:pos="3420"/>
                <w:tab w:val="left" w:pos="3780"/>
                <w:tab w:val="left" w:pos="5760"/>
                <w:tab w:val="left" w:pos="7212"/>
              </w:tabs>
              <w:jc w:val="center"/>
              <w:rPr>
                <w:del w:id="316" w:author="Shewmaker, Michael@Energy" w:date="2022-01-13T19:00:00Z"/>
                <w:rFonts w:ascii="Calibri" w:hAnsi="Calibri"/>
                <w:sz w:val="18"/>
                <w:szCs w:val="18"/>
              </w:rPr>
            </w:pPr>
          </w:p>
        </w:tc>
        <w:tc>
          <w:tcPr>
            <w:tcW w:w="1042" w:type="dxa"/>
            <w:vAlign w:val="center"/>
            <w:tcPrChange w:id="317" w:author="Shewmaker, Michael@Energy" w:date="2021-12-27T16:20:00Z">
              <w:tcPr>
                <w:tcW w:w="879" w:type="dxa"/>
                <w:vAlign w:val="center"/>
              </w:tcPr>
            </w:tcPrChange>
          </w:tcPr>
          <w:p w14:paraId="6034A0DD" w14:textId="62F2C4E0" w:rsidR="001C50F3" w:rsidDel="007B6663" w:rsidRDefault="001C50F3" w:rsidP="00DA7CA2">
            <w:pPr>
              <w:keepNext/>
              <w:tabs>
                <w:tab w:val="left" w:pos="2160"/>
                <w:tab w:val="left" w:pos="2700"/>
                <w:tab w:val="left" w:pos="3420"/>
                <w:tab w:val="left" w:pos="3780"/>
                <w:tab w:val="left" w:pos="5760"/>
                <w:tab w:val="left" w:pos="7212"/>
              </w:tabs>
              <w:jc w:val="center"/>
              <w:rPr>
                <w:del w:id="318" w:author="Shewmaker, Michael@Energy" w:date="2022-01-13T19:00:00Z"/>
                <w:rFonts w:ascii="Calibri" w:hAnsi="Calibri"/>
                <w:sz w:val="18"/>
                <w:szCs w:val="18"/>
              </w:rPr>
            </w:pPr>
          </w:p>
        </w:tc>
        <w:tc>
          <w:tcPr>
            <w:tcW w:w="1043" w:type="dxa"/>
            <w:vAlign w:val="center"/>
            <w:tcPrChange w:id="319" w:author="Shewmaker, Michael@Energy" w:date="2021-12-27T16:20:00Z">
              <w:tcPr>
                <w:tcW w:w="879" w:type="dxa"/>
                <w:vAlign w:val="center"/>
              </w:tcPr>
            </w:tcPrChange>
          </w:tcPr>
          <w:p w14:paraId="6034A0DE" w14:textId="1677B1F3" w:rsidR="001C50F3" w:rsidDel="007B6663" w:rsidRDefault="001C50F3" w:rsidP="00DA7CA2">
            <w:pPr>
              <w:keepNext/>
              <w:tabs>
                <w:tab w:val="left" w:pos="2160"/>
                <w:tab w:val="left" w:pos="2700"/>
                <w:tab w:val="left" w:pos="3420"/>
                <w:tab w:val="left" w:pos="3780"/>
                <w:tab w:val="left" w:pos="5760"/>
                <w:tab w:val="left" w:pos="7212"/>
              </w:tabs>
              <w:jc w:val="center"/>
              <w:rPr>
                <w:del w:id="320" w:author="Shewmaker, Michael@Energy" w:date="2022-01-13T19:00:00Z"/>
                <w:rFonts w:ascii="Calibri" w:hAnsi="Calibri"/>
                <w:sz w:val="18"/>
                <w:szCs w:val="18"/>
              </w:rPr>
            </w:pPr>
          </w:p>
        </w:tc>
        <w:tc>
          <w:tcPr>
            <w:tcW w:w="1043" w:type="dxa"/>
            <w:vAlign w:val="center"/>
            <w:tcPrChange w:id="321" w:author="Shewmaker, Michael@Energy" w:date="2021-12-27T16:20:00Z">
              <w:tcPr>
                <w:tcW w:w="879" w:type="dxa"/>
                <w:vAlign w:val="center"/>
              </w:tcPr>
            </w:tcPrChange>
          </w:tcPr>
          <w:p w14:paraId="6034A0DF" w14:textId="08F27253" w:rsidR="001C50F3" w:rsidDel="007B6663" w:rsidRDefault="001C50F3" w:rsidP="00DA7CA2">
            <w:pPr>
              <w:keepNext/>
              <w:tabs>
                <w:tab w:val="left" w:pos="2160"/>
                <w:tab w:val="left" w:pos="2700"/>
                <w:tab w:val="left" w:pos="3420"/>
                <w:tab w:val="left" w:pos="3780"/>
                <w:tab w:val="left" w:pos="5760"/>
                <w:tab w:val="left" w:pos="7212"/>
              </w:tabs>
              <w:jc w:val="center"/>
              <w:rPr>
                <w:del w:id="322" w:author="Shewmaker, Michael@Energy" w:date="2022-01-13T19:00:00Z"/>
                <w:rFonts w:ascii="Calibri" w:hAnsi="Calibri"/>
                <w:sz w:val="18"/>
                <w:szCs w:val="18"/>
              </w:rPr>
            </w:pPr>
          </w:p>
        </w:tc>
        <w:tc>
          <w:tcPr>
            <w:tcW w:w="1042" w:type="dxa"/>
            <w:vAlign w:val="center"/>
            <w:tcPrChange w:id="323" w:author="Shewmaker, Michael@Energy" w:date="2021-12-27T16:20:00Z">
              <w:tcPr>
                <w:tcW w:w="879" w:type="dxa"/>
                <w:vAlign w:val="center"/>
              </w:tcPr>
            </w:tcPrChange>
          </w:tcPr>
          <w:p w14:paraId="6034A0E0" w14:textId="581892B9" w:rsidR="001C50F3" w:rsidDel="007B6663" w:rsidRDefault="001C50F3" w:rsidP="00DA7CA2">
            <w:pPr>
              <w:keepNext/>
              <w:tabs>
                <w:tab w:val="left" w:pos="2160"/>
                <w:tab w:val="left" w:pos="2700"/>
                <w:tab w:val="left" w:pos="3420"/>
                <w:tab w:val="left" w:pos="3780"/>
                <w:tab w:val="left" w:pos="5760"/>
                <w:tab w:val="left" w:pos="7212"/>
              </w:tabs>
              <w:jc w:val="center"/>
              <w:rPr>
                <w:del w:id="324" w:author="Shewmaker, Michael@Energy" w:date="2022-01-13T19:00:00Z"/>
                <w:rFonts w:ascii="Calibri" w:hAnsi="Calibri"/>
                <w:sz w:val="18"/>
                <w:szCs w:val="18"/>
              </w:rPr>
            </w:pPr>
          </w:p>
        </w:tc>
        <w:tc>
          <w:tcPr>
            <w:tcW w:w="1043" w:type="dxa"/>
            <w:vAlign w:val="center"/>
            <w:tcPrChange w:id="325" w:author="Shewmaker, Michael@Energy" w:date="2021-12-27T16:20:00Z">
              <w:tcPr>
                <w:tcW w:w="879" w:type="dxa"/>
                <w:vAlign w:val="center"/>
              </w:tcPr>
            </w:tcPrChange>
          </w:tcPr>
          <w:p w14:paraId="6034A0E1" w14:textId="41C1A25E" w:rsidR="001C50F3" w:rsidDel="007B6663" w:rsidRDefault="001C50F3" w:rsidP="00DA7CA2">
            <w:pPr>
              <w:keepNext/>
              <w:tabs>
                <w:tab w:val="left" w:pos="2160"/>
                <w:tab w:val="left" w:pos="2700"/>
                <w:tab w:val="left" w:pos="3420"/>
                <w:tab w:val="left" w:pos="3780"/>
                <w:tab w:val="left" w:pos="5760"/>
                <w:tab w:val="left" w:pos="7212"/>
              </w:tabs>
              <w:jc w:val="center"/>
              <w:rPr>
                <w:del w:id="326" w:author="Shewmaker, Michael@Energy" w:date="2022-01-13T19:00:00Z"/>
                <w:rFonts w:ascii="Calibri" w:hAnsi="Calibri"/>
                <w:sz w:val="18"/>
                <w:szCs w:val="18"/>
              </w:rPr>
            </w:pPr>
          </w:p>
        </w:tc>
        <w:tc>
          <w:tcPr>
            <w:tcW w:w="1043" w:type="dxa"/>
            <w:vAlign w:val="center"/>
            <w:tcPrChange w:id="327" w:author="Shewmaker, Michael@Energy" w:date="2021-12-27T16:20:00Z">
              <w:tcPr>
                <w:tcW w:w="879" w:type="dxa"/>
                <w:vAlign w:val="center"/>
              </w:tcPr>
            </w:tcPrChange>
          </w:tcPr>
          <w:p w14:paraId="6034A0E2" w14:textId="3C7EBDDA" w:rsidR="001C50F3" w:rsidDel="007B6663" w:rsidRDefault="001C50F3" w:rsidP="00DA7CA2">
            <w:pPr>
              <w:keepNext/>
              <w:tabs>
                <w:tab w:val="left" w:pos="2160"/>
                <w:tab w:val="left" w:pos="2700"/>
                <w:tab w:val="left" w:pos="3420"/>
                <w:tab w:val="left" w:pos="3780"/>
                <w:tab w:val="left" w:pos="5760"/>
                <w:tab w:val="left" w:pos="7212"/>
              </w:tabs>
              <w:jc w:val="center"/>
              <w:rPr>
                <w:del w:id="328" w:author="Shewmaker, Michael@Energy" w:date="2022-01-13T19:00:00Z"/>
                <w:rFonts w:ascii="Calibri" w:hAnsi="Calibri"/>
                <w:sz w:val="18"/>
                <w:szCs w:val="18"/>
              </w:rPr>
            </w:pPr>
          </w:p>
        </w:tc>
        <w:tc>
          <w:tcPr>
            <w:tcW w:w="1043" w:type="dxa"/>
            <w:vAlign w:val="center"/>
            <w:tcPrChange w:id="329" w:author="Shewmaker, Michael@Energy" w:date="2021-12-27T16:20:00Z">
              <w:tcPr>
                <w:tcW w:w="879" w:type="dxa"/>
                <w:vAlign w:val="center"/>
              </w:tcPr>
            </w:tcPrChange>
          </w:tcPr>
          <w:p w14:paraId="6034A0E3" w14:textId="65461588" w:rsidR="001C50F3" w:rsidDel="007B6663" w:rsidRDefault="001C50F3" w:rsidP="00DA7CA2">
            <w:pPr>
              <w:keepNext/>
              <w:tabs>
                <w:tab w:val="left" w:pos="2160"/>
                <w:tab w:val="left" w:pos="2700"/>
                <w:tab w:val="left" w:pos="3420"/>
                <w:tab w:val="left" w:pos="3780"/>
                <w:tab w:val="left" w:pos="5760"/>
                <w:tab w:val="left" w:pos="7212"/>
              </w:tabs>
              <w:jc w:val="center"/>
              <w:rPr>
                <w:del w:id="330" w:author="Shewmaker, Michael@Energy" w:date="2022-01-13T19:00:00Z"/>
                <w:rFonts w:ascii="Calibri" w:hAnsi="Calibri"/>
                <w:sz w:val="18"/>
                <w:szCs w:val="18"/>
              </w:rPr>
            </w:pPr>
          </w:p>
        </w:tc>
      </w:tr>
      <w:tr w:rsidR="001C50F3" w:rsidRPr="009B3A0C" w:rsidDel="007B6663" w14:paraId="6034A0F4" w14:textId="5162566B" w:rsidTr="001C50F3">
        <w:trPr>
          <w:cantSplit/>
          <w:trHeight w:val="432"/>
          <w:del w:id="331" w:author="Shewmaker, Michael@Energy" w:date="2022-01-13T19:00:00Z"/>
          <w:trPrChange w:id="332" w:author="Shewmaker, Michael@Energy" w:date="2021-12-27T16:20:00Z">
            <w:trPr>
              <w:gridAfter w:val="0"/>
              <w:wAfter w:w="1368" w:type="dxa"/>
              <w:cantSplit/>
              <w:trHeight w:val="432"/>
            </w:trPr>
          </w:trPrChange>
        </w:trPr>
        <w:tc>
          <w:tcPr>
            <w:tcW w:w="1042" w:type="dxa"/>
            <w:vAlign w:val="center"/>
            <w:tcPrChange w:id="333" w:author="Shewmaker, Michael@Energy" w:date="2021-12-27T16:20:00Z">
              <w:tcPr>
                <w:tcW w:w="1356" w:type="dxa"/>
                <w:vAlign w:val="center"/>
              </w:tcPr>
            </w:tcPrChange>
          </w:tcPr>
          <w:p w14:paraId="6034A0E6" w14:textId="53B114B1" w:rsidR="001C50F3" w:rsidDel="007B6663" w:rsidRDefault="001C50F3" w:rsidP="00DA7CA2">
            <w:pPr>
              <w:keepNext/>
              <w:tabs>
                <w:tab w:val="left" w:pos="2160"/>
                <w:tab w:val="left" w:pos="2700"/>
                <w:tab w:val="left" w:pos="3420"/>
                <w:tab w:val="left" w:pos="3780"/>
                <w:tab w:val="left" w:pos="5760"/>
                <w:tab w:val="left" w:pos="7212"/>
              </w:tabs>
              <w:jc w:val="center"/>
              <w:rPr>
                <w:del w:id="334" w:author="Shewmaker, Michael@Energy" w:date="2022-01-13T19:00:00Z"/>
                <w:rFonts w:ascii="Calibri" w:hAnsi="Calibri"/>
                <w:sz w:val="18"/>
                <w:szCs w:val="18"/>
              </w:rPr>
            </w:pPr>
          </w:p>
        </w:tc>
        <w:tc>
          <w:tcPr>
            <w:tcW w:w="1043" w:type="dxa"/>
            <w:vAlign w:val="center"/>
            <w:tcPrChange w:id="335" w:author="Shewmaker, Michael@Energy" w:date="2021-12-27T16:20:00Z">
              <w:tcPr>
                <w:tcW w:w="1356" w:type="dxa"/>
                <w:vAlign w:val="center"/>
              </w:tcPr>
            </w:tcPrChange>
          </w:tcPr>
          <w:p w14:paraId="6034A0E7" w14:textId="4B73B779" w:rsidR="001C50F3" w:rsidDel="007B6663" w:rsidRDefault="001C50F3" w:rsidP="00DA7CA2">
            <w:pPr>
              <w:keepNext/>
              <w:tabs>
                <w:tab w:val="left" w:pos="2160"/>
                <w:tab w:val="left" w:pos="2700"/>
                <w:tab w:val="left" w:pos="3420"/>
                <w:tab w:val="left" w:pos="3780"/>
                <w:tab w:val="left" w:pos="5760"/>
                <w:tab w:val="left" w:pos="7212"/>
              </w:tabs>
              <w:jc w:val="center"/>
              <w:rPr>
                <w:del w:id="336" w:author="Shewmaker, Michael@Energy" w:date="2022-01-13T19:00:00Z"/>
                <w:rFonts w:ascii="Calibri" w:hAnsi="Calibri"/>
                <w:sz w:val="18"/>
                <w:szCs w:val="18"/>
              </w:rPr>
            </w:pPr>
          </w:p>
        </w:tc>
        <w:tc>
          <w:tcPr>
            <w:tcW w:w="1043" w:type="dxa"/>
            <w:vAlign w:val="center"/>
            <w:tcPrChange w:id="337" w:author="Shewmaker, Michael@Energy" w:date="2021-12-27T16:20:00Z">
              <w:tcPr>
                <w:tcW w:w="879" w:type="dxa"/>
                <w:vAlign w:val="center"/>
              </w:tcPr>
            </w:tcPrChange>
          </w:tcPr>
          <w:p w14:paraId="6034A0E8" w14:textId="31526963" w:rsidR="001C50F3" w:rsidDel="007B6663" w:rsidRDefault="001C50F3" w:rsidP="00DA7CA2">
            <w:pPr>
              <w:keepNext/>
              <w:tabs>
                <w:tab w:val="left" w:pos="2160"/>
                <w:tab w:val="left" w:pos="2700"/>
                <w:tab w:val="left" w:pos="3420"/>
                <w:tab w:val="left" w:pos="3780"/>
                <w:tab w:val="left" w:pos="5760"/>
                <w:tab w:val="left" w:pos="7212"/>
              </w:tabs>
              <w:jc w:val="center"/>
              <w:rPr>
                <w:del w:id="338" w:author="Shewmaker, Michael@Energy" w:date="2022-01-13T19:00:00Z"/>
                <w:rFonts w:ascii="Calibri" w:hAnsi="Calibri"/>
                <w:sz w:val="18"/>
                <w:szCs w:val="18"/>
              </w:rPr>
            </w:pPr>
          </w:p>
        </w:tc>
        <w:tc>
          <w:tcPr>
            <w:tcW w:w="1042" w:type="dxa"/>
            <w:vAlign w:val="center"/>
            <w:tcPrChange w:id="339" w:author="Shewmaker, Michael@Energy" w:date="2021-12-27T16:20:00Z">
              <w:tcPr>
                <w:tcW w:w="879" w:type="dxa"/>
                <w:vAlign w:val="center"/>
              </w:tcPr>
            </w:tcPrChange>
          </w:tcPr>
          <w:p w14:paraId="6034A0E9" w14:textId="41A1B8EE" w:rsidR="001C50F3" w:rsidDel="007B6663" w:rsidRDefault="001C50F3" w:rsidP="00DA7CA2">
            <w:pPr>
              <w:keepNext/>
              <w:tabs>
                <w:tab w:val="left" w:pos="2160"/>
                <w:tab w:val="left" w:pos="2700"/>
                <w:tab w:val="left" w:pos="3420"/>
                <w:tab w:val="left" w:pos="3780"/>
                <w:tab w:val="left" w:pos="5760"/>
                <w:tab w:val="left" w:pos="7212"/>
              </w:tabs>
              <w:jc w:val="center"/>
              <w:rPr>
                <w:del w:id="340" w:author="Shewmaker, Michael@Energy" w:date="2022-01-13T19:00:00Z"/>
                <w:rFonts w:ascii="Calibri" w:hAnsi="Calibri"/>
                <w:sz w:val="18"/>
                <w:szCs w:val="18"/>
              </w:rPr>
            </w:pPr>
          </w:p>
        </w:tc>
        <w:tc>
          <w:tcPr>
            <w:tcW w:w="1043" w:type="dxa"/>
            <w:vAlign w:val="center"/>
            <w:tcPrChange w:id="341" w:author="Shewmaker, Michael@Energy" w:date="2021-12-27T16:20:00Z">
              <w:tcPr>
                <w:tcW w:w="879" w:type="dxa"/>
                <w:vAlign w:val="center"/>
              </w:tcPr>
            </w:tcPrChange>
          </w:tcPr>
          <w:p w14:paraId="6034A0EA" w14:textId="7440649D" w:rsidR="001C50F3" w:rsidDel="007B6663" w:rsidRDefault="001C50F3" w:rsidP="00DA7CA2">
            <w:pPr>
              <w:keepNext/>
              <w:tabs>
                <w:tab w:val="left" w:pos="2160"/>
                <w:tab w:val="left" w:pos="2700"/>
                <w:tab w:val="left" w:pos="3420"/>
                <w:tab w:val="left" w:pos="3780"/>
                <w:tab w:val="left" w:pos="5760"/>
                <w:tab w:val="left" w:pos="7212"/>
              </w:tabs>
              <w:jc w:val="center"/>
              <w:rPr>
                <w:del w:id="342" w:author="Shewmaker, Michael@Energy" w:date="2022-01-13T19:00:00Z"/>
                <w:rFonts w:ascii="Calibri" w:hAnsi="Calibri"/>
                <w:sz w:val="18"/>
                <w:szCs w:val="18"/>
              </w:rPr>
            </w:pPr>
          </w:p>
        </w:tc>
        <w:tc>
          <w:tcPr>
            <w:tcW w:w="1043" w:type="dxa"/>
            <w:vAlign w:val="center"/>
            <w:tcPrChange w:id="343" w:author="Shewmaker, Michael@Energy" w:date="2021-12-27T16:20:00Z">
              <w:tcPr>
                <w:tcW w:w="879" w:type="dxa"/>
                <w:vAlign w:val="center"/>
              </w:tcPr>
            </w:tcPrChange>
          </w:tcPr>
          <w:p w14:paraId="6034A0EB" w14:textId="6560D94A" w:rsidR="001C50F3" w:rsidDel="007B6663" w:rsidRDefault="001C50F3" w:rsidP="00DA7CA2">
            <w:pPr>
              <w:keepNext/>
              <w:tabs>
                <w:tab w:val="left" w:pos="2160"/>
                <w:tab w:val="left" w:pos="2700"/>
                <w:tab w:val="left" w:pos="3420"/>
                <w:tab w:val="left" w:pos="3780"/>
                <w:tab w:val="left" w:pos="5760"/>
                <w:tab w:val="left" w:pos="7212"/>
              </w:tabs>
              <w:jc w:val="center"/>
              <w:rPr>
                <w:del w:id="344" w:author="Shewmaker, Michael@Energy" w:date="2022-01-13T19:00:00Z"/>
                <w:rFonts w:ascii="Calibri" w:hAnsi="Calibri"/>
                <w:sz w:val="18"/>
                <w:szCs w:val="18"/>
              </w:rPr>
            </w:pPr>
          </w:p>
        </w:tc>
        <w:tc>
          <w:tcPr>
            <w:tcW w:w="1043" w:type="dxa"/>
            <w:vAlign w:val="center"/>
            <w:tcPrChange w:id="345" w:author="Shewmaker, Michael@Energy" w:date="2021-12-27T16:20:00Z">
              <w:tcPr>
                <w:tcW w:w="879" w:type="dxa"/>
                <w:vAlign w:val="center"/>
              </w:tcPr>
            </w:tcPrChange>
          </w:tcPr>
          <w:p w14:paraId="6034A0EC" w14:textId="4F7CC845" w:rsidR="001C50F3" w:rsidDel="007B6663" w:rsidRDefault="001C50F3" w:rsidP="00DA7CA2">
            <w:pPr>
              <w:keepNext/>
              <w:tabs>
                <w:tab w:val="left" w:pos="2160"/>
                <w:tab w:val="left" w:pos="2700"/>
                <w:tab w:val="left" w:pos="3420"/>
                <w:tab w:val="left" w:pos="3780"/>
                <w:tab w:val="left" w:pos="5760"/>
                <w:tab w:val="left" w:pos="7212"/>
              </w:tabs>
              <w:jc w:val="center"/>
              <w:rPr>
                <w:del w:id="346" w:author="Shewmaker, Michael@Energy" w:date="2022-01-13T19:00:00Z"/>
                <w:rFonts w:ascii="Calibri" w:hAnsi="Calibri"/>
                <w:sz w:val="18"/>
                <w:szCs w:val="18"/>
              </w:rPr>
            </w:pPr>
          </w:p>
        </w:tc>
        <w:tc>
          <w:tcPr>
            <w:tcW w:w="1042" w:type="dxa"/>
            <w:vAlign w:val="center"/>
            <w:tcPrChange w:id="347" w:author="Shewmaker, Michael@Energy" w:date="2021-12-27T16:20:00Z">
              <w:tcPr>
                <w:tcW w:w="879" w:type="dxa"/>
                <w:vAlign w:val="center"/>
              </w:tcPr>
            </w:tcPrChange>
          </w:tcPr>
          <w:p w14:paraId="6034A0ED" w14:textId="011BD77C" w:rsidR="001C50F3" w:rsidDel="007B6663" w:rsidRDefault="001C50F3" w:rsidP="00DA7CA2">
            <w:pPr>
              <w:keepNext/>
              <w:tabs>
                <w:tab w:val="left" w:pos="2160"/>
                <w:tab w:val="left" w:pos="2700"/>
                <w:tab w:val="left" w:pos="3420"/>
                <w:tab w:val="left" w:pos="3780"/>
                <w:tab w:val="left" w:pos="5760"/>
                <w:tab w:val="left" w:pos="7212"/>
              </w:tabs>
              <w:jc w:val="center"/>
              <w:rPr>
                <w:del w:id="348" w:author="Shewmaker, Michael@Energy" w:date="2022-01-13T19:00:00Z"/>
                <w:rFonts w:ascii="Calibri" w:hAnsi="Calibri"/>
                <w:sz w:val="18"/>
                <w:szCs w:val="18"/>
              </w:rPr>
            </w:pPr>
          </w:p>
        </w:tc>
        <w:tc>
          <w:tcPr>
            <w:tcW w:w="1043" w:type="dxa"/>
            <w:vAlign w:val="center"/>
            <w:tcPrChange w:id="349" w:author="Shewmaker, Michael@Energy" w:date="2021-12-27T16:20:00Z">
              <w:tcPr>
                <w:tcW w:w="879" w:type="dxa"/>
                <w:vAlign w:val="center"/>
              </w:tcPr>
            </w:tcPrChange>
          </w:tcPr>
          <w:p w14:paraId="6034A0EE" w14:textId="2426706A" w:rsidR="001C50F3" w:rsidDel="007B6663" w:rsidRDefault="001C50F3" w:rsidP="00DA7CA2">
            <w:pPr>
              <w:keepNext/>
              <w:tabs>
                <w:tab w:val="left" w:pos="2160"/>
                <w:tab w:val="left" w:pos="2700"/>
                <w:tab w:val="left" w:pos="3420"/>
                <w:tab w:val="left" w:pos="3780"/>
                <w:tab w:val="left" w:pos="5760"/>
                <w:tab w:val="left" w:pos="7212"/>
              </w:tabs>
              <w:jc w:val="center"/>
              <w:rPr>
                <w:del w:id="350" w:author="Shewmaker, Michael@Energy" w:date="2022-01-13T19:00:00Z"/>
                <w:rFonts w:ascii="Calibri" w:hAnsi="Calibri"/>
                <w:sz w:val="18"/>
                <w:szCs w:val="18"/>
              </w:rPr>
            </w:pPr>
          </w:p>
        </w:tc>
        <w:tc>
          <w:tcPr>
            <w:tcW w:w="1043" w:type="dxa"/>
            <w:vAlign w:val="center"/>
            <w:tcPrChange w:id="351" w:author="Shewmaker, Michael@Energy" w:date="2021-12-27T16:20:00Z">
              <w:tcPr>
                <w:tcW w:w="879" w:type="dxa"/>
                <w:vAlign w:val="center"/>
              </w:tcPr>
            </w:tcPrChange>
          </w:tcPr>
          <w:p w14:paraId="6034A0EF" w14:textId="71B3471B" w:rsidR="001C50F3" w:rsidDel="007B6663" w:rsidRDefault="001C50F3" w:rsidP="00DA7CA2">
            <w:pPr>
              <w:keepNext/>
              <w:tabs>
                <w:tab w:val="left" w:pos="2160"/>
                <w:tab w:val="left" w:pos="2700"/>
                <w:tab w:val="left" w:pos="3420"/>
                <w:tab w:val="left" w:pos="3780"/>
                <w:tab w:val="left" w:pos="5760"/>
                <w:tab w:val="left" w:pos="7212"/>
              </w:tabs>
              <w:jc w:val="center"/>
              <w:rPr>
                <w:del w:id="352" w:author="Shewmaker, Michael@Energy" w:date="2022-01-13T19:00:00Z"/>
                <w:rFonts w:ascii="Calibri" w:hAnsi="Calibri"/>
                <w:sz w:val="18"/>
                <w:szCs w:val="18"/>
              </w:rPr>
            </w:pPr>
          </w:p>
        </w:tc>
        <w:tc>
          <w:tcPr>
            <w:tcW w:w="1042" w:type="dxa"/>
            <w:vAlign w:val="center"/>
            <w:tcPrChange w:id="353" w:author="Shewmaker, Michael@Energy" w:date="2021-12-27T16:20:00Z">
              <w:tcPr>
                <w:tcW w:w="879" w:type="dxa"/>
                <w:vAlign w:val="center"/>
              </w:tcPr>
            </w:tcPrChange>
          </w:tcPr>
          <w:p w14:paraId="6034A0F0" w14:textId="05BBCFC9" w:rsidR="001C50F3" w:rsidDel="007B6663" w:rsidRDefault="001C50F3" w:rsidP="00DA7CA2">
            <w:pPr>
              <w:keepNext/>
              <w:tabs>
                <w:tab w:val="left" w:pos="2160"/>
                <w:tab w:val="left" w:pos="2700"/>
                <w:tab w:val="left" w:pos="3420"/>
                <w:tab w:val="left" w:pos="3780"/>
                <w:tab w:val="left" w:pos="5760"/>
                <w:tab w:val="left" w:pos="7212"/>
              </w:tabs>
              <w:jc w:val="center"/>
              <w:rPr>
                <w:del w:id="354" w:author="Shewmaker, Michael@Energy" w:date="2022-01-13T19:00:00Z"/>
                <w:rFonts w:ascii="Calibri" w:hAnsi="Calibri"/>
                <w:sz w:val="18"/>
                <w:szCs w:val="18"/>
              </w:rPr>
            </w:pPr>
          </w:p>
        </w:tc>
        <w:tc>
          <w:tcPr>
            <w:tcW w:w="1043" w:type="dxa"/>
            <w:vAlign w:val="center"/>
            <w:tcPrChange w:id="355" w:author="Shewmaker, Michael@Energy" w:date="2021-12-27T16:20:00Z">
              <w:tcPr>
                <w:tcW w:w="879" w:type="dxa"/>
                <w:vAlign w:val="center"/>
              </w:tcPr>
            </w:tcPrChange>
          </w:tcPr>
          <w:p w14:paraId="6034A0F1" w14:textId="111EFC5B" w:rsidR="001C50F3" w:rsidDel="007B6663" w:rsidRDefault="001C50F3" w:rsidP="00DA7CA2">
            <w:pPr>
              <w:keepNext/>
              <w:tabs>
                <w:tab w:val="left" w:pos="2160"/>
                <w:tab w:val="left" w:pos="2700"/>
                <w:tab w:val="left" w:pos="3420"/>
                <w:tab w:val="left" w:pos="3780"/>
                <w:tab w:val="left" w:pos="5760"/>
                <w:tab w:val="left" w:pos="7212"/>
              </w:tabs>
              <w:jc w:val="center"/>
              <w:rPr>
                <w:del w:id="356" w:author="Shewmaker, Michael@Energy" w:date="2022-01-13T19:00:00Z"/>
                <w:rFonts w:ascii="Calibri" w:hAnsi="Calibri"/>
                <w:sz w:val="18"/>
                <w:szCs w:val="18"/>
              </w:rPr>
            </w:pPr>
          </w:p>
        </w:tc>
        <w:tc>
          <w:tcPr>
            <w:tcW w:w="1043" w:type="dxa"/>
            <w:vAlign w:val="center"/>
            <w:tcPrChange w:id="357" w:author="Shewmaker, Michael@Energy" w:date="2021-12-27T16:20:00Z">
              <w:tcPr>
                <w:tcW w:w="879" w:type="dxa"/>
                <w:vAlign w:val="center"/>
              </w:tcPr>
            </w:tcPrChange>
          </w:tcPr>
          <w:p w14:paraId="6034A0F2" w14:textId="6CC3FA95" w:rsidR="001C50F3" w:rsidDel="007B6663" w:rsidRDefault="001C50F3" w:rsidP="00DA7CA2">
            <w:pPr>
              <w:keepNext/>
              <w:tabs>
                <w:tab w:val="left" w:pos="2160"/>
                <w:tab w:val="left" w:pos="2700"/>
                <w:tab w:val="left" w:pos="3420"/>
                <w:tab w:val="left" w:pos="3780"/>
                <w:tab w:val="left" w:pos="5760"/>
                <w:tab w:val="left" w:pos="7212"/>
              </w:tabs>
              <w:jc w:val="center"/>
              <w:rPr>
                <w:del w:id="358" w:author="Shewmaker, Michael@Energy" w:date="2022-01-13T19:00:00Z"/>
                <w:rFonts w:ascii="Calibri" w:hAnsi="Calibri"/>
                <w:sz w:val="18"/>
                <w:szCs w:val="18"/>
              </w:rPr>
            </w:pPr>
          </w:p>
        </w:tc>
        <w:tc>
          <w:tcPr>
            <w:tcW w:w="1043" w:type="dxa"/>
            <w:vAlign w:val="center"/>
            <w:tcPrChange w:id="359" w:author="Shewmaker, Michael@Energy" w:date="2021-12-27T16:20:00Z">
              <w:tcPr>
                <w:tcW w:w="879" w:type="dxa"/>
                <w:vAlign w:val="center"/>
              </w:tcPr>
            </w:tcPrChange>
          </w:tcPr>
          <w:p w14:paraId="6034A0F3" w14:textId="357129EE" w:rsidR="001C50F3" w:rsidDel="007B6663" w:rsidRDefault="001C50F3" w:rsidP="00DA7CA2">
            <w:pPr>
              <w:keepNext/>
              <w:tabs>
                <w:tab w:val="left" w:pos="2160"/>
                <w:tab w:val="left" w:pos="2700"/>
                <w:tab w:val="left" w:pos="3420"/>
                <w:tab w:val="left" w:pos="3780"/>
                <w:tab w:val="left" w:pos="5760"/>
                <w:tab w:val="left" w:pos="7212"/>
              </w:tabs>
              <w:jc w:val="center"/>
              <w:rPr>
                <w:del w:id="360" w:author="Shewmaker, Michael@Energy" w:date="2022-01-13T19:00:00Z"/>
                <w:rFonts w:ascii="Calibri" w:hAnsi="Calibri"/>
                <w:sz w:val="18"/>
                <w:szCs w:val="18"/>
              </w:rPr>
            </w:pPr>
          </w:p>
        </w:tc>
      </w:tr>
      <w:tr w:rsidR="001C50F3" w:rsidRPr="009B3A0C" w:rsidDel="007B6663" w14:paraId="6034A104" w14:textId="2A9DD052" w:rsidTr="001C50F3">
        <w:trPr>
          <w:cantSplit/>
          <w:trHeight w:val="432"/>
          <w:del w:id="361" w:author="Shewmaker, Michael@Energy" w:date="2022-01-13T19:00:00Z"/>
          <w:trPrChange w:id="362" w:author="Shewmaker, Michael@Energy" w:date="2021-12-27T16:20:00Z">
            <w:trPr>
              <w:gridAfter w:val="0"/>
              <w:wAfter w:w="1368" w:type="dxa"/>
              <w:cantSplit/>
              <w:trHeight w:val="432"/>
            </w:trPr>
          </w:trPrChange>
        </w:trPr>
        <w:tc>
          <w:tcPr>
            <w:tcW w:w="1042" w:type="dxa"/>
            <w:vAlign w:val="center"/>
            <w:tcPrChange w:id="363" w:author="Shewmaker, Michael@Energy" w:date="2021-12-27T16:20:00Z">
              <w:tcPr>
                <w:tcW w:w="1356" w:type="dxa"/>
                <w:vAlign w:val="center"/>
              </w:tcPr>
            </w:tcPrChange>
          </w:tcPr>
          <w:p w14:paraId="6034A0F6" w14:textId="449A213C" w:rsidR="001C50F3" w:rsidDel="007B6663" w:rsidRDefault="001C50F3" w:rsidP="00DA7CA2">
            <w:pPr>
              <w:keepNext/>
              <w:tabs>
                <w:tab w:val="left" w:pos="2160"/>
                <w:tab w:val="left" w:pos="2700"/>
                <w:tab w:val="left" w:pos="3420"/>
                <w:tab w:val="left" w:pos="3780"/>
                <w:tab w:val="left" w:pos="5760"/>
                <w:tab w:val="left" w:pos="7212"/>
              </w:tabs>
              <w:jc w:val="center"/>
              <w:rPr>
                <w:del w:id="364" w:author="Shewmaker, Michael@Energy" w:date="2022-01-13T19:00:00Z"/>
                <w:rFonts w:ascii="Calibri" w:hAnsi="Calibri"/>
                <w:sz w:val="18"/>
                <w:szCs w:val="18"/>
              </w:rPr>
            </w:pPr>
          </w:p>
        </w:tc>
        <w:tc>
          <w:tcPr>
            <w:tcW w:w="1043" w:type="dxa"/>
            <w:vAlign w:val="center"/>
            <w:tcPrChange w:id="365" w:author="Shewmaker, Michael@Energy" w:date="2021-12-27T16:20:00Z">
              <w:tcPr>
                <w:tcW w:w="1356" w:type="dxa"/>
                <w:vAlign w:val="center"/>
              </w:tcPr>
            </w:tcPrChange>
          </w:tcPr>
          <w:p w14:paraId="6034A0F7" w14:textId="67F9D6E2" w:rsidR="001C50F3" w:rsidDel="007B6663" w:rsidRDefault="001C50F3" w:rsidP="00DA7CA2">
            <w:pPr>
              <w:keepNext/>
              <w:tabs>
                <w:tab w:val="left" w:pos="2160"/>
                <w:tab w:val="left" w:pos="2700"/>
                <w:tab w:val="left" w:pos="3420"/>
                <w:tab w:val="left" w:pos="3780"/>
                <w:tab w:val="left" w:pos="5760"/>
                <w:tab w:val="left" w:pos="7212"/>
              </w:tabs>
              <w:jc w:val="center"/>
              <w:rPr>
                <w:del w:id="366" w:author="Shewmaker, Michael@Energy" w:date="2022-01-13T19:00:00Z"/>
                <w:rFonts w:ascii="Calibri" w:hAnsi="Calibri"/>
                <w:sz w:val="18"/>
                <w:szCs w:val="18"/>
              </w:rPr>
            </w:pPr>
          </w:p>
        </w:tc>
        <w:tc>
          <w:tcPr>
            <w:tcW w:w="1043" w:type="dxa"/>
            <w:vAlign w:val="center"/>
            <w:tcPrChange w:id="367" w:author="Shewmaker, Michael@Energy" w:date="2021-12-27T16:20:00Z">
              <w:tcPr>
                <w:tcW w:w="879" w:type="dxa"/>
                <w:vAlign w:val="center"/>
              </w:tcPr>
            </w:tcPrChange>
          </w:tcPr>
          <w:p w14:paraId="6034A0F8" w14:textId="76B57F01" w:rsidR="001C50F3" w:rsidDel="007B6663" w:rsidRDefault="001C50F3" w:rsidP="00DA7CA2">
            <w:pPr>
              <w:keepNext/>
              <w:tabs>
                <w:tab w:val="left" w:pos="2160"/>
                <w:tab w:val="left" w:pos="2700"/>
                <w:tab w:val="left" w:pos="3420"/>
                <w:tab w:val="left" w:pos="3780"/>
                <w:tab w:val="left" w:pos="5760"/>
                <w:tab w:val="left" w:pos="7212"/>
              </w:tabs>
              <w:jc w:val="center"/>
              <w:rPr>
                <w:del w:id="368" w:author="Shewmaker, Michael@Energy" w:date="2022-01-13T19:00:00Z"/>
                <w:rFonts w:ascii="Calibri" w:hAnsi="Calibri"/>
                <w:sz w:val="18"/>
                <w:szCs w:val="18"/>
              </w:rPr>
            </w:pPr>
          </w:p>
        </w:tc>
        <w:tc>
          <w:tcPr>
            <w:tcW w:w="1042" w:type="dxa"/>
            <w:vAlign w:val="center"/>
            <w:tcPrChange w:id="369" w:author="Shewmaker, Michael@Energy" w:date="2021-12-27T16:20:00Z">
              <w:tcPr>
                <w:tcW w:w="879" w:type="dxa"/>
                <w:vAlign w:val="center"/>
              </w:tcPr>
            </w:tcPrChange>
          </w:tcPr>
          <w:p w14:paraId="6034A0F9" w14:textId="2BD64093" w:rsidR="001C50F3" w:rsidDel="007B6663" w:rsidRDefault="001C50F3" w:rsidP="00DA7CA2">
            <w:pPr>
              <w:keepNext/>
              <w:tabs>
                <w:tab w:val="left" w:pos="2160"/>
                <w:tab w:val="left" w:pos="2700"/>
                <w:tab w:val="left" w:pos="3420"/>
                <w:tab w:val="left" w:pos="3780"/>
                <w:tab w:val="left" w:pos="5760"/>
                <w:tab w:val="left" w:pos="7212"/>
              </w:tabs>
              <w:jc w:val="center"/>
              <w:rPr>
                <w:del w:id="370" w:author="Shewmaker, Michael@Energy" w:date="2022-01-13T19:00:00Z"/>
                <w:rFonts w:ascii="Calibri" w:hAnsi="Calibri"/>
                <w:sz w:val="18"/>
                <w:szCs w:val="18"/>
              </w:rPr>
            </w:pPr>
          </w:p>
        </w:tc>
        <w:tc>
          <w:tcPr>
            <w:tcW w:w="1043" w:type="dxa"/>
            <w:vAlign w:val="center"/>
            <w:tcPrChange w:id="371" w:author="Shewmaker, Michael@Energy" w:date="2021-12-27T16:20:00Z">
              <w:tcPr>
                <w:tcW w:w="879" w:type="dxa"/>
                <w:vAlign w:val="center"/>
              </w:tcPr>
            </w:tcPrChange>
          </w:tcPr>
          <w:p w14:paraId="6034A0FA" w14:textId="557820F1" w:rsidR="001C50F3" w:rsidDel="007B6663" w:rsidRDefault="001C50F3" w:rsidP="00DA7CA2">
            <w:pPr>
              <w:keepNext/>
              <w:tabs>
                <w:tab w:val="left" w:pos="2160"/>
                <w:tab w:val="left" w:pos="2700"/>
                <w:tab w:val="left" w:pos="3420"/>
                <w:tab w:val="left" w:pos="3780"/>
                <w:tab w:val="left" w:pos="5760"/>
                <w:tab w:val="left" w:pos="7212"/>
              </w:tabs>
              <w:jc w:val="center"/>
              <w:rPr>
                <w:del w:id="372" w:author="Shewmaker, Michael@Energy" w:date="2022-01-13T19:00:00Z"/>
                <w:rFonts w:ascii="Calibri" w:hAnsi="Calibri"/>
                <w:sz w:val="18"/>
                <w:szCs w:val="18"/>
              </w:rPr>
            </w:pPr>
          </w:p>
        </w:tc>
        <w:tc>
          <w:tcPr>
            <w:tcW w:w="1043" w:type="dxa"/>
            <w:vAlign w:val="center"/>
            <w:tcPrChange w:id="373" w:author="Shewmaker, Michael@Energy" w:date="2021-12-27T16:20:00Z">
              <w:tcPr>
                <w:tcW w:w="879" w:type="dxa"/>
                <w:vAlign w:val="center"/>
              </w:tcPr>
            </w:tcPrChange>
          </w:tcPr>
          <w:p w14:paraId="6034A0FB" w14:textId="7C9499B6" w:rsidR="001C50F3" w:rsidDel="007B6663" w:rsidRDefault="001C50F3" w:rsidP="00DA7CA2">
            <w:pPr>
              <w:keepNext/>
              <w:tabs>
                <w:tab w:val="left" w:pos="2160"/>
                <w:tab w:val="left" w:pos="2700"/>
                <w:tab w:val="left" w:pos="3420"/>
                <w:tab w:val="left" w:pos="3780"/>
                <w:tab w:val="left" w:pos="5760"/>
                <w:tab w:val="left" w:pos="7212"/>
              </w:tabs>
              <w:jc w:val="center"/>
              <w:rPr>
                <w:del w:id="374" w:author="Shewmaker, Michael@Energy" w:date="2022-01-13T19:00:00Z"/>
                <w:rFonts w:ascii="Calibri" w:hAnsi="Calibri"/>
                <w:sz w:val="18"/>
                <w:szCs w:val="18"/>
              </w:rPr>
            </w:pPr>
          </w:p>
        </w:tc>
        <w:tc>
          <w:tcPr>
            <w:tcW w:w="1043" w:type="dxa"/>
            <w:vAlign w:val="center"/>
            <w:tcPrChange w:id="375" w:author="Shewmaker, Michael@Energy" w:date="2021-12-27T16:20:00Z">
              <w:tcPr>
                <w:tcW w:w="879" w:type="dxa"/>
                <w:vAlign w:val="center"/>
              </w:tcPr>
            </w:tcPrChange>
          </w:tcPr>
          <w:p w14:paraId="6034A0FC" w14:textId="6BD9C4FD" w:rsidR="001C50F3" w:rsidDel="007B6663" w:rsidRDefault="001C50F3" w:rsidP="00DA7CA2">
            <w:pPr>
              <w:keepNext/>
              <w:tabs>
                <w:tab w:val="left" w:pos="2160"/>
                <w:tab w:val="left" w:pos="2700"/>
                <w:tab w:val="left" w:pos="3420"/>
                <w:tab w:val="left" w:pos="3780"/>
                <w:tab w:val="left" w:pos="5760"/>
                <w:tab w:val="left" w:pos="7212"/>
              </w:tabs>
              <w:jc w:val="center"/>
              <w:rPr>
                <w:del w:id="376" w:author="Shewmaker, Michael@Energy" w:date="2022-01-13T19:00:00Z"/>
                <w:rFonts w:ascii="Calibri" w:hAnsi="Calibri"/>
                <w:sz w:val="18"/>
                <w:szCs w:val="18"/>
              </w:rPr>
            </w:pPr>
          </w:p>
        </w:tc>
        <w:tc>
          <w:tcPr>
            <w:tcW w:w="1042" w:type="dxa"/>
            <w:vAlign w:val="center"/>
            <w:tcPrChange w:id="377" w:author="Shewmaker, Michael@Energy" w:date="2021-12-27T16:20:00Z">
              <w:tcPr>
                <w:tcW w:w="879" w:type="dxa"/>
                <w:vAlign w:val="center"/>
              </w:tcPr>
            </w:tcPrChange>
          </w:tcPr>
          <w:p w14:paraId="6034A0FD" w14:textId="1C671114" w:rsidR="001C50F3" w:rsidDel="007B6663" w:rsidRDefault="001C50F3" w:rsidP="00DA7CA2">
            <w:pPr>
              <w:keepNext/>
              <w:tabs>
                <w:tab w:val="left" w:pos="2160"/>
                <w:tab w:val="left" w:pos="2700"/>
                <w:tab w:val="left" w:pos="3420"/>
                <w:tab w:val="left" w:pos="3780"/>
                <w:tab w:val="left" w:pos="5760"/>
                <w:tab w:val="left" w:pos="7212"/>
              </w:tabs>
              <w:jc w:val="center"/>
              <w:rPr>
                <w:del w:id="378" w:author="Shewmaker, Michael@Energy" w:date="2022-01-13T19:00:00Z"/>
                <w:rFonts w:ascii="Calibri" w:hAnsi="Calibri"/>
                <w:sz w:val="18"/>
                <w:szCs w:val="18"/>
              </w:rPr>
            </w:pPr>
          </w:p>
        </w:tc>
        <w:tc>
          <w:tcPr>
            <w:tcW w:w="1043" w:type="dxa"/>
            <w:vAlign w:val="center"/>
            <w:tcPrChange w:id="379" w:author="Shewmaker, Michael@Energy" w:date="2021-12-27T16:20:00Z">
              <w:tcPr>
                <w:tcW w:w="879" w:type="dxa"/>
                <w:vAlign w:val="center"/>
              </w:tcPr>
            </w:tcPrChange>
          </w:tcPr>
          <w:p w14:paraId="6034A0FE" w14:textId="3906E6C9" w:rsidR="001C50F3" w:rsidDel="007B6663" w:rsidRDefault="001C50F3" w:rsidP="00DA7CA2">
            <w:pPr>
              <w:keepNext/>
              <w:tabs>
                <w:tab w:val="left" w:pos="2160"/>
                <w:tab w:val="left" w:pos="2700"/>
                <w:tab w:val="left" w:pos="3420"/>
                <w:tab w:val="left" w:pos="3780"/>
                <w:tab w:val="left" w:pos="5760"/>
                <w:tab w:val="left" w:pos="7212"/>
              </w:tabs>
              <w:jc w:val="center"/>
              <w:rPr>
                <w:del w:id="380" w:author="Shewmaker, Michael@Energy" w:date="2022-01-13T19:00:00Z"/>
                <w:rFonts w:ascii="Calibri" w:hAnsi="Calibri"/>
                <w:sz w:val="18"/>
                <w:szCs w:val="18"/>
              </w:rPr>
            </w:pPr>
          </w:p>
        </w:tc>
        <w:tc>
          <w:tcPr>
            <w:tcW w:w="1043" w:type="dxa"/>
            <w:vAlign w:val="center"/>
            <w:tcPrChange w:id="381" w:author="Shewmaker, Michael@Energy" w:date="2021-12-27T16:20:00Z">
              <w:tcPr>
                <w:tcW w:w="879" w:type="dxa"/>
                <w:vAlign w:val="center"/>
              </w:tcPr>
            </w:tcPrChange>
          </w:tcPr>
          <w:p w14:paraId="6034A0FF" w14:textId="58D0818A" w:rsidR="001C50F3" w:rsidDel="007B6663" w:rsidRDefault="001C50F3" w:rsidP="00DA7CA2">
            <w:pPr>
              <w:keepNext/>
              <w:tabs>
                <w:tab w:val="left" w:pos="2160"/>
                <w:tab w:val="left" w:pos="2700"/>
                <w:tab w:val="left" w:pos="3420"/>
                <w:tab w:val="left" w:pos="3780"/>
                <w:tab w:val="left" w:pos="5760"/>
                <w:tab w:val="left" w:pos="7212"/>
              </w:tabs>
              <w:jc w:val="center"/>
              <w:rPr>
                <w:del w:id="382" w:author="Shewmaker, Michael@Energy" w:date="2022-01-13T19:00:00Z"/>
                <w:rFonts w:ascii="Calibri" w:hAnsi="Calibri"/>
                <w:sz w:val="18"/>
                <w:szCs w:val="18"/>
              </w:rPr>
            </w:pPr>
          </w:p>
        </w:tc>
        <w:tc>
          <w:tcPr>
            <w:tcW w:w="1042" w:type="dxa"/>
            <w:vAlign w:val="center"/>
            <w:tcPrChange w:id="383" w:author="Shewmaker, Michael@Energy" w:date="2021-12-27T16:20:00Z">
              <w:tcPr>
                <w:tcW w:w="879" w:type="dxa"/>
                <w:vAlign w:val="center"/>
              </w:tcPr>
            </w:tcPrChange>
          </w:tcPr>
          <w:p w14:paraId="6034A100" w14:textId="520660C6" w:rsidR="001C50F3" w:rsidDel="007B6663" w:rsidRDefault="001C50F3" w:rsidP="00DA7CA2">
            <w:pPr>
              <w:keepNext/>
              <w:tabs>
                <w:tab w:val="left" w:pos="2160"/>
                <w:tab w:val="left" w:pos="2700"/>
                <w:tab w:val="left" w:pos="3420"/>
                <w:tab w:val="left" w:pos="3780"/>
                <w:tab w:val="left" w:pos="5760"/>
                <w:tab w:val="left" w:pos="7212"/>
              </w:tabs>
              <w:jc w:val="center"/>
              <w:rPr>
                <w:del w:id="384" w:author="Shewmaker, Michael@Energy" w:date="2022-01-13T19:00:00Z"/>
                <w:rFonts w:ascii="Calibri" w:hAnsi="Calibri"/>
                <w:sz w:val="18"/>
                <w:szCs w:val="18"/>
              </w:rPr>
            </w:pPr>
          </w:p>
        </w:tc>
        <w:tc>
          <w:tcPr>
            <w:tcW w:w="1043" w:type="dxa"/>
            <w:vAlign w:val="center"/>
            <w:tcPrChange w:id="385" w:author="Shewmaker, Michael@Energy" w:date="2021-12-27T16:20:00Z">
              <w:tcPr>
                <w:tcW w:w="879" w:type="dxa"/>
                <w:vAlign w:val="center"/>
              </w:tcPr>
            </w:tcPrChange>
          </w:tcPr>
          <w:p w14:paraId="6034A101" w14:textId="59BB7D5F" w:rsidR="001C50F3" w:rsidDel="007B6663" w:rsidRDefault="001C50F3" w:rsidP="00DA7CA2">
            <w:pPr>
              <w:keepNext/>
              <w:tabs>
                <w:tab w:val="left" w:pos="2160"/>
                <w:tab w:val="left" w:pos="2700"/>
                <w:tab w:val="left" w:pos="3420"/>
                <w:tab w:val="left" w:pos="3780"/>
                <w:tab w:val="left" w:pos="5760"/>
                <w:tab w:val="left" w:pos="7212"/>
              </w:tabs>
              <w:jc w:val="center"/>
              <w:rPr>
                <w:del w:id="386" w:author="Shewmaker, Michael@Energy" w:date="2022-01-13T19:00:00Z"/>
                <w:rFonts w:ascii="Calibri" w:hAnsi="Calibri"/>
                <w:sz w:val="18"/>
                <w:szCs w:val="18"/>
              </w:rPr>
            </w:pPr>
          </w:p>
        </w:tc>
        <w:tc>
          <w:tcPr>
            <w:tcW w:w="1043" w:type="dxa"/>
            <w:vAlign w:val="center"/>
            <w:tcPrChange w:id="387" w:author="Shewmaker, Michael@Energy" w:date="2021-12-27T16:20:00Z">
              <w:tcPr>
                <w:tcW w:w="879" w:type="dxa"/>
                <w:vAlign w:val="center"/>
              </w:tcPr>
            </w:tcPrChange>
          </w:tcPr>
          <w:p w14:paraId="6034A102" w14:textId="08C57F81" w:rsidR="001C50F3" w:rsidDel="007B6663" w:rsidRDefault="001C50F3" w:rsidP="00DA7CA2">
            <w:pPr>
              <w:keepNext/>
              <w:tabs>
                <w:tab w:val="left" w:pos="2160"/>
                <w:tab w:val="left" w:pos="2700"/>
                <w:tab w:val="left" w:pos="3420"/>
                <w:tab w:val="left" w:pos="3780"/>
                <w:tab w:val="left" w:pos="5760"/>
                <w:tab w:val="left" w:pos="7212"/>
              </w:tabs>
              <w:jc w:val="center"/>
              <w:rPr>
                <w:del w:id="388" w:author="Shewmaker, Michael@Energy" w:date="2022-01-13T19:00:00Z"/>
                <w:rFonts w:ascii="Calibri" w:hAnsi="Calibri"/>
                <w:sz w:val="18"/>
                <w:szCs w:val="18"/>
              </w:rPr>
            </w:pPr>
          </w:p>
        </w:tc>
        <w:tc>
          <w:tcPr>
            <w:tcW w:w="1043" w:type="dxa"/>
            <w:vAlign w:val="center"/>
            <w:tcPrChange w:id="389" w:author="Shewmaker, Michael@Energy" w:date="2021-12-27T16:20:00Z">
              <w:tcPr>
                <w:tcW w:w="879" w:type="dxa"/>
                <w:vAlign w:val="center"/>
              </w:tcPr>
            </w:tcPrChange>
          </w:tcPr>
          <w:p w14:paraId="6034A103" w14:textId="1BB9311C" w:rsidR="001C50F3" w:rsidDel="007B6663" w:rsidRDefault="001C50F3" w:rsidP="00DA7CA2">
            <w:pPr>
              <w:keepNext/>
              <w:tabs>
                <w:tab w:val="left" w:pos="2160"/>
                <w:tab w:val="left" w:pos="2700"/>
                <w:tab w:val="left" w:pos="3420"/>
                <w:tab w:val="left" w:pos="3780"/>
                <w:tab w:val="left" w:pos="5760"/>
                <w:tab w:val="left" w:pos="7212"/>
              </w:tabs>
              <w:jc w:val="center"/>
              <w:rPr>
                <w:del w:id="390" w:author="Shewmaker, Michael@Energy" w:date="2022-01-13T19:00:00Z"/>
                <w:rFonts w:ascii="Calibri" w:hAnsi="Calibri"/>
                <w:sz w:val="18"/>
                <w:szCs w:val="18"/>
              </w:rPr>
            </w:pPr>
          </w:p>
        </w:tc>
      </w:tr>
      <w:tr w:rsidR="001C50F3" w:rsidRPr="009B3A0C" w:rsidDel="007B6663" w14:paraId="6034A114" w14:textId="6CC426F9" w:rsidTr="001C50F3">
        <w:trPr>
          <w:cantSplit/>
          <w:trHeight w:val="432"/>
          <w:del w:id="391" w:author="Shewmaker, Michael@Energy" w:date="2022-01-13T19:00:00Z"/>
          <w:trPrChange w:id="392" w:author="Shewmaker, Michael@Energy" w:date="2021-12-27T16:20:00Z">
            <w:trPr>
              <w:gridAfter w:val="0"/>
              <w:wAfter w:w="1368" w:type="dxa"/>
              <w:cantSplit/>
              <w:trHeight w:val="432"/>
            </w:trPr>
          </w:trPrChange>
        </w:trPr>
        <w:tc>
          <w:tcPr>
            <w:tcW w:w="1042" w:type="dxa"/>
            <w:vAlign w:val="center"/>
            <w:tcPrChange w:id="393" w:author="Shewmaker, Michael@Energy" w:date="2021-12-27T16:20:00Z">
              <w:tcPr>
                <w:tcW w:w="1356" w:type="dxa"/>
                <w:vAlign w:val="center"/>
              </w:tcPr>
            </w:tcPrChange>
          </w:tcPr>
          <w:p w14:paraId="6034A106" w14:textId="034DA8C4" w:rsidR="001C50F3" w:rsidDel="007B6663" w:rsidRDefault="001C50F3" w:rsidP="00DA7CA2">
            <w:pPr>
              <w:keepNext/>
              <w:tabs>
                <w:tab w:val="left" w:pos="2160"/>
                <w:tab w:val="left" w:pos="2700"/>
                <w:tab w:val="left" w:pos="3420"/>
                <w:tab w:val="left" w:pos="3780"/>
                <w:tab w:val="left" w:pos="5760"/>
                <w:tab w:val="left" w:pos="7212"/>
              </w:tabs>
              <w:jc w:val="center"/>
              <w:rPr>
                <w:del w:id="394" w:author="Shewmaker, Michael@Energy" w:date="2022-01-13T19:00:00Z"/>
                <w:rFonts w:ascii="Calibri" w:hAnsi="Calibri"/>
                <w:sz w:val="18"/>
                <w:szCs w:val="18"/>
              </w:rPr>
            </w:pPr>
          </w:p>
        </w:tc>
        <w:tc>
          <w:tcPr>
            <w:tcW w:w="1043" w:type="dxa"/>
            <w:vAlign w:val="center"/>
            <w:tcPrChange w:id="395" w:author="Shewmaker, Michael@Energy" w:date="2021-12-27T16:20:00Z">
              <w:tcPr>
                <w:tcW w:w="1356" w:type="dxa"/>
                <w:vAlign w:val="center"/>
              </w:tcPr>
            </w:tcPrChange>
          </w:tcPr>
          <w:p w14:paraId="6034A107" w14:textId="55502BE9" w:rsidR="001C50F3" w:rsidDel="007B6663" w:rsidRDefault="001C50F3" w:rsidP="00DA7CA2">
            <w:pPr>
              <w:keepNext/>
              <w:tabs>
                <w:tab w:val="left" w:pos="2160"/>
                <w:tab w:val="left" w:pos="2700"/>
                <w:tab w:val="left" w:pos="3420"/>
                <w:tab w:val="left" w:pos="3780"/>
                <w:tab w:val="left" w:pos="5760"/>
                <w:tab w:val="left" w:pos="7212"/>
              </w:tabs>
              <w:jc w:val="center"/>
              <w:rPr>
                <w:del w:id="396" w:author="Shewmaker, Michael@Energy" w:date="2022-01-13T19:00:00Z"/>
                <w:rFonts w:ascii="Calibri" w:hAnsi="Calibri"/>
                <w:sz w:val="18"/>
                <w:szCs w:val="18"/>
              </w:rPr>
            </w:pPr>
          </w:p>
        </w:tc>
        <w:tc>
          <w:tcPr>
            <w:tcW w:w="1043" w:type="dxa"/>
            <w:vAlign w:val="center"/>
            <w:tcPrChange w:id="397" w:author="Shewmaker, Michael@Energy" w:date="2021-12-27T16:20:00Z">
              <w:tcPr>
                <w:tcW w:w="879" w:type="dxa"/>
                <w:vAlign w:val="center"/>
              </w:tcPr>
            </w:tcPrChange>
          </w:tcPr>
          <w:p w14:paraId="6034A108" w14:textId="7FB17923" w:rsidR="001C50F3" w:rsidDel="007B6663" w:rsidRDefault="001C50F3" w:rsidP="00DA7CA2">
            <w:pPr>
              <w:keepNext/>
              <w:tabs>
                <w:tab w:val="left" w:pos="2160"/>
                <w:tab w:val="left" w:pos="2700"/>
                <w:tab w:val="left" w:pos="3420"/>
                <w:tab w:val="left" w:pos="3780"/>
                <w:tab w:val="left" w:pos="5760"/>
                <w:tab w:val="left" w:pos="7212"/>
              </w:tabs>
              <w:jc w:val="center"/>
              <w:rPr>
                <w:del w:id="398" w:author="Shewmaker, Michael@Energy" w:date="2022-01-13T19:00:00Z"/>
                <w:rFonts w:ascii="Calibri" w:hAnsi="Calibri"/>
                <w:sz w:val="18"/>
                <w:szCs w:val="18"/>
              </w:rPr>
            </w:pPr>
          </w:p>
        </w:tc>
        <w:tc>
          <w:tcPr>
            <w:tcW w:w="1042" w:type="dxa"/>
            <w:vAlign w:val="center"/>
            <w:tcPrChange w:id="399" w:author="Shewmaker, Michael@Energy" w:date="2021-12-27T16:20:00Z">
              <w:tcPr>
                <w:tcW w:w="879" w:type="dxa"/>
                <w:vAlign w:val="center"/>
              </w:tcPr>
            </w:tcPrChange>
          </w:tcPr>
          <w:p w14:paraId="6034A109" w14:textId="56812F58" w:rsidR="001C50F3" w:rsidDel="007B6663" w:rsidRDefault="001C50F3" w:rsidP="00DA7CA2">
            <w:pPr>
              <w:keepNext/>
              <w:tabs>
                <w:tab w:val="left" w:pos="2160"/>
                <w:tab w:val="left" w:pos="2700"/>
                <w:tab w:val="left" w:pos="3420"/>
                <w:tab w:val="left" w:pos="3780"/>
                <w:tab w:val="left" w:pos="5760"/>
                <w:tab w:val="left" w:pos="7212"/>
              </w:tabs>
              <w:jc w:val="center"/>
              <w:rPr>
                <w:del w:id="400" w:author="Shewmaker, Michael@Energy" w:date="2022-01-13T19:00:00Z"/>
                <w:rFonts w:ascii="Calibri" w:hAnsi="Calibri"/>
                <w:sz w:val="18"/>
                <w:szCs w:val="18"/>
              </w:rPr>
            </w:pPr>
          </w:p>
        </w:tc>
        <w:tc>
          <w:tcPr>
            <w:tcW w:w="1043" w:type="dxa"/>
            <w:vAlign w:val="center"/>
            <w:tcPrChange w:id="401" w:author="Shewmaker, Michael@Energy" w:date="2021-12-27T16:20:00Z">
              <w:tcPr>
                <w:tcW w:w="879" w:type="dxa"/>
                <w:vAlign w:val="center"/>
              </w:tcPr>
            </w:tcPrChange>
          </w:tcPr>
          <w:p w14:paraId="6034A10A" w14:textId="35023815" w:rsidR="001C50F3" w:rsidDel="007B6663" w:rsidRDefault="001C50F3" w:rsidP="00DA7CA2">
            <w:pPr>
              <w:keepNext/>
              <w:tabs>
                <w:tab w:val="left" w:pos="2160"/>
                <w:tab w:val="left" w:pos="2700"/>
                <w:tab w:val="left" w:pos="3420"/>
                <w:tab w:val="left" w:pos="3780"/>
                <w:tab w:val="left" w:pos="5760"/>
                <w:tab w:val="left" w:pos="7212"/>
              </w:tabs>
              <w:jc w:val="center"/>
              <w:rPr>
                <w:del w:id="402" w:author="Shewmaker, Michael@Energy" w:date="2022-01-13T19:00:00Z"/>
                <w:rFonts w:ascii="Calibri" w:hAnsi="Calibri"/>
                <w:sz w:val="18"/>
                <w:szCs w:val="18"/>
              </w:rPr>
            </w:pPr>
          </w:p>
        </w:tc>
        <w:tc>
          <w:tcPr>
            <w:tcW w:w="1043" w:type="dxa"/>
            <w:vAlign w:val="center"/>
            <w:tcPrChange w:id="403" w:author="Shewmaker, Michael@Energy" w:date="2021-12-27T16:20:00Z">
              <w:tcPr>
                <w:tcW w:w="879" w:type="dxa"/>
                <w:vAlign w:val="center"/>
              </w:tcPr>
            </w:tcPrChange>
          </w:tcPr>
          <w:p w14:paraId="6034A10B" w14:textId="312E53CC" w:rsidR="001C50F3" w:rsidDel="007B6663" w:rsidRDefault="001C50F3" w:rsidP="00DA7CA2">
            <w:pPr>
              <w:keepNext/>
              <w:tabs>
                <w:tab w:val="left" w:pos="2160"/>
                <w:tab w:val="left" w:pos="2700"/>
                <w:tab w:val="left" w:pos="3420"/>
                <w:tab w:val="left" w:pos="3780"/>
                <w:tab w:val="left" w:pos="5760"/>
                <w:tab w:val="left" w:pos="7212"/>
              </w:tabs>
              <w:jc w:val="center"/>
              <w:rPr>
                <w:del w:id="404" w:author="Shewmaker, Michael@Energy" w:date="2022-01-13T19:00:00Z"/>
                <w:rFonts w:ascii="Calibri" w:hAnsi="Calibri"/>
                <w:sz w:val="18"/>
                <w:szCs w:val="18"/>
              </w:rPr>
            </w:pPr>
          </w:p>
        </w:tc>
        <w:tc>
          <w:tcPr>
            <w:tcW w:w="1043" w:type="dxa"/>
            <w:vAlign w:val="center"/>
            <w:tcPrChange w:id="405" w:author="Shewmaker, Michael@Energy" w:date="2021-12-27T16:20:00Z">
              <w:tcPr>
                <w:tcW w:w="879" w:type="dxa"/>
                <w:vAlign w:val="center"/>
              </w:tcPr>
            </w:tcPrChange>
          </w:tcPr>
          <w:p w14:paraId="6034A10C" w14:textId="59518E9A" w:rsidR="001C50F3" w:rsidDel="007B6663" w:rsidRDefault="001C50F3" w:rsidP="00DA7CA2">
            <w:pPr>
              <w:keepNext/>
              <w:tabs>
                <w:tab w:val="left" w:pos="2160"/>
                <w:tab w:val="left" w:pos="2700"/>
                <w:tab w:val="left" w:pos="3420"/>
                <w:tab w:val="left" w:pos="3780"/>
                <w:tab w:val="left" w:pos="5760"/>
                <w:tab w:val="left" w:pos="7212"/>
              </w:tabs>
              <w:jc w:val="center"/>
              <w:rPr>
                <w:del w:id="406" w:author="Shewmaker, Michael@Energy" w:date="2022-01-13T19:00:00Z"/>
                <w:rFonts w:ascii="Calibri" w:hAnsi="Calibri"/>
                <w:sz w:val="18"/>
                <w:szCs w:val="18"/>
              </w:rPr>
            </w:pPr>
          </w:p>
        </w:tc>
        <w:tc>
          <w:tcPr>
            <w:tcW w:w="1042" w:type="dxa"/>
            <w:vAlign w:val="center"/>
            <w:tcPrChange w:id="407" w:author="Shewmaker, Michael@Energy" w:date="2021-12-27T16:20:00Z">
              <w:tcPr>
                <w:tcW w:w="879" w:type="dxa"/>
                <w:vAlign w:val="center"/>
              </w:tcPr>
            </w:tcPrChange>
          </w:tcPr>
          <w:p w14:paraId="6034A10D" w14:textId="28D88D74" w:rsidR="001C50F3" w:rsidDel="007B6663" w:rsidRDefault="001C50F3" w:rsidP="00DA7CA2">
            <w:pPr>
              <w:keepNext/>
              <w:tabs>
                <w:tab w:val="left" w:pos="2160"/>
                <w:tab w:val="left" w:pos="2700"/>
                <w:tab w:val="left" w:pos="3420"/>
                <w:tab w:val="left" w:pos="3780"/>
                <w:tab w:val="left" w:pos="5760"/>
                <w:tab w:val="left" w:pos="7212"/>
              </w:tabs>
              <w:jc w:val="center"/>
              <w:rPr>
                <w:del w:id="408" w:author="Shewmaker, Michael@Energy" w:date="2022-01-13T19:00:00Z"/>
                <w:rFonts w:ascii="Calibri" w:hAnsi="Calibri"/>
                <w:sz w:val="18"/>
                <w:szCs w:val="18"/>
              </w:rPr>
            </w:pPr>
          </w:p>
        </w:tc>
        <w:tc>
          <w:tcPr>
            <w:tcW w:w="1043" w:type="dxa"/>
            <w:vAlign w:val="center"/>
            <w:tcPrChange w:id="409" w:author="Shewmaker, Michael@Energy" w:date="2021-12-27T16:20:00Z">
              <w:tcPr>
                <w:tcW w:w="879" w:type="dxa"/>
                <w:vAlign w:val="center"/>
              </w:tcPr>
            </w:tcPrChange>
          </w:tcPr>
          <w:p w14:paraId="6034A10E" w14:textId="16B75703" w:rsidR="001C50F3" w:rsidDel="007B6663" w:rsidRDefault="001C50F3" w:rsidP="00DA7CA2">
            <w:pPr>
              <w:keepNext/>
              <w:tabs>
                <w:tab w:val="left" w:pos="2160"/>
                <w:tab w:val="left" w:pos="2700"/>
                <w:tab w:val="left" w:pos="3420"/>
                <w:tab w:val="left" w:pos="3780"/>
                <w:tab w:val="left" w:pos="5760"/>
                <w:tab w:val="left" w:pos="7212"/>
              </w:tabs>
              <w:jc w:val="center"/>
              <w:rPr>
                <w:del w:id="410" w:author="Shewmaker, Michael@Energy" w:date="2022-01-13T19:00:00Z"/>
                <w:rFonts w:ascii="Calibri" w:hAnsi="Calibri"/>
                <w:sz w:val="18"/>
                <w:szCs w:val="18"/>
              </w:rPr>
            </w:pPr>
          </w:p>
        </w:tc>
        <w:tc>
          <w:tcPr>
            <w:tcW w:w="1043" w:type="dxa"/>
            <w:vAlign w:val="center"/>
            <w:tcPrChange w:id="411" w:author="Shewmaker, Michael@Energy" w:date="2021-12-27T16:20:00Z">
              <w:tcPr>
                <w:tcW w:w="879" w:type="dxa"/>
                <w:vAlign w:val="center"/>
              </w:tcPr>
            </w:tcPrChange>
          </w:tcPr>
          <w:p w14:paraId="6034A10F" w14:textId="1291C697" w:rsidR="001C50F3" w:rsidDel="007B6663" w:rsidRDefault="001C50F3" w:rsidP="00DA7CA2">
            <w:pPr>
              <w:keepNext/>
              <w:tabs>
                <w:tab w:val="left" w:pos="2160"/>
                <w:tab w:val="left" w:pos="2700"/>
                <w:tab w:val="left" w:pos="3420"/>
                <w:tab w:val="left" w:pos="3780"/>
                <w:tab w:val="left" w:pos="5760"/>
                <w:tab w:val="left" w:pos="7212"/>
              </w:tabs>
              <w:jc w:val="center"/>
              <w:rPr>
                <w:del w:id="412" w:author="Shewmaker, Michael@Energy" w:date="2022-01-13T19:00:00Z"/>
                <w:rFonts w:ascii="Calibri" w:hAnsi="Calibri"/>
                <w:sz w:val="18"/>
                <w:szCs w:val="18"/>
              </w:rPr>
            </w:pPr>
          </w:p>
        </w:tc>
        <w:tc>
          <w:tcPr>
            <w:tcW w:w="1042" w:type="dxa"/>
            <w:vAlign w:val="center"/>
            <w:tcPrChange w:id="413" w:author="Shewmaker, Michael@Energy" w:date="2021-12-27T16:20:00Z">
              <w:tcPr>
                <w:tcW w:w="879" w:type="dxa"/>
                <w:vAlign w:val="center"/>
              </w:tcPr>
            </w:tcPrChange>
          </w:tcPr>
          <w:p w14:paraId="6034A110" w14:textId="7D7C40AE" w:rsidR="001C50F3" w:rsidDel="007B6663" w:rsidRDefault="001C50F3" w:rsidP="00DA7CA2">
            <w:pPr>
              <w:keepNext/>
              <w:tabs>
                <w:tab w:val="left" w:pos="2160"/>
                <w:tab w:val="left" w:pos="2700"/>
                <w:tab w:val="left" w:pos="3420"/>
                <w:tab w:val="left" w:pos="3780"/>
                <w:tab w:val="left" w:pos="5760"/>
                <w:tab w:val="left" w:pos="7212"/>
              </w:tabs>
              <w:jc w:val="center"/>
              <w:rPr>
                <w:del w:id="414" w:author="Shewmaker, Michael@Energy" w:date="2022-01-13T19:00:00Z"/>
                <w:rFonts w:ascii="Calibri" w:hAnsi="Calibri"/>
                <w:sz w:val="18"/>
                <w:szCs w:val="18"/>
              </w:rPr>
            </w:pPr>
          </w:p>
        </w:tc>
        <w:tc>
          <w:tcPr>
            <w:tcW w:w="1043" w:type="dxa"/>
            <w:vAlign w:val="center"/>
            <w:tcPrChange w:id="415" w:author="Shewmaker, Michael@Energy" w:date="2021-12-27T16:20:00Z">
              <w:tcPr>
                <w:tcW w:w="879" w:type="dxa"/>
                <w:vAlign w:val="center"/>
              </w:tcPr>
            </w:tcPrChange>
          </w:tcPr>
          <w:p w14:paraId="6034A111" w14:textId="22CA4B66" w:rsidR="001C50F3" w:rsidDel="007B6663" w:rsidRDefault="001C50F3" w:rsidP="00DA7CA2">
            <w:pPr>
              <w:keepNext/>
              <w:tabs>
                <w:tab w:val="left" w:pos="2160"/>
                <w:tab w:val="left" w:pos="2700"/>
                <w:tab w:val="left" w:pos="3420"/>
                <w:tab w:val="left" w:pos="3780"/>
                <w:tab w:val="left" w:pos="5760"/>
                <w:tab w:val="left" w:pos="7212"/>
              </w:tabs>
              <w:jc w:val="center"/>
              <w:rPr>
                <w:del w:id="416" w:author="Shewmaker, Michael@Energy" w:date="2022-01-13T19:00:00Z"/>
                <w:rFonts w:ascii="Calibri" w:hAnsi="Calibri"/>
                <w:sz w:val="18"/>
                <w:szCs w:val="18"/>
              </w:rPr>
            </w:pPr>
          </w:p>
        </w:tc>
        <w:tc>
          <w:tcPr>
            <w:tcW w:w="1043" w:type="dxa"/>
            <w:vAlign w:val="center"/>
            <w:tcPrChange w:id="417" w:author="Shewmaker, Michael@Energy" w:date="2021-12-27T16:20:00Z">
              <w:tcPr>
                <w:tcW w:w="879" w:type="dxa"/>
                <w:vAlign w:val="center"/>
              </w:tcPr>
            </w:tcPrChange>
          </w:tcPr>
          <w:p w14:paraId="6034A112" w14:textId="45BB4904" w:rsidR="001C50F3" w:rsidDel="007B6663" w:rsidRDefault="001C50F3" w:rsidP="00DA7CA2">
            <w:pPr>
              <w:keepNext/>
              <w:tabs>
                <w:tab w:val="left" w:pos="2160"/>
                <w:tab w:val="left" w:pos="2700"/>
                <w:tab w:val="left" w:pos="3420"/>
                <w:tab w:val="left" w:pos="3780"/>
                <w:tab w:val="left" w:pos="5760"/>
                <w:tab w:val="left" w:pos="7212"/>
              </w:tabs>
              <w:jc w:val="center"/>
              <w:rPr>
                <w:del w:id="418" w:author="Shewmaker, Michael@Energy" w:date="2022-01-13T19:00:00Z"/>
                <w:rFonts w:ascii="Calibri" w:hAnsi="Calibri"/>
                <w:sz w:val="18"/>
                <w:szCs w:val="18"/>
              </w:rPr>
            </w:pPr>
          </w:p>
        </w:tc>
        <w:tc>
          <w:tcPr>
            <w:tcW w:w="1043" w:type="dxa"/>
            <w:vAlign w:val="center"/>
            <w:tcPrChange w:id="419" w:author="Shewmaker, Michael@Energy" w:date="2021-12-27T16:20:00Z">
              <w:tcPr>
                <w:tcW w:w="879" w:type="dxa"/>
                <w:vAlign w:val="center"/>
              </w:tcPr>
            </w:tcPrChange>
          </w:tcPr>
          <w:p w14:paraId="6034A113" w14:textId="3CED0ACD" w:rsidR="001C50F3" w:rsidDel="007B6663" w:rsidRDefault="001C50F3" w:rsidP="00DA7CA2">
            <w:pPr>
              <w:keepNext/>
              <w:tabs>
                <w:tab w:val="left" w:pos="2160"/>
                <w:tab w:val="left" w:pos="2700"/>
                <w:tab w:val="left" w:pos="3420"/>
                <w:tab w:val="left" w:pos="3780"/>
                <w:tab w:val="left" w:pos="5760"/>
                <w:tab w:val="left" w:pos="7212"/>
              </w:tabs>
              <w:jc w:val="center"/>
              <w:rPr>
                <w:del w:id="420" w:author="Shewmaker, Michael@Energy" w:date="2022-01-13T19:00:00Z"/>
                <w:rFonts w:ascii="Calibri" w:hAnsi="Calibri"/>
                <w:sz w:val="18"/>
                <w:szCs w:val="18"/>
              </w:rPr>
            </w:pPr>
          </w:p>
        </w:tc>
      </w:tr>
      <w:tr w:rsidR="001C50F3" w:rsidRPr="009B3A0C" w:rsidDel="007B6663" w14:paraId="6034A124" w14:textId="12ADEFD3" w:rsidTr="001C50F3">
        <w:trPr>
          <w:cantSplit/>
          <w:trHeight w:val="432"/>
          <w:del w:id="421" w:author="Shewmaker, Michael@Energy" w:date="2022-01-13T19:00:00Z"/>
          <w:trPrChange w:id="422" w:author="Shewmaker, Michael@Energy" w:date="2021-12-27T16:20:00Z">
            <w:trPr>
              <w:gridAfter w:val="0"/>
              <w:wAfter w:w="1368" w:type="dxa"/>
              <w:cantSplit/>
              <w:trHeight w:val="432"/>
            </w:trPr>
          </w:trPrChange>
        </w:trPr>
        <w:tc>
          <w:tcPr>
            <w:tcW w:w="1042" w:type="dxa"/>
            <w:vAlign w:val="center"/>
            <w:tcPrChange w:id="423" w:author="Shewmaker, Michael@Energy" w:date="2021-12-27T16:20:00Z">
              <w:tcPr>
                <w:tcW w:w="1356" w:type="dxa"/>
                <w:vAlign w:val="center"/>
              </w:tcPr>
            </w:tcPrChange>
          </w:tcPr>
          <w:p w14:paraId="6034A116" w14:textId="3C1809C1" w:rsidR="001C50F3" w:rsidDel="007B6663" w:rsidRDefault="001C50F3" w:rsidP="00DA7CA2">
            <w:pPr>
              <w:keepNext/>
              <w:tabs>
                <w:tab w:val="left" w:pos="2160"/>
                <w:tab w:val="left" w:pos="2700"/>
                <w:tab w:val="left" w:pos="3420"/>
                <w:tab w:val="left" w:pos="3780"/>
                <w:tab w:val="left" w:pos="5760"/>
                <w:tab w:val="left" w:pos="7212"/>
              </w:tabs>
              <w:jc w:val="center"/>
              <w:rPr>
                <w:del w:id="424" w:author="Shewmaker, Michael@Energy" w:date="2022-01-13T19:00:00Z"/>
                <w:rFonts w:ascii="Calibri" w:hAnsi="Calibri"/>
                <w:sz w:val="18"/>
                <w:szCs w:val="18"/>
              </w:rPr>
            </w:pPr>
          </w:p>
        </w:tc>
        <w:tc>
          <w:tcPr>
            <w:tcW w:w="1043" w:type="dxa"/>
            <w:vAlign w:val="center"/>
            <w:tcPrChange w:id="425" w:author="Shewmaker, Michael@Energy" w:date="2021-12-27T16:20:00Z">
              <w:tcPr>
                <w:tcW w:w="1356" w:type="dxa"/>
                <w:vAlign w:val="center"/>
              </w:tcPr>
            </w:tcPrChange>
          </w:tcPr>
          <w:p w14:paraId="6034A117" w14:textId="013B0F27" w:rsidR="001C50F3" w:rsidDel="007B6663" w:rsidRDefault="001C50F3" w:rsidP="00DA7CA2">
            <w:pPr>
              <w:keepNext/>
              <w:tabs>
                <w:tab w:val="left" w:pos="2160"/>
                <w:tab w:val="left" w:pos="2700"/>
                <w:tab w:val="left" w:pos="3420"/>
                <w:tab w:val="left" w:pos="3780"/>
                <w:tab w:val="left" w:pos="5760"/>
                <w:tab w:val="left" w:pos="7212"/>
              </w:tabs>
              <w:jc w:val="center"/>
              <w:rPr>
                <w:del w:id="426" w:author="Shewmaker, Michael@Energy" w:date="2022-01-13T19:00:00Z"/>
                <w:rFonts w:ascii="Calibri" w:hAnsi="Calibri"/>
                <w:sz w:val="18"/>
                <w:szCs w:val="18"/>
              </w:rPr>
            </w:pPr>
          </w:p>
        </w:tc>
        <w:tc>
          <w:tcPr>
            <w:tcW w:w="1043" w:type="dxa"/>
            <w:vAlign w:val="center"/>
            <w:tcPrChange w:id="427" w:author="Shewmaker, Michael@Energy" w:date="2021-12-27T16:20:00Z">
              <w:tcPr>
                <w:tcW w:w="879" w:type="dxa"/>
                <w:vAlign w:val="center"/>
              </w:tcPr>
            </w:tcPrChange>
          </w:tcPr>
          <w:p w14:paraId="6034A118" w14:textId="51C0FD12" w:rsidR="001C50F3" w:rsidDel="007B6663" w:rsidRDefault="001C50F3" w:rsidP="00DA7CA2">
            <w:pPr>
              <w:keepNext/>
              <w:tabs>
                <w:tab w:val="left" w:pos="2160"/>
                <w:tab w:val="left" w:pos="2700"/>
                <w:tab w:val="left" w:pos="3420"/>
                <w:tab w:val="left" w:pos="3780"/>
                <w:tab w:val="left" w:pos="5760"/>
                <w:tab w:val="left" w:pos="7212"/>
              </w:tabs>
              <w:jc w:val="center"/>
              <w:rPr>
                <w:del w:id="428" w:author="Shewmaker, Michael@Energy" w:date="2022-01-13T19:00:00Z"/>
                <w:rFonts w:ascii="Calibri" w:hAnsi="Calibri"/>
                <w:sz w:val="18"/>
                <w:szCs w:val="18"/>
              </w:rPr>
            </w:pPr>
          </w:p>
        </w:tc>
        <w:tc>
          <w:tcPr>
            <w:tcW w:w="1042" w:type="dxa"/>
            <w:vAlign w:val="center"/>
            <w:tcPrChange w:id="429" w:author="Shewmaker, Michael@Energy" w:date="2021-12-27T16:20:00Z">
              <w:tcPr>
                <w:tcW w:w="879" w:type="dxa"/>
                <w:vAlign w:val="center"/>
              </w:tcPr>
            </w:tcPrChange>
          </w:tcPr>
          <w:p w14:paraId="6034A119" w14:textId="73B97454" w:rsidR="001C50F3" w:rsidDel="007B6663" w:rsidRDefault="001C50F3" w:rsidP="00DA7CA2">
            <w:pPr>
              <w:keepNext/>
              <w:tabs>
                <w:tab w:val="left" w:pos="2160"/>
                <w:tab w:val="left" w:pos="2700"/>
                <w:tab w:val="left" w:pos="3420"/>
                <w:tab w:val="left" w:pos="3780"/>
                <w:tab w:val="left" w:pos="5760"/>
                <w:tab w:val="left" w:pos="7212"/>
              </w:tabs>
              <w:jc w:val="center"/>
              <w:rPr>
                <w:del w:id="430" w:author="Shewmaker, Michael@Energy" w:date="2022-01-13T19:00:00Z"/>
                <w:rFonts w:ascii="Calibri" w:hAnsi="Calibri"/>
                <w:sz w:val="18"/>
                <w:szCs w:val="18"/>
              </w:rPr>
            </w:pPr>
          </w:p>
        </w:tc>
        <w:tc>
          <w:tcPr>
            <w:tcW w:w="1043" w:type="dxa"/>
            <w:vAlign w:val="center"/>
            <w:tcPrChange w:id="431" w:author="Shewmaker, Michael@Energy" w:date="2021-12-27T16:20:00Z">
              <w:tcPr>
                <w:tcW w:w="879" w:type="dxa"/>
                <w:vAlign w:val="center"/>
              </w:tcPr>
            </w:tcPrChange>
          </w:tcPr>
          <w:p w14:paraId="6034A11A" w14:textId="2CB0A930" w:rsidR="001C50F3" w:rsidDel="007B6663" w:rsidRDefault="001C50F3" w:rsidP="00DA7CA2">
            <w:pPr>
              <w:keepNext/>
              <w:tabs>
                <w:tab w:val="left" w:pos="2160"/>
                <w:tab w:val="left" w:pos="2700"/>
                <w:tab w:val="left" w:pos="3420"/>
                <w:tab w:val="left" w:pos="3780"/>
                <w:tab w:val="left" w:pos="5760"/>
                <w:tab w:val="left" w:pos="7212"/>
              </w:tabs>
              <w:jc w:val="center"/>
              <w:rPr>
                <w:del w:id="432" w:author="Shewmaker, Michael@Energy" w:date="2022-01-13T19:00:00Z"/>
                <w:rFonts w:ascii="Calibri" w:hAnsi="Calibri"/>
                <w:sz w:val="18"/>
                <w:szCs w:val="18"/>
              </w:rPr>
            </w:pPr>
          </w:p>
        </w:tc>
        <w:tc>
          <w:tcPr>
            <w:tcW w:w="1043" w:type="dxa"/>
            <w:vAlign w:val="center"/>
            <w:tcPrChange w:id="433" w:author="Shewmaker, Michael@Energy" w:date="2021-12-27T16:20:00Z">
              <w:tcPr>
                <w:tcW w:w="879" w:type="dxa"/>
                <w:vAlign w:val="center"/>
              </w:tcPr>
            </w:tcPrChange>
          </w:tcPr>
          <w:p w14:paraId="6034A11B" w14:textId="105754DB" w:rsidR="001C50F3" w:rsidDel="007B6663" w:rsidRDefault="001C50F3" w:rsidP="00DA7CA2">
            <w:pPr>
              <w:keepNext/>
              <w:tabs>
                <w:tab w:val="left" w:pos="2160"/>
                <w:tab w:val="left" w:pos="2700"/>
                <w:tab w:val="left" w:pos="3420"/>
                <w:tab w:val="left" w:pos="3780"/>
                <w:tab w:val="left" w:pos="5760"/>
                <w:tab w:val="left" w:pos="7212"/>
              </w:tabs>
              <w:jc w:val="center"/>
              <w:rPr>
                <w:del w:id="434" w:author="Shewmaker, Michael@Energy" w:date="2022-01-13T19:00:00Z"/>
                <w:rFonts w:ascii="Calibri" w:hAnsi="Calibri"/>
                <w:sz w:val="18"/>
                <w:szCs w:val="18"/>
              </w:rPr>
            </w:pPr>
          </w:p>
        </w:tc>
        <w:tc>
          <w:tcPr>
            <w:tcW w:w="1043" w:type="dxa"/>
            <w:vAlign w:val="center"/>
            <w:tcPrChange w:id="435" w:author="Shewmaker, Michael@Energy" w:date="2021-12-27T16:20:00Z">
              <w:tcPr>
                <w:tcW w:w="879" w:type="dxa"/>
                <w:vAlign w:val="center"/>
              </w:tcPr>
            </w:tcPrChange>
          </w:tcPr>
          <w:p w14:paraId="6034A11C" w14:textId="015F14CD" w:rsidR="001C50F3" w:rsidDel="007B6663" w:rsidRDefault="001C50F3" w:rsidP="00DA7CA2">
            <w:pPr>
              <w:keepNext/>
              <w:tabs>
                <w:tab w:val="left" w:pos="2160"/>
                <w:tab w:val="left" w:pos="2700"/>
                <w:tab w:val="left" w:pos="3420"/>
                <w:tab w:val="left" w:pos="3780"/>
                <w:tab w:val="left" w:pos="5760"/>
                <w:tab w:val="left" w:pos="7212"/>
              </w:tabs>
              <w:jc w:val="center"/>
              <w:rPr>
                <w:del w:id="436" w:author="Shewmaker, Michael@Energy" w:date="2022-01-13T19:00:00Z"/>
                <w:rFonts w:ascii="Calibri" w:hAnsi="Calibri"/>
                <w:sz w:val="18"/>
                <w:szCs w:val="18"/>
              </w:rPr>
            </w:pPr>
          </w:p>
        </w:tc>
        <w:tc>
          <w:tcPr>
            <w:tcW w:w="1042" w:type="dxa"/>
            <w:vAlign w:val="center"/>
            <w:tcPrChange w:id="437" w:author="Shewmaker, Michael@Energy" w:date="2021-12-27T16:20:00Z">
              <w:tcPr>
                <w:tcW w:w="879" w:type="dxa"/>
                <w:vAlign w:val="center"/>
              </w:tcPr>
            </w:tcPrChange>
          </w:tcPr>
          <w:p w14:paraId="6034A11D" w14:textId="37ADBBA3" w:rsidR="001C50F3" w:rsidDel="007B6663" w:rsidRDefault="001C50F3" w:rsidP="00DA7CA2">
            <w:pPr>
              <w:keepNext/>
              <w:tabs>
                <w:tab w:val="left" w:pos="2160"/>
                <w:tab w:val="left" w:pos="2700"/>
                <w:tab w:val="left" w:pos="3420"/>
                <w:tab w:val="left" w:pos="3780"/>
                <w:tab w:val="left" w:pos="5760"/>
                <w:tab w:val="left" w:pos="7212"/>
              </w:tabs>
              <w:jc w:val="center"/>
              <w:rPr>
                <w:del w:id="438" w:author="Shewmaker, Michael@Energy" w:date="2022-01-13T19:00:00Z"/>
                <w:rFonts w:ascii="Calibri" w:hAnsi="Calibri"/>
                <w:sz w:val="18"/>
                <w:szCs w:val="18"/>
              </w:rPr>
            </w:pPr>
          </w:p>
        </w:tc>
        <w:tc>
          <w:tcPr>
            <w:tcW w:w="1043" w:type="dxa"/>
            <w:vAlign w:val="center"/>
            <w:tcPrChange w:id="439" w:author="Shewmaker, Michael@Energy" w:date="2021-12-27T16:20:00Z">
              <w:tcPr>
                <w:tcW w:w="879" w:type="dxa"/>
                <w:vAlign w:val="center"/>
              </w:tcPr>
            </w:tcPrChange>
          </w:tcPr>
          <w:p w14:paraId="6034A11E" w14:textId="1F043AC7" w:rsidR="001C50F3" w:rsidDel="007B6663" w:rsidRDefault="001C50F3" w:rsidP="00DA7CA2">
            <w:pPr>
              <w:keepNext/>
              <w:tabs>
                <w:tab w:val="left" w:pos="2160"/>
                <w:tab w:val="left" w:pos="2700"/>
                <w:tab w:val="left" w:pos="3420"/>
                <w:tab w:val="left" w:pos="3780"/>
                <w:tab w:val="left" w:pos="5760"/>
                <w:tab w:val="left" w:pos="7212"/>
              </w:tabs>
              <w:jc w:val="center"/>
              <w:rPr>
                <w:del w:id="440" w:author="Shewmaker, Michael@Energy" w:date="2022-01-13T19:00:00Z"/>
                <w:rFonts w:ascii="Calibri" w:hAnsi="Calibri"/>
                <w:sz w:val="18"/>
                <w:szCs w:val="18"/>
              </w:rPr>
            </w:pPr>
          </w:p>
        </w:tc>
        <w:tc>
          <w:tcPr>
            <w:tcW w:w="1043" w:type="dxa"/>
            <w:vAlign w:val="center"/>
            <w:tcPrChange w:id="441" w:author="Shewmaker, Michael@Energy" w:date="2021-12-27T16:20:00Z">
              <w:tcPr>
                <w:tcW w:w="879" w:type="dxa"/>
                <w:vAlign w:val="center"/>
              </w:tcPr>
            </w:tcPrChange>
          </w:tcPr>
          <w:p w14:paraId="6034A11F" w14:textId="004FAC14" w:rsidR="001C50F3" w:rsidDel="007B6663" w:rsidRDefault="001C50F3" w:rsidP="00DA7CA2">
            <w:pPr>
              <w:keepNext/>
              <w:tabs>
                <w:tab w:val="left" w:pos="2160"/>
                <w:tab w:val="left" w:pos="2700"/>
                <w:tab w:val="left" w:pos="3420"/>
                <w:tab w:val="left" w:pos="3780"/>
                <w:tab w:val="left" w:pos="5760"/>
                <w:tab w:val="left" w:pos="7212"/>
              </w:tabs>
              <w:jc w:val="center"/>
              <w:rPr>
                <w:del w:id="442" w:author="Shewmaker, Michael@Energy" w:date="2022-01-13T19:00:00Z"/>
                <w:rFonts w:ascii="Calibri" w:hAnsi="Calibri"/>
                <w:sz w:val="18"/>
                <w:szCs w:val="18"/>
              </w:rPr>
            </w:pPr>
          </w:p>
        </w:tc>
        <w:tc>
          <w:tcPr>
            <w:tcW w:w="1042" w:type="dxa"/>
            <w:vAlign w:val="center"/>
            <w:tcPrChange w:id="443" w:author="Shewmaker, Michael@Energy" w:date="2021-12-27T16:20:00Z">
              <w:tcPr>
                <w:tcW w:w="879" w:type="dxa"/>
                <w:vAlign w:val="center"/>
              </w:tcPr>
            </w:tcPrChange>
          </w:tcPr>
          <w:p w14:paraId="6034A120" w14:textId="0B892F32" w:rsidR="001C50F3" w:rsidDel="007B6663" w:rsidRDefault="001C50F3" w:rsidP="00DA7CA2">
            <w:pPr>
              <w:keepNext/>
              <w:tabs>
                <w:tab w:val="left" w:pos="2160"/>
                <w:tab w:val="left" w:pos="2700"/>
                <w:tab w:val="left" w:pos="3420"/>
                <w:tab w:val="left" w:pos="3780"/>
                <w:tab w:val="left" w:pos="5760"/>
                <w:tab w:val="left" w:pos="7212"/>
              </w:tabs>
              <w:jc w:val="center"/>
              <w:rPr>
                <w:del w:id="444" w:author="Shewmaker, Michael@Energy" w:date="2022-01-13T19:00:00Z"/>
                <w:rFonts w:ascii="Calibri" w:hAnsi="Calibri"/>
                <w:sz w:val="18"/>
                <w:szCs w:val="18"/>
              </w:rPr>
            </w:pPr>
          </w:p>
        </w:tc>
        <w:tc>
          <w:tcPr>
            <w:tcW w:w="1043" w:type="dxa"/>
            <w:vAlign w:val="center"/>
            <w:tcPrChange w:id="445" w:author="Shewmaker, Michael@Energy" w:date="2021-12-27T16:20:00Z">
              <w:tcPr>
                <w:tcW w:w="879" w:type="dxa"/>
                <w:vAlign w:val="center"/>
              </w:tcPr>
            </w:tcPrChange>
          </w:tcPr>
          <w:p w14:paraId="6034A121" w14:textId="28E43FEC" w:rsidR="001C50F3" w:rsidDel="007B6663" w:rsidRDefault="001C50F3" w:rsidP="00DA7CA2">
            <w:pPr>
              <w:keepNext/>
              <w:tabs>
                <w:tab w:val="left" w:pos="2160"/>
                <w:tab w:val="left" w:pos="2700"/>
                <w:tab w:val="left" w:pos="3420"/>
                <w:tab w:val="left" w:pos="3780"/>
                <w:tab w:val="left" w:pos="5760"/>
                <w:tab w:val="left" w:pos="7212"/>
              </w:tabs>
              <w:jc w:val="center"/>
              <w:rPr>
                <w:del w:id="446" w:author="Shewmaker, Michael@Energy" w:date="2022-01-13T19:00:00Z"/>
                <w:rFonts w:ascii="Calibri" w:hAnsi="Calibri"/>
                <w:sz w:val="18"/>
                <w:szCs w:val="18"/>
              </w:rPr>
            </w:pPr>
          </w:p>
        </w:tc>
        <w:tc>
          <w:tcPr>
            <w:tcW w:w="1043" w:type="dxa"/>
            <w:vAlign w:val="center"/>
            <w:tcPrChange w:id="447" w:author="Shewmaker, Michael@Energy" w:date="2021-12-27T16:20:00Z">
              <w:tcPr>
                <w:tcW w:w="879" w:type="dxa"/>
                <w:vAlign w:val="center"/>
              </w:tcPr>
            </w:tcPrChange>
          </w:tcPr>
          <w:p w14:paraId="6034A122" w14:textId="57750FC6" w:rsidR="001C50F3" w:rsidDel="007B6663" w:rsidRDefault="001C50F3" w:rsidP="00DA7CA2">
            <w:pPr>
              <w:keepNext/>
              <w:tabs>
                <w:tab w:val="left" w:pos="2160"/>
                <w:tab w:val="left" w:pos="2700"/>
                <w:tab w:val="left" w:pos="3420"/>
                <w:tab w:val="left" w:pos="3780"/>
                <w:tab w:val="left" w:pos="5760"/>
                <w:tab w:val="left" w:pos="7212"/>
              </w:tabs>
              <w:jc w:val="center"/>
              <w:rPr>
                <w:del w:id="448" w:author="Shewmaker, Michael@Energy" w:date="2022-01-13T19:00:00Z"/>
                <w:rFonts w:ascii="Calibri" w:hAnsi="Calibri"/>
                <w:sz w:val="18"/>
                <w:szCs w:val="18"/>
              </w:rPr>
            </w:pPr>
          </w:p>
        </w:tc>
        <w:tc>
          <w:tcPr>
            <w:tcW w:w="1043" w:type="dxa"/>
            <w:vAlign w:val="center"/>
            <w:tcPrChange w:id="449" w:author="Shewmaker, Michael@Energy" w:date="2021-12-27T16:20:00Z">
              <w:tcPr>
                <w:tcW w:w="879" w:type="dxa"/>
                <w:vAlign w:val="center"/>
              </w:tcPr>
            </w:tcPrChange>
          </w:tcPr>
          <w:p w14:paraId="6034A123" w14:textId="40EB01B9" w:rsidR="001C50F3" w:rsidDel="007B6663" w:rsidRDefault="001C50F3" w:rsidP="00DA7CA2">
            <w:pPr>
              <w:keepNext/>
              <w:tabs>
                <w:tab w:val="left" w:pos="2160"/>
                <w:tab w:val="left" w:pos="2700"/>
                <w:tab w:val="left" w:pos="3420"/>
                <w:tab w:val="left" w:pos="3780"/>
                <w:tab w:val="left" w:pos="5760"/>
                <w:tab w:val="left" w:pos="7212"/>
              </w:tabs>
              <w:jc w:val="center"/>
              <w:rPr>
                <w:del w:id="450" w:author="Shewmaker, Michael@Energy" w:date="2022-01-13T19:00:00Z"/>
                <w:rFonts w:ascii="Calibri" w:hAnsi="Calibri"/>
                <w:sz w:val="18"/>
                <w:szCs w:val="18"/>
              </w:rPr>
            </w:pPr>
          </w:p>
        </w:tc>
      </w:tr>
      <w:tr w:rsidR="001C50F3" w:rsidRPr="009B3A0C" w:rsidDel="007B6663" w14:paraId="6034A134" w14:textId="30C3AD6F" w:rsidTr="001C50F3">
        <w:trPr>
          <w:cantSplit/>
          <w:trHeight w:val="432"/>
          <w:del w:id="451" w:author="Shewmaker, Michael@Energy" w:date="2022-01-13T19:00:00Z"/>
          <w:trPrChange w:id="452" w:author="Shewmaker, Michael@Energy" w:date="2021-12-27T16:20:00Z">
            <w:trPr>
              <w:gridAfter w:val="0"/>
              <w:wAfter w:w="1368" w:type="dxa"/>
              <w:cantSplit/>
              <w:trHeight w:val="432"/>
            </w:trPr>
          </w:trPrChange>
        </w:trPr>
        <w:tc>
          <w:tcPr>
            <w:tcW w:w="1042" w:type="dxa"/>
            <w:vAlign w:val="center"/>
            <w:tcPrChange w:id="453" w:author="Shewmaker, Michael@Energy" w:date="2021-12-27T16:20:00Z">
              <w:tcPr>
                <w:tcW w:w="1356" w:type="dxa"/>
                <w:vAlign w:val="center"/>
              </w:tcPr>
            </w:tcPrChange>
          </w:tcPr>
          <w:p w14:paraId="6034A126" w14:textId="35D62E6C" w:rsidR="001C50F3" w:rsidDel="007B6663" w:rsidRDefault="001C50F3" w:rsidP="00DA7CA2">
            <w:pPr>
              <w:keepNext/>
              <w:tabs>
                <w:tab w:val="left" w:pos="2160"/>
                <w:tab w:val="left" w:pos="2700"/>
                <w:tab w:val="left" w:pos="3420"/>
                <w:tab w:val="left" w:pos="3780"/>
                <w:tab w:val="left" w:pos="5760"/>
                <w:tab w:val="left" w:pos="7212"/>
              </w:tabs>
              <w:jc w:val="center"/>
              <w:rPr>
                <w:del w:id="454" w:author="Shewmaker, Michael@Energy" w:date="2022-01-13T19:00:00Z"/>
                <w:rFonts w:ascii="Calibri" w:hAnsi="Calibri"/>
                <w:sz w:val="18"/>
                <w:szCs w:val="18"/>
              </w:rPr>
            </w:pPr>
          </w:p>
        </w:tc>
        <w:tc>
          <w:tcPr>
            <w:tcW w:w="1043" w:type="dxa"/>
            <w:vAlign w:val="center"/>
            <w:tcPrChange w:id="455" w:author="Shewmaker, Michael@Energy" w:date="2021-12-27T16:20:00Z">
              <w:tcPr>
                <w:tcW w:w="1356" w:type="dxa"/>
                <w:vAlign w:val="center"/>
              </w:tcPr>
            </w:tcPrChange>
          </w:tcPr>
          <w:p w14:paraId="6034A127" w14:textId="74BFA49F" w:rsidR="001C50F3" w:rsidDel="007B6663" w:rsidRDefault="001C50F3" w:rsidP="00DA7CA2">
            <w:pPr>
              <w:keepNext/>
              <w:tabs>
                <w:tab w:val="left" w:pos="2160"/>
                <w:tab w:val="left" w:pos="2700"/>
                <w:tab w:val="left" w:pos="3420"/>
                <w:tab w:val="left" w:pos="3780"/>
                <w:tab w:val="left" w:pos="5760"/>
                <w:tab w:val="left" w:pos="7212"/>
              </w:tabs>
              <w:jc w:val="center"/>
              <w:rPr>
                <w:del w:id="456" w:author="Shewmaker, Michael@Energy" w:date="2022-01-13T19:00:00Z"/>
                <w:rFonts w:ascii="Calibri" w:hAnsi="Calibri"/>
                <w:sz w:val="18"/>
                <w:szCs w:val="18"/>
              </w:rPr>
            </w:pPr>
          </w:p>
        </w:tc>
        <w:tc>
          <w:tcPr>
            <w:tcW w:w="1043" w:type="dxa"/>
            <w:vAlign w:val="center"/>
            <w:tcPrChange w:id="457" w:author="Shewmaker, Michael@Energy" w:date="2021-12-27T16:20:00Z">
              <w:tcPr>
                <w:tcW w:w="879" w:type="dxa"/>
                <w:vAlign w:val="center"/>
              </w:tcPr>
            </w:tcPrChange>
          </w:tcPr>
          <w:p w14:paraId="6034A128" w14:textId="771B5B39" w:rsidR="001C50F3" w:rsidDel="007B6663" w:rsidRDefault="001C50F3" w:rsidP="00DA7CA2">
            <w:pPr>
              <w:keepNext/>
              <w:tabs>
                <w:tab w:val="left" w:pos="2160"/>
                <w:tab w:val="left" w:pos="2700"/>
                <w:tab w:val="left" w:pos="3420"/>
                <w:tab w:val="left" w:pos="3780"/>
                <w:tab w:val="left" w:pos="5760"/>
                <w:tab w:val="left" w:pos="7212"/>
              </w:tabs>
              <w:jc w:val="center"/>
              <w:rPr>
                <w:del w:id="458" w:author="Shewmaker, Michael@Energy" w:date="2022-01-13T19:00:00Z"/>
                <w:rFonts w:ascii="Calibri" w:hAnsi="Calibri"/>
                <w:sz w:val="18"/>
                <w:szCs w:val="18"/>
              </w:rPr>
            </w:pPr>
          </w:p>
        </w:tc>
        <w:tc>
          <w:tcPr>
            <w:tcW w:w="1042" w:type="dxa"/>
            <w:vAlign w:val="center"/>
            <w:tcPrChange w:id="459" w:author="Shewmaker, Michael@Energy" w:date="2021-12-27T16:20:00Z">
              <w:tcPr>
                <w:tcW w:w="879" w:type="dxa"/>
                <w:vAlign w:val="center"/>
              </w:tcPr>
            </w:tcPrChange>
          </w:tcPr>
          <w:p w14:paraId="6034A129" w14:textId="6F879676" w:rsidR="001C50F3" w:rsidDel="007B6663" w:rsidRDefault="001C50F3" w:rsidP="00DA7CA2">
            <w:pPr>
              <w:keepNext/>
              <w:tabs>
                <w:tab w:val="left" w:pos="2160"/>
                <w:tab w:val="left" w:pos="2700"/>
                <w:tab w:val="left" w:pos="3420"/>
                <w:tab w:val="left" w:pos="3780"/>
                <w:tab w:val="left" w:pos="5760"/>
                <w:tab w:val="left" w:pos="7212"/>
              </w:tabs>
              <w:jc w:val="center"/>
              <w:rPr>
                <w:del w:id="460" w:author="Shewmaker, Michael@Energy" w:date="2022-01-13T19:00:00Z"/>
                <w:rFonts w:ascii="Calibri" w:hAnsi="Calibri"/>
                <w:sz w:val="18"/>
                <w:szCs w:val="18"/>
              </w:rPr>
            </w:pPr>
          </w:p>
        </w:tc>
        <w:tc>
          <w:tcPr>
            <w:tcW w:w="1043" w:type="dxa"/>
            <w:vAlign w:val="center"/>
            <w:tcPrChange w:id="461" w:author="Shewmaker, Michael@Energy" w:date="2021-12-27T16:20:00Z">
              <w:tcPr>
                <w:tcW w:w="879" w:type="dxa"/>
                <w:vAlign w:val="center"/>
              </w:tcPr>
            </w:tcPrChange>
          </w:tcPr>
          <w:p w14:paraId="6034A12A" w14:textId="3FA41757" w:rsidR="001C50F3" w:rsidDel="007B6663" w:rsidRDefault="001C50F3" w:rsidP="00DA7CA2">
            <w:pPr>
              <w:keepNext/>
              <w:tabs>
                <w:tab w:val="left" w:pos="2160"/>
                <w:tab w:val="left" w:pos="2700"/>
                <w:tab w:val="left" w:pos="3420"/>
                <w:tab w:val="left" w:pos="3780"/>
                <w:tab w:val="left" w:pos="5760"/>
                <w:tab w:val="left" w:pos="7212"/>
              </w:tabs>
              <w:jc w:val="center"/>
              <w:rPr>
                <w:del w:id="462" w:author="Shewmaker, Michael@Energy" w:date="2022-01-13T19:00:00Z"/>
                <w:rFonts w:ascii="Calibri" w:hAnsi="Calibri"/>
                <w:sz w:val="18"/>
                <w:szCs w:val="18"/>
              </w:rPr>
            </w:pPr>
          </w:p>
        </w:tc>
        <w:tc>
          <w:tcPr>
            <w:tcW w:w="1043" w:type="dxa"/>
            <w:vAlign w:val="center"/>
            <w:tcPrChange w:id="463" w:author="Shewmaker, Michael@Energy" w:date="2021-12-27T16:20:00Z">
              <w:tcPr>
                <w:tcW w:w="879" w:type="dxa"/>
                <w:vAlign w:val="center"/>
              </w:tcPr>
            </w:tcPrChange>
          </w:tcPr>
          <w:p w14:paraId="6034A12B" w14:textId="152042CB" w:rsidR="001C50F3" w:rsidDel="007B6663" w:rsidRDefault="001C50F3" w:rsidP="00DA7CA2">
            <w:pPr>
              <w:keepNext/>
              <w:tabs>
                <w:tab w:val="left" w:pos="2160"/>
                <w:tab w:val="left" w:pos="2700"/>
                <w:tab w:val="left" w:pos="3420"/>
                <w:tab w:val="left" w:pos="3780"/>
                <w:tab w:val="left" w:pos="5760"/>
                <w:tab w:val="left" w:pos="7212"/>
              </w:tabs>
              <w:jc w:val="center"/>
              <w:rPr>
                <w:del w:id="464" w:author="Shewmaker, Michael@Energy" w:date="2022-01-13T19:00:00Z"/>
                <w:rFonts w:ascii="Calibri" w:hAnsi="Calibri"/>
                <w:sz w:val="18"/>
                <w:szCs w:val="18"/>
              </w:rPr>
            </w:pPr>
          </w:p>
        </w:tc>
        <w:tc>
          <w:tcPr>
            <w:tcW w:w="1043" w:type="dxa"/>
            <w:vAlign w:val="center"/>
            <w:tcPrChange w:id="465" w:author="Shewmaker, Michael@Energy" w:date="2021-12-27T16:20:00Z">
              <w:tcPr>
                <w:tcW w:w="879" w:type="dxa"/>
                <w:vAlign w:val="center"/>
              </w:tcPr>
            </w:tcPrChange>
          </w:tcPr>
          <w:p w14:paraId="6034A12C" w14:textId="11AF2597" w:rsidR="001C50F3" w:rsidDel="007B6663" w:rsidRDefault="001C50F3" w:rsidP="00DA7CA2">
            <w:pPr>
              <w:keepNext/>
              <w:tabs>
                <w:tab w:val="left" w:pos="2160"/>
                <w:tab w:val="left" w:pos="2700"/>
                <w:tab w:val="left" w:pos="3420"/>
                <w:tab w:val="left" w:pos="3780"/>
                <w:tab w:val="left" w:pos="5760"/>
                <w:tab w:val="left" w:pos="7212"/>
              </w:tabs>
              <w:jc w:val="center"/>
              <w:rPr>
                <w:del w:id="466" w:author="Shewmaker, Michael@Energy" w:date="2022-01-13T19:00:00Z"/>
                <w:rFonts w:ascii="Calibri" w:hAnsi="Calibri"/>
                <w:sz w:val="18"/>
                <w:szCs w:val="18"/>
              </w:rPr>
            </w:pPr>
          </w:p>
        </w:tc>
        <w:tc>
          <w:tcPr>
            <w:tcW w:w="1042" w:type="dxa"/>
            <w:vAlign w:val="center"/>
            <w:tcPrChange w:id="467" w:author="Shewmaker, Michael@Energy" w:date="2021-12-27T16:20:00Z">
              <w:tcPr>
                <w:tcW w:w="879" w:type="dxa"/>
                <w:vAlign w:val="center"/>
              </w:tcPr>
            </w:tcPrChange>
          </w:tcPr>
          <w:p w14:paraId="6034A12D" w14:textId="0741BC0B" w:rsidR="001C50F3" w:rsidDel="007B6663" w:rsidRDefault="001C50F3" w:rsidP="00DA7CA2">
            <w:pPr>
              <w:keepNext/>
              <w:tabs>
                <w:tab w:val="left" w:pos="2160"/>
                <w:tab w:val="left" w:pos="2700"/>
                <w:tab w:val="left" w:pos="3420"/>
                <w:tab w:val="left" w:pos="3780"/>
                <w:tab w:val="left" w:pos="5760"/>
                <w:tab w:val="left" w:pos="7212"/>
              </w:tabs>
              <w:jc w:val="center"/>
              <w:rPr>
                <w:del w:id="468" w:author="Shewmaker, Michael@Energy" w:date="2022-01-13T19:00:00Z"/>
                <w:rFonts w:ascii="Calibri" w:hAnsi="Calibri"/>
                <w:sz w:val="18"/>
                <w:szCs w:val="18"/>
              </w:rPr>
            </w:pPr>
          </w:p>
        </w:tc>
        <w:tc>
          <w:tcPr>
            <w:tcW w:w="1043" w:type="dxa"/>
            <w:vAlign w:val="center"/>
            <w:tcPrChange w:id="469" w:author="Shewmaker, Michael@Energy" w:date="2021-12-27T16:20:00Z">
              <w:tcPr>
                <w:tcW w:w="879" w:type="dxa"/>
                <w:vAlign w:val="center"/>
              </w:tcPr>
            </w:tcPrChange>
          </w:tcPr>
          <w:p w14:paraId="6034A12E" w14:textId="7FD7AF95" w:rsidR="001C50F3" w:rsidDel="007B6663" w:rsidRDefault="001C50F3" w:rsidP="00DA7CA2">
            <w:pPr>
              <w:keepNext/>
              <w:tabs>
                <w:tab w:val="left" w:pos="2160"/>
                <w:tab w:val="left" w:pos="2700"/>
                <w:tab w:val="left" w:pos="3420"/>
                <w:tab w:val="left" w:pos="3780"/>
                <w:tab w:val="left" w:pos="5760"/>
                <w:tab w:val="left" w:pos="7212"/>
              </w:tabs>
              <w:jc w:val="center"/>
              <w:rPr>
                <w:del w:id="470" w:author="Shewmaker, Michael@Energy" w:date="2022-01-13T19:00:00Z"/>
                <w:rFonts w:ascii="Calibri" w:hAnsi="Calibri"/>
                <w:sz w:val="18"/>
                <w:szCs w:val="18"/>
              </w:rPr>
            </w:pPr>
          </w:p>
        </w:tc>
        <w:tc>
          <w:tcPr>
            <w:tcW w:w="1043" w:type="dxa"/>
            <w:vAlign w:val="center"/>
            <w:tcPrChange w:id="471" w:author="Shewmaker, Michael@Energy" w:date="2021-12-27T16:20:00Z">
              <w:tcPr>
                <w:tcW w:w="879" w:type="dxa"/>
                <w:vAlign w:val="center"/>
              </w:tcPr>
            </w:tcPrChange>
          </w:tcPr>
          <w:p w14:paraId="6034A12F" w14:textId="1077F32C" w:rsidR="001C50F3" w:rsidDel="007B6663" w:rsidRDefault="001C50F3" w:rsidP="00DA7CA2">
            <w:pPr>
              <w:keepNext/>
              <w:tabs>
                <w:tab w:val="left" w:pos="2160"/>
                <w:tab w:val="left" w:pos="2700"/>
                <w:tab w:val="left" w:pos="3420"/>
                <w:tab w:val="left" w:pos="3780"/>
                <w:tab w:val="left" w:pos="5760"/>
                <w:tab w:val="left" w:pos="7212"/>
              </w:tabs>
              <w:jc w:val="center"/>
              <w:rPr>
                <w:del w:id="472" w:author="Shewmaker, Michael@Energy" w:date="2022-01-13T19:00:00Z"/>
                <w:rFonts w:ascii="Calibri" w:hAnsi="Calibri"/>
                <w:sz w:val="18"/>
                <w:szCs w:val="18"/>
              </w:rPr>
            </w:pPr>
          </w:p>
        </w:tc>
        <w:tc>
          <w:tcPr>
            <w:tcW w:w="1042" w:type="dxa"/>
            <w:vAlign w:val="center"/>
            <w:tcPrChange w:id="473" w:author="Shewmaker, Michael@Energy" w:date="2021-12-27T16:20:00Z">
              <w:tcPr>
                <w:tcW w:w="879" w:type="dxa"/>
                <w:vAlign w:val="center"/>
              </w:tcPr>
            </w:tcPrChange>
          </w:tcPr>
          <w:p w14:paraId="6034A130" w14:textId="64B8A531" w:rsidR="001C50F3" w:rsidDel="007B6663" w:rsidRDefault="001C50F3" w:rsidP="00DA7CA2">
            <w:pPr>
              <w:keepNext/>
              <w:tabs>
                <w:tab w:val="left" w:pos="2160"/>
                <w:tab w:val="left" w:pos="2700"/>
                <w:tab w:val="left" w:pos="3420"/>
                <w:tab w:val="left" w:pos="3780"/>
                <w:tab w:val="left" w:pos="5760"/>
                <w:tab w:val="left" w:pos="7212"/>
              </w:tabs>
              <w:jc w:val="center"/>
              <w:rPr>
                <w:del w:id="474" w:author="Shewmaker, Michael@Energy" w:date="2022-01-13T19:00:00Z"/>
                <w:rFonts w:ascii="Calibri" w:hAnsi="Calibri"/>
                <w:sz w:val="18"/>
                <w:szCs w:val="18"/>
              </w:rPr>
            </w:pPr>
          </w:p>
        </w:tc>
        <w:tc>
          <w:tcPr>
            <w:tcW w:w="1043" w:type="dxa"/>
            <w:vAlign w:val="center"/>
            <w:tcPrChange w:id="475" w:author="Shewmaker, Michael@Energy" w:date="2021-12-27T16:20:00Z">
              <w:tcPr>
                <w:tcW w:w="879" w:type="dxa"/>
                <w:vAlign w:val="center"/>
              </w:tcPr>
            </w:tcPrChange>
          </w:tcPr>
          <w:p w14:paraId="6034A131" w14:textId="1AA62A36" w:rsidR="001C50F3" w:rsidDel="007B6663" w:rsidRDefault="001C50F3" w:rsidP="00DA7CA2">
            <w:pPr>
              <w:keepNext/>
              <w:tabs>
                <w:tab w:val="left" w:pos="2160"/>
                <w:tab w:val="left" w:pos="2700"/>
                <w:tab w:val="left" w:pos="3420"/>
                <w:tab w:val="left" w:pos="3780"/>
                <w:tab w:val="left" w:pos="5760"/>
                <w:tab w:val="left" w:pos="7212"/>
              </w:tabs>
              <w:jc w:val="center"/>
              <w:rPr>
                <w:del w:id="476" w:author="Shewmaker, Michael@Energy" w:date="2022-01-13T19:00:00Z"/>
                <w:rFonts w:ascii="Calibri" w:hAnsi="Calibri"/>
                <w:sz w:val="18"/>
                <w:szCs w:val="18"/>
              </w:rPr>
            </w:pPr>
          </w:p>
        </w:tc>
        <w:tc>
          <w:tcPr>
            <w:tcW w:w="1043" w:type="dxa"/>
            <w:vAlign w:val="center"/>
            <w:tcPrChange w:id="477" w:author="Shewmaker, Michael@Energy" w:date="2021-12-27T16:20:00Z">
              <w:tcPr>
                <w:tcW w:w="879" w:type="dxa"/>
                <w:vAlign w:val="center"/>
              </w:tcPr>
            </w:tcPrChange>
          </w:tcPr>
          <w:p w14:paraId="6034A132" w14:textId="73AE122F" w:rsidR="001C50F3" w:rsidDel="007B6663" w:rsidRDefault="001C50F3" w:rsidP="00DA7CA2">
            <w:pPr>
              <w:keepNext/>
              <w:tabs>
                <w:tab w:val="left" w:pos="2160"/>
                <w:tab w:val="left" w:pos="2700"/>
                <w:tab w:val="left" w:pos="3420"/>
                <w:tab w:val="left" w:pos="3780"/>
                <w:tab w:val="left" w:pos="5760"/>
                <w:tab w:val="left" w:pos="7212"/>
              </w:tabs>
              <w:jc w:val="center"/>
              <w:rPr>
                <w:del w:id="478" w:author="Shewmaker, Michael@Energy" w:date="2022-01-13T19:00:00Z"/>
                <w:rFonts w:ascii="Calibri" w:hAnsi="Calibri"/>
                <w:sz w:val="18"/>
                <w:szCs w:val="18"/>
              </w:rPr>
            </w:pPr>
          </w:p>
        </w:tc>
        <w:tc>
          <w:tcPr>
            <w:tcW w:w="1043" w:type="dxa"/>
            <w:vAlign w:val="center"/>
            <w:tcPrChange w:id="479" w:author="Shewmaker, Michael@Energy" w:date="2021-12-27T16:20:00Z">
              <w:tcPr>
                <w:tcW w:w="879" w:type="dxa"/>
                <w:vAlign w:val="center"/>
              </w:tcPr>
            </w:tcPrChange>
          </w:tcPr>
          <w:p w14:paraId="6034A133" w14:textId="77FC9A98" w:rsidR="001C50F3" w:rsidDel="007B6663" w:rsidRDefault="001C50F3" w:rsidP="00DA7CA2">
            <w:pPr>
              <w:keepNext/>
              <w:tabs>
                <w:tab w:val="left" w:pos="2160"/>
                <w:tab w:val="left" w:pos="2700"/>
                <w:tab w:val="left" w:pos="3420"/>
                <w:tab w:val="left" w:pos="3780"/>
                <w:tab w:val="left" w:pos="5760"/>
                <w:tab w:val="left" w:pos="7212"/>
              </w:tabs>
              <w:jc w:val="center"/>
              <w:rPr>
                <w:del w:id="480" w:author="Shewmaker, Michael@Energy" w:date="2022-01-13T19:00:00Z"/>
                <w:rFonts w:ascii="Calibri" w:hAnsi="Calibri"/>
                <w:sz w:val="18"/>
                <w:szCs w:val="18"/>
              </w:rPr>
            </w:pPr>
          </w:p>
        </w:tc>
      </w:tr>
      <w:tr w:rsidR="001C50F3" w:rsidRPr="009B3A0C" w:rsidDel="007B6663" w14:paraId="6034A144" w14:textId="654FE7F2" w:rsidTr="001C50F3">
        <w:trPr>
          <w:cantSplit/>
          <w:trHeight w:val="432"/>
          <w:del w:id="481" w:author="Shewmaker, Michael@Energy" w:date="2022-01-13T19:00:00Z"/>
          <w:trPrChange w:id="482" w:author="Shewmaker, Michael@Energy" w:date="2021-12-27T16:20:00Z">
            <w:trPr>
              <w:gridAfter w:val="0"/>
              <w:wAfter w:w="1368" w:type="dxa"/>
              <w:cantSplit/>
              <w:trHeight w:val="432"/>
            </w:trPr>
          </w:trPrChange>
        </w:trPr>
        <w:tc>
          <w:tcPr>
            <w:tcW w:w="1042" w:type="dxa"/>
            <w:vAlign w:val="center"/>
            <w:tcPrChange w:id="483" w:author="Shewmaker, Michael@Energy" w:date="2021-12-27T16:20:00Z">
              <w:tcPr>
                <w:tcW w:w="1356" w:type="dxa"/>
                <w:vAlign w:val="center"/>
              </w:tcPr>
            </w:tcPrChange>
          </w:tcPr>
          <w:p w14:paraId="6034A136" w14:textId="5DE14AAC" w:rsidR="001C50F3" w:rsidDel="007B6663" w:rsidRDefault="001C50F3" w:rsidP="00DA7CA2">
            <w:pPr>
              <w:keepNext/>
              <w:tabs>
                <w:tab w:val="left" w:pos="2160"/>
                <w:tab w:val="left" w:pos="2700"/>
                <w:tab w:val="left" w:pos="3420"/>
                <w:tab w:val="left" w:pos="3780"/>
                <w:tab w:val="left" w:pos="5760"/>
                <w:tab w:val="left" w:pos="7212"/>
              </w:tabs>
              <w:jc w:val="center"/>
              <w:rPr>
                <w:del w:id="484" w:author="Shewmaker, Michael@Energy" w:date="2022-01-13T19:00:00Z"/>
                <w:rFonts w:ascii="Calibri" w:hAnsi="Calibri"/>
                <w:sz w:val="18"/>
                <w:szCs w:val="18"/>
              </w:rPr>
            </w:pPr>
          </w:p>
        </w:tc>
        <w:tc>
          <w:tcPr>
            <w:tcW w:w="1043" w:type="dxa"/>
            <w:vAlign w:val="center"/>
            <w:tcPrChange w:id="485" w:author="Shewmaker, Michael@Energy" w:date="2021-12-27T16:20:00Z">
              <w:tcPr>
                <w:tcW w:w="1356" w:type="dxa"/>
                <w:vAlign w:val="center"/>
              </w:tcPr>
            </w:tcPrChange>
          </w:tcPr>
          <w:p w14:paraId="6034A137" w14:textId="26FA900A" w:rsidR="001C50F3" w:rsidDel="007B6663" w:rsidRDefault="001C50F3" w:rsidP="00DA7CA2">
            <w:pPr>
              <w:keepNext/>
              <w:tabs>
                <w:tab w:val="left" w:pos="2160"/>
                <w:tab w:val="left" w:pos="2700"/>
                <w:tab w:val="left" w:pos="3420"/>
                <w:tab w:val="left" w:pos="3780"/>
                <w:tab w:val="left" w:pos="5760"/>
                <w:tab w:val="left" w:pos="7212"/>
              </w:tabs>
              <w:jc w:val="center"/>
              <w:rPr>
                <w:del w:id="486" w:author="Shewmaker, Michael@Energy" w:date="2022-01-13T19:00:00Z"/>
                <w:rFonts w:ascii="Calibri" w:hAnsi="Calibri"/>
                <w:sz w:val="18"/>
                <w:szCs w:val="18"/>
              </w:rPr>
            </w:pPr>
          </w:p>
        </w:tc>
        <w:tc>
          <w:tcPr>
            <w:tcW w:w="1043" w:type="dxa"/>
            <w:vAlign w:val="center"/>
            <w:tcPrChange w:id="487" w:author="Shewmaker, Michael@Energy" w:date="2021-12-27T16:20:00Z">
              <w:tcPr>
                <w:tcW w:w="879" w:type="dxa"/>
                <w:vAlign w:val="center"/>
              </w:tcPr>
            </w:tcPrChange>
          </w:tcPr>
          <w:p w14:paraId="6034A138" w14:textId="75748428" w:rsidR="001C50F3" w:rsidDel="007B6663" w:rsidRDefault="001C50F3" w:rsidP="00DA7CA2">
            <w:pPr>
              <w:keepNext/>
              <w:tabs>
                <w:tab w:val="left" w:pos="2160"/>
                <w:tab w:val="left" w:pos="2700"/>
                <w:tab w:val="left" w:pos="3420"/>
                <w:tab w:val="left" w:pos="3780"/>
                <w:tab w:val="left" w:pos="5760"/>
                <w:tab w:val="left" w:pos="7212"/>
              </w:tabs>
              <w:jc w:val="center"/>
              <w:rPr>
                <w:del w:id="488" w:author="Shewmaker, Michael@Energy" w:date="2022-01-13T19:00:00Z"/>
                <w:rFonts w:ascii="Calibri" w:hAnsi="Calibri"/>
                <w:sz w:val="18"/>
                <w:szCs w:val="18"/>
              </w:rPr>
            </w:pPr>
          </w:p>
        </w:tc>
        <w:tc>
          <w:tcPr>
            <w:tcW w:w="1042" w:type="dxa"/>
            <w:vAlign w:val="center"/>
            <w:tcPrChange w:id="489" w:author="Shewmaker, Michael@Energy" w:date="2021-12-27T16:20:00Z">
              <w:tcPr>
                <w:tcW w:w="879" w:type="dxa"/>
                <w:vAlign w:val="center"/>
              </w:tcPr>
            </w:tcPrChange>
          </w:tcPr>
          <w:p w14:paraId="6034A139" w14:textId="11FED909" w:rsidR="001C50F3" w:rsidDel="007B6663" w:rsidRDefault="001C50F3" w:rsidP="00DA7CA2">
            <w:pPr>
              <w:keepNext/>
              <w:tabs>
                <w:tab w:val="left" w:pos="2160"/>
                <w:tab w:val="left" w:pos="2700"/>
                <w:tab w:val="left" w:pos="3420"/>
                <w:tab w:val="left" w:pos="3780"/>
                <w:tab w:val="left" w:pos="5760"/>
                <w:tab w:val="left" w:pos="7212"/>
              </w:tabs>
              <w:jc w:val="center"/>
              <w:rPr>
                <w:del w:id="490" w:author="Shewmaker, Michael@Energy" w:date="2022-01-13T19:00:00Z"/>
                <w:rFonts w:ascii="Calibri" w:hAnsi="Calibri"/>
                <w:sz w:val="18"/>
                <w:szCs w:val="18"/>
              </w:rPr>
            </w:pPr>
          </w:p>
        </w:tc>
        <w:tc>
          <w:tcPr>
            <w:tcW w:w="1043" w:type="dxa"/>
            <w:vAlign w:val="center"/>
            <w:tcPrChange w:id="491" w:author="Shewmaker, Michael@Energy" w:date="2021-12-27T16:20:00Z">
              <w:tcPr>
                <w:tcW w:w="879" w:type="dxa"/>
                <w:vAlign w:val="center"/>
              </w:tcPr>
            </w:tcPrChange>
          </w:tcPr>
          <w:p w14:paraId="6034A13A" w14:textId="78D8F453" w:rsidR="001C50F3" w:rsidDel="007B6663" w:rsidRDefault="001C50F3" w:rsidP="00DA7CA2">
            <w:pPr>
              <w:keepNext/>
              <w:tabs>
                <w:tab w:val="left" w:pos="2160"/>
                <w:tab w:val="left" w:pos="2700"/>
                <w:tab w:val="left" w:pos="3420"/>
                <w:tab w:val="left" w:pos="3780"/>
                <w:tab w:val="left" w:pos="5760"/>
                <w:tab w:val="left" w:pos="7212"/>
              </w:tabs>
              <w:jc w:val="center"/>
              <w:rPr>
                <w:del w:id="492" w:author="Shewmaker, Michael@Energy" w:date="2022-01-13T19:00:00Z"/>
                <w:rFonts w:ascii="Calibri" w:hAnsi="Calibri"/>
                <w:sz w:val="18"/>
                <w:szCs w:val="18"/>
              </w:rPr>
            </w:pPr>
          </w:p>
        </w:tc>
        <w:tc>
          <w:tcPr>
            <w:tcW w:w="1043" w:type="dxa"/>
            <w:vAlign w:val="center"/>
            <w:tcPrChange w:id="493" w:author="Shewmaker, Michael@Energy" w:date="2021-12-27T16:20:00Z">
              <w:tcPr>
                <w:tcW w:w="879" w:type="dxa"/>
                <w:vAlign w:val="center"/>
              </w:tcPr>
            </w:tcPrChange>
          </w:tcPr>
          <w:p w14:paraId="6034A13B" w14:textId="36220DFD" w:rsidR="001C50F3" w:rsidDel="007B6663" w:rsidRDefault="001C50F3" w:rsidP="00DA7CA2">
            <w:pPr>
              <w:keepNext/>
              <w:tabs>
                <w:tab w:val="left" w:pos="2160"/>
                <w:tab w:val="left" w:pos="2700"/>
                <w:tab w:val="left" w:pos="3420"/>
                <w:tab w:val="left" w:pos="3780"/>
                <w:tab w:val="left" w:pos="5760"/>
                <w:tab w:val="left" w:pos="7212"/>
              </w:tabs>
              <w:jc w:val="center"/>
              <w:rPr>
                <w:del w:id="494" w:author="Shewmaker, Michael@Energy" w:date="2022-01-13T19:00:00Z"/>
                <w:rFonts w:ascii="Calibri" w:hAnsi="Calibri"/>
                <w:sz w:val="18"/>
                <w:szCs w:val="18"/>
              </w:rPr>
            </w:pPr>
          </w:p>
        </w:tc>
        <w:tc>
          <w:tcPr>
            <w:tcW w:w="1043" w:type="dxa"/>
            <w:vAlign w:val="center"/>
            <w:tcPrChange w:id="495" w:author="Shewmaker, Michael@Energy" w:date="2021-12-27T16:20:00Z">
              <w:tcPr>
                <w:tcW w:w="879" w:type="dxa"/>
                <w:vAlign w:val="center"/>
              </w:tcPr>
            </w:tcPrChange>
          </w:tcPr>
          <w:p w14:paraId="6034A13C" w14:textId="537F63DF" w:rsidR="001C50F3" w:rsidDel="007B6663" w:rsidRDefault="001C50F3" w:rsidP="00DA7CA2">
            <w:pPr>
              <w:keepNext/>
              <w:tabs>
                <w:tab w:val="left" w:pos="2160"/>
                <w:tab w:val="left" w:pos="2700"/>
                <w:tab w:val="left" w:pos="3420"/>
                <w:tab w:val="left" w:pos="3780"/>
                <w:tab w:val="left" w:pos="5760"/>
                <w:tab w:val="left" w:pos="7212"/>
              </w:tabs>
              <w:jc w:val="center"/>
              <w:rPr>
                <w:del w:id="496" w:author="Shewmaker, Michael@Energy" w:date="2022-01-13T19:00:00Z"/>
                <w:rFonts w:ascii="Calibri" w:hAnsi="Calibri"/>
                <w:sz w:val="18"/>
                <w:szCs w:val="18"/>
              </w:rPr>
            </w:pPr>
          </w:p>
        </w:tc>
        <w:tc>
          <w:tcPr>
            <w:tcW w:w="1042" w:type="dxa"/>
            <w:vAlign w:val="center"/>
            <w:tcPrChange w:id="497" w:author="Shewmaker, Michael@Energy" w:date="2021-12-27T16:20:00Z">
              <w:tcPr>
                <w:tcW w:w="879" w:type="dxa"/>
                <w:vAlign w:val="center"/>
              </w:tcPr>
            </w:tcPrChange>
          </w:tcPr>
          <w:p w14:paraId="6034A13D" w14:textId="59274E5B" w:rsidR="001C50F3" w:rsidDel="007B6663" w:rsidRDefault="001C50F3" w:rsidP="00DA7CA2">
            <w:pPr>
              <w:keepNext/>
              <w:tabs>
                <w:tab w:val="left" w:pos="2160"/>
                <w:tab w:val="left" w:pos="2700"/>
                <w:tab w:val="left" w:pos="3420"/>
                <w:tab w:val="left" w:pos="3780"/>
                <w:tab w:val="left" w:pos="5760"/>
                <w:tab w:val="left" w:pos="7212"/>
              </w:tabs>
              <w:jc w:val="center"/>
              <w:rPr>
                <w:del w:id="498" w:author="Shewmaker, Michael@Energy" w:date="2022-01-13T19:00:00Z"/>
                <w:rFonts w:ascii="Calibri" w:hAnsi="Calibri"/>
                <w:sz w:val="18"/>
                <w:szCs w:val="18"/>
              </w:rPr>
            </w:pPr>
          </w:p>
        </w:tc>
        <w:tc>
          <w:tcPr>
            <w:tcW w:w="1043" w:type="dxa"/>
            <w:vAlign w:val="center"/>
            <w:tcPrChange w:id="499" w:author="Shewmaker, Michael@Energy" w:date="2021-12-27T16:20:00Z">
              <w:tcPr>
                <w:tcW w:w="879" w:type="dxa"/>
                <w:vAlign w:val="center"/>
              </w:tcPr>
            </w:tcPrChange>
          </w:tcPr>
          <w:p w14:paraId="6034A13E" w14:textId="53F5EBEC" w:rsidR="001C50F3" w:rsidDel="007B6663" w:rsidRDefault="001C50F3" w:rsidP="00DA7CA2">
            <w:pPr>
              <w:keepNext/>
              <w:tabs>
                <w:tab w:val="left" w:pos="2160"/>
                <w:tab w:val="left" w:pos="2700"/>
                <w:tab w:val="left" w:pos="3420"/>
                <w:tab w:val="left" w:pos="3780"/>
                <w:tab w:val="left" w:pos="5760"/>
                <w:tab w:val="left" w:pos="7212"/>
              </w:tabs>
              <w:jc w:val="center"/>
              <w:rPr>
                <w:del w:id="500" w:author="Shewmaker, Michael@Energy" w:date="2022-01-13T19:00:00Z"/>
                <w:rFonts w:ascii="Calibri" w:hAnsi="Calibri"/>
                <w:sz w:val="18"/>
                <w:szCs w:val="18"/>
              </w:rPr>
            </w:pPr>
          </w:p>
        </w:tc>
        <w:tc>
          <w:tcPr>
            <w:tcW w:w="1043" w:type="dxa"/>
            <w:vAlign w:val="center"/>
            <w:tcPrChange w:id="501" w:author="Shewmaker, Michael@Energy" w:date="2021-12-27T16:20:00Z">
              <w:tcPr>
                <w:tcW w:w="879" w:type="dxa"/>
                <w:vAlign w:val="center"/>
              </w:tcPr>
            </w:tcPrChange>
          </w:tcPr>
          <w:p w14:paraId="6034A13F" w14:textId="1C68A809" w:rsidR="001C50F3" w:rsidDel="007B6663" w:rsidRDefault="001C50F3" w:rsidP="00DA7CA2">
            <w:pPr>
              <w:keepNext/>
              <w:tabs>
                <w:tab w:val="left" w:pos="2160"/>
                <w:tab w:val="left" w:pos="2700"/>
                <w:tab w:val="left" w:pos="3420"/>
                <w:tab w:val="left" w:pos="3780"/>
                <w:tab w:val="left" w:pos="5760"/>
                <w:tab w:val="left" w:pos="7212"/>
              </w:tabs>
              <w:jc w:val="center"/>
              <w:rPr>
                <w:del w:id="502" w:author="Shewmaker, Michael@Energy" w:date="2022-01-13T19:00:00Z"/>
                <w:rFonts w:ascii="Calibri" w:hAnsi="Calibri"/>
                <w:sz w:val="18"/>
                <w:szCs w:val="18"/>
              </w:rPr>
            </w:pPr>
          </w:p>
        </w:tc>
        <w:tc>
          <w:tcPr>
            <w:tcW w:w="1042" w:type="dxa"/>
            <w:vAlign w:val="center"/>
            <w:tcPrChange w:id="503" w:author="Shewmaker, Michael@Energy" w:date="2021-12-27T16:20:00Z">
              <w:tcPr>
                <w:tcW w:w="879" w:type="dxa"/>
                <w:vAlign w:val="center"/>
              </w:tcPr>
            </w:tcPrChange>
          </w:tcPr>
          <w:p w14:paraId="6034A140" w14:textId="760318F0" w:rsidR="001C50F3" w:rsidDel="007B6663" w:rsidRDefault="001C50F3" w:rsidP="00DA7CA2">
            <w:pPr>
              <w:keepNext/>
              <w:tabs>
                <w:tab w:val="left" w:pos="2160"/>
                <w:tab w:val="left" w:pos="2700"/>
                <w:tab w:val="left" w:pos="3420"/>
                <w:tab w:val="left" w:pos="3780"/>
                <w:tab w:val="left" w:pos="5760"/>
                <w:tab w:val="left" w:pos="7212"/>
              </w:tabs>
              <w:jc w:val="center"/>
              <w:rPr>
                <w:del w:id="504" w:author="Shewmaker, Michael@Energy" w:date="2022-01-13T19:00:00Z"/>
                <w:rFonts w:ascii="Calibri" w:hAnsi="Calibri"/>
                <w:sz w:val="18"/>
                <w:szCs w:val="18"/>
              </w:rPr>
            </w:pPr>
          </w:p>
        </w:tc>
        <w:tc>
          <w:tcPr>
            <w:tcW w:w="1043" w:type="dxa"/>
            <w:vAlign w:val="center"/>
            <w:tcPrChange w:id="505" w:author="Shewmaker, Michael@Energy" w:date="2021-12-27T16:20:00Z">
              <w:tcPr>
                <w:tcW w:w="879" w:type="dxa"/>
                <w:vAlign w:val="center"/>
              </w:tcPr>
            </w:tcPrChange>
          </w:tcPr>
          <w:p w14:paraId="6034A141" w14:textId="6FE0ADD0" w:rsidR="001C50F3" w:rsidDel="007B6663" w:rsidRDefault="001C50F3" w:rsidP="00DA7CA2">
            <w:pPr>
              <w:keepNext/>
              <w:tabs>
                <w:tab w:val="left" w:pos="2160"/>
                <w:tab w:val="left" w:pos="2700"/>
                <w:tab w:val="left" w:pos="3420"/>
                <w:tab w:val="left" w:pos="3780"/>
                <w:tab w:val="left" w:pos="5760"/>
                <w:tab w:val="left" w:pos="7212"/>
              </w:tabs>
              <w:jc w:val="center"/>
              <w:rPr>
                <w:del w:id="506" w:author="Shewmaker, Michael@Energy" w:date="2022-01-13T19:00:00Z"/>
                <w:rFonts w:ascii="Calibri" w:hAnsi="Calibri"/>
                <w:sz w:val="18"/>
                <w:szCs w:val="18"/>
              </w:rPr>
            </w:pPr>
          </w:p>
        </w:tc>
        <w:tc>
          <w:tcPr>
            <w:tcW w:w="1043" w:type="dxa"/>
            <w:vAlign w:val="center"/>
            <w:tcPrChange w:id="507" w:author="Shewmaker, Michael@Energy" w:date="2021-12-27T16:20:00Z">
              <w:tcPr>
                <w:tcW w:w="879" w:type="dxa"/>
                <w:vAlign w:val="center"/>
              </w:tcPr>
            </w:tcPrChange>
          </w:tcPr>
          <w:p w14:paraId="6034A142" w14:textId="197903DE" w:rsidR="001C50F3" w:rsidDel="007B6663" w:rsidRDefault="001C50F3" w:rsidP="00DA7CA2">
            <w:pPr>
              <w:keepNext/>
              <w:tabs>
                <w:tab w:val="left" w:pos="2160"/>
                <w:tab w:val="left" w:pos="2700"/>
                <w:tab w:val="left" w:pos="3420"/>
                <w:tab w:val="left" w:pos="3780"/>
                <w:tab w:val="left" w:pos="5760"/>
                <w:tab w:val="left" w:pos="7212"/>
              </w:tabs>
              <w:jc w:val="center"/>
              <w:rPr>
                <w:del w:id="508" w:author="Shewmaker, Michael@Energy" w:date="2022-01-13T19:00:00Z"/>
                <w:rFonts w:ascii="Calibri" w:hAnsi="Calibri"/>
                <w:sz w:val="18"/>
                <w:szCs w:val="18"/>
              </w:rPr>
            </w:pPr>
          </w:p>
        </w:tc>
        <w:tc>
          <w:tcPr>
            <w:tcW w:w="1043" w:type="dxa"/>
            <w:vAlign w:val="center"/>
            <w:tcPrChange w:id="509" w:author="Shewmaker, Michael@Energy" w:date="2021-12-27T16:20:00Z">
              <w:tcPr>
                <w:tcW w:w="879" w:type="dxa"/>
                <w:vAlign w:val="center"/>
              </w:tcPr>
            </w:tcPrChange>
          </w:tcPr>
          <w:p w14:paraId="6034A143" w14:textId="52962680" w:rsidR="001C50F3" w:rsidDel="007B6663" w:rsidRDefault="001C50F3" w:rsidP="00DA7CA2">
            <w:pPr>
              <w:keepNext/>
              <w:tabs>
                <w:tab w:val="left" w:pos="2160"/>
                <w:tab w:val="left" w:pos="2700"/>
                <w:tab w:val="left" w:pos="3420"/>
                <w:tab w:val="left" w:pos="3780"/>
                <w:tab w:val="left" w:pos="5760"/>
                <w:tab w:val="left" w:pos="7212"/>
              </w:tabs>
              <w:jc w:val="center"/>
              <w:rPr>
                <w:del w:id="510" w:author="Shewmaker, Michael@Energy" w:date="2022-01-13T19:00:00Z"/>
                <w:rFonts w:ascii="Calibri" w:hAnsi="Calibri"/>
                <w:sz w:val="18"/>
                <w:szCs w:val="18"/>
              </w:rPr>
            </w:pPr>
          </w:p>
        </w:tc>
      </w:tr>
    </w:tbl>
    <w:tbl>
      <w:tblPr>
        <w:tblStyle w:val="TableGrid"/>
        <w:tblpPr w:leftFromText="180" w:rightFromText="180" w:vertAnchor="text" w:tblpXSpec="right" w:tblpY="1"/>
        <w:tblOverlap w:val="never"/>
        <w:tblW w:w="14192" w:type="dxa"/>
        <w:tblLook w:val="04A0" w:firstRow="1" w:lastRow="0" w:firstColumn="1" w:lastColumn="0" w:noHBand="0" w:noVBand="1"/>
      </w:tblPr>
      <w:tblGrid>
        <w:gridCol w:w="1084"/>
        <w:gridCol w:w="1251"/>
        <w:gridCol w:w="2070"/>
        <w:gridCol w:w="970"/>
        <w:gridCol w:w="1100"/>
        <w:gridCol w:w="1980"/>
        <w:gridCol w:w="1800"/>
        <w:gridCol w:w="1800"/>
        <w:gridCol w:w="2131"/>
        <w:gridCol w:w="6"/>
      </w:tblGrid>
      <w:tr w:rsidR="00675726" w:rsidRPr="000638D1" w14:paraId="384C747A" w14:textId="77777777" w:rsidTr="00675726">
        <w:trPr>
          <w:trHeight w:val="437"/>
          <w:ins w:id="511" w:author="Shewmaker, Michael@Energy" w:date="2022-01-13T19:00:00Z"/>
        </w:trPr>
        <w:tc>
          <w:tcPr>
            <w:tcW w:w="14192" w:type="dxa"/>
            <w:gridSpan w:val="10"/>
          </w:tcPr>
          <w:p w14:paraId="0F0A79E2" w14:textId="54B02C71" w:rsidR="00675726" w:rsidRPr="000638D1" w:rsidRDefault="002F27FF" w:rsidP="00DD5E65">
            <w:pPr>
              <w:keepNext/>
              <w:rPr>
                <w:ins w:id="512" w:author="Shewmaker, Michael@Energy" w:date="2022-01-13T19:00:00Z"/>
                <w:rFonts w:ascii="Calibri" w:eastAsia="Calibri" w:hAnsi="Calibri"/>
                <w:b/>
                <w:sz w:val="18"/>
                <w:szCs w:val="18"/>
              </w:rPr>
            </w:pPr>
            <w:ins w:id="513" w:author="Alhabibi, Haider@Energy" w:date="2022-03-07T17:28:00Z">
              <w:r>
                <w:rPr>
                  <w:rFonts w:ascii="Calibri" w:eastAsia="Calibri" w:hAnsi="Calibri"/>
                  <w:b/>
                  <w:sz w:val="18"/>
                  <w:szCs w:val="18"/>
                </w:rPr>
                <w:t>H</w:t>
              </w:r>
            </w:ins>
            <w:ins w:id="514" w:author="Shewmaker, Michael@Energy" w:date="2022-01-13T19:00:00Z">
              <w:del w:id="515" w:author="Alhabibi, Haider@Energy" w:date="2022-03-07T17:28:00Z">
                <w:r w:rsidR="00675726" w:rsidDel="002F27FF">
                  <w:rPr>
                    <w:rFonts w:ascii="Calibri" w:eastAsia="Calibri" w:hAnsi="Calibri"/>
                    <w:b/>
                    <w:sz w:val="18"/>
                    <w:szCs w:val="18"/>
                  </w:rPr>
                  <w:delText>J</w:delText>
                </w:r>
              </w:del>
              <w:r w:rsidR="00675726" w:rsidRPr="000638D1">
                <w:rPr>
                  <w:rFonts w:ascii="Calibri" w:eastAsia="Calibri" w:hAnsi="Calibri"/>
                  <w:b/>
                  <w:sz w:val="18"/>
                  <w:szCs w:val="18"/>
                </w:rPr>
                <w:t xml:space="preserve">. Water Heating Systems </w:t>
              </w:r>
              <w:r w:rsidR="00675726" w:rsidRPr="000638D1">
                <w:rPr>
                  <w:rFonts w:ascii="Calibri" w:eastAsia="Calibri" w:hAnsi="Calibri"/>
                  <w:sz w:val="18"/>
                  <w:szCs w:val="18"/>
                </w:rPr>
                <w:t>(Section 150.</w:t>
              </w:r>
              <w:r w:rsidR="00675726">
                <w:rPr>
                  <w:rFonts w:ascii="Calibri" w:eastAsia="Calibri" w:hAnsi="Calibri"/>
                  <w:sz w:val="18"/>
                  <w:szCs w:val="18"/>
                </w:rPr>
                <w:t>2</w:t>
              </w:r>
              <w:r w:rsidR="00675726" w:rsidRPr="000638D1">
                <w:rPr>
                  <w:rFonts w:ascii="Calibri" w:eastAsia="Calibri" w:hAnsi="Calibri"/>
                  <w:sz w:val="18"/>
                  <w:szCs w:val="18"/>
                </w:rPr>
                <w:t>(</w:t>
              </w:r>
              <w:r w:rsidR="00675726">
                <w:rPr>
                  <w:rFonts w:ascii="Calibri" w:eastAsia="Calibri" w:hAnsi="Calibri"/>
                  <w:sz w:val="18"/>
                  <w:szCs w:val="18"/>
                </w:rPr>
                <w:t>b</w:t>
              </w:r>
              <w:r w:rsidR="00675726" w:rsidRPr="000638D1">
                <w:rPr>
                  <w:rFonts w:ascii="Calibri" w:eastAsia="Calibri" w:hAnsi="Calibri"/>
                  <w:sz w:val="18"/>
                  <w:szCs w:val="18"/>
                </w:rPr>
                <w:t>)</w:t>
              </w:r>
              <w:r w:rsidR="00675726">
                <w:rPr>
                  <w:rFonts w:ascii="Calibri" w:eastAsia="Calibri" w:hAnsi="Calibri"/>
                  <w:sz w:val="18"/>
                  <w:szCs w:val="18"/>
                </w:rPr>
                <w:t>1H</w:t>
              </w:r>
              <w:r w:rsidR="00675726" w:rsidRPr="000638D1">
                <w:rPr>
                  <w:rFonts w:ascii="Calibri" w:eastAsia="Calibri" w:hAnsi="Calibri"/>
                  <w:sz w:val="18"/>
                  <w:szCs w:val="18"/>
                </w:rPr>
                <w:t>)</w:t>
              </w:r>
            </w:ins>
          </w:p>
          <w:p w14:paraId="1FF2950A" w14:textId="77777777" w:rsidR="00675726" w:rsidRPr="000638D1" w:rsidRDefault="00675726" w:rsidP="00DD5E65">
            <w:pPr>
              <w:rPr>
                <w:ins w:id="516" w:author="Shewmaker, Michael@Energy" w:date="2022-01-13T19:00:00Z"/>
                <w:rFonts w:ascii="Calibri" w:hAnsi="Calibri"/>
                <w:sz w:val="18"/>
                <w:szCs w:val="18"/>
              </w:rPr>
            </w:pPr>
            <w:ins w:id="517" w:author="Shewmaker, Michael@Energy" w:date="2022-01-13T19:00:00Z">
              <w:r w:rsidRPr="000638D1">
                <w:rPr>
                  <w:rFonts w:ascii="Calibri" w:eastAsia="Calibri" w:hAnsi="Calibri"/>
                  <w:sz w:val="18"/>
                  <w:szCs w:val="18"/>
                </w:rPr>
                <w:t>List water heaters and boilers for both domestic hot water (DHW) heaters and hydronic space heating.</w:t>
              </w:r>
            </w:ins>
          </w:p>
        </w:tc>
      </w:tr>
      <w:tr w:rsidR="00675726" w14:paraId="2D67ACF7" w14:textId="77777777" w:rsidTr="00675726">
        <w:trPr>
          <w:trHeight w:val="259"/>
          <w:ins w:id="518" w:author="Shewmaker, Michael@Energy" w:date="2022-01-13T19:00:00Z"/>
        </w:trPr>
        <w:tc>
          <w:tcPr>
            <w:tcW w:w="1084" w:type="dxa"/>
          </w:tcPr>
          <w:p w14:paraId="681D4FF9" w14:textId="77777777" w:rsidR="00675726" w:rsidRDefault="00675726" w:rsidP="00DD5E65">
            <w:pPr>
              <w:keepNext/>
              <w:jc w:val="center"/>
              <w:rPr>
                <w:ins w:id="519" w:author="Shewmaker, Michael@Energy" w:date="2022-01-13T19:00:00Z"/>
                <w:rFonts w:ascii="Calibri" w:eastAsia="Calibri" w:hAnsi="Calibri"/>
                <w:b/>
                <w:sz w:val="18"/>
                <w:szCs w:val="18"/>
              </w:rPr>
            </w:pPr>
            <w:ins w:id="520" w:author="Shewmaker, Michael@Energy" w:date="2022-01-13T19:00:00Z">
              <w:r w:rsidRPr="00426D1E">
                <w:rPr>
                  <w:rFonts w:ascii="Calibri" w:eastAsia="Calibri" w:hAnsi="Calibri"/>
                  <w:sz w:val="18"/>
                  <w:szCs w:val="18"/>
                </w:rPr>
                <w:t>01</w:t>
              </w:r>
            </w:ins>
          </w:p>
        </w:tc>
        <w:tc>
          <w:tcPr>
            <w:tcW w:w="4291" w:type="dxa"/>
            <w:gridSpan w:val="3"/>
          </w:tcPr>
          <w:p w14:paraId="4791F3A0" w14:textId="77777777" w:rsidR="00675726" w:rsidRDefault="00675726" w:rsidP="00DD5E65">
            <w:pPr>
              <w:keepNext/>
              <w:rPr>
                <w:ins w:id="521" w:author="Shewmaker, Michael@Energy" w:date="2022-01-13T19:00:00Z"/>
                <w:rFonts w:ascii="Calibri" w:eastAsia="Calibri" w:hAnsi="Calibri"/>
                <w:b/>
                <w:sz w:val="18"/>
                <w:szCs w:val="18"/>
              </w:rPr>
            </w:pPr>
            <w:ins w:id="522" w:author="Shewmaker, Michael@Energy" w:date="2022-01-13T19:00:00Z">
              <w:r w:rsidRPr="00271AAE">
                <w:rPr>
                  <w:rFonts w:ascii="Calibri" w:eastAsia="Calibri" w:hAnsi="Calibri"/>
                  <w:sz w:val="18"/>
                  <w:szCs w:val="18"/>
                </w:rPr>
                <w:t xml:space="preserve">Is natural gas connected to the </w:t>
              </w:r>
              <w:r>
                <w:rPr>
                  <w:rFonts w:ascii="Calibri" w:eastAsia="Calibri" w:hAnsi="Calibri"/>
                  <w:sz w:val="18"/>
                  <w:szCs w:val="18"/>
                </w:rPr>
                <w:t>existing water heater</w:t>
              </w:r>
              <w:r w:rsidRPr="00271AAE">
                <w:rPr>
                  <w:rFonts w:ascii="Calibri" w:eastAsia="Calibri" w:hAnsi="Calibri"/>
                  <w:sz w:val="18"/>
                  <w:szCs w:val="18"/>
                </w:rPr>
                <w:t>?</w:t>
              </w:r>
            </w:ins>
          </w:p>
        </w:tc>
        <w:tc>
          <w:tcPr>
            <w:tcW w:w="8817" w:type="dxa"/>
            <w:gridSpan w:val="6"/>
          </w:tcPr>
          <w:p w14:paraId="453C17BE" w14:textId="77777777" w:rsidR="00675726" w:rsidRDefault="00675726" w:rsidP="00DD5E65">
            <w:pPr>
              <w:keepNext/>
              <w:rPr>
                <w:ins w:id="523" w:author="Shewmaker, Michael@Energy" w:date="2022-01-13T19:00:00Z"/>
                <w:rFonts w:ascii="Calibri" w:eastAsia="Calibri" w:hAnsi="Calibri"/>
                <w:b/>
                <w:sz w:val="18"/>
                <w:szCs w:val="18"/>
              </w:rPr>
            </w:pPr>
          </w:p>
        </w:tc>
      </w:tr>
      <w:tr w:rsidR="00675726" w:rsidRPr="004A470C" w14:paraId="3E187BA3" w14:textId="77777777" w:rsidTr="00675726">
        <w:trPr>
          <w:gridAfter w:val="1"/>
          <w:wAfter w:w="6" w:type="dxa"/>
          <w:trHeight w:val="225"/>
          <w:ins w:id="524" w:author="Shewmaker, Michael@Energy" w:date="2022-01-13T19:00:00Z"/>
        </w:trPr>
        <w:tc>
          <w:tcPr>
            <w:tcW w:w="2335" w:type="dxa"/>
            <w:gridSpan w:val="2"/>
            <w:vAlign w:val="center"/>
          </w:tcPr>
          <w:p w14:paraId="7D634A81" w14:textId="77777777" w:rsidR="00675726" w:rsidRPr="004A470C" w:rsidRDefault="00675726" w:rsidP="00DD5E65">
            <w:pPr>
              <w:jc w:val="center"/>
              <w:rPr>
                <w:ins w:id="525" w:author="Shewmaker, Michael@Energy" w:date="2022-01-13T19:00:00Z"/>
                <w:rFonts w:ascii="Calibri" w:hAnsi="Calibri"/>
                <w:sz w:val="18"/>
              </w:rPr>
            </w:pPr>
            <w:ins w:id="526" w:author="Shewmaker, Michael@Energy" w:date="2022-01-13T19:00:00Z">
              <w:r w:rsidRPr="004A470C">
                <w:rPr>
                  <w:rFonts w:ascii="Calibri" w:hAnsi="Calibri"/>
                  <w:sz w:val="18"/>
                </w:rPr>
                <w:t>0</w:t>
              </w:r>
              <w:r>
                <w:rPr>
                  <w:rFonts w:ascii="Calibri" w:hAnsi="Calibri"/>
                  <w:sz w:val="18"/>
                </w:rPr>
                <w:t>2</w:t>
              </w:r>
            </w:ins>
          </w:p>
        </w:tc>
        <w:tc>
          <w:tcPr>
            <w:tcW w:w="2070" w:type="dxa"/>
          </w:tcPr>
          <w:p w14:paraId="652E41B4" w14:textId="77777777" w:rsidR="00675726" w:rsidRPr="004A470C" w:rsidRDefault="00675726" w:rsidP="00DD5E65">
            <w:pPr>
              <w:jc w:val="center"/>
              <w:rPr>
                <w:ins w:id="527" w:author="Shewmaker, Michael@Energy" w:date="2022-01-13T19:00:00Z"/>
                <w:rFonts w:ascii="Calibri" w:hAnsi="Calibri"/>
                <w:sz w:val="18"/>
              </w:rPr>
            </w:pPr>
            <w:ins w:id="528" w:author="Shewmaker, Michael@Energy" w:date="2022-01-13T19:00:00Z">
              <w:r w:rsidRPr="004A470C">
                <w:rPr>
                  <w:rFonts w:ascii="Calibri" w:hAnsi="Calibri"/>
                  <w:sz w:val="18"/>
                </w:rPr>
                <w:t>0</w:t>
              </w:r>
              <w:r>
                <w:rPr>
                  <w:rFonts w:ascii="Calibri" w:hAnsi="Calibri"/>
                  <w:sz w:val="18"/>
                </w:rPr>
                <w:t>3</w:t>
              </w:r>
            </w:ins>
          </w:p>
        </w:tc>
        <w:tc>
          <w:tcPr>
            <w:tcW w:w="2070" w:type="dxa"/>
            <w:gridSpan w:val="2"/>
            <w:vAlign w:val="center"/>
          </w:tcPr>
          <w:p w14:paraId="3A9B868F" w14:textId="77777777" w:rsidR="00675726" w:rsidRPr="004A470C" w:rsidRDefault="00675726" w:rsidP="00DD5E65">
            <w:pPr>
              <w:jc w:val="center"/>
              <w:rPr>
                <w:ins w:id="529" w:author="Shewmaker, Michael@Energy" w:date="2022-01-13T19:00:00Z"/>
                <w:rFonts w:ascii="Calibri" w:hAnsi="Calibri"/>
                <w:sz w:val="18"/>
              </w:rPr>
            </w:pPr>
            <w:ins w:id="530" w:author="Shewmaker, Michael@Energy" w:date="2022-01-13T19:00:00Z">
              <w:r w:rsidRPr="004A470C">
                <w:rPr>
                  <w:rFonts w:ascii="Calibri" w:hAnsi="Calibri"/>
                  <w:sz w:val="18"/>
                </w:rPr>
                <w:t>0</w:t>
              </w:r>
              <w:r>
                <w:rPr>
                  <w:rFonts w:ascii="Calibri" w:hAnsi="Calibri"/>
                  <w:sz w:val="18"/>
                </w:rPr>
                <w:t>4</w:t>
              </w:r>
            </w:ins>
          </w:p>
        </w:tc>
        <w:tc>
          <w:tcPr>
            <w:tcW w:w="1980" w:type="dxa"/>
            <w:vAlign w:val="center"/>
          </w:tcPr>
          <w:p w14:paraId="7B85F290" w14:textId="77777777" w:rsidR="00675726" w:rsidRPr="004A470C" w:rsidRDefault="00675726" w:rsidP="00DD5E65">
            <w:pPr>
              <w:jc w:val="center"/>
              <w:rPr>
                <w:ins w:id="531" w:author="Shewmaker, Michael@Energy" w:date="2022-01-13T19:00:00Z"/>
                <w:rFonts w:ascii="Calibri" w:hAnsi="Calibri"/>
                <w:sz w:val="18"/>
              </w:rPr>
            </w:pPr>
            <w:ins w:id="532" w:author="Shewmaker, Michael@Energy" w:date="2022-01-13T19:00:00Z">
              <w:r w:rsidRPr="004A470C">
                <w:rPr>
                  <w:rFonts w:ascii="Calibri" w:hAnsi="Calibri"/>
                  <w:sz w:val="18"/>
                </w:rPr>
                <w:t>0</w:t>
              </w:r>
              <w:r>
                <w:rPr>
                  <w:rFonts w:ascii="Calibri" w:hAnsi="Calibri"/>
                  <w:sz w:val="18"/>
                </w:rPr>
                <w:t>5</w:t>
              </w:r>
            </w:ins>
          </w:p>
        </w:tc>
        <w:tc>
          <w:tcPr>
            <w:tcW w:w="1800" w:type="dxa"/>
            <w:vAlign w:val="center"/>
          </w:tcPr>
          <w:p w14:paraId="5CB77D9D" w14:textId="77777777" w:rsidR="00675726" w:rsidRPr="004A470C" w:rsidRDefault="00675726" w:rsidP="00DD5E65">
            <w:pPr>
              <w:jc w:val="center"/>
              <w:rPr>
                <w:ins w:id="533" w:author="Shewmaker, Michael@Energy" w:date="2022-01-13T19:00:00Z"/>
                <w:rFonts w:ascii="Calibri" w:hAnsi="Calibri"/>
                <w:sz w:val="18"/>
              </w:rPr>
            </w:pPr>
            <w:ins w:id="534" w:author="Shewmaker, Michael@Energy" w:date="2022-01-13T19:00:00Z">
              <w:r w:rsidRPr="004A470C">
                <w:rPr>
                  <w:rFonts w:ascii="Calibri" w:hAnsi="Calibri"/>
                  <w:sz w:val="18"/>
                </w:rPr>
                <w:t>0</w:t>
              </w:r>
              <w:r>
                <w:rPr>
                  <w:rFonts w:ascii="Calibri" w:hAnsi="Calibri"/>
                  <w:sz w:val="18"/>
                </w:rPr>
                <w:t>6</w:t>
              </w:r>
            </w:ins>
          </w:p>
        </w:tc>
        <w:tc>
          <w:tcPr>
            <w:tcW w:w="1800" w:type="dxa"/>
            <w:vAlign w:val="center"/>
          </w:tcPr>
          <w:p w14:paraId="065AE141" w14:textId="77777777" w:rsidR="00675726" w:rsidRPr="004A470C" w:rsidRDefault="00675726" w:rsidP="00DD5E65">
            <w:pPr>
              <w:jc w:val="center"/>
              <w:rPr>
                <w:ins w:id="535" w:author="Shewmaker, Michael@Energy" w:date="2022-01-13T19:00:00Z"/>
                <w:rFonts w:ascii="Calibri" w:hAnsi="Calibri"/>
                <w:sz w:val="18"/>
              </w:rPr>
            </w:pPr>
            <w:ins w:id="536" w:author="Shewmaker, Michael@Energy" w:date="2022-01-13T19:00:00Z">
              <w:r w:rsidRPr="004A470C">
                <w:rPr>
                  <w:rFonts w:ascii="Calibri" w:hAnsi="Calibri"/>
                  <w:sz w:val="18"/>
                </w:rPr>
                <w:t>0</w:t>
              </w:r>
              <w:r>
                <w:rPr>
                  <w:rFonts w:ascii="Calibri" w:hAnsi="Calibri"/>
                  <w:sz w:val="18"/>
                </w:rPr>
                <w:t>7</w:t>
              </w:r>
            </w:ins>
          </w:p>
        </w:tc>
        <w:tc>
          <w:tcPr>
            <w:tcW w:w="2131" w:type="dxa"/>
            <w:vAlign w:val="center"/>
          </w:tcPr>
          <w:p w14:paraId="67803FB2" w14:textId="77777777" w:rsidR="00675726" w:rsidRPr="004A470C" w:rsidRDefault="00675726" w:rsidP="00DD5E65">
            <w:pPr>
              <w:jc w:val="center"/>
              <w:rPr>
                <w:ins w:id="537" w:author="Shewmaker, Michael@Energy" w:date="2022-01-13T19:00:00Z"/>
                <w:rFonts w:ascii="Calibri" w:hAnsi="Calibri"/>
                <w:sz w:val="18"/>
              </w:rPr>
            </w:pPr>
            <w:ins w:id="538" w:author="Shewmaker, Michael@Energy" w:date="2022-01-13T19:00:00Z">
              <w:r w:rsidRPr="004A470C">
                <w:rPr>
                  <w:rFonts w:ascii="Calibri" w:hAnsi="Calibri"/>
                  <w:sz w:val="18"/>
                </w:rPr>
                <w:t>0</w:t>
              </w:r>
              <w:r>
                <w:rPr>
                  <w:rFonts w:ascii="Calibri" w:hAnsi="Calibri"/>
                  <w:sz w:val="18"/>
                </w:rPr>
                <w:t>8</w:t>
              </w:r>
            </w:ins>
          </w:p>
        </w:tc>
      </w:tr>
      <w:tr w:rsidR="00675726" w:rsidRPr="004A470C" w14:paraId="46C0BBB7" w14:textId="77777777" w:rsidTr="00675726">
        <w:trPr>
          <w:gridAfter w:val="1"/>
          <w:wAfter w:w="6" w:type="dxa"/>
          <w:trHeight w:val="873"/>
          <w:ins w:id="539" w:author="Shewmaker, Michael@Energy" w:date="2022-01-13T19:00:00Z"/>
        </w:trPr>
        <w:tc>
          <w:tcPr>
            <w:tcW w:w="2335" w:type="dxa"/>
            <w:gridSpan w:val="2"/>
            <w:vAlign w:val="bottom"/>
          </w:tcPr>
          <w:p w14:paraId="4C4BEC3D" w14:textId="77777777" w:rsidR="00675726" w:rsidRPr="004A470C" w:rsidRDefault="00675726" w:rsidP="00DD5E65">
            <w:pPr>
              <w:jc w:val="center"/>
              <w:rPr>
                <w:ins w:id="540" w:author="Shewmaker, Michael@Energy" w:date="2022-01-13T19:00:00Z"/>
                <w:rFonts w:ascii="Calibri" w:hAnsi="Calibri"/>
                <w:sz w:val="18"/>
                <w:szCs w:val="18"/>
              </w:rPr>
            </w:pPr>
            <w:ins w:id="541" w:author="Shewmaker, Michael@Energy" w:date="2022-01-13T19:00:00Z">
              <w:r w:rsidRPr="004A470C">
                <w:rPr>
                  <w:rFonts w:ascii="Calibri" w:hAnsi="Calibri"/>
                  <w:sz w:val="18"/>
                  <w:szCs w:val="18"/>
                </w:rPr>
                <w:lastRenderedPageBreak/>
                <w:t>Water Heating System ID or Name</w:t>
              </w:r>
            </w:ins>
          </w:p>
        </w:tc>
        <w:tc>
          <w:tcPr>
            <w:tcW w:w="2070" w:type="dxa"/>
            <w:vAlign w:val="bottom"/>
          </w:tcPr>
          <w:p w14:paraId="17B2B9B4" w14:textId="77777777" w:rsidR="00675726" w:rsidRPr="004A470C" w:rsidRDefault="00675726" w:rsidP="00DD5E65">
            <w:pPr>
              <w:jc w:val="center"/>
              <w:rPr>
                <w:ins w:id="542" w:author="Shewmaker, Michael@Energy" w:date="2022-01-13T19:00:00Z"/>
                <w:rFonts w:ascii="Calibri" w:hAnsi="Calibri"/>
                <w:sz w:val="18"/>
                <w:szCs w:val="18"/>
              </w:rPr>
            </w:pPr>
            <w:ins w:id="543" w:author="Shewmaker, Michael@Energy" w:date="2022-01-13T19:00:00Z">
              <w:r w:rsidRPr="004A470C">
                <w:rPr>
                  <w:rFonts w:ascii="Calibri" w:hAnsi="Calibri"/>
                  <w:sz w:val="18"/>
                  <w:szCs w:val="18"/>
                </w:rPr>
                <w:t>Water Heating System Type</w:t>
              </w:r>
            </w:ins>
          </w:p>
        </w:tc>
        <w:tc>
          <w:tcPr>
            <w:tcW w:w="2070" w:type="dxa"/>
            <w:gridSpan w:val="2"/>
            <w:vAlign w:val="bottom"/>
          </w:tcPr>
          <w:p w14:paraId="3E8AE431" w14:textId="77777777" w:rsidR="00675726" w:rsidRPr="004A470C" w:rsidRDefault="00675726" w:rsidP="00DD5E65">
            <w:pPr>
              <w:jc w:val="center"/>
              <w:rPr>
                <w:ins w:id="544" w:author="Shewmaker, Michael@Energy" w:date="2022-01-13T19:00:00Z"/>
                <w:rFonts w:ascii="Calibri" w:hAnsi="Calibri"/>
                <w:sz w:val="18"/>
                <w:szCs w:val="18"/>
              </w:rPr>
            </w:pPr>
            <w:ins w:id="545" w:author="Shewmaker, Michael@Energy" w:date="2022-01-13T19:00:00Z">
              <w:r w:rsidRPr="00785949">
                <w:rPr>
                  <w:rFonts w:ascii="Calibri" w:hAnsi="Calibri"/>
                  <w:sz w:val="18"/>
                  <w:szCs w:val="18"/>
                  <w:rPrChange w:id="546" w:author="Geiser, Che@Energy" w:date="2022-03-28T16:49:00Z">
                    <w:rPr>
                      <w:rFonts w:ascii="Calibri" w:hAnsi="Calibri"/>
                      <w:sz w:val="18"/>
                      <w:szCs w:val="18"/>
                      <w:highlight w:val="yellow"/>
                    </w:rPr>
                  </w:rPrChange>
                </w:rPr>
                <w:t>System Option (from §150.2(b)1Hiii)</w:t>
              </w:r>
            </w:ins>
          </w:p>
        </w:tc>
        <w:tc>
          <w:tcPr>
            <w:tcW w:w="1980" w:type="dxa"/>
            <w:vAlign w:val="bottom"/>
          </w:tcPr>
          <w:p w14:paraId="7160EF4F" w14:textId="77777777" w:rsidR="00675726" w:rsidRDefault="00675726" w:rsidP="00DD5E65">
            <w:pPr>
              <w:jc w:val="center"/>
              <w:rPr>
                <w:ins w:id="547" w:author="Shewmaker, Michael@Energy" w:date="2022-01-13T19:00:00Z"/>
                <w:rFonts w:ascii="Calibri" w:hAnsi="Calibri"/>
                <w:sz w:val="18"/>
                <w:szCs w:val="18"/>
              </w:rPr>
            </w:pPr>
            <w:ins w:id="548" w:author="Shewmaker, Michael@Energy" w:date="2022-01-13T19:00:00Z">
              <w:r w:rsidRPr="004A470C">
                <w:rPr>
                  <w:rFonts w:ascii="Calibri" w:hAnsi="Calibri"/>
                  <w:sz w:val="18"/>
                  <w:szCs w:val="18"/>
                </w:rPr>
                <w:t xml:space="preserve">Water Heater </w:t>
              </w:r>
            </w:ins>
          </w:p>
          <w:p w14:paraId="2EC99CCA" w14:textId="77777777" w:rsidR="00675726" w:rsidRPr="004A470C" w:rsidRDefault="00675726" w:rsidP="00DD5E65">
            <w:pPr>
              <w:jc w:val="center"/>
              <w:rPr>
                <w:ins w:id="549" w:author="Shewmaker, Michael@Energy" w:date="2022-01-13T19:00:00Z"/>
                <w:rFonts w:ascii="Calibri" w:hAnsi="Calibri"/>
                <w:sz w:val="18"/>
                <w:szCs w:val="18"/>
              </w:rPr>
            </w:pPr>
            <w:ins w:id="550" w:author="Shewmaker, Michael@Energy" w:date="2022-01-13T19:00:00Z">
              <w:r w:rsidRPr="004A470C">
                <w:rPr>
                  <w:rFonts w:ascii="Calibri" w:hAnsi="Calibri"/>
                  <w:sz w:val="18"/>
                  <w:szCs w:val="18"/>
                </w:rPr>
                <w:t>Type</w:t>
              </w:r>
            </w:ins>
          </w:p>
        </w:tc>
        <w:tc>
          <w:tcPr>
            <w:tcW w:w="1800" w:type="dxa"/>
            <w:vAlign w:val="bottom"/>
          </w:tcPr>
          <w:p w14:paraId="0790CB3A" w14:textId="77777777" w:rsidR="00675726" w:rsidRPr="004A470C" w:rsidRDefault="00675726" w:rsidP="00DD5E65">
            <w:pPr>
              <w:jc w:val="center"/>
              <w:rPr>
                <w:ins w:id="551" w:author="Shewmaker, Michael@Energy" w:date="2022-01-13T19:00:00Z"/>
                <w:rFonts w:ascii="Calibri" w:hAnsi="Calibri"/>
                <w:sz w:val="18"/>
                <w:szCs w:val="18"/>
              </w:rPr>
            </w:pPr>
            <w:ins w:id="552" w:author="Shewmaker, Michael@Energy" w:date="2022-01-13T19:00:00Z">
              <w:r w:rsidRPr="004A470C">
                <w:rPr>
                  <w:rFonts w:ascii="Calibri" w:hAnsi="Calibri"/>
                  <w:sz w:val="18"/>
                  <w:szCs w:val="18"/>
                </w:rPr>
                <w:t>Volume</w:t>
              </w:r>
            </w:ins>
          </w:p>
        </w:tc>
        <w:tc>
          <w:tcPr>
            <w:tcW w:w="1800" w:type="dxa"/>
            <w:vAlign w:val="bottom"/>
          </w:tcPr>
          <w:p w14:paraId="58D11B61" w14:textId="77777777" w:rsidR="00675726" w:rsidRPr="004A470C" w:rsidRDefault="00675726" w:rsidP="00DD5E65">
            <w:pPr>
              <w:jc w:val="center"/>
              <w:rPr>
                <w:ins w:id="553" w:author="Shewmaker, Michael@Energy" w:date="2022-01-13T19:00:00Z"/>
                <w:rFonts w:ascii="Calibri" w:hAnsi="Calibri"/>
                <w:sz w:val="18"/>
                <w:szCs w:val="18"/>
              </w:rPr>
            </w:pPr>
            <w:ins w:id="554" w:author="Shewmaker, Michael@Energy" w:date="2022-01-13T19:00:00Z">
              <w:r w:rsidRPr="004A470C">
                <w:rPr>
                  <w:rFonts w:ascii="Calibri" w:hAnsi="Calibri"/>
                  <w:sz w:val="18"/>
                  <w:szCs w:val="18"/>
                </w:rPr>
                <w:t>Fuel Type</w:t>
              </w:r>
            </w:ins>
          </w:p>
        </w:tc>
        <w:tc>
          <w:tcPr>
            <w:tcW w:w="2131" w:type="dxa"/>
            <w:vAlign w:val="bottom"/>
          </w:tcPr>
          <w:p w14:paraId="691431A0" w14:textId="77777777" w:rsidR="00675726" w:rsidRPr="004A470C" w:rsidRDefault="00675726" w:rsidP="00DD5E65">
            <w:pPr>
              <w:jc w:val="center"/>
              <w:rPr>
                <w:ins w:id="555" w:author="Shewmaker, Michael@Energy" w:date="2022-01-13T19:00:00Z"/>
                <w:rFonts w:ascii="Calibri" w:hAnsi="Calibri"/>
                <w:sz w:val="18"/>
                <w:szCs w:val="18"/>
              </w:rPr>
            </w:pPr>
            <w:ins w:id="556" w:author="Shewmaker, Michael@Energy" w:date="2022-01-13T19:00:00Z">
              <w:r w:rsidRPr="004A470C">
                <w:rPr>
                  <w:rFonts w:ascii="Calibri" w:hAnsi="Calibri"/>
                  <w:sz w:val="18"/>
                  <w:szCs w:val="18"/>
                </w:rPr>
                <w:t xml:space="preserve"># </w:t>
              </w:r>
              <w:proofErr w:type="gramStart"/>
              <w:r w:rsidRPr="004A470C">
                <w:rPr>
                  <w:rFonts w:ascii="Calibri" w:hAnsi="Calibri"/>
                  <w:sz w:val="18"/>
                  <w:szCs w:val="18"/>
                </w:rPr>
                <w:t>of</w:t>
              </w:r>
              <w:proofErr w:type="gramEnd"/>
              <w:r w:rsidRPr="004A470C">
                <w:rPr>
                  <w:rFonts w:ascii="Calibri" w:hAnsi="Calibri"/>
                  <w:sz w:val="18"/>
                  <w:szCs w:val="18"/>
                </w:rPr>
                <w:t xml:space="preserve"> Water Heaters in System</w:t>
              </w:r>
            </w:ins>
          </w:p>
        </w:tc>
      </w:tr>
      <w:tr w:rsidR="00675726" w:rsidRPr="004A470C" w14:paraId="5E386366" w14:textId="77777777" w:rsidTr="00675726">
        <w:trPr>
          <w:gridAfter w:val="1"/>
          <w:wAfter w:w="6" w:type="dxa"/>
          <w:trHeight w:val="227"/>
          <w:ins w:id="557" w:author="Shewmaker, Michael@Energy" w:date="2022-01-13T19:00:00Z"/>
        </w:trPr>
        <w:tc>
          <w:tcPr>
            <w:tcW w:w="2335" w:type="dxa"/>
            <w:gridSpan w:val="2"/>
          </w:tcPr>
          <w:p w14:paraId="6AEE273B" w14:textId="77777777" w:rsidR="00675726" w:rsidRPr="004A470C" w:rsidRDefault="00675726" w:rsidP="00DD5E65">
            <w:pPr>
              <w:rPr>
                <w:ins w:id="558" w:author="Shewmaker, Michael@Energy" w:date="2022-01-13T19:00:00Z"/>
                <w:rFonts w:ascii="Calibri" w:hAnsi="Calibri"/>
                <w:sz w:val="18"/>
              </w:rPr>
            </w:pPr>
          </w:p>
        </w:tc>
        <w:tc>
          <w:tcPr>
            <w:tcW w:w="2070" w:type="dxa"/>
          </w:tcPr>
          <w:p w14:paraId="4D63F4C6" w14:textId="77777777" w:rsidR="00675726" w:rsidRPr="004A470C" w:rsidRDefault="00675726" w:rsidP="00DD5E65">
            <w:pPr>
              <w:keepNext/>
              <w:tabs>
                <w:tab w:val="left" w:pos="2160"/>
                <w:tab w:val="left" w:pos="2700"/>
                <w:tab w:val="left" w:pos="3420"/>
                <w:tab w:val="left" w:pos="3780"/>
                <w:tab w:val="left" w:pos="5760"/>
                <w:tab w:val="left" w:pos="7212"/>
              </w:tabs>
              <w:rPr>
                <w:ins w:id="559" w:author="Shewmaker, Michael@Energy" w:date="2022-01-13T19:00:00Z"/>
                <w:rFonts w:ascii="Calibri" w:hAnsi="Calibri"/>
                <w:sz w:val="18"/>
              </w:rPr>
            </w:pPr>
          </w:p>
        </w:tc>
        <w:tc>
          <w:tcPr>
            <w:tcW w:w="2070" w:type="dxa"/>
            <w:gridSpan w:val="2"/>
          </w:tcPr>
          <w:p w14:paraId="0EB230F7" w14:textId="77777777" w:rsidR="00675726" w:rsidRPr="004A470C" w:rsidRDefault="00675726" w:rsidP="00DD5E65">
            <w:pPr>
              <w:keepNext/>
              <w:tabs>
                <w:tab w:val="left" w:pos="2160"/>
                <w:tab w:val="left" w:pos="2700"/>
                <w:tab w:val="left" w:pos="3420"/>
                <w:tab w:val="left" w:pos="3780"/>
                <w:tab w:val="left" w:pos="5760"/>
                <w:tab w:val="left" w:pos="7212"/>
              </w:tabs>
              <w:rPr>
                <w:ins w:id="560" w:author="Shewmaker, Michael@Energy" w:date="2022-01-13T19:00:00Z"/>
                <w:rFonts w:ascii="Calibri" w:hAnsi="Calibri"/>
                <w:sz w:val="18"/>
              </w:rPr>
            </w:pPr>
          </w:p>
        </w:tc>
        <w:tc>
          <w:tcPr>
            <w:tcW w:w="1980" w:type="dxa"/>
          </w:tcPr>
          <w:p w14:paraId="650D2FD2" w14:textId="77777777" w:rsidR="00675726" w:rsidRPr="004A470C" w:rsidRDefault="00675726" w:rsidP="00DD5E65">
            <w:pPr>
              <w:keepNext/>
              <w:tabs>
                <w:tab w:val="left" w:pos="2160"/>
                <w:tab w:val="left" w:pos="2700"/>
                <w:tab w:val="left" w:pos="3420"/>
                <w:tab w:val="left" w:pos="3780"/>
                <w:tab w:val="left" w:pos="5760"/>
                <w:tab w:val="left" w:pos="7212"/>
              </w:tabs>
              <w:rPr>
                <w:ins w:id="561" w:author="Shewmaker, Michael@Energy" w:date="2022-01-13T19:00:00Z"/>
                <w:rFonts w:ascii="Calibri" w:hAnsi="Calibri"/>
                <w:sz w:val="18"/>
                <w:szCs w:val="14"/>
              </w:rPr>
            </w:pPr>
          </w:p>
        </w:tc>
        <w:tc>
          <w:tcPr>
            <w:tcW w:w="1800" w:type="dxa"/>
          </w:tcPr>
          <w:p w14:paraId="45F07F0E" w14:textId="77777777" w:rsidR="00675726" w:rsidRPr="004A470C" w:rsidRDefault="00675726" w:rsidP="00DD5E65">
            <w:pPr>
              <w:keepNext/>
              <w:tabs>
                <w:tab w:val="left" w:pos="2160"/>
                <w:tab w:val="left" w:pos="2700"/>
                <w:tab w:val="left" w:pos="3420"/>
                <w:tab w:val="left" w:pos="3780"/>
                <w:tab w:val="left" w:pos="5760"/>
                <w:tab w:val="left" w:pos="7212"/>
              </w:tabs>
              <w:rPr>
                <w:ins w:id="562" w:author="Shewmaker, Michael@Energy" w:date="2022-01-13T19:00:00Z"/>
                <w:rFonts w:ascii="Calibri" w:hAnsi="Calibri"/>
                <w:sz w:val="18"/>
                <w:szCs w:val="14"/>
              </w:rPr>
            </w:pPr>
          </w:p>
        </w:tc>
        <w:tc>
          <w:tcPr>
            <w:tcW w:w="1800" w:type="dxa"/>
          </w:tcPr>
          <w:p w14:paraId="364707EA" w14:textId="77777777" w:rsidR="00675726" w:rsidRPr="004A470C" w:rsidRDefault="00675726" w:rsidP="00DD5E65">
            <w:pPr>
              <w:keepNext/>
              <w:tabs>
                <w:tab w:val="left" w:pos="2160"/>
                <w:tab w:val="left" w:pos="2700"/>
                <w:tab w:val="left" w:pos="3420"/>
                <w:tab w:val="left" w:pos="3780"/>
                <w:tab w:val="left" w:pos="5760"/>
                <w:tab w:val="left" w:pos="7212"/>
              </w:tabs>
              <w:rPr>
                <w:ins w:id="563" w:author="Shewmaker, Michael@Energy" w:date="2022-01-13T19:00:00Z"/>
                <w:rFonts w:ascii="Calibri" w:hAnsi="Calibri"/>
                <w:sz w:val="18"/>
                <w:szCs w:val="14"/>
              </w:rPr>
            </w:pPr>
          </w:p>
        </w:tc>
        <w:tc>
          <w:tcPr>
            <w:tcW w:w="2131" w:type="dxa"/>
          </w:tcPr>
          <w:p w14:paraId="5E076EF4" w14:textId="77777777" w:rsidR="00675726" w:rsidRPr="004A470C" w:rsidRDefault="00675726" w:rsidP="00DD5E65">
            <w:pPr>
              <w:keepNext/>
              <w:tabs>
                <w:tab w:val="left" w:pos="2160"/>
                <w:tab w:val="left" w:pos="2700"/>
                <w:tab w:val="left" w:pos="3420"/>
                <w:tab w:val="left" w:pos="3780"/>
                <w:tab w:val="left" w:pos="5760"/>
                <w:tab w:val="left" w:pos="7212"/>
              </w:tabs>
              <w:rPr>
                <w:ins w:id="564" w:author="Shewmaker, Michael@Energy" w:date="2022-01-13T19:00:00Z"/>
                <w:rFonts w:ascii="Calibri" w:hAnsi="Calibri"/>
                <w:sz w:val="18"/>
                <w:szCs w:val="14"/>
              </w:rPr>
            </w:pPr>
          </w:p>
        </w:tc>
      </w:tr>
      <w:tr w:rsidR="00675726" w:rsidRPr="004A470C" w14:paraId="25423855" w14:textId="77777777" w:rsidTr="00675726">
        <w:trPr>
          <w:gridAfter w:val="1"/>
          <w:wAfter w:w="6" w:type="dxa"/>
          <w:trHeight w:val="317"/>
          <w:ins w:id="565" w:author="Shewmaker, Michael@Energy" w:date="2022-01-13T19:00:00Z"/>
        </w:trPr>
        <w:tc>
          <w:tcPr>
            <w:tcW w:w="2335" w:type="dxa"/>
            <w:gridSpan w:val="2"/>
          </w:tcPr>
          <w:p w14:paraId="344A3B50" w14:textId="77777777" w:rsidR="00675726" w:rsidRPr="004A470C" w:rsidRDefault="00675726" w:rsidP="00DD5E65">
            <w:pPr>
              <w:rPr>
                <w:ins w:id="566" w:author="Shewmaker, Michael@Energy" w:date="2022-01-13T19:00:00Z"/>
                <w:rFonts w:ascii="Calibri" w:hAnsi="Calibri"/>
                <w:sz w:val="18"/>
              </w:rPr>
            </w:pPr>
          </w:p>
        </w:tc>
        <w:tc>
          <w:tcPr>
            <w:tcW w:w="2070" w:type="dxa"/>
          </w:tcPr>
          <w:p w14:paraId="1ED23E30" w14:textId="77777777" w:rsidR="00675726" w:rsidRPr="004A470C" w:rsidRDefault="00675726" w:rsidP="00DD5E65">
            <w:pPr>
              <w:keepNext/>
              <w:tabs>
                <w:tab w:val="left" w:pos="2160"/>
                <w:tab w:val="left" w:pos="2700"/>
                <w:tab w:val="left" w:pos="3420"/>
                <w:tab w:val="left" w:pos="3780"/>
                <w:tab w:val="left" w:pos="5760"/>
                <w:tab w:val="left" w:pos="7212"/>
              </w:tabs>
              <w:rPr>
                <w:ins w:id="567" w:author="Shewmaker, Michael@Energy" w:date="2022-01-13T19:00:00Z"/>
                <w:rFonts w:ascii="Calibri" w:hAnsi="Calibri"/>
                <w:sz w:val="18"/>
              </w:rPr>
            </w:pPr>
          </w:p>
        </w:tc>
        <w:tc>
          <w:tcPr>
            <w:tcW w:w="2070" w:type="dxa"/>
            <w:gridSpan w:val="2"/>
          </w:tcPr>
          <w:p w14:paraId="02A86DEA" w14:textId="77777777" w:rsidR="00675726" w:rsidRPr="004A470C" w:rsidRDefault="00675726" w:rsidP="00DD5E65">
            <w:pPr>
              <w:keepNext/>
              <w:tabs>
                <w:tab w:val="left" w:pos="2160"/>
                <w:tab w:val="left" w:pos="2700"/>
                <w:tab w:val="left" w:pos="3420"/>
                <w:tab w:val="left" w:pos="3780"/>
                <w:tab w:val="left" w:pos="5760"/>
                <w:tab w:val="left" w:pos="7212"/>
              </w:tabs>
              <w:rPr>
                <w:ins w:id="568" w:author="Shewmaker, Michael@Energy" w:date="2022-01-13T19:00:00Z"/>
                <w:rFonts w:ascii="Calibri" w:hAnsi="Calibri"/>
                <w:sz w:val="18"/>
              </w:rPr>
            </w:pPr>
          </w:p>
        </w:tc>
        <w:tc>
          <w:tcPr>
            <w:tcW w:w="1980" w:type="dxa"/>
          </w:tcPr>
          <w:p w14:paraId="128D5F82" w14:textId="77777777" w:rsidR="00675726" w:rsidRPr="004A470C" w:rsidRDefault="00675726" w:rsidP="00DD5E65">
            <w:pPr>
              <w:keepNext/>
              <w:tabs>
                <w:tab w:val="left" w:pos="2160"/>
                <w:tab w:val="left" w:pos="2700"/>
                <w:tab w:val="left" w:pos="3420"/>
                <w:tab w:val="left" w:pos="3780"/>
                <w:tab w:val="left" w:pos="5760"/>
                <w:tab w:val="left" w:pos="7212"/>
              </w:tabs>
              <w:rPr>
                <w:ins w:id="569" w:author="Shewmaker, Michael@Energy" w:date="2022-01-13T19:00:00Z"/>
                <w:rFonts w:ascii="Calibri" w:hAnsi="Calibri"/>
                <w:sz w:val="18"/>
                <w:szCs w:val="14"/>
              </w:rPr>
            </w:pPr>
          </w:p>
        </w:tc>
        <w:tc>
          <w:tcPr>
            <w:tcW w:w="1800" w:type="dxa"/>
          </w:tcPr>
          <w:p w14:paraId="5495CC3A" w14:textId="77777777" w:rsidR="00675726" w:rsidRPr="004A470C" w:rsidRDefault="00675726" w:rsidP="00DD5E65">
            <w:pPr>
              <w:keepNext/>
              <w:tabs>
                <w:tab w:val="left" w:pos="2160"/>
                <w:tab w:val="left" w:pos="2700"/>
                <w:tab w:val="left" w:pos="3420"/>
                <w:tab w:val="left" w:pos="3780"/>
                <w:tab w:val="left" w:pos="5760"/>
                <w:tab w:val="left" w:pos="7212"/>
              </w:tabs>
              <w:rPr>
                <w:ins w:id="570" w:author="Shewmaker, Michael@Energy" w:date="2022-01-13T19:00:00Z"/>
                <w:rFonts w:ascii="Calibri" w:hAnsi="Calibri"/>
                <w:sz w:val="18"/>
                <w:szCs w:val="14"/>
              </w:rPr>
            </w:pPr>
          </w:p>
        </w:tc>
        <w:tc>
          <w:tcPr>
            <w:tcW w:w="1800" w:type="dxa"/>
          </w:tcPr>
          <w:p w14:paraId="11C8C14A" w14:textId="77777777" w:rsidR="00675726" w:rsidRPr="004A470C" w:rsidRDefault="00675726" w:rsidP="00DD5E65">
            <w:pPr>
              <w:keepNext/>
              <w:tabs>
                <w:tab w:val="left" w:pos="2160"/>
                <w:tab w:val="left" w:pos="2700"/>
                <w:tab w:val="left" w:pos="3420"/>
                <w:tab w:val="left" w:pos="3780"/>
                <w:tab w:val="left" w:pos="5760"/>
                <w:tab w:val="left" w:pos="7212"/>
              </w:tabs>
              <w:rPr>
                <w:ins w:id="571" w:author="Shewmaker, Michael@Energy" w:date="2022-01-13T19:00:00Z"/>
                <w:rFonts w:ascii="Calibri" w:hAnsi="Calibri"/>
                <w:sz w:val="18"/>
                <w:szCs w:val="14"/>
              </w:rPr>
            </w:pPr>
          </w:p>
        </w:tc>
        <w:tc>
          <w:tcPr>
            <w:tcW w:w="2131" w:type="dxa"/>
          </w:tcPr>
          <w:p w14:paraId="5DABDCCB" w14:textId="77777777" w:rsidR="00675726" w:rsidRPr="004A470C" w:rsidRDefault="00675726" w:rsidP="00DD5E65">
            <w:pPr>
              <w:keepNext/>
              <w:tabs>
                <w:tab w:val="left" w:pos="2160"/>
                <w:tab w:val="left" w:pos="2700"/>
                <w:tab w:val="left" w:pos="3420"/>
                <w:tab w:val="left" w:pos="3780"/>
                <w:tab w:val="left" w:pos="5760"/>
                <w:tab w:val="left" w:pos="7212"/>
              </w:tabs>
              <w:rPr>
                <w:ins w:id="572" w:author="Shewmaker, Michael@Energy" w:date="2022-01-13T19:00:00Z"/>
                <w:rFonts w:ascii="Calibri" w:hAnsi="Calibri"/>
                <w:sz w:val="18"/>
                <w:szCs w:val="14"/>
              </w:rPr>
            </w:pPr>
          </w:p>
        </w:tc>
      </w:tr>
      <w:tr w:rsidR="00675726" w:rsidRPr="00DD5E65" w14:paraId="2B199E00" w14:textId="77777777" w:rsidTr="00675726">
        <w:trPr>
          <w:trHeight w:val="1587"/>
          <w:ins w:id="573" w:author="Shewmaker, Michael@Energy" w:date="2022-01-13T19:00:00Z"/>
        </w:trPr>
        <w:tc>
          <w:tcPr>
            <w:tcW w:w="14192" w:type="dxa"/>
            <w:gridSpan w:val="10"/>
          </w:tcPr>
          <w:p w14:paraId="7877CD86" w14:textId="77777777" w:rsidR="00675726" w:rsidRPr="00B013A1" w:rsidRDefault="00675726" w:rsidP="00DD5E65">
            <w:pPr>
              <w:keepNext/>
              <w:tabs>
                <w:tab w:val="left" w:pos="2160"/>
                <w:tab w:val="left" w:pos="2700"/>
                <w:tab w:val="left" w:pos="3420"/>
                <w:tab w:val="left" w:pos="3780"/>
                <w:tab w:val="left" w:pos="5760"/>
                <w:tab w:val="left" w:pos="7212"/>
              </w:tabs>
              <w:rPr>
                <w:ins w:id="574" w:author="Shewmaker, Michael@Energy" w:date="2022-01-13T19:00:00Z"/>
                <w:rFonts w:ascii="Calibri" w:hAnsi="Calibri"/>
                <w:sz w:val="18"/>
                <w:szCs w:val="18"/>
              </w:rPr>
            </w:pPr>
            <w:ins w:id="575" w:author="Shewmaker, Michael@Energy" w:date="2022-01-13T19:00:00Z">
              <w:r w:rsidRPr="000638D1">
                <w:rPr>
                  <w:rFonts w:ascii="Calibri" w:hAnsi="Calibri"/>
                  <w:sz w:val="18"/>
                  <w:szCs w:val="18"/>
                </w:rPr>
                <w:t>Op</w:t>
              </w:r>
              <w:r w:rsidRPr="00B013A1">
                <w:rPr>
                  <w:rFonts w:ascii="Calibri" w:hAnsi="Calibri"/>
                  <w:sz w:val="18"/>
                  <w:szCs w:val="18"/>
                </w:rPr>
                <w:t>tions:</w:t>
              </w:r>
            </w:ins>
          </w:p>
          <w:p w14:paraId="271473CF" w14:textId="77777777" w:rsidR="00675726" w:rsidRPr="00675726" w:rsidRDefault="00675726" w:rsidP="00675726">
            <w:pPr>
              <w:pStyle w:val="ListParagraph"/>
              <w:numPr>
                <w:ilvl w:val="0"/>
                <w:numId w:val="52"/>
              </w:numPr>
              <w:rPr>
                <w:ins w:id="576" w:author="Shewmaker, Michael@Energy" w:date="2022-01-13T19:00:00Z"/>
                <w:rFonts w:asciiTheme="minorHAnsi" w:hAnsiTheme="minorHAnsi" w:cstheme="minorHAnsi"/>
                <w:sz w:val="18"/>
                <w:szCs w:val="18"/>
                <w:rPrChange w:id="577" w:author="Shewmaker, Michael@Energy" w:date="2022-01-13T19:00:00Z">
                  <w:rPr>
                    <w:ins w:id="578" w:author="Shewmaker, Michael@Energy" w:date="2022-01-13T19:00:00Z"/>
                    <w:rFonts w:asciiTheme="minorHAnsi" w:hAnsiTheme="minorHAnsi" w:cstheme="minorHAnsi"/>
                  </w:rPr>
                </w:rPrChange>
              </w:rPr>
            </w:pPr>
            <w:ins w:id="579" w:author="Shewmaker, Michael@Energy" w:date="2022-01-13T19:00:00Z">
              <w:r w:rsidRPr="00675726">
                <w:rPr>
                  <w:rFonts w:asciiTheme="minorHAnsi" w:hAnsiTheme="minorHAnsi" w:cstheme="minorHAnsi"/>
                  <w:sz w:val="18"/>
                  <w:szCs w:val="18"/>
                  <w:rPrChange w:id="580" w:author="Shewmaker, Michael@Energy" w:date="2022-01-13T19:00:00Z">
                    <w:rPr>
                      <w:rFonts w:asciiTheme="minorHAnsi" w:hAnsiTheme="minorHAnsi" w:cstheme="minorHAnsi"/>
                    </w:rPr>
                  </w:rPrChange>
                </w:rPr>
                <w:t>Gas or propane water heating system; or</w:t>
              </w:r>
            </w:ins>
          </w:p>
          <w:p w14:paraId="56AB95DA" w14:textId="77777777" w:rsidR="00675726" w:rsidRDefault="00675726" w:rsidP="00675726">
            <w:pPr>
              <w:pStyle w:val="ListParagraph"/>
              <w:keepNext/>
              <w:numPr>
                <w:ilvl w:val="0"/>
                <w:numId w:val="52"/>
              </w:numPr>
              <w:tabs>
                <w:tab w:val="left" w:pos="2160"/>
                <w:tab w:val="left" w:pos="2700"/>
                <w:tab w:val="left" w:pos="3420"/>
                <w:tab w:val="left" w:pos="3780"/>
                <w:tab w:val="left" w:pos="5760"/>
                <w:tab w:val="left" w:pos="7212"/>
              </w:tabs>
              <w:rPr>
                <w:ins w:id="581" w:author="Shewmaker, Michael@Energy" w:date="2022-01-13T19:00:00Z"/>
                <w:rFonts w:asciiTheme="minorHAnsi" w:hAnsiTheme="minorHAnsi" w:cstheme="minorHAnsi"/>
                <w:sz w:val="18"/>
                <w:szCs w:val="18"/>
              </w:rPr>
            </w:pPr>
            <w:ins w:id="582" w:author="Shewmaker, Michael@Energy" w:date="2022-01-13T19:00:00Z">
              <w:r w:rsidRPr="00DD5E65">
                <w:rPr>
                  <w:rFonts w:asciiTheme="minorHAnsi" w:hAnsiTheme="minorHAnsi" w:cstheme="minorHAnsi"/>
                  <w:sz w:val="18"/>
                  <w:szCs w:val="18"/>
                </w:rPr>
                <w:t xml:space="preserve">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w:t>
              </w:r>
              <w:proofErr w:type="gramStart"/>
              <w:r w:rsidRPr="00DD5E65">
                <w:rPr>
                  <w:rFonts w:asciiTheme="minorHAnsi" w:hAnsiTheme="minorHAnsi" w:cstheme="minorHAnsi"/>
                  <w:sz w:val="18"/>
                  <w:szCs w:val="18"/>
                </w:rPr>
                <w:t>a</w:t>
              </w:r>
              <w:proofErr w:type="gramEnd"/>
              <w:r w:rsidRPr="00DD5E65">
                <w:rPr>
                  <w:rFonts w:asciiTheme="minorHAnsi" w:hAnsiTheme="minorHAnsi" w:cstheme="minorHAnsi"/>
                  <w:sz w:val="18"/>
                  <w:szCs w:val="18"/>
                </w:rPr>
                <w:t xml:space="preserve"> ANSI/CTA-2045-B communication port; or</w:t>
              </w:r>
            </w:ins>
          </w:p>
          <w:p w14:paraId="0FA0BB3E" w14:textId="77777777" w:rsidR="00675726" w:rsidRPr="009644DF" w:rsidRDefault="00675726" w:rsidP="00675726">
            <w:pPr>
              <w:pStyle w:val="ListParagraph"/>
              <w:keepNext/>
              <w:numPr>
                <w:ilvl w:val="0"/>
                <w:numId w:val="52"/>
              </w:numPr>
              <w:tabs>
                <w:tab w:val="left" w:pos="2160"/>
                <w:tab w:val="left" w:pos="2700"/>
                <w:tab w:val="left" w:pos="3420"/>
                <w:tab w:val="left" w:pos="3780"/>
                <w:tab w:val="left" w:pos="5760"/>
                <w:tab w:val="left" w:pos="7212"/>
              </w:tabs>
              <w:rPr>
                <w:ins w:id="583" w:author="Shewmaker, Michael@Energy" w:date="2022-01-13T19:00:00Z"/>
                <w:rFonts w:asciiTheme="minorHAnsi" w:hAnsiTheme="minorHAnsi" w:cstheme="minorHAnsi"/>
                <w:sz w:val="18"/>
                <w:szCs w:val="18"/>
              </w:rPr>
            </w:pPr>
            <w:ins w:id="584" w:author="Shewmaker, Michael@Energy" w:date="2022-01-13T19:00:00Z">
              <w:r>
                <w:rPr>
                  <w:rFonts w:asciiTheme="minorHAnsi" w:hAnsiTheme="minorHAnsi" w:cstheme="minorHAnsi"/>
                  <w:sz w:val="18"/>
                  <w:szCs w:val="18"/>
                </w:rPr>
                <w:t>A single heat pump water heater that meets the requirements of NEEA Advanced Water Heater Specification Tier 3 or higher; or</w:t>
              </w:r>
            </w:ins>
          </w:p>
          <w:p w14:paraId="243BF458" w14:textId="77777777" w:rsidR="00675726" w:rsidRPr="00DD5E65" w:rsidRDefault="00675726" w:rsidP="00675726">
            <w:pPr>
              <w:pStyle w:val="ListParagraph"/>
              <w:keepNext/>
              <w:numPr>
                <w:ilvl w:val="0"/>
                <w:numId w:val="52"/>
              </w:numPr>
              <w:tabs>
                <w:tab w:val="left" w:pos="2160"/>
                <w:tab w:val="left" w:pos="2700"/>
                <w:tab w:val="left" w:pos="3420"/>
                <w:tab w:val="left" w:pos="3780"/>
                <w:tab w:val="left" w:pos="5760"/>
                <w:tab w:val="left" w:pos="7212"/>
              </w:tabs>
              <w:rPr>
                <w:ins w:id="585" w:author="Shewmaker, Michael@Energy" w:date="2022-01-13T19:00:00Z"/>
                <w:rFonts w:asciiTheme="minorHAnsi" w:hAnsiTheme="minorHAnsi" w:cstheme="minorHAnsi"/>
                <w:sz w:val="18"/>
                <w:szCs w:val="18"/>
              </w:rPr>
            </w:pPr>
            <w:ins w:id="586" w:author="Shewmaker, Michael@Energy" w:date="2022-01-13T19:00:00Z">
              <w:r w:rsidRPr="00DD5E65">
                <w:rPr>
                  <w:rFonts w:asciiTheme="minorHAnsi" w:hAnsiTheme="minorHAnsi" w:cstheme="minorHAnsi"/>
                  <w:sz w:val="18"/>
                  <w:szCs w:val="18"/>
                </w:rPr>
                <w:t>If no natural gas is connected to the existing water heater location, a consumer electric water heater</w:t>
              </w:r>
            </w:ins>
          </w:p>
        </w:tc>
      </w:tr>
    </w:tbl>
    <w:p w14:paraId="3451170B" w14:textId="77777777" w:rsidR="009964A9" w:rsidRDefault="009964A9">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7217"/>
        <w:gridCol w:w="7326"/>
      </w:tblGrid>
      <w:tr w:rsidR="009867E0" w:rsidRPr="00736517" w14:paraId="6034A196" w14:textId="77777777" w:rsidTr="000A51C2">
        <w:trPr>
          <w:trHeight w:val="269"/>
        </w:trPr>
        <w:tc>
          <w:tcPr>
            <w:tcW w:w="14543" w:type="dxa"/>
            <w:gridSpan w:val="2"/>
            <w:vAlign w:val="center"/>
          </w:tcPr>
          <w:p w14:paraId="6034A195" w14:textId="77777777" w:rsidR="009867E0" w:rsidRPr="00736517" w:rsidRDefault="009867E0" w:rsidP="009867E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36517">
              <w:rPr>
                <w:rFonts w:ascii="Calibri" w:hAnsi="Calibri" w:cs="Arial"/>
                <w:b/>
                <w:caps/>
                <w:sz w:val="18"/>
                <w:szCs w:val="18"/>
              </w:rPr>
              <w:lastRenderedPageBreak/>
              <w:t>Documentation Author's Declaration Statement</w:t>
            </w:r>
          </w:p>
        </w:tc>
      </w:tr>
      <w:tr w:rsidR="009867E0" w:rsidRPr="00736517" w14:paraId="6034A198" w14:textId="77777777" w:rsidTr="000A51C2">
        <w:trPr>
          <w:trHeight w:val="206"/>
        </w:trPr>
        <w:tc>
          <w:tcPr>
            <w:tcW w:w="14543" w:type="dxa"/>
            <w:gridSpan w:val="2"/>
            <w:vAlign w:val="center"/>
          </w:tcPr>
          <w:p w14:paraId="6034A197" w14:textId="77777777" w:rsidR="009867E0" w:rsidRPr="00736517" w:rsidRDefault="009867E0" w:rsidP="009867E0">
            <w:pPr>
              <w:numPr>
                <w:ilvl w:val="0"/>
                <w:numId w:val="32"/>
              </w:numPr>
              <w:rPr>
                <w:rFonts w:ascii="Calibri" w:hAnsi="Calibri"/>
                <w:sz w:val="18"/>
                <w:szCs w:val="18"/>
              </w:rPr>
            </w:pPr>
            <w:r w:rsidRPr="00736517">
              <w:rPr>
                <w:rFonts w:ascii="Calibri" w:hAnsi="Calibri"/>
                <w:sz w:val="18"/>
                <w:szCs w:val="18"/>
              </w:rPr>
              <w:t>I certify that this Certificate of Compliance documentation is accurate and complete.</w:t>
            </w:r>
          </w:p>
        </w:tc>
      </w:tr>
      <w:tr w:rsidR="009867E0" w:rsidRPr="00736517" w14:paraId="6034A19B" w14:textId="77777777" w:rsidTr="000A51C2">
        <w:trPr>
          <w:trHeight w:val="432"/>
        </w:trPr>
        <w:tc>
          <w:tcPr>
            <w:tcW w:w="7217" w:type="dxa"/>
          </w:tcPr>
          <w:p w14:paraId="6034A199" w14:textId="77777777" w:rsidR="009867E0" w:rsidRPr="00736517" w:rsidRDefault="009867E0" w:rsidP="009867E0">
            <w:pPr>
              <w:rPr>
                <w:rFonts w:ascii="Calibri" w:hAnsi="Calibri"/>
                <w:sz w:val="14"/>
                <w:szCs w:val="14"/>
              </w:rPr>
            </w:pPr>
            <w:r w:rsidRPr="00736517">
              <w:rPr>
                <w:rFonts w:ascii="Calibri" w:hAnsi="Calibri"/>
                <w:sz w:val="14"/>
                <w:szCs w:val="14"/>
              </w:rPr>
              <w:t>Documentation Author Name:</w:t>
            </w:r>
          </w:p>
        </w:tc>
        <w:tc>
          <w:tcPr>
            <w:tcW w:w="7326" w:type="dxa"/>
          </w:tcPr>
          <w:p w14:paraId="6034A19A" w14:textId="77777777" w:rsidR="009867E0" w:rsidRPr="00736517" w:rsidRDefault="009867E0" w:rsidP="009867E0">
            <w:pPr>
              <w:rPr>
                <w:rFonts w:ascii="Calibri" w:hAnsi="Calibri"/>
                <w:sz w:val="14"/>
                <w:szCs w:val="14"/>
              </w:rPr>
            </w:pPr>
            <w:r w:rsidRPr="00736517">
              <w:rPr>
                <w:rFonts w:ascii="Calibri" w:hAnsi="Calibri"/>
                <w:sz w:val="14"/>
                <w:szCs w:val="14"/>
              </w:rPr>
              <w:t>Documentation Author Signature:</w:t>
            </w:r>
          </w:p>
        </w:tc>
      </w:tr>
      <w:tr w:rsidR="009867E0" w:rsidRPr="00736517" w14:paraId="6034A19E" w14:textId="77777777" w:rsidTr="000A51C2">
        <w:trPr>
          <w:trHeight w:val="432"/>
        </w:trPr>
        <w:tc>
          <w:tcPr>
            <w:tcW w:w="7217" w:type="dxa"/>
          </w:tcPr>
          <w:p w14:paraId="6034A19C" w14:textId="77777777" w:rsidR="009867E0" w:rsidRPr="00736517" w:rsidRDefault="009867E0" w:rsidP="009867E0">
            <w:pPr>
              <w:rPr>
                <w:rFonts w:ascii="Calibri" w:hAnsi="Calibri"/>
                <w:sz w:val="14"/>
                <w:szCs w:val="14"/>
              </w:rPr>
            </w:pPr>
            <w:r w:rsidRPr="00736517">
              <w:rPr>
                <w:rFonts w:ascii="Calibri" w:hAnsi="Calibri"/>
                <w:sz w:val="14"/>
                <w:szCs w:val="14"/>
              </w:rPr>
              <w:t>Company:</w:t>
            </w:r>
          </w:p>
        </w:tc>
        <w:tc>
          <w:tcPr>
            <w:tcW w:w="7326" w:type="dxa"/>
          </w:tcPr>
          <w:p w14:paraId="6034A19D" w14:textId="77777777" w:rsidR="009867E0" w:rsidRPr="00736517" w:rsidRDefault="009867E0" w:rsidP="009867E0">
            <w:pPr>
              <w:rPr>
                <w:rFonts w:ascii="Calibri" w:hAnsi="Calibri"/>
                <w:sz w:val="14"/>
                <w:szCs w:val="14"/>
              </w:rPr>
            </w:pPr>
            <w:r w:rsidRPr="00736517">
              <w:rPr>
                <w:rFonts w:ascii="Calibri" w:hAnsi="Calibri"/>
                <w:sz w:val="14"/>
                <w:szCs w:val="14"/>
              </w:rPr>
              <w:t>Signature Date:</w:t>
            </w:r>
          </w:p>
        </w:tc>
      </w:tr>
      <w:tr w:rsidR="009867E0" w:rsidRPr="00736517" w14:paraId="6034A1A1" w14:textId="77777777" w:rsidTr="000A51C2">
        <w:trPr>
          <w:trHeight w:val="432"/>
        </w:trPr>
        <w:tc>
          <w:tcPr>
            <w:tcW w:w="7217" w:type="dxa"/>
          </w:tcPr>
          <w:p w14:paraId="6034A19F" w14:textId="77777777" w:rsidR="009867E0" w:rsidRPr="00736517" w:rsidRDefault="009867E0" w:rsidP="009867E0">
            <w:pPr>
              <w:rPr>
                <w:rFonts w:ascii="Calibri" w:hAnsi="Calibri"/>
                <w:sz w:val="14"/>
                <w:szCs w:val="14"/>
              </w:rPr>
            </w:pPr>
            <w:r w:rsidRPr="00736517">
              <w:rPr>
                <w:rFonts w:ascii="Calibri" w:hAnsi="Calibri"/>
                <w:sz w:val="14"/>
                <w:szCs w:val="14"/>
              </w:rPr>
              <w:t>Address:</w:t>
            </w:r>
          </w:p>
        </w:tc>
        <w:tc>
          <w:tcPr>
            <w:tcW w:w="7326" w:type="dxa"/>
          </w:tcPr>
          <w:p w14:paraId="6034A1A0" w14:textId="77777777" w:rsidR="009867E0" w:rsidRPr="00736517" w:rsidRDefault="009867E0" w:rsidP="009867E0">
            <w:pPr>
              <w:rPr>
                <w:rFonts w:ascii="Calibri" w:hAnsi="Calibri"/>
                <w:sz w:val="14"/>
                <w:szCs w:val="14"/>
              </w:rPr>
            </w:pPr>
            <w:r w:rsidRPr="00736517">
              <w:rPr>
                <w:rFonts w:ascii="Calibri" w:hAnsi="Calibri"/>
                <w:sz w:val="14"/>
                <w:szCs w:val="14"/>
              </w:rPr>
              <w:t>CEA/ HERS Certification Identification (if applicable):</w:t>
            </w:r>
          </w:p>
        </w:tc>
      </w:tr>
      <w:tr w:rsidR="009867E0" w:rsidRPr="00736517" w14:paraId="6034A1A4" w14:textId="77777777" w:rsidTr="000A51C2">
        <w:trPr>
          <w:trHeight w:val="432"/>
        </w:trPr>
        <w:tc>
          <w:tcPr>
            <w:tcW w:w="7217" w:type="dxa"/>
          </w:tcPr>
          <w:p w14:paraId="6034A1A2" w14:textId="77777777" w:rsidR="009867E0" w:rsidRPr="00736517" w:rsidRDefault="009867E0" w:rsidP="009867E0">
            <w:pPr>
              <w:rPr>
                <w:rFonts w:ascii="Calibri" w:hAnsi="Calibri"/>
                <w:sz w:val="14"/>
                <w:szCs w:val="14"/>
              </w:rPr>
            </w:pPr>
            <w:r w:rsidRPr="00736517">
              <w:rPr>
                <w:rFonts w:ascii="Calibri" w:hAnsi="Calibri"/>
                <w:sz w:val="14"/>
                <w:szCs w:val="14"/>
              </w:rPr>
              <w:t>City/State/Zip:</w:t>
            </w:r>
          </w:p>
        </w:tc>
        <w:tc>
          <w:tcPr>
            <w:tcW w:w="7326" w:type="dxa"/>
          </w:tcPr>
          <w:p w14:paraId="6034A1A3" w14:textId="77777777" w:rsidR="009867E0" w:rsidRPr="00736517" w:rsidRDefault="009867E0" w:rsidP="009867E0">
            <w:pPr>
              <w:rPr>
                <w:rFonts w:ascii="Calibri" w:hAnsi="Calibri"/>
                <w:sz w:val="14"/>
                <w:szCs w:val="14"/>
              </w:rPr>
            </w:pPr>
            <w:r w:rsidRPr="00736517">
              <w:rPr>
                <w:rFonts w:ascii="Calibri" w:hAnsi="Calibri"/>
                <w:sz w:val="14"/>
                <w:szCs w:val="14"/>
              </w:rPr>
              <w:t>Phone:</w:t>
            </w:r>
          </w:p>
        </w:tc>
      </w:tr>
      <w:tr w:rsidR="009867E0" w:rsidRPr="00736517" w14:paraId="6034A1A6" w14:textId="77777777" w:rsidTr="000A51C2">
        <w:tblPrEx>
          <w:tblCellMar>
            <w:left w:w="115" w:type="dxa"/>
            <w:right w:w="115" w:type="dxa"/>
          </w:tblCellMar>
        </w:tblPrEx>
        <w:trPr>
          <w:trHeight w:val="296"/>
        </w:trPr>
        <w:tc>
          <w:tcPr>
            <w:tcW w:w="14543" w:type="dxa"/>
            <w:gridSpan w:val="2"/>
            <w:vAlign w:val="center"/>
          </w:tcPr>
          <w:p w14:paraId="6034A1A5" w14:textId="77777777" w:rsidR="009867E0" w:rsidRPr="00736517" w:rsidRDefault="009867E0" w:rsidP="009867E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36517">
              <w:rPr>
                <w:rFonts w:ascii="Calibri" w:hAnsi="Calibri" w:cs="Arial"/>
                <w:b/>
                <w:caps/>
                <w:sz w:val="18"/>
                <w:szCs w:val="18"/>
              </w:rPr>
              <w:t xml:space="preserve">Responsible Person's Declaration statement  </w:t>
            </w:r>
          </w:p>
        </w:tc>
      </w:tr>
      <w:tr w:rsidR="009867E0" w:rsidRPr="00736517" w14:paraId="6034A1AD" w14:textId="77777777" w:rsidTr="000A51C2">
        <w:tblPrEx>
          <w:tblCellMar>
            <w:left w:w="115" w:type="dxa"/>
            <w:right w:w="115" w:type="dxa"/>
          </w:tblCellMar>
        </w:tblPrEx>
        <w:trPr>
          <w:trHeight w:val="504"/>
        </w:trPr>
        <w:tc>
          <w:tcPr>
            <w:tcW w:w="14543" w:type="dxa"/>
            <w:gridSpan w:val="2"/>
          </w:tcPr>
          <w:p w14:paraId="6034A1A7" w14:textId="77777777" w:rsidR="009867E0" w:rsidRPr="00736517" w:rsidRDefault="009867E0" w:rsidP="000A51C2">
            <w:pPr>
              <w:keepNext/>
              <w:tabs>
                <w:tab w:val="left" w:pos="-2600"/>
              </w:tabs>
              <w:ind w:right="90"/>
              <w:outlineLvl w:val="2"/>
              <w:rPr>
                <w:rFonts w:ascii="Calibri" w:hAnsi="Calibri"/>
                <w:sz w:val="18"/>
                <w:szCs w:val="18"/>
              </w:rPr>
            </w:pPr>
            <w:r w:rsidRPr="00736517">
              <w:rPr>
                <w:rFonts w:ascii="Calibri" w:hAnsi="Calibri"/>
                <w:sz w:val="18"/>
                <w:szCs w:val="18"/>
              </w:rPr>
              <w:t>I certify the following under penalty of perjury, under the laws of the State of California:</w:t>
            </w:r>
          </w:p>
          <w:p w14:paraId="6034A1A8" w14:textId="77777777" w:rsidR="009867E0" w:rsidRPr="00736517" w:rsidRDefault="009867E0" w:rsidP="009867E0">
            <w:pPr>
              <w:keepNext/>
              <w:numPr>
                <w:ilvl w:val="0"/>
                <w:numId w:val="31"/>
              </w:numPr>
              <w:tabs>
                <w:tab w:val="left" w:pos="-2600"/>
              </w:tabs>
              <w:ind w:right="90"/>
              <w:outlineLvl w:val="2"/>
              <w:rPr>
                <w:rFonts w:ascii="Calibri" w:hAnsi="Calibri"/>
                <w:sz w:val="18"/>
                <w:szCs w:val="18"/>
              </w:rPr>
            </w:pPr>
            <w:r w:rsidRPr="00736517">
              <w:rPr>
                <w:rFonts w:ascii="Calibri" w:hAnsi="Calibri"/>
                <w:sz w:val="18"/>
                <w:szCs w:val="18"/>
              </w:rPr>
              <w:t>The information provided on this Certificate of Compliance is true and correct.</w:t>
            </w:r>
          </w:p>
          <w:p w14:paraId="6034A1A9" w14:textId="77777777" w:rsidR="009867E0" w:rsidRPr="00736517" w:rsidRDefault="009867E0" w:rsidP="009867E0">
            <w:pPr>
              <w:keepNext/>
              <w:numPr>
                <w:ilvl w:val="0"/>
                <w:numId w:val="31"/>
              </w:numPr>
              <w:tabs>
                <w:tab w:val="left" w:pos="-2600"/>
              </w:tabs>
              <w:ind w:right="90"/>
              <w:outlineLvl w:val="2"/>
              <w:rPr>
                <w:rFonts w:ascii="Calibri" w:hAnsi="Calibri"/>
                <w:sz w:val="18"/>
                <w:szCs w:val="18"/>
              </w:rPr>
            </w:pPr>
            <w:r w:rsidRPr="00736517">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6034A1AA" w14:textId="77777777" w:rsidR="009867E0" w:rsidRPr="00736517" w:rsidRDefault="009867E0" w:rsidP="009867E0">
            <w:pPr>
              <w:numPr>
                <w:ilvl w:val="0"/>
                <w:numId w:val="31"/>
              </w:numPr>
              <w:autoSpaceDE w:val="0"/>
              <w:autoSpaceDN w:val="0"/>
              <w:adjustRightInd w:val="0"/>
              <w:ind w:right="90"/>
              <w:rPr>
                <w:rFonts w:ascii="Calibri" w:hAnsi="Calibri"/>
                <w:sz w:val="18"/>
                <w:szCs w:val="18"/>
              </w:rPr>
            </w:pPr>
            <w:r w:rsidRPr="00736517">
              <w:rPr>
                <w:rFonts w:ascii="Calibri" w:hAnsi="Calibri" w:cs="Arial"/>
                <w:sz w:val="18"/>
                <w:szCs w:val="18"/>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736517">
              <w:rPr>
                <w:rFonts w:ascii="Calibri" w:hAnsi="Calibri" w:cs="Arial"/>
                <w:sz w:val="18"/>
                <w:szCs w:val="18"/>
              </w:rPr>
              <w:t>1</w:t>
            </w:r>
            <w:proofErr w:type="gramEnd"/>
            <w:r w:rsidRPr="00736517">
              <w:rPr>
                <w:rFonts w:ascii="Calibri" w:hAnsi="Calibri" w:cs="Arial"/>
                <w:sz w:val="18"/>
                <w:szCs w:val="18"/>
              </w:rPr>
              <w:t xml:space="preserve"> and Part 6 of the California Code of Regulations</w:t>
            </w:r>
            <w:r w:rsidRPr="00736517">
              <w:rPr>
                <w:rFonts w:ascii="Calibri" w:hAnsi="Calibri" w:cs="TimesNewRomanPSMT"/>
                <w:sz w:val="18"/>
                <w:szCs w:val="18"/>
              </w:rPr>
              <w:t>.</w:t>
            </w:r>
          </w:p>
          <w:p w14:paraId="6034A1AB" w14:textId="77777777" w:rsidR="009867E0" w:rsidRPr="00736517" w:rsidRDefault="009867E0" w:rsidP="009867E0">
            <w:pPr>
              <w:numPr>
                <w:ilvl w:val="0"/>
                <w:numId w:val="31"/>
              </w:numPr>
              <w:autoSpaceDE w:val="0"/>
              <w:autoSpaceDN w:val="0"/>
              <w:adjustRightInd w:val="0"/>
              <w:ind w:right="90"/>
              <w:contextualSpacing/>
              <w:rPr>
                <w:rFonts w:ascii="Calibri" w:hAnsi="Calibri"/>
                <w:sz w:val="18"/>
                <w:szCs w:val="18"/>
              </w:rPr>
            </w:pPr>
            <w:r w:rsidRPr="00736517">
              <w:rPr>
                <w:rFonts w:ascii="Calibri" w:hAnsi="Calibri" w:cs="Arial"/>
                <w:sz w:val="18"/>
                <w:szCs w:val="18"/>
              </w:rPr>
              <w:t xml:space="preserve">The building design </w:t>
            </w:r>
            <w:proofErr w:type="gramStart"/>
            <w:r w:rsidRPr="00736517">
              <w:rPr>
                <w:rFonts w:ascii="Calibri" w:hAnsi="Calibri" w:cs="Arial"/>
                <w:sz w:val="18"/>
                <w:szCs w:val="18"/>
              </w:rPr>
              <w:t>features</w:t>
            </w:r>
            <w:proofErr w:type="gramEnd"/>
            <w:r w:rsidRPr="00736517">
              <w:rPr>
                <w:rFonts w:ascii="Calibri" w:hAnsi="Calibri" w:cs="Arial"/>
                <w:sz w:val="18"/>
                <w:szCs w:val="18"/>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6034A1AC" w14:textId="77777777" w:rsidR="009867E0" w:rsidRPr="00736517" w:rsidRDefault="009867E0" w:rsidP="009867E0">
            <w:pPr>
              <w:numPr>
                <w:ilvl w:val="0"/>
                <w:numId w:val="31"/>
              </w:numPr>
              <w:autoSpaceDE w:val="0"/>
              <w:autoSpaceDN w:val="0"/>
              <w:adjustRightInd w:val="0"/>
              <w:ind w:right="90"/>
              <w:contextualSpacing/>
              <w:rPr>
                <w:rFonts w:ascii="Calibri" w:hAnsi="Calibri"/>
                <w:sz w:val="18"/>
                <w:szCs w:val="18"/>
              </w:rPr>
            </w:pPr>
            <w:r w:rsidRPr="00736517">
              <w:rPr>
                <w:rFonts w:ascii="Calibri" w:hAnsi="Calibri"/>
                <w:sz w:val="18"/>
                <w:szCs w:val="18"/>
              </w:rPr>
              <w:t xml:space="preserve">I will ensure that a registered copy of this Certificate of Compliance shall be made available with the building permit(s) issued for the </w:t>
            </w:r>
            <w:proofErr w:type="gramStart"/>
            <w:r w:rsidRPr="00736517">
              <w:rPr>
                <w:rFonts w:ascii="Calibri" w:hAnsi="Calibri"/>
                <w:sz w:val="18"/>
                <w:szCs w:val="18"/>
              </w:rPr>
              <w:t>building, and</w:t>
            </w:r>
            <w:proofErr w:type="gramEnd"/>
            <w:r w:rsidRPr="00736517">
              <w:rPr>
                <w:rFonts w:ascii="Calibri" w:hAnsi="Calibri"/>
                <w:sz w:val="18"/>
                <w:szCs w:val="18"/>
              </w:rPr>
              <w:t xml:space="preserve"> made available to the enforcement agency for all applicable inspections. I understand that a registered copy of this Certificate of Compliance is required to be included with the documentation the builder provides to the building owner at occupancy.  </w:t>
            </w:r>
          </w:p>
        </w:tc>
      </w:tr>
      <w:tr w:rsidR="009867E0" w:rsidRPr="00736517" w14:paraId="6034A1B0" w14:textId="77777777" w:rsidTr="000A51C2">
        <w:tblPrEx>
          <w:tblCellMar>
            <w:left w:w="108" w:type="dxa"/>
            <w:right w:w="108" w:type="dxa"/>
          </w:tblCellMar>
        </w:tblPrEx>
        <w:trPr>
          <w:trHeight w:val="504"/>
        </w:trPr>
        <w:tc>
          <w:tcPr>
            <w:tcW w:w="7217" w:type="dxa"/>
          </w:tcPr>
          <w:p w14:paraId="6034A1AE"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Name:</w:t>
            </w:r>
          </w:p>
        </w:tc>
        <w:tc>
          <w:tcPr>
            <w:tcW w:w="7326" w:type="dxa"/>
          </w:tcPr>
          <w:p w14:paraId="6034A1AF"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Signature:</w:t>
            </w:r>
          </w:p>
        </w:tc>
      </w:tr>
      <w:tr w:rsidR="009867E0" w:rsidRPr="00736517" w14:paraId="6034A1B3" w14:textId="77777777" w:rsidTr="000A51C2">
        <w:tblPrEx>
          <w:tblCellMar>
            <w:left w:w="108" w:type="dxa"/>
            <w:right w:w="108" w:type="dxa"/>
          </w:tblCellMar>
        </w:tblPrEx>
        <w:trPr>
          <w:trHeight w:val="504"/>
        </w:trPr>
        <w:tc>
          <w:tcPr>
            <w:tcW w:w="7217" w:type="dxa"/>
          </w:tcPr>
          <w:p w14:paraId="6034A1B1"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sidRPr="00736517">
              <w:rPr>
                <w:rFonts w:ascii="Calibri" w:hAnsi="Calibri"/>
                <w:sz w:val="14"/>
                <w:szCs w:val="14"/>
              </w:rPr>
              <w:t>Company :</w:t>
            </w:r>
            <w:proofErr w:type="gramEnd"/>
          </w:p>
        </w:tc>
        <w:tc>
          <w:tcPr>
            <w:tcW w:w="7326" w:type="dxa"/>
          </w:tcPr>
          <w:p w14:paraId="6034A1B2"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Date Signed:</w:t>
            </w:r>
          </w:p>
        </w:tc>
      </w:tr>
      <w:tr w:rsidR="009867E0" w:rsidRPr="00736517" w14:paraId="6034A1B6" w14:textId="77777777" w:rsidTr="000A51C2">
        <w:tblPrEx>
          <w:tblCellMar>
            <w:left w:w="108" w:type="dxa"/>
            <w:right w:w="108" w:type="dxa"/>
          </w:tblCellMar>
        </w:tblPrEx>
        <w:trPr>
          <w:trHeight w:val="504"/>
        </w:trPr>
        <w:tc>
          <w:tcPr>
            <w:tcW w:w="7217" w:type="dxa"/>
          </w:tcPr>
          <w:p w14:paraId="6034A1B4"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Address:</w:t>
            </w:r>
          </w:p>
        </w:tc>
        <w:tc>
          <w:tcPr>
            <w:tcW w:w="7326" w:type="dxa"/>
          </w:tcPr>
          <w:p w14:paraId="6034A1B5"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License:</w:t>
            </w:r>
          </w:p>
        </w:tc>
      </w:tr>
      <w:tr w:rsidR="009867E0" w:rsidRPr="00736517" w14:paraId="6034A1B9" w14:textId="77777777" w:rsidTr="000A51C2">
        <w:tblPrEx>
          <w:tblCellMar>
            <w:left w:w="108" w:type="dxa"/>
            <w:right w:w="108" w:type="dxa"/>
          </w:tblCellMar>
        </w:tblPrEx>
        <w:trPr>
          <w:trHeight w:val="504"/>
        </w:trPr>
        <w:tc>
          <w:tcPr>
            <w:tcW w:w="7217" w:type="dxa"/>
          </w:tcPr>
          <w:p w14:paraId="6034A1B7"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City/State/Zip:</w:t>
            </w:r>
          </w:p>
        </w:tc>
        <w:tc>
          <w:tcPr>
            <w:tcW w:w="7326" w:type="dxa"/>
          </w:tcPr>
          <w:p w14:paraId="6034A1B8"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Phone:</w:t>
            </w:r>
          </w:p>
        </w:tc>
      </w:tr>
    </w:tbl>
    <w:p w14:paraId="6034A1BA" w14:textId="77777777" w:rsidR="009867E0" w:rsidRDefault="009867E0" w:rsidP="009867E0"/>
    <w:p w14:paraId="6034A1BB" w14:textId="77777777" w:rsidR="009867E0" w:rsidRDefault="009867E0" w:rsidP="009867E0">
      <w:pPr>
        <w:tabs>
          <w:tab w:val="left" w:pos="8559"/>
        </w:tabs>
        <w:rPr>
          <w:rFonts w:ascii="Calibri" w:hAnsi="Calibri"/>
        </w:rPr>
      </w:pPr>
    </w:p>
    <w:p w14:paraId="6034A1BC" w14:textId="77777777" w:rsidR="009867E0" w:rsidRPr="00C24189" w:rsidRDefault="009867E0" w:rsidP="009867E0">
      <w:pPr>
        <w:tabs>
          <w:tab w:val="left" w:pos="8559"/>
        </w:tabs>
        <w:rPr>
          <w:rFonts w:ascii="Calibri" w:hAnsi="Calibri"/>
        </w:rPr>
      </w:pPr>
    </w:p>
    <w:p w14:paraId="6034A1BD" w14:textId="77777777" w:rsidR="009867E0" w:rsidRPr="009964A9" w:rsidRDefault="009867E0" w:rsidP="000A51C2">
      <w:pPr>
        <w:jc w:val="center"/>
        <w:rPr>
          <w:rFonts w:ascii="Calibri" w:hAnsi="Calibri"/>
          <w:b/>
        </w:rPr>
      </w:pPr>
      <w:r w:rsidRPr="000A51C2">
        <w:rPr>
          <w:rFonts w:ascii="Calibri" w:hAnsi="Calibri"/>
          <w:b/>
        </w:rPr>
        <w:t>For assistance or questions regarding the Energy Standards, contact the Energy Hotline at: 1-800-772-3300</w:t>
      </w:r>
      <w:r w:rsidRPr="00C24189">
        <w:rPr>
          <w:rFonts w:ascii="Calibri" w:hAnsi="Calibri"/>
          <w:b/>
        </w:rPr>
        <w:t>.</w:t>
      </w:r>
    </w:p>
    <w:p w14:paraId="25EDC3C2" w14:textId="77777777" w:rsidR="009964A9" w:rsidRDefault="009964A9" w:rsidP="009867E0">
      <w:pPr>
        <w:ind w:firstLine="720"/>
        <w:rPr>
          <w:rFonts w:ascii="Calibri" w:hAnsi="Calibri"/>
          <w:b/>
        </w:rPr>
      </w:pPr>
    </w:p>
    <w:p w14:paraId="7F17F692" w14:textId="77777777" w:rsidR="009964A9" w:rsidRPr="00C24189" w:rsidRDefault="009964A9" w:rsidP="009867E0">
      <w:pPr>
        <w:ind w:firstLine="720"/>
        <w:rPr>
          <w:rFonts w:ascii="Calibri" w:hAnsi="Calibri"/>
          <w:b/>
        </w:rPr>
        <w:sectPr w:rsidR="009964A9" w:rsidRPr="00C24189" w:rsidSect="00012D02">
          <w:headerReference w:type="default" r:id="rId16"/>
          <w:footerReference w:type="default" r:id="rId17"/>
          <w:type w:val="continuous"/>
          <w:pgSz w:w="15840" w:h="12240" w:orient="landscape" w:code="1"/>
          <w:pgMar w:top="720" w:right="720" w:bottom="720" w:left="720" w:header="187" w:footer="432" w:gutter="0"/>
          <w:pgNumType w:start="1"/>
          <w:cols w:space="720"/>
          <w:docGrid w:linePitch="360"/>
        </w:sectPr>
      </w:pPr>
    </w:p>
    <w:p w14:paraId="6034A1BE" w14:textId="78D8F7AF" w:rsidR="000A7E83" w:rsidRPr="00AC5B7C" w:rsidRDefault="00DB665A">
      <w:pPr>
        <w:jc w:val="center"/>
        <w:rPr>
          <w:rFonts w:asciiTheme="minorHAnsi" w:hAnsiTheme="minorHAnsi"/>
          <w:b/>
          <w:sz w:val="18"/>
          <w:szCs w:val="18"/>
        </w:rPr>
      </w:pPr>
      <w:r w:rsidRPr="00AC5B7C">
        <w:rPr>
          <w:rFonts w:asciiTheme="minorHAnsi" w:hAnsiTheme="minorHAnsi"/>
          <w:b/>
          <w:sz w:val="18"/>
          <w:szCs w:val="18"/>
        </w:rPr>
        <w:lastRenderedPageBreak/>
        <w:t>CF1R-ALT</w:t>
      </w:r>
      <w:r w:rsidR="00870DB5" w:rsidRPr="00AC5B7C">
        <w:rPr>
          <w:rFonts w:asciiTheme="minorHAnsi" w:hAnsiTheme="minorHAnsi"/>
          <w:b/>
          <w:sz w:val="18"/>
          <w:szCs w:val="18"/>
        </w:rPr>
        <w:t>-05-E</w:t>
      </w:r>
      <w:r w:rsidRPr="00AC5B7C">
        <w:rPr>
          <w:rFonts w:asciiTheme="minorHAnsi" w:hAnsiTheme="minorHAnsi"/>
          <w:b/>
          <w:sz w:val="18"/>
          <w:szCs w:val="18"/>
        </w:rPr>
        <w:t xml:space="preserve"> User Instructions</w:t>
      </w:r>
    </w:p>
    <w:p w14:paraId="6034A1BF" w14:textId="77777777" w:rsidR="009867E0" w:rsidRPr="00AC5B7C" w:rsidRDefault="009867E0" w:rsidP="009867E0">
      <w:pPr>
        <w:rPr>
          <w:rFonts w:ascii="Calibri" w:hAnsi="Calibri" w:cs="Arial"/>
          <w:sz w:val="18"/>
          <w:szCs w:val="18"/>
        </w:rPr>
      </w:pPr>
    </w:p>
    <w:p w14:paraId="6034A1C0" w14:textId="77777777" w:rsidR="000A04ED" w:rsidRPr="00AC5B7C" w:rsidRDefault="004B528E" w:rsidP="009867E0">
      <w:pPr>
        <w:rPr>
          <w:rFonts w:ascii="Calibri" w:hAnsi="Calibri" w:cs="Arial"/>
          <w:b/>
          <w:sz w:val="18"/>
          <w:szCs w:val="18"/>
        </w:rPr>
      </w:pPr>
      <w:r w:rsidRPr="00AC5B7C">
        <w:rPr>
          <w:rFonts w:ascii="Calibri" w:hAnsi="Calibri" w:cs="Arial"/>
          <w:b/>
          <w:sz w:val="18"/>
          <w:szCs w:val="18"/>
        </w:rPr>
        <w:t>NOTE: If more space is needed, print</w:t>
      </w:r>
      <w:r w:rsidR="00AD7B82" w:rsidRPr="00AC5B7C">
        <w:rPr>
          <w:rFonts w:ascii="Calibri" w:hAnsi="Calibri" w:cs="Arial"/>
          <w:b/>
          <w:sz w:val="18"/>
          <w:szCs w:val="18"/>
        </w:rPr>
        <w:t xml:space="preserve"> a</w:t>
      </w:r>
      <w:r w:rsidRPr="00AC5B7C">
        <w:rPr>
          <w:rFonts w:ascii="Calibri" w:hAnsi="Calibri" w:cs="Arial"/>
          <w:b/>
          <w:sz w:val="18"/>
          <w:szCs w:val="18"/>
        </w:rPr>
        <w:t xml:space="preserve"> duplicate </w:t>
      </w:r>
      <w:proofErr w:type="gramStart"/>
      <w:r w:rsidRPr="00AC5B7C">
        <w:rPr>
          <w:rFonts w:ascii="Calibri" w:hAnsi="Calibri" w:cs="Arial"/>
          <w:b/>
          <w:sz w:val="18"/>
          <w:szCs w:val="18"/>
        </w:rPr>
        <w:t>page</w:t>
      </w:r>
      <w:proofErr w:type="gramEnd"/>
      <w:r w:rsidRPr="00AC5B7C">
        <w:rPr>
          <w:rFonts w:ascii="Calibri" w:hAnsi="Calibri" w:cs="Arial"/>
          <w:b/>
          <w:sz w:val="18"/>
          <w:szCs w:val="18"/>
        </w:rPr>
        <w:t xml:space="preserve"> and fill in.</w:t>
      </w:r>
    </w:p>
    <w:p w14:paraId="6034A1C1" w14:textId="77777777" w:rsidR="000A04ED" w:rsidRPr="00AC5B7C" w:rsidRDefault="000A04ED" w:rsidP="009867E0">
      <w:pPr>
        <w:rPr>
          <w:rFonts w:ascii="Calibri" w:hAnsi="Calibri" w:cs="Arial"/>
          <w:sz w:val="18"/>
          <w:szCs w:val="18"/>
        </w:rPr>
      </w:pPr>
    </w:p>
    <w:p w14:paraId="6034A1C2" w14:textId="77777777" w:rsidR="009867E0" w:rsidRPr="00AC5B7C" w:rsidRDefault="009867E0" w:rsidP="009867E0">
      <w:pPr>
        <w:rPr>
          <w:rFonts w:ascii="Calibri" w:hAnsi="Calibri" w:cs="Arial"/>
          <w:sz w:val="18"/>
          <w:szCs w:val="18"/>
        </w:rPr>
      </w:pPr>
      <w:r w:rsidRPr="00AC5B7C">
        <w:rPr>
          <w:rFonts w:ascii="Calibri" w:hAnsi="Calibri" w:cs="Arial"/>
          <w:sz w:val="18"/>
          <w:szCs w:val="18"/>
        </w:rPr>
        <w:t>Minimum requirements for prescriptive alteration compliance can be found in Building Energy Efficiency Standards Section 150.2(b)1.</w:t>
      </w:r>
    </w:p>
    <w:p w14:paraId="6034A1C3" w14:textId="77777777" w:rsidR="009867E0" w:rsidRPr="00AC5B7C" w:rsidRDefault="009867E0" w:rsidP="009867E0">
      <w:pPr>
        <w:rPr>
          <w:rFonts w:ascii="Calibri" w:hAnsi="Calibri" w:cs="Arial"/>
          <w:sz w:val="18"/>
          <w:szCs w:val="18"/>
        </w:rPr>
      </w:pPr>
    </w:p>
    <w:p w14:paraId="6034A1C4" w14:textId="3FF5F3FD" w:rsidR="009867E0" w:rsidRPr="00AC5B7C" w:rsidRDefault="009867E0" w:rsidP="009867E0">
      <w:pPr>
        <w:rPr>
          <w:rFonts w:ascii="Calibri" w:hAnsi="Calibri" w:cs="Arial"/>
          <w:sz w:val="18"/>
          <w:szCs w:val="18"/>
        </w:rPr>
      </w:pPr>
      <w:r w:rsidRPr="00AC5B7C">
        <w:rPr>
          <w:rFonts w:ascii="Calibri" w:hAnsi="Calibri" w:cs="Arial"/>
          <w:sz w:val="18"/>
          <w:szCs w:val="18"/>
        </w:rPr>
        <w:t xml:space="preserve">Completing these forms will require that you have the Reference Appendices for the </w:t>
      </w:r>
      <w:r w:rsidR="009A02F7">
        <w:rPr>
          <w:rFonts w:ascii="Calibri" w:hAnsi="Calibri" w:cs="Arial"/>
          <w:sz w:val="18"/>
          <w:szCs w:val="18"/>
        </w:rPr>
        <w:t>2019</w:t>
      </w:r>
      <w:r w:rsidR="009A02F7" w:rsidRPr="00AC5B7C">
        <w:rPr>
          <w:rFonts w:ascii="Calibri" w:hAnsi="Calibri" w:cs="Arial"/>
          <w:sz w:val="18"/>
          <w:szCs w:val="18"/>
        </w:rPr>
        <w:t xml:space="preserve"> </w:t>
      </w:r>
      <w:r w:rsidRPr="00AC5B7C">
        <w:rPr>
          <w:rFonts w:ascii="Calibri" w:hAnsi="Calibri" w:cs="Arial"/>
          <w:sz w:val="18"/>
          <w:szCs w:val="18"/>
        </w:rPr>
        <w:t>Building Energy Efficiency Standards (P</w:t>
      </w:r>
      <w:r w:rsidR="00707E4E" w:rsidRPr="00AC5B7C">
        <w:rPr>
          <w:rFonts w:ascii="Calibri" w:hAnsi="Calibri" w:cs="Arial"/>
          <w:sz w:val="18"/>
          <w:szCs w:val="18"/>
        </w:rPr>
        <w:t>400-201</w:t>
      </w:r>
      <w:r w:rsidR="009A02F7">
        <w:rPr>
          <w:rFonts w:ascii="Calibri" w:hAnsi="Calibri" w:cs="Arial"/>
          <w:sz w:val="18"/>
          <w:szCs w:val="18"/>
        </w:rPr>
        <w:t>8</w:t>
      </w:r>
      <w:r w:rsidR="00707E4E" w:rsidRPr="00AC5B7C">
        <w:rPr>
          <w:rFonts w:ascii="Calibri" w:hAnsi="Calibri" w:cs="Arial"/>
          <w:sz w:val="18"/>
          <w:szCs w:val="18"/>
        </w:rPr>
        <w:t>-</w:t>
      </w:r>
      <w:r w:rsidR="009A02F7">
        <w:rPr>
          <w:rFonts w:ascii="Calibri" w:hAnsi="Calibri" w:cs="Arial"/>
          <w:sz w:val="18"/>
          <w:szCs w:val="18"/>
        </w:rPr>
        <w:t>020</w:t>
      </w:r>
      <w:r w:rsidRPr="00AC5B7C">
        <w:rPr>
          <w:rFonts w:ascii="Calibri" w:hAnsi="Calibri" w:cs="Arial"/>
          <w:sz w:val="18"/>
          <w:szCs w:val="18"/>
        </w:rPr>
        <w:t>). This document contains the Joint Appendices which are used to determine climate zone and to complete the section for opaque surfaces. When the term CF1R is used it means the CF1R-ALT-0</w:t>
      </w:r>
      <w:r w:rsidR="00EB7D38" w:rsidRPr="00AC5B7C">
        <w:rPr>
          <w:rFonts w:ascii="Calibri" w:hAnsi="Calibri" w:cs="Arial"/>
          <w:sz w:val="18"/>
          <w:szCs w:val="18"/>
        </w:rPr>
        <w:t>5</w:t>
      </w:r>
      <w:r w:rsidRPr="00AC5B7C">
        <w:rPr>
          <w:rFonts w:ascii="Calibri" w:hAnsi="Calibri" w:cs="Arial"/>
          <w:sz w:val="18"/>
          <w:szCs w:val="18"/>
        </w:rPr>
        <w:t xml:space="preserve">. Worksheets are identified by their entire name and subsequently by only the worksheet number, such as </w:t>
      </w:r>
      <w:r w:rsidR="008E07B0" w:rsidRPr="00AC5B7C">
        <w:rPr>
          <w:rFonts w:ascii="Calibri" w:hAnsi="Calibri" w:cs="Arial"/>
          <w:sz w:val="18"/>
          <w:szCs w:val="18"/>
        </w:rPr>
        <w:t>ENV-02</w:t>
      </w:r>
      <w:r w:rsidRPr="00AC5B7C">
        <w:rPr>
          <w:rFonts w:ascii="Calibri" w:hAnsi="Calibri" w:cs="Arial"/>
          <w:sz w:val="18"/>
          <w:szCs w:val="18"/>
        </w:rPr>
        <w:t>.</w:t>
      </w:r>
    </w:p>
    <w:p w14:paraId="6034A1C5" w14:textId="77777777" w:rsidR="009867E0" w:rsidRPr="00AC5B7C" w:rsidRDefault="009867E0" w:rsidP="009867E0">
      <w:pPr>
        <w:rPr>
          <w:rFonts w:ascii="Calibri" w:hAnsi="Calibri" w:cs="Arial"/>
          <w:sz w:val="18"/>
          <w:szCs w:val="18"/>
        </w:rPr>
      </w:pPr>
    </w:p>
    <w:p w14:paraId="6034A1C6" w14:textId="77777777" w:rsidR="009867E0" w:rsidRPr="00AC5B7C" w:rsidRDefault="009867E0" w:rsidP="009867E0">
      <w:pPr>
        <w:rPr>
          <w:rFonts w:ascii="Calibri" w:hAnsi="Calibri" w:cs="Arial"/>
          <w:sz w:val="18"/>
          <w:szCs w:val="18"/>
        </w:rPr>
      </w:pPr>
      <w:r w:rsidRPr="00AC5B7C">
        <w:rPr>
          <w:rFonts w:ascii="Calibri" w:hAnsi="Calibri" w:cs="Arial"/>
          <w:sz w:val="18"/>
          <w:szCs w:val="18"/>
        </w:rPr>
        <w:t xml:space="preserve">Instructions for sections with column numbers and row </w:t>
      </w:r>
      <w:r w:rsidR="000A04ED" w:rsidRPr="00AC5B7C">
        <w:rPr>
          <w:rFonts w:ascii="Calibri" w:hAnsi="Calibri" w:cs="Arial"/>
          <w:sz w:val="18"/>
          <w:szCs w:val="18"/>
        </w:rPr>
        <w:t xml:space="preserve">letters </w:t>
      </w:r>
      <w:r w:rsidRPr="00AC5B7C">
        <w:rPr>
          <w:rFonts w:ascii="Calibri" w:hAnsi="Calibri" w:cs="Arial"/>
          <w:sz w:val="18"/>
          <w:szCs w:val="18"/>
        </w:rPr>
        <w:t xml:space="preserve">are given separately.  </w:t>
      </w:r>
    </w:p>
    <w:p w14:paraId="6034A1C7" w14:textId="77777777" w:rsidR="009867E0" w:rsidRPr="00AC5B7C" w:rsidRDefault="009867E0" w:rsidP="009867E0">
      <w:pPr>
        <w:rPr>
          <w:rFonts w:ascii="Calibri" w:hAnsi="Calibri" w:cs="Arial"/>
          <w:sz w:val="18"/>
          <w:szCs w:val="18"/>
        </w:rPr>
      </w:pPr>
    </w:p>
    <w:p w14:paraId="6034A1C8" w14:textId="77777777" w:rsidR="009867E0" w:rsidRPr="00AC5B7C" w:rsidRDefault="009867E0" w:rsidP="009867E0">
      <w:pPr>
        <w:rPr>
          <w:rFonts w:ascii="Calibri" w:hAnsi="Calibri" w:cs="Arial"/>
          <w:sz w:val="18"/>
          <w:szCs w:val="18"/>
        </w:rPr>
      </w:pPr>
      <w:r w:rsidRPr="00AC5B7C">
        <w:rPr>
          <w:rFonts w:ascii="Calibri" w:hAnsi="Calibri" w:cs="Arial"/>
          <w:sz w:val="18"/>
          <w:szCs w:val="18"/>
        </w:rPr>
        <w:t>If any part of the alteration does not comply, prescriptive compliance fails, in which case</w:t>
      </w:r>
      <w:r w:rsidR="000A04ED" w:rsidRPr="00AC5B7C">
        <w:rPr>
          <w:rFonts w:ascii="Calibri" w:hAnsi="Calibri" w:cs="Arial"/>
          <w:sz w:val="18"/>
          <w:szCs w:val="18"/>
        </w:rPr>
        <w:t xml:space="preserve"> </w:t>
      </w:r>
      <w:r w:rsidRPr="00AC5B7C">
        <w:rPr>
          <w:rFonts w:ascii="Calibri" w:hAnsi="Calibri" w:cs="Arial"/>
          <w:sz w:val="18"/>
          <w:szCs w:val="18"/>
        </w:rPr>
        <w:t xml:space="preserve">the performance compliance approach must be used </w:t>
      </w:r>
      <w:proofErr w:type="gramStart"/>
      <w:r w:rsidRPr="00AC5B7C">
        <w:rPr>
          <w:rFonts w:ascii="Calibri" w:hAnsi="Calibri" w:cs="Arial"/>
          <w:sz w:val="18"/>
          <w:szCs w:val="18"/>
        </w:rPr>
        <w:t>in an attempt to</w:t>
      </w:r>
      <w:proofErr w:type="gramEnd"/>
      <w:r w:rsidRPr="00AC5B7C">
        <w:rPr>
          <w:rFonts w:ascii="Calibri" w:hAnsi="Calibri" w:cs="Arial"/>
          <w:sz w:val="18"/>
          <w:szCs w:val="18"/>
        </w:rPr>
        <w:t xml:space="preserve"> achieve compliance.</w:t>
      </w:r>
    </w:p>
    <w:p w14:paraId="6034A1C9" w14:textId="77777777" w:rsidR="009867E0" w:rsidRPr="00AC5B7C" w:rsidRDefault="009867E0" w:rsidP="009867E0">
      <w:pPr>
        <w:rPr>
          <w:rFonts w:ascii="Calibri" w:hAnsi="Calibri" w:cs="Arial"/>
          <w:b/>
          <w:sz w:val="18"/>
          <w:szCs w:val="18"/>
        </w:rPr>
      </w:pPr>
    </w:p>
    <w:p w14:paraId="6034A1CA" w14:textId="5B64E32E" w:rsidR="009867E0" w:rsidRPr="00AC5B7C" w:rsidRDefault="009867E0" w:rsidP="009867E0">
      <w:pPr>
        <w:rPr>
          <w:rFonts w:ascii="Calibri" w:hAnsi="Calibri" w:cs="Arial"/>
          <w:b/>
          <w:sz w:val="18"/>
          <w:szCs w:val="18"/>
        </w:rPr>
      </w:pPr>
      <w:r w:rsidRPr="00AC5B7C">
        <w:rPr>
          <w:rFonts w:ascii="Calibri" w:hAnsi="Calibri" w:cs="Arial"/>
          <w:b/>
          <w:sz w:val="18"/>
          <w:szCs w:val="18"/>
        </w:rPr>
        <w:t xml:space="preserve">A. </w:t>
      </w:r>
      <w:r w:rsidR="008E07B0" w:rsidRPr="00AC5B7C">
        <w:rPr>
          <w:rFonts w:ascii="Calibri" w:hAnsi="Calibri" w:cs="Arial"/>
          <w:b/>
          <w:sz w:val="18"/>
          <w:szCs w:val="18"/>
        </w:rPr>
        <w:t>General Information</w:t>
      </w:r>
    </w:p>
    <w:p w14:paraId="6034A1CC" w14:textId="77777777" w:rsidR="000A7E83"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Project Name: Identifying information, such as owner’s name.</w:t>
      </w:r>
    </w:p>
    <w:p w14:paraId="6034A1CD" w14:textId="77777777" w:rsidR="000A7E83"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Date Prepared: Date of document preparation.</w:t>
      </w:r>
    </w:p>
    <w:p w14:paraId="6034A1CE" w14:textId="77777777" w:rsidR="000A7E83"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 xml:space="preserve">Project Location: </w:t>
      </w:r>
      <w:proofErr w:type="gramStart"/>
      <w:r w:rsidRPr="00AC5B7C">
        <w:rPr>
          <w:rFonts w:ascii="Calibri" w:hAnsi="Calibri" w:cs="Arial"/>
          <w:sz w:val="18"/>
          <w:szCs w:val="18"/>
        </w:rPr>
        <w:t>Legal street</w:t>
      </w:r>
      <w:proofErr w:type="gramEnd"/>
      <w:r w:rsidRPr="00AC5B7C">
        <w:rPr>
          <w:rFonts w:ascii="Calibri" w:hAnsi="Calibri" w:cs="Arial"/>
          <w:sz w:val="18"/>
          <w:szCs w:val="18"/>
        </w:rPr>
        <w:t xml:space="preserve"> address of property or other applicable identifying information.</w:t>
      </w:r>
    </w:p>
    <w:p w14:paraId="6034A1CF" w14:textId="4E14DD3C" w:rsidR="000A7E83"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 xml:space="preserve">Building Front Orientation: Building front </w:t>
      </w:r>
      <w:r w:rsidR="001E1BE4" w:rsidRPr="00AC5B7C">
        <w:rPr>
          <w:rFonts w:ascii="Calibri" w:hAnsi="Calibri" w:cs="Arial"/>
          <w:sz w:val="18"/>
          <w:szCs w:val="18"/>
        </w:rPr>
        <w:t xml:space="preserve">orientation </w:t>
      </w:r>
      <w:r w:rsidRPr="00AC5B7C">
        <w:rPr>
          <w:rFonts w:ascii="Calibri" w:hAnsi="Calibri" w:cs="Arial"/>
          <w:sz w:val="18"/>
          <w:szCs w:val="18"/>
        </w:rPr>
        <w:t xml:space="preserve">expressed in degrees, where North = 0, East = 90, South = 180, and West = 270. Indicate cardinal if it is a subdivision </w:t>
      </w:r>
      <w:del w:id="629" w:author="Shewmaker, Michael@Energy" w:date="2021-12-27T16:21:00Z">
        <w:r w:rsidRPr="00AC5B7C" w:rsidDel="00460DD0">
          <w:rPr>
            <w:rFonts w:ascii="Calibri" w:hAnsi="Calibri" w:cs="Arial"/>
            <w:sz w:val="18"/>
            <w:szCs w:val="18"/>
          </w:rPr>
          <w:delText xml:space="preserve">or multi-family </w:delText>
        </w:r>
      </w:del>
      <w:r w:rsidRPr="00AC5B7C">
        <w:rPr>
          <w:rFonts w:ascii="Calibri" w:hAnsi="Calibri" w:cs="Arial"/>
          <w:sz w:val="18"/>
          <w:szCs w:val="18"/>
        </w:rPr>
        <w:t>project built in multiple orientations. The standards (section 100.1) include the following additional details for determining orientation:</w:t>
      </w:r>
    </w:p>
    <w:p w14:paraId="6034A1D0" w14:textId="77777777" w:rsidR="00CF6FDA" w:rsidRPr="00AC5B7C" w:rsidRDefault="00CF6FDA" w:rsidP="00CF6FDA">
      <w:pPr>
        <w:numPr>
          <w:ilvl w:val="0"/>
          <w:numId w:val="6"/>
        </w:numPr>
        <w:rPr>
          <w:rFonts w:ascii="Calibri" w:hAnsi="Calibri" w:cs="Arial"/>
          <w:sz w:val="18"/>
          <w:szCs w:val="18"/>
        </w:rPr>
      </w:pPr>
      <w:r w:rsidRPr="00AC5B7C">
        <w:rPr>
          <w:rFonts w:ascii="Calibri" w:hAnsi="Calibri" w:cs="Arial"/>
          <w:sz w:val="18"/>
          <w:szCs w:val="18"/>
        </w:rPr>
        <w:t>Cardinal covers all orientations (for buildings that will be built in multiple orientations</w:t>
      </w:r>
      <w:proofErr w:type="gramStart"/>
      <w:r w:rsidRPr="00AC5B7C">
        <w:rPr>
          <w:rFonts w:ascii="Calibri" w:hAnsi="Calibri" w:cs="Arial"/>
          <w:sz w:val="18"/>
          <w:szCs w:val="18"/>
        </w:rPr>
        <w:t>);</w:t>
      </w:r>
      <w:proofErr w:type="gramEnd"/>
    </w:p>
    <w:p w14:paraId="6034A1D1" w14:textId="77777777" w:rsidR="00CF6FDA" w:rsidRPr="00AC5B7C" w:rsidRDefault="00CF6FDA" w:rsidP="00CF6FDA">
      <w:pPr>
        <w:numPr>
          <w:ilvl w:val="0"/>
          <w:numId w:val="6"/>
        </w:numPr>
        <w:rPr>
          <w:rFonts w:ascii="Calibri" w:hAnsi="Calibri" w:cs="Arial"/>
          <w:sz w:val="18"/>
          <w:szCs w:val="18"/>
        </w:rPr>
      </w:pPr>
      <w:r w:rsidRPr="00AC5B7C">
        <w:rPr>
          <w:rFonts w:ascii="Calibri" w:hAnsi="Calibri" w:cs="Arial"/>
          <w:sz w:val="18"/>
          <w:szCs w:val="18"/>
        </w:rPr>
        <w:t xml:space="preserve">North is oriented to within 45 degrees of true north, including 45 degrees east of </w:t>
      </w:r>
      <w:proofErr w:type="gramStart"/>
      <w:r w:rsidRPr="00AC5B7C">
        <w:rPr>
          <w:rFonts w:ascii="Calibri" w:hAnsi="Calibri" w:cs="Arial"/>
          <w:sz w:val="18"/>
          <w:szCs w:val="18"/>
        </w:rPr>
        <w:t>north;</w:t>
      </w:r>
      <w:proofErr w:type="gramEnd"/>
      <w:r w:rsidRPr="00AC5B7C">
        <w:rPr>
          <w:rFonts w:ascii="Calibri" w:hAnsi="Calibri" w:cs="Arial"/>
          <w:sz w:val="18"/>
          <w:szCs w:val="18"/>
        </w:rPr>
        <w:t xml:space="preserve"> </w:t>
      </w:r>
    </w:p>
    <w:p w14:paraId="6034A1D2" w14:textId="77777777" w:rsidR="00CF6FDA" w:rsidRPr="00AC5B7C" w:rsidRDefault="00CF6FDA" w:rsidP="00CF6FDA">
      <w:pPr>
        <w:numPr>
          <w:ilvl w:val="0"/>
          <w:numId w:val="6"/>
        </w:numPr>
        <w:rPr>
          <w:rFonts w:ascii="Calibri" w:hAnsi="Calibri" w:cs="Arial"/>
          <w:sz w:val="18"/>
          <w:szCs w:val="18"/>
        </w:rPr>
      </w:pPr>
      <w:r w:rsidRPr="00AC5B7C">
        <w:rPr>
          <w:rFonts w:ascii="Calibri" w:hAnsi="Calibri" w:cs="Arial"/>
          <w:sz w:val="18"/>
          <w:szCs w:val="18"/>
        </w:rPr>
        <w:t xml:space="preserve">East is oriented to within 45 degrees of true east, including 45 degrees south of </w:t>
      </w:r>
      <w:proofErr w:type="gramStart"/>
      <w:r w:rsidRPr="00AC5B7C">
        <w:rPr>
          <w:rFonts w:ascii="Calibri" w:hAnsi="Calibri" w:cs="Arial"/>
          <w:sz w:val="18"/>
          <w:szCs w:val="18"/>
        </w:rPr>
        <w:t>east;</w:t>
      </w:r>
      <w:proofErr w:type="gramEnd"/>
      <w:r w:rsidRPr="00AC5B7C">
        <w:rPr>
          <w:rFonts w:ascii="Calibri" w:hAnsi="Calibri" w:cs="Arial"/>
          <w:sz w:val="18"/>
          <w:szCs w:val="18"/>
        </w:rPr>
        <w:t xml:space="preserve"> </w:t>
      </w:r>
    </w:p>
    <w:p w14:paraId="6034A1D3" w14:textId="77777777" w:rsidR="00CF6FDA" w:rsidRPr="00AC5B7C" w:rsidRDefault="00CF6FDA" w:rsidP="00CF6FDA">
      <w:pPr>
        <w:numPr>
          <w:ilvl w:val="0"/>
          <w:numId w:val="6"/>
        </w:numPr>
        <w:rPr>
          <w:rFonts w:ascii="Calibri" w:hAnsi="Calibri" w:cs="Arial"/>
          <w:sz w:val="18"/>
          <w:szCs w:val="18"/>
        </w:rPr>
      </w:pPr>
      <w:r w:rsidRPr="00AC5B7C">
        <w:rPr>
          <w:rFonts w:ascii="Calibri" w:hAnsi="Calibri" w:cs="Arial"/>
          <w:sz w:val="18"/>
          <w:szCs w:val="18"/>
        </w:rPr>
        <w:t xml:space="preserve">South is oriented to within 45 degrees of true south, including 45 degrees west of </w:t>
      </w:r>
      <w:proofErr w:type="gramStart"/>
      <w:r w:rsidRPr="00AC5B7C">
        <w:rPr>
          <w:rFonts w:ascii="Calibri" w:hAnsi="Calibri" w:cs="Arial"/>
          <w:sz w:val="18"/>
          <w:szCs w:val="18"/>
        </w:rPr>
        <w:t>south;</w:t>
      </w:r>
      <w:proofErr w:type="gramEnd"/>
      <w:r w:rsidRPr="00AC5B7C">
        <w:rPr>
          <w:rFonts w:ascii="Calibri" w:hAnsi="Calibri" w:cs="Arial"/>
          <w:sz w:val="18"/>
          <w:szCs w:val="18"/>
        </w:rPr>
        <w:t xml:space="preserve"> </w:t>
      </w:r>
    </w:p>
    <w:p w14:paraId="6034A1D4" w14:textId="77777777" w:rsidR="000A7E83" w:rsidRPr="00AC5B7C" w:rsidRDefault="00CF6FDA">
      <w:pPr>
        <w:numPr>
          <w:ilvl w:val="0"/>
          <w:numId w:val="6"/>
        </w:numPr>
        <w:rPr>
          <w:rFonts w:ascii="Calibri" w:hAnsi="Calibri" w:cs="Arial"/>
          <w:sz w:val="18"/>
          <w:szCs w:val="18"/>
        </w:rPr>
      </w:pPr>
      <w:r w:rsidRPr="00AC5B7C">
        <w:rPr>
          <w:rFonts w:ascii="Calibri" w:hAnsi="Calibri" w:cs="Arial"/>
          <w:sz w:val="18"/>
          <w:szCs w:val="18"/>
        </w:rPr>
        <w:t xml:space="preserve">West is oriented to within 45 degrees of true west, including 45 degrees </w:t>
      </w:r>
      <w:r w:rsidR="00AD7B82" w:rsidRPr="00AC5B7C">
        <w:rPr>
          <w:rFonts w:ascii="Calibri" w:hAnsi="Calibri" w:cs="Arial"/>
          <w:sz w:val="18"/>
          <w:szCs w:val="18"/>
        </w:rPr>
        <w:t>nor</w:t>
      </w:r>
      <w:r w:rsidRPr="00AC5B7C">
        <w:rPr>
          <w:rFonts w:ascii="Calibri" w:hAnsi="Calibri" w:cs="Arial"/>
          <w:sz w:val="18"/>
          <w:szCs w:val="18"/>
        </w:rPr>
        <w:t xml:space="preserve">th of west. </w:t>
      </w:r>
    </w:p>
    <w:p w14:paraId="6034A1D5" w14:textId="77777777" w:rsidR="000A7E83"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CA City: Legal city/town of property.</w:t>
      </w:r>
    </w:p>
    <w:p w14:paraId="6034A1D6" w14:textId="568E14B9" w:rsidR="00030468" w:rsidRPr="00AC5B7C" w:rsidRDefault="00CF6FDA">
      <w:pPr>
        <w:pStyle w:val="ListParagraph"/>
        <w:numPr>
          <w:ilvl w:val="0"/>
          <w:numId w:val="45"/>
        </w:numPr>
        <w:rPr>
          <w:rFonts w:ascii="Calibri" w:hAnsi="Calibri" w:cs="Arial"/>
          <w:sz w:val="18"/>
          <w:szCs w:val="18"/>
        </w:rPr>
      </w:pPr>
      <w:r w:rsidRPr="00AC5B7C">
        <w:rPr>
          <w:rFonts w:ascii="Calibri" w:hAnsi="Calibri" w:cs="Arial"/>
          <w:sz w:val="18"/>
          <w:szCs w:val="18"/>
        </w:rPr>
        <w:t xml:space="preserve">Number of </w:t>
      </w:r>
      <w:r w:rsidR="00AD7B82" w:rsidRPr="00AC5B7C">
        <w:rPr>
          <w:rFonts w:ascii="Calibri" w:hAnsi="Calibri" w:cs="Arial"/>
          <w:sz w:val="18"/>
          <w:szCs w:val="18"/>
        </w:rPr>
        <w:t xml:space="preserve">Altered </w:t>
      </w:r>
      <w:r w:rsidRPr="00AC5B7C">
        <w:rPr>
          <w:rFonts w:ascii="Calibri" w:hAnsi="Calibri" w:cs="Arial"/>
          <w:sz w:val="18"/>
          <w:szCs w:val="18"/>
        </w:rPr>
        <w:t>Dwelling Units: 1 for single-family</w:t>
      </w:r>
      <w:del w:id="630" w:author="Shewmaker, Michael@Energy" w:date="2021-12-27T16:21:00Z">
        <w:r w:rsidRPr="00AC5B7C" w:rsidDel="00460DD0">
          <w:rPr>
            <w:rFonts w:ascii="Calibri" w:hAnsi="Calibri" w:cs="Arial"/>
            <w:sz w:val="18"/>
            <w:szCs w:val="18"/>
          </w:rPr>
          <w:delText>, 1 or more for multifamily.</w:delText>
        </w:r>
      </w:del>
    </w:p>
    <w:p w14:paraId="6034A1D7" w14:textId="77777777" w:rsidR="000A7E83"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Zip Code: 5-digit zip code for the project location (used to determine climate zone).</w:t>
      </w:r>
    </w:p>
    <w:p w14:paraId="6034A1D9" w14:textId="77777777" w:rsidR="000A7E83"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 xml:space="preserve">Fuel Type: Natural Gas, Liquefied Propane Gas, or Electricity. </w:t>
      </w:r>
    </w:p>
    <w:p w14:paraId="6400FC61" w14:textId="4D8CE282" w:rsidR="008E07B0" w:rsidRPr="00AC5B7C" w:rsidDel="00691043" w:rsidRDefault="008E07B0">
      <w:pPr>
        <w:pStyle w:val="ListParagraph"/>
        <w:ind w:left="1080"/>
        <w:rPr>
          <w:del w:id="631" w:author="Shewmaker, Michael@Energy" w:date="2021-12-27T16:21:00Z"/>
          <w:rFonts w:ascii="Calibri" w:hAnsi="Calibri" w:cs="Arial"/>
          <w:sz w:val="18"/>
          <w:szCs w:val="18"/>
        </w:rPr>
      </w:pPr>
    </w:p>
    <w:p w14:paraId="6034A1DA" w14:textId="3C350C4A" w:rsidR="000A7E83" w:rsidRPr="00AC5B7C" w:rsidDel="00691043" w:rsidRDefault="004B528E" w:rsidP="000A51C2">
      <w:pPr>
        <w:pStyle w:val="ListParagraph"/>
        <w:ind w:left="1890" w:hanging="810"/>
        <w:rPr>
          <w:del w:id="632" w:author="Shewmaker, Michael@Energy" w:date="2021-12-27T16:21:00Z"/>
          <w:rFonts w:ascii="Calibri" w:hAnsi="Calibri" w:cs="Arial"/>
          <w:sz w:val="18"/>
          <w:szCs w:val="18"/>
        </w:rPr>
      </w:pPr>
      <w:del w:id="633" w:author="Shewmaker, Michael@Energy" w:date="2021-12-27T16:21:00Z">
        <w:r w:rsidRPr="00AC5B7C" w:rsidDel="00691043">
          <w:rPr>
            <w:rFonts w:ascii="Calibri" w:hAnsi="Calibri" w:cs="Arial"/>
            <w:sz w:val="18"/>
            <w:szCs w:val="18"/>
          </w:rPr>
          <w:delText>NOTE:</w:delText>
        </w:r>
        <w:r w:rsidR="008E07B0" w:rsidRPr="00AC5B7C" w:rsidDel="00691043">
          <w:rPr>
            <w:rFonts w:ascii="Calibri" w:hAnsi="Calibri" w:cs="Arial"/>
            <w:sz w:val="18"/>
            <w:szCs w:val="18"/>
          </w:rPr>
          <w:tab/>
        </w:r>
        <w:r w:rsidR="005E334B" w:rsidRPr="00AC5B7C" w:rsidDel="00691043">
          <w:rPr>
            <w:rFonts w:ascii="Calibri" w:hAnsi="Calibri" w:cs="Arial"/>
            <w:sz w:val="18"/>
            <w:szCs w:val="18"/>
          </w:rPr>
          <w:delText>P</w:delText>
        </w:r>
        <w:r w:rsidRPr="00AC5B7C" w:rsidDel="00691043">
          <w:rPr>
            <w:rFonts w:ascii="Calibri" w:hAnsi="Calibri" w:cs="Arial"/>
            <w:sz w:val="18"/>
            <w:szCs w:val="18"/>
          </w:rPr>
          <w:delText xml:space="preserve">rescriptive compliance only allows electricity if natural gas is not </w:delText>
        </w:r>
        <w:r w:rsidR="00131155" w:rsidRPr="00AC5B7C" w:rsidDel="00691043">
          <w:rPr>
            <w:rFonts w:ascii="Calibri" w:hAnsi="Calibri" w:cs="Arial"/>
            <w:sz w:val="18"/>
            <w:szCs w:val="18"/>
          </w:rPr>
          <w:delText>connected to</w:delText>
        </w:r>
        <w:r w:rsidRPr="00AC5B7C" w:rsidDel="00691043">
          <w:rPr>
            <w:rFonts w:ascii="Calibri" w:hAnsi="Calibri" w:cs="Arial"/>
            <w:sz w:val="18"/>
            <w:szCs w:val="18"/>
          </w:rPr>
          <w:delText xml:space="preserve"> the building</w:delText>
        </w:r>
        <w:r w:rsidR="00131155" w:rsidRPr="00AC5B7C" w:rsidDel="00691043">
          <w:rPr>
            <w:rFonts w:ascii="Calibri" w:hAnsi="Calibri" w:cs="Arial"/>
            <w:sz w:val="18"/>
            <w:szCs w:val="18"/>
          </w:rPr>
          <w:delText>, or if the conditions of Section 150.2(b)1</w:delText>
        </w:r>
        <w:r w:rsidR="009A02F7" w:rsidDel="00691043">
          <w:rPr>
            <w:rFonts w:ascii="Calibri" w:hAnsi="Calibri" w:cs="Arial"/>
            <w:sz w:val="18"/>
            <w:szCs w:val="18"/>
          </w:rPr>
          <w:delText>Hiii</w:delText>
        </w:r>
        <w:r w:rsidR="004A1C16" w:rsidDel="00691043">
          <w:rPr>
            <w:rFonts w:ascii="Calibri" w:hAnsi="Calibri" w:cs="Arial"/>
            <w:sz w:val="18"/>
            <w:szCs w:val="18"/>
          </w:rPr>
          <w:delText>e</w:delText>
        </w:r>
        <w:r w:rsidR="00131155" w:rsidRPr="00AC5B7C" w:rsidDel="00691043">
          <w:rPr>
            <w:rFonts w:ascii="Calibri" w:hAnsi="Calibri" w:cs="Arial"/>
            <w:sz w:val="18"/>
            <w:szCs w:val="18"/>
          </w:rPr>
          <w:delText xml:space="preserve"> are met.  See instruction at section H for more information</w:delText>
        </w:r>
        <w:r w:rsidRPr="00AC5B7C" w:rsidDel="00691043">
          <w:rPr>
            <w:rFonts w:ascii="Calibri" w:hAnsi="Calibri" w:cs="Arial"/>
            <w:sz w:val="18"/>
            <w:szCs w:val="18"/>
          </w:rPr>
          <w:delText>.</w:delText>
        </w:r>
      </w:del>
    </w:p>
    <w:p w14:paraId="14DEFC7E" w14:textId="77777777" w:rsidR="008E07B0" w:rsidRPr="00AC5B7C" w:rsidRDefault="008E07B0">
      <w:pPr>
        <w:pStyle w:val="ListParagraph"/>
        <w:ind w:left="1080"/>
        <w:rPr>
          <w:rFonts w:ascii="Calibri" w:hAnsi="Calibri" w:cs="Arial"/>
          <w:sz w:val="18"/>
          <w:szCs w:val="18"/>
        </w:rPr>
      </w:pPr>
    </w:p>
    <w:p w14:paraId="6034A1DB" w14:textId="20CA55ED" w:rsidR="000A7E83"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 xml:space="preserve">Climate </w:t>
      </w:r>
      <w:r w:rsidR="008E07B0" w:rsidRPr="00AC5B7C">
        <w:rPr>
          <w:rFonts w:ascii="Calibri" w:hAnsi="Calibri" w:cs="Arial"/>
          <w:sz w:val="18"/>
          <w:szCs w:val="18"/>
        </w:rPr>
        <w:t>Z</w:t>
      </w:r>
      <w:r w:rsidRPr="00AC5B7C">
        <w:rPr>
          <w:rFonts w:ascii="Calibri" w:hAnsi="Calibri" w:cs="Arial"/>
          <w:sz w:val="18"/>
          <w:szCs w:val="18"/>
        </w:rPr>
        <w:t xml:space="preserve">one: From </w:t>
      </w:r>
      <w:ins w:id="634" w:author="Shewmaker, Michael@Energy" w:date="2021-12-27T16:21:00Z">
        <w:r w:rsidR="00691043">
          <w:rPr>
            <w:rFonts w:ascii="Calibri" w:hAnsi="Calibri" w:cs="Arial"/>
            <w:sz w:val="18"/>
            <w:szCs w:val="18"/>
          </w:rPr>
          <w:t xml:space="preserve">Reference Appendices, </w:t>
        </w:r>
      </w:ins>
      <w:r w:rsidRPr="00AC5B7C">
        <w:rPr>
          <w:rFonts w:ascii="Calibri" w:hAnsi="Calibri" w:cs="Arial"/>
          <w:sz w:val="18"/>
          <w:szCs w:val="18"/>
        </w:rPr>
        <w:t>Joint Appendix</w:t>
      </w:r>
      <w:ins w:id="635" w:author="Shewmaker, Michael@Energy" w:date="2021-12-27T16:21:00Z">
        <w:r w:rsidR="00691043">
          <w:rPr>
            <w:rFonts w:ascii="Calibri" w:hAnsi="Calibri" w:cs="Arial"/>
            <w:sz w:val="18"/>
            <w:szCs w:val="18"/>
          </w:rPr>
          <w:t>,</w:t>
        </w:r>
      </w:ins>
      <w:r w:rsidRPr="00AC5B7C">
        <w:rPr>
          <w:rFonts w:ascii="Calibri" w:hAnsi="Calibri" w:cs="Arial"/>
          <w:sz w:val="18"/>
          <w:szCs w:val="18"/>
        </w:rPr>
        <w:t xml:space="preserve"> JA2.1.1.</w:t>
      </w:r>
    </w:p>
    <w:p w14:paraId="582C992B" w14:textId="402EF962" w:rsidR="00E46B1C" w:rsidRPr="00AC5B7C" w:rsidRDefault="00CF6FDA">
      <w:pPr>
        <w:pStyle w:val="ListParagraph"/>
        <w:numPr>
          <w:ilvl w:val="0"/>
          <w:numId w:val="45"/>
        </w:numPr>
        <w:rPr>
          <w:rFonts w:ascii="Calibri" w:hAnsi="Calibri" w:cs="Arial"/>
          <w:sz w:val="18"/>
          <w:szCs w:val="18"/>
        </w:rPr>
      </w:pPr>
      <w:r w:rsidRPr="00AC5B7C">
        <w:rPr>
          <w:rFonts w:ascii="Calibri" w:hAnsi="Calibri" w:cs="Arial"/>
          <w:sz w:val="18"/>
          <w:szCs w:val="18"/>
        </w:rPr>
        <w:t xml:space="preserve">Total Conditioned Floor Area: Enter the new conditioned floor area in </w:t>
      </w:r>
      <w:ins w:id="636" w:author="Shewmaker, Michael@Energy" w:date="2021-12-27T16:21:00Z">
        <w:r w:rsidR="00691043">
          <w:rPr>
            <w:rFonts w:ascii="Calibri" w:hAnsi="Calibri" w:cs="Arial"/>
            <w:sz w:val="18"/>
            <w:szCs w:val="18"/>
          </w:rPr>
          <w:t>square feet (</w:t>
        </w:r>
      </w:ins>
      <w:r w:rsidRPr="00AC5B7C">
        <w:rPr>
          <w:rFonts w:ascii="Calibri" w:hAnsi="Calibri" w:cs="Arial"/>
          <w:sz w:val="18"/>
          <w:szCs w:val="18"/>
        </w:rPr>
        <w:t>ft</w:t>
      </w:r>
      <w:r w:rsidRPr="00AC5B7C">
        <w:rPr>
          <w:rFonts w:ascii="Calibri" w:hAnsi="Calibri" w:cs="Arial"/>
          <w:sz w:val="18"/>
          <w:szCs w:val="18"/>
          <w:vertAlign w:val="superscript"/>
        </w:rPr>
        <w:t>2</w:t>
      </w:r>
      <w:ins w:id="637" w:author="Shewmaker, Michael@Energy" w:date="2021-12-27T16:21:00Z">
        <w:r w:rsidR="00691043">
          <w:rPr>
            <w:rFonts w:ascii="Calibri" w:hAnsi="Calibri" w:cs="Arial"/>
            <w:sz w:val="18"/>
            <w:szCs w:val="18"/>
          </w:rPr>
          <w:t>)</w:t>
        </w:r>
      </w:ins>
      <w:r w:rsidRPr="00AC5B7C">
        <w:rPr>
          <w:rFonts w:ascii="Calibri" w:hAnsi="Calibri" w:cs="Arial"/>
          <w:sz w:val="18"/>
          <w:szCs w:val="18"/>
        </w:rPr>
        <w:t>, as measured from the outside of exterior walls of the dwelling unit or building being altered.</w:t>
      </w:r>
      <w:r w:rsidR="00030468" w:rsidRPr="00AC5B7C">
        <w:rPr>
          <w:rFonts w:ascii="Calibri" w:hAnsi="Calibri" w:cs="Arial"/>
          <w:sz w:val="18"/>
          <w:szCs w:val="18"/>
        </w:rPr>
        <w:t xml:space="preserve">  </w:t>
      </w:r>
    </w:p>
    <w:p w14:paraId="39A0E3D5" w14:textId="300C6CF1" w:rsidR="00E46B1C" w:rsidRPr="00AC5B7C" w:rsidRDefault="004B528E">
      <w:pPr>
        <w:pStyle w:val="ListParagraph"/>
        <w:numPr>
          <w:ilvl w:val="0"/>
          <w:numId w:val="45"/>
        </w:numPr>
        <w:rPr>
          <w:rFonts w:ascii="Calibri" w:hAnsi="Calibri" w:cs="Arial"/>
          <w:sz w:val="18"/>
          <w:szCs w:val="18"/>
        </w:rPr>
      </w:pPr>
      <w:r w:rsidRPr="00AC5B7C">
        <w:rPr>
          <w:rFonts w:ascii="Calibri" w:hAnsi="Calibri" w:cs="Arial"/>
          <w:sz w:val="18"/>
          <w:szCs w:val="18"/>
        </w:rPr>
        <w:t xml:space="preserve">Building Type: Single Family (includes duplex), or </w:t>
      </w:r>
      <w:proofErr w:type="gramStart"/>
      <w:r w:rsidRPr="00AC5B7C">
        <w:rPr>
          <w:rFonts w:ascii="Calibri" w:hAnsi="Calibri" w:cs="Arial"/>
          <w:sz w:val="18"/>
          <w:szCs w:val="18"/>
        </w:rPr>
        <w:t>Multi</w:t>
      </w:r>
      <w:r w:rsidR="00FD29AD" w:rsidRPr="00AC5B7C">
        <w:rPr>
          <w:rFonts w:ascii="Calibri" w:hAnsi="Calibri" w:cs="Arial"/>
          <w:sz w:val="18"/>
          <w:szCs w:val="18"/>
        </w:rPr>
        <w:t>-</w:t>
      </w:r>
      <w:r w:rsidRPr="00AC5B7C">
        <w:rPr>
          <w:rFonts w:ascii="Calibri" w:hAnsi="Calibri" w:cs="Arial"/>
          <w:sz w:val="18"/>
          <w:szCs w:val="18"/>
        </w:rPr>
        <w:t>Family</w:t>
      </w:r>
      <w:proofErr w:type="gramEnd"/>
      <w:r w:rsidRPr="00AC5B7C">
        <w:rPr>
          <w:rFonts w:ascii="Calibri" w:hAnsi="Calibri" w:cs="Arial"/>
          <w:sz w:val="18"/>
          <w:szCs w:val="18"/>
        </w:rPr>
        <w:t xml:space="preserve"> (a building that shares common walls and common floors or ceilings).</w:t>
      </w:r>
    </w:p>
    <w:p w14:paraId="3AE0ADD0" w14:textId="226B6FA0" w:rsidR="008E07B0" w:rsidRPr="00AC5B7C" w:rsidRDefault="00CF6FDA" w:rsidP="000A51C2">
      <w:pPr>
        <w:pStyle w:val="ListParagraph"/>
        <w:numPr>
          <w:ilvl w:val="0"/>
          <w:numId w:val="45"/>
        </w:numPr>
        <w:rPr>
          <w:rFonts w:ascii="Calibri" w:hAnsi="Calibri"/>
          <w:b/>
          <w:sz w:val="18"/>
          <w:szCs w:val="18"/>
        </w:rPr>
      </w:pPr>
      <w:r w:rsidRPr="00AC5B7C">
        <w:rPr>
          <w:rFonts w:ascii="Calibri" w:hAnsi="Calibri"/>
          <w:sz w:val="18"/>
          <w:szCs w:val="18"/>
        </w:rPr>
        <w:t xml:space="preserve">Slab Area: Area of the </w:t>
      </w:r>
      <w:proofErr w:type="gramStart"/>
      <w:r w:rsidRPr="00AC5B7C">
        <w:rPr>
          <w:rFonts w:ascii="Calibri" w:hAnsi="Calibri"/>
          <w:sz w:val="18"/>
          <w:szCs w:val="18"/>
        </w:rPr>
        <w:t>first floor</w:t>
      </w:r>
      <w:proofErr w:type="gramEnd"/>
      <w:r w:rsidRPr="00AC5B7C">
        <w:rPr>
          <w:rFonts w:ascii="Calibri" w:hAnsi="Calibri"/>
          <w:sz w:val="18"/>
          <w:szCs w:val="18"/>
        </w:rPr>
        <w:t xml:space="preserve"> slab (if any) in </w:t>
      </w:r>
      <w:ins w:id="638" w:author="Shewmaker, Michael@Energy" w:date="2021-12-27T16:21:00Z">
        <w:r w:rsidR="00691043">
          <w:rPr>
            <w:rFonts w:ascii="Calibri" w:hAnsi="Calibri"/>
            <w:sz w:val="18"/>
            <w:szCs w:val="18"/>
          </w:rPr>
          <w:t>square feet (</w:t>
        </w:r>
      </w:ins>
      <w:r w:rsidRPr="00AC5B7C">
        <w:rPr>
          <w:rFonts w:ascii="Calibri" w:hAnsi="Calibri"/>
          <w:sz w:val="18"/>
          <w:szCs w:val="18"/>
        </w:rPr>
        <w:t>ft</w:t>
      </w:r>
      <w:r w:rsidRPr="00AC5B7C">
        <w:rPr>
          <w:rFonts w:ascii="Calibri" w:hAnsi="Calibri"/>
          <w:sz w:val="18"/>
          <w:szCs w:val="18"/>
          <w:vertAlign w:val="superscript"/>
        </w:rPr>
        <w:t>2</w:t>
      </w:r>
      <w:ins w:id="639" w:author="Shewmaker, Michael@Energy" w:date="2021-12-27T16:21:00Z">
        <w:r w:rsidR="00691043">
          <w:rPr>
            <w:rFonts w:ascii="Calibri" w:hAnsi="Calibri"/>
            <w:sz w:val="18"/>
            <w:szCs w:val="18"/>
          </w:rPr>
          <w:t>)</w:t>
        </w:r>
      </w:ins>
      <w:r w:rsidRPr="00AC5B7C">
        <w:rPr>
          <w:rFonts w:ascii="Calibri" w:hAnsi="Calibri"/>
          <w:sz w:val="18"/>
          <w:szCs w:val="18"/>
        </w:rPr>
        <w:t>.</w:t>
      </w:r>
    </w:p>
    <w:p w14:paraId="6034A1DD" w14:textId="581D21F8" w:rsidR="009867E0" w:rsidRPr="00AC5B7C" w:rsidRDefault="004B528E">
      <w:pPr>
        <w:pStyle w:val="ListParagraph"/>
        <w:numPr>
          <w:ilvl w:val="0"/>
          <w:numId w:val="45"/>
        </w:numPr>
        <w:rPr>
          <w:rFonts w:ascii="Calibri" w:hAnsi="Calibri"/>
          <w:b/>
          <w:sz w:val="18"/>
          <w:szCs w:val="18"/>
        </w:rPr>
      </w:pPr>
      <w:r w:rsidRPr="00AC5B7C">
        <w:rPr>
          <w:rFonts w:ascii="Calibri" w:hAnsi="Calibri"/>
          <w:sz w:val="18"/>
          <w:szCs w:val="18"/>
        </w:rPr>
        <w:t xml:space="preserve">Project Scope: </w:t>
      </w:r>
      <w:r w:rsidR="00CF6FDA" w:rsidRPr="00AC5B7C">
        <w:rPr>
          <w:rFonts w:ascii="Calibri" w:hAnsi="Calibri"/>
          <w:sz w:val="18"/>
          <w:szCs w:val="18"/>
        </w:rPr>
        <w:t>I</w:t>
      </w:r>
      <w:r w:rsidRPr="00AC5B7C">
        <w:rPr>
          <w:rFonts w:ascii="Calibri" w:hAnsi="Calibri"/>
          <w:sz w:val="18"/>
          <w:szCs w:val="18"/>
        </w:rPr>
        <w:t xml:space="preserve">nsulation, </w:t>
      </w:r>
      <w:r w:rsidR="00FD29AD" w:rsidRPr="00AC5B7C">
        <w:rPr>
          <w:rFonts w:ascii="Calibri" w:hAnsi="Calibri"/>
          <w:sz w:val="18"/>
          <w:szCs w:val="18"/>
        </w:rPr>
        <w:t>R</w:t>
      </w:r>
      <w:r w:rsidRPr="00AC5B7C">
        <w:rPr>
          <w:rFonts w:ascii="Calibri" w:hAnsi="Calibri"/>
          <w:sz w:val="18"/>
          <w:szCs w:val="18"/>
        </w:rPr>
        <w:t xml:space="preserve">oof </w:t>
      </w:r>
      <w:r w:rsidR="00FD29AD" w:rsidRPr="00AC5B7C">
        <w:rPr>
          <w:rFonts w:ascii="Calibri" w:hAnsi="Calibri"/>
          <w:sz w:val="18"/>
          <w:szCs w:val="18"/>
        </w:rPr>
        <w:t>R</w:t>
      </w:r>
      <w:r w:rsidRPr="00AC5B7C">
        <w:rPr>
          <w:rFonts w:ascii="Calibri" w:hAnsi="Calibri"/>
          <w:sz w:val="18"/>
          <w:szCs w:val="18"/>
        </w:rPr>
        <w:t xml:space="preserve">eplacement, </w:t>
      </w:r>
      <w:r w:rsidR="00FD29AD" w:rsidRPr="00AC5B7C">
        <w:rPr>
          <w:rFonts w:ascii="Calibri" w:hAnsi="Calibri"/>
          <w:sz w:val="18"/>
          <w:szCs w:val="18"/>
        </w:rPr>
        <w:t>F</w:t>
      </w:r>
      <w:r w:rsidRPr="00AC5B7C">
        <w:rPr>
          <w:rFonts w:ascii="Calibri" w:hAnsi="Calibri"/>
          <w:sz w:val="18"/>
          <w:szCs w:val="18"/>
        </w:rPr>
        <w:t>enestration/</w:t>
      </w:r>
      <w:r w:rsidR="00FD29AD" w:rsidRPr="00AC5B7C">
        <w:rPr>
          <w:rFonts w:ascii="Calibri" w:hAnsi="Calibri"/>
          <w:sz w:val="18"/>
          <w:szCs w:val="18"/>
        </w:rPr>
        <w:t>G</w:t>
      </w:r>
      <w:r w:rsidRPr="00AC5B7C">
        <w:rPr>
          <w:rFonts w:ascii="Calibri" w:hAnsi="Calibri"/>
          <w:sz w:val="18"/>
          <w:szCs w:val="18"/>
        </w:rPr>
        <w:t xml:space="preserve">lazing, </w:t>
      </w:r>
      <w:r w:rsidR="00FD29AD" w:rsidRPr="00AC5B7C">
        <w:rPr>
          <w:rFonts w:ascii="Calibri" w:hAnsi="Calibri"/>
          <w:sz w:val="18"/>
          <w:szCs w:val="18"/>
        </w:rPr>
        <w:t>H</w:t>
      </w:r>
      <w:r w:rsidRPr="00AC5B7C">
        <w:rPr>
          <w:rFonts w:ascii="Calibri" w:hAnsi="Calibri"/>
          <w:sz w:val="18"/>
          <w:szCs w:val="18"/>
        </w:rPr>
        <w:t xml:space="preserve">eating </w:t>
      </w:r>
      <w:r w:rsidR="00FD29AD" w:rsidRPr="00AC5B7C">
        <w:rPr>
          <w:rFonts w:ascii="Calibri" w:hAnsi="Calibri"/>
          <w:sz w:val="18"/>
          <w:szCs w:val="18"/>
        </w:rPr>
        <w:t>S</w:t>
      </w:r>
      <w:r w:rsidRPr="00AC5B7C">
        <w:rPr>
          <w:rFonts w:ascii="Calibri" w:hAnsi="Calibri"/>
          <w:sz w:val="18"/>
          <w:szCs w:val="18"/>
        </w:rPr>
        <w:t xml:space="preserve">ystem, </w:t>
      </w:r>
      <w:r w:rsidR="00FD29AD" w:rsidRPr="00AC5B7C">
        <w:rPr>
          <w:rFonts w:ascii="Calibri" w:hAnsi="Calibri"/>
          <w:sz w:val="18"/>
          <w:szCs w:val="18"/>
        </w:rPr>
        <w:t>C</w:t>
      </w:r>
      <w:r w:rsidRPr="00AC5B7C">
        <w:rPr>
          <w:rFonts w:ascii="Calibri" w:hAnsi="Calibri"/>
          <w:sz w:val="18"/>
          <w:szCs w:val="18"/>
        </w:rPr>
        <w:t xml:space="preserve">ooling </w:t>
      </w:r>
      <w:r w:rsidR="00FD29AD" w:rsidRPr="00AC5B7C">
        <w:rPr>
          <w:rFonts w:ascii="Calibri" w:hAnsi="Calibri"/>
          <w:sz w:val="18"/>
          <w:szCs w:val="18"/>
        </w:rPr>
        <w:t>S</w:t>
      </w:r>
      <w:r w:rsidRPr="00AC5B7C">
        <w:rPr>
          <w:rFonts w:ascii="Calibri" w:hAnsi="Calibri"/>
          <w:sz w:val="18"/>
          <w:szCs w:val="18"/>
        </w:rPr>
        <w:t xml:space="preserve">ystem, </w:t>
      </w:r>
      <w:r w:rsidR="00FD29AD" w:rsidRPr="00AC5B7C">
        <w:rPr>
          <w:rFonts w:ascii="Calibri" w:hAnsi="Calibri"/>
          <w:sz w:val="18"/>
          <w:szCs w:val="18"/>
        </w:rPr>
        <w:t>D</w:t>
      </w:r>
      <w:r w:rsidRPr="00AC5B7C">
        <w:rPr>
          <w:rFonts w:ascii="Calibri" w:hAnsi="Calibri"/>
          <w:sz w:val="18"/>
          <w:szCs w:val="18"/>
        </w:rPr>
        <w:t xml:space="preserve">uct </w:t>
      </w:r>
      <w:r w:rsidR="00FD29AD" w:rsidRPr="00AC5B7C">
        <w:rPr>
          <w:rFonts w:ascii="Calibri" w:hAnsi="Calibri"/>
          <w:sz w:val="18"/>
          <w:szCs w:val="18"/>
        </w:rPr>
        <w:t>S</w:t>
      </w:r>
      <w:r w:rsidRPr="00AC5B7C">
        <w:rPr>
          <w:rFonts w:ascii="Calibri" w:hAnsi="Calibri"/>
          <w:sz w:val="18"/>
          <w:szCs w:val="18"/>
        </w:rPr>
        <w:t xml:space="preserve">ystem, and/or </w:t>
      </w:r>
      <w:r w:rsidR="00FD29AD" w:rsidRPr="00AC5B7C">
        <w:rPr>
          <w:rFonts w:ascii="Calibri" w:hAnsi="Calibri"/>
          <w:sz w:val="18"/>
          <w:szCs w:val="18"/>
        </w:rPr>
        <w:t>W</w:t>
      </w:r>
      <w:r w:rsidRPr="00AC5B7C">
        <w:rPr>
          <w:rFonts w:ascii="Calibri" w:hAnsi="Calibri"/>
          <w:sz w:val="18"/>
          <w:szCs w:val="18"/>
        </w:rPr>
        <w:t xml:space="preserve">ater </w:t>
      </w:r>
      <w:r w:rsidR="00FD29AD" w:rsidRPr="00AC5B7C">
        <w:rPr>
          <w:rFonts w:ascii="Calibri" w:hAnsi="Calibri"/>
          <w:sz w:val="18"/>
          <w:szCs w:val="18"/>
        </w:rPr>
        <w:t>H</w:t>
      </w:r>
      <w:r w:rsidRPr="00AC5B7C">
        <w:rPr>
          <w:rFonts w:ascii="Calibri" w:hAnsi="Calibri"/>
          <w:sz w:val="18"/>
          <w:szCs w:val="18"/>
        </w:rPr>
        <w:t xml:space="preserve">eating </w:t>
      </w:r>
      <w:r w:rsidR="00FD29AD" w:rsidRPr="00AC5B7C">
        <w:rPr>
          <w:rFonts w:ascii="Calibri" w:hAnsi="Calibri"/>
          <w:sz w:val="18"/>
          <w:szCs w:val="18"/>
        </w:rPr>
        <w:t xml:space="preserve">System </w:t>
      </w:r>
      <w:r w:rsidRPr="00AC5B7C">
        <w:rPr>
          <w:rFonts w:ascii="Calibri" w:hAnsi="Calibri"/>
          <w:sz w:val="18"/>
          <w:szCs w:val="18"/>
        </w:rPr>
        <w:t xml:space="preserve">alteration. </w:t>
      </w:r>
    </w:p>
    <w:p w14:paraId="6034A1DE" w14:textId="77777777" w:rsidR="00030468" w:rsidRPr="00AC5B7C" w:rsidRDefault="00030468" w:rsidP="009867E0">
      <w:pPr>
        <w:keepNext/>
        <w:rPr>
          <w:rFonts w:ascii="Calibri" w:hAnsi="Calibri" w:cs="Arial"/>
          <w:b/>
          <w:sz w:val="18"/>
          <w:szCs w:val="18"/>
        </w:rPr>
      </w:pPr>
    </w:p>
    <w:p w14:paraId="6034A1DF" w14:textId="358E88BB" w:rsidR="009867E0" w:rsidRPr="00AC5B7C" w:rsidRDefault="009867E0" w:rsidP="009867E0">
      <w:pPr>
        <w:keepNext/>
        <w:rPr>
          <w:rFonts w:ascii="Calibri" w:hAnsi="Calibri" w:cs="Arial"/>
          <w:b/>
          <w:sz w:val="18"/>
          <w:szCs w:val="18"/>
        </w:rPr>
      </w:pPr>
      <w:r w:rsidRPr="00AC5B7C">
        <w:rPr>
          <w:rFonts w:ascii="Calibri" w:hAnsi="Calibri" w:cs="Arial"/>
          <w:b/>
          <w:sz w:val="18"/>
          <w:szCs w:val="18"/>
        </w:rPr>
        <w:t xml:space="preserve">B. </w:t>
      </w:r>
      <w:r w:rsidR="008E07B0" w:rsidRPr="00AC5B7C">
        <w:rPr>
          <w:rFonts w:ascii="Calibri" w:hAnsi="Calibri" w:cs="Arial"/>
          <w:b/>
          <w:sz w:val="18"/>
          <w:szCs w:val="18"/>
        </w:rPr>
        <w:t>Building Insulation Details</w:t>
      </w:r>
      <w:r w:rsidRPr="00AC5B7C">
        <w:rPr>
          <w:rFonts w:ascii="Calibri" w:hAnsi="Calibri" w:cs="Arial"/>
          <w:b/>
          <w:sz w:val="18"/>
          <w:szCs w:val="18"/>
        </w:rPr>
        <w:t xml:space="preserve"> (Section 150.2(b)1)</w:t>
      </w:r>
    </w:p>
    <w:p w14:paraId="6034A1E1" w14:textId="77777777" w:rsidR="009867E0" w:rsidRPr="00AC5B7C" w:rsidRDefault="009867E0"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t xml:space="preserve">Tag/ID: A label (if any) from the plans, such as A1.4 or wall.  </w:t>
      </w:r>
    </w:p>
    <w:p w14:paraId="6034A1E2" w14:textId="06ECC086" w:rsidR="009867E0" w:rsidRPr="00AC5B7C" w:rsidRDefault="009867E0"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t xml:space="preserve">Assembly Type: Roof, </w:t>
      </w:r>
      <w:r w:rsidR="00FD29AD" w:rsidRPr="00AC5B7C">
        <w:rPr>
          <w:rFonts w:ascii="Calibri" w:hAnsi="Calibri" w:cs="Arial"/>
          <w:sz w:val="18"/>
          <w:szCs w:val="18"/>
        </w:rPr>
        <w:t>C</w:t>
      </w:r>
      <w:r w:rsidRPr="00AC5B7C">
        <w:rPr>
          <w:rFonts w:ascii="Calibri" w:hAnsi="Calibri" w:cs="Arial"/>
          <w:sz w:val="18"/>
          <w:szCs w:val="18"/>
        </w:rPr>
        <w:t xml:space="preserve">eiling, </w:t>
      </w:r>
      <w:r w:rsidR="00FD29AD" w:rsidRPr="00AC5B7C">
        <w:rPr>
          <w:rFonts w:ascii="Calibri" w:hAnsi="Calibri" w:cs="Arial"/>
          <w:sz w:val="18"/>
          <w:szCs w:val="18"/>
        </w:rPr>
        <w:t>W</w:t>
      </w:r>
      <w:r w:rsidRPr="00AC5B7C">
        <w:rPr>
          <w:rFonts w:ascii="Calibri" w:hAnsi="Calibri" w:cs="Arial"/>
          <w:sz w:val="18"/>
          <w:szCs w:val="18"/>
        </w:rPr>
        <w:t xml:space="preserve">all, </w:t>
      </w:r>
      <w:r w:rsidR="00707E4E" w:rsidRPr="00AC5B7C">
        <w:rPr>
          <w:rFonts w:ascii="Calibri" w:hAnsi="Calibri" w:cs="Arial"/>
          <w:sz w:val="18"/>
          <w:szCs w:val="18"/>
        </w:rPr>
        <w:t xml:space="preserve">or </w:t>
      </w:r>
      <w:r w:rsidR="00FD29AD" w:rsidRPr="00AC5B7C">
        <w:rPr>
          <w:rFonts w:ascii="Calibri" w:hAnsi="Calibri" w:cs="Arial"/>
          <w:sz w:val="18"/>
          <w:szCs w:val="18"/>
        </w:rPr>
        <w:t>F</w:t>
      </w:r>
      <w:r w:rsidRPr="00AC5B7C">
        <w:rPr>
          <w:rFonts w:ascii="Calibri" w:hAnsi="Calibri" w:cs="Arial"/>
          <w:sz w:val="18"/>
          <w:szCs w:val="18"/>
        </w:rPr>
        <w:t>loor.</w:t>
      </w:r>
    </w:p>
    <w:p w14:paraId="6034A1E3" w14:textId="77777777" w:rsidR="009867E0" w:rsidRPr="00AC5B7C" w:rsidRDefault="009867E0"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t xml:space="preserve">Frame Type: Wood or </w:t>
      </w:r>
      <w:r w:rsidR="00FD29AD" w:rsidRPr="00AC5B7C">
        <w:rPr>
          <w:rFonts w:ascii="Calibri" w:hAnsi="Calibri" w:cs="Arial"/>
          <w:sz w:val="18"/>
          <w:szCs w:val="18"/>
        </w:rPr>
        <w:t>M</w:t>
      </w:r>
      <w:r w:rsidRPr="00AC5B7C">
        <w:rPr>
          <w:rFonts w:ascii="Calibri" w:hAnsi="Calibri" w:cs="Arial"/>
          <w:sz w:val="18"/>
          <w:szCs w:val="18"/>
        </w:rPr>
        <w:t>etal.</w:t>
      </w:r>
    </w:p>
    <w:p w14:paraId="6034A1E4" w14:textId="28C01316" w:rsidR="009867E0" w:rsidRPr="00AC5B7C" w:rsidRDefault="009867E0"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t xml:space="preserve">Frame Depth: Nominal dimensions of framing material </w:t>
      </w:r>
      <w:r w:rsidR="00CF6FDA" w:rsidRPr="00AC5B7C">
        <w:rPr>
          <w:rFonts w:ascii="Calibri" w:hAnsi="Calibri" w:cs="Arial"/>
          <w:sz w:val="18"/>
          <w:szCs w:val="18"/>
        </w:rPr>
        <w:t xml:space="preserve">in inches </w:t>
      </w:r>
      <w:r w:rsidRPr="00AC5B7C">
        <w:rPr>
          <w:rFonts w:ascii="Calibri" w:hAnsi="Calibri" w:cs="Arial"/>
          <w:sz w:val="18"/>
          <w:szCs w:val="18"/>
        </w:rPr>
        <w:t>such as 2x4</w:t>
      </w:r>
      <w:r w:rsidR="00707E4E" w:rsidRPr="00AC5B7C">
        <w:rPr>
          <w:rFonts w:ascii="Calibri" w:hAnsi="Calibri" w:cs="Arial"/>
          <w:sz w:val="18"/>
          <w:szCs w:val="18"/>
        </w:rPr>
        <w:t>,</w:t>
      </w:r>
      <w:r w:rsidRPr="00AC5B7C">
        <w:rPr>
          <w:rFonts w:ascii="Calibri" w:hAnsi="Calibri" w:cs="Arial"/>
          <w:sz w:val="18"/>
          <w:szCs w:val="18"/>
        </w:rPr>
        <w:t xml:space="preserve"> 2x6</w:t>
      </w:r>
      <w:r w:rsidR="00707E4E" w:rsidRPr="00AC5B7C">
        <w:rPr>
          <w:rFonts w:ascii="Calibri" w:hAnsi="Calibri" w:cs="Arial"/>
          <w:sz w:val="18"/>
          <w:szCs w:val="18"/>
        </w:rPr>
        <w:t>, 2x8, 2x10</w:t>
      </w:r>
      <w:r w:rsidRPr="00AC5B7C">
        <w:rPr>
          <w:rFonts w:ascii="Calibri" w:hAnsi="Calibri" w:cs="Arial"/>
          <w:sz w:val="18"/>
          <w:szCs w:val="18"/>
        </w:rPr>
        <w:t>.</w:t>
      </w:r>
    </w:p>
    <w:p w14:paraId="6034A1E5" w14:textId="76C779B8" w:rsidR="009867E0" w:rsidRPr="00AC5B7C" w:rsidRDefault="009867E0"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t>Frame Spacing: 16</w:t>
      </w:r>
      <w:del w:id="640" w:author="Shewmaker, Michael@Energy" w:date="2021-12-27T16:22:00Z">
        <w:r w:rsidR="00707E4E" w:rsidRPr="00AC5B7C" w:rsidDel="008C703C">
          <w:rPr>
            <w:rFonts w:ascii="Calibri" w:hAnsi="Calibri" w:cs="Arial"/>
            <w:sz w:val="18"/>
            <w:szCs w:val="18"/>
          </w:rPr>
          <w:delText>,</w:delText>
        </w:r>
      </w:del>
      <w:ins w:id="641" w:author="Shewmaker, Michael@Energy" w:date="2021-12-27T16:22:00Z">
        <w:r w:rsidR="008C703C">
          <w:rPr>
            <w:rFonts w:ascii="Calibri" w:hAnsi="Calibri" w:cs="Arial"/>
            <w:sz w:val="18"/>
            <w:szCs w:val="18"/>
          </w:rPr>
          <w:t xml:space="preserve"> or</w:t>
        </w:r>
      </w:ins>
      <w:r w:rsidRPr="00AC5B7C">
        <w:rPr>
          <w:rFonts w:ascii="Calibri" w:hAnsi="Calibri" w:cs="Arial"/>
          <w:sz w:val="18"/>
          <w:szCs w:val="18"/>
        </w:rPr>
        <w:t xml:space="preserve"> 24</w:t>
      </w:r>
      <w:ins w:id="642" w:author="Shewmaker, Michael@Energy" w:date="2021-12-27T16:22:00Z">
        <w:r w:rsidR="008C703C">
          <w:rPr>
            <w:rFonts w:ascii="Calibri" w:hAnsi="Calibri" w:cs="Arial"/>
            <w:sz w:val="18"/>
            <w:szCs w:val="18"/>
          </w:rPr>
          <w:t xml:space="preserve"> </w:t>
        </w:r>
      </w:ins>
      <w:del w:id="643" w:author="Shewmaker, Michael@Energy" w:date="2021-12-27T16:22:00Z">
        <w:r w:rsidR="00707E4E" w:rsidRPr="00AC5B7C" w:rsidDel="008C703C">
          <w:rPr>
            <w:rFonts w:ascii="Calibri" w:hAnsi="Calibri" w:cs="Arial"/>
            <w:sz w:val="18"/>
            <w:szCs w:val="18"/>
          </w:rPr>
          <w:delText>, or 48</w:delText>
        </w:r>
        <w:r w:rsidRPr="00AC5B7C" w:rsidDel="008C703C">
          <w:rPr>
            <w:rFonts w:ascii="Calibri" w:hAnsi="Calibri" w:cs="Arial"/>
            <w:sz w:val="18"/>
            <w:szCs w:val="18"/>
          </w:rPr>
          <w:delText xml:space="preserve"> </w:delText>
        </w:r>
      </w:del>
      <w:r w:rsidRPr="00AC5B7C">
        <w:rPr>
          <w:rFonts w:ascii="Calibri" w:hAnsi="Calibri" w:cs="Arial"/>
          <w:sz w:val="18"/>
          <w:szCs w:val="18"/>
        </w:rPr>
        <w:t xml:space="preserve">inches on center. </w:t>
      </w:r>
    </w:p>
    <w:p w14:paraId="6034A1E6" w14:textId="77777777" w:rsidR="009867E0" w:rsidRPr="00AC5B7C" w:rsidRDefault="00CF6FDA"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lastRenderedPageBreak/>
        <w:t xml:space="preserve">Proposed </w:t>
      </w:r>
      <w:r w:rsidR="009867E0" w:rsidRPr="00AC5B7C">
        <w:rPr>
          <w:rFonts w:ascii="Calibri" w:hAnsi="Calibri" w:cs="Arial"/>
          <w:sz w:val="18"/>
          <w:szCs w:val="18"/>
        </w:rPr>
        <w:t>Cavity R-value</w:t>
      </w:r>
      <w:r w:rsidRPr="00AC5B7C">
        <w:rPr>
          <w:rFonts w:ascii="Calibri" w:hAnsi="Calibri" w:cs="Arial"/>
          <w:sz w:val="18"/>
          <w:szCs w:val="18"/>
        </w:rPr>
        <w:t>:</w:t>
      </w:r>
      <w:r w:rsidR="009867E0" w:rsidRPr="00AC5B7C">
        <w:rPr>
          <w:rFonts w:ascii="Calibri" w:hAnsi="Calibri" w:cs="Arial"/>
          <w:sz w:val="18"/>
          <w:szCs w:val="18"/>
        </w:rPr>
        <w:t xml:space="preserve"> Insulation installed between </w:t>
      </w:r>
      <w:proofErr w:type="gramStart"/>
      <w:r w:rsidR="009867E0" w:rsidRPr="00AC5B7C">
        <w:rPr>
          <w:rFonts w:ascii="Calibri" w:hAnsi="Calibri" w:cs="Arial"/>
          <w:sz w:val="18"/>
          <w:szCs w:val="18"/>
        </w:rPr>
        <w:t>framing</w:t>
      </w:r>
      <w:proofErr w:type="gramEnd"/>
      <w:r w:rsidR="009867E0" w:rsidRPr="00AC5B7C">
        <w:rPr>
          <w:rFonts w:ascii="Calibri" w:hAnsi="Calibri" w:cs="Arial"/>
          <w:sz w:val="18"/>
          <w:szCs w:val="18"/>
        </w:rPr>
        <w:t>.</w:t>
      </w:r>
    </w:p>
    <w:p w14:paraId="4D5AFD76" w14:textId="77777777" w:rsidR="008E07B0" w:rsidRPr="00AC5B7C" w:rsidRDefault="008E07B0" w:rsidP="009867E0">
      <w:pPr>
        <w:pStyle w:val="ListParagraph"/>
        <w:contextualSpacing/>
        <w:rPr>
          <w:rFonts w:ascii="Calibri" w:hAnsi="Calibri" w:cs="Arial"/>
          <w:sz w:val="18"/>
          <w:szCs w:val="18"/>
        </w:rPr>
      </w:pPr>
    </w:p>
    <w:p w14:paraId="6034A1E7" w14:textId="5319288D" w:rsidR="009867E0" w:rsidRPr="00AC5B7C" w:rsidRDefault="00CF6FDA" w:rsidP="009867E0">
      <w:pPr>
        <w:pStyle w:val="ListParagraph"/>
        <w:contextualSpacing/>
        <w:rPr>
          <w:rFonts w:ascii="Calibri" w:hAnsi="Calibri" w:cs="Arial"/>
          <w:sz w:val="18"/>
          <w:szCs w:val="18"/>
        </w:rPr>
      </w:pPr>
      <w:r w:rsidRPr="00AC5B7C">
        <w:rPr>
          <w:rFonts w:ascii="Calibri" w:hAnsi="Calibri" w:cs="Arial"/>
          <w:sz w:val="18"/>
          <w:szCs w:val="18"/>
        </w:rPr>
        <w:t>Proposed Continuous Insulation R-value: R-value of rigid or continuous insulation (not interrupted by framing). See Table 4.3.4. of Reference Appendices</w:t>
      </w:r>
      <w:ins w:id="644" w:author="Shewmaker, Michael@Energy" w:date="2021-12-27T16:22:00Z">
        <w:r w:rsidR="008C703C">
          <w:rPr>
            <w:rFonts w:ascii="Calibri" w:hAnsi="Calibri" w:cs="Arial"/>
            <w:sz w:val="18"/>
            <w:szCs w:val="18"/>
          </w:rPr>
          <w:t>, Joint Appendix,</w:t>
        </w:r>
      </w:ins>
      <w:r w:rsidRPr="00AC5B7C">
        <w:rPr>
          <w:rFonts w:ascii="Calibri" w:hAnsi="Calibri" w:cs="Arial"/>
          <w:sz w:val="18"/>
          <w:szCs w:val="18"/>
        </w:rPr>
        <w:t xml:space="preserve"> for metal frame construction.</w:t>
      </w:r>
    </w:p>
    <w:p w14:paraId="6034A1E8" w14:textId="77777777" w:rsidR="00CF6FDA" w:rsidRPr="00AC5B7C" w:rsidRDefault="00CF6FDA" w:rsidP="009867E0">
      <w:pPr>
        <w:pStyle w:val="ListParagraph"/>
        <w:contextualSpacing/>
        <w:rPr>
          <w:rFonts w:ascii="Calibri" w:hAnsi="Calibri" w:cs="Arial"/>
          <w:sz w:val="18"/>
          <w:szCs w:val="18"/>
        </w:rPr>
      </w:pPr>
    </w:p>
    <w:p w14:paraId="6034A1E9" w14:textId="058918F8" w:rsidR="000A7E83" w:rsidRPr="00AC5B7C" w:rsidRDefault="009867E0" w:rsidP="000A51C2">
      <w:pPr>
        <w:ind w:left="1890" w:hanging="810"/>
        <w:rPr>
          <w:rFonts w:ascii="Calibri" w:hAnsi="Calibri" w:cs="Arial"/>
          <w:sz w:val="18"/>
          <w:szCs w:val="18"/>
        </w:rPr>
      </w:pPr>
      <w:r w:rsidRPr="00AC5B7C">
        <w:rPr>
          <w:rFonts w:ascii="Calibri" w:hAnsi="Calibri" w:cs="Arial"/>
          <w:sz w:val="18"/>
          <w:szCs w:val="18"/>
        </w:rPr>
        <w:t xml:space="preserve">NOTE: </w:t>
      </w:r>
      <w:r w:rsidRPr="00AC5B7C">
        <w:rPr>
          <w:rFonts w:ascii="Calibri" w:hAnsi="Calibri" w:cs="Arial"/>
          <w:sz w:val="18"/>
          <w:szCs w:val="18"/>
        </w:rPr>
        <w:tab/>
        <w:t>Section 110.8(d) specifies that if adding insulation to an existing attic, the resulting attic insulation must total R-</w:t>
      </w:r>
      <w:r w:rsidR="00707E4E" w:rsidRPr="00AC5B7C">
        <w:rPr>
          <w:rFonts w:ascii="Calibri" w:hAnsi="Calibri" w:cs="Arial"/>
          <w:sz w:val="18"/>
          <w:szCs w:val="18"/>
        </w:rPr>
        <w:t>22</w:t>
      </w:r>
      <w:r w:rsidRPr="00AC5B7C">
        <w:rPr>
          <w:rFonts w:ascii="Calibri" w:hAnsi="Calibri" w:cs="Arial"/>
          <w:sz w:val="18"/>
          <w:szCs w:val="18"/>
        </w:rPr>
        <w:t>. However, the amount of insulation required is limited to the amount of room available for insulation without conflicting with Building Code Section 1203.2.</w:t>
      </w:r>
    </w:p>
    <w:p w14:paraId="6034A1EA" w14:textId="77777777" w:rsidR="009867E0" w:rsidRPr="00AC5B7C" w:rsidRDefault="009867E0" w:rsidP="009867E0">
      <w:pPr>
        <w:tabs>
          <w:tab w:val="left" w:pos="1980"/>
        </w:tabs>
        <w:ind w:left="1980" w:hanging="900"/>
        <w:rPr>
          <w:rFonts w:ascii="Calibri" w:hAnsi="Calibri" w:cs="Arial"/>
          <w:sz w:val="18"/>
          <w:szCs w:val="18"/>
        </w:rPr>
      </w:pPr>
    </w:p>
    <w:p w14:paraId="6034A1EB" w14:textId="1FAD5250" w:rsidR="009867E0" w:rsidRPr="00AC5B7C" w:rsidRDefault="00CF6FDA"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t xml:space="preserve">Proposed </w:t>
      </w:r>
      <w:r w:rsidR="009867E0" w:rsidRPr="00AC5B7C">
        <w:rPr>
          <w:rFonts w:ascii="Calibri" w:hAnsi="Calibri" w:cs="Arial"/>
          <w:sz w:val="18"/>
          <w:szCs w:val="18"/>
        </w:rPr>
        <w:t xml:space="preserve">U-factor: The U-factor for the entire assembly. </w:t>
      </w:r>
    </w:p>
    <w:p w14:paraId="6034A1EC" w14:textId="652BF5CF" w:rsidR="009867E0" w:rsidRPr="00AC5B7C" w:rsidRDefault="008C703C" w:rsidP="009867E0">
      <w:pPr>
        <w:pStyle w:val="ListParagraph"/>
        <w:numPr>
          <w:ilvl w:val="0"/>
          <w:numId w:val="9"/>
        </w:numPr>
        <w:contextualSpacing/>
        <w:rPr>
          <w:rFonts w:ascii="Calibri" w:hAnsi="Calibri" w:cs="Arial"/>
          <w:sz w:val="18"/>
          <w:szCs w:val="18"/>
        </w:rPr>
      </w:pPr>
      <w:ins w:id="645" w:author="Shewmaker, Michael@Energy" w:date="2021-12-27T16:23:00Z">
        <w:r>
          <w:rPr>
            <w:rFonts w:ascii="Calibri" w:hAnsi="Calibri" w:cs="Arial"/>
            <w:sz w:val="18"/>
            <w:szCs w:val="18"/>
          </w:rPr>
          <w:t xml:space="preserve">Joint </w:t>
        </w:r>
      </w:ins>
      <w:r w:rsidR="009867E0" w:rsidRPr="00AC5B7C">
        <w:rPr>
          <w:rFonts w:ascii="Calibri" w:hAnsi="Calibri" w:cs="Arial"/>
          <w:sz w:val="18"/>
          <w:szCs w:val="18"/>
        </w:rPr>
        <w:t xml:space="preserve">Appendix JA4 </w:t>
      </w:r>
      <w:r w:rsidR="00CF6FDA" w:rsidRPr="00AC5B7C">
        <w:rPr>
          <w:rFonts w:ascii="Calibri" w:hAnsi="Calibri" w:cs="Arial"/>
          <w:sz w:val="18"/>
          <w:szCs w:val="18"/>
        </w:rPr>
        <w:t xml:space="preserve">Reference </w:t>
      </w:r>
      <w:r w:rsidR="009867E0" w:rsidRPr="00AC5B7C">
        <w:rPr>
          <w:rFonts w:ascii="Calibri" w:hAnsi="Calibri" w:cs="Arial"/>
          <w:sz w:val="18"/>
          <w:szCs w:val="18"/>
        </w:rPr>
        <w:t>Table: Table number used to determine the R-value or U-factor (e.g., an attic assembly is 4.2.1).</w:t>
      </w:r>
    </w:p>
    <w:p w14:paraId="6034A1ED" w14:textId="79C471CF" w:rsidR="009867E0" w:rsidRPr="00AC5B7C" w:rsidRDefault="008C703C" w:rsidP="009867E0">
      <w:pPr>
        <w:pStyle w:val="ListParagraph"/>
        <w:numPr>
          <w:ilvl w:val="0"/>
          <w:numId w:val="9"/>
        </w:numPr>
        <w:contextualSpacing/>
        <w:rPr>
          <w:rFonts w:ascii="Calibri" w:hAnsi="Calibri" w:cs="Arial"/>
          <w:sz w:val="18"/>
          <w:szCs w:val="18"/>
        </w:rPr>
      </w:pPr>
      <w:ins w:id="646" w:author="Shewmaker, Michael@Energy" w:date="2021-12-27T16:23:00Z">
        <w:r>
          <w:rPr>
            <w:rFonts w:ascii="Calibri" w:hAnsi="Calibri" w:cs="Arial"/>
            <w:sz w:val="18"/>
            <w:szCs w:val="18"/>
          </w:rPr>
          <w:t xml:space="preserve">Joint </w:t>
        </w:r>
      </w:ins>
      <w:r w:rsidR="009867E0" w:rsidRPr="00AC5B7C">
        <w:rPr>
          <w:rFonts w:ascii="Calibri" w:hAnsi="Calibri" w:cs="Arial"/>
          <w:sz w:val="18"/>
          <w:szCs w:val="18"/>
        </w:rPr>
        <w:t xml:space="preserve">Appendix JA4 </w:t>
      </w:r>
      <w:r w:rsidR="00CF6FDA" w:rsidRPr="00AC5B7C">
        <w:rPr>
          <w:rFonts w:ascii="Calibri" w:hAnsi="Calibri" w:cs="Arial"/>
          <w:sz w:val="18"/>
          <w:szCs w:val="18"/>
        </w:rPr>
        <w:t xml:space="preserve">Reference </w:t>
      </w:r>
      <w:r w:rsidR="009867E0" w:rsidRPr="00AC5B7C">
        <w:rPr>
          <w:rFonts w:ascii="Calibri" w:hAnsi="Calibri" w:cs="Arial"/>
          <w:sz w:val="18"/>
          <w:szCs w:val="18"/>
        </w:rPr>
        <w:t>Cell: Cell number used to determine the R-value or U-factor (e.g., an R-38ceiling with 24-inch on center framing is A21).</w:t>
      </w:r>
    </w:p>
    <w:p w14:paraId="6034A1EE" w14:textId="573B7D9C" w:rsidR="009867E0" w:rsidRPr="00AC5B7C" w:rsidRDefault="009867E0"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t xml:space="preserve">Required U-factor: </w:t>
      </w:r>
      <w:r w:rsidR="00AD7B82" w:rsidRPr="00AC5B7C">
        <w:rPr>
          <w:rFonts w:ascii="Calibri" w:hAnsi="Calibri" w:cs="Arial"/>
          <w:sz w:val="18"/>
          <w:szCs w:val="18"/>
        </w:rPr>
        <w:t>F</w:t>
      </w:r>
      <w:r w:rsidRPr="00AC5B7C">
        <w:rPr>
          <w:rFonts w:ascii="Calibri" w:hAnsi="Calibri" w:cs="Arial"/>
          <w:sz w:val="18"/>
          <w:szCs w:val="18"/>
        </w:rPr>
        <w:t xml:space="preserve">rom </w:t>
      </w:r>
      <w:r w:rsidR="00AD7B82" w:rsidRPr="00AC5B7C">
        <w:rPr>
          <w:rFonts w:ascii="Calibri" w:hAnsi="Calibri" w:cs="Arial"/>
          <w:sz w:val="18"/>
          <w:szCs w:val="18"/>
        </w:rPr>
        <w:t xml:space="preserve">the </w:t>
      </w:r>
      <w:r w:rsidRPr="00AC5B7C">
        <w:rPr>
          <w:rFonts w:ascii="Calibri" w:hAnsi="Calibri" w:cs="Arial"/>
          <w:sz w:val="18"/>
          <w:szCs w:val="18"/>
        </w:rPr>
        <w:t>requirements in Sections 110.</w:t>
      </w:r>
      <w:r w:rsidR="00707E4E" w:rsidRPr="00AC5B7C">
        <w:rPr>
          <w:rFonts w:ascii="Calibri" w:hAnsi="Calibri" w:cs="Arial"/>
          <w:sz w:val="18"/>
          <w:szCs w:val="18"/>
        </w:rPr>
        <w:t>8</w:t>
      </w:r>
      <w:r w:rsidRPr="00AC5B7C">
        <w:rPr>
          <w:rFonts w:ascii="Calibri" w:hAnsi="Calibri" w:cs="Arial"/>
          <w:sz w:val="18"/>
          <w:szCs w:val="18"/>
        </w:rPr>
        <w:t xml:space="preserve"> and 150.0.</w:t>
      </w:r>
    </w:p>
    <w:p w14:paraId="6034A1EF" w14:textId="35549B19" w:rsidR="009867E0" w:rsidRPr="00AC5B7C" w:rsidRDefault="009867E0" w:rsidP="009867E0">
      <w:pPr>
        <w:pStyle w:val="ListParagraph"/>
        <w:numPr>
          <w:ilvl w:val="0"/>
          <w:numId w:val="9"/>
        </w:numPr>
        <w:contextualSpacing/>
        <w:rPr>
          <w:rFonts w:ascii="Calibri" w:hAnsi="Calibri" w:cs="Arial"/>
          <w:sz w:val="18"/>
          <w:szCs w:val="18"/>
        </w:rPr>
      </w:pPr>
      <w:r w:rsidRPr="00AC5B7C">
        <w:rPr>
          <w:rFonts w:ascii="Calibri" w:hAnsi="Calibri" w:cs="Arial"/>
          <w:sz w:val="18"/>
          <w:szCs w:val="18"/>
        </w:rPr>
        <w:t>Comments</w:t>
      </w:r>
      <w:r w:rsidR="00EE0BD6" w:rsidRPr="00AC5B7C">
        <w:rPr>
          <w:rFonts w:ascii="Calibri" w:hAnsi="Calibri" w:cs="Arial"/>
          <w:sz w:val="18"/>
          <w:szCs w:val="18"/>
        </w:rPr>
        <w:t>:</w:t>
      </w:r>
      <w:r w:rsidRPr="00AC5B7C">
        <w:rPr>
          <w:rFonts w:ascii="Calibri" w:hAnsi="Calibri" w:cs="Arial"/>
          <w:sz w:val="18"/>
          <w:szCs w:val="18"/>
        </w:rPr>
        <w:t xml:space="preserve"> </w:t>
      </w:r>
      <w:r w:rsidR="00EE0BD6" w:rsidRPr="00AC5B7C">
        <w:rPr>
          <w:rFonts w:ascii="Calibri" w:hAnsi="Calibri" w:cs="Arial"/>
          <w:sz w:val="18"/>
          <w:szCs w:val="18"/>
        </w:rPr>
        <w:t>Any notes regarding location, unique conditions, or attachments.</w:t>
      </w:r>
    </w:p>
    <w:p w14:paraId="6034A1F1" w14:textId="38204620" w:rsidR="000A7E83" w:rsidRPr="00AC5B7C" w:rsidRDefault="009867E0">
      <w:pPr>
        <w:keepNext/>
        <w:rPr>
          <w:rFonts w:ascii="Calibri" w:hAnsi="Calibri" w:cs="Arial"/>
          <w:b/>
          <w:sz w:val="18"/>
          <w:szCs w:val="18"/>
        </w:rPr>
      </w:pPr>
      <w:r w:rsidRPr="00AC5B7C">
        <w:rPr>
          <w:rFonts w:ascii="Calibri" w:hAnsi="Calibri" w:cs="Arial"/>
          <w:b/>
          <w:sz w:val="18"/>
          <w:szCs w:val="18"/>
        </w:rPr>
        <w:t xml:space="preserve">C. </w:t>
      </w:r>
      <w:r w:rsidR="008E07B0" w:rsidRPr="00AC5B7C">
        <w:rPr>
          <w:rFonts w:ascii="Calibri" w:hAnsi="Calibri" w:cs="Arial"/>
          <w:b/>
          <w:sz w:val="18"/>
          <w:szCs w:val="18"/>
        </w:rPr>
        <w:t xml:space="preserve">Roof </w:t>
      </w:r>
      <w:r w:rsidR="00043E66" w:rsidRPr="00AC5B7C">
        <w:rPr>
          <w:rFonts w:ascii="Calibri" w:hAnsi="Calibri" w:cs="Arial"/>
          <w:b/>
          <w:sz w:val="18"/>
          <w:szCs w:val="18"/>
        </w:rPr>
        <w:t>Replacement</w:t>
      </w:r>
      <w:r w:rsidRPr="00AC5B7C">
        <w:rPr>
          <w:rFonts w:ascii="Calibri" w:hAnsi="Calibri" w:cs="Arial"/>
          <w:b/>
          <w:sz w:val="18"/>
          <w:szCs w:val="18"/>
        </w:rPr>
        <w:t xml:space="preserve"> (Prescriptive Alteration, Section 150.2(b)1H)</w:t>
      </w:r>
    </w:p>
    <w:p w14:paraId="6034A1F3" w14:textId="053C9ABF" w:rsidR="000A7E83" w:rsidRPr="00AC5B7C" w:rsidRDefault="00C60986">
      <w:pPr>
        <w:keepNext/>
        <w:rPr>
          <w:rFonts w:ascii="Calibri" w:hAnsi="Calibri" w:cs="Arial"/>
          <w:sz w:val="18"/>
          <w:szCs w:val="18"/>
        </w:rPr>
      </w:pPr>
      <w:r w:rsidRPr="00AC5B7C">
        <w:rPr>
          <w:rFonts w:ascii="Calibri" w:hAnsi="Calibri" w:cs="Arial"/>
          <w:sz w:val="18"/>
          <w:szCs w:val="18"/>
        </w:rPr>
        <w:t>When 50% or more of the roof is being replaced the roofing requirements are triggered. Any areas of roof covered by building integrated photovoltaic panels and solar thermal panels</w:t>
      </w:r>
      <w:r w:rsidR="009A02F7">
        <w:rPr>
          <w:rFonts w:ascii="Calibri" w:hAnsi="Calibri" w:cs="Arial"/>
          <w:sz w:val="18"/>
          <w:szCs w:val="18"/>
        </w:rPr>
        <w:t xml:space="preserve"> are exempt, but</w:t>
      </w:r>
      <w:r w:rsidRPr="00AC5B7C">
        <w:rPr>
          <w:rFonts w:ascii="Calibri" w:hAnsi="Calibri" w:cs="Arial"/>
          <w:sz w:val="18"/>
          <w:szCs w:val="18"/>
        </w:rPr>
        <w:t xml:space="preserve"> the area of roof not covered by photovoltaic panels would still need to meet any applicable cool roof requirements. Additionally, there are many alternatives/exceptions</w:t>
      </w:r>
      <w:r w:rsidR="00AD7B82" w:rsidRPr="00AC5B7C">
        <w:rPr>
          <w:rFonts w:ascii="Calibri" w:hAnsi="Calibri" w:cs="Arial"/>
          <w:sz w:val="18"/>
          <w:szCs w:val="18"/>
        </w:rPr>
        <w:t xml:space="preserve"> to</w:t>
      </w:r>
      <w:r w:rsidRPr="00AC5B7C">
        <w:rPr>
          <w:rFonts w:ascii="Calibri" w:hAnsi="Calibri" w:cs="Arial"/>
          <w:sz w:val="18"/>
          <w:szCs w:val="18"/>
        </w:rPr>
        <w:t xml:space="preserve"> when a cool roof is required. </w:t>
      </w:r>
    </w:p>
    <w:p w14:paraId="6034A1F4" w14:textId="77777777" w:rsidR="000A7E83" w:rsidRPr="00AC5B7C" w:rsidRDefault="000A7E83">
      <w:pPr>
        <w:keepNext/>
        <w:rPr>
          <w:rFonts w:ascii="Calibri" w:hAnsi="Calibri" w:cs="Arial"/>
          <w:sz w:val="18"/>
          <w:szCs w:val="18"/>
        </w:rPr>
      </w:pPr>
    </w:p>
    <w:p w14:paraId="6034A1F5" w14:textId="7FE27B3E" w:rsidR="000A7E83" w:rsidRPr="00AC5B7C" w:rsidRDefault="00C60986">
      <w:pPr>
        <w:keepNext/>
        <w:rPr>
          <w:rFonts w:ascii="Calibri" w:hAnsi="Calibri" w:cs="Arial"/>
          <w:sz w:val="18"/>
          <w:szCs w:val="18"/>
        </w:rPr>
      </w:pPr>
      <w:r w:rsidRPr="00AC5B7C">
        <w:rPr>
          <w:rFonts w:ascii="Calibri" w:hAnsi="Calibri" w:cs="Arial"/>
          <w:sz w:val="18"/>
          <w:szCs w:val="18"/>
        </w:rPr>
        <w:t>When the roof is steep</w:t>
      </w:r>
      <w:del w:id="647" w:author="Shewmaker, Michael@Energy" w:date="2021-12-27T16:23:00Z">
        <w:r w:rsidRPr="00AC5B7C" w:rsidDel="008C703C">
          <w:rPr>
            <w:rFonts w:ascii="Calibri" w:hAnsi="Calibri" w:cs="Arial"/>
            <w:sz w:val="18"/>
            <w:szCs w:val="18"/>
          </w:rPr>
          <w:delText xml:space="preserve"> </w:delText>
        </w:r>
      </w:del>
      <w:ins w:id="648" w:author="Shewmaker, Michael@Energy" w:date="2021-12-27T16:23:00Z">
        <w:r w:rsidR="008C703C">
          <w:rPr>
            <w:rFonts w:ascii="Calibri" w:hAnsi="Calibri" w:cs="Arial"/>
            <w:sz w:val="18"/>
            <w:szCs w:val="18"/>
          </w:rPr>
          <w:t>-</w:t>
        </w:r>
      </w:ins>
      <w:r w:rsidRPr="00AC5B7C">
        <w:rPr>
          <w:rFonts w:ascii="Calibri" w:hAnsi="Calibri" w:cs="Arial"/>
          <w:sz w:val="18"/>
          <w:szCs w:val="18"/>
        </w:rPr>
        <w:t>slope</w:t>
      </w:r>
      <w:ins w:id="649" w:author="Shewmaker, Michael@Energy" w:date="2021-12-27T16:23:00Z">
        <w:r w:rsidR="008C703C">
          <w:rPr>
            <w:rFonts w:ascii="Calibri" w:hAnsi="Calibri" w:cs="Arial"/>
            <w:sz w:val="18"/>
            <w:szCs w:val="18"/>
          </w:rPr>
          <w:t>d</w:t>
        </w:r>
      </w:ins>
      <w:r w:rsidRPr="00AC5B7C">
        <w:rPr>
          <w:rFonts w:ascii="Calibri" w:hAnsi="Calibri" w:cs="Arial"/>
          <w:sz w:val="18"/>
          <w:szCs w:val="18"/>
        </w:rPr>
        <w:t xml:space="preserve"> (pitch greater than </w:t>
      </w:r>
      <w:r w:rsidR="009A02F7">
        <w:rPr>
          <w:rFonts w:ascii="Calibri" w:hAnsi="Calibri" w:cs="Arial"/>
          <w:sz w:val="18"/>
          <w:szCs w:val="18"/>
        </w:rPr>
        <w:t xml:space="preserve">or equal to </w:t>
      </w:r>
      <w:r w:rsidRPr="00AC5B7C">
        <w:rPr>
          <w:rFonts w:ascii="Calibri" w:hAnsi="Calibri" w:cs="Arial"/>
          <w:sz w:val="18"/>
          <w:szCs w:val="18"/>
        </w:rPr>
        <w:t xml:space="preserve">2:12) the roof requirements include a cool roof in climate zones </w:t>
      </w:r>
      <w:del w:id="650" w:author="Shewmaker, Michael@Energy" w:date="2021-12-27T16:23:00Z">
        <w:r w:rsidRPr="00AC5B7C" w:rsidDel="008C703C">
          <w:rPr>
            <w:rFonts w:ascii="Calibri" w:hAnsi="Calibri" w:cs="Arial"/>
            <w:sz w:val="18"/>
            <w:szCs w:val="18"/>
          </w:rPr>
          <w:delText>10-15</w:delText>
        </w:r>
      </w:del>
      <w:ins w:id="651" w:author="Shewmaker, Michael@Energy" w:date="2021-12-27T16:23:00Z">
        <w:r w:rsidR="008C703C">
          <w:rPr>
            <w:rFonts w:ascii="Calibri" w:hAnsi="Calibri" w:cs="Arial"/>
            <w:sz w:val="18"/>
            <w:szCs w:val="18"/>
          </w:rPr>
          <w:t>4 and 8-15</w:t>
        </w:r>
      </w:ins>
      <w:r w:rsidRPr="00AC5B7C">
        <w:rPr>
          <w:rFonts w:ascii="Calibri" w:hAnsi="Calibri" w:cs="Arial"/>
          <w:sz w:val="18"/>
          <w:szCs w:val="18"/>
        </w:rPr>
        <w:t xml:space="preserve">. The minimum requirement is 0.20 </w:t>
      </w:r>
      <w:r w:rsidR="003043DC" w:rsidRPr="00AC5B7C">
        <w:rPr>
          <w:rFonts w:ascii="Calibri" w:hAnsi="Calibri" w:cs="Arial"/>
          <w:sz w:val="18"/>
          <w:szCs w:val="18"/>
        </w:rPr>
        <w:t>A</w:t>
      </w:r>
      <w:r w:rsidRPr="00AC5B7C">
        <w:rPr>
          <w:rFonts w:ascii="Calibri" w:hAnsi="Calibri" w:cs="Arial"/>
          <w:sz w:val="18"/>
          <w:szCs w:val="18"/>
        </w:rPr>
        <w:t xml:space="preserve">ged </w:t>
      </w:r>
      <w:r w:rsidR="003043DC" w:rsidRPr="00AC5B7C">
        <w:rPr>
          <w:rFonts w:ascii="Calibri" w:hAnsi="Calibri" w:cs="Arial"/>
          <w:sz w:val="18"/>
          <w:szCs w:val="18"/>
        </w:rPr>
        <w:t>S</w:t>
      </w:r>
      <w:r w:rsidRPr="00AC5B7C">
        <w:rPr>
          <w:rFonts w:ascii="Calibri" w:hAnsi="Calibri" w:cs="Arial"/>
          <w:sz w:val="18"/>
          <w:szCs w:val="18"/>
        </w:rPr>
        <w:t xml:space="preserve">olar </w:t>
      </w:r>
      <w:r w:rsidR="003043DC" w:rsidRPr="00AC5B7C">
        <w:rPr>
          <w:rFonts w:ascii="Calibri" w:hAnsi="Calibri" w:cs="Arial"/>
          <w:sz w:val="18"/>
          <w:szCs w:val="18"/>
        </w:rPr>
        <w:t>R</w:t>
      </w:r>
      <w:r w:rsidRPr="00AC5B7C">
        <w:rPr>
          <w:rFonts w:ascii="Calibri" w:hAnsi="Calibri" w:cs="Arial"/>
          <w:sz w:val="18"/>
          <w:szCs w:val="18"/>
        </w:rPr>
        <w:t xml:space="preserve">eflectance, 0.75 </w:t>
      </w:r>
      <w:r w:rsidR="003043DC" w:rsidRPr="00AC5B7C">
        <w:rPr>
          <w:rFonts w:ascii="Calibri" w:hAnsi="Calibri" w:cs="Arial"/>
          <w:sz w:val="18"/>
          <w:szCs w:val="18"/>
        </w:rPr>
        <w:t>T</w:t>
      </w:r>
      <w:r w:rsidRPr="00AC5B7C">
        <w:rPr>
          <w:rFonts w:ascii="Calibri" w:hAnsi="Calibri" w:cs="Arial"/>
          <w:sz w:val="18"/>
          <w:szCs w:val="18"/>
        </w:rPr>
        <w:t xml:space="preserve">hermal </w:t>
      </w:r>
      <w:r w:rsidR="003043DC" w:rsidRPr="00AC5B7C">
        <w:rPr>
          <w:rFonts w:ascii="Calibri" w:hAnsi="Calibri" w:cs="Arial"/>
          <w:sz w:val="18"/>
          <w:szCs w:val="18"/>
        </w:rPr>
        <w:t>E</w:t>
      </w:r>
      <w:r w:rsidRPr="00AC5B7C">
        <w:rPr>
          <w:rFonts w:ascii="Calibri" w:hAnsi="Calibri" w:cs="Arial"/>
          <w:sz w:val="18"/>
          <w:szCs w:val="18"/>
        </w:rPr>
        <w:t xml:space="preserve">mittance, or a minimum SRI of 16. </w:t>
      </w:r>
    </w:p>
    <w:p w14:paraId="6034A1F6" w14:textId="77777777" w:rsidR="000A7E83" w:rsidRPr="00AC5B7C" w:rsidRDefault="000A7E83">
      <w:pPr>
        <w:keepNext/>
        <w:rPr>
          <w:rFonts w:ascii="Calibri" w:hAnsi="Calibri" w:cs="Arial"/>
          <w:sz w:val="18"/>
          <w:szCs w:val="18"/>
        </w:rPr>
      </w:pPr>
    </w:p>
    <w:p w14:paraId="6034A1F7" w14:textId="77777777" w:rsidR="000A7E83" w:rsidRPr="00AC5B7C" w:rsidRDefault="006624EC">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 xml:space="preserve">Method of Compliance: </w:t>
      </w:r>
      <w:r w:rsidR="00A37029" w:rsidRPr="00AC5B7C">
        <w:rPr>
          <w:rFonts w:ascii="Calibri" w:hAnsi="Calibri" w:cs="Arial"/>
          <w:sz w:val="18"/>
          <w:szCs w:val="18"/>
        </w:rPr>
        <w:t>I</w:t>
      </w:r>
      <w:r w:rsidRPr="00AC5B7C">
        <w:rPr>
          <w:rFonts w:ascii="Calibri" w:hAnsi="Calibri" w:cs="Arial"/>
          <w:sz w:val="18"/>
          <w:szCs w:val="18"/>
        </w:rPr>
        <w:t>ndicate if the method of compliance is going to be based on Aged Solar Reflectance and Thermal Emittance</w:t>
      </w:r>
      <w:r w:rsidR="00375F49" w:rsidRPr="00AC5B7C">
        <w:rPr>
          <w:rFonts w:ascii="Calibri" w:hAnsi="Calibri" w:cs="Arial"/>
          <w:sz w:val="18"/>
          <w:szCs w:val="18"/>
        </w:rPr>
        <w:t xml:space="preserve">, </w:t>
      </w:r>
      <w:r w:rsidRPr="00AC5B7C">
        <w:rPr>
          <w:rFonts w:ascii="Calibri" w:hAnsi="Calibri" w:cs="Arial"/>
          <w:sz w:val="18"/>
          <w:szCs w:val="18"/>
        </w:rPr>
        <w:t>the Solar Reflectance Index (SRI)</w:t>
      </w:r>
      <w:r w:rsidR="00375F49" w:rsidRPr="00AC5B7C">
        <w:rPr>
          <w:rFonts w:ascii="Calibri" w:hAnsi="Calibri" w:cs="Arial"/>
          <w:sz w:val="18"/>
          <w:szCs w:val="18"/>
        </w:rPr>
        <w:t>, or an Exception</w:t>
      </w:r>
      <w:r w:rsidRPr="00AC5B7C">
        <w:rPr>
          <w:rFonts w:ascii="Calibri" w:hAnsi="Calibri" w:cs="Arial"/>
          <w:sz w:val="18"/>
          <w:szCs w:val="18"/>
        </w:rPr>
        <w:t>.</w:t>
      </w:r>
    </w:p>
    <w:p w14:paraId="6034A1F8" w14:textId="76891A30" w:rsidR="000A7E83" w:rsidRPr="00AC5B7C" w:rsidRDefault="006624EC">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 xml:space="preserve">Roof Pitch: Expressed as 4:12, for example, which means the roof rises 4 </w:t>
      </w:r>
      <w:proofErr w:type="gramStart"/>
      <w:r w:rsidRPr="00AC5B7C">
        <w:rPr>
          <w:rFonts w:ascii="Calibri" w:hAnsi="Calibri" w:cs="Arial"/>
          <w:sz w:val="18"/>
          <w:szCs w:val="18"/>
        </w:rPr>
        <w:t>foot</w:t>
      </w:r>
      <w:proofErr w:type="gramEnd"/>
      <w:r w:rsidRPr="00AC5B7C">
        <w:rPr>
          <w:rFonts w:ascii="Calibri" w:hAnsi="Calibri" w:cs="Arial"/>
          <w:sz w:val="18"/>
          <w:szCs w:val="18"/>
        </w:rPr>
        <w:t xml:space="preserve"> within a span of 12 feet. When roofs have multiple </w:t>
      </w:r>
      <w:proofErr w:type="gramStart"/>
      <w:r w:rsidRPr="00AC5B7C">
        <w:rPr>
          <w:rFonts w:ascii="Calibri" w:hAnsi="Calibri" w:cs="Arial"/>
          <w:sz w:val="18"/>
          <w:szCs w:val="18"/>
        </w:rPr>
        <w:t>pitches</w:t>
      </w:r>
      <w:proofErr w:type="gramEnd"/>
      <w:r w:rsidRPr="00AC5B7C">
        <w:rPr>
          <w:rFonts w:ascii="Calibri" w:hAnsi="Calibri" w:cs="Arial"/>
          <w:sz w:val="18"/>
          <w:szCs w:val="18"/>
        </w:rPr>
        <w:t xml:space="preserve"> the requirements are based on the pitch of 50</w:t>
      </w:r>
      <w:del w:id="652" w:author="Shewmaker, Michael@Energy" w:date="2021-12-27T16:23:00Z">
        <w:r w:rsidRPr="00AC5B7C" w:rsidDel="008C703C">
          <w:rPr>
            <w:rFonts w:ascii="Calibri" w:hAnsi="Calibri" w:cs="Arial"/>
            <w:sz w:val="18"/>
            <w:szCs w:val="18"/>
          </w:rPr>
          <w:delText xml:space="preserve">% </w:delText>
        </w:r>
      </w:del>
      <w:ins w:id="653" w:author="Shewmaker, Michael@Energy" w:date="2021-12-27T16:23:00Z">
        <w:r w:rsidR="008C703C">
          <w:rPr>
            <w:rFonts w:ascii="Calibri" w:hAnsi="Calibri" w:cs="Arial"/>
            <w:sz w:val="18"/>
            <w:szCs w:val="18"/>
          </w:rPr>
          <w:t xml:space="preserve"> percent</w:t>
        </w:r>
        <w:r w:rsidR="008C703C" w:rsidRPr="00AC5B7C">
          <w:rPr>
            <w:rFonts w:ascii="Calibri" w:hAnsi="Calibri" w:cs="Arial"/>
            <w:sz w:val="18"/>
            <w:szCs w:val="18"/>
          </w:rPr>
          <w:t xml:space="preserve"> </w:t>
        </w:r>
      </w:ins>
      <w:r w:rsidRPr="00AC5B7C">
        <w:rPr>
          <w:rFonts w:ascii="Calibri" w:hAnsi="Calibri" w:cs="Arial"/>
          <w:sz w:val="18"/>
          <w:szCs w:val="18"/>
        </w:rPr>
        <w:t xml:space="preserve">or more of the roof. </w:t>
      </w:r>
    </w:p>
    <w:p w14:paraId="6034A1F9" w14:textId="77777777" w:rsidR="000A7E83" w:rsidRPr="00AC5B7C" w:rsidRDefault="006624EC">
      <w:pPr>
        <w:pStyle w:val="ListParagraph"/>
        <w:keepNext/>
        <w:numPr>
          <w:ilvl w:val="0"/>
          <w:numId w:val="43"/>
        </w:numPr>
        <w:rPr>
          <w:rFonts w:ascii="Calibri" w:hAnsi="Calibri" w:cs="Arial"/>
          <w:sz w:val="18"/>
          <w:szCs w:val="18"/>
        </w:rPr>
      </w:pPr>
      <w:r w:rsidRPr="00AC5B7C">
        <w:rPr>
          <w:rFonts w:ascii="Calibri" w:hAnsi="Calibri" w:cs="Arial"/>
          <w:sz w:val="18"/>
          <w:szCs w:val="18"/>
        </w:rPr>
        <w:t>Exception: If meeting one of the exceptions. Indicate which exception is, or will be, met.</w:t>
      </w:r>
    </w:p>
    <w:p w14:paraId="6034A1FA" w14:textId="77777777" w:rsidR="0045181D" w:rsidRPr="00AC5B7C" w:rsidRDefault="0045181D">
      <w:pPr>
        <w:pStyle w:val="Heading7"/>
        <w:tabs>
          <w:tab w:val="clear" w:pos="10980"/>
          <w:tab w:val="clear" w:pos="11430"/>
          <w:tab w:val="left" w:pos="450"/>
          <w:tab w:val="left" w:pos="5310"/>
          <w:tab w:val="left" w:pos="8100"/>
        </w:tabs>
        <w:ind w:left="1440"/>
        <w:rPr>
          <w:rFonts w:ascii="Calibri" w:hAnsi="Calibri" w:cs="Arial"/>
          <w:noProof/>
          <w:color w:val="auto"/>
          <w:sz w:val="18"/>
          <w:szCs w:val="18"/>
        </w:rPr>
      </w:pPr>
    </w:p>
    <w:p w14:paraId="6034A1FB" w14:textId="492F0B72" w:rsidR="000A7E83" w:rsidRPr="00AC5B7C" w:rsidRDefault="004B528E">
      <w:pPr>
        <w:pStyle w:val="Heading7"/>
        <w:tabs>
          <w:tab w:val="clear" w:pos="10980"/>
          <w:tab w:val="clear" w:pos="11430"/>
          <w:tab w:val="left" w:pos="450"/>
          <w:tab w:val="left" w:pos="5310"/>
          <w:tab w:val="left" w:pos="8100"/>
        </w:tabs>
        <w:ind w:left="1440" w:hanging="360"/>
        <w:rPr>
          <w:sz w:val="18"/>
          <w:szCs w:val="18"/>
        </w:rPr>
      </w:pPr>
      <w:r w:rsidRPr="00AC5B7C">
        <w:rPr>
          <w:rFonts w:ascii="Calibri" w:hAnsi="Calibri" w:cs="Arial"/>
          <w:b w:val="0"/>
          <w:noProof/>
          <w:sz w:val="18"/>
          <w:szCs w:val="18"/>
        </w:rPr>
        <w:t>EXCEPTIONS AND ALTERNATIVES FOR STEEP SLOPE ROOFS</w:t>
      </w:r>
      <w:r w:rsidR="00C60986" w:rsidRPr="00AC5B7C">
        <w:rPr>
          <w:rFonts w:ascii="Calibri" w:hAnsi="Calibri" w:cs="Arial"/>
          <w:noProof/>
          <w:color w:val="auto"/>
          <w:sz w:val="18"/>
          <w:szCs w:val="18"/>
        </w:rPr>
        <w:t>:</w:t>
      </w:r>
    </w:p>
    <w:p w14:paraId="6034A1FC" w14:textId="2AD362CF" w:rsidR="000A7E83" w:rsidRPr="00AC5B7C" w:rsidRDefault="004B528E">
      <w:pPr>
        <w:keepNext/>
        <w:numPr>
          <w:ilvl w:val="0"/>
          <w:numId w:val="5"/>
        </w:numPr>
        <w:ind w:left="1980" w:hanging="540"/>
        <w:rPr>
          <w:rFonts w:ascii="Calibri" w:hAnsi="Calibri" w:cs="Arial"/>
          <w:sz w:val="18"/>
          <w:szCs w:val="18"/>
        </w:rPr>
      </w:pPr>
      <w:r w:rsidRPr="00AC5B7C">
        <w:rPr>
          <w:rFonts w:ascii="Calibri" w:hAnsi="Calibri" w:cs="Arial"/>
          <w:sz w:val="18"/>
          <w:szCs w:val="18"/>
        </w:rPr>
        <w:t xml:space="preserve">Mass roof 25 </w:t>
      </w:r>
      <w:ins w:id="654" w:author="Shewmaker, Michael@Energy" w:date="2021-12-27T16:24:00Z">
        <w:r w:rsidR="00AB4D4A">
          <w:rPr>
            <w:rFonts w:ascii="Calibri" w:hAnsi="Calibri" w:cs="Arial"/>
            <w:sz w:val="18"/>
            <w:szCs w:val="18"/>
          </w:rPr>
          <w:t>pounds per square foot (</w:t>
        </w:r>
      </w:ins>
      <w:proofErr w:type="spellStart"/>
      <w:r w:rsidRPr="00AC5B7C">
        <w:rPr>
          <w:rFonts w:ascii="Calibri" w:hAnsi="Calibri" w:cs="Arial"/>
          <w:sz w:val="18"/>
          <w:szCs w:val="18"/>
        </w:rPr>
        <w:t>lbs</w:t>
      </w:r>
      <w:proofErr w:type="spellEnd"/>
      <w:r w:rsidRPr="00AC5B7C">
        <w:rPr>
          <w:rFonts w:ascii="Calibri" w:hAnsi="Calibri" w:cs="Arial"/>
          <w:sz w:val="18"/>
          <w:szCs w:val="18"/>
        </w:rPr>
        <w:t>/ft</w:t>
      </w:r>
      <w:r w:rsidRPr="00AC5B7C">
        <w:rPr>
          <w:rFonts w:ascii="Calibri" w:hAnsi="Calibri" w:cs="Arial"/>
          <w:sz w:val="18"/>
          <w:szCs w:val="18"/>
          <w:vertAlign w:val="superscript"/>
        </w:rPr>
        <w:t>2</w:t>
      </w:r>
      <w:ins w:id="655" w:author="Shewmaker, Michael@Energy" w:date="2021-12-27T16:24:00Z">
        <w:r w:rsidR="00AB4D4A">
          <w:rPr>
            <w:rFonts w:ascii="Calibri" w:hAnsi="Calibri" w:cs="Arial"/>
            <w:sz w:val="18"/>
            <w:szCs w:val="18"/>
          </w:rPr>
          <w:t>)</w:t>
        </w:r>
      </w:ins>
      <w:r w:rsidRPr="00AC5B7C">
        <w:rPr>
          <w:rFonts w:ascii="Calibri" w:hAnsi="Calibri" w:cs="Arial"/>
          <w:sz w:val="18"/>
          <w:szCs w:val="18"/>
        </w:rPr>
        <w:t xml:space="preserve"> or greater (uncommon situation such as sod roof</w:t>
      </w:r>
      <w:proofErr w:type="gramStart"/>
      <w:r w:rsidRPr="00AC5B7C">
        <w:rPr>
          <w:rFonts w:ascii="Calibri" w:hAnsi="Calibri" w:cs="Arial"/>
          <w:sz w:val="18"/>
          <w:szCs w:val="18"/>
        </w:rPr>
        <w:t>);</w:t>
      </w:r>
      <w:proofErr w:type="gramEnd"/>
    </w:p>
    <w:p w14:paraId="6034A1FD" w14:textId="00810E11" w:rsidR="000A7E83" w:rsidRPr="00AC5B7C" w:rsidDel="005E6210" w:rsidRDefault="004B528E">
      <w:pPr>
        <w:keepNext/>
        <w:numPr>
          <w:ilvl w:val="0"/>
          <w:numId w:val="5"/>
        </w:numPr>
        <w:ind w:left="1980" w:hanging="540"/>
        <w:rPr>
          <w:del w:id="656" w:author="Shewmaker, Michael@Energy" w:date="2021-12-27T16:24:00Z"/>
          <w:rFonts w:ascii="Calibri" w:hAnsi="Calibri" w:cs="Arial"/>
          <w:sz w:val="18"/>
          <w:szCs w:val="18"/>
        </w:rPr>
      </w:pPr>
      <w:del w:id="657" w:author="Shewmaker, Michael@Energy" w:date="2021-12-27T16:24:00Z">
        <w:r w:rsidRPr="00AC5B7C" w:rsidDel="005E6210">
          <w:rPr>
            <w:rFonts w:ascii="Calibri" w:hAnsi="Calibri" w:cs="Arial"/>
            <w:sz w:val="18"/>
            <w:szCs w:val="18"/>
          </w:rPr>
          <w:delText>Air space 1” from top of roof deck to bottom of roofing;</w:delText>
        </w:r>
      </w:del>
    </w:p>
    <w:p w14:paraId="6034A1FE" w14:textId="521B34AF" w:rsidR="000A7E83" w:rsidRPr="00AC5B7C" w:rsidDel="005E6210" w:rsidRDefault="004B528E">
      <w:pPr>
        <w:keepNext/>
        <w:numPr>
          <w:ilvl w:val="0"/>
          <w:numId w:val="5"/>
        </w:numPr>
        <w:autoSpaceDE w:val="0"/>
        <w:autoSpaceDN w:val="0"/>
        <w:adjustRightInd w:val="0"/>
        <w:ind w:left="1980" w:hanging="540"/>
        <w:rPr>
          <w:del w:id="658" w:author="Shewmaker, Michael@Energy" w:date="2021-12-27T16:24:00Z"/>
          <w:rFonts w:ascii="Calibri" w:hAnsi="Calibri" w:cs="Arial"/>
          <w:sz w:val="18"/>
          <w:szCs w:val="18"/>
        </w:rPr>
      </w:pPr>
      <w:del w:id="659" w:author="Shewmaker, Michael@Energy" w:date="2021-12-27T16:24:00Z">
        <w:r w:rsidRPr="00AC5B7C" w:rsidDel="005E6210">
          <w:rPr>
            <w:rFonts w:ascii="Calibri" w:hAnsi="Calibri" w:cs="Arial"/>
            <w:sz w:val="18"/>
            <w:szCs w:val="18"/>
          </w:rPr>
          <w:delText>Roofing product has a profile ratio of rise to width of 1 to 5 for 50 percent or greater of the width of the roofing product;</w:delText>
        </w:r>
      </w:del>
    </w:p>
    <w:p w14:paraId="6034A1FF" w14:textId="204D533F" w:rsidR="000A7E83" w:rsidRPr="00AC5B7C" w:rsidDel="005E6210" w:rsidRDefault="004B528E">
      <w:pPr>
        <w:keepNext/>
        <w:numPr>
          <w:ilvl w:val="0"/>
          <w:numId w:val="5"/>
        </w:numPr>
        <w:autoSpaceDE w:val="0"/>
        <w:autoSpaceDN w:val="0"/>
        <w:adjustRightInd w:val="0"/>
        <w:ind w:left="1980" w:hanging="540"/>
        <w:rPr>
          <w:del w:id="660" w:author="Shewmaker, Michael@Energy" w:date="2021-12-27T16:24:00Z"/>
          <w:rFonts w:ascii="Calibri" w:hAnsi="Calibri" w:cs="Arial"/>
          <w:sz w:val="18"/>
          <w:szCs w:val="18"/>
        </w:rPr>
      </w:pPr>
      <w:del w:id="661" w:author="Shewmaker, Michael@Energy" w:date="2021-12-27T16:24:00Z">
        <w:r w:rsidRPr="00AC5B7C" w:rsidDel="005E6210">
          <w:rPr>
            <w:rFonts w:ascii="Calibri" w:hAnsi="Calibri" w:cs="Arial"/>
            <w:sz w:val="18"/>
            <w:szCs w:val="18"/>
          </w:rPr>
          <w:delText>Ducts already meet Section 150.1(c) insulation and duct leakage requirements;</w:delText>
        </w:r>
      </w:del>
    </w:p>
    <w:p w14:paraId="6034A200" w14:textId="693F9C31" w:rsidR="000A7E83" w:rsidRPr="00AC5B7C" w:rsidRDefault="004B528E">
      <w:pPr>
        <w:keepNext/>
        <w:numPr>
          <w:ilvl w:val="0"/>
          <w:numId w:val="5"/>
        </w:numPr>
        <w:autoSpaceDE w:val="0"/>
        <w:autoSpaceDN w:val="0"/>
        <w:adjustRightInd w:val="0"/>
        <w:ind w:left="1980" w:hanging="540"/>
        <w:rPr>
          <w:rFonts w:ascii="Calibri" w:hAnsi="Calibri" w:cs="Arial"/>
          <w:sz w:val="18"/>
          <w:szCs w:val="18"/>
        </w:rPr>
      </w:pPr>
      <w:r w:rsidRPr="00AC5B7C">
        <w:rPr>
          <w:rFonts w:ascii="Calibri" w:hAnsi="Calibri" w:cs="Arial"/>
          <w:sz w:val="18"/>
          <w:szCs w:val="18"/>
        </w:rPr>
        <w:t xml:space="preserve">Roof has </w:t>
      </w:r>
      <w:ins w:id="662" w:author="Shewmaker, Michael@Energy" w:date="2021-12-27T16:24:00Z">
        <w:r w:rsidR="005E6210">
          <w:rPr>
            <w:rFonts w:ascii="Calibri" w:hAnsi="Calibri" w:cs="Arial"/>
            <w:sz w:val="18"/>
            <w:szCs w:val="18"/>
          </w:rPr>
          <w:t>ceiling assemblie</w:t>
        </w:r>
      </w:ins>
      <w:ins w:id="663" w:author="Shewmaker, Michael@Energy" w:date="2021-12-27T16:25:00Z">
        <w:r w:rsidR="005E6210">
          <w:rPr>
            <w:rFonts w:ascii="Calibri" w:hAnsi="Calibri" w:cs="Arial"/>
            <w:sz w:val="18"/>
            <w:szCs w:val="18"/>
          </w:rPr>
          <w:t xml:space="preserve">s with a U-factor less than or equal to 0.025 or </w:t>
        </w:r>
      </w:ins>
      <w:r w:rsidRPr="00AC5B7C">
        <w:rPr>
          <w:rFonts w:ascii="Calibri" w:hAnsi="Calibri" w:cs="Arial"/>
          <w:sz w:val="18"/>
          <w:szCs w:val="18"/>
        </w:rPr>
        <w:t xml:space="preserve">R-38 </w:t>
      </w:r>
      <w:proofErr w:type="gramStart"/>
      <w:r w:rsidRPr="00AC5B7C">
        <w:rPr>
          <w:rFonts w:ascii="Calibri" w:hAnsi="Calibri" w:cs="Arial"/>
          <w:sz w:val="18"/>
          <w:szCs w:val="18"/>
        </w:rPr>
        <w:t>insulation;</w:t>
      </w:r>
      <w:proofErr w:type="gramEnd"/>
    </w:p>
    <w:p w14:paraId="6034A201" w14:textId="00EE044D" w:rsidR="000A7E83" w:rsidRPr="00AC5B7C" w:rsidRDefault="004B528E">
      <w:pPr>
        <w:keepNext/>
        <w:numPr>
          <w:ilvl w:val="0"/>
          <w:numId w:val="5"/>
        </w:numPr>
        <w:autoSpaceDE w:val="0"/>
        <w:autoSpaceDN w:val="0"/>
        <w:adjustRightInd w:val="0"/>
        <w:ind w:left="1980" w:hanging="540"/>
        <w:rPr>
          <w:rFonts w:ascii="Calibri" w:hAnsi="Calibri" w:cs="Arial"/>
          <w:sz w:val="18"/>
          <w:szCs w:val="18"/>
        </w:rPr>
      </w:pPr>
      <w:r w:rsidRPr="00AC5B7C">
        <w:rPr>
          <w:rFonts w:ascii="Calibri" w:hAnsi="Calibri" w:cs="Arial"/>
          <w:sz w:val="18"/>
          <w:szCs w:val="18"/>
        </w:rPr>
        <w:t>Roof has a radiant barrier</w:t>
      </w:r>
      <w:ins w:id="664" w:author="Shewmaker, Michael@Energy" w:date="2021-12-27T16:25:00Z">
        <w:r w:rsidR="005E6210">
          <w:rPr>
            <w:rFonts w:ascii="Calibri" w:hAnsi="Calibri" w:cs="Arial"/>
            <w:sz w:val="18"/>
            <w:szCs w:val="18"/>
          </w:rPr>
          <w:t xml:space="preserve"> not installed directly above spaced sheathing meeting 150.1(c)</w:t>
        </w:r>
        <w:proofErr w:type="gramStart"/>
        <w:r w:rsidR="005E6210">
          <w:rPr>
            <w:rFonts w:ascii="Calibri" w:hAnsi="Calibri" w:cs="Arial"/>
            <w:sz w:val="18"/>
            <w:szCs w:val="18"/>
          </w:rPr>
          <w:t>2</w:t>
        </w:r>
      </w:ins>
      <w:r w:rsidRPr="00AC5B7C">
        <w:rPr>
          <w:rFonts w:ascii="Calibri" w:hAnsi="Calibri" w:cs="Arial"/>
          <w:sz w:val="18"/>
          <w:szCs w:val="18"/>
        </w:rPr>
        <w:t>;</w:t>
      </w:r>
      <w:proofErr w:type="gramEnd"/>
      <w:r w:rsidRPr="00AC5B7C">
        <w:rPr>
          <w:rFonts w:ascii="Calibri" w:hAnsi="Calibri" w:cs="Arial"/>
          <w:sz w:val="18"/>
          <w:szCs w:val="18"/>
        </w:rPr>
        <w:t xml:space="preserve"> </w:t>
      </w:r>
    </w:p>
    <w:p w14:paraId="6034A202" w14:textId="37AC3A73" w:rsidR="000A7E83" w:rsidRPr="00AC5B7C" w:rsidRDefault="004B528E">
      <w:pPr>
        <w:keepNext/>
        <w:numPr>
          <w:ilvl w:val="0"/>
          <w:numId w:val="5"/>
        </w:numPr>
        <w:autoSpaceDE w:val="0"/>
        <w:autoSpaceDN w:val="0"/>
        <w:adjustRightInd w:val="0"/>
        <w:ind w:left="1980" w:hanging="540"/>
        <w:rPr>
          <w:rFonts w:ascii="Calibri" w:hAnsi="Calibri" w:cs="Arial"/>
          <w:sz w:val="18"/>
          <w:szCs w:val="18"/>
        </w:rPr>
      </w:pPr>
      <w:r w:rsidRPr="00AC5B7C">
        <w:rPr>
          <w:rFonts w:ascii="Calibri" w:hAnsi="Calibri" w:cs="Arial"/>
          <w:sz w:val="18"/>
          <w:szCs w:val="18"/>
        </w:rPr>
        <w:t>N</w:t>
      </w:r>
      <w:ins w:id="665" w:author="Shewmaker, Michael@Energy" w:date="2021-12-27T16:25:00Z">
        <w:r w:rsidR="005E6210">
          <w:rPr>
            <w:rFonts w:ascii="Calibri" w:hAnsi="Calibri" w:cs="Arial"/>
            <w:sz w:val="18"/>
            <w:szCs w:val="18"/>
          </w:rPr>
          <w:t>in Climate Zones 2. 4. 9. 10, 12 and 14, n</w:t>
        </w:r>
      </w:ins>
      <w:r w:rsidRPr="00AC5B7C">
        <w:rPr>
          <w:rFonts w:ascii="Calibri" w:hAnsi="Calibri" w:cs="Arial"/>
          <w:sz w:val="18"/>
          <w:szCs w:val="18"/>
        </w:rPr>
        <w:t>o ducts are installed in the attic; or</w:t>
      </w:r>
    </w:p>
    <w:p w14:paraId="6034A203" w14:textId="2F797D53" w:rsidR="000A7E83" w:rsidRPr="00AC5B7C" w:rsidRDefault="00B20AA2">
      <w:pPr>
        <w:keepNext/>
        <w:numPr>
          <w:ilvl w:val="0"/>
          <w:numId w:val="5"/>
        </w:numPr>
        <w:autoSpaceDE w:val="0"/>
        <w:autoSpaceDN w:val="0"/>
        <w:adjustRightInd w:val="0"/>
        <w:ind w:left="1980" w:hanging="540"/>
        <w:rPr>
          <w:rFonts w:ascii="Calibri" w:hAnsi="Calibri" w:cs="Arial"/>
          <w:sz w:val="18"/>
          <w:szCs w:val="18"/>
        </w:rPr>
      </w:pPr>
      <w:r w:rsidRPr="00AC5B7C">
        <w:rPr>
          <w:rFonts w:ascii="Calibri" w:hAnsi="Calibri" w:cs="Arial"/>
          <w:sz w:val="18"/>
          <w:szCs w:val="18"/>
        </w:rPr>
        <w:t>R-</w:t>
      </w:r>
      <w:r w:rsidR="00707E4E" w:rsidRPr="00AC5B7C">
        <w:rPr>
          <w:rFonts w:ascii="Calibri" w:hAnsi="Calibri" w:cs="Arial"/>
          <w:sz w:val="18"/>
          <w:szCs w:val="18"/>
        </w:rPr>
        <w:t>2</w:t>
      </w:r>
      <w:r w:rsidRPr="00AC5B7C">
        <w:rPr>
          <w:rFonts w:ascii="Calibri" w:hAnsi="Calibri" w:cs="Arial"/>
          <w:sz w:val="18"/>
          <w:szCs w:val="18"/>
        </w:rPr>
        <w:t xml:space="preserve"> </w:t>
      </w:r>
      <w:ins w:id="666" w:author="Shewmaker, Michael@Energy" w:date="2021-12-27T16:25:00Z">
        <w:r w:rsidR="005E6210">
          <w:rPr>
            <w:rFonts w:ascii="Calibri" w:hAnsi="Calibri" w:cs="Arial"/>
            <w:sz w:val="18"/>
            <w:szCs w:val="18"/>
          </w:rPr>
          <w:t xml:space="preserve">continuous </w:t>
        </w:r>
      </w:ins>
      <w:r w:rsidRPr="00AC5B7C">
        <w:rPr>
          <w:rFonts w:ascii="Calibri" w:hAnsi="Calibri" w:cs="Arial"/>
          <w:sz w:val="18"/>
          <w:szCs w:val="18"/>
        </w:rPr>
        <w:t>insulation above the roof deck.</w:t>
      </w:r>
    </w:p>
    <w:p w14:paraId="6034A204" w14:textId="77777777" w:rsidR="000A7E83" w:rsidRPr="00AC5B7C" w:rsidRDefault="000A7E83">
      <w:pPr>
        <w:keepNext/>
        <w:ind w:left="1440"/>
        <w:rPr>
          <w:rFonts w:ascii="Calibri" w:hAnsi="Calibri" w:cs="Arial"/>
          <w:sz w:val="18"/>
          <w:szCs w:val="18"/>
        </w:rPr>
      </w:pPr>
    </w:p>
    <w:p w14:paraId="6034A205" w14:textId="61ECE9E5" w:rsidR="000A7E83" w:rsidRPr="00AC5B7C" w:rsidRDefault="004B528E">
      <w:pPr>
        <w:keepNext/>
        <w:rPr>
          <w:rFonts w:ascii="Calibri" w:hAnsi="Calibri" w:cs="Arial"/>
          <w:sz w:val="18"/>
          <w:szCs w:val="18"/>
        </w:rPr>
      </w:pPr>
      <w:r w:rsidRPr="00AC5B7C">
        <w:rPr>
          <w:rFonts w:ascii="Calibri" w:hAnsi="Calibri" w:cs="Arial"/>
          <w:sz w:val="18"/>
          <w:szCs w:val="18"/>
        </w:rPr>
        <w:t xml:space="preserve">In climate zones </w:t>
      </w:r>
      <w:del w:id="667" w:author="Shewmaker, Michael@Energy" w:date="2021-12-27T16:26:00Z">
        <w:r w:rsidRPr="00AC5B7C" w:rsidDel="005E6210">
          <w:rPr>
            <w:rFonts w:ascii="Calibri" w:hAnsi="Calibri" w:cs="Arial"/>
            <w:sz w:val="18"/>
            <w:szCs w:val="18"/>
          </w:rPr>
          <w:delText>13 &amp; 15</w:delText>
        </w:r>
      </w:del>
      <w:ins w:id="668" w:author="Shewmaker, Michael@Energy" w:date="2021-12-27T16:26:00Z">
        <w:r w:rsidR="005E6210">
          <w:rPr>
            <w:rFonts w:ascii="Calibri" w:hAnsi="Calibri" w:cs="Arial"/>
            <w:sz w:val="18"/>
            <w:szCs w:val="18"/>
          </w:rPr>
          <w:t>4 and 6-15</w:t>
        </w:r>
      </w:ins>
      <w:r w:rsidRPr="00AC5B7C">
        <w:rPr>
          <w:rFonts w:ascii="Calibri" w:hAnsi="Calibri" w:cs="Arial"/>
          <w:sz w:val="18"/>
          <w:szCs w:val="18"/>
        </w:rPr>
        <w:t>, when there is a low</w:t>
      </w:r>
      <w:del w:id="669" w:author="Shewmaker, Michael@Energy" w:date="2021-12-27T16:26:00Z">
        <w:r w:rsidRPr="00AC5B7C" w:rsidDel="005E6210">
          <w:rPr>
            <w:rFonts w:ascii="Calibri" w:hAnsi="Calibri" w:cs="Arial"/>
            <w:sz w:val="18"/>
            <w:szCs w:val="18"/>
          </w:rPr>
          <w:delText xml:space="preserve"> </w:delText>
        </w:r>
      </w:del>
      <w:ins w:id="670" w:author="Shewmaker, Michael@Energy" w:date="2021-12-27T16:26:00Z">
        <w:r w:rsidR="005E6210">
          <w:rPr>
            <w:rFonts w:ascii="Calibri" w:hAnsi="Calibri" w:cs="Arial"/>
            <w:sz w:val="18"/>
            <w:szCs w:val="18"/>
          </w:rPr>
          <w:t>-</w:t>
        </w:r>
      </w:ins>
      <w:r w:rsidRPr="00AC5B7C">
        <w:rPr>
          <w:rFonts w:ascii="Calibri" w:hAnsi="Calibri" w:cs="Arial"/>
          <w:sz w:val="18"/>
          <w:szCs w:val="18"/>
        </w:rPr>
        <w:t>slope</w:t>
      </w:r>
      <w:ins w:id="671" w:author="Shewmaker, Michael@Energy" w:date="2021-12-27T16:26:00Z">
        <w:r w:rsidR="005E6210">
          <w:rPr>
            <w:rFonts w:ascii="Calibri" w:hAnsi="Calibri" w:cs="Arial"/>
            <w:sz w:val="18"/>
            <w:szCs w:val="18"/>
          </w:rPr>
          <w:t>d</w:t>
        </w:r>
      </w:ins>
      <w:r w:rsidRPr="00AC5B7C">
        <w:rPr>
          <w:rFonts w:ascii="Calibri" w:hAnsi="Calibri" w:cs="Arial"/>
          <w:sz w:val="18"/>
          <w:szCs w:val="18"/>
        </w:rPr>
        <w:t xml:space="preserve"> roof (pitch </w:t>
      </w:r>
      <w:r w:rsidR="009A02F7">
        <w:rPr>
          <w:rFonts w:ascii="Calibri" w:hAnsi="Calibri" w:cs="Arial"/>
          <w:sz w:val="18"/>
          <w:szCs w:val="18"/>
        </w:rPr>
        <w:t xml:space="preserve">less than </w:t>
      </w:r>
      <w:r w:rsidRPr="00AC5B7C">
        <w:rPr>
          <w:rFonts w:ascii="Calibri" w:hAnsi="Calibri" w:cs="Arial"/>
          <w:sz w:val="18"/>
          <w:szCs w:val="18"/>
        </w:rPr>
        <w:t xml:space="preserve">2:12) the cool roof requirements are for a minimum </w:t>
      </w:r>
      <w:r w:rsidR="00FD29AD" w:rsidRPr="00AC5B7C">
        <w:rPr>
          <w:rFonts w:ascii="Calibri" w:hAnsi="Calibri" w:cs="Arial"/>
          <w:sz w:val="18"/>
          <w:szCs w:val="18"/>
        </w:rPr>
        <w:t>A</w:t>
      </w:r>
      <w:r w:rsidRPr="00AC5B7C">
        <w:rPr>
          <w:rFonts w:ascii="Calibri" w:hAnsi="Calibri" w:cs="Arial"/>
          <w:sz w:val="18"/>
          <w:szCs w:val="18"/>
        </w:rPr>
        <w:t xml:space="preserve">ged </w:t>
      </w:r>
      <w:r w:rsidR="00FD29AD" w:rsidRPr="00AC5B7C">
        <w:rPr>
          <w:rFonts w:ascii="Calibri" w:hAnsi="Calibri" w:cs="Arial"/>
          <w:sz w:val="18"/>
          <w:szCs w:val="18"/>
        </w:rPr>
        <w:t>S</w:t>
      </w:r>
      <w:r w:rsidRPr="00AC5B7C">
        <w:rPr>
          <w:rFonts w:ascii="Calibri" w:hAnsi="Calibri" w:cs="Arial"/>
          <w:sz w:val="18"/>
          <w:szCs w:val="18"/>
        </w:rPr>
        <w:t xml:space="preserve">olar </w:t>
      </w:r>
      <w:r w:rsidR="00FD29AD" w:rsidRPr="00AC5B7C">
        <w:rPr>
          <w:rFonts w:ascii="Calibri" w:hAnsi="Calibri" w:cs="Arial"/>
          <w:sz w:val="18"/>
          <w:szCs w:val="18"/>
        </w:rPr>
        <w:t>R</w:t>
      </w:r>
      <w:r w:rsidRPr="00AC5B7C">
        <w:rPr>
          <w:rFonts w:ascii="Calibri" w:hAnsi="Calibri" w:cs="Arial"/>
          <w:sz w:val="18"/>
          <w:szCs w:val="18"/>
        </w:rPr>
        <w:t xml:space="preserve">eflectance of 0.63, a minimum 0.75 </w:t>
      </w:r>
      <w:r w:rsidR="00FD29AD" w:rsidRPr="00AC5B7C">
        <w:rPr>
          <w:rFonts w:ascii="Calibri" w:hAnsi="Calibri" w:cs="Arial"/>
          <w:sz w:val="18"/>
          <w:szCs w:val="18"/>
        </w:rPr>
        <w:t>T</w:t>
      </w:r>
      <w:r w:rsidRPr="00AC5B7C">
        <w:rPr>
          <w:rFonts w:ascii="Calibri" w:hAnsi="Calibri" w:cs="Arial"/>
          <w:sz w:val="18"/>
          <w:szCs w:val="18"/>
        </w:rPr>
        <w:t xml:space="preserve">hermal </w:t>
      </w:r>
      <w:r w:rsidR="00FD29AD" w:rsidRPr="00AC5B7C">
        <w:rPr>
          <w:rFonts w:ascii="Calibri" w:hAnsi="Calibri" w:cs="Arial"/>
          <w:sz w:val="18"/>
          <w:szCs w:val="18"/>
        </w:rPr>
        <w:t>E</w:t>
      </w:r>
      <w:r w:rsidRPr="00AC5B7C">
        <w:rPr>
          <w:rFonts w:ascii="Calibri" w:hAnsi="Calibri" w:cs="Arial"/>
          <w:sz w:val="18"/>
          <w:szCs w:val="18"/>
        </w:rPr>
        <w:t xml:space="preserve">mittance, or a minimum SRI of 75. </w:t>
      </w:r>
    </w:p>
    <w:p w14:paraId="6034A206" w14:textId="77777777" w:rsidR="0045181D" w:rsidRPr="00AC5B7C" w:rsidRDefault="0045181D">
      <w:pPr>
        <w:pStyle w:val="Heading7"/>
        <w:tabs>
          <w:tab w:val="clear" w:pos="10980"/>
          <w:tab w:val="clear" w:pos="11430"/>
          <w:tab w:val="left" w:pos="180"/>
          <w:tab w:val="left" w:pos="5310"/>
          <w:tab w:val="left" w:pos="8100"/>
        </w:tabs>
        <w:ind w:left="1440"/>
        <w:rPr>
          <w:rFonts w:ascii="Calibri" w:hAnsi="Calibri" w:cs="Arial"/>
          <w:noProof/>
          <w:color w:val="auto"/>
          <w:sz w:val="18"/>
          <w:szCs w:val="18"/>
        </w:rPr>
      </w:pPr>
    </w:p>
    <w:p w14:paraId="6034A207" w14:textId="2CD6FBBE" w:rsidR="000A7E83" w:rsidRPr="00AC5B7C" w:rsidRDefault="004B528E">
      <w:pPr>
        <w:pStyle w:val="Heading7"/>
        <w:tabs>
          <w:tab w:val="clear" w:pos="10980"/>
          <w:tab w:val="clear" w:pos="11430"/>
          <w:tab w:val="left" w:pos="450"/>
          <w:tab w:val="left" w:pos="5310"/>
          <w:tab w:val="left" w:pos="8100"/>
        </w:tabs>
        <w:ind w:left="1440" w:hanging="360"/>
        <w:rPr>
          <w:sz w:val="18"/>
          <w:szCs w:val="18"/>
        </w:rPr>
      </w:pPr>
      <w:r w:rsidRPr="00AC5B7C">
        <w:rPr>
          <w:rFonts w:ascii="Calibri" w:hAnsi="Calibri" w:cs="Arial"/>
          <w:b w:val="0"/>
          <w:noProof/>
          <w:sz w:val="18"/>
          <w:szCs w:val="18"/>
        </w:rPr>
        <w:t>EXCEPTIONS AND ALTERNATIVES FOR LOW SLOPE ROOFS:</w:t>
      </w:r>
    </w:p>
    <w:p w14:paraId="6034A208" w14:textId="49205276" w:rsidR="000A7E83" w:rsidRPr="00AC5B7C" w:rsidRDefault="004B528E">
      <w:pPr>
        <w:keepNext/>
        <w:numPr>
          <w:ilvl w:val="0"/>
          <w:numId w:val="11"/>
        </w:numPr>
        <w:ind w:left="1980" w:hanging="540"/>
        <w:rPr>
          <w:rFonts w:ascii="Calibri" w:hAnsi="Calibri" w:cs="Arial"/>
          <w:sz w:val="18"/>
          <w:szCs w:val="18"/>
        </w:rPr>
      </w:pPr>
      <w:r w:rsidRPr="00AC5B7C">
        <w:rPr>
          <w:rFonts w:ascii="Calibri" w:hAnsi="Calibri" w:cs="Arial"/>
          <w:sz w:val="18"/>
          <w:szCs w:val="18"/>
        </w:rPr>
        <w:t>Mass roof 25</w:t>
      </w:r>
      <w:r w:rsidR="00FD29AD" w:rsidRPr="00AC5B7C">
        <w:rPr>
          <w:rFonts w:ascii="Calibri" w:hAnsi="Calibri" w:cs="Arial"/>
          <w:sz w:val="18"/>
          <w:szCs w:val="18"/>
        </w:rPr>
        <w:t xml:space="preserve"> </w:t>
      </w:r>
      <w:ins w:id="672" w:author="Shewmaker, Michael@Energy" w:date="2021-12-27T16:26:00Z">
        <w:r w:rsidR="005E6210">
          <w:rPr>
            <w:rFonts w:ascii="Calibri" w:hAnsi="Calibri" w:cs="Arial"/>
            <w:sz w:val="18"/>
            <w:szCs w:val="18"/>
          </w:rPr>
          <w:t>pounds per square foot (</w:t>
        </w:r>
      </w:ins>
      <w:proofErr w:type="spellStart"/>
      <w:r w:rsidRPr="00AC5B7C">
        <w:rPr>
          <w:rFonts w:ascii="Calibri" w:hAnsi="Calibri" w:cs="Arial"/>
          <w:sz w:val="18"/>
          <w:szCs w:val="18"/>
        </w:rPr>
        <w:t>lbs</w:t>
      </w:r>
      <w:proofErr w:type="spellEnd"/>
      <w:r w:rsidRPr="00AC5B7C">
        <w:rPr>
          <w:rFonts w:ascii="Calibri" w:hAnsi="Calibri" w:cs="Arial"/>
          <w:sz w:val="18"/>
          <w:szCs w:val="18"/>
        </w:rPr>
        <w:t>/ft</w:t>
      </w:r>
      <w:r w:rsidRPr="00AC5B7C">
        <w:rPr>
          <w:rFonts w:ascii="Calibri" w:hAnsi="Calibri" w:cs="Arial"/>
          <w:sz w:val="18"/>
          <w:szCs w:val="18"/>
          <w:vertAlign w:val="superscript"/>
        </w:rPr>
        <w:t>2</w:t>
      </w:r>
      <w:ins w:id="673" w:author="Shewmaker, Michael@Energy" w:date="2021-12-27T16:26:00Z">
        <w:r w:rsidR="005E6210">
          <w:rPr>
            <w:rFonts w:ascii="Calibri" w:hAnsi="Calibri" w:cs="Arial"/>
            <w:sz w:val="18"/>
            <w:szCs w:val="18"/>
          </w:rPr>
          <w:t>)</w:t>
        </w:r>
      </w:ins>
      <w:r w:rsidRPr="00AC5B7C">
        <w:rPr>
          <w:rFonts w:ascii="Calibri" w:hAnsi="Calibri" w:cs="Arial"/>
          <w:sz w:val="18"/>
          <w:szCs w:val="18"/>
        </w:rPr>
        <w:t xml:space="preserve"> or greater (uncommon situation such as sod roof</w:t>
      </w:r>
      <w:proofErr w:type="gramStart"/>
      <w:r w:rsidRPr="00AC5B7C">
        <w:rPr>
          <w:rFonts w:ascii="Calibri" w:hAnsi="Calibri" w:cs="Arial"/>
          <w:sz w:val="18"/>
          <w:szCs w:val="18"/>
        </w:rPr>
        <w:t>);</w:t>
      </w:r>
      <w:proofErr w:type="gramEnd"/>
    </w:p>
    <w:p w14:paraId="6034A209" w14:textId="77777777" w:rsidR="000A7E83" w:rsidRPr="00AC5B7C" w:rsidRDefault="004B528E">
      <w:pPr>
        <w:keepNext/>
        <w:numPr>
          <w:ilvl w:val="0"/>
          <w:numId w:val="11"/>
        </w:numPr>
        <w:autoSpaceDE w:val="0"/>
        <w:autoSpaceDN w:val="0"/>
        <w:adjustRightInd w:val="0"/>
        <w:ind w:left="1980" w:hanging="540"/>
        <w:rPr>
          <w:rFonts w:ascii="Calibri" w:hAnsi="Calibri" w:cs="Arial"/>
          <w:sz w:val="18"/>
          <w:szCs w:val="18"/>
        </w:rPr>
      </w:pPr>
      <w:r w:rsidRPr="00AC5B7C">
        <w:rPr>
          <w:rFonts w:ascii="Calibri" w:hAnsi="Calibri" w:cs="Arial"/>
          <w:sz w:val="18"/>
          <w:szCs w:val="18"/>
        </w:rPr>
        <w:t>No ducts are installed in the attic; or</w:t>
      </w:r>
    </w:p>
    <w:p w14:paraId="58C90EA8" w14:textId="77777777" w:rsidR="00EE385C" w:rsidRPr="00FD271A" w:rsidRDefault="00EE385C">
      <w:pPr>
        <w:numPr>
          <w:ilvl w:val="0"/>
          <w:numId w:val="11"/>
        </w:numPr>
        <w:autoSpaceDE w:val="0"/>
        <w:autoSpaceDN w:val="0"/>
        <w:adjustRightInd w:val="0"/>
        <w:rPr>
          <w:ins w:id="674" w:author="Shewmaker, Michael@Energy" w:date="2021-12-27T16:26:00Z"/>
          <w:rFonts w:ascii="Calibri" w:hAnsi="Calibri" w:cs="Arial"/>
          <w:sz w:val="20"/>
          <w:szCs w:val="20"/>
        </w:rPr>
        <w:pPrChange w:id="675" w:author="Shewmaker, Michael@Energy" w:date="2021-12-27T16:26:00Z">
          <w:pPr>
            <w:numPr>
              <w:numId w:val="51"/>
            </w:numPr>
            <w:autoSpaceDE w:val="0"/>
            <w:autoSpaceDN w:val="0"/>
            <w:adjustRightInd w:val="0"/>
            <w:ind w:left="432" w:hanging="360"/>
          </w:pPr>
        </w:pPrChange>
      </w:pPr>
      <w:ins w:id="676" w:author="Shewmaker, Michael@Energy" w:date="2021-12-27T16:26:00Z">
        <w:r w:rsidRPr="00FD271A">
          <w:rPr>
            <w:rFonts w:ascii="Calibri" w:hAnsi="Calibri" w:cs="Arial"/>
            <w:sz w:val="20"/>
            <w:szCs w:val="20"/>
          </w:rPr>
          <w:t>Roof deck installation</w:t>
        </w:r>
        <w:r>
          <w:rPr>
            <w:rFonts w:ascii="Calibri" w:hAnsi="Calibri" w:cs="Arial"/>
            <w:sz w:val="20"/>
            <w:szCs w:val="20"/>
          </w:rPr>
          <w:t xml:space="preserve"> trade off</w:t>
        </w:r>
        <w:r w:rsidRPr="00FD271A">
          <w:rPr>
            <w:rFonts w:ascii="Calibri" w:hAnsi="Calibri" w:cs="Arial"/>
            <w:sz w:val="20"/>
            <w:szCs w:val="20"/>
          </w:rPr>
          <w:t xml:space="preserve">—by installing roof deck insulation, a lower aged solar reflectance is required: </w:t>
        </w:r>
        <w:r>
          <w:rPr>
            <w:rFonts w:ascii="Calibri" w:hAnsi="Calibri" w:cs="Arial"/>
            <w:sz w:val="20"/>
            <w:szCs w:val="20"/>
          </w:rPr>
          <w:t xml:space="preserve">In Climate Zones 6 and 7 </w:t>
        </w:r>
        <w:r w:rsidRPr="00FD271A">
          <w:rPr>
            <w:rFonts w:ascii="Calibri" w:hAnsi="Calibri" w:cs="Arial"/>
            <w:sz w:val="20"/>
            <w:szCs w:val="20"/>
          </w:rPr>
          <w:t>R-2 (0.60), R-4 (0.55), R-6 (0.50), R-8 (0.45),</w:t>
        </w:r>
        <w:r>
          <w:rPr>
            <w:rFonts w:ascii="Calibri" w:hAnsi="Calibri" w:cs="Arial"/>
            <w:sz w:val="20"/>
            <w:szCs w:val="20"/>
          </w:rPr>
          <w:t xml:space="preserve"> R-10 (no requirement); In Climate Zones 2, 4 and 8-15</w:t>
        </w:r>
        <w:r w:rsidRPr="00FD271A">
          <w:rPr>
            <w:rFonts w:ascii="Calibri" w:hAnsi="Calibri" w:cs="Arial"/>
            <w:sz w:val="20"/>
            <w:szCs w:val="20"/>
          </w:rPr>
          <w:t xml:space="preserve"> R-1</w:t>
        </w:r>
        <w:r>
          <w:rPr>
            <w:rFonts w:ascii="Calibri" w:hAnsi="Calibri" w:cs="Arial"/>
            <w:sz w:val="20"/>
            <w:szCs w:val="20"/>
          </w:rPr>
          <w:t>6</w:t>
        </w:r>
        <w:r w:rsidRPr="00FD271A">
          <w:rPr>
            <w:rFonts w:ascii="Calibri" w:hAnsi="Calibri" w:cs="Arial"/>
            <w:sz w:val="20"/>
            <w:szCs w:val="20"/>
          </w:rPr>
          <w:t xml:space="preserve"> (</w:t>
        </w:r>
        <w:r>
          <w:rPr>
            <w:rFonts w:ascii="Calibri" w:hAnsi="Calibri" w:cs="Arial"/>
            <w:sz w:val="20"/>
            <w:szCs w:val="20"/>
          </w:rPr>
          <w:t>0.60</w:t>
        </w:r>
        <w:r w:rsidRPr="00FD271A">
          <w:rPr>
            <w:rFonts w:ascii="Calibri" w:hAnsi="Calibri" w:cs="Arial"/>
            <w:sz w:val="20"/>
            <w:szCs w:val="20"/>
          </w:rPr>
          <w:t>), R-1</w:t>
        </w:r>
        <w:r>
          <w:rPr>
            <w:rFonts w:ascii="Calibri" w:hAnsi="Calibri" w:cs="Arial"/>
            <w:sz w:val="20"/>
            <w:szCs w:val="20"/>
          </w:rPr>
          <w:t>8</w:t>
        </w:r>
        <w:r w:rsidRPr="00FD271A">
          <w:rPr>
            <w:rFonts w:ascii="Calibri" w:hAnsi="Calibri" w:cs="Arial"/>
            <w:sz w:val="20"/>
            <w:szCs w:val="20"/>
          </w:rPr>
          <w:t xml:space="preserve"> (</w:t>
        </w:r>
        <w:r>
          <w:rPr>
            <w:rFonts w:ascii="Calibri" w:hAnsi="Calibri" w:cs="Arial"/>
            <w:sz w:val="20"/>
            <w:szCs w:val="20"/>
          </w:rPr>
          <w:t>0.55</w:t>
        </w:r>
        <w:r w:rsidRPr="00FD271A">
          <w:rPr>
            <w:rFonts w:ascii="Calibri" w:hAnsi="Calibri" w:cs="Arial"/>
            <w:sz w:val="20"/>
            <w:szCs w:val="20"/>
          </w:rPr>
          <w:t>), R-20 (</w:t>
        </w:r>
        <w:r>
          <w:rPr>
            <w:rFonts w:ascii="Calibri" w:hAnsi="Calibri" w:cs="Arial"/>
            <w:sz w:val="20"/>
            <w:szCs w:val="20"/>
          </w:rPr>
          <w:t>0.50</w:t>
        </w:r>
        <w:r w:rsidRPr="00FD271A">
          <w:rPr>
            <w:rFonts w:ascii="Calibri" w:hAnsi="Calibri" w:cs="Arial"/>
            <w:sz w:val="20"/>
            <w:szCs w:val="20"/>
          </w:rPr>
          <w:t>), R-24 (</w:t>
        </w:r>
        <w:r>
          <w:rPr>
            <w:rFonts w:ascii="Calibri" w:hAnsi="Calibri" w:cs="Arial"/>
            <w:sz w:val="20"/>
            <w:szCs w:val="20"/>
          </w:rPr>
          <w:t>no requirement</w:t>
        </w:r>
        <w:r w:rsidRPr="00FD271A">
          <w:rPr>
            <w:rFonts w:ascii="Calibri" w:hAnsi="Calibri" w:cs="Arial"/>
            <w:sz w:val="20"/>
            <w:szCs w:val="20"/>
          </w:rPr>
          <w:t>).</w:t>
        </w:r>
      </w:ins>
    </w:p>
    <w:p w14:paraId="6034A20A" w14:textId="0C23E9B2" w:rsidR="000A7E83" w:rsidRPr="00AC5B7C" w:rsidDel="00EE385C" w:rsidRDefault="004B528E">
      <w:pPr>
        <w:keepNext/>
        <w:numPr>
          <w:ilvl w:val="0"/>
          <w:numId w:val="11"/>
        </w:numPr>
        <w:autoSpaceDE w:val="0"/>
        <w:autoSpaceDN w:val="0"/>
        <w:adjustRightInd w:val="0"/>
        <w:rPr>
          <w:del w:id="677" w:author="Shewmaker, Michael@Energy" w:date="2021-12-27T16:26:00Z"/>
          <w:rFonts w:ascii="Calibri" w:hAnsi="Calibri" w:cs="Arial"/>
          <w:sz w:val="18"/>
          <w:szCs w:val="18"/>
        </w:rPr>
        <w:pPrChange w:id="678" w:author="Shewmaker, Michael@Energy" w:date="2021-12-27T16:26:00Z">
          <w:pPr>
            <w:keepNext/>
            <w:numPr>
              <w:numId w:val="51"/>
            </w:numPr>
            <w:autoSpaceDE w:val="0"/>
            <w:autoSpaceDN w:val="0"/>
            <w:adjustRightInd w:val="0"/>
            <w:ind w:left="1980" w:hanging="540"/>
          </w:pPr>
        </w:pPrChange>
      </w:pPr>
      <w:del w:id="679" w:author="Shewmaker, Michael@Energy" w:date="2021-12-27T16:26:00Z">
        <w:r w:rsidRPr="00AC5B7C" w:rsidDel="00EE385C">
          <w:rPr>
            <w:rFonts w:ascii="Calibri" w:hAnsi="Calibri" w:cs="Arial"/>
            <w:sz w:val="18"/>
            <w:szCs w:val="18"/>
          </w:rPr>
          <w:lastRenderedPageBreak/>
          <w:delText xml:space="preserve">Roof deck </w:delText>
        </w:r>
        <w:r w:rsidR="00A37029" w:rsidRPr="00AC5B7C" w:rsidDel="00EE385C">
          <w:rPr>
            <w:rFonts w:ascii="Calibri" w:hAnsi="Calibri" w:cs="Arial"/>
            <w:sz w:val="18"/>
            <w:szCs w:val="18"/>
          </w:rPr>
          <w:delText>insulation</w:delText>
        </w:r>
        <w:r w:rsidRPr="00AC5B7C" w:rsidDel="00EE385C">
          <w:rPr>
            <w:rFonts w:ascii="Calibri" w:hAnsi="Calibri" w:cs="Arial"/>
            <w:sz w:val="18"/>
            <w:szCs w:val="18"/>
          </w:rPr>
          <w:delText>—by installing roof deck insulation, a lower aged solar reflectance is required: R-2 (0.62-0.60), R-4 (0.59-0.55), R-6 (0.54-0.50), R-8 (0.49-0.45), R-12 (0.44-0.40), R-16 (0.39-0.35), R-20 (0.34-0.30), R-24 (0.29-0.25).</w:delText>
        </w:r>
      </w:del>
    </w:p>
    <w:p w14:paraId="70AD0B1F" w14:textId="77777777" w:rsidR="00E46B1C" w:rsidRPr="00AC5B7C" w:rsidRDefault="00E46B1C">
      <w:pPr>
        <w:keepNext/>
        <w:autoSpaceDE w:val="0"/>
        <w:autoSpaceDN w:val="0"/>
        <w:adjustRightInd w:val="0"/>
        <w:ind w:left="1080"/>
        <w:rPr>
          <w:rFonts w:ascii="Calibri" w:hAnsi="Calibri" w:cs="Arial"/>
          <w:b/>
          <w:sz w:val="18"/>
          <w:szCs w:val="18"/>
        </w:rPr>
      </w:pPr>
    </w:p>
    <w:p w14:paraId="6034A20B" w14:textId="5AF72B50" w:rsidR="000A7E83" w:rsidRPr="00AC5B7C" w:rsidRDefault="006961CF" w:rsidP="000A51C2">
      <w:pPr>
        <w:keepNext/>
        <w:autoSpaceDE w:val="0"/>
        <w:autoSpaceDN w:val="0"/>
        <w:adjustRightInd w:val="0"/>
        <w:ind w:left="1890" w:hanging="810"/>
        <w:rPr>
          <w:rFonts w:ascii="Calibri" w:hAnsi="Calibri" w:cs="Arial"/>
          <w:sz w:val="18"/>
          <w:szCs w:val="18"/>
        </w:rPr>
      </w:pPr>
      <w:r w:rsidRPr="00AC5B7C">
        <w:rPr>
          <w:rFonts w:ascii="Calibri" w:hAnsi="Calibri" w:cs="Arial"/>
          <w:sz w:val="18"/>
          <w:szCs w:val="18"/>
        </w:rPr>
        <w:t>NOTE:</w:t>
      </w:r>
      <w:r w:rsidR="002F7AD8" w:rsidRPr="00AC5B7C">
        <w:rPr>
          <w:rFonts w:ascii="Calibri" w:hAnsi="Calibri" w:cs="Arial"/>
          <w:sz w:val="18"/>
          <w:szCs w:val="18"/>
        </w:rPr>
        <w:tab/>
      </w:r>
      <w:r w:rsidRPr="00AC5B7C">
        <w:rPr>
          <w:rFonts w:ascii="Calibri" w:hAnsi="Calibri" w:cs="Arial"/>
          <w:sz w:val="18"/>
          <w:szCs w:val="18"/>
        </w:rPr>
        <w:t>If one of the exceptions above has been selected th</w:t>
      </w:r>
      <w:r w:rsidR="004500BE" w:rsidRPr="00AC5B7C">
        <w:rPr>
          <w:rFonts w:ascii="Calibri" w:hAnsi="Calibri" w:cs="Arial"/>
          <w:sz w:val="18"/>
          <w:szCs w:val="18"/>
        </w:rPr>
        <w:t>e</w:t>
      </w:r>
      <w:r w:rsidRPr="00AC5B7C">
        <w:rPr>
          <w:rFonts w:ascii="Calibri" w:hAnsi="Calibri" w:cs="Arial"/>
          <w:sz w:val="18"/>
          <w:szCs w:val="18"/>
        </w:rPr>
        <w:t xml:space="preserve">n the rest of Section </w:t>
      </w:r>
      <w:r w:rsidR="00EE0BD6" w:rsidRPr="00AC5B7C">
        <w:rPr>
          <w:rFonts w:ascii="Calibri" w:hAnsi="Calibri" w:cs="Arial"/>
          <w:sz w:val="18"/>
          <w:szCs w:val="18"/>
        </w:rPr>
        <w:t>C</w:t>
      </w:r>
      <w:r w:rsidR="002F7AD8" w:rsidRPr="00AC5B7C">
        <w:rPr>
          <w:rFonts w:ascii="Calibri" w:hAnsi="Calibri" w:cs="Arial"/>
          <w:sz w:val="18"/>
          <w:szCs w:val="18"/>
        </w:rPr>
        <w:t>.</w:t>
      </w:r>
      <w:r w:rsidRPr="00AC5B7C">
        <w:rPr>
          <w:rFonts w:ascii="Calibri" w:hAnsi="Calibri" w:cs="Arial"/>
          <w:sz w:val="18"/>
          <w:szCs w:val="18"/>
        </w:rPr>
        <w:t xml:space="preserve"> is </w:t>
      </w:r>
      <w:del w:id="680" w:author="Shewmaker, Michael@Energy" w:date="2021-12-27T16:27:00Z">
        <w:r w:rsidRPr="00AC5B7C" w:rsidDel="00EE385C">
          <w:rPr>
            <w:rFonts w:ascii="Calibri" w:hAnsi="Calibri" w:cs="Arial"/>
            <w:sz w:val="18"/>
            <w:szCs w:val="18"/>
          </w:rPr>
          <w:delText>N</w:delText>
        </w:r>
      </w:del>
      <w:ins w:id="681" w:author="Shewmaker, Michael@Energy" w:date="2021-12-27T16:27:00Z">
        <w:r w:rsidR="00EE385C">
          <w:rPr>
            <w:rFonts w:ascii="Calibri" w:hAnsi="Calibri" w:cs="Arial"/>
            <w:sz w:val="18"/>
            <w:szCs w:val="18"/>
          </w:rPr>
          <w:t>n</w:t>
        </w:r>
      </w:ins>
      <w:r w:rsidRPr="00AC5B7C">
        <w:rPr>
          <w:rFonts w:ascii="Calibri" w:hAnsi="Calibri" w:cs="Arial"/>
          <w:sz w:val="18"/>
          <w:szCs w:val="18"/>
        </w:rPr>
        <w:t xml:space="preserve">ot </w:t>
      </w:r>
      <w:del w:id="682" w:author="Shewmaker, Michael@Energy" w:date="2021-12-27T16:27:00Z">
        <w:r w:rsidRPr="00AC5B7C" w:rsidDel="00EE385C">
          <w:rPr>
            <w:rFonts w:ascii="Calibri" w:hAnsi="Calibri" w:cs="Arial"/>
            <w:sz w:val="18"/>
            <w:szCs w:val="18"/>
          </w:rPr>
          <w:delText>R</w:delText>
        </w:r>
      </w:del>
      <w:ins w:id="683" w:author="Shewmaker, Michael@Energy" w:date="2021-12-27T16:27:00Z">
        <w:r w:rsidR="00EE385C">
          <w:rPr>
            <w:rFonts w:ascii="Calibri" w:hAnsi="Calibri" w:cs="Arial"/>
            <w:sz w:val="18"/>
            <w:szCs w:val="18"/>
          </w:rPr>
          <w:t>r</w:t>
        </w:r>
      </w:ins>
      <w:r w:rsidRPr="00AC5B7C">
        <w:rPr>
          <w:rFonts w:ascii="Calibri" w:hAnsi="Calibri" w:cs="Arial"/>
          <w:sz w:val="18"/>
          <w:szCs w:val="18"/>
        </w:rPr>
        <w:t xml:space="preserve">equired. </w:t>
      </w:r>
    </w:p>
    <w:p w14:paraId="6034A20D" w14:textId="527D44CC" w:rsidR="000A7E83" w:rsidRPr="00AC5B7C" w:rsidRDefault="004500BE">
      <w:pPr>
        <w:pStyle w:val="ListParagraph"/>
        <w:keepNext/>
        <w:numPr>
          <w:ilvl w:val="0"/>
          <w:numId w:val="43"/>
        </w:numPr>
        <w:rPr>
          <w:rFonts w:ascii="Calibri" w:hAnsi="Calibri" w:cs="Arial"/>
          <w:sz w:val="18"/>
          <w:szCs w:val="18"/>
        </w:rPr>
      </w:pPr>
      <w:r w:rsidRPr="00AC5B7C">
        <w:rPr>
          <w:rFonts w:ascii="Calibri" w:hAnsi="Calibri" w:cs="Arial"/>
          <w:sz w:val="18"/>
          <w:szCs w:val="18"/>
        </w:rPr>
        <w:t xml:space="preserve">CRRC Product ID Number: </w:t>
      </w:r>
      <w:r w:rsidR="00715C61" w:rsidRPr="00AC5B7C">
        <w:rPr>
          <w:rFonts w:ascii="Calibri" w:hAnsi="Calibri" w:cs="Arial"/>
          <w:sz w:val="18"/>
          <w:szCs w:val="18"/>
        </w:rPr>
        <w:t xml:space="preserve">The </w:t>
      </w:r>
      <w:smartTag w:uri="urn:schemas-microsoft-com:office:smarttags" w:element="stockticker">
        <w:r w:rsidR="00715C61" w:rsidRPr="00AC5B7C">
          <w:rPr>
            <w:rFonts w:ascii="Calibri" w:hAnsi="Calibri" w:cs="Arial"/>
            <w:sz w:val="18"/>
            <w:szCs w:val="18"/>
          </w:rPr>
          <w:t>CRRC</w:t>
        </w:r>
      </w:smartTag>
      <w:r w:rsidR="00715C61" w:rsidRPr="00AC5B7C">
        <w:rPr>
          <w:rFonts w:ascii="Calibri" w:hAnsi="Calibri" w:cs="Arial"/>
          <w:sz w:val="18"/>
          <w:szCs w:val="18"/>
        </w:rPr>
        <w:t xml:space="preserve"> Product ID Number is obtained from the </w:t>
      </w:r>
      <w:ins w:id="684" w:author="Shewmaker, Michael@Energy" w:date="2021-12-27T16:27:00Z">
        <w:r w:rsidR="00EE385C">
          <w:rPr>
            <w:rFonts w:ascii="Calibri" w:hAnsi="Calibri" w:cs="Arial"/>
            <w:sz w:val="18"/>
            <w:szCs w:val="18"/>
          </w:rPr>
          <w:fldChar w:fldCharType="begin"/>
        </w:r>
        <w:r w:rsidR="00EE385C">
          <w:rPr>
            <w:rFonts w:ascii="Calibri" w:hAnsi="Calibri" w:cs="Arial"/>
            <w:sz w:val="18"/>
            <w:szCs w:val="18"/>
          </w:rPr>
          <w:instrText xml:space="preserve"> HYPERLINK "https://search.nfrc.org/search/Searchdefault.aspx" </w:instrText>
        </w:r>
        <w:r w:rsidR="00EE385C">
          <w:rPr>
            <w:rFonts w:ascii="Calibri" w:hAnsi="Calibri" w:cs="Arial"/>
            <w:sz w:val="18"/>
            <w:szCs w:val="18"/>
          </w:rPr>
          <w:fldChar w:fldCharType="separate"/>
        </w:r>
        <w:r w:rsidR="00715C61" w:rsidRPr="00EE385C">
          <w:rPr>
            <w:rStyle w:val="Hyperlink"/>
            <w:rFonts w:ascii="Calibri" w:hAnsi="Calibri" w:cs="Arial"/>
            <w:sz w:val="18"/>
            <w:szCs w:val="18"/>
          </w:rPr>
          <w:t>Cool Roof Rating Council’s Rated Product Directory</w:t>
        </w:r>
        <w:r w:rsidR="00EE385C">
          <w:rPr>
            <w:rFonts w:ascii="Calibri" w:hAnsi="Calibri" w:cs="Arial"/>
            <w:sz w:val="18"/>
            <w:szCs w:val="18"/>
          </w:rPr>
          <w:fldChar w:fldCharType="end"/>
        </w:r>
      </w:ins>
      <w:del w:id="685" w:author="Shewmaker, Michael@Energy" w:date="2021-12-27T16:27:00Z">
        <w:r w:rsidR="00715C61" w:rsidRPr="00AC5B7C" w:rsidDel="00EE385C">
          <w:rPr>
            <w:rFonts w:ascii="Calibri" w:hAnsi="Calibri" w:cs="Arial"/>
            <w:sz w:val="18"/>
            <w:szCs w:val="18"/>
          </w:rPr>
          <w:delText xml:space="preserve"> at </w:delText>
        </w:r>
        <w:r w:rsidR="00AB3242" w:rsidDel="00EE385C">
          <w:fldChar w:fldCharType="begin"/>
        </w:r>
        <w:r w:rsidR="00AB3242" w:rsidDel="00EE385C">
          <w:delInstrText xml:space="preserve"> HYPERLINK "http://www.coolroofs.org/products/results" </w:delInstrText>
        </w:r>
        <w:r w:rsidR="00AB3242" w:rsidDel="00EE385C">
          <w:fldChar w:fldCharType="separate"/>
        </w:r>
        <w:r w:rsidR="00715C61" w:rsidRPr="00AC5B7C" w:rsidDel="00EE385C">
          <w:rPr>
            <w:rStyle w:val="Hyperlink"/>
            <w:rFonts w:ascii="Calibri" w:hAnsi="Calibri" w:cs="Arial"/>
            <w:sz w:val="18"/>
            <w:szCs w:val="18"/>
          </w:rPr>
          <w:delText xml:space="preserve">www.coolroofs.org/products/results </w:delText>
        </w:r>
        <w:r w:rsidR="00AB3242" w:rsidDel="00EE385C">
          <w:rPr>
            <w:rStyle w:val="Hyperlink"/>
            <w:rFonts w:ascii="Calibri" w:hAnsi="Calibri" w:cs="Arial"/>
            <w:sz w:val="18"/>
            <w:szCs w:val="18"/>
          </w:rPr>
          <w:fldChar w:fldCharType="end"/>
        </w:r>
      </w:del>
      <w:r w:rsidR="00715C61" w:rsidRPr="00AC5B7C">
        <w:rPr>
          <w:rFonts w:ascii="Calibri" w:hAnsi="Calibri" w:cs="Arial"/>
          <w:sz w:val="18"/>
          <w:szCs w:val="18"/>
        </w:rPr>
        <w:t>. Products are listed by manufacturer, brand, type of installation, roofing material, and color, as well as product performance.</w:t>
      </w:r>
    </w:p>
    <w:p w14:paraId="6034A20E" w14:textId="108249E0" w:rsidR="000A7E83" w:rsidRPr="00AC5B7C" w:rsidRDefault="00715C61">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 xml:space="preserve">Product type: See </w:t>
      </w:r>
      <w:ins w:id="686" w:author="Shewmaker, Michael@Energy" w:date="2021-12-27T16:27:00Z">
        <w:r w:rsidR="00EE385C">
          <w:rPr>
            <w:rFonts w:ascii="Calibri" w:hAnsi="Calibri" w:cs="Arial"/>
            <w:sz w:val="18"/>
            <w:szCs w:val="18"/>
          </w:rPr>
          <w:fldChar w:fldCharType="begin"/>
        </w:r>
        <w:r w:rsidR="00EE385C">
          <w:rPr>
            <w:rFonts w:ascii="Calibri" w:hAnsi="Calibri" w:cs="Arial"/>
            <w:sz w:val="18"/>
            <w:szCs w:val="18"/>
          </w:rPr>
          <w:instrText xml:space="preserve"> HYPERLINK "https://search.nfrc.org/search/Searchdefault.aspx" </w:instrText>
        </w:r>
        <w:r w:rsidR="00EE385C">
          <w:rPr>
            <w:rFonts w:ascii="Calibri" w:hAnsi="Calibri" w:cs="Arial"/>
            <w:sz w:val="18"/>
            <w:szCs w:val="18"/>
          </w:rPr>
          <w:fldChar w:fldCharType="separate"/>
        </w:r>
        <w:r w:rsidRPr="00EE385C">
          <w:rPr>
            <w:rStyle w:val="Hyperlink"/>
            <w:rFonts w:ascii="Calibri" w:hAnsi="Calibri" w:cs="Arial"/>
            <w:sz w:val="18"/>
            <w:szCs w:val="18"/>
          </w:rPr>
          <w:t>Cool Roof Rating Council’s directory</w:t>
        </w:r>
        <w:r w:rsidR="00EE385C">
          <w:rPr>
            <w:rFonts w:ascii="Calibri" w:hAnsi="Calibri" w:cs="Arial"/>
            <w:sz w:val="18"/>
            <w:szCs w:val="18"/>
          </w:rPr>
          <w:fldChar w:fldCharType="end"/>
        </w:r>
      </w:ins>
      <w:r w:rsidRPr="00AC5B7C">
        <w:rPr>
          <w:rFonts w:ascii="Calibri" w:hAnsi="Calibri" w:cs="Arial"/>
          <w:sz w:val="18"/>
          <w:szCs w:val="18"/>
        </w:rPr>
        <w:t>. Generally product types include single-ply roof, wood shingles, asphalt roof, metal roof, tile roof.</w:t>
      </w:r>
    </w:p>
    <w:p w14:paraId="6034A20F" w14:textId="77777777" w:rsidR="000A7E83" w:rsidRPr="00AC5B7C" w:rsidRDefault="00715C61">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 xml:space="preserve">R-value Deck Insulation: If one of the exceptions selected includes adding roof deck insulation, indicate the R-value of </w:t>
      </w:r>
      <w:r w:rsidR="00AD7B82" w:rsidRPr="00AC5B7C">
        <w:rPr>
          <w:rFonts w:ascii="Calibri" w:hAnsi="Calibri" w:cs="Arial"/>
          <w:sz w:val="18"/>
          <w:szCs w:val="18"/>
        </w:rPr>
        <w:t xml:space="preserve">the </w:t>
      </w:r>
      <w:r w:rsidRPr="00AC5B7C">
        <w:rPr>
          <w:rFonts w:ascii="Calibri" w:hAnsi="Calibri" w:cs="Arial"/>
          <w:sz w:val="18"/>
          <w:szCs w:val="18"/>
        </w:rPr>
        <w:t>insulation.</w:t>
      </w:r>
    </w:p>
    <w:p w14:paraId="6034A210" w14:textId="7BC33D49" w:rsidR="000A7E83" w:rsidRPr="00AC5B7C" w:rsidRDefault="00715C61">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 xml:space="preserve">Proposed Initial Solar </w:t>
      </w:r>
      <w:r w:rsidR="00AD7B82" w:rsidRPr="00AC5B7C">
        <w:rPr>
          <w:rFonts w:ascii="Calibri" w:hAnsi="Calibri" w:cs="Arial"/>
          <w:sz w:val="18"/>
          <w:szCs w:val="18"/>
        </w:rPr>
        <w:t>R</w:t>
      </w:r>
      <w:r w:rsidRPr="00AC5B7C">
        <w:rPr>
          <w:rFonts w:ascii="Calibri" w:hAnsi="Calibri" w:cs="Arial"/>
          <w:sz w:val="18"/>
          <w:szCs w:val="18"/>
        </w:rPr>
        <w:t xml:space="preserve">eflectance: </w:t>
      </w:r>
      <w:r w:rsidR="00AD7B82" w:rsidRPr="00AC5B7C">
        <w:rPr>
          <w:rFonts w:ascii="Calibri" w:hAnsi="Calibri" w:cs="Arial"/>
          <w:sz w:val="18"/>
          <w:szCs w:val="18"/>
        </w:rPr>
        <w:t>B</w:t>
      </w:r>
      <w:r w:rsidRPr="00AC5B7C">
        <w:rPr>
          <w:rFonts w:ascii="Calibri" w:hAnsi="Calibri" w:cs="Arial"/>
          <w:sz w:val="18"/>
          <w:szCs w:val="18"/>
        </w:rPr>
        <w:t>ase</w:t>
      </w:r>
      <w:r w:rsidR="00AD7B82" w:rsidRPr="00AC5B7C">
        <w:rPr>
          <w:rFonts w:ascii="Calibri" w:hAnsi="Calibri" w:cs="Arial"/>
          <w:sz w:val="18"/>
          <w:szCs w:val="18"/>
        </w:rPr>
        <w:t>d</w:t>
      </w:r>
      <w:r w:rsidRPr="00AC5B7C">
        <w:rPr>
          <w:rFonts w:ascii="Calibri" w:hAnsi="Calibri" w:cs="Arial"/>
          <w:sz w:val="18"/>
          <w:szCs w:val="18"/>
        </w:rPr>
        <w:t xml:space="preserve"> on the product chosen from the </w:t>
      </w:r>
      <w:ins w:id="687" w:author="Shewmaker, Michael@Energy" w:date="2021-12-27T16:28:00Z">
        <w:r w:rsidR="00EE385C">
          <w:rPr>
            <w:rFonts w:ascii="Calibri" w:hAnsi="Calibri" w:cs="Arial"/>
            <w:sz w:val="18"/>
            <w:szCs w:val="18"/>
          </w:rPr>
          <w:fldChar w:fldCharType="begin"/>
        </w:r>
        <w:r w:rsidR="00EE385C">
          <w:rPr>
            <w:rFonts w:ascii="Calibri" w:hAnsi="Calibri" w:cs="Arial"/>
            <w:sz w:val="18"/>
            <w:szCs w:val="18"/>
          </w:rPr>
          <w:instrText xml:space="preserve"> HYPERLINK "https://search.nfrc.org/search/Searchdefault.aspx" </w:instrText>
        </w:r>
        <w:r w:rsidR="00EE385C">
          <w:rPr>
            <w:rFonts w:ascii="Calibri" w:hAnsi="Calibri" w:cs="Arial"/>
            <w:sz w:val="18"/>
            <w:szCs w:val="18"/>
          </w:rPr>
          <w:fldChar w:fldCharType="separate"/>
        </w:r>
        <w:r w:rsidRPr="00EE385C">
          <w:rPr>
            <w:rStyle w:val="Hyperlink"/>
            <w:rFonts w:ascii="Calibri" w:hAnsi="Calibri" w:cs="Arial"/>
            <w:sz w:val="18"/>
            <w:szCs w:val="18"/>
          </w:rPr>
          <w:t>Cool Roof Rating Council’s Rated Product Directory</w:t>
        </w:r>
        <w:r w:rsidR="00EE385C">
          <w:rPr>
            <w:rFonts w:ascii="Calibri" w:hAnsi="Calibri" w:cs="Arial"/>
            <w:sz w:val="18"/>
            <w:szCs w:val="18"/>
          </w:rPr>
          <w:fldChar w:fldCharType="end"/>
        </w:r>
      </w:ins>
      <w:r w:rsidRPr="00AC5B7C">
        <w:rPr>
          <w:rFonts w:ascii="Calibri" w:hAnsi="Calibri" w:cs="Arial"/>
          <w:sz w:val="18"/>
          <w:szCs w:val="18"/>
        </w:rPr>
        <w:t>. If using default assumption indicate N</w:t>
      </w:r>
      <w:r w:rsidR="00707E4E" w:rsidRPr="00AC5B7C">
        <w:rPr>
          <w:rFonts w:ascii="Calibri" w:hAnsi="Calibri" w:cs="Arial"/>
          <w:sz w:val="18"/>
          <w:szCs w:val="18"/>
        </w:rPr>
        <w:t>/</w:t>
      </w:r>
      <w:r w:rsidRPr="00AC5B7C">
        <w:rPr>
          <w:rFonts w:ascii="Calibri" w:hAnsi="Calibri" w:cs="Arial"/>
          <w:sz w:val="18"/>
          <w:szCs w:val="18"/>
        </w:rPr>
        <w:t xml:space="preserve">A since the Aged </w:t>
      </w:r>
      <w:r w:rsidR="00AD7B82" w:rsidRPr="00AC5B7C">
        <w:rPr>
          <w:rFonts w:ascii="Calibri" w:hAnsi="Calibri" w:cs="Arial"/>
          <w:sz w:val="18"/>
          <w:szCs w:val="18"/>
        </w:rPr>
        <w:t>S</w:t>
      </w:r>
      <w:r w:rsidRPr="00AC5B7C">
        <w:rPr>
          <w:rFonts w:ascii="Calibri" w:hAnsi="Calibri" w:cs="Arial"/>
          <w:sz w:val="18"/>
          <w:szCs w:val="18"/>
        </w:rPr>
        <w:t xml:space="preserve">olar </w:t>
      </w:r>
      <w:r w:rsidR="00AD7B82" w:rsidRPr="00AC5B7C">
        <w:rPr>
          <w:rFonts w:ascii="Calibri" w:hAnsi="Calibri" w:cs="Arial"/>
          <w:sz w:val="18"/>
          <w:szCs w:val="18"/>
        </w:rPr>
        <w:t>R</w:t>
      </w:r>
      <w:r w:rsidRPr="00AC5B7C">
        <w:rPr>
          <w:rFonts w:ascii="Calibri" w:hAnsi="Calibri" w:cs="Arial"/>
          <w:sz w:val="18"/>
          <w:szCs w:val="18"/>
        </w:rPr>
        <w:t xml:space="preserve">eflectance is available. </w:t>
      </w:r>
    </w:p>
    <w:p w14:paraId="6034A211" w14:textId="0AE20343" w:rsidR="000A7E83" w:rsidRPr="00AC5B7C" w:rsidRDefault="00715C61" w:rsidP="00707E4E">
      <w:pPr>
        <w:pStyle w:val="BulletB1Number"/>
        <w:keepNext/>
        <w:numPr>
          <w:ilvl w:val="0"/>
          <w:numId w:val="43"/>
        </w:numPr>
        <w:spacing w:before="0"/>
        <w:rPr>
          <w:rFonts w:asciiTheme="minorHAnsi" w:hAnsiTheme="minorHAnsi"/>
          <w:sz w:val="18"/>
          <w:szCs w:val="18"/>
        </w:rPr>
      </w:pPr>
      <w:r w:rsidRPr="00AC5B7C">
        <w:rPr>
          <w:rFonts w:ascii="Calibri" w:hAnsi="Calibri" w:cs="Arial"/>
          <w:sz w:val="18"/>
          <w:szCs w:val="18"/>
        </w:rPr>
        <w:t xml:space="preserve">Proposed Aged Solar Reflectance: Value is from the </w:t>
      </w:r>
      <w:ins w:id="688" w:author="Shewmaker, Michael@Energy" w:date="2021-12-27T16:28:00Z">
        <w:r w:rsidR="00EE385C">
          <w:rPr>
            <w:rFonts w:ascii="Calibri" w:hAnsi="Calibri" w:cs="Arial"/>
            <w:sz w:val="18"/>
            <w:szCs w:val="18"/>
          </w:rPr>
          <w:fldChar w:fldCharType="begin"/>
        </w:r>
        <w:r w:rsidR="00EE385C">
          <w:rPr>
            <w:rFonts w:ascii="Calibri" w:hAnsi="Calibri" w:cs="Arial"/>
            <w:sz w:val="18"/>
            <w:szCs w:val="18"/>
          </w:rPr>
          <w:instrText xml:space="preserve"> HYPERLINK "https://search.nfrc.org/search/Searchdefault.aspx" </w:instrText>
        </w:r>
        <w:r w:rsidR="00EE385C">
          <w:rPr>
            <w:rFonts w:ascii="Calibri" w:hAnsi="Calibri" w:cs="Arial"/>
            <w:sz w:val="18"/>
            <w:szCs w:val="18"/>
          </w:rPr>
          <w:fldChar w:fldCharType="separate"/>
        </w:r>
        <w:r w:rsidRPr="00EE385C">
          <w:rPr>
            <w:rStyle w:val="Hyperlink"/>
            <w:rFonts w:ascii="Calibri" w:hAnsi="Calibri" w:cs="Arial"/>
            <w:sz w:val="18"/>
            <w:szCs w:val="18"/>
          </w:rPr>
          <w:t>Cool Roof Rating Council’s Rated Product Directory</w:t>
        </w:r>
        <w:r w:rsidR="00EE385C">
          <w:rPr>
            <w:rFonts w:ascii="Calibri" w:hAnsi="Calibri" w:cs="Arial"/>
            <w:sz w:val="18"/>
            <w:szCs w:val="18"/>
          </w:rPr>
          <w:fldChar w:fldCharType="end"/>
        </w:r>
      </w:ins>
      <w:r w:rsidRPr="00AC5B7C">
        <w:rPr>
          <w:rFonts w:ascii="Calibri" w:hAnsi="Calibri" w:cs="Arial"/>
          <w:sz w:val="18"/>
          <w:szCs w:val="18"/>
        </w:rPr>
        <w:t xml:space="preserve">. If the aged value is not available, calculate the Aged Solar </w:t>
      </w:r>
      <w:r w:rsidR="00A946E7" w:rsidRPr="00AC5B7C">
        <w:rPr>
          <w:rFonts w:ascii="Calibri" w:hAnsi="Calibri" w:cs="Arial"/>
          <w:sz w:val="18"/>
          <w:szCs w:val="18"/>
        </w:rPr>
        <w:t>R</w:t>
      </w:r>
      <w:r w:rsidRPr="00AC5B7C">
        <w:rPr>
          <w:rFonts w:ascii="Calibri" w:hAnsi="Calibri" w:cs="Arial"/>
          <w:sz w:val="18"/>
          <w:szCs w:val="18"/>
        </w:rPr>
        <w:t>eflectance using the Solar Reflectance Index (SRI) Calculat</w:t>
      </w:r>
      <w:r w:rsidR="00B911A5" w:rsidRPr="00AC5B7C">
        <w:rPr>
          <w:rFonts w:ascii="Calibri" w:hAnsi="Calibri" w:cs="Arial"/>
          <w:sz w:val="18"/>
          <w:szCs w:val="18"/>
        </w:rPr>
        <w:t>or</w:t>
      </w:r>
      <w:r w:rsidRPr="00AC5B7C">
        <w:rPr>
          <w:rFonts w:ascii="Calibri" w:hAnsi="Calibri" w:cs="Arial"/>
          <w:sz w:val="18"/>
          <w:szCs w:val="18"/>
        </w:rPr>
        <w:t xml:space="preserve"> located on the California Energy Commission website or the aging equation </w:t>
      </w:r>
      <w:proofErr w:type="spellStart"/>
      <w:r w:rsidRPr="00AC5B7C">
        <w:rPr>
          <w:rFonts w:asciiTheme="minorHAnsi" w:hAnsiTheme="minorHAnsi"/>
          <w:sz w:val="18"/>
          <w:szCs w:val="18"/>
        </w:rPr>
        <w:t>ρ</w:t>
      </w:r>
      <w:r w:rsidRPr="00AC5B7C">
        <w:rPr>
          <w:rStyle w:val="Char-Subscript"/>
          <w:rFonts w:asciiTheme="minorHAnsi" w:hAnsiTheme="minorHAnsi"/>
          <w:sz w:val="18"/>
          <w:szCs w:val="18"/>
        </w:rPr>
        <w:t>aged</w:t>
      </w:r>
      <w:proofErr w:type="spellEnd"/>
      <w:r w:rsidRPr="00AC5B7C">
        <w:rPr>
          <w:rFonts w:asciiTheme="minorHAnsi" w:hAnsiTheme="minorHAnsi"/>
          <w:sz w:val="18"/>
          <w:szCs w:val="18"/>
        </w:rPr>
        <w:t>=[0.2+β[ρ</w:t>
      </w:r>
      <w:r w:rsidRPr="00AC5B7C">
        <w:rPr>
          <w:rStyle w:val="Char-Subscript"/>
          <w:rFonts w:asciiTheme="minorHAnsi" w:hAnsiTheme="minorHAnsi"/>
          <w:sz w:val="18"/>
          <w:szCs w:val="18"/>
        </w:rPr>
        <w:t>initial</w:t>
      </w:r>
      <w:r w:rsidRPr="00AC5B7C">
        <w:rPr>
          <w:rFonts w:asciiTheme="minorHAnsi" w:hAnsiTheme="minorHAnsi"/>
          <w:sz w:val="18"/>
          <w:szCs w:val="18"/>
        </w:rPr>
        <w:t xml:space="preserve">-0.2], where </w:t>
      </w:r>
      <w:proofErr w:type="spellStart"/>
      <w:r w:rsidRPr="00AC5B7C">
        <w:rPr>
          <w:rFonts w:asciiTheme="minorHAnsi" w:hAnsiTheme="minorHAnsi"/>
          <w:sz w:val="18"/>
          <w:szCs w:val="18"/>
        </w:rPr>
        <w:t>ρ</w:t>
      </w:r>
      <w:r w:rsidRPr="00AC5B7C">
        <w:rPr>
          <w:rFonts w:asciiTheme="minorHAnsi" w:hAnsiTheme="minorHAnsi"/>
          <w:sz w:val="18"/>
          <w:szCs w:val="18"/>
          <w:vertAlign w:val="subscript"/>
        </w:rPr>
        <w:t>initial</w:t>
      </w:r>
      <w:proofErr w:type="spellEnd"/>
      <w:r w:rsidRPr="00AC5B7C">
        <w:rPr>
          <w:rFonts w:asciiTheme="minorHAnsi" w:hAnsiTheme="minorHAnsi"/>
          <w:sz w:val="18"/>
          <w:szCs w:val="18"/>
        </w:rPr>
        <w:t xml:space="preserve"> = the initial solar reflectance and soiling resistance β is listed by product type below.</w:t>
      </w:r>
    </w:p>
    <w:p w14:paraId="6034A212" w14:textId="77777777" w:rsidR="000A7E83" w:rsidRPr="00AC5B7C" w:rsidRDefault="00715C61" w:rsidP="000A51C2">
      <w:pPr>
        <w:pStyle w:val="BulletB1Number"/>
        <w:keepNext/>
        <w:ind w:left="0" w:firstLine="0"/>
        <w:jc w:val="center"/>
        <w:rPr>
          <w:rFonts w:asciiTheme="minorHAnsi" w:hAnsiTheme="minorHAnsi"/>
          <w:sz w:val="18"/>
          <w:szCs w:val="18"/>
        </w:rPr>
      </w:pPr>
      <w:r w:rsidRPr="00AC5B7C">
        <w:rPr>
          <w:rFonts w:asciiTheme="minorHAnsi" w:hAnsiTheme="minorHAnsi"/>
          <w:sz w:val="18"/>
          <w:szCs w:val="18"/>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20"/>
        <w:gridCol w:w="2920"/>
        <w:gridCol w:w="2920"/>
      </w:tblGrid>
      <w:tr w:rsidR="00715C61" w:rsidRPr="00261153" w14:paraId="6034A216" w14:textId="77777777" w:rsidTr="000A51C2">
        <w:trPr>
          <w:cantSplit/>
          <w:jc w:val="center"/>
        </w:trPr>
        <w:tc>
          <w:tcPr>
            <w:tcW w:w="2920" w:type="dxa"/>
            <w:tcBorders>
              <w:top w:val="single" w:sz="4" w:space="0" w:color="auto"/>
              <w:left w:val="single" w:sz="4" w:space="0" w:color="auto"/>
              <w:bottom w:val="single" w:sz="4" w:space="0" w:color="auto"/>
              <w:right w:val="single" w:sz="4" w:space="0" w:color="auto"/>
            </w:tcBorders>
            <w:hideMark/>
          </w:tcPr>
          <w:p w14:paraId="6034A213" w14:textId="77777777" w:rsidR="0045181D" w:rsidRPr="00AC5B7C" w:rsidRDefault="00715C61">
            <w:pPr>
              <w:keepNext/>
              <w:keepLines/>
              <w:suppressAutoHyphens/>
              <w:spacing w:before="40" w:after="40"/>
              <w:jc w:val="center"/>
              <w:rPr>
                <w:rFonts w:asciiTheme="minorHAnsi" w:hAnsiTheme="minorHAnsi"/>
                <w:b/>
                <w:sz w:val="18"/>
                <w:szCs w:val="18"/>
              </w:rPr>
            </w:pPr>
            <w:r w:rsidRPr="00AC5B7C">
              <w:rPr>
                <w:rFonts w:asciiTheme="minorHAnsi" w:hAnsiTheme="minorHAnsi"/>
                <w:b/>
                <w:sz w:val="18"/>
                <w:szCs w:val="18"/>
              </w:rPr>
              <w:t>Product Type</w:t>
            </w:r>
          </w:p>
        </w:tc>
        <w:tc>
          <w:tcPr>
            <w:tcW w:w="2920" w:type="dxa"/>
            <w:tcBorders>
              <w:top w:val="single" w:sz="4" w:space="0" w:color="auto"/>
              <w:left w:val="single" w:sz="4" w:space="0" w:color="auto"/>
              <w:bottom w:val="single" w:sz="4" w:space="0" w:color="auto"/>
              <w:right w:val="single" w:sz="4" w:space="0" w:color="auto"/>
            </w:tcBorders>
            <w:hideMark/>
          </w:tcPr>
          <w:p w14:paraId="6034A214" w14:textId="77777777" w:rsidR="0045181D" w:rsidRPr="00AC5B7C" w:rsidRDefault="00715C61">
            <w:pPr>
              <w:keepNext/>
              <w:keepLines/>
              <w:suppressAutoHyphens/>
              <w:spacing w:before="40" w:after="40"/>
              <w:jc w:val="center"/>
              <w:rPr>
                <w:rFonts w:asciiTheme="minorHAnsi" w:hAnsiTheme="minorHAnsi"/>
                <w:b/>
                <w:sz w:val="18"/>
                <w:szCs w:val="18"/>
              </w:rPr>
            </w:pPr>
            <w:r w:rsidRPr="00AC5B7C">
              <w:rPr>
                <w:rFonts w:asciiTheme="minorHAnsi" w:hAnsiTheme="minorHAnsi"/>
                <w:b/>
                <w:sz w:val="18"/>
                <w:szCs w:val="18"/>
              </w:rPr>
              <w:t>CRRC Product Category</w:t>
            </w:r>
          </w:p>
        </w:tc>
        <w:tc>
          <w:tcPr>
            <w:tcW w:w="2920" w:type="dxa"/>
            <w:tcBorders>
              <w:top w:val="single" w:sz="4" w:space="0" w:color="auto"/>
              <w:left w:val="single" w:sz="4" w:space="0" w:color="auto"/>
              <w:bottom w:val="single" w:sz="4" w:space="0" w:color="auto"/>
              <w:right w:val="single" w:sz="4" w:space="0" w:color="auto"/>
            </w:tcBorders>
            <w:hideMark/>
          </w:tcPr>
          <w:p w14:paraId="6034A215" w14:textId="77777777" w:rsidR="0045181D" w:rsidRPr="00AC5B7C" w:rsidRDefault="00715C61">
            <w:pPr>
              <w:keepNext/>
              <w:keepLines/>
              <w:suppressAutoHyphens/>
              <w:spacing w:before="40" w:after="40"/>
              <w:jc w:val="center"/>
              <w:rPr>
                <w:rFonts w:asciiTheme="minorHAnsi" w:hAnsiTheme="minorHAnsi"/>
                <w:b/>
                <w:sz w:val="18"/>
                <w:szCs w:val="18"/>
              </w:rPr>
            </w:pPr>
            <w:r w:rsidRPr="00AC5B7C">
              <w:rPr>
                <w:rFonts w:asciiTheme="minorHAnsi" w:hAnsiTheme="minorHAnsi"/>
                <w:b/>
                <w:sz w:val="18"/>
                <w:szCs w:val="18"/>
              </w:rPr>
              <w:t>β</w:t>
            </w:r>
          </w:p>
        </w:tc>
      </w:tr>
      <w:tr w:rsidR="00715C61" w:rsidRPr="00261153" w14:paraId="6034A21A" w14:textId="77777777" w:rsidTr="000A51C2">
        <w:trPr>
          <w:cantSplit/>
          <w:trHeight w:val="431"/>
          <w:jc w:val="center"/>
        </w:trPr>
        <w:tc>
          <w:tcPr>
            <w:tcW w:w="2920" w:type="dxa"/>
            <w:tcBorders>
              <w:top w:val="single" w:sz="4" w:space="0" w:color="auto"/>
              <w:left w:val="single" w:sz="4" w:space="0" w:color="auto"/>
              <w:bottom w:val="single" w:sz="4" w:space="0" w:color="auto"/>
              <w:right w:val="single" w:sz="4" w:space="0" w:color="auto"/>
            </w:tcBorders>
            <w:vAlign w:val="center"/>
            <w:hideMark/>
          </w:tcPr>
          <w:p w14:paraId="6034A217" w14:textId="77777777" w:rsidR="0045181D" w:rsidRPr="00AC5B7C" w:rsidRDefault="00715C61">
            <w:pPr>
              <w:keepNext/>
              <w:keepLines/>
              <w:suppressAutoHyphens/>
              <w:spacing w:before="40" w:after="40"/>
              <w:jc w:val="center"/>
              <w:rPr>
                <w:rFonts w:asciiTheme="minorHAnsi" w:hAnsiTheme="minorHAnsi"/>
                <w:sz w:val="18"/>
                <w:szCs w:val="18"/>
              </w:rPr>
            </w:pPr>
            <w:r w:rsidRPr="00AC5B7C">
              <w:rPr>
                <w:rFonts w:asciiTheme="minorHAnsi" w:hAnsiTheme="minorHAnsi"/>
                <w:sz w:val="18"/>
                <w:szCs w:val="18"/>
              </w:rPr>
              <w:t>Field-Applied Coating</w:t>
            </w:r>
          </w:p>
        </w:tc>
        <w:tc>
          <w:tcPr>
            <w:tcW w:w="2920" w:type="dxa"/>
            <w:tcBorders>
              <w:top w:val="single" w:sz="4" w:space="0" w:color="auto"/>
              <w:left w:val="single" w:sz="4" w:space="0" w:color="auto"/>
              <w:bottom w:val="single" w:sz="4" w:space="0" w:color="auto"/>
              <w:right w:val="single" w:sz="4" w:space="0" w:color="auto"/>
            </w:tcBorders>
            <w:hideMark/>
          </w:tcPr>
          <w:p w14:paraId="6034A218" w14:textId="77777777" w:rsidR="0045181D" w:rsidRPr="00AC5B7C" w:rsidRDefault="00715C61">
            <w:pPr>
              <w:keepNext/>
              <w:keepLines/>
              <w:suppressAutoHyphens/>
              <w:spacing w:before="40" w:after="40"/>
              <w:jc w:val="center"/>
              <w:rPr>
                <w:rFonts w:asciiTheme="minorHAnsi" w:hAnsiTheme="minorHAnsi"/>
                <w:sz w:val="18"/>
                <w:szCs w:val="18"/>
              </w:rPr>
            </w:pPr>
            <w:r w:rsidRPr="00AC5B7C">
              <w:rPr>
                <w:rFonts w:asciiTheme="minorHAnsi" w:hAnsiTheme="minorHAnsi"/>
                <w:sz w:val="18"/>
                <w:szCs w:val="18"/>
              </w:rPr>
              <w:br/>
              <w:t>Field-Applied Coating</w:t>
            </w:r>
          </w:p>
        </w:tc>
        <w:tc>
          <w:tcPr>
            <w:tcW w:w="2920" w:type="dxa"/>
            <w:tcBorders>
              <w:top w:val="single" w:sz="4" w:space="0" w:color="auto"/>
              <w:left w:val="single" w:sz="4" w:space="0" w:color="auto"/>
              <w:bottom w:val="single" w:sz="4" w:space="0" w:color="auto"/>
              <w:right w:val="single" w:sz="4" w:space="0" w:color="auto"/>
            </w:tcBorders>
            <w:vAlign w:val="center"/>
            <w:hideMark/>
          </w:tcPr>
          <w:p w14:paraId="6034A219" w14:textId="77777777" w:rsidR="0045181D" w:rsidRPr="00AC5B7C" w:rsidRDefault="00715C61">
            <w:pPr>
              <w:keepNext/>
              <w:keepLines/>
              <w:suppressAutoHyphens/>
              <w:spacing w:before="40" w:after="40"/>
              <w:jc w:val="center"/>
              <w:rPr>
                <w:rFonts w:asciiTheme="minorHAnsi" w:hAnsiTheme="minorHAnsi"/>
                <w:sz w:val="18"/>
                <w:szCs w:val="18"/>
              </w:rPr>
            </w:pPr>
            <w:r w:rsidRPr="00AC5B7C">
              <w:rPr>
                <w:rFonts w:asciiTheme="minorHAnsi" w:hAnsiTheme="minorHAnsi"/>
                <w:sz w:val="18"/>
                <w:szCs w:val="18"/>
              </w:rPr>
              <w:t>0.65</w:t>
            </w:r>
          </w:p>
        </w:tc>
      </w:tr>
      <w:tr w:rsidR="00715C61" w:rsidRPr="00261153" w14:paraId="6034A21F" w14:textId="77777777" w:rsidTr="000A51C2">
        <w:trPr>
          <w:cantSplit/>
          <w:trHeight w:val="431"/>
          <w:jc w:val="center"/>
        </w:trPr>
        <w:tc>
          <w:tcPr>
            <w:tcW w:w="2920" w:type="dxa"/>
            <w:tcBorders>
              <w:top w:val="single" w:sz="4" w:space="0" w:color="auto"/>
              <w:left w:val="single" w:sz="4" w:space="0" w:color="auto"/>
              <w:bottom w:val="single" w:sz="4" w:space="0" w:color="auto"/>
              <w:right w:val="single" w:sz="4" w:space="0" w:color="auto"/>
            </w:tcBorders>
            <w:vAlign w:val="center"/>
            <w:hideMark/>
          </w:tcPr>
          <w:p w14:paraId="6034A21B" w14:textId="77777777" w:rsidR="0045181D" w:rsidRPr="00AC5B7C" w:rsidRDefault="00715C61">
            <w:pPr>
              <w:keepNext/>
              <w:keepLines/>
              <w:suppressAutoHyphens/>
              <w:spacing w:before="40" w:after="40"/>
              <w:jc w:val="center"/>
              <w:rPr>
                <w:rFonts w:asciiTheme="minorHAnsi" w:hAnsiTheme="minorHAnsi"/>
                <w:sz w:val="18"/>
                <w:szCs w:val="18"/>
              </w:rPr>
            </w:pPr>
            <w:r w:rsidRPr="00AC5B7C">
              <w:rPr>
                <w:rFonts w:asciiTheme="minorHAnsi" w:hAnsiTheme="minorHAnsi"/>
                <w:sz w:val="18"/>
                <w:szCs w:val="18"/>
              </w:rPr>
              <w:t>Other</w:t>
            </w:r>
          </w:p>
        </w:tc>
        <w:tc>
          <w:tcPr>
            <w:tcW w:w="2920" w:type="dxa"/>
            <w:tcBorders>
              <w:top w:val="single" w:sz="4" w:space="0" w:color="auto"/>
              <w:left w:val="single" w:sz="4" w:space="0" w:color="auto"/>
              <w:bottom w:val="single" w:sz="4" w:space="0" w:color="auto"/>
              <w:right w:val="single" w:sz="4" w:space="0" w:color="auto"/>
            </w:tcBorders>
          </w:tcPr>
          <w:p w14:paraId="6034A21C" w14:textId="77777777" w:rsidR="0045181D" w:rsidRPr="00AC5B7C" w:rsidRDefault="0045181D">
            <w:pPr>
              <w:keepNext/>
              <w:keepLines/>
              <w:suppressAutoHyphens/>
              <w:spacing w:before="40" w:after="40"/>
              <w:jc w:val="center"/>
              <w:rPr>
                <w:rFonts w:asciiTheme="minorHAnsi" w:hAnsiTheme="minorHAnsi"/>
                <w:sz w:val="18"/>
                <w:szCs w:val="18"/>
              </w:rPr>
            </w:pPr>
          </w:p>
          <w:p w14:paraId="6034A21D" w14:textId="77777777" w:rsidR="0045181D" w:rsidRPr="00AC5B7C" w:rsidRDefault="00715C61">
            <w:pPr>
              <w:keepNext/>
              <w:keepLines/>
              <w:suppressAutoHyphens/>
              <w:spacing w:before="40" w:after="40"/>
              <w:jc w:val="center"/>
              <w:rPr>
                <w:rFonts w:asciiTheme="minorHAnsi" w:hAnsiTheme="minorHAnsi"/>
                <w:sz w:val="18"/>
                <w:szCs w:val="18"/>
              </w:rPr>
            </w:pPr>
            <w:r w:rsidRPr="00AC5B7C">
              <w:rPr>
                <w:rFonts w:asciiTheme="minorHAnsi" w:hAnsiTheme="minorHAnsi"/>
                <w:sz w:val="18"/>
                <w:szCs w:val="18"/>
              </w:rPr>
              <w:t>Not A Field-Applied Coating</w:t>
            </w:r>
          </w:p>
        </w:tc>
        <w:tc>
          <w:tcPr>
            <w:tcW w:w="2920" w:type="dxa"/>
            <w:tcBorders>
              <w:top w:val="single" w:sz="4" w:space="0" w:color="auto"/>
              <w:left w:val="single" w:sz="4" w:space="0" w:color="auto"/>
              <w:bottom w:val="single" w:sz="4" w:space="0" w:color="auto"/>
              <w:right w:val="single" w:sz="4" w:space="0" w:color="auto"/>
            </w:tcBorders>
            <w:vAlign w:val="center"/>
            <w:hideMark/>
          </w:tcPr>
          <w:p w14:paraId="6034A21E" w14:textId="77777777" w:rsidR="0045181D" w:rsidRPr="00AC5B7C" w:rsidRDefault="00715C61">
            <w:pPr>
              <w:keepNext/>
              <w:keepLines/>
              <w:suppressAutoHyphens/>
              <w:spacing w:before="40" w:after="40"/>
              <w:jc w:val="center"/>
              <w:rPr>
                <w:rFonts w:asciiTheme="minorHAnsi" w:hAnsiTheme="minorHAnsi"/>
                <w:sz w:val="18"/>
                <w:szCs w:val="18"/>
              </w:rPr>
            </w:pPr>
            <w:r w:rsidRPr="00AC5B7C">
              <w:rPr>
                <w:rFonts w:asciiTheme="minorHAnsi" w:hAnsiTheme="minorHAnsi"/>
                <w:sz w:val="18"/>
                <w:szCs w:val="18"/>
              </w:rPr>
              <w:t>0.70</w:t>
            </w:r>
          </w:p>
        </w:tc>
      </w:tr>
    </w:tbl>
    <w:p w14:paraId="6034A220" w14:textId="77777777" w:rsidR="000A7E83" w:rsidRPr="00AC5B7C" w:rsidRDefault="000A7E83">
      <w:pPr>
        <w:pStyle w:val="ListParagraph"/>
        <w:keepNext/>
        <w:ind w:left="0"/>
        <w:contextualSpacing/>
        <w:rPr>
          <w:rFonts w:ascii="Calibri" w:hAnsi="Calibri" w:cs="Arial"/>
          <w:sz w:val="18"/>
          <w:szCs w:val="18"/>
        </w:rPr>
      </w:pPr>
    </w:p>
    <w:p w14:paraId="6034A221" w14:textId="6D4F0AC1" w:rsidR="000A7E83" w:rsidRPr="00AC5B7C" w:rsidRDefault="00715C61">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 xml:space="preserve">Proposed Thermal Emittance: From the product specification default value. If using a calculated </w:t>
      </w:r>
      <w:ins w:id="689" w:author="Shewmaker, Michael@Energy" w:date="2021-12-27T16:28:00Z">
        <w:r w:rsidR="00C226A6">
          <w:rPr>
            <w:rFonts w:ascii="Calibri" w:hAnsi="Calibri" w:cs="Arial"/>
            <w:sz w:val="18"/>
            <w:szCs w:val="18"/>
          </w:rPr>
          <w:t>Solar Reflectance Index (</w:t>
        </w:r>
      </w:ins>
      <w:r w:rsidRPr="00AC5B7C">
        <w:rPr>
          <w:rFonts w:ascii="Calibri" w:hAnsi="Calibri" w:cs="Arial"/>
          <w:sz w:val="18"/>
          <w:szCs w:val="18"/>
        </w:rPr>
        <w:t>SRI</w:t>
      </w:r>
      <w:ins w:id="690" w:author="Shewmaker, Michael@Energy" w:date="2021-12-27T16:28:00Z">
        <w:r w:rsidR="00C226A6">
          <w:rPr>
            <w:rFonts w:ascii="Calibri" w:hAnsi="Calibri" w:cs="Arial"/>
            <w:sz w:val="18"/>
            <w:szCs w:val="18"/>
          </w:rPr>
          <w:t>)</w:t>
        </w:r>
      </w:ins>
      <w:r w:rsidRPr="00AC5B7C">
        <w:rPr>
          <w:rFonts w:ascii="Calibri" w:hAnsi="Calibri" w:cs="Arial"/>
          <w:sz w:val="18"/>
          <w:szCs w:val="18"/>
        </w:rPr>
        <w:t xml:space="preserve"> place the </w:t>
      </w:r>
      <w:r w:rsidR="00A946E7" w:rsidRPr="00AC5B7C">
        <w:rPr>
          <w:rFonts w:ascii="Calibri" w:hAnsi="Calibri" w:cs="Arial"/>
          <w:sz w:val="18"/>
          <w:szCs w:val="18"/>
        </w:rPr>
        <w:t>T</w:t>
      </w:r>
      <w:r w:rsidRPr="00AC5B7C">
        <w:rPr>
          <w:rFonts w:ascii="Calibri" w:hAnsi="Calibri" w:cs="Arial"/>
          <w:sz w:val="18"/>
          <w:szCs w:val="18"/>
        </w:rPr>
        <w:t xml:space="preserve">hermal </w:t>
      </w:r>
      <w:r w:rsidR="00A946E7" w:rsidRPr="00AC5B7C">
        <w:rPr>
          <w:rFonts w:ascii="Calibri" w:hAnsi="Calibri" w:cs="Arial"/>
          <w:sz w:val="18"/>
          <w:szCs w:val="18"/>
        </w:rPr>
        <w:t>E</w:t>
      </w:r>
      <w:r w:rsidRPr="00AC5B7C">
        <w:rPr>
          <w:rFonts w:ascii="Calibri" w:hAnsi="Calibri" w:cs="Arial"/>
          <w:sz w:val="18"/>
          <w:szCs w:val="18"/>
        </w:rPr>
        <w:t xml:space="preserve">mittance used to calculate SRI. </w:t>
      </w:r>
    </w:p>
    <w:p w14:paraId="6034A222" w14:textId="5F2E1FB1" w:rsidR="000A7E83" w:rsidRPr="00AC5B7C" w:rsidRDefault="00715C61" w:rsidP="00D14035">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 xml:space="preserve">Proposed </w:t>
      </w:r>
      <w:ins w:id="691" w:author="Shewmaker, Michael@Energy" w:date="2021-12-27T16:28:00Z">
        <w:r w:rsidR="00C226A6">
          <w:rPr>
            <w:rFonts w:ascii="Calibri" w:hAnsi="Calibri" w:cs="Arial"/>
            <w:sz w:val="18"/>
            <w:szCs w:val="18"/>
          </w:rPr>
          <w:t>Solar Reflectance Index (</w:t>
        </w:r>
      </w:ins>
      <w:r w:rsidRPr="00AC5B7C">
        <w:rPr>
          <w:rFonts w:ascii="Calibri" w:hAnsi="Calibri" w:cs="Arial"/>
          <w:sz w:val="18"/>
          <w:szCs w:val="18"/>
        </w:rPr>
        <w:t>SRI</w:t>
      </w:r>
      <w:ins w:id="692" w:author="Shewmaker, Michael@Energy" w:date="2021-12-27T16:28:00Z">
        <w:r w:rsidR="00C226A6">
          <w:rPr>
            <w:rFonts w:ascii="Calibri" w:hAnsi="Calibri" w:cs="Arial"/>
            <w:sz w:val="18"/>
            <w:szCs w:val="18"/>
          </w:rPr>
          <w:t>)</w:t>
        </w:r>
      </w:ins>
      <w:r w:rsidRPr="00AC5B7C">
        <w:rPr>
          <w:rFonts w:ascii="Calibri" w:hAnsi="Calibri" w:cs="Arial"/>
          <w:sz w:val="18"/>
          <w:szCs w:val="18"/>
        </w:rPr>
        <w:t>: It is optional to meet the SRI but if chosen to do so, use the Solar Reflectance Index (SRI) Calculat</w:t>
      </w:r>
      <w:r w:rsidR="00B911A5" w:rsidRPr="00AC5B7C">
        <w:rPr>
          <w:rFonts w:ascii="Calibri" w:hAnsi="Calibri" w:cs="Arial"/>
          <w:sz w:val="18"/>
          <w:szCs w:val="18"/>
        </w:rPr>
        <w:t>or</w:t>
      </w:r>
      <w:r w:rsidRPr="00AC5B7C">
        <w:rPr>
          <w:rFonts w:ascii="Calibri" w:hAnsi="Calibri" w:cs="Arial"/>
          <w:sz w:val="18"/>
          <w:szCs w:val="18"/>
        </w:rPr>
        <w:t xml:space="preserve"> found on the </w:t>
      </w:r>
      <w:ins w:id="693" w:author="Shewmaker, Michael@Energy" w:date="2021-12-27T16:29:00Z">
        <w:r w:rsidR="009416E9">
          <w:rPr>
            <w:rFonts w:ascii="Calibri" w:hAnsi="Calibri" w:cs="Arial"/>
            <w:sz w:val="18"/>
            <w:szCs w:val="18"/>
          </w:rPr>
          <w:fldChar w:fldCharType="begin"/>
        </w:r>
        <w:r w:rsidR="009416E9">
          <w:rPr>
            <w:rFonts w:ascii="Calibri" w:hAnsi="Calibri" w:cs="Arial"/>
            <w:sz w:val="18"/>
            <w:szCs w:val="18"/>
          </w:rPr>
          <w:instrText xml:space="preserve"> HYPERLINK "https://www.energy.ca.gov/rules-and-regulations/building-energy-efficiency" </w:instrText>
        </w:r>
        <w:r w:rsidR="009416E9">
          <w:rPr>
            <w:rFonts w:ascii="Calibri" w:hAnsi="Calibri" w:cs="Arial"/>
            <w:sz w:val="18"/>
            <w:szCs w:val="18"/>
          </w:rPr>
          <w:fldChar w:fldCharType="separate"/>
        </w:r>
        <w:r w:rsidRPr="009416E9">
          <w:rPr>
            <w:rStyle w:val="Hyperlink"/>
            <w:rFonts w:ascii="Calibri" w:hAnsi="Calibri" w:cs="Arial"/>
            <w:sz w:val="18"/>
            <w:szCs w:val="18"/>
          </w:rPr>
          <w:t>California Energy Commission website</w:t>
        </w:r>
        <w:r w:rsidR="009416E9">
          <w:rPr>
            <w:rFonts w:ascii="Calibri" w:hAnsi="Calibri" w:cs="Arial"/>
            <w:sz w:val="18"/>
            <w:szCs w:val="18"/>
          </w:rPr>
          <w:fldChar w:fldCharType="end"/>
        </w:r>
      </w:ins>
      <w:del w:id="694" w:author="Shewmaker, Michael@Energy" w:date="2021-12-27T16:28:00Z">
        <w:r w:rsidRPr="00AC5B7C" w:rsidDel="00C226A6">
          <w:rPr>
            <w:rFonts w:ascii="Calibri" w:hAnsi="Calibri" w:cs="Arial"/>
            <w:sz w:val="18"/>
            <w:szCs w:val="18"/>
          </w:rPr>
          <w:delText xml:space="preserve"> </w:delText>
        </w:r>
        <w:r w:rsidR="00AB3242" w:rsidDel="00C226A6">
          <w:fldChar w:fldCharType="begin"/>
        </w:r>
        <w:r w:rsidR="00AB3242" w:rsidDel="00C226A6">
          <w:delInstrText xml:space="preserve"> HYPERLINK "http://energy.ca.gov/title24/2019standards/" </w:delInstrText>
        </w:r>
        <w:r w:rsidR="00AB3242" w:rsidDel="00C226A6">
          <w:fldChar w:fldCharType="separate"/>
        </w:r>
        <w:r w:rsidR="009A02F7" w:rsidRPr="00AC5B7C" w:rsidDel="00C226A6">
          <w:rPr>
            <w:rStyle w:val="Hyperlink"/>
            <w:sz w:val="18"/>
            <w:szCs w:val="18"/>
          </w:rPr>
          <w:delText>http://energy.ca.gov/title24/201</w:delText>
        </w:r>
        <w:r w:rsidR="009A02F7" w:rsidRPr="008D47C0" w:rsidDel="00C226A6">
          <w:rPr>
            <w:rStyle w:val="Hyperlink"/>
            <w:rFonts w:asciiTheme="minorHAnsi" w:hAnsiTheme="minorHAnsi"/>
            <w:sz w:val="18"/>
            <w:szCs w:val="18"/>
          </w:rPr>
          <w:delText>9</w:delText>
        </w:r>
        <w:r w:rsidR="009A02F7" w:rsidRPr="00AC5B7C" w:rsidDel="00C226A6">
          <w:rPr>
            <w:rStyle w:val="Hyperlink"/>
            <w:sz w:val="18"/>
            <w:szCs w:val="18"/>
          </w:rPr>
          <w:delText>standards/</w:delText>
        </w:r>
        <w:r w:rsidR="00AB3242" w:rsidDel="00C226A6">
          <w:rPr>
            <w:rStyle w:val="Hyperlink"/>
            <w:sz w:val="18"/>
            <w:szCs w:val="18"/>
          </w:rPr>
          <w:fldChar w:fldCharType="end"/>
        </w:r>
      </w:del>
      <w:r w:rsidR="002F7AD8" w:rsidRPr="00AC5B7C">
        <w:rPr>
          <w:sz w:val="18"/>
          <w:szCs w:val="18"/>
        </w:rPr>
        <w:t xml:space="preserve">. </w:t>
      </w:r>
    </w:p>
    <w:p w14:paraId="6034A223" w14:textId="77777777" w:rsidR="000A7E83" w:rsidRPr="00AC5B7C" w:rsidRDefault="00715C61">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Minimum Required Aged Solar Reflectance: Based on climate zone and roof slope.</w:t>
      </w:r>
    </w:p>
    <w:p w14:paraId="6034A224" w14:textId="77777777" w:rsidR="000A7E83" w:rsidRPr="00AC5B7C" w:rsidRDefault="00715C61">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Minimum Required Thermal Emittance: Based on climate zone and roof slope.</w:t>
      </w:r>
    </w:p>
    <w:p w14:paraId="6034A225" w14:textId="77777777" w:rsidR="000A7E83" w:rsidRPr="00AC5B7C" w:rsidRDefault="00715C61">
      <w:pPr>
        <w:pStyle w:val="ListParagraph"/>
        <w:keepNext/>
        <w:numPr>
          <w:ilvl w:val="0"/>
          <w:numId w:val="43"/>
        </w:numPr>
        <w:contextualSpacing/>
        <w:rPr>
          <w:rFonts w:ascii="Calibri" w:hAnsi="Calibri" w:cs="Arial"/>
          <w:sz w:val="18"/>
          <w:szCs w:val="18"/>
        </w:rPr>
      </w:pPr>
      <w:r w:rsidRPr="00AC5B7C">
        <w:rPr>
          <w:rFonts w:ascii="Calibri" w:hAnsi="Calibri" w:cs="Arial"/>
          <w:sz w:val="18"/>
          <w:szCs w:val="18"/>
        </w:rPr>
        <w:t xml:space="preserve">Minimum </w:t>
      </w:r>
      <w:r w:rsidR="0004773E" w:rsidRPr="00AC5B7C">
        <w:rPr>
          <w:rFonts w:ascii="Calibri" w:hAnsi="Calibri" w:cs="Arial"/>
          <w:sz w:val="18"/>
          <w:szCs w:val="18"/>
        </w:rPr>
        <w:t xml:space="preserve">Required </w:t>
      </w:r>
      <w:r w:rsidRPr="00AC5B7C">
        <w:rPr>
          <w:rFonts w:ascii="Calibri" w:hAnsi="Calibri" w:cs="Arial"/>
          <w:sz w:val="18"/>
          <w:szCs w:val="18"/>
        </w:rPr>
        <w:t>SRI: Based on climate zone and roof slope.</w:t>
      </w:r>
    </w:p>
    <w:p w14:paraId="6034A226" w14:textId="77777777" w:rsidR="000A7E83" w:rsidRPr="00AC5B7C" w:rsidRDefault="000A7E83">
      <w:pPr>
        <w:pStyle w:val="ListParagraph"/>
        <w:keepNext/>
        <w:rPr>
          <w:rFonts w:ascii="Calibri" w:hAnsi="Calibri" w:cs="Arial"/>
          <w:sz w:val="18"/>
          <w:szCs w:val="18"/>
        </w:rPr>
      </w:pPr>
    </w:p>
    <w:p w14:paraId="6034A227" w14:textId="5F60672F" w:rsidR="000A7E83" w:rsidRPr="00AC5B7C" w:rsidRDefault="00C60986" w:rsidP="000A51C2">
      <w:pPr>
        <w:keepNext/>
        <w:ind w:left="1890" w:hanging="810"/>
        <w:rPr>
          <w:rFonts w:ascii="Calibri" w:hAnsi="Calibri" w:cs="Arial"/>
          <w:sz w:val="18"/>
          <w:szCs w:val="18"/>
        </w:rPr>
      </w:pPr>
      <w:r w:rsidRPr="00AC5B7C">
        <w:rPr>
          <w:rFonts w:ascii="Calibri" w:hAnsi="Calibri" w:cs="Arial"/>
          <w:sz w:val="18"/>
          <w:szCs w:val="18"/>
        </w:rPr>
        <w:t>NOTE:</w:t>
      </w:r>
      <w:r w:rsidR="002F7AD8" w:rsidRPr="00AC5B7C">
        <w:rPr>
          <w:rFonts w:ascii="Calibri" w:hAnsi="Calibri" w:cs="Arial"/>
          <w:sz w:val="18"/>
          <w:szCs w:val="18"/>
        </w:rPr>
        <w:tab/>
      </w:r>
      <w:r w:rsidR="009867E0" w:rsidRPr="00AC5B7C">
        <w:rPr>
          <w:rFonts w:ascii="Calibri" w:hAnsi="Calibri" w:cs="Arial"/>
          <w:sz w:val="18"/>
          <w:szCs w:val="18"/>
        </w:rPr>
        <w:t>If the cool roofing requirements will be met by a liquid field applied coating, Section 110.8(</w:t>
      </w:r>
      <w:proofErr w:type="spellStart"/>
      <w:r w:rsidR="009867E0" w:rsidRPr="00AC5B7C">
        <w:rPr>
          <w:rFonts w:ascii="Calibri" w:hAnsi="Calibri" w:cs="Arial"/>
          <w:sz w:val="18"/>
          <w:szCs w:val="18"/>
        </w:rPr>
        <w:t>i</w:t>
      </w:r>
      <w:proofErr w:type="spellEnd"/>
      <w:r w:rsidR="009867E0" w:rsidRPr="00AC5B7C">
        <w:rPr>
          <w:rFonts w:ascii="Calibri" w:hAnsi="Calibri" w:cs="Arial"/>
          <w:sz w:val="18"/>
          <w:szCs w:val="18"/>
        </w:rPr>
        <w:t xml:space="preserve">)4 requires the coating be applied across the entire roof surface and meet the dry mil thickness or coverage recommended by the manufacturer. </w:t>
      </w:r>
    </w:p>
    <w:p w14:paraId="07F016A4" w14:textId="77777777" w:rsidR="002A5A16" w:rsidRDefault="002A5A16" w:rsidP="002A5A16">
      <w:pPr>
        <w:rPr>
          <w:rFonts w:ascii="Calibri" w:hAnsi="Calibri" w:cs="Arial"/>
          <w:b/>
        </w:rPr>
      </w:pPr>
    </w:p>
    <w:p w14:paraId="5E0E493E" w14:textId="10634E58" w:rsidR="002A5A16" w:rsidRPr="00AC5B7C" w:rsidRDefault="002A5A16" w:rsidP="002A5A16">
      <w:pPr>
        <w:rPr>
          <w:rFonts w:ascii="Calibri" w:hAnsi="Calibri" w:cs="Arial"/>
          <w:b/>
          <w:sz w:val="18"/>
          <w:szCs w:val="18"/>
        </w:rPr>
      </w:pPr>
      <w:r w:rsidRPr="00AC5B7C">
        <w:rPr>
          <w:rFonts w:ascii="Calibri" w:hAnsi="Calibri" w:cs="Arial"/>
          <w:b/>
          <w:sz w:val="18"/>
          <w:szCs w:val="18"/>
        </w:rPr>
        <w:t xml:space="preserve">D. </w:t>
      </w:r>
      <w:r w:rsidR="002F7AD8" w:rsidRPr="00AC5B7C">
        <w:rPr>
          <w:rFonts w:ascii="Calibri" w:hAnsi="Calibri" w:cs="Arial"/>
          <w:b/>
          <w:sz w:val="18"/>
          <w:szCs w:val="18"/>
        </w:rPr>
        <w:t>Fenestration/Glazing Allowed Areas and Efficiencies</w:t>
      </w:r>
    </w:p>
    <w:p w14:paraId="1B855953" w14:textId="7A893128" w:rsidR="002A5A16" w:rsidRPr="00AC5B7C" w:rsidRDefault="002A5A16" w:rsidP="002A5A16">
      <w:pPr>
        <w:rPr>
          <w:rFonts w:ascii="Calibri" w:hAnsi="Calibri" w:cs="Arial"/>
          <w:sz w:val="18"/>
          <w:szCs w:val="18"/>
        </w:rPr>
      </w:pPr>
      <w:r w:rsidRPr="00AC5B7C">
        <w:rPr>
          <w:rFonts w:ascii="Calibri" w:hAnsi="Calibri" w:cs="Arial"/>
          <w:sz w:val="18"/>
          <w:szCs w:val="18"/>
        </w:rPr>
        <w:t>The Alteration and Fenestration Type will affect how the standards apply and whether the fenestration area is limited. Percentages are determined as Conditioned Floor Area</w:t>
      </w:r>
      <w:ins w:id="695" w:author="Shewmaker, Michael@Energy" w:date="2021-12-27T16:29:00Z">
        <w:r w:rsidR="009416E9">
          <w:rPr>
            <w:rFonts w:ascii="Calibri" w:hAnsi="Calibri" w:cs="Arial"/>
            <w:sz w:val="18"/>
            <w:szCs w:val="18"/>
          </w:rPr>
          <w:t xml:space="preserve"> (CFA)</w:t>
        </w:r>
      </w:ins>
      <w:r w:rsidRPr="00AC5B7C">
        <w:rPr>
          <w:rFonts w:ascii="Calibri" w:hAnsi="Calibri" w:cs="Arial"/>
          <w:sz w:val="18"/>
          <w:szCs w:val="18"/>
        </w:rPr>
        <w:t xml:space="preserve"> x 0.20 = total </w:t>
      </w:r>
      <w:ins w:id="696" w:author="Shewmaker, Michael@Energy" w:date="2021-12-27T16:29:00Z">
        <w:r w:rsidR="009416E9">
          <w:rPr>
            <w:rFonts w:ascii="Calibri" w:hAnsi="Calibri" w:cs="Arial"/>
            <w:sz w:val="18"/>
            <w:szCs w:val="18"/>
          </w:rPr>
          <w:t>square footage (</w:t>
        </w:r>
      </w:ins>
      <w:r w:rsidRPr="00AC5B7C">
        <w:rPr>
          <w:rFonts w:ascii="Calibri" w:hAnsi="Calibri" w:cs="Arial"/>
          <w:sz w:val="18"/>
          <w:szCs w:val="18"/>
        </w:rPr>
        <w:t>ft</w:t>
      </w:r>
      <w:r w:rsidRPr="00AC5B7C">
        <w:rPr>
          <w:rFonts w:ascii="Calibri" w:hAnsi="Calibri" w:cs="Arial"/>
          <w:sz w:val="18"/>
          <w:szCs w:val="18"/>
          <w:vertAlign w:val="superscript"/>
        </w:rPr>
        <w:t>2</w:t>
      </w:r>
      <w:ins w:id="697" w:author="Shewmaker, Michael@Energy" w:date="2021-12-27T16:29:00Z">
        <w:r w:rsidR="009416E9">
          <w:rPr>
            <w:rFonts w:ascii="Calibri" w:hAnsi="Calibri" w:cs="Arial"/>
            <w:sz w:val="18"/>
            <w:szCs w:val="18"/>
          </w:rPr>
          <w:t>)</w:t>
        </w:r>
      </w:ins>
      <w:r w:rsidRPr="00AC5B7C">
        <w:rPr>
          <w:rFonts w:ascii="Calibri" w:hAnsi="Calibri" w:cs="Arial"/>
          <w:sz w:val="18"/>
          <w:szCs w:val="18"/>
        </w:rPr>
        <w:t xml:space="preserve"> of fenestration allowed (20</w:t>
      </w:r>
      <w:del w:id="698" w:author="Shewmaker, Michael@Energy" w:date="2021-12-27T16:29:00Z">
        <w:r w:rsidRPr="00AC5B7C" w:rsidDel="009416E9">
          <w:rPr>
            <w:rFonts w:ascii="Calibri" w:hAnsi="Calibri" w:cs="Arial"/>
            <w:sz w:val="18"/>
            <w:szCs w:val="18"/>
          </w:rPr>
          <w:delText xml:space="preserve">%). </w:delText>
        </w:r>
      </w:del>
      <w:ins w:id="699" w:author="Shewmaker, Michael@Energy" w:date="2021-12-27T16:29:00Z">
        <w:r w:rsidR="009416E9">
          <w:rPr>
            <w:rFonts w:ascii="Calibri" w:hAnsi="Calibri" w:cs="Arial"/>
            <w:sz w:val="18"/>
            <w:szCs w:val="18"/>
          </w:rPr>
          <w:t xml:space="preserve"> percent</w:t>
        </w:r>
        <w:r w:rsidR="009416E9" w:rsidRPr="00AC5B7C">
          <w:rPr>
            <w:rFonts w:ascii="Calibri" w:hAnsi="Calibri" w:cs="Arial"/>
            <w:sz w:val="18"/>
            <w:szCs w:val="18"/>
          </w:rPr>
          <w:t xml:space="preserve">). </w:t>
        </w:r>
      </w:ins>
      <w:r w:rsidRPr="00AC5B7C">
        <w:rPr>
          <w:rFonts w:ascii="Calibri" w:hAnsi="Calibri" w:cs="Arial"/>
          <w:sz w:val="18"/>
          <w:szCs w:val="18"/>
        </w:rPr>
        <w:t>Depending on the climate zone, if west-facing fenestration is limited (in climate zones 2, 4, 6-1</w:t>
      </w:r>
      <w:r w:rsidR="009A02F7">
        <w:rPr>
          <w:rFonts w:ascii="Calibri" w:hAnsi="Calibri" w:cs="Arial"/>
          <w:sz w:val="18"/>
          <w:szCs w:val="18"/>
        </w:rPr>
        <w:t>5</w:t>
      </w:r>
      <w:r w:rsidRPr="00AC5B7C">
        <w:rPr>
          <w:rFonts w:ascii="Calibri" w:hAnsi="Calibri" w:cs="Arial"/>
          <w:sz w:val="18"/>
          <w:szCs w:val="18"/>
        </w:rPr>
        <w:t>), it is limited to a maximum of 5</w:t>
      </w:r>
      <w:del w:id="700" w:author="Shewmaker, Michael@Energy" w:date="2021-12-27T16:29:00Z">
        <w:r w:rsidRPr="00AC5B7C" w:rsidDel="009416E9">
          <w:rPr>
            <w:rFonts w:ascii="Calibri" w:hAnsi="Calibri" w:cs="Arial"/>
            <w:sz w:val="18"/>
            <w:szCs w:val="18"/>
          </w:rPr>
          <w:delText xml:space="preserve">%. </w:delText>
        </w:r>
      </w:del>
      <w:ins w:id="701" w:author="Shewmaker, Michael@Energy" w:date="2021-12-27T16:29:00Z">
        <w:r w:rsidR="009416E9">
          <w:rPr>
            <w:rFonts w:ascii="Calibri" w:hAnsi="Calibri" w:cs="Arial"/>
            <w:sz w:val="18"/>
            <w:szCs w:val="18"/>
          </w:rPr>
          <w:t xml:space="preserve"> percent</w:t>
        </w:r>
        <w:r w:rsidR="009416E9" w:rsidRPr="00AC5B7C">
          <w:rPr>
            <w:rFonts w:ascii="Calibri" w:hAnsi="Calibri" w:cs="Arial"/>
            <w:sz w:val="18"/>
            <w:szCs w:val="18"/>
          </w:rPr>
          <w:t xml:space="preserve">. </w:t>
        </w:r>
      </w:ins>
      <w:r w:rsidRPr="00AC5B7C">
        <w:rPr>
          <w:rFonts w:ascii="Calibri" w:hAnsi="Calibri" w:cs="Arial"/>
          <w:sz w:val="18"/>
          <w:szCs w:val="18"/>
        </w:rPr>
        <w:t>The overall total fenestration area is limited to 20</w:t>
      </w:r>
      <w:del w:id="702" w:author="Shewmaker, Michael@Energy" w:date="2021-12-27T16:29:00Z">
        <w:r w:rsidRPr="00AC5B7C" w:rsidDel="009416E9">
          <w:rPr>
            <w:rFonts w:ascii="Calibri" w:hAnsi="Calibri" w:cs="Arial"/>
            <w:sz w:val="18"/>
            <w:szCs w:val="18"/>
          </w:rPr>
          <w:delText xml:space="preserve">%, </w:delText>
        </w:r>
      </w:del>
      <w:ins w:id="703" w:author="Shewmaker, Michael@Energy" w:date="2021-12-27T16:29:00Z">
        <w:r w:rsidR="009416E9">
          <w:rPr>
            <w:rFonts w:ascii="Calibri" w:hAnsi="Calibri" w:cs="Arial"/>
            <w:sz w:val="18"/>
            <w:szCs w:val="18"/>
          </w:rPr>
          <w:t xml:space="preserve"> percent</w:t>
        </w:r>
        <w:r w:rsidR="009416E9" w:rsidRPr="00AC5B7C">
          <w:rPr>
            <w:rFonts w:ascii="Calibri" w:hAnsi="Calibri" w:cs="Arial"/>
            <w:sz w:val="18"/>
            <w:szCs w:val="18"/>
          </w:rPr>
          <w:t xml:space="preserve">, </w:t>
        </w:r>
      </w:ins>
      <w:r w:rsidRPr="00AC5B7C">
        <w:rPr>
          <w:rFonts w:ascii="Calibri" w:hAnsi="Calibri" w:cs="Arial"/>
          <w:sz w:val="18"/>
          <w:szCs w:val="18"/>
        </w:rPr>
        <w:t>not 25</w:t>
      </w:r>
      <w:del w:id="704" w:author="Shewmaker, Michael@Energy" w:date="2021-12-27T16:30:00Z">
        <w:r w:rsidRPr="00AC5B7C" w:rsidDel="009416E9">
          <w:rPr>
            <w:rFonts w:ascii="Calibri" w:hAnsi="Calibri" w:cs="Arial"/>
            <w:sz w:val="18"/>
            <w:szCs w:val="18"/>
          </w:rPr>
          <w:delText xml:space="preserve">%. </w:delText>
        </w:r>
      </w:del>
      <w:ins w:id="705" w:author="Shewmaker, Michael@Energy" w:date="2021-12-27T16:30:00Z">
        <w:r w:rsidR="009416E9">
          <w:rPr>
            <w:rFonts w:ascii="Calibri" w:hAnsi="Calibri" w:cs="Arial"/>
            <w:sz w:val="18"/>
            <w:szCs w:val="18"/>
          </w:rPr>
          <w:t xml:space="preserve"> percent</w:t>
        </w:r>
        <w:r w:rsidR="009416E9" w:rsidRPr="00AC5B7C">
          <w:rPr>
            <w:rFonts w:ascii="Calibri" w:hAnsi="Calibri" w:cs="Arial"/>
            <w:sz w:val="18"/>
            <w:szCs w:val="18"/>
          </w:rPr>
          <w:t xml:space="preserve">. </w:t>
        </w:r>
      </w:ins>
      <w:r w:rsidRPr="00AC5B7C">
        <w:rPr>
          <w:rFonts w:ascii="Calibri" w:hAnsi="Calibri" w:cs="Arial"/>
          <w:sz w:val="18"/>
          <w:szCs w:val="18"/>
        </w:rPr>
        <w:t>Fenestration areas are expressed in square feet, not square inches.</w:t>
      </w:r>
    </w:p>
    <w:p w14:paraId="65C08BBC" w14:textId="77777777" w:rsidR="002A5A16" w:rsidRPr="00AC5B7C" w:rsidRDefault="002A5A16" w:rsidP="002A5A16">
      <w:pPr>
        <w:rPr>
          <w:rFonts w:ascii="Calibri" w:hAnsi="Calibri" w:cs="Arial"/>
          <w:sz w:val="18"/>
          <w:szCs w:val="18"/>
        </w:rPr>
      </w:pPr>
    </w:p>
    <w:p w14:paraId="26BD892F" w14:textId="75D52AC1" w:rsidR="002A5A16" w:rsidRPr="00AC5B7C" w:rsidRDefault="002A5A16" w:rsidP="002A5A16">
      <w:pPr>
        <w:pStyle w:val="ListParagraph"/>
        <w:numPr>
          <w:ilvl w:val="0"/>
          <w:numId w:val="7"/>
        </w:numPr>
        <w:spacing w:line="276" w:lineRule="auto"/>
        <w:contextualSpacing/>
        <w:rPr>
          <w:rFonts w:ascii="Calibri" w:hAnsi="Calibri" w:cs="Arial"/>
          <w:sz w:val="18"/>
          <w:szCs w:val="18"/>
        </w:rPr>
      </w:pPr>
      <w:r w:rsidRPr="00AC5B7C">
        <w:rPr>
          <w:rFonts w:ascii="Calibri" w:hAnsi="Calibri" w:cs="Arial"/>
          <w:sz w:val="18"/>
          <w:szCs w:val="18"/>
        </w:rPr>
        <w:t xml:space="preserve">Alteration Type: Indicate the type of fenestration alteration - adding fenestration/glazing, replacing fenestration/glazing, adding fenestration/glazing </w:t>
      </w:r>
      <w:del w:id="706" w:author="Shewmaker, Michael@Energy" w:date="2021-12-27T16:30:00Z">
        <w:r w:rsidRPr="00AC5B7C" w:rsidDel="009416E9">
          <w:rPr>
            <w:rFonts w:ascii="Calibri" w:hAnsi="Calibri" w:cs="Arial"/>
            <w:sz w:val="18"/>
            <w:szCs w:val="18"/>
          </w:rPr>
          <w:delText xml:space="preserve">≤ </w:delText>
        </w:r>
      </w:del>
      <w:ins w:id="707" w:author="Shewmaker, Michael@Energy" w:date="2021-12-27T16:30:00Z">
        <w:r w:rsidR="009416E9">
          <w:rPr>
            <w:rFonts w:ascii="Calibri" w:hAnsi="Calibri" w:cs="Arial"/>
            <w:sz w:val="18"/>
            <w:szCs w:val="18"/>
          </w:rPr>
          <w:t>less than or equal to</w:t>
        </w:r>
        <w:r w:rsidR="009416E9" w:rsidRPr="00AC5B7C">
          <w:rPr>
            <w:rFonts w:ascii="Calibri" w:hAnsi="Calibri" w:cs="Arial"/>
            <w:sz w:val="18"/>
            <w:szCs w:val="18"/>
          </w:rPr>
          <w:t xml:space="preserve"> </w:t>
        </w:r>
      </w:ins>
      <w:r w:rsidRPr="00AC5B7C">
        <w:rPr>
          <w:rFonts w:ascii="Calibri" w:hAnsi="Calibri" w:cs="Arial"/>
          <w:sz w:val="18"/>
          <w:szCs w:val="18"/>
        </w:rPr>
        <w:t>75 ft</w:t>
      </w:r>
      <w:r w:rsidRPr="00AC5B7C">
        <w:rPr>
          <w:rFonts w:ascii="Calibri" w:hAnsi="Calibri" w:cs="Arial"/>
          <w:sz w:val="18"/>
          <w:szCs w:val="18"/>
          <w:vertAlign w:val="superscript"/>
        </w:rPr>
        <w:t>2</w:t>
      </w:r>
      <w:r w:rsidRPr="00AC5B7C">
        <w:rPr>
          <w:rFonts w:ascii="Calibri" w:hAnsi="Calibri" w:cs="Arial"/>
          <w:sz w:val="18"/>
          <w:szCs w:val="18"/>
        </w:rPr>
        <w:t xml:space="preserve"> windows, replacing fenestration/glazing </w:t>
      </w:r>
      <w:del w:id="708" w:author="Shewmaker, Michael@Energy" w:date="2021-12-27T16:30:00Z">
        <w:r w:rsidRPr="00AC5B7C" w:rsidDel="009416E9">
          <w:rPr>
            <w:rFonts w:ascii="Calibri" w:hAnsi="Calibri" w:cs="Arial"/>
            <w:sz w:val="18"/>
            <w:szCs w:val="18"/>
          </w:rPr>
          <w:delText xml:space="preserve">≤ </w:delText>
        </w:r>
      </w:del>
      <w:ins w:id="709" w:author="Shewmaker, Michael@Energy" w:date="2021-12-27T16:30:00Z">
        <w:r w:rsidR="009416E9">
          <w:rPr>
            <w:rFonts w:ascii="Calibri" w:hAnsi="Calibri" w:cs="Arial"/>
            <w:sz w:val="18"/>
            <w:szCs w:val="18"/>
          </w:rPr>
          <w:t>less than or equal to</w:t>
        </w:r>
        <w:r w:rsidR="009416E9" w:rsidRPr="00AC5B7C">
          <w:rPr>
            <w:rFonts w:ascii="Calibri" w:hAnsi="Calibri" w:cs="Arial"/>
            <w:sz w:val="18"/>
            <w:szCs w:val="18"/>
          </w:rPr>
          <w:t xml:space="preserve"> </w:t>
        </w:r>
      </w:ins>
      <w:r w:rsidRPr="00AC5B7C">
        <w:rPr>
          <w:rFonts w:ascii="Calibri" w:hAnsi="Calibri" w:cs="Arial"/>
          <w:sz w:val="18"/>
          <w:szCs w:val="18"/>
        </w:rPr>
        <w:t>75 ft</w:t>
      </w:r>
      <w:r w:rsidRPr="00AC5B7C">
        <w:rPr>
          <w:rFonts w:ascii="Calibri" w:hAnsi="Calibri" w:cs="Arial"/>
          <w:sz w:val="18"/>
          <w:szCs w:val="18"/>
          <w:vertAlign w:val="superscript"/>
        </w:rPr>
        <w:t>2</w:t>
      </w:r>
      <w:r w:rsidRPr="00AC5B7C">
        <w:rPr>
          <w:rFonts w:ascii="Calibri" w:hAnsi="Calibri" w:cs="Arial"/>
          <w:sz w:val="18"/>
          <w:szCs w:val="18"/>
        </w:rPr>
        <w:t xml:space="preserve"> window, adding fenestration/glazing </w:t>
      </w:r>
      <w:del w:id="710" w:author="Shewmaker, Michael@Energy" w:date="2021-12-27T16:30:00Z">
        <w:r w:rsidRPr="00AC5B7C" w:rsidDel="009416E9">
          <w:rPr>
            <w:rFonts w:ascii="Calibri" w:hAnsi="Calibri" w:cs="Arial"/>
            <w:sz w:val="18"/>
            <w:szCs w:val="18"/>
          </w:rPr>
          <w:delText xml:space="preserve">≤ </w:delText>
        </w:r>
      </w:del>
      <w:ins w:id="711" w:author="Shewmaker, Michael@Energy" w:date="2021-12-27T16:30:00Z">
        <w:r w:rsidR="009416E9">
          <w:rPr>
            <w:rFonts w:ascii="Calibri" w:hAnsi="Calibri" w:cs="Arial"/>
            <w:sz w:val="18"/>
            <w:szCs w:val="18"/>
          </w:rPr>
          <w:t>less than or equal to</w:t>
        </w:r>
        <w:r w:rsidR="009416E9" w:rsidRPr="00AC5B7C">
          <w:rPr>
            <w:rFonts w:ascii="Calibri" w:hAnsi="Calibri" w:cs="Arial"/>
            <w:sz w:val="18"/>
            <w:szCs w:val="18"/>
          </w:rPr>
          <w:t xml:space="preserve"> </w:t>
        </w:r>
      </w:ins>
      <w:r w:rsidRPr="00AC5B7C">
        <w:rPr>
          <w:rFonts w:ascii="Calibri" w:hAnsi="Calibri" w:cs="Arial"/>
          <w:sz w:val="18"/>
          <w:szCs w:val="18"/>
        </w:rPr>
        <w:t>16 ft</w:t>
      </w:r>
      <w:r w:rsidRPr="00AC5B7C">
        <w:rPr>
          <w:rFonts w:ascii="Calibri" w:hAnsi="Calibri" w:cs="Arial"/>
          <w:sz w:val="18"/>
          <w:szCs w:val="18"/>
          <w:vertAlign w:val="superscript"/>
        </w:rPr>
        <w:t>2</w:t>
      </w:r>
      <w:r w:rsidRPr="00AC5B7C">
        <w:rPr>
          <w:rFonts w:ascii="Calibri" w:hAnsi="Calibri" w:cs="Arial"/>
          <w:sz w:val="18"/>
          <w:szCs w:val="18"/>
        </w:rPr>
        <w:t xml:space="preserve"> skylight and or replacing fenestration/glazing skylights</w:t>
      </w:r>
    </w:p>
    <w:p w14:paraId="50449A67" w14:textId="72673138" w:rsidR="002A5A16" w:rsidRPr="00AC5B7C" w:rsidRDefault="002A5A16" w:rsidP="002A5A16">
      <w:pPr>
        <w:pStyle w:val="ListParagraph"/>
        <w:numPr>
          <w:ilvl w:val="0"/>
          <w:numId w:val="7"/>
        </w:numPr>
        <w:contextualSpacing/>
        <w:rPr>
          <w:rFonts w:ascii="Calibri" w:hAnsi="Calibri" w:cs="Arial"/>
          <w:sz w:val="18"/>
          <w:szCs w:val="18"/>
        </w:rPr>
      </w:pPr>
      <w:r w:rsidRPr="00AC5B7C">
        <w:rPr>
          <w:rFonts w:ascii="Calibri" w:hAnsi="Calibri" w:cs="Arial"/>
          <w:sz w:val="18"/>
          <w:szCs w:val="18"/>
        </w:rPr>
        <w:t>Maximum Allowed Fenestration Area for All Orientations (ft</w:t>
      </w:r>
      <w:r w:rsidRPr="00AC5B7C">
        <w:rPr>
          <w:rFonts w:ascii="Calibri" w:hAnsi="Calibri" w:cs="Arial"/>
          <w:sz w:val="18"/>
          <w:szCs w:val="18"/>
          <w:vertAlign w:val="superscript"/>
        </w:rPr>
        <w:t>2</w:t>
      </w:r>
      <w:r w:rsidRPr="00AC5B7C">
        <w:rPr>
          <w:rFonts w:ascii="Calibri" w:hAnsi="Calibri" w:cs="Arial"/>
          <w:sz w:val="18"/>
          <w:szCs w:val="18"/>
        </w:rPr>
        <w:t>): The maximum allowed fenestration area is 20</w:t>
      </w:r>
      <w:del w:id="712" w:author="Shewmaker, Michael@Energy" w:date="2021-12-27T16:30:00Z">
        <w:r w:rsidRPr="00AC5B7C" w:rsidDel="009416E9">
          <w:rPr>
            <w:rFonts w:ascii="Calibri" w:hAnsi="Calibri" w:cs="Arial"/>
            <w:sz w:val="18"/>
            <w:szCs w:val="18"/>
          </w:rPr>
          <w:delText xml:space="preserve">%. </w:delText>
        </w:r>
      </w:del>
      <w:ins w:id="713" w:author="Shewmaker, Michael@Energy" w:date="2021-12-27T16:30:00Z">
        <w:r w:rsidR="009416E9">
          <w:rPr>
            <w:rFonts w:ascii="Calibri" w:hAnsi="Calibri" w:cs="Arial"/>
            <w:sz w:val="18"/>
            <w:szCs w:val="18"/>
          </w:rPr>
          <w:t xml:space="preserve"> percent</w:t>
        </w:r>
        <w:r w:rsidR="009416E9" w:rsidRPr="00AC5B7C">
          <w:rPr>
            <w:rFonts w:ascii="Calibri" w:hAnsi="Calibri" w:cs="Arial"/>
            <w:sz w:val="18"/>
            <w:szCs w:val="18"/>
          </w:rPr>
          <w:t xml:space="preserve">. </w:t>
        </w:r>
      </w:ins>
      <w:r w:rsidRPr="00AC5B7C">
        <w:rPr>
          <w:rFonts w:ascii="Calibri" w:hAnsi="Calibri" w:cs="Arial"/>
          <w:sz w:val="18"/>
          <w:szCs w:val="18"/>
        </w:rPr>
        <w:t xml:space="preserve">Depending on the type of fenestration and the alteration type, this field may have values such as 75 </w:t>
      </w:r>
      <w:ins w:id="714" w:author="Shewmaker, Michael@Energy" w:date="2021-12-27T16:30:00Z">
        <w:r w:rsidR="009416E9">
          <w:rPr>
            <w:rFonts w:ascii="Calibri" w:hAnsi="Calibri" w:cs="Arial"/>
            <w:sz w:val="18"/>
            <w:szCs w:val="18"/>
          </w:rPr>
          <w:t>square feet (</w:t>
        </w:r>
      </w:ins>
      <w:r w:rsidRPr="00AC5B7C">
        <w:rPr>
          <w:rFonts w:ascii="Calibri" w:hAnsi="Calibri" w:cs="Arial"/>
          <w:sz w:val="18"/>
          <w:szCs w:val="18"/>
        </w:rPr>
        <w:t>ft</w:t>
      </w:r>
      <w:r w:rsidRPr="00AC5B7C">
        <w:rPr>
          <w:rFonts w:ascii="Calibri" w:hAnsi="Calibri" w:cs="Arial"/>
          <w:sz w:val="18"/>
          <w:szCs w:val="18"/>
          <w:vertAlign w:val="superscript"/>
        </w:rPr>
        <w:t>2</w:t>
      </w:r>
      <w:ins w:id="715" w:author="Shewmaker, Michael@Energy" w:date="2021-12-27T16:30:00Z">
        <w:r w:rsidR="009416E9">
          <w:rPr>
            <w:rFonts w:ascii="Calibri" w:hAnsi="Calibri" w:cs="Arial"/>
            <w:sz w:val="18"/>
            <w:szCs w:val="18"/>
          </w:rPr>
          <w:t>)</w:t>
        </w:r>
      </w:ins>
      <w:r w:rsidRPr="00AC5B7C">
        <w:rPr>
          <w:rFonts w:ascii="Calibri" w:hAnsi="Calibri" w:cs="Arial"/>
          <w:sz w:val="18"/>
          <w:szCs w:val="18"/>
        </w:rPr>
        <w:t xml:space="preserve"> or 16 ft</w:t>
      </w:r>
      <w:r w:rsidRPr="00AC5B7C">
        <w:rPr>
          <w:rFonts w:ascii="Calibri" w:hAnsi="Calibri" w:cs="Arial"/>
          <w:sz w:val="18"/>
          <w:szCs w:val="18"/>
          <w:vertAlign w:val="superscript"/>
        </w:rPr>
        <w:t>2</w:t>
      </w:r>
      <w:r w:rsidRPr="00AC5B7C">
        <w:rPr>
          <w:rFonts w:ascii="Calibri" w:hAnsi="Calibri" w:cs="Arial"/>
          <w:sz w:val="18"/>
          <w:szCs w:val="18"/>
        </w:rPr>
        <w:t>.</w:t>
      </w:r>
    </w:p>
    <w:p w14:paraId="72E44273" w14:textId="58C0C4DB" w:rsidR="002A5A16" w:rsidRPr="00AC5B7C" w:rsidRDefault="002A5A16" w:rsidP="002A5A16">
      <w:pPr>
        <w:pStyle w:val="ListParagraph"/>
        <w:numPr>
          <w:ilvl w:val="0"/>
          <w:numId w:val="7"/>
        </w:numPr>
        <w:contextualSpacing/>
        <w:rPr>
          <w:rFonts w:ascii="Calibri" w:hAnsi="Calibri" w:cs="Arial"/>
          <w:sz w:val="18"/>
          <w:szCs w:val="18"/>
        </w:rPr>
      </w:pPr>
      <w:r w:rsidRPr="00AC5B7C">
        <w:rPr>
          <w:rFonts w:ascii="Calibri" w:hAnsi="Calibri" w:cs="Arial"/>
          <w:sz w:val="18"/>
          <w:szCs w:val="18"/>
        </w:rPr>
        <w:t>Maximum Allowed West-Facing Fenestration Area Only: The Maximum Allowed West-Facing Fenestration Area is 5</w:t>
      </w:r>
      <w:del w:id="716" w:author="Shewmaker, Michael@Energy" w:date="2021-12-27T16:30:00Z">
        <w:r w:rsidRPr="00AC5B7C" w:rsidDel="009416E9">
          <w:rPr>
            <w:rFonts w:ascii="Calibri" w:hAnsi="Calibri" w:cs="Arial"/>
            <w:sz w:val="18"/>
            <w:szCs w:val="18"/>
          </w:rPr>
          <w:delText xml:space="preserve">% </w:delText>
        </w:r>
      </w:del>
      <w:ins w:id="717" w:author="Shewmaker, Michael@Energy" w:date="2021-12-27T16:30:00Z">
        <w:r w:rsidR="009416E9">
          <w:rPr>
            <w:rFonts w:ascii="Calibri" w:hAnsi="Calibri" w:cs="Arial"/>
            <w:sz w:val="18"/>
            <w:szCs w:val="18"/>
          </w:rPr>
          <w:t xml:space="preserve"> percent</w:t>
        </w:r>
        <w:r w:rsidR="009416E9" w:rsidRPr="00AC5B7C">
          <w:rPr>
            <w:rFonts w:ascii="Calibri" w:hAnsi="Calibri" w:cs="Arial"/>
            <w:sz w:val="18"/>
            <w:szCs w:val="18"/>
          </w:rPr>
          <w:t xml:space="preserve"> </w:t>
        </w:r>
      </w:ins>
      <w:r w:rsidRPr="00AC5B7C">
        <w:rPr>
          <w:rFonts w:ascii="Calibri" w:hAnsi="Calibri" w:cs="Arial"/>
          <w:sz w:val="18"/>
          <w:szCs w:val="18"/>
        </w:rPr>
        <w:t>of the conditioned floor area (used in climate zones 2, 4, and 6-1</w:t>
      </w:r>
      <w:r w:rsidR="009A02F7">
        <w:rPr>
          <w:rFonts w:ascii="Calibri" w:hAnsi="Calibri" w:cs="Arial"/>
          <w:sz w:val="18"/>
          <w:szCs w:val="18"/>
        </w:rPr>
        <w:t>5</w:t>
      </w:r>
      <w:r w:rsidRPr="00AC5B7C">
        <w:rPr>
          <w:rFonts w:ascii="Calibri" w:hAnsi="Calibri" w:cs="Arial"/>
          <w:sz w:val="18"/>
          <w:szCs w:val="18"/>
        </w:rPr>
        <w:t>).</w:t>
      </w:r>
    </w:p>
    <w:p w14:paraId="39D6183C" w14:textId="77777777" w:rsidR="002A5A16" w:rsidRPr="00AC5B7C" w:rsidRDefault="002A5A16" w:rsidP="002A5A16">
      <w:pPr>
        <w:rPr>
          <w:sz w:val="18"/>
          <w:szCs w:val="18"/>
        </w:rPr>
      </w:pPr>
    </w:p>
    <w:p w14:paraId="6370CF71" w14:textId="3EF96ABC" w:rsidR="00D14035" w:rsidRPr="00AC5B7C" w:rsidRDefault="002A5A16" w:rsidP="00D14035">
      <w:pPr>
        <w:pStyle w:val="ListParagraph"/>
        <w:ind w:left="1440" w:hanging="720"/>
        <w:rPr>
          <w:rFonts w:ascii="Calibri" w:hAnsi="Calibri"/>
          <w:sz w:val="18"/>
          <w:szCs w:val="18"/>
        </w:rPr>
      </w:pPr>
      <w:r w:rsidRPr="00AC5B7C">
        <w:rPr>
          <w:rFonts w:ascii="Calibri" w:hAnsi="Calibri" w:cs="Arial"/>
          <w:sz w:val="18"/>
          <w:szCs w:val="18"/>
        </w:rPr>
        <w:lastRenderedPageBreak/>
        <w:t>NOTE:</w:t>
      </w:r>
      <w:r w:rsidRPr="00AC5B7C">
        <w:rPr>
          <w:rFonts w:ascii="Calibri" w:hAnsi="Calibri" w:cs="Arial"/>
          <w:sz w:val="18"/>
          <w:szCs w:val="18"/>
        </w:rPr>
        <w:tab/>
      </w:r>
      <w:r w:rsidR="00D14035" w:rsidRPr="00AC5B7C">
        <w:rPr>
          <w:rFonts w:ascii="Calibri" w:hAnsi="Calibri"/>
          <w:sz w:val="18"/>
          <w:szCs w:val="18"/>
        </w:rPr>
        <w:t xml:space="preserve">(1) If adding fenestration/glazing </w:t>
      </w:r>
      <w:del w:id="718" w:author="Shewmaker, Michael@Energy" w:date="2021-12-27T16:30:00Z">
        <w:r w:rsidR="00D14035" w:rsidRPr="00AC5B7C" w:rsidDel="009416E9">
          <w:rPr>
            <w:rFonts w:ascii="Calibri" w:hAnsi="Calibri"/>
            <w:sz w:val="18"/>
            <w:szCs w:val="18"/>
          </w:rPr>
          <w:delText xml:space="preserve">≤ </w:delText>
        </w:r>
      </w:del>
      <w:ins w:id="719" w:author="Shewmaker, Michael@Energy" w:date="2021-12-27T16:30:00Z">
        <w:r w:rsidR="009416E9">
          <w:rPr>
            <w:rFonts w:ascii="Calibri" w:hAnsi="Calibri"/>
            <w:sz w:val="18"/>
            <w:szCs w:val="18"/>
          </w:rPr>
          <w:t>less than or equal to</w:t>
        </w:r>
        <w:r w:rsidR="009416E9" w:rsidRPr="00AC5B7C">
          <w:rPr>
            <w:rFonts w:ascii="Calibri" w:hAnsi="Calibri"/>
            <w:sz w:val="18"/>
            <w:szCs w:val="18"/>
          </w:rPr>
          <w:t xml:space="preserve"> </w:t>
        </w:r>
      </w:ins>
      <w:r w:rsidR="00D14035" w:rsidRPr="00AC5B7C">
        <w:rPr>
          <w:rFonts w:ascii="Calibri" w:hAnsi="Calibri"/>
          <w:sz w:val="18"/>
          <w:szCs w:val="18"/>
        </w:rPr>
        <w:t>16 ft</w:t>
      </w:r>
      <w:r w:rsidR="00D14035" w:rsidRPr="00AC5B7C">
        <w:rPr>
          <w:rFonts w:ascii="Calibri" w:hAnsi="Calibri"/>
          <w:sz w:val="18"/>
          <w:szCs w:val="18"/>
          <w:vertAlign w:val="superscript"/>
        </w:rPr>
        <w:t>2</w:t>
      </w:r>
      <w:r w:rsidR="00D14035" w:rsidRPr="00AC5B7C">
        <w:rPr>
          <w:rFonts w:ascii="Calibri" w:hAnsi="Calibri"/>
          <w:sz w:val="18"/>
          <w:szCs w:val="18"/>
        </w:rPr>
        <w:t xml:space="preserve"> skylight, enter NA</w:t>
      </w:r>
    </w:p>
    <w:p w14:paraId="79D30EC5" w14:textId="77777777" w:rsidR="00D14035" w:rsidRPr="00AC5B7C" w:rsidRDefault="00D14035" w:rsidP="00D14035">
      <w:pPr>
        <w:pStyle w:val="ListParagraph"/>
        <w:ind w:left="1440"/>
        <w:rPr>
          <w:rFonts w:ascii="Calibri" w:hAnsi="Calibri"/>
          <w:sz w:val="18"/>
          <w:szCs w:val="18"/>
        </w:rPr>
      </w:pPr>
      <w:r w:rsidRPr="00AC5B7C">
        <w:rPr>
          <w:rFonts w:ascii="Calibri" w:hAnsi="Calibri"/>
          <w:sz w:val="18"/>
          <w:szCs w:val="18"/>
        </w:rPr>
        <w:t>(2) West includes any vertical fenestration oriented to within 45 degrees of true west, including 45 degrees south of west. For skylights, west also includes any skylight area facing any direction with a pitch of less than 1:12</w:t>
      </w:r>
    </w:p>
    <w:p w14:paraId="0EF2075C" w14:textId="77777777" w:rsidR="002A5A16" w:rsidRPr="00AC5B7C" w:rsidRDefault="002A5A16" w:rsidP="00D14035">
      <w:pPr>
        <w:pStyle w:val="ListParagraph"/>
        <w:ind w:left="2070" w:hanging="810"/>
        <w:rPr>
          <w:rFonts w:ascii="Calibri" w:hAnsi="Calibri" w:cs="Arial"/>
          <w:sz w:val="18"/>
          <w:szCs w:val="18"/>
        </w:rPr>
      </w:pPr>
    </w:p>
    <w:p w14:paraId="76110100" w14:textId="77777777" w:rsidR="002A5A16" w:rsidRPr="00AC5B7C" w:rsidRDefault="002A5A16" w:rsidP="002A5A16">
      <w:pPr>
        <w:pStyle w:val="ListParagraph"/>
        <w:numPr>
          <w:ilvl w:val="0"/>
          <w:numId w:val="7"/>
        </w:numPr>
        <w:rPr>
          <w:rFonts w:ascii="Calibri" w:hAnsi="Calibri" w:cs="Arial"/>
          <w:sz w:val="18"/>
          <w:szCs w:val="18"/>
        </w:rPr>
      </w:pPr>
      <w:r w:rsidRPr="00AC5B7C">
        <w:rPr>
          <w:rFonts w:ascii="Calibri" w:hAnsi="Calibri" w:cs="Arial"/>
          <w:sz w:val="18"/>
          <w:szCs w:val="18"/>
        </w:rPr>
        <w:t>Existing Fenestration Area for All Orientations: Enter the area, in square feet, of the existing fenestration/glazing.</w:t>
      </w:r>
    </w:p>
    <w:p w14:paraId="05606021" w14:textId="32EE4D21" w:rsidR="002A5A16" w:rsidRPr="00AC5B7C" w:rsidRDefault="002A5A16" w:rsidP="002A5A16">
      <w:pPr>
        <w:ind w:left="720" w:hanging="360"/>
        <w:rPr>
          <w:rFonts w:ascii="Calibri" w:hAnsi="Calibri" w:cs="Arial"/>
          <w:sz w:val="18"/>
          <w:szCs w:val="18"/>
        </w:rPr>
      </w:pPr>
      <w:r w:rsidRPr="00AC5B7C">
        <w:rPr>
          <w:rFonts w:ascii="Calibri" w:hAnsi="Calibri" w:cs="Arial"/>
          <w:sz w:val="18"/>
          <w:szCs w:val="18"/>
        </w:rPr>
        <w:tab/>
        <w:t>Existing West-Facing Fenestration Area: Enter the area, in square feet</w:t>
      </w:r>
      <w:ins w:id="720" w:author="Shewmaker, Michael@Energy" w:date="2021-12-27T16:31:00Z">
        <w:r w:rsidR="009416E9">
          <w:rPr>
            <w:rFonts w:ascii="Calibri" w:hAnsi="Calibri" w:cs="Arial"/>
            <w:sz w:val="18"/>
            <w:szCs w:val="18"/>
          </w:rPr>
          <w:t xml:space="preserve"> (ft</w:t>
        </w:r>
        <w:r w:rsidR="009416E9" w:rsidRPr="009416E9">
          <w:rPr>
            <w:rFonts w:ascii="Calibri" w:hAnsi="Calibri" w:cs="Arial"/>
            <w:sz w:val="18"/>
            <w:szCs w:val="18"/>
            <w:vertAlign w:val="superscript"/>
            <w:rPrChange w:id="721" w:author="Shewmaker, Michael@Energy" w:date="2021-12-27T16:31:00Z">
              <w:rPr>
                <w:rFonts w:ascii="Calibri" w:hAnsi="Calibri" w:cs="Arial"/>
                <w:sz w:val="18"/>
                <w:szCs w:val="18"/>
              </w:rPr>
            </w:rPrChange>
          </w:rPr>
          <w:t>2</w:t>
        </w:r>
        <w:r w:rsidR="009416E9">
          <w:rPr>
            <w:rFonts w:ascii="Calibri" w:hAnsi="Calibri" w:cs="Arial"/>
            <w:sz w:val="18"/>
            <w:szCs w:val="18"/>
          </w:rPr>
          <w:t>)</w:t>
        </w:r>
      </w:ins>
      <w:r w:rsidRPr="00AC5B7C">
        <w:rPr>
          <w:rFonts w:ascii="Calibri" w:hAnsi="Calibri" w:cs="Arial"/>
          <w:sz w:val="18"/>
          <w:szCs w:val="18"/>
        </w:rPr>
        <w:t xml:space="preserve">, of the existing west-facing fenestration/glazing. If project has no existing west-facing fenestration then enter “0”. </w:t>
      </w:r>
    </w:p>
    <w:p w14:paraId="5D548084" w14:textId="18C75C33" w:rsidR="002A5A16" w:rsidRPr="00AC5B7C" w:rsidRDefault="002A5A16" w:rsidP="002A5A16">
      <w:pPr>
        <w:pStyle w:val="ListParagraph"/>
        <w:numPr>
          <w:ilvl w:val="0"/>
          <w:numId w:val="7"/>
        </w:numPr>
        <w:rPr>
          <w:rFonts w:ascii="Calibri" w:hAnsi="Calibri" w:cs="Arial"/>
          <w:sz w:val="18"/>
          <w:szCs w:val="18"/>
        </w:rPr>
      </w:pPr>
      <w:r w:rsidRPr="00AC5B7C">
        <w:rPr>
          <w:rFonts w:ascii="Calibri" w:hAnsi="Calibri" w:cs="Arial"/>
          <w:sz w:val="18"/>
          <w:szCs w:val="18"/>
        </w:rPr>
        <w:t>Maximum Allowed U-factor: Maximum U-factor from Table 150.1-A, Package A. This field will almost always be 0.</w:t>
      </w:r>
      <w:r w:rsidR="009A02F7">
        <w:rPr>
          <w:rFonts w:ascii="Calibri" w:hAnsi="Calibri" w:cs="Arial"/>
          <w:sz w:val="18"/>
          <w:szCs w:val="18"/>
        </w:rPr>
        <w:t>30</w:t>
      </w:r>
      <w:r w:rsidR="009A02F7" w:rsidRPr="00AC5B7C">
        <w:rPr>
          <w:rFonts w:ascii="Calibri" w:hAnsi="Calibri" w:cs="Arial"/>
          <w:sz w:val="18"/>
          <w:szCs w:val="18"/>
        </w:rPr>
        <w:t xml:space="preserve"> </w:t>
      </w:r>
      <w:r w:rsidRPr="00AC5B7C">
        <w:rPr>
          <w:rFonts w:ascii="Calibri" w:hAnsi="Calibri" w:cs="Arial"/>
          <w:sz w:val="18"/>
          <w:szCs w:val="18"/>
        </w:rPr>
        <w:t>unless the U-factor will be the area weighted average, CF1R-ENV-02</w:t>
      </w:r>
      <w:r w:rsidR="002F7AD8" w:rsidRPr="00AC5B7C">
        <w:rPr>
          <w:rFonts w:ascii="Calibri" w:hAnsi="Calibri" w:cs="Arial"/>
          <w:sz w:val="18"/>
          <w:szCs w:val="18"/>
        </w:rPr>
        <w:t>-E</w:t>
      </w:r>
      <w:r w:rsidRPr="00AC5B7C">
        <w:rPr>
          <w:rFonts w:ascii="Calibri" w:hAnsi="Calibri" w:cs="Arial"/>
          <w:sz w:val="18"/>
          <w:szCs w:val="18"/>
        </w:rPr>
        <w:t>, with other higher fenestration windows. For skylights this will be 0.55.</w:t>
      </w:r>
    </w:p>
    <w:p w14:paraId="60E82A50" w14:textId="77777777" w:rsidR="002F7AD8" w:rsidRPr="00AC5B7C" w:rsidRDefault="002F7AD8" w:rsidP="000A51C2">
      <w:pPr>
        <w:pStyle w:val="ListParagraph"/>
        <w:rPr>
          <w:rFonts w:ascii="Calibri" w:hAnsi="Calibri" w:cs="Arial"/>
          <w:sz w:val="18"/>
          <w:szCs w:val="18"/>
        </w:rPr>
      </w:pPr>
    </w:p>
    <w:p w14:paraId="45AC16A7" w14:textId="7349C79B" w:rsidR="002F7AD8" w:rsidRPr="00AC5B7C" w:rsidRDefault="003D7F9E" w:rsidP="000A51C2">
      <w:pPr>
        <w:pStyle w:val="ListParagraph"/>
        <w:rPr>
          <w:rFonts w:ascii="Calibri" w:hAnsi="Calibri" w:cs="Arial"/>
          <w:sz w:val="18"/>
          <w:szCs w:val="18"/>
        </w:rPr>
      </w:pPr>
      <w:r w:rsidRPr="00AC5B7C">
        <w:rPr>
          <w:rFonts w:ascii="Calibri" w:hAnsi="Calibri" w:cs="Arial"/>
          <w:sz w:val="18"/>
          <w:szCs w:val="18"/>
        </w:rPr>
        <w:t xml:space="preserve">NOTE:  </w:t>
      </w:r>
      <w:r w:rsidR="009A02F7">
        <w:rPr>
          <w:rFonts w:ascii="Calibri" w:hAnsi="Calibri" w:cs="Arial"/>
          <w:sz w:val="18"/>
          <w:szCs w:val="18"/>
        </w:rPr>
        <w:tab/>
      </w:r>
      <w:r w:rsidRPr="00AC5B7C">
        <w:rPr>
          <w:rFonts w:ascii="Calibri" w:hAnsi="Calibri" w:cs="Arial"/>
          <w:sz w:val="18"/>
          <w:szCs w:val="18"/>
        </w:rPr>
        <w:t xml:space="preserve">(1) If meeting Exception 2 to Section 150.2(b)1A (adding </w:t>
      </w:r>
      <w:del w:id="722" w:author="Shewmaker, Michael@Energy" w:date="2021-12-27T16:31:00Z">
        <w:r w:rsidRPr="00AC5B7C" w:rsidDel="009416E9">
          <w:rPr>
            <w:rFonts w:ascii="Calibri" w:hAnsi="Calibri" w:cs="Arial"/>
            <w:sz w:val="18"/>
            <w:szCs w:val="18"/>
          </w:rPr>
          <w:delText xml:space="preserve">≤ </w:delText>
        </w:r>
      </w:del>
      <w:ins w:id="723" w:author="Shewmaker, Michael@Energy" w:date="2021-12-27T16:31:00Z">
        <w:r w:rsidR="009416E9">
          <w:rPr>
            <w:rFonts w:ascii="Calibri" w:hAnsi="Calibri" w:cs="Arial"/>
            <w:sz w:val="18"/>
            <w:szCs w:val="18"/>
          </w:rPr>
          <w:t>less than or equal to</w:t>
        </w:r>
        <w:r w:rsidR="009416E9" w:rsidRPr="00AC5B7C">
          <w:rPr>
            <w:rFonts w:ascii="Calibri" w:hAnsi="Calibri" w:cs="Arial"/>
            <w:sz w:val="18"/>
            <w:szCs w:val="18"/>
          </w:rPr>
          <w:t xml:space="preserve"> </w:t>
        </w:r>
      </w:ins>
      <w:r w:rsidRPr="00AC5B7C">
        <w:rPr>
          <w:rFonts w:ascii="Calibri" w:hAnsi="Calibri" w:cs="Arial"/>
          <w:sz w:val="18"/>
          <w:szCs w:val="18"/>
        </w:rPr>
        <w:t xml:space="preserve">16 </w:t>
      </w:r>
      <w:ins w:id="724" w:author="Shewmaker, Michael@Energy" w:date="2021-12-27T16:31:00Z">
        <w:r w:rsidR="009416E9">
          <w:rPr>
            <w:rFonts w:ascii="Calibri" w:hAnsi="Calibri" w:cs="Arial"/>
            <w:sz w:val="18"/>
            <w:szCs w:val="18"/>
          </w:rPr>
          <w:t>square feet (</w:t>
        </w:r>
      </w:ins>
      <w:r w:rsidRPr="00AC5B7C">
        <w:rPr>
          <w:rFonts w:ascii="Calibri" w:hAnsi="Calibri" w:cs="Arial"/>
          <w:sz w:val="18"/>
          <w:szCs w:val="18"/>
        </w:rPr>
        <w:t>ft</w:t>
      </w:r>
      <w:r w:rsidRPr="00AC5B7C">
        <w:rPr>
          <w:rFonts w:ascii="Calibri" w:hAnsi="Calibri" w:cs="Arial"/>
          <w:sz w:val="18"/>
          <w:szCs w:val="18"/>
          <w:vertAlign w:val="superscript"/>
        </w:rPr>
        <w:t>2</w:t>
      </w:r>
      <w:ins w:id="725" w:author="Shewmaker, Michael@Energy" w:date="2021-12-27T16:31:00Z">
        <w:r w:rsidR="009416E9">
          <w:rPr>
            <w:rFonts w:ascii="Calibri" w:hAnsi="Calibri" w:cs="Arial"/>
            <w:sz w:val="18"/>
            <w:szCs w:val="18"/>
          </w:rPr>
          <w:t>)</w:t>
        </w:r>
      </w:ins>
      <w:r w:rsidRPr="00AC5B7C">
        <w:rPr>
          <w:rFonts w:ascii="Calibri" w:hAnsi="Calibri" w:cs="Arial"/>
          <w:sz w:val="18"/>
          <w:szCs w:val="18"/>
        </w:rPr>
        <w:t xml:space="preserve"> skylights), enter 0.55.</w:t>
      </w:r>
    </w:p>
    <w:p w14:paraId="11483725" w14:textId="62B808F2" w:rsidR="003D7F9E" w:rsidRPr="00AC5B7C" w:rsidRDefault="003D7F9E" w:rsidP="000A51C2">
      <w:pPr>
        <w:pStyle w:val="ListParagraph"/>
        <w:rPr>
          <w:rFonts w:ascii="Calibri" w:hAnsi="Calibri" w:cs="Arial"/>
          <w:sz w:val="18"/>
          <w:szCs w:val="18"/>
        </w:rPr>
      </w:pPr>
      <w:r w:rsidRPr="00AC5B7C">
        <w:rPr>
          <w:rFonts w:ascii="Calibri" w:hAnsi="Calibri" w:cs="Arial"/>
          <w:sz w:val="18"/>
          <w:szCs w:val="18"/>
        </w:rPr>
        <w:tab/>
        <w:t xml:space="preserve">(2) If meeting Exception 1 to Section 150.2(b)1B (replacing </w:t>
      </w:r>
      <w:del w:id="726" w:author="Shewmaker, Michael@Energy" w:date="2021-12-27T16:31:00Z">
        <w:r w:rsidRPr="00AC5B7C" w:rsidDel="009416E9">
          <w:rPr>
            <w:rFonts w:ascii="Calibri" w:hAnsi="Calibri" w:cs="Arial"/>
            <w:sz w:val="18"/>
            <w:szCs w:val="18"/>
          </w:rPr>
          <w:delText xml:space="preserve">≤ </w:delText>
        </w:r>
      </w:del>
      <w:ins w:id="727" w:author="Shewmaker, Michael@Energy" w:date="2021-12-27T16:31:00Z">
        <w:r w:rsidR="009416E9">
          <w:rPr>
            <w:rFonts w:ascii="Calibri" w:hAnsi="Calibri" w:cs="Arial"/>
            <w:sz w:val="18"/>
            <w:szCs w:val="18"/>
          </w:rPr>
          <w:t>less than or equal to</w:t>
        </w:r>
        <w:r w:rsidR="009416E9" w:rsidRPr="00AC5B7C">
          <w:rPr>
            <w:rFonts w:ascii="Calibri" w:hAnsi="Calibri" w:cs="Arial"/>
            <w:sz w:val="18"/>
            <w:szCs w:val="18"/>
          </w:rPr>
          <w:t xml:space="preserve"> </w:t>
        </w:r>
      </w:ins>
      <w:r w:rsidRPr="00AC5B7C">
        <w:rPr>
          <w:rFonts w:ascii="Calibri" w:hAnsi="Calibri" w:cs="Arial"/>
          <w:sz w:val="18"/>
          <w:szCs w:val="18"/>
        </w:rPr>
        <w:t xml:space="preserve">75 </w:t>
      </w:r>
      <w:ins w:id="728" w:author="Shewmaker, Michael@Energy" w:date="2021-12-27T16:31:00Z">
        <w:r w:rsidR="009416E9">
          <w:rPr>
            <w:rFonts w:ascii="Calibri" w:hAnsi="Calibri" w:cs="Arial"/>
            <w:sz w:val="18"/>
            <w:szCs w:val="18"/>
          </w:rPr>
          <w:t>square feet (</w:t>
        </w:r>
      </w:ins>
      <w:r w:rsidRPr="00AC5B7C">
        <w:rPr>
          <w:rFonts w:ascii="Calibri" w:hAnsi="Calibri" w:cs="Arial"/>
          <w:sz w:val="18"/>
          <w:szCs w:val="18"/>
        </w:rPr>
        <w:t>ft</w:t>
      </w:r>
      <w:r w:rsidRPr="00AC5B7C">
        <w:rPr>
          <w:rFonts w:ascii="Calibri" w:hAnsi="Calibri" w:cs="Arial"/>
          <w:sz w:val="18"/>
          <w:szCs w:val="18"/>
          <w:vertAlign w:val="superscript"/>
        </w:rPr>
        <w:t>2</w:t>
      </w:r>
      <w:ins w:id="729" w:author="Shewmaker, Michael@Energy" w:date="2021-12-27T16:31:00Z">
        <w:r w:rsidR="009416E9">
          <w:rPr>
            <w:rFonts w:ascii="Calibri" w:hAnsi="Calibri" w:cs="Arial"/>
            <w:sz w:val="18"/>
            <w:szCs w:val="18"/>
          </w:rPr>
          <w:t>)</w:t>
        </w:r>
      </w:ins>
      <w:r w:rsidRPr="00AC5B7C">
        <w:rPr>
          <w:rFonts w:ascii="Calibri" w:hAnsi="Calibri" w:cs="Arial"/>
          <w:sz w:val="18"/>
          <w:szCs w:val="18"/>
        </w:rPr>
        <w:t xml:space="preserve"> windows), enter 0.40.</w:t>
      </w:r>
    </w:p>
    <w:p w14:paraId="05BDB543" w14:textId="726ED8DE" w:rsidR="003D7F9E" w:rsidRPr="00AC5B7C" w:rsidRDefault="003D7F9E" w:rsidP="000A51C2">
      <w:pPr>
        <w:pStyle w:val="ListParagraph"/>
        <w:rPr>
          <w:rFonts w:ascii="Calibri" w:hAnsi="Calibri" w:cs="Arial"/>
          <w:sz w:val="18"/>
          <w:szCs w:val="18"/>
        </w:rPr>
      </w:pPr>
      <w:r w:rsidRPr="00AC5B7C">
        <w:rPr>
          <w:rFonts w:ascii="Calibri" w:hAnsi="Calibri" w:cs="Arial"/>
          <w:sz w:val="18"/>
          <w:szCs w:val="18"/>
        </w:rPr>
        <w:tab/>
        <w:t>(3) If meeting Exception 2 to Section 150.2(b)1B (replacing skylights), enter 0.55.</w:t>
      </w:r>
    </w:p>
    <w:p w14:paraId="75EDEB77" w14:textId="77777777" w:rsidR="002F7AD8" w:rsidRPr="00AC5B7C" w:rsidRDefault="002F7AD8" w:rsidP="000A51C2">
      <w:pPr>
        <w:pStyle w:val="ListParagraph"/>
        <w:rPr>
          <w:rFonts w:ascii="Calibri" w:hAnsi="Calibri" w:cs="Arial"/>
          <w:sz w:val="18"/>
          <w:szCs w:val="18"/>
        </w:rPr>
      </w:pPr>
    </w:p>
    <w:p w14:paraId="0DD34071" w14:textId="7E007DFC" w:rsidR="002A5A16" w:rsidRPr="00AC5B7C" w:rsidRDefault="002A5A16" w:rsidP="002A5A16">
      <w:pPr>
        <w:pStyle w:val="ListParagraph"/>
        <w:numPr>
          <w:ilvl w:val="0"/>
          <w:numId w:val="7"/>
        </w:numPr>
        <w:rPr>
          <w:rFonts w:ascii="Calibri" w:hAnsi="Calibri" w:cs="Arial"/>
          <w:sz w:val="18"/>
          <w:szCs w:val="18"/>
        </w:rPr>
      </w:pPr>
      <w:r w:rsidRPr="00AC5B7C">
        <w:rPr>
          <w:rFonts w:ascii="Calibri" w:hAnsi="Calibri" w:cs="Arial"/>
          <w:sz w:val="18"/>
          <w:szCs w:val="18"/>
        </w:rPr>
        <w:t xml:space="preserve">Maximum Allowed SHGC: Maximum </w:t>
      </w:r>
      <w:ins w:id="730" w:author="Shewmaker, Michael@Energy" w:date="2021-12-27T16:32:00Z">
        <w:r w:rsidR="009416E9">
          <w:rPr>
            <w:rFonts w:ascii="Calibri" w:hAnsi="Calibri" w:cs="Arial"/>
            <w:sz w:val="18"/>
            <w:szCs w:val="18"/>
          </w:rPr>
          <w:t>solar heat gain coefficient (</w:t>
        </w:r>
      </w:ins>
      <w:r w:rsidRPr="00AC5B7C">
        <w:rPr>
          <w:rFonts w:ascii="Calibri" w:hAnsi="Calibri" w:cs="Arial"/>
          <w:sz w:val="18"/>
          <w:szCs w:val="18"/>
        </w:rPr>
        <w:t>SHGC</w:t>
      </w:r>
      <w:ins w:id="731" w:author="Shewmaker, Michael@Energy" w:date="2021-12-27T16:32:00Z">
        <w:r w:rsidR="009416E9">
          <w:rPr>
            <w:rFonts w:ascii="Calibri" w:hAnsi="Calibri" w:cs="Arial"/>
            <w:sz w:val="18"/>
            <w:szCs w:val="18"/>
          </w:rPr>
          <w:t>)</w:t>
        </w:r>
      </w:ins>
      <w:r w:rsidRPr="00AC5B7C">
        <w:rPr>
          <w:rFonts w:ascii="Calibri" w:hAnsi="Calibri" w:cs="Arial"/>
          <w:sz w:val="18"/>
          <w:szCs w:val="18"/>
        </w:rPr>
        <w:t xml:space="preserve"> from Table 150.1-A</w:t>
      </w:r>
      <w:del w:id="732" w:author="Shewmaker, Michael@Energy" w:date="2021-12-27T16:32:00Z">
        <w:r w:rsidR="009A02F7" w:rsidDel="009416E9">
          <w:rPr>
            <w:rFonts w:ascii="Calibri" w:hAnsi="Calibri" w:cs="Arial"/>
            <w:sz w:val="18"/>
            <w:szCs w:val="18"/>
          </w:rPr>
          <w:delText xml:space="preserve"> or Table 150.1-B</w:delText>
        </w:r>
      </w:del>
      <w:r w:rsidRPr="00AC5B7C">
        <w:rPr>
          <w:rFonts w:ascii="Calibri" w:hAnsi="Calibri" w:cs="Arial"/>
          <w:sz w:val="18"/>
          <w:szCs w:val="18"/>
        </w:rPr>
        <w:t>. This field will almost always be either 0.</w:t>
      </w:r>
      <w:r w:rsidR="009A02F7">
        <w:rPr>
          <w:rFonts w:ascii="Calibri" w:hAnsi="Calibri" w:cs="Arial"/>
          <w:sz w:val="18"/>
          <w:szCs w:val="18"/>
        </w:rPr>
        <w:t>23</w:t>
      </w:r>
      <w:r w:rsidR="009A02F7" w:rsidRPr="00AC5B7C">
        <w:rPr>
          <w:rFonts w:ascii="Calibri" w:hAnsi="Calibri" w:cs="Arial"/>
          <w:sz w:val="18"/>
          <w:szCs w:val="18"/>
        </w:rPr>
        <w:t xml:space="preserve"> </w:t>
      </w:r>
      <w:r w:rsidRPr="00AC5B7C">
        <w:rPr>
          <w:rFonts w:ascii="Calibri" w:hAnsi="Calibri" w:cs="Arial"/>
          <w:sz w:val="18"/>
          <w:szCs w:val="18"/>
        </w:rPr>
        <w:t>or N/A, depending on climate zone. N/A means there is no maximum SHGC required in this climate zone. The SHGC will be the area weighted average, CF1R-ENV-02</w:t>
      </w:r>
      <w:r w:rsidR="002F7AD8" w:rsidRPr="00AC5B7C">
        <w:rPr>
          <w:rFonts w:ascii="Calibri" w:hAnsi="Calibri" w:cs="Arial"/>
          <w:sz w:val="18"/>
          <w:szCs w:val="18"/>
        </w:rPr>
        <w:t>-E</w:t>
      </w:r>
      <w:r w:rsidRPr="00AC5B7C">
        <w:rPr>
          <w:rFonts w:ascii="Calibri" w:hAnsi="Calibri" w:cs="Arial"/>
          <w:sz w:val="18"/>
          <w:szCs w:val="18"/>
        </w:rPr>
        <w:t>, with other higher fenestration windows. For skylights this will be 0.30.</w:t>
      </w:r>
    </w:p>
    <w:p w14:paraId="3B3142F0" w14:textId="77777777" w:rsidR="003D7F9E" w:rsidRPr="00AC5B7C" w:rsidRDefault="003D7F9E" w:rsidP="000A51C2">
      <w:pPr>
        <w:pStyle w:val="ListParagraph"/>
        <w:rPr>
          <w:rFonts w:ascii="Calibri" w:hAnsi="Calibri" w:cs="Arial"/>
          <w:sz w:val="18"/>
          <w:szCs w:val="18"/>
        </w:rPr>
      </w:pPr>
    </w:p>
    <w:p w14:paraId="7D276CE2" w14:textId="7204F245" w:rsidR="003D7F9E" w:rsidRPr="00AC5B7C" w:rsidRDefault="003D7F9E" w:rsidP="003D7F9E">
      <w:pPr>
        <w:pStyle w:val="ListParagraph"/>
        <w:rPr>
          <w:rFonts w:ascii="Calibri" w:hAnsi="Calibri" w:cs="Arial"/>
          <w:sz w:val="18"/>
          <w:szCs w:val="18"/>
        </w:rPr>
      </w:pPr>
      <w:r w:rsidRPr="00AC5B7C">
        <w:rPr>
          <w:rFonts w:ascii="Calibri" w:hAnsi="Calibri" w:cs="Arial"/>
          <w:sz w:val="18"/>
          <w:szCs w:val="18"/>
        </w:rPr>
        <w:t xml:space="preserve">NOTE:  </w:t>
      </w:r>
      <w:r w:rsidR="009A02F7">
        <w:rPr>
          <w:rFonts w:ascii="Calibri" w:hAnsi="Calibri" w:cs="Arial"/>
          <w:sz w:val="18"/>
          <w:szCs w:val="18"/>
        </w:rPr>
        <w:tab/>
      </w:r>
      <w:r w:rsidRPr="00AC5B7C">
        <w:rPr>
          <w:rFonts w:ascii="Calibri" w:hAnsi="Calibri" w:cs="Arial"/>
          <w:sz w:val="18"/>
          <w:szCs w:val="18"/>
        </w:rPr>
        <w:t xml:space="preserve">(1) If meeting Exception 2 to Section 150.2(b)1A (adding </w:t>
      </w:r>
      <w:del w:id="733" w:author="Shewmaker, Michael@Energy" w:date="2021-12-27T16:32:00Z">
        <w:r w:rsidRPr="00AC5B7C" w:rsidDel="009416E9">
          <w:rPr>
            <w:rFonts w:ascii="Calibri" w:hAnsi="Calibri" w:cs="Arial"/>
            <w:sz w:val="18"/>
            <w:szCs w:val="18"/>
          </w:rPr>
          <w:delText xml:space="preserve">≤ </w:delText>
        </w:r>
      </w:del>
      <w:ins w:id="734" w:author="Shewmaker, Michael@Energy" w:date="2021-12-27T16:32:00Z">
        <w:r w:rsidR="009416E9">
          <w:rPr>
            <w:rFonts w:ascii="Calibri" w:hAnsi="Calibri" w:cs="Arial"/>
            <w:sz w:val="18"/>
            <w:szCs w:val="18"/>
          </w:rPr>
          <w:t>less than or equal to</w:t>
        </w:r>
        <w:r w:rsidR="009416E9" w:rsidRPr="00AC5B7C">
          <w:rPr>
            <w:rFonts w:ascii="Calibri" w:hAnsi="Calibri" w:cs="Arial"/>
            <w:sz w:val="18"/>
            <w:szCs w:val="18"/>
          </w:rPr>
          <w:t xml:space="preserve"> </w:t>
        </w:r>
      </w:ins>
      <w:r w:rsidRPr="00AC5B7C">
        <w:rPr>
          <w:rFonts w:ascii="Calibri" w:hAnsi="Calibri" w:cs="Arial"/>
          <w:sz w:val="18"/>
          <w:szCs w:val="18"/>
        </w:rPr>
        <w:t xml:space="preserve">16 </w:t>
      </w:r>
      <w:ins w:id="735" w:author="Shewmaker, Michael@Energy" w:date="2021-12-27T16:32:00Z">
        <w:r w:rsidR="009416E9">
          <w:rPr>
            <w:rFonts w:ascii="Calibri" w:hAnsi="Calibri" w:cs="Arial"/>
            <w:sz w:val="18"/>
            <w:szCs w:val="18"/>
          </w:rPr>
          <w:t>square feet (</w:t>
        </w:r>
      </w:ins>
      <w:r w:rsidRPr="00AC5B7C">
        <w:rPr>
          <w:rFonts w:ascii="Calibri" w:hAnsi="Calibri" w:cs="Arial"/>
          <w:sz w:val="18"/>
          <w:szCs w:val="18"/>
        </w:rPr>
        <w:t>ft</w:t>
      </w:r>
      <w:r w:rsidRPr="00AC5B7C">
        <w:rPr>
          <w:rFonts w:ascii="Calibri" w:hAnsi="Calibri" w:cs="Arial"/>
          <w:sz w:val="18"/>
          <w:szCs w:val="18"/>
          <w:vertAlign w:val="superscript"/>
        </w:rPr>
        <w:t>2</w:t>
      </w:r>
      <w:ins w:id="736" w:author="Shewmaker, Michael@Energy" w:date="2021-12-27T16:32:00Z">
        <w:r w:rsidR="009416E9">
          <w:rPr>
            <w:rFonts w:ascii="Calibri" w:hAnsi="Calibri" w:cs="Arial"/>
            <w:sz w:val="18"/>
            <w:szCs w:val="18"/>
          </w:rPr>
          <w:t>)</w:t>
        </w:r>
      </w:ins>
      <w:r w:rsidRPr="00AC5B7C">
        <w:rPr>
          <w:rFonts w:ascii="Calibri" w:hAnsi="Calibri" w:cs="Arial"/>
          <w:sz w:val="18"/>
          <w:szCs w:val="18"/>
        </w:rPr>
        <w:t xml:space="preserve"> skylights), enter 0.30.</w:t>
      </w:r>
    </w:p>
    <w:p w14:paraId="6C890EEA" w14:textId="3C9EDEF2" w:rsidR="003D7F9E" w:rsidRPr="00AC5B7C" w:rsidRDefault="003D7F9E" w:rsidP="003D7F9E">
      <w:pPr>
        <w:pStyle w:val="ListParagraph"/>
        <w:rPr>
          <w:rFonts w:ascii="Calibri" w:hAnsi="Calibri" w:cs="Arial"/>
          <w:sz w:val="18"/>
          <w:szCs w:val="18"/>
        </w:rPr>
      </w:pPr>
      <w:r w:rsidRPr="00AC5B7C">
        <w:rPr>
          <w:rFonts w:ascii="Calibri" w:hAnsi="Calibri" w:cs="Arial"/>
          <w:sz w:val="18"/>
          <w:szCs w:val="18"/>
        </w:rPr>
        <w:tab/>
        <w:t xml:space="preserve">(2) If meeting Exception 1 to Section 150.2(b)1B (replacing </w:t>
      </w:r>
      <w:del w:id="737" w:author="Shewmaker, Michael@Energy" w:date="2021-12-27T16:32:00Z">
        <w:r w:rsidRPr="00AC5B7C" w:rsidDel="009416E9">
          <w:rPr>
            <w:rFonts w:ascii="Calibri" w:hAnsi="Calibri" w:cs="Arial"/>
            <w:sz w:val="18"/>
            <w:szCs w:val="18"/>
          </w:rPr>
          <w:delText xml:space="preserve">≤ </w:delText>
        </w:r>
      </w:del>
      <w:ins w:id="738" w:author="Shewmaker, Michael@Energy" w:date="2021-12-27T16:32:00Z">
        <w:r w:rsidR="009416E9">
          <w:rPr>
            <w:rFonts w:ascii="Calibri" w:hAnsi="Calibri" w:cs="Arial"/>
            <w:sz w:val="18"/>
            <w:szCs w:val="18"/>
          </w:rPr>
          <w:t>less than or equal to</w:t>
        </w:r>
        <w:r w:rsidR="009416E9" w:rsidRPr="00AC5B7C">
          <w:rPr>
            <w:rFonts w:ascii="Calibri" w:hAnsi="Calibri" w:cs="Arial"/>
            <w:sz w:val="18"/>
            <w:szCs w:val="18"/>
          </w:rPr>
          <w:t xml:space="preserve"> </w:t>
        </w:r>
      </w:ins>
      <w:r w:rsidRPr="00AC5B7C">
        <w:rPr>
          <w:rFonts w:ascii="Calibri" w:hAnsi="Calibri" w:cs="Arial"/>
          <w:sz w:val="18"/>
          <w:szCs w:val="18"/>
        </w:rPr>
        <w:t xml:space="preserve">75 </w:t>
      </w:r>
      <w:ins w:id="739" w:author="Shewmaker, Michael@Energy" w:date="2021-12-27T16:32:00Z">
        <w:r w:rsidR="009416E9">
          <w:rPr>
            <w:rFonts w:ascii="Calibri" w:hAnsi="Calibri" w:cs="Arial"/>
            <w:sz w:val="18"/>
            <w:szCs w:val="18"/>
          </w:rPr>
          <w:t>square feet (</w:t>
        </w:r>
      </w:ins>
      <w:r w:rsidRPr="00AC5B7C">
        <w:rPr>
          <w:rFonts w:ascii="Calibri" w:hAnsi="Calibri" w:cs="Arial"/>
          <w:sz w:val="18"/>
          <w:szCs w:val="18"/>
        </w:rPr>
        <w:t>ft</w:t>
      </w:r>
      <w:r w:rsidRPr="00AC5B7C">
        <w:rPr>
          <w:rFonts w:ascii="Calibri" w:hAnsi="Calibri" w:cs="Arial"/>
          <w:sz w:val="18"/>
          <w:szCs w:val="18"/>
          <w:vertAlign w:val="superscript"/>
        </w:rPr>
        <w:t>2</w:t>
      </w:r>
      <w:ins w:id="740" w:author="Shewmaker, Michael@Energy" w:date="2021-12-27T16:32:00Z">
        <w:r w:rsidR="009416E9">
          <w:rPr>
            <w:rFonts w:ascii="Calibri" w:hAnsi="Calibri" w:cs="Arial"/>
            <w:sz w:val="18"/>
            <w:szCs w:val="18"/>
          </w:rPr>
          <w:t>)</w:t>
        </w:r>
      </w:ins>
      <w:r w:rsidRPr="00AC5B7C">
        <w:rPr>
          <w:rFonts w:ascii="Calibri" w:hAnsi="Calibri" w:cs="Arial"/>
          <w:sz w:val="18"/>
          <w:szCs w:val="18"/>
        </w:rPr>
        <w:t xml:space="preserve"> windows), enter 0.35.</w:t>
      </w:r>
    </w:p>
    <w:p w14:paraId="610E07BD" w14:textId="77777777" w:rsidR="003D7F9E" w:rsidRPr="00AC5B7C" w:rsidRDefault="003D7F9E" w:rsidP="003D7F9E">
      <w:pPr>
        <w:pStyle w:val="ListParagraph"/>
        <w:rPr>
          <w:rFonts w:ascii="Calibri" w:hAnsi="Calibri" w:cs="Arial"/>
          <w:sz w:val="18"/>
          <w:szCs w:val="18"/>
        </w:rPr>
      </w:pPr>
      <w:r w:rsidRPr="00AC5B7C">
        <w:rPr>
          <w:rFonts w:ascii="Calibri" w:hAnsi="Calibri" w:cs="Arial"/>
          <w:sz w:val="18"/>
          <w:szCs w:val="18"/>
        </w:rPr>
        <w:tab/>
        <w:t>(3) If meeting Exception 2 to Section 150.2(b)1B (replacing skylights), enter 0.30.</w:t>
      </w:r>
    </w:p>
    <w:p w14:paraId="0DE09E59" w14:textId="77777777" w:rsidR="003D7F9E" w:rsidRPr="00AC5B7C" w:rsidRDefault="003D7F9E" w:rsidP="000A51C2">
      <w:pPr>
        <w:pStyle w:val="ListParagraph"/>
        <w:rPr>
          <w:rFonts w:ascii="Calibri" w:hAnsi="Calibri" w:cs="Arial"/>
          <w:sz w:val="18"/>
          <w:szCs w:val="18"/>
        </w:rPr>
      </w:pPr>
    </w:p>
    <w:p w14:paraId="7C5BE585" w14:textId="77777777" w:rsidR="002A5A16" w:rsidRPr="00AC5B7C" w:rsidRDefault="002A5A16" w:rsidP="002A5A16">
      <w:pPr>
        <w:pStyle w:val="ListParagraph"/>
        <w:numPr>
          <w:ilvl w:val="0"/>
          <w:numId w:val="7"/>
        </w:numPr>
        <w:rPr>
          <w:rFonts w:ascii="Calibri" w:hAnsi="Calibri" w:cs="Arial"/>
          <w:sz w:val="18"/>
          <w:szCs w:val="18"/>
        </w:rPr>
      </w:pPr>
      <w:r w:rsidRPr="00AC5B7C">
        <w:rPr>
          <w:rFonts w:ascii="Calibri" w:hAnsi="Calibri" w:cs="Arial"/>
          <w:sz w:val="18"/>
          <w:szCs w:val="18"/>
        </w:rPr>
        <w:t>Comments: Note any special location or comment here.</w:t>
      </w:r>
    </w:p>
    <w:p w14:paraId="7B872DCF" w14:textId="77777777" w:rsidR="002A5A16" w:rsidRPr="00AC5B7C" w:rsidRDefault="002A5A16" w:rsidP="002A5A16">
      <w:pPr>
        <w:pStyle w:val="ListParagraph"/>
        <w:rPr>
          <w:rFonts w:ascii="Calibri" w:hAnsi="Calibri" w:cs="Arial"/>
          <w:sz w:val="18"/>
          <w:szCs w:val="18"/>
        </w:rPr>
      </w:pPr>
    </w:p>
    <w:p w14:paraId="0BF547C7" w14:textId="2B9D5DE6" w:rsidR="002A5A16" w:rsidRPr="00AC5B7C" w:rsidRDefault="002A5A16" w:rsidP="002A5A16">
      <w:pPr>
        <w:rPr>
          <w:rFonts w:ascii="Calibri" w:hAnsi="Calibri" w:cs="Arial"/>
          <w:b/>
          <w:sz w:val="18"/>
          <w:szCs w:val="18"/>
        </w:rPr>
      </w:pPr>
      <w:r w:rsidRPr="00AC5B7C">
        <w:rPr>
          <w:rFonts w:ascii="Calibri" w:hAnsi="Calibri" w:cs="Arial"/>
          <w:b/>
          <w:sz w:val="18"/>
          <w:szCs w:val="18"/>
        </w:rPr>
        <w:t xml:space="preserve">E. </w:t>
      </w:r>
      <w:r w:rsidR="003D7F9E" w:rsidRPr="00AC5B7C">
        <w:rPr>
          <w:rFonts w:ascii="Calibri" w:hAnsi="Calibri" w:cs="Arial"/>
          <w:b/>
          <w:sz w:val="18"/>
          <w:szCs w:val="18"/>
        </w:rPr>
        <w:t>Fenestration/Glazing Proposed Areas and Efficiencies</w:t>
      </w:r>
      <w:r w:rsidRPr="00AC5B7C">
        <w:rPr>
          <w:rFonts w:ascii="Calibri" w:hAnsi="Calibri" w:cs="Arial"/>
          <w:b/>
          <w:sz w:val="18"/>
          <w:szCs w:val="18"/>
        </w:rPr>
        <w:t xml:space="preserve"> - Add (Section 150.2(b)1A)</w:t>
      </w:r>
    </w:p>
    <w:p w14:paraId="3AF8ABA3" w14:textId="77777777" w:rsidR="002A5A16" w:rsidRPr="00AC5B7C" w:rsidRDefault="002A5A16" w:rsidP="002A5A16">
      <w:pPr>
        <w:pStyle w:val="ListParagraph"/>
        <w:keepNext/>
        <w:numPr>
          <w:ilvl w:val="0"/>
          <w:numId w:val="12"/>
        </w:numPr>
        <w:contextualSpacing/>
        <w:rPr>
          <w:rFonts w:ascii="Calibri" w:hAnsi="Calibri" w:cs="Arial"/>
          <w:sz w:val="18"/>
          <w:szCs w:val="18"/>
        </w:rPr>
      </w:pPr>
      <w:r w:rsidRPr="00AC5B7C">
        <w:rPr>
          <w:rFonts w:ascii="Calibri" w:hAnsi="Calibri" w:cs="Arial"/>
          <w:sz w:val="18"/>
          <w:szCs w:val="18"/>
        </w:rPr>
        <w:t>Tag/ID: A label (if any) from the plans, such as W1.</w:t>
      </w:r>
    </w:p>
    <w:p w14:paraId="70DD5844" w14:textId="77777777" w:rsidR="002A5A16" w:rsidRPr="00AC5B7C" w:rsidRDefault="002A5A16" w:rsidP="002A5A16">
      <w:pPr>
        <w:pStyle w:val="ListParagraph"/>
        <w:keepNext/>
        <w:numPr>
          <w:ilvl w:val="0"/>
          <w:numId w:val="12"/>
        </w:numPr>
        <w:contextualSpacing/>
        <w:rPr>
          <w:rFonts w:ascii="Calibri" w:hAnsi="Calibri" w:cs="Arial"/>
          <w:sz w:val="18"/>
          <w:szCs w:val="18"/>
        </w:rPr>
      </w:pPr>
      <w:r w:rsidRPr="00AC5B7C">
        <w:rPr>
          <w:rFonts w:ascii="Calibri" w:hAnsi="Calibri" w:cs="Arial"/>
          <w:sz w:val="18"/>
          <w:szCs w:val="18"/>
        </w:rPr>
        <w:t xml:space="preserve">Fenestration Type: Indicate the type of fenestration construction e.g., Fixed Window, Operable Window, or Skylight. </w:t>
      </w:r>
    </w:p>
    <w:p w14:paraId="7690108D" w14:textId="77777777" w:rsidR="002A5A16" w:rsidRPr="00AC5B7C" w:rsidRDefault="002A5A16" w:rsidP="002A5A16">
      <w:pPr>
        <w:pStyle w:val="ListParagraph"/>
        <w:keepNext/>
        <w:rPr>
          <w:rFonts w:ascii="Calibri" w:hAnsi="Calibri" w:cs="Arial"/>
          <w:sz w:val="18"/>
          <w:szCs w:val="18"/>
        </w:rPr>
      </w:pPr>
    </w:p>
    <w:p w14:paraId="0FD7E7FD" w14:textId="51B35A5F" w:rsidR="002A5A16" w:rsidRPr="00AC5B7C" w:rsidRDefault="002A5A16" w:rsidP="000A51C2">
      <w:pPr>
        <w:pStyle w:val="ListParagraph"/>
        <w:keepNext/>
        <w:ind w:left="1890" w:hanging="810"/>
        <w:rPr>
          <w:rFonts w:ascii="Calibri" w:hAnsi="Calibri" w:cs="Arial"/>
          <w:sz w:val="18"/>
          <w:szCs w:val="18"/>
        </w:rPr>
      </w:pPr>
      <w:r w:rsidRPr="00AC5B7C">
        <w:rPr>
          <w:rFonts w:ascii="Calibri" w:hAnsi="Calibri" w:cs="Arial"/>
          <w:sz w:val="18"/>
          <w:szCs w:val="18"/>
        </w:rPr>
        <w:t>NOTE:</w:t>
      </w:r>
      <w:r w:rsidR="00C62B4A" w:rsidRPr="00AC5B7C">
        <w:rPr>
          <w:rFonts w:ascii="Calibri" w:hAnsi="Calibri" w:cs="Arial"/>
          <w:sz w:val="18"/>
          <w:szCs w:val="18"/>
        </w:rPr>
        <w:tab/>
      </w:r>
      <w:r w:rsidRPr="00AC5B7C">
        <w:rPr>
          <w:rFonts w:ascii="Calibri" w:hAnsi="Calibri" w:cs="Arial"/>
          <w:sz w:val="18"/>
          <w:szCs w:val="18"/>
        </w:rPr>
        <w:t xml:space="preserve">Doors with glazing are counted in one of two ways. A door with </w:t>
      </w:r>
      <w:r w:rsidR="009A02F7">
        <w:rPr>
          <w:rFonts w:ascii="Calibri" w:hAnsi="Calibri" w:cs="Arial"/>
          <w:sz w:val="18"/>
          <w:szCs w:val="18"/>
        </w:rPr>
        <w:t>25</w:t>
      </w:r>
      <w:del w:id="741" w:author="Shewmaker, Michael@Energy" w:date="2021-12-27T16:33:00Z">
        <w:r w:rsidRPr="00AC5B7C" w:rsidDel="009416E9">
          <w:rPr>
            <w:rFonts w:ascii="Calibri" w:hAnsi="Calibri" w:cs="Arial"/>
            <w:sz w:val="18"/>
            <w:szCs w:val="18"/>
          </w:rPr>
          <w:delText xml:space="preserve">% </w:delText>
        </w:r>
      </w:del>
      <w:ins w:id="742" w:author="Shewmaker, Michael@Energy" w:date="2021-12-27T16:33:00Z">
        <w:r w:rsidR="009416E9">
          <w:rPr>
            <w:rFonts w:ascii="Calibri" w:hAnsi="Calibri" w:cs="Arial"/>
            <w:sz w:val="18"/>
            <w:szCs w:val="18"/>
          </w:rPr>
          <w:t xml:space="preserve"> percent</w:t>
        </w:r>
        <w:r w:rsidR="009416E9" w:rsidRPr="00AC5B7C">
          <w:rPr>
            <w:rFonts w:ascii="Calibri" w:hAnsi="Calibri" w:cs="Arial"/>
            <w:sz w:val="18"/>
            <w:szCs w:val="18"/>
          </w:rPr>
          <w:t xml:space="preserve"> </w:t>
        </w:r>
      </w:ins>
      <w:r w:rsidRPr="00AC5B7C">
        <w:rPr>
          <w:rFonts w:ascii="Calibri" w:hAnsi="Calibri" w:cs="Arial"/>
          <w:sz w:val="18"/>
          <w:szCs w:val="18"/>
        </w:rPr>
        <w:t xml:space="preserve">or more glazing is </w:t>
      </w:r>
      <w:r w:rsidR="00DE34B8">
        <w:rPr>
          <w:rFonts w:ascii="Calibri" w:hAnsi="Calibri" w:cs="Arial"/>
          <w:sz w:val="18"/>
          <w:szCs w:val="18"/>
        </w:rPr>
        <w:t xml:space="preserve">considered a glazed door and is </w:t>
      </w:r>
      <w:r w:rsidRPr="00AC5B7C">
        <w:rPr>
          <w:rFonts w:ascii="Calibri" w:hAnsi="Calibri" w:cs="Arial"/>
          <w:sz w:val="18"/>
          <w:szCs w:val="18"/>
        </w:rPr>
        <w:t xml:space="preserve">counted as the entire door area. A door with less than </w:t>
      </w:r>
      <w:r w:rsidR="009A02F7">
        <w:rPr>
          <w:rFonts w:ascii="Calibri" w:hAnsi="Calibri" w:cs="Arial"/>
          <w:sz w:val="18"/>
          <w:szCs w:val="18"/>
        </w:rPr>
        <w:t>25</w:t>
      </w:r>
      <w:del w:id="743" w:author="Shewmaker, Michael@Energy" w:date="2021-12-27T16:33:00Z">
        <w:r w:rsidRPr="00AC5B7C" w:rsidDel="009416E9">
          <w:rPr>
            <w:rFonts w:ascii="Calibri" w:hAnsi="Calibri" w:cs="Arial"/>
            <w:sz w:val="18"/>
            <w:szCs w:val="18"/>
          </w:rPr>
          <w:delText xml:space="preserve">% </w:delText>
        </w:r>
      </w:del>
      <w:ins w:id="744" w:author="Shewmaker, Michael@Energy" w:date="2021-12-27T16:33:00Z">
        <w:r w:rsidR="009416E9">
          <w:rPr>
            <w:rFonts w:ascii="Calibri" w:hAnsi="Calibri" w:cs="Arial"/>
            <w:sz w:val="18"/>
            <w:szCs w:val="18"/>
          </w:rPr>
          <w:t xml:space="preserve"> percent</w:t>
        </w:r>
        <w:r w:rsidR="009416E9" w:rsidRPr="00AC5B7C">
          <w:rPr>
            <w:rFonts w:ascii="Calibri" w:hAnsi="Calibri" w:cs="Arial"/>
            <w:sz w:val="18"/>
            <w:szCs w:val="18"/>
          </w:rPr>
          <w:t xml:space="preserve"> </w:t>
        </w:r>
      </w:ins>
      <w:r w:rsidRPr="00AC5B7C">
        <w:rPr>
          <w:rFonts w:ascii="Calibri" w:hAnsi="Calibri" w:cs="Arial"/>
          <w:sz w:val="18"/>
          <w:szCs w:val="18"/>
        </w:rPr>
        <w:t>glazing can be counted as the entire door area or can be calculated as the actual glass area with a 2-inch (0.17 ft</w:t>
      </w:r>
      <w:r w:rsidRPr="00AC5B7C">
        <w:rPr>
          <w:rFonts w:ascii="Calibri" w:hAnsi="Calibri" w:cs="Arial"/>
          <w:sz w:val="18"/>
          <w:szCs w:val="18"/>
          <w:vertAlign w:val="superscript"/>
        </w:rPr>
        <w:t>2</w:t>
      </w:r>
      <w:r w:rsidRPr="00AC5B7C">
        <w:rPr>
          <w:rFonts w:ascii="Calibri" w:hAnsi="Calibri" w:cs="Arial"/>
          <w:sz w:val="18"/>
          <w:szCs w:val="18"/>
        </w:rPr>
        <w:t>) frame all around.</w:t>
      </w:r>
    </w:p>
    <w:p w14:paraId="68EB84A3" w14:textId="77777777" w:rsidR="002A5A16" w:rsidRPr="00AC5B7C" w:rsidRDefault="002A5A16" w:rsidP="002A5A16">
      <w:pPr>
        <w:pStyle w:val="ListParagraph"/>
        <w:contextualSpacing/>
        <w:rPr>
          <w:rFonts w:ascii="Calibri" w:hAnsi="Calibri" w:cs="Arial"/>
          <w:sz w:val="18"/>
          <w:szCs w:val="18"/>
        </w:rPr>
      </w:pPr>
    </w:p>
    <w:p w14:paraId="2E4C561B" w14:textId="64161739" w:rsidR="002A5A16" w:rsidRPr="00AC5B7C" w:rsidRDefault="002A5A16" w:rsidP="002A5A16">
      <w:pPr>
        <w:pStyle w:val="ListParagraph"/>
        <w:numPr>
          <w:ilvl w:val="0"/>
          <w:numId w:val="12"/>
        </w:numPr>
        <w:contextualSpacing/>
        <w:rPr>
          <w:rFonts w:ascii="Calibri" w:hAnsi="Calibri" w:cs="Arial"/>
          <w:sz w:val="18"/>
          <w:szCs w:val="18"/>
        </w:rPr>
      </w:pPr>
      <w:r w:rsidRPr="00AC5B7C">
        <w:rPr>
          <w:rFonts w:ascii="Calibri" w:hAnsi="Calibri" w:cs="Arial"/>
          <w:sz w:val="18"/>
          <w:szCs w:val="18"/>
        </w:rPr>
        <w:t>Frame type: Metal, metal thermal break, or nonmetal.</w:t>
      </w:r>
    </w:p>
    <w:p w14:paraId="41900B12" w14:textId="3E85C5D7" w:rsidR="002A5A16" w:rsidRPr="00AC5B7C" w:rsidRDefault="002A5A16" w:rsidP="002A5A16">
      <w:pPr>
        <w:pStyle w:val="ListParagraph"/>
        <w:numPr>
          <w:ilvl w:val="0"/>
          <w:numId w:val="12"/>
        </w:numPr>
        <w:contextualSpacing/>
        <w:rPr>
          <w:rFonts w:ascii="Calibri" w:hAnsi="Calibri" w:cs="Arial"/>
          <w:sz w:val="18"/>
          <w:szCs w:val="18"/>
        </w:rPr>
      </w:pPr>
      <w:r w:rsidRPr="00AC5B7C">
        <w:rPr>
          <w:rFonts w:asciiTheme="minorHAnsi" w:hAnsiTheme="minorHAnsi"/>
          <w:sz w:val="18"/>
          <w:szCs w:val="18"/>
        </w:rPr>
        <w:t>Dynamic Glazing: Indicate if the fenestration has integrated shading device, chromogenic glazing or none for no dynamic glazing.</w:t>
      </w:r>
      <w:r w:rsidRPr="00AC5B7C">
        <w:rPr>
          <w:rFonts w:ascii="Calibri" w:hAnsi="Calibri" w:cs="Arial"/>
          <w:sz w:val="18"/>
          <w:szCs w:val="18"/>
        </w:rPr>
        <w:t xml:space="preserve"> Chromogenic glazing shall be considered separately from other fenestration types. </w:t>
      </w:r>
    </w:p>
    <w:p w14:paraId="4E059365" w14:textId="4F8489E9" w:rsidR="002A5A16" w:rsidRPr="00AC5B7C" w:rsidRDefault="002A5A16" w:rsidP="002A5A16">
      <w:pPr>
        <w:pStyle w:val="ListParagraph"/>
        <w:numPr>
          <w:ilvl w:val="0"/>
          <w:numId w:val="12"/>
        </w:numPr>
        <w:contextualSpacing/>
        <w:rPr>
          <w:rFonts w:ascii="Calibri" w:hAnsi="Calibri" w:cs="Arial"/>
          <w:sz w:val="18"/>
          <w:szCs w:val="18"/>
        </w:rPr>
      </w:pPr>
      <w:r w:rsidRPr="00AC5B7C">
        <w:rPr>
          <w:rFonts w:ascii="Calibri" w:hAnsi="Calibri" w:cs="Arial"/>
          <w:sz w:val="18"/>
          <w:szCs w:val="18"/>
        </w:rPr>
        <w:t xml:space="preserve">Orientation (North, East, South, West): The definitions in the Energy </w:t>
      </w:r>
      <w:del w:id="745" w:author="Shewmaker, Michael@Energy" w:date="2021-12-27T16:33:00Z">
        <w:r w:rsidRPr="00AC5B7C" w:rsidDel="009416E9">
          <w:rPr>
            <w:rFonts w:ascii="Calibri" w:hAnsi="Calibri" w:cs="Arial"/>
            <w:sz w:val="18"/>
            <w:szCs w:val="18"/>
          </w:rPr>
          <w:delText xml:space="preserve">Efficiency </w:delText>
        </w:r>
      </w:del>
      <w:r w:rsidRPr="00AC5B7C">
        <w:rPr>
          <w:rFonts w:ascii="Calibri" w:hAnsi="Calibri" w:cs="Arial"/>
          <w:sz w:val="18"/>
          <w:szCs w:val="18"/>
        </w:rPr>
        <w:t xml:space="preserve">Standards include these specific details - </w:t>
      </w:r>
    </w:p>
    <w:p w14:paraId="46F46C12" w14:textId="77777777" w:rsidR="002A5A16" w:rsidRPr="00AC5B7C" w:rsidRDefault="002A5A16" w:rsidP="002A5A16">
      <w:pPr>
        <w:numPr>
          <w:ilvl w:val="0"/>
          <w:numId w:val="29"/>
        </w:numPr>
        <w:rPr>
          <w:rFonts w:ascii="Calibri" w:hAnsi="Calibri" w:cs="Arial"/>
          <w:sz w:val="18"/>
          <w:szCs w:val="18"/>
        </w:rPr>
      </w:pPr>
      <w:r w:rsidRPr="00AC5B7C">
        <w:rPr>
          <w:rFonts w:ascii="Calibri" w:hAnsi="Calibri" w:cs="Arial"/>
          <w:sz w:val="18"/>
          <w:szCs w:val="18"/>
        </w:rPr>
        <w:t xml:space="preserve">North is oriented to within 45 degrees of true north, including 45 degrees east of north; </w:t>
      </w:r>
    </w:p>
    <w:p w14:paraId="29E2DB56" w14:textId="77777777" w:rsidR="002A5A16" w:rsidRPr="00AC5B7C" w:rsidRDefault="002A5A16" w:rsidP="002A5A16">
      <w:pPr>
        <w:numPr>
          <w:ilvl w:val="0"/>
          <w:numId w:val="29"/>
        </w:numPr>
        <w:rPr>
          <w:rFonts w:ascii="Calibri" w:hAnsi="Calibri" w:cs="Arial"/>
          <w:sz w:val="18"/>
          <w:szCs w:val="18"/>
        </w:rPr>
      </w:pPr>
      <w:r w:rsidRPr="00AC5B7C">
        <w:rPr>
          <w:rFonts w:ascii="Calibri" w:hAnsi="Calibri" w:cs="Arial"/>
          <w:sz w:val="18"/>
          <w:szCs w:val="18"/>
        </w:rPr>
        <w:t xml:space="preserve">East is oriented to within 45 degrees of true east, including 45 degrees south of east; </w:t>
      </w:r>
    </w:p>
    <w:p w14:paraId="7F054230" w14:textId="77777777" w:rsidR="002A5A16" w:rsidRPr="00AC5B7C" w:rsidRDefault="002A5A16" w:rsidP="002A5A16">
      <w:pPr>
        <w:numPr>
          <w:ilvl w:val="0"/>
          <w:numId w:val="29"/>
        </w:numPr>
        <w:rPr>
          <w:rFonts w:ascii="Calibri" w:hAnsi="Calibri" w:cs="Arial"/>
          <w:sz w:val="18"/>
          <w:szCs w:val="18"/>
        </w:rPr>
      </w:pPr>
      <w:r w:rsidRPr="00AC5B7C">
        <w:rPr>
          <w:rFonts w:ascii="Calibri" w:hAnsi="Calibri" w:cs="Arial"/>
          <w:sz w:val="18"/>
          <w:szCs w:val="18"/>
        </w:rPr>
        <w:t xml:space="preserve">South is oriented to within 45 degrees of true south, including 45 degrees west of south; </w:t>
      </w:r>
    </w:p>
    <w:p w14:paraId="07C92460" w14:textId="77777777" w:rsidR="002A5A16" w:rsidRPr="00AC5B7C" w:rsidRDefault="002A5A16" w:rsidP="002A5A16">
      <w:pPr>
        <w:numPr>
          <w:ilvl w:val="0"/>
          <w:numId w:val="29"/>
        </w:numPr>
        <w:rPr>
          <w:rFonts w:ascii="Calibri" w:hAnsi="Calibri" w:cs="Arial"/>
          <w:sz w:val="18"/>
          <w:szCs w:val="18"/>
        </w:rPr>
      </w:pPr>
      <w:r w:rsidRPr="00AC5B7C">
        <w:rPr>
          <w:rFonts w:ascii="Calibri" w:hAnsi="Calibri" w:cs="Arial"/>
          <w:sz w:val="18"/>
          <w:szCs w:val="18"/>
        </w:rPr>
        <w:t xml:space="preserve">West is oriented to within 45 degrees of true west, including 45 degrees north of west. </w:t>
      </w:r>
    </w:p>
    <w:p w14:paraId="4A8530CB" w14:textId="77777777" w:rsidR="002A5A16" w:rsidRPr="00AC5B7C" w:rsidRDefault="002A5A16" w:rsidP="002A5A16">
      <w:pPr>
        <w:pStyle w:val="ListParagraph"/>
        <w:contextualSpacing/>
        <w:rPr>
          <w:rFonts w:ascii="Calibri" w:hAnsi="Calibri" w:cs="Arial"/>
          <w:sz w:val="18"/>
          <w:szCs w:val="18"/>
        </w:rPr>
      </w:pPr>
    </w:p>
    <w:p w14:paraId="72ADC53E" w14:textId="4D9E07FD" w:rsidR="002A5A16" w:rsidRPr="00AC5B7C" w:rsidRDefault="002A5A16" w:rsidP="000A51C2">
      <w:pPr>
        <w:pStyle w:val="ListParagraph"/>
        <w:ind w:left="1890" w:hanging="810"/>
        <w:contextualSpacing/>
        <w:rPr>
          <w:rFonts w:ascii="Calibri" w:hAnsi="Calibri" w:cs="Arial"/>
          <w:sz w:val="18"/>
          <w:szCs w:val="18"/>
        </w:rPr>
      </w:pPr>
      <w:r w:rsidRPr="00AC5B7C">
        <w:rPr>
          <w:rFonts w:ascii="Calibri" w:hAnsi="Calibri" w:cs="Arial"/>
          <w:sz w:val="18"/>
          <w:szCs w:val="18"/>
        </w:rPr>
        <w:t>NOTE:</w:t>
      </w:r>
      <w:r w:rsidR="00C62B4A" w:rsidRPr="00AC5B7C">
        <w:rPr>
          <w:rFonts w:ascii="Calibri" w:hAnsi="Calibri" w:cs="Arial"/>
          <w:sz w:val="18"/>
          <w:szCs w:val="18"/>
        </w:rPr>
        <w:tab/>
      </w:r>
      <w:r w:rsidRPr="00AC5B7C">
        <w:rPr>
          <w:rFonts w:ascii="Calibri" w:hAnsi="Calibri" w:cs="Arial"/>
          <w:sz w:val="18"/>
          <w:szCs w:val="18"/>
        </w:rPr>
        <w:t>Skylights in a roof pitch greater than 1:12 can be included as facing the same orientation as that portion of the roof angle. If the skylight is in a roof with a pitch less than 1:12, the skylight is assumed to face west.</w:t>
      </w:r>
    </w:p>
    <w:p w14:paraId="0F74D223" w14:textId="77777777" w:rsidR="002A5A16" w:rsidRPr="00AC5B7C" w:rsidRDefault="002A5A16" w:rsidP="002A5A16">
      <w:pPr>
        <w:pStyle w:val="ListParagraph"/>
        <w:contextualSpacing/>
        <w:rPr>
          <w:rFonts w:ascii="Calibri" w:hAnsi="Calibri" w:cs="Arial"/>
          <w:sz w:val="18"/>
          <w:szCs w:val="18"/>
        </w:rPr>
      </w:pPr>
    </w:p>
    <w:p w14:paraId="0FAE50E0" w14:textId="77777777" w:rsidR="002A5A16" w:rsidRPr="00AC5B7C" w:rsidRDefault="002A5A16" w:rsidP="002A5A16">
      <w:pPr>
        <w:pStyle w:val="ListParagraph"/>
        <w:numPr>
          <w:ilvl w:val="0"/>
          <w:numId w:val="12"/>
        </w:numPr>
        <w:contextualSpacing/>
        <w:rPr>
          <w:rFonts w:ascii="Calibri" w:hAnsi="Calibri" w:cs="Arial"/>
          <w:sz w:val="18"/>
          <w:szCs w:val="18"/>
        </w:rPr>
      </w:pPr>
      <w:r w:rsidRPr="00AC5B7C">
        <w:rPr>
          <w:rFonts w:ascii="Calibri" w:hAnsi="Calibri" w:cs="Arial"/>
          <w:sz w:val="18"/>
          <w:szCs w:val="18"/>
        </w:rPr>
        <w:t>Number of Panes: Indicate the number of panes for each Tag/ID; is it single, double, or triple pane window?</w:t>
      </w:r>
    </w:p>
    <w:p w14:paraId="2D6151C8" w14:textId="32ED9EF0" w:rsidR="002A5A16" w:rsidRPr="00AC5B7C" w:rsidRDefault="002A5A16" w:rsidP="002A5A16">
      <w:pPr>
        <w:pStyle w:val="ListParagraph"/>
        <w:numPr>
          <w:ilvl w:val="0"/>
          <w:numId w:val="12"/>
        </w:numPr>
        <w:contextualSpacing/>
        <w:rPr>
          <w:rFonts w:ascii="Calibri" w:hAnsi="Calibri" w:cs="Arial"/>
          <w:sz w:val="18"/>
          <w:szCs w:val="18"/>
        </w:rPr>
      </w:pPr>
      <w:r w:rsidRPr="00AC5B7C">
        <w:rPr>
          <w:rFonts w:ascii="Calibri" w:hAnsi="Calibri" w:cs="Arial"/>
          <w:sz w:val="18"/>
          <w:szCs w:val="18"/>
        </w:rPr>
        <w:t>Proposed Fenestration Area (ft</w:t>
      </w:r>
      <w:r w:rsidRPr="00AC5B7C">
        <w:rPr>
          <w:rFonts w:ascii="Calibri" w:hAnsi="Calibri" w:cs="Arial"/>
          <w:sz w:val="18"/>
          <w:szCs w:val="18"/>
          <w:vertAlign w:val="superscript"/>
        </w:rPr>
        <w:t>2</w:t>
      </w:r>
      <w:r w:rsidRPr="00AC5B7C">
        <w:rPr>
          <w:rFonts w:ascii="Calibri" w:hAnsi="Calibri" w:cs="Arial"/>
          <w:sz w:val="18"/>
          <w:szCs w:val="18"/>
        </w:rPr>
        <w:t xml:space="preserve">): Indicate the area </w:t>
      </w:r>
      <w:del w:id="746" w:author="Shewmaker, Michael@Energy" w:date="2021-12-27T16:33:00Z">
        <w:r w:rsidRPr="00AC5B7C" w:rsidDel="009416E9">
          <w:rPr>
            <w:rFonts w:ascii="Calibri" w:hAnsi="Calibri" w:cs="Arial"/>
            <w:sz w:val="18"/>
            <w:szCs w:val="18"/>
          </w:rPr>
          <w:delText>(</w:delText>
        </w:r>
      </w:del>
      <w:r w:rsidRPr="00AC5B7C">
        <w:rPr>
          <w:rFonts w:ascii="Calibri" w:hAnsi="Calibri" w:cs="Arial"/>
          <w:sz w:val="18"/>
          <w:szCs w:val="18"/>
        </w:rPr>
        <w:t>in square feet</w:t>
      </w:r>
      <w:ins w:id="747" w:author="Shewmaker, Michael@Energy" w:date="2021-12-27T16:33:00Z">
        <w:r w:rsidR="009416E9">
          <w:rPr>
            <w:rFonts w:ascii="Calibri" w:hAnsi="Calibri" w:cs="Arial"/>
            <w:sz w:val="18"/>
            <w:szCs w:val="18"/>
          </w:rPr>
          <w:t xml:space="preserve"> (ft</w:t>
        </w:r>
        <w:r w:rsidR="009416E9" w:rsidRPr="009416E9">
          <w:rPr>
            <w:rFonts w:ascii="Calibri" w:hAnsi="Calibri" w:cs="Arial"/>
            <w:sz w:val="18"/>
            <w:szCs w:val="18"/>
            <w:vertAlign w:val="superscript"/>
            <w:rPrChange w:id="748" w:author="Shewmaker, Michael@Energy" w:date="2021-12-27T16:33:00Z">
              <w:rPr>
                <w:rFonts w:ascii="Calibri" w:hAnsi="Calibri" w:cs="Arial"/>
                <w:sz w:val="18"/>
                <w:szCs w:val="18"/>
              </w:rPr>
            </w:rPrChange>
          </w:rPr>
          <w:t>2</w:t>
        </w:r>
      </w:ins>
      <w:r w:rsidRPr="00AC5B7C">
        <w:rPr>
          <w:rFonts w:ascii="Calibri" w:hAnsi="Calibri" w:cs="Arial"/>
          <w:sz w:val="18"/>
          <w:szCs w:val="18"/>
        </w:rPr>
        <w:t>) of each exterior fenestration type, excluding west-facing fenestration.</w:t>
      </w:r>
    </w:p>
    <w:p w14:paraId="3E6BCC8C" w14:textId="3CB68DD8" w:rsidR="002A5A16" w:rsidRPr="00261153" w:rsidRDefault="002A5A16" w:rsidP="00AC5B7C">
      <w:pPr>
        <w:pStyle w:val="ListParagraph"/>
        <w:numPr>
          <w:ilvl w:val="0"/>
          <w:numId w:val="12"/>
        </w:numPr>
      </w:pPr>
      <w:r w:rsidRPr="00AC5B7C">
        <w:rPr>
          <w:rFonts w:ascii="Calibri" w:hAnsi="Calibri" w:cs="Arial"/>
          <w:sz w:val="18"/>
          <w:szCs w:val="18"/>
        </w:rPr>
        <w:lastRenderedPageBreak/>
        <w:t>Proposed West Facing Fenestration Area (ft</w:t>
      </w:r>
      <w:r w:rsidRPr="00AC5B7C">
        <w:rPr>
          <w:rFonts w:ascii="Calibri" w:hAnsi="Calibri" w:cs="Arial"/>
          <w:sz w:val="18"/>
          <w:szCs w:val="18"/>
          <w:vertAlign w:val="superscript"/>
        </w:rPr>
        <w:t>2</w:t>
      </w:r>
      <w:r w:rsidRPr="00AC5B7C">
        <w:rPr>
          <w:rFonts w:ascii="Calibri" w:hAnsi="Calibri" w:cs="Arial"/>
          <w:sz w:val="18"/>
          <w:szCs w:val="18"/>
        </w:rPr>
        <w:t>): In climate zones 2, 4, 6-1</w:t>
      </w:r>
      <w:r w:rsidR="009A02F7">
        <w:rPr>
          <w:rFonts w:ascii="Calibri" w:hAnsi="Calibri" w:cs="Arial"/>
          <w:sz w:val="18"/>
          <w:szCs w:val="18"/>
        </w:rPr>
        <w:t>5</w:t>
      </w:r>
      <w:r w:rsidRPr="00AC5B7C">
        <w:rPr>
          <w:rFonts w:ascii="Calibri" w:hAnsi="Calibri" w:cs="Arial"/>
          <w:sz w:val="18"/>
          <w:szCs w:val="18"/>
        </w:rPr>
        <w:t xml:space="preserve">, indicate the area </w:t>
      </w:r>
      <w:del w:id="749" w:author="Shewmaker, Michael@Energy" w:date="2021-12-27T16:33:00Z">
        <w:r w:rsidRPr="00AC5B7C" w:rsidDel="009416E9">
          <w:rPr>
            <w:rFonts w:ascii="Calibri" w:hAnsi="Calibri" w:cs="Arial"/>
            <w:sz w:val="18"/>
            <w:szCs w:val="18"/>
          </w:rPr>
          <w:delText>(</w:delText>
        </w:r>
      </w:del>
      <w:r w:rsidRPr="00AC5B7C">
        <w:rPr>
          <w:rFonts w:ascii="Calibri" w:hAnsi="Calibri" w:cs="Arial"/>
          <w:sz w:val="18"/>
          <w:szCs w:val="18"/>
        </w:rPr>
        <w:t>in square feet</w:t>
      </w:r>
      <w:ins w:id="750" w:author="Shewmaker, Michael@Energy" w:date="2021-12-27T16:33:00Z">
        <w:r w:rsidR="009416E9">
          <w:rPr>
            <w:rFonts w:ascii="Calibri" w:hAnsi="Calibri" w:cs="Arial"/>
            <w:sz w:val="18"/>
            <w:szCs w:val="18"/>
          </w:rPr>
          <w:t xml:space="preserve"> (ft</w:t>
        </w:r>
        <w:r w:rsidR="009416E9" w:rsidRPr="009416E9">
          <w:rPr>
            <w:rFonts w:ascii="Calibri" w:hAnsi="Calibri" w:cs="Arial"/>
            <w:sz w:val="18"/>
            <w:szCs w:val="18"/>
            <w:vertAlign w:val="superscript"/>
            <w:rPrChange w:id="751" w:author="Shewmaker, Michael@Energy" w:date="2021-12-27T16:33:00Z">
              <w:rPr>
                <w:rFonts w:ascii="Calibri" w:hAnsi="Calibri" w:cs="Arial"/>
                <w:sz w:val="18"/>
                <w:szCs w:val="18"/>
              </w:rPr>
            </w:rPrChange>
          </w:rPr>
          <w:t>2</w:t>
        </w:r>
      </w:ins>
      <w:r w:rsidRPr="00AC5B7C">
        <w:rPr>
          <w:rFonts w:ascii="Calibri" w:hAnsi="Calibri" w:cs="Arial"/>
          <w:sz w:val="18"/>
          <w:szCs w:val="18"/>
        </w:rPr>
        <w:t>) of each exterior west-facing fenestration type separately.</w:t>
      </w:r>
    </w:p>
    <w:p w14:paraId="4892E3A9" w14:textId="0C252BEE" w:rsidR="002A5A16" w:rsidRPr="00AC5B7C" w:rsidRDefault="009A02F7" w:rsidP="002A5A16">
      <w:pPr>
        <w:pStyle w:val="ListParagraph"/>
        <w:numPr>
          <w:ilvl w:val="0"/>
          <w:numId w:val="12"/>
        </w:numPr>
        <w:contextualSpacing/>
        <w:rPr>
          <w:rFonts w:ascii="Calibri" w:hAnsi="Calibri" w:cs="Arial"/>
          <w:sz w:val="18"/>
          <w:szCs w:val="18"/>
        </w:rPr>
      </w:pPr>
      <w:r>
        <w:rPr>
          <w:rFonts w:ascii="Calibri" w:hAnsi="Calibri" w:cs="Arial"/>
          <w:sz w:val="18"/>
          <w:szCs w:val="18"/>
        </w:rPr>
        <w:t xml:space="preserve">Proposed </w:t>
      </w:r>
      <w:r w:rsidR="002A5A16" w:rsidRPr="00AC5B7C">
        <w:rPr>
          <w:rFonts w:ascii="Calibri" w:hAnsi="Calibri" w:cs="Arial"/>
          <w:sz w:val="18"/>
          <w:szCs w:val="18"/>
        </w:rPr>
        <w:t xml:space="preserve">U-factor: Enter (a) the </w:t>
      </w:r>
      <w:ins w:id="752" w:author="Shewmaker, Michael@Energy" w:date="2021-12-27T16:33:00Z">
        <w:r w:rsidR="009416E9">
          <w:rPr>
            <w:rFonts w:ascii="Calibri" w:hAnsi="Calibri" w:cs="Arial"/>
            <w:sz w:val="18"/>
            <w:szCs w:val="18"/>
          </w:rPr>
          <w:t>National Fenestration Rating Council (</w:t>
        </w:r>
      </w:ins>
      <w:r w:rsidR="002A5A16" w:rsidRPr="00AC5B7C">
        <w:rPr>
          <w:rFonts w:ascii="Calibri" w:hAnsi="Calibri" w:cs="Arial"/>
          <w:sz w:val="18"/>
          <w:szCs w:val="18"/>
        </w:rPr>
        <w:t>NFRC</w:t>
      </w:r>
      <w:ins w:id="753" w:author="Shewmaker, Michael@Energy" w:date="2021-12-27T16:33:00Z">
        <w:r w:rsidR="009416E9">
          <w:rPr>
            <w:rFonts w:ascii="Calibri" w:hAnsi="Calibri" w:cs="Arial"/>
            <w:sz w:val="18"/>
            <w:szCs w:val="18"/>
          </w:rPr>
          <w:t>)</w:t>
        </w:r>
      </w:ins>
      <w:r w:rsidR="002A5A16" w:rsidRPr="00AC5B7C">
        <w:rPr>
          <w:rFonts w:ascii="Calibri" w:hAnsi="Calibri" w:cs="Arial"/>
          <w:sz w:val="18"/>
          <w:szCs w:val="18"/>
        </w:rPr>
        <w:t xml:space="preserve"> U-factor based on the proposed brand and type of fenestration using </w:t>
      </w:r>
      <w:del w:id="754" w:author="Shewmaker, Michael@Energy" w:date="2021-12-27T16:34:00Z">
        <w:r w:rsidR="002A5A16" w:rsidRPr="00AC5B7C" w:rsidDel="00510F3E">
          <w:rPr>
            <w:rFonts w:ascii="Calibri" w:hAnsi="Calibri" w:cs="Arial"/>
            <w:sz w:val="18"/>
            <w:szCs w:val="18"/>
          </w:rPr>
          <w:delText>National Fenestration Rating Council (</w:delText>
        </w:r>
        <w:r w:rsidR="00AB3242" w:rsidDel="00510F3E">
          <w:fldChar w:fldCharType="begin"/>
        </w:r>
        <w:r w:rsidR="00AB3242" w:rsidDel="00510F3E">
          <w:delInstrText xml:space="preserve"> HYPERLINK "http://www.nfrc.org" </w:delInstrText>
        </w:r>
        <w:r w:rsidR="00AB3242" w:rsidDel="00510F3E">
          <w:fldChar w:fldCharType="separate"/>
        </w:r>
        <w:r w:rsidR="00F229FE" w:rsidRPr="00AC5B7C" w:rsidDel="00510F3E">
          <w:rPr>
            <w:rStyle w:val="Hyperlink"/>
            <w:rFonts w:ascii="Calibri" w:hAnsi="Calibri" w:cs="Arial"/>
            <w:sz w:val="18"/>
            <w:szCs w:val="18"/>
          </w:rPr>
          <w:delText>www.nfrc.org</w:delText>
        </w:r>
        <w:r w:rsidR="00AB3242" w:rsidDel="00510F3E">
          <w:rPr>
            <w:rStyle w:val="Hyperlink"/>
            <w:rFonts w:ascii="Calibri" w:hAnsi="Calibri" w:cs="Arial"/>
            <w:sz w:val="18"/>
            <w:szCs w:val="18"/>
          </w:rPr>
          <w:fldChar w:fldCharType="end"/>
        </w:r>
        <w:r w:rsidR="002A5A16" w:rsidRPr="00AC5B7C" w:rsidDel="00510F3E">
          <w:rPr>
            <w:rFonts w:ascii="Calibri" w:hAnsi="Calibri" w:cs="Arial"/>
            <w:sz w:val="18"/>
            <w:szCs w:val="18"/>
          </w:rPr>
          <w:delText>)</w:delText>
        </w:r>
      </w:del>
      <w:ins w:id="755" w:author="Shewmaker, Michael@Energy" w:date="2021-12-27T16:34:00Z">
        <w:r w:rsidR="00510F3E">
          <w:rPr>
            <w:rFonts w:ascii="Calibri" w:hAnsi="Calibri" w:cs="Arial"/>
            <w:sz w:val="18"/>
            <w:szCs w:val="18"/>
          </w:rPr>
          <w:fldChar w:fldCharType="begin"/>
        </w:r>
        <w:r w:rsidR="00510F3E">
          <w:rPr>
            <w:rFonts w:ascii="Calibri" w:hAnsi="Calibri" w:cs="Arial"/>
            <w:sz w:val="18"/>
            <w:szCs w:val="18"/>
          </w:rPr>
          <w:instrText xml:space="preserve"> HYPERLINK "https://search.nfrc.org/search/Searchdefault.aspx" </w:instrText>
        </w:r>
        <w:r w:rsidR="00510F3E">
          <w:rPr>
            <w:rFonts w:ascii="Calibri" w:hAnsi="Calibri" w:cs="Arial"/>
            <w:sz w:val="18"/>
            <w:szCs w:val="18"/>
          </w:rPr>
          <w:fldChar w:fldCharType="separate"/>
        </w:r>
        <w:r w:rsidR="00510F3E" w:rsidRPr="00510F3E">
          <w:rPr>
            <w:rStyle w:val="Hyperlink"/>
            <w:rFonts w:ascii="Calibri" w:hAnsi="Calibri" w:cs="Arial"/>
            <w:sz w:val="18"/>
            <w:szCs w:val="18"/>
          </w:rPr>
          <w:t>NFRC</w:t>
        </w:r>
        <w:r w:rsidR="002A5A16" w:rsidRPr="00510F3E">
          <w:rPr>
            <w:rStyle w:val="Hyperlink"/>
            <w:rFonts w:ascii="Calibri" w:hAnsi="Calibri" w:cs="Arial"/>
            <w:sz w:val="18"/>
            <w:szCs w:val="18"/>
          </w:rPr>
          <w:t xml:space="preserve"> certified values</w:t>
        </w:r>
        <w:r w:rsidR="00510F3E">
          <w:rPr>
            <w:rFonts w:ascii="Calibri" w:hAnsi="Calibri" w:cs="Arial"/>
            <w:sz w:val="18"/>
            <w:szCs w:val="18"/>
          </w:rPr>
          <w:fldChar w:fldCharType="end"/>
        </w:r>
      </w:ins>
      <w:r w:rsidR="002A5A16" w:rsidRPr="00AC5B7C">
        <w:rPr>
          <w:rFonts w:ascii="Calibri" w:hAnsi="Calibri" w:cs="Arial"/>
          <w:sz w:val="18"/>
          <w:szCs w:val="18"/>
        </w:rPr>
        <w:t>, (b) the default value from Table 110.6-A or Equation NA6-1, or (c) the weighted average U-factor calculated on form CF1R-ENV-02</w:t>
      </w:r>
      <w:r w:rsidR="00C62B4A" w:rsidRPr="00AC5B7C">
        <w:rPr>
          <w:rFonts w:ascii="Calibri" w:hAnsi="Calibri" w:cs="Arial"/>
          <w:sz w:val="18"/>
          <w:szCs w:val="18"/>
        </w:rPr>
        <w:t>-E</w:t>
      </w:r>
      <w:r w:rsidR="002A5A16" w:rsidRPr="00AC5B7C">
        <w:rPr>
          <w:rFonts w:ascii="Calibri" w:hAnsi="Calibri" w:cs="Arial"/>
          <w:sz w:val="18"/>
          <w:szCs w:val="18"/>
        </w:rPr>
        <w:t>.</w:t>
      </w:r>
    </w:p>
    <w:p w14:paraId="4634AB34" w14:textId="77777777" w:rsidR="002A5A16" w:rsidRPr="00AC5B7C" w:rsidRDefault="002A5A16" w:rsidP="002A5A16">
      <w:pPr>
        <w:pStyle w:val="ListParagraph"/>
        <w:contextualSpacing/>
        <w:rPr>
          <w:rFonts w:ascii="Calibri" w:hAnsi="Calibri" w:cs="Arial"/>
          <w:sz w:val="18"/>
          <w:szCs w:val="18"/>
        </w:rPr>
      </w:pPr>
    </w:p>
    <w:p w14:paraId="6D98B770" w14:textId="4DF3FA34" w:rsidR="002A5A16" w:rsidRPr="00AC5B7C" w:rsidRDefault="002A5A16" w:rsidP="002A5A16">
      <w:pPr>
        <w:pStyle w:val="ListParagraph"/>
        <w:contextualSpacing/>
        <w:rPr>
          <w:rFonts w:ascii="Calibri" w:hAnsi="Calibri" w:cs="Arial"/>
          <w:sz w:val="18"/>
          <w:szCs w:val="18"/>
        </w:rPr>
      </w:pPr>
      <w:r w:rsidRPr="00AC5B7C">
        <w:rPr>
          <w:rFonts w:ascii="Calibri" w:hAnsi="Calibri" w:cs="Arial"/>
          <w:sz w:val="18"/>
          <w:szCs w:val="18"/>
        </w:rPr>
        <w:t xml:space="preserve">For the exceptions, up to 3 </w:t>
      </w:r>
      <w:ins w:id="756" w:author="Shewmaker, Michael@Energy" w:date="2021-12-27T16:34:00Z">
        <w:r w:rsidR="00510F3E">
          <w:rPr>
            <w:rFonts w:ascii="Calibri" w:hAnsi="Calibri" w:cs="Arial"/>
            <w:sz w:val="18"/>
            <w:szCs w:val="18"/>
          </w:rPr>
          <w:t>square feet (</w:t>
        </w:r>
      </w:ins>
      <w:r w:rsidRPr="00AC5B7C">
        <w:rPr>
          <w:rFonts w:ascii="Calibri" w:hAnsi="Calibri" w:cs="Arial"/>
          <w:sz w:val="18"/>
          <w:szCs w:val="18"/>
        </w:rPr>
        <w:t>ft</w:t>
      </w:r>
      <w:r w:rsidRPr="00AC5B7C">
        <w:rPr>
          <w:rFonts w:ascii="Calibri" w:hAnsi="Calibri" w:cs="Arial"/>
          <w:sz w:val="18"/>
          <w:szCs w:val="18"/>
          <w:vertAlign w:val="superscript"/>
        </w:rPr>
        <w:t>2</w:t>
      </w:r>
      <w:ins w:id="757" w:author="Shewmaker, Michael@Energy" w:date="2021-12-27T16:34:00Z">
        <w:r w:rsidR="00510F3E">
          <w:rPr>
            <w:rFonts w:ascii="Calibri" w:hAnsi="Calibri" w:cs="Arial"/>
            <w:sz w:val="18"/>
            <w:szCs w:val="18"/>
          </w:rPr>
          <w:t>)</w:t>
        </w:r>
      </w:ins>
      <w:r w:rsidRPr="00AC5B7C">
        <w:rPr>
          <w:rFonts w:ascii="Calibri" w:hAnsi="Calibri" w:cs="Arial"/>
          <w:sz w:val="18"/>
          <w:szCs w:val="18"/>
        </w:rPr>
        <w:t xml:space="preserve"> of tubular skylights and up to 3 ft</w:t>
      </w:r>
      <w:r w:rsidRPr="00AC5B7C">
        <w:rPr>
          <w:rFonts w:ascii="Calibri" w:hAnsi="Calibri" w:cs="Arial"/>
          <w:sz w:val="18"/>
          <w:szCs w:val="18"/>
          <w:vertAlign w:val="superscript"/>
        </w:rPr>
        <w:t>2</w:t>
      </w:r>
      <w:r w:rsidRPr="00AC5B7C">
        <w:rPr>
          <w:rFonts w:ascii="Calibri" w:hAnsi="Calibri" w:cs="Arial"/>
          <w:sz w:val="18"/>
          <w:szCs w:val="18"/>
        </w:rPr>
        <w:t xml:space="preserve"> of glazing in a door enter N/A, and for up to 16 ft</w:t>
      </w:r>
      <w:r w:rsidRPr="00AC5B7C">
        <w:rPr>
          <w:rFonts w:ascii="Calibri" w:hAnsi="Calibri" w:cs="Arial"/>
          <w:sz w:val="18"/>
          <w:szCs w:val="18"/>
          <w:vertAlign w:val="superscript"/>
        </w:rPr>
        <w:t>2</w:t>
      </w:r>
      <w:r w:rsidRPr="00AC5B7C">
        <w:rPr>
          <w:rFonts w:ascii="Calibri" w:hAnsi="Calibri" w:cs="Arial"/>
          <w:sz w:val="18"/>
          <w:szCs w:val="18"/>
        </w:rPr>
        <w:t xml:space="preserve"> of skylight, enter 0.55. If any products (other than the exceptions) have a higher U-factor than 0.3</w:t>
      </w:r>
      <w:ins w:id="758" w:author="Shewmaker, Michael@Energy" w:date="2021-12-27T16:34:00Z">
        <w:r w:rsidR="00510F3E">
          <w:rPr>
            <w:rFonts w:ascii="Calibri" w:hAnsi="Calibri" w:cs="Arial"/>
            <w:sz w:val="18"/>
            <w:szCs w:val="18"/>
          </w:rPr>
          <w:t>0</w:t>
        </w:r>
      </w:ins>
      <w:del w:id="759" w:author="Shewmaker, Michael@Energy" w:date="2021-12-27T16:34:00Z">
        <w:r w:rsidRPr="00AC5B7C" w:rsidDel="00510F3E">
          <w:rPr>
            <w:rFonts w:ascii="Calibri" w:hAnsi="Calibri" w:cs="Arial"/>
            <w:sz w:val="18"/>
            <w:szCs w:val="18"/>
          </w:rPr>
          <w:delText>2</w:delText>
        </w:r>
      </w:del>
      <w:r w:rsidRPr="00AC5B7C">
        <w:rPr>
          <w:rFonts w:ascii="Calibri" w:hAnsi="Calibri" w:cs="Arial"/>
          <w:sz w:val="18"/>
          <w:szCs w:val="18"/>
        </w:rPr>
        <w:t>, first complete a form CF1R-ENV-02 to calculate the area-weighted average U-factor and attach it to this CF1R.</w:t>
      </w:r>
    </w:p>
    <w:p w14:paraId="16C243D1" w14:textId="77777777" w:rsidR="002A5A16" w:rsidRPr="00AC5B7C" w:rsidRDefault="002A5A16" w:rsidP="002A5A16">
      <w:pPr>
        <w:pStyle w:val="ListParagraph"/>
        <w:contextualSpacing/>
        <w:rPr>
          <w:rFonts w:ascii="Calibri" w:hAnsi="Calibri" w:cs="Arial"/>
          <w:sz w:val="18"/>
          <w:szCs w:val="18"/>
        </w:rPr>
      </w:pPr>
    </w:p>
    <w:p w14:paraId="35B073A1" w14:textId="68AAC2BC" w:rsidR="002A5A16" w:rsidRPr="00AC5B7C" w:rsidRDefault="002A5A16" w:rsidP="002A5A16">
      <w:pPr>
        <w:tabs>
          <w:tab w:val="left" w:pos="1800"/>
        </w:tabs>
        <w:ind w:left="1800" w:hanging="720"/>
        <w:rPr>
          <w:rFonts w:ascii="Calibri" w:hAnsi="Calibri" w:cs="Arial"/>
          <w:sz w:val="18"/>
          <w:szCs w:val="18"/>
        </w:rPr>
      </w:pPr>
      <w:r w:rsidRPr="00AC5B7C">
        <w:rPr>
          <w:rFonts w:ascii="Calibri" w:hAnsi="Calibri" w:cs="Arial"/>
          <w:sz w:val="18"/>
          <w:szCs w:val="18"/>
        </w:rPr>
        <w:t xml:space="preserve">NOTE: </w:t>
      </w:r>
      <w:r w:rsidRPr="00AC5B7C">
        <w:rPr>
          <w:rFonts w:ascii="Calibri" w:hAnsi="Calibri" w:cs="Arial"/>
          <w:sz w:val="18"/>
          <w:szCs w:val="18"/>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w:t>
      </w:r>
      <w:ins w:id="760" w:author="Shewmaker, Michael@Energy" w:date="2021-12-27T16:34:00Z">
        <w:r w:rsidR="00510F3E">
          <w:rPr>
            <w:rFonts w:ascii="Calibri" w:hAnsi="Calibri" w:cs="Arial"/>
            <w:sz w:val="18"/>
            <w:szCs w:val="18"/>
          </w:rPr>
          <w:t>solar heat gain coefficient (</w:t>
        </w:r>
      </w:ins>
      <w:r w:rsidRPr="00AC5B7C">
        <w:rPr>
          <w:rFonts w:ascii="Calibri" w:hAnsi="Calibri" w:cs="Arial"/>
          <w:sz w:val="18"/>
          <w:szCs w:val="18"/>
        </w:rPr>
        <w:t>SHGC</w:t>
      </w:r>
      <w:ins w:id="761" w:author="Shewmaker, Michael@Energy" w:date="2021-12-27T16:34:00Z">
        <w:r w:rsidR="00510F3E">
          <w:rPr>
            <w:rFonts w:ascii="Calibri" w:hAnsi="Calibri" w:cs="Arial"/>
            <w:sz w:val="18"/>
            <w:szCs w:val="18"/>
          </w:rPr>
          <w:t>)</w:t>
        </w:r>
      </w:ins>
      <w:r w:rsidRPr="00AC5B7C">
        <w:rPr>
          <w:rFonts w:ascii="Calibri" w:hAnsi="Calibri" w:cs="Arial"/>
          <w:sz w:val="18"/>
          <w:szCs w:val="18"/>
        </w:rPr>
        <w:t xml:space="preserve"> in Columns </w:t>
      </w:r>
      <w:r w:rsidR="00D24BF2" w:rsidRPr="00AC5B7C">
        <w:rPr>
          <w:rFonts w:ascii="Calibri" w:hAnsi="Calibri" w:cs="Arial"/>
          <w:sz w:val="18"/>
          <w:szCs w:val="18"/>
        </w:rPr>
        <w:t>9</w:t>
      </w:r>
      <w:r w:rsidRPr="00AC5B7C">
        <w:rPr>
          <w:rFonts w:ascii="Calibri" w:hAnsi="Calibri" w:cs="Arial"/>
          <w:sz w:val="18"/>
          <w:szCs w:val="18"/>
        </w:rPr>
        <w:t xml:space="preserve"> and 11. </w:t>
      </w:r>
    </w:p>
    <w:p w14:paraId="4D50C500" w14:textId="77777777" w:rsidR="002A5A16" w:rsidRPr="00AC5B7C" w:rsidRDefault="002A5A16" w:rsidP="002A5A16">
      <w:pPr>
        <w:tabs>
          <w:tab w:val="left" w:pos="1800"/>
        </w:tabs>
        <w:ind w:left="1800" w:hanging="720"/>
        <w:rPr>
          <w:rFonts w:ascii="Calibri" w:hAnsi="Calibri" w:cs="Arial"/>
          <w:sz w:val="18"/>
          <w:szCs w:val="18"/>
        </w:rPr>
      </w:pPr>
    </w:p>
    <w:p w14:paraId="2EA25EDA" w14:textId="7C7AFC3D" w:rsidR="002A5A16" w:rsidRPr="00AC5B7C" w:rsidRDefault="009A02F7" w:rsidP="002A5A16">
      <w:pPr>
        <w:pStyle w:val="ListParagraph"/>
        <w:numPr>
          <w:ilvl w:val="0"/>
          <w:numId w:val="12"/>
        </w:numPr>
        <w:contextualSpacing/>
        <w:rPr>
          <w:rFonts w:ascii="Calibri" w:hAnsi="Calibri" w:cs="Arial"/>
          <w:sz w:val="18"/>
          <w:szCs w:val="18"/>
        </w:rPr>
      </w:pPr>
      <w:r>
        <w:rPr>
          <w:rFonts w:ascii="Calibri" w:hAnsi="Calibri" w:cs="Arial"/>
          <w:sz w:val="18"/>
          <w:szCs w:val="18"/>
        </w:rPr>
        <w:t xml:space="preserve">Proposed U-factor </w:t>
      </w:r>
      <w:r w:rsidR="002A5A16" w:rsidRPr="00AC5B7C">
        <w:rPr>
          <w:rFonts w:ascii="Calibri" w:hAnsi="Calibri" w:cs="Arial"/>
          <w:sz w:val="18"/>
          <w:szCs w:val="18"/>
        </w:rPr>
        <w:t xml:space="preserve">Source: </w:t>
      </w:r>
      <w:ins w:id="762" w:author="Shewmaker, Michael@Energy" w:date="2021-12-27T16:34:00Z">
        <w:r w:rsidR="00510F3E">
          <w:rPr>
            <w:rFonts w:ascii="Calibri" w:hAnsi="Calibri" w:cs="Arial"/>
            <w:sz w:val="18"/>
            <w:szCs w:val="18"/>
          </w:rPr>
          <w:t>National Fenestr</w:t>
        </w:r>
      </w:ins>
      <w:ins w:id="763" w:author="Shewmaker, Michael@Energy" w:date="2021-12-27T16:35:00Z">
        <w:r w:rsidR="00510F3E">
          <w:rPr>
            <w:rFonts w:ascii="Calibri" w:hAnsi="Calibri" w:cs="Arial"/>
            <w:sz w:val="18"/>
            <w:szCs w:val="18"/>
          </w:rPr>
          <w:t>ation Rating Council (</w:t>
        </w:r>
      </w:ins>
      <w:r w:rsidR="00802C50" w:rsidRPr="003479EF">
        <w:rPr>
          <w:rFonts w:ascii="Calibri" w:hAnsi="Calibri" w:cs="Arial"/>
          <w:sz w:val="18"/>
          <w:szCs w:val="18"/>
        </w:rPr>
        <w:t>NFRC</w:t>
      </w:r>
      <w:ins w:id="764" w:author="Shewmaker, Michael@Energy" w:date="2021-12-27T16:35:00Z">
        <w:r w:rsidR="00510F3E">
          <w:rPr>
            <w:rFonts w:ascii="Calibri" w:hAnsi="Calibri" w:cs="Arial"/>
            <w:sz w:val="18"/>
            <w:szCs w:val="18"/>
          </w:rPr>
          <w:t>)</w:t>
        </w:r>
      </w:ins>
      <w:r w:rsidR="00802C50" w:rsidRPr="003479EF">
        <w:rPr>
          <w:rFonts w:ascii="Calibri" w:hAnsi="Calibri" w:cs="Arial"/>
          <w:sz w:val="18"/>
          <w:szCs w:val="18"/>
        </w:rPr>
        <w:t>, Table 110.6-A, Equations NA6-1, or Area-Weighted Average Worksheet (ENV-02). The source of the U-factor data for the fenestration product.</w:t>
      </w:r>
    </w:p>
    <w:p w14:paraId="261DA079" w14:textId="02194600" w:rsidR="002A5A16" w:rsidRPr="00AC5B7C" w:rsidRDefault="009A02F7" w:rsidP="002A5A16">
      <w:pPr>
        <w:pStyle w:val="ListParagraph"/>
        <w:numPr>
          <w:ilvl w:val="0"/>
          <w:numId w:val="12"/>
        </w:numPr>
        <w:contextualSpacing/>
        <w:rPr>
          <w:rFonts w:ascii="Calibri" w:hAnsi="Calibri" w:cs="Arial"/>
          <w:sz w:val="18"/>
          <w:szCs w:val="18"/>
        </w:rPr>
      </w:pPr>
      <w:r>
        <w:rPr>
          <w:rFonts w:ascii="Calibri" w:hAnsi="Calibri" w:cs="Arial"/>
          <w:sz w:val="18"/>
          <w:szCs w:val="18"/>
        </w:rPr>
        <w:t xml:space="preserve">Proposed </w:t>
      </w:r>
      <w:r w:rsidR="002A5A16" w:rsidRPr="00AC5B7C">
        <w:rPr>
          <w:rFonts w:ascii="Calibri" w:hAnsi="Calibri" w:cs="Arial"/>
          <w:sz w:val="18"/>
          <w:szCs w:val="18"/>
        </w:rPr>
        <w:t>SHGC: In climate zones 2, 4, 6-1</w:t>
      </w:r>
      <w:r>
        <w:rPr>
          <w:rFonts w:ascii="Calibri" w:hAnsi="Calibri" w:cs="Arial"/>
          <w:sz w:val="18"/>
          <w:szCs w:val="18"/>
        </w:rPr>
        <w:t>5</w:t>
      </w:r>
      <w:r w:rsidR="002A5A16" w:rsidRPr="00AC5B7C">
        <w:rPr>
          <w:rFonts w:ascii="Calibri" w:hAnsi="Calibri" w:cs="Arial"/>
          <w:sz w:val="18"/>
          <w:szCs w:val="18"/>
        </w:rPr>
        <w:t xml:space="preserve"> enter the </w:t>
      </w:r>
      <w:ins w:id="765" w:author="Shewmaker, Michael@Energy" w:date="2021-12-27T16:35:00Z">
        <w:r w:rsidR="00510F3E">
          <w:rPr>
            <w:rFonts w:ascii="Calibri" w:hAnsi="Calibri" w:cs="Arial"/>
            <w:sz w:val="18"/>
            <w:szCs w:val="18"/>
          </w:rPr>
          <w:t>solar heat gain coefficient (</w:t>
        </w:r>
      </w:ins>
      <w:r w:rsidR="002A5A16" w:rsidRPr="00AC5B7C">
        <w:rPr>
          <w:rFonts w:ascii="Calibri" w:hAnsi="Calibri" w:cs="Arial"/>
          <w:sz w:val="18"/>
          <w:szCs w:val="18"/>
        </w:rPr>
        <w:t>SHGC</w:t>
      </w:r>
      <w:ins w:id="766" w:author="Shewmaker, Michael@Energy" w:date="2021-12-27T16:35:00Z">
        <w:r w:rsidR="00510F3E">
          <w:rPr>
            <w:rFonts w:ascii="Calibri" w:hAnsi="Calibri" w:cs="Arial"/>
            <w:sz w:val="18"/>
            <w:szCs w:val="18"/>
          </w:rPr>
          <w:t>)</w:t>
        </w:r>
      </w:ins>
      <w:r w:rsidR="002A5A16" w:rsidRPr="00AC5B7C">
        <w:rPr>
          <w:rFonts w:ascii="Calibri" w:hAnsi="Calibri" w:cs="Arial"/>
          <w:sz w:val="18"/>
          <w:szCs w:val="18"/>
        </w:rPr>
        <w:t xml:space="preserve"> from (a) </w:t>
      </w:r>
      <w:del w:id="767" w:author="Shewmaker, Michael@Energy" w:date="2021-12-27T16:35:00Z">
        <w:r w:rsidR="002A5A16" w:rsidRPr="00AC5B7C" w:rsidDel="00510F3E">
          <w:rPr>
            <w:rFonts w:ascii="Calibri" w:hAnsi="Calibri" w:cs="Arial"/>
            <w:sz w:val="18"/>
            <w:szCs w:val="18"/>
          </w:rPr>
          <w:delText>NFRC-rated certification information</w:delText>
        </w:r>
      </w:del>
      <w:ins w:id="768" w:author="Shewmaker, Michael@Energy" w:date="2021-12-27T16:35:00Z">
        <w:r w:rsidR="00510F3E">
          <w:rPr>
            <w:rFonts w:ascii="Calibri" w:hAnsi="Calibri" w:cs="Arial"/>
            <w:sz w:val="18"/>
            <w:szCs w:val="18"/>
          </w:rPr>
          <w:t>National Fenestration Rating Council (NFRC)</w:t>
        </w:r>
      </w:ins>
      <w:r w:rsidR="002A5A16" w:rsidRPr="00AC5B7C">
        <w:rPr>
          <w:rFonts w:ascii="Calibri" w:hAnsi="Calibri" w:cs="Arial"/>
          <w:sz w:val="18"/>
          <w:szCs w:val="18"/>
        </w:rPr>
        <w:t>, or (b) default value from Table 110.6-B or Equation NA6-2, or (c) the weighted average SHGC calculated on form CF1R-ENV-02.</w:t>
      </w:r>
    </w:p>
    <w:p w14:paraId="59A1FC2D" w14:textId="77777777" w:rsidR="002A5A16" w:rsidRPr="00AC5B7C" w:rsidRDefault="002A5A16" w:rsidP="002A5A16">
      <w:pPr>
        <w:ind w:left="720"/>
        <w:contextualSpacing/>
        <w:rPr>
          <w:rFonts w:ascii="Calibri" w:hAnsi="Calibri" w:cs="Arial"/>
          <w:sz w:val="18"/>
          <w:szCs w:val="18"/>
        </w:rPr>
      </w:pPr>
    </w:p>
    <w:p w14:paraId="3654295C" w14:textId="0018C0F2" w:rsidR="002A5A16" w:rsidRPr="00AC5B7C" w:rsidRDefault="002A5A16" w:rsidP="002A5A16">
      <w:pPr>
        <w:ind w:left="720"/>
        <w:contextualSpacing/>
        <w:rPr>
          <w:rFonts w:ascii="Calibri" w:hAnsi="Calibri" w:cs="Arial"/>
          <w:sz w:val="18"/>
          <w:szCs w:val="18"/>
        </w:rPr>
      </w:pPr>
      <w:r w:rsidRPr="00AC5B7C">
        <w:rPr>
          <w:rFonts w:ascii="Calibri" w:hAnsi="Calibri" w:cs="Arial"/>
          <w:sz w:val="18"/>
          <w:szCs w:val="18"/>
        </w:rPr>
        <w:t>For the exceptions – up to 3</w:t>
      </w:r>
      <w:ins w:id="769" w:author="Shewmaker, Michael@Energy" w:date="2021-12-27T16:35:00Z">
        <w:r w:rsidR="000A1EF0">
          <w:rPr>
            <w:rFonts w:ascii="Calibri" w:hAnsi="Calibri" w:cs="Arial"/>
            <w:sz w:val="18"/>
            <w:szCs w:val="18"/>
          </w:rPr>
          <w:t xml:space="preserve"> square feet (</w:t>
        </w:r>
      </w:ins>
      <w:r w:rsidRPr="00AC5B7C">
        <w:rPr>
          <w:rFonts w:ascii="Calibri" w:hAnsi="Calibri" w:cs="Arial"/>
          <w:sz w:val="18"/>
          <w:szCs w:val="18"/>
        </w:rPr>
        <w:t>ft</w:t>
      </w:r>
      <w:r w:rsidRPr="00AC5B7C">
        <w:rPr>
          <w:rFonts w:ascii="Calibri" w:hAnsi="Calibri" w:cs="Arial"/>
          <w:sz w:val="18"/>
          <w:szCs w:val="18"/>
          <w:vertAlign w:val="superscript"/>
        </w:rPr>
        <w:t>2</w:t>
      </w:r>
      <w:ins w:id="770" w:author="Shewmaker, Michael@Energy" w:date="2021-12-27T16:35:00Z">
        <w:r w:rsidR="000A1EF0">
          <w:rPr>
            <w:rFonts w:ascii="Calibri" w:hAnsi="Calibri" w:cs="Arial"/>
            <w:sz w:val="18"/>
            <w:szCs w:val="18"/>
          </w:rPr>
          <w:t>)</w:t>
        </w:r>
      </w:ins>
      <w:r w:rsidRPr="00AC5B7C">
        <w:rPr>
          <w:rFonts w:ascii="Calibri" w:hAnsi="Calibri" w:cs="Arial"/>
          <w:sz w:val="18"/>
          <w:szCs w:val="18"/>
        </w:rPr>
        <w:t xml:space="preserve"> of tubular skylights and up to 3ft</w:t>
      </w:r>
      <w:r w:rsidRPr="00AC5B7C">
        <w:rPr>
          <w:rFonts w:ascii="Calibri" w:hAnsi="Calibri" w:cs="Arial"/>
          <w:sz w:val="18"/>
          <w:szCs w:val="18"/>
          <w:vertAlign w:val="superscript"/>
        </w:rPr>
        <w:t>2</w:t>
      </w:r>
      <w:r w:rsidRPr="00AC5B7C">
        <w:rPr>
          <w:rFonts w:ascii="Calibri" w:hAnsi="Calibri" w:cs="Arial"/>
          <w:sz w:val="18"/>
          <w:szCs w:val="18"/>
        </w:rPr>
        <w:t xml:space="preserve"> of glazing in a door, enter N/A; up to 16ft</w:t>
      </w:r>
      <w:r w:rsidRPr="00AC5B7C">
        <w:rPr>
          <w:rFonts w:ascii="Calibri" w:hAnsi="Calibri" w:cs="Arial"/>
          <w:sz w:val="18"/>
          <w:szCs w:val="18"/>
          <w:vertAlign w:val="superscript"/>
        </w:rPr>
        <w:t>2</w:t>
      </w:r>
      <w:r w:rsidRPr="00AC5B7C">
        <w:rPr>
          <w:rFonts w:ascii="Calibri" w:hAnsi="Calibri" w:cs="Arial"/>
          <w:sz w:val="18"/>
          <w:szCs w:val="18"/>
        </w:rPr>
        <w:t xml:space="preserve"> of skylight, enter 0.30. If any products (other than the exceptions) have a higher SHGC than required by</w:t>
      </w:r>
      <w:r w:rsidR="009A02F7">
        <w:rPr>
          <w:rFonts w:ascii="Calibri" w:hAnsi="Calibri" w:cs="Arial"/>
          <w:sz w:val="18"/>
          <w:szCs w:val="18"/>
        </w:rPr>
        <w:t xml:space="preserve"> Table 150.1-A</w:t>
      </w:r>
      <w:del w:id="771" w:author="Shewmaker, Michael@Energy" w:date="2021-12-27T16:36:00Z">
        <w:r w:rsidR="009A02F7" w:rsidDel="000A1EF0">
          <w:rPr>
            <w:rFonts w:ascii="Calibri" w:hAnsi="Calibri" w:cs="Arial"/>
            <w:sz w:val="18"/>
            <w:szCs w:val="18"/>
          </w:rPr>
          <w:delText xml:space="preserve"> or Table 1501.-B</w:delText>
        </w:r>
      </w:del>
      <w:r w:rsidRPr="00AC5B7C">
        <w:rPr>
          <w:rFonts w:ascii="Calibri" w:hAnsi="Calibri" w:cs="Arial"/>
          <w:sz w:val="18"/>
          <w:szCs w:val="18"/>
        </w:rPr>
        <w:t>, first complete a form CF1R-ENV-02 to calculate the area-weighted average SHGC and attach it to this CF1R.</w:t>
      </w:r>
    </w:p>
    <w:p w14:paraId="55C36E2F" w14:textId="77777777" w:rsidR="002A5A16" w:rsidRPr="00AC5B7C" w:rsidRDefault="002A5A16" w:rsidP="002A5A16">
      <w:pPr>
        <w:contextualSpacing/>
        <w:rPr>
          <w:rFonts w:ascii="Calibri" w:hAnsi="Calibri" w:cs="Arial"/>
          <w:sz w:val="18"/>
          <w:szCs w:val="18"/>
        </w:rPr>
      </w:pPr>
    </w:p>
    <w:p w14:paraId="4566F104" w14:textId="58076DC4" w:rsidR="002A5A16" w:rsidRPr="00AC5B7C" w:rsidRDefault="009A02F7" w:rsidP="002A5A16">
      <w:pPr>
        <w:pStyle w:val="ListParagraph"/>
        <w:numPr>
          <w:ilvl w:val="0"/>
          <w:numId w:val="12"/>
        </w:numPr>
        <w:contextualSpacing/>
        <w:rPr>
          <w:rFonts w:ascii="Calibri" w:hAnsi="Calibri" w:cs="Arial"/>
          <w:sz w:val="18"/>
          <w:szCs w:val="18"/>
        </w:rPr>
      </w:pPr>
      <w:r>
        <w:rPr>
          <w:rFonts w:ascii="Calibri" w:hAnsi="Calibri" w:cs="Arial"/>
          <w:sz w:val="18"/>
          <w:szCs w:val="18"/>
        </w:rPr>
        <w:t xml:space="preserve">Proposed SHGC </w:t>
      </w:r>
      <w:r w:rsidR="002A5A16" w:rsidRPr="00AC5B7C">
        <w:rPr>
          <w:rFonts w:ascii="Calibri" w:hAnsi="Calibri" w:cs="Arial"/>
          <w:sz w:val="18"/>
          <w:szCs w:val="18"/>
        </w:rPr>
        <w:t xml:space="preserve">Source: </w:t>
      </w:r>
      <w:ins w:id="772" w:author="Shewmaker, Michael@Energy" w:date="2021-12-27T16:36:00Z">
        <w:r w:rsidR="000A1EF0">
          <w:rPr>
            <w:rFonts w:ascii="Calibri" w:hAnsi="Calibri" w:cs="Arial"/>
            <w:sz w:val="18"/>
            <w:szCs w:val="18"/>
          </w:rPr>
          <w:t>National Fenestration Rating Council (</w:t>
        </w:r>
      </w:ins>
      <w:r w:rsidR="00802C50" w:rsidRPr="003479EF">
        <w:rPr>
          <w:rFonts w:ascii="Calibri" w:hAnsi="Calibri" w:cs="Arial"/>
          <w:sz w:val="18"/>
          <w:szCs w:val="18"/>
        </w:rPr>
        <w:t>NFRC</w:t>
      </w:r>
      <w:ins w:id="773" w:author="Shewmaker, Michael@Energy" w:date="2021-12-27T16:36:00Z">
        <w:r w:rsidR="000A1EF0">
          <w:rPr>
            <w:rFonts w:ascii="Calibri" w:hAnsi="Calibri" w:cs="Arial"/>
            <w:sz w:val="18"/>
            <w:szCs w:val="18"/>
          </w:rPr>
          <w:t>)</w:t>
        </w:r>
      </w:ins>
      <w:r w:rsidR="00802C50" w:rsidRPr="003479EF">
        <w:rPr>
          <w:rFonts w:ascii="Calibri" w:hAnsi="Calibri" w:cs="Arial"/>
          <w:sz w:val="18"/>
          <w:szCs w:val="18"/>
        </w:rPr>
        <w:t>, Table 110.6-A, Equations NA6-1, or Area-Weighted Average Worksheet (ENV-02). The source of the U-factor data for the fenestration product.</w:t>
      </w:r>
    </w:p>
    <w:p w14:paraId="19390E88" w14:textId="77777777" w:rsidR="002A5A16" w:rsidRPr="00AC5B7C" w:rsidRDefault="002A5A16" w:rsidP="002A5A16">
      <w:pPr>
        <w:pStyle w:val="ListParagraph"/>
        <w:numPr>
          <w:ilvl w:val="0"/>
          <w:numId w:val="12"/>
        </w:numPr>
        <w:contextualSpacing/>
        <w:rPr>
          <w:rFonts w:ascii="Calibri" w:hAnsi="Calibri" w:cs="Arial"/>
          <w:sz w:val="18"/>
          <w:szCs w:val="18"/>
        </w:rPr>
      </w:pPr>
      <w:r w:rsidRPr="00AC5B7C">
        <w:rPr>
          <w:rFonts w:ascii="Calibri" w:hAnsi="Calibri" w:cs="Arial"/>
          <w:sz w:val="18"/>
          <w:szCs w:val="18"/>
        </w:rPr>
        <w:t>Exterior Shading Device: If exterior shading devices are used to meet the SHGC requirement, indicate the type of device (from Table S-1 of CF1R-ENV-03 Solar Heat Gain Coefficient Worksheet) and attach an ENV-03.</w:t>
      </w:r>
    </w:p>
    <w:p w14:paraId="3CEF3659" w14:textId="77777777" w:rsidR="002A5A16" w:rsidRPr="00AC5B7C" w:rsidRDefault="002A5A16" w:rsidP="002A5A16">
      <w:pPr>
        <w:tabs>
          <w:tab w:val="left" w:pos="1800"/>
        </w:tabs>
        <w:ind w:left="1800" w:hanging="720"/>
        <w:rPr>
          <w:rFonts w:ascii="Calibri" w:hAnsi="Calibri" w:cs="Arial"/>
          <w:sz w:val="18"/>
          <w:szCs w:val="18"/>
        </w:rPr>
      </w:pPr>
    </w:p>
    <w:p w14:paraId="4004BDFD" w14:textId="77777777" w:rsidR="002A5A16" w:rsidRPr="00AC5B7C" w:rsidRDefault="002A5A16" w:rsidP="002A5A16">
      <w:pPr>
        <w:tabs>
          <w:tab w:val="left" w:pos="1800"/>
        </w:tabs>
        <w:ind w:left="1800" w:hanging="720"/>
        <w:rPr>
          <w:rFonts w:ascii="Calibri" w:hAnsi="Calibri" w:cs="Arial"/>
          <w:sz w:val="18"/>
          <w:szCs w:val="18"/>
        </w:rPr>
      </w:pPr>
      <w:r w:rsidRPr="00AC5B7C">
        <w:rPr>
          <w:rFonts w:ascii="Calibri" w:hAnsi="Calibri" w:cs="Arial"/>
          <w:sz w:val="18"/>
          <w:szCs w:val="18"/>
        </w:rPr>
        <w:t xml:space="preserve">NOTES: </w:t>
      </w:r>
      <w:r w:rsidRPr="00AC5B7C">
        <w:rPr>
          <w:rFonts w:ascii="Calibri" w:hAnsi="Calibri" w:cs="Arial"/>
          <w:sz w:val="18"/>
          <w:szCs w:val="18"/>
        </w:rPr>
        <w:tab/>
      </w:r>
    </w:p>
    <w:p w14:paraId="10F95B98" w14:textId="58F876FD" w:rsidR="002A5A16" w:rsidRPr="00AC5B7C" w:rsidRDefault="002A5A16" w:rsidP="002A5A16">
      <w:pPr>
        <w:pStyle w:val="ListParagraph"/>
        <w:numPr>
          <w:ilvl w:val="2"/>
          <w:numId w:val="36"/>
        </w:numPr>
        <w:tabs>
          <w:tab w:val="left" w:pos="1800"/>
          <w:tab w:val="left" w:pos="1920"/>
        </w:tabs>
        <w:contextualSpacing/>
        <w:rPr>
          <w:rFonts w:ascii="Calibri" w:hAnsi="Calibri" w:cs="Arial"/>
          <w:sz w:val="18"/>
          <w:szCs w:val="18"/>
        </w:rPr>
      </w:pPr>
      <w:r w:rsidRPr="00AC5B7C">
        <w:rPr>
          <w:rFonts w:ascii="Calibri" w:hAnsi="Calibri" w:cs="Arial"/>
          <w:sz w:val="18"/>
          <w:szCs w:val="18"/>
        </w:rPr>
        <w:t>An exterior shading device is not used for products with an NFRC rated U-factor and SHGC</w:t>
      </w:r>
      <w:r w:rsidR="009A02F7">
        <w:rPr>
          <w:rFonts w:ascii="Calibri" w:hAnsi="Calibri" w:cs="Arial"/>
          <w:sz w:val="18"/>
          <w:szCs w:val="18"/>
        </w:rPr>
        <w:t>;</w:t>
      </w:r>
      <w:r w:rsidRPr="00AC5B7C">
        <w:rPr>
          <w:rFonts w:ascii="Calibri" w:hAnsi="Calibri" w:cs="Arial"/>
          <w:sz w:val="18"/>
          <w:szCs w:val="18"/>
        </w:rPr>
        <w:t xml:space="preserve"> based on a factory integrated shading device.</w:t>
      </w:r>
    </w:p>
    <w:p w14:paraId="493B910A" w14:textId="29B27972" w:rsidR="002A5A16" w:rsidRPr="00AC5B7C" w:rsidRDefault="002A5A16" w:rsidP="002A5A16">
      <w:pPr>
        <w:pStyle w:val="ListParagraph"/>
        <w:numPr>
          <w:ilvl w:val="2"/>
          <w:numId w:val="36"/>
        </w:numPr>
        <w:tabs>
          <w:tab w:val="left" w:pos="1800"/>
          <w:tab w:val="left" w:pos="1920"/>
        </w:tabs>
        <w:contextualSpacing/>
        <w:rPr>
          <w:rFonts w:ascii="Calibri" w:hAnsi="Calibri" w:cs="Arial"/>
          <w:sz w:val="18"/>
          <w:szCs w:val="18"/>
        </w:rPr>
      </w:pPr>
      <w:r w:rsidRPr="00AC5B7C">
        <w:rPr>
          <w:rFonts w:ascii="Calibri" w:hAnsi="Calibri" w:cs="Arial"/>
          <w:sz w:val="18"/>
          <w:szCs w:val="18"/>
        </w:rPr>
        <w:t xml:space="preserve">If using an overhang for south-facing glazing, the glazing must be fully shaded at solar noon on August 21 and substantially exposed to direct sunlight at solar noon on December 21 (see Residential </w:t>
      </w:r>
      <w:ins w:id="774" w:author="Shewmaker, Michael@Energy" w:date="2021-12-27T16:36:00Z">
        <w:r w:rsidR="008802D4">
          <w:rPr>
            <w:rFonts w:ascii="Calibri" w:hAnsi="Calibri" w:cs="Arial"/>
            <w:sz w:val="18"/>
            <w:szCs w:val="18"/>
          </w:rPr>
          <w:t xml:space="preserve">Compliance </w:t>
        </w:r>
      </w:ins>
      <w:r w:rsidRPr="00AC5B7C">
        <w:rPr>
          <w:rFonts w:ascii="Calibri" w:hAnsi="Calibri" w:cs="Arial"/>
          <w:sz w:val="18"/>
          <w:szCs w:val="18"/>
        </w:rPr>
        <w:t>Manual, Section 3.</w:t>
      </w:r>
      <w:r w:rsidR="009A02F7">
        <w:rPr>
          <w:rFonts w:ascii="Calibri" w:hAnsi="Calibri" w:cs="Arial"/>
          <w:sz w:val="18"/>
          <w:szCs w:val="18"/>
        </w:rPr>
        <w:t>3.6.3</w:t>
      </w:r>
      <w:r w:rsidRPr="00AC5B7C">
        <w:rPr>
          <w:rFonts w:ascii="Calibri" w:hAnsi="Calibri" w:cs="Arial"/>
          <w:sz w:val="18"/>
          <w:szCs w:val="18"/>
        </w:rPr>
        <w:t>).</w:t>
      </w:r>
    </w:p>
    <w:p w14:paraId="0D37F6AA" w14:textId="77777777" w:rsidR="002A5A16" w:rsidRPr="00AC5B7C" w:rsidRDefault="002A5A16" w:rsidP="002A5A16">
      <w:pPr>
        <w:pStyle w:val="ListParagraph"/>
        <w:contextualSpacing/>
        <w:rPr>
          <w:rFonts w:ascii="Calibri" w:hAnsi="Calibri" w:cs="Arial"/>
          <w:sz w:val="18"/>
          <w:szCs w:val="18"/>
        </w:rPr>
      </w:pPr>
    </w:p>
    <w:p w14:paraId="36FE9CEB" w14:textId="62523B13" w:rsidR="002A5A16" w:rsidRPr="00AC5B7C" w:rsidRDefault="002A5A16" w:rsidP="002A5A16">
      <w:pPr>
        <w:pStyle w:val="ListParagraph"/>
        <w:keepNext/>
        <w:numPr>
          <w:ilvl w:val="0"/>
          <w:numId w:val="12"/>
        </w:numPr>
        <w:contextualSpacing/>
        <w:rPr>
          <w:rFonts w:ascii="Calibri" w:hAnsi="Calibri" w:cs="Arial"/>
          <w:sz w:val="18"/>
          <w:szCs w:val="18"/>
        </w:rPr>
      </w:pPr>
      <w:r w:rsidRPr="00AC5B7C">
        <w:rPr>
          <w:rFonts w:ascii="Calibri" w:hAnsi="Calibri" w:cs="Arial"/>
          <w:sz w:val="18"/>
          <w:szCs w:val="18"/>
        </w:rPr>
        <w:t>Combined SHGC from CF1R-ENV-03: If exterior shading devices are combined with the</w:t>
      </w:r>
      <w:ins w:id="775" w:author="Shewmaker, Michael@Energy" w:date="2021-12-27T16:36:00Z">
        <w:r w:rsidR="008802D4">
          <w:rPr>
            <w:rFonts w:ascii="Calibri" w:hAnsi="Calibri" w:cs="Arial"/>
            <w:sz w:val="18"/>
            <w:szCs w:val="18"/>
          </w:rPr>
          <w:t xml:space="preserve"> solar heat gain coefficient</w:t>
        </w:r>
      </w:ins>
      <w:r w:rsidRPr="00AC5B7C">
        <w:rPr>
          <w:rFonts w:ascii="Calibri" w:hAnsi="Calibri" w:cs="Arial"/>
          <w:sz w:val="18"/>
          <w:szCs w:val="18"/>
        </w:rPr>
        <w:t xml:space="preserve"> </w:t>
      </w:r>
      <w:ins w:id="776" w:author="Shewmaker, Michael@Energy" w:date="2021-12-27T16:37:00Z">
        <w:r w:rsidR="008802D4">
          <w:rPr>
            <w:rFonts w:ascii="Calibri" w:hAnsi="Calibri" w:cs="Arial"/>
            <w:sz w:val="18"/>
            <w:szCs w:val="18"/>
          </w:rPr>
          <w:t>(</w:t>
        </w:r>
      </w:ins>
      <w:r w:rsidRPr="00AC5B7C">
        <w:rPr>
          <w:rFonts w:ascii="Calibri" w:hAnsi="Calibri" w:cs="Arial"/>
          <w:sz w:val="18"/>
          <w:szCs w:val="18"/>
        </w:rPr>
        <w:t>SHGC</w:t>
      </w:r>
      <w:ins w:id="777" w:author="Shewmaker, Michael@Energy" w:date="2021-12-27T16:37:00Z">
        <w:r w:rsidR="008802D4">
          <w:rPr>
            <w:rFonts w:ascii="Calibri" w:hAnsi="Calibri" w:cs="Arial"/>
            <w:sz w:val="18"/>
            <w:szCs w:val="18"/>
          </w:rPr>
          <w:t>)</w:t>
        </w:r>
      </w:ins>
      <w:r w:rsidRPr="00AC5B7C">
        <w:rPr>
          <w:rFonts w:ascii="Calibri" w:hAnsi="Calibri" w:cs="Arial"/>
          <w:sz w:val="18"/>
          <w:szCs w:val="18"/>
        </w:rPr>
        <w:t xml:space="preserve"> value of the fenestration to meet the prescriptive SHGC requirements (as indicated by a value in column E. 13), indicate the SHGC calculated on form CF1R-ENV-03 and attach the form for each window with an exterior shading device.</w:t>
      </w:r>
    </w:p>
    <w:p w14:paraId="60D6AFF2" w14:textId="77777777" w:rsidR="002A5A16" w:rsidRPr="00AC5B7C" w:rsidRDefault="002A5A16" w:rsidP="002A5A16">
      <w:pPr>
        <w:rPr>
          <w:rFonts w:ascii="Calibri" w:hAnsi="Calibri" w:cs="Arial"/>
          <w:sz w:val="18"/>
          <w:szCs w:val="18"/>
        </w:rPr>
      </w:pPr>
    </w:p>
    <w:p w14:paraId="2728C92E" w14:textId="77777777" w:rsidR="002A5A16" w:rsidRPr="00AC5B7C" w:rsidRDefault="002A5A16" w:rsidP="002A5A16">
      <w:pPr>
        <w:rPr>
          <w:rFonts w:ascii="Calibri" w:hAnsi="Calibri" w:cs="Arial"/>
          <w:sz w:val="18"/>
          <w:szCs w:val="18"/>
        </w:rPr>
      </w:pPr>
      <w:r w:rsidRPr="00AC5B7C">
        <w:rPr>
          <w:rFonts w:ascii="Calibri" w:hAnsi="Calibri" w:cs="Arial"/>
          <w:sz w:val="18"/>
          <w:szCs w:val="18"/>
        </w:rPr>
        <w:t>To determine compliance with allowable fenestrations areas and efficiencies, complete rows 15-32.</w:t>
      </w:r>
    </w:p>
    <w:p w14:paraId="62BAC3A0" w14:textId="77777777" w:rsidR="002A5A16" w:rsidRPr="00AC5B7C" w:rsidRDefault="002A5A16" w:rsidP="002A5A16">
      <w:pPr>
        <w:rPr>
          <w:rFonts w:ascii="Calibri" w:hAnsi="Calibri" w:cs="Arial"/>
          <w:sz w:val="18"/>
          <w:szCs w:val="18"/>
        </w:rPr>
      </w:pPr>
    </w:p>
    <w:p w14:paraId="31EFA9C4" w14:textId="6B4EF634" w:rsidR="002A5A16" w:rsidRPr="00AC5B7C" w:rsidRDefault="00D24BF2" w:rsidP="002A5A16">
      <w:pPr>
        <w:pStyle w:val="ListParagraph"/>
        <w:numPr>
          <w:ilvl w:val="0"/>
          <w:numId w:val="50"/>
        </w:numPr>
        <w:rPr>
          <w:rFonts w:ascii="Calibri" w:hAnsi="Calibri" w:cs="Arial"/>
          <w:sz w:val="18"/>
          <w:szCs w:val="18"/>
        </w:rPr>
      </w:pPr>
      <w:r w:rsidRPr="00AC5B7C">
        <w:rPr>
          <w:rFonts w:ascii="Calibri" w:hAnsi="Calibri" w:cs="Arial"/>
          <w:sz w:val="18"/>
          <w:szCs w:val="18"/>
        </w:rPr>
        <w:t>Total</w:t>
      </w:r>
      <w:r w:rsidR="002A5A16" w:rsidRPr="00AC5B7C">
        <w:rPr>
          <w:rFonts w:ascii="Calibri" w:hAnsi="Calibri" w:cs="Arial"/>
          <w:sz w:val="18"/>
          <w:szCs w:val="18"/>
        </w:rPr>
        <w:t xml:space="preserve"> Proposed Fenestration Area: Enter the sum of the existing (D04a) and proposed fenestration areas for all orientations (E07 + E08). For project scopes: Add Fenestration/Glazing </w:t>
      </w:r>
      <w:del w:id="778" w:author="Shewmaker, Michael@Energy" w:date="2021-12-27T16:37:00Z">
        <w:r w:rsidR="002A5A16" w:rsidRPr="00AC5B7C" w:rsidDel="008802D4">
          <w:rPr>
            <w:rFonts w:ascii="Calibri" w:hAnsi="Calibri" w:cs="Arial"/>
            <w:sz w:val="18"/>
            <w:szCs w:val="18"/>
          </w:rPr>
          <w:delText xml:space="preserve">≤ </w:delText>
        </w:r>
      </w:del>
      <w:ins w:id="779" w:author="Shewmaker, Michael@Energy" w:date="2021-12-27T16:37:00Z">
        <w:r w:rsidR="008802D4">
          <w:rPr>
            <w:rFonts w:ascii="Calibri" w:hAnsi="Calibri" w:cs="Arial"/>
            <w:sz w:val="18"/>
            <w:szCs w:val="18"/>
          </w:rPr>
          <w:t>less than or equal to</w:t>
        </w:r>
        <w:r w:rsidR="008802D4" w:rsidRPr="00AC5B7C">
          <w:rPr>
            <w:rFonts w:ascii="Calibri" w:hAnsi="Calibri" w:cs="Arial"/>
            <w:sz w:val="18"/>
            <w:szCs w:val="18"/>
          </w:rPr>
          <w:t xml:space="preserve"> </w:t>
        </w:r>
      </w:ins>
      <w:r w:rsidR="002A5A16" w:rsidRPr="00AC5B7C">
        <w:rPr>
          <w:rFonts w:ascii="Calibri" w:hAnsi="Calibri" w:cs="Arial"/>
          <w:sz w:val="18"/>
          <w:szCs w:val="18"/>
        </w:rPr>
        <w:t xml:space="preserve">75 </w:t>
      </w:r>
      <w:ins w:id="780" w:author="Shewmaker, Michael@Energy" w:date="2021-12-27T16:37:00Z">
        <w:r w:rsidR="008802D4">
          <w:rPr>
            <w:rFonts w:ascii="Calibri" w:hAnsi="Calibri" w:cs="Arial"/>
            <w:sz w:val="18"/>
            <w:szCs w:val="18"/>
          </w:rPr>
          <w:t>square feet (</w:t>
        </w:r>
      </w:ins>
      <w:r w:rsidR="002A5A16" w:rsidRPr="00AC5B7C">
        <w:rPr>
          <w:rFonts w:ascii="Calibri" w:hAnsi="Calibri" w:cs="Arial"/>
          <w:sz w:val="18"/>
          <w:szCs w:val="18"/>
        </w:rPr>
        <w:t>ft</w:t>
      </w:r>
      <w:r w:rsidR="002A5A16" w:rsidRPr="00AC5B7C">
        <w:rPr>
          <w:rFonts w:ascii="Calibri" w:hAnsi="Calibri" w:cs="Arial"/>
          <w:sz w:val="18"/>
          <w:szCs w:val="18"/>
          <w:vertAlign w:val="superscript"/>
        </w:rPr>
        <w:t>2</w:t>
      </w:r>
      <w:ins w:id="781" w:author="Shewmaker, Michael@Energy" w:date="2021-12-27T16:37:00Z">
        <w:r w:rsidR="008802D4">
          <w:rPr>
            <w:rFonts w:ascii="Calibri" w:hAnsi="Calibri" w:cs="Arial"/>
            <w:sz w:val="18"/>
            <w:szCs w:val="18"/>
          </w:rPr>
          <w:t>)</w:t>
        </w:r>
      </w:ins>
      <w:r w:rsidR="002A5A16" w:rsidRPr="00AC5B7C">
        <w:rPr>
          <w:rFonts w:ascii="Calibri" w:hAnsi="Calibri" w:cs="Arial"/>
          <w:sz w:val="18"/>
          <w:szCs w:val="18"/>
        </w:rPr>
        <w:t xml:space="preserve"> and/or Add Fenestration/Glazing </w:t>
      </w:r>
      <w:del w:id="782" w:author="Shewmaker, Michael@Energy" w:date="2021-12-27T16:37:00Z">
        <w:r w:rsidR="002A5A16" w:rsidRPr="00AC5B7C" w:rsidDel="008802D4">
          <w:rPr>
            <w:rFonts w:ascii="Calibri" w:hAnsi="Calibri" w:cs="Arial"/>
            <w:sz w:val="18"/>
            <w:szCs w:val="18"/>
          </w:rPr>
          <w:delText xml:space="preserve">≤ </w:delText>
        </w:r>
      </w:del>
      <w:ins w:id="783" w:author="Shewmaker, Michael@Energy" w:date="2021-12-27T16:37:00Z">
        <w:r w:rsidR="008802D4">
          <w:rPr>
            <w:rFonts w:ascii="Calibri" w:hAnsi="Calibri" w:cs="Arial"/>
            <w:sz w:val="18"/>
            <w:szCs w:val="18"/>
          </w:rPr>
          <w:t>less than or equal to</w:t>
        </w:r>
        <w:r w:rsidR="008802D4" w:rsidRPr="00AC5B7C">
          <w:rPr>
            <w:rFonts w:ascii="Calibri" w:hAnsi="Calibri" w:cs="Arial"/>
            <w:sz w:val="18"/>
            <w:szCs w:val="18"/>
          </w:rPr>
          <w:t xml:space="preserve"> </w:t>
        </w:r>
      </w:ins>
      <w:r w:rsidR="002A5A16" w:rsidRPr="00AC5B7C">
        <w:rPr>
          <w:rFonts w:ascii="Calibri" w:hAnsi="Calibri" w:cs="Arial"/>
          <w:sz w:val="18"/>
          <w:szCs w:val="18"/>
        </w:rPr>
        <w:t>16 ft</w:t>
      </w:r>
      <w:r w:rsidR="002A5A16" w:rsidRPr="00AC5B7C">
        <w:rPr>
          <w:rFonts w:ascii="Calibri" w:hAnsi="Calibri" w:cs="Arial"/>
          <w:sz w:val="18"/>
          <w:szCs w:val="18"/>
          <w:vertAlign w:val="superscript"/>
        </w:rPr>
        <w:t>2</w:t>
      </w:r>
      <w:r w:rsidR="002A5A16" w:rsidRPr="00AC5B7C">
        <w:rPr>
          <w:rFonts w:ascii="Calibri" w:hAnsi="Calibri" w:cs="Arial"/>
          <w:sz w:val="18"/>
          <w:szCs w:val="18"/>
        </w:rPr>
        <w:t>, enter NA.</w:t>
      </w:r>
    </w:p>
    <w:p w14:paraId="52509979" w14:textId="68254FD9"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Maximum Allowed Fenestration Area: Enter the maximum allowed fenestration area for all orientations, from D02.</w:t>
      </w:r>
    </w:p>
    <w:p w14:paraId="791C858E" w14:textId="58725C19"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 xml:space="preserve">Is the </w:t>
      </w:r>
      <w:r w:rsidR="00D24BF2" w:rsidRPr="00AC5B7C">
        <w:rPr>
          <w:rFonts w:ascii="Calibri" w:hAnsi="Calibri" w:cs="Arial"/>
          <w:sz w:val="18"/>
          <w:szCs w:val="18"/>
        </w:rPr>
        <w:t>Total</w:t>
      </w:r>
      <w:r w:rsidRPr="00AC5B7C">
        <w:rPr>
          <w:rFonts w:ascii="Calibri" w:hAnsi="Calibri" w:cs="Arial"/>
          <w:sz w:val="18"/>
          <w:szCs w:val="18"/>
        </w:rPr>
        <w:t xml:space="preserve"> Proposed Fenestration Area </w:t>
      </w:r>
      <w:del w:id="784" w:author="Shewmaker, Michael@Energy" w:date="2021-12-27T16:37:00Z">
        <w:r w:rsidRPr="00AC5B7C" w:rsidDel="008802D4">
          <w:rPr>
            <w:rFonts w:ascii="Calibri" w:hAnsi="Calibri" w:cs="Arial"/>
            <w:sz w:val="18"/>
            <w:szCs w:val="18"/>
          </w:rPr>
          <w:delText xml:space="preserve">≤ </w:delText>
        </w:r>
      </w:del>
      <w:ins w:id="785" w:author="Shewmaker, Michael@Energy" w:date="2021-12-27T16:37:00Z">
        <w:r w:rsidR="008802D4">
          <w:rPr>
            <w:rFonts w:ascii="Calibri" w:hAnsi="Calibri" w:cs="Arial"/>
            <w:sz w:val="18"/>
            <w:szCs w:val="18"/>
          </w:rPr>
          <w:t>less than or equal to</w:t>
        </w:r>
        <w:r w:rsidR="008802D4" w:rsidRPr="00AC5B7C">
          <w:rPr>
            <w:rFonts w:ascii="Calibri" w:hAnsi="Calibri" w:cs="Arial"/>
            <w:sz w:val="18"/>
            <w:szCs w:val="18"/>
          </w:rPr>
          <w:t xml:space="preserve"> </w:t>
        </w:r>
      </w:ins>
      <w:r w:rsidRPr="00AC5B7C">
        <w:rPr>
          <w:rFonts w:ascii="Calibri" w:hAnsi="Calibri" w:cs="Arial"/>
          <w:sz w:val="18"/>
          <w:szCs w:val="18"/>
        </w:rPr>
        <w:t xml:space="preserve">the Maximum Allowed Fenestration Area: Indicate Yes if the </w:t>
      </w:r>
      <w:r w:rsidR="00D24BF2" w:rsidRPr="00AC5B7C">
        <w:rPr>
          <w:rFonts w:ascii="Calibri" w:hAnsi="Calibri" w:cs="Arial"/>
          <w:sz w:val="18"/>
          <w:szCs w:val="18"/>
        </w:rPr>
        <w:t>Total</w:t>
      </w:r>
      <w:r w:rsidRPr="00AC5B7C">
        <w:rPr>
          <w:rFonts w:ascii="Calibri" w:hAnsi="Calibri" w:cs="Arial"/>
          <w:sz w:val="18"/>
          <w:szCs w:val="18"/>
        </w:rPr>
        <w:t xml:space="preserve"> Proposed Fenestration Area is less than or equal to the Maximum Allowed Fenestration Area. If No, </w:t>
      </w:r>
      <w:r w:rsidR="00DC0288" w:rsidRPr="00AC5B7C">
        <w:rPr>
          <w:rFonts w:ascii="Calibri" w:hAnsi="Calibri" w:cs="Arial"/>
          <w:sz w:val="18"/>
          <w:szCs w:val="18"/>
        </w:rPr>
        <w:t>the project fails prescriptive compliance – specified fenestration areas must be reduced, or compliance may be attempted using the performance approach</w:t>
      </w:r>
      <w:r w:rsidRPr="00AC5B7C">
        <w:rPr>
          <w:rFonts w:ascii="Calibri" w:hAnsi="Calibri" w:cs="Arial"/>
          <w:sz w:val="18"/>
          <w:szCs w:val="18"/>
        </w:rPr>
        <w:t>.</w:t>
      </w:r>
    </w:p>
    <w:p w14:paraId="563C872E" w14:textId="77777777" w:rsidR="002A5A16" w:rsidRPr="00AC5B7C" w:rsidRDefault="002A5A16" w:rsidP="002A5A16">
      <w:pPr>
        <w:pStyle w:val="ListParagraph"/>
        <w:rPr>
          <w:rFonts w:ascii="Calibri" w:hAnsi="Calibri" w:cs="Arial"/>
          <w:sz w:val="18"/>
          <w:szCs w:val="18"/>
        </w:rPr>
      </w:pPr>
    </w:p>
    <w:p w14:paraId="6B1ACD72" w14:textId="615FD1A4" w:rsidR="002A5A16" w:rsidRPr="00AC5B7C" w:rsidRDefault="002A5A16" w:rsidP="000A51C2">
      <w:pPr>
        <w:pStyle w:val="ListParagraph"/>
        <w:ind w:left="1890" w:hanging="810"/>
        <w:rPr>
          <w:rFonts w:ascii="Calibri" w:hAnsi="Calibri" w:cs="Arial"/>
          <w:sz w:val="18"/>
          <w:szCs w:val="18"/>
        </w:rPr>
      </w:pPr>
      <w:r w:rsidRPr="00AC5B7C">
        <w:rPr>
          <w:rFonts w:ascii="Calibri" w:hAnsi="Calibri" w:cs="Arial"/>
          <w:sz w:val="18"/>
          <w:szCs w:val="18"/>
        </w:rPr>
        <w:t>NOTE:</w:t>
      </w:r>
      <w:r w:rsidR="00C62B4A" w:rsidRPr="00AC5B7C">
        <w:rPr>
          <w:rFonts w:ascii="Calibri" w:hAnsi="Calibri" w:cs="Arial"/>
          <w:sz w:val="18"/>
          <w:szCs w:val="18"/>
        </w:rPr>
        <w:tab/>
      </w:r>
      <w:r w:rsidRPr="00AC5B7C">
        <w:rPr>
          <w:rFonts w:ascii="Calibri" w:hAnsi="Calibri" w:cs="Arial"/>
          <w:sz w:val="18"/>
          <w:szCs w:val="18"/>
        </w:rPr>
        <w:t xml:space="preserve">If </w:t>
      </w:r>
      <w:r w:rsidR="00D24BF2" w:rsidRPr="00AC5B7C">
        <w:rPr>
          <w:rFonts w:ascii="Calibri" w:hAnsi="Calibri" w:cs="Arial"/>
          <w:sz w:val="18"/>
          <w:szCs w:val="18"/>
        </w:rPr>
        <w:t>Total</w:t>
      </w:r>
      <w:r w:rsidRPr="00AC5B7C">
        <w:rPr>
          <w:rFonts w:ascii="Calibri" w:hAnsi="Calibri" w:cs="Arial"/>
          <w:sz w:val="18"/>
          <w:szCs w:val="18"/>
        </w:rPr>
        <w:t xml:space="preserve"> Proposed Fenestration Area equals NA, Design Complies - Indicate Yes. </w:t>
      </w:r>
    </w:p>
    <w:p w14:paraId="7E48712B" w14:textId="77777777" w:rsidR="002A5A16" w:rsidRPr="00AC5B7C" w:rsidRDefault="002A5A16" w:rsidP="002A5A16">
      <w:pPr>
        <w:pStyle w:val="ListParagraph"/>
        <w:rPr>
          <w:rFonts w:ascii="Calibri" w:hAnsi="Calibri" w:cs="Arial"/>
          <w:sz w:val="18"/>
          <w:szCs w:val="18"/>
        </w:rPr>
      </w:pPr>
    </w:p>
    <w:p w14:paraId="3C2A67E5" w14:textId="651AB82C" w:rsidR="002A5A16" w:rsidRPr="00AC5B7C" w:rsidRDefault="00D24BF2" w:rsidP="002A5A16">
      <w:pPr>
        <w:pStyle w:val="ListParagraph"/>
        <w:numPr>
          <w:ilvl w:val="0"/>
          <w:numId w:val="50"/>
        </w:numPr>
        <w:rPr>
          <w:rFonts w:ascii="Calibri" w:hAnsi="Calibri" w:cs="Arial"/>
          <w:sz w:val="18"/>
          <w:szCs w:val="18"/>
        </w:rPr>
      </w:pPr>
      <w:r w:rsidRPr="00AC5B7C">
        <w:rPr>
          <w:rFonts w:ascii="Calibri" w:hAnsi="Calibri" w:cs="Arial"/>
          <w:sz w:val="18"/>
          <w:szCs w:val="18"/>
        </w:rPr>
        <w:lastRenderedPageBreak/>
        <w:t>Total</w:t>
      </w:r>
      <w:r w:rsidR="002A5A16" w:rsidRPr="00AC5B7C">
        <w:rPr>
          <w:rFonts w:ascii="Calibri" w:hAnsi="Calibri" w:cs="Arial"/>
          <w:sz w:val="18"/>
          <w:szCs w:val="18"/>
        </w:rPr>
        <w:t xml:space="preserve"> Proposed West-Facing Fenestration Area: Enter the sum of the existing (D04b) and proposed west-facing fenestration areas (E08). For project scopes: Add Fenestration/Glazing </w:t>
      </w:r>
      <w:del w:id="786" w:author="Shewmaker, Michael@Energy" w:date="2021-12-27T16:38:00Z">
        <w:r w:rsidR="002A5A16" w:rsidRPr="00AC5B7C" w:rsidDel="008802D4">
          <w:rPr>
            <w:rFonts w:ascii="Calibri" w:hAnsi="Calibri" w:cs="Arial"/>
            <w:sz w:val="18"/>
            <w:szCs w:val="18"/>
          </w:rPr>
          <w:delText xml:space="preserve">≤ </w:delText>
        </w:r>
      </w:del>
      <w:ins w:id="787" w:author="Shewmaker, Michael@Energy" w:date="2021-12-27T16:38:00Z">
        <w:r w:rsidR="008802D4">
          <w:rPr>
            <w:rFonts w:ascii="Calibri" w:hAnsi="Calibri" w:cs="Arial"/>
            <w:sz w:val="18"/>
            <w:szCs w:val="18"/>
          </w:rPr>
          <w:t>less than or equal to</w:t>
        </w:r>
        <w:r w:rsidR="008802D4" w:rsidRPr="00AC5B7C">
          <w:rPr>
            <w:rFonts w:ascii="Calibri" w:hAnsi="Calibri" w:cs="Arial"/>
            <w:sz w:val="18"/>
            <w:szCs w:val="18"/>
          </w:rPr>
          <w:t xml:space="preserve"> </w:t>
        </w:r>
      </w:ins>
      <w:r w:rsidR="002A5A16" w:rsidRPr="00AC5B7C">
        <w:rPr>
          <w:rFonts w:ascii="Calibri" w:hAnsi="Calibri" w:cs="Arial"/>
          <w:sz w:val="18"/>
          <w:szCs w:val="18"/>
        </w:rPr>
        <w:t>75</w:t>
      </w:r>
      <w:ins w:id="788" w:author="Shewmaker, Michael@Energy" w:date="2021-12-27T16:38:00Z">
        <w:r w:rsidR="008802D4">
          <w:rPr>
            <w:rFonts w:ascii="Calibri" w:hAnsi="Calibri" w:cs="Arial"/>
            <w:sz w:val="18"/>
            <w:szCs w:val="18"/>
          </w:rPr>
          <w:t xml:space="preserve"> square feet</w:t>
        </w:r>
      </w:ins>
      <w:r w:rsidR="002A5A16" w:rsidRPr="00AC5B7C">
        <w:rPr>
          <w:rFonts w:ascii="Calibri" w:hAnsi="Calibri" w:cs="Arial"/>
          <w:sz w:val="18"/>
          <w:szCs w:val="18"/>
        </w:rPr>
        <w:t xml:space="preserve"> </w:t>
      </w:r>
      <w:ins w:id="789" w:author="Shewmaker, Michael@Energy" w:date="2021-12-27T16:38:00Z">
        <w:r w:rsidR="008802D4">
          <w:rPr>
            <w:rFonts w:ascii="Calibri" w:hAnsi="Calibri" w:cs="Arial"/>
            <w:sz w:val="18"/>
            <w:szCs w:val="18"/>
          </w:rPr>
          <w:t>(</w:t>
        </w:r>
      </w:ins>
      <w:r w:rsidR="002A5A16" w:rsidRPr="00AC5B7C">
        <w:rPr>
          <w:rFonts w:ascii="Calibri" w:hAnsi="Calibri" w:cs="Arial"/>
          <w:sz w:val="18"/>
          <w:szCs w:val="18"/>
        </w:rPr>
        <w:t>ft</w:t>
      </w:r>
      <w:r w:rsidR="002A5A16" w:rsidRPr="00AC5B7C">
        <w:rPr>
          <w:rFonts w:ascii="Calibri" w:hAnsi="Calibri" w:cs="Arial"/>
          <w:sz w:val="18"/>
          <w:szCs w:val="18"/>
          <w:vertAlign w:val="superscript"/>
        </w:rPr>
        <w:t>2</w:t>
      </w:r>
      <w:ins w:id="790" w:author="Shewmaker, Michael@Energy" w:date="2021-12-27T16:38:00Z">
        <w:r w:rsidR="008802D4">
          <w:rPr>
            <w:rFonts w:ascii="Calibri" w:hAnsi="Calibri" w:cs="Arial"/>
            <w:sz w:val="18"/>
            <w:szCs w:val="18"/>
          </w:rPr>
          <w:t>)</w:t>
        </w:r>
      </w:ins>
      <w:r w:rsidR="002A5A16" w:rsidRPr="00AC5B7C">
        <w:rPr>
          <w:rFonts w:ascii="Calibri" w:hAnsi="Calibri" w:cs="Arial"/>
          <w:sz w:val="18"/>
          <w:szCs w:val="18"/>
        </w:rPr>
        <w:t xml:space="preserve"> and/or Add Fenestration/Glazing </w:t>
      </w:r>
      <w:del w:id="791" w:author="Shewmaker, Michael@Energy" w:date="2021-12-27T16:38:00Z">
        <w:r w:rsidR="002A5A16" w:rsidRPr="00AC5B7C" w:rsidDel="008802D4">
          <w:rPr>
            <w:rFonts w:ascii="Calibri" w:hAnsi="Calibri" w:cs="Arial"/>
            <w:sz w:val="18"/>
            <w:szCs w:val="18"/>
          </w:rPr>
          <w:delText xml:space="preserve">≤ </w:delText>
        </w:r>
      </w:del>
      <w:ins w:id="792" w:author="Shewmaker, Michael@Energy" w:date="2021-12-27T16:38:00Z">
        <w:r w:rsidR="008802D4">
          <w:rPr>
            <w:rFonts w:ascii="Calibri" w:hAnsi="Calibri" w:cs="Arial"/>
            <w:sz w:val="18"/>
            <w:szCs w:val="18"/>
          </w:rPr>
          <w:t>less than or equal to</w:t>
        </w:r>
        <w:r w:rsidR="008802D4" w:rsidRPr="00AC5B7C">
          <w:rPr>
            <w:rFonts w:ascii="Calibri" w:hAnsi="Calibri" w:cs="Arial"/>
            <w:sz w:val="18"/>
            <w:szCs w:val="18"/>
          </w:rPr>
          <w:t xml:space="preserve"> </w:t>
        </w:r>
      </w:ins>
      <w:r w:rsidR="002A5A16" w:rsidRPr="00AC5B7C">
        <w:rPr>
          <w:rFonts w:ascii="Calibri" w:hAnsi="Calibri" w:cs="Arial"/>
          <w:sz w:val="18"/>
          <w:szCs w:val="18"/>
        </w:rPr>
        <w:t>16 ft</w:t>
      </w:r>
      <w:r w:rsidR="002A5A16" w:rsidRPr="00AC5B7C">
        <w:rPr>
          <w:rFonts w:ascii="Calibri" w:hAnsi="Calibri" w:cs="Arial"/>
          <w:sz w:val="18"/>
          <w:szCs w:val="18"/>
          <w:vertAlign w:val="superscript"/>
        </w:rPr>
        <w:t>2</w:t>
      </w:r>
      <w:r w:rsidR="002A5A16" w:rsidRPr="00AC5B7C">
        <w:rPr>
          <w:rFonts w:ascii="Calibri" w:hAnsi="Calibri" w:cs="Arial"/>
          <w:sz w:val="18"/>
          <w:szCs w:val="18"/>
        </w:rPr>
        <w:t>, enter NA.</w:t>
      </w:r>
    </w:p>
    <w:p w14:paraId="41E09DF9" w14:textId="77777777"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Maximum Allowed West-Facing Fenestration Area: Enter the maximum allowed west-facing fenestration area only, from D03.</w:t>
      </w:r>
    </w:p>
    <w:p w14:paraId="611934DE" w14:textId="16ACA896"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 xml:space="preserve">Is the </w:t>
      </w:r>
      <w:r w:rsidR="00D24BF2" w:rsidRPr="00AC5B7C">
        <w:rPr>
          <w:rFonts w:ascii="Calibri" w:hAnsi="Calibri" w:cs="Arial"/>
          <w:sz w:val="18"/>
          <w:szCs w:val="18"/>
        </w:rPr>
        <w:t>Total</w:t>
      </w:r>
      <w:r w:rsidRPr="00AC5B7C">
        <w:rPr>
          <w:rFonts w:ascii="Calibri" w:hAnsi="Calibri" w:cs="Arial"/>
          <w:sz w:val="18"/>
          <w:szCs w:val="18"/>
        </w:rPr>
        <w:t xml:space="preserve"> Proposed Fenestration Area </w:t>
      </w:r>
      <w:del w:id="793" w:author="Shewmaker, Michael@Energy" w:date="2021-12-27T16:38:00Z">
        <w:r w:rsidRPr="00AC5B7C" w:rsidDel="008802D4">
          <w:rPr>
            <w:rFonts w:ascii="Calibri" w:hAnsi="Calibri" w:cs="Arial"/>
            <w:sz w:val="18"/>
            <w:szCs w:val="18"/>
          </w:rPr>
          <w:delText xml:space="preserve">≤ </w:delText>
        </w:r>
      </w:del>
      <w:ins w:id="794" w:author="Shewmaker, Michael@Energy" w:date="2021-12-27T16:38:00Z">
        <w:r w:rsidR="008802D4">
          <w:rPr>
            <w:rFonts w:ascii="Calibri" w:hAnsi="Calibri" w:cs="Arial"/>
            <w:sz w:val="18"/>
            <w:szCs w:val="18"/>
          </w:rPr>
          <w:t>less than or equal to</w:t>
        </w:r>
        <w:r w:rsidR="008802D4" w:rsidRPr="00AC5B7C">
          <w:rPr>
            <w:rFonts w:ascii="Calibri" w:hAnsi="Calibri" w:cs="Arial"/>
            <w:sz w:val="18"/>
            <w:szCs w:val="18"/>
          </w:rPr>
          <w:t xml:space="preserve"> </w:t>
        </w:r>
      </w:ins>
      <w:r w:rsidRPr="00AC5B7C">
        <w:rPr>
          <w:rFonts w:ascii="Calibri" w:hAnsi="Calibri" w:cs="Arial"/>
          <w:sz w:val="18"/>
          <w:szCs w:val="18"/>
        </w:rPr>
        <w:t xml:space="preserve">the Maximum Allowed West-Facing Fenestration Area: Indicate Yes if the </w:t>
      </w:r>
      <w:r w:rsidR="00D24BF2" w:rsidRPr="00AC5B7C">
        <w:rPr>
          <w:rFonts w:ascii="Calibri" w:hAnsi="Calibri" w:cs="Arial"/>
          <w:sz w:val="18"/>
          <w:szCs w:val="18"/>
        </w:rPr>
        <w:t>Total</w:t>
      </w:r>
      <w:r w:rsidRPr="00AC5B7C">
        <w:rPr>
          <w:rFonts w:ascii="Calibri" w:hAnsi="Calibri" w:cs="Arial"/>
          <w:sz w:val="18"/>
          <w:szCs w:val="18"/>
        </w:rPr>
        <w:t xml:space="preserve"> Proposed West-Facing Fenestration Area is less than or equal to the Maximum Allowed West-Facing Fenestration Area. If No, </w:t>
      </w:r>
      <w:r w:rsidR="00F229FE" w:rsidRPr="00AC5B7C">
        <w:rPr>
          <w:rFonts w:ascii="Calibri" w:hAnsi="Calibri" w:cs="Arial"/>
          <w:sz w:val="18"/>
          <w:szCs w:val="18"/>
        </w:rPr>
        <w:t>the project fails prescriptive compliance – specified west-facing fenestration areas must be reduced, or compliance may be attempted using the performance approach.</w:t>
      </w:r>
    </w:p>
    <w:p w14:paraId="1F0E1991" w14:textId="77777777" w:rsidR="002A5A16" w:rsidRPr="00AC5B7C" w:rsidRDefault="002A5A16" w:rsidP="002A5A16">
      <w:pPr>
        <w:pStyle w:val="ListParagraph"/>
        <w:rPr>
          <w:rFonts w:ascii="Calibri" w:hAnsi="Calibri" w:cs="Arial"/>
          <w:sz w:val="18"/>
          <w:szCs w:val="18"/>
        </w:rPr>
      </w:pPr>
    </w:p>
    <w:p w14:paraId="7AF79F3F" w14:textId="6DB456E0" w:rsidR="002A5A16" w:rsidRPr="00AC5B7C" w:rsidRDefault="002A5A16" w:rsidP="000A51C2">
      <w:pPr>
        <w:pStyle w:val="ListParagraph"/>
        <w:ind w:left="1890" w:hanging="810"/>
        <w:rPr>
          <w:rFonts w:ascii="Calibri" w:hAnsi="Calibri" w:cs="Arial"/>
          <w:sz w:val="18"/>
          <w:szCs w:val="18"/>
        </w:rPr>
      </w:pPr>
      <w:r w:rsidRPr="00AC5B7C">
        <w:rPr>
          <w:rFonts w:ascii="Calibri" w:hAnsi="Calibri" w:cs="Arial"/>
          <w:sz w:val="18"/>
          <w:szCs w:val="18"/>
        </w:rPr>
        <w:t>NOTE:</w:t>
      </w:r>
      <w:r w:rsidR="00C62B4A" w:rsidRPr="00AC5B7C">
        <w:rPr>
          <w:rFonts w:ascii="Calibri" w:hAnsi="Calibri" w:cs="Arial"/>
          <w:sz w:val="18"/>
          <w:szCs w:val="18"/>
        </w:rPr>
        <w:tab/>
      </w:r>
      <w:r w:rsidRPr="00AC5B7C">
        <w:rPr>
          <w:rFonts w:ascii="Calibri" w:hAnsi="Calibri" w:cs="Arial"/>
          <w:sz w:val="18"/>
          <w:szCs w:val="18"/>
        </w:rPr>
        <w:t xml:space="preserve">If </w:t>
      </w:r>
      <w:r w:rsidR="00EF2B36" w:rsidRPr="00AC5B7C">
        <w:rPr>
          <w:rFonts w:ascii="Calibri" w:hAnsi="Calibri" w:cs="Arial"/>
          <w:sz w:val="18"/>
          <w:szCs w:val="18"/>
        </w:rPr>
        <w:t>Total</w:t>
      </w:r>
      <w:r w:rsidRPr="00AC5B7C">
        <w:rPr>
          <w:rFonts w:ascii="Calibri" w:hAnsi="Calibri" w:cs="Arial"/>
          <w:sz w:val="18"/>
          <w:szCs w:val="18"/>
        </w:rPr>
        <w:t xml:space="preserve"> Proposed West-Facing Fenestration Area equals NA, Design Complies - Indicate Yes.</w:t>
      </w:r>
    </w:p>
    <w:p w14:paraId="08A53059" w14:textId="77777777" w:rsidR="002A5A16" w:rsidRPr="00AC5B7C" w:rsidRDefault="002A5A16" w:rsidP="002A5A16">
      <w:pPr>
        <w:pStyle w:val="ListParagraph"/>
        <w:rPr>
          <w:rFonts w:ascii="Calibri" w:hAnsi="Calibri" w:cs="Arial"/>
          <w:sz w:val="18"/>
          <w:szCs w:val="18"/>
        </w:rPr>
      </w:pPr>
    </w:p>
    <w:p w14:paraId="5E6CF7CD" w14:textId="3AD0A551" w:rsidR="002A5A16" w:rsidRPr="00AC5B7C" w:rsidRDefault="002A5A16" w:rsidP="000A51C2">
      <w:pPr>
        <w:pStyle w:val="ListParagraph"/>
        <w:numPr>
          <w:ilvl w:val="0"/>
          <w:numId w:val="50"/>
        </w:numPr>
        <w:rPr>
          <w:rFonts w:ascii="Calibri" w:hAnsi="Calibri" w:cs="Arial"/>
          <w:sz w:val="18"/>
          <w:szCs w:val="18"/>
        </w:rPr>
      </w:pPr>
      <w:r w:rsidRPr="00AC5B7C">
        <w:rPr>
          <w:rFonts w:ascii="Calibri" w:hAnsi="Calibri" w:cs="Arial"/>
          <w:sz w:val="18"/>
          <w:szCs w:val="18"/>
        </w:rPr>
        <w:t xml:space="preserve">Proposed Fenestration U-factor (Windows): </w:t>
      </w:r>
      <w:r w:rsidR="00F229FE" w:rsidRPr="00AC5B7C">
        <w:rPr>
          <w:rFonts w:ascii="Calibri" w:hAnsi="Calibri" w:cs="Arial"/>
          <w:sz w:val="18"/>
          <w:szCs w:val="18"/>
        </w:rPr>
        <w:t>If necessary, report the area-weighted average U-factor from the completed CF1R-ENV-02. Otherwise, report the single largest associated value from column E09.</w:t>
      </w:r>
    </w:p>
    <w:p w14:paraId="51D7D858" w14:textId="77777777"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Required Fenestration U-factor (Windows): Enter the Maximum Allowed U-factor (D05a).</w:t>
      </w:r>
    </w:p>
    <w:p w14:paraId="609389AC" w14:textId="1AB6B613"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 xml:space="preserve">Is the Proposed Fenestration U-factor </w:t>
      </w:r>
      <w:del w:id="795" w:author="Shewmaker, Michael@Energy" w:date="2021-12-27T16:39:00Z">
        <w:r w:rsidRPr="00AC5B7C" w:rsidDel="00F74A34">
          <w:rPr>
            <w:rFonts w:ascii="Calibri" w:hAnsi="Calibri" w:cs="Arial"/>
            <w:sz w:val="18"/>
            <w:szCs w:val="18"/>
          </w:rPr>
          <w:delText xml:space="preserve">≤ </w:delText>
        </w:r>
      </w:del>
      <w:ins w:id="796" w:author="Shewmaker, Michael@Energy" w:date="2021-12-27T16:39:00Z">
        <w:r w:rsidR="00F74A34">
          <w:rPr>
            <w:rFonts w:ascii="Calibri" w:hAnsi="Calibri" w:cs="Arial"/>
            <w:sz w:val="18"/>
            <w:szCs w:val="18"/>
          </w:rPr>
          <w:t>less than or equal to</w:t>
        </w:r>
        <w:r w:rsidR="00F74A34" w:rsidRPr="00AC5B7C">
          <w:rPr>
            <w:rFonts w:ascii="Calibri" w:hAnsi="Calibri" w:cs="Arial"/>
            <w:sz w:val="18"/>
            <w:szCs w:val="18"/>
          </w:rPr>
          <w:t xml:space="preserve"> </w:t>
        </w:r>
      </w:ins>
      <w:r w:rsidRPr="00AC5B7C">
        <w:rPr>
          <w:rFonts w:ascii="Calibri" w:hAnsi="Calibri" w:cs="Arial"/>
          <w:sz w:val="18"/>
          <w:szCs w:val="18"/>
        </w:rPr>
        <w:t xml:space="preserve">the Required Fenestration U-factor: Indicate Yes if the Proposed Fenestration U-factor is less than or equal to the Required Fenestration U-factor. If No, </w:t>
      </w:r>
      <w:r w:rsidR="00DC0288" w:rsidRPr="00AC5B7C">
        <w:rPr>
          <w:rFonts w:ascii="Calibri" w:hAnsi="Calibri" w:cs="Arial"/>
          <w:sz w:val="18"/>
          <w:szCs w:val="18"/>
        </w:rPr>
        <w:t>the project fails prescriptive compliance – specified fenestration U-factor must be reduced, or compliance may be attempted using the performance approach.</w:t>
      </w:r>
    </w:p>
    <w:p w14:paraId="026261F0" w14:textId="3A75CF94" w:rsidR="002A5A16" w:rsidRPr="00AC5B7C" w:rsidRDefault="002A5A16" w:rsidP="000A51C2">
      <w:pPr>
        <w:pStyle w:val="ListParagraph"/>
        <w:numPr>
          <w:ilvl w:val="0"/>
          <w:numId w:val="50"/>
        </w:numPr>
        <w:rPr>
          <w:rFonts w:ascii="Calibri" w:hAnsi="Calibri" w:cs="Arial"/>
          <w:sz w:val="18"/>
          <w:szCs w:val="18"/>
        </w:rPr>
      </w:pPr>
      <w:r w:rsidRPr="00AC5B7C">
        <w:rPr>
          <w:rFonts w:ascii="Calibri" w:hAnsi="Calibri" w:cs="Arial"/>
          <w:sz w:val="18"/>
          <w:szCs w:val="18"/>
        </w:rPr>
        <w:t xml:space="preserve">Proposed Fenestration SHGC (Windows): </w:t>
      </w:r>
      <w:r w:rsidR="00DC0288" w:rsidRPr="00AC5B7C">
        <w:rPr>
          <w:rFonts w:ascii="Calibri" w:hAnsi="Calibri" w:cs="Arial"/>
          <w:sz w:val="18"/>
          <w:szCs w:val="18"/>
        </w:rPr>
        <w:t>If necessary, report the area-weighted average SHGC from the completed CF1R-ENV-02. Otherwise, report the single largest associated value from column E11 or E14.</w:t>
      </w:r>
    </w:p>
    <w:p w14:paraId="14E296D3" w14:textId="20CEFFC7"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 xml:space="preserve">Required Fenestration SHGC (Windows): Enter the Maximum Allowed </w:t>
      </w:r>
      <w:ins w:id="797" w:author="Shewmaker, Michael@Energy" w:date="2021-12-27T16:39:00Z">
        <w:r w:rsidR="00F74A34">
          <w:rPr>
            <w:rFonts w:ascii="Calibri" w:hAnsi="Calibri" w:cs="Arial"/>
            <w:sz w:val="18"/>
            <w:szCs w:val="18"/>
          </w:rPr>
          <w:t>solar heat gain coefficient (</w:t>
        </w:r>
      </w:ins>
      <w:r w:rsidRPr="00AC5B7C">
        <w:rPr>
          <w:rFonts w:ascii="Calibri" w:hAnsi="Calibri" w:cs="Arial"/>
          <w:sz w:val="18"/>
          <w:szCs w:val="18"/>
        </w:rPr>
        <w:t>SHGC</w:t>
      </w:r>
      <w:ins w:id="798" w:author="Shewmaker, Michael@Energy" w:date="2021-12-27T16:39:00Z">
        <w:r w:rsidR="00F74A34">
          <w:rPr>
            <w:rFonts w:ascii="Calibri" w:hAnsi="Calibri" w:cs="Arial"/>
            <w:sz w:val="18"/>
            <w:szCs w:val="18"/>
          </w:rPr>
          <w:t>)</w:t>
        </w:r>
      </w:ins>
      <w:r w:rsidRPr="00AC5B7C">
        <w:rPr>
          <w:rFonts w:ascii="Calibri" w:hAnsi="Calibri" w:cs="Arial"/>
          <w:sz w:val="18"/>
          <w:szCs w:val="18"/>
        </w:rPr>
        <w:t xml:space="preserve"> (D06a).</w:t>
      </w:r>
    </w:p>
    <w:p w14:paraId="53C0CCAE" w14:textId="472C0DBF"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 xml:space="preserve">Is the Proposed Fenestration SHGC </w:t>
      </w:r>
      <w:del w:id="799" w:author="Shewmaker, Michael@Energy" w:date="2021-12-27T16:39:00Z">
        <w:r w:rsidRPr="00AC5B7C" w:rsidDel="00F74A34">
          <w:rPr>
            <w:rFonts w:ascii="Calibri" w:hAnsi="Calibri" w:cs="Arial"/>
            <w:sz w:val="18"/>
            <w:szCs w:val="18"/>
          </w:rPr>
          <w:delText xml:space="preserve">≤ </w:delText>
        </w:r>
      </w:del>
      <w:ins w:id="800" w:author="Shewmaker, Michael@Energy" w:date="2021-12-27T16:39:00Z">
        <w:r w:rsidR="00F74A34">
          <w:rPr>
            <w:rFonts w:ascii="Calibri" w:hAnsi="Calibri" w:cs="Arial"/>
            <w:sz w:val="18"/>
            <w:szCs w:val="18"/>
          </w:rPr>
          <w:t>less than or equal to</w:t>
        </w:r>
        <w:r w:rsidR="00F74A34" w:rsidRPr="00AC5B7C">
          <w:rPr>
            <w:rFonts w:ascii="Calibri" w:hAnsi="Calibri" w:cs="Arial"/>
            <w:sz w:val="18"/>
            <w:szCs w:val="18"/>
          </w:rPr>
          <w:t xml:space="preserve"> </w:t>
        </w:r>
      </w:ins>
      <w:r w:rsidRPr="00AC5B7C">
        <w:rPr>
          <w:rFonts w:ascii="Calibri" w:hAnsi="Calibri" w:cs="Arial"/>
          <w:sz w:val="18"/>
          <w:szCs w:val="18"/>
        </w:rPr>
        <w:t xml:space="preserve">the Required Fenestration SHGC: Indicate Yes if the Proposed Fenestration SHGC is less than or equal to the Required Fenestration SHGC. If No, </w:t>
      </w:r>
      <w:r w:rsidR="00DC0288" w:rsidRPr="00AC5B7C">
        <w:rPr>
          <w:rFonts w:ascii="Calibri" w:hAnsi="Calibri" w:cs="Arial"/>
          <w:sz w:val="18"/>
          <w:szCs w:val="18"/>
        </w:rPr>
        <w:t>the project fails prescriptive compliance – specified fenestration SHGC must be reduced, or compliance may be attempted using the performance approach</w:t>
      </w:r>
      <w:r w:rsidRPr="00AC5B7C">
        <w:rPr>
          <w:rFonts w:ascii="Calibri" w:hAnsi="Calibri" w:cs="Arial"/>
          <w:sz w:val="18"/>
          <w:szCs w:val="18"/>
        </w:rPr>
        <w:t>.</w:t>
      </w:r>
    </w:p>
    <w:p w14:paraId="0ED84CD1" w14:textId="42126C6B" w:rsidR="002A5A16" w:rsidRPr="00AC5B7C" w:rsidRDefault="002A5A16" w:rsidP="000A51C2">
      <w:pPr>
        <w:pStyle w:val="ListParagraph"/>
        <w:numPr>
          <w:ilvl w:val="0"/>
          <w:numId w:val="50"/>
        </w:numPr>
        <w:rPr>
          <w:rFonts w:ascii="Calibri" w:hAnsi="Calibri" w:cs="Arial"/>
          <w:sz w:val="18"/>
          <w:szCs w:val="18"/>
        </w:rPr>
      </w:pPr>
      <w:r w:rsidRPr="00AC5B7C">
        <w:rPr>
          <w:rFonts w:ascii="Calibri" w:hAnsi="Calibri" w:cs="Arial"/>
          <w:sz w:val="18"/>
          <w:szCs w:val="18"/>
        </w:rPr>
        <w:t xml:space="preserve">Proposed Fenestration U-factor (Skylights): </w:t>
      </w:r>
      <w:r w:rsidR="00DC0288" w:rsidRPr="00AC5B7C">
        <w:rPr>
          <w:rFonts w:ascii="Calibri" w:hAnsi="Calibri" w:cs="Arial"/>
          <w:sz w:val="18"/>
          <w:szCs w:val="18"/>
        </w:rPr>
        <w:t>If necessary, report the area-weighted average U-factor from the completed CF1R-ENV-02. Otherwise, report the single largest associated value from column E09.</w:t>
      </w:r>
    </w:p>
    <w:p w14:paraId="1034CDAB" w14:textId="77777777"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Required Fenestration U-factor (Skylights): Enter the Maximum Allowed U-factor (D05b).</w:t>
      </w:r>
    </w:p>
    <w:p w14:paraId="54C2D9DC" w14:textId="1B009AA4"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 xml:space="preserve">Is the Proposed Fenestration U-factor </w:t>
      </w:r>
      <w:del w:id="801" w:author="Shewmaker, Michael@Energy" w:date="2021-12-27T16:39:00Z">
        <w:r w:rsidRPr="00AC5B7C" w:rsidDel="00F74A34">
          <w:rPr>
            <w:rFonts w:ascii="Calibri" w:hAnsi="Calibri" w:cs="Arial"/>
            <w:sz w:val="18"/>
            <w:szCs w:val="18"/>
          </w:rPr>
          <w:delText xml:space="preserve">≤ </w:delText>
        </w:r>
      </w:del>
      <w:ins w:id="802" w:author="Shewmaker, Michael@Energy" w:date="2021-12-27T16:39:00Z">
        <w:r w:rsidR="00F74A34">
          <w:rPr>
            <w:rFonts w:ascii="Calibri" w:hAnsi="Calibri" w:cs="Arial"/>
            <w:sz w:val="18"/>
            <w:szCs w:val="18"/>
          </w:rPr>
          <w:t>less than or equal to</w:t>
        </w:r>
        <w:r w:rsidR="00F74A34" w:rsidRPr="00AC5B7C">
          <w:rPr>
            <w:rFonts w:ascii="Calibri" w:hAnsi="Calibri" w:cs="Arial"/>
            <w:sz w:val="18"/>
            <w:szCs w:val="18"/>
          </w:rPr>
          <w:t xml:space="preserve"> </w:t>
        </w:r>
      </w:ins>
      <w:r w:rsidRPr="00AC5B7C">
        <w:rPr>
          <w:rFonts w:ascii="Calibri" w:hAnsi="Calibri" w:cs="Arial"/>
          <w:sz w:val="18"/>
          <w:szCs w:val="18"/>
        </w:rPr>
        <w:t xml:space="preserve">the Required Fenestration U-factor: Indicate Yes if the Proposed Fenestration U-factor is less than or equal to the Required Fenestration U-factor. If No, </w:t>
      </w:r>
      <w:r w:rsidR="00DC0288" w:rsidRPr="00AC5B7C">
        <w:rPr>
          <w:rFonts w:ascii="Calibri" w:hAnsi="Calibri" w:cs="Arial"/>
          <w:sz w:val="18"/>
          <w:szCs w:val="18"/>
        </w:rPr>
        <w:t>the project fails prescriptive compliance – specified fenestration U-factor must be reduced, or compliance may be attempted using the performance approach</w:t>
      </w:r>
      <w:r w:rsidRPr="00AC5B7C">
        <w:rPr>
          <w:rFonts w:ascii="Calibri" w:hAnsi="Calibri" w:cs="Arial"/>
          <w:sz w:val="18"/>
          <w:szCs w:val="18"/>
        </w:rPr>
        <w:t>.</w:t>
      </w:r>
    </w:p>
    <w:p w14:paraId="43B1367A" w14:textId="72191E96" w:rsidR="002A5A16" w:rsidRPr="00AC5B7C" w:rsidRDefault="002A5A16" w:rsidP="000A51C2">
      <w:pPr>
        <w:pStyle w:val="ListParagraph"/>
        <w:numPr>
          <w:ilvl w:val="0"/>
          <w:numId w:val="50"/>
        </w:numPr>
        <w:rPr>
          <w:rFonts w:ascii="Calibri" w:hAnsi="Calibri" w:cs="Arial"/>
          <w:sz w:val="18"/>
          <w:szCs w:val="18"/>
        </w:rPr>
      </w:pPr>
      <w:r w:rsidRPr="00AC5B7C">
        <w:rPr>
          <w:rFonts w:ascii="Calibri" w:hAnsi="Calibri" w:cs="Arial"/>
          <w:sz w:val="18"/>
          <w:szCs w:val="18"/>
        </w:rPr>
        <w:t xml:space="preserve">Proposed Fenestration SHGC (Skylights): </w:t>
      </w:r>
      <w:r w:rsidR="00751242" w:rsidRPr="00AC5B7C">
        <w:rPr>
          <w:rFonts w:ascii="Calibri" w:hAnsi="Calibri" w:cs="Arial"/>
          <w:sz w:val="18"/>
          <w:szCs w:val="18"/>
        </w:rPr>
        <w:t xml:space="preserve">If necessary, report the area-weighted average </w:t>
      </w:r>
      <w:ins w:id="803" w:author="Shewmaker, Michael@Energy" w:date="2021-12-27T16:39:00Z">
        <w:r w:rsidR="00F74A34">
          <w:rPr>
            <w:rFonts w:ascii="Calibri" w:hAnsi="Calibri" w:cs="Arial"/>
            <w:sz w:val="18"/>
            <w:szCs w:val="18"/>
          </w:rPr>
          <w:t>so</w:t>
        </w:r>
      </w:ins>
      <w:ins w:id="804" w:author="Shewmaker, Michael@Energy" w:date="2021-12-27T16:40:00Z">
        <w:r w:rsidR="00F74A34">
          <w:rPr>
            <w:rFonts w:ascii="Calibri" w:hAnsi="Calibri" w:cs="Arial"/>
            <w:sz w:val="18"/>
            <w:szCs w:val="18"/>
          </w:rPr>
          <w:t>lar heat gain coefficient (</w:t>
        </w:r>
      </w:ins>
      <w:r w:rsidR="00751242" w:rsidRPr="00AC5B7C">
        <w:rPr>
          <w:rFonts w:ascii="Calibri" w:hAnsi="Calibri" w:cs="Arial"/>
          <w:sz w:val="18"/>
          <w:szCs w:val="18"/>
        </w:rPr>
        <w:t>SHGC</w:t>
      </w:r>
      <w:ins w:id="805" w:author="Shewmaker, Michael@Energy" w:date="2021-12-27T16:40:00Z">
        <w:r w:rsidR="00F74A34">
          <w:rPr>
            <w:rFonts w:ascii="Calibri" w:hAnsi="Calibri" w:cs="Arial"/>
            <w:sz w:val="18"/>
            <w:szCs w:val="18"/>
          </w:rPr>
          <w:t>)</w:t>
        </w:r>
      </w:ins>
      <w:r w:rsidR="00751242" w:rsidRPr="00AC5B7C">
        <w:rPr>
          <w:rFonts w:ascii="Calibri" w:hAnsi="Calibri" w:cs="Arial"/>
          <w:sz w:val="18"/>
          <w:szCs w:val="18"/>
        </w:rPr>
        <w:t xml:space="preserve"> from the completed CF1R-ENV-02. Otherwise, report the single largest associated value from column E11 or E14.</w:t>
      </w:r>
    </w:p>
    <w:p w14:paraId="5BA5FD16" w14:textId="11455671"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 xml:space="preserve">Required Fenestration SHGC (Skylights): Enter the Maximum Allowed </w:t>
      </w:r>
      <w:ins w:id="806" w:author="Shewmaker, Michael@Energy" w:date="2021-12-27T16:40:00Z">
        <w:r w:rsidR="00F74A34">
          <w:rPr>
            <w:rFonts w:ascii="Calibri" w:hAnsi="Calibri" w:cs="Arial"/>
            <w:sz w:val="18"/>
            <w:szCs w:val="18"/>
          </w:rPr>
          <w:t>solar heat gain coefficient (</w:t>
        </w:r>
      </w:ins>
      <w:r w:rsidRPr="00AC5B7C">
        <w:rPr>
          <w:rFonts w:ascii="Calibri" w:hAnsi="Calibri" w:cs="Arial"/>
          <w:sz w:val="18"/>
          <w:szCs w:val="18"/>
        </w:rPr>
        <w:t>SHGC</w:t>
      </w:r>
      <w:ins w:id="807" w:author="Shewmaker, Michael@Energy" w:date="2021-12-27T16:40:00Z">
        <w:r w:rsidR="00F74A34">
          <w:rPr>
            <w:rFonts w:ascii="Calibri" w:hAnsi="Calibri" w:cs="Arial"/>
            <w:sz w:val="18"/>
            <w:szCs w:val="18"/>
          </w:rPr>
          <w:t>)</w:t>
        </w:r>
      </w:ins>
      <w:r w:rsidRPr="00AC5B7C">
        <w:rPr>
          <w:rFonts w:ascii="Calibri" w:hAnsi="Calibri" w:cs="Arial"/>
          <w:sz w:val="18"/>
          <w:szCs w:val="18"/>
        </w:rPr>
        <w:t xml:space="preserve"> (D06b).</w:t>
      </w:r>
    </w:p>
    <w:p w14:paraId="09EB2E88" w14:textId="497C706B" w:rsidR="002A5A16" w:rsidRPr="00AC5B7C" w:rsidRDefault="002A5A16" w:rsidP="002A5A16">
      <w:pPr>
        <w:pStyle w:val="ListParagraph"/>
        <w:numPr>
          <w:ilvl w:val="0"/>
          <w:numId w:val="50"/>
        </w:numPr>
        <w:rPr>
          <w:rFonts w:ascii="Calibri" w:hAnsi="Calibri" w:cs="Arial"/>
          <w:sz w:val="18"/>
          <w:szCs w:val="18"/>
        </w:rPr>
      </w:pPr>
      <w:r w:rsidRPr="00AC5B7C">
        <w:rPr>
          <w:rFonts w:ascii="Calibri" w:hAnsi="Calibri" w:cs="Arial"/>
          <w:sz w:val="18"/>
          <w:szCs w:val="18"/>
        </w:rPr>
        <w:t xml:space="preserve">Is the Proposed Fenestration SHGC </w:t>
      </w:r>
      <w:del w:id="808" w:author="Shewmaker, Michael@Energy" w:date="2021-12-27T16:39:00Z">
        <w:r w:rsidRPr="00AC5B7C" w:rsidDel="00F74A34">
          <w:rPr>
            <w:rFonts w:ascii="Calibri" w:hAnsi="Calibri" w:cs="Arial"/>
            <w:sz w:val="18"/>
            <w:szCs w:val="18"/>
          </w:rPr>
          <w:delText xml:space="preserve">≤ </w:delText>
        </w:r>
      </w:del>
      <w:ins w:id="809" w:author="Shewmaker, Michael@Energy" w:date="2021-12-27T16:39:00Z">
        <w:r w:rsidR="00F74A34">
          <w:rPr>
            <w:rFonts w:ascii="Calibri" w:hAnsi="Calibri" w:cs="Arial"/>
            <w:sz w:val="18"/>
            <w:szCs w:val="18"/>
          </w:rPr>
          <w:t>less than or equal to</w:t>
        </w:r>
        <w:r w:rsidR="00F74A34" w:rsidRPr="00AC5B7C">
          <w:rPr>
            <w:rFonts w:ascii="Calibri" w:hAnsi="Calibri" w:cs="Arial"/>
            <w:sz w:val="18"/>
            <w:szCs w:val="18"/>
          </w:rPr>
          <w:t xml:space="preserve"> </w:t>
        </w:r>
      </w:ins>
      <w:r w:rsidRPr="00AC5B7C">
        <w:rPr>
          <w:rFonts w:ascii="Calibri" w:hAnsi="Calibri" w:cs="Arial"/>
          <w:sz w:val="18"/>
          <w:szCs w:val="18"/>
        </w:rPr>
        <w:t xml:space="preserve">the Required Fenestration SHGC: Indicate Yes if the Proposed Fenestration </w:t>
      </w:r>
      <w:ins w:id="810" w:author="Shewmaker, Michael@Energy" w:date="2021-12-27T16:40:00Z">
        <w:r w:rsidR="00704681">
          <w:rPr>
            <w:rFonts w:ascii="Calibri" w:hAnsi="Calibri" w:cs="Arial"/>
            <w:sz w:val="18"/>
            <w:szCs w:val="18"/>
          </w:rPr>
          <w:t>solar heat gain coefficient (</w:t>
        </w:r>
      </w:ins>
      <w:r w:rsidRPr="00AC5B7C">
        <w:rPr>
          <w:rFonts w:ascii="Calibri" w:hAnsi="Calibri" w:cs="Arial"/>
          <w:sz w:val="18"/>
          <w:szCs w:val="18"/>
        </w:rPr>
        <w:t>SHGC</w:t>
      </w:r>
      <w:ins w:id="811" w:author="Shewmaker, Michael@Energy" w:date="2021-12-27T16:40:00Z">
        <w:r w:rsidR="00704681">
          <w:rPr>
            <w:rFonts w:ascii="Calibri" w:hAnsi="Calibri" w:cs="Arial"/>
            <w:sz w:val="18"/>
            <w:szCs w:val="18"/>
          </w:rPr>
          <w:t>)</w:t>
        </w:r>
      </w:ins>
      <w:r w:rsidRPr="00AC5B7C">
        <w:rPr>
          <w:rFonts w:ascii="Calibri" w:hAnsi="Calibri" w:cs="Arial"/>
          <w:sz w:val="18"/>
          <w:szCs w:val="18"/>
        </w:rPr>
        <w:t xml:space="preserve"> is less than or equal to the Required Fenestration SHGC. If No, </w:t>
      </w:r>
      <w:r w:rsidR="00751242" w:rsidRPr="00AC5B7C">
        <w:rPr>
          <w:rFonts w:ascii="Calibri" w:hAnsi="Calibri" w:cs="Arial"/>
          <w:sz w:val="18"/>
          <w:szCs w:val="18"/>
        </w:rPr>
        <w:t>the project fails prescriptive compliance – specified fenestration SHGC must be reduced, or compliance may be attempted using the performance approach.</w:t>
      </w:r>
    </w:p>
    <w:p w14:paraId="1E64C7D0" w14:textId="77777777" w:rsidR="002A5A16" w:rsidRPr="00AC5B7C" w:rsidRDefault="002A5A16" w:rsidP="002A5A16">
      <w:pPr>
        <w:rPr>
          <w:rFonts w:ascii="Calibri" w:hAnsi="Calibri" w:cs="Arial"/>
          <w:sz w:val="18"/>
          <w:szCs w:val="18"/>
        </w:rPr>
      </w:pPr>
    </w:p>
    <w:p w14:paraId="1B523714" w14:textId="77777777" w:rsidR="002A5A16" w:rsidRPr="00AC5B7C" w:rsidRDefault="002A5A16" w:rsidP="002A5A16">
      <w:pPr>
        <w:rPr>
          <w:rFonts w:asciiTheme="minorHAnsi" w:hAnsiTheme="minorHAnsi"/>
          <w:b/>
          <w:sz w:val="18"/>
          <w:szCs w:val="18"/>
        </w:rPr>
      </w:pPr>
      <w:r w:rsidRPr="00AC5B7C">
        <w:rPr>
          <w:rFonts w:asciiTheme="minorHAnsi" w:hAnsiTheme="minorHAnsi"/>
          <w:b/>
          <w:sz w:val="18"/>
          <w:szCs w:val="18"/>
        </w:rPr>
        <w:t>F. Fenestration/Glazing Proposed Areas and Efficiencies – Replace (Section 150.2(b)1B)</w:t>
      </w:r>
    </w:p>
    <w:p w14:paraId="75B2E9B3" w14:textId="77777777" w:rsidR="002A5A16" w:rsidRPr="00AC5B7C" w:rsidRDefault="002A5A16" w:rsidP="002A5A16">
      <w:pPr>
        <w:pStyle w:val="ListParagraph"/>
        <w:keepNext/>
        <w:numPr>
          <w:ilvl w:val="0"/>
          <w:numId w:val="47"/>
        </w:numPr>
        <w:contextualSpacing/>
        <w:rPr>
          <w:rFonts w:ascii="Calibri" w:hAnsi="Calibri" w:cs="Arial"/>
          <w:sz w:val="18"/>
          <w:szCs w:val="18"/>
        </w:rPr>
      </w:pPr>
      <w:r w:rsidRPr="00AC5B7C">
        <w:rPr>
          <w:rFonts w:ascii="Calibri" w:hAnsi="Calibri" w:cs="Arial"/>
          <w:sz w:val="18"/>
          <w:szCs w:val="18"/>
        </w:rPr>
        <w:t>Tag/ID: A label (if any) from the plans, such as W1.</w:t>
      </w:r>
    </w:p>
    <w:p w14:paraId="6BBC6113" w14:textId="0F5C2E2C" w:rsidR="002A5A16" w:rsidRPr="00AC5B7C" w:rsidRDefault="002A5A16" w:rsidP="002A5A16">
      <w:pPr>
        <w:pStyle w:val="ListParagraph"/>
        <w:keepNext/>
        <w:numPr>
          <w:ilvl w:val="0"/>
          <w:numId w:val="47"/>
        </w:numPr>
        <w:contextualSpacing/>
        <w:rPr>
          <w:rFonts w:ascii="Calibri" w:hAnsi="Calibri" w:cs="Arial"/>
          <w:sz w:val="18"/>
          <w:szCs w:val="18"/>
        </w:rPr>
      </w:pPr>
      <w:r w:rsidRPr="00AC5B7C">
        <w:rPr>
          <w:rFonts w:ascii="Calibri" w:hAnsi="Calibri" w:cs="Arial"/>
          <w:sz w:val="18"/>
          <w:szCs w:val="18"/>
        </w:rPr>
        <w:t xml:space="preserve">Fenestration Type: Indicate the type of fenestration construction </w:t>
      </w:r>
      <w:ins w:id="812" w:author="Shewmaker, Michael@Energy" w:date="2021-12-27T16:40:00Z">
        <w:r w:rsidR="00704681">
          <w:rPr>
            <w:rFonts w:ascii="Calibri" w:hAnsi="Calibri" w:cs="Arial"/>
            <w:sz w:val="18"/>
            <w:szCs w:val="18"/>
          </w:rPr>
          <w:t>(</w:t>
        </w:r>
      </w:ins>
      <w:r w:rsidRPr="00AC5B7C">
        <w:rPr>
          <w:rFonts w:ascii="Calibri" w:hAnsi="Calibri" w:cs="Arial"/>
          <w:sz w:val="18"/>
          <w:szCs w:val="18"/>
        </w:rPr>
        <w:t>e.g., Fixed Window, Operable Window, or Skylight</w:t>
      </w:r>
      <w:ins w:id="813" w:author="Shewmaker, Michael@Energy" w:date="2021-12-27T16:40:00Z">
        <w:r w:rsidR="00704681">
          <w:rPr>
            <w:rFonts w:ascii="Calibri" w:hAnsi="Calibri" w:cs="Arial"/>
            <w:sz w:val="18"/>
            <w:szCs w:val="18"/>
          </w:rPr>
          <w:t>)</w:t>
        </w:r>
      </w:ins>
      <w:r w:rsidRPr="00AC5B7C">
        <w:rPr>
          <w:rFonts w:ascii="Calibri" w:hAnsi="Calibri" w:cs="Arial"/>
          <w:sz w:val="18"/>
          <w:szCs w:val="18"/>
        </w:rPr>
        <w:t>.</w:t>
      </w:r>
    </w:p>
    <w:p w14:paraId="34E50911" w14:textId="77777777" w:rsidR="002A5A16" w:rsidRPr="00AC5B7C" w:rsidRDefault="002A5A16" w:rsidP="002A5A16">
      <w:pPr>
        <w:pStyle w:val="ListParagraph"/>
        <w:keepNext/>
        <w:rPr>
          <w:rFonts w:ascii="Calibri" w:hAnsi="Calibri" w:cs="Arial"/>
          <w:sz w:val="18"/>
          <w:szCs w:val="18"/>
        </w:rPr>
      </w:pPr>
    </w:p>
    <w:p w14:paraId="5199B20F" w14:textId="65CFF27B" w:rsidR="002A5A16" w:rsidRPr="00AC5B7C" w:rsidRDefault="002A5A16" w:rsidP="000A51C2">
      <w:pPr>
        <w:pStyle w:val="ListParagraph"/>
        <w:keepNext/>
        <w:ind w:left="1980" w:hanging="900"/>
        <w:rPr>
          <w:rFonts w:ascii="Calibri" w:hAnsi="Calibri" w:cs="Arial"/>
          <w:sz w:val="18"/>
          <w:szCs w:val="18"/>
        </w:rPr>
      </w:pPr>
      <w:r w:rsidRPr="00AC5B7C">
        <w:rPr>
          <w:rFonts w:ascii="Calibri" w:hAnsi="Calibri" w:cs="Arial"/>
          <w:sz w:val="18"/>
          <w:szCs w:val="18"/>
        </w:rPr>
        <w:t>NOTE:</w:t>
      </w:r>
      <w:r w:rsidR="00751242" w:rsidRPr="00AC5B7C">
        <w:rPr>
          <w:rFonts w:ascii="Calibri" w:hAnsi="Calibri" w:cs="Arial"/>
          <w:sz w:val="18"/>
          <w:szCs w:val="18"/>
        </w:rPr>
        <w:tab/>
      </w:r>
      <w:r w:rsidRPr="00AC5B7C">
        <w:rPr>
          <w:rFonts w:ascii="Calibri" w:hAnsi="Calibri" w:cs="Arial"/>
          <w:sz w:val="18"/>
          <w:szCs w:val="18"/>
        </w:rPr>
        <w:t xml:space="preserve">Doors with glazing are counted in one of two ways. A door with </w:t>
      </w:r>
      <w:r w:rsidR="009A02F7">
        <w:rPr>
          <w:rFonts w:ascii="Calibri" w:hAnsi="Calibri" w:cs="Arial"/>
          <w:sz w:val="18"/>
          <w:szCs w:val="18"/>
        </w:rPr>
        <w:t>25</w:t>
      </w:r>
      <w:del w:id="814" w:author="Shewmaker, Michael@Energy" w:date="2021-12-27T16:40:00Z">
        <w:r w:rsidRPr="00AC5B7C" w:rsidDel="00704681">
          <w:rPr>
            <w:rFonts w:ascii="Calibri" w:hAnsi="Calibri" w:cs="Arial"/>
            <w:sz w:val="18"/>
            <w:szCs w:val="18"/>
          </w:rPr>
          <w:delText xml:space="preserve">% </w:delText>
        </w:r>
      </w:del>
      <w:ins w:id="815" w:author="Shewmaker, Michael@Energy" w:date="2021-12-27T16:40:00Z">
        <w:r w:rsidR="00704681">
          <w:rPr>
            <w:rFonts w:ascii="Calibri" w:hAnsi="Calibri" w:cs="Arial"/>
            <w:sz w:val="18"/>
            <w:szCs w:val="18"/>
          </w:rPr>
          <w:t xml:space="preserve"> percent</w:t>
        </w:r>
        <w:r w:rsidR="00704681" w:rsidRPr="00AC5B7C">
          <w:rPr>
            <w:rFonts w:ascii="Calibri" w:hAnsi="Calibri" w:cs="Arial"/>
            <w:sz w:val="18"/>
            <w:szCs w:val="18"/>
          </w:rPr>
          <w:t xml:space="preserve"> </w:t>
        </w:r>
      </w:ins>
      <w:r w:rsidRPr="00AC5B7C">
        <w:rPr>
          <w:rFonts w:ascii="Calibri" w:hAnsi="Calibri" w:cs="Arial"/>
          <w:sz w:val="18"/>
          <w:szCs w:val="18"/>
        </w:rPr>
        <w:t xml:space="preserve">or more glazing is </w:t>
      </w:r>
      <w:r w:rsidR="00DE34B8">
        <w:rPr>
          <w:rFonts w:ascii="Calibri" w:hAnsi="Calibri" w:cs="Arial"/>
          <w:sz w:val="18"/>
          <w:szCs w:val="18"/>
        </w:rPr>
        <w:t xml:space="preserve">considered a glazed door and is </w:t>
      </w:r>
      <w:r w:rsidRPr="00AC5B7C">
        <w:rPr>
          <w:rFonts w:ascii="Calibri" w:hAnsi="Calibri" w:cs="Arial"/>
          <w:sz w:val="18"/>
          <w:szCs w:val="18"/>
        </w:rPr>
        <w:t xml:space="preserve">counted as the entire door area. A door with less than </w:t>
      </w:r>
      <w:r w:rsidR="009A02F7">
        <w:rPr>
          <w:rFonts w:ascii="Calibri" w:hAnsi="Calibri" w:cs="Arial"/>
          <w:sz w:val="18"/>
          <w:szCs w:val="18"/>
        </w:rPr>
        <w:t>25</w:t>
      </w:r>
      <w:del w:id="816" w:author="Shewmaker, Michael@Energy" w:date="2021-12-27T16:40:00Z">
        <w:r w:rsidRPr="00AC5B7C" w:rsidDel="00704681">
          <w:rPr>
            <w:rFonts w:ascii="Calibri" w:hAnsi="Calibri" w:cs="Arial"/>
            <w:sz w:val="18"/>
            <w:szCs w:val="18"/>
          </w:rPr>
          <w:delText xml:space="preserve">% </w:delText>
        </w:r>
      </w:del>
      <w:ins w:id="817" w:author="Shewmaker, Michael@Energy" w:date="2021-12-27T16:40:00Z">
        <w:r w:rsidR="00704681">
          <w:rPr>
            <w:rFonts w:ascii="Calibri" w:hAnsi="Calibri" w:cs="Arial"/>
            <w:sz w:val="18"/>
            <w:szCs w:val="18"/>
          </w:rPr>
          <w:t xml:space="preserve"> percent</w:t>
        </w:r>
        <w:r w:rsidR="00704681" w:rsidRPr="00AC5B7C">
          <w:rPr>
            <w:rFonts w:ascii="Calibri" w:hAnsi="Calibri" w:cs="Arial"/>
            <w:sz w:val="18"/>
            <w:szCs w:val="18"/>
          </w:rPr>
          <w:t xml:space="preserve"> </w:t>
        </w:r>
      </w:ins>
      <w:r w:rsidRPr="00AC5B7C">
        <w:rPr>
          <w:rFonts w:ascii="Calibri" w:hAnsi="Calibri" w:cs="Arial"/>
          <w:sz w:val="18"/>
          <w:szCs w:val="18"/>
        </w:rPr>
        <w:t>glazing can be counted as the entire door area or can be calculated as the actual glass area with a 2-inch (0.17 ft</w:t>
      </w:r>
      <w:r w:rsidRPr="00AC5B7C">
        <w:rPr>
          <w:rFonts w:ascii="Calibri" w:hAnsi="Calibri" w:cs="Arial"/>
          <w:sz w:val="18"/>
          <w:szCs w:val="18"/>
          <w:vertAlign w:val="superscript"/>
        </w:rPr>
        <w:t>2</w:t>
      </w:r>
      <w:r w:rsidRPr="00AC5B7C">
        <w:rPr>
          <w:rFonts w:ascii="Calibri" w:hAnsi="Calibri" w:cs="Arial"/>
          <w:sz w:val="18"/>
          <w:szCs w:val="18"/>
        </w:rPr>
        <w:t>) frame all around.</w:t>
      </w:r>
    </w:p>
    <w:p w14:paraId="1050BDF9" w14:textId="77777777" w:rsidR="002A5A16" w:rsidRPr="00AC5B7C" w:rsidRDefault="002A5A16" w:rsidP="002A5A16">
      <w:pPr>
        <w:pStyle w:val="ListParagraph"/>
        <w:contextualSpacing/>
        <w:rPr>
          <w:rFonts w:ascii="Calibri" w:hAnsi="Calibri" w:cs="Arial"/>
          <w:sz w:val="18"/>
          <w:szCs w:val="18"/>
        </w:rPr>
      </w:pPr>
    </w:p>
    <w:p w14:paraId="0494A8BE" w14:textId="090936FD" w:rsidR="002A5A16" w:rsidRPr="00AC5B7C" w:rsidRDefault="002A5A16" w:rsidP="002A5A16">
      <w:pPr>
        <w:pStyle w:val="ListParagraph"/>
        <w:numPr>
          <w:ilvl w:val="0"/>
          <w:numId w:val="47"/>
        </w:numPr>
        <w:contextualSpacing/>
        <w:rPr>
          <w:rFonts w:ascii="Calibri" w:hAnsi="Calibri" w:cs="Arial"/>
          <w:sz w:val="18"/>
          <w:szCs w:val="18"/>
        </w:rPr>
      </w:pPr>
      <w:r w:rsidRPr="00AC5B7C">
        <w:rPr>
          <w:rFonts w:ascii="Calibri" w:hAnsi="Calibri" w:cs="Arial"/>
          <w:sz w:val="18"/>
          <w:szCs w:val="18"/>
        </w:rPr>
        <w:t>Frame Type: Metal, metal thermal break, or nonmetal.</w:t>
      </w:r>
    </w:p>
    <w:p w14:paraId="76431A32" w14:textId="77777777" w:rsidR="00751242" w:rsidRPr="00AC5B7C" w:rsidRDefault="002A5A16" w:rsidP="002A5A16">
      <w:pPr>
        <w:pStyle w:val="ListParagraph"/>
        <w:numPr>
          <w:ilvl w:val="0"/>
          <w:numId w:val="47"/>
        </w:numPr>
        <w:contextualSpacing/>
        <w:rPr>
          <w:rFonts w:ascii="Calibri" w:hAnsi="Calibri" w:cs="Arial"/>
          <w:sz w:val="18"/>
          <w:szCs w:val="18"/>
        </w:rPr>
      </w:pPr>
      <w:r w:rsidRPr="00AC5B7C">
        <w:rPr>
          <w:rFonts w:asciiTheme="minorHAnsi" w:hAnsiTheme="minorHAnsi"/>
          <w:sz w:val="18"/>
          <w:szCs w:val="18"/>
        </w:rPr>
        <w:t>Dynamic Glazing: Indicate if the fenestration has integrated shading device, chromogenic glazing or none for no dynamic Glazing.</w:t>
      </w:r>
      <w:r w:rsidRPr="00AC5B7C">
        <w:rPr>
          <w:rFonts w:ascii="Calibri" w:hAnsi="Calibri" w:cs="Arial"/>
          <w:sz w:val="18"/>
          <w:szCs w:val="18"/>
        </w:rPr>
        <w:t xml:space="preserve"> </w:t>
      </w:r>
    </w:p>
    <w:p w14:paraId="46F419F7" w14:textId="77777777" w:rsidR="00751242" w:rsidRPr="00AC5B7C" w:rsidRDefault="00751242" w:rsidP="000A51C2">
      <w:pPr>
        <w:pStyle w:val="ListParagraph"/>
        <w:contextualSpacing/>
        <w:rPr>
          <w:rFonts w:ascii="Calibri" w:hAnsi="Calibri" w:cs="Arial"/>
          <w:sz w:val="18"/>
          <w:szCs w:val="18"/>
        </w:rPr>
      </w:pPr>
    </w:p>
    <w:p w14:paraId="561A25BD" w14:textId="7586C414" w:rsidR="002A5A16" w:rsidRPr="00AC5B7C" w:rsidRDefault="00751242" w:rsidP="000A51C2">
      <w:pPr>
        <w:pStyle w:val="ListParagraph"/>
        <w:ind w:left="1980" w:hanging="900"/>
        <w:contextualSpacing/>
        <w:rPr>
          <w:rFonts w:ascii="Calibri" w:hAnsi="Calibri" w:cs="Arial"/>
          <w:sz w:val="18"/>
          <w:szCs w:val="18"/>
        </w:rPr>
      </w:pPr>
      <w:r w:rsidRPr="00AC5B7C">
        <w:rPr>
          <w:rFonts w:ascii="Calibri" w:hAnsi="Calibri" w:cs="Arial"/>
          <w:sz w:val="18"/>
          <w:szCs w:val="18"/>
        </w:rPr>
        <w:t>NOTE:</w:t>
      </w:r>
      <w:r w:rsidRPr="00AC5B7C">
        <w:rPr>
          <w:rFonts w:ascii="Calibri" w:hAnsi="Calibri" w:cs="Arial"/>
          <w:sz w:val="18"/>
          <w:szCs w:val="18"/>
        </w:rPr>
        <w:tab/>
      </w:r>
      <w:r w:rsidR="002A5A16" w:rsidRPr="00AC5B7C">
        <w:rPr>
          <w:rFonts w:ascii="Calibri" w:hAnsi="Calibri" w:cs="Arial"/>
          <w:sz w:val="18"/>
          <w:szCs w:val="18"/>
        </w:rPr>
        <w:t xml:space="preserve">Chromogenic glazing shall be considered separately from other fenestration types. </w:t>
      </w:r>
    </w:p>
    <w:p w14:paraId="1D94EE4D" w14:textId="77777777" w:rsidR="00751242" w:rsidRPr="00AC5B7C" w:rsidRDefault="00751242" w:rsidP="000A51C2">
      <w:pPr>
        <w:pStyle w:val="ListParagraph"/>
        <w:contextualSpacing/>
        <w:rPr>
          <w:rFonts w:ascii="Calibri" w:hAnsi="Calibri" w:cs="Arial"/>
          <w:sz w:val="18"/>
          <w:szCs w:val="18"/>
        </w:rPr>
      </w:pPr>
    </w:p>
    <w:p w14:paraId="44269DA6" w14:textId="6F473C84" w:rsidR="002A5A16" w:rsidRPr="00AC5B7C" w:rsidRDefault="002A5A16" w:rsidP="002A5A16">
      <w:pPr>
        <w:pStyle w:val="ListParagraph"/>
        <w:numPr>
          <w:ilvl w:val="0"/>
          <w:numId w:val="47"/>
        </w:numPr>
        <w:contextualSpacing/>
        <w:rPr>
          <w:rFonts w:ascii="Calibri" w:hAnsi="Calibri" w:cs="Arial"/>
          <w:sz w:val="18"/>
          <w:szCs w:val="18"/>
        </w:rPr>
      </w:pPr>
      <w:r w:rsidRPr="00AC5B7C">
        <w:rPr>
          <w:rFonts w:ascii="Calibri" w:hAnsi="Calibri" w:cs="Arial"/>
          <w:sz w:val="18"/>
          <w:szCs w:val="18"/>
        </w:rPr>
        <w:lastRenderedPageBreak/>
        <w:t xml:space="preserve">Orientation (North, East, South, West): The definitions in the Energy </w:t>
      </w:r>
      <w:del w:id="818" w:author="Shewmaker, Michael@Energy" w:date="2021-12-27T16:41:00Z">
        <w:r w:rsidRPr="00AC5B7C" w:rsidDel="00704681">
          <w:rPr>
            <w:rFonts w:ascii="Calibri" w:hAnsi="Calibri" w:cs="Arial"/>
            <w:sz w:val="18"/>
            <w:szCs w:val="18"/>
          </w:rPr>
          <w:delText xml:space="preserve">Efficiency </w:delText>
        </w:r>
      </w:del>
      <w:r w:rsidRPr="00AC5B7C">
        <w:rPr>
          <w:rFonts w:ascii="Calibri" w:hAnsi="Calibri" w:cs="Arial"/>
          <w:sz w:val="18"/>
          <w:szCs w:val="18"/>
        </w:rPr>
        <w:t xml:space="preserve">Standards include these specific details - </w:t>
      </w:r>
    </w:p>
    <w:p w14:paraId="187AC8EA" w14:textId="77777777" w:rsidR="002A5A16" w:rsidRPr="00AC5B7C" w:rsidRDefault="002A5A16" w:rsidP="002A5A16">
      <w:pPr>
        <w:numPr>
          <w:ilvl w:val="0"/>
          <w:numId w:val="29"/>
        </w:numPr>
        <w:rPr>
          <w:rFonts w:ascii="Calibri" w:hAnsi="Calibri" w:cs="Arial"/>
          <w:sz w:val="18"/>
          <w:szCs w:val="18"/>
        </w:rPr>
      </w:pPr>
      <w:r w:rsidRPr="00AC5B7C">
        <w:rPr>
          <w:rFonts w:ascii="Calibri" w:hAnsi="Calibri" w:cs="Arial"/>
          <w:sz w:val="18"/>
          <w:szCs w:val="18"/>
        </w:rPr>
        <w:t xml:space="preserve">North is oriented to within 45 degrees of true north, including 45 degrees east of north; </w:t>
      </w:r>
    </w:p>
    <w:p w14:paraId="397A8A28" w14:textId="77777777" w:rsidR="002A5A16" w:rsidRPr="00AC5B7C" w:rsidRDefault="002A5A16" w:rsidP="002A5A16">
      <w:pPr>
        <w:numPr>
          <w:ilvl w:val="0"/>
          <w:numId w:val="29"/>
        </w:numPr>
        <w:rPr>
          <w:rFonts w:ascii="Calibri" w:hAnsi="Calibri" w:cs="Arial"/>
          <w:sz w:val="18"/>
          <w:szCs w:val="18"/>
        </w:rPr>
      </w:pPr>
      <w:r w:rsidRPr="00AC5B7C">
        <w:rPr>
          <w:rFonts w:ascii="Calibri" w:hAnsi="Calibri" w:cs="Arial"/>
          <w:sz w:val="18"/>
          <w:szCs w:val="18"/>
        </w:rPr>
        <w:t xml:space="preserve">East is oriented to within 45 degrees of true east, including 45 degrees south of east; </w:t>
      </w:r>
    </w:p>
    <w:p w14:paraId="2D12EF82" w14:textId="77777777" w:rsidR="002A5A16" w:rsidRPr="00AC5B7C" w:rsidRDefault="002A5A16" w:rsidP="002A5A16">
      <w:pPr>
        <w:numPr>
          <w:ilvl w:val="0"/>
          <w:numId w:val="29"/>
        </w:numPr>
        <w:rPr>
          <w:rFonts w:ascii="Calibri" w:hAnsi="Calibri" w:cs="Arial"/>
          <w:sz w:val="18"/>
          <w:szCs w:val="18"/>
        </w:rPr>
      </w:pPr>
      <w:r w:rsidRPr="00AC5B7C">
        <w:rPr>
          <w:rFonts w:ascii="Calibri" w:hAnsi="Calibri" w:cs="Arial"/>
          <w:sz w:val="18"/>
          <w:szCs w:val="18"/>
        </w:rPr>
        <w:t xml:space="preserve">South is oriented to within 45 degrees of true south, including 45 degrees west of south; </w:t>
      </w:r>
    </w:p>
    <w:p w14:paraId="4A7B12EF" w14:textId="77777777" w:rsidR="002A5A16" w:rsidRPr="00AC5B7C" w:rsidRDefault="002A5A16" w:rsidP="002A5A16">
      <w:pPr>
        <w:numPr>
          <w:ilvl w:val="0"/>
          <w:numId w:val="29"/>
        </w:numPr>
        <w:rPr>
          <w:rFonts w:ascii="Calibri" w:hAnsi="Calibri" w:cs="Arial"/>
          <w:sz w:val="18"/>
          <w:szCs w:val="18"/>
        </w:rPr>
      </w:pPr>
      <w:r w:rsidRPr="00AC5B7C">
        <w:rPr>
          <w:rFonts w:ascii="Calibri" w:hAnsi="Calibri" w:cs="Arial"/>
          <w:sz w:val="18"/>
          <w:szCs w:val="18"/>
        </w:rPr>
        <w:t xml:space="preserve">West is oriented to within 45 degrees of true west, including 45 degrees north of west. </w:t>
      </w:r>
    </w:p>
    <w:p w14:paraId="6E924A51" w14:textId="77777777" w:rsidR="002A5A16" w:rsidRPr="00AC5B7C" w:rsidRDefault="002A5A16" w:rsidP="002A5A16">
      <w:pPr>
        <w:pStyle w:val="ListParagraph"/>
        <w:ind w:left="1800" w:hanging="720"/>
        <w:contextualSpacing/>
        <w:rPr>
          <w:rFonts w:ascii="Calibri" w:hAnsi="Calibri" w:cs="Arial"/>
          <w:sz w:val="18"/>
          <w:szCs w:val="18"/>
        </w:rPr>
      </w:pPr>
    </w:p>
    <w:p w14:paraId="7D39EA0D" w14:textId="68921061" w:rsidR="002A5A16" w:rsidRPr="00AC5B7C" w:rsidRDefault="002A5A16" w:rsidP="000A51C2">
      <w:pPr>
        <w:pStyle w:val="ListParagraph"/>
        <w:ind w:left="1980" w:hanging="900"/>
        <w:contextualSpacing/>
        <w:rPr>
          <w:rFonts w:ascii="Calibri" w:hAnsi="Calibri" w:cs="Arial"/>
          <w:sz w:val="18"/>
          <w:szCs w:val="18"/>
        </w:rPr>
      </w:pPr>
      <w:r w:rsidRPr="00AC5B7C">
        <w:rPr>
          <w:rFonts w:ascii="Calibri" w:hAnsi="Calibri" w:cs="Arial"/>
          <w:sz w:val="18"/>
          <w:szCs w:val="18"/>
        </w:rPr>
        <w:t>NOTE:</w:t>
      </w:r>
      <w:r w:rsidR="00751242" w:rsidRPr="00AC5B7C">
        <w:rPr>
          <w:rFonts w:ascii="Calibri" w:hAnsi="Calibri" w:cs="Arial"/>
          <w:sz w:val="18"/>
          <w:szCs w:val="18"/>
        </w:rPr>
        <w:tab/>
      </w:r>
      <w:r w:rsidRPr="00AC5B7C">
        <w:rPr>
          <w:rFonts w:ascii="Calibri" w:hAnsi="Calibri" w:cs="Arial"/>
          <w:sz w:val="18"/>
          <w:szCs w:val="18"/>
        </w:rPr>
        <w:t>Skylights in a roof pitch greater than 1:12 can be included as facing the same orientation as that portion of the roof angle. If the skylight is in a roof with a pitch less than 1:12, the skylight is assumed to face west.</w:t>
      </w:r>
    </w:p>
    <w:p w14:paraId="31D4F2D4" w14:textId="77777777" w:rsidR="002A5A16" w:rsidRPr="00AC5B7C" w:rsidRDefault="002A5A16" w:rsidP="002A5A16">
      <w:pPr>
        <w:pStyle w:val="ListParagraph"/>
        <w:contextualSpacing/>
        <w:rPr>
          <w:rFonts w:ascii="Calibri" w:hAnsi="Calibri" w:cs="Arial"/>
          <w:sz w:val="18"/>
          <w:szCs w:val="18"/>
        </w:rPr>
      </w:pPr>
    </w:p>
    <w:p w14:paraId="51747D77" w14:textId="2BB4572B" w:rsidR="002A5A16" w:rsidRPr="00AC5B7C" w:rsidRDefault="002A5A16" w:rsidP="002A5A16">
      <w:pPr>
        <w:pStyle w:val="ListParagraph"/>
        <w:numPr>
          <w:ilvl w:val="0"/>
          <w:numId w:val="47"/>
        </w:numPr>
        <w:rPr>
          <w:rFonts w:asciiTheme="minorHAnsi" w:hAnsiTheme="minorHAnsi"/>
          <w:sz w:val="18"/>
          <w:szCs w:val="18"/>
        </w:rPr>
      </w:pPr>
      <w:r w:rsidRPr="00AC5B7C">
        <w:rPr>
          <w:rFonts w:asciiTheme="minorHAnsi" w:hAnsiTheme="minorHAnsi"/>
          <w:sz w:val="18"/>
          <w:szCs w:val="18"/>
        </w:rPr>
        <w:t>Area Removed (ft</w:t>
      </w:r>
      <w:r w:rsidRPr="00AC5B7C">
        <w:rPr>
          <w:rFonts w:asciiTheme="minorHAnsi" w:hAnsiTheme="minorHAnsi"/>
          <w:sz w:val="18"/>
          <w:szCs w:val="18"/>
          <w:vertAlign w:val="superscript"/>
        </w:rPr>
        <w:t>2</w:t>
      </w:r>
      <w:r w:rsidRPr="00AC5B7C">
        <w:rPr>
          <w:rFonts w:asciiTheme="minorHAnsi" w:hAnsiTheme="minorHAnsi"/>
          <w:sz w:val="18"/>
          <w:szCs w:val="18"/>
        </w:rPr>
        <w:t>): Enter the area, in square feet</w:t>
      </w:r>
      <w:ins w:id="819" w:author="Shewmaker, Michael@Energy" w:date="2021-12-27T16:41:00Z">
        <w:r w:rsidR="00704681">
          <w:rPr>
            <w:rFonts w:asciiTheme="minorHAnsi" w:hAnsiTheme="minorHAnsi"/>
            <w:sz w:val="18"/>
            <w:szCs w:val="18"/>
          </w:rPr>
          <w:t xml:space="preserve"> (ft</w:t>
        </w:r>
        <w:r w:rsidR="00704681" w:rsidRPr="00704681">
          <w:rPr>
            <w:rFonts w:asciiTheme="minorHAnsi" w:hAnsiTheme="minorHAnsi"/>
            <w:sz w:val="18"/>
            <w:szCs w:val="18"/>
            <w:vertAlign w:val="superscript"/>
            <w:rPrChange w:id="820" w:author="Shewmaker, Michael@Energy" w:date="2021-12-27T16:41:00Z">
              <w:rPr>
                <w:rFonts w:asciiTheme="minorHAnsi" w:hAnsiTheme="minorHAnsi"/>
                <w:sz w:val="18"/>
                <w:szCs w:val="18"/>
              </w:rPr>
            </w:rPrChange>
          </w:rPr>
          <w:t>2</w:t>
        </w:r>
        <w:r w:rsidR="00704681">
          <w:rPr>
            <w:rFonts w:asciiTheme="minorHAnsi" w:hAnsiTheme="minorHAnsi"/>
            <w:sz w:val="18"/>
            <w:szCs w:val="18"/>
          </w:rPr>
          <w:t>)</w:t>
        </w:r>
      </w:ins>
      <w:r w:rsidRPr="00AC5B7C">
        <w:rPr>
          <w:rFonts w:asciiTheme="minorHAnsi" w:hAnsiTheme="minorHAnsi"/>
          <w:sz w:val="18"/>
          <w:szCs w:val="18"/>
        </w:rPr>
        <w:t>, of the fenestration/glazing being removed.</w:t>
      </w:r>
    </w:p>
    <w:p w14:paraId="7CFE1EE2" w14:textId="59F6CAAB" w:rsidR="002A5A16" w:rsidRPr="00AC5B7C" w:rsidRDefault="002A5A16" w:rsidP="002A5A16">
      <w:pPr>
        <w:pStyle w:val="ListParagraph"/>
        <w:numPr>
          <w:ilvl w:val="0"/>
          <w:numId w:val="47"/>
        </w:numPr>
        <w:rPr>
          <w:rFonts w:asciiTheme="minorHAnsi" w:hAnsiTheme="minorHAnsi"/>
          <w:sz w:val="18"/>
          <w:szCs w:val="18"/>
        </w:rPr>
      </w:pPr>
      <w:r w:rsidRPr="00AC5B7C">
        <w:rPr>
          <w:rFonts w:asciiTheme="minorHAnsi" w:hAnsiTheme="minorHAnsi"/>
          <w:sz w:val="18"/>
          <w:szCs w:val="18"/>
        </w:rPr>
        <w:t>Area Added (ft</w:t>
      </w:r>
      <w:r w:rsidRPr="00AC5B7C">
        <w:rPr>
          <w:rFonts w:asciiTheme="minorHAnsi" w:hAnsiTheme="minorHAnsi"/>
          <w:sz w:val="18"/>
          <w:szCs w:val="18"/>
          <w:vertAlign w:val="superscript"/>
        </w:rPr>
        <w:t>2</w:t>
      </w:r>
      <w:r w:rsidRPr="00AC5B7C">
        <w:rPr>
          <w:rFonts w:asciiTheme="minorHAnsi" w:hAnsiTheme="minorHAnsi"/>
          <w:sz w:val="18"/>
          <w:szCs w:val="18"/>
        </w:rPr>
        <w:t>): Enter the area, in square feet</w:t>
      </w:r>
      <w:ins w:id="821" w:author="Shewmaker, Michael@Energy" w:date="2021-12-27T16:41:00Z">
        <w:r w:rsidR="00704681">
          <w:rPr>
            <w:rFonts w:asciiTheme="minorHAnsi" w:hAnsiTheme="minorHAnsi"/>
            <w:sz w:val="18"/>
            <w:szCs w:val="18"/>
          </w:rPr>
          <w:t xml:space="preserve"> (ft</w:t>
        </w:r>
        <w:r w:rsidR="00704681" w:rsidRPr="00704681">
          <w:rPr>
            <w:rFonts w:asciiTheme="minorHAnsi" w:hAnsiTheme="minorHAnsi"/>
            <w:sz w:val="18"/>
            <w:szCs w:val="18"/>
            <w:vertAlign w:val="superscript"/>
            <w:rPrChange w:id="822" w:author="Shewmaker, Michael@Energy" w:date="2021-12-27T16:41:00Z">
              <w:rPr>
                <w:rFonts w:asciiTheme="minorHAnsi" w:hAnsiTheme="minorHAnsi"/>
                <w:sz w:val="18"/>
                <w:szCs w:val="18"/>
              </w:rPr>
            </w:rPrChange>
          </w:rPr>
          <w:t>2</w:t>
        </w:r>
        <w:r w:rsidR="00704681">
          <w:rPr>
            <w:rFonts w:asciiTheme="minorHAnsi" w:hAnsiTheme="minorHAnsi"/>
            <w:sz w:val="18"/>
            <w:szCs w:val="18"/>
          </w:rPr>
          <w:t>)</w:t>
        </w:r>
      </w:ins>
      <w:r w:rsidRPr="00AC5B7C">
        <w:rPr>
          <w:rFonts w:asciiTheme="minorHAnsi" w:hAnsiTheme="minorHAnsi"/>
          <w:sz w:val="18"/>
          <w:szCs w:val="18"/>
        </w:rPr>
        <w:t>, of the fenestration/glazing being added.</w:t>
      </w:r>
    </w:p>
    <w:p w14:paraId="3BF3D071" w14:textId="77777777" w:rsidR="002A5A16" w:rsidRPr="00AC5B7C" w:rsidRDefault="002A5A16" w:rsidP="002A5A16">
      <w:pPr>
        <w:pStyle w:val="ListParagraph"/>
        <w:numPr>
          <w:ilvl w:val="0"/>
          <w:numId w:val="47"/>
        </w:numPr>
        <w:rPr>
          <w:rFonts w:asciiTheme="minorHAnsi" w:hAnsiTheme="minorHAnsi"/>
          <w:sz w:val="18"/>
          <w:szCs w:val="18"/>
        </w:rPr>
      </w:pPr>
      <w:r w:rsidRPr="00AC5B7C">
        <w:rPr>
          <w:rFonts w:asciiTheme="minorHAnsi" w:hAnsiTheme="minorHAnsi"/>
          <w:sz w:val="18"/>
          <w:szCs w:val="18"/>
        </w:rPr>
        <w:t>Net Added Area (ft</w:t>
      </w:r>
      <w:r w:rsidRPr="00AC5B7C">
        <w:rPr>
          <w:rFonts w:asciiTheme="minorHAnsi" w:hAnsiTheme="minorHAnsi"/>
          <w:sz w:val="18"/>
          <w:szCs w:val="18"/>
          <w:vertAlign w:val="superscript"/>
        </w:rPr>
        <w:t>2</w:t>
      </w:r>
      <w:r w:rsidRPr="00AC5B7C">
        <w:rPr>
          <w:rFonts w:asciiTheme="minorHAnsi" w:hAnsiTheme="minorHAnsi"/>
          <w:sz w:val="18"/>
          <w:szCs w:val="18"/>
        </w:rPr>
        <w:t>): The difference between the Area Added and the Area Removed.</w:t>
      </w:r>
    </w:p>
    <w:p w14:paraId="13906123" w14:textId="0B1CDEC2" w:rsidR="002A5A16" w:rsidRPr="00AC5B7C" w:rsidRDefault="009A02F7" w:rsidP="002A5A16">
      <w:pPr>
        <w:pStyle w:val="ListParagraph"/>
        <w:numPr>
          <w:ilvl w:val="0"/>
          <w:numId w:val="47"/>
        </w:numPr>
        <w:contextualSpacing/>
        <w:rPr>
          <w:rFonts w:ascii="Calibri" w:hAnsi="Calibri" w:cs="Arial"/>
          <w:sz w:val="18"/>
          <w:szCs w:val="18"/>
        </w:rPr>
      </w:pPr>
      <w:r>
        <w:rPr>
          <w:rFonts w:asciiTheme="minorHAnsi" w:hAnsiTheme="minorHAnsi"/>
          <w:sz w:val="18"/>
          <w:szCs w:val="18"/>
        </w:rPr>
        <w:t xml:space="preserve">Proposed </w:t>
      </w:r>
      <w:r w:rsidR="002A5A16" w:rsidRPr="00AC5B7C">
        <w:rPr>
          <w:rFonts w:asciiTheme="minorHAnsi" w:hAnsiTheme="minorHAnsi"/>
          <w:sz w:val="18"/>
          <w:szCs w:val="18"/>
        </w:rPr>
        <w:t>U-factor:</w:t>
      </w:r>
      <w:r w:rsidR="002A5A16" w:rsidRPr="00AC5B7C">
        <w:rPr>
          <w:rFonts w:ascii="Calibri" w:hAnsi="Calibri" w:cs="Arial"/>
          <w:sz w:val="18"/>
          <w:szCs w:val="18"/>
        </w:rPr>
        <w:t xml:space="preserve"> Enter (a) the </w:t>
      </w:r>
      <w:ins w:id="823" w:author="Shewmaker, Michael@Energy" w:date="2021-12-27T16:41:00Z">
        <w:r w:rsidR="00704681">
          <w:rPr>
            <w:rFonts w:ascii="Calibri" w:hAnsi="Calibri" w:cs="Arial"/>
            <w:sz w:val="18"/>
            <w:szCs w:val="18"/>
          </w:rPr>
          <w:t>National Fenestration Rating Council (</w:t>
        </w:r>
      </w:ins>
      <w:r w:rsidR="002A5A16" w:rsidRPr="00AC5B7C">
        <w:rPr>
          <w:rFonts w:ascii="Calibri" w:hAnsi="Calibri" w:cs="Arial"/>
          <w:sz w:val="18"/>
          <w:szCs w:val="18"/>
        </w:rPr>
        <w:t>NFRC</w:t>
      </w:r>
      <w:ins w:id="824" w:author="Shewmaker, Michael@Energy" w:date="2021-12-27T16:41:00Z">
        <w:r w:rsidR="00704681">
          <w:rPr>
            <w:rFonts w:ascii="Calibri" w:hAnsi="Calibri" w:cs="Arial"/>
            <w:sz w:val="18"/>
            <w:szCs w:val="18"/>
          </w:rPr>
          <w:t>)</w:t>
        </w:r>
      </w:ins>
      <w:r w:rsidR="002A5A16" w:rsidRPr="00AC5B7C">
        <w:rPr>
          <w:rFonts w:ascii="Calibri" w:hAnsi="Calibri" w:cs="Arial"/>
          <w:sz w:val="18"/>
          <w:szCs w:val="18"/>
        </w:rPr>
        <w:t xml:space="preserve"> U-factor based on the proposed brand and type of fenestration using </w:t>
      </w:r>
      <w:del w:id="825" w:author="Shewmaker, Michael@Energy" w:date="2021-12-27T16:41:00Z">
        <w:r w:rsidR="002A5A16" w:rsidRPr="00AC5B7C" w:rsidDel="00704681">
          <w:rPr>
            <w:rFonts w:ascii="Calibri" w:hAnsi="Calibri" w:cs="Arial"/>
            <w:sz w:val="18"/>
            <w:szCs w:val="18"/>
          </w:rPr>
          <w:delText>National Fenestration Rating Council (</w:delText>
        </w:r>
        <w:r w:rsidR="00AB3242" w:rsidDel="00704681">
          <w:fldChar w:fldCharType="begin"/>
        </w:r>
        <w:r w:rsidR="00AB3242" w:rsidDel="00704681">
          <w:delInstrText xml:space="preserve"> HYPERLINK "http://www.nfrc.org" </w:delInstrText>
        </w:r>
        <w:r w:rsidR="00AB3242" w:rsidDel="00704681">
          <w:fldChar w:fldCharType="separate"/>
        </w:r>
        <w:r w:rsidR="002A5A16" w:rsidRPr="00AC5B7C" w:rsidDel="00704681">
          <w:rPr>
            <w:rStyle w:val="Hyperlink"/>
            <w:rFonts w:ascii="Calibri" w:hAnsi="Calibri" w:cs="Arial"/>
            <w:color w:val="auto"/>
            <w:sz w:val="18"/>
            <w:szCs w:val="18"/>
          </w:rPr>
          <w:delText>www.nfrc.org</w:delText>
        </w:r>
        <w:r w:rsidR="00AB3242" w:rsidDel="00704681">
          <w:rPr>
            <w:rStyle w:val="Hyperlink"/>
            <w:rFonts w:ascii="Calibri" w:hAnsi="Calibri" w:cs="Arial"/>
            <w:color w:val="auto"/>
            <w:sz w:val="18"/>
            <w:szCs w:val="18"/>
          </w:rPr>
          <w:fldChar w:fldCharType="end"/>
        </w:r>
        <w:r w:rsidR="002A5A16" w:rsidRPr="00AC5B7C" w:rsidDel="00704681">
          <w:rPr>
            <w:rFonts w:ascii="Calibri" w:hAnsi="Calibri" w:cs="Arial"/>
            <w:sz w:val="18"/>
            <w:szCs w:val="18"/>
          </w:rPr>
          <w:delText xml:space="preserve">) </w:delText>
        </w:r>
      </w:del>
      <w:ins w:id="826" w:author="Shewmaker, Michael@Energy" w:date="2021-12-27T16:42:00Z">
        <w:r w:rsidR="00704681">
          <w:rPr>
            <w:rFonts w:ascii="Calibri" w:hAnsi="Calibri" w:cs="Arial"/>
            <w:sz w:val="18"/>
            <w:szCs w:val="18"/>
          </w:rPr>
          <w:fldChar w:fldCharType="begin"/>
        </w:r>
        <w:r w:rsidR="00704681">
          <w:rPr>
            <w:rFonts w:ascii="Calibri" w:hAnsi="Calibri" w:cs="Arial"/>
            <w:sz w:val="18"/>
            <w:szCs w:val="18"/>
          </w:rPr>
          <w:instrText xml:space="preserve"> HYPERLINK "https://search.nfrc.org/search/Searchdefault.aspx" </w:instrText>
        </w:r>
        <w:r w:rsidR="00704681">
          <w:rPr>
            <w:rFonts w:ascii="Calibri" w:hAnsi="Calibri" w:cs="Arial"/>
            <w:sz w:val="18"/>
            <w:szCs w:val="18"/>
          </w:rPr>
          <w:fldChar w:fldCharType="separate"/>
        </w:r>
        <w:r w:rsidR="00704681" w:rsidRPr="00704681">
          <w:rPr>
            <w:rStyle w:val="Hyperlink"/>
            <w:rFonts w:ascii="Calibri" w:hAnsi="Calibri" w:cs="Arial"/>
            <w:sz w:val="18"/>
            <w:szCs w:val="18"/>
          </w:rPr>
          <w:t xml:space="preserve">NFRC </w:t>
        </w:r>
        <w:r w:rsidR="002A5A16" w:rsidRPr="00704681">
          <w:rPr>
            <w:rStyle w:val="Hyperlink"/>
            <w:rFonts w:ascii="Calibri" w:hAnsi="Calibri" w:cs="Arial"/>
            <w:sz w:val="18"/>
            <w:szCs w:val="18"/>
          </w:rPr>
          <w:t>certified values</w:t>
        </w:r>
        <w:r w:rsidR="00704681">
          <w:rPr>
            <w:rFonts w:ascii="Calibri" w:hAnsi="Calibri" w:cs="Arial"/>
            <w:sz w:val="18"/>
            <w:szCs w:val="18"/>
          </w:rPr>
          <w:fldChar w:fldCharType="end"/>
        </w:r>
      </w:ins>
      <w:r w:rsidR="002A5A16" w:rsidRPr="00AC5B7C">
        <w:rPr>
          <w:rFonts w:ascii="Calibri" w:hAnsi="Calibri" w:cs="Arial"/>
          <w:sz w:val="18"/>
          <w:szCs w:val="18"/>
        </w:rPr>
        <w:t>, (b) the default value from Table 110.6-A</w:t>
      </w:r>
      <w:r w:rsidR="00751242" w:rsidRPr="00AC5B7C">
        <w:rPr>
          <w:rFonts w:ascii="Calibri" w:hAnsi="Calibri" w:cs="Arial"/>
          <w:sz w:val="18"/>
          <w:szCs w:val="18"/>
        </w:rPr>
        <w:t xml:space="preserve">, (c) </w:t>
      </w:r>
      <w:r w:rsidR="002A5A16" w:rsidRPr="00AC5B7C">
        <w:rPr>
          <w:rFonts w:ascii="Calibri" w:hAnsi="Calibri" w:cs="Arial"/>
          <w:sz w:val="18"/>
          <w:szCs w:val="18"/>
        </w:rPr>
        <w:t>Equation NA6-1, or (</w:t>
      </w:r>
      <w:r w:rsidR="00751242" w:rsidRPr="00AC5B7C">
        <w:rPr>
          <w:rFonts w:ascii="Calibri" w:hAnsi="Calibri" w:cs="Arial"/>
          <w:sz w:val="18"/>
          <w:szCs w:val="18"/>
        </w:rPr>
        <w:t>d</w:t>
      </w:r>
      <w:r w:rsidR="002A5A16" w:rsidRPr="00AC5B7C">
        <w:rPr>
          <w:rFonts w:ascii="Calibri" w:hAnsi="Calibri" w:cs="Arial"/>
          <w:sz w:val="18"/>
          <w:szCs w:val="18"/>
        </w:rPr>
        <w:t xml:space="preserve">) the </w:t>
      </w:r>
      <w:r w:rsidR="00751242" w:rsidRPr="00AC5B7C">
        <w:rPr>
          <w:rFonts w:ascii="Calibri" w:hAnsi="Calibri" w:cs="Arial"/>
          <w:sz w:val="18"/>
          <w:szCs w:val="18"/>
        </w:rPr>
        <w:t>area-</w:t>
      </w:r>
      <w:r w:rsidR="002A5A16" w:rsidRPr="00AC5B7C">
        <w:rPr>
          <w:rFonts w:ascii="Calibri" w:hAnsi="Calibri" w:cs="Arial"/>
          <w:sz w:val="18"/>
          <w:szCs w:val="18"/>
        </w:rPr>
        <w:t>weighted average U-factor calculated on form CF1R-ENV-02-E, Area</w:t>
      </w:r>
      <w:r w:rsidR="00751242" w:rsidRPr="00AC5B7C">
        <w:rPr>
          <w:rFonts w:ascii="Calibri" w:hAnsi="Calibri" w:cs="Arial"/>
          <w:sz w:val="18"/>
          <w:szCs w:val="18"/>
        </w:rPr>
        <w:t>-</w:t>
      </w:r>
      <w:r w:rsidR="002A5A16" w:rsidRPr="00AC5B7C">
        <w:rPr>
          <w:rFonts w:ascii="Calibri" w:hAnsi="Calibri" w:cs="Arial"/>
          <w:sz w:val="18"/>
          <w:szCs w:val="18"/>
        </w:rPr>
        <w:t xml:space="preserve">Weighted Average Calculation Worksheet. </w:t>
      </w:r>
    </w:p>
    <w:p w14:paraId="24EB2647" w14:textId="77777777" w:rsidR="002A5A16" w:rsidRPr="00AC5B7C" w:rsidRDefault="002A5A16" w:rsidP="002A5A16">
      <w:pPr>
        <w:pStyle w:val="ListParagraph"/>
        <w:contextualSpacing/>
        <w:rPr>
          <w:rFonts w:asciiTheme="minorHAnsi" w:hAnsiTheme="minorHAnsi"/>
          <w:sz w:val="18"/>
          <w:szCs w:val="18"/>
        </w:rPr>
      </w:pPr>
    </w:p>
    <w:p w14:paraId="6C282BDC" w14:textId="15552074" w:rsidR="002A5A16" w:rsidRPr="00AC5B7C" w:rsidRDefault="002A5A16" w:rsidP="002A5A16">
      <w:pPr>
        <w:pStyle w:val="ListParagraph"/>
        <w:contextualSpacing/>
        <w:rPr>
          <w:rFonts w:ascii="Calibri" w:hAnsi="Calibri" w:cs="Arial"/>
          <w:sz w:val="18"/>
          <w:szCs w:val="18"/>
        </w:rPr>
      </w:pPr>
      <w:r w:rsidRPr="00AC5B7C">
        <w:rPr>
          <w:rFonts w:ascii="Calibri" w:hAnsi="Calibri" w:cs="Arial"/>
          <w:sz w:val="18"/>
          <w:szCs w:val="18"/>
        </w:rPr>
        <w:t xml:space="preserve">For the exceptions, up to 3 </w:t>
      </w:r>
      <w:ins w:id="827" w:author="Shewmaker, Michael@Energy" w:date="2021-12-27T16:42:00Z">
        <w:r w:rsidR="00704681">
          <w:rPr>
            <w:rFonts w:ascii="Calibri" w:hAnsi="Calibri" w:cs="Arial"/>
            <w:sz w:val="18"/>
            <w:szCs w:val="18"/>
          </w:rPr>
          <w:t>square feet</w:t>
        </w:r>
        <w:r w:rsidR="004E483F">
          <w:rPr>
            <w:rFonts w:ascii="Calibri" w:hAnsi="Calibri" w:cs="Arial"/>
            <w:sz w:val="18"/>
            <w:szCs w:val="18"/>
          </w:rPr>
          <w:t xml:space="preserve"> (</w:t>
        </w:r>
      </w:ins>
      <w:r w:rsidRPr="00AC5B7C">
        <w:rPr>
          <w:rFonts w:ascii="Calibri" w:hAnsi="Calibri" w:cs="Arial"/>
          <w:sz w:val="18"/>
          <w:szCs w:val="18"/>
        </w:rPr>
        <w:t>ft</w:t>
      </w:r>
      <w:r w:rsidRPr="00AC5B7C">
        <w:rPr>
          <w:rFonts w:ascii="Calibri" w:hAnsi="Calibri" w:cs="Arial"/>
          <w:sz w:val="18"/>
          <w:szCs w:val="18"/>
          <w:vertAlign w:val="superscript"/>
        </w:rPr>
        <w:t>2</w:t>
      </w:r>
      <w:ins w:id="828" w:author="Shewmaker, Michael@Energy" w:date="2021-12-27T16:42:00Z">
        <w:r w:rsidR="004E483F">
          <w:rPr>
            <w:rFonts w:ascii="Calibri" w:hAnsi="Calibri" w:cs="Arial"/>
            <w:sz w:val="18"/>
            <w:szCs w:val="18"/>
          </w:rPr>
          <w:t>)</w:t>
        </w:r>
      </w:ins>
      <w:r w:rsidRPr="00AC5B7C">
        <w:rPr>
          <w:rFonts w:ascii="Calibri" w:hAnsi="Calibri" w:cs="Arial"/>
          <w:sz w:val="18"/>
          <w:szCs w:val="18"/>
        </w:rPr>
        <w:t xml:space="preserve"> of tubular skylights and up to 3 ft</w:t>
      </w:r>
      <w:r w:rsidRPr="00AC5B7C">
        <w:rPr>
          <w:rFonts w:ascii="Calibri" w:hAnsi="Calibri" w:cs="Arial"/>
          <w:sz w:val="18"/>
          <w:szCs w:val="18"/>
          <w:vertAlign w:val="superscript"/>
        </w:rPr>
        <w:t>2</w:t>
      </w:r>
      <w:r w:rsidRPr="00AC5B7C">
        <w:rPr>
          <w:rFonts w:ascii="Calibri" w:hAnsi="Calibri" w:cs="Arial"/>
          <w:sz w:val="18"/>
          <w:szCs w:val="18"/>
        </w:rPr>
        <w:t xml:space="preserve"> of glazing in a door enter N/A, and for up to 16 ft</w:t>
      </w:r>
      <w:r w:rsidRPr="00AC5B7C">
        <w:rPr>
          <w:rFonts w:ascii="Calibri" w:hAnsi="Calibri" w:cs="Arial"/>
          <w:sz w:val="18"/>
          <w:szCs w:val="18"/>
          <w:vertAlign w:val="superscript"/>
        </w:rPr>
        <w:t>2</w:t>
      </w:r>
      <w:r w:rsidRPr="00AC5B7C">
        <w:rPr>
          <w:rFonts w:ascii="Calibri" w:hAnsi="Calibri" w:cs="Arial"/>
          <w:sz w:val="18"/>
          <w:szCs w:val="18"/>
        </w:rPr>
        <w:t xml:space="preserve"> of skylight, enter 0.55. If any products (other than the exceptions) have a higher U-factor than 0.</w:t>
      </w:r>
      <w:r w:rsidR="004A1C16">
        <w:rPr>
          <w:rFonts w:ascii="Calibri" w:hAnsi="Calibri" w:cs="Arial"/>
          <w:sz w:val="18"/>
          <w:szCs w:val="18"/>
        </w:rPr>
        <w:t>30</w:t>
      </w:r>
      <w:r w:rsidRPr="00AC5B7C">
        <w:rPr>
          <w:rFonts w:ascii="Calibri" w:hAnsi="Calibri" w:cs="Arial"/>
          <w:sz w:val="18"/>
          <w:szCs w:val="18"/>
        </w:rPr>
        <w:t xml:space="preserve">, first complete an ENV-02 to calculate a weighted average U-factor and attach it to this CF1R. </w:t>
      </w:r>
    </w:p>
    <w:p w14:paraId="5C278E5B" w14:textId="77777777" w:rsidR="002A5A16" w:rsidRPr="00AC5B7C" w:rsidRDefault="002A5A16" w:rsidP="002A5A16">
      <w:pPr>
        <w:pStyle w:val="ListParagraph"/>
        <w:spacing w:line="276" w:lineRule="auto"/>
        <w:contextualSpacing/>
        <w:rPr>
          <w:rFonts w:ascii="Calibri" w:hAnsi="Calibri" w:cs="Arial"/>
          <w:sz w:val="18"/>
          <w:szCs w:val="18"/>
        </w:rPr>
      </w:pPr>
    </w:p>
    <w:p w14:paraId="748D276D" w14:textId="3D856B23" w:rsidR="002A5A16" w:rsidRPr="00AC5B7C" w:rsidRDefault="002A5A16" w:rsidP="002A5A16">
      <w:pPr>
        <w:tabs>
          <w:tab w:val="left" w:pos="1800"/>
        </w:tabs>
        <w:ind w:left="1800" w:hanging="720"/>
        <w:rPr>
          <w:rFonts w:ascii="Calibri" w:hAnsi="Calibri" w:cs="Arial"/>
          <w:sz w:val="18"/>
          <w:szCs w:val="18"/>
        </w:rPr>
      </w:pPr>
      <w:r w:rsidRPr="00AC5B7C">
        <w:rPr>
          <w:rFonts w:ascii="Calibri" w:hAnsi="Calibri" w:cs="Arial"/>
          <w:sz w:val="18"/>
          <w:szCs w:val="18"/>
        </w:rPr>
        <w:t xml:space="preserve">NOTE: </w:t>
      </w:r>
      <w:r w:rsidRPr="00AC5B7C">
        <w:rPr>
          <w:rFonts w:ascii="Calibri" w:hAnsi="Calibri" w:cs="Arial"/>
          <w:sz w:val="18"/>
          <w:szCs w:val="18"/>
        </w:rPr>
        <w:tab/>
        <w:t xml:space="preserve">Dynamic glazing is a glazing system that changes its performance U-factor and </w:t>
      </w:r>
      <w:ins w:id="829" w:author="Shewmaker, Michael@Energy" w:date="2021-12-27T16:42:00Z">
        <w:r w:rsidR="004E483F">
          <w:rPr>
            <w:rFonts w:ascii="Calibri" w:hAnsi="Calibri" w:cs="Arial"/>
            <w:sz w:val="18"/>
            <w:szCs w:val="18"/>
          </w:rPr>
          <w:t>solar heat gain coefficient (</w:t>
        </w:r>
      </w:ins>
      <w:r w:rsidRPr="00AC5B7C">
        <w:rPr>
          <w:rFonts w:ascii="Calibri" w:hAnsi="Calibri" w:cs="Arial"/>
          <w:sz w:val="18"/>
          <w:szCs w:val="18"/>
        </w:rPr>
        <w:t>SHGC</w:t>
      </w:r>
      <w:ins w:id="830" w:author="Shewmaker, Michael@Energy" w:date="2021-12-27T16:42:00Z">
        <w:r w:rsidR="004E483F">
          <w:rPr>
            <w:rFonts w:ascii="Calibri" w:hAnsi="Calibri" w:cs="Arial"/>
            <w:sz w:val="18"/>
            <w:szCs w:val="18"/>
          </w:rPr>
          <w:t>)</w:t>
        </w:r>
      </w:ins>
      <w:r w:rsidRPr="00AC5B7C">
        <w:rPr>
          <w:rFonts w:ascii="Calibri" w:hAnsi="Calibri" w:cs="Arial"/>
          <w:sz w:val="18"/>
          <w:szCs w:val="18"/>
        </w:rPr>
        <w:t xml:space="preserve"> based on the physical environment. Dynamic glazing includes chromogenic glazing or integrated shading systems (this does not include internally or externally mounted shading devices). If using dynamic glazing, use the lowest tested U-factor and SHGC in Columns </w:t>
      </w:r>
      <w:r w:rsidR="004A1C16">
        <w:rPr>
          <w:rFonts w:ascii="Calibri" w:hAnsi="Calibri" w:cs="Arial"/>
          <w:sz w:val="18"/>
          <w:szCs w:val="18"/>
        </w:rPr>
        <w:t>9</w:t>
      </w:r>
      <w:r w:rsidRPr="00AC5B7C">
        <w:rPr>
          <w:rFonts w:ascii="Calibri" w:hAnsi="Calibri" w:cs="Arial"/>
          <w:sz w:val="18"/>
          <w:szCs w:val="18"/>
        </w:rPr>
        <w:t xml:space="preserve"> and 11. </w:t>
      </w:r>
    </w:p>
    <w:p w14:paraId="662E6FCA" w14:textId="77777777" w:rsidR="002A5A16" w:rsidRPr="00AC5B7C" w:rsidRDefault="002A5A16" w:rsidP="002A5A16">
      <w:pPr>
        <w:tabs>
          <w:tab w:val="left" w:pos="1800"/>
        </w:tabs>
        <w:ind w:left="1800" w:hanging="720"/>
        <w:rPr>
          <w:rFonts w:ascii="Calibri" w:hAnsi="Calibri" w:cs="Arial"/>
          <w:sz w:val="18"/>
          <w:szCs w:val="18"/>
        </w:rPr>
      </w:pPr>
    </w:p>
    <w:p w14:paraId="1E838781" w14:textId="03CA0880" w:rsidR="002A5A16" w:rsidRPr="00AC5B7C" w:rsidRDefault="009A02F7" w:rsidP="002A5A16">
      <w:pPr>
        <w:pStyle w:val="ListParagraph"/>
        <w:numPr>
          <w:ilvl w:val="0"/>
          <w:numId w:val="47"/>
        </w:numPr>
        <w:rPr>
          <w:rFonts w:asciiTheme="minorHAnsi" w:hAnsiTheme="minorHAnsi"/>
          <w:sz w:val="18"/>
          <w:szCs w:val="18"/>
        </w:rPr>
      </w:pPr>
      <w:r>
        <w:rPr>
          <w:rFonts w:asciiTheme="minorHAnsi" w:hAnsiTheme="minorHAnsi"/>
          <w:sz w:val="18"/>
          <w:szCs w:val="18"/>
        </w:rPr>
        <w:t xml:space="preserve">Proposed U-factor </w:t>
      </w:r>
      <w:r w:rsidR="002A5A16" w:rsidRPr="00AC5B7C">
        <w:rPr>
          <w:rFonts w:asciiTheme="minorHAnsi" w:hAnsiTheme="minorHAnsi"/>
          <w:sz w:val="18"/>
          <w:szCs w:val="18"/>
        </w:rPr>
        <w:t>Source:</w:t>
      </w:r>
      <w:r w:rsidR="002A5A16" w:rsidRPr="00AC5B7C">
        <w:rPr>
          <w:rFonts w:ascii="Calibri" w:hAnsi="Calibri" w:cs="Arial"/>
          <w:sz w:val="18"/>
          <w:szCs w:val="18"/>
        </w:rPr>
        <w:t xml:space="preserve"> </w:t>
      </w:r>
      <w:ins w:id="831" w:author="Shewmaker, Michael@Energy" w:date="2021-12-27T16:42:00Z">
        <w:r w:rsidR="004E483F">
          <w:rPr>
            <w:rFonts w:ascii="Calibri" w:hAnsi="Calibri" w:cs="Arial"/>
            <w:sz w:val="18"/>
            <w:szCs w:val="18"/>
          </w:rPr>
          <w:t>National Fenestration Rating Council (</w:t>
        </w:r>
      </w:ins>
      <w:r w:rsidR="002A5A16" w:rsidRPr="00AC5B7C">
        <w:rPr>
          <w:rFonts w:ascii="Calibri" w:hAnsi="Calibri" w:cs="Arial"/>
          <w:sz w:val="18"/>
          <w:szCs w:val="18"/>
        </w:rPr>
        <w:t>NFRC</w:t>
      </w:r>
      <w:ins w:id="832" w:author="Shewmaker, Michael@Energy" w:date="2021-12-27T16:42:00Z">
        <w:r w:rsidR="004E483F">
          <w:rPr>
            <w:rFonts w:ascii="Calibri" w:hAnsi="Calibri" w:cs="Arial"/>
            <w:sz w:val="18"/>
            <w:szCs w:val="18"/>
          </w:rPr>
          <w:t>)</w:t>
        </w:r>
      </w:ins>
      <w:r w:rsidR="002A5A16" w:rsidRPr="00AC5B7C">
        <w:rPr>
          <w:rFonts w:ascii="Calibri" w:hAnsi="Calibri" w:cs="Arial"/>
          <w:sz w:val="18"/>
          <w:szCs w:val="18"/>
        </w:rPr>
        <w:t>, Table 110.6-A, Equations NA6-1</w:t>
      </w:r>
      <w:r w:rsidR="00081A21" w:rsidRPr="00AC5B7C">
        <w:rPr>
          <w:rFonts w:ascii="Calibri" w:hAnsi="Calibri" w:cs="Arial"/>
          <w:sz w:val="18"/>
          <w:szCs w:val="18"/>
        </w:rPr>
        <w:t>, or Area-Weighted Average Worksheet (ENV-02)</w:t>
      </w:r>
      <w:r w:rsidR="002A5A16" w:rsidRPr="00AC5B7C">
        <w:rPr>
          <w:rFonts w:ascii="Calibri" w:hAnsi="Calibri" w:cs="Arial"/>
          <w:sz w:val="18"/>
          <w:szCs w:val="18"/>
        </w:rPr>
        <w:t>. The source of the U-factor data for the fenestration product.</w:t>
      </w:r>
    </w:p>
    <w:p w14:paraId="36F221A7" w14:textId="3F1C7227" w:rsidR="002A5A16" w:rsidRPr="00AC5B7C" w:rsidRDefault="009A02F7" w:rsidP="002A5A16">
      <w:pPr>
        <w:pStyle w:val="ListParagraph"/>
        <w:numPr>
          <w:ilvl w:val="0"/>
          <w:numId w:val="47"/>
        </w:numPr>
        <w:contextualSpacing/>
        <w:rPr>
          <w:rFonts w:ascii="Calibri" w:hAnsi="Calibri" w:cs="Arial"/>
          <w:sz w:val="18"/>
          <w:szCs w:val="18"/>
        </w:rPr>
      </w:pPr>
      <w:r>
        <w:rPr>
          <w:rFonts w:asciiTheme="minorHAnsi" w:hAnsiTheme="minorHAnsi"/>
          <w:sz w:val="18"/>
          <w:szCs w:val="18"/>
        </w:rPr>
        <w:t xml:space="preserve">Proposed </w:t>
      </w:r>
      <w:r w:rsidR="002A5A16" w:rsidRPr="00AC5B7C">
        <w:rPr>
          <w:rFonts w:asciiTheme="minorHAnsi" w:hAnsiTheme="minorHAnsi"/>
          <w:sz w:val="18"/>
          <w:szCs w:val="18"/>
        </w:rPr>
        <w:t>SHGC:</w:t>
      </w:r>
      <w:r w:rsidR="002A5A16" w:rsidRPr="00AC5B7C">
        <w:rPr>
          <w:rFonts w:ascii="Calibri" w:hAnsi="Calibri" w:cs="Arial"/>
          <w:sz w:val="18"/>
          <w:szCs w:val="18"/>
        </w:rPr>
        <w:t xml:space="preserve"> In climate zones 2, 4, 6-1</w:t>
      </w:r>
      <w:r w:rsidR="004A1C16">
        <w:rPr>
          <w:rFonts w:ascii="Calibri" w:hAnsi="Calibri" w:cs="Arial"/>
          <w:sz w:val="18"/>
          <w:szCs w:val="18"/>
        </w:rPr>
        <w:t>5</w:t>
      </w:r>
      <w:r w:rsidR="002A5A16" w:rsidRPr="00AC5B7C">
        <w:rPr>
          <w:rFonts w:ascii="Calibri" w:hAnsi="Calibri" w:cs="Arial"/>
          <w:sz w:val="18"/>
          <w:szCs w:val="18"/>
        </w:rPr>
        <w:t xml:space="preserve"> enter the </w:t>
      </w:r>
      <w:ins w:id="833" w:author="Shewmaker, Michael@Energy" w:date="2021-12-27T16:42:00Z">
        <w:r w:rsidR="004E483F">
          <w:rPr>
            <w:rFonts w:ascii="Calibri" w:hAnsi="Calibri" w:cs="Arial"/>
            <w:sz w:val="18"/>
            <w:szCs w:val="18"/>
          </w:rPr>
          <w:t>solar heat gain coefficient (</w:t>
        </w:r>
      </w:ins>
      <w:r w:rsidR="002A5A16" w:rsidRPr="00AC5B7C">
        <w:rPr>
          <w:rFonts w:ascii="Calibri" w:hAnsi="Calibri" w:cs="Arial"/>
          <w:sz w:val="18"/>
          <w:szCs w:val="18"/>
        </w:rPr>
        <w:t>SHGC</w:t>
      </w:r>
      <w:ins w:id="834" w:author="Shewmaker, Michael@Energy" w:date="2021-12-27T16:43:00Z">
        <w:r w:rsidR="004E483F">
          <w:rPr>
            <w:rFonts w:ascii="Calibri" w:hAnsi="Calibri" w:cs="Arial"/>
            <w:sz w:val="18"/>
            <w:szCs w:val="18"/>
          </w:rPr>
          <w:t>)</w:t>
        </w:r>
      </w:ins>
      <w:r w:rsidR="002A5A16" w:rsidRPr="00AC5B7C">
        <w:rPr>
          <w:rFonts w:ascii="Calibri" w:hAnsi="Calibri" w:cs="Arial"/>
          <w:sz w:val="18"/>
          <w:szCs w:val="18"/>
        </w:rPr>
        <w:t xml:space="preserve"> from (a) </w:t>
      </w:r>
      <w:del w:id="835" w:author="Shewmaker, Michael@Energy" w:date="2021-12-27T16:43:00Z">
        <w:r w:rsidR="002A5A16" w:rsidRPr="00AC5B7C" w:rsidDel="004E483F">
          <w:rPr>
            <w:rFonts w:ascii="Calibri" w:hAnsi="Calibri" w:cs="Arial"/>
            <w:sz w:val="18"/>
            <w:szCs w:val="18"/>
          </w:rPr>
          <w:delText>NFRC-rated certification information</w:delText>
        </w:r>
      </w:del>
      <w:ins w:id="836" w:author="Shewmaker, Michael@Energy" w:date="2021-12-27T16:43:00Z">
        <w:r w:rsidR="004E483F">
          <w:rPr>
            <w:rFonts w:ascii="Calibri" w:hAnsi="Calibri" w:cs="Arial"/>
            <w:sz w:val="18"/>
            <w:szCs w:val="18"/>
          </w:rPr>
          <w:t>National Fenestration Rating Council (NFRC)</w:t>
        </w:r>
      </w:ins>
      <w:r w:rsidR="002A5A16" w:rsidRPr="00AC5B7C">
        <w:rPr>
          <w:rFonts w:ascii="Calibri" w:hAnsi="Calibri" w:cs="Arial"/>
          <w:sz w:val="18"/>
          <w:szCs w:val="18"/>
        </w:rPr>
        <w:t>, (b) default value from Table 110.6-B</w:t>
      </w:r>
      <w:r w:rsidR="00081A21" w:rsidRPr="00AC5B7C">
        <w:rPr>
          <w:rFonts w:ascii="Calibri" w:hAnsi="Calibri" w:cs="Arial"/>
          <w:sz w:val="18"/>
          <w:szCs w:val="18"/>
        </w:rPr>
        <w:t>,</w:t>
      </w:r>
      <w:r w:rsidR="002A5A16" w:rsidRPr="00AC5B7C">
        <w:rPr>
          <w:rFonts w:ascii="Calibri" w:hAnsi="Calibri" w:cs="Arial"/>
          <w:sz w:val="18"/>
          <w:szCs w:val="18"/>
        </w:rPr>
        <w:t xml:space="preserve"> </w:t>
      </w:r>
      <w:r w:rsidR="00081A21" w:rsidRPr="00AC5B7C">
        <w:rPr>
          <w:rFonts w:ascii="Calibri" w:hAnsi="Calibri" w:cs="Arial"/>
          <w:sz w:val="18"/>
          <w:szCs w:val="18"/>
        </w:rPr>
        <w:t xml:space="preserve">(c) </w:t>
      </w:r>
      <w:r w:rsidR="002A5A16" w:rsidRPr="00AC5B7C">
        <w:rPr>
          <w:rFonts w:ascii="Calibri" w:hAnsi="Calibri" w:cs="Arial"/>
          <w:sz w:val="18"/>
          <w:szCs w:val="18"/>
        </w:rPr>
        <w:t>Equation NA6-2, or (</w:t>
      </w:r>
      <w:r w:rsidR="00081A21" w:rsidRPr="00AC5B7C">
        <w:rPr>
          <w:rFonts w:ascii="Calibri" w:hAnsi="Calibri" w:cs="Arial"/>
          <w:sz w:val="18"/>
          <w:szCs w:val="18"/>
        </w:rPr>
        <w:t>d</w:t>
      </w:r>
      <w:r w:rsidR="002A5A16" w:rsidRPr="00AC5B7C">
        <w:rPr>
          <w:rFonts w:ascii="Calibri" w:hAnsi="Calibri" w:cs="Arial"/>
          <w:sz w:val="18"/>
          <w:szCs w:val="18"/>
        </w:rPr>
        <w:t>) the weighted average SHGC calculated on form CF1R-ENV-02.</w:t>
      </w:r>
    </w:p>
    <w:p w14:paraId="0201C995" w14:textId="77777777" w:rsidR="002A5A16" w:rsidRPr="00AC5B7C" w:rsidRDefault="002A5A16" w:rsidP="002A5A16">
      <w:pPr>
        <w:ind w:left="720"/>
        <w:contextualSpacing/>
        <w:rPr>
          <w:rFonts w:ascii="Calibri" w:hAnsi="Calibri" w:cs="Arial"/>
          <w:sz w:val="18"/>
          <w:szCs w:val="18"/>
        </w:rPr>
      </w:pPr>
    </w:p>
    <w:p w14:paraId="199EF84D" w14:textId="66075248" w:rsidR="002A5A16" w:rsidRPr="00AC5B7C" w:rsidRDefault="002A5A16" w:rsidP="002A5A16">
      <w:pPr>
        <w:ind w:left="720"/>
        <w:contextualSpacing/>
        <w:rPr>
          <w:rFonts w:ascii="Calibri" w:hAnsi="Calibri" w:cs="Arial"/>
          <w:sz w:val="18"/>
          <w:szCs w:val="18"/>
        </w:rPr>
      </w:pPr>
      <w:r w:rsidRPr="00AC5B7C">
        <w:rPr>
          <w:rFonts w:ascii="Calibri" w:hAnsi="Calibri" w:cs="Arial"/>
          <w:sz w:val="18"/>
          <w:szCs w:val="18"/>
        </w:rPr>
        <w:t>For the exceptions – up to 3</w:t>
      </w:r>
      <w:ins w:id="837" w:author="Shewmaker, Michael@Energy" w:date="2021-12-27T16:43:00Z">
        <w:r w:rsidR="004E483F">
          <w:rPr>
            <w:rFonts w:ascii="Calibri" w:hAnsi="Calibri" w:cs="Arial"/>
            <w:sz w:val="18"/>
            <w:szCs w:val="18"/>
          </w:rPr>
          <w:t xml:space="preserve"> square feet (</w:t>
        </w:r>
      </w:ins>
      <w:r w:rsidRPr="00AC5B7C">
        <w:rPr>
          <w:rFonts w:ascii="Calibri" w:hAnsi="Calibri" w:cs="Arial"/>
          <w:sz w:val="18"/>
          <w:szCs w:val="18"/>
        </w:rPr>
        <w:t>ft</w:t>
      </w:r>
      <w:r w:rsidRPr="00AC5B7C">
        <w:rPr>
          <w:rFonts w:ascii="Calibri" w:hAnsi="Calibri" w:cs="Arial"/>
          <w:sz w:val="18"/>
          <w:szCs w:val="18"/>
          <w:vertAlign w:val="superscript"/>
        </w:rPr>
        <w:t>2</w:t>
      </w:r>
      <w:ins w:id="838" w:author="Shewmaker, Michael@Energy" w:date="2021-12-27T16:43:00Z">
        <w:r w:rsidR="004E483F">
          <w:rPr>
            <w:rFonts w:ascii="Calibri" w:hAnsi="Calibri" w:cs="Arial"/>
            <w:sz w:val="18"/>
            <w:szCs w:val="18"/>
          </w:rPr>
          <w:t>)</w:t>
        </w:r>
      </w:ins>
      <w:r w:rsidRPr="00AC5B7C">
        <w:rPr>
          <w:rFonts w:ascii="Calibri" w:hAnsi="Calibri" w:cs="Arial"/>
          <w:sz w:val="18"/>
          <w:szCs w:val="18"/>
        </w:rPr>
        <w:t xml:space="preserve"> of tubular skylights and up to 3ft</w:t>
      </w:r>
      <w:r w:rsidRPr="00AC5B7C">
        <w:rPr>
          <w:rFonts w:ascii="Calibri" w:hAnsi="Calibri" w:cs="Arial"/>
          <w:sz w:val="18"/>
          <w:szCs w:val="18"/>
          <w:vertAlign w:val="superscript"/>
        </w:rPr>
        <w:t>2</w:t>
      </w:r>
      <w:r w:rsidRPr="00AC5B7C">
        <w:rPr>
          <w:rFonts w:ascii="Calibri" w:hAnsi="Calibri" w:cs="Arial"/>
          <w:sz w:val="18"/>
          <w:szCs w:val="18"/>
        </w:rPr>
        <w:t xml:space="preserve"> of glazing in a door, enter N/A; up to 16ft</w:t>
      </w:r>
      <w:r w:rsidRPr="00AC5B7C">
        <w:rPr>
          <w:rFonts w:ascii="Calibri" w:hAnsi="Calibri" w:cs="Arial"/>
          <w:sz w:val="18"/>
          <w:szCs w:val="18"/>
          <w:vertAlign w:val="superscript"/>
        </w:rPr>
        <w:t>2</w:t>
      </w:r>
      <w:r w:rsidRPr="00AC5B7C">
        <w:rPr>
          <w:rFonts w:ascii="Calibri" w:hAnsi="Calibri" w:cs="Arial"/>
          <w:sz w:val="18"/>
          <w:szCs w:val="18"/>
        </w:rPr>
        <w:t xml:space="preserve"> of skylight, enter 0.30. If any products (other than the exceptions) have a higher SHGC than required by </w:t>
      </w:r>
      <w:r w:rsidR="004A1C16">
        <w:rPr>
          <w:rFonts w:ascii="Calibri" w:hAnsi="Calibri" w:cs="Arial"/>
          <w:sz w:val="18"/>
          <w:szCs w:val="18"/>
        </w:rPr>
        <w:t>Table 150.1-A or Table 150.1-B</w:t>
      </w:r>
      <w:r w:rsidRPr="00AC5B7C">
        <w:rPr>
          <w:rFonts w:ascii="Calibri" w:hAnsi="Calibri" w:cs="Arial"/>
          <w:sz w:val="18"/>
          <w:szCs w:val="18"/>
        </w:rPr>
        <w:t>, first complete a form CF1R-ENV-02 to calculate the area-weighted average SHGC and attach it to this CF1R.</w:t>
      </w:r>
    </w:p>
    <w:p w14:paraId="02A86B09" w14:textId="77777777" w:rsidR="002A5A16" w:rsidRPr="00AC5B7C" w:rsidRDefault="002A5A16" w:rsidP="002A5A16">
      <w:pPr>
        <w:pStyle w:val="ListParagraph"/>
        <w:rPr>
          <w:rFonts w:asciiTheme="minorHAnsi" w:hAnsiTheme="minorHAnsi"/>
          <w:sz w:val="18"/>
          <w:szCs w:val="18"/>
        </w:rPr>
      </w:pPr>
    </w:p>
    <w:p w14:paraId="121EE036" w14:textId="37CF52C7" w:rsidR="002A5A16" w:rsidRPr="00AC5B7C" w:rsidRDefault="009A02F7" w:rsidP="002A5A16">
      <w:pPr>
        <w:pStyle w:val="ListParagraph"/>
        <w:numPr>
          <w:ilvl w:val="0"/>
          <w:numId w:val="47"/>
        </w:numPr>
        <w:rPr>
          <w:rFonts w:asciiTheme="minorHAnsi" w:hAnsiTheme="minorHAnsi"/>
          <w:sz w:val="18"/>
          <w:szCs w:val="18"/>
        </w:rPr>
      </w:pPr>
      <w:r>
        <w:rPr>
          <w:rFonts w:asciiTheme="minorHAnsi" w:hAnsiTheme="minorHAnsi"/>
          <w:sz w:val="18"/>
          <w:szCs w:val="18"/>
        </w:rPr>
        <w:t xml:space="preserve">Proposed SHGC </w:t>
      </w:r>
      <w:r w:rsidR="002A5A16" w:rsidRPr="00AC5B7C">
        <w:rPr>
          <w:rFonts w:asciiTheme="minorHAnsi" w:hAnsiTheme="minorHAnsi"/>
          <w:sz w:val="18"/>
          <w:szCs w:val="18"/>
        </w:rPr>
        <w:t>Source:</w:t>
      </w:r>
      <w:r w:rsidR="002A5A16" w:rsidRPr="00AC5B7C">
        <w:rPr>
          <w:rFonts w:ascii="Calibri" w:hAnsi="Calibri" w:cs="Arial"/>
          <w:sz w:val="18"/>
          <w:szCs w:val="18"/>
        </w:rPr>
        <w:t xml:space="preserve"> </w:t>
      </w:r>
      <w:ins w:id="839" w:author="Shewmaker, Michael@Energy" w:date="2021-12-27T16:43:00Z">
        <w:r w:rsidR="004E483F">
          <w:rPr>
            <w:rFonts w:ascii="Calibri" w:hAnsi="Calibri" w:cs="Arial"/>
            <w:sz w:val="18"/>
            <w:szCs w:val="18"/>
          </w:rPr>
          <w:t>National Fenestration Rating Council (</w:t>
        </w:r>
      </w:ins>
      <w:r w:rsidR="002A5A16" w:rsidRPr="00AC5B7C">
        <w:rPr>
          <w:rFonts w:ascii="Calibri" w:hAnsi="Calibri" w:cs="Arial"/>
          <w:sz w:val="18"/>
          <w:szCs w:val="18"/>
        </w:rPr>
        <w:t>NFRC</w:t>
      </w:r>
      <w:ins w:id="840" w:author="Shewmaker, Michael@Energy" w:date="2021-12-27T16:43:00Z">
        <w:r w:rsidR="004E483F">
          <w:rPr>
            <w:rFonts w:ascii="Calibri" w:hAnsi="Calibri" w:cs="Arial"/>
            <w:sz w:val="18"/>
            <w:szCs w:val="18"/>
          </w:rPr>
          <w:t>)</w:t>
        </w:r>
      </w:ins>
      <w:r w:rsidR="002A5A16" w:rsidRPr="00AC5B7C">
        <w:rPr>
          <w:rFonts w:ascii="Calibri" w:hAnsi="Calibri" w:cs="Arial"/>
          <w:sz w:val="18"/>
          <w:szCs w:val="18"/>
        </w:rPr>
        <w:t>, Table 110.6-B, Equations NA6-2</w:t>
      </w:r>
      <w:r w:rsidR="00081A21" w:rsidRPr="00AC5B7C">
        <w:rPr>
          <w:rFonts w:ascii="Calibri" w:hAnsi="Calibri" w:cs="Arial"/>
          <w:sz w:val="18"/>
          <w:szCs w:val="18"/>
        </w:rPr>
        <w:t>, or Area-Weighted Average Work</w:t>
      </w:r>
      <w:r w:rsidR="00EF2B36" w:rsidRPr="00AC5B7C">
        <w:rPr>
          <w:rFonts w:ascii="Calibri" w:hAnsi="Calibri" w:cs="Arial"/>
          <w:sz w:val="18"/>
          <w:szCs w:val="18"/>
        </w:rPr>
        <w:t>s</w:t>
      </w:r>
      <w:r w:rsidR="00081A21" w:rsidRPr="00AC5B7C">
        <w:rPr>
          <w:rFonts w:ascii="Calibri" w:hAnsi="Calibri" w:cs="Arial"/>
          <w:sz w:val="18"/>
          <w:szCs w:val="18"/>
        </w:rPr>
        <w:t>heet</w:t>
      </w:r>
      <w:r w:rsidR="00EF2B36" w:rsidRPr="00AC5B7C">
        <w:rPr>
          <w:rFonts w:ascii="Calibri" w:hAnsi="Calibri" w:cs="Arial"/>
          <w:sz w:val="18"/>
          <w:szCs w:val="18"/>
        </w:rPr>
        <w:t xml:space="preserve"> (ENV-02)</w:t>
      </w:r>
      <w:r w:rsidR="002A5A16" w:rsidRPr="00AC5B7C">
        <w:rPr>
          <w:rFonts w:ascii="Calibri" w:hAnsi="Calibri" w:cs="Arial"/>
          <w:sz w:val="18"/>
          <w:szCs w:val="18"/>
        </w:rPr>
        <w:t xml:space="preserve">. The source of the </w:t>
      </w:r>
      <w:ins w:id="841" w:author="Shewmaker, Michael@Energy" w:date="2021-12-27T16:43:00Z">
        <w:r w:rsidR="004E483F">
          <w:rPr>
            <w:rFonts w:ascii="Calibri" w:hAnsi="Calibri" w:cs="Arial"/>
            <w:sz w:val="18"/>
            <w:szCs w:val="18"/>
          </w:rPr>
          <w:t>solar heat gain coefficient (</w:t>
        </w:r>
      </w:ins>
      <w:r w:rsidR="002A5A16" w:rsidRPr="00AC5B7C">
        <w:rPr>
          <w:rFonts w:ascii="Calibri" w:hAnsi="Calibri" w:cs="Arial"/>
          <w:sz w:val="18"/>
          <w:szCs w:val="18"/>
        </w:rPr>
        <w:t>SHGC</w:t>
      </w:r>
      <w:ins w:id="842" w:author="Shewmaker, Michael@Energy" w:date="2021-12-27T16:43:00Z">
        <w:r w:rsidR="004E483F">
          <w:rPr>
            <w:rFonts w:ascii="Calibri" w:hAnsi="Calibri" w:cs="Arial"/>
            <w:sz w:val="18"/>
            <w:szCs w:val="18"/>
          </w:rPr>
          <w:t>)</w:t>
        </w:r>
      </w:ins>
      <w:r w:rsidR="002A5A16" w:rsidRPr="00AC5B7C">
        <w:rPr>
          <w:rFonts w:ascii="Calibri" w:hAnsi="Calibri" w:cs="Arial"/>
          <w:sz w:val="18"/>
          <w:szCs w:val="18"/>
        </w:rPr>
        <w:t xml:space="preserve"> data for the fenestration product.</w:t>
      </w:r>
    </w:p>
    <w:p w14:paraId="458C23FA" w14:textId="109311FD" w:rsidR="002A5A16" w:rsidRPr="00AC5B7C" w:rsidRDefault="002A5A16" w:rsidP="002A5A16">
      <w:pPr>
        <w:pStyle w:val="ListParagraph"/>
        <w:numPr>
          <w:ilvl w:val="0"/>
          <w:numId w:val="47"/>
        </w:numPr>
        <w:contextualSpacing/>
        <w:rPr>
          <w:rFonts w:ascii="Calibri" w:hAnsi="Calibri" w:cs="Arial"/>
          <w:sz w:val="18"/>
          <w:szCs w:val="18"/>
        </w:rPr>
      </w:pPr>
      <w:r w:rsidRPr="00AC5B7C">
        <w:rPr>
          <w:rFonts w:asciiTheme="minorHAnsi" w:hAnsiTheme="minorHAnsi"/>
          <w:sz w:val="18"/>
          <w:szCs w:val="18"/>
        </w:rPr>
        <w:t>Exterior Shading Device:</w:t>
      </w:r>
      <w:r w:rsidRPr="00AC5B7C">
        <w:rPr>
          <w:rFonts w:ascii="Calibri" w:hAnsi="Calibri" w:cs="Arial"/>
          <w:sz w:val="18"/>
          <w:szCs w:val="18"/>
        </w:rPr>
        <w:t xml:space="preserve"> If exterior shading devices are used to meet the </w:t>
      </w:r>
      <w:ins w:id="843" w:author="Shewmaker, Michael@Energy" w:date="2021-12-27T16:44:00Z">
        <w:r w:rsidR="004E483F">
          <w:rPr>
            <w:rFonts w:ascii="Calibri" w:hAnsi="Calibri" w:cs="Arial"/>
            <w:sz w:val="18"/>
            <w:szCs w:val="18"/>
          </w:rPr>
          <w:t>solar heat gain coefficient (</w:t>
        </w:r>
      </w:ins>
      <w:r w:rsidRPr="00AC5B7C">
        <w:rPr>
          <w:rFonts w:ascii="Calibri" w:hAnsi="Calibri" w:cs="Arial"/>
          <w:sz w:val="18"/>
          <w:szCs w:val="18"/>
        </w:rPr>
        <w:t>SHGC</w:t>
      </w:r>
      <w:ins w:id="844" w:author="Shewmaker, Michael@Energy" w:date="2021-12-27T16:44:00Z">
        <w:r w:rsidR="004E483F">
          <w:rPr>
            <w:rFonts w:ascii="Calibri" w:hAnsi="Calibri" w:cs="Arial"/>
            <w:sz w:val="18"/>
            <w:szCs w:val="18"/>
          </w:rPr>
          <w:t>)</w:t>
        </w:r>
      </w:ins>
      <w:r w:rsidRPr="00AC5B7C">
        <w:rPr>
          <w:rFonts w:ascii="Calibri" w:hAnsi="Calibri" w:cs="Arial"/>
          <w:sz w:val="18"/>
          <w:szCs w:val="18"/>
        </w:rPr>
        <w:t xml:space="preserve"> requirement, indicate the type of device (from Table S-1 of CF1R-ENV-03 Solar Heat Gain Coefficient Worksheet) and attach an ENV-03.</w:t>
      </w:r>
    </w:p>
    <w:p w14:paraId="0F600507" w14:textId="77777777" w:rsidR="00081A21" w:rsidRPr="00AC5B7C" w:rsidRDefault="00081A21" w:rsidP="002A5A16">
      <w:pPr>
        <w:tabs>
          <w:tab w:val="left" w:pos="1800"/>
        </w:tabs>
        <w:ind w:left="1800" w:hanging="720"/>
        <w:rPr>
          <w:rFonts w:ascii="Calibri" w:hAnsi="Calibri" w:cs="Arial"/>
          <w:sz w:val="18"/>
          <w:szCs w:val="18"/>
        </w:rPr>
      </w:pPr>
    </w:p>
    <w:p w14:paraId="22EC4767" w14:textId="19FD63FF" w:rsidR="002A5A16" w:rsidRPr="00AC5B7C" w:rsidRDefault="002A5A16" w:rsidP="000A51C2">
      <w:pPr>
        <w:ind w:left="1980" w:hanging="900"/>
        <w:rPr>
          <w:rFonts w:ascii="Calibri" w:hAnsi="Calibri" w:cs="Arial"/>
          <w:sz w:val="18"/>
          <w:szCs w:val="18"/>
        </w:rPr>
      </w:pPr>
      <w:r w:rsidRPr="00AC5B7C">
        <w:rPr>
          <w:rFonts w:ascii="Calibri" w:hAnsi="Calibri" w:cs="Arial"/>
          <w:sz w:val="18"/>
          <w:szCs w:val="18"/>
        </w:rPr>
        <w:t xml:space="preserve">NOTES: </w:t>
      </w:r>
      <w:r w:rsidR="004A1C16">
        <w:rPr>
          <w:rFonts w:ascii="Calibri" w:hAnsi="Calibri" w:cs="Arial"/>
          <w:sz w:val="18"/>
          <w:szCs w:val="18"/>
        </w:rPr>
        <w:tab/>
      </w:r>
      <w:r w:rsidR="00081A21" w:rsidRPr="00AC5B7C">
        <w:rPr>
          <w:rFonts w:ascii="Calibri" w:hAnsi="Calibri" w:cs="Arial"/>
          <w:sz w:val="18"/>
          <w:szCs w:val="18"/>
        </w:rPr>
        <w:t>(1)</w:t>
      </w:r>
      <w:r w:rsidRPr="00AC5B7C">
        <w:rPr>
          <w:rFonts w:ascii="Calibri" w:hAnsi="Calibri" w:cs="Arial"/>
          <w:sz w:val="18"/>
          <w:szCs w:val="18"/>
        </w:rPr>
        <w:t>An exterior shading device is not used for products with a</w:t>
      </w:r>
      <w:del w:id="845" w:author="Shewmaker, Michael@Energy" w:date="2021-12-27T16:44:00Z">
        <w:r w:rsidRPr="00AC5B7C" w:rsidDel="004E483F">
          <w:rPr>
            <w:rFonts w:ascii="Calibri" w:hAnsi="Calibri" w:cs="Arial"/>
            <w:sz w:val="18"/>
            <w:szCs w:val="18"/>
          </w:rPr>
          <w:delText>n</w:delText>
        </w:r>
      </w:del>
      <w:ins w:id="846" w:author="Shewmaker, Michael@Energy" w:date="2021-12-27T16:44:00Z">
        <w:r w:rsidR="004E483F">
          <w:rPr>
            <w:rFonts w:ascii="Calibri" w:hAnsi="Calibri" w:cs="Arial"/>
            <w:sz w:val="18"/>
            <w:szCs w:val="18"/>
          </w:rPr>
          <w:t xml:space="preserve"> National Fenestration Rating Council</w:t>
        </w:r>
      </w:ins>
      <w:r w:rsidRPr="00AC5B7C">
        <w:rPr>
          <w:rFonts w:ascii="Calibri" w:hAnsi="Calibri" w:cs="Arial"/>
          <w:sz w:val="18"/>
          <w:szCs w:val="18"/>
        </w:rPr>
        <w:t xml:space="preserve"> </w:t>
      </w:r>
      <w:ins w:id="847" w:author="Shewmaker, Michael@Energy" w:date="2021-12-27T16:44:00Z">
        <w:r w:rsidR="004E483F">
          <w:rPr>
            <w:rFonts w:ascii="Calibri" w:hAnsi="Calibri" w:cs="Arial"/>
            <w:sz w:val="18"/>
            <w:szCs w:val="18"/>
          </w:rPr>
          <w:t>(</w:t>
        </w:r>
      </w:ins>
      <w:r w:rsidRPr="00AC5B7C">
        <w:rPr>
          <w:rFonts w:ascii="Calibri" w:hAnsi="Calibri" w:cs="Arial"/>
          <w:sz w:val="18"/>
          <w:szCs w:val="18"/>
        </w:rPr>
        <w:t>NFRC</w:t>
      </w:r>
      <w:ins w:id="848" w:author="Shewmaker, Michael@Energy" w:date="2021-12-27T16:44:00Z">
        <w:r w:rsidR="004E483F">
          <w:rPr>
            <w:rFonts w:ascii="Calibri" w:hAnsi="Calibri" w:cs="Arial"/>
            <w:sz w:val="18"/>
            <w:szCs w:val="18"/>
          </w:rPr>
          <w:t>)</w:t>
        </w:r>
      </w:ins>
      <w:r w:rsidRPr="00AC5B7C">
        <w:rPr>
          <w:rFonts w:ascii="Calibri" w:hAnsi="Calibri" w:cs="Arial"/>
          <w:sz w:val="18"/>
          <w:szCs w:val="18"/>
        </w:rPr>
        <w:t xml:space="preserve"> rated U-factor and </w:t>
      </w:r>
      <w:ins w:id="849" w:author="Shewmaker, Michael@Energy" w:date="2021-12-27T16:44:00Z">
        <w:r w:rsidR="009960D2">
          <w:rPr>
            <w:rFonts w:ascii="Calibri" w:hAnsi="Calibri" w:cs="Arial"/>
            <w:sz w:val="18"/>
            <w:szCs w:val="18"/>
          </w:rPr>
          <w:t>solar heat gain coefficient (</w:t>
        </w:r>
      </w:ins>
      <w:r w:rsidRPr="00AC5B7C">
        <w:rPr>
          <w:rFonts w:ascii="Calibri" w:hAnsi="Calibri" w:cs="Arial"/>
          <w:sz w:val="18"/>
          <w:szCs w:val="18"/>
        </w:rPr>
        <w:t>SHGC</w:t>
      </w:r>
      <w:ins w:id="850" w:author="Shewmaker, Michael@Energy" w:date="2021-12-27T16:44:00Z">
        <w:r w:rsidR="009960D2">
          <w:rPr>
            <w:rFonts w:ascii="Calibri" w:hAnsi="Calibri" w:cs="Arial"/>
            <w:sz w:val="18"/>
            <w:szCs w:val="18"/>
          </w:rPr>
          <w:t>)</w:t>
        </w:r>
      </w:ins>
      <w:r w:rsidRPr="00AC5B7C">
        <w:rPr>
          <w:rFonts w:ascii="Calibri" w:hAnsi="Calibri" w:cs="Arial"/>
          <w:sz w:val="18"/>
          <w:szCs w:val="18"/>
        </w:rPr>
        <w:t>; based on a factory integrated shading device.</w:t>
      </w:r>
    </w:p>
    <w:p w14:paraId="5D7C0C3D" w14:textId="698D4222" w:rsidR="002A5A16" w:rsidRPr="00AC5B7C" w:rsidRDefault="00081A21">
      <w:pPr>
        <w:ind w:left="1980"/>
        <w:contextualSpacing/>
        <w:rPr>
          <w:rFonts w:ascii="Calibri" w:hAnsi="Calibri" w:cs="Arial"/>
          <w:sz w:val="18"/>
          <w:szCs w:val="18"/>
        </w:rPr>
      </w:pPr>
      <w:r w:rsidRPr="00AC5B7C">
        <w:rPr>
          <w:rFonts w:ascii="Calibri" w:hAnsi="Calibri" w:cs="Arial"/>
          <w:sz w:val="18"/>
          <w:szCs w:val="18"/>
        </w:rPr>
        <w:t>(2)</w:t>
      </w:r>
      <w:r w:rsidR="002A5A16" w:rsidRPr="00AC5B7C">
        <w:rPr>
          <w:rFonts w:ascii="Calibri" w:hAnsi="Calibri" w:cs="Arial"/>
          <w:sz w:val="18"/>
          <w:szCs w:val="18"/>
        </w:rPr>
        <w:t>If using an overhang for south-facing glazing, the glazing must be fully shaded at solar noon on August 21 and substantially exposed to direct sunlight at solar noon on December 21 (see Residential Manual, Section 3.5.5).</w:t>
      </w:r>
    </w:p>
    <w:p w14:paraId="7AEE677C" w14:textId="77777777" w:rsidR="002A5A16" w:rsidRPr="00AC5B7C" w:rsidRDefault="002A5A16" w:rsidP="002A5A16">
      <w:pPr>
        <w:pStyle w:val="ListParagraph"/>
        <w:rPr>
          <w:rFonts w:asciiTheme="minorHAnsi" w:hAnsiTheme="minorHAnsi"/>
          <w:sz w:val="18"/>
          <w:szCs w:val="18"/>
        </w:rPr>
      </w:pPr>
    </w:p>
    <w:p w14:paraId="2704EC65" w14:textId="2722937A" w:rsidR="002A5A16" w:rsidRPr="00AC5B7C" w:rsidRDefault="002A5A16" w:rsidP="002A5A16">
      <w:pPr>
        <w:pStyle w:val="ListParagraph"/>
        <w:numPr>
          <w:ilvl w:val="0"/>
          <w:numId w:val="47"/>
        </w:numPr>
        <w:rPr>
          <w:rFonts w:asciiTheme="minorHAnsi" w:hAnsiTheme="minorHAnsi"/>
          <w:sz w:val="18"/>
          <w:szCs w:val="18"/>
        </w:rPr>
      </w:pPr>
      <w:r w:rsidRPr="00AC5B7C">
        <w:rPr>
          <w:rFonts w:asciiTheme="minorHAnsi" w:hAnsiTheme="minorHAnsi"/>
          <w:sz w:val="18"/>
          <w:szCs w:val="18"/>
        </w:rPr>
        <w:t>Combined SHGC from CF1R-ENV-03:</w:t>
      </w:r>
      <w:r w:rsidRPr="00AC5B7C">
        <w:rPr>
          <w:rFonts w:ascii="Calibri" w:hAnsi="Calibri" w:cs="Arial"/>
          <w:sz w:val="18"/>
          <w:szCs w:val="18"/>
        </w:rPr>
        <w:t xml:space="preserve"> If exterior shading devices are combined with the </w:t>
      </w:r>
      <w:ins w:id="851" w:author="Shewmaker, Michael@Energy" w:date="2021-12-27T16:44:00Z">
        <w:r w:rsidR="009960D2">
          <w:rPr>
            <w:rFonts w:ascii="Calibri" w:hAnsi="Calibri" w:cs="Arial"/>
            <w:sz w:val="18"/>
            <w:szCs w:val="18"/>
          </w:rPr>
          <w:t>solar heat gain coefficient (</w:t>
        </w:r>
      </w:ins>
      <w:r w:rsidRPr="00AC5B7C">
        <w:rPr>
          <w:rFonts w:ascii="Calibri" w:hAnsi="Calibri" w:cs="Arial"/>
          <w:sz w:val="18"/>
          <w:szCs w:val="18"/>
        </w:rPr>
        <w:t>SHGC</w:t>
      </w:r>
      <w:ins w:id="852" w:author="Shewmaker, Michael@Energy" w:date="2021-12-27T16:44:00Z">
        <w:r w:rsidR="009960D2">
          <w:rPr>
            <w:rFonts w:ascii="Calibri" w:hAnsi="Calibri" w:cs="Arial"/>
            <w:sz w:val="18"/>
            <w:szCs w:val="18"/>
          </w:rPr>
          <w:t>)</w:t>
        </w:r>
      </w:ins>
      <w:r w:rsidRPr="00AC5B7C">
        <w:rPr>
          <w:rFonts w:ascii="Calibri" w:hAnsi="Calibri" w:cs="Arial"/>
          <w:sz w:val="18"/>
          <w:szCs w:val="18"/>
        </w:rPr>
        <w:t xml:space="preserve"> value of the fenestration to meet the prescriptive SHGC requirements (as indicated by a value in column F. 13), indicate the SHGC calculated on form CF-1R-ENV-03 and attach the form for each window with an exterior shading device.</w:t>
      </w:r>
    </w:p>
    <w:p w14:paraId="02EDAB32" w14:textId="77777777" w:rsidR="002A5A16" w:rsidRPr="00AC5B7C" w:rsidRDefault="002A5A16" w:rsidP="002A5A16">
      <w:pPr>
        <w:rPr>
          <w:rFonts w:ascii="Calibri" w:hAnsi="Calibri" w:cs="Arial"/>
          <w:sz w:val="18"/>
          <w:szCs w:val="18"/>
        </w:rPr>
      </w:pPr>
    </w:p>
    <w:p w14:paraId="72CD6218" w14:textId="7E369E8C" w:rsidR="002A5A16" w:rsidRPr="00AC5B7C" w:rsidRDefault="002A5A16" w:rsidP="002A5A16">
      <w:pPr>
        <w:rPr>
          <w:rFonts w:ascii="Calibri" w:hAnsi="Calibri" w:cs="Arial"/>
          <w:sz w:val="18"/>
          <w:szCs w:val="18"/>
        </w:rPr>
      </w:pPr>
      <w:r w:rsidRPr="00AC5B7C">
        <w:rPr>
          <w:rFonts w:ascii="Calibri" w:hAnsi="Calibri" w:cs="Arial"/>
          <w:sz w:val="18"/>
          <w:szCs w:val="18"/>
        </w:rPr>
        <w:lastRenderedPageBreak/>
        <w:t>To determine compliance with allowable fenestration areas, complete rows 15-</w:t>
      </w:r>
      <w:r w:rsidR="00FF7B7D" w:rsidRPr="00AC5B7C">
        <w:rPr>
          <w:rFonts w:ascii="Calibri" w:hAnsi="Calibri" w:cs="Arial"/>
          <w:sz w:val="18"/>
          <w:szCs w:val="18"/>
        </w:rPr>
        <w:t>30</w:t>
      </w:r>
      <w:r w:rsidRPr="00AC5B7C">
        <w:rPr>
          <w:rFonts w:ascii="Calibri" w:hAnsi="Calibri" w:cs="Arial"/>
          <w:sz w:val="18"/>
          <w:szCs w:val="18"/>
        </w:rPr>
        <w:t>.</w:t>
      </w:r>
    </w:p>
    <w:p w14:paraId="4C39371E" w14:textId="77777777" w:rsidR="002A5A16" w:rsidRPr="00AC5B7C" w:rsidRDefault="002A5A16" w:rsidP="002A5A16">
      <w:pPr>
        <w:rPr>
          <w:rFonts w:ascii="Calibri" w:hAnsi="Calibri" w:cs="Arial"/>
          <w:sz w:val="18"/>
          <w:szCs w:val="18"/>
        </w:rPr>
      </w:pPr>
    </w:p>
    <w:p w14:paraId="4A04692B" w14:textId="77777777" w:rsidR="002A5A16" w:rsidRPr="00AC5B7C" w:rsidRDefault="002A5A16"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Net Added West-facing Fenestration Area: If limited, enter the total amount of west-facing fenestration ONLY that will be added to the dwelling unit when alterations are complete.</w:t>
      </w:r>
    </w:p>
    <w:p w14:paraId="26436659" w14:textId="2B088191" w:rsidR="002A5A16" w:rsidRPr="00AC5B7C" w:rsidRDefault="00FF7B7D"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 xml:space="preserve">Is Net Added Fenestration Area </w:t>
      </w:r>
      <w:del w:id="853" w:author="Shewmaker, Michael@Energy" w:date="2021-12-27T16:44:00Z">
        <w:r w:rsidRPr="00AC5B7C" w:rsidDel="009960D2">
          <w:rPr>
            <w:rFonts w:ascii="Calibri" w:hAnsi="Calibri" w:cs="Arial"/>
            <w:sz w:val="18"/>
            <w:szCs w:val="18"/>
          </w:rPr>
          <w:delText xml:space="preserve">≤ </w:delText>
        </w:r>
      </w:del>
      <w:ins w:id="854" w:author="Shewmaker, Michael@Energy" w:date="2021-12-27T16:44:00Z">
        <w:r w:rsidR="009960D2">
          <w:rPr>
            <w:rFonts w:ascii="Calibri" w:hAnsi="Calibri" w:cs="Arial"/>
            <w:sz w:val="18"/>
            <w:szCs w:val="18"/>
          </w:rPr>
          <w:t>less than or equal to</w:t>
        </w:r>
        <w:r w:rsidR="009960D2" w:rsidRPr="00AC5B7C">
          <w:rPr>
            <w:rFonts w:ascii="Calibri" w:hAnsi="Calibri" w:cs="Arial"/>
            <w:sz w:val="18"/>
            <w:szCs w:val="18"/>
          </w:rPr>
          <w:t xml:space="preserve"> </w:t>
        </w:r>
      </w:ins>
      <w:r w:rsidRPr="00AC5B7C">
        <w:rPr>
          <w:rFonts w:ascii="Calibri" w:hAnsi="Calibri" w:cs="Arial"/>
          <w:sz w:val="18"/>
          <w:szCs w:val="18"/>
        </w:rPr>
        <w:t>0 for west-facing fenestration?</w:t>
      </w:r>
      <w:r w:rsidR="00250880" w:rsidRPr="00AC5B7C">
        <w:rPr>
          <w:rFonts w:ascii="Calibri" w:hAnsi="Calibri" w:cs="Arial"/>
          <w:sz w:val="18"/>
          <w:szCs w:val="18"/>
        </w:rPr>
        <w:t xml:space="preserve"> Indicate Yes or No. If No, the project fails prescriptive compliance – specified west-facing fenestration areas must be reduced, or compliance may be attempted using the performance approach.</w:t>
      </w:r>
    </w:p>
    <w:p w14:paraId="02BA2201" w14:textId="52569763" w:rsidR="002A5A16" w:rsidRPr="00AC5B7C" w:rsidRDefault="00FF7B7D"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Net Added Fenestration Area (all orientations): This field is to show the net area of added fenestration for all orientations.</w:t>
      </w:r>
    </w:p>
    <w:p w14:paraId="3A565140" w14:textId="1810703F" w:rsidR="00FF7B7D" w:rsidRPr="00AC5B7C" w:rsidRDefault="00FF7B7D"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 xml:space="preserve">Is Net Added Fenestration Area </w:t>
      </w:r>
      <w:del w:id="855" w:author="Shewmaker, Michael@Energy" w:date="2021-12-27T16:45:00Z">
        <w:r w:rsidRPr="00AC5B7C" w:rsidDel="009960D2">
          <w:rPr>
            <w:rFonts w:ascii="Calibri" w:hAnsi="Calibri" w:cs="Arial"/>
            <w:sz w:val="18"/>
            <w:szCs w:val="18"/>
          </w:rPr>
          <w:delText xml:space="preserve">≤ </w:delText>
        </w:r>
      </w:del>
      <w:ins w:id="856" w:author="Shewmaker, Michael@Energy" w:date="2021-12-27T16:45:00Z">
        <w:r w:rsidR="009960D2">
          <w:rPr>
            <w:rFonts w:ascii="Calibri" w:hAnsi="Calibri" w:cs="Arial"/>
            <w:sz w:val="18"/>
            <w:szCs w:val="18"/>
          </w:rPr>
          <w:t>less than or equal to</w:t>
        </w:r>
        <w:r w:rsidR="009960D2" w:rsidRPr="00AC5B7C">
          <w:rPr>
            <w:rFonts w:ascii="Calibri" w:hAnsi="Calibri" w:cs="Arial"/>
            <w:sz w:val="18"/>
            <w:szCs w:val="18"/>
          </w:rPr>
          <w:t xml:space="preserve"> </w:t>
        </w:r>
      </w:ins>
      <w:r w:rsidRPr="00AC5B7C">
        <w:rPr>
          <w:rFonts w:ascii="Calibri" w:hAnsi="Calibri" w:cs="Arial"/>
          <w:sz w:val="18"/>
          <w:szCs w:val="18"/>
        </w:rPr>
        <w:t>0 for all orientations?</w:t>
      </w:r>
      <w:r w:rsidR="00250880" w:rsidRPr="00AC5B7C">
        <w:rPr>
          <w:rFonts w:ascii="Calibri" w:hAnsi="Calibri" w:cs="Arial"/>
          <w:sz w:val="18"/>
          <w:szCs w:val="18"/>
        </w:rPr>
        <w:t xml:space="preserve"> Indicate Yes or No. If No, the project fails prescriptive compliance – specified fenestration areas must be reduced, or compliance may be attempted using the performance approach.</w:t>
      </w:r>
    </w:p>
    <w:p w14:paraId="39B72049" w14:textId="6C5B5E8C" w:rsidR="002A5A16" w:rsidRPr="00AC5B7C" w:rsidRDefault="00FF7B7D"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Proposed Fenestration U-factor (Windows): If necessary, enter the area-weighted average U-factor from the completed CF1R-ENV-02. Otherwise, report the single largest associated value from F09.</w:t>
      </w:r>
    </w:p>
    <w:p w14:paraId="415E5289" w14:textId="7F76345B" w:rsidR="002A5A16" w:rsidRPr="00AC5B7C" w:rsidRDefault="00250880"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Required Fenestration U-factor (Windows): From Section D., report the value of column 05a.</w:t>
      </w:r>
    </w:p>
    <w:p w14:paraId="5A911D39" w14:textId="3953B292" w:rsidR="002A5A16" w:rsidRPr="00AC5B7C" w:rsidRDefault="00250880"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 xml:space="preserve">Is the Proposed Fenestration U-factor </w:t>
      </w:r>
      <w:del w:id="857" w:author="Shewmaker, Michael@Energy" w:date="2021-12-27T16:45:00Z">
        <w:r w:rsidRPr="00AC5B7C" w:rsidDel="009960D2">
          <w:rPr>
            <w:rFonts w:ascii="Calibri" w:hAnsi="Calibri" w:cs="Arial"/>
            <w:sz w:val="18"/>
            <w:szCs w:val="18"/>
          </w:rPr>
          <w:delText xml:space="preserve">≤ </w:delText>
        </w:r>
      </w:del>
      <w:ins w:id="858" w:author="Shewmaker, Michael@Energy" w:date="2021-12-27T16:45:00Z">
        <w:r w:rsidR="009960D2">
          <w:rPr>
            <w:rFonts w:ascii="Calibri" w:hAnsi="Calibri" w:cs="Arial"/>
            <w:sz w:val="18"/>
            <w:szCs w:val="18"/>
          </w:rPr>
          <w:t>less than or equal to</w:t>
        </w:r>
        <w:r w:rsidR="009960D2" w:rsidRPr="00AC5B7C">
          <w:rPr>
            <w:rFonts w:ascii="Calibri" w:hAnsi="Calibri" w:cs="Arial"/>
            <w:sz w:val="18"/>
            <w:szCs w:val="18"/>
          </w:rPr>
          <w:t xml:space="preserve"> </w:t>
        </w:r>
      </w:ins>
      <w:r w:rsidRPr="00AC5B7C">
        <w:rPr>
          <w:rFonts w:ascii="Calibri" w:hAnsi="Calibri" w:cs="Arial"/>
          <w:sz w:val="18"/>
          <w:szCs w:val="18"/>
        </w:rPr>
        <w:t xml:space="preserve">the Required Fenestration </w:t>
      </w:r>
      <w:del w:id="859" w:author="Shewmaker, Michael@Energy" w:date="2021-12-27T16:45:00Z">
        <w:r w:rsidRPr="00AC5B7C" w:rsidDel="006407A8">
          <w:rPr>
            <w:rFonts w:ascii="Calibri" w:hAnsi="Calibri" w:cs="Arial"/>
            <w:sz w:val="18"/>
            <w:szCs w:val="18"/>
          </w:rPr>
          <w:delText>SHGC</w:delText>
        </w:r>
      </w:del>
      <w:ins w:id="860" w:author="Shewmaker, Michael@Energy" w:date="2021-12-27T16:45:00Z">
        <w:r w:rsidR="006407A8">
          <w:rPr>
            <w:rFonts w:ascii="Calibri" w:hAnsi="Calibri" w:cs="Arial"/>
            <w:sz w:val="18"/>
            <w:szCs w:val="18"/>
          </w:rPr>
          <w:t>U-factor</w:t>
        </w:r>
      </w:ins>
      <w:r w:rsidRPr="00AC5B7C">
        <w:rPr>
          <w:rFonts w:ascii="Calibri" w:hAnsi="Calibri" w:cs="Arial"/>
          <w:sz w:val="18"/>
          <w:szCs w:val="18"/>
        </w:rPr>
        <w:t xml:space="preserve">? Indicate Yes or No. If </w:t>
      </w:r>
      <w:r w:rsidR="009B6C2B" w:rsidRPr="00AC5B7C">
        <w:rPr>
          <w:rFonts w:ascii="Calibri" w:hAnsi="Calibri" w:cs="Arial"/>
          <w:sz w:val="18"/>
          <w:szCs w:val="18"/>
        </w:rPr>
        <w:t>N</w:t>
      </w:r>
      <w:r w:rsidRPr="00AC5B7C">
        <w:rPr>
          <w:rFonts w:ascii="Calibri" w:hAnsi="Calibri" w:cs="Arial"/>
          <w:sz w:val="18"/>
          <w:szCs w:val="18"/>
        </w:rPr>
        <w:t>o, the project fails prescriptive compliance – specified fenestration U-factor must be reduced, or compliance may be attempted using the performance approach.</w:t>
      </w:r>
    </w:p>
    <w:p w14:paraId="0C1AEA2E" w14:textId="46F375BF" w:rsidR="002A5A16" w:rsidRPr="00AC5B7C" w:rsidRDefault="00250880"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Proposed Fenestration SHGC (</w:t>
      </w:r>
      <w:r w:rsidR="009B6C2B" w:rsidRPr="00AC5B7C">
        <w:rPr>
          <w:rFonts w:ascii="Calibri" w:hAnsi="Calibri" w:cs="Arial"/>
          <w:sz w:val="18"/>
          <w:szCs w:val="18"/>
        </w:rPr>
        <w:t>Windows</w:t>
      </w:r>
      <w:r w:rsidRPr="00AC5B7C">
        <w:rPr>
          <w:rFonts w:ascii="Calibri" w:hAnsi="Calibri" w:cs="Arial"/>
          <w:sz w:val="18"/>
          <w:szCs w:val="18"/>
        </w:rPr>
        <w:t>):</w:t>
      </w:r>
      <w:r w:rsidR="009B6C2B" w:rsidRPr="00AC5B7C">
        <w:rPr>
          <w:rFonts w:ascii="Calibri" w:hAnsi="Calibri" w:cs="Arial"/>
          <w:sz w:val="18"/>
          <w:szCs w:val="18"/>
        </w:rPr>
        <w:t xml:space="preserve"> If necessary, enter the area-weighted average </w:t>
      </w:r>
      <w:ins w:id="861" w:author="Shewmaker, Michael@Energy" w:date="2021-12-27T16:45:00Z">
        <w:r w:rsidR="006407A8">
          <w:rPr>
            <w:rFonts w:ascii="Calibri" w:hAnsi="Calibri" w:cs="Arial"/>
            <w:sz w:val="18"/>
            <w:szCs w:val="18"/>
          </w:rPr>
          <w:t>solar heat gain coefficient (</w:t>
        </w:r>
      </w:ins>
      <w:r w:rsidR="009B6C2B" w:rsidRPr="00AC5B7C">
        <w:rPr>
          <w:rFonts w:ascii="Calibri" w:hAnsi="Calibri" w:cs="Arial"/>
          <w:sz w:val="18"/>
          <w:szCs w:val="18"/>
        </w:rPr>
        <w:t>SHGC</w:t>
      </w:r>
      <w:ins w:id="862" w:author="Shewmaker, Michael@Energy" w:date="2021-12-27T16:45:00Z">
        <w:r w:rsidR="006407A8">
          <w:rPr>
            <w:rFonts w:ascii="Calibri" w:hAnsi="Calibri" w:cs="Arial"/>
            <w:sz w:val="18"/>
            <w:szCs w:val="18"/>
          </w:rPr>
          <w:t>)</w:t>
        </w:r>
      </w:ins>
      <w:r w:rsidR="009B6C2B" w:rsidRPr="00AC5B7C">
        <w:rPr>
          <w:rFonts w:ascii="Calibri" w:hAnsi="Calibri" w:cs="Arial"/>
          <w:sz w:val="18"/>
          <w:szCs w:val="18"/>
        </w:rPr>
        <w:t xml:space="preserve"> from the complete CF1R-ENV-02. Otherwise, report the single largest associated value from columns F11 or F14.</w:t>
      </w:r>
    </w:p>
    <w:p w14:paraId="7F968B59" w14:textId="16D2EEA2" w:rsidR="002A5A16" w:rsidRPr="00AC5B7C" w:rsidRDefault="009B6C2B"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Required Fenestration SHGC (Windows): From Section D., report the value of column 06a.</w:t>
      </w:r>
    </w:p>
    <w:p w14:paraId="5F8FD6EA" w14:textId="6C42F1FB" w:rsidR="009B6C2B" w:rsidRPr="00AC5B7C" w:rsidRDefault="009B6C2B"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 xml:space="preserve">Is the Proposed Fenestration SHGC </w:t>
      </w:r>
      <w:del w:id="863" w:author="Shewmaker, Michael@Energy" w:date="2021-12-27T16:46:00Z">
        <w:r w:rsidRPr="00AC5B7C" w:rsidDel="006407A8">
          <w:rPr>
            <w:rFonts w:ascii="Calibri" w:hAnsi="Calibri" w:cs="Arial"/>
            <w:sz w:val="18"/>
            <w:szCs w:val="18"/>
          </w:rPr>
          <w:delText xml:space="preserve">≤ </w:delText>
        </w:r>
      </w:del>
      <w:ins w:id="864" w:author="Shewmaker, Michael@Energy" w:date="2021-12-27T16:46:00Z">
        <w:r w:rsidR="006407A8">
          <w:rPr>
            <w:rFonts w:ascii="Calibri" w:hAnsi="Calibri" w:cs="Arial"/>
            <w:sz w:val="18"/>
            <w:szCs w:val="18"/>
          </w:rPr>
          <w:t>less than or equal to</w:t>
        </w:r>
        <w:r w:rsidR="006407A8" w:rsidRPr="00AC5B7C">
          <w:rPr>
            <w:rFonts w:ascii="Calibri" w:hAnsi="Calibri" w:cs="Arial"/>
            <w:sz w:val="18"/>
            <w:szCs w:val="18"/>
          </w:rPr>
          <w:t xml:space="preserve"> </w:t>
        </w:r>
      </w:ins>
      <w:r w:rsidRPr="00AC5B7C">
        <w:rPr>
          <w:rFonts w:ascii="Calibri" w:hAnsi="Calibri" w:cs="Arial"/>
          <w:sz w:val="18"/>
          <w:szCs w:val="18"/>
        </w:rPr>
        <w:t>the Required Fenestration SHGC? Indicate Yes or No. If No, the project fails prescriptive compliance – specified fenestration SHGC must be reduced, or compliance may be attempted using the performance approach.</w:t>
      </w:r>
    </w:p>
    <w:p w14:paraId="3F769590" w14:textId="6012C9CB" w:rsidR="009B6C2B" w:rsidRPr="00AC5B7C" w:rsidRDefault="009B6C2B"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Proposed Fenestration U-factor (Skylights): If necessary, enter the area-weighted average U-factor from the completed CF1R-ENV-02. Otherwise, report the single largest associated value from F09.</w:t>
      </w:r>
    </w:p>
    <w:p w14:paraId="65288F6A" w14:textId="68473CB3" w:rsidR="009B6C2B" w:rsidRPr="00AC5B7C" w:rsidRDefault="009B6C2B"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 xml:space="preserve">Required Fenestration U-factor (Skylights): From Section D., report the value of column </w:t>
      </w:r>
      <w:r w:rsidR="006E02D6" w:rsidRPr="00AC5B7C">
        <w:rPr>
          <w:rFonts w:ascii="Calibri" w:hAnsi="Calibri" w:cs="Arial"/>
          <w:sz w:val="18"/>
          <w:szCs w:val="18"/>
        </w:rPr>
        <w:t>05b.</w:t>
      </w:r>
    </w:p>
    <w:p w14:paraId="729C110E" w14:textId="6B4282D1" w:rsidR="006E02D6" w:rsidRPr="00AC5B7C" w:rsidRDefault="006E02D6"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 xml:space="preserve">Is the Proposed Fenestration U-factor </w:t>
      </w:r>
      <w:del w:id="865" w:author="Shewmaker, Michael@Energy" w:date="2021-12-27T16:46:00Z">
        <w:r w:rsidRPr="00AC5B7C" w:rsidDel="006407A8">
          <w:rPr>
            <w:rFonts w:ascii="Calibri" w:hAnsi="Calibri" w:cs="Arial"/>
            <w:sz w:val="18"/>
            <w:szCs w:val="18"/>
          </w:rPr>
          <w:delText xml:space="preserve">≤ </w:delText>
        </w:r>
      </w:del>
      <w:ins w:id="866" w:author="Shewmaker, Michael@Energy" w:date="2021-12-27T16:46:00Z">
        <w:r w:rsidR="006407A8">
          <w:rPr>
            <w:rFonts w:ascii="Calibri" w:hAnsi="Calibri" w:cs="Arial"/>
            <w:sz w:val="18"/>
            <w:szCs w:val="18"/>
          </w:rPr>
          <w:t>less than or equal to</w:t>
        </w:r>
        <w:r w:rsidR="006407A8" w:rsidRPr="00AC5B7C">
          <w:rPr>
            <w:rFonts w:ascii="Calibri" w:hAnsi="Calibri" w:cs="Arial"/>
            <w:sz w:val="18"/>
            <w:szCs w:val="18"/>
          </w:rPr>
          <w:t xml:space="preserve"> </w:t>
        </w:r>
      </w:ins>
      <w:r w:rsidRPr="00AC5B7C">
        <w:rPr>
          <w:rFonts w:ascii="Calibri" w:hAnsi="Calibri" w:cs="Arial"/>
          <w:sz w:val="18"/>
          <w:szCs w:val="18"/>
        </w:rPr>
        <w:t>the Required Fenestration U-factor? Indicate Yes or No. If No, the project fails prescriptive compliance – specified fenestration U-factors must be reduced, or compliance may be attempted using the performance approach.</w:t>
      </w:r>
    </w:p>
    <w:p w14:paraId="6E233E2A" w14:textId="03C7D17F" w:rsidR="006E02D6" w:rsidRPr="00AC5B7C" w:rsidRDefault="006E02D6"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 xml:space="preserve">Proposed Fenestration SHGC (Skylights): If necessary, enter the area-weighted average </w:t>
      </w:r>
      <w:ins w:id="867" w:author="Shewmaker, Michael@Energy" w:date="2021-12-27T16:46:00Z">
        <w:r w:rsidR="006407A8">
          <w:rPr>
            <w:rFonts w:ascii="Calibri" w:hAnsi="Calibri" w:cs="Arial"/>
            <w:sz w:val="18"/>
            <w:szCs w:val="18"/>
          </w:rPr>
          <w:t>solar heat gain coefficient (</w:t>
        </w:r>
      </w:ins>
      <w:r w:rsidRPr="00AC5B7C">
        <w:rPr>
          <w:rFonts w:ascii="Calibri" w:hAnsi="Calibri" w:cs="Arial"/>
          <w:sz w:val="18"/>
          <w:szCs w:val="18"/>
        </w:rPr>
        <w:t>SHGC</w:t>
      </w:r>
      <w:ins w:id="868" w:author="Shewmaker, Michael@Energy" w:date="2021-12-27T16:46:00Z">
        <w:r w:rsidR="006407A8">
          <w:rPr>
            <w:rFonts w:ascii="Calibri" w:hAnsi="Calibri" w:cs="Arial"/>
            <w:sz w:val="18"/>
            <w:szCs w:val="18"/>
          </w:rPr>
          <w:t>)</w:t>
        </w:r>
      </w:ins>
      <w:r w:rsidRPr="00AC5B7C">
        <w:rPr>
          <w:rFonts w:ascii="Calibri" w:hAnsi="Calibri" w:cs="Arial"/>
          <w:sz w:val="18"/>
          <w:szCs w:val="18"/>
        </w:rPr>
        <w:t xml:space="preserve"> from the completed CF1R-ENV-02. Otherwise, report the single largest associated value from columns F11 or F14.</w:t>
      </w:r>
    </w:p>
    <w:p w14:paraId="5914C997" w14:textId="7B78105A" w:rsidR="006E02D6" w:rsidRPr="00AC5B7C" w:rsidRDefault="006E02D6"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Required Fenestration SHGC (Skylights): From Section D., report the value of column 06b.</w:t>
      </w:r>
    </w:p>
    <w:p w14:paraId="296AA63C" w14:textId="5EBCF450" w:rsidR="006E02D6" w:rsidRPr="00AC5B7C" w:rsidRDefault="006E02D6" w:rsidP="002A5A16">
      <w:pPr>
        <w:pStyle w:val="ListParagraph"/>
        <w:numPr>
          <w:ilvl w:val="0"/>
          <w:numId w:val="49"/>
        </w:numPr>
        <w:contextualSpacing/>
        <w:rPr>
          <w:rFonts w:ascii="Calibri" w:hAnsi="Calibri" w:cs="Arial"/>
          <w:sz w:val="18"/>
          <w:szCs w:val="18"/>
        </w:rPr>
      </w:pPr>
      <w:r w:rsidRPr="00AC5B7C">
        <w:rPr>
          <w:rFonts w:ascii="Calibri" w:hAnsi="Calibri" w:cs="Arial"/>
          <w:sz w:val="18"/>
          <w:szCs w:val="18"/>
        </w:rPr>
        <w:t xml:space="preserve">Is the Proposed Fenestration SHGC </w:t>
      </w:r>
      <w:del w:id="869" w:author="Shewmaker, Michael@Energy" w:date="2021-12-27T16:47:00Z">
        <w:r w:rsidRPr="00AC5B7C" w:rsidDel="00F54C23">
          <w:rPr>
            <w:rFonts w:ascii="Calibri" w:hAnsi="Calibri" w:cs="Arial"/>
            <w:sz w:val="18"/>
            <w:szCs w:val="18"/>
          </w:rPr>
          <w:delText xml:space="preserve">≤ </w:delText>
        </w:r>
      </w:del>
      <w:ins w:id="870" w:author="Shewmaker, Michael@Energy" w:date="2021-12-27T16:47:00Z">
        <w:r w:rsidR="00F54C23">
          <w:rPr>
            <w:rFonts w:ascii="Calibri" w:hAnsi="Calibri" w:cs="Arial"/>
            <w:sz w:val="18"/>
            <w:szCs w:val="18"/>
          </w:rPr>
          <w:t>less than or equal to</w:t>
        </w:r>
        <w:r w:rsidR="00F54C23" w:rsidRPr="00AC5B7C">
          <w:rPr>
            <w:rFonts w:ascii="Calibri" w:hAnsi="Calibri" w:cs="Arial"/>
            <w:sz w:val="18"/>
            <w:szCs w:val="18"/>
          </w:rPr>
          <w:t xml:space="preserve"> </w:t>
        </w:r>
      </w:ins>
      <w:r w:rsidRPr="00AC5B7C">
        <w:rPr>
          <w:rFonts w:ascii="Calibri" w:hAnsi="Calibri" w:cs="Arial"/>
          <w:sz w:val="18"/>
          <w:szCs w:val="18"/>
        </w:rPr>
        <w:t>the Required Fenestration SHGC? Indicate Yes or No. If No, the project fails prescriptive compliance – specified fenestration SHGC must be reduced, or compliance may be attempted using the performance approach.</w:t>
      </w:r>
    </w:p>
    <w:p w14:paraId="451DB664" w14:textId="77777777" w:rsidR="002A5A16" w:rsidRPr="00AC5B7C" w:rsidRDefault="002A5A16" w:rsidP="002A5A16">
      <w:pPr>
        <w:ind w:left="1800" w:hanging="720"/>
        <w:rPr>
          <w:rFonts w:ascii="Calibri" w:hAnsi="Calibri" w:cs="Arial"/>
          <w:sz w:val="18"/>
          <w:szCs w:val="18"/>
        </w:rPr>
      </w:pPr>
    </w:p>
    <w:p w14:paraId="6034A283" w14:textId="5FFB47E8" w:rsidR="009867E0" w:rsidRPr="00AC5B7C" w:rsidRDefault="002A5A16" w:rsidP="009867E0">
      <w:pPr>
        <w:rPr>
          <w:rFonts w:ascii="Calibri" w:hAnsi="Calibri" w:cs="Arial"/>
          <w:b/>
          <w:sz w:val="18"/>
          <w:szCs w:val="18"/>
        </w:rPr>
      </w:pPr>
      <w:r w:rsidRPr="00AC5B7C">
        <w:rPr>
          <w:rFonts w:ascii="Calibri" w:hAnsi="Calibri" w:cs="Arial"/>
          <w:b/>
          <w:sz w:val="18"/>
          <w:szCs w:val="18"/>
        </w:rPr>
        <w:t>G</w:t>
      </w:r>
      <w:r w:rsidR="009867E0" w:rsidRPr="00AC5B7C">
        <w:rPr>
          <w:rFonts w:ascii="Calibri" w:hAnsi="Calibri" w:cs="Arial"/>
          <w:b/>
          <w:sz w:val="18"/>
          <w:szCs w:val="18"/>
        </w:rPr>
        <w:t xml:space="preserve">. </w:t>
      </w:r>
      <w:r w:rsidR="00FF7B7D" w:rsidRPr="00AC5B7C">
        <w:rPr>
          <w:rFonts w:ascii="Calibri" w:hAnsi="Calibri" w:cs="Arial"/>
          <w:b/>
          <w:sz w:val="18"/>
          <w:szCs w:val="18"/>
        </w:rPr>
        <w:t>Space Conditioning (SC) Systems – Heating/Cooling</w:t>
      </w:r>
    </w:p>
    <w:p w14:paraId="6034A285" w14:textId="23A7C689" w:rsidR="00F94DE0" w:rsidRPr="00AC5B7C" w:rsidRDefault="009867E0" w:rsidP="00E34EEE">
      <w:pPr>
        <w:spacing w:after="240"/>
        <w:rPr>
          <w:rFonts w:ascii="Calibri" w:hAnsi="Calibri" w:cs="Arial"/>
          <w:sz w:val="18"/>
          <w:szCs w:val="18"/>
        </w:rPr>
      </w:pPr>
      <w:r w:rsidRPr="00AC5B7C">
        <w:rPr>
          <w:rFonts w:ascii="Calibri" w:hAnsi="Calibri" w:cs="Arial"/>
          <w:sz w:val="18"/>
          <w:szCs w:val="18"/>
        </w:rPr>
        <w:t xml:space="preserve">Requirements of the </w:t>
      </w:r>
      <w:r w:rsidR="004A1C16">
        <w:rPr>
          <w:rFonts w:ascii="Calibri" w:hAnsi="Calibri" w:cs="Arial"/>
          <w:sz w:val="18"/>
          <w:szCs w:val="18"/>
        </w:rPr>
        <w:t>S</w:t>
      </w:r>
      <w:r w:rsidR="004A1C16" w:rsidRPr="00AC5B7C">
        <w:rPr>
          <w:rFonts w:ascii="Calibri" w:hAnsi="Calibri" w:cs="Arial"/>
          <w:sz w:val="18"/>
          <w:szCs w:val="18"/>
        </w:rPr>
        <w:t xml:space="preserve">tandards </w:t>
      </w:r>
      <w:r w:rsidRPr="00AC5B7C">
        <w:rPr>
          <w:rFonts w:ascii="Calibri" w:hAnsi="Calibri" w:cs="Arial"/>
          <w:sz w:val="18"/>
          <w:szCs w:val="18"/>
        </w:rPr>
        <w:t xml:space="preserve">apply to a heating and cooling system alteration based on the type of alteration and the system type (Section 150.2(b)1). A completely new system will meet all mandatory and prescriptive requirements, which vary by climate zone (based on Section 150.2(b)1C). </w:t>
      </w:r>
    </w:p>
    <w:p w14:paraId="6034A287" w14:textId="77777777" w:rsidR="009867E0" w:rsidRPr="00AC5B7C" w:rsidRDefault="009867E0" w:rsidP="00E34EEE">
      <w:pPr>
        <w:spacing w:after="240"/>
        <w:rPr>
          <w:rFonts w:ascii="Calibri" w:hAnsi="Calibri" w:cs="Arial"/>
          <w:sz w:val="18"/>
          <w:szCs w:val="18"/>
        </w:rPr>
      </w:pPr>
      <w:r w:rsidRPr="00AC5B7C">
        <w:rPr>
          <w:rFonts w:ascii="Calibri" w:hAnsi="Calibri" w:cs="Arial"/>
          <w:sz w:val="18"/>
          <w:szCs w:val="18"/>
        </w:rPr>
        <w:t>When parts of a system are replaced, it may trigger some of the same requirements that apply to new systems and duct alterations.</w:t>
      </w:r>
      <w:r w:rsidR="00E34EEE" w:rsidRPr="00AC5B7C">
        <w:rPr>
          <w:rFonts w:ascii="Calibri" w:hAnsi="Calibri" w:cs="Arial"/>
          <w:sz w:val="18"/>
          <w:szCs w:val="18"/>
        </w:rPr>
        <w:t xml:space="preserve"> A</w:t>
      </w:r>
      <w:r w:rsidR="000C6C90" w:rsidRPr="00AC5B7C">
        <w:rPr>
          <w:rFonts w:ascii="Calibri" w:hAnsi="Calibri" w:cs="Arial"/>
          <w:sz w:val="18"/>
          <w:szCs w:val="18"/>
        </w:rPr>
        <w:t xml:space="preserve"> Certificate of Compliance for Alterations to Space Conditioning Systems (</w:t>
      </w:r>
      <w:r w:rsidR="00E34EEE" w:rsidRPr="00AC5B7C">
        <w:rPr>
          <w:rFonts w:ascii="Calibri" w:hAnsi="Calibri" w:cs="Arial"/>
          <w:sz w:val="18"/>
          <w:szCs w:val="18"/>
        </w:rPr>
        <w:t>CF1R-ALT-02</w:t>
      </w:r>
      <w:r w:rsidR="000C6C90" w:rsidRPr="00AC5B7C">
        <w:rPr>
          <w:rFonts w:ascii="Calibri" w:hAnsi="Calibri" w:cs="Arial"/>
          <w:sz w:val="18"/>
          <w:szCs w:val="18"/>
        </w:rPr>
        <w:t>)</w:t>
      </w:r>
      <w:r w:rsidR="00E34EEE" w:rsidRPr="00AC5B7C">
        <w:rPr>
          <w:rFonts w:ascii="Calibri" w:hAnsi="Calibri" w:cs="Arial"/>
          <w:sz w:val="18"/>
          <w:szCs w:val="18"/>
        </w:rPr>
        <w:t xml:space="preserve"> is required for each dwelling unit with a space conditioning system alteration.</w:t>
      </w:r>
    </w:p>
    <w:p w14:paraId="6034A288" w14:textId="2004D8EC" w:rsidR="00F37795" w:rsidRPr="00AC5B7C" w:rsidDel="00B617DE" w:rsidRDefault="00E671D4" w:rsidP="009D4F6C">
      <w:pPr>
        <w:pStyle w:val="ListParagraph"/>
        <w:numPr>
          <w:ilvl w:val="0"/>
          <w:numId w:val="33"/>
        </w:numPr>
        <w:rPr>
          <w:del w:id="871" w:author="Shewmaker, Michael@Energy" w:date="2021-12-27T17:28:00Z"/>
          <w:rFonts w:asciiTheme="minorHAnsi" w:hAnsiTheme="minorHAnsi" w:cs="Arial"/>
          <w:sz w:val="18"/>
          <w:szCs w:val="18"/>
        </w:rPr>
      </w:pPr>
      <w:del w:id="872" w:author="Shewmaker, Michael@Energy" w:date="2021-12-27T17:28:00Z">
        <w:r w:rsidRPr="00AC5B7C" w:rsidDel="00B617DE">
          <w:rPr>
            <w:rFonts w:asciiTheme="minorHAnsi" w:hAnsiTheme="minorHAnsi" w:cs="Arial"/>
            <w:sz w:val="18"/>
            <w:szCs w:val="18"/>
          </w:rPr>
          <w:delText>Dwelling Unit Name: Name of dwelling unit or any other identifying name.</w:delText>
        </w:r>
      </w:del>
    </w:p>
    <w:p w14:paraId="6034A289" w14:textId="119DE260" w:rsidR="000A7E83" w:rsidRPr="00AC5B7C" w:rsidRDefault="00F54C23">
      <w:pPr>
        <w:pStyle w:val="ListParagraph"/>
        <w:numPr>
          <w:ilvl w:val="0"/>
          <w:numId w:val="33"/>
        </w:numPr>
        <w:rPr>
          <w:rFonts w:asciiTheme="minorHAnsi" w:hAnsiTheme="minorHAnsi" w:cs="Arial"/>
          <w:sz w:val="18"/>
          <w:szCs w:val="18"/>
        </w:rPr>
      </w:pPr>
      <w:ins w:id="873" w:author="Shewmaker, Michael@Energy" w:date="2021-12-27T16:47:00Z">
        <w:r>
          <w:rPr>
            <w:rFonts w:asciiTheme="minorHAnsi" w:hAnsiTheme="minorHAnsi" w:cs="Arial"/>
            <w:sz w:val="18"/>
            <w:szCs w:val="18"/>
          </w:rPr>
          <w:t>Space Conditioning (</w:t>
        </w:r>
      </w:ins>
      <w:r w:rsidR="00E671D4" w:rsidRPr="00AC5B7C">
        <w:rPr>
          <w:rFonts w:asciiTheme="minorHAnsi" w:hAnsiTheme="minorHAnsi" w:cs="Arial"/>
          <w:sz w:val="18"/>
          <w:szCs w:val="18"/>
        </w:rPr>
        <w:t>SC</w:t>
      </w:r>
      <w:ins w:id="874" w:author="Shewmaker, Michael@Energy" w:date="2021-12-27T16:47:00Z">
        <w:r>
          <w:rPr>
            <w:rFonts w:asciiTheme="minorHAnsi" w:hAnsiTheme="minorHAnsi" w:cs="Arial"/>
            <w:sz w:val="18"/>
            <w:szCs w:val="18"/>
          </w:rPr>
          <w:t>)</w:t>
        </w:r>
      </w:ins>
      <w:r w:rsidR="00E671D4" w:rsidRPr="00AC5B7C">
        <w:rPr>
          <w:rFonts w:asciiTheme="minorHAnsi" w:hAnsiTheme="minorHAnsi" w:cs="Arial"/>
          <w:sz w:val="18"/>
          <w:szCs w:val="18"/>
        </w:rPr>
        <w:t xml:space="preserve"> System Identification or Name: Name of the </w:t>
      </w:r>
      <w:r w:rsidR="004A1C16">
        <w:rPr>
          <w:rFonts w:asciiTheme="minorHAnsi" w:hAnsiTheme="minorHAnsi" w:cs="Arial"/>
          <w:sz w:val="18"/>
          <w:szCs w:val="18"/>
        </w:rPr>
        <w:t>s</w:t>
      </w:r>
      <w:r w:rsidR="00E671D4" w:rsidRPr="00AC5B7C">
        <w:rPr>
          <w:rFonts w:asciiTheme="minorHAnsi" w:hAnsiTheme="minorHAnsi" w:cs="Arial"/>
          <w:sz w:val="18"/>
          <w:szCs w:val="18"/>
        </w:rPr>
        <w:t xml:space="preserve">pace </w:t>
      </w:r>
      <w:r w:rsidR="004A1C16">
        <w:rPr>
          <w:rFonts w:asciiTheme="minorHAnsi" w:hAnsiTheme="minorHAnsi" w:cs="Arial"/>
          <w:sz w:val="18"/>
          <w:szCs w:val="18"/>
        </w:rPr>
        <w:t>c</w:t>
      </w:r>
      <w:r w:rsidR="00E671D4" w:rsidRPr="00AC5B7C">
        <w:rPr>
          <w:rFonts w:asciiTheme="minorHAnsi" w:hAnsiTheme="minorHAnsi" w:cs="Arial"/>
          <w:sz w:val="18"/>
          <w:szCs w:val="18"/>
        </w:rPr>
        <w:t xml:space="preserve">onditioning (SC) </w:t>
      </w:r>
      <w:r w:rsidR="004A1C16">
        <w:rPr>
          <w:rFonts w:asciiTheme="minorHAnsi" w:hAnsiTheme="minorHAnsi" w:cs="Arial"/>
          <w:sz w:val="18"/>
          <w:szCs w:val="18"/>
        </w:rPr>
        <w:t>s</w:t>
      </w:r>
      <w:r w:rsidR="00E671D4" w:rsidRPr="00AC5B7C">
        <w:rPr>
          <w:rFonts w:asciiTheme="minorHAnsi" w:hAnsiTheme="minorHAnsi" w:cs="Arial"/>
          <w:sz w:val="18"/>
          <w:szCs w:val="18"/>
        </w:rPr>
        <w:t>ystem or any other identifying name.</w:t>
      </w:r>
    </w:p>
    <w:p w14:paraId="6034A28A" w14:textId="16ACB3B7" w:rsidR="000A7E83" w:rsidRPr="00AC5B7C" w:rsidRDefault="00F54C23">
      <w:pPr>
        <w:pStyle w:val="ListParagraph"/>
        <w:numPr>
          <w:ilvl w:val="0"/>
          <w:numId w:val="33"/>
        </w:numPr>
        <w:rPr>
          <w:rFonts w:asciiTheme="minorHAnsi" w:hAnsiTheme="minorHAnsi"/>
          <w:sz w:val="18"/>
          <w:szCs w:val="18"/>
        </w:rPr>
      </w:pPr>
      <w:ins w:id="875" w:author="Shewmaker, Michael@Energy" w:date="2021-12-27T16:47:00Z">
        <w:r>
          <w:rPr>
            <w:rFonts w:asciiTheme="minorHAnsi" w:hAnsiTheme="minorHAnsi"/>
            <w:sz w:val="18"/>
            <w:szCs w:val="18"/>
          </w:rPr>
          <w:t>Space Conditioning (</w:t>
        </w:r>
      </w:ins>
      <w:r w:rsidR="004B528E" w:rsidRPr="00AC5B7C">
        <w:rPr>
          <w:rFonts w:asciiTheme="minorHAnsi" w:hAnsiTheme="minorHAnsi"/>
          <w:sz w:val="18"/>
          <w:szCs w:val="18"/>
        </w:rPr>
        <w:t>SC</w:t>
      </w:r>
      <w:ins w:id="876" w:author="Shewmaker, Michael@Energy" w:date="2021-12-27T16:47:00Z">
        <w:r>
          <w:rPr>
            <w:rFonts w:asciiTheme="minorHAnsi" w:hAnsiTheme="minorHAnsi"/>
            <w:sz w:val="18"/>
            <w:szCs w:val="18"/>
          </w:rPr>
          <w:t>)</w:t>
        </w:r>
      </w:ins>
      <w:r w:rsidR="004B528E" w:rsidRPr="00AC5B7C">
        <w:rPr>
          <w:rFonts w:asciiTheme="minorHAnsi" w:hAnsiTheme="minorHAnsi"/>
          <w:sz w:val="18"/>
          <w:szCs w:val="18"/>
        </w:rPr>
        <w:t xml:space="preserve"> System Location or Area Served: Zone, or area, served by the </w:t>
      </w:r>
      <w:r w:rsidR="004A1C16">
        <w:rPr>
          <w:rFonts w:asciiTheme="minorHAnsi" w:hAnsiTheme="minorHAnsi"/>
          <w:sz w:val="18"/>
          <w:szCs w:val="18"/>
        </w:rPr>
        <w:t>s</w:t>
      </w:r>
      <w:r w:rsidR="004B528E" w:rsidRPr="00AC5B7C">
        <w:rPr>
          <w:rFonts w:asciiTheme="minorHAnsi" w:hAnsiTheme="minorHAnsi"/>
          <w:sz w:val="18"/>
          <w:szCs w:val="18"/>
        </w:rPr>
        <w:t xml:space="preserve">pace </w:t>
      </w:r>
      <w:r w:rsidR="004A1C16">
        <w:rPr>
          <w:rFonts w:asciiTheme="minorHAnsi" w:hAnsiTheme="minorHAnsi"/>
          <w:sz w:val="18"/>
          <w:szCs w:val="18"/>
        </w:rPr>
        <w:t>c</w:t>
      </w:r>
      <w:r w:rsidR="004B528E" w:rsidRPr="00AC5B7C">
        <w:rPr>
          <w:rFonts w:asciiTheme="minorHAnsi" w:hAnsiTheme="minorHAnsi"/>
          <w:sz w:val="18"/>
          <w:szCs w:val="18"/>
        </w:rPr>
        <w:t xml:space="preserve">onditioning (SC) </w:t>
      </w:r>
      <w:r w:rsidR="004A1C16">
        <w:rPr>
          <w:rFonts w:asciiTheme="minorHAnsi" w:hAnsiTheme="minorHAnsi"/>
          <w:sz w:val="18"/>
          <w:szCs w:val="18"/>
        </w:rPr>
        <w:t>s</w:t>
      </w:r>
      <w:r w:rsidR="004B528E" w:rsidRPr="00AC5B7C">
        <w:rPr>
          <w:rFonts w:asciiTheme="minorHAnsi" w:hAnsiTheme="minorHAnsi"/>
          <w:sz w:val="18"/>
          <w:szCs w:val="18"/>
        </w:rPr>
        <w:t>ystem.</w:t>
      </w:r>
    </w:p>
    <w:p w14:paraId="6034A28B" w14:textId="77777777" w:rsidR="00F37795" w:rsidRPr="00AC5B7C" w:rsidRDefault="004B528E" w:rsidP="00F37795">
      <w:pPr>
        <w:pStyle w:val="ListParagraph"/>
        <w:numPr>
          <w:ilvl w:val="0"/>
          <w:numId w:val="33"/>
        </w:numPr>
        <w:rPr>
          <w:rFonts w:asciiTheme="minorHAnsi" w:hAnsiTheme="minorHAnsi" w:cs="Arial"/>
          <w:sz w:val="18"/>
          <w:szCs w:val="18"/>
        </w:rPr>
      </w:pPr>
      <w:r w:rsidRPr="00AC5B7C">
        <w:rPr>
          <w:rFonts w:asciiTheme="minorHAnsi" w:hAnsiTheme="minorHAnsi"/>
          <w:sz w:val="18"/>
          <w:szCs w:val="18"/>
        </w:rPr>
        <w:t>Exemption</w:t>
      </w:r>
      <w:r w:rsidR="00AE0EDD" w:rsidRPr="00AC5B7C">
        <w:rPr>
          <w:rFonts w:asciiTheme="minorHAnsi" w:hAnsiTheme="minorHAnsi"/>
          <w:sz w:val="18"/>
          <w:szCs w:val="18"/>
        </w:rPr>
        <w:t xml:space="preserve"> from HERS Verification</w:t>
      </w:r>
      <w:r w:rsidRPr="00AC5B7C">
        <w:rPr>
          <w:rFonts w:asciiTheme="minorHAnsi" w:hAnsiTheme="minorHAnsi"/>
          <w:sz w:val="18"/>
          <w:szCs w:val="18"/>
        </w:rPr>
        <w:t xml:space="preserve">: </w:t>
      </w:r>
      <w:r w:rsidR="00E671D4" w:rsidRPr="00AC5B7C">
        <w:rPr>
          <w:rFonts w:asciiTheme="minorHAnsi" w:hAnsiTheme="minorHAnsi" w:cs="Arial"/>
          <w:sz w:val="18"/>
          <w:szCs w:val="18"/>
        </w:rPr>
        <w:t>Section 150.2(b)1E</w:t>
      </w:r>
    </w:p>
    <w:p w14:paraId="6034A28C" w14:textId="18901A5F" w:rsidR="00F94DE0" w:rsidRPr="00AC5B7C" w:rsidRDefault="00F94DE0" w:rsidP="00F37795">
      <w:pPr>
        <w:pStyle w:val="ListParagraph"/>
        <w:numPr>
          <w:ilvl w:val="1"/>
          <w:numId w:val="33"/>
        </w:numPr>
        <w:rPr>
          <w:rFonts w:asciiTheme="minorHAnsi" w:hAnsiTheme="minorHAnsi" w:cs="Arial"/>
          <w:sz w:val="18"/>
          <w:szCs w:val="18"/>
        </w:rPr>
      </w:pPr>
      <w:r w:rsidRPr="00AC5B7C">
        <w:rPr>
          <w:rFonts w:asciiTheme="minorHAnsi" w:hAnsiTheme="minorHAnsi" w:cs="Arial"/>
          <w:sz w:val="18"/>
          <w:szCs w:val="18"/>
        </w:rPr>
        <w:t>Space Conditioning (SC) System was not altered.</w:t>
      </w:r>
    </w:p>
    <w:p w14:paraId="47DA3058" w14:textId="5976C94C" w:rsidR="00D14035" w:rsidRPr="00AC5B7C" w:rsidRDefault="00D14035" w:rsidP="00D14035">
      <w:pPr>
        <w:pStyle w:val="ListParagraph"/>
        <w:numPr>
          <w:ilvl w:val="1"/>
          <w:numId w:val="33"/>
        </w:numPr>
        <w:rPr>
          <w:rFonts w:asciiTheme="minorHAnsi" w:hAnsiTheme="minorHAnsi"/>
          <w:sz w:val="18"/>
          <w:szCs w:val="18"/>
        </w:rPr>
      </w:pPr>
      <w:r w:rsidRPr="00AC5B7C">
        <w:rPr>
          <w:rFonts w:asciiTheme="minorHAnsi" w:hAnsiTheme="minorHAnsi"/>
          <w:sz w:val="18"/>
          <w:szCs w:val="18"/>
        </w:rPr>
        <w:t xml:space="preserve">Duct systems with less than </w:t>
      </w:r>
      <w:del w:id="877" w:author="Shewmaker, Michael@Energy" w:date="2021-12-27T16:48:00Z">
        <w:r w:rsidRPr="00AC5B7C" w:rsidDel="00F54C23">
          <w:rPr>
            <w:rFonts w:asciiTheme="minorHAnsi" w:hAnsiTheme="minorHAnsi"/>
            <w:sz w:val="18"/>
            <w:szCs w:val="18"/>
          </w:rPr>
          <w:delText>40</w:delText>
        </w:r>
      </w:del>
      <w:ins w:id="878" w:author="Shewmaker, Michael@Energy" w:date="2021-12-27T16:48:00Z">
        <w:r w:rsidR="00F54C23">
          <w:rPr>
            <w:rFonts w:asciiTheme="minorHAnsi" w:hAnsiTheme="minorHAnsi"/>
            <w:sz w:val="18"/>
            <w:szCs w:val="18"/>
          </w:rPr>
          <w:t>25</w:t>
        </w:r>
      </w:ins>
      <w:r w:rsidRPr="00AC5B7C">
        <w:rPr>
          <w:rFonts w:asciiTheme="minorHAnsi" w:hAnsiTheme="minorHAnsi"/>
          <w:sz w:val="18"/>
          <w:szCs w:val="18"/>
        </w:rPr>
        <w:t xml:space="preserve"> linear feet in unconditioned spaces as determined by visual inspection.</w:t>
      </w:r>
    </w:p>
    <w:p w14:paraId="788BC7DB" w14:textId="77777777" w:rsidR="00D14035" w:rsidRPr="00AC5B7C" w:rsidRDefault="00D14035" w:rsidP="00F37795">
      <w:pPr>
        <w:pStyle w:val="ListParagraph"/>
        <w:numPr>
          <w:ilvl w:val="1"/>
          <w:numId w:val="33"/>
        </w:numPr>
        <w:rPr>
          <w:rFonts w:asciiTheme="minorHAnsi" w:hAnsiTheme="minorHAnsi"/>
          <w:sz w:val="18"/>
          <w:szCs w:val="18"/>
        </w:rPr>
      </w:pPr>
      <w:r w:rsidRPr="00AC5B7C">
        <w:rPr>
          <w:rFonts w:asciiTheme="minorHAnsi" w:hAnsiTheme="minorHAnsi"/>
          <w:sz w:val="18"/>
          <w:szCs w:val="18"/>
        </w:rPr>
        <w:t xml:space="preserve">Existing duct systems constructed, insulated or sealed with asbestos </w:t>
      </w:r>
    </w:p>
    <w:p w14:paraId="6034A28D" w14:textId="2773C9BE" w:rsidR="00F37795" w:rsidRPr="00AC5B7C" w:rsidRDefault="00E671D4" w:rsidP="00F37795">
      <w:pPr>
        <w:pStyle w:val="ListParagraph"/>
        <w:numPr>
          <w:ilvl w:val="1"/>
          <w:numId w:val="33"/>
        </w:numPr>
        <w:rPr>
          <w:rFonts w:asciiTheme="minorHAnsi" w:hAnsiTheme="minorHAnsi" w:cs="Arial"/>
          <w:sz w:val="18"/>
          <w:szCs w:val="18"/>
        </w:rPr>
      </w:pPr>
      <w:r w:rsidRPr="00AC5B7C">
        <w:rPr>
          <w:rFonts w:asciiTheme="minorHAnsi" w:hAnsiTheme="minorHAnsi" w:cs="Arial"/>
          <w:sz w:val="18"/>
          <w:szCs w:val="18"/>
        </w:rPr>
        <w:t xml:space="preserve">Duct systems that have been documented to have been previously sealed as confirmed through field verification and diagnostic testing in accordance with procedures in the Reference </w:t>
      </w:r>
      <w:ins w:id="879" w:author="Shewmaker, Michael@Energy" w:date="2021-12-27T16:48:00Z">
        <w:r w:rsidR="006E411A">
          <w:rPr>
            <w:rFonts w:asciiTheme="minorHAnsi" w:hAnsiTheme="minorHAnsi" w:cs="Arial"/>
            <w:sz w:val="18"/>
            <w:szCs w:val="18"/>
          </w:rPr>
          <w:t xml:space="preserve">Appendices, </w:t>
        </w:r>
      </w:ins>
      <w:r w:rsidRPr="00AC5B7C">
        <w:rPr>
          <w:rFonts w:asciiTheme="minorHAnsi" w:hAnsiTheme="minorHAnsi" w:cs="Arial"/>
          <w:sz w:val="18"/>
          <w:szCs w:val="18"/>
        </w:rPr>
        <w:t>Residential Appendix</w:t>
      </w:r>
      <w:ins w:id="880" w:author="Shewmaker, Michael@Energy" w:date="2021-12-27T16:48:00Z">
        <w:r w:rsidR="006E411A">
          <w:rPr>
            <w:rFonts w:asciiTheme="minorHAnsi" w:hAnsiTheme="minorHAnsi" w:cs="Arial"/>
            <w:sz w:val="18"/>
            <w:szCs w:val="18"/>
          </w:rPr>
          <w:t>,</w:t>
        </w:r>
      </w:ins>
      <w:r w:rsidRPr="00AC5B7C">
        <w:rPr>
          <w:rFonts w:asciiTheme="minorHAnsi" w:hAnsiTheme="minorHAnsi" w:cs="Arial"/>
          <w:sz w:val="18"/>
          <w:szCs w:val="18"/>
        </w:rPr>
        <w:t xml:space="preserve"> RA3.1.</w:t>
      </w:r>
    </w:p>
    <w:p w14:paraId="10AE4477" w14:textId="4602711A" w:rsidR="00E46B1C" w:rsidRPr="00AC5B7C" w:rsidRDefault="00E46B1C" w:rsidP="00BD6897">
      <w:pPr>
        <w:tabs>
          <w:tab w:val="left" w:pos="1800"/>
        </w:tabs>
        <w:ind w:left="1440" w:hanging="720"/>
        <w:rPr>
          <w:rFonts w:ascii="Calibri" w:hAnsi="Calibri" w:cs="Arial"/>
          <w:sz w:val="18"/>
          <w:szCs w:val="18"/>
        </w:rPr>
      </w:pPr>
    </w:p>
    <w:p w14:paraId="6034A291" w14:textId="7E3937CD" w:rsidR="000A7E83" w:rsidRPr="00AC5B7C" w:rsidRDefault="002A5A16">
      <w:pPr>
        <w:keepLines/>
        <w:rPr>
          <w:rFonts w:ascii="Calibri" w:hAnsi="Calibri" w:cs="Arial"/>
          <w:b/>
          <w:sz w:val="18"/>
          <w:szCs w:val="18"/>
        </w:rPr>
      </w:pPr>
      <w:r w:rsidRPr="00AC5B7C">
        <w:rPr>
          <w:rFonts w:ascii="Calibri" w:hAnsi="Calibri" w:cs="Arial"/>
          <w:b/>
          <w:sz w:val="18"/>
          <w:szCs w:val="18"/>
        </w:rPr>
        <w:t>H</w:t>
      </w:r>
      <w:r w:rsidR="009867E0" w:rsidRPr="00AC5B7C">
        <w:rPr>
          <w:rFonts w:ascii="Calibri" w:hAnsi="Calibri" w:cs="Arial"/>
          <w:b/>
          <w:sz w:val="18"/>
          <w:szCs w:val="18"/>
        </w:rPr>
        <w:t xml:space="preserve">. </w:t>
      </w:r>
      <w:r w:rsidR="00052CFB" w:rsidRPr="00AC5B7C">
        <w:rPr>
          <w:rFonts w:ascii="Calibri" w:hAnsi="Calibri" w:cs="Arial"/>
          <w:b/>
          <w:sz w:val="18"/>
          <w:szCs w:val="18"/>
        </w:rPr>
        <w:t>Water Heating Systems</w:t>
      </w:r>
    </w:p>
    <w:p w14:paraId="6034A293" w14:textId="707459F7" w:rsidR="000A7E83" w:rsidRDefault="00160A0C">
      <w:pPr>
        <w:keepLines/>
        <w:rPr>
          <w:ins w:id="881" w:author="Shewmaker, Michael@Energy" w:date="2022-01-13T19:10:00Z"/>
          <w:rFonts w:ascii="Calibri" w:hAnsi="Calibri" w:cs="Arial"/>
          <w:sz w:val="18"/>
          <w:szCs w:val="18"/>
        </w:rPr>
      </w:pPr>
      <w:r w:rsidRPr="00AC5B7C">
        <w:rPr>
          <w:rFonts w:ascii="Calibri" w:hAnsi="Calibri" w:cs="Arial"/>
          <w:sz w:val="18"/>
          <w:szCs w:val="18"/>
        </w:rPr>
        <w:t>W</w:t>
      </w:r>
      <w:r w:rsidR="009867E0" w:rsidRPr="00AC5B7C">
        <w:rPr>
          <w:rFonts w:ascii="Calibri" w:hAnsi="Calibri" w:cs="Arial"/>
          <w:sz w:val="18"/>
          <w:szCs w:val="18"/>
        </w:rPr>
        <w:t>ater heating compliance for an alteration</w:t>
      </w:r>
      <w:r w:rsidRPr="00AC5B7C">
        <w:rPr>
          <w:rFonts w:ascii="Calibri" w:hAnsi="Calibri" w:cs="Arial"/>
          <w:sz w:val="18"/>
          <w:szCs w:val="18"/>
        </w:rPr>
        <w:t xml:space="preserve"> is described</w:t>
      </w:r>
      <w:r w:rsidR="009867E0" w:rsidRPr="00AC5B7C">
        <w:rPr>
          <w:rFonts w:ascii="Calibri" w:hAnsi="Calibri" w:cs="Arial"/>
          <w:sz w:val="18"/>
          <w:szCs w:val="18"/>
        </w:rPr>
        <w:t xml:space="preserve"> in Section 150.2(b)</w:t>
      </w:r>
      <w:r w:rsidR="00443558" w:rsidRPr="00AC5B7C">
        <w:rPr>
          <w:rFonts w:ascii="Calibri" w:hAnsi="Calibri" w:cs="Arial"/>
          <w:sz w:val="18"/>
          <w:szCs w:val="18"/>
        </w:rPr>
        <w:t>1</w:t>
      </w:r>
      <w:r w:rsidR="004A1C16">
        <w:rPr>
          <w:rFonts w:ascii="Calibri" w:hAnsi="Calibri" w:cs="Arial"/>
          <w:sz w:val="18"/>
          <w:szCs w:val="18"/>
        </w:rPr>
        <w:t>H</w:t>
      </w:r>
      <w:r w:rsidRPr="00AC5B7C">
        <w:rPr>
          <w:rFonts w:ascii="Calibri" w:hAnsi="Calibri" w:cs="Arial"/>
          <w:sz w:val="18"/>
          <w:szCs w:val="18"/>
        </w:rPr>
        <w:t>.</w:t>
      </w:r>
      <w:r w:rsidR="009867E0" w:rsidRPr="00AC5B7C">
        <w:rPr>
          <w:rFonts w:ascii="Calibri" w:hAnsi="Calibri" w:cs="Arial"/>
          <w:sz w:val="18"/>
          <w:szCs w:val="18"/>
        </w:rPr>
        <w:t xml:space="preserve"> </w:t>
      </w:r>
      <w:del w:id="882" w:author="Shewmaker, Michael@Energy" w:date="2021-12-27T16:48:00Z">
        <w:r w:rsidRPr="00AC5B7C" w:rsidDel="006E411A">
          <w:rPr>
            <w:rFonts w:ascii="Calibri" w:hAnsi="Calibri" w:cs="Arial"/>
            <w:sz w:val="18"/>
            <w:szCs w:val="18"/>
          </w:rPr>
          <w:delText xml:space="preserve">For </w:delText>
        </w:r>
        <w:r w:rsidR="00A22F57" w:rsidRPr="00AC5B7C" w:rsidDel="006E411A">
          <w:rPr>
            <w:rFonts w:ascii="Calibri" w:hAnsi="Calibri" w:cs="Arial"/>
            <w:sz w:val="18"/>
            <w:szCs w:val="18"/>
          </w:rPr>
          <w:delText>a</w:delText>
        </w:r>
        <w:r w:rsidR="00030468" w:rsidRPr="00AC5B7C" w:rsidDel="006E411A">
          <w:rPr>
            <w:rFonts w:ascii="Calibri" w:hAnsi="Calibri" w:cs="Arial"/>
            <w:sz w:val="18"/>
            <w:szCs w:val="18"/>
          </w:rPr>
          <w:delText xml:space="preserve"> </w:delText>
        </w:r>
        <w:r w:rsidRPr="00AC5B7C" w:rsidDel="006E411A">
          <w:rPr>
            <w:rFonts w:ascii="Calibri" w:hAnsi="Calibri" w:cs="Arial"/>
            <w:sz w:val="18"/>
            <w:szCs w:val="18"/>
          </w:rPr>
          <w:delText xml:space="preserve">single dwelling </w:delText>
        </w:r>
        <w:r w:rsidR="006434A0" w:rsidRPr="00AC5B7C" w:rsidDel="006E411A">
          <w:rPr>
            <w:rFonts w:ascii="Calibri" w:hAnsi="Calibri" w:cs="Arial"/>
            <w:sz w:val="18"/>
            <w:szCs w:val="18"/>
          </w:rPr>
          <w:delText xml:space="preserve">unit, </w:delText>
        </w:r>
        <w:r w:rsidRPr="00AC5B7C" w:rsidDel="006E411A">
          <w:rPr>
            <w:rFonts w:ascii="Calibri" w:hAnsi="Calibri" w:cs="Arial"/>
            <w:sz w:val="18"/>
            <w:szCs w:val="18"/>
          </w:rPr>
          <w:delText>a</w:delText>
        </w:r>
        <w:r w:rsidR="009867E0" w:rsidRPr="00AC5B7C" w:rsidDel="006E411A">
          <w:rPr>
            <w:rFonts w:ascii="Calibri" w:hAnsi="Calibri" w:cs="Arial"/>
            <w:sz w:val="18"/>
            <w:szCs w:val="18"/>
          </w:rPr>
          <w:delText xml:space="preserve"> gas or propane water heater</w:delText>
        </w:r>
        <w:r w:rsidR="004A1C16" w:rsidDel="006E411A">
          <w:rPr>
            <w:rFonts w:ascii="Calibri" w:hAnsi="Calibri" w:cs="Arial"/>
            <w:sz w:val="18"/>
            <w:szCs w:val="18"/>
          </w:rPr>
          <w:delText xml:space="preserve"> </w:delText>
        </w:r>
        <w:r w:rsidR="00443558" w:rsidRPr="00AC5B7C" w:rsidDel="006E411A">
          <w:rPr>
            <w:rFonts w:ascii="Calibri" w:hAnsi="Calibri" w:cs="Arial"/>
            <w:sz w:val="18"/>
            <w:szCs w:val="18"/>
          </w:rPr>
          <w:delText>can be used.</w:delText>
        </w:r>
        <w:r w:rsidR="009867E0" w:rsidRPr="00AC5B7C" w:rsidDel="006E411A">
          <w:rPr>
            <w:rFonts w:ascii="Calibri" w:hAnsi="Calibri" w:cs="Arial"/>
            <w:sz w:val="18"/>
            <w:szCs w:val="18"/>
          </w:rPr>
          <w:delText xml:space="preserve"> </w:delText>
        </w:r>
        <w:r w:rsidR="00443558" w:rsidRPr="00AC5B7C" w:rsidDel="006E411A">
          <w:rPr>
            <w:rFonts w:ascii="Calibri" w:hAnsi="Calibri" w:cs="Arial"/>
            <w:sz w:val="18"/>
            <w:szCs w:val="18"/>
          </w:rPr>
          <w:delText xml:space="preserve">If no natural gas is connected to the building, an electric water heater with an energy factor greater than or equal to the minimal energy factor required under the Appliance Efficiency Regulation, </w:delText>
        </w:r>
        <w:r w:rsidR="00B429C8" w:rsidRPr="00AC5B7C" w:rsidDel="006E411A">
          <w:rPr>
            <w:rFonts w:ascii="Calibri" w:hAnsi="Calibri" w:cs="Arial"/>
            <w:sz w:val="18"/>
            <w:szCs w:val="18"/>
          </w:rPr>
          <w:delText xml:space="preserve">or an electric resistance storage type water heater </w:delText>
        </w:r>
        <w:r w:rsidR="00443558" w:rsidRPr="00AC5B7C" w:rsidDel="006E411A">
          <w:rPr>
            <w:rFonts w:ascii="Calibri" w:hAnsi="Calibri" w:cs="Arial"/>
            <w:sz w:val="18"/>
            <w:szCs w:val="18"/>
          </w:rPr>
          <w:delText xml:space="preserve">with a storage capacity of less than 60 gallons can be used. </w:delText>
        </w:r>
        <w:r w:rsidR="009867E0" w:rsidRPr="00AC5B7C" w:rsidDel="006E411A">
          <w:rPr>
            <w:rFonts w:ascii="Calibri" w:hAnsi="Calibri" w:cs="Arial"/>
            <w:sz w:val="18"/>
            <w:szCs w:val="18"/>
          </w:rPr>
          <w:delText xml:space="preserve"> </w:delText>
        </w:r>
        <w:r w:rsidR="00B429C8" w:rsidRPr="00AC5B7C" w:rsidDel="006E411A">
          <w:rPr>
            <w:rFonts w:ascii="Calibri" w:hAnsi="Calibri" w:cs="Arial"/>
            <w:sz w:val="18"/>
            <w:szCs w:val="18"/>
          </w:rPr>
          <w:delText xml:space="preserve">For recirculation distribution systems, only </w:delText>
        </w:r>
        <w:r w:rsidR="004A1C16" w:rsidDel="006E411A">
          <w:rPr>
            <w:rFonts w:ascii="Calibri" w:hAnsi="Calibri" w:cs="Arial"/>
            <w:sz w:val="18"/>
            <w:szCs w:val="18"/>
          </w:rPr>
          <w:delText>d</w:delText>
        </w:r>
        <w:r w:rsidR="00B429C8" w:rsidRPr="00AC5B7C" w:rsidDel="006E411A">
          <w:rPr>
            <w:rFonts w:ascii="Calibri" w:hAnsi="Calibri" w:cs="Arial"/>
            <w:sz w:val="18"/>
            <w:szCs w:val="18"/>
          </w:rPr>
          <w:delText xml:space="preserve">emand </w:delText>
        </w:r>
        <w:r w:rsidR="004A1C16" w:rsidDel="006E411A">
          <w:rPr>
            <w:rFonts w:ascii="Calibri" w:hAnsi="Calibri" w:cs="Arial"/>
            <w:sz w:val="18"/>
            <w:szCs w:val="18"/>
          </w:rPr>
          <w:delText>r</w:delText>
        </w:r>
        <w:r w:rsidR="00B429C8" w:rsidRPr="00AC5B7C" w:rsidDel="006E411A">
          <w:rPr>
            <w:rFonts w:ascii="Calibri" w:hAnsi="Calibri" w:cs="Arial"/>
            <w:sz w:val="18"/>
            <w:szCs w:val="18"/>
          </w:rPr>
          <w:delText xml:space="preserve">ecirculation </w:delText>
        </w:r>
        <w:r w:rsidR="004A1C16" w:rsidDel="006E411A">
          <w:rPr>
            <w:rFonts w:ascii="Calibri" w:hAnsi="Calibri" w:cs="Arial"/>
            <w:sz w:val="18"/>
            <w:szCs w:val="18"/>
          </w:rPr>
          <w:delText>s</w:delText>
        </w:r>
        <w:r w:rsidR="00B429C8" w:rsidRPr="00AC5B7C" w:rsidDel="006E411A">
          <w:rPr>
            <w:rFonts w:ascii="Calibri" w:hAnsi="Calibri" w:cs="Arial"/>
            <w:sz w:val="18"/>
            <w:szCs w:val="18"/>
          </w:rPr>
          <w:delText>ystems with manual control pumps as specified in RA4.4 shall be used.</w:delText>
        </w:r>
        <w:r w:rsidR="009867E0" w:rsidRPr="00AC5B7C" w:rsidDel="006E411A">
          <w:rPr>
            <w:rFonts w:ascii="Calibri" w:hAnsi="Calibri" w:cs="Arial"/>
            <w:sz w:val="18"/>
            <w:szCs w:val="18"/>
          </w:rPr>
          <w:delText xml:space="preserve"> If there is no natural gas connected to the building, an electric water heater may be replaced with another electric water heater.  Multi-family central systems must use certified equipment as defined under Section 110.1 and 110.3.</w:delText>
        </w:r>
      </w:del>
    </w:p>
    <w:p w14:paraId="7E5FEDA2" w14:textId="55187CA3" w:rsidR="00706F1F" w:rsidRDefault="00706F1F">
      <w:pPr>
        <w:keepLines/>
        <w:rPr>
          <w:ins w:id="883" w:author="Shewmaker, Michael@Energy" w:date="2022-01-13T19:10:00Z"/>
          <w:rFonts w:ascii="Calibri" w:hAnsi="Calibri" w:cs="Arial"/>
          <w:sz w:val="18"/>
          <w:szCs w:val="18"/>
        </w:rPr>
      </w:pPr>
      <w:ins w:id="884" w:author="Shewmaker, Michael@Energy" w:date="2022-01-13T19:10:00Z">
        <w:r>
          <w:rPr>
            <w:rFonts w:ascii="Calibri" w:hAnsi="Calibri" w:cs="Arial"/>
            <w:sz w:val="18"/>
            <w:szCs w:val="18"/>
          </w:rPr>
          <w:t>Options:</w:t>
        </w:r>
      </w:ins>
    </w:p>
    <w:p w14:paraId="38A6D2B2" w14:textId="77777777" w:rsidR="00706F1F" w:rsidRPr="00DD5E65" w:rsidRDefault="00706F1F" w:rsidP="00706F1F">
      <w:pPr>
        <w:pStyle w:val="ListParagraph"/>
        <w:framePr w:hSpace="180" w:wrap="around" w:vAnchor="text" w:hAnchor="text" w:xAlign="right" w:y="1"/>
        <w:numPr>
          <w:ilvl w:val="0"/>
          <w:numId w:val="13"/>
        </w:numPr>
        <w:ind w:left="1080"/>
        <w:suppressOverlap/>
        <w:rPr>
          <w:ins w:id="885" w:author="Shewmaker, Michael@Energy" w:date="2022-01-13T19:10:00Z"/>
          <w:rFonts w:asciiTheme="minorHAnsi" w:hAnsiTheme="minorHAnsi" w:cstheme="minorHAnsi"/>
          <w:sz w:val="18"/>
          <w:szCs w:val="18"/>
        </w:rPr>
      </w:pPr>
      <w:commentRangeStart w:id="886"/>
      <w:ins w:id="887" w:author="Shewmaker, Michael@Energy" w:date="2022-01-13T19:10:00Z">
        <w:r w:rsidRPr="00DD5E65">
          <w:rPr>
            <w:rFonts w:asciiTheme="minorHAnsi" w:hAnsiTheme="minorHAnsi" w:cstheme="minorHAnsi"/>
            <w:sz w:val="18"/>
            <w:szCs w:val="18"/>
          </w:rPr>
          <w:t>Gas or propane water heating system; or</w:t>
        </w:r>
      </w:ins>
    </w:p>
    <w:p w14:paraId="72EDC3D6" w14:textId="77777777" w:rsidR="00706F1F" w:rsidRDefault="00706F1F" w:rsidP="00706F1F">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ins w:id="888" w:author="Shewmaker, Michael@Energy" w:date="2022-01-13T19:10:00Z"/>
          <w:rFonts w:asciiTheme="minorHAnsi" w:hAnsiTheme="minorHAnsi" w:cstheme="minorHAnsi"/>
          <w:sz w:val="18"/>
          <w:szCs w:val="18"/>
        </w:rPr>
      </w:pPr>
      <w:ins w:id="889" w:author="Shewmaker, Michael@Energy" w:date="2022-01-13T19:10:00Z">
        <w:r w:rsidRPr="00DD5E65">
          <w:rPr>
            <w:rFonts w:asciiTheme="minorHAnsi" w:hAnsiTheme="minorHAnsi" w:cstheme="minorHAnsi"/>
            <w:sz w:val="18"/>
            <w:szCs w:val="18"/>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 ANSI/CTA-2045-B communication port; or</w:t>
        </w:r>
      </w:ins>
    </w:p>
    <w:p w14:paraId="342B8262" w14:textId="77777777" w:rsidR="00706F1F" w:rsidRDefault="00706F1F" w:rsidP="00706F1F">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ins w:id="890" w:author="Shewmaker, Michael@Energy" w:date="2022-01-13T19:10:00Z"/>
          <w:rFonts w:asciiTheme="minorHAnsi" w:hAnsiTheme="minorHAnsi" w:cstheme="minorHAnsi"/>
          <w:sz w:val="18"/>
          <w:szCs w:val="18"/>
        </w:rPr>
      </w:pPr>
      <w:ins w:id="891" w:author="Shewmaker, Michael@Energy" w:date="2022-01-13T19:10:00Z">
        <w:r>
          <w:rPr>
            <w:rFonts w:asciiTheme="minorHAnsi" w:hAnsiTheme="minorHAnsi" w:cstheme="minorHAnsi"/>
            <w:sz w:val="18"/>
            <w:szCs w:val="18"/>
          </w:rPr>
          <w:t>A single heat pump water heater that meets the requirements of NEEA Advanced Water Heater Specification Tier 3 or higher; or</w:t>
        </w:r>
      </w:ins>
    </w:p>
    <w:p w14:paraId="6E3F97B6" w14:textId="6206A66D" w:rsidR="00706F1F" w:rsidRPr="00706F1F" w:rsidRDefault="00706F1F">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ins w:id="892" w:author="Shewmaker, Michael@Energy" w:date="2022-01-13T19:10:00Z"/>
          <w:rFonts w:asciiTheme="minorHAnsi" w:hAnsiTheme="minorHAnsi" w:cstheme="minorHAnsi"/>
          <w:sz w:val="18"/>
          <w:szCs w:val="18"/>
          <w:rPrChange w:id="893" w:author="Shewmaker, Michael@Energy" w:date="2022-01-13T19:10:00Z">
            <w:rPr>
              <w:ins w:id="894" w:author="Shewmaker, Michael@Energy" w:date="2022-01-13T19:10:00Z"/>
              <w:rFonts w:ascii="Calibri" w:hAnsi="Calibri" w:cs="Arial"/>
            </w:rPr>
          </w:rPrChange>
        </w:rPr>
        <w:pPrChange w:id="895" w:author="Shewmaker, Michael@Energy" w:date="2022-01-13T19:10:00Z">
          <w:pPr>
            <w:pStyle w:val="ListParagraph"/>
            <w:ind w:left="1080"/>
          </w:pPr>
        </w:pPrChange>
      </w:pPr>
      <w:ins w:id="896" w:author="Shewmaker, Michael@Energy" w:date="2022-01-13T19:10:00Z">
        <w:r w:rsidRPr="00706F1F">
          <w:rPr>
            <w:rFonts w:asciiTheme="minorHAnsi" w:hAnsiTheme="minorHAnsi" w:cstheme="minorHAnsi"/>
            <w:sz w:val="18"/>
            <w:szCs w:val="18"/>
            <w:rPrChange w:id="897" w:author="Shewmaker, Michael@Energy" w:date="2022-01-13T19:10:00Z">
              <w:rPr/>
            </w:rPrChange>
          </w:rPr>
          <w:t>If no natural gas is connected to the existing water heater location, a consumer electric water heater</w:t>
        </w:r>
        <w:commentRangeEnd w:id="886"/>
        <w:r w:rsidRPr="00DD5E65">
          <w:rPr>
            <w:rStyle w:val="CommentReference"/>
            <w:rFonts w:asciiTheme="minorHAnsi" w:hAnsiTheme="minorHAnsi" w:cstheme="minorHAnsi"/>
            <w:sz w:val="18"/>
            <w:szCs w:val="18"/>
          </w:rPr>
          <w:commentReference w:id="886"/>
        </w:r>
      </w:ins>
    </w:p>
    <w:p w14:paraId="2772614B" w14:textId="4A287398" w:rsidR="00706F1F" w:rsidRPr="00AC5B7C" w:rsidDel="006E5B37" w:rsidRDefault="00706F1F">
      <w:pPr>
        <w:keepLines/>
        <w:rPr>
          <w:del w:id="898" w:author="Shewmaker, Michael@Energy" w:date="2022-01-13T19:12:00Z"/>
          <w:rFonts w:ascii="Calibri" w:hAnsi="Calibri" w:cs="Arial"/>
          <w:sz w:val="18"/>
          <w:szCs w:val="18"/>
        </w:rPr>
      </w:pPr>
    </w:p>
    <w:p w14:paraId="6034A296" w14:textId="0F2EF812" w:rsidR="000A7E83" w:rsidRPr="00AC5B7C" w:rsidRDefault="000A7E83">
      <w:pPr>
        <w:rPr>
          <w:rFonts w:ascii="Calibri" w:hAnsi="Calibri" w:cs="Arial"/>
          <w:sz w:val="18"/>
          <w:szCs w:val="18"/>
        </w:rPr>
      </w:pPr>
    </w:p>
    <w:p w14:paraId="6034A297" w14:textId="2FB15BCF" w:rsidR="000A7E83" w:rsidRPr="00AC5B7C" w:rsidDel="00073C0E" w:rsidRDefault="00A22F57">
      <w:pPr>
        <w:numPr>
          <w:ilvl w:val="0"/>
          <w:numId w:val="13"/>
        </w:numPr>
        <w:rPr>
          <w:del w:id="899" w:author="Shewmaker, Michael@Energy" w:date="2021-12-27T16:48:00Z"/>
          <w:rFonts w:ascii="Calibri" w:hAnsi="Calibri" w:cs="Arial"/>
          <w:sz w:val="18"/>
          <w:szCs w:val="18"/>
        </w:rPr>
      </w:pPr>
      <w:del w:id="900" w:author="Shewmaker, Michael@Energy" w:date="2021-12-27T16:48:00Z">
        <w:r w:rsidRPr="00AC5B7C" w:rsidDel="00073C0E">
          <w:rPr>
            <w:rFonts w:ascii="Calibri" w:hAnsi="Calibri" w:cs="Arial"/>
            <w:sz w:val="18"/>
            <w:szCs w:val="18"/>
          </w:rPr>
          <w:delText>Dwelling Unit Name: Name of dwelling unit or any other identifying name</w:delText>
        </w:r>
        <w:r w:rsidR="00AE0EDD" w:rsidRPr="00AC5B7C" w:rsidDel="00073C0E">
          <w:rPr>
            <w:rFonts w:ascii="Calibri" w:hAnsi="Calibri" w:cs="Arial"/>
            <w:sz w:val="18"/>
            <w:szCs w:val="18"/>
          </w:rPr>
          <w:delText>.</w:delText>
        </w:r>
      </w:del>
    </w:p>
    <w:p w14:paraId="66548FBC" w14:textId="3072D1A2" w:rsidR="00675726" w:rsidRDefault="00675726">
      <w:pPr>
        <w:numPr>
          <w:ilvl w:val="0"/>
          <w:numId w:val="53"/>
        </w:numPr>
        <w:rPr>
          <w:ins w:id="901" w:author="Shewmaker, Michael@Energy" w:date="2022-01-13T19:01:00Z"/>
          <w:rFonts w:ascii="Calibri" w:hAnsi="Calibri" w:cs="Arial"/>
          <w:sz w:val="18"/>
          <w:szCs w:val="18"/>
        </w:rPr>
        <w:pPrChange w:id="902" w:author="Shewmaker, Michael@Energy" w:date="2022-01-13T19:10:00Z">
          <w:pPr>
            <w:numPr>
              <w:numId w:val="13"/>
            </w:numPr>
            <w:ind w:left="720" w:hanging="360"/>
          </w:pPr>
        </w:pPrChange>
      </w:pPr>
      <w:ins w:id="903" w:author="Shewmaker, Michael@Energy" w:date="2022-01-13T19:01:00Z">
        <w:r>
          <w:rPr>
            <w:rFonts w:ascii="Calibri" w:hAnsi="Calibri" w:cs="Arial"/>
            <w:sz w:val="18"/>
            <w:szCs w:val="18"/>
          </w:rPr>
          <w:t>Is natural gas connected to the existing water heat</w:t>
        </w:r>
      </w:ins>
      <w:ins w:id="904" w:author="Shewmaker, Michael@Energy" w:date="2022-01-13T19:02:00Z">
        <w:r>
          <w:rPr>
            <w:rFonts w:ascii="Calibri" w:hAnsi="Calibri" w:cs="Arial"/>
            <w:sz w:val="18"/>
            <w:szCs w:val="18"/>
          </w:rPr>
          <w:t>er? Yes or No.</w:t>
        </w:r>
      </w:ins>
    </w:p>
    <w:p w14:paraId="6034A298" w14:textId="63A2599C" w:rsidR="000A7E83" w:rsidRPr="00AC5B7C" w:rsidRDefault="005C3728">
      <w:pPr>
        <w:numPr>
          <w:ilvl w:val="0"/>
          <w:numId w:val="53"/>
        </w:numPr>
        <w:rPr>
          <w:rFonts w:ascii="Calibri" w:hAnsi="Calibri" w:cs="Arial"/>
          <w:sz w:val="18"/>
          <w:szCs w:val="18"/>
        </w:rPr>
        <w:pPrChange w:id="905" w:author="Shewmaker, Michael@Energy" w:date="2022-01-13T19:10:00Z">
          <w:pPr>
            <w:numPr>
              <w:numId w:val="13"/>
            </w:numPr>
            <w:ind w:left="720" w:hanging="360"/>
          </w:pPr>
        </w:pPrChange>
      </w:pPr>
      <w:r w:rsidRPr="00AC5B7C">
        <w:rPr>
          <w:rFonts w:ascii="Calibri" w:hAnsi="Calibri" w:cs="Arial"/>
          <w:sz w:val="18"/>
          <w:szCs w:val="18"/>
        </w:rPr>
        <w:t xml:space="preserve">Water Heating System Identification or Name: </w:t>
      </w:r>
      <w:r w:rsidR="00A22F57" w:rsidRPr="00AC5B7C">
        <w:rPr>
          <w:rFonts w:ascii="Calibri" w:hAnsi="Calibri" w:cs="Arial"/>
          <w:sz w:val="18"/>
          <w:szCs w:val="18"/>
        </w:rPr>
        <w:t>Name of the Water Heating System or any other identifying name</w:t>
      </w:r>
      <w:r w:rsidRPr="00AC5B7C">
        <w:rPr>
          <w:rFonts w:ascii="Calibri" w:hAnsi="Calibri" w:cs="Arial"/>
          <w:sz w:val="18"/>
          <w:szCs w:val="18"/>
        </w:rPr>
        <w:t>.</w:t>
      </w:r>
    </w:p>
    <w:p w14:paraId="6034A299" w14:textId="4C59DA37" w:rsidR="000A7E83" w:rsidRPr="00AC5B7C" w:rsidDel="00675726" w:rsidRDefault="00DB0AEE">
      <w:pPr>
        <w:pStyle w:val="ListParagraph"/>
        <w:numPr>
          <w:ilvl w:val="0"/>
          <w:numId w:val="53"/>
        </w:numPr>
        <w:rPr>
          <w:del w:id="906" w:author="Shewmaker, Michael@Energy" w:date="2022-01-13T19:02:00Z"/>
          <w:rFonts w:ascii="Calibri" w:hAnsi="Calibri" w:cs="Arial"/>
          <w:sz w:val="18"/>
          <w:szCs w:val="18"/>
        </w:rPr>
        <w:pPrChange w:id="907" w:author="Shewmaker, Michael@Energy" w:date="2022-01-13T19:10:00Z">
          <w:pPr>
            <w:pStyle w:val="ListParagraph"/>
            <w:numPr>
              <w:numId w:val="13"/>
            </w:numPr>
            <w:ind w:hanging="360"/>
          </w:pPr>
        </w:pPrChange>
      </w:pPr>
      <w:del w:id="908" w:author="Shewmaker, Michael@Energy" w:date="2022-01-13T19:02:00Z">
        <w:r w:rsidRPr="00AC5B7C" w:rsidDel="00675726">
          <w:rPr>
            <w:rFonts w:ascii="Calibri" w:hAnsi="Calibri" w:cs="Arial"/>
            <w:sz w:val="18"/>
            <w:szCs w:val="18"/>
          </w:rPr>
          <w:delText xml:space="preserve">Water </w:delText>
        </w:r>
        <w:r w:rsidR="00A22F57" w:rsidRPr="00AC5B7C" w:rsidDel="00675726">
          <w:rPr>
            <w:rFonts w:ascii="Calibri" w:hAnsi="Calibri" w:cs="Arial"/>
            <w:sz w:val="18"/>
            <w:szCs w:val="18"/>
          </w:rPr>
          <w:delText>H</w:delText>
        </w:r>
        <w:r w:rsidRPr="00AC5B7C" w:rsidDel="00675726">
          <w:rPr>
            <w:rFonts w:ascii="Calibri" w:hAnsi="Calibri" w:cs="Arial"/>
            <w:sz w:val="18"/>
            <w:szCs w:val="18"/>
          </w:rPr>
          <w:delText xml:space="preserve">eating </w:delText>
        </w:r>
        <w:r w:rsidR="00A22F57" w:rsidRPr="00AC5B7C" w:rsidDel="00675726">
          <w:rPr>
            <w:rFonts w:ascii="Calibri" w:hAnsi="Calibri" w:cs="Arial"/>
            <w:sz w:val="18"/>
            <w:szCs w:val="18"/>
          </w:rPr>
          <w:delText>S</w:delText>
        </w:r>
        <w:r w:rsidRPr="00AC5B7C" w:rsidDel="00675726">
          <w:rPr>
            <w:rFonts w:ascii="Calibri" w:hAnsi="Calibri" w:cs="Arial"/>
            <w:sz w:val="18"/>
            <w:szCs w:val="18"/>
          </w:rPr>
          <w:delText xml:space="preserve">ystem </w:delText>
        </w:r>
        <w:r w:rsidR="00A22F57" w:rsidRPr="00AC5B7C" w:rsidDel="00675726">
          <w:rPr>
            <w:rFonts w:ascii="Calibri" w:hAnsi="Calibri" w:cs="Arial"/>
            <w:sz w:val="18"/>
            <w:szCs w:val="18"/>
          </w:rPr>
          <w:delText>Location or Area Served</w:delText>
        </w:r>
        <w:r w:rsidRPr="00AC5B7C" w:rsidDel="00675726">
          <w:rPr>
            <w:rFonts w:ascii="Calibri" w:hAnsi="Calibri" w:cs="Arial"/>
            <w:sz w:val="18"/>
            <w:szCs w:val="18"/>
          </w:rPr>
          <w:delText xml:space="preserve">: </w:delText>
        </w:r>
        <w:r w:rsidR="00A22F57" w:rsidRPr="00AC5B7C" w:rsidDel="00675726">
          <w:rPr>
            <w:rFonts w:ascii="Calibri" w:hAnsi="Calibri" w:cs="Arial"/>
            <w:sz w:val="18"/>
            <w:szCs w:val="18"/>
          </w:rPr>
          <w:delText>Zone, or area, served by the Water Heating System.</w:delText>
        </w:r>
      </w:del>
    </w:p>
    <w:p w14:paraId="67D57A5F" w14:textId="35912E47" w:rsidR="007502D9" w:rsidRDefault="0091020D">
      <w:pPr>
        <w:pStyle w:val="ListParagraph"/>
        <w:numPr>
          <w:ilvl w:val="0"/>
          <w:numId w:val="53"/>
        </w:numPr>
        <w:rPr>
          <w:ins w:id="909" w:author="Shewmaker, Michael@Energy" w:date="2022-01-13T19:08:00Z"/>
          <w:rFonts w:ascii="Calibri" w:hAnsi="Calibri" w:cs="Arial"/>
          <w:sz w:val="18"/>
          <w:szCs w:val="18"/>
        </w:rPr>
        <w:pPrChange w:id="910" w:author="Shewmaker, Michael@Energy" w:date="2022-01-13T19:10:00Z">
          <w:pPr>
            <w:pStyle w:val="ListParagraph"/>
            <w:numPr>
              <w:numId w:val="13"/>
            </w:numPr>
            <w:ind w:hanging="360"/>
          </w:pPr>
        </w:pPrChange>
      </w:pPr>
      <w:ins w:id="911" w:author="Shewmaker, Michael@Energy" w:date="2022-01-13T19:04:00Z">
        <w:r w:rsidRPr="00861423">
          <w:rPr>
            <w:rFonts w:ascii="Calibri" w:hAnsi="Calibri" w:cs="Arial"/>
            <w:sz w:val="18"/>
            <w:szCs w:val="18"/>
          </w:rPr>
          <w:t xml:space="preserve">System Option (from </w:t>
        </w:r>
        <w:r w:rsidRPr="00861423">
          <w:rPr>
            <w:rFonts w:ascii="Calibri" w:hAnsi="Calibri" w:cs="Calibri"/>
            <w:sz w:val="18"/>
            <w:szCs w:val="18"/>
          </w:rPr>
          <w:t>§</w:t>
        </w:r>
        <w:r w:rsidRPr="00861423">
          <w:rPr>
            <w:rFonts w:ascii="Calibri" w:hAnsi="Calibri" w:cs="Arial"/>
            <w:sz w:val="18"/>
            <w:szCs w:val="18"/>
          </w:rPr>
          <w:t>150.2(b)1Hiii)</w:t>
        </w:r>
        <w:r w:rsidR="00DC4C89" w:rsidRPr="00861423">
          <w:rPr>
            <w:rFonts w:ascii="Calibri" w:hAnsi="Calibri" w:cs="Arial"/>
            <w:sz w:val="18"/>
            <w:szCs w:val="18"/>
          </w:rPr>
          <w:t xml:space="preserve">: </w:t>
        </w:r>
      </w:ins>
      <w:ins w:id="912" w:author="Shewmaker, Michael@Energy" w:date="2022-01-13T19:07:00Z">
        <w:r w:rsidR="00861423">
          <w:rPr>
            <w:rFonts w:ascii="Calibri" w:hAnsi="Calibri" w:cs="Arial"/>
            <w:sz w:val="18"/>
            <w:szCs w:val="18"/>
          </w:rPr>
          <w:t>Indicate the prescriptive option</w:t>
        </w:r>
        <w:r w:rsidR="005F7D2D">
          <w:rPr>
            <w:rFonts w:ascii="Calibri" w:hAnsi="Calibri" w:cs="Arial"/>
            <w:sz w:val="18"/>
            <w:szCs w:val="18"/>
          </w:rPr>
          <w:t>: 1, 2, 3, or 4.</w:t>
        </w:r>
      </w:ins>
    </w:p>
    <w:p w14:paraId="6034A29A" w14:textId="551618EE" w:rsidR="000A7E83" w:rsidRPr="00AC5B7C" w:rsidRDefault="00A22F57">
      <w:pPr>
        <w:pStyle w:val="ListParagraph"/>
        <w:numPr>
          <w:ilvl w:val="0"/>
          <w:numId w:val="53"/>
        </w:numPr>
        <w:rPr>
          <w:rFonts w:ascii="Calibri" w:hAnsi="Calibri" w:cs="Arial"/>
          <w:sz w:val="18"/>
          <w:szCs w:val="18"/>
        </w:rPr>
        <w:pPrChange w:id="913" w:author="Shewmaker, Michael@Energy" w:date="2022-01-13T19:10:00Z">
          <w:pPr>
            <w:pStyle w:val="ListParagraph"/>
            <w:numPr>
              <w:numId w:val="13"/>
            </w:numPr>
            <w:ind w:hanging="360"/>
          </w:pPr>
        </w:pPrChange>
      </w:pPr>
      <w:r w:rsidRPr="00AC5B7C">
        <w:rPr>
          <w:rFonts w:ascii="Calibri" w:hAnsi="Calibri" w:cs="Arial"/>
          <w:sz w:val="18"/>
          <w:szCs w:val="18"/>
        </w:rPr>
        <w:t xml:space="preserve">Water Heating System Type: Domestic Hot Water (DHW), Hydronic, </w:t>
      </w:r>
      <w:ins w:id="914" w:author="Shewmaker, Michael@Energy" w:date="2021-12-27T16:48:00Z">
        <w:r w:rsidR="00073C0E">
          <w:rPr>
            <w:rFonts w:ascii="Calibri" w:hAnsi="Calibri" w:cs="Arial"/>
            <w:sz w:val="18"/>
            <w:szCs w:val="18"/>
          </w:rPr>
          <w:t xml:space="preserve">or </w:t>
        </w:r>
      </w:ins>
      <w:r w:rsidRPr="00AC5B7C">
        <w:rPr>
          <w:rFonts w:ascii="Calibri" w:hAnsi="Calibri" w:cs="Arial"/>
          <w:sz w:val="18"/>
          <w:szCs w:val="18"/>
        </w:rPr>
        <w:t>Combined Hydronic</w:t>
      </w:r>
      <w:del w:id="915" w:author="Shewmaker, Michael@Energy" w:date="2021-12-27T16:48:00Z">
        <w:r w:rsidRPr="00AC5B7C" w:rsidDel="00073C0E">
          <w:rPr>
            <w:rFonts w:ascii="Calibri" w:hAnsi="Calibri" w:cs="Arial"/>
            <w:sz w:val="18"/>
            <w:szCs w:val="18"/>
          </w:rPr>
          <w:delText>, or Central</w:delText>
        </w:r>
      </w:del>
      <w:r w:rsidRPr="00AC5B7C">
        <w:rPr>
          <w:rFonts w:ascii="Calibri" w:hAnsi="Calibri" w:cs="Arial"/>
          <w:sz w:val="18"/>
          <w:szCs w:val="18"/>
        </w:rPr>
        <w:t>. DHW is for domestic hot water, hydronic is a water heating system used for space heating only; combined hydronic is when the water heater will provide both space conditioning and domestic hot water.</w:t>
      </w:r>
    </w:p>
    <w:p w14:paraId="6034A29B" w14:textId="11F27009" w:rsidR="000A7E83" w:rsidRPr="00AC5B7C" w:rsidRDefault="00216E10">
      <w:pPr>
        <w:numPr>
          <w:ilvl w:val="0"/>
          <w:numId w:val="53"/>
        </w:numPr>
        <w:rPr>
          <w:rFonts w:ascii="Calibri" w:hAnsi="Calibri" w:cs="Arial"/>
          <w:sz w:val="18"/>
          <w:szCs w:val="18"/>
        </w:rPr>
        <w:pPrChange w:id="916" w:author="Shewmaker, Michael@Energy" w:date="2022-01-13T19:10:00Z">
          <w:pPr>
            <w:numPr>
              <w:numId w:val="13"/>
            </w:numPr>
            <w:ind w:left="720" w:hanging="360"/>
          </w:pPr>
        </w:pPrChange>
      </w:pPr>
      <w:r w:rsidRPr="00AC5B7C">
        <w:rPr>
          <w:rFonts w:ascii="Calibri" w:hAnsi="Calibri" w:cs="Arial"/>
          <w:sz w:val="18"/>
          <w:szCs w:val="18"/>
        </w:rPr>
        <w:t xml:space="preserve">Water </w:t>
      </w:r>
      <w:r w:rsidR="00A22F57" w:rsidRPr="00AC5B7C">
        <w:rPr>
          <w:rFonts w:ascii="Calibri" w:hAnsi="Calibri" w:cs="Arial"/>
          <w:sz w:val="18"/>
          <w:szCs w:val="18"/>
        </w:rPr>
        <w:t>H</w:t>
      </w:r>
      <w:r w:rsidRPr="00AC5B7C">
        <w:rPr>
          <w:rFonts w:ascii="Calibri" w:hAnsi="Calibri" w:cs="Arial"/>
          <w:sz w:val="18"/>
          <w:szCs w:val="18"/>
        </w:rPr>
        <w:t xml:space="preserve">eater </w:t>
      </w:r>
      <w:r w:rsidR="00A22F57" w:rsidRPr="00AC5B7C">
        <w:rPr>
          <w:rFonts w:ascii="Calibri" w:hAnsi="Calibri" w:cs="Arial"/>
          <w:sz w:val="18"/>
          <w:szCs w:val="18"/>
        </w:rPr>
        <w:t>T</w:t>
      </w:r>
      <w:r w:rsidRPr="00AC5B7C">
        <w:rPr>
          <w:rFonts w:ascii="Calibri" w:hAnsi="Calibri" w:cs="Arial"/>
          <w:sz w:val="18"/>
          <w:szCs w:val="18"/>
        </w:rPr>
        <w:t>ype</w:t>
      </w:r>
      <w:r w:rsidR="00A22F57" w:rsidRPr="00AC5B7C">
        <w:rPr>
          <w:rFonts w:ascii="Calibri" w:hAnsi="Calibri" w:cs="Arial"/>
          <w:sz w:val="18"/>
          <w:szCs w:val="18"/>
        </w:rPr>
        <w:t>:</w:t>
      </w:r>
      <w:r w:rsidRPr="00AC5B7C">
        <w:rPr>
          <w:rFonts w:ascii="Calibri" w:hAnsi="Calibri" w:cs="Arial"/>
          <w:sz w:val="18"/>
          <w:szCs w:val="18"/>
        </w:rPr>
        <w:t xml:space="preserve"> </w:t>
      </w:r>
      <w:del w:id="917" w:author="Shewmaker, Michael@Energy" w:date="2021-12-27T16:49:00Z">
        <w:r w:rsidRPr="00AC5B7C" w:rsidDel="00073C0E">
          <w:rPr>
            <w:rFonts w:ascii="Calibri" w:hAnsi="Calibri" w:cs="Arial"/>
            <w:sz w:val="18"/>
            <w:szCs w:val="18"/>
          </w:rPr>
          <w:delText xml:space="preserve">For </w:delText>
        </w:r>
        <w:r w:rsidR="00E10CB4" w:rsidRPr="00AC5B7C" w:rsidDel="00073C0E">
          <w:rPr>
            <w:rFonts w:ascii="Calibri" w:hAnsi="Calibri" w:cs="Arial"/>
            <w:sz w:val="18"/>
            <w:szCs w:val="18"/>
          </w:rPr>
          <w:delText>non-central systems only Small Storage or Small Instantaneous are allowed.  For central systems pick from L</w:delText>
        </w:r>
        <w:r w:rsidR="00DB0AEE" w:rsidRPr="00AC5B7C" w:rsidDel="00073C0E">
          <w:rPr>
            <w:rFonts w:ascii="Calibri" w:hAnsi="Calibri" w:cs="Arial"/>
            <w:sz w:val="18"/>
            <w:szCs w:val="18"/>
          </w:rPr>
          <w:delText>arge Storage, Small Storage, Heat Pump, Boiler, Large Instantaneous, Small Instantaneous or Indirect.</w:delText>
        </w:r>
      </w:del>
      <w:ins w:id="918" w:author="Shewmaker, Michael@Energy" w:date="2022-01-13T19:02:00Z">
        <w:r w:rsidR="00C44297">
          <w:rPr>
            <w:rFonts w:ascii="Calibri" w:hAnsi="Calibri" w:cs="Arial"/>
            <w:sz w:val="18"/>
            <w:szCs w:val="18"/>
          </w:rPr>
          <w:t xml:space="preserve">Consumer Instantaneous, Consumer Storage, Heat </w:t>
        </w:r>
      </w:ins>
      <w:ins w:id="919" w:author="Shewmaker, Michael@Energy" w:date="2022-01-13T19:03:00Z">
        <w:r w:rsidR="00D6031E">
          <w:rPr>
            <w:rFonts w:ascii="Calibri" w:hAnsi="Calibri" w:cs="Arial"/>
            <w:sz w:val="18"/>
            <w:szCs w:val="18"/>
          </w:rPr>
          <w:t>p</w:t>
        </w:r>
      </w:ins>
      <w:ins w:id="920" w:author="Shewmaker, Michael@Energy" w:date="2022-01-13T19:02:00Z">
        <w:r w:rsidR="00C44297">
          <w:rPr>
            <w:rFonts w:ascii="Calibri" w:hAnsi="Calibri" w:cs="Arial"/>
            <w:sz w:val="18"/>
            <w:szCs w:val="18"/>
          </w:rPr>
          <w:t>ump</w:t>
        </w:r>
      </w:ins>
      <w:ins w:id="921" w:author="Shewmaker, Michael@Energy" w:date="2022-01-13T19:03:00Z">
        <w:r w:rsidR="00D6031E">
          <w:rPr>
            <w:rFonts w:ascii="Calibri" w:hAnsi="Calibri" w:cs="Arial"/>
            <w:sz w:val="18"/>
            <w:szCs w:val="18"/>
          </w:rPr>
          <w:t xml:space="preserve"> water heater</w:t>
        </w:r>
      </w:ins>
      <w:ins w:id="922" w:author="Shewmaker, Michael@Energy" w:date="2022-01-13T19:02:00Z">
        <w:r w:rsidR="00C44297">
          <w:rPr>
            <w:rFonts w:ascii="Calibri" w:hAnsi="Calibri" w:cs="Arial"/>
            <w:sz w:val="18"/>
            <w:szCs w:val="18"/>
          </w:rPr>
          <w:t>, NEEA Tier 3 heat pump water heater</w:t>
        </w:r>
      </w:ins>
    </w:p>
    <w:p w14:paraId="6034A29C" w14:textId="47FDA5BC" w:rsidR="000A7E83" w:rsidRPr="00AC5B7C" w:rsidDel="00D6031E" w:rsidRDefault="00DB0AEE">
      <w:pPr>
        <w:pStyle w:val="ListParagraph"/>
        <w:numPr>
          <w:ilvl w:val="0"/>
          <w:numId w:val="53"/>
        </w:numPr>
        <w:rPr>
          <w:del w:id="923" w:author="Shewmaker, Michael@Energy" w:date="2022-01-13T19:03:00Z"/>
          <w:rFonts w:ascii="Calibri" w:hAnsi="Calibri" w:cs="Arial"/>
          <w:sz w:val="18"/>
          <w:szCs w:val="18"/>
        </w:rPr>
        <w:pPrChange w:id="924" w:author="Shewmaker, Michael@Energy" w:date="2022-01-13T19:10:00Z">
          <w:pPr>
            <w:pStyle w:val="ListParagraph"/>
            <w:numPr>
              <w:numId w:val="13"/>
            </w:numPr>
            <w:ind w:hanging="360"/>
          </w:pPr>
        </w:pPrChange>
      </w:pPr>
      <w:r w:rsidRPr="00AC5B7C">
        <w:rPr>
          <w:rFonts w:ascii="Calibri" w:hAnsi="Calibri" w:cs="Arial"/>
          <w:sz w:val="18"/>
          <w:szCs w:val="18"/>
        </w:rPr>
        <w:t xml:space="preserve"> </w:t>
      </w:r>
      <w:del w:id="925" w:author="Shewmaker, Michael@Energy" w:date="2022-01-13T19:03:00Z">
        <w:r w:rsidRPr="00AC5B7C" w:rsidDel="00D6031E">
          <w:rPr>
            <w:rFonts w:ascii="Calibri" w:hAnsi="Calibri" w:cs="Arial"/>
            <w:sz w:val="18"/>
            <w:szCs w:val="18"/>
          </w:rPr>
          <w:delText xml:space="preserve">Number of </w:delText>
        </w:r>
        <w:r w:rsidR="00A22F57" w:rsidRPr="00AC5B7C" w:rsidDel="00D6031E">
          <w:rPr>
            <w:rFonts w:ascii="Calibri" w:hAnsi="Calibri" w:cs="Arial"/>
            <w:sz w:val="18"/>
            <w:szCs w:val="18"/>
          </w:rPr>
          <w:delText>W</w:delText>
        </w:r>
        <w:r w:rsidRPr="00AC5B7C" w:rsidDel="00D6031E">
          <w:rPr>
            <w:rFonts w:ascii="Calibri" w:hAnsi="Calibri" w:cs="Arial"/>
            <w:sz w:val="18"/>
            <w:szCs w:val="18"/>
          </w:rPr>
          <w:delText xml:space="preserve">ater </w:delText>
        </w:r>
        <w:r w:rsidR="00A22F57" w:rsidRPr="00AC5B7C" w:rsidDel="00D6031E">
          <w:rPr>
            <w:rFonts w:ascii="Calibri" w:hAnsi="Calibri" w:cs="Arial"/>
            <w:sz w:val="18"/>
            <w:szCs w:val="18"/>
          </w:rPr>
          <w:delText>H</w:delText>
        </w:r>
        <w:r w:rsidRPr="00AC5B7C" w:rsidDel="00D6031E">
          <w:rPr>
            <w:rFonts w:ascii="Calibri" w:hAnsi="Calibri" w:cs="Arial"/>
            <w:sz w:val="18"/>
            <w:szCs w:val="18"/>
          </w:rPr>
          <w:delText xml:space="preserve">eaters in </w:delText>
        </w:r>
        <w:r w:rsidR="00A22F57" w:rsidRPr="00AC5B7C" w:rsidDel="00D6031E">
          <w:rPr>
            <w:rFonts w:ascii="Calibri" w:hAnsi="Calibri" w:cs="Arial"/>
            <w:sz w:val="18"/>
            <w:szCs w:val="18"/>
          </w:rPr>
          <w:delText>S</w:delText>
        </w:r>
        <w:r w:rsidRPr="00AC5B7C" w:rsidDel="00D6031E">
          <w:rPr>
            <w:rFonts w:ascii="Calibri" w:hAnsi="Calibri" w:cs="Arial"/>
            <w:sz w:val="18"/>
            <w:szCs w:val="18"/>
          </w:rPr>
          <w:delText xml:space="preserve">ystem: </w:delText>
        </w:r>
      </w:del>
      <w:del w:id="926" w:author="Shewmaker, Michael@Energy" w:date="2021-12-27T16:49:00Z">
        <w:r w:rsidRPr="00AC5B7C" w:rsidDel="00073C0E">
          <w:rPr>
            <w:rFonts w:ascii="Calibri" w:hAnsi="Calibri" w:cs="Arial"/>
            <w:sz w:val="18"/>
            <w:szCs w:val="18"/>
          </w:rPr>
          <w:delText>In single-family and multi-family with water heaters in each dwelling unit the value is 1. For multi-family central systems serving multiple dwelling units enter the total number of water heaters.</w:delText>
        </w:r>
      </w:del>
    </w:p>
    <w:p w14:paraId="6034A29D" w14:textId="0867D6F8" w:rsidR="000A7E83" w:rsidRPr="00AC5B7C" w:rsidRDefault="00DB0AEE">
      <w:pPr>
        <w:pStyle w:val="ListParagraph"/>
        <w:numPr>
          <w:ilvl w:val="0"/>
          <w:numId w:val="53"/>
        </w:numPr>
        <w:rPr>
          <w:rFonts w:ascii="Calibri" w:hAnsi="Calibri" w:cs="Arial"/>
          <w:sz w:val="18"/>
          <w:szCs w:val="18"/>
        </w:rPr>
        <w:pPrChange w:id="927" w:author="Shewmaker, Michael@Energy" w:date="2022-01-13T19:10:00Z">
          <w:pPr>
            <w:pStyle w:val="ListParagraph"/>
            <w:numPr>
              <w:numId w:val="13"/>
            </w:numPr>
            <w:ind w:hanging="360"/>
          </w:pPr>
        </w:pPrChange>
      </w:pPr>
      <w:del w:id="928" w:author="Shewmaker, Michael@Energy" w:date="2022-01-13T19:03:00Z">
        <w:r w:rsidRPr="00AC5B7C" w:rsidDel="00D6031E">
          <w:rPr>
            <w:rFonts w:ascii="Calibri" w:hAnsi="Calibri" w:cs="Arial"/>
            <w:sz w:val="18"/>
            <w:szCs w:val="18"/>
          </w:rPr>
          <w:delText xml:space="preserve">Water </w:delText>
        </w:r>
        <w:r w:rsidR="003E3284" w:rsidRPr="00AC5B7C" w:rsidDel="00D6031E">
          <w:rPr>
            <w:rFonts w:ascii="Calibri" w:hAnsi="Calibri" w:cs="Arial"/>
            <w:sz w:val="18"/>
            <w:szCs w:val="18"/>
          </w:rPr>
          <w:delText>H</w:delText>
        </w:r>
        <w:r w:rsidRPr="00AC5B7C" w:rsidDel="00D6031E">
          <w:rPr>
            <w:rFonts w:ascii="Calibri" w:hAnsi="Calibri" w:cs="Arial"/>
            <w:sz w:val="18"/>
            <w:szCs w:val="18"/>
          </w:rPr>
          <w:delText xml:space="preserve">eater </w:delText>
        </w:r>
        <w:r w:rsidR="003E3284" w:rsidRPr="00AC5B7C" w:rsidDel="00D6031E">
          <w:rPr>
            <w:rFonts w:ascii="Calibri" w:hAnsi="Calibri" w:cs="Arial"/>
            <w:sz w:val="18"/>
            <w:szCs w:val="18"/>
          </w:rPr>
          <w:delText>Storage V</w:delText>
        </w:r>
        <w:r w:rsidRPr="00AC5B7C" w:rsidDel="00D6031E">
          <w:rPr>
            <w:rFonts w:ascii="Calibri" w:hAnsi="Calibri" w:cs="Arial"/>
            <w:sz w:val="18"/>
            <w:szCs w:val="18"/>
          </w:rPr>
          <w:delText xml:space="preserve">olume: </w:delText>
        </w:r>
        <w:r w:rsidR="00084CF5" w:rsidRPr="00AC5B7C" w:rsidDel="00D6031E">
          <w:rPr>
            <w:rFonts w:ascii="Calibri" w:hAnsi="Calibri" w:cs="Arial"/>
            <w:sz w:val="18"/>
            <w:szCs w:val="18"/>
          </w:rPr>
          <w:delText>T</w:delText>
        </w:r>
        <w:r w:rsidRPr="00AC5B7C" w:rsidDel="00D6031E">
          <w:rPr>
            <w:rFonts w:ascii="Calibri" w:hAnsi="Calibri" w:cs="Arial"/>
            <w:sz w:val="18"/>
            <w:szCs w:val="18"/>
          </w:rPr>
          <w:delText xml:space="preserve">ank capacity in gallons. For individual water heaters for a dwelling unit this will be </w:delText>
        </w:r>
        <w:r w:rsidR="00A84C97" w:rsidRPr="00AC5B7C" w:rsidDel="00D6031E">
          <w:rPr>
            <w:rFonts w:ascii="Calibri" w:hAnsi="Calibri" w:cs="Arial"/>
            <w:sz w:val="18"/>
            <w:szCs w:val="18"/>
          </w:rPr>
          <w:delText>80</w:delText>
        </w:r>
        <w:r w:rsidRPr="00AC5B7C" w:rsidDel="00D6031E">
          <w:rPr>
            <w:rFonts w:ascii="Calibri" w:hAnsi="Calibri" w:cs="Arial"/>
            <w:sz w:val="18"/>
            <w:szCs w:val="18"/>
          </w:rPr>
          <w:delText xml:space="preserve"> gallons or less. If instantaneous enter </w:delText>
        </w:r>
        <w:r w:rsidR="00B429C8" w:rsidRPr="00AC5B7C" w:rsidDel="00D6031E">
          <w:rPr>
            <w:rFonts w:ascii="Calibri" w:hAnsi="Calibri" w:cs="Arial"/>
            <w:sz w:val="18"/>
            <w:szCs w:val="18"/>
          </w:rPr>
          <w:delText>N</w:delText>
        </w:r>
        <w:r w:rsidRPr="00AC5B7C" w:rsidDel="00D6031E">
          <w:rPr>
            <w:rFonts w:ascii="Calibri" w:hAnsi="Calibri" w:cs="Arial"/>
            <w:sz w:val="18"/>
            <w:szCs w:val="18"/>
          </w:rPr>
          <w:delText>/</w:delText>
        </w:r>
        <w:r w:rsidR="00B429C8" w:rsidRPr="00AC5B7C" w:rsidDel="00D6031E">
          <w:rPr>
            <w:rFonts w:ascii="Calibri" w:hAnsi="Calibri" w:cs="Arial"/>
            <w:sz w:val="18"/>
            <w:szCs w:val="18"/>
          </w:rPr>
          <w:delText>A</w:delText>
        </w:r>
        <w:r w:rsidRPr="00AC5B7C" w:rsidDel="00D6031E">
          <w:rPr>
            <w:rFonts w:ascii="Calibri" w:hAnsi="Calibri" w:cs="Arial"/>
            <w:sz w:val="18"/>
            <w:szCs w:val="18"/>
          </w:rPr>
          <w:delText>.</w:delText>
        </w:r>
      </w:del>
      <w:del w:id="929" w:author="Shewmaker, Michael@Energy" w:date="2021-12-27T16:49:00Z">
        <w:r w:rsidRPr="00AC5B7C" w:rsidDel="00073C0E">
          <w:rPr>
            <w:rFonts w:ascii="Calibri" w:hAnsi="Calibri" w:cs="Arial"/>
            <w:sz w:val="18"/>
            <w:szCs w:val="18"/>
          </w:rPr>
          <w:delText xml:space="preserve"> </w:delText>
        </w:r>
        <w:r w:rsidR="00013281" w:rsidRPr="00AC5B7C" w:rsidDel="00073C0E">
          <w:rPr>
            <w:rFonts w:ascii="Calibri" w:hAnsi="Calibri" w:cs="Arial"/>
            <w:sz w:val="18"/>
            <w:szCs w:val="18"/>
          </w:rPr>
          <w:delText>F</w:delText>
        </w:r>
        <w:r w:rsidRPr="00AC5B7C" w:rsidDel="00073C0E">
          <w:rPr>
            <w:rFonts w:ascii="Calibri" w:hAnsi="Calibri" w:cs="Arial"/>
            <w:sz w:val="18"/>
            <w:szCs w:val="18"/>
          </w:rPr>
          <w:delText>or multi-family central systems enter the total storage volume.</w:delText>
        </w:r>
      </w:del>
      <w:ins w:id="930" w:author="Shewmaker, Michael@Energy" w:date="2022-01-13T19:03:00Z">
        <w:r w:rsidR="00D6031E">
          <w:rPr>
            <w:rFonts w:ascii="Calibri" w:hAnsi="Calibri" w:cs="Arial"/>
            <w:sz w:val="18"/>
            <w:szCs w:val="18"/>
          </w:rPr>
          <w:t xml:space="preserve">Volume: </w:t>
        </w:r>
        <w:r w:rsidR="00B13C5B">
          <w:rPr>
            <w:rFonts w:ascii="Calibri" w:hAnsi="Calibri" w:cs="Arial"/>
            <w:sz w:val="18"/>
            <w:szCs w:val="18"/>
          </w:rPr>
          <w:t>Indicate the volume of the storage tank. For consumer instantaneous, enter ‘n/</w:t>
        </w:r>
      </w:ins>
      <w:ins w:id="931" w:author="Shewmaker, Michael@Energy" w:date="2022-01-13T19:04:00Z">
        <w:r w:rsidR="00B13C5B">
          <w:rPr>
            <w:rFonts w:ascii="Calibri" w:hAnsi="Calibri" w:cs="Arial"/>
            <w:sz w:val="18"/>
            <w:szCs w:val="18"/>
          </w:rPr>
          <w:t>a’.</w:t>
        </w:r>
      </w:ins>
    </w:p>
    <w:p w14:paraId="6034A29E" w14:textId="1F4EC4DC" w:rsidR="000A7E83" w:rsidRPr="00AC5B7C" w:rsidRDefault="00AA37EC">
      <w:pPr>
        <w:pStyle w:val="ListParagraph"/>
        <w:numPr>
          <w:ilvl w:val="0"/>
          <w:numId w:val="53"/>
        </w:numPr>
        <w:rPr>
          <w:rFonts w:ascii="Calibri" w:hAnsi="Calibri" w:cs="Arial"/>
          <w:sz w:val="18"/>
          <w:szCs w:val="18"/>
        </w:rPr>
        <w:pPrChange w:id="932" w:author="Shewmaker, Michael@Energy" w:date="2022-01-13T19:10:00Z">
          <w:pPr>
            <w:pStyle w:val="ListParagraph"/>
            <w:numPr>
              <w:numId w:val="13"/>
            </w:numPr>
            <w:ind w:hanging="360"/>
          </w:pPr>
        </w:pPrChange>
      </w:pPr>
      <w:r w:rsidRPr="00AC5B7C">
        <w:rPr>
          <w:rFonts w:ascii="Calibri" w:hAnsi="Calibri" w:cs="Arial"/>
          <w:sz w:val="18"/>
          <w:szCs w:val="18"/>
        </w:rPr>
        <w:t xml:space="preserve">Fuel Type: </w:t>
      </w:r>
      <w:ins w:id="933" w:author="Shewmaker, Michael@Energy" w:date="2022-01-13T19:05:00Z">
        <w:r w:rsidR="00DC4C89">
          <w:rPr>
            <w:rFonts w:ascii="Calibri" w:hAnsi="Calibri" w:cs="Arial"/>
            <w:sz w:val="18"/>
            <w:szCs w:val="18"/>
          </w:rPr>
          <w:t xml:space="preserve">Natural </w:t>
        </w:r>
      </w:ins>
      <w:r w:rsidRPr="00AC5B7C">
        <w:rPr>
          <w:rFonts w:ascii="Calibri" w:hAnsi="Calibri" w:cs="Arial"/>
          <w:sz w:val="18"/>
          <w:szCs w:val="18"/>
        </w:rPr>
        <w:t xml:space="preserve">Gas, Propane, </w:t>
      </w:r>
      <w:ins w:id="934" w:author="Shewmaker, Michael@Energy" w:date="2021-12-27T16:52:00Z">
        <w:r w:rsidR="009F2388">
          <w:rPr>
            <w:rFonts w:ascii="Calibri" w:hAnsi="Calibri" w:cs="Arial"/>
            <w:sz w:val="18"/>
            <w:szCs w:val="18"/>
          </w:rPr>
          <w:t xml:space="preserve">Heat Pump, </w:t>
        </w:r>
      </w:ins>
      <w:r w:rsidRPr="00AC5B7C">
        <w:rPr>
          <w:rFonts w:ascii="Calibri" w:hAnsi="Calibri" w:cs="Arial"/>
          <w:sz w:val="18"/>
          <w:szCs w:val="18"/>
        </w:rPr>
        <w:t>Electric</w:t>
      </w:r>
      <w:ins w:id="935" w:author="Shewmaker, Michael@Energy" w:date="2021-12-27T16:52:00Z">
        <w:r w:rsidR="009F2388">
          <w:rPr>
            <w:rFonts w:ascii="Calibri" w:hAnsi="Calibri" w:cs="Arial"/>
            <w:sz w:val="18"/>
            <w:szCs w:val="18"/>
          </w:rPr>
          <w:t>ity</w:t>
        </w:r>
      </w:ins>
      <w:del w:id="936" w:author="Shewmaker, Michael@Energy" w:date="2021-12-27T16:49:00Z">
        <w:r w:rsidRPr="00AC5B7C" w:rsidDel="00073C0E">
          <w:rPr>
            <w:rFonts w:ascii="Calibri" w:hAnsi="Calibri" w:cs="Arial"/>
            <w:sz w:val="18"/>
            <w:szCs w:val="18"/>
          </w:rPr>
          <w:delText xml:space="preserve"> (</w:delText>
        </w:r>
        <w:r w:rsidR="00E10CB4" w:rsidRPr="00AC5B7C" w:rsidDel="00073C0E">
          <w:rPr>
            <w:rFonts w:ascii="Calibri" w:hAnsi="Calibri" w:cs="Arial"/>
            <w:sz w:val="18"/>
            <w:szCs w:val="18"/>
          </w:rPr>
          <w:delText xml:space="preserve">Only if natural gas is not </w:delText>
        </w:r>
        <w:r w:rsidR="00131155" w:rsidRPr="00AC5B7C" w:rsidDel="00073C0E">
          <w:rPr>
            <w:rFonts w:ascii="Calibri" w:hAnsi="Calibri" w:cs="Arial"/>
            <w:sz w:val="18"/>
            <w:szCs w:val="18"/>
          </w:rPr>
          <w:delText>connected, or if the conditions of Section 150.2(b)1</w:delText>
        </w:r>
        <w:r w:rsidR="004A1C16" w:rsidDel="00073C0E">
          <w:rPr>
            <w:rFonts w:ascii="Calibri" w:hAnsi="Calibri" w:cs="Arial"/>
            <w:sz w:val="18"/>
            <w:szCs w:val="18"/>
          </w:rPr>
          <w:delText>Hiii</w:delText>
        </w:r>
        <w:r w:rsidR="00131155" w:rsidRPr="00AC5B7C" w:rsidDel="00073C0E">
          <w:rPr>
            <w:rFonts w:ascii="Calibri" w:hAnsi="Calibri" w:cs="Arial"/>
            <w:sz w:val="18"/>
            <w:szCs w:val="18"/>
          </w:rPr>
          <w:delText xml:space="preserve"> are met</w:delText>
        </w:r>
        <w:r w:rsidR="00E10CB4" w:rsidRPr="00AC5B7C" w:rsidDel="00073C0E">
          <w:rPr>
            <w:rFonts w:ascii="Calibri" w:hAnsi="Calibri" w:cs="Arial"/>
            <w:sz w:val="18"/>
            <w:szCs w:val="18"/>
          </w:rPr>
          <w:delText>)</w:delText>
        </w:r>
        <w:r w:rsidR="00131155" w:rsidRPr="00AC5B7C" w:rsidDel="00073C0E">
          <w:rPr>
            <w:rFonts w:ascii="Calibri" w:hAnsi="Calibri" w:cs="Arial"/>
            <w:sz w:val="18"/>
            <w:szCs w:val="18"/>
          </w:rPr>
          <w:delText xml:space="preserve">  </w:delText>
        </w:r>
      </w:del>
      <w:ins w:id="937" w:author="Shewmaker, Michael@Energy" w:date="2021-12-27T16:49:00Z">
        <w:r w:rsidR="00073C0E">
          <w:rPr>
            <w:rFonts w:ascii="Calibri" w:hAnsi="Calibri" w:cs="Arial"/>
            <w:sz w:val="18"/>
            <w:szCs w:val="18"/>
          </w:rPr>
          <w:t>.</w:t>
        </w:r>
      </w:ins>
    </w:p>
    <w:p w14:paraId="2E0D7F42" w14:textId="1B9F1430" w:rsidR="00403191" w:rsidDel="00DC4C89" w:rsidRDefault="00403191" w:rsidP="00992A99">
      <w:pPr>
        <w:pStyle w:val="ListParagraph"/>
        <w:rPr>
          <w:del w:id="938" w:author="Shewmaker, Michael@Energy" w:date="2022-01-13T16:26:00Z"/>
          <w:rFonts w:ascii="Calibri" w:hAnsi="Calibri" w:cs="Arial"/>
          <w:sz w:val="18"/>
          <w:szCs w:val="18"/>
        </w:rPr>
      </w:pPr>
      <w:commentRangeStart w:id="939"/>
      <w:del w:id="940" w:author="Shewmaker, Michael@Energy" w:date="2022-01-13T16:26:00Z">
        <w:r w:rsidRPr="00AC5B7C" w:rsidDel="00992A99">
          <w:rPr>
            <w:rFonts w:ascii="Calibri" w:hAnsi="Calibri" w:cs="Arial"/>
            <w:sz w:val="18"/>
            <w:szCs w:val="18"/>
          </w:rPr>
          <w:delText>NOTE:</w:delText>
        </w:r>
        <w:r w:rsidRPr="00AC5B7C" w:rsidDel="00992A99">
          <w:rPr>
            <w:rFonts w:ascii="Calibri" w:hAnsi="Calibri" w:cs="Arial"/>
            <w:sz w:val="18"/>
            <w:szCs w:val="18"/>
          </w:rPr>
          <w:tab/>
          <w:delText>The following table lists replacement heat pump water heating systems by climate zone that meet the requirements of 150.2(b)</w:delText>
        </w:r>
        <w:r w:rsidR="004A1C16" w:rsidDel="00992A99">
          <w:rPr>
            <w:rFonts w:ascii="Calibri" w:hAnsi="Calibri" w:cs="Arial"/>
            <w:sz w:val="18"/>
            <w:szCs w:val="18"/>
          </w:rPr>
          <w:delText>Hiiie</w:delText>
        </w:r>
        <w:r w:rsidRPr="00AC5B7C" w:rsidDel="00992A99">
          <w:rPr>
            <w:rFonts w:ascii="Calibri" w:hAnsi="Calibri" w:cs="Arial"/>
            <w:sz w:val="18"/>
            <w:szCs w:val="18"/>
          </w:rPr>
          <w:delText>.</w:delText>
        </w:r>
        <w:commentRangeEnd w:id="939"/>
        <w:r w:rsidR="0074268C" w:rsidDel="00992A99">
          <w:rPr>
            <w:rStyle w:val="CommentReference"/>
          </w:rPr>
          <w:commentReference w:id="939"/>
        </w:r>
      </w:del>
    </w:p>
    <w:p w14:paraId="40D63846" w14:textId="34548C4B" w:rsidR="00DC4C89" w:rsidRPr="00AC5B7C" w:rsidRDefault="00DC4C89">
      <w:pPr>
        <w:pStyle w:val="ListParagraph"/>
        <w:numPr>
          <w:ilvl w:val="0"/>
          <w:numId w:val="53"/>
        </w:numPr>
        <w:rPr>
          <w:ins w:id="941" w:author="Shewmaker, Michael@Energy" w:date="2022-01-13T19:04:00Z"/>
          <w:rFonts w:ascii="Calibri" w:hAnsi="Calibri" w:cs="Arial"/>
          <w:sz w:val="18"/>
          <w:szCs w:val="18"/>
        </w:rPr>
        <w:pPrChange w:id="942" w:author="Shewmaker, Michael@Energy" w:date="2022-01-13T19:10:00Z">
          <w:pPr>
            <w:pStyle w:val="ListParagraph"/>
          </w:pPr>
        </w:pPrChange>
      </w:pPr>
      <w:ins w:id="943" w:author="Shewmaker, Michael@Energy" w:date="2022-01-13T19:04:00Z">
        <w:r>
          <w:rPr>
            <w:rFonts w:ascii="Calibri" w:hAnsi="Calibri" w:cs="Arial"/>
            <w:sz w:val="18"/>
            <w:szCs w:val="18"/>
          </w:rPr>
          <w:t>Number of Water Heaters i</w:t>
        </w:r>
      </w:ins>
      <w:ins w:id="944" w:author="Shewmaker, Michael@Energy" w:date="2022-01-13T19:05:00Z">
        <w:r>
          <w:rPr>
            <w:rFonts w:ascii="Calibri" w:hAnsi="Calibri" w:cs="Arial"/>
            <w:sz w:val="18"/>
            <w:szCs w:val="18"/>
          </w:rPr>
          <w:t xml:space="preserve">n System: </w:t>
        </w:r>
      </w:ins>
      <w:ins w:id="945" w:author="Shewmaker, Michael@Energy" w:date="2022-01-13T19:07:00Z">
        <w:r w:rsidR="005F7D2D">
          <w:rPr>
            <w:rFonts w:ascii="Calibri" w:hAnsi="Calibri" w:cs="Arial"/>
            <w:sz w:val="18"/>
            <w:szCs w:val="18"/>
          </w:rPr>
          <w:t xml:space="preserve">Enter the total number of water heaters </w:t>
        </w:r>
        <w:r w:rsidR="009D7116">
          <w:rPr>
            <w:rFonts w:ascii="Calibri" w:hAnsi="Calibri" w:cs="Arial"/>
            <w:sz w:val="18"/>
            <w:szCs w:val="18"/>
          </w:rPr>
          <w:t xml:space="preserve">for </w:t>
        </w:r>
      </w:ins>
      <w:ins w:id="946" w:author="Shewmaker, Michael@Energy" w:date="2022-01-13T19:08:00Z">
        <w:r w:rsidR="009D7116">
          <w:rPr>
            <w:rFonts w:ascii="Calibri" w:hAnsi="Calibri" w:cs="Arial"/>
            <w:sz w:val="18"/>
            <w:szCs w:val="18"/>
          </w:rPr>
          <w:t>each system.</w:t>
        </w:r>
      </w:ins>
    </w:p>
    <w:p w14:paraId="56D7E17D" w14:textId="37955AE3" w:rsidR="00403191" w:rsidRPr="00AC5B7C" w:rsidDel="00992A99" w:rsidRDefault="00403191">
      <w:pPr>
        <w:pStyle w:val="ListParagraph"/>
        <w:rPr>
          <w:del w:id="947" w:author="Shewmaker, Michael@Energy" w:date="2022-01-13T16:26:00Z"/>
          <w:rFonts w:ascii="Calibri" w:hAnsi="Calibri" w:cs="Arial"/>
          <w:sz w:val="18"/>
          <w:szCs w:val="18"/>
        </w:rPr>
        <w:pPrChange w:id="948" w:author="Shewmaker, Michael@Energy" w:date="2022-01-13T16:26:00Z">
          <w:pPr>
            <w:pStyle w:val="ListParagraph"/>
            <w:ind w:left="360"/>
          </w:pPr>
        </w:pPrChange>
      </w:pPr>
    </w:p>
    <w:p w14:paraId="32F2626F" w14:textId="7C2524E3" w:rsidR="00403191" w:rsidRPr="00AC5B7C" w:rsidDel="00992A99" w:rsidRDefault="00403191">
      <w:pPr>
        <w:pStyle w:val="ListParagraph"/>
        <w:rPr>
          <w:del w:id="949" w:author="Shewmaker, Michael@Energy" w:date="2022-01-13T16:26:00Z"/>
          <w:rFonts w:ascii="Calibri" w:hAnsi="Calibri" w:cs="Arial"/>
          <w:sz w:val="18"/>
          <w:szCs w:val="18"/>
        </w:rPr>
        <w:pPrChange w:id="950" w:author="Shewmaker, Michael@Energy" w:date="2022-01-13T16:26:00Z">
          <w:pPr/>
        </w:pPrChange>
      </w:pPr>
      <w:del w:id="951" w:author="Shewmaker, Michael@Energy" w:date="2022-01-13T16:26:00Z">
        <w:r w:rsidRPr="00AC5B7C" w:rsidDel="00992A99">
          <w:rPr>
            <w:rFonts w:ascii="Calibri" w:hAnsi="Calibri" w:cs="Arial"/>
            <w:sz w:val="18"/>
            <w:szCs w:val="18"/>
          </w:rPr>
          <w:br w:type="page"/>
        </w:r>
      </w:del>
    </w:p>
    <w:p w14:paraId="17B716FE" w14:textId="756D8C5F" w:rsidR="00403191" w:rsidRPr="00AC5B7C" w:rsidDel="00992A99" w:rsidRDefault="00403191">
      <w:pPr>
        <w:pStyle w:val="ListParagraph"/>
        <w:rPr>
          <w:del w:id="952" w:author="Shewmaker, Michael@Energy" w:date="2022-01-13T16:26:00Z"/>
          <w:rFonts w:ascii="Calibri" w:hAnsi="Calibri" w:cs="Arial"/>
          <w:sz w:val="18"/>
          <w:szCs w:val="18"/>
        </w:rPr>
        <w:pPrChange w:id="953" w:author="Shewmaker, Michael@Energy" w:date="2022-01-13T16:26:00Z">
          <w:pPr>
            <w:jc w:val="center"/>
          </w:pPr>
        </w:pPrChange>
      </w:pPr>
      <w:commentRangeStart w:id="954"/>
      <w:del w:id="955" w:author="Shewmaker, Michael@Energy" w:date="2022-01-13T16:26:00Z">
        <w:r w:rsidRPr="00AC5B7C" w:rsidDel="00992A99">
          <w:rPr>
            <w:rFonts w:ascii="Calibri" w:hAnsi="Calibri" w:cs="Arial"/>
            <w:sz w:val="18"/>
            <w:szCs w:val="18"/>
          </w:rPr>
          <w:lastRenderedPageBreak/>
          <w:delText>Precalculated Replacement Heat Pump Water Heating Systems for Single Dwelling Units</w:delText>
        </w:r>
        <w:commentRangeEnd w:id="954"/>
        <w:r w:rsidR="009F2388" w:rsidDel="00992A99">
          <w:rPr>
            <w:rStyle w:val="CommentReference"/>
          </w:rPr>
          <w:commentReference w:id="954"/>
        </w:r>
      </w:del>
    </w:p>
    <w:p w14:paraId="65F9B981" w14:textId="06AF16C5" w:rsidR="00403191" w:rsidRPr="00AC5B7C" w:rsidDel="00992A99" w:rsidRDefault="00403191">
      <w:pPr>
        <w:pStyle w:val="ListParagraph"/>
        <w:rPr>
          <w:del w:id="956" w:author="Shewmaker, Michael@Energy" w:date="2022-01-13T16:26:00Z"/>
          <w:rFonts w:asciiTheme="minorHAnsi" w:hAnsiTheme="minorHAnsi"/>
          <w:sz w:val="18"/>
          <w:szCs w:val="18"/>
        </w:rPr>
        <w:pPrChange w:id="957" w:author="Shewmaker, Michael@Energy" w:date="2022-01-13T16:26:00Z">
          <w:pPr>
            <w:jc w:val="center"/>
          </w:pPr>
        </w:pPrChange>
      </w:pPr>
    </w:p>
    <w:tbl>
      <w:tblPr>
        <w:tblW w:w="5530" w:type="dxa"/>
        <w:jc w:val="center"/>
        <w:tblCellMar>
          <w:left w:w="14" w:type="dxa"/>
          <w:right w:w="14" w:type="dxa"/>
        </w:tblCellMar>
        <w:tblLook w:val="04A0" w:firstRow="1" w:lastRow="0" w:firstColumn="1" w:lastColumn="0" w:noHBand="0" w:noVBand="1"/>
      </w:tblPr>
      <w:tblGrid>
        <w:gridCol w:w="2050"/>
        <w:gridCol w:w="3480"/>
      </w:tblGrid>
      <w:tr w:rsidR="00403191" w:rsidRPr="00261153" w:rsidDel="00992A99" w14:paraId="39E18E0C" w14:textId="133C463A" w:rsidTr="00B911A5">
        <w:trPr>
          <w:trHeight w:val="300"/>
          <w:jc w:val="center"/>
          <w:del w:id="958" w:author="Shewmaker, Michael@Energy" w:date="2022-01-13T16:26:00Z"/>
        </w:trPr>
        <w:tc>
          <w:tcPr>
            <w:tcW w:w="20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4E82A6" w14:textId="2AF32E46" w:rsidR="00403191" w:rsidRPr="00AC5B7C" w:rsidDel="00992A99" w:rsidRDefault="00403191">
            <w:pPr>
              <w:pStyle w:val="ListParagraph"/>
              <w:rPr>
                <w:del w:id="959" w:author="Shewmaker, Michael@Energy" w:date="2022-01-13T16:26:00Z"/>
                <w:rFonts w:asciiTheme="minorHAnsi" w:hAnsiTheme="minorHAnsi"/>
                <w:b/>
                <w:sz w:val="18"/>
                <w:szCs w:val="18"/>
              </w:rPr>
              <w:pPrChange w:id="960" w:author="Shewmaker, Michael@Energy" w:date="2022-01-13T16:26:00Z">
                <w:pPr>
                  <w:jc w:val="center"/>
                </w:pPr>
              </w:pPrChange>
            </w:pPr>
            <w:del w:id="961" w:author="Shewmaker, Michael@Energy" w:date="2022-01-13T16:26:00Z">
              <w:r w:rsidRPr="00AC5B7C" w:rsidDel="00992A99">
                <w:rPr>
                  <w:rFonts w:asciiTheme="minorHAnsi" w:hAnsiTheme="minorHAnsi"/>
                  <w:b/>
                  <w:sz w:val="18"/>
                  <w:szCs w:val="18"/>
                </w:rPr>
                <w:delText>CZ</w:delText>
              </w:r>
            </w:del>
          </w:p>
        </w:tc>
        <w:tc>
          <w:tcPr>
            <w:tcW w:w="3480" w:type="dxa"/>
            <w:tcBorders>
              <w:top w:val="single" w:sz="4" w:space="0" w:color="auto"/>
              <w:left w:val="nil"/>
              <w:bottom w:val="single" w:sz="4" w:space="0" w:color="auto"/>
              <w:right w:val="single" w:sz="4" w:space="0" w:color="auto"/>
            </w:tcBorders>
            <w:shd w:val="clear" w:color="auto" w:fill="auto"/>
            <w:noWrap/>
            <w:vAlign w:val="center"/>
            <w:hideMark/>
          </w:tcPr>
          <w:p w14:paraId="36F6ECA7" w14:textId="798F8DB5" w:rsidR="00403191" w:rsidRPr="00AC5B7C" w:rsidDel="00992A99" w:rsidRDefault="00403191">
            <w:pPr>
              <w:pStyle w:val="ListParagraph"/>
              <w:rPr>
                <w:del w:id="962" w:author="Shewmaker, Michael@Energy" w:date="2022-01-13T16:26:00Z"/>
                <w:rFonts w:asciiTheme="minorHAnsi" w:hAnsiTheme="minorHAnsi"/>
                <w:b/>
                <w:sz w:val="18"/>
                <w:szCs w:val="18"/>
              </w:rPr>
              <w:pPrChange w:id="963" w:author="Shewmaker, Michael@Energy" w:date="2022-01-13T16:26:00Z">
                <w:pPr>
                  <w:jc w:val="center"/>
                </w:pPr>
              </w:pPrChange>
            </w:pPr>
            <w:del w:id="964" w:author="Shewmaker, Michael@Energy" w:date="2022-01-13T16:26:00Z">
              <w:r w:rsidRPr="00AC5B7C" w:rsidDel="00992A99">
                <w:rPr>
                  <w:rFonts w:asciiTheme="minorHAnsi" w:hAnsiTheme="minorHAnsi"/>
                  <w:b/>
                  <w:sz w:val="18"/>
                  <w:szCs w:val="18"/>
                </w:rPr>
                <w:delText>Energy Factor greater than or equal to</w:delText>
              </w:r>
            </w:del>
          </w:p>
        </w:tc>
      </w:tr>
      <w:tr w:rsidR="00403191" w:rsidRPr="00261153" w:rsidDel="00992A99" w14:paraId="54786301" w14:textId="7BDA9C72" w:rsidTr="00B911A5">
        <w:trPr>
          <w:trHeight w:val="300"/>
          <w:jc w:val="center"/>
          <w:del w:id="965"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1D1331DC" w14:textId="74EDBD70" w:rsidR="00403191" w:rsidRPr="00AC5B7C" w:rsidDel="00992A99" w:rsidRDefault="00403191">
            <w:pPr>
              <w:pStyle w:val="ListParagraph"/>
              <w:rPr>
                <w:del w:id="966" w:author="Shewmaker, Michael@Energy" w:date="2022-01-13T16:26:00Z"/>
                <w:rFonts w:asciiTheme="minorHAnsi" w:hAnsiTheme="minorHAnsi"/>
                <w:sz w:val="18"/>
                <w:szCs w:val="18"/>
              </w:rPr>
              <w:pPrChange w:id="967" w:author="Shewmaker, Michael@Energy" w:date="2022-01-13T16:26:00Z">
                <w:pPr>
                  <w:jc w:val="center"/>
                </w:pPr>
              </w:pPrChange>
            </w:pPr>
            <w:del w:id="968" w:author="Shewmaker, Michael@Energy" w:date="2022-01-13T16:26:00Z">
              <w:r w:rsidRPr="00AC5B7C" w:rsidDel="00992A99">
                <w:rPr>
                  <w:rFonts w:asciiTheme="minorHAnsi" w:hAnsiTheme="minorHAnsi"/>
                  <w:sz w:val="18"/>
                  <w:szCs w:val="18"/>
                </w:rPr>
                <w:delText>1</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046C940D" w14:textId="37BD7FBF" w:rsidR="00403191" w:rsidRPr="00AC5B7C" w:rsidDel="00992A99" w:rsidRDefault="00403191">
            <w:pPr>
              <w:pStyle w:val="ListParagraph"/>
              <w:rPr>
                <w:del w:id="969" w:author="Shewmaker, Michael@Energy" w:date="2022-01-13T16:26:00Z"/>
                <w:rFonts w:asciiTheme="minorHAnsi" w:hAnsiTheme="minorHAnsi"/>
                <w:sz w:val="18"/>
                <w:szCs w:val="18"/>
              </w:rPr>
              <w:pPrChange w:id="970" w:author="Shewmaker, Michael@Energy" w:date="2022-01-13T16:26:00Z">
                <w:pPr>
                  <w:jc w:val="center"/>
                </w:pPr>
              </w:pPrChange>
            </w:pPr>
            <w:del w:id="971" w:author="Shewmaker, Michael@Energy" w:date="2022-01-13T16:26:00Z">
              <w:r w:rsidRPr="00AC5B7C" w:rsidDel="00992A99">
                <w:rPr>
                  <w:rFonts w:asciiTheme="minorHAnsi" w:hAnsiTheme="minorHAnsi"/>
                  <w:sz w:val="18"/>
                  <w:szCs w:val="18"/>
                </w:rPr>
                <w:delText>2.75</w:delText>
              </w:r>
            </w:del>
          </w:p>
        </w:tc>
      </w:tr>
      <w:tr w:rsidR="00403191" w:rsidRPr="00261153" w:rsidDel="00992A99" w14:paraId="3EEA1322" w14:textId="5764479F" w:rsidTr="00B911A5">
        <w:trPr>
          <w:trHeight w:val="300"/>
          <w:jc w:val="center"/>
          <w:del w:id="972"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97B049E" w14:textId="75E94628" w:rsidR="00403191" w:rsidRPr="00AC5B7C" w:rsidDel="00992A99" w:rsidRDefault="00403191">
            <w:pPr>
              <w:pStyle w:val="ListParagraph"/>
              <w:rPr>
                <w:del w:id="973" w:author="Shewmaker, Michael@Energy" w:date="2022-01-13T16:26:00Z"/>
                <w:rFonts w:asciiTheme="minorHAnsi" w:hAnsiTheme="minorHAnsi"/>
                <w:sz w:val="18"/>
                <w:szCs w:val="18"/>
              </w:rPr>
              <w:pPrChange w:id="974" w:author="Shewmaker, Michael@Energy" w:date="2022-01-13T16:26:00Z">
                <w:pPr>
                  <w:jc w:val="center"/>
                </w:pPr>
              </w:pPrChange>
            </w:pPr>
            <w:del w:id="975" w:author="Shewmaker, Michael@Energy" w:date="2022-01-13T16:26:00Z">
              <w:r w:rsidRPr="00AC5B7C" w:rsidDel="00992A99">
                <w:rPr>
                  <w:rFonts w:asciiTheme="minorHAnsi" w:hAnsiTheme="minorHAnsi"/>
                  <w:sz w:val="18"/>
                  <w:szCs w:val="18"/>
                </w:rPr>
                <w:delText>2</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6F6CE069" w14:textId="4912200C" w:rsidR="00403191" w:rsidRPr="00AC5B7C" w:rsidDel="00992A99" w:rsidRDefault="00403191">
            <w:pPr>
              <w:pStyle w:val="ListParagraph"/>
              <w:rPr>
                <w:del w:id="976" w:author="Shewmaker, Michael@Energy" w:date="2022-01-13T16:26:00Z"/>
                <w:rFonts w:asciiTheme="minorHAnsi" w:hAnsiTheme="minorHAnsi"/>
                <w:sz w:val="18"/>
                <w:szCs w:val="18"/>
              </w:rPr>
              <w:pPrChange w:id="977" w:author="Shewmaker, Michael@Energy" w:date="2022-01-13T16:26:00Z">
                <w:pPr>
                  <w:jc w:val="center"/>
                </w:pPr>
              </w:pPrChange>
            </w:pPr>
            <w:del w:id="978" w:author="Shewmaker, Michael@Energy" w:date="2022-01-13T16:26:00Z">
              <w:r w:rsidRPr="00AC5B7C" w:rsidDel="00992A99">
                <w:rPr>
                  <w:rFonts w:asciiTheme="minorHAnsi" w:hAnsiTheme="minorHAnsi"/>
                  <w:sz w:val="18"/>
                  <w:szCs w:val="18"/>
                </w:rPr>
                <w:delText>2.75</w:delText>
              </w:r>
            </w:del>
          </w:p>
        </w:tc>
      </w:tr>
      <w:tr w:rsidR="00403191" w:rsidRPr="00261153" w:rsidDel="00992A99" w14:paraId="6A95C865" w14:textId="71FF5D70" w:rsidTr="00B911A5">
        <w:trPr>
          <w:trHeight w:val="300"/>
          <w:jc w:val="center"/>
          <w:del w:id="979"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4ECC3E9" w14:textId="09AA2DD8" w:rsidR="00403191" w:rsidRPr="00AC5B7C" w:rsidDel="00992A99" w:rsidRDefault="00403191">
            <w:pPr>
              <w:pStyle w:val="ListParagraph"/>
              <w:rPr>
                <w:del w:id="980" w:author="Shewmaker, Michael@Energy" w:date="2022-01-13T16:26:00Z"/>
                <w:rFonts w:asciiTheme="minorHAnsi" w:hAnsiTheme="minorHAnsi"/>
                <w:sz w:val="18"/>
                <w:szCs w:val="18"/>
              </w:rPr>
              <w:pPrChange w:id="981" w:author="Shewmaker, Michael@Energy" w:date="2022-01-13T16:26:00Z">
                <w:pPr>
                  <w:jc w:val="center"/>
                </w:pPr>
              </w:pPrChange>
            </w:pPr>
            <w:del w:id="982" w:author="Shewmaker, Michael@Energy" w:date="2022-01-13T16:26:00Z">
              <w:r w:rsidRPr="00AC5B7C" w:rsidDel="00992A99">
                <w:rPr>
                  <w:rFonts w:asciiTheme="minorHAnsi" w:hAnsiTheme="minorHAnsi"/>
                  <w:sz w:val="18"/>
                  <w:szCs w:val="18"/>
                </w:rPr>
                <w:delText>3</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7A24A333" w14:textId="77401F58" w:rsidR="00403191" w:rsidRPr="00AC5B7C" w:rsidDel="00992A99" w:rsidRDefault="00403191">
            <w:pPr>
              <w:pStyle w:val="ListParagraph"/>
              <w:rPr>
                <w:del w:id="983" w:author="Shewmaker, Michael@Energy" w:date="2022-01-13T16:26:00Z"/>
                <w:rFonts w:asciiTheme="minorHAnsi" w:hAnsiTheme="minorHAnsi"/>
                <w:sz w:val="18"/>
                <w:szCs w:val="18"/>
              </w:rPr>
              <w:pPrChange w:id="984" w:author="Shewmaker, Michael@Energy" w:date="2022-01-13T16:26:00Z">
                <w:pPr>
                  <w:jc w:val="center"/>
                </w:pPr>
              </w:pPrChange>
            </w:pPr>
            <w:del w:id="985" w:author="Shewmaker, Michael@Energy" w:date="2022-01-13T16:26:00Z">
              <w:r w:rsidRPr="00AC5B7C" w:rsidDel="00992A99">
                <w:rPr>
                  <w:rFonts w:asciiTheme="minorHAnsi" w:hAnsiTheme="minorHAnsi"/>
                  <w:sz w:val="18"/>
                  <w:szCs w:val="18"/>
                </w:rPr>
                <w:delText>2.75</w:delText>
              </w:r>
            </w:del>
          </w:p>
        </w:tc>
      </w:tr>
      <w:tr w:rsidR="00403191" w:rsidRPr="00261153" w:rsidDel="00992A99" w14:paraId="794333D4" w14:textId="67B1AB55" w:rsidTr="00B911A5">
        <w:trPr>
          <w:trHeight w:val="300"/>
          <w:jc w:val="center"/>
          <w:del w:id="986"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0F35C80D" w14:textId="4D806213" w:rsidR="00403191" w:rsidRPr="00AC5B7C" w:rsidDel="00992A99" w:rsidRDefault="00403191">
            <w:pPr>
              <w:pStyle w:val="ListParagraph"/>
              <w:rPr>
                <w:del w:id="987" w:author="Shewmaker, Michael@Energy" w:date="2022-01-13T16:26:00Z"/>
                <w:rFonts w:asciiTheme="minorHAnsi" w:hAnsiTheme="minorHAnsi"/>
                <w:sz w:val="18"/>
                <w:szCs w:val="18"/>
              </w:rPr>
              <w:pPrChange w:id="988" w:author="Shewmaker, Michael@Energy" w:date="2022-01-13T16:26:00Z">
                <w:pPr>
                  <w:jc w:val="center"/>
                </w:pPr>
              </w:pPrChange>
            </w:pPr>
            <w:del w:id="989" w:author="Shewmaker, Michael@Energy" w:date="2022-01-13T16:26:00Z">
              <w:r w:rsidRPr="00AC5B7C" w:rsidDel="00992A99">
                <w:rPr>
                  <w:rFonts w:asciiTheme="minorHAnsi" w:hAnsiTheme="minorHAnsi"/>
                  <w:sz w:val="18"/>
                  <w:szCs w:val="18"/>
                </w:rPr>
                <w:delText>4</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1D4849C8" w14:textId="0419AA94" w:rsidR="00403191" w:rsidRPr="00AC5B7C" w:rsidDel="00992A99" w:rsidRDefault="00403191">
            <w:pPr>
              <w:pStyle w:val="ListParagraph"/>
              <w:rPr>
                <w:del w:id="990" w:author="Shewmaker, Michael@Energy" w:date="2022-01-13T16:26:00Z"/>
                <w:rFonts w:asciiTheme="minorHAnsi" w:hAnsiTheme="minorHAnsi"/>
                <w:sz w:val="18"/>
                <w:szCs w:val="18"/>
              </w:rPr>
              <w:pPrChange w:id="991" w:author="Shewmaker, Michael@Energy" w:date="2022-01-13T16:26:00Z">
                <w:pPr>
                  <w:jc w:val="center"/>
                </w:pPr>
              </w:pPrChange>
            </w:pPr>
            <w:del w:id="992" w:author="Shewmaker, Michael@Energy" w:date="2022-01-13T16:26:00Z">
              <w:r w:rsidRPr="00AC5B7C" w:rsidDel="00992A99">
                <w:rPr>
                  <w:rFonts w:asciiTheme="minorHAnsi" w:hAnsiTheme="minorHAnsi"/>
                  <w:sz w:val="18"/>
                  <w:szCs w:val="18"/>
                </w:rPr>
                <w:delText>2.8</w:delText>
              </w:r>
            </w:del>
          </w:p>
        </w:tc>
      </w:tr>
      <w:tr w:rsidR="00403191" w:rsidRPr="00261153" w:rsidDel="00992A99" w14:paraId="40A10890" w14:textId="0DF9D761" w:rsidTr="00B911A5">
        <w:trPr>
          <w:trHeight w:val="300"/>
          <w:jc w:val="center"/>
          <w:del w:id="993"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228325F" w14:textId="6CC92ABE" w:rsidR="00403191" w:rsidRPr="00AC5B7C" w:rsidDel="00992A99" w:rsidRDefault="00403191">
            <w:pPr>
              <w:pStyle w:val="ListParagraph"/>
              <w:rPr>
                <w:del w:id="994" w:author="Shewmaker, Michael@Energy" w:date="2022-01-13T16:26:00Z"/>
                <w:rFonts w:asciiTheme="minorHAnsi" w:hAnsiTheme="minorHAnsi"/>
                <w:sz w:val="18"/>
                <w:szCs w:val="18"/>
              </w:rPr>
              <w:pPrChange w:id="995" w:author="Shewmaker, Michael@Energy" w:date="2022-01-13T16:26:00Z">
                <w:pPr>
                  <w:jc w:val="center"/>
                </w:pPr>
              </w:pPrChange>
            </w:pPr>
            <w:del w:id="996" w:author="Shewmaker, Michael@Energy" w:date="2022-01-13T16:26:00Z">
              <w:r w:rsidRPr="00AC5B7C" w:rsidDel="00992A99">
                <w:rPr>
                  <w:rFonts w:asciiTheme="minorHAnsi" w:hAnsiTheme="minorHAnsi"/>
                  <w:sz w:val="18"/>
                  <w:szCs w:val="18"/>
                </w:rPr>
                <w:delText>5</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7B211EA1" w14:textId="63A3622A" w:rsidR="00403191" w:rsidRPr="00AC5B7C" w:rsidDel="00992A99" w:rsidRDefault="00403191">
            <w:pPr>
              <w:pStyle w:val="ListParagraph"/>
              <w:rPr>
                <w:del w:id="997" w:author="Shewmaker, Michael@Energy" w:date="2022-01-13T16:26:00Z"/>
                <w:rFonts w:asciiTheme="minorHAnsi" w:hAnsiTheme="minorHAnsi"/>
                <w:sz w:val="18"/>
                <w:szCs w:val="18"/>
              </w:rPr>
              <w:pPrChange w:id="998" w:author="Shewmaker, Michael@Energy" w:date="2022-01-13T16:26:00Z">
                <w:pPr>
                  <w:jc w:val="center"/>
                </w:pPr>
              </w:pPrChange>
            </w:pPr>
            <w:del w:id="999" w:author="Shewmaker, Michael@Energy" w:date="2022-01-13T16:26:00Z">
              <w:r w:rsidRPr="00AC5B7C" w:rsidDel="00992A99">
                <w:rPr>
                  <w:rFonts w:asciiTheme="minorHAnsi" w:hAnsiTheme="minorHAnsi"/>
                  <w:sz w:val="18"/>
                  <w:szCs w:val="18"/>
                </w:rPr>
                <w:delText>2.75</w:delText>
              </w:r>
            </w:del>
          </w:p>
        </w:tc>
      </w:tr>
      <w:tr w:rsidR="00403191" w:rsidRPr="00261153" w:rsidDel="00992A99" w14:paraId="08E37A21" w14:textId="1352E8D7" w:rsidTr="00B911A5">
        <w:trPr>
          <w:trHeight w:val="300"/>
          <w:jc w:val="center"/>
          <w:del w:id="1000"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7CD262BC" w14:textId="52C61114" w:rsidR="00403191" w:rsidRPr="00AC5B7C" w:rsidDel="00992A99" w:rsidRDefault="00403191">
            <w:pPr>
              <w:pStyle w:val="ListParagraph"/>
              <w:rPr>
                <w:del w:id="1001" w:author="Shewmaker, Michael@Energy" w:date="2022-01-13T16:26:00Z"/>
                <w:rFonts w:asciiTheme="minorHAnsi" w:hAnsiTheme="minorHAnsi"/>
                <w:sz w:val="18"/>
                <w:szCs w:val="18"/>
              </w:rPr>
              <w:pPrChange w:id="1002" w:author="Shewmaker, Michael@Energy" w:date="2022-01-13T16:26:00Z">
                <w:pPr>
                  <w:jc w:val="center"/>
                </w:pPr>
              </w:pPrChange>
            </w:pPr>
            <w:del w:id="1003" w:author="Shewmaker, Michael@Energy" w:date="2022-01-13T16:26:00Z">
              <w:r w:rsidRPr="00AC5B7C" w:rsidDel="00992A99">
                <w:rPr>
                  <w:rFonts w:asciiTheme="minorHAnsi" w:hAnsiTheme="minorHAnsi"/>
                  <w:sz w:val="18"/>
                  <w:szCs w:val="18"/>
                </w:rPr>
                <w:delText>6</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2E22D21D" w14:textId="304CF4AA" w:rsidR="00403191" w:rsidRPr="00AC5B7C" w:rsidDel="00992A99" w:rsidRDefault="00403191">
            <w:pPr>
              <w:pStyle w:val="ListParagraph"/>
              <w:rPr>
                <w:del w:id="1004" w:author="Shewmaker, Michael@Energy" w:date="2022-01-13T16:26:00Z"/>
                <w:rFonts w:asciiTheme="minorHAnsi" w:hAnsiTheme="minorHAnsi"/>
                <w:sz w:val="18"/>
                <w:szCs w:val="18"/>
              </w:rPr>
              <w:pPrChange w:id="1005" w:author="Shewmaker, Michael@Energy" w:date="2022-01-13T16:26:00Z">
                <w:pPr>
                  <w:jc w:val="center"/>
                </w:pPr>
              </w:pPrChange>
            </w:pPr>
            <w:del w:id="1006" w:author="Shewmaker, Michael@Energy" w:date="2022-01-13T16:26:00Z">
              <w:r w:rsidRPr="00AC5B7C" w:rsidDel="00992A99">
                <w:rPr>
                  <w:rFonts w:asciiTheme="minorHAnsi" w:hAnsiTheme="minorHAnsi"/>
                  <w:sz w:val="18"/>
                  <w:szCs w:val="18"/>
                </w:rPr>
                <w:delText>2.33</w:delText>
              </w:r>
            </w:del>
          </w:p>
        </w:tc>
      </w:tr>
      <w:tr w:rsidR="00403191" w:rsidRPr="00261153" w:rsidDel="00992A99" w14:paraId="5BF84364" w14:textId="1B4C0D15" w:rsidTr="00B911A5">
        <w:trPr>
          <w:trHeight w:val="300"/>
          <w:jc w:val="center"/>
          <w:del w:id="1007"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19D1046E" w14:textId="1EBC6C8B" w:rsidR="00403191" w:rsidRPr="00AC5B7C" w:rsidDel="00992A99" w:rsidRDefault="00403191">
            <w:pPr>
              <w:pStyle w:val="ListParagraph"/>
              <w:rPr>
                <w:del w:id="1008" w:author="Shewmaker, Michael@Energy" w:date="2022-01-13T16:26:00Z"/>
                <w:rFonts w:asciiTheme="minorHAnsi" w:hAnsiTheme="minorHAnsi"/>
                <w:sz w:val="18"/>
                <w:szCs w:val="18"/>
              </w:rPr>
              <w:pPrChange w:id="1009" w:author="Shewmaker, Michael@Energy" w:date="2022-01-13T16:26:00Z">
                <w:pPr>
                  <w:jc w:val="center"/>
                </w:pPr>
              </w:pPrChange>
            </w:pPr>
            <w:del w:id="1010" w:author="Shewmaker, Michael@Energy" w:date="2022-01-13T16:26:00Z">
              <w:r w:rsidRPr="00AC5B7C" w:rsidDel="00992A99">
                <w:rPr>
                  <w:rFonts w:asciiTheme="minorHAnsi" w:hAnsiTheme="minorHAnsi"/>
                  <w:sz w:val="18"/>
                  <w:szCs w:val="18"/>
                </w:rPr>
                <w:delText>7</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02A3AB88" w14:textId="468945EA" w:rsidR="00403191" w:rsidRPr="00AC5B7C" w:rsidDel="00992A99" w:rsidRDefault="00403191">
            <w:pPr>
              <w:pStyle w:val="ListParagraph"/>
              <w:rPr>
                <w:del w:id="1011" w:author="Shewmaker, Michael@Energy" w:date="2022-01-13T16:26:00Z"/>
                <w:rFonts w:asciiTheme="minorHAnsi" w:hAnsiTheme="minorHAnsi"/>
                <w:sz w:val="18"/>
                <w:szCs w:val="18"/>
              </w:rPr>
              <w:pPrChange w:id="1012" w:author="Shewmaker, Michael@Energy" w:date="2022-01-13T16:26:00Z">
                <w:pPr>
                  <w:jc w:val="center"/>
                </w:pPr>
              </w:pPrChange>
            </w:pPr>
            <w:del w:id="1013" w:author="Shewmaker, Michael@Energy" w:date="2022-01-13T16:26:00Z">
              <w:r w:rsidRPr="00AC5B7C" w:rsidDel="00992A99">
                <w:rPr>
                  <w:rFonts w:asciiTheme="minorHAnsi" w:hAnsiTheme="minorHAnsi"/>
                  <w:sz w:val="18"/>
                  <w:szCs w:val="18"/>
                </w:rPr>
                <w:delText>2.5</w:delText>
              </w:r>
            </w:del>
          </w:p>
        </w:tc>
      </w:tr>
      <w:tr w:rsidR="00403191" w:rsidRPr="00261153" w:rsidDel="00992A99" w14:paraId="13FC2149" w14:textId="42059575" w:rsidTr="00B911A5">
        <w:trPr>
          <w:trHeight w:val="300"/>
          <w:jc w:val="center"/>
          <w:del w:id="1014"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5E3E3C01" w14:textId="1496A21C" w:rsidR="00403191" w:rsidRPr="00AC5B7C" w:rsidDel="00992A99" w:rsidRDefault="00403191">
            <w:pPr>
              <w:pStyle w:val="ListParagraph"/>
              <w:rPr>
                <w:del w:id="1015" w:author="Shewmaker, Michael@Energy" w:date="2022-01-13T16:26:00Z"/>
                <w:rFonts w:asciiTheme="minorHAnsi" w:hAnsiTheme="minorHAnsi"/>
                <w:sz w:val="18"/>
                <w:szCs w:val="18"/>
              </w:rPr>
              <w:pPrChange w:id="1016" w:author="Shewmaker, Michael@Energy" w:date="2022-01-13T16:26:00Z">
                <w:pPr>
                  <w:jc w:val="center"/>
                </w:pPr>
              </w:pPrChange>
            </w:pPr>
            <w:del w:id="1017" w:author="Shewmaker, Michael@Energy" w:date="2022-01-13T16:26:00Z">
              <w:r w:rsidRPr="00AC5B7C" w:rsidDel="00992A99">
                <w:rPr>
                  <w:rFonts w:asciiTheme="minorHAnsi" w:hAnsiTheme="minorHAnsi"/>
                  <w:sz w:val="18"/>
                  <w:szCs w:val="18"/>
                </w:rPr>
                <w:delText>8</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1490D9B1" w14:textId="2FD2B8BA" w:rsidR="00403191" w:rsidRPr="00AC5B7C" w:rsidDel="00992A99" w:rsidRDefault="00403191">
            <w:pPr>
              <w:pStyle w:val="ListParagraph"/>
              <w:rPr>
                <w:del w:id="1018" w:author="Shewmaker, Michael@Energy" w:date="2022-01-13T16:26:00Z"/>
                <w:rFonts w:asciiTheme="minorHAnsi" w:hAnsiTheme="minorHAnsi"/>
                <w:sz w:val="18"/>
                <w:szCs w:val="18"/>
              </w:rPr>
              <w:pPrChange w:id="1019" w:author="Shewmaker, Michael@Energy" w:date="2022-01-13T16:26:00Z">
                <w:pPr>
                  <w:jc w:val="center"/>
                </w:pPr>
              </w:pPrChange>
            </w:pPr>
            <w:del w:id="1020" w:author="Shewmaker, Michael@Energy" w:date="2022-01-13T16:26:00Z">
              <w:r w:rsidRPr="00AC5B7C" w:rsidDel="00992A99">
                <w:rPr>
                  <w:rFonts w:asciiTheme="minorHAnsi" w:hAnsiTheme="minorHAnsi"/>
                  <w:sz w:val="18"/>
                  <w:szCs w:val="18"/>
                </w:rPr>
                <w:delText>2.33</w:delText>
              </w:r>
            </w:del>
          </w:p>
        </w:tc>
      </w:tr>
      <w:tr w:rsidR="00403191" w:rsidRPr="00261153" w:rsidDel="00992A99" w14:paraId="564B5F92" w14:textId="45833633" w:rsidTr="00B911A5">
        <w:trPr>
          <w:trHeight w:val="300"/>
          <w:jc w:val="center"/>
          <w:del w:id="1021"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4A95BA05" w14:textId="15BF936A" w:rsidR="00403191" w:rsidRPr="00AC5B7C" w:rsidDel="00992A99" w:rsidRDefault="00403191">
            <w:pPr>
              <w:pStyle w:val="ListParagraph"/>
              <w:rPr>
                <w:del w:id="1022" w:author="Shewmaker, Michael@Energy" w:date="2022-01-13T16:26:00Z"/>
                <w:rFonts w:asciiTheme="minorHAnsi" w:hAnsiTheme="minorHAnsi"/>
                <w:sz w:val="18"/>
                <w:szCs w:val="18"/>
              </w:rPr>
              <w:pPrChange w:id="1023" w:author="Shewmaker, Michael@Energy" w:date="2022-01-13T16:26:00Z">
                <w:pPr>
                  <w:jc w:val="center"/>
                </w:pPr>
              </w:pPrChange>
            </w:pPr>
            <w:del w:id="1024" w:author="Shewmaker, Michael@Energy" w:date="2022-01-13T16:26:00Z">
              <w:r w:rsidRPr="00AC5B7C" w:rsidDel="00992A99">
                <w:rPr>
                  <w:rFonts w:asciiTheme="minorHAnsi" w:hAnsiTheme="minorHAnsi"/>
                  <w:sz w:val="18"/>
                  <w:szCs w:val="18"/>
                </w:rPr>
                <w:delText>9</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6D0E3D1C" w14:textId="63F19237" w:rsidR="00403191" w:rsidRPr="00AC5B7C" w:rsidDel="00992A99" w:rsidRDefault="00403191">
            <w:pPr>
              <w:pStyle w:val="ListParagraph"/>
              <w:rPr>
                <w:del w:id="1025" w:author="Shewmaker, Michael@Energy" w:date="2022-01-13T16:26:00Z"/>
                <w:rFonts w:asciiTheme="minorHAnsi" w:hAnsiTheme="minorHAnsi"/>
                <w:sz w:val="18"/>
                <w:szCs w:val="18"/>
              </w:rPr>
              <w:pPrChange w:id="1026" w:author="Shewmaker, Michael@Energy" w:date="2022-01-13T16:26:00Z">
                <w:pPr>
                  <w:jc w:val="center"/>
                </w:pPr>
              </w:pPrChange>
            </w:pPr>
            <w:del w:id="1027" w:author="Shewmaker, Michael@Energy" w:date="2022-01-13T16:26:00Z">
              <w:r w:rsidRPr="00AC5B7C" w:rsidDel="00992A99">
                <w:rPr>
                  <w:rFonts w:asciiTheme="minorHAnsi" w:hAnsiTheme="minorHAnsi"/>
                  <w:sz w:val="18"/>
                  <w:szCs w:val="18"/>
                </w:rPr>
                <w:delText>2.33</w:delText>
              </w:r>
            </w:del>
          </w:p>
        </w:tc>
      </w:tr>
      <w:tr w:rsidR="00403191" w:rsidRPr="00261153" w:rsidDel="00992A99" w14:paraId="5C20F9B8" w14:textId="3FFB92F9" w:rsidTr="00B911A5">
        <w:trPr>
          <w:trHeight w:val="300"/>
          <w:jc w:val="center"/>
          <w:del w:id="1028"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49E3C62" w14:textId="3A40A705" w:rsidR="00403191" w:rsidRPr="00AC5B7C" w:rsidDel="00992A99" w:rsidRDefault="00403191">
            <w:pPr>
              <w:pStyle w:val="ListParagraph"/>
              <w:rPr>
                <w:del w:id="1029" w:author="Shewmaker, Michael@Energy" w:date="2022-01-13T16:26:00Z"/>
                <w:rFonts w:asciiTheme="minorHAnsi" w:hAnsiTheme="minorHAnsi"/>
                <w:sz w:val="18"/>
                <w:szCs w:val="18"/>
              </w:rPr>
              <w:pPrChange w:id="1030" w:author="Shewmaker, Michael@Energy" w:date="2022-01-13T16:26:00Z">
                <w:pPr>
                  <w:jc w:val="center"/>
                </w:pPr>
              </w:pPrChange>
            </w:pPr>
            <w:del w:id="1031" w:author="Shewmaker, Michael@Energy" w:date="2022-01-13T16:26:00Z">
              <w:r w:rsidRPr="00AC5B7C" w:rsidDel="00992A99">
                <w:rPr>
                  <w:rFonts w:asciiTheme="minorHAnsi" w:hAnsiTheme="minorHAnsi"/>
                  <w:sz w:val="18"/>
                  <w:szCs w:val="18"/>
                </w:rPr>
                <w:delText>10</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657F34FF" w14:textId="01233D84" w:rsidR="00403191" w:rsidRPr="00AC5B7C" w:rsidDel="00992A99" w:rsidRDefault="00403191">
            <w:pPr>
              <w:pStyle w:val="ListParagraph"/>
              <w:rPr>
                <w:del w:id="1032" w:author="Shewmaker, Michael@Energy" w:date="2022-01-13T16:26:00Z"/>
                <w:rFonts w:asciiTheme="minorHAnsi" w:hAnsiTheme="minorHAnsi"/>
                <w:sz w:val="18"/>
                <w:szCs w:val="18"/>
              </w:rPr>
              <w:pPrChange w:id="1033" w:author="Shewmaker, Michael@Energy" w:date="2022-01-13T16:26:00Z">
                <w:pPr>
                  <w:jc w:val="center"/>
                </w:pPr>
              </w:pPrChange>
            </w:pPr>
            <w:del w:id="1034" w:author="Shewmaker, Michael@Energy" w:date="2022-01-13T16:26:00Z">
              <w:r w:rsidRPr="00AC5B7C" w:rsidDel="00992A99">
                <w:rPr>
                  <w:rFonts w:asciiTheme="minorHAnsi" w:hAnsiTheme="minorHAnsi"/>
                  <w:sz w:val="18"/>
                  <w:szCs w:val="18"/>
                </w:rPr>
                <w:delText>2.33</w:delText>
              </w:r>
            </w:del>
          </w:p>
        </w:tc>
      </w:tr>
      <w:tr w:rsidR="00403191" w:rsidRPr="00261153" w:rsidDel="00992A99" w14:paraId="013D4041" w14:textId="2A6100AA" w:rsidTr="00B911A5">
        <w:trPr>
          <w:trHeight w:val="300"/>
          <w:jc w:val="center"/>
          <w:del w:id="1035"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7818F4F0" w14:textId="50C9882E" w:rsidR="00403191" w:rsidRPr="00AC5B7C" w:rsidDel="00992A99" w:rsidRDefault="00403191">
            <w:pPr>
              <w:pStyle w:val="ListParagraph"/>
              <w:rPr>
                <w:del w:id="1036" w:author="Shewmaker, Michael@Energy" w:date="2022-01-13T16:26:00Z"/>
                <w:rFonts w:asciiTheme="minorHAnsi" w:hAnsiTheme="minorHAnsi"/>
                <w:sz w:val="18"/>
                <w:szCs w:val="18"/>
              </w:rPr>
              <w:pPrChange w:id="1037" w:author="Shewmaker, Michael@Energy" w:date="2022-01-13T16:26:00Z">
                <w:pPr>
                  <w:jc w:val="center"/>
                </w:pPr>
              </w:pPrChange>
            </w:pPr>
            <w:del w:id="1038" w:author="Shewmaker, Michael@Energy" w:date="2022-01-13T16:26:00Z">
              <w:r w:rsidRPr="00AC5B7C" w:rsidDel="00992A99">
                <w:rPr>
                  <w:rFonts w:asciiTheme="minorHAnsi" w:hAnsiTheme="minorHAnsi"/>
                  <w:sz w:val="18"/>
                  <w:szCs w:val="18"/>
                </w:rPr>
                <w:delText>11</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70798702" w14:textId="105F12CD" w:rsidR="00403191" w:rsidRPr="00AC5B7C" w:rsidDel="00992A99" w:rsidRDefault="00403191">
            <w:pPr>
              <w:pStyle w:val="ListParagraph"/>
              <w:rPr>
                <w:del w:id="1039" w:author="Shewmaker, Michael@Energy" w:date="2022-01-13T16:26:00Z"/>
                <w:rFonts w:asciiTheme="minorHAnsi" w:hAnsiTheme="minorHAnsi"/>
                <w:sz w:val="18"/>
                <w:szCs w:val="18"/>
              </w:rPr>
              <w:pPrChange w:id="1040" w:author="Shewmaker, Michael@Energy" w:date="2022-01-13T16:26:00Z">
                <w:pPr>
                  <w:jc w:val="center"/>
                </w:pPr>
              </w:pPrChange>
            </w:pPr>
            <w:del w:id="1041" w:author="Shewmaker, Michael@Energy" w:date="2022-01-13T16:26:00Z">
              <w:r w:rsidRPr="00AC5B7C" w:rsidDel="00992A99">
                <w:rPr>
                  <w:rFonts w:asciiTheme="minorHAnsi" w:hAnsiTheme="minorHAnsi"/>
                  <w:sz w:val="18"/>
                  <w:szCs w:val="18"/>
                </w:rPr>
                <w:delText>2.5</w:delText>
              </w:r>
            </w:del>
          </w:p>
        </w:tc>
      </w:tr>
      <w:tr w:rsidR="00403191" w:rsidRPr="00261153" w:rsidDel="00992A99" w14:paraId="464F5891" w14:textId="1D077A98" w:rsidTr="00B911A5">
        <w:trPr>
          <w:trHeight w:val="300"/>
          <w:jc w:val="center"/>
          <w:del w:id="1042"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5D6C014" w14:textId="0A2C3609" w:rsidR="00403191" w:rsidRPr="00AC5B7C" w:rsidDel="00992A99" w:rsidRDefault="00403191">
            <w:pPr>
              <w:pStyle w:val="ListParagraph"/>
              <w:rPr>
                <w:del w:id="1043" w:author="Shewmaker, Michael@Energy" w:date="2022-01-13T16:26:00Z"/>
                <w:rFonts w:asciiTheme="minorHAnsi" w:hAnsiTheme="minorHAnsi"/>
                <w:sz w:val="18"/>
                <w:szCs w:val="18"/>
              </w:rPr>
              <w:pPrChange w:id="1044" w:author="Shewmaker, Michael@Energy" w:date="2022-01-13T16:26:00Z">
                <w:pPr>
                  <w:jc w:val="center"/>
                </w:pPr>
              </w:pPrChange>
            </w:pPr>
            <w:del w:id="1045" w:author="Shewmaker, Michael@Energy" w:date="2022-01-13T16:26:00Z">
              <w:r w:rsidRPr="00AC5B7C" w:rsidDel="00992A99">
                <w:rPr>
                  <w:rFonts w:asciiTheme="minorHAnsi" w:hAnsiTheme="minorHAnsi"/>
                  <w:sz w:val="18"/>
                  <w:szCs w:val="18"/>
                </w:rPr>
                <w:delText>12</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3A93772A" w14:textId="702A2CD9" w:rsidR="00403191" w:rsidRPr="00AC5B7C" w:rsidDel="00992A99" w:rsidRDefault="00403191">
            <w:pPr>
              <w:pStyle w:val="ListParagraph"/>
              <w:rPr>
                <w:del w:id="1046" w:author="Shewmaker, Michael@Energy" w:date="2022-01-13T16:26:00Z"/>
                <w:rFonts w:asciiTheme="minorHAnsi" w:hAnsiTheme="minorHAnsi"/>
                <w:sz w:val="18"/>
                <w:szCs w:val="18"/>
              </w:rPr>
              <w:pPrChange w:id="1047" w:author="Shewmaker, Michael@Energy" w:date="2022-01-13T16:26:00Z">
                <w:pPr>
                  <w:jc w:val="center"/>
                </w:pPr>
              </w:pPrChange>
            </w:pPr>
            <w:del w:id="1048" w:author="Shewmaker, Michael@Energy" w:date="2022-01-13T16:26:00Z">
              <w:r w:rsidRPr="00AC5B7C" w:rsidDel="00992A99">
                <w:rPr>
                  <w:rFonts w:asciiTheme="minorHAnsi" w:hAnsiTheme="minorHAnsi"/>
                  <w:sz w:val="18"/>
                  <w:szCs w:val="18"/>
                </w:rPr>
                <w:delText>2.8</w:delText>
              </w:r>
            </w:del>
          </w:p>
        </w:tc>
      </w:tr>
      <w:tr w:rsidR="00403191" w:rsidRPr="00261153" w:rsidDel="00992A99" w14:paraId="45165CBB" w14:textId="717563C0" w:rsidTr="00B911A5">
        <w:trPr>
          <w:trHeight w:val="300"/>
          <w:jc w:val="center"/>
          <w:del w:id="1049"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6D058DC9" w14:textId="120ECF38" w:rsidR="00403191" w:rsidRPr="00AC5B7C" w:rsidDel="00992A99" w:rsidRDefault="00403191">
            <w:pPr>
              <w:pStyle w:val="ListParagraph"/>
              <w:rPr>
                <w:del w:id="1050" w:author="Shewmaker, Michael@Energy" w:date="2022-01-13T16:26:00Z"/>
                <w:rFonts w:asciiTheme="minorHAnsi" w:hAnsiTheme="minorHAnsi"/>
                <w:sz w:val="18"/>
                <w:szCs w:val="18"/>
              </w:rPr>
              <w:pPrChange w:id="1051" w:author="Shewmaker, Michael@Energy" w:date="2022-01-13T16:26:00Z">
                <w:pPr>
                  <w:jc w:val="center"/>
                </w:pPr>
              </w:pPrChange>
            </w:pPr>
            <w:del w:id="1052" w:author="Shewmaker, Michael@Energy" w:date="2022-01-13T16:26:00Z">
              <w:r w:rsidRPr="00AC5B7C" w:rsidDel="00992A99">
                <w:rPr>
                  <w:rFonts w:asciiTheme="minorHAnsi" w:hAnsiTheme="minorHAnsi"/>
                  <w:sz w:val="18"/>
                  <w:szCs w:val="18"/>
                </w:rPr>
                <w:delText>13</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091D536E" w14:textId="1F433C84" w:rsidR="00403191" w:rsidRPr="00AC5B7C" w:rsidDel="00992A99" w:rsidRDefault="00403191">
            <w:pPr>
              <w:pStyle w:val="ListParagraph"/>
              <w:rPr>
                <w:del w:id="1053" w:author="Shewmaker, Michael@Energy" w:date="2022-01-13T16:26:00Z"/>
                <w:rFonts w:asciiTheme="minorHAnsi" w:hAnsiTheme="minorHAnsi"/>
                <w:sz w:val="18"/>
                <w:szCs w:val="18"/>
              </w:rPr>
              <w:pPrChange w:id="1054" w:author="Shewmaker, Michael@Energy" w:date="2022-01-13T16:26:00Z">
                <w:pPr>
                  <w:jc w:val="center"/>
                </w:pPr>
              </w:pPrChange>
            </w:pPr>
            <w:del w:id="1055" w:author="Shewmaker, Michael@Energy" w:date="2022-01-13T16:26:00Z">
              <w:r w:rsidRPr="00AC5B7C" w:rsidDel="00992A99">
                <w:rPr>
                  <w:rFonts w:asciiTheme="minorHAnsi" w:hAnsiTheme="minorHAnsi"/>
                  <w:sz w:val="18"/>
                  <w:szCs w:val="18"/>
                </w:rPr>
                <w:delText>2.5</w:delText>
              </w:r>
            </w:del>
          </w:p>
        </w:tc>
      </w:tr>
      <w:tr w:rsidR="00403191" w:rsidRPr="00261153" w:rsidDel="00992A99" w14:paraId="367EBCD2" w14:textId="6926A879" w:rsidTr="00B911A5">
        <w:trPr>
          <w:trHeight w:val="300"/>
          <w:jc w:val="center"/>
          <w:del w:id="1056"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05F04D80" w14:textId="45B032E9" w:rsidR="00403191" w:rsidRPr="00AC5B7C" w:rsidDel="00992A99" w:rsidRDefault="00403191">
            <w:pPr>
              <w:pStyle w:val="ListParagraph"/>
              <w:rPr>
                <w:del w:id="1057" w:author="Shewmaker, Michael@Energy" w:date="2022-01-13T16:26:00Z"/>
                <w:rFonts w:asciiTheme="minorHAnsi" w:hAnsiTheme="minorHAnsi"/>
                <w:sz w:val="18"/>
                <w:szCs w:val="18"/>
              </w:rPr>
              <w:pPrChange w:id="1058" w:author="Shewmaker, Michael@Energy" w:date="2022-01-13T16:26:00Z">
                <w:pPr>
                  <w:jc w:val="center"/>
                </w:pPr>
              </w:pPrChange>
            </w:pPr>
            <w:del w:id="1059" w:author="Shewmaker, Michael@Energy" w:date="2022-01-13T16:26:00Z">
              <w:r w:rsidRPr="00AC5B7C" w:rsidDel="00992A99">
                <w:rPr>
                  <w:rFonts w:asciiTheme="minorHAnsi" w:hAnsiTheme="minorHAnsi"/>
                  <w:sz w:val="18"/>
                  <w:szCs w:val="18"/>
                </w:rPr>
                <w:delText>14</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6ED9D9A0" w14:textId="2F0EE2FC" w:rsidR="00403191" w:rsidRPr="00AC5B7C" w:rsidDel="00992A99" w:rsidRDefault="00403191">
            <w:pPr>
              <w:pStyle w:val="ListParagraph"/>
              <w:rPr>
                <w:del w:id="1060" w:author="Shewmaker, Michael@Energy" w:date="2022-01-13T16:26:00Z"/>
                <w:rFonts w:asciiTheme="minorHAnsi" w:hAnsiTheme="minorHAnsi"/>
                <w:sz w:val="18"/>
                <w:szCs w:val="18"/>
              </w:rPr>
              <w:pPrChange w:id="1061" w:author="Shewmaker, Michael@Energy" w:date="2022-01-13T16:26:00Z">
                <w:pPr>
                  <w:jc w:val="center"/>
                </w:pPr>
              </w:pPrChange>
            </w:pPr>
            <w:del w:id="1062" w:author="Shewmaker, Michael@Energy" w:date="2022-01-13T16:26:00Z">
              <w:r w:rsidRPr="00AC5B7C" w:rsidDel="00992A99">
                <w:rPr>
                  <w:rFonts w:asciiTheme="minorHAnsi" w:hAnsiTheme="minorHAnsi"/>
                  <w:sz w:val="18"/>
                  <w:szCs w:val="18"/>
                </w:rPr>
                <w:delText>2.5</w:delText>
              </w:r>
            </w:del>
          </w:p>
        </w:tc>
      </w:tr>
      <w:tr w:rsidR="00403191" w:rsidRPr="00261153" w:rsidDel="00992A99" w14:paraId="1C3B8629" w14:textId="25AC6D47" w:rsidTr="00B911A5">
        <w:trPr>
          <w:trHeight w:val="300"/>
          <w:jc w:val="center"/>
          <w:del w:id="1063"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71E9B22" w14:textId="03BF505E" w:rsidR="00403191" w:rsidRPr="00AC5B7C" w:rsidDel="00992A99" w:rsidRDefault="00403191">
            <w:pPr>
              <w:pStyle w:val="ListParagraph"/>
              <w:rPr>
                <w:del w:id="1064" w:author="Shewmaker, Michael@Energy" w:date="2022-01-13T16:26:00Z"/>
                <w:rFonts w:asciiTheme="minorHAnsi" w:hAnsiTheme="minorHAnsi"/>
                <w:sz w:val="18"/>
                <w:szCs w:val="18"/>
              </w:rPr>
              <w:pPrChange w:id="1065" w:author="Shewmaker, Michael@Energy" w:date="2022-01-13T16:26:00Z">
                <w:pPr>
                  <w:jc w:val="center"/>
                </w:pPr>
              </w:pPrChange>
            </w:pPr>
            <w:del w:id="1066" w:author="Shewmaker, Michael@Energy" w:date="2022-01-13T16:26:00Z">
              <w:r w:rsidRPr="00AC5B7C" w:rsidDel="00992A99">
                <w:rPr>
                  <w:rFonts w:asciiTheme="minorHAnsi" w:hAnsiTheme="minorHAnsi"/>
                  <w:sz w:val="18"/>
                  <w:szCs w:val="18"/>
                </w:rPr>
                <w:delText>15</w:delText>
              </w:r>
            </w:del>
          </w:p>
        </w:tc>
        <w:tc>
          <w:tcPr>
            <w:tcW w:w="3480" w:type="dxa"/>
            <w:tcBorders>
              <w:top w:val="nil"/>
              <w:left w:val="nil"/>
              <w:bottom w:val="single" w:sz="4" w:space="0" w:color="auto"/>
              <w:right w:val="single" w:sz="4" w:space="0" w:color="auto"/>
            </w:tcBorders>
            <w:shd w:val="clear" w:color="auto" w:fill="auto"/>
            <w:noWrap/>
            <w:vAlign w:val="center"/>
            <w:hideMark/>
          </w:tcPr>
          <w:p w14:paraId="2C322ED6" w14:textId="4B917117" w:rsidR="00403191" w:rsidRPr="00AC5B7C" w:rsidDel="00992A99" w:rsidRDefault="00403191">
            <w:pPr>
              <w:pStyle w:val="ListParagraph"/>
              <w:rPr>
                <w:del w:id="1067" w:author="Shewmaker, Michael@Energy" w:date="2022-01-13T16:26:00Z"/>
                <w:rFonts w:asciiTheme="minorHAnsi" w:hAnsiTheme="minorHAnsi"/>
                <w:sz w:val="18"/>
                <w:szCs w:val="18"/>
              </w:rPr>
              <w:pPrChange w:id="1068" w:author="Shewmaker, Michael@Energy" w:date="2022-01-13T16:26:00Z">
                <w:pPr>
                  <w:jc w:val="center"/>
                </w:pPr>
              </w:pPrChange>
            </w:pPr>
            <w:del w:id="1069" w:author="Shewmaker, Michael@Energy" w:date="2022-01-13T16:26:00Z">
              <w:r w:rsidRPr="00AC5B7C" w:rsidDel="00992A99">
                <w:rPr>
                  <w:rFonts w:asciiTheme="minorHAnsi" w:hAnsiTheme="minorHAnsi"/>
                  <w:sz w:val="18"/>
                  <w:szCs w:val="18"/>
                </w:rPr>
                <w:delText>2.33</w:delText>
              </w:r>
            </w:del>
          </w:p>
        </w:tc>
      </w:tr>
      <w:tr w:rsidR="00403191" w:rsidRPr="00261153" w:rsidDel="00992A99" w14:paraId="6C48214C" w14:textId="6C754B38" w:rsidTr="00B911A5">
        <w:trPr>
          <w:trHeight w:val="675"/>
          <w:jc w:val="center"/>
          <w:del w:id="1070" w:author="Shewmaker, Michael@Energy" w:date="2022-01-13T16:26:00Z"/>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2969223" w14:textId="200559D5" w:rsidR="00403191" w:rsidRPr="00AC5B7C" w:rsidDel="00992A99" w:rsidRDefault="00403191">
            <w:pPr>
              <w:pStyle w:val="ListParagraph"/>
              <w:rPr>
                <w:del w:id="1071" w:author="Shewmaker, Michael@Energy" w:date="2022-01-13T16:26:00Z"/>
                <w:rFonts w:asciiTheme="minorHAnsi" w:hAnsiTheme="minorHAnsi"/>
                <w:sz w:val="18"/>
                <w:szCs w:val="18"/>
              </w:rPr>
              <w:pPrChange w:id="1072" w:author="Shewmaker, Michael@Energy" w:date="2022-01-13T16:26:00Z">
                <w:pPr>
                  <w:jc w:val="center"/>
                </w:pPr>
              </w:pPrChange>
            </w:pPr>
            <w:del w:id="1073" w:author="Shewmaker, Michael@Energy" w:date="2022-01-13T16:26:00Z">
              <w:r w:rsidRPr="00AC5B7C" w:rsidDel="00992A99">
                <w:rPr>
                  <w:rFonts w:asciiTheme="minorHAnsi" w:hAnsiTheme="minorHAnsi"/>
                  <w:sz w:val="18"/>
                  <w:szCs w:val="18"/>
                </w:rPr>
                <w:delText>16</w:delText>
              </w:r>
            </w:del>
          </w:p>
        </w:tc>
        <w:tc>
          <w:tcPr>
            <w:tcW w:w="3480" w:type="dxa"/>
            <w:tcBorders>
              <w:top w:val="nil"/>
              <w:left w:val="nil"/>
              <w:bottom w:val="single" w:sz="4" w:space="0" w:color="auto"/>
              <w:right w:val="single" w:sz="4" w:space="0" w:color="auto"/>
            </w:tcBorders>
            <w:shd w:val="clear" w:color="auto" w:fill="auto"/>
            <w:vAlign w:val="center"/>
            <w:hideMark/>
          </w:tcPr>
          <w:p w14:paraId="557107E1" w14:textId="198DB569" w:rsidR="00403191" w:rsidRPr="00AC5B7C" w:rsidDel="00992A99" w:rsidRDefault="00403191">
            <w:pPr>
              <w:pStyle w:val="ListParagraph"/>
              <w:rPr>
                <w:del w:id="1074" w:author="Shewmaker, Michael@Energy" w:date="2022-01-13T16:26:00Z"/>
                <w:rFonts w:asciiTheme="minorHAnsi" w:hAnsiTheme="minorHAnsi"/>
                <w:sz w:val="18"/>
                <w:szCs w:val="18"/>
              </w:rPr>
              <w:pPrChange w:id="1075" w:author="Shewmaker, Michael@Energy" w:date="2022-01-13T16:26:00Z">
                <w:pPr>
                  <w:jc w:val="center"/>
                </w:pPr>
              </w:pPrChange>
            </w:pPr>
            <w:del w:id="1076" w:author="Shewmaker, Michael@Energy" w:date="2022-01-13T16:26:00Z">
              <w:r w:rsidRPr="00AC5B7C" w:rsidDel="00992A99">
                <w:rPr>
                  <w:rFonts w:asciiTheme="minorHAnsi" w:hAnsiTheme="minorHAnsi"/>
                  <w:sz w:val="18"/>
                  <w:szCs w:val="18"/>
                </w:rPr>
                <w:delText>EF ≥ 3, plus a solar water heating system with solar saving fraction ≥ 0.4</w:delText>
              </w:r>
            </w:del>
          </w:p>
        </w:tc>
      </w:tr>
    </w:tbl>
    <w:p w14:paraId="144C9562" w14:textId="1266E4A8" w:rsidR="00403191" w:rsidRPr="00AC5B7C" w:rsidDel="00992A99" w:rsidRDefault="00403191" w:rsidP="00403191">
      <w:pPr>
        <w:pStyle w:val="ListParagraph"/>
        <w:rPr>
          <w:del w:id="1077" w:author="Shewmaker, Michael@Energy" w:date="2022-01-13T16:26:00Z"/>
          <w:rFonts w:ascii="Calibri" w:hAnsi="Calibri" w:cs="Arial"/>
          <w:sz w:val="18"/>
          <w:szCs w:val="18"/>
        </w:rPr>
      </w:pPr>
    </w:p>
    <w:p w14:paraId="6034A29F" w14:textId="1BF4454D" w:rsidR="000A7E83" w:rsidRPr="00AC5B7C" w:rsidDel="006E5B37" w:rsidRDefault="00AA37EC">
      <w:pPr>
        <w:pStyle w:val="ListParagraph"/>
        <w:numPr>
          <w:ilvl w:val="0"/>
          <w:numId w:val="53"/>
        </w:numPr>
        <w:rPr>
          <w:del w:id="1078" w:author="Shewmaker, Michael@Energy" w:date="2022-01-13T19:12:00Z"/>
          <w:rFonts w:ascii="Calibri" w:hAnsi="Calibri" w:cs="Arial"/>
          <w:sz w:val="18"/>
          <w:szCs w:val="18"/>
        </w:rPr>
        <w:pPrChange w:id="1079" w:author="Shewmaker, Michael@Energy" w:date="2022-01-13T19:10:00Z">
          <w:pPr>
            <w:pStyle w:val="ListParagraph"/>
            <w:numPr>
              <w:numId w:val="13"/>
            </w:numPr>
            <w:ind w:hanging="360"/>
          </w:pPr>
        </w:pPrChange>
      </w:pPr>
      <w:del w:id="1080" w:author="Shewmaker, Michael@Energy" w:date="2022-01-13T19:12:00Z">
        <w:r w:rsidRPr="00AC5B7C" w:rsidDel="006E5B37">
          <w:rPr>
            <w:rFonts w:ascii="Calibri" w:hAnsi="Calibri" w:cs="Arial"/>
            <w:sz w:val="18"/>
            <w:szCs w:val="18"/>
          </w:rPr>
          <w:delText>Rated Input Type: Enter the equipment input rating type</w:delText>
        </w:r>
        <w:r w:rsidR="00A84C97" w:rsidRPr="00AC5B7C" w:rsidDel="006E5B37">
          <w:rPr>
            <w:rFonts w:ascii="Calibri" w:hAnsi="Calibri" w:cs="Arial"/>
            <w:sz w:val="18"/>
            <w:szCs w:val="18"/>
          </w:rPr>
          <w:delText>.</w:delText>
        </w:r>
        <w:r w:rsidRPr="00AC5B7C" w:rsidDel="006E5B37">
          <w:rPr>
            <w:rFonts w:ascii="Calibri" w:hAnsi="Calibri" w:cs="Arial"/>
            <w:sz w:val="18"/>
            <w:szCs w:val="18"/>
          </w:rPr>
          <w:delText xml:space="preserve"> </w:delText>
        </w:r>
        <w:r w:rsidR="0084325C" w:rsidRPr="00AC5B7C" w:rsidDel="006E5B37">
          <w:rPr>
            <w:rFonts w:ascii="Calibri" w:hAnsi="Calibri" w:cs="Arial"/>
            <w:sz w:val="18"/>
            <w:szCs w:val="18"/>
          </w:rPr>
          <w:delText xml:space="preserve">Btuh </w:delText>
        </w:r>
        <w:r w:rsidRPr="00AC5B7C" w:rsidDel="006E5B37">
          <w:rPr>
            <w:rFonts w:ascii="Calibri" w:hAnsi="Calibri" w:cs="Arial"/>
            <w:sz w:val="18"/>
            <w:szCs w:val="18"/>
          </w:rPr>
          <w:delText xml:space="preserve">for gas or propane fired units  </w:delText>
        </w:r>
        <w:r w:rsidR="0084325C" w:rsidRPr="00AC5B7C" w:rsidDel="006E5B37">
          <w:rPr>
            <w:rFonts w:ascii="Calibri" w:hAnsi="Calibri" w:cs="Arial"/>
            <w:sz w:val="18"/>
            <w:szCs w:val="18"/>
          </w:rPr>
          <w:delText xml:space="preserve">and kW </w:delText>
        </w:r>
        <w:r w:rsidRPr="00AC5B7C" w:rsidDel="006E5B37">
          <w:rPr>
            <w:rFonts w:ascii="Calibri" w:hAnsi="Calibri" w:cs="Arial"/>
            <w:sz w:val="18"/>
            <w:szCs w:val="18"/>
          </w:rPr>
          <w:delText>for electric fired system</w:delText>
        </w:r>
        <w:r w:rsidR="0084325C" w:rsidRPr="00AC5B7C" w:rsidDel="006E5B37">
          <w:rPr>
            <w:rFonts w:ascii="Calibri" w:hAnsi="Calibri" w:cs="Arial"/>
            <w:sz w:val="18"/>
            <w:szCs w:val="18"/>
          </w:rPr>
          <w:delText>s.</w:delText>
        </w:r>
        <w:r w:rsidRPr="00AC5B7C" w:rsidDel="006E5B37">
          <w:rPr>
            <w:rFonts w:ascii="Calibri" w:hAnsi="Calibri" w:cs="Arial"/>
            <w:sz w:val="18"/>
            <w:szCs w:val="18"/>
          </w:rPr>
          <w:delText xml:space="preserve"> </w:delText>
        </w:r>
      </w:del>
    </w:p>
    <w:p w14:paraId="6034A2A0" w14:textId="518FD99F" w:rsidR="000A7E83" w:rsidRPr="00AC5B7C" w:rsidDel="006E5B37" w:rsidRDefault="00AA37EC">
      <w:pPr>
        <w:pStyle w:val="ListParagraph"/>
        <w:numPr>
          <w:ilvl w:val="0"/>
          <w:numId w:val="53"/>
        </w:numPr>
        <w:rPr>
          <w:del w:id="1081" w:author="Shewmaker, Michael@Energy" w:date="2022-01-13T19:12:00Z"/>
          <w:rFonts w:ascii="Calibri" w:hAnsi="Calibri" w:cs="Arial"/>
          <w:sz w:val="18"/>
          <w:szCs w:val="18"/>
        </w:rPr>
        <w:pPrChange w:id="1082" w:author="Shewmaker, Michael@Energy" w:date="2022-01-13T19:10:00Z">
          <w:pPr>
            <w:pStyle w:val="ListParagraph"/>
            <w:numPr>
              <w:numId w:val="13"/>
            </w:numPr>
            <w:ind w:hanging="360"/>
          </w:pPr>
        </w:pPrChange>
      </w:pPr>
      <w:del w:id="1083" w:author="Shewmaker, Michael@Energy" w:date="2022-01-13T19:12:00Z">
        <w:r w:rsidRPr="00AC5B7C" w:rsidDel="006E5B37">
          <w:rPr>
            <w:rFonts w:ascii="Calibri" w:hAnsi="Calibri" w:cs="Arial"/>
            <w:sz w:val="18"/>
            <w:szCs w:val="18"/>
          </w:rPr>
          <w:delText>Rated Input Value: Enter the numeric value of rated input.</w:delText>
        </w:r>
      </w:del>
    </w:p>
    <w:p w14:paraId="6034A2A1" w14:textId="3CA7CE7B" w:rsidR="000A7E83" w:rsidRPr="00AC5B7C" w:rsidDel="006E5B37" w:rsidRDefault="00AA37EC">
      <w:pPr>
        <w:pStyle w:val="ListParagraph"/>
        <w:numPr>
          <w:ilvl w:val="0"/>
          <w:numId w:val="53"/>
        </w:numPr>
        <w:rPr>
          <w:del w:id="1084" w:author="Shewmaker, Michael@Energy" w:date="2022-01-13T19:12:00Z"/>
          <w:rFonts w:ascii="Calibri" w:hAnsi="Calibri" w:cs="Arial"/>
          <w:sz w:val="18"/>
          <w:szCs w:val="18"/>
        </w:rPr>
        <w:pPrChange w:id="1085" w:author="Shewmaker, Michael@Energy" w:date="2022-01-13T19:10:00Z">
          <w:pPr>
            <w:pStyle w:val="ListParagraph"/>
            <w:numPr>
              <w:numId w:val="13"/>
            </w:numPr>
            <w:ind w:hanging="360"/>
          </w:pPr>
        </w:pPrChange>
      </w:pPr>
      <w:del w:id="1086" w:author="Shewmaker, Michael@Energy" w:date="2022-01-13T19:12:00Z">
        <w:r w:rsidRPr="00AC5B7C" w:rsidDel="006E5B37">
          <w:rPr>
            <w:rFonts w:ascii="Calibri" w:hAnsi="Calibri" w:cs="Arial"/>
            <w:sz w:val="18"/>
            <w:szCs w:val="18"/>
          </w:rPr>
          <w:delText>Heating Efficiency Type: Energy Factor, AFUE, Thermal Efficiency</w:delText>
        </w:r>
        <w:r w:rsidR="008860A5" w:rsidRPr="00AC5B7C" w:rsidDel="006E5B37">
          <w:rPr>
            <w:rFonts w:ascii="Calibri" w:hAnsi="Calibri" w:cs="Arial"/>
            <w:sz w:val="18"/>
            <w:szCs w:val="18"/>
          </w:rPr>
          <w:delText>, or Uniform Energy Factor</w:delText>
        </w:r>
        <w:r w:rsidRPr="00AC5B7C" w:rsidDel="006E5B37">
          <w:rPr>
            <w:rFonts w:ascii="Calibri" w:hAnsi="Calibri" w:cs="Arial"/>
            <w:sz w:val="18"/>
            <w:szCs w:val="18"/>
          </w:rPr>
          <w:delText>. From product literature or .</w:delText>
        </w:r>
      </w:del>
    </w:p>
    <w:p w14:paraId="6034A2A2" w14:textId="66065936" w:rsidR="000A7E83" w:rsidRPr="00AC5B7C" w:rsidDel="006E5B37" w:rsidRDefault="00AA37EC">
      <w:pPr>
        <w:pStyle w:val="ListParagraph"/>
        <w:numPr>
          <w:ilvl w:val="0"/>
          <w:numId w:val="53"/>
        </w:numPr>
        <w:rPr>
          <w:del w:id="1087" w:author="Shewmaker, Michael@Energy" w:date="2022-01-13T19:12:00Z"/>
          <w:rFonts w:ascii="Calibri" w:hAnsi="Calibri" w:cs="Arial"/>
          <w:sz w:val="18"/>
          <w:szCs w:val="18"/>
        </w:rPr>
        <w:pPrChange w:id="1088" w:author="Shewmaker, Michael@Energy" w:date="2022-01-13T19:10:00Z">
          <w:pPr>
            <w:pStyle w:val="ListParagraph"/>
            <w:numPr>
              <w:numId w:val="13"/>
            </w:numPr>
            <w:ind w:hanging="360"/>
          </w:pPr>
        </w:pPrChange>
      </w:pPr>
      <w:del w:id="1089" w:author="Shewmaker, Michael@Energy" w:date="2022-01-13T19:12:00Z">
        <w:r w:rsidRPr="00AC5B7C" w:rsidDel="006E5B37">
          <w:rPr>
            <w:rFonts w:ascii="Calibri" w:hAnsi="Calibri" w:cs="Arial"/>
            <w:sz w:val="18"/>
            <w:szCs w:val="18"/>
          </w:rPr>
          <w:delText xml:space="preserve">Heating Efficiency Value: Enter the value from product literature or </w:delText>
        </w:r>
      </w:del>
    </w:p>
    <w:p w14:paraId="6034A2A3" w14:textId="7B47096D" w:rsidR="000A7E83" w:rsidRPr="00AC5B7C" w:rsidDel="006E5B37" w:rsidRDefault="00DB0AEE">
      <w:pPr>
        <w:pStyle w:val="ListParagraph"/>
        <w:numPr>
          <w:ilvl w:val="0"/>
          <w:numId w:val="53"/>
        </w:numPr>
        <w:rPr>
          <w:del w:id="1090" w:author="Shewmaker, Michael@Energy" w:date="2022-01-13T19:12:00Z"/>
          <w:rFonts w:ascii="Calibri" w:hAnsi="Calibri" w:cs="Arial"/>
          <w:sz w:val="18"/>
          <w:szCs w:val="18"/>
        </w:rPr>
        <w:pPrChange w:id="1091" w:author="Shewmaker, Michael@Energy" w:date="2022-01-13T19:10:00Z">
          <w:pPr>
            <w:pStyle w:val="ListParagraph"/>
            <w:numPr>
              <w:numId w:val="13"/>
            </w:numPr>
            <w:ind w:hanging="360"/>
          </w:pPr>
        </w:pPrChange>
      </w:pPr>
      <w:del w:id="1092" w:author="Shewmaker, Michael@Energy" w:date="2022-01-13T19:12:00Z">
        <w:r w:rsidRPr="00AC5B7C" w:rsidDel="006E5B37">
          <w:rPr>
            <w:rFonts w:ascii="Calibri" w:hAnsi="Calibri" w:cs="Arial"/>
            <w:sz w:val="18"/>
            <w:szCs w:val="18"/>
          </w:rPr>
          <w:delText>Standby Loss (</w:delText>
        </w:r>
        <w:r w:rsidR="00084CF5" w:rsidRPr="00AC5B7C" w:rsidDel="006E5B37">
          <w:rPr>
            <w:rFonts w:ascii="Calibri" w:hAnsi="Calibri" w:cs="Arial"/>
            <w:sz w:val="18"/>
            <w:szCs w:val="18"/>
          </w:rPr>
          <w:delText>%</w:delText>
        </w:r>
        <w:r w:rsidRPr="00AC5B7C" w:rsidDel="006E5B37">
          <w:rPr>
            <w:rFonts w:ascii="Calibri" w:hAnsi="Calibri" w:cs="Arial"/>
            <w:sz w:val="18"/>
            <w:szCs w:val="18"/>
          </w:rPr>
          <w:delText>): Applies only to large storage water heaters</w:delText>
        </w:r>
        <w:r w:rsidR="00013281" w:rsidRPr="00AC5B7C" w:rsidDel="006E5B37">
          <w:rPr>
            <w:rFonts w:ascii="Calibri" w:hAnsi="Calibri" w:cs="Arial"/>
            <w:sz w:val="18"/>
            <w:szCs w:val="18"/>
          </w:rPr>
          <w:delText>;</w:delText>
        </w:r>
        <w:r w:rsidRPr="00AC5B7C" w:rsidDel="006E5B37">
          <w:rPr>
            <w:rFonts w:ascii="Calibri" w:hAnsi="Calibri" w:cs="Arial"/>
            <w:sz w:val="18"/>
            <w:szCs w:val="18"/>
          </w:rPr>
          <w:delText xml:space="preserve"> </w:delText>
        </w:r>
        <w:r w:rsidR="00084CF5" w:rsidRPr="00AC5B7C" w:rsidDel="006E5B37">
          <w:rPr>
            <w:rFonts w:ascii="Calibri" w:hAnsi="Calibri" w:cs="Arial"/>
            <w:sz w:val="18"/>
            <w:szCs w:val="18"/>
          </w:rPr>
          <w:delText>e</w:delText>
        </w:r>
        <w:r w:rsidRPr="00AC5B7C" w:rsidDel="006E5B37">
          <w:rPr>
            <w:rFonts w:ascii="Calibri" w:hAnsi="Calibri" w:cs="Arial"/>
            <w:sz w:val="18"/>
            <w:szCs w:val="18"/>
          </w:rPr>
          <w:delText xml:space="preserve">nter </w:delText>
        </w:r>
        <w:r w:rsidR="0084325C" w:rsidRPr="00AC5B7C" w:rsidDel="006E5B37">
          <w:rPr>
            <w:rFonts w:ascii="Calibri" w:hAnsi="Calibri" w:cs="Arial"/>
            <w:sz w:val="18"/>
            <w:szCs w:val="18"/>
          </w:rPr>
          <w:delText>N/A</w:delText>
        </w:r>
        <w:r w:rsidRPr="00AC5B7C" w:rsidDel="006E5B37">
          <w:rPr>
            <w:rFonts w:ascii="Calibri" w:hAnsi="Calibri" w:cs="Arial"/>
            <w:sz w:val="18"/>
            <w:szCs w:val="18"/>
          </w:rPr>
          <w:delText xml:space="preserve"> for small storage</w:delText>
        </w:r>
        <w:r w:rsidR="0084325C" w:rsidRPr="00AC5B7C" w:rsidDel="006E5B37">
          <w:rPr>
            <w:rFonts w:ascii="Calibri" w:hAnsi="Calibri" w:cs="Arial"/>
            <w:sz w:val="18"/>
            <w:szCs w:val="18"/>
          </w:rPr>
          <w:delText>,</w:delText>
        </w:r>
        <w:r w:rsidRPr="00AC5B7C" w:rsidDel="006E5B37">
          <w:rPr>
            <w:rFonts w:ascii="Calibri" w:hAnsi="Calibri" w:cs="Arial"/>
            <w:sz w:val="18"/>
            <w:szCs w:val="18"/>
          </w:rPr>
          <w:delText xml:space="preserve"> instantaneous</w:delText>
        </w:r>
        <w:r w:rsidR="0084325C" w:rsidRPr="00AC5B7C" w:rsidDel="006E5B37">
          <w:rPr>
            <w:rFonts w:ascii="Calibri" w:hAnsi="Calibri" w:cs="Arial"/>
            <w:sz w:val="18"/>
            <w:szCs w:val="18"/>
          </w:rPr>
          <w:delText>, or heat pump</w:delText>
        </w:r>
        <w:r w:rsidRPr="00AC5B7C" w:rsidDel="006E5B37">
          <w:rPr>
            <w:rFonts w:ascii="Calibri" w:hAnsi="Calibri" w:cs="Arial"/>
            <w:sz w:val="18"/>
            <w:szCs w:val="18"/>
          </w:rPr>
          <w:delText xml:space="preserve"> water heaters.</w:delText>
        </w:r>
      </w:del>
    </w:p>
    <w:p w14:paraId="6034A2A4" w14:textId="48FC6366" w:rsidR="000A7E83" w:rsidRPr="00AC5B7C" w:rsidDel="006E5B37" w:rsidRDefault="00AA37EC">
      <w:pPr>
        <w:pStyle w:val="ListParagraph"/>
        <w:numPr>
          <w:ilvl w:val="0"/>
          <w:numId w:val="53"/>
        </w:numPr>
        <w:rPr>
          <w:del w:id="1093" w:author="Shewmaker, Michael@Energy" w:date="2022-01-13T19:12:00Z"/>
          <w:rFonts w:ascii="Calibri" w:hAnsi="Calibri" w:cs="Arial"/>
          <w:sz w:val="18"/>
          <w:szCs w:val="18"/>
        </w:rPr>
        <w:pPrChange w:id="1094" w:author="Shewmaker, Michael@Energy" w:date="2022-01-13T19:10:00Z">
          <w:pPr>
            <w:pStyle w:val="ListParagraph"/>
            <w:numPr>
              <w:numId w:val="13"/>
            </w:numPr>
            <w:ind w:hanging="360"/>
          </w:pPr>
        </w:pPrChange>
      </w:pPr>
      <w:del w:id="1095" w:author="Shewmaker, Michael@Energy" w:date="2022-01-13T19:12:00Z">
        <w:r w:rsidRPr="00AC5B7C" w:rsidDel="006E5B37">
          <w:rPr>
            <w:rFonts w:ascii="Calibri" w:hAnsi="Calibri" w:cs="Arial"/>
            <w:sz w:val="18"/>
            <w:szCs w:val="18"/>
          </w:rPr>
          <w:delText>Exterior Insulation R-Value: Enter the R-value if exterior insulation on the storage tank is installed</w:delText>
        </w:r>
      </w:del>
    </w:p>
    <w:p w14:paraId="6034A2A5" w14:textId="16C4983C" w:rsidR="000A7E83" w:rsidRPr="00AC5B7C" w:rsidDel="006E5B37" w:rsidRDefault="00DB0AEE">
      <w:pPr>
        <w:pStyle w:val="ListParagraph"/>
        <w:numPr>
          <w:ilvl w:val="0"/>
          <w:numId w:val="53"/>
        </w:numPr>
        <w:rPr>
          <w:del w:id="1096" w:author="Shewmaker, Michael@Energy" w:date="2022-01-13T19:12:00Z"/>
          <w:rFonts w:ascii="Calibri" w:hAnsi="Calibri" w:cs="Arial"/>
          <w:sz w:val="18"/>
          <w:szCs w:val="18"/>
        </w:rPr>
        <w:pPrChange w:id="1097" w:author="Shewmaker, Michael@Energy" w:date="2022-01-13T19:10:00Z">
          <w:pPr>
            <w:pStyle w:val="ListParagraph"/>
            <w:numPr>
              <w:numId w:val="13"/>
            </w:numPr>
            <w:ind w:hanging="360"/>
          </w:pPr>
        </w:pPrChange>
      </w:pPr>
      <w:del w:id="1098" w:author="Shewmaker, Michael@Energy" w:date="2022-01-13T19:12:00Z">
        <w:r w:rsidRPr="00AC5B7C" w:rsidDel="006E5B37">
          <w:rPr>
            <w:rFonts w:ascii="Calibri" w:hAnsi="Calibri" w:cs="Arial"/>
            <w:sz w:val="18"/>
            <w:szCs w:val="18"/>
          </w:rPr>
          <w:delText>Back-</w:delText>
        </w:r>
        <w:r w:rsidR="003E3284" w:rsidRPr="00AC5B7C" w:rsidDel="006E5B37">
          <w:rPr>
            <w:rFonts w:ascii="Calibri" w:hAnsi="Calibri" w:cs="Arial"/>
            <w:sz w:val="18"/>
            <w:szCs w:val="18"/>
          </w:rPr>
          <w:delText>U</w:delText>
        </w:r>
        <w:r w:rsidRPr="00AC5B7C" w:rsidDel="006E5B37">
          <w:rPr>
            <w:rFonts w:ascii="Calibri" w:hAnsi="Calibri" w:cs="Arial"/>
            <w:sz w:val="18"/>
            <w:szCs w:val="18"/>
          </w:rPr>
          <w:delText xml:space="preserve">p </w:delText>
        </w:r>
        <w:r w:rsidR="003E3284" w:rsidRPr="00AC5B7C" w:rsidDel="006E5B37">
          <w:rPr>
            <w:rFonts w:ascii="Calibri" w:hAnsi="Calibri" w:cs="Arial"/>
            <w:sz w:val="18"/>
            <w:szCs w:val="18"/>
          </w:rPr>
          <w:delText>S</w:delText>
        </w:r>
        <w:r w:rsidRPr="00AC5B7C" w:rsidDel="006E5B37">
          <w:rPr>
            <w:rFonts w:ascii="Calibri" w:hAnsi="Calibri" w:cs="Arial"/>
            <w:sz w:val="18"/>
            <w:szCs w:val="18"/>
          </w:rPr>
          <w:delText xml:space="preserve">olar </w:delText>
        </w:r>
        <w:r w:rsidR="003E3284" w:rsidRPr="00AC5B7C" w:rsidDel="006E5B37">
          <w:rPr>
            <w:rFonts w:ascii="Calibri" w:hAnsi="Calibri" w:cs="Arial"/>
            <w:sz w:val="18"/>
            <w:szCs w:val="18"/>
          </w:rPr>
          <w:delText>S</w:delText>
        </w:r>
        <w:r w:rsidRPr="00AC5B7C" w:rsidDel="006E5B37">
          <w:rPr>
            <w:rFonts w:ascii="Calibri" w:hAnsi="Calibri" w:cs="Arial"/>
            <w:sz w:val="18"/>
            <w:szCs w:val="18"/>
          </w:rPr>
          <w:delText xml:space="preserve">avings </w:delText>
        </w:r>
        <w:r w:rsidR="003E3284" w:rsidRPr="00AC5B7C" w:rsidDel="006E5B37">
          <w:rPr>
            <w:rFonts w:ascii="Calibri" w:hAnsi="Calibri" w:cs="Arial"/>
            <w:sz w:val="18"/>
            <w:szCs w:val="18"/>
          </w:rPr>
          <w:delText>F</w:delText>
        </w:r>
        <w:r w:rsidRPr="00AC5B7C" w:rsidDel="006E5B37">
          <w:rPr>
            <w:rFonts w:ascii="Calibri" w:hAnsi="Calibri" w:cs="Arial"/>
            <w:sz w:val="18"/>
            <w:szCs w:val="18"/>
          </w:rPr>
          <w:delText xml:space="preserve">raction: If compliance requires a back-up solar system, indicate the solar contribution (e.g., 0.30).  External calculations are required. </w:delText>
        </w:r>
      </w:del>
    </w:p>
    <w:p w14:paraId="08854973" w14:textId="085BAE87" w:rsidR="00E46B1C" w:rsidRPr="00AC5B7C" w:rsidRDefault="00E46B1C" w:rsidP="00AC5B7C">
      <w:pPr>
        <w:rPr>
          <w:rFonts w:ascii="Calibri" w:hAnsi="Calibri" w:cs="Arial"/>
          <w:sz w:val="18"/>
          <w:szCs w:val="18"/>
        </w:rPr>
      </w:pPr>
    </w:p>
    <w:p w14:paraId="6034A2A7" w14:textId="17EF7E8B" w:rsidR="009867E0" w:rsidRPr="00AC5B7C" w:rsidRDefault="00FF7B7D" w:rsidP="009867E0">
      <w:pPr>
        <w:keepNext/>
        <w:rPr>
          <w:rFonts w:ascii="Calibri" w:hAnsi="Calibri" w:cs="Arial"/>
          <w:b/>
          <w:sz w:val="18"/>
          <w:szCs w:val="18"/>
        </w:rPr>
      </w:pPr>
      <w:r w:rsidRPr="00AC5B7C">
        <w:rPr>
          <w:rFonts w:ascii="Calibri" w:hAnsi="Calibri" w:cs="Arial"/>
          <w:b/>
          <w:sz w:val="18"/>
          <w:szCs w:val="18"/>
        </w:rPr>
        <w:t>Documentation Declaration Statements</w:t>
      </w:r>
    </w:p>
    <w:p w14:paraId="6034A2A9" w14:textId="77777777" w:rsidR="009867E0" w:rsidRPr="00AC5B7C" w:rsidRDefault="009867E0" w:rsidP="009867E0">
      <w:pPr>
        <w:numPr>
          <w:ilvl w:val="0"/>
          <w:numId w:val="14"/>
        </w:numPr>
        <w:rPr>
          <w:rFonts w:ascii="Calibri" w:hAnsi="Calibri" w:cs="Arial"/>
          <w:sz w:val="18"/>
          <w:szCs w:val="18"/>
        </w:rPr>
      </w:pPr>
      <w:r w:rsidRPr="00AC5B7C">
        <w:rPr>
          <w:rFonts w:ascii="Calibri" w:hAnsi="Calibri" w:cs="Arial"/>
          <w:sz w:val="18"/>
          <w:szCs w:val="18"/>
        </w:rPr>
        <w:t xml:space="preserve">The person who prepared the CF1R will sign and complete the fields for their name, company (if applicable), address, phone number, certification information (if applicable), date and signature. </w:t>
      </w:r>
    </w:p>
    <w:p w14:paraId="6034A2AA" w14:textId="77777777" w:rsidR="009867E0" w:rsidRPr="00AC5B7C" w:rsidRDefault="009867E0" w:rsidP="009867E0">
      <w:pPr>
        <w:numPr>
          <w:ilvl w:val="0"/>
          <w:numId w:val="14"/>
        </w:numPr>
        <w:rPr>
          <w:rFonts w:ascii="Calibri" w:hAnsi="Calibri" w:cs="Arial"/>
          <w:sz w:val="18"/>
          <w:szCs w:val="18"/>
        </w:rPr>
      </w:pPr>
      <w:r w:rsidRPr="00AC5B7C">
        <w:rPr>
          <w:rFonts w:ascii="Calibri" w:hAnsi="Calibri" w:cs="Arial"/>
          <w:sz w:val="18"/>
          <w:szCs w:val="18"/>
        </w:rPr>
        <w:t xml:space="preserve">The person who is assuming responsibility for the project being built to comply with Title 24, Part 6, will complete the fields for their name, company (if applicable), address, phone number, license number (if applicable), date and signature. </w:t>
      </w:r>
    </w:p>
    <w:p w14:paraId="6034A2AB" w14:textId="77777777" w:rsidR="009867E0" w:rsidRPr="00C24189" w:rsidRDefault="009867E0" w:rsidP="009867E0">
      <w:pPr>
        <w:ind w:left="360"/>
        <w:rPr>
          <w:rFonts w:ascii="Calibri" w:hAnsi="Calibri" w:cs="Arial"/>
        </w:rPr>
      </w:pPr>
    </w:p>
    <w:p w14:paraId="6034A2AC" w14:textId="77777777" w:rsidR="009867E0" w:rsidRDefault="009867E0"/>
    <w:sectPr w:rsidR="009867E0" w:rsidSect="00012D02">
      <w:headerReference w:type="even" r:id="rId18"/>
      <w:headerReference w:type="default" r:id="rId19"/>
      <w:footerReference w:type="default" r:id="rId20"/>
      <w:headerReference w:type="first" r:id="rId21"/>
      <w:pgSz w:w="15840" w:h="12240" w:orient="landscape" w:code="1"/>
      <w:pgMar w:top="720" w:right="720" w:bottom="720" w:left="720" w:header="576"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Shewmaker, Michael@Energy" w:date="2021-12-27T16:17:00Z" w:initials="SM">
    <w:p w14:paraId="62A4E45C" w14:textId="6433D4AC" w:rsidR="009A2CFC" w:rsidRDefault="009A2CFC">
      <w:pPr>
        <w:pStyle w:val="CommentText"/>
      </w:pPr>
      <w:r>
        <w:rPr>
          <w:rStyle w:val="CommentReference"/>
        </w:rPr>
        <w:annotationRef/>
      </w:r>
      <w:r>
        <w:t>Consider changing to number of bedrooms.</w:t>
      </w:r>
    </w:p>
  </w:comment>
  <w:comment w:id="886" w:author="Shewmaker, Michael@Energy" w:date="2021-12-23T13:10:00Z" w:initials="SM">
    <w:p w14:paraId="18AC03BA" w14:textId="77777777" w:rsidR="00706F1F" w:rsidRDefault="00706F1F" w:rsidP="00706F1F">
      <w:pPr>
        <w:pStyle w:val="CommentText"/>
      </w:pPr>
      <w:r>
        <w:rPr>
          <w:rStyle w:val="CommentReference"/>
        </w:rPr>
        <w:annotationRef/>
      </w:r>
      <w:r>
        <w:t>Review with Danny.</w:t>
      </w:r>
    </w:p>
  </w:comment>
  <w:comment w:id="939" w:author="Shewmaker, Michael@Energy" w:date="2021-12-27T16:50:00Z" w:initials="SM">
    <w:p w14:paraId="38C23095" w14:textId="1E4D7ACC" w:rsidR="0074268C" w:rsidRDefault="0074268C">
      <w:pPr>
        <w:pStyle w:val="CommentText"/>
      </w:pPr>
      <w:r>
        <w:rPr>
          <w:rStyle w:val="CommentReference"/>
        </w:rPr>
        <w:annotationRef/>
      </w:r>
      <w:r>
        <w:t>Check with Danny: is this table still needed?</w:t>
      </w:r>
    </w:p>
  </w:comment>
  <w:comment w:id="954" w:author="Shewmaker, Michael@Energy" w:date="2021-12-27T16:53:00Z" w:initials="SM">
    <w:p w14:paraId="12DF9E09" w14:textId="17E3F3AF" w:rsidR="009F2388" w:rsidRDefault="009F2388">
      <w:pPr>
        <w:pStyle w:val="CommentText"/>
      </w:pPr>
      <w:r>
        <w:rPr>
          <w:rStyle w:val="CommentReference"/>
        </w:rPr>
        <w:annotationRef/>
      </w:r>
      <w:r>
        <w:t>See comment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A4E45C" w15:done="0"/>
  <w15:commentEx w15:paraId="18AC03BA" w15:done="0"/>
  <w15:commentEx w15:paraId="38C23095" w15:done="0"/>
  <w15:commentEx w15:paraId="12DF9E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46594" w16cex:dateUtc="2021-12-28T00:17:00Z"/>
  <w16cex:commentExtensible w16cex:durableId="258AF72F" w16cex:dateUtc="2021-12-23T21:10:00Z"/>
  <w16cex:commentExtensible w16cex:durableId="25746D6F" w16cex:dateUtc="2021-12-28T00:50:00Z"/>
  <w16cex:commentExtensible w16cex:durableId="25746E01" w16cex:dateUtc="2021-12-28T0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A4E45C" w16cid:durableId="25746594"/>
  <w16cid:commentId w16cid:paraId="18AC03BA" w16cid:durableId="258AF72F"/>
  <w16cid:commentId w16cid:paraId="38C23095" w16cid:durableId="25746D6F"/>
  <w16cid:commentId w16cid:paraId="12DF9E09" w16cid:durableId="25746E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EF894" w14:textId="77777777" w:rsidR="00962735" w:rsidRDefault="00962735">
      <w:r>
        <w:separator/>
      </w:r>
    </w:p>
  </w:endnote>
  <w:endnote w:type="continuationSeparator" w:id="0">
    <w:p w14:paraId="14B913F4" w14:textId="77777777" w:rsidR="00962735" w:rsidRDefault="00962735">
      <w:r>
        <w:continuationSeparator/>
      </w:r>
    </w:p>
  </w:endnote>
  <w:endnote w:type="continuationNotice" w:id="1">
    <w:p w14:paraId="647C6C01" w14:textId="77777777" w:rsidR="00962735" w:rsidRDefault="009627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5640D" w14:textId="3502CEA6" w:rsidR="003232B7" w:rsidRPr="009D6FA8" w:rsidRDefault="00D45390" w:rsidP="000C37F5">
    <w:pPr>
      <w:pBdr>
        <w:top w:val="single" w:sz="4" w:space="1" w:color="auto"/>
      </w:pBdr>
      <w:tabs>
        <w:tab w:val="center" w:pos="5760"/>
        <w:tab w:val="right" w:pos="14400"/>
      </w:tabs>
      <w:rPr>
        <w:ins w:id="614" w:author="Geiser, Che@Energy" w:date="2022-03-28T16:43:00Z"/>
        <w:rFonts w:ascii="Calibri" w:hAnsi="Calibri"/>
      </w:rPr>
      <w:pPrChange w:id="615" w:author="Geiser, Che@Energy" w:date="2022-03-28T16:45:00Z">
        <w:pPr>
          <w:pBdr>
            <w:top w:val="single" w:sz="4" w:space="1" w:color="auto"/>
          </w:pBdr>
          <w:tabs>
            <w:tab w:val="center" w:pos="4320"/>
            <w:tab w:val="left" w:pos="7020"/>
            <w:tab w:val="left" w:pos="11520"/>
          </w:tabs>
          <w:ind w:left="-90"/>
        </w:pPr>
      </w:pPrChange>
    </w:pPr>
    <w:del w:id="616" w:author="Geiser, Che@Energy" w:date="2022-03-28T16:43:00Z">
      <w:r w:rsidRPr="0071311B" w:rsidDel="001E0C1B">
        <w:rPr>
          <w:rFonts w:ascii="Calibri" w:hAnsi="Calibri"/>
          <w:sz w:val="18"/>
          <w:szCs w:val="18"/>
        </w:rPr>
        <w:delText>CA Building Energy Efficiency Standards - 20</w:delText>
      </w:r>
    </w:del>
    <w:ins w:id="617" w:author="Alhabibi, Haider@Energy" w:date="2021-08-17T13:19:00Z">
      <w:del w:id="618" w:author="Geiser, Che@Energy" w:date="2022-03-28T16:43:00Z">
        <w:r w:rsidR="00E01150" w:rsidDel="001E0C1B">
          <w:rPr>
            <w:rFonts w:ascii="Calibri" w:hAnsi="Calibri"/>
            <w:sz w:val="18"/>
            <w:szCs w:val="18"/>
          </w:rPr>
          <w:delText>22</w:delText>
        </w:r>
      </w:del>
    </w:ins>
    <w:del w:id="619" w:author="Geiser, Che@Energy" w:date="2022-03-28T16:43:00Z">
      <w:r w:rsidDel="001E0C1B">
        <w:rPr>
          <w:rFonts w:ascii="Calibri" w:hAnsi="Calibri"/>
          <w:sz w:val="18"/>
          <w:szCs w:val="18"/>
        </w:rPr>
        <w:delText>19</w:delText>
      </w:r>
      <w:r w:rsidRPr="0071311B" w:rsidDel="001E0C1B">
        <w:rPr>
          <w:rFonts w:ascii="Calibri" w:hAnsi="Calibri"/>
          <w:sz w:val="18"/>
          <w:szCs w:val="18"/>
        </w:rPr>
        <w:delText xml:space="preserve"> Residential Compliance</w:delText>
      </w:r>
    </w:del>
    <w:del w:id="620" w:author="Geiser, Che@Energy" w:date="2022-03-28T16:42:00Z">
      <w:r w:rsidRPr="0071311B" w:rsidDel="00EA0D4A">
        <w:rPr>
          <w:rFonts w:ascii="Calibri" w:hAnsi="Calibri"/>
          <w:sz w:val="18"/>
          <w:szCs w:val="18"/>
        </w:rPr>
        <w:tab/>
      </w:r>
    </w:del>
    <w:del w:id="621" w:author="Geiser, Che@Energy" w:date="2022-03-28T16:43:00Z">
      <w:r w:rsidRPr="0071311B" w:rsidDel="001E0C1B">
        <w:rPr>
          <w:rFonts w:ascii="Calibri" w:hAnsi="Calibri"/>
          <w:sz w:val="18"/>
          <w:szCs w:val="18"/>
        </w:rPr>
        <w:tab/>
      </w:r>
      <w:r w:rsidDel="001E0C1B">
        <w:rPr>
          <w:rFonts w:ascii="Calibri" w:hAnsi="Calibri"/>
          <w:sz w:val="18"/>
          <w:szCs w:val="18"/>
        </w:rPr>
        <w:delText>January 20</w:delText>
      </w:r>
    </w:del>
    <w:ins w:id="622" w:author="Alhabibi, Haider@Energy" w:date="2021-08-17T13:19:00Z">
      <w:del w:id="623" w:author="Geiser, Che@Energy" w:date="2022-03-28T16:43:00Z">
        <w:r w:rsidR="00E01150" w:rsidDel="001E0C1B">
          <w:rPr>
            <w:rFonts w:ascii="Calibri" w:hAnsi="Calibri"/>
            <w:sz w:val="18"/>
            <w:szCs w:val="18"/>
          </w:rPr>
          <w:delText>22</w:delText>
        </w:r>
      </w:del>
    </w:ins>
    <w:del w:id="624" w:author="Geiser, Che@Energy" w:date="2022-03-28T16:43:00Z">
      <w:r w:rsidDel="001E0C1B">
        <w:rPr>
          <w:rFonts w:ascii="Calibri" w:hAnsi="Calibri"/>
          <w:sz w:val="18"/>
          <w:szCs w:val="18"/>
        </w:rPr>
        <w:delText>19</w:delText>
      </w:r>
    </w:del>
    <w:ins w:id="625" w:author="Geiser, Che@Energy" w:date="2022-03-28T16:43:00Z">
      <w:r w:rsidR="003232B7" w:rsidRPr="009D6FA8">
        <w:rPr>
          <w:rFonts w:ascii="Calibri" w:hAnsi="Calibri"/>
        </w:rPr>
        <w:t>Registration Number:</w:t>
      </w:r>
      <w:r w:rsidR="003232B7">
        <w:rPr>
          <w:rFonts w:ascii="Calibri" w:hAnsi="Calibri"/>
        </w:rPr>
        <w:tab/>
      </w:r>
      <w:r w:rsidR="003232B7" w:rsidRPr="009D6FA8">
        <w:rPr>
          <w:rFonts w:ascii="Calibri" w:hAnsi="Calibri"/>
        </w:rPr>
        <w:t>Registration Date/Time:</w:t>
      </w:r>
      <w:r w:rsidR="003232B7">
        <w:rPr>
          <w:rFonts w:ascii="Calibri" w:hAnsi="Calibri"/>
        </w:rPr>
        <w:t xml:space="preserve"> </w:t>
      </w:r>
      <w:r w:rsidR="003232B7">
        <w:rPr>
          <w:rFonts w:ascii="Calibri" w:hAnsi="Calibri"/>
        </w:rPr>
        <w:tab/>
      </w:r>
      <w:r w:rsidR="003232B7" w:rsidRPr="009D6FA8">
        <w:rPr>
          <w:rFonts w:ascii="Calibri" w:hAnsi="Calibri"/>
        </w:rPr>
        <w:t>HERS Provider:</w:t>
      </w:r>
    </w:ins>
  </w:p>
  <w:p w14:paraId="22C4D96F" w14:textId="1D98A138" w:rsidR="001E0C1B" w:rsidRPr="003232B7" w:rsidRDefault="003232B7" w:rsidP="000C37F5">
    <w:pPr>
      <w:tabs>
        <w:tab w:val="center" w:pos="7920"/>
        <w:tab w:val="right" w:pos="14400"/>
      </w:tabs>
      <w:rPr>
        <w:rFonts w:ascii="Calibri" w:hAnsi="Calibri" w:cs="Arial"/>
        <w:b/>
        <w:rPrChange w:id="626" w:author="Geiser, Che@Energy" w:date="2022-03-28T16:43:00Z">
          <w:rPr>
            <w:rFonts w:ascii="Calibri" w:hAnsi="Calibri"/>
            <w:sz w:val="18"/>
            <w:szCs w:val="18"/>
          </w:rPr>
        </w:rPrChange>
      </w:rPr>
      <w:pPrChange w:id="627" w:author="Geiser, Che@Energy" w:date="2022-03-28T16:45:00Z">
        <w:pPr>
          <w:pBdr>
            <w:top w:val="single" w:sz="4" w:space="1" w:color="auto"/>
          </w:pBdr>
          <w:tabs>
            <w:tab w:val="center" w:pos="5760"/>
            <w:tab w:val="right" w:pos="14400"/>
          </w:tabs>
        </w:pPr>
      </w:pPrChange>
    </w:pPr>
    <w:ins w:id="628" w:author="Geiser, Che@Energy" w:date="2022-03-28T16:43:00Z">
      <w:r w:rsidRPr="009D6FA8">
        <w:rPr>
          <w:rFonts w:ascii="Calibri" w:hAnsi="Calibri"/>
        </w:rPr>
        <w:t>CA Building Energy Efficiency Standards - 2022 Residential Compliance</w:t>
      </w:r>
      <w:r w:rsidRPr="009D6FA8">
        <w:rPr>
          <w:rFonts w:ascii="Calibri" w:hAnsi="Calibri"/>
        </w:rPr>
        <w:tab/>
      </w:r>
      <w:r w:rsidRPr="009D6FA8">
        <w:rPr>
          <w:rFonts w:ascii="Calibri" w:hAnsi="Calibri"/>
        </w:rPr>
        <w:tab/>
        <w:t>January 2022</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4A2C7" w14:textId="205E30E2" w:rsidR="00D45390" w:rsidRDefault="00D45390" w:rsidP="00E0538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w:t>
    </w:r>
    <w:ins w:id="1120" w:author="Alhabibi, Haider@Energy" w:date="2021-08-17T13:20:00Z">
      <w:r w:rsidR="00713621">
        <w:rPr>
          <w:rFonts w:ascii="Calibri" w:hAnsi="Calibri"/>
          <w:sz w:val="18"/>
          <w:szCs w:val="18"/>
        </w:rPr>
        <w:t>22</w:t>
      </w:r>
    </w:ins>
    <w:del w:id="1121" w:author="Alhabibi, Haider@Energy" w:date="2021-08-17T13:20:00Z">
      <w:r w:rsidDel="00713621">
        <w:rPr>
          <w:rFonts w:ascii="Calibri" w:hAnsi="Calibri"/>
          <w:sz w:val="18"/>
          <w:szCs w:val="18"/>
        </w:rPr>
        <w:delText>19</w:delText>
      </w:r>
    </w:del>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January 20</w:t>
    </w:r>
    <w:ins w:id="1122" w:author="Alhabibi, Haider@Energy" w:date="2021-08-17T13:20:00Z">
      <w:r w:rsidR="00713621">
        <w:rPr>
          <w:rFonts w:ascii="Calibri" w:hAnsi="Calibri"/>
          <w:sz w:val="18"/>
          <w:szCs w:val="18"/>
        </w:rPr>
        <w:t>22</w:t>
      </w:r>
    </w:ins>
    <w:del w:id="1123" w:author="Alhabibi, Haider@Energy" w:date="2021-08-17T13:20:00Z">
      <w:r w:rsidDel="00713621">
        <w:rPr>
          <w:rFonts w:ascii="Calibri" w:hAnsi="Calibri"/>
          <w:sz w:val="18"/>
          <w:szCs w:val="18"/>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6F643" w14:textId="77777777" w:rsidR="00962735" w:rsidRDefault="00962735">
      <w:r>
        <w:separator/>
      </w:r>
    </w:p>
  </w:footnote>
  <w:footnote w:type="continuationSeparator" w:id="0">
    <w:p w14:paraId="3785428C" w14:textId="77777777" w:rsidR="00962735" w:rsidRDefault="00962735">
      <w:r>
        <w:continuationSeparator/>
      </w:r>
    </w:p>
  </w:footnote>
  <w:footnote w:type="continuationNotice" w:id="1">
    <w:p w14:paraId="305BFC32" w14:textId="77777777" w:rsidR="00962735" w:rsidRDefault="009627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6CE6" w14:textId="77777777" w:rsidR="00037BC5" w:rsidRDefault="00037BC5" w:rsidP="00037BC5">
    <w:pPr>
      <w:pStyle w:val="Header"/>
      <w:ind w:left="360"/>
      <w:jc w:val="center"/>
      <w:rPr>
        <w:ins w:id="587" w:author="Geiser, Che@Energy" w:date="2022-03-28T16:41:00Z"/>
        <w:rFonts w:ascii="Arial" w:hAnsi="Arial" w:cs="Arial"/>
      </w:rPr>
    </w:pPr>
    <w:ins w:id="588" w:author="Geiser, Che@Energy" w:date="2022-03-28T16:41:00Z">
      <w:r w:rsidRPr="00BD3574">
        <w:rPr>
          <w:rFonts w:asciiTheme="minorHAnsi" w:hAnsiTheme="minorHAnsi" w:cstheme="minorHAnsi"/>
          <w:noProof/>
          <w:sz w:val="28"/>
          <w:szCs w:val="28"/>
        </w:rPr>
        <w:drawing>
          <wp:anchor distT="0" distB="0" distL="114300" distR="114300" simplePos="0" relativeHeight="251659776" behindDoc="0" locked="0" layoutInCell="1" allowOverlap="1" wp14:anchorId="5029F5BB" wp14:editId="74C4DF4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92F7B">
        <w:t xml:space="preserve"> </w:t>
      </w:r>
      <w:r w:rsidRPr="00992F7B">
        <w:rPr>
          <w:rFonts w:asciiTheme="minorHAnsi" w:hAnsiTheme="minorHAnsi" w:cstheme="minorHAnsi"/>
          <w:noProof/>
          <w:sz w:val="28"/>
          <w:szCs w:val="28"/>
        </w:rPr>
        <w:t>Prescriptive Residential Alterations That Do Not Require HERS Field Verification</w:t>
      </w:r>
    </w:ins>
  </w:p>
  <w:p w14:paraId="41D3A931" w14:textId="77777777" w:rsidR="00037BC5" w:rsidRPr="004530E8" w:rsidRDefault="00037BC5" w:rsidP="00037BC5">
    <w:pPr>
      <w:pStyle w:val="Header"/>
      <w:ind w:left="360"/>
      <w:rPr>
        <w:ins w:id="589" w:author="Geiser, Che@Energy" w:date="2022-03-28T16:41:00Z"/>
        <w:rFonts w:ascii="Arial" w:hAnsi="Arial" w:cs="Arial"/>
      </w:rPr>
    </w:pPr>
    <w:ins w:id="590" w:author="Geiser, Che@Energy" w:date="2022-03-28T16:41:00Z">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w:t>
      </w:r>
      <w:r>
        <w:rPr>
          <w:rFonts w:asciiTheme="minorHAnsi" w:hAnsiTheme="minorHAnsi" w:cstheme="minorHAnsi"/>
          <w:sz w:val="28"/>
          <w:szCs w:val="28"/>
        </w:rPr>
        <w:t xml:space="preserve">CF1R-ALT-05-E </w:t>
      </w:r>
    </w:ins>
  </w:p>
  <w:p w14:paraId="700E9D88" w14:textId="77777777" w:rsidR="00037BC5" w:rsidRDefault="00037BC5" w:rsidP="00037BC5">
    <w:pPr>
      <w:pStyle w:val="Header"/>
      <w:ind w:left="360"/>
      <w:rPr>
        <w:ins w:id="591" w:author="Geiser, Che@Energy" w:date="2022-03-28T16:41:00Z"/>
        <w:rFonts w:ascii="Arial" w:hAnsi="Arial" w:cs="Arial"/>
      </w:rPr>
    </w:pPr>
  </w:p>
  <w:p w14:paraId="7BBE5759" w14:textId="77777777" w:rsidR="00037BC5" w:rsidRPr="00570169" w:rsidRDefault="00037BC5" w:rsidP="00037BC5">
    <w:pPr>
      <w:ind w:left="360"/>
      <w:rPr>
        <w:ins w:id="592" w:author="Geiser, Che@Energy" w:date="2022-03-28T16:41:00Z"/>
        <w:rFonts w:cstheme="minorHAnsi"/>
        <w:b/>
        <w:bCs/>
        <w:i/>
        <w:iCs/>
        <w:sz w:val="28"/>
        <w:szCs w:val="28"/>
      </w:rPr>
    </w:pPr>
    <w:ins w:id="593" w:author="Geiser, Che@Energy" w:date="2022-03-28T16:41:00Z">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ins>
  </w:p>
  <w:p w14:paraId="6034A2B1" w14:textId="111D2FDD" w:rsidR="00D45390" w:rsidRPr="00736517" w:rsidDel="00037BC5" w:rsidRDefault="00D45390" w:rsidP="009867E0">
    <w:pPr>
      <w:suppressAutoHyphens/>
      <w:ind w:left="-90"/>
      <w:rPr>
        <w:del w:id="594" w:author="Geiser, Che@Energy" w:date="2022-03-28T16:41:00Z"/>
        <w:rFonts w:ascii="Arial" w:hAnsi="Arial" w:cs="Arial"/>
        <w:sz w:val="14"/>
        <w:szCs w:val="14"/>
      </w:rPr>
    </w:pPr>
    <w:del w:id="595" w:author="Geiser, Che@Energy" w:date="2022-03-28T16:41:00Z">
      <w:r w:rsidRPr="000A51C2" w:rsidDel="00037BC5">
        <w:rPr>
          <w:rFonts w:ascii="Arial" w:hAnsi="Arial" w:cs="Arial"/>
          <w:noProof/>
          <w:sz w:val="14"/>
          <w:szCs w:val="14"/>
        </w:rPr>
        <w:drawing>
          <wp:anchor distT="0" distB="0" distL="114300" distR="114300" simplePos="0" relativeHeight="251656192" behindDoc="0" locked="0" layoutInCell="1" allowOverlap="1" wp14:anchorId="6034A2C9" wp14:editId="2568FA79">
            <wp:simplePos x="0" y="0"/>
            <wp:positionH relativeFrom="margin">
              <wp:posOffset>8839835</wp:posOffset>
            </wp:positionH>
            <wp:positionV relativeFrom="margin">
              <wp:posOffset>-1036955</wp:posOffset>
            </wp:positionV>
            <wp:extent cx="351790" cy="3086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51790" cy="308610"/>
                    </a:xfrm>
                    <a:prstGeom prst="rect">
                      <a:avLst/>
                    </a:prstGeom>
                    <a:noFill/>
                  </pic:spPr>
                </pic:pic>
              </a:graphicData>
            </a:graphic>
            <wp14:sizeRelV relativeFrom="margin">
              <wp14:pctHeight>0</wp14:pctHeight>
            </wp14:sizeRelV>
          </wp:anchor>
        </w:drawing>
      </w:r>
      <w:r w:rsidRPr="00736517" w:rsidDel="00037BC5">
        <w:rPr>
          <w:rFonts w:ascii="Arial" w:hAnsi="Arial" w:cs="Arial"/>
          <w:sz w:val="14"/>
          <w:szCs w:val="14"/>
        </w:rPr>
        <w:delText>STATE OF CALIFORNIA</w:delText>
      </w:r>
    </w:del>
  </w:p>
  <w:p w14:paraId="6034A2B2" w14:textId="6628700C" w:rsidR="00D45390" w:rsidRPr="00736517" w:rsidDel="00037BC5" w:rsidRDefault="00D45390" w:rsidP="009867E0">
    <w:pPr>
      <w:suppressAutoHyphens/>
      <w:ind w:left="-90"/>
      <w:rPr>
        <w:del w:id="596" w:author="Geiser, Che@Energy" w:date="2022-03-28T16:41:00Z"/>
        <w:rFonts w:ascii="Arial" w:hAnsi="Arial" w:cs="Arial"/>
        <w:b/>
      </w:rPr>
    </w:pPr>
    <w:del w:id="597" w:author="Geiser, Che@Energy" w:date="2022-03-28T16:41:00Z">
      <w:r w:rsidDel="00037BC5">
        <w:rPr>
          <w:rFonts w:ascii="Arial" w:hAnsi="Arial" w:cs="Arial"/>
          <w:b/>
        </w:rPr>
        <w:delText xml:space="preserve">Prescriptive Residential Alterations </w:delText>
      </w:r>
      <w:r w:rsidRPr="004F2C01" w:rsidDel="00037BC5">
        <w:rPr>
          <w:rFonts w:ascii="Arial" w:hAnsi="Arial" w:cs="Arial"/>
          <w:b/>
        </w:rPr>
        <w:delText>That Do Not Require HERS Field Verification</w:delText>
      </w:r>
    </w:del>
  </w:p>
  <w:p w14:paraId="6034A2B3" w14:textId="79FDEC8C" w:rsidR="00D45390" w:rsidRPr="00736517" w:rsidDel="00037BC5" w:rsidRDefault="00D45390" w:rsidP="009867E0">
    <w:pPr>
      <w:suppressAutoHyphens/>
      <w:ind w:left="-90"/>
      <w:rPr>
        <w:del w:id="598" w:author="Geiser, Che@Energy" w:date="2022-03-28T16:41:00Z"/>
        <w:rFonts w:ascii="Arial" w:hAnsi="Arial" w:cs="Arial"/>
        <w:sz w:val="14"/>
        <w:szCs w:val="14"/>
      </w:rPr>
    </w:pPr>
    <w:del w:id="599" w:author="Geiser, Che@Energy" w:date="2022-03-28T16:41:00Z">
      <w:r w:rsidDel="00037BC5">
        <w:rPr>
          <w:rFonts w:ascii="Arial" w:hAnsi="Arial" w:cs="Arial"/>
          <w:sz w:val="14"/>
          <w:szCs w:val="14"/>
        </w:rPr>
        <w:delText>CEC-CF1R-ALT-05</w:delText>
      </w:r>
      <w:r w:rsidRPr="00736517" w:rsidDel="00037BC5">
        <w:rPr>
          <w:rFonts w:ascii="Arial" w:hAnsi="Arial" w:cs="Arial"/>
          <w:sz w:val="14"/>
          <w:szCs w:val="14"/>
        </w:rPr>
        <w:delText xml:space="preserve">-E (Revised </w:delText>
      </w:r>
      <w:r w:rsidDel="00037BC5">
        <w:rPr>
          <w:rFonts w:ascii="Arial" w:hAnsi="Arial" w:cs="Arial"/>
          <w:sz w:val="14"/>
          <w:szCs w:val="14"/>
        </w:rPr>
        <w:delText>01/</w:delText>
      </w:r>
    </w:del>
    <w:ins w:id="600" w:author="Alhabibi, Haider@Energy" w:date="2021-08-17T13:19:00Z">
      <w:del w:id="601" w:author="Geiser, Che@Energy" w:date="2022-03-28T16:41:00Z">
        <w:r w:rsidR="00E01150" w:rsidDel="00037BC5">
          <w:rPr>
            <w:rFonts w:ascii="Arial" w:hAnsi="Arial" w:cs="Arial"/>
            <w:sz w:val="14"/>
            <w:szCs w:val="14"/>
          </w:rPr>
          <w:delText>22</w:delText>
        </w:r>
      </w:del>
    </w:ins>
    <w:del w:id="602" w:author="Geiser, Che@Energy" w:date="2022-03-28T16:41:00Z">
      <w:r w:rsidDel="00037BC5">
        <w:rPr>
          <w:rFonts w:ascii="Arial" w:hAnsi="Arial" w:cs="Arial"/>
          <w:sz w:val="14"/>
          <w:szCs w:val="14"/>
        </w:rPr>
        <w:delText>19</w:delText>
      </w:r>
      <w:r w:rsidRPr="00736517" w:rsidDel="00037BC5">
        <w:rPr>
          <w:rFonts w:ascii="Arial" w:hAnsi="Arial" w:cs="Arial"/>
          <w:sz w:val="14"/>
          <w:szCs w:val="14"/>
        </w:rPr>
        <w:delText xml:space="preserve">)                                                                                                                                </w:delText>
      </w:r>
      <w:r w:rsidDel="00037BC5">
        <w:rPr>
          <w:rFonts w:ascii="Arial" w:hAnsi="Arial" w:cs="Arial"/>
          <w:sz w:val="14"/>
          <w:szCs w:val="14"/>
        </w:rPr>
        <w:tab/>
      </w:r>
      <w:r w:rsidDel="00037BC5">
        <w:rPr>
          <w:rFonts w:ascii="Arial" w:hAnsi="Arial" w:cs="Arial"/>
          <w:sz w:val="14"/>
          <w:szCs w:val="14"/>
        </w:rPr>
        <w:tab/>
      </w:r>
      <w:r w:rsidDel="00037BC5">
        <w:rPr>
          <w:rFonts w:ascii="Arial" w:hAnsi="Arial" w:cs="Arial"/>
          <w:sz w:val="14"/>
          <w:szCs w:val="14"/>
        </w:rPr>
        <w:tab/>
      </w:r>
      <w:r w:rsidDel="00037BC5">
        <w:rPr>
          <w:rFonts w:ascii="Arial" w:hAnsi="Arial" w:cs="Arial"/>
          <w:sz w:val="14"/>
          <w:szCs w:val="14"/>
        </w:rPr>
        <w:tab/>
      </w:r>
      <w:r w:rsidDel="00037BC5">
        <w:rPr>
          <w:rFonts w:ascii="Arial" w:hAnsi="Arial" w:cs="Arial"/>
          <w:sz w:val="14"/>
          <w:szCs w:val="14"/>
        </w:rPr>
        <w:tab/>
      </w:r>
      <w:r w:rsidRPr="00736517" w:rsidDel="00037BC5">
        <w:rPr>
          <w:rFonts w:ascii="Arial" w:hAnsi="Arial" w:cs="Arial"/>
          <w:sz w:val="14"/>
          <w:szCs w:val="14"/>
        </w:rPr>
        <w:delText xml:space="preserve">       </w:delText>
      </w:r>
      <w:r w:rsidDel="00037BC5">
        <w:rPr>
          <w:rFonts w:ascii="Arial" w:hAnsi="Arial" w:cs="Arial"/>
          <w:sz w:val="14"/>
          <w:szCs w:val="14"/>
        </w:rPr>
        <w:delText xml:space="preserve">   </w:delText>
      </w:r>
      <w:r w:rsidRPr="00736517" w:rsidDel="00037BC5">
        <w:rPr>
          <w:rFonts w:ascii="Arial" w:hAnsi="Arial" w:cs="Arial"/>
          <w:sz w:val="14"/>
          <w:szCs w:val="14"/>
        </w:rPr>
        <w:delText xml:space="preserve">     CALIFORNIA ENERGY COMMISSION</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5"/>
      <w:gridCol w:w="3861"/>
    </w:tblGrid>
    <w:tr w:rsidR="00D45390" w:rsidRPr="00BB17EB" w:rsidDel="00037BC5" w14:paraId="6034A2B5" w14:textId="3CE15709" w:rsidTr="00AC5B7C">
      <w:trPr>
        <w:trHeight w:val="288"/>
        <w:del w:id="603" w:author="Geiser, Che@Energy" w:date="2022-03-28T16:41:00Z"/>
      </w:trPr>
      <w:tc>
        <w:tcPr>
          <w:tcW w:w="14616" w:type="dxa"/>
          <w:gridSpan w:val="2"/>
          <w:shd w:val="clear" w:color="auto" w:fill="auto"/>
          <w:vAlign w:val="center"/>
        </w:tcPr>
        <w:p w14:paraId="6034A2B4" w14:textId="545ADD1C" w:rsidR="00D45390" w:rsidRPr="00AC5B7C" w:rsidDel="00037BC5" w:rsidRDefault="00D45390" w:rsidP="00646259">
          <w:pPr>
            <w:pStyle w:val="Header"/>
            <w:tabs>
              <w:tab w:val="clear" w:pos="4320"/>
              <w:tab w:val="clear" w:pos="8640"/>
              <w:tab w:val="right" w:pos="14400"/>
            </w:tabs>
            <w:rPr>
              <w:del w:id="604" w:author="Geiser, Che@Energy" w:date="2022-03-28T16:41:00Z"/>
              <w:rFonts w:ascii="Calibri" w:hAnsi="Calibri"/>
              <w:caps/>
              <w:sz w:val="20"/>
              <w:szCs w:val="22"/>
            </w:rPr>
          </w:pPr>
          <w:del w:id="605" w:author="Geiser, Che@Energy" w:date="2022-03-28T16:41:00Z">
            <w:r w:rsidRPr="00AC5B7C" w:rsidDel="00037BC5">
              <w:rPr>
                <w:rFonts w:ascii="Calibri" w:hAnsi="Calibri"/>
                <w:caps/>
                <w:sz w:val="20"/>
                <w:szCs w:val="22"/>
              </w:rPr>
              <w:delText>Certificate of Compliance</w:delText>
            </w:r>
            <w:r w:rsidRPr="00AC5B7C" w:rsidDel="00037BC5">
              <w:rPr>
                <w:rFonts w:ascii="Calibri" w:hAnsi="Calibri"/>
                <w:caps/>
                <w:sz w:val="20"/>
                <w:szCs w:val="22"/>
              </w:rPr>
              <w:tab/>
              <w:delText xml:space="preserve"> CF1R-ALT-05-E</w:delText>
            </w:r>
          </w:del>
        </w:p>
      </w:tc>
    </w:tr>
    <w:tr w:rsidR="00D45390" w:rsidRPr="000912FB" w:rsidDel="00037BC5" w14:paraId="6034A2B7" w14:textId="443F8225" w:rsidTr="00AC5B7C">
      <w:trPr>
        <w:trHeight w:val="288"/>
        <w:del w:id="606" w:author="Geiser, Che@Energy" w:date="2022-03-28T16:41:00Z"/>
      </w:trPr>
      <w:tc>
        <w:tcPr>
          <w:tcW w:w="14616" w:type="dxa"/>
          <w:gridSpan w:val="2"/>
          <w:shd w:val="clear" w:color="auto" w:fill="auto"/>
          <w:vAlign w:val="center"/>
        </w:tcPr>
        <w:p w14:paraId="6034A2B6" w14:textId="1A72E172" w:rsidR="00D45390" w:rsidRPr="00AC5B7C" w:rsidDel="00037BC5" w:rsidRDefault="00D45390" w:rsidP="00132398">
          <w:pPr>
            <w:pStyle w:val="Footer"/>
            <w:tabs>
              <w:tab w:val="clear" w:pos="4680"/>
              <w:tab w:val="clear" w:pos="9360"/>
              <w:tab w:val="right" w:pos="14400"/>
            </w:tabs>
            <w:rPr>
              <w:del w:id="607" w:author="Geiser, Che@Energy" w:date="2022-03-28T16:41:00Z"/>
              <w:rFonts w:asciiTheme="minorHAnsi" w:hAnsiTheme="minorHAnsi"/>
              <w:sz w:val="20"/>
              <w:szCs w:val="22"/>
            </w:rPr>
          </w:pPr>
          <w:del w:id="608" w:author="Geiser, Che@Energy" w:date="2022-03-28T16:41:00Z">
            <w:r w:rsidRPr="00AC5B7C" w:rsidDel="00037BC5">
              <w:rPr>
                <w:rFonts w:asciiTheme="minorHAnsi" w:hAnsiTheme="minorHAnsi"/>
                <w:sz w:val="20"/>
                <w:szCs w:val="22"/>
              </w:rPr>
              <w:delText>Prescriptive Residential Alterations That Do Not Require HERS Field Verification</w:delText>
            </w:r>
            <w:r w:rsidRPr="00AC5B7C" w:rsidDel="00037BC5">
              <w:rPr>
                <w:rFonts w:asciiTheme="minorHAnsi" w:hAnsiTheme="minorHAnsi"/>
                <w:sz w:val="20"/>
                <w:szCs w:val="22"/>
              </w:rPr>
              <w:tab/>
              <w:delText xml:space="preserve">(Page </w:delText>
            </w:r>
            <w:r w:rsidRPr="00AC5B7C" w:rsidDel="00037BC5">
              <w:rPr>
                <w:rFonts w:asciiTheme="minorHAnsi" w:hAnsiTheme="minorHAnsi"/>
                <w:sz w:val="20"/>
                <w:szCs w:val="22"/>
              </w:rPr>
              <w:fldChar w:fldCharType="begin"/>
            </w:r>
            <w:r w:rsidRPr="00AC5B7C" w:rsidDel="00037BC5">
              <w:rPr>
                <w:rFonts w:asciiTheme="minorHAnsi" w:hAnsiTheme="minorHAnsi"/>
                <w:sz w:val="20"/>
                <w:szCs w:val="22"/>
              </w:rPr>
              <w:delInstrText xml:space="preserve"> PAGE  \* Arabic  \* MERGEFORMAT </w:delInstrText>
            </w:r>
            <w:r w:rsidRPr="00AC5B7C" w:rsidDel="00037BC5">
              <w:rPr>
                <w:rFonts w:asciiTheme="minorHAnsi" w:hAnsiTheme="minorHAnsi"/>
                <w:sz w:val="20"/>
                <w:szCs w:val="22"/>
              </w:rPr>
              <w:fldChar w:fldCharType="separate"/>
            </w:r>
            <w:r w:rsidR="00CB736C" w:rsidDel="00037BC5">
              <w:rPr>
                <w:rFonts w:asciiTheme="minorHAnsi" w:hAnsiTheme="minorHAnsi"/>
                <w:noProof/>
                <w:sz w:val="20"/>
                <w:szCs w:val="22"/>
              </w:rPr>
              <w:delText>8</w:delText>
            </w:r>
            <w:r w:rsidRPr="00AC5B7C" w:rsidDel="00037BC5">
              <w:rPr>
                <w:rFonts w:asciiTheme="minorHAnsi" w:hAnsiTheme="minorHAnsi"/>
                <w:sz w:val="20"/>
                <w:szCs w:val="22"/>
              </w:rPr>
              <w:fldChar w:fldCharType="end"/>
            </w:r>
            <w:r w:rsidRPr="00AC5B7C" w:rsidDel="00037BC5">
              <w:rPr>
                <w:rFonts w:asciiTheme="minorHAnsi" w:hAnsiTheme="minorHAnsi"/>
                <w:sz w:val="20"/>
                <w:szCs w:val="22"/>
              </w:rPr>
              <w:delText xml:space="preserve"> of </w:delText>
            </w:r>
            <w:r w:rsidRPr="00AC5B7C" w:rsidDel="00037BC5">
              <w:rPr>
                <w:rFonts w:asciiTheme="minorHAnsi" w:hAnsiTheme="minorHAnsi"/>
                <w:noProof/>
                <w:sz w:val="20"/>
                <w:szCs w:val="22"/>
              </w:rPr>
              <w:fldChar w:fldCharType="begin"/>
            </w:r>
            <w:r w:rsidRPr="00AC5B7C" w:rsidDel="00037BC5">
              <w:rPr>
                <w:rFonts w:asciiTheme="minorHAnsi" w:hAnsiTheme="minorHAnsi"/>
                <w:noProof/>
                <w:sz w:val="20"/>
                <w:szCs w:val="22"/>
              </w:rPr>
              <w:delInstrText xml:space="preserve"> SECTIONPAGES   \* MERGEFORMAT </w:delInstrText>
            </w:r>
            <w:r w:rsidRPr="00AC5B7C" w:rsidDel="00037BC5">
              <w:rPr>
                <w:rFonts w:asciiTheme="minorHAnsi" w:hAnsiTheme="minorHAnsi"/>
                <w:noProof/>
                <w:sz w:val="20"/>
                <w:szCs w:val="22"/>
              </w:rPr>
              <w:fldChar w:fldCharType="separate"/>
            </w:r>
            <w:r w:rsidR="00037BC5" w:rsidDel="00037BC5">
              <w:rPr>
                <w:rFonts w:asciiTheme="minorHAnsi" w:hAnsiTheme="minorHAnsi"/>
                <w:noProof/>
                <w:sz w:val="20"/>
                <w:szCs w:val="22"/>
              </w:rPr>
              <w:delText>9</w:delText>
            </w:r>
            <w:r w:rsidRPr="00AC5B7C" w:rsidDel="00037BC5">
              <w:rPr>
                <w:rFonts w:asciiTheme="minorHAnsi" w:hAnsiTheme="minorHAnsi"/>
                <w:noProof/>
                <w:sz w:val="20"/>
                <w:szCs w:val="22"/>
              </w:rPr>
              <w:fldChar w:fldCharType="end"/>
            </w:r>
            <w:r w:rsidRPr="00AC5B7C" w:rsidDel="00037BC5">
              <w:rPr>
                <w:rFonts w:asciiTheme="minorHAnsi" w:hAnsiTheme="minorHAnsi"/>
                <w:sz w:val="20"/>
                <w:szCs w:val="22"/>
              </w:rPr>
              <w:delText>)</w:delText>
            </w:r>
          </w:del>
        </w:p>
      </w:tc>
    </w:tr>
    <w:tr w:rsidR="00D45390" w:rsidRPr="0013408B" w:rsidDel="00037BC5" w14:paraId="6034A2BA" w14:textId="682F7070" w:rsidTr="0013408B">
      <w:trPr>
        <w:trHeight w:val="288"/>
        <w:del w:id="609" w:author="Geiser, Che@Energy" w:date="2022-03-28T16:41:00Z"/>
      </w:trPr>
      <w:tc>
        <w:tcPr>
          <w:tcW w:w="10755" w:type="dxa"/>
          <w:shd w:val="clear" w:color="auto" w:fill="auto"/>
        </w:tcPr>
        <w:p w14:paraId="6034A2B8" w14:textId="10DB84EF" w:rsidR="00D45390" w:rsidRPr="0013408B" w:rsidDel="00037BC5" w:rsidRDefault="00D45390" w:rsidP="0013408B">
          <w:pPr>
            <w:pStyle w:val="Footer"/>
            <w:tabs>
              <w:tab w:val="clear" w:pos="4680"/>
              <w:tab w:val="clear" w:pos="9360"/>
              <w:tab w:val="right" w:pos="14094"/>
            </w:tabs>
            <w:rPr>
              <w:del w:id="610" w:author="Geiser, Che@Energy" w:date="2022-03-28T16:41:00Z"/>
              <w:rFonts w:ascii="Calibri" w:hAnsi="Calibri"/>
              <w:sz w:val="12"/>
              <w:szCs w:val="12"/>
            </w:rPr>
          </w:pPr>
          <w:del w:id="611" w:author="Geiser, Che@Energy" w:date="2022-03-28T16:41:00Z">
            <w:r w:rsidRPr="0013408B" w:rsidDel="00037BC5">
              <w:rPr>
                <w:rFonts w:ascii="Calibri" w:hAnsi="Calibri"/>
                <w:sz w:val="12"/>
                <w:szCs w:val="12"/>
              </w:rPr>
              <w:delText xml:space="preserve">Project Name:  </w:delText>
            </w:r>
            <w:r w:rsidRPr="0013408B" w:rsidDel="00037BC5">
              <w:rPr>
                <w:rFonts w:ascii="Calibri" w:hAnsi="Calibri"/>
                <w:sz w:val="12"/>
                <w:szCs w:val="12"/>
              </w:rPr>
              <w:tab/>
              <w:delText xml:space="preserve">Page </w:delText>
            </w:r>
            <w:r w:rsidRPr="0013408B" w:rsidDel="00037BC5">
              <w:rPr>
                <w:rFonts w:ascii="Calibri" w:hAnsi="Calibri"/>
                <w:sz w:val="12"/>
                <w:szCs w:val="12"/>
              </w:rPr>
              <w:fldChar w:fldCharType="begin"/>
            </w:r>
            <w:r w:rsidRPr="0013408B" w:rsidDel="00037BC5">
              <w:rPr>
                <w:rFonts w:ascii="Calibri" w:hAnsi="Calibri"/>
                <w:sz w:val="12"/>
                <w:szCs w:val="12"/>
              </w:rPr>
              <w:delInstrText xml:space="preserve"> PAGE  \* Arabic  \* MERGEFORMAT </w:delInstrText>
            </w:r>
            <w:r w:rsidRPr="0013408B" w:rsidDel="00037BC5">
              <w:rPr>
                <w:rFonts w:ascii="Calibri" w:hAnsi="Calibri"/>
                <w:sz w:val="12"/>
                <w:szCs w:val="12"/>
              </w:rPr>
              <w:fldChar w:fldCharType="separate"/>
            </w:r>
            <w:r w:rsidR="00CB736C" w:rsidDel="00037BC5">
              <w:rPr>
                <w:rFonts w:ascii="Calibri" w:hAnsi="Calibri"/>
                <w:noProof/>
                <w:sz w:val="12"/>
                <w:szCs w:val="12"/>
              </w:rPr>
              <w:delText>8</w:delText>
            </w:r>
            <w:r w:rsidRPr="0013408B" w:rsidDel="00037BC5">
              <w:rPr>
                <w:rFonts w:ascii="Calibri" w:hAnsi="Calibri"/>
                <w:sz w:val="12"/>
                <w:szCs w:val="12"/>
              </w:rPr>
              <w:fldChar w:fldCharType="end"/>
            </w:r>
            <w:r w:rsidRPr="0013408B" w:rsidDel="00037BC5">
              <w:rPr>
                <w:rFonts w:ascii="Calibri" w:hAnsi="Calibri"/>
                <w:sz w:val="12"/>
                <w:szCs w:val="12"/>
              </w:rPr>
              <w:delText xml:space="preserve"> of </w:delText>
            </w:r>
            <w:r w:rsidDel="00037BC5">
              <w:rPr>
                <w:rFonts w:ascii="Calibri" w:hAnsi="Calibri"/>
                <w:noProof/>
                <w:sz w:val="12"/>
                <w:szCs w:val="12"/>
              </w:rPr>
              <w:fldChar w:fldCharType="begin"/>
            </w:r>
            <w:r w:rsidDel="00037BC5">
              <w:rPr>
                <w:rFonts w:ascii="Calibri" w:hAnsi="Calibri"/>
                <w:noProof/>
                <w:sz w:val="12"/>
                <w:szCs w:val="12"/>
              </w:rPr>
              <w:delInstrText xml:space="preserve"> SECTIONPAGES   \* MERGEFORMAT </w:delInstrText>
            </w:r>
            <w:r w:rsidDel="00037BC5">
              <w:rPr>
                <w:rFonts w:ascii="Calibri" w:hAnsi="Calibri"/>
                <w:noProof/>
                <w:sz w:val="12"/>
                <w:szCs w:val="12"/>
              </w:rPr>
              <w:fldChar w:fldCharType="separate"/>
            </w:r>
            <w:r w:rsidR="00037BC5" w:rsidDel="00037BC5">
              <w:rPr>
                <w:rFonts w:ascii="Calibri" w:hAnsi="Calibri"/>
                <w:noProof/>
                <w:sz w:val="12"/>
                <w:szCs w:val="12"/>
              </w:rPr>
              <w:delText>9</w:delText>
            </w:r>
            <w:r w:rsidDel="00037BC5">
              <w:rPr>
                <w:rFonts w:ascii="Calibri" w:hAnsi="Calibri"/>
                <w:noProof/>
                <w:sz w:val="12"/>
                <w:szCs w:val="12"/>
              </w:rPr>
              <w:fldChar w:fldCharType="end"/>
            </w:r>
          </w:del>
        </w:p>
      </w:tc>
      <w:tc>
        <w:tcPr>
          <w:tcW w:w="3861" w:type="dxa"/>
          <w:shd w:val="clear" w:color="auto" w:fill="auto"/>
        </w:tcPr>
        <w:p w14:paraId="6034A2B9" w14:textId="781C13C5" w:rsidR="00D45390" w:rsidRPr="0013408B" w:rsidDel="00037BC5" w:rsidRDefault="00D45390" w:rsidP="0013408B">
          <w:pPr>
            <w:pStyle w:val="Header"/>
            <w:rPr>
              <w:del w:id="612" w:author="Geiser, Che@Energy" w:date="2022-03-28T16:41:00Z"/>
              <w:rFonts w:ascii="Calibri" w:hAnsi="Calibri"/>
              <w:sz w:val="12"/>
              <w:szCs w:val="12"/>
            </w:rPr>
          </w:pPr>
          <w:del w:id="613" w:author="Geiser, Che@Energy" w:date="2022-03-28T16:41:00Z">
            <w:r w:rsidRPr="0013408B" w:rsidDel="00037BC5">
              <w:rPr>
                <w:rFonts w:ascii="Calibri" w:hAnsi="Calibri"/>
                <w:sz w:val="12"/>
                <w:szCs w:val="12"/>
              </w:rPr>
              <w:delText>Date Prepared:</w:delText>
            </w:r>
          </w:del>
        </w:p>
      </w:tc>
    </w:tr>
  </w:tbl>
  <w:p w14:paraId="6034A2BB" w14:textId="77777777" w:rsidR="00D45390" w:rsidRPr="009867E0" w:rsidRDefault="00D45390" w:rsidP="009867E0">
    <w:pPr>
      <w:pStyle w:val="Header"/>
      <w:rPr>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4A2BE" w14:textId="77777777" w:rsidR="00D45390" w:rsidRDefault="00D453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D45390" w:rsidRPr="00F85124" w:rsidDel="00797FB8" w14:paraId="6034A2C1" w14:textId="0EDC1F8E" w:rsidTr="000C149B">
      <w:trPr>
        <w:cantSplit/>
        <w:trHeight w:val="288"/>
        <w:del w:id="1099" w:author="Geiser, Che@Energy" w:date="2022-03-28T16:48:00Z"/>
      </w:trPr>
      <w:tc>
        <w:tcPr>
          <w:tcW w:w="3877" w:type="pct"/>
          <w:tcBorders>
            <w:right w:val="nil"/>
          </w:tcBorders>
          <w:vAlign w:val="center"/>
        </w:tcPr>
        <w:p w14:paraId="6034A2BF" w14:textId="5A723878" w:rsidR="00D45390" w:rsidRPr="002D18A0" w:rsidDel="00797FB8" w:rsidRDefault="00D45390" w:rsidP="000C149B">
          <w:pPr>
            <w:pStyle w:val="Style77"/>
            <w:rPr>
              <w:del w:id="1100" w:author="Geiser, Che@Energy" w:date="2022-03-28T16:48:00Z"/>
              <w:b/>
            </w:rPr>
          </w:pPr>
          <w:del w:id="1101" w:author="Geiser, Che@Energy" w:date="2022-03-28T16:48:00Z">
            <w:r w:rsidRPr="002D18A0" w:rsidDel="00797FB8">
              <w:delText xml:space="preserve">CERTIFICATE OF COMPLIANCE </w:delText>
            </w:r>
            <w:r w:rsidRPr="00621E9F" w:rsidDel="00797FB8">
              <w:delText>– USER INSTRUCTIONS</w:delText>
            </w:r>
          </w:del>
        </w:p>
      </w:tc>
      <w:tc>
        <w:tcPr>
          <w:tcW w:w="1123" w:type="pct"/>
          <w:tcBorders>
            <w:left w:val="nil"/>
          </w:tcBorders>
          <w:tcMar>
            <w:left w:w="115" w:type="dxa"/>
            <w:right w:w="115" w:type="dxa"/>
          </w:tcMar>
          <w:vAlign w:val="center"/>
        </w:tcPr>
        <w:p w14:paraId="6034A2C0" w14:textId="36E51ED2" w:rsidR="00D45390" w:rsidRPr="002D18A0" w:rsidDel="00797FB8" w:rsidRDefault="00D45390" w:rsidP="001005D1">
          <w:pPr>
            <w:pStyle w:val="Style78"/>
            <w:rPr>
              <w:del w:id="1102" w:author="Geiser, Che@Energy" w:date="2022-03-28T16:48:00Z"/>
              <w:b/>
            </w:rPr>
          </w:pPr>
          <w:del w:id="1103" w:author="Geiser, Che@Energy" w:date="2022-03-28T16:48:00Z">
            <w:r w:rsidRPr="002D18A0" w:rsidDel="00797FB8">
              <w:delText>CF1R-</w:delText>
            </w:r>
            <w:r w:rsidDel="00797FB8">
              <w:delText>ALT</w:delText>
            </w:r>
            <w:r w:rsidRPr="002D18A0" w:rsidDel="00797FB8">
              <w:delText>-0</w:delText>
            </w:r>
            <w:r w:rsidDel="00797FB8">
              <w:delText>5</w:delText>
            </w:r>
            <w:r w:rsidRPr="002D18A0" w:rsidDel="00797FB8">
              <w:delText>-E</w:delText>
            </w:r>
          </w:del>
        </w:p>
      </w:tc>
    </w:tr>
    <w:tr w:rsidR="00D45390" w:rsidRPr="00F85124" w:rsidDel="00797FB8" w14:paraId="6034A2C4" w14:textId="74BFDB67" w:rsidTr="00AC5B7C">
      <w:trPr>
        <w:cantSplit/>
        <w:trHeight w:val="288"/>
        <w:del w:id="1104" w:author="Geiser, Che@Energy" w:date="2022-03-28T16:48:00Z"/>
      </w:trPr>
      <w:tc>
        <w:tcPr>
          <w:tcW w:w="3877" w:type="pct"/>
          <w:tcBorders>
            <w:right w:val="nil"/>
          </w:tcBorders>
          <w:vAlign w:val="center"/>
        </w:tcPr>
        <w:p w14:paraId="6034A2C2" w14:textId="41C059BD" w:rsidR="00D45390" w:rsidRPr="00132398" w:rsidDel="00797FB8" w:rsidRDefault="00D45390" w:rsidP="00132398">
          <w:pPr>
            <w:pStyle w:val="Style77"/>
            <w:rPr>
              <w:del w:id="1105" w:author="Geiser, Che@Energy" w:date="2022-03-28T16:48:00Z"/>
            </w:rPr>
          </w:pPr>
          <w:del w:id="1106" w:author="Geiser, Che@Energy" w:date="2022-03-28T16:48:00Z">
            <w:r w:rsidRPr="00AC5B7C" w:rsidDel="00797FB8">
              <w:rPr>
                <w:rFonts w:asciiTheme="minorHAnsi" w:hAnsiTheme="minorHAnsi"/>
              </w:rPr>
              <w:delText>Prescriptive Residential Alterations That Do Not Require HERS Field Verification</w:delText>
            </w:r>
          </w:del>
        </w:p>
      </w:tc>
      <w:tc>
        <w:tcPr>
          <w:tcW w:w="1123" w:type="pct"/>
          <w:tcBorders>
            <w:left w:val="nil"/>
          </w:tcBorders>
          <w:vAlign w:val="center"/>
        </w:tcPr>
        <w:p w14:paraId="6034A2C3" w14:textId="12C04265" w:rsidR="00D45390" w:rsidRPr="00132398" w:rsidDel="00797FB8" w:rsidRDefault="00D45390" w:rsidP="00AC5B7C">
          <w:pPr>
            <w:pStyle w:val="Style78"/>
            <w:jc w:val="left"/>
            <w:rPr>
              <w:del w:id="1107" w:author="Geiser, Che@Energy" w:date="2022-03-28T16:48:00Z"/>
            </w:rPr>
          </w:pPr>
          <w:del w:id="1108" w:author="Geiser, Che@Energy" w:date="2022-03-28T16:48:00Z">
            <w:r w:rsidRPr="00132398" w:rsidDel="00797FB8">
              <w:tab/>
              <w:delText xml:space="preserve">(Page </w:delText>
            </w:r>
            <w:r w:rsidRPr="00132398" w:rsidDel="00797FB8">
              <w:fldChar w:fldCharType="begin"/>
            </w:r>
            <w:r w:rsidRPr="00132398" w:rsidDel="00797FB8">
              <w:delInstrText xml:space="preserve"> PAGE   \* MERGEFORMAT </w:delInstrText>
            </w:r>
            <w:r w:rsidRPr="00132398" w:rsidDel="00797FB8">
              <w:fldChar w:fldCharType="separate"/>
            </w:r>
            <w:r w:rsidR="00CB736C" w:rsidDel="00797FB8">
              <w:rPr>
                <w:noProof/>
              </w:rPr>
              <w:delText>10</w:delText>
            </w:r>
            <w:r w:rsidRPr="00132398" w:rsidDel="00797FB8">
              <w:rPr>
                <w:noProof/>
              </w:rPr>
              <w:fldChar w:fldCharType="end"/>
            </w:r>
            <w:r w:rsidRPr="00132398" w:rsidDel="00797FB8">
              <w:delText xml:space="preserve"> of </w:delText>
            </w:r>
            <w:r w:rsidRPr="00132398" w:rsidDel="00797FB8">
              <w:rPr>
                <w:noProof/>
              </w:rPr>
              <w:fldChar w:fldCharType="begin"/>
            </w:r>
            <w:r w:rsidRPr="00132398" w:rsidDel="00797FB8">
              <w:rPr>
                <w:noProof/>
              </w:rPr>
              <w:delInstrText xml:space="preserve"> SECTIONPAGES   \* MERGEFORMAT </w:delInstrText>
            </w:r>
            <w:r w:rsidRPr="00132398" w:rsidDel="00797FB8">
              <w:rPr>
                <w:noProof/>
              </w:rPr>
              <w:fldChar w:fldCharType="separate"/>
            </w:r>
            <w:r w:rsidR="00797FB8" w:rsidDel="00797FB8">
              <w:rPr>
                <w:noProof/>
              </w:rPr>
              <w:delText>9</w:delText>
            </w:r>
            <w:r w:rsidRPr="00132398" w:rsidDel="00797FB8">
              <w:rPr>
                <w:noProof/>
              </w:rPr>
              <w:fldChar w:fldCharType="end"/>
            </w:r>
            <w:r w:rsidRPr="00132398" w:rsidDel="00797FB8">
              <w:delText>)</w:delText>
            </w:r>
          </w:del>
        </w:p>
      </w:tc>
    </w:tr>
  </w:tbl>
  <w:tbl>
    <w:tblPr>
      <w:tblStyle w:val="TableGrid"/>
      <w:tblW w:w="5004" w:type="pct"/>
      <w:tblLook w:val="0020" w:firstRow="1" w:lastRow="0" w:firstColumn="0" w:lastColumn="0" w:noHBand="0" w:noVBand="0"/>
    </w:tblPr>
    <w:tblGrid>
      <w:gridCol w:w="11343"/>
      <w:gridCol w:w="3285"/>
    </w:tblGrid>
    <w:tr w:rsidR="00797FB8" w:rsidRPr="00F85124" w14:paraId="6700E9B1" w14:textId="77777777" w:rsidTr="006D7685">
      <w:trPr>
        <w:trHeight w:val="288"/>
        <w:ins w:id="1109" w:author="Geiser, Che@Energy" w:date="2022-03-28T16:48:00Z"/>
      </w:trPr>
      <w:tc>
        <w:tcPr>
          <w:tcW w:w="3877" w:type="pct"/>
        </w:tcPr>
        <w:p w14:paraId="6AED4662" w14:textId="77777777" w:rsidR="00797FB8" w:rsidRPr="002D18A0" w:rsidRDefault="00797FB8" w:rsidP="00797FB8">
          <w:pPr>
            <w:pStyle w:val="Style77"/>
            <w:rPr>
              <w:ins w:id="1110" w:author="Geiser, Che@Energy" w:date="2022-03-28T16:48:00Z"/>
              <w:b/>
            </w:rPr>
          </w:pPr>
          <w:ins w:id="1111" w:author="Geiser, Che@Energy" w:date="2022-03-28T16:48:00Z">
            <w:r w:rsidRPr="002D18A0">
              <w:t xml:space="preserve">CERTIFICATE OF COMPLIANCE </w:t>
            </w:r>
            <w:r w:rsidRPr="00506E24">
              <w:t xml:space="preserve">– </w:t>
            </w:r>
            <w:r>
              <w:t>USER INSTRUCTIONS</w:t>
            </w:r>
          </w:ins>
        </w:p>
      </w:tc>
      <w:tc>
        <w:tcPr>
          <w:tcW w:w="1123" w:type="pct"/>
        </w:tcPr>
        <w:p w14:paraId="2BB201EF" w14:textId="77777777" w:rsidR="00797FB8" w:rsidRPr="002D18A0" w:rsidRDefault="00797FB8" w:rsidP="00797FB8">
          <w:pPr>
            <w:pStyle w:val="Style78"/>
            <w:rPr>
              <w:ins w:id="1112" w:author="Geiser, Che@Energy" w:date="2022-03-28T16:48:00Z"/>
              <w:b/>
            </w:rPr>
          </w:pPr>
          <w:ins w:id="1113" w:author="Geiser, Che@Energy" w:date="2022-03-28T16:48:00Z">
            <w:r w:rsidRPr="002D18A0">
              <w:t>CF1R-</w:t>
            </w:r>
            <w:r>
              <w:t>ALT</w:t>
            </w:r>
            <w:r w:rsidRPr="002D18A0">
              <w:t>-0</w:t>
            </w:r>
            <w:r>
              <w:t>5</w:t>
            </w:r>
            <w:r w:rsidRPr="002D18A0">
              <w:t>-E</w:t>
            </w:r>
          </w:ins>
        </w:p>
      </w:tc>
    </w:tr>
    <w:tr w:rsidR="00797FB8" w:rsidRPr="00F85124" w14:paraId="490FE0D0" w14:textId="77777777" w:rsidTr="006D7685">
      <w:trPr>
        <w:trHeight w:val="288"/>
        <w:ins w:id="1114" w:author="Geiser, Che@Energy" w:date="2022-03-28T16:48:00Z"/>
      </w:trPr>
      <w:tc>
        <w:tcPr>
          <w:tcW w:w="3877" w:type="pct"/>
        </w:tcPr>
        <w:p w14:paraId="29120A29" w14:textId="77777777" w:rsidR="00797FB8" w:rsidRPr="002D18A0" w:rsidRDefault="00797FB8" w:rsidP="00797FB8">
          <w:pPr>
            <w:pStyle w:val="Style77"/>
            <w:rPr>
              <w:ins w:id="1115" w:author="Geiser, Che@Energy" w:date="2022-03-28T16:48:00Z"/>
            </w:rPr>
          </w:pPr>
          <w:ins w:id="1116" w:author="Geiser, Che@Energy" w:date="2022-03-28T16:48:00Z">
            <w:r w:rsidRPr="00AC5B7C">
              <w:rPr>
                <w:rFonts w:asciiTheme="minorHAnsi" w:hAnsiTheme="minorHAnsi"/>
              </w:rPr>
              <w:t>Prescriptive Residential Alterations That Do Not Require HERS Field Verification</w:t>
            </w:r>
          </w:ins>
        </w:p>
      </w:tc>
      <w:tc>
        <w:tcPr>
          <w:tcW w:w="1123" w:type="pct"/>
        </w:tcPr>
        <w:p w14:paraId="341C9F16" w14:textId="388B61C4" w:rsidR="00797FB8" w:rsidRPr="002D18A0" w:rsidRDefault="00797FB8" w:rsidP="00797FB8">
          <w:pPr>
            <w:pStyle w:val="Style78"/>
            <w:rPr>
              <w:ins w:id="1117" w:author="Geiser, Che@Energy" w:date="2022-03-28T16:48:00Z"/>
            </w:rPr>
          </w:pPr>
          <w:ins w:id="1118" w:author="Geiser, Che@Energy" w:date="2022-03-28T16:48:00Z">
            <w:r w:rsidRPr="002D18A0">
              <w:tab/>
            </w:r>
            <w:r w:rsidRPr="00132398">
              <w:t xml:space="preserve">(Page </w:t>
            </w:r>
            <w:r w:rsidRPr="00132398">
              <w:fldChar w:fldCharType="begin"/>
            </w:r>
            <w:r w:rsidRPr="00132398">
              <w:instrText xml:space="preserve"> PAGE   \* MERGEFORMAT </w:instrText>
            </w:r>
            <w:r w:rsidRPr="00132398">
              <w:fldChar w:fldCharType="separate"/>
            </w:r>
            <w:r>
              <w:t>1</w:t>
            </w:r>
            <w:r w:rsidRPr="00132398">
              <w:rPr>
                <w:noProof/>
              </w:rPr>
              <w:fldChar w:fldCharType="end"/>
            </w:r>
            <w:r w:rsidRPr="00132398">
              <w:t xml:space="preserve"> of </w:t>
            </w:r>
            <w:r w:rsidRPr="00132398">
              <w:rPr>
                <w:noProof/>
              </w:rPr>
              <w:fldChar w:fldCharType="begin"/>
            </w:r>
            <w:r w:rsidRPr="00132398">
              <w:rPr>
                <w:noProof/>
              </w:rPr>
              <w:instrText xml:space="preserve"> SECTIONPAGES   \* MERGEFORMAT </w:instrText>
            </w:r>
            <w:r w:rsidRPr="00132398">
              <w:rPr>
                <w:noProof/>
              </w:rPr>
              <w:fldChar w:fldCharType="separate"/>
            </w:r>
          </w:ins>
          <w:r w:rsidR="00785949">
            <w:rPr>
              <w:noProof/>
            </w:rPr>
            <w:t>9</w:t>
          </w:r>
          <w:ins w:id="1119" w:author="Geiser, Che@Energy" w:date="2022-03-28T16:48:00Z">
            <w:r w:rsidRPr="00132398">
              <w:rPr>
                <w:noProof/>
              </w:rPr>
              <w:fldChar w:fldCharType="end"/>
            </w:r>
            <w:r w:rsidRPr="00132398">
              <w:t>)</w:t>
            </w:r>
          </w:ins>
        </w:p>
      </w:tc>
    </w:tr>
  </w:tbl>
  <w:p w14:paraId="6034A2C5" w14:textId="77777777" w:rsidR="00D45390" w:rsidRDefault="00D453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4A2C8" w14:textId="77777777" w:rsidR="00D45390" w:rsidRDefault="00D453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37BEF018"/>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903CE"/>
    <w:multiLevelType w:val="hybridMultilevel"/>
    <w:tmpl w:val="3550B3B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8A526D"/>
    <w:multiLevelType w:val="hybridMultilevel"/>
    <w:tmpl w:val="E6A6F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30620C"/>
    <w:multiLevelType w:val="hybridMultilevel"/>
    <w:tmpl w:val="56660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9D234E"/>
    <w:multiLevelType w:val="hybridMultilevel"/>
    <w:tmpl w:val="50346E6E"/>
    <w:lvl w:ilvl="0" w:tplc="FC02742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C1054B"/>
    <w:multiLevelType w:val="hybridMultilevel"/>
    <w:tmpl w:val="7B90B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C82419"/>
    <w:multiLevelType w:val="hybridMultilevel"/>
    <w:tmpl w:val="056C5C08"/>
    <w:lvl w:ilvl="0" w:tplc="ACF25E92">
      <w:start w:val="1"/>
      <w:numFmt w:val="decimal"/>
      <w:lvlText w:val="(%1)"/>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A62C02"/>
    <w:multiLevelType w:val="hybridMultilevel"/>
    <w:tmpl w:val="10A28B5A"/>
    <w:lvl w:ilvl="0" w:tplc="04090019">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61372C"/>
    <w:multiLevelType w:val="hybridMultilevel"/>
    <w:tmpl w:val="FEB64548"/>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A61B3C"/>
    <w:multiLevelType w:val="hybridMultilevel"/>
    <w:tmpl w:val="F2A8A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4F3377"/>
    <w:multiLevelType w:val="hybridMultilevel"/>
    <w:tmpl w:val="2E4EEE6E"/>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07119"/>
    <w:multiLevelType w:val="hybridMultilevel"/>
    <w:tmpl w:val="330E2362"/>
    <w:lvl w:ilvl="0" w:tplc="16B6B6C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20"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BB740C"/>
    <w:multiLevelType w:val="hybridMultilevel"/>
    <w:tmpl w:val="619C25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562AD2"/>
    <w:multiLevelType w:val="hybridMultilevel"/>
    <w:tmpl w:val="F852E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C2B7DC5"/>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6E16A0"/>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6"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FBC5B2E"/>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13609A"/>
    <w:multiLevelType w:val="hybridMultilevel"/>
    <w:tmpl w:val="967C7B12"/>
    <w:lvl w:ilvl="0" w:tplc="8696BB9A">
      <w:start w:val="15"/>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3"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EEF77C8"/>
    <w:multiLevelType w:val="hybridMultilevel"/>
    <w:tmpl w:val="F8E4DE28"/>
    <w:lvl w:ilvl="0" w:tplc="674070EC">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05382F"/>
    <w:multiLevelType w:val="hybridMultilevel"/>
    <w:tmpl w:val="9404CB66"/>
    <w:lvl w:ilvl="0" w:tplc="16B6B6C0">
      <w:start w:val="1"/>
      <w:numFmt w:val="lowerLetter"/>
      <w:lvlText w:val="(%1)"/>
      <w:lvlJc w:val="left"/>
      <w:pPr>
        <w:ind w:left="1740" w:hanging="360"/>
      </w:pPr>
      <w:rPr>
        <w:rFonts w:hint="default"/>
      </w:r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3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0E0EF7"/>
    <w:multiLevelType w:val="hybridMultilevel"/>
    <w:tmpl w:val="A2308D2C"/>
    <w:lvl w:ilvl="0" w:tplc="49940E2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A646F35"/>
    <w:multiLevelType w:val="hybridMultilevel"/>
    <w:tmpl w:val="250212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D4443AF"/>
    <w:multiLevelType w:val="hybridMultilevel"/>
    <w:tmpl w:val="D8A00874"/>
    <w:lvl w:ilvl="0" w:tplc="C17406B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FE100DA"/>
    <w:multiLevelType w:val="hybridMultilevel"/>
    <w:tmpl w:val="5538A2B4"/>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9F2660"/>
    <w:multiLevelType w:val="hybridMultilevel"/>
    <w:tmpl w:val="C33688D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6" w15:restartNumberingAfterBreak="0">
    <w:nsid w:val="65232F85"/>
    <w:multiLevelType w:val="hybridMultilevel"/>
    <w:tmpl w:val="9E0E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75A3264"/>
    <w:multiLevelType w:val="hybridMultilevel"/>
    <w:tmpl w:val="1E587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0F0521"/>
    <w:multiLevelType w:val="hybridMultilevel"/>
    <w:tmpl w:val="1DC2E512"/>
    <w:lvl w:ilvl="0" w:tplc="94BC8EC2">
      <w:start w:val="1"/>
      <w:numFmt w:val="decimal"/>
      <w:lvlText w:val="%1."/>
      <w:lvlJc w:val="left"/>
      <w:pPr>
        <w:ind w:left="720" w:hanging="360"/>
      </w:pPr>
      <w:rPr>
        <w:rFonts w:hint="default"/>
        <w:sz w:val="18"/>
        <w:szCs w:val="18"/>
      </w:rPr>
    </w:lvl>
    <w:lvl w:ilvl="1" w:tplc="B30A352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C94636"/>
    <w:multiLevelType w:val="hybridMultilevel"/>
    <w:tmpl w:val="0B76EBE0"/>
    <w:lvl w:ilvl="0" w:tplc="0409000F">
      <w:start w:val="1"/>
      <w:numFmt w:val="decimal"/>
      <w:lvlText w:val="%1."/>
      <w:lvlJc w:val="left"/>
      <w:pPr>
        <w:ind w:left="720" w:hanging="360"/>
      </w:pPr>
    </w:lvl>
    <w:lvl w:ilvl="1" w:tplc="8C5064AE">
      <w:start w:val="1"/>
      <w:numFmt w:val="lowerLetter"/>
      <w:lvlText w:val="%2."/>
      <w:lvlJc w:val="left"/>
      <w:pPr>
        <w:ind w:left="1440" w:hanging="360"/>
      </w:pPr>
      <w:rPr>
        <w:rFonts w:asciiTheme="minorHAnsi" w:hAnsi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2"/>
  </w:num>
  <w:num w:numId="3">
    <w:abstractNumId w:val="12"/>
  </w:num>
  <w:num w:numId="4">
    <w:abstractNumId w:val="31"/>
  </w:num>
  <w:num w:numId="5">
    <w:abstractNumId w:val="36"/>
  </w:num>
  <w:num w:numId="6">
    <w:abstractNumId w:val="43"/>
  </w:num>
  <w:num w:numId="7">
    <w:abstractNumId w:val="30"/>
  </w:num>
  <w:num w:numId="8">
    <w:abstractNumId w:val="47"/>
  </w:num>
  <w:num w:numId="9">
    <w:abstractNumId w:val="38"/>
  </w:num>
  <w:num w:numId="10">
    <w:abstractNumId w:val="26"/>
  </w:num>
  <w:num w:numId="11">
    <w:abstractNumId w:val="0"/>
  </w:num>
  <w:num w:numId="12">
    <w:abstractNumId w:val="49"/>
  </w:num>
  <w:num w:numId="13">
    <w:abstractNumId w:val="23"/>
  </w:num>
  <w:num w:numId="14">
    <w:abstractNumId w:val="46"/>
  </w:num>
  <w:num w:numId="15">
    <w:abstractNumId w:val="33"/>
  </w:num>
  <w:num w:numId="16">
    <w:abstractNumId w:val="14"/>
  </w:num>
  <w:num w:numId="17">
    <w:abstractNumId w:val="50"/>
  </w:num>
  <w:num w:numId="18">
    <w:abstractNumId w:val="15"/>
  </w:num>
  <w:num w:numId="19">
    <w:abstractNumId w:val="51"/>
  </w:num>
  <w:num w:numId="20">
    <w:abstractNumId w:val="39"/>
  </w:num>
  <w:num w:numId="21">
    <w:abstractNumId w:val="20"/>
  </w:num>
  <w:num w:numId="22">
    <w:abstractNumId w:val="45"/>
  </w:num>
  <w:num w:numId="23">
    <w:abstractNumId w:val="16"/>
  </w:num>
  <w:num w:numId="24">
    <w:abstractNumId w:val="24"/>
  </w:num>
  <w:num w:numId="25">
    <w:abstractNumId w:val="29"/>
  </w:num>
  <w:num w:numId="26">
    <w:abstractNumId w:val="6"/>
  </w:num>
  <w:num w:numId="27">
    <w:abstractNumId w:val="19"/>
  </w:num>
  <w:num w:numId="28">
    <w:abstractNumId w:val="40"/>
  </w:num>
  <w:num w:numId="29">
    <w:abstractNumId w:val="41"/>
  </w:num>
  <w:num w:numId="30">
    <w:abstractNumId w:val="4"/>
  </w:num>
  <w:num w:numId="31">
    <w:abstractNumId w:val="1"/>
  </w:num>
  <w:num w:numId="32">
    <w:abstractNumId w:val="32"/>
  </w:num>
  <w:num w:numId="33">
    <w:abstractNumId w:val="52"/>
  </w:num>
  <w:num w:numId="34">
    <w:abstractNumId w:val="3"/>
  </w:num>
  <w:num w:numId="35">
    <w:abstractNumId w:val="5"/>
  </w:num>
  <w:num w:numId="36">
    <w:abstractNumId w:val="44"/>
  </w:num>
  <w:num w:numId="37">
    <w:abstractNumId w:val="21"/>
  </w:num>
  <w:num w:numId="38">
    <w:abstractNumId w:val="9"/>
  </w:num>
  <w:num w:numId="39">
    <w:abstractNumId w:val="10"/>
  </w:num>
  <w:num w:numId="40">
    <w:abstractNumId w:val="8"/>
  </w:num>
  <w:num w:numId="41">
    <w:abstractNumId w:val="7"/>
  </w:num>
  <w:num w:numId="42">
    <w:abstractNumId w:val="22"/>
  </w:num>
  <w:num w:numId="43">
    <w:abstractNumId w:val="13"/>
  </w:num>
  <w:num w:numId="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2"/>
  </w:num>
  <w:num w:numId="46">
    <w:abstractNumId w:val="18"/>
  </w:num>
  <w:num w:numId="47">
    <w:abstractNumId w:val="17"/>
  </w:num>
  <w:num w:numId="48">
    <w:abstractNumId w:val="11"/>
  </w:num>
  <w:num w:numId="49">
    <w:abstractNumId w:val="28"/>
  </w:num>
  <w:num w:numId="50">
    <w:abstractNumId w:val="35"/>
  </w:num>
  <w:num w:numId="51">
    <w:abstractNumId w:val="25"/>
  </w:num>
  <w:num w:numId="52">
    <w:abstractNumId w:val="48"/>
  </w:num>
  <w:num w:numId="53">
    <w:abstractNumId w:val="2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7D59"/>
    <w:rsid w:val="000010CA"/>
    <w:rsid w:val="00003237"/>
    <w:rsid w:val="0000365F"/>
    <w:rsid w:val="00003F88"/>
    <w:rsid w:val="00006467"/>
    <w:rsid w:val="00007822"/>
    <w:rsid w:val="00007E66"/>
    <w:rsid w:val="00012D02"/>
    <w:rsid w:val="00012F4B"/>
    <w:rsid w:val="00013281"/>
    <w:rsid w:val="000136B7"/>
    <w:rsid w:val="000140D6"/>
    <w:rsid w:val="00015060"/>
    <w:rsid w:val="00015988"/>
    <w:rsid w:val="00015C26"/>
    <w:rsid w:val="00017C9B"/>
    <w:rsid w:val="00020102"/>
    <w:rsid w:val="0002099F"/>
    <w:rsid w:val="00020C3C"/>
    <w:rsid w:val="00021015"/>
    <w:rsid w:val="00021D79"/>
    <w:rsid w:val="00021E42"/>
    <w:rsid w:val="00022818"/>
    <w:rsid w:val="0002364F"/>
    <w:rsid w:val="00023E60"/>
    <w:rsid w:val="00024727"/>
    <w:rsid w:val="00025868"/>
    <w:rsid w:val="00025ACE"/>
    <w:rsid w:val="00025BE8"/>
    <w:rsid w:val="00026FDC"/>
    <w:rsid w:val="0002735A"/>
    <w:rsid w:val="00027CC8"/>
    <w:rsid w:val="00030468"/>
    <w:rsid w:val="00031B81"/>
    <w:rsid w:val="00031C12"/>
    <w:rsid w:val="000330FB"/>
    <w:rsid w:val="000333A2"/>
    <w:rsid w:val="00033DA6"/>
    <w:rsid w:val="00033FD8"/>
    <w:rsid w:val="00036637"/>
    <w:rsid w:val="00036E07"/>
    <w:rsid w:val="00037592"/>
    <w:rsid w:val="00037BC5"/>
    <w:rsid w:val="00037F21"/>
    <w:rsid w:val="000424D9"/>
    <w:rsid w:val="0004319F"/>
    <w:rsid w:val="00043E66"/>
    <w:rsid w:val="00046AD3"/>
    <w:rsid w:val="00046C92"/>
    <w:rsid w:val="0004773E"/>
    <w:rsid w:val="00050B88"/>
    <w:rsid w:val="0005144C"/>
    <w:rsid w:val="00052CFB"/>
    <w:rsid w:val="00053DC3"/>
    <w:rsid w:val="00055076"/>
    <w:rsid w:val="00055C51"/>
    <w:rsid w:val="00055F5C"/>
    <w:rsid w:val="00056327"/>
    <w:rsid w:val="0005733B"/>
    <w:rsid w:val="000600E7"/>
    <w:rsid w:val="000603CC"/>
    <w:rsid w:val="00060740"/>
    <w:rsid w:val="00060887"/>
    <w:rsid w:val="00060D8C"/>
    <w:rsid w:val="00060F1B"/>
    <w:rsid w:val="0006144A"/>
    <w:rsid w:val="00061F58"/>
    <w:rsid w:val="000623B5"/>
    <w:rsid w:val="00062A0C"/>
    <w:rsid w:val="000635C7"/>
    <w:rsid w:val="0006381C"/>
    <w:rsid w:val="000641BB"/>
    <w:rsid w:val="00065B16"/>
    <w:rsid w:val="00066AC4"/>
    <w:rsid w:val="00066EAB"/>
    <w:rsid w:val="000673ED"/>
    <w:rsid w:val="00067A3D"/>
    <w:rsid w:val="00072C83"/>
    <w:rsid w:val="00073C0E"/>
    <w:rsid w:val="00074EB5"/>
    <w:rsid w:val="000756F4"/>
    <w:rsid w:val="00075714"/>
    <w:rsid w:val="000759BF"/>
    <w:rsid w:val="00077181"/>
    <w:rsid w:val="00077ACC"/>
    <w:rsid w:val="000818B3"/>
    <w:rsid w:val="00081A21"/>
    <w:rsid w:val="00082EC6"/>
    <w:rsid w:val="00083508"/>
    <w:rsid w:val="00083D97"/>
    <w:rsid w:val="00084CF5"/>
    <w:rsid w:val="000853A3"/>
    <w:rsid w:val="00085CF6"/>
    <w:rsid w:val="0008626A"/>
    <w:rsid w:val="00090213"/>
    <w:rsid w:val="000904B9"/>
    <w:rsid w:val="00090C86"/>
    <w:rsid w:val="000912FB"/>
    <w:rsid w:val="00092508"/>
    <w:rsid w:val="0009324D"/>
    <w:rsid w:val="000935B0"/>
    <w:rsid w:val="00093CCE"/>
    <w:rsid w:val="0009415E"/>
    <w:rsid w:val="00094AC3"/>
    <w:rsid w:val="0009570C"/>
    <w:rsid w:val="00096DAA"/>
    <w:rsid w:val="0009764B"/>
    <w:rsid w:val="00097958"/>
    <w:rsid w:val="000A04ED"/>
    <w:rsid w:val="000A0694"/>
    <w:rsid w:val="000A1EF0"/>
    <w:rsid w:val="000A35D9"/>
    <w:rsid w:val="000A464D"/>
    <w:rsid w:val="000A51C2"/>
    <w:rsid w:val="000A598B"/>
    <w:rsid w:val="000A5FE7"/>
    <w:rsid w:val="000A7630"/>
    <w:rsid w:val="000A7D87"/>
    <w:rsid w:val="000A7E83"/>
    <w:rsid w:val="000B1C35"/>
    <w:rsid w:val="000B1ED2"/>
    <w:rsid w:val="000B226C"/>
    <w:rsid w:val="000B681F"/>
    <w:rsid w:val="000B6C45"/>
    <w:rsid w:val="000B71BA"/>
    <w:rsid w:val="000C00FD"/>
    <w:rsid w:val="000C045A"/>
    <w:rsid w:val="000C149B"/>
    <w:rsid w:val="000C19F1"/>
    <w:rsid w:val="000C1EFF"/>
    <w:rsid w:val="000C295A"/>
    <w:rsid w:val="000C37F5"/>
    <w:rsid w:val="000C3B04"/>
    <w:rsid w:val="000C413C"/>
    <w:rsid w:val="000C4332"/>
    <w:rsid w:val="000C4C8C"/>
    <w:rsid w:val="000C5480"/>
    <w:rsid w:val="000C6003"/>
    <w:rsid w:val="000C60F3"/>
    <w:rsid w:val="000C6808"/>
    <w:rsid w:val="000C6C90"/>
    <w:rsid w:val="000C7274"/>
    <w:rsid w:val="000D01AC"/>
    <w:rsid w:val="000D08D0"/>
    <w:rsid w:val="000D092B"/>
    <w:rsid w:val="000D13CE"/>
    <w:rsid w:val="000D24D3"/>
    <w:rsid w:val="000D3A7F"/>
    <w:rsid w:val="000D3BC5"/>
    <w:rsid w:val="000D415F"/>
    <w:rsid w:val="000D5015"/>
    <w:rsid w:val="000D50D2"/>
    <w:rsid w:val="000D786E"/>
    <w:rsid w:val="000D7A85"/>
    <w:rsid w:val="000E05E8"/>
    <w:rsid w:val="000E1448"/>
    <w:rsid w:val="000E1AE9"/>
    <w:rsid w:val="000E263A"/>
    <w:rsid w:val="000E42D4"/>
    <w:rsid w:val="000E4603"/>
    <w:rsid w:val="000E4D60"/>
    <w:rsid w:val="000E4FAF"/>
    <w:rsid w:val="000E692D"/>
    <w:rsid w:val="000E71E7"/>
    <w:rsid w:val="000E7A10"/>
    <w:rsid w:val="000E7D35"/>
    <w:rsid w:val="000F1694"/>
    <w:rsid w:val="000F1DFE"/>
    <w:rsid w:val="000F2202"/>
    <w:rsid w:val="000F6A3B"/>
    <w:rsid w:val="000F72BA"/>
    <w:rsid w:val="001000FB"/>
    <w:rsid w:val="001005D1"/>
    <w:rsid w:val="0010129B"/>
    <w:rsid w:val="00101B3E"/>
    <w:rsid w:val="00102A84"/>
    <w:rsid w:val="0010307C"/>
    <w:rsid w:val="00104628"/>
    <w:rsid w:val="00104C6C"/>
    <w:rsid w:val="00105458"/>
    <w:rsid w:val="00106D44"/>
    <w:rsid w:val="00106FD4"/>
    <w:rsid w:val="00107703"/>
    <w:rsid w:val="0010798F"/>
    <w:rsid w:val="00107F4C"/>
    <w:rsid w:val="00110B70"/>
    <w:rsid w:val="001113EC"/>
    <w:rsid w:val="0011149F"/>
    <w:rsid w:val="001144D7"/>
    <w:rsid w:val="001153B6"/>
    <w:rsid w:val="00115AF4"/>
    <w:rsid w:val="00115CFC"/>
    <w:rsid w:val="001162E7"/>
    <w:rsid w:val="001167D4"/>
    <w:rsid w:val="00117CCC"/>
    <w:rsid w:val="001213F7"/>
    <w:rsid w:val="0012199E"/>
    <w:rsid w:val="00122663"/>
    <w:rsid w:val="00124185"/>
    <w:rsid w:val="00125856"/>
    <w:rsid w:val="00127045"/>
    <w:rsid w:val="001272E6"/>
    <w:rsid w:val="001279A6"/>
    <w:rsid w:val="001279E2"/>
    <w:rsid w:val="00130114"/>
    <w:rsid w:val="00130137"/>
    <w:rsid w:val="00130D3C"/>
    <w:rsid w:val="00131155"/>
    <w:rsid w:val="00132398"/>
    <w:rsid w:val="001325C8"/>
    <w:rsid w:val="00133B55"/>
    <w:rsid w:val="0013408B"/>
    <w:rsid w:val="00134C81"/>
    <w:rsid w:val="00134F10"/>
    <w:rsid w:val="00135A1B"/>
    <w:rsid w:val="00135F88"/>
    <w:rsid w:val="00136B1E"/>
    <w:rsid w:val="00136FF6"/>
    <w:rsid w:val="001402B1"/>
    <w:rsid w:val="001418F9"/>
    <w:rsid w:val="0014237E"/>
    <w:rsid w:val="001441E5"/>
    <w:rsid w:val="00146B10"/>
    <w:rsid w:val="0015131A"/>
    <w:rsid w:val="0015483A"/>
    <w:rsid w:val="001553C8"/>
    <w:rsid w:val="00155C80"/>
    <w:rsid w:val="00156EE5"/>
    <w:rsid w:val="001571CD"/>
    <w:rsid w:val="00160A0C"/>
    <w:rsid w:val="00160ADA"/>
    <w:rsid w:val="00161C68"/>
    <w:rsid w:val="00161FDE"/>
    <w:rsid w:val="0016302E"/>
    <w:rsid w:val="00164685"/>
    <w:rsid w:val="00164935"/>
    <w:rsid w:val="00164AA9"/>
    <w:rsid w:val="00164F68"/>
    <w:rsid w:val="00165518"/>
    <w:rsid w:val="001671F0"/>
    <w:rsid w:val="00167664"/>
    <w:rsid w:val="00171D9F"/>
    <w:rsid w:val="001731AD"/>
    <w:rsid w:val="001732F4"/>
    <w:rsid w:val="0017582B"/>
    <w:rsid w:val="001758BE"/>
    <w:rsid w:val="00175988"/>
    <w:rsid w:val="001766F7"/>
    <w:rsid w:val="00176897"/>
    <w:rsid w:val="0017761C"/>
    <w:rsid w:val="001777F0"/>
    <w:rsid w:val="00180B03"/>
    <w:rsid w:val="0018281A"/>
    <w:rsid w:val="00182E4A"/>
    <w:rsid w:val="00184BAF"/>
    <w:rsid w:val="00184CF6"/>
    <w:rsid w:val="00186BBF"/>
    <w:rsid w:val="001871B7"/>
    <w:rsid w:val="001875EB"/>
    <w:rsid w:val="00190D62"/>
    <w:rsid w:val="001913B2"/>
    <w:rsid w:val="0019243E"/>
    <w:rsid w:val="00193206"/>
    <w:rsid w:val="0019320D"/>
    <w:rsid w:val="00193C79"/>
    <w:rsid w:val="0019432B"/>
    <w:rsid w:val="00194DAE"/>
    <w:rsid w:val="00196375"/>
    <w:rsid w:val="00197191"/>
    <w:rsid w:val="00197F91"/>
    <w:rsid w:val="001A0396"/>
    <w:rsid w:val="001A0C1C"/>
    <w:rsid w:val="001A28D4"/>
    <w:rsid w:val="001A4F2E"/>
    <w:rsid w:val="001A5022"/>
    <w:rsid w:val="001A6E9A"/>
    <w:rsid w:val="001A7AD1"/>
    <w:rsid w:val="001B04EB"/>
    <w:rsid w:val="001B0826"/>
    <w:rsid w:val="001B163D"/>
    <w:rsid w:val="001B22F7"/>
    <w:rsid w:val="001B251B"/>
    <w:rsid w:val="001B2D9B"/>
    <w:rsid w:val="001B3642"/>
    <w:rsid w:val="001B464E"/>
    <w:rsid w:val="001B4C9C"/>
    <w:rsid w:val="001B66A5"/>
    <w:rsid w:val="001B761B"/>
    <w:rsid w:val="001C1122"/>
    <w:rsid w:val="001C2BCE"/>
    <w:rsid w:val="001C4445"/>
    <w:rsid w:val="001C4DE7"/>
    <w:rsid w:val="001C50F3"/>
    <w:rsid w:val="001C7578"/>
    <w:rsid w:val="001D03E0"/>
    <w:rsid w:val="001D1487"/>
    <w:rsid w:val="001D16B9"/>
    <w:rsid w:val="001D2E6D"/>
    <w:rsid w:val="001D3459"/>
    <w:rsid w:val="001D4C9C"/>
    <w:rsid w:val="001D630F"/>
    <w:rsid w:val="001D793C"/>
    <w:rsid w:val="001E0252"/>
    <w:rsid w:val="001E0C1B"/>
    <w:rsid w:val="001E13B8"/>
    <w:rsid w:val="001E153A"/>
    <w:rsid w:val="001E1BE4"/>
    <w:rsid w:val="001E2BBC"/>
    <w:rsid w:val="001E4798"/>
    <w:rsid w:val="001E4B8F"/>
    <w:rsid w:val="001E5963"/>
    <w:rsid w:val="001E5EAB"/>
    <w:rsid w:val="001E6F07"/>
    <w:rsid w:val="001E70D3"/>
    <w:rsid w:val="001E71A2"/>
    <w:rsid w:val="001E7898"/>
    <w:rsid w:val="001E7B5A"/>
    <w:rsid w:val="001F06DF"/>
    <w:rsid w:val="001F1349"/>
    <w:rsid w:val="001F2A51"/>
    <w:rsid w:val="001F3026"/>
    <w:rsid w:val="001F3E6F"/>
    <w:rsid w:val="001F46D0"/>
    <w:rsid w:val="001F51A5"/>
    <w:rsid w:val="001F62B2"/>
    <w:rsid w:val="001F679F"/>
    <w:rsid w:val="001F6A53"/>
    <w:rsid w:val="001F76F6"/>
    <w:rsid w:val="0020064D"/>
    <w:rsid w:val="00200D94"/>
    <w:rsid w:val="002023E8"/>
    <w:rsid w:val="0020261B"/>
    <w:rsid w:val="00202781"/>
    <w:rsid w:val="00202E61"/>
    <w:rsid w:val="0020316D"/>
    <w:rsid w:val="00203593"/>
    <w:rsid w:val="0020424F"/>
    <w:rsid w:val="00206987"/>
    <w:rsid w:val="0021046A"/>
    <w:rsid w:val="00211B57"/>
    <w:rsid w:val="002120EC"/>
    <w:rsid w:val="0021269B"/>
    <w:rsid w:val="00213FA0"/>
    <w:rsid w:val="00214071"/>
    <w:rsid w:val="00214399"/>
    <w:rsid w:val="002156F7"/>
    <w:rsid w:val="00216840"/>
    <w:rsid w:val="0021697E"/>
    <w:rsid w:val="00216E10"/>
    <w:rsid w:val="00217236"/>
    <w:rsid w:val="002205A5"/>
    <w:rsid w:val="002208A7"/>
    <w:rsid w:val="00220EC6"/>
    <w:rsid w:val="002211D9"/>
    <w:rsid w:val="00222008"/>
    <w:rsid w:val="002224DB"/>
    <w:rsid w:val="00222CE4"/>
    <w:rsid w:val="00222F7B"/>
    <w:rsid w:val="00223396"/>
    <w:rsid w:val="00223D1C"/>
    <w:rsid w:val="00224197"/>
    <w:rsid w:val="00224605"/>
    <w:rsid w:val="00225438"/>
    <w:rsid w:val="00225637"/>
    <w:rsid w:val="002266FE"/>
    <w:rsid w:val="00226DC5"/>
    <w:rsid w:val="002302E7"/>
    <w:rsid w:val="0023045E"/>
    <w:rsid w:val="00230558"/>
    <w:rsid w:val="002320E7"/>
    <w:rsid w:val="002325E0"/>
    <w:rsid w:val="00232B6F"/>
    <w:rsid w:val="002408C6"/>
    <w:rsid w:val="00240A7F"/>
    <w:rsid w:val="0024143D"/>
    <w:rsid w:val="00243BB0"/>
    <w:rsid w:val="00243DEF"/>
    <w:rsid w:val="00244BE7"/>
    <w:rsid w:val="00245018"/>
    <w:rsid w:val="0024586B"/>
    <w:rsid w:val="00250367"/>
    <w:rsid w:val="00250880"/>
    <w:rsid w:val="00251257"/>
    <w:rsid w:val="00251E15"/>
    <w:rsid w:val="00252603"/>
    <w:rsid w:val="00252DEA"/>
    <w:rsid w:val="00252ED1"/>
    <w:rsid w:val="00253113"/>
    <w:rsid w:val="00253151"/>
    <w:rsid w:val="00253AEC"/>
    <w:rsid w:val="00254AF6"/>
    <w:rsid w:val="0025538E"/>
    <w:rsid w:val="00255C2C"/>
    <w:rsid w:val="00257068"/>
    <w:rsid w:val="002602E8"/>
    <w:rsid w:val="0026046B"/>
    <w:rsid w:val="00261153"/>
    <w:rsid w:val="00261B4D"/>
    <w:rsid w:val="00261F08"/>
    <w:rsid w:val="002620B3"/>
    <w:rsid w:val="002624B9"/>
    <w:rsid w:val="002629B9"/>
    <w:rsid w:val="00262A08"/>
    <w:rsid w:val="0026361E"/>
    <w:rsid w:val="00264813"/>
    <w:rsid w:val="002656E4"/>
    <w:rsid w:val="00267B2D"/>
    <w:rsid w:val="0027068D"/>
    <w:rsid w:val="00270A17"/>
    <w:rsid w:val="0027347C"/>
    <w:rsid w:val="0027374D"/>
    <w:rsid w:val="00273F45"/>
    <w:rsid w:val="00275E04"/>
    <w:rsid w:val="00275F67"/>
    <w:rsid w:val="00277764"/>
    <w:rsid w:val="00280481"/>
    <w:rsid w:val="0028096F"/>
    <w:rsid w:val="00280A86"/>
    <w:rsid w:val="0028140F"/>
    <w:rsid w:val="00282445"/>
    <w:rsid w:val="0028368F"/>
    <w:rsid w:val="00284004"/>
    <w:rsid w:val="00284060"/>
    <w:rsid w:val="002865C8"/>
    <w:rsid w:val="00286FA2"/>
    <w:rsid w:val="0028770A"/>
    <w:rsid w:val="002921D6"/>
    <w:rsid w:val="00293365"/>
    <w:rsid w:val="00296E22"/>
    <w:rsid w:val="002A10EE"/>
    <w:rsid w:val="002A158E"/>
    <w:rsid w:val="002A1BAA"/>
    <w:rsid w:val="002A1E7D"/>
    <w:rsid w:val="002A24A7"/>
    <w:rsid w:val="002A2C5F"/>
    <w:rsid w:val="002A2E92"/>
    <w:rsid w:val="002A313B"/>
    <w:rsid w:val="002A3248"/>
    <w:rsid w:val="002A5A16"/>
    <w:rsid w:val="002A6682"/>
    <w:rsid w:val="002A71C1"/>
    <w:rsid w:val="002A77C0"/>
    <w:rsid w:val="002B1605"/>
    <w:rsid w:val="002B1F3F"/>
    <w:rsid w:val="002B2E06"/>
    <w:rsid w:val="002B41E9"/>
    <w:rsid w:val="002B459E"/>
    <w:rsid w:val="002B518C"/>
    <w:rsid w:val="002B54E6"/>
    <w:rsid w:val="002B67E5"/>
    <w:rsid w:val="002B6E33"/>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E2"/>
    <w:rsid w:val="002D2262"/>
    <w:rsid w:val="002D390A"/>
    <w:rsid w:val="002D3E7E"/>
    <w:rsid w:val="002D54C1"/>
    <w:rsid w:val="002D7D59"/>
    <w:rsid w:val="002D7E72"/>
    <w:rsid w:val="002E0C14"/>
    <w:rsid w:val="002E145C"/>
    <w:rsid w:val="002E14F0"/>
    <w:rsid w:val="002E40E8"/>
    <w:rsid w:val="002E5699"/>
    <w:rsid w:val="002E5C5A"/>
    <w:rsid w:val="002E6643"/>
    <w:rsid w:val="002E6E8F"/>
    <w:rsid w:val="002E7459"/>
    <w:rsid w:val="002E7480"/>
    <w:rsid w:val="002E74C3"/>
    <w:rsid w:val="002E7ACF"/>
    <w:rsid w:val="002F030D"/>
    <w:rsid w:val="002F171C"/>
    <w:rsid w:val="002F1D87"/>
    <w:rsid w:val="002F1EE6"/>
    <w:rsid w:val="002F2059"/>
    <w:rsid w:val="002F27FF"/>
    <w:rsid w:val="002F3F1C"/>
    <w:rsid w:val="002F4CCE"/>
    <w:rsid w:val="002F52D0"/>
    <w:rsid w:val="002F585F"/>
    <w:rsid w:val="002F5FF0"/>
    <w:rsid w:val="002F6DBD"/>
    <w:rsid w:val="002F7AD8"/>
    <w:rsid w:val="00300107"/>
    <w:rsid w:val="003002E7"/>
    <w:rsid w:val="00303860"/>
    <w:rsid w:val="003043DC"/>
    <w:rsid w:val="00304579"/>
    <w:rsid w:val="00307F75"/>
    <w:rsid w:val="003108DB"/>
    <w:rsid w:val="00311993"/>
    <w:rsid w:val="00311F1C"/>
    <w:rsid w:val="00313550"/>
    <w:rsid w:val="0031462D"/>
    <w:rsid w:val="003151DA"/>
    <w:rsid w:val="00315B74"/>
    <w:rsid w:val="003161C5"/>
    <w:rsid w:val="00316566"/>
    <w:rsid w:val="00320C11"/>
    <w:rsid w:val="003215EF"/>
    <w:rsid w:val="00321D85"/>
    <w:rsid w:val="00322C76"/>
    <w:rsid w:val="00323204"/>
    <w:rsid w:val="00323237"/>
    <w:rsid w:val="003232B7"/>
    <w:rsid w:val="003240A0"/>
    <w:rsid w:val="00325BB5"/>
    <w:rsid w:val="003261F9"/>
    <w:rsid w:val="003261FD"/>
    <w:rsid w:val="003272F8"/>
    <w:rsid w:val="00330911"/>
    <w:rsid w:val="00330F25"/>
    <w:rsid w:val="00331275"/>
    <w:rsid w:val="00333266"/>
    <w:rsid w:val="00333844"/>
    <w:rsid w:val="003348D1"/>
    <w:rsid w:val="003360B5"/>
    <w:rsid w:val="00336644"/>
    <w:rsid w:val="0033710E"/>
    <w:rsid w:val="00340137"/>
    <w:rsid w:val="0034039A"/>
    <w:rsid w:val="00340C17"/>
    <w:rsid w:val="0034102B"/>
    <w:rsid w:val="00341F28"/>
    <w:rsid w:val="0034291A"/>
    <w:rsid w:val="00342EF1"/>
    <w:rsid w:val="00342F32"/>
    <w:rsid w:val="00344C45"/>
    <w:rsid w:val="003471FE"/>
    <w:rsid w:val="003479EF"/>
    <w:rsid w:val="00347C2D"/>
    <w:rsid w:val="003509F2"/>
    <w:rsid w:val="003532AB"/>
    <w:rsid w:val="00353B08"/>
    <w:rsid w:val="00355DBD"/>
    <w:rsid w:val="00360E48"/>
    <w:rsid w:val="00362333"/>
    <w:rsid w:val="00362CA1"/>
    <w:rsid w:val="003639EF"/>
    <w:rsid w:val="00363ADF"/>
    <w:rsid w:val="0036430D"/>
    <w:rsid w:val="00364C47"/>
    <w:rsid w:val="00365624"/>
    <w:rsid w:val="00365B75"/>
    <w:rsid w:val="00365BB0"/>
    <w:rsid w:val="003662B6"/>
    <w:rsid w:val="00367EAE"/>
    <w:rsid w:val="003708D3"/>
    <w:rsid w:val="00371952"/>
    <w:rsid w:val="00371E03"/>
    <w:rsid w:val="00371E7B"/>
    <w:rsid w:val="00371F81"/>
    <w:rsid w:val="00372118"/>
    <w:rsid w:val="00372265"/>
    <w:rsid w:val="003733A0"/>
    <w:rsid w:val="00373B29"/>
    <w:rsid w:val="00375F49"/>
    <w:rsid w:val="003762B2"/>
    <w:rsid w:val="00376666"/>
    <w:rsid w:val="003770B6"/>
    <w:rsid w:val="0037779F"/>
    <w:rsid w:val="0037787E"/>
    <w:rsid w:val="00380908"/>
    <w:rsid w:val="003809E0"/>
    <w:rsid w:val="00381159"/>
    <w:rsid w:val="0038210A"/>
    <w:rsid w:val="00382595"/>
    <w:rsid w:val="00382F8F"/>
    <w:rsid w:val="003836F7"/>
    <w:rsid w:val="00385FE5"/>
    <w:rsid w:val="003903FE"/>
    <w:rsid w:val="0039083C"/>
    <w:rsid w:val="00391693"/>
    <w:rsid w:val="00391D9B"/>
    <w:rsid w:val="00392B10"/>
    <w:rsid w:val="00394132"/>
    <w:rsid w:val="003956BF"/>
    <w:rsid w:val="00397B96"/>
    <w:rsid w:val="003A01B1"/>
    <w:rsid w:val="003A09F2"/>
    <w:rsid w:val="003A0B7E"/>
    <w:rsid w:val="003A20A0"/>
    <w:rsid w:val="003A2E8B"/>
    <w:rsid w:val="003A3346"/>
    <w:rsid w:val="003A443D"/>
    <w:rsid w:val="003A53ED"/>
    <w:rsid w:val="003A73A6"/>
    <w:rsid w:val="003B0CBD"/>
    <w:rsid w:val="003B1154"/>
    <w:rsid w:val="003B3616"/>
    <w:rsid w:val="003B4BC1"/>
    <w:rsid w:val="003B5CA2"/>
    <w:rsid w:val="003B5DB7"/>
    <w:rsid w:val="003B64FA"/>
    <w:rsid w:val="003C002B"/>
    <w:rsid w:val="003C0F4F"/>
    <w:rsid w:val="003C164A"/>
    <w:rsid w:val="003C1E1A"/>
    <w:rsid w:val="003C22AE"/>
    <w:rsid w:val="003C50D6"/>
    <w:rsid w:val="003C5F59"/>
    <w:rsid w:val="003C667A"/>
    <w:rsid w:val="003C66AC"/>
    <w:rsid w:val="003C733E"/>
    <w:rsid w:val="003D427B"/>
    <w:rsid w:val="003D4AEB"/>
    <w:rsid w:val="003D534A"/>
    <w:rsid w:val="003D5939"/>
    <w:rsid w:val="003D5D5B"/>
    <w:rsid w:val="003D5FA4"/>
    <w:rsid w:val="003D602B"/>
    <w:rsid w:val="003D6818"/>
    <w:rsid w:val="003D73E3"/>
    <w:rsid w:val="003D78F7"/>
    <w:rsid w:val="003D7F9E"/>
    <w:rsid w:val="003E0764"/>
    <w:rsid w:val="003E1117"/>
    <w:rsid w:val="003E181C"/>
    <w:rsid w:val="003E1E50"/>
    <w:rsid w:val="003E2403"/>
    <w:rsid w:val="003E3284"/>
    <w:rsid w:val="003E346A"/>
    <w:rsid w:val="003E44AF"/>
    <w:rsid w:val="003E44F6"/>
    <w:rsid w:val="003E49CA"/>
    <w:rsid w:val="003E4BC6"/>
    <w:rsid w:val="003E5204"/>
    <w:rsid w:val="003E6DA5"/>
    <w:rsid w:val="003E71FC"/>
    <w:rsid w:val="003E7AA1"/>
    <w:rsid w:val="003F0046"/>
    <w:rsid w:val="003F12DD"/>
    <w:rsid w:val="003F2076"/>
    <w:rsid w:val="003F349E"/>
    <w:rsid w:val="003F356B"/>
    <w:rsid w:val="003F3A38"/>
    <w:rsid w:val="003F486F"/>
    <w:rsid w:val="003F5CDE"/>
    <w:rsid w:val="003F5E49"/>
    <w:rsid w:val="003F6F69"/>
    <w:rsid w:val="003F70E9"/>
    <w:rsid w:val="003F751E"/>
    <w:rsid w:val="00401817"/>
    <w:rsid w:val="004030BE"/>
    <w:rsid w:val="00403191"/>
    <w:rsid w:val="00403649"/>
    <w:rsid w:val="00403B1D"/>
    <w:rsid w:val="00403FC5"/>
    <w:rsid w:val="0040626B"/>
    <w:rsid w:val="00406B92"/>
    <w:rsid w:val="00410F3A"/>
    <w:rsid w:val="004110E9"/>
    <w:rsid w:val="00411F5D"/>
    <w:rsid w:val="00412BFD"/>
    <w:rsid w:val="00414517"/>
    <w:rsid w:val="004145EE"/>
    <w:rsid w:val="00415867"/>
    <w:rsid w:val="004166B2"/>
    <w:rsid w:val="00416B9D"/>
    <w:rsid w:val="00420425"/>
    <w:rsid w:val="00422B6C"/>
    <w:rsid w:val="00422FCB"/>
    <w:rsid w:val="00424EBF"/>
    <w:rsid w:val="00425350"/>
    <w:rsid w:val="00425C51"/>
    <w:rsid w:val="00426AF2"/>
    <w:rsid w:val="00426D47"/>
    <w:rsid w:val="004301B0"/>
    <w:rsid w:val="004302F4"/>
    <w:rsid w:val="00430667"/>
    <w:rsid w:val="0043144C"/>
    <w:rsid w:val="004317D4"/>
    <w:rsid w:val="00431E29"/>
    <w:rsid w:val="00432227"/>
    <w:rsid w:val="0043264C"/>
    <w:rsid w:val="004341CC"/>
    <w:rsid w:val="00435562"/>
    <w:rsid w:val="004366A9"/>
    <w:rsid w:val="0043692F"/>
    <w:rsid w:val="00436D48"/>
    <w:rsid w:val="0043701C"/>
    <w:rsid w:val="0043745C"/>
    <w:rsid w:val="00440095"/>
    <w:rsid w:val="004400F5"/>
    <w:rsid w:val="00442FB5"/>
    <w:rsid w:val="00443558"/>
    <w:rsid w:val="00443A8B"/>
    <w:rsid w:val="00443FE6"/>
    <w:rsid w:val="00445083"/>
    <w:rsid w:val="00445A18"/>
    <w:rsid w:val="00445C7D"/>
    <w:rsid w:val="004466C4"/>
    <w:rsid w:val="0044689B"/>
    <w:rsid w:val="00447AC5"/>
    <w:rsid w:val="00447C89"/>
    <w:rsid w:val="004500BE"/>
    <w:rsid w:val="00450214"/>
    <w:rsid w:val="00451599"/>
    <w:rsid w:val="0045181D"/>
    <w:rsid w:val="00451E25"/>
    <w:rsid w:val="004527B3"/>
    <w:rsid w:val="00453BFF"/>
    <w:rsid w:val="004542FC"/>
    <w:rsid w:val="004559CF"/>
    <w:rsid w:val="00455AF7"/>
    <w:rsid w:val="00456FA1"/>
    <w:rsid w:val="00457DCD"/>
    <w:rsid w:val="00460DD0"/>
    <w:rsid w:val="00460F5E"/>
    <w:rsid w:val="0046280F"/>
    <w:rsid w:val="00464A12"/>
    <w:rsid w:val="00465206"/>
    <w:rsid w:val="0046525F"/>
    <w:rsid w:val="00465608"/>
    <w:rsid w:val="004656B7"/>
    <w:rsid w:val="00465A85"/>
    <w:rsid w:val="00466190"/>
    <w:rsid w:val="00466267"/>
    <w:rsid w:val="004675DC"/>
    <w:rsid w:val="00467BBD"/>
    <w:rsid w:val="00470777"/>
    <w:rsid w:val="00470B89"/>
    <w:rsid w:val="00473D43"/>
    <w:rsid w:val="00473D8A"/>
    <w:rsid w:val="0047427C"/>
    <w:rsid w:val="00475B91"/>
    <w:rsid w:val="004771A8"/>
    <w:rsid w:val="00480A2D"/>
    <w:rsid w:val="00480E14"/>
    <w:rsid w:val="00481267"/>
    <w:rsid w:val="00482A07"/>
    <w:rsid w:val="0048304B"/>
    <w:rsid w:val="004863C2"/>
    <w:rsid w:val="004930D2"/>
    <w:rsid w:val="00493CB9"/>
    <w:rsid w:val="0049446D"/>
    <w:rsid w:val="00494C01"/>
    <w:rsid w:val="004958CE"/>
    <w:rsid w:val="0049593B"/>
    <w:rsid w:val="0049666A"/>
    <w:rsid w:val="00496BB2"/>
    <w:rsid w:val="00497173"/>
    <w:rsid w:val="00497F35"/>
    <w:rsid w:val="004A1C16"/>
    <w:rsid w:val="004A1D25"/>
    <w:rsid w:val="004A2098"/>
    <w:rsid w:val="004A20D7"/>
    <w:rsid w:val="004A2B96"/>
    <w:rsid w:val="004A2E4B"/>
    <w:rsid w:val="004A3E74"/>
    <w:rsid w:val="004A516E"/>
    <w:rsid w:val="004A5842"/>
    <w:rsid w:val="004A58F6"/>
    <w:rsid w:val="004A5FA5"/>
    <w:rsid w:val="004A660D"/>
    <w:rsid w:val="004A7EEA"/>
    <w:rsid w:val="004B1A3E"/>
    <w:rsid w:val="004B1D51"/>
    <w:rsid w:val="004B276A"/>
    <w:rsid w:val="004B3F4D"/>
    <w:rsid w:val="004B4673"/>
    <w:rsid w:val="004B51A9"/>
    <w:rsid w:val="004B528E"/>
    <w:rsid w:val="004B5A0A"/>
    <w:rsid w:val="004B5E8F"/>
    <w:rsid w:val="004B6CA7"/>
    <w:rsid w:val="004B6CEC"/>
    <w:rsid w:val="004B6EBD"/>
    <w:rsid w:val="004C0C93"/>
    <w:rsid w:val="004C352A"/>
    <w:rsid w:val="004C4205"/>
    <w:rsid w:val="004C4752"/>
    <w:rsid w:val="004C4C73"/>
    <w:rsid w:val="004C5087"/>
    <w:rsid w:val="004C5829"/>
    <w:rsid w:val="004C5AA0"/>
    <w:rsid w:val="004C5BD1"/>
    <w:rsid w:val="004C60E2"/>
    <w:rsid w:val="004C6AA8"/>
    <w:rsid w:val="004C6CF1"/>
    <w:rsid w:val="004C6E8E"/>
    <w:rsid w:val="004D1A90"/>
    <w:rsid w:val="004D2600"/>
    <w:rsid w:val="004D472D"/>
    <w:rsid w:val="004D499A"/>
    <w:rsid w:val="004D5348"/>
    <w:rsid w:val="004D5782"/>
    <w:rsid w:val="004D6415"/>
    <w:rsid w:val="004D7062"/>
    <w:rsid w:val="004D75A5"/>
    <w:rsid w:val="004E07D2"/>
    <w:rsid w:val="004E1907"/>
    <w:rsid w:val="004E192A"/>
    <w:rsid w:val="004E1A08"/>
    <w:rsid w:val="004E31BE"/>
    <w:rsid w:val="004E3277"/>
    <w:rsid w:val="004E32E1"/>
    <w:rsid w:val="004E3626"/>
    <w:rsid w:val="004E483F"/>
    <w:rsid w:val="004E5898"/>
    <w:rsid w:val="004E66F1"/>
    <w:rsid w:val="004E67D0"/>
    <w:rsid w:val="004E7346"/>
    <w:rsid w:val="004E76ED"/>
    <w:rsid w:val="004E7DD2"/>
    <w:rsid w:val="004F06CA"/>
    <w:rsid w:val="004F0BD7"/>
    <w:rsid w:val="004F2C01"/>
    <w:rsid w:val="004F2C59"/>
    <w:rsid w:val="004F3E09"/>
    <w:rsid w:val="004F3E5B"/>
    <w:rsid w:val="004F49BE"/>
    <w:rsid w:val="004F5368"/>
    <w:rsid w:val="004F5787"/>
    <w:rsid w:val="004F5F79"/>
    <w:rsid w:val="004F73BD"/>
    <w:rsid w:val="004F7ACB"/>
    <w:rsid w:val="00500579"/>
    <w:rsid w:val="005007D2"/>
    <w:rsid w:val="005009C4"/>
    <w:rsid w:val="00501A9D"/>
    <w:rsid w:val="00503B3B"/>
    <w:rsid w:val="00505D13"/>
    <w:rsid w:val="005066C1"/>
    <w:rsid w:val="00507ED5"/>
    <w:rsid w:val="00510F3E"/>
    <w:rsid w:val="00511285"/>
    <w:rsid w:val="00511A65"/>
    <w:rsid w:val="005126A6"/>
    <w:rsid w:val="00514D16"/>
    <w:rsid w:val="005152C2"/>
    <w:rsid w:val="0051599E"/>
    <w:rsid w:val="00520B37"/>
    <w:rsid w:val="00521C14"/>
    <w:rsid w:val="00522DEF"/>
    <w:rsid w:val="005232EE"/>
    <w:rsid w:val="00523702"/>
    <w:rsid w:val="00524CBC"/>
    <w:rsid w:val="005251F5"/>
    <w:rsid w:val="00525D21"/>
    <w:rsid w:val="00526986"/>
    <w:rsid w:val="00526C46"/>
    <w:rsid w:val="005316AE"/>
    <w:rsid w:val="00531970"/>
    <w:rsid w:val="00531A8F"/>
    <w:rsid w:val="00531F92"/>
    <w:rsid w:val="00532D74"/>
    <w:rsid w:val="005337F1"/>
    <w:rsid w:val="00533817"/>
    <w:rsid w:val="00534434"/>
    <w:rsid w:val="00534539"/>
    <w:rsid w:val="005349F0"/>
    <w:rsid w:val="00535BA1"/>
    <w:rsid w:val="00535D0C"/>
    <w:rsid w:val="00535FC4"/>
    <w:rsid w:val="005401A7"/>
    <w:rsid w:val="00541DA3"/>
    <w:rsid w:val="00542466"/>
    <w:rsid w:val="0054254F"/>
    <w:rsid w:val="00542F8A"/>
    <w:rsid w:val="00544B65"/>
    <w:rsid w:val="0054582B"/>
    <w:rsid w:val="00545A1C"/>
    <w:rsid w:val="00545F6C"/>
    <w:rsid w:val="005462A5"/>
    <w:rsid w:val="005500B3"/>
    <w:rsid w:val="00550BF5"/>
    <w:rsid w:val="00550E86"/>
    <w:rsid w:val="00552617"/>
    <w:rsid w:val="005527DA"/>
    <w:rsid w:val="005538B3"/>
    <w:rsid w:val="00553C1A"/>
    <w:rsid w:val="005542F9"/>
    <w:rsid w:val="005557A8"/>
    <w:rsid w:val="00555E21"/>
    <w:rsid w:val="005566EF"/>
    <w:rsid w:val="00557B59"/>
    <w:rsid w:val="0056021D"/>
    <w:rsid w:val="005606B2"/>
    <w:rsid w:val="00562E0D"/>
    <w:rsid w:val="00564201"/>
    <w:rsid w:val="005643F3"/>
    <w:rsid w:val="00564AD3"/>
    <w:rsid w:val="00564D91"/>
    <w:rsid w:val="005657C1"/>
    <w:rsid w:val="00565922"/>
    <w:rsid w:val="00566FA4"/>
    <w:rsid w:val="00567DC7"/>
    <w:rsid w:val="00570842"/>
    <w:rsid w:val="0057099D"/>
    <w:rsid w:val="00571626"/>
    <w:rsid w:val="00571768"/>
    <w:rsid w:val="00571C4C"/>
    <w:rsid w:val="00572CAC"/>
    <w:rsid w:val="005740A5"/>
    <w:rsid w:val="00575361"/>
    <w:rsid w:val="005758CD"/>
    <w:rsid w:val="00576156"/>
    <w:rsid w:val="0058016C"/>
    <w:rsid w:val="005803B3"/>
    <w:rsid w:val="005803D5"/>
    <w:rsid w:val="00580605"/>
    <w:rsid w:val="00581556"/>
    <w:rsid w:val="00582870"/>
    <w:rsid w:val="00583E40"/>
    <w:rsid w:val="00583FDF"/>
    <w:rsid w:val="00584269"/>
    <w:rsid w:val="0058534A"/>
    <w:rsid w:val="00586656"/>
    <w:rsid w:val="00587BDD"/>
    <w:rsid w:val="00587DB5"/>
    <w:rsid w:val="0059065D"/>
    <w:rsid w:val="005921FA"/>
    <w:rsid w:val="00592822"/>
    <w:rsid w:val="005931FB"/>
    <w:rsid w:val="00594F0A"/>
    <w:rsid w:val="005955F7"/>
    <w:rsid w:val="0059577A"/>
    <w:rsid w:val="00595D56"/>
    <w:rsid w:val="005962D9"/>
    <w:rsid w:val="00596BCA"/>
    <w:rsid w:val="00597052"/>
    <w:rsid w:val="00597405"/>
    <w:rsid w:val="005A0439"/>
    <w:rsid w:val="005A06A9"/>
    <w:rsid w:val="005A2003"/>
    <w:rsid w:val="005A245E"/>
    <w:rsid w:val="005A2C90"/>
    <w:rsid w:val="005A329D"/>
    <w:rsid w:val="005A3401"/>
    <w:rsid w:val="005A3E63"/>
    <w:rsid w:val="005A403A"/>
    <w:rsid w:val="005A5C6B"/>
    <w:rsid w:val="005A5E6C"/>
    <w:rsid w:val="005A6B30"/>
    <w:rsid w:val="005A79C2"/>
    <w:rsid w:val="005B292F"/>
    <w:rsid w:val="005B2EE8"/>
    <w:rsid w:val="005B3DAA"/>
    <w:rsid w:val="005B4025"/>
    <w:rsid w:val="005B4484"/>
    <w:rsid w:val="005B5A77"/>
    <w:rsid w:val="005B6009"/>
    <w:rsid w:val="005B6BE2"/>
    <w:rsid w:val="005B7D5D"/>
    <w:rsid w:val="005C03EE"/>
    <w:rsid w:val="005C0705"/>
    <w:rsid w:val="005C0839"/>
    <w:rsid w:val="005C08A8"/>
    <w:rsid w:val="005C1AD0"/>
    <w:rsid w:val="005C1F5C"/>
    <w:rsid w:val="005C24B0"/>
    <w:rsid w:val="005C2F91"/>
    <w:rsid w:val="005C3099"/>
    <w:rsid w:val="005C3728"/>
    <w:rsid w:val="005C52E5"/>
    <w:rsid w:val="005C5FBA"/>
    <w:rsid w:val="005C6234"/>
    <w:rsid w:val="005C6B3D"/>
    <w:rsid w:val="005D0CE5"/>
    <w:rsid w:val="005D1566"/>
    <w:rsid w:val="005D1F45"/>
    <w:rsid w:val="005D250B"/>
    <w:rsid w:val="005D2DB4"/>
    <w:rsid w:val="005D2E6E"/>
    <w:rsid w:val="005D3723"/>
    <w:rsid w:val="005D407B"/>
    <w:rsid w:val="005D40A6"/>
    <w:rsid w:val="005D5688"/>
    <w:rsid w:val="005D6CCA"/>
    <w:rsid w:val="005D74FF"/>
    <w:rsid w:val="005D79B5"/>
    <w:rsid w:val="005E1825"/>
    <w:rsid w:val="005E334B"/>
    <w:rsid w:val="005E3567"/>
    <w:rsid w:val="005E5554"/>
    <w:rsid w:val="005E5DDC"/>
    <w:rsid w:val="005E6210"/>
    <w:rsid w:val="005E7613"/>
    <w:rsid w:val="005F1A88"/>
    <w:rsid w:val="005F56C3"/>
    <w:rsid w:val="005F6872"/>
    <w:rsid w:val="005F6E21"/>
    <w:rsid w:val="005F7574"/>
    <w:rsid w:val="005F7631"/>
    <w:rsid w:val="005F7D2D"/>
    <w:rsid w:val="006012A3"/>
    <w:rsid w:val="00603646"/>
    <w:rsid w:val="00604649"/>
    <w:rsid w:val="006052B4"/>
    <w:rsid w:val="00606CC1"/>
    <w:rsid w:val="00607730"/>
    <w:rsid w:val="006078BC"/>
    <w:rsid w:val="00607F21"/>
    <w:rsid w:val="00610458"/>
    <w:rsid w:val="00611240"/>
    <w:rsid w:val="00611760"/>
    <w:rsid w:val="006119D8"/>
    <w:rsid w:val="00613F9B"/>
    <w:rsid w:val="00615212"/>
    <w:rsid w:val="00615E63"/>
    <w:rsid w:val="00616611"/>
    <w:rsid w:val="00617B1C"/>
    <w:rsid w:val="00617F83"/>
    <w:rsid w:val="00620B3A"/>
    <w:rsid w:val="00621807"/>
    <w:rsid w:val="00621E9F"/>
    <w:rsid w:val="0062460D"/>
    <w:rsid w:val="006255A6"/>
    <w:rsid w:val="00630DAD"/>
    <w:rsid w:val="006319F6"/>
    <w:rsid w:val="00632639"/>
    <w:rsid w:val="00634827"/>
    <w:rsid w:val="00634844"/>
    <w:rsid w:val="0063570D"/>
    <w:rsid w:val="00635AEC"/>
    <w:rsid w:val="0063713B"/>
    <w:rsid w:val="00637438"/>
    <w:rsid w:val="00640250"/>
    <w:rsid w:val="006407A8"/>
    <w:rsid w:val="006419E3"/>
    <w:rsid w:val="00641BB0"/>
    <w:rsid w:val="0064289F"/>
    <w:rsid w:val="00642DFF"/>
    <w:rsid w:val="006434A0"/>
    <w:rsid w:val="00643DF4"/>
    <w:rsid w:val="00643FB6"/>
    <w:rsid w:val="00645072"/>
    <w:rsid w:val="00645B3F"/>
    <w:rsid w:val="00645D1F"/>
    <w:rsid w:val="00645D80"/>
    <w:rsid w:val="00646259"/>
    <w:rsid w:val="006463D9"/>
    <w:rsid w:val="00646640"/>
    <w:rsid w:val="0064745D"/>
    <w:rsid w:val="00647DF4"/>
    <w:rsid w:val="0065072C"/>
    <w:rsid w:val="00650CB2"/>
    <w:rsid w:val="00654D7D"/>
    <w:rsid w:val="0065591F"/>
    <w:rsid w:val="006561FA"/>
    <w:rsid w:val="006565F5"/>
    <w:rsid w:val="006601F5"/>
    <w:rsid w:val="00661974"/>
    <w:rsid w:val="00661E8D"/>
    <w:rsid w:val="006624EC"/>
    <w:rsid w:val="00663C69"/>
    <w:rsid w:val="0066500B"/>
    <w:rsid w:val="00665AFD"/>
    <w:rsid w:val="00665B22"/>
    <w:rsid w:val="0066616D"/>
    <w:rsid w:val="006676F9"/>
    <w:rsid w:val="006721AA"/>
    <w:rsid w:val="0067243B"/>
    <w:rsid w:val="00672C02"/>
    <w:rsid w:val="00672F42"/>
    <w:rsid w:val="00674931"/>
    <w:rsid w:val="00675726"/>
    <w:rsid w:val="0067574B"/>
    <w:rsid w:val="006768F9"/>
    <w:rsid w:val="00676DD6"/>
    <w:rsid w:val="0068053B"/>
    <w:rsid w:val="006819A0"/>
    <w:rsid w:val="00682B99"/>
    <w:rsid w:val="00682E2C"/>
    <w:rsid w:val="00683D85"/>
    <w:rsid w:val="0068478D"/>
    <w:rsid w:val="00685F50"/>
    <w:rsid w:val="00686DE4"/>
    <w:rsid w:val="00690051"/>
    <w:rsid w:val="00691043"/>
    <w:rsid w:val="006923A1"/>
    <w:rsid w:val="00692A89"/>
    <w:rsid w:val="00692C71"/>
    <w:rsid w:val="00692CEF"/>
    <w:rsid w:val="00695324"/>
    <w:rsid w:val="00695A3A"/>
    <w:rsid w:val="006961CF"/>
    <w:rsid w:val="006961EF"/>
    <w:rsid w:val="006963F3"/>
    <w:rsid w:val="006A0126"/>
    <w:rsid w:val="006A03CF"/>
    <w:rsid w:val="006A041B"/>
    <w:rsid w:val="006A085B"/>
    <w:rsid w:val="006A1758"/>
    <w:rsid w:val="006A28B6"/>
    <w:rsid w:val="006A31D8"/>
    <w:rsid w:val="006A39BB"/>
    <w:rsid w:val="006A3B24"/>
    <w:rsid w:val="006A42E2"/>
    <w:rsid w:val="006A495C"/>
    <w:rsid w:val="006A4CD6"/>
    <w:rsid w:val="006A5FE9"/>
    <w:rsid w:val="006A681E"/>
    <w:rsid w:val="006A69A2"/>
    <w:rsid w:val="006A7CAA"/>
    <w:rsid w:val="006B0386"/>
    <w:rsid w:val="006B3622"/>
    <w:rsid w:val="006B62F9"/>
    <w:rsid w:val="006B7029"/>
    <w:rsid w:val="006C0751"/>
    <w:rsid w:val="006C2691"/>
    <w:rsid w:val="006C37AD"/>
    <w:rsid w:val="006C4CE5"/>
    <w:rsid w:val="006C6A4A"/>
    <w:rsid w:val="006C6BC8"/>
    <w:rsid w:val="006C6D19"/>
    <w:rsid w:val="006C70F8"/>
    <w:rsid w:val="006C7183"/>
    <w:rsid w:val="006D0B02"/>
    <w:rsid w:val="006D202B"/>
    <w:rsid w:val="006D209F"/>
    <w:rsid w:val="006D3872"/>
    <w:rsid w:val="006D422F"/>
    <w:rsid w:val="006D4D6F"/>
    <w:rsid w:val="006D5007"/>
    <w:rsid w:val="006D5FFF"/>
    <w:rsid w:val="006D6951"/>
    <w:rsid w:val="006D74CF"/>
    <w:rsid w:val="006E02D6"/>
    <w:rsid w:val="006E11F1"/>
    <w:rsid w:val="006E1B1A"/>
    <w:rsid w:val="006E20A8"/>
    <w:rsid w:val="006E2ECD"/>
    <w:rsid w:val="006E3DB0"/>
    <w:rsid w:val="006E3F74"/>
    <w:rsid w:val="006E411A"/>
    <w:rsid w:val="006E495B"/>
    <w:rsid w:val="006E4EC4"/>
    <w:rsid w:val="006E5A84"/>
    <w:rsid w:val="006E5B37"/>
    <w:rsid w:val="006E5B5B"/>
    <w:rsid w:val="006E5BAE"/>
    <w:rsid w:val="006E60D4"/>
    <w:rsid w:val="006E66B0"/>
    <w:rsid w:val="006E6D1F"/>
    <w:rsid w:val="006F0516"/>
    <w:rsid w:val="006F154A"/>
    <w:rsid w:val="006F1D26"/>
    <w:rsid w:val="006F41D2"/>
    <w:rsid w:val="006F64AF"/>
    <w:rsid w:val="006F6F35"/>
    <w:rsid w:val="006F7E0E"/>
    <w:rsid w:val="0070282F"/>
    <w:rsid w:val="00702C6E"/>
    <w:rsid w:val="00702E56"/>
    <w:rsid w:val="007033CE"/>
    <w:rsid w:val="00703B54"/>
    <w:rsid w:val="00703BCE"/>
    <w:rsid w:val="00704681"/>
    <w:rsid w:val="00704A6B"/>
    <w:rsid w:val="007050CA"/>
    <w:rsid w:val="0070532C"/>
    <w:rsid w:val="00706F1F"/>
    <w:rsid w:val="00707E4E"/>
    <w:rsid w:val="00711560"/>
    <w:rsid w:val="00711AFE"/>
    <w:rsid w:val="00712132"/>
    <w:rsid w:val="00713621"/>
    <w:rsid w:val="007136A2"/>
    <w:rsid w:val="00714840"/>
    <w:rsid w:val="007157F3"/>
    <w:rsid w:val="00715991"/>
    <w:rsid w:val="00715C61"/>
    <w:rsid w:val="00716491"/>
    <w:rsid w:val="007169B1"/>
    <w:rsid w:val="007169E8"/>
    <w:rsid w:val="007178F5"/>
    <w:rsid w:val="00720D6A"/>
    <w:rsid w:val="00721189"/>
    <w:rsid w:val="00721BAD"/>
    <w:rsid w:val="00721CF7"/>
    <w:rsid w:val="0072277D"/>
    <w:rsid w:val="00722B9E"/>
    <w:rsid w:val="00722E44"/>
    <w:rsid w:val="007237D9"/>
    <w:rsid w:val="007244AF"/>
    <w:rsid w:val="007249F2"/>
    <w:rsid w:val="0072520E"/>
    <w:rsid w:val="007263F4"/>
    <w:rsid w:val="007268C9"/>
    <w:rsid w:val="00730BE5"/>
    <w:rsid w:val="00731D36"/>
    <w:rsid w:val="00731EA7"/>
    <w:rsid w:val="00732A4C"/>
    <w:rsid w:val="00733B40"/>
    <w:rsid w:val="00736517"/>
    <w:rsid w:val="007368F5"/>
    <w:rsid w:val="00736D5B"/>
    <w:rsid w:val="007372F3"/>
    <w:rsid w:val="0073731F"/>
    <w:rsid w:val="007405F2"/>
    <w:rsid w:val="007406E4"/>
    <w:rsid w:val="00741C60"/>
    <w:rsid w:val="0074268C"/>
    <w:rsid w:val="007436A4"/>
    <w:rsid w:val="00743ACD"/>
    <w:rsid w:val="00744861"/>
    <w:rsid w:val="0074533F"/>
    <w:rsid w:val="0074688F"/>
    <w:rsid w:val="007472AD"/>
    <w:rsid w:val="007472E9"/>
    <w:rsid w:val="00747FA9"/>
    <w:rsid w:val="007502D9"/>
    <w:rsid w:val="00751242"/>
    <w:rsid w:val="0075234A"/>
    <w:rsid w:val="00753180"/>
    <w:rsid w:val="00753686"/>
    <w:rsid w:val="00754A48"/>
    <w:rsid w:val="0075504F"/>
    <w:rsid w:val="00755B82"/>
    <w:rsid w:val="00756053"/>
    <w:rsid w:val="00756D82"/>
    <w:rsid w:val="00756F22"/>
    <w:rsid w:val="00760C95"/>
    <w:rsid w:val="00761699"/>
    <w:rsid w:val="00762203"/>
    <w:rsid w:val="00762C2F"/>
    <w:rsid w:val="00764136"/>
    <w:rsid w:val="00764BA6"/>
    <w:rsid w:val="007655C8"/>
    <w:rsid w:val="007655EC"/>
    <w:rsid w:val="00767054"/>
    <w:rsid w:val="00767547"/>
    <w:rsid w:val="0077195D"/>
    <w:rsid w:val="007720D3"/>
    <w:rsid w:val="007737DF"/>
    <w:rsid w:val="00773DC9"/>
    <w:rsid w:val="007742B2"/>
    <w:rsid w:val="00774787"/>
    <w:rsid w:val="00775991"/>
    <w:rsid w:val="00777F77"/>
    <w:rsid w:val="007809CB"/>
    <w:rsid w:val="007825C0"/>
    <w:rsid w:val="00782D74"/>
    <w:rsid w:val="00783441"/>
    <w:rsid w:val="00783FE3"/>
    <w:rsid w:val="007842B3"/>
    <w:rsid w:val="007847DB"/>
    <w:rsid w:val="00785949"/>
    <w:rsid w:val="00786450"/>
    <w:rsid w:val="00791608"/>
    <w:rsid w:val="00791639"/>
    <w:rsid w:val="007918EE"/>
    <w:rsid w:val="00791B9E"/>
    <w:rsid w:val="007925F2"/>
    <w:rsid w:val="0079326F"/>
    <w:rsid w:val="00793E25"/>
    <w:rsid w:val="007941D8"/>
    <w:rsid w:val="0079430F"/>
    <w:rsid w:val="0079442D"/>
    <w:rsid w:val="00797263"/>
    <w:rsid w:val="00797FB8"/>
    <w:rsid w:val="007A029A"/>
    <w:rsid w:val="007A0B95"/>
    <w:rsid w:val="007A16C3"/>
    <w:rsid w:val="007A1EEA"/>
    <w:rsid w:val="007A232B"/>
    <w:rsid w:val="007A3AE3"/>
    <w:rsid w:val="007A42C4"/>
    <w:rsid w:val="007A4E51"/>
    <w:rsid w:val="007A61BC"/>
    <w:rsid w:val="007A63A6"/>
    <w:rsid w:val="007A6EB1"/>
    <w:rsid w:val="007A71DE"/>
    <w:rsid w:val="007A7A6F"/>
    <w:rsid w:val="007B0DFF"/>
    <w:rsid w:val="007B10D7"/>
    <w:rsid w:val="007B18F0"/>
    <w:rsid w:val="007B22F6"/>
    <w:rsid w:val="007B3327"/>
    <w:rsid w:val="007B50CA"/>
    <w:rsid w:val="007B53A4"/>
    <w:rsid w:val="007B5F33"/>
    <w:rsid w:val="007B60C1"/>
    <w:rsid w:val="007B6663"/>
    <w:rsid w:val="007C0CB6"/>
    <w:rsid w:val="007C187D"/>
    <w:rsid w:val="007C1C78"/>
    <w:rsid w:val="007C1ED0"/>
    <w:rsid w:val="007C21A8"/>
    <w:rsid w:val="007C27E9"/>
    <w:rsid w:val="007C2BA0"/>
    <w:rsid w:val="007C2E2B"/>
    <w:rsid w:val="007C3916"/>
    <w:rsid w:val="007C6A03"/>
    <w:rsid w:val="007C6B52"/>
    <w:rsid w:val="007C7972"/>
    <w:rsid w:val="007C7FA7"/>
    <w:rsid w:val="007D00A6"/>
    <w:rsid w:val="007D2199"/>
    <w:rsid w:val="007D2C84"/>
    <w:rsid w:val="007D4447"/>
    <w:rsid w:val="007D6DE2"/>
    <w:rsid w:val="007D7487"/>
    <w:rsid w:val="007D7D47"/>
    <w:rsid w:val="007D7FC7"/>
    <w:rsid w:val="007E0D62"/>
    <w:rsid w:val="007E187B"/>
    <w:rsid w:val="007E27E7"/>
    <w:rsid w:val="007E2C97"/>
    <w:rsid w:val="007E2FC3"/>
    <w:rsid w:val="007E3704"/>
    <w:rsid w:val="007E3F6E"/>
    <w:rsid w:val="007E4F01"/>
    <w:rsid w:val="007E63C3"/>
    <w:rsid w:val="007F0732"/>
    <w:rsid w:val="007F12ED"/>
    <w:rsid w:val="007F1D32"/>
    <w:rsid w:val="007F46CD"/>
    <w:rsid w:val="007F4C49"/>
    <w:rsid w:val="007F59C9"/>
    <w:rsid w:val="007F5AB7"/>
    <w:rsid w:val="007F78E2"/>
    <w:rsid w:val="007F7928"/>
    <w:rsid w:val="0080281E"/>
    <w:rsid w:val="00802C50"/>
    <w:rsid w:val="00804EED"/>
    <w:rsid w:val="00805423"/>
    <w:rsid w:val="008058A6"/>
    <w:rsid w:val="0081006F"/>
    <w:rsid w:val="00810422"/>
    <w:rsid w:val="00810489"/>
    <w:rsid w:val="00810651"/>
    <w:rsid w:val="00810662"/>
    <w:rsid w:val="00811485"/>
    <w:rsid w:val="008128FC"/>
    <w:rsid w:val="0081292F"/>
    <w:rsid w:val="00813911"/>
    <w:rsid w:val="008142C7"/>
    <w:rsid w:val="00814828"/>
    <w:rsid w:val="008169F7"/>
    <w:rsid w:val="00816B7F"/>
    <w:rsid w:val="008170BC"/>
    <w:rsid w:val="00822B83"/>
    <w:rsid w:val="00824140"/>
    <w:rsid w:val="00824AFA"/>
    <w:rsid w:val="00824B8F"/>
    <w:rsid w:val="00825987"/>
    <w:rsid w:val="00825C1B"/>
    <w:rsid w:val="008265D1"/>
    <w:rsid w:val="00827179"/>
    <w:rsid w:val="008277F2"/>
    <w:rsid w:val="00830C10"/>
    <w:rsid w:val="00831286"/>
    <w:rsid w:val="00833856"/>
    <w:rsid w:val="0083456D"/>
    <w:rsid w:val="008350C1"/>
    <w:rsid w:val="0083576F"/>
    <w:rsid w:val="0083798F"/>
    <w:rsid w:val="00837AF4"/>
    <w:rsid w:val="00841EAB"/>
    <w:rsid w:val="008422C0"/>
    <w:rsid w:val="0084325C"/>
    <w:rsid w:val="008442E6"/>
    <w:rsid w:val="00844F83"/>
    <w:rsid w:val="00845364"/>
    <w:rsid w:val="00846B06"/>
    <w:rsid w:val="00846F11"/>
    <w:rsid w:val="0084742B"/>
    <w:rsid w:val="0085005A"/>
    <w:rsid w:val="00852BA8"/>
    <w:rsid w:val="00853CF0"/>
    <w:rsid w:val="0085423A"/>
    <w:rsid w:val="0085493C"/>
    <w:rsid w:val="00855511"/>
    <w:rsid w:val="008561AB"/>
    <w:rsid w:val="0086090D"/>
    <w:rsid w:val="00861423"/>
    <w:rsid w:val="00863792"/>
    <w:rsid w:val="00863C5E"/>
    <w:rsid w:val="0086524A"/>
    <w:rsid w:val="00865324"/>
    <w:rsid w:val="00870DB5"/>
    <w:rsid w:val="0087109D"/>
    <w:rsid w:val="008717B0"/>
    <w:rsid w:val="00871895"/>
    <w:rsid w:val="00871C06"/>
    <w:rsid w:val="008722C8"/>
    <w:rsid w:val="008724ED"/>
    <w:rsid w:val="00875BAE"/>
    <w:rsid w:val="00875F24"/>
    <w:rsid w:val="008802D4"/>
    <w:rsid w:val="008802E0"/>
    <w:rsid w:val="00880573"/>
    <w:rsid w:val="00881098"/>
    <w:rsid w:val="0088109C"/>
    <w:rsid w:val="008836DB"/>
    <w:rsid w:val="00884369"/>
    <w:rsid w:val="0088468F"/>
    <w:rsid w:val="00885A7E"/>
    <w:rsid w:val="00885B10"/>
    <w:rsid w:val="008860A5"/>
    <w:rsid w:val="008862D2"/>
    <w:rsid w:val="00887186"/>
    <w:rsid w:val="008877AF"/>
    <w:rsid w:val="008878FC"/>
    <w:rsid w:val="00891120"/>
    <w:rsid w:val="008919D3"/>
    <w:rsid w:val="00892237"/>
    <w:rsid w:val="008926BF"/>
    <w:rsid w:val="00892DD1"/>
    <w:rsid w:val="00892F78"/>
    <w:rsid w:val="00893F71"/>
    <w:rsid w:val="00893FBB"/>
    <w:rsid w:val="00894365"/>
    <w:rsid w:val="00895B1F"/>
    <w:rsid w:val="00896B04"/>
    <w:rsid w:val="00897622"/>
    <w:rsid w:val="008A00C8"/>
    <w:rsid w:val="008A1D53"/>
    <w:rsid w:val="008A3148"/>
    <w:rsid w:val="008A35DA"/>
    <w:rsid w:val="008A3BA9"/>
    <w:rsid w:val="008A4EAC"/>
    <w:rsid w:val="008A66A4"/>
    <w:rsid w:val="008B02E0"/>
    <w:rsid w:val="008B0B5F"/>
    <w:rsid w:val="008B17D7"/>
    <w:rsid w:val="008B1816"/>
    <w:rsid w:val="008B2DB4"/>
    <w:rsid w:val="008B3C9F"/>
    <w:rsid w:val="008B4538"/>
    <w:rsid w:val="008B4CAF"/>
    <w:rsid w:val="008B4D69"/>
    <w:rsid w:val="008B4F20"/>
    <w:rsid w:val="008B5BF5"/>
    <w:rsid w:val="008B5E5D"/>
    <w:rsid w:val="008B6E74"/>
    <w:rsid w:val="008B75B4"/>
    <w:rsid w:val="008B7994"/>
    <w:rsid w:val="008B7A3F"/>
    <w:rsid w:val="008C09F3"/>
    <w:rsid w:val="008C12A8"/>
    <w:rsid w:val="008C1BBB"/>
    <w:rsid w:val="008C2A12"/>
    <w:rsid w:val="008C3C78"/>
    <w:rsid w:val="008C3E78"/>
    <w:rsid w:val="008C4F71"/>
    <w:rsid w:val="008C703C"/>
    <w:rsid w:val="008C7A36"/>
    <w:rsid w:val="008C7F9F"/>
    <w:rsid w:val="008D03AF"/>
    <w:rsid w:val="008D0CCE"/>
    <w:rsid w:val="008D1409"/>
    <w:rsid w:val="008D2416"/>
    <w:rsid w:val="008D2602"/>
    <w:rsid w:val="008D45C6"/>
    <w:rsid w:val="008D46DA"/>
    <w:rsid w:val="008D78B2"/>
    <w:rsid w:val="008E07B0"/>
    <w:rsid w:val="008E2B1A"/>
    <w:rsid w:val="008E6424"/>
    <w:rsid w:val="008F1E33"/>
    <w:rsid w:val="008F3BD2"/>
    <w:rsid w:val="008F3DD0"/>
    <w:rsid w:val="008F5C85"/>
    <w:rsid w:val="00900BF3"/>
    <w:rsid w:val="00900EC6"/>
    <w:rsid w:val="009017A0"/>
    <w:rsid w:val="009027F4"/>
    <w:rsid w:val="00902C4D"/>
    <w:rsid w:val="009040B2"/>
    <w:rsid w:val="009045D0"/>
    <w:rsid w:val="009056C5"/>
    <w:rsid w:val="00906127"/>
    <w:rsid w:val="00906C2E"/>
    <w:rsid w:val="00907291"/>
    <w:rsid w:val="0091020D"/>
    <w:rsid w:val="00911470"/>
    <w:rsid w:val="00911B33"/>
    <w:rsid w:val="00911F08"/>
    <w:rsid w:val="009141B6"/>
    <w:rsid w:val="0091424C"/>
    <w:rsid w:val="009142A0"/>
    <w:rsid w:val="0091519A"/>
    <w:rsid w:val="00915908"/>
    <w:rsid w:val="00921B8E"/>
    <w:rsid w:val="00922FCB"/>
    <w:rsid w:val="00924F92"/>
    <w:rsid w:val="0092730F"/>
    <w:rsid w:val="00927B17"/>
    <w:rsid w:val="00927B7F"/>
    <w:rsid w:val="00930A4B"/>
    <w:rsid w:val="0093249D"/>
    <w:rsid w:val="009334E5"/>
    <w:rsid w:val="009338B9"/>
    <w:rsid w:val="00934CBC"/>
    <w:rsid w:val="00935844"/>
    <w:rsid w:val="00936D0E"/>
    <w:rsid w:val="00937333"/>
    <w:rsid w:val="009401BC"/>
    <w:rsid w:val="0094091F"/>
    <w:rsid w:val="00941419"/>
    <w:rsid w:val="009416E9"/>
    <w:rsid w:val="00941E43"/>
    <w:rsid w:val="009427C9"/>
    <w:rsid w:val="0094344B"/>
    <w:rsid w:val="00943DB9"/>
    <w:rsid w:val="009446AB"/>
    <w:rsid w:val="009461E3"/>
    <w:rsid w:val="0094731D"/>
    <w:rsid w:val="009476D6"/>
    <w:rsid w:val="009507F6"/>
    <w:rsid w:val="00951806"/>
    <w:rsid w:val="00952879"/>
    <w:rsid w:val="00952C6E"/>
    <w:rsid w:val="00952EBA"/>
    <w:rsid w:val="0095389E"/>
    <w:rsid w:val="00955F8A"/>
    <w:rsid w:val="009563A7"/>
    <w:rsid w:val="00962735"/>
    <w:rsid w:val="00962795"/>
    <w:rsid w:val="009629A0"/>
    <w:rsid w:val="00962FC1"/>
    <w:rsid w:val="009642CD"/>
    <w:rsid w:val="00965F35"/>
    <w:rsid w:val="0096661B"/>
    <w:rsid w:val="0096680F"/>
    <w:rsid w:val="009671E7"/>
    <w:rsid w:val="009712FB"/>
    <w:rsid w:val="00971447"/>
    <w:rsid w:val="009716EB"/>
    <w:rsid w:val="00972CF5"/>
    <w:rsid w:val="009731D1"/>
    <w:rsid w:val="009734E7"/>
    <w:rsid w:val="00973E8B"/>
    <w:rsid w:val="00974478"/>
    <w:rsid w:val="00975DBF"/>
    <w:rsid w:val="009773C2"/>
    <w:rsid w:val="00977453"/>
    <w:rsid w:val="0097773B"/>
    <w:rsid w:val="00977CE8"/>
    <w:rsid w:val="00980027"/>
    <w:rsid w:val="00980E13"/>
    <w:rsid w:val="00981D82"/>
    <w:rsid w:val="009834D7"/>
    <w:rsid w:val="00985280"/>
    <w:rsid w:val="00985E31"/>
    <w:rsid w:val="009867E0"/>
    <w:rsid w:val="0099022C"/>
    <w:rsid w:val="00991961"/>
    <w:rsid w:val="0099241E"/>
    <w:rsid w:val="0099244F"/>
    <w:rsid w:val="00992A99"/>
    <w:rsid w:val="00992F7B"/>
    <w:rsid w:val="009936A4"/>
    <w:rsid w:val="00993FDD"/>
    <w:rsid w:val="00994B8B"/>
    <w:rsid w:val="009950B6"/>
    <w:rsid w:val="009960D2"/>
    <w:rsid w:val="009964A9"/>
    <w:rsid w:val="009965C9"/>
    <w:rsid w:val="009A02F7"/>
    <w:rsid w:val="009A2CFC"/>
    <w:rsid w:val="009A3AC4"/>
    <w:rsid w:val="009A42F3"/>
    <w:rsid w:val="009A446F"/>
    <w:rsid w:val="009A4FFA"/>
    <w:rsid w:val="009A67F9"/>
    <w:rsid w:val="009B087A"/>
    <w:rsid w:val="009B13D5"/>
    <w:rsid w:val="009B2595"/>
    <w:rsid w:val="009B3CF1"/>
    <w:rsid w:val="009B3D57"/>
    <w:rsid w:val="009B4F56"/>
    <w:rsid w:val="009B60F6"/>
    <w:rsid w:val="009B645C"/>
    <w:rsid w:val="009B6C2B"/>
    <w:rsid w:val="009B7003"/>
    <w:rsid w:val="009B77FF"/>
    <w:rsid w:val="009C0050"/>
    <w:rsid w:val="009C1595"/>
    <w:rsid w:val="009C1B95"/>
    <w:rsid w:val="009C1D44"/>
    <w:rsid w:val="009C2415"/>
    <w:rsid w:val="009C5884"/>
    <w:rsid w:val="009C5DEE"/>
    <w:rsid w:val="009C62B5"/>
    <w:rsid w:val="009C69E1"/>
    <w:rsid w:val="009C722D"/>
    <w:rsid w:val="009C75ED"/>
    <w:rsid w:val="009C7A2E"/>
    <w:rsid w:val="009D00DB"/>
    <w:rsid w:val="009D06B6"/>
    <w:rsid w:val="009D0A1B"/>
    <w:rsid w:val="009D159C"/>
    <w:rsid w:val="009D198F"/>
    <w:rsid w:val="009D25B1"/>
    <w:rsid w:val="009D341F"/>
    <w:rsid w:val="009D3927"/>
    <w:rsid w:val="009D4F6C"/>
    <w:rsid w:val="009D5DB2"/>
    <w:rsid w:val="009D7116"/>
    <w:rsid w:val="009D72A3"/>
    <w:rsid w:val="009D7879"/>
    <w:rsid w:val="009E0F33"/>
    <w:rsid w:val="009E217A"/>
    <w:rsid w:val="009E32B8"/>
    <w:rsid w:val="009E558B"/>
    <w:rsid w:val="009E5845"/>
    <w:rsid w:val="009E6214"/>
    <w:rsid w:val="009E6B55"/>
    <w:rsid w:val="009F0735"/>
    <w:rsid w:val="009F2388"/>
    <w:rsid w:val="009F3B40"/>
    <w:rsid w:val="009F4604"/>
    <w:rsid w:val="009F4B29"/>
    <w:rsid w:val="009F5987"/>
    <w:rsid w:val="009F5E93"/>
    <w:rsid w:val="009F759C"/>
    <w:rsid w:val="00A007B9"/>
    <w:rsid w:val="00A008BA"/>
    <w:rsid w:val="00A01DAB"/>
    <w:rsid w:val="00A023FD"/>
    <w:rsid w:val="00A03549"/>
    <w:rsid w:val="00A04915"/>
    <w:rsid w:val="00A04FD1"/>
    <w:rsid w:val="00A05D72"/>
    <w:rsid w:val="00A062D5"/>
    <w:rsid w:val="00A06530"/>
    <w:rsid w:val="00A0752B"/>
    <w:rsid w:val="00A07CE5"/>
    <w:rsid w:val="00A10B8D"/>
    <w:rsid w:val="00A10F95"/>
    <w:rsid w:val="00A12693"/>
    <w:rsid w:val="00A14048"/>
    <w:rsid w:val="00A14683"/>
    <w:rsid w:val="00A166D2"/>
    <w:rsid w:val="00A1671C"/>
    <w:rsid w:val="00A1709F"/>
    <w:rsid w:val="00A20034"/>
    <w:rsid w:val="00A216DF"/>
    <w:rsid w:val="00A21ECE"/>
    <w:rsid w:val="00A224BB"/>
    <w:rsid w:val="00A22F57"/>
    <w:rsid w:val="00A2318D"/>
    <w:rsid w:val="00A236E3"/>
    <w:rsid w:val="00A266AE"/>
    <w:rsid w:val="00A27FBF"/>
    <w:rsid w:val="00A31329"/>
    <w:rsid w:val="00A31A58"/>
    <w:rsid w:val="00A32006"/>
    <w:rsid w:val="00A33515"/>
    <w:rsid w:val="00A35B68"/>
    <w:rsid w:val="00A35D92"/>
    <w:rsid w:val="00A3611E"/>
    <w:rsid w:val="00A3674B"/>
    <w:rsid w:val="00A37029"/>
    <w:rsid w:val="00A3786E"/>
    <w:rsid w:val="00A406D3"/>
    <w:rsid w:val="00A40ADF"/>
    <w:rsid w:val="00A40DF0"/>
    <w:rsid w:val="00A41EEA"/>
    <w:rsid w:val="00A42599"/>
    <w:rsid w:val="00A426E1"/>
    <w:rsid w:val="00A42BD4"/>
    <w:rsid w:val="00A44169"/>
    <w:rsid w:val="00A4466B"/>
    <w:rsid w:val="00A455B1"/>
    <w:rsid w:val="00A45743"/>
    <w:rsid w:val="00A45A86"/>
    <w:rsid w:val="00A461A0"/>
    <w:rsid w:val="00A47F33"/>
    <w:rsid w:val="00A521D2"/>
    <w:rsid w:val="00A521DF"/>
    <w:rsid w:val="00A53481"/>
    <w:rsid w:val="00A539D8"/>
    <w:rsid w:val="00A55020"/>
    <w:rsid w:val="00A56EA2"/>
    <w:rsid w:val="00A60B21"/>
    <w:rsid w:val="00A60E9F"/>
    <w:rsid w:val="00A62CCF"/>
    <w:rsid w:val="00A64E1D"/>
    <w:rsid w:val="00A65935"/>
    <w:rsid w:val="00A65A15"/>
    <w:rsid w:val="00A66316"/>
    <w:rsid w:val="00A66F34"/>
    <w:rsid w:val="00A70023"/>
    <w:rsid w:val="00A70632"/>
    <w:rsid w:val="00A70B54"/>
    <w:rsid w:val="00A712E8"/>
    <w:rsid w:val="00A71AC4"/>
    <w:rsid w:val="00A7263B"/>
    <w:rsid w:val="00A739BF"/>
    <w:rsid w:val="00A739D4"/>
    <w:rsid w:val="00A73B85"/>
    <w:rsid w:val="00A73E4B"/>
    <w:rsid w:val="00A751FA"/>
    <w:rsid w:val="00A75E80"/>
    <w:rsid w:val="00A76513"/>
    <w:rsid w:val="00A76870"/>
    <w:rsid w:val="00A76AE7"/>
    <w:rsid w:val="00A77908"/>
    <w:rsid w:val="00A800F5"/>
    <w:rsid w:val="00A814F3"/>
    <w:rsid w:val="00A82D1D"/>
    <w:rsid w:val="00A837E7"/>
    <w:rsid w:val="00A841A3"/>
    <w:rsid w:val="00A84C74"/>
    <w:rsid w:val="00A84C97"/>
    <w:rsid w:val="00A84DE8"/>
    <w:rsid w:val="00A84FEB"/>
    <w:rsid w:val="00A85396"/>
    <w:rsid w:val="00A857C6"/>
    <w:rsid w:val="00A90999"/>
    <w:rsid w:val="00A90A3A"/>
    <w:rsid w:val="00A90BBF"/>
    <w:rsid w:val="00A91BC7"/>
    <w:rsid w:val="00A922E1"/>
    <w:rsid w:val="00A946E7"/>
    <w:rsid w:val="00A94FB1"/>
    <w:rsid w:val="00A96A3B"/>
    <w:rsid w:val="00A972F5"/>
    <w:rsid w:val="00A973C7"/>
    <w:rsid w:val="00A97EA4"/>
    <w:rsid w:val="00AA0DAA"/>
    <w:rsid w:val="00AA37EC"/>
    <w:rsid w:val="00AA62D2"/>
    <w:rsid w:val="00AA7D6B"/>
    <w:rsid w:val="00AB083B"/>
    <w:rsid w:val="00AB0A2F"/>
    <w:rsid w:val="00AB2762"/>
    <w:rsid w:val="00AB2CB6"/>
    <w:rsid w:val="00AB3242"/>
    <w:rsid w:val="00AB365D"/>
    <w:rsid w:val="00AB39D1"/>
    <w:rsid w:val="00AB4D4A"/>
    <w:rsid w:val="00AB6935"/>
    <w:rsid w:val="00AB7921"/>
    <w:rsid w:val="00AB7E0F"/>
    <w:rsid w:val="00AC02CE"/>
    <w:rsid w:val="00AC0B1E"/>
    <w:rsid w:val="00AC0EB0"/>
    <w:rsid w:val="00AC116E"/>
    <w:rsid w:val="00AC16FB"/>
    <w:rsid w:val="00AC202E"/>
    <w:rsid w:val="00AC281E"/>
    <w:rsid w:val="00AC3084"/>
    <w:rsid w:val="00AC42D7"/>
    <w:rsid w:val="00AC44F2"/>
    <w:rsid w:val="00AC47D6"/>
    <w:rsid w:val="00AC588E"/>
    <w:rsid w:val="00AC5B7C"/>
    <w:rsid w:val="00AC6887"/>
    <w:rsid w:val="00AC7F6B"/>
    <w:rsid w:val="00AD02A8"/>
    <w:rsid w:val="00AD0D40"/>
    <w:rsid w:val="00AD112F"/>
    <w:rsid w:val="00AD1135"/>
    <w:rsid w:val="00AD1832"/>
    <w:rsid w:val="00AD20FF"/>
    <w:rsid w:val="00AD25CA"/>
    <w:rsid w:val="00AD4A99"/>
    <w:rsid w:val="00AD5A7A"/>
    <w:rsid w:val="00AD5A96"/>
    <w:rsid w:val="00AD5D1A"/>
    <w:rsid w:val="00AD6350"/>
    <w:rsid w:val="00AD6676"/>
    <w:rsid w:val="00AD701E"/>
    <w:rsid w:val="00AD77F8"/>
    <w:rsid w:val="00AD7B82"/>
    <w:rsid w:val="00AD7F20"/>
    <w:rsid w:val="00AE0EDD"/>
    <w:rsid w:val="00AE15C4"/>
    <w:rsid w:val="00AE1DF3"/>
    <w:rsid w:val="00AE1F54"/>
    <w:rsid w:val="00AE2788"/>
    <w:rsid w:val="00AE2F1D"/>
    <w:rsid w:val="00AE3018"/>
    <w:rsid w:val="00AE35FD"/>
    <w:rsid w:val="00AE5C34"/>
    <w:rsid w:val="00AE7506"/>
    <w:rsid w:val="00AE7D02"/>
    <w:rsid w:val="00AF1CC7"/>
    <w:rsid w:val="00AF2481"/>
    <w:rsid w:val="00AF2F1E"/>
    <w:rsid w:val="00AF4881"/>
    <w:rsid w:val="00AF66A6"/>
    <w:rsid w:val="00AF69B3"/>
    <w:rsid w:val="00AF76D5"/>
    <w:rsid w:val="00AF77C1"/>
    <w:rsid w:val="00AF7D7F"/>
    <w:rsid w:val="00B0001D"/>
    <w:rsid w:val="00B01DF7"/>
    <w:rsid w:val="00B03417"/>
    <w:rsid w:val="00B05CF4"/>
    <w:rsid w:val="00B06FBB"/>
    <w:rsid w:val="00B07581"/>
    <w:rsid w:val="00B0796B"/>
    <w:rsid w:val="00B10053"/>
    <w:rsid w:val="00B10763"/>
    <w:rsid w:val="00B10C74"/>
    <w:rsid w:val="00B10D68"/>
    <w:rsid w:val="00B117B8"/>
    <w:rsid w:val="00B125E0"/>
    <w:rsid w:val="00B12723"/>
    <w:rsid w:val="00B12794"/>
    <w:rsid w:val="00B13C5B"/>
    <w:rsid w:val="00B160D2"/>
    <w:rsid w:val="00B16693"/>
    <w:rsid w:val="00B167CE"/>
    <w:rsid w:val="00B177C8"/>
    <w:rsid w:val="00B17A9C"/>
    <w:rsid w:val="00B20AA2"/>
    <w:rsid w:val="00B217DF"/>
    <w:rsid w:val="00B235BC"/>
    <w:rsid w:val="00B2447C"/>
    <w:rsid w:val="00B24B66"/>
    <w:rsid w:val="00B24EBE"/>
    <w:rsid w:val="00B25819"/>
    <w:rsid w:val="00B25A40"/>
    <w:rsid w:val="00B25F1C"/>
    <w:rsid w:val="00B263EA"/>
    <w:rsid w:val="00B26B62"/>
    <w:rsid w:val="00B27C11"/>
    <w:rsid w:val="00B3268D"/>
    <w:rsid w:val="00B326B7"/>
    <w:rsid w:val="00B32B0A"/>
    <w:rsid w:val="00B3310A"/>
    <w:rsid w:val="00B34C1F"/>
    <w:rsid w:val="00B352FB"/>
    <w:rsid w:val="00B353A5"/>
    <w:rsid w:val="00B37051"/>
    <w:rsid w:val="00B3741B"/>
    <w:rsid w:val="00B403CC"/>
    <w:rsid w:val="00B40666"/>
    <w:rsid w:val="00B41DCC"/>
    <w:rsid w:val="00B42247"/>
    <w:rsid w:val="00B429C8"/>
    <w:rsid w:val="00B42B9F"/>
    <w:rsid w:val="00B43432"/>
    <w:rsid w:val="00B44590"/>
    <w:rsid w:val="00B44A9C"/>
    <w:rsid w:val="00B45A2F"/>
    <w:rsid w:val="00B45B5A"/>
    <w:rsid w:val="00B46CD9"/>
    <w:rsid w:val="00B47290"/>
    <w:rsid w:val="00B50056"/>
    <w:rsid w:val="00B500B9"/>
    <w:rsid w:val="00B512ED"/>
    <w:rsid w:val="00B51ABA"/>
    <w:rsid w:val="00B5216F"/>
    <w:rsid w:val="00B529B1"/>
    <w:rsid w:val="00B5453E"/>
    <w:rsid w:val="00B54CB9"/>
    <w:rsid w:val="00B558A0"/>
    <w:rsid w:val="00B577AB"/>
    <w:rsid w:val="00B60573"/>
    <w:rsid w:val="00B617DE"/>
    <w:rsid w:val="00B622F0"/>
    <w:rsid w:val="00B627F7"/>
    <w:rsid w:val="00B631C6"/>
    <w:rsid w:val="00B63545"/>
    <w:rsid w:val="00B6359C"/>
    <w:rsid w:val="00B635FC"/>
    <w:rsid w:val="00B63651"/>
    <w:rsid w:val="00B63BE6"/>
    <w:rsid w:val="00B65640"/>
    <w:rsid w:val="00B657FA"/>
    <w:rsid w:val="00B65FA7"/>
    <w:rsid w:val="00B67043"/>
    <w:rsid w:val="00B67EEC"/>
    <w:rsid w:val="00B70928"/>
    <w:rsid w:val="00B70DE7"/>
    <w:rsid w:val="00B71B11"/>
    <w:rsid w:val="00B73B63"/>
    <w:rsid w:val="00B73CBD"/>
    <w:rsid w:val="00B74572"/>
    <w:rsid w:val="00B74831"/>
    <w:rsid w:val="00B75129"/>
    <w:rsid w:val="00B75D8D"/>
    <w:rsid w:val="00B75D9E"/>
    <w:rsid w:val="00B76385"/>
    <w:rsid w:val="00B8032B"/>
    <w:rsid w:val="00B81CEA"/>
    <w:rsid w:val="00B82949"/>
    <w:rsid w:val="00B82A11"/>
    <w:rsid w:val="00B82CBA"/>
    <w:rsid w:val="00B83B6E"/>
    <w:rsid w:val="00B84BB1"/>
    <w:rsid w:val="00B84C51"/>
    <w:rsid w:val="00B8505F"/>
    <w:rsid w:val="00B8557E"/>
    <w:rsid w:val="00B86B04"/>
    <w:rsid w:val="00B90E41"/>
    <w:rsid w:val="00B911A5"/>
    <w:rsid w:val="00B91800"/>
    <w:rsid w:val="00B92D66"/>
    <w:rsid w:val="00B92F0C"/>
    <w:rsid w:val="00B9352F"/>
    <w:rsid w:val="00B948F2"/>
    <w:rsid w:val="00B949CA"/>
    <w:rsid w:val="00B95A52"/>
    <w:rsid w:val="00B96BF5"/>
    <w:rsid w:val="00B9776F"/>
    <w:rsid w:val="00B977AD"/>
    <w:rsid w:val="00BA05E6"/>
    <w:rsid w:val="00BA08FB"/>
    <w:rsid w:val="00BA25E5"/>
    <w:rsid w:val="00BA3E94"/>
    <w:rsid w:val="00BA4CE3"/>
    <w:rsid w:val="00BA689C"/>
    <w:rsid w:val="00BA7671"/>
    <w:rsid w:val="00BB082C"/>
    <w:rsid w:val="00BB17EB"/>
    <w:rsid w:val="00BB518E"/>
    <w:rsid w:val="00BB7B8D"/>
    <w:rsid w:val="00BC19C5"/>
    <w:rsid w:val="00BC2442"/>
    <w:rsid w:val="00BC2756"/>
    <w:rsid w:val="00BC3788"/>
    <w:rsid w:val="00BC3A5B"/>
    <w:rsid w:val="00BC3F41"/>
    <w:rsid w:val="00BC4140"/>
    <w:rsid w:val="00BC42EB"/>
    <w:rsid w:val="00BC43E6"/>
    <w:rsid w:val="00BC4B61"/>
    <w:rsid w:val="00BC4E22"/>
    <w:rsid w:val="00BC4EA1"/>
    <w:rsid w:val="00BC55CA"/>
    <w:rsid w:val="00BC6DB5"/>
    <w:rsid w:val="00BC7B33"/>
    <w:rsid w:val="00BD0C75"/>
    <w:rsid w:val="00BD1AB7"/>
    <w:rsid w:val="00BD1E58"/>
    <w:rsid w:val="00BD2439"/>
    <w:rsid w:val="00BD2713"/>
    <w:rsid w:val="00BD3FAB"/>
    <w:rsid w:val="00BD4E9E"/>
    <w:rsid w:val="00BD6051"/>
    <w:rsid w:val="00BD6897"/>
    <w:rsid w:val="00BD7093"/>
    <w:rsid w:val="00BD7C3E"/>
    <w:rsid w:val="00BE09E3"/>
    <w:rsid w:val="00BE0E02"/>
    <w:rsid w:val="00BE15A8"/>
    <w:rsid w:val="00BE20CF"/>
    <w:rsid w:val="00BE2958"/>
    <w:rsid w:val="00BE329C"/>
    <w:rsid w:val="00BE365F"/>
    <w:rsid w:val="00BE429B"/>
    <w:rsid w:val="00BE5A31"/>
    <w:rsid w:val="00BE5C4E"/>
    <w:rsid w:val="00BE64DC"/>
    <w:rsid w:val="00BE6FA5"/>
    <w:rsid w:val="00BE792D"/>
    <w:rsid w:val="00BE794A"/>
    <w:rsid w:val="00BE7C8D"/>
    <w:rsid w:val="00BE7EF2"/>
    <w:rsid w:val="00BF06B8"/>
    <w:rsid w:val="00BF2447"/>
    <w:rsid w:val="00BF5A0F"/>
    <w:rsid w:val="00BF5A7C"/>
    <w:rsid w:val="00BF677B"/>
    <w:rsid w:val="00BF6FF5"/>
    <w:rsid w:val="00C0180F"/>
    <w:rsid w:val="00C029DE"/>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4178"/>
    <w:rsid w:val="00C15FC6"/>
    <w:rsid w:val="00C1703B"/>
    <w:rsid w:val="00C17554"/>
    <w:rsid w:val="00C226A6"/>
    <w:rsid w:val="00C24189"/>
    <w:rsid w:val="00C27327"/>
    <w:rsid w:val="00C27F52"/>
    <w:rsid w:val="00C3025C"/>
    <w:rsid w:val="00C30809"/>
    <w:rsid w:val="00C31A65"/>
    <w:rsid w:val="00C32081"/>
    <w:rsid w:val="00C32AF6"/>
    <w:rsid w:val="00C32E98"/>
    <w:rsid w:val="00C3470A"/>
    <w:rsid w:val="00C347B4"/>
    <w:rsid w:val="00C34C66"/>
    <w:rsid w:val="00C355EB"/>
    <w:rsid w:val="00C36FEF"/>
    <w:rsid w:val="00C400F0"/>
    <w:rsid w:val="00C40C05"/>
    <w:rsid w:val="00C40C9B"/>
    <w:rsid w:val="00C416A5"/>
    <w:rsid w:val="00C44297"/>
    <w:rsid w:val="00C45E41"/>
    <w:rsid w:val="00C461D5"/>
    <w:rsid w:val="00C47006"/>
    <w:rsid w:val="00C4727B"/>
    <w:rsid w:val="00C4746F"/>
    <w:rsid w:val="00C47B70"/>
    <w:rsid w:val="00C51442"/>
    <w:rsid w:val="00C51DC3"/>
    <w:rsid w:val="00C5451E"/>
    <w:rsid w:val="00C548EE"/>
    <w:rsid w:val="00C55A8B"/>
    <w:rsid w:val="00C55AC5"/>
    <w:rsid w:val="00C56148"/>
    <w:rsid w:val="00C5652C"/>
    <w:rsid w:val="00C56570"/>
    <w:rsid w:val="00C5723A"/>
    <w:rsid w:val="00C60986"/>
    <w:rsid w:val="00C61A76"/>
    <w:rsid w:val="00C61BEB"/>
    <w:rsid w:val="00C62478"/>
    <w:rsid w:val="00C626FD"/>
    <w:rsid w:val="00C62B4A"/>
    <w:rsid w:val="00C640D4"/>
    <w:rsid w:val="00C6493A"/>
    <w:rsid w:val="00C64F0B"/>
    <w:rsid w:val="00C66912"/>
    <w:rsid w:val="00C71232"/>
    <w:rsid w:val="00C71EF0"/>
    <w:rsid w:val="00C72272"/>
    <w:rsid w:val="00C724CD"/>
    <w:rsid w:val="00C74984"/>
    <w:rsid w:val="00C75D31"/>
    <w:rsid w:val="00C76EA3"/>
    <w:rsid w:val="00C8051B"/>
    <w:rsid w:val="00C808E4"/>
    <w:rsid w:val="00C81EC1"/>
    <w:rsid w:val="00C825B7"/>
    <w:rsid w:val="00C82869"/>
    <w:rsid w:val="00C82B3E"/>
    <w:rsid w:val="00C82BC3"/>
    <w:rsid w:val="00C8362B"/>
    <w:rsid w:val="00C84F45"/>
    <w:rsid w:val="00C85D64"/>
    <w:rsid w:val="00C87FFE"/>
    <w:rsid w:val="00C902CD"/>
    <w:rsid w:val="00C9117A"/>
    <w:rsid w:val="00C920B3"/>
    <w:rsid w:val="00C92E57"/>
    <w:rsid w:val="00C92EE7"/>
    <w:rsid w:val="00C94AF1"/>
    <w:rsid w:val="00C95D48"/>
    <w:rsid w:val="00C95E0A"/>
    <w:rsid w:val="00C96578"/>
    <w:rsid w:val="00CA03C9"/>
    <w:rsid w:val="00CA0B20"/>
    <w:rsid w:val="00CA0CC2"/>
    <w:rsid w:val="00CA314E"/>
    <w:rsid w:val="00CA3EDF"/>
    <w:rsid w:val="00CA4552"/>
    <w:rsid w:val="00CA6EC3"/>
    <w:rsid w:val="00CB02DE"/>
    <w:rsid w:val="00CB099C"/>
    <w:rsid w:val="00CB26B3"/>
    <w:rsid w:val="00CB2BE1"/>
    <w:rsid w:val="00CB3404"/>
    <w:rsid w:val="00CB4205"/>
    <w:rsid w:val="00CB4887"/>
    <w:rsid w:val="00CB4FA7"/>
    <w:rsid w:val="00CB53AF"/>
    <w:rsid w:val="00CB544F"/>
    <w:rsid w:val="00CB5A32"/>
    <w:rsid w:val="00CB6670"/>
    <w:rsid w:val="00CB6B1C"/>
    <w:rsid w:val="00CB736C"/>
    <w:rsid w:val="00CC0CA7"/>
    <w:rsid w:val="00CC135D"/>
    <w:rsid w:val="00CC16C8"/>
    <w:rsid w:val="00CC35BE"/>
    <w:rsid w:val="00CC42AD"/>
    <w:rsid w:val="00CC466A"/>
    <w:rsid w:val="00CC5714"/>
    <w:rsid w:val="00CD0BF8"/>
    <w:rsid w:val="00CD1577"/>
    <w:rsid w:val="00CD1EA8"/>
    <w:rsid w:val="00CD3351"/>
    <w:rsid w:val="00CD361B"/>
    <w:rsid w:val="00CD412C"/>
    <w:rsid w:val="00CD41A5"/>
    <w:rsid w:val="00CD728B"/>
    <w:rsid w:val="00CD7A65"/>
    <w:rsid w:val="00CE1ECE"/>
    <w:rsid w:val="00CE29E8"/>
    <w:rsid w:val="00CE2CF9"/>
    <w:rsid w:val="00CE2EC9"/>
    <w:rsid w:val="00CE312A"/>
    <w:rsid w:val="00CE313B"/>
    <w:rsid w:val="00CE37A2"/>
    <w:rsid w:val="00CE3BC4"/>
    <w:rsid w:val="00CE5AB5"/>
    <w:rsid w:val="00CF1157"/>
    <w:rsid w:val="00CF258F"/>
    <w:rsid w:val="00CF2957"/>
    <w:rsid w:val="00CF4BF8"/>
    <w:rsid w:val="00CF55CA"/>
    <w:rsid w:val="00CF5F17"/>
    <w:rsid w:val="00CF6121"/>
    <w:rsid w:val="00CF679C"/>
    <w:rsid w:val="00CF6E50"/>
    <w:rsid w:val="00CF6FDA"/>
    <w:rsid w:val="00CF731C"/>
    <w:rsid w:val="00CF7F5E"/>
    <w:rsid w:val="00D00B76"/>
    <w:rsid w:val="00D01FA9"/>
    <w:rsid w:val="00D03FB8"/>
    <w:rsid w:val="00D04D63"/>
    <w:rsid w:val="00D060AE"/>
    <w:rsid w:val="00D07587"/>
    <w:rsid w:val="00D1004F"/>
    <w:rsid w:val="00D1020B"/>
    <w:rsid w:val="00D102EB"/>
    <w:rsid w:val="00D10428"/>
    <w:rsid w:val="00D10BDC"/>
    <w:rsid w:val="00D11300"/>
    <w:rsid w:val="00D12FF8"/>
    <w:rsid w:val="00D130B7"/>
    <w:rsid w:val="00D136E1"/>
    <w:rsid w:val="00D13802"/>
    <w:rsid w:val="00D14035"/>
    <w:rsid w:val="00D15B9B"/>
    <w:rsid w:val="00D15EA1"/>
    <w:rsid w:val="00D17BC2"/>
    <w:rsid w:val="00D20573"/>
    <w:rsid w:val="00D23441"/>
    <w:rsid w:val="00D2355B"/>
    <w:rsid w:val="00D235FA"/>
    <w:rsid w:val="00D2360A"/>
    <w:rsid w:val="00D240AA"/>
    <w:rsid w:val="00D24BF2"/>
    <w:rsid w:val="00D254F1"/>
    <w:rsid w:val="00D278C8"/>
    <w:rsid w:val="00D27E6A"/>
    <w:rsid w:val="00D330CF"/>
    <w:rsid w:val="00D33105"/>
    <w:rsid w:val="00D33D81"/>
    <w:rsid w:val="00D34A0D"/>
    <w:rsid w:val="00D37C3F"/>
    <w:rsid w:val="00D37DE4"/>
    <w:rsid w:val="00D4083A"/>
    <w:rsid w:val="00D42A85"/>
    <w:rsid w:val="00D430BB"/>
    <w:rsid w:val="00D437E1"/>
    <w:rsid w:val="00D43EBE"/>
    <w:rsid w:val="00D4422C"/>
    <w:rsid w:val="00D44866"/>
    <w:rsid w:val="00D45390"/>
    <w:rsid w:val="00D4745B"/>
    <w:rsid w:val="00D4773D"/>
    <w:rsid w:val="00D50009"/>
    <w:rsid w:val="00D51088"/>
    <w:rsid w:val="00D5131F"/>
    <w:rsid w:val="00D51BC9"/>
    <w:rsid w:val="00D52322"/>
    <w:rsid w:val="00D526C4"/>
    <w:rsid w:val="00D52AC6"/>
    <w:rsid w:val="00D5349C"/>
    <w:rsid w:val="00D55576"/>
    <w:rsid w:val="00D5728C"/>
    <w:rsid w:val="00D574DA"/>
    <w:rsid w:val="00D57D95"/>
    <w:rsid w:val="00D6031E"/>
    <w:rsid w:val="00D6052C"/>
    <w:rsid w:val="00D62362"/>
    <w:rsid w:val="00D63B5A"/>
    <w:rsid w:val="00D64466"/>
    <w:rsid w:val="00D64730"/>
    <w:rsid w:val="00D64CCB"/>
    <w:rsid w:val="00D6531D"/>
    <w:rsid w:val="00D6565A"/>
    <w:rsid w:val="00D66161"/>
    <w:rsid w:val="00D66600"/>
    <w:rsid w:val="00D66A76"/>
    <w:rsid w:val="00D7113C"/>
    <w:rsid w:val="00D7162A"/>
    <w:rsid w:val="00D72D0A"/>
    <w:rsid w:val="00D74CCD"/>
    <w:rsid w:val="00D770CF"/>
    <w:rsid w:val="00D804CD"/>
    <w:rsid w:val="00D80621"/>
    <w:rsid w:val="00D81578"/>
    <w:rsid w:val="00D815E4"/>
    <w:rsid w:val="00D82978"/>
    <w:rsid w:val="00D82F94"/>
    <w:rsid w:val="00D875B3"/>
    <w:rsid w:val="00D87F81"/>
    <w:rsid w:val="00D909D4"/>
    <w:rsid w:val="00D92F7C"/>
    <w:rsid w:val="00D9484D"/>
    <w:rsid w:val="00D94ABF"/>
    <w:rsid w:val="00D97CA5"/>
    <w:rsid w:val="00DA1A59"/>
    <w:rsid w:val="00DA2FA0"/>
    <w:rsid w:val="00DA39A9"/>
    <w:rsid w:val="00DA3F60"/>
    <w:rsid w:val="00DA4908"/>
    <w:rsid w:val="00DA4D25"/>
    <w:rsid w:val="00DA6844"/>
    <w:rsid w:val="00DA68FF"/>
    <w:rsid w:val="00DA7CA2"/>
    <w:rsid w:val="00DB0586"/>
    <w:rsid w:val="00DB0AEE"/>
    <w:rsid w:val="00DB0C07"/>
    <w:rsid w:val="00DB11CA"/>
    <w:rsid w:val="00DB165F"/>
    <w:rsid w:val="00DB1B80"/>
    <w:rsid w:val="00DB3E10"/>
    <w:rsid w:val="00DB405B"/>
    <w:rsid w:val="00DB665A"/>
    <w:rsid w:val="00DC0288"/>
    <w:rsid w:val="00DC1B22"/>
    <w:rsid w:val="00DC2976"/>
    <w:rsid w:val="00DC4C89"/>
    <w:rsid w:val="00DC561B"/>
    <w:rsid w:val="00DC5987"/>
    <w:rsid w:val="00DC5BAD"/>
    <w:rsid w:val="00DC690B"/>
    <w:rsid w:val="00DC6BFB"/>
    <w:rsid w:val="00DC7401"/>
    <w:rsid w:val="00DC7A04"/>
    <w:rsid w:val="00DC7BE0"/>
    <w:rsid w:val="00DD1836"/>
    <w:rsid w:val="00DD27BD"/>
    <w:rsid w:val="00DD5953"/>
    <w:rsid w:val="00DD63CB"/>
    <w:rsid w:val="00DD63FB"/>
    <w:rsid w:val="00DD7208"/>
    <w:rsid w:val="00DD7DF6"/>
    <w:rsid w:val="00DE34B8"/>
    <w:rsid w:val="00DE3B95"/>
    <w:rsid w:val="00DE6127"/>
    <w:rsid w:val="00DE6649"/>
    <w:rsid w:val="00DE681C"/>
    <w:rsid w:val="00DE7D82"/>
    <w:rsid w:val="00DF0F70"/>
    <w:rsid w:val="00DF2BD3"/>
    <w:rsid w:val="00DF3969"/>
    <w:rsid w:val="00DF39C6"/>
    <w:rsid w:val="00DF440C"/>
    <w:rsid w:val="00DF65AD"/>
    <w:rsid w:val="00DF7756"/>
    <w:rsid w:val="00DF79BC"/>
    <w:rsid w:val="00E01150"/>
    <w:rsid w:val="00E019C1"/>
    <w:rsid w:val="00E02B80"/>
    <w:rsid w:val="00E02FA5"/>
    <w:rsid w:val="00E0331B"/>
    <w:rsid w:val="00E0377D"/>
    <w:rsid w:val="00E03DB1"/>
    <w:rsid w:val="00E04F58"/>
    <w:rsid w:val="00E05380"/>
    <w:rsid w:val="00E05E62"/>
    <w:rsid w:val="00E06158"/>
    <w:rsid w:val="00E0678F"/>
    <w:rsid w:val="00E10CB4"/>
    <w:rsid w:val="00E10FF7"/>
    <w:rsid w:val="00E1264C"/>
    <w:rsid w:val="00E129AF"/>
    <w:rsid w:val="00E133BC"/>
    <w:rsid w:val="00E1369F"/>
    <w:rsid w:val="00E13AB7"/>
    <w:rsid w:val="00E14A5A"/>
    <w:rsid w:val="00E1552E"/>
    <w:rsid w:val="00E159FC"/>
    <w:rsid w:val="00E15D63"/>
    <w:rsid w:val="00E17949"/>
    <w:rsid w:val="00E213CB"/>
    <w:rsid w:val="00E23C49"/>
    <w:rsid w:val="00E23D1C"/>
    <w:rsid w:val="00E24238"/>
    <w:rsid w:val="00E25287"/>
    <w:rsid w:val="00E26111"/>
    <w:rsid w:val="00E26604"/>
    <w:rsid w:val="00E26DBA"/>
    <w:rsid w:val="00E3224D"/>
    <w:rsid w:val="00E325A9"/>
    <w:rsid w:val="00E32EEC"/>
    <w:rsid w:val="00E330C5"/>
    <w:rsid w:val="00E3368A"/>
    <w:rsid w:val="00E33BAB"/>
    <w:rsid w:val="00E34A20"/>
    <w:rsid w:val="00E34BEA"/>
    <w:rsid w:val="00E34EEE"/>
    <w:rsid w:val="00E35495"/>
    <w:rsid w:val="00E371AB"/>
    <w:rsid w:val="00E37420"/>
    <w:rsid w:val="00E374AF"/>
    <w:rsid w:val="00E37909"/>
    <w:rsid w:val="00E37EE5"/>
    <w:rsid w:val="00E40972"/>
    <w:rsid w:val="00E41B84"/>
    <w:rsid w:val="00E41E53"/>
    <w:rsid w:val="00E428BF"/>
    <w:rsid w:val="00E42CCD"/>
    <w:rsid w:val="00E4377F"/>
    <w:rsid w:val="00E438AF"/>
    <w:rsid w:val="00E466D6"/>
    <w:rsid w:val="00E46B1C"/>
    <w:rsid w:val="00E46F20"/>
    <w:rsid w:val="00E50758"/>
    <w:rsid w:val="00E5107D"/>
    <w:rsid w:val="00E51426"/>
    <w:rsid w:val="00E51A98"/>
    <w:rsid w:val="00E51F8E"/>
    <w:rsid w:val="00E5329F"/>
    <w:rsid w:val="00E533C8"/>
    <w:rsid w:val="00E547CB"/>
    <w:rsid w:val="00E56375"/>
    <w:rsid w:val="00E56FB2"/>
    <w:rsid w:val="00E62A8D"/>
    <w:rsid w:val="00E63866"/>
    <w:rsid w:val="00E64EBD"/>
    <w:rsid w:val="00E65BC4"/>
    <w:rsid w:val="00E66053"/>
    <w:rsid w:val="00E66168"/>
    <w:rsid w:val="00E666FF"/>
    <w:rsid w:val="00E671D4"/>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0910"/>
    <w:rsid w:val="00E82D27"/>
    <w:rsid w:val="00E857EF"/>
    <w:rsid w:val="00E85EAF"/>
    <w:rsid w:val="00E862D5"/>
    <w:rsid w:val="00E864A0"/>
    <w:rsid w:val="00E87F95"/>
    <w:rsid w:val="00E907E5"/>
    <w:rsid w:val="00E90C7A"/>
    <w:rsid w:val="00E91267"/>
    <w:rsid w:val="00E91275"/>
    <w:rsid w:val="00E91599"/>
    <w:rsid w:val="00E91834"/>
    <w:rsid w:val="00E93501"/>
    <w:rsid w:val="00E938D8"/>
    <w:rsid w:val="00E961C0"/>
    <w:rsid w:val="00E97282"/>
    <w:rsid w:val="00E97630"/>
    <w:rsid w:val="00E97D4E"/>
    <w:rsid w:val="00EA0A54"/>
    <w:rsid w:val="00EA0D4A"/>
    <w:rsid w:val="00EA10E2"/>
    <w:rsid w:val="00EA19D5"/>
    <w:rsid w:val="00EA2290"/>
    <w:rsid w:val="00EA2CA8"/>
    <w:rsid w:val="00EA3234"/>
    <w:rsid w:val="00EA3C79"/>
    <w:rsid w:val="00EA4030"/>
    <w:rsid w:val="00EA55C7"/>
    <w:rsid w:val="00EA7800"/>
    <w:rsid w:val="00EB080A"/>
    <w:rsid w:val="00EB11DD"/>
    <w:rsid w:val="00EB2C4B"/>
    <w:rsid w:val="00EB4ECE"/>
    <w:rsid w:val="00EB4FCF"/>
    <w:rsid w:val="00EB57F6"/>
    <w:rsid w:val="00EB5F98"/>
    <w:rsid w:val="00EB6809"/>
    <w:rsid w:val="00EB75A5"/>
    <w:rsid w:val="00EB7809"/>
    <w:rsid w:val="00EB7D38"/>
    <w:rsid w:val="00EC0F0E"/>
    <w:rsid w:val="00EC2B06"/>
    <w:rsid w:val="00EC405E"/>
    <w:rsid w:val="00EC61AC"/>
    <w:rsid w:val="00EC6D75"/>
    <w:rsid w:val="00EC75FF"/>
    <w:rsid w:val="00ED113F"/>
    <w:rsid w:val="00ED196A"/>
    <w:rsid w:val="00ED274B"/>
    <w:rsid w:val="00ED3202"/>
    <w:rsid w:val="00ED35D9"/>
    <w:rsid w:val="00EE0BD6"/>
    <w:rsid w:val="00EE1981"/>
    <w:rsid w:val="00EE1A21"/>
    <w:rsid w:val="00EE2EBD"/>
    <w:rsid w:val="00EE385C"/>
    <w:rsid w:val="00EE45C1"/>
    <w:rsid w:val="00EE4F53"/>
    <w:rsid w:val="00EE6BA0"/>
    <w:rsid w:val="00EE6F43"/>
    <w:rsid w:val="00EF1D7A"/>
    <w:rsid w:val="00EF2B36"/>
    <w:rsid w:val="00EF352E"/>
    <w:rsid w:val="00EF3DCB"/>
    <w:rsid w:val="00EF6D2C"/>
    <w:rsid w:val="00EF79F2"/>
    <w:rsid w:val="00F011BB"/>
    <w:rsid w:val="00F019E2"/>
    <w:rsid w:val="00F02217"/>
    <w:rsid w:val="00F02A99"/>
    <w:rsid w:val="00F03D4B"/>
    <w:rsid w:val="00F04D38"/>
    <w:rsid w:val="00F10F7A"/>
    <w:rsid w:val="00F1205C"/>
    <w:rsid w:val="00F1690D"/>
    <w:rsid w:val="00F16AE6"/>
    <w:rsid w:val="00F17880"/>
    <w:rsid w:val="00F17A55"/>
    <w:rsid w:val="00F216DF"/>
    <w:rsid w:val="00F21C08"/>
    <w:rsid w:val="00F21ECB"/>
    <w:rsid w:val="00F229FE"/>
    <w:rsid w:val="00F22D2B"/>
    <w:rsid w:val="00F22FF0"/>
    <w:rsid w:val="00F23879"/>
    <w:rsid w:val="00F23A34"/>
    <w:rsid w:val="00F26532"/>
    <w:rsid w:val="00F265EB"/>
    <w:rsid w:val="00F27A32"/>
    <w:rsid w:val="00F31507"/>
    <w:rsid w:val="00F31E72"/>
    <w:rsid w:val="00F32C24"/>
    <w:rsid w:val="00F357EE"/>
    <w:rsid w:val="00F37795"/>
    <w:rsid w:val="00F407AA"/>
    <w:rsid w:val="00F40C2E"/>
    <w:rsid w:val="00F431E6"/>
    <w:rsid w:val="00F43B6D"/>
    <w:rsid w:val="00F44EEA"/>
    <w:rsid w:val="00F44F43"/>
    <w:rsid w:val="00F45838"/>
    <w:rsid w:val="00F4611A"/>
    <w:rsid w:val="00F50700"/>
    <w:rsid w:val="00F50BC3"/>
    <w:rsid w:val="00F5109A"/>
    <w:rsid w:val="00F51BEF"/>
    <w:rsid w:val="00F535CA"/>
    <w:rsid w:val="00F54090"/>
    <w:rsid w:val="00F54217"/>
    <w:rsid w:val="00F543AB"/>
    <w:rsid w:val="00F54C23"/>
    <w:rsid w:val="00F5588A"/>
    <w:rsid w:val="00F56A49"/>
    <w:rsid w:val="00F574AA"/>
    <w:rsid w:val="00F60964"/>
    <w:rsid w:val="00F61750"/>
    <w:rsid w:val="00F6219C"/>
    <w:rsid w:val="00F6219D"/>
    <w:rsid w:val="00F626D7"/>
    <w:rsid w:val="00F6295A"/>
    <w:rsid w:val="00F62A38"/>
    <w:rsid w:val="00F6348C"/>
    <w:rsid w:val="00F63ABD"/>
    <w:rsid w:val="00F66008"/>
    <w:rsid w:val="00F66340"/>
    <w:rsid w:val="00F66FEB"/>
    <w:rsid w:val="00F67A9B"/>
    <w:rsid w:val="00F708DA"/>
    <w:rsid w:val="00F709F4"/>
    <w:rsid w:val="00F711BB"/>
    <w:rsid w:val="00F71D06"/>
    <w:rsid w:val="00F72AC4"/>
    <w:rsid w:val="00F730B2"/>
    <w:rsid w:val="00F7324C"/>
    <w:rsid w:val="00F74A1B"/>
    <w:rsid w:val="00F74A34"/>
    <w:rsid w:val="00F777E1"/>
    <w:rsid w:val="00F77FF0"/>
    <w:rsid w:val="00F80392"/>
    <w:rsid w:val="00F807DD"/>
    <w:rsid w:val="00F8134B"/>
    <w:rsid w:val="00F81FCD"/>
    <w:rsid w:val="00F82481"/>
    <w:rsid w:val="00F83DEA"/>
    <w:rsid w:val="00F8413C"/>
    <w:rsid w:val="00F849D7"/>
    <w:rsid w:val="00F87522"/>
    <w:rsid w:val="00F87B3B"/>
    <w:rsid w:val="00F87D8B"/>
    <w:rsid w:val="00F90489"/>
    <w:rsid w:val="00F91136"/>
    <w:rsid w:val="00F91EC6"/>
    <w:rsid w:val="00F940AC"/>
    <w:rsid w:val="00F9460A"/>
    <w:rsid w:val="00F94DE0"/>
    <w:rsid w:val="00F9694D"/>
    <w:rsid w:val="00F96CB6"/>
    <w:rsid w:val="00F96D45"/>
    <w:rsid w:val="00F972F0"/>
    <w:rsid w:val="00FA0ABF"/>
    <w:rsid w:val="00FA1333"/>
    <w:rsid w:val="00FA26B6"/>
    <w:rsid w:val="00FA31DA"/>
    <w:rsid w:val="00FA366E"/>
    <w:rsid w:val="00FA3CAA"/>
    <w:rsid w:val="00FA4402"/>
    <w:rsid w:val="00FA5E1E"/>
    <w:rsid w:val="00FA7BCA"/>
    <w:rsid w:val="00FB0E46"/>
    <w:rsid w:val="00FB28A8"/>
    <w:rsid w:val="00FB28DE"/>
    <w:rsid w:val="00FB3C13"/>
    <w:rsid w:val="00FB4F3B"/>
    <w:rsid w:val="00FB6674"/>
    <w:rsid w:val="00FB6D69"/>
    <w:rsid w:val="00FB765F"/>
    <w:rsid w:val="00FC1AF0"/>
    <w:rsid w:val="00FC1C1C"/>
    <w:rsid w:val="00FC1CDD"/>
    <w:rsid w:val="00FC27AC"/>
    <w:rsid w:val="00FC2950"/>
    <w:rsid w:val="00FC33F3"/>
    <w:rsid w:val="00FC56DB"/>
    <w:rsid w:val="00FC6382"/>
    <w:rsid w:val="00FC71CC"/>
    <w:rsid w:val="00FC7ADD"/>
    <w:rsid w:val="00FC7DF5"/>
    <w:rsid w:val="00FD29AD"/>
    <w:rsid w:val="00FD29C8"/>
    <w:rsid w:val="00FD2EC4"/>
    <w:rsid w:val="00FD3B12"/>
    <w:rsid w:val="00FD41D1"/>
    <w:rsid w:val="00FD46E4"/>
    <w:rsid w:val="00FD4FB9"/>
    <w:rsid w:val="00FD5122"/>
    <w:rsid w:val="00FD5227"/>
    <w:rsid w:val="00FD54EB"/>
    <w:rsid w:val="00FD6397"/>
    <w:rsid w:val="00FD7853"/>
    <w:rsid w:val="00FD78C7"/>
    <w:rsid w:val="00FD791A"/>
    <w:rsid w:val="00FD7AC6"/>
    <w:rsid w:val="00FE1ACD"/>
    <w:rsid w:val="00FE3383"/>
    <w:rsid w:val="00FE3400"/>
    <w:rsid w:val="00FE3854"/>
    <w:rsid w:val="00FE4A65"/>
    <w:rsid w:val="00FE4C78"/>
    <w:rsid w:val="00FE4FA4"/>
    <w:rsid w:val="00FE503E"/>
    <w:rsid w:val="00FE54A2"/>
    <w:rsid w:val="00FE6B38"/>
    <w:rsid w:val="00FE767E"/>
    <w:rsid w:val="00FE7A0D"/>
    <w:rsid w:val="00FE7D82"/>
    <w:rsid w:val="00FF2475"/>
    <w:rsid w:val="00FF24E5"/>
    <w:rsid w:val="00FF2DBD"/>
    <w:rsid w:val="00FF312F"/>
    <w:rsid w:val="00FF3314"/>
    <w:rsid w:val="00FF397A"/>
    <w:rsid w:val="00FF4E3C"/>
    <w:rsid w:val="00FF56C2"/>
    <w:rsid w:val="00FF66F8"/>
    <w:rsid w:val="00FF6814"/>
    <w:rsid w:val="00FF739C"/>
    <w:rsid w:val="00FF7503"/>
    <w:rsid w:val="00FF7B7D"/>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4097"/>
    <o:shapelayout v:ext="edit">
      <o:idmap v:ext="edit" data="1"/>
    </o:shapelayout>
  </w:shapeDefaults>
  <w:decimalSymbol w:val="."/>
  <w:listSeparator w:val=","/>
  <w14:docId w14:val="60349D11"/>
  <w15:docId w15:val="{B3FD7BE5-99AF-4CE2-B436-7D40234A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 w:type="character" w:styleId="UnresolvedMention">
    <w:name w:val="Unresolved Mention"/>
    <w:basedOn w:val="DefaultParagraphFont"/>
    <w:uiPriority w:val="99"/>
    <w:semiHidden/>
    <w:unhideWhenUsed/>
    <w:rsid w:val="00EE385C"/>
    <w:rPr>
      <w:color w:val="605E5C"/>
      <w:shd w:val="clear" w:color="auto" w:fill="E1DFDD"/>
    </w:rPr>
  </w:style>
  <w:style w:type="character" w:customStyle="1" w:styleId="CommentTextChar">
    <w:name w:val="Comment Text Char"/>
    <w:basedOn w:val="DefaultParagraphFont"/>
    <w:link w:val="CommentText"/>
    <w:uiPriority w:val="99"/>
    <w:semiHidden/>
    <w:rsid w:val="00675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52E166D7-0321-4859-A324-48543971E6A4}">
  <ds:schemaRefs>
    <ds:schemaRef ds:uri="http://schemas.microsoft.com/sharepoint/v3/contenttype/forms"/>
  </ds:schemaRefs>
</ds:datastoreItem>
</file>

<file path=customXml/itemProps2.xml><?xml version="1.0" encoding="utf-8"?>
<ds:datastoreItem xmlns:ds="http://schemas.openxmlformats.org/officeDocument/2006/customXml" ds:itemID="{FCD2A04A-AB68-4DA4-B50D-65409A0B02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D8B591-4320-4255-91C9-E587C8DAAD34}">
  <ds:schemaRefs>
    <ds:schemaRef ds:uri="http://schemas.openxmlformats.org/officeDocument/2006/bibliography"/>
  </ds:schemaRefs>
</ds:datastoreItem>
</file>

<file path=customXml/itemProps4.xml><?xml version="1.0" encoding="utf-8"?>
<ds:datastoreItem xmlns:ds="http://schemas.openxmlformats.org/officeDocument/2006/customXml" ds:itemID="{75969081-3A12-41E0-9C8D-2D0295641A4D}">
  <ds:schemaRefs>
    <ds:schemaRef ds:uri="http://schemas.openxmlformats.org/officeDocument/2006/bibliography"/>
  </ds:schemaRefs>
</ds:datastoreItem>
</file>

<file path=customXml/itemProps5.xml><?xml version="1.0" encoding="utf-8"?>
<ds:datastoreItem xmlns:ds="http://schemas.openxmlformats.org/officeDocument/2006/customXml" ds:itemID="{96EFA4E5-8C5D-47FC-9C93-40FD0AF4B500}">
  <ds:schemaRefs>
    <ds:schemaRef ds:uri="http://purl.org/dc/terms/"/>
    <ds:schemaRef ds:uri="http://schemas.microsoft.com/office/2006/metadata/properties"/>
    <ds:schemaRef ds:uri="http://schemas.openxmlformats.org/package/2006/metadata/core-properties"/>
    <ds:schemaRef ds:uri="5067c814-4b34-462c-a21d-c185ff6548d2"/>
    <ds:schemaRef ds:uri="http://purl.org/dc/elements/1.1/"/>
    <ds:schemaRef ds:uri="http://www.w3.org/XML/1998/namespace"/>
    <ds:schemaRef ds:uri="http://schemas.microsoft.com/office/2006/documentManagement/types"/>
    <ds:schemaRef ds:uri="http://schemas.microsoft.com/office/infopath/2007/PartnerControls"/>
    <ds:schemaRef ds:uri="785685f2-c2e1-4352-89aa-3faca8eaba5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17</Pages>
  <Words>7620</Words>
  <Characters>43434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50953</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1114196</vt:i4>
      </vt:variant>
      <vt:variant>
        <vt:i4>0</vt:i4>
      </vt:variant>
      <vt:variant>
        <vt:i4>0</vt:i4>
      </vt:variant>
      <vt:variant>
        <vt:i4>5</vt:i4>
      </vt:variant>
      <vt:variant>
        <vt:lpwstr>www.coolroofs.org/products/search.php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2022-CF1R ALT-05-E Prescriptive Alterations - Simple Non-HERS - Paper Version</dc:title>
  <dc:creator>CaliforniaEnergyCommission@caenergy.onmicrosoft.com</dc:creator>
  <cp:lastModifiedBy>Geiser, Che@Energy</cp:lastModifiedBy>
  <cp:revision>99</cp:revision>
  <cp:lastPrinted>2014-09-21T19:58:00Z</cp:lastPrinted>
  <dcterms:created xsi:type="dcterms:W3CDTF">2015-10-27T19:38:00Z</dcterms:created>
  <dcterms:modified xsi:type="dcterms:W3CDTF">2022-03-28T23:49:00Z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