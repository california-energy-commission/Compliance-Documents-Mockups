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615" w:type="dxa"/>
        <w:tblLook w:val="04A0" w:firstRow="1" w:lastRow="0" w:firstColumn="1" w:lastColumn="0" w:noHBand="0" w:noVBand="1"/>
        <w:tblCaption w:val="Project Title"/>
        <w:tblDescription w:val="Basic project information"/>
      </w:tblPr>
      <w:tblGrid>
        <w:gridCol w:w="5262"/>
        <w:gridCol w:w="5353"/>
      </w:tblGrid>
      <w:tr w:rsidR="007719CF" w14:paraId="7F3FB93F" w14:textId="77777777" w:rsidTr="007A2228">
        <w:trPr>
          <w:cantSplit/>
          <w:trHeight w:val="290"/>
          <w:tblHeader/>
        </w:trPr>
        <w:tc>
          <w:tcPr>
            <w:tcW w:w="5262" w:type="dxa"/>
            <w:vAlign w:val="center"/>
          </w:tcPr>
          <w:p w14:paraId="155034F2" w14:textId="77777777" w:rsidR="007719CF" w:rsidRPr="00D956D4" w:rsidRDefault="007719CF" w:rsidP="00A74C77">
            <w:pPr>
              <w:spacing w:after="0" w:line="240" w:lineRule="auto"/>
              <w:ind w:left="90"/>
              <w:contextualSpacing/>
              <w:rPr>
                <w:rFonts w:cs="Tahoma"/>
                <w:b/>
                <w:szCs w:val="24"/>
              </w:rPr>
            </w:pPr>
            <w:r w:rsidRPr="00D956D4">
              <w:rPr>
                <w:rFonts w:cs="Tahoma"/>
                <w:b/>
                <w:szCs w:val="24"/>
              </w:rPr>
              <w:t>Project Name and Address</w:t>
            </w:r>
          </w:p>
        </w:tc>
        <w:tc>
          <w:tcPr>
            <w:tcW w:w="5353" w:type="dxa"/>
            <w:vAlign w:val="center"/>
          </w:tcPr>
          <w:p w14:paraId="410BDD90" w14:textId="77777777" w:rsidR="007719CF" w:rsidRPr="00D956D4" w:rsidRDefault="007719CF" w:rsidP="00A74C77">
            <w:pPr>
              <w:spacing w:after="0" w:line="240" w:lineRule="auto"/>
              <w:ind w:left="90"/>
              <w:contextualSpacing/>
              <w:rPr>
                <w:rFonts w:cs="Tahoma"/>
                <w:b/>
                <w:szCs w:val="24"/>
              </w:rPr>
            </w:pPr>
            <w:r w:rsidRPr="00D956D4">
              <w:rPr>
                <w:rFonts w:cs="Tahoma"/>
                <w:b/>
                <w:szCs w:val="24"/>
              </w:rPr>
              <w:t>Authority Having Jurisdiction</w:t>
            </w:r>
          </w:p>
        </w:tc>
      </w:tr>
      <w:tr w:rsidR="007719CF" w14:paraId="3F05CCC8" w14:textId="77777777" w:rsidTr="007A2228">
        <w:trPr>
          <w:cantSplit/>
          <w:trHeight w:val="290"/>
        </w:trPr>
        <w:tc>
          <w:tcPr>
            <w:tcW w:w="5262" w:type="dxa"/>
            <w:vAlign w:val="center"/>
          </w:tcPr>
          <w:p w14:paraId="4AB2A138" w14:textId="77777777" w:rsidR="007719CF" w:rsidRDefault="007719CF" w:rsidP="00A74C77">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353" w:type="dxa"/>
            <w:vAlign w:val="center"/>
          </w:tcPr>
          <w:p w14:paraId="41DFBA95" w14:textId="77777777" w:rsidR="007719CF" w:rsidRDefault="007719CF" w:rsidP="00A74C77">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7719CF" w14:paraId="1CA54E1F" w14:textId="77777777" w:rsidTr="007A2228">
        <w:trPr>
          <w:cantSplit/>
          <w:trHeight w:val="290"/>
        </w:trPr>
        <w:tc>
          <w:tcPr>
            <w:tcW w:w="5262" w:type="dxa"/>
            <w:vAlign w:val="center"/>
          </w:tcPr>
          <w:p w14:paraId="5C8DE8A6" w14:textId="77777777" w:rsidR="007719CF" w:rsidRDefault="007719CF" w:rsidP="00A74C77">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353" w:type="dxa"/>
            <w:vAlign w:val="center"/>
          </w:tcPr>
          <w:p w14:paraId="4B2319E5" w14:textId="5931DA76" w:rsidR="007719CF" w:rsidRDefault="007719CF" w:rsidP="00A74C77">
            <w:pPr>
              <w:spacing w:after="0" w:line="240" w:lineRule="auto"/>
              <w:ind w:left="90"/>
              <w:contextualSpacing/>
              <w:rPr>
                <w:rFonts w:cs="Tahoma"/>
                <w:szCs w:val="24"/>
              </w:rPr>
            </w:pPr>
            <w:r>
              <w:rPr>
                <w:rFonts w:cs="Tahoma"/>
                <w:szCs w:val="24"/>
              </w:rPr>
              <w:t xml:space="preserve">Permit Number: </w:t>
            </w:r>
            <w:r w:rsidR="00D870AC">
              <w:rPr>
                <w:rFonts w:cs="Tahoma"/>
                <w:szCs w:val="24"/>
              </w:rPr>
              <w:fldChar w:fldCharType="begin">
                <w:ffData>
                  <w:name w:val="Permit"/>
                  <w:enabled/>
                  <w:calcOnExit w:val="0"/>
                  <w:textInput>
                    <w:default w:val="Permit Number"/>
                  </w:textInput>
                </w:ffData>
              </w:fldChar>
            </w:r>
            <w:bookmarkStart w:id="0" w:name="Permit"/>
            <w:r w:rsidR="00D870AC">
              <w:rPr>
                <w:rFonts w:cs="Tahoma"/>
                <w:szCs w:val="24"/>
              </w:rPr>
              <w:instrText xml:space="preserve"> FORMTEXT </w:instrText>
            </w:r>
            <w:r w:rsidR="00D870AC">
              <w:rPr>
                <w:rFonts w:cs="Tahoma"/>
                <w:szCs w:val="24"/>
              </w:rPr>
            </w:r>
            <w:r w:rsidR="00D870AC">
              <w:rPr>
                <w:rFonts w:cs="Tahoma"/>
                <w:szCs w:val="24"/>
              </w:rPr>
              <w:fldChar w:fldCharType="separate"/>
            </w:r>
            <w:r w:rsidR="00D870AC">
              <w:rPr>
                <w:rFonts w:cs="Tahoma"/>
                <w:noProof/>
                <w:szCs w:val="24"/>
              </w:rPr>
              <w:t>Permit Number</w:t>
            </w:r>
            <w:r w:rsidR="00D870AC">
              <w:rPr>
                <w:rFonts w:cs="Tahoma"/>
                <w:szCs w:val="24"/>
              </w:rPr>
              <w:fldChar w:fldCharType="end"/>
            </w:r>
            <w:bookmarkEnd w:id="0"/>
          </w:p>
        </w:tc>
      </w:tr>
      <w:tr w:rsidR="007719CF" w14:paraId="1210A1E1" w14:textId="77777777" w:rsidTr="007A2228">
        <w:trPr>
          <w:cantSplit/>
          <w:trHeight w:val="290"/>
        </w:trPr>
        <w:tc>
          <w:tcPr>
            <w:tcW w:w="5262" w:type="dxa"/>
            <w:vAlign w:val="center"/>
          </w:tcPr>
          <w:p w14:paraId="0CB2AC45" w14:textId="77777777" w:rsidR="007719CF" w:rsidRDefault="007719CF" w:rsidP="00A74C77">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353" w:type="dxa"/>
            <w:vAlign w:val="center"/>
          </w:tcPr>
          <w:p w14:paraId="3D877E9A" w14:textId="20757B31" w:rsidR="007719CF" w:rsidRDefault="007719CF" w:rsidP="00A74C77">
            <w:pPr>
              <w:spacing w:after="0" w:line="240" w:lineRule="auto"/>
              <w:ind w:left="90"/>
              <w:contextualSpacing/>
              <w:rPr>
                <w:rFonts w:cs="Tahoma"/>
                <w:szCs w:val="24"/>
              </w:rPr>
            </w:pPr>
            <w:r>
              <w:rPr>
                <w:rFonts w:cs="Tahoma"/>
                <w:szCs w:val="24"/>
              </w:rPr>
              <w:t xml:space="preserve">Permit </w:t>
            </w:r>
            <w:r w:rsidR="00D870AC">
              <w:rPr>
                <w:rFonts w:cs="Tahoma"/>
                <w:szCs w:val="24"/>
              </w:rPr>
              <w:t>Request</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231EF69A" w14:textId="77777777" w:rsidR="007719CF" w:rsidRPr="00D508CB" w:rsidRDefault="007719CF" w:rsidP="007719CF">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740"/>
      </w:tblGrid>
      <w:tr w:rsidR="007719CF" w14:paraId="1ADBEBDA" w14:textId="77777777" w:rsidTr="007A2228">
        <w:trPr>
          <w:tblHeader/>
        </w:trPr>
        <w:tc>
          <w:tcPr>
            <w:tcW w:w="2626" w:type="dxa"/>
          </w:tcPr>
          <w:p w14:paraId="75E73ED2" w14:textId="77777777" w:rsidR="007719CF" w:rsidRPr="0090179D" w:rsidRDefault="007719CF" w:rsidP="00A74C77">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361E611" w14:textId="77777777" w:rsidR="007719CF" w:rsidRPr="0090179D" w:rsidRDefault="007719CF" w:rsidP="00A74C77">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DC3E3AF" w14:textId="77777777" w:rsidR="007719CF" w:rsidRPr="0090179D" w:rsidRDefault="007719CF" w:rsidP="00A74C77">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740" w:type="dxa"/>
          </w:tcPr>
          <w:p w14:paraId="7F026B51" w14:textId="38E91B46" w:rsidR="007719CF" w:rsidRPr="0090179D" w:rsidRDefault="007719CF" w:rsidP="00A74C77">
            <w:pPr>
              <w:spacing w:after="0" w:line="240" w:lineRule="auto"/>
              <w:contextualSpacing/>
              <w:rPr>
                <w:rFonts w:cs="Tahoma"/>
                <w:bCs/>
                <w:szCs w:val="24"/>
              </w:rPr>
            </w:pPr>
            <w:r w:rsidRPr="0090179D">
              <w:rPr>
                <w:rFonts w:cs="Tahoma"/>
                <w:bCs/>
                <w:szCs w:val="24"/>
              </w:rPr>
              <w:t>Control</w:t>
            </w:r>
            <w:r w:rsidR="00D870AC">
              <w:rPr>
                <w:rFonts w:cs="Tahoma"/>
                <w:bCs/>
                <w:szCs w:val="24"/>
              </w:rPr>
              <w:t>/tag</w:t>
            </w:r>
            <w:r>
              <w:rPr>
                <w:rFonts w:cs="Tahoma"/>
                <w:bCs/>
                <w:szCs w:val="24"/>
              </w:rPr>
              <w:t xml:space="preserve">: </w:t>
            </w:r>
            <w:r w:rsidR="00D870AC">
              <w:rPr>
                <w:rFonts w:cs="Tahoma"/>
                <w:bCs/>
                <w:szCs w:val="24"/>
              </w:rPr>
              <w:fldChar w:fldCharType="begin">
                <w:ffData>
                  <w:name w:val=""/>
                  <w:enabled/>
                  <w:calcOnExit w:val="0"/>
                  <w:textInput>
                    <w:default w:val="Value"/>
                  </w:textInput>
                </w:ffData>
              </w:fldChar>
            </w:r>
            <w:r w:rsidR="00D870AC">
              <w:rPr>
                <w:rFonts w:cs="Tahoma"/>
                <w:bCs/>
                <w:szCs w:val="24"/>
              </w:rPr>
              <w:instrText xml:space="preserve"> FORMTEXT </w:instrText>
            </w:r>
            <w:r w:rsidR="00D870AC">
              <w:rPr>
                <w:rFonts w:cs="Tahoma"/>
                <w:bCs/>
                <w:szCs w:val="24"/>
              </w:rPr>
            </w:r>
            <w:r w:rsidR="00D870AC">
              <w:rPr>
                <w:rFonts w:cs="Tahoma"/>
                <w:bCs/>
                <w:szCs w:val="24"/>
              </w:rPr>
              <w:fldChar w:fldCharType="separate"/>
            </w:r>
            <w:r w:rsidR="00D870AC">
              <w:rPr>
                <w:rFonts w:cs="Tahoma"/>
                <w:bCs/>
                <w:noProof/>
                <w:szCs w:val="24"/>
              </w:rPr>
              <w:t>Value</w:t>
            </w:r>
            <w:r w:rsidR="00D870AC">
              <w:rPr>
                <w:rFonts w:cs="Tahoma"/>
                <w:bCs/>
                <w:szCs w:val="24"/>
              </w:rPr>
              <w:fldChar w:fldCharType="end"/>
            </w:r>
          </w:p>
        </w:tc>
      </w:tr>
    </w:tbl>
    <w:p w14:paraId="01F3D38E" w14:textId="77777777" w:rsidR="007719CF" w:rsidRPr="00D508CB" w:rsidRDefault="007719CF" w:rsidP="007719CF">
      <w:pPr>
        <w:spacing w:after="0" w:line="240" w:lineRule="auto"/>
        <w:ind w:left="90"/>
        <w:contextualSpacing/>
        <w:rPr>
          <w:rFonts w:cs="Tahoma"/>
          <w:szCs w:val="24"/>
        </w:rPr>
      </w:pPr>
    </w:p>
    <w:tbl>
      <w:tblPr>
        <w:tblStyle w:val="TableGrid"/>
        <w:tblpPr w:leftFromText="180" w:rightFromText="180" w:vertAnchor="text" w:horzAnchor="margin" w:tblpY="106"/>
        <w:tblW w:w="4939" w:type="pct"/>
        <w:tblLook w:val="0020" w:firstRow="1" w:lastRow="0" w:firstColumn="0" w:lastColumn="0" w:noHBand="0" w:noVBand="0"/>
        <w:tblDescription w:val="Check if the unit passes construction inspection and fucntional testing"/>
      </w:tblPr>
      <w:tblGrid>
        <w:gridCol w:w="6720"/>
        <w:gridCol w:w="3896"/>
      </w:tblGrid>
      <w:tr w:rsidR="007719CF" w:rsidRPr="00D508CB" w14:paraId="080A4E3C" w14:textId="77777777" w:rsidTr="007A2228">
        <w:trPr>
          <w:trHeight w:val="437"/>
        </w:trPr>
        <w:tc>
          <w:tcPr>
            <w:tcW w:w="3165" w:type="pct"/>
            <w:vAlign w:val="center"/>
          </w:tcPr>
          <w:p w14:paraId="02079B66" w14:textId="1CD72B2E" w:rsidR="007719CF" w:rsidRDefault="007719CF" w:rsidP="00A74C77">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1" w:name="Check1"/>
            <w:r>
              <w:rPr>
                <w:rFonts w:eastAsia="Times New Roman" w:cs="Tahoma"/>
                <w:szCs w:val="24"/>
              </w:rPr>
              <w:instrText xml:space="preserve"> FORMCHECKBOX </w:instrText>
            </w:r>
            <w:r w:rsidR="006825BA">
              <w:rPr>
                <w:rFonts w:eastAsia="Times New Roman" w:cs="Tahoma"/>
                <w:szCs w:val="24"/>
              </w:rPr>
            </w:r>
            <w:r w:rsidR="006825BA">
              <w:rPr>
                <w:rFonts w:eastAsia="Times New Roman" w:cs="Tahoma"/>
                <w:szCs w:val="24"/>
              </w:rPr>
              <w:fldChar w:fldCharType="separate"/>
            </w:r>
            <w:r>
              <w:rPr>
                <w:rFonts w:eastAsia="Times New Roman" w:cs="Tahoma"/>
                <w:szCs w:val="24"/>
              </w:rPr>
              <w:fldChar w:fldCharType="end"/>
            </w:r>
            <w:bookmarkEnd w:id="1"/>
            <w:r>
              <w:rPr>
                <w:rFonts w:eastAsia="Times New Roman" w:cs="Tahoma"/>
                <w:szCs w:val="24"/>
              </w:rPr>
              <w:t xml:space="preserve"> Construction </w:t>
            </w:r>
            <w:r w:rsidR="00C314A3">
              <w:rPr>
                <w:rFonts w:eastAsia="Times New Roman" w:cs="Tahoma"/>
                <w:szCs w:val="24"/>
              </w:rPr>
              <w:t>i</w:t>
            </w:r>
            <w:r>
              <w:rPr>
                <w:rFonts w:eastAsia="Times New Roman" w:cs="Tahoma"/>
                <w:szCs w:val="24"/>
              </w:rPr>
              <w:t xml:space="preserve">nspection and </w:t>
            </w:r>
            <w:r w:rsidR="00C314A3">
              <w:rPr>
                <w:rFonts w:eastAsia="Times New Roman" w:cs="Tahoma"/>
                <w:szCs w:val="24"/>
              </w:rPr>
              <w:t>f</w:t>
            </w:r>
            <w:r>
              <w:rPr>
                <w:rFonts w:eastAsia="Times New Roman" w:cs="Tahoma"/>
                <w:szCs w:val="24"/>
              </w:rPr>
              <w:t xml:space="preserve">unctional </w:t>
            </w:r>
            <w:r w:rsidR="00C314A3">
              <w:rPr>
                <w:rFonts w:eastAsia="Times New Roman" w:cs="Tahoma"/>
                <w:szCs w:val="24"/>
              </w:rPr>
              <w:t>t</w:t>
            </w:r>
            <w:r>
              <w:rPr>
                <w:rFonts w:eastAsia="Times New Roman" w:cs="Tahoma"/>
                <w:szCs w:val="24"/>
              </w:rPr>
              <w:t xml:space="preserve">esting </w:t>
            </w:r>
            <w:r w:rsidR="00C314A3">
              <w:rPr>
                <w:rFonts w:eastAsia="Times New Roman" w:cs="Tahoma"/>
                <w:szCs w:val="24"/>
              </w:rPr>
              <w:t>c</w:t>
            </w:r>
            <w:r>
              <w:rPr>
                <w:rFonts w:eastAsia="Times New Roman" w:cs="Tahoma"/>
                <w:szCs w:val="24"/>
              </w:rPr>
              <w:t xml:space="preserve">omply     </w:t>
            </w:r>
          </w:p>
          <w:p w14:paraId="78E13CFE" w14:textId="77777777" w:rsidR="007719CF" w:rsidRPr="00D508CB" w:rsidRDefault="007719CF" w:rsidP="00A74C77">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6825BA">
              <w:rPr>
                <w:rFonts w:eastAsia="Times New Roman" w:cs="Tahoma"/>
                <w:szCs w:val="24"/>
              </w:rPr>
            </w:r>
            <w:r w:rsidR="006825BA">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35" w:type="pct"/>
            <w:vAlign w:val="center"/>
          </w:tcPr>
          <w:p w14:paraId="73EDE22A" w14:textId="77777777" w:rsidR="007719CF" w:rsidRPr="00D508CB" w:rsidRDefault="007719CF" w:rsidP="00A74C77">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3E2EAA4C" w14:textId="77777777" w:rsidR="007719CF" w:rsidRPr="00D508CB" w:rsidRDefault="007719CF" w:rsidP="00744FD3">
      <w:pPr>
        <w:spacing w:after="0" w:line="240" w:lineRule="auto"/>
        <w:ind w:left="90"/>
        <w:contextualSpacing/>
        <w:rPr>
          <w:rFonts w:cs="Tahoma"/>
          <w:szCs w:val="24"/>
        </w:rPr>
      </w:pPr>
    </w:p>
    <w:tbl>
      <w:tblPr>
        <w:tblStyle w:val="TableGrid"/>
        <w:tblW w:w="10615" w:type="dxa"/>
        <w:tblLayout w:type="fixed"/>
        <w:tblLook w:val="0020" w:firstRow="1" w:lastRow="0" w:firstColumn="0" w:lastColumn="0" w:noHBand="0" w:noVBand="0"/>
        <w:tblDescription w:val="Intent of acceptance test"/>
      </w:tblPr>
      <w:tblGrid>
        <w:gridCol w:w="1320"/>
        <w:gridCol w:w="9295"/>
      </w:tblGrid>
      <w:tr w:rsidR="00DB3237" w:rsidRPr="00CC09DB" w14:paraId="17255BFF" w14:textId="77777777" w:rsidTr="007A2228">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295" w:type="dxa"/>
          </w:tcPr>
          <w:p w14:paraId="17255BFE" w14:textId="62D44BF0" w:rsidR="00903E2B" w:rsidRPr="00CC09DB" w:rsidRDefault="00D22CE2" w:rsidP="00744FD3">
            <w:pPr>
              <w:autoSpaceDE w:val="0"/>
              <w:autoSpaceDN w:val="0"/>
              <w:adjustRightInd w:val="0"/>
              <w:spacing w:after="0" w:line="240" w:lineRule="auto"/>
              <w:ind w:left="86"/>
              <w:contextualSpacing/>
              <w:rPr>
                <w:rFonts w:eastAsia="Times New Roman" w:cs="Tahoma"/>
                <w:szCs w:val="24"/>
              </w:rPr>
            </w:pPr>
            <w:r>
              <w:rPr>
                <w:rFonts w:cs="Tahoma"/>
                <w:szCs w:val="24"/>
              </w:rPr>
              <w:t>Ensure that control valves serving variable flow systems can withstand the pump pressure over the full range of operation. Submit one Certificate for the system that must demonstrate compliance, attach additional function tests only (NOT additional construction inspections) for each additional Pump Ta</w:t>
            </w:r>
            <w:r w:rsidR="008F40C6">
              <w:rPr>
                <w:rFonts w:cs="Tahoma"/>
                <w:szCs w:val="24"/>
              </w:rPr>
              <w:t>g</w:t>
            </w:r>
            <w:r>
              <w:rPr>
                <w:rFonts w:cs="Tahoma"/>
                <w:szCs w:val="24"/>
              </w:rPr>
              <w:t xml:space="preserve"> ID</w:t>
            </w:r>
            <w:r w:rsidR="00027C0C">
              <w:rPr>
                <w:rFonts w:cs="Tahoma"/>
                <w:szCs w:val="24"/>
              </w:rPr>
              <w:t>. Reference: NA7.5.7</w:t>
            </w:r>
            <w:r w:rsidR="00B0650D">
              <w:rPr>
                <w:rFonts w:cs="Tahoma"/>
                <w:szCs w:val="24"/>
              </w:rPr>
              <w:t>.</w:t>
            </w:r>
          </w:p>
        </w:tc>
      </w:tr>
    </w:tbl>
    <w:p w14:paraId="17255C00" w14:textId="34E01B8B" w:rsidR="00DC51A0" w:rsidRDefault="00DC51A0" w:rsidP="00744FD3">
      <w:pPr>
        <w:spacing w:after="0" w:line="240" w:lineRule="auto"/>
        <w:ind w:left="90"/>
        <w:contextualSpacing/>
        <w:rPr>
          <w:rFonts w:cs="Tahoma"/>
          <w:szCs w:val="24"/>
        </w:rPr>
      </w:pPr>
    </w:p>
    <w:p w14:paraId="148D752C" w14:textId="48945730"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056AAB">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056AAB">
        <w:rPr>
          <w:rFonts w:cs="Tahoma"/>
          <w:szCs w:val="24"/>
        </w:rPr>
        <w:t>Prior to functional testing, verify and document all of the following</w:t>
      </w:r>
    </w:p>
    <w:tbl>
      <w:tblPr>
        <w:tblStyle w:val="TableGrid"/>
        <w:tblW w:w="4939" w:type="pct"/>
        <w:tblLayout w:type="fixed"/>
        <w:tblLook w:val="0020" w:firstRow="1" w:lastRow="0" w:firstColumn="0" w:lastColumn="0" w:noHBand="0" w:noVBand="0"/>
        <w:tblCaption w:val="Valve leakage test construction inspection"/>
        <w:tblDescription w:val="Construction inspection for valve leakage tests"/>
      </w:tblPr>
      <w:tblGrid>
        <w:gridCol w:w="1284"/>
        <w:gridCol w:w="1658"/>
        <w:gridCol w:w="5963"/>
        <w:gridCol w:w="1711"/>
      </w:tblGrid>
      <w:tr w:rsidR="00B555AB" w:rsidRPr="00D508CB" w14:paraId="0215ED1C" w14:textId="77777777" w:rsidTr="007A2228">
        <w:trPr>
          <w:cantSplit/>
          <w:trHeight w:val="240"/>
          <w:tblHeader/>
        </w:trPr>
        <w:tc>
          <w:tcPr>
            <w:tcW w:w="1284" w:type="dxa"/>
            <w:vAlign w:val="bottom"/>
          </w:tcPr>
          <w:p w14:paraId="347807D5" w14:textId="454068FB"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D6085">
              <w:rPr>
                <w:rFonts w:cs="Tahoma"/>
                <w:b/>
                <w:bCs/>
                <w:szCs w:val="24"/>
              </w:rPr>
              <w:t>tep</w:t>
            </w:r>
          </w:p>
        </w:tc>
        <w:tc>
          <w:tcPr>
            <w:tcW w:w="1658" w:type="dxa"/>
            <w:vAlign w:val="bottom"/>
          </w:tcPr>
          <w:p w14:paraId="5B983BFE" w14:textId="1F61D1D4" w:rsidR="00B555AB" w:rsidRPr="00D508CB" w:rsidRDefault="00BD6085" w:rsidP="00C20217">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962"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71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2E6A3C" w:rsidRPr="00D508CB" w14:paraId="36BBFAF1" w14:textId="77777777" w:rsidTr="007A2228">
        <w:trPr>
          <w:cantSplit/>
          <w:trHeight w:val="732"/>
        </w:trPr>
        <w:tc>
          <w:tcPr>
            <w:tcW w:w="1284" w:type="dxa"/>
            <w:vAlign w:val="center"/>
          </w:tcPr>
          <w:p w14:paraId="371B407E" w14:textId="67AA13D6" w:rsidR="002E6A3C" w:rsidRPr="00601F9D" w:rsidRDefault="002E6A3C" w:rsidP="002E6A3C">
            <w:pPr>
              <w:autoSpaceDE w:val="0"/>
              <w:autoSpaceDN w:val="0"/>
              <w:adjustRightInd w:val="0"/>
              <w:spacing w:after="0" w:line="240" w:lineRule="auto"/>
              <w:ind w:left="90"/>
              <w:contextualSpacing/>
              <w:jc w:val="center"/>
              <w:rPr>
                <w:rFonts w:cs="Tahoma"/>
                <w:bCs/>
                <w:szCs w:val="24"/>
              </w:rPr>
            </w:pPr>
            <w:r>
              <w:rPr>
                <w:rFonts w:cs="Tahoma"/>
                <w:bCs/>
                <w:szCs w:val="24"/>
              </w:rPr>
              <w:t>1</w:t>
            </w:r>
            <w:r w:rsidR="007719CF">
              <w:rPr>
                <w:rFonts w:cs="Tahoma"/>
                <w:bCs/>
                <w:szCs w:val="24"/>
              </w:rPr>
              <w:t>.0</w:t>
            </w:r>
          </w:p>
        </w:tc>
        <w:tc>
          <w:tcPr>
            <w:tcW w:w="1658" w:type="dxa"/>
            <w:vAlign w:val="center"/>
          </w:tcPr>
          <w:p w14:paraId="6FBB59D7" w14:textId="77777777" w:rsidR="002E6A3C" w:rsidRDefault="002E6A3C" w:rsidP="002E6A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Pass</w:t>
            </w:r>
          </w:p>
          <w:p w14:paraId="639805CB" w14:textId="01728F8F" w:rsidR="002E6A3C" w:rsidRPr="00601F9D" w:rsidRDefault="002E6A3C" w:rsidP="002E6A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Fail</w:t>
            </w:r>
          </w:p>
        </w:tc>
        <w:tc>
          <w:tcPr>
            <w:tcW w:w="5962" w:type="dxa"/>
            <w:vAlign w:val="center"/>
          </w:tcPr>
          <w:p w14:paraId="5A232C50" w14:textId="1C4C00D8" w:rsidR="002E6A3C" w:rsidRPr="00601F9D" w:rsidRDefault="002E6A3C" w:rsidP="002E6A3C">
            <w:pPr>
              <w:autoSpaceDE w:val="0"/>
              <w:autoSpaceDN w:val="0"/>
              <w:adjustRightInd w:val="0"/>
              <w:spacing w:after="0" w:line="240" w:lineRule="auto"/>
              <w:ind w:left="90"/>
              <w:contextualSpacing/>
              <w:rPr>
                <w:rFonts w:cs="Tahoma"/>
                <w:bCs/>
                <w:szCs w:val="24"/>
              </w:rPr>
            </w:pPr>
            <w:r>
              <w:rPr>
                <w:rFonts w:cs="Tahoma"/>
                <w:bCs/>
                <w:szCs w:val="24"/>
              </w:rPr>
              <w:t>Verify access to valve and piping design drawing as approved by the authority having jurisdiction</w:t>
            </w:r>
          </w:p>
        </w:tc>
        <w:tc>
          <w:tcPr>
            <w:tcW w:w="1711" w:type="dxa"/>
            <w:vAlign w:val="center"/>
          </w:tcPr>
          <w:p w14:paraId="1267E4AA" w14:textId="5DEC19D5" w:rsidR="002E6A3C" w:rsidRPr="00601F9D" w:rsidRDefault="002E6A3C" w:rsidP="002E6A3C">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E6A3C" w:rsidRPr="00D508CB" w14:paraId="77DAF2CC" w14:textId="77777777" w:rsidTr="007A2228">
        <w:trPr>
          <w:cantSplit/>
          <w:trHeight w:val="714"/>
        </w:trPr>
        <w:tc>
          <w:tcPr>
            <w:tcW w:w="1284" w:type="dxa"/>
            <w:vAlign w:val="center"/>
          </w:tcPr>
          <w:p w14:paraId="4C075F3E" w14:textId="4C589114" w:rsidR="002E6A3C" w:rsidRPr="00601F9D" w:rsidRDefault="002E6A3C" w:rsidP="002E6A3C">
            <w:pPr>
              <w:autoSpaceDE w:val="0"/>
              <w:autoSpaceDN w:val="0"/>
              <w:adjustRightInd w:val="0"/>
              <w:spacing w:after="0" w:line="240" w:lineRule="auto"/>
              <w:ind w:left="90"/>
              <w:contextualSpacing/>
              <w:jc w:val="center"/>
              <w:rPr>
                <w:rFonts w:cs="Tahoma"/>
                <w:bCs/>
                <w:szCs w:val="24"/>
              </w:rPr>
            </w:pPr>
            <w:r>
              <w:rPr>
                <w:rFonts w:cs="Tahoma"/>
                <w:bCs/>
                <w:szCs w:val="24"/>
              </w:rPr>
              <w:t>2</w:t>
            </w:r>
            <w:r w:rsidR="007719CF">
              <w:rPr>
                <w:rFonts w:cs="Tahoma"/>
                <w:bCs/>
                <w:szCs w:val="24"/>
              </w:rPr>
              <w:t>.0</w:t>
            </w:r>
          </w:p>
        </w:tc>
        <w:tc>
          <w:tcPr>
            <w:tcW w:w="1658" w:type="dxa"/>
            <w:vAlign w:val="center"/>
          </w:tcPr>
          <w:p w14:paraId="2165B257" w14:textId="77777777" w:rsidR="002E6A3C" w:rsidRDefault="002E6A3C" w:rsidP="002E6A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Pass</w:t>
            </w:r>
          </w:p>
          <w:p w14:paraId="24326013" w14:textId="557772FE" w:rsidR="002E6A3C" w:rsidRPr="00601F9D" w:rsidRDefault="002E6A3C" w:rsidP="002E6A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Fail</w:t>
            </w:r>
          </w:p>
        </w:tc>
        <w:tc>
          <w:tcPr>
            <w:tcW w:w="5962" w:type="dxa"/>
            <w:vAlign w:val="center"/>
          </w:tcPr>
          <w:p w14:paraId="3B9C8CBF" w14:textId="20D7FCA6" w:rsidR="002E6A3C" w:rsidRPr="00601F9D" w:rsidRDefault="002E6A3C" w:rsidP="002E6A3C">
            <w:pPr>
              <w:autoSpaceDE w:val="0"/>
              <w:autoSpaceDN w:val="0"/>
              <w:adjustRightInd w:val="0"/>
              <w:spacing w:after="0" w:line="240" w:lineRule="auto"/>
              <w:ind w:left="90"/>
              <w:contextualSpacing/>
              <w:rPr>
                <w:rFonts w:cs="Tahoma"/>
                <w:bCs/>
                <w:szCs w:val="24"/>
              </w:rPr>
            </w:pPr>
            <w:r>
              <w:rPr>
                <w:rFonts w:cs="Tahoma"/>
                <w:bCs/>
                <w:szCs w:val="24"/>
              </w:rPr>
              <w:t>Verify access to documentation showing the shut-off head pressure of each pump in the system</w:t>
            </w:r>
          </w:p>
        </w:tc>
        <w:tc>
          <w:tcPr>
            <w:tcW w:w="1711" w:type="dxa"/>
            <w:vAlign w:val="center"/>
          </w:tcPr>
          <w:p w14:paraId="7FD05F0A" w14:textId="535D08A9" w:rsidR="002E6A3C" w:rsidRPr="00601F9D" w:rsidRDefault="002E6A3C" w:rsidP="002E6A3C">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8347C9" w:rsidRPr="00D508CB" w14:paraId="771C89D1" w14:textId="77777777" w:rsidTr="007A2228">
        <w:trPr>
          <w:cantSplit/>
          <w:trHeight w:val="705"/>
        </w:trPr>
        <w:tc>
          <w:tcPr>
            <w:tcW w:w="1284" w:type="dxa"/>
            <w:vAlign w:val="center"/>
          </w:tcPr>
          <w:p w14:paraId="4283C8C3" w14:textId="4CFBC9DB" w:rsidR="008347C9" w:rsidRPr="00601F9D" w:rsidRDefault="008347C9" w:rsidP="008347C9">
            <w:pPr>
              <w:autoSpaceDE w:val="0"/>
              <w:autoSpaceDN w:val="0"/>
              <w:adjustRightInd w:val="0"/>
              <w:spacing w:after="0" w:line="240" w:lineRule="auto"/>
              <w:ind w:left="90"/>
              <w:contextualSpacing/>
              <w:jc w:val="center"/>
              <w:rPr>
                <w:rFonts w:cs="Tahoma"/>
                <w:bCs/>
                <w:szCs w:val="24"/>
              </w:rPr>
            </w:pPr>
            <w:r>
              <w:rPr>
                <w:rFonts w:cs="Tahoma"/>
                <w:bCs/>
                <w:szCs w:val="24"/>
              </w:rPr>
              <w:t>3</w:t>
            </w:r>
            <w:r w:rsidR="007719CF">
              <w:rPr>
                <w:rFonts w:cs="Tahoma"/>
                <w:bCs/>
                <w:szCs w:val="24"/>
              </w:rPr>
              <w:t>.0</w:t>
            </w:r>
          </w:p>
        </w:tc>
        <w:tc>
          <w:tcPr>
            <w:tcW w:w="1658" w:type="dxa"/>
            <w:vAlign w:val="center"/>
          </w:tcPr>
          <w:p w14:paraId="477518AD" w14:textId="77777777" w:rsidR="008347C9" w:rsidRDefault="008347C9" w:rsidP="008347C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Pass</w:t>
            </w:r>
          </w:p>
          <w:p w14:paraId="286F3A00" w14:textId="72407EFC" w:rsidR="008347C9" w:rsidRPr="00601F9D" w:rsidRDefault="008347C9" w:rsidP="008347C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Fail</w:t>
            </w:r>
          </w:p>
        </w:tc>
        <w:tc>
          <w:tcPr>
            <w:tcW w:w="5962" w:type="dxa"/>
            <w:vAlign w:val="center"/>
          </w:tcPr>
          <w:p w14:paraId="4E10E385" w14:textId="159C2F89" w:rsidR="008347C9" w:rsidRPr="00601F9D" w:rsidRDefault="008347C9" w:rsidP="008347C9">
            <w:pPr>
              <w:autoSpaceDE w:val="0"/>
              <w:autoSpaceDN w:val="0"/>
              <w:adjustRightInd w:val="0"/>
              <w:spacing w:after="0" w:line="240" w:lineRule="auto"/>
              <w:ind w:left="90"/>
              <w:contextualSpacing/>
              <w:rPr>
                <w:rFonts w:cs="Tahoma"/>
                <w:bCs/>
                <w:szCs w:val="24"/>
              </w:rPr>
            </w:pPr>
            <w:r>
              <w:rPr>
                <w:rFonts w:cs="Tahoma"/>
                <w:bCs/>
                <w:szCs w:val="24"/>
              </w:rPr>
              <w:t>Verify that the valve and piping arrangements are installed as specified by the design drawings</w:t>
            </w:r>
          </w:p>
        </w:tc>
        <w:tc>
          <w:tcPr>
            <w:tcW w:w="1711" w:type="dxa"/>
            <w:vAlign w:val="center"/>
          </w:tcPr>
          <w:p w14:paraId="78F55721" w14:textId="0ACE1DC2" w:rsidR="008347C9" w:rsidRPr="00601F9D" w:rsidRDefault="008347C9" w:rsidP="008347C9">
            <w:pPr>
              <w:autoSpaceDE w:val="0"/>
              <w:autoSpaceDN w:val="0"/>
              <w:adjustRightInd w:val="0"/>
              <w:spacing w:after="0" w:line="240" w:lineRule="auto"/>
              <w:ind w:left="90"/>
              <w:contextualSpacing/>
              <w:jc w:val="center"/>
              <w:rPr>
                <w:rFonts w:cs="Tahoma"/>
                <w:bCs/>
                <w:szCs w:val="24"/>
              </w:rPr>
            </w:pPr>
            <w:r>
              <w:rPr>
                <w:rFonts w:cs="Tahoma"/>
                <w:bCs/>
                <w:szCs w:val="24"/>
              </w:rPr>
              <w:t>NA7.5.7.1(a)</w:t>
            </w:r>
          </w:p>
        </w:tc>
      </w:tr>
      <w:tr w:rsidR="005C2066" w:rsidRPr="00D508CB" w14:paraId="61C8A090" w14:textId="77777777" w:rsidTr="007A2228">
        <w:trPr>
          <w:cantSplit/>
          <w:trHeight w:val="432"/>
        </w:trPr>
        <w:tc>
          <w:tcPr>
            <w:tcW w:w="1284" w:type="dxa"/>
            <w:vAlign w:val="center"/>
          </w:tcPr>
          <w:p w14:paraId="5FF88D95" w14:textId="0D731302" w:rsidR="005C2066" w:rsidRDefault="005C2066" w:rsidP="005C2066">
            <w:pPr>
              <w:autoSpaceDE w:val="0"/>
              <w:autoSpaceDN w:val="0"/>
              <w:adjustRightInd w:val="0"/>
              <w:spacing w:after="0" w:line="240" w:lineRule="auto"/>
              <w:ind w:left="90"/>
              <w:contextualSpacing/>
              <w:jc w:val="center"/>
              <w:rPr>
                <w:rFonts w:cs="Tahoma"/>
                <w:bCs/>
                <w:szCs w:val="24"/>
              </w:rPr>
            </w:pPr>
            <w:r>
              <w:rPr>
                <w:rFonts w:cs="Tahoma"/>
                <w:bCs/>
                <w:szCs w:val="24"/>
              </w:rPr>
              <w:t>4</w:t>
            </w:r>
            <w:r w:rsidR="007719CF">
              <w:rPr>
                <w:rFonts w:cs="Tahoma"/>
                <w:bCs/>
                <w:szCs w:val="24"/>
              </w:rPr>
              <w:t>.0</w:t>
            </w:r>
          </w:p>
        </w:tc>
        <w:tc>
          <w:tcPr>
            <w:tcW w:w="1658" w:type="dxa"/>
            <w:vAlign w:val="center"/>
          </w:tcPr>
          <w:p w14:paraId="6E276F08" w14:textId="77777777" w:rsidR="005C2066" w:rsidRDefault="005C2066" w:rsidP="005C206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Pass</w:t>
            </w:r>
          </w:p>
          <w:p w14:paraId="31FD9C4F" w14:textId="79DB789E" w:rsidR="005C2066" w:rsidRPr="00601F9D" w:rsidRDefault="005C2066" w:rsidP="005C206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Fail</w:t>
            </w:r>
          </w:p>
        </w:tc>
        <w:tc>
          <w:tcPr>
            <w:tcW w:w="5962" w:type="dxa"/>
            <w:vAlign w:val="center"/>
          </w:tcPr>
          <w:p w14:paraId="1FAE6F61" w14:textId="77777777" w:rsidR="00FC3D69" w:rsidRDefault="00FC3D69" w:rsidP="00FC3D69">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“Pass” if construction inspection </w:t>
            </w:r>
            <w:r>
              <w:rPr>
                <w:rStyle w:val="normaltextrun"/>
                <w:rFonts w:ascii="Tahoma" w:hAnsi="Tahoma" w:cs="Tahoma"/>
                <w:b/>
                <w:bCs/>
              </w:rPr>
              <w:t xml:space="preserve">complies </w:t>
            </w:r>
            <w:r>
              <w:rPr>
                <w:rStyle w:val="normaltextrun"/>
                <w:rFonts w:ascii="Tahoma" w:hAnsi="Tahoma" w:cs="Tahoma"/>
              </w:rPr>
              <w:t>with all requirements.</w:t>
            </w:r>
            <w:r>
              <w:rPr>
                <w:rStyle w:val="eop"/>
                <w:rFonts w:ascii="Tahoma" w:hAnsi="Tahoma" w:cs="Tahoma"/>
              </w:rPr>
              <w:t> </w:t>
            </w:r>
          </w:p>
          <w:p w14:paraId="69625365" w14:textId="01F38E72" w:rsidR="005C2066" w:rsidRPr="00601F9D" w:rsidRDefault="00FC3D69" w:rsidP="00FC3D69">
            <w:pPr>
              <w:autoSpaceDE w:val="0"/>
              <w:autoSpaceDN w:val="0"/>
              <w:adjustRightInd w:val="0"/>
              <w:spacing w:after="0" w:line="240" w:lineRule="auto"/>
              <w:ind w:left="90"/>
              <w:contextualSpacing/>
              <w:rPr>
                <w:rFonts w:cs="Tahoma"/>
                <w:bCs/>
                <w:szCs w:val="24"/>
              </w:rPr>
            </w:pPr>
            <w:r>
              <w:rPr>
                <w:rStyle w:val="normaltextrun"/>
                <w:rFonts w:cs="Tahoma"/>
              </w:rPr>
              <w:t xml:space="preserve">Check “Fail” if construction inspection </w:t>
            </w:r>
            <w:r>
              <w:rPr>
                <w:rStyle w:val="normaltextrun"/>
                <w:rFonts w:cs="Tahoma"/>
                <w:b/>
                <w:bCs/>
              </w:rPr>
              <w:t>does not comply</w:t>
            </w:r>
            <w:r>
              <w:rPr>
                <w:rStyle w:val="normaltextrun"/>
                <w:rFonts w:cs="Tahoma"/>
              </w:rPr>
              <w:t xml:space="preserve"> with all requirements.</w:t>
            </w:r>
            <w:r>
              <w:rPr>
                <w:rStyle w:val="eop"/>
                <w:rFonts w:cs="Tahoma"/>
              </w:rPr>
              <w:t> </w:t>
            </w:r>
          </w:p>
        </w:tc>
        <w:tc>
          <w:tcPr>
            <w:tcW w:w="1711" w:type="dxa"/>
            <w:vAlign w:val="center"/>
          </w:tcPr>
          <w:p w14:paraId="7C263B94" w14:textId="35FF7B92" w:rsidR="005C2066" w:rsidRPr="00601F9D" w:rsidRDefault="005C2066" w:rsidP="005C2066">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045A200A" w:rsidR="00E5401F" w:rsidRPr="005B7E99" w:rsidRDefault="00CC09DB" w:rsidP="00744FD3">
      <w:pPr>
        <w:spacing w:after="0" w:line="240" w:lineRule="auto"/>
        <w:ind w:left="90"/>
        <w:contextualSpacing/>
        <w:rPr>
          <w:rFonts w:cs="Tahoma"/>
          <w:b/>
          <w:szCs w:val="24"/>
        </w:rPr>
      </w:pPr>
      <w:r w:rsidRPr="005B7E99">
        <w:rPr>
          <w:rFonts w:cs="Tahoma"/>
          <w:b/>
          <w:szCs w:val="24"/>
        </w:rPr>
        <w:t>Table B: Functional Testing</w:t>
      </w:r>
    </w:p>
    <w:tbl>
      <w:tblPr>
        <w:tblStyle w:val="TableGrid"/>
        <w:tblW w:w="5000" w:type="pct"/>
        <w:tblLayout w:type="fixed"/>
        <w:tblLook w:val="0020" w:firstRow="1" w:lastRow="0" w:firstColumn="0" w:lastColumn="0" w:noHBand="0" w:noVBand="0"/>
        <w:tblCaption w:val="Valve leakage functional test "/>
        <w:tblDescription w:val="Functional tests for valve leakage"/>
      </w:tblPr>
      <w:tblGrid>
        <w:gridCol w:w="1257"/>
        <w:gridCol w:w="1685"/>
        <w:gridCol w:w="6079"/>
        <w:gridCol w:w="1726"/>
      </w:tblGrid>
      <w:tr w:rsidR="006C17A9" w:rsidRPr="00D508CB" w14:paraId="3EF43796" w14:textId="77777777" w:rsidTr="0004485B">
        <w:trPr>
          <w:cantSplit/>
          <w:trHeight w:val="288"/>
          <w:tblHeader/>
        </w:trPr>
        <w:tc>
          <w:tcPr>
            <w:tcW w:w="1228" w:type="dxa"/>
            <w:vAlign w:val="bottom"/>
          </w:tcPr>
          <w:p w14:paraId="631D5AE5" w14:textId="379D4968" w:rsidR="006C17A9" w:rsidRPr="00D508CB" w:rsidRDefault="006C17A9"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C20217">
              <w:rPr>
                <w:rFonts w:cs="Tahoma"/>
                <w:b/>
                <w:bCs/>
                <w:szCs w:val="24"/>
              </w:rPr>
              <w:t>tep</w:t>
            </w:r>
          </w:p>
        </w:tc>
        <w:tc>
          <w:tcPr>
            <w:tcW w:w="1647" w:type="dxa"/>
            <w:vAlign w:val="bottom"/>
          </w:tcPr>
          <w:p w14:paraId="6BDD75AB" w14:textId="54E53016" w:rsidR="006C17A9" w:rsidRPr="00D508CB" w:rsidRDefault="00C20217" w:rsidP="00C20217">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940" w:type="dxa"/>
            <w:vAlign w:val="bottom"/>
          </w:tcPr>
          <w:p w14:paraId="2ABC7199" w14:textId="06E38699" w:rsidR="006C17A9" w:rsidRPr="00D508CB" w:rsidRDefault="006C17A9"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687" w:type="dxa"/>
            <w:vAlign w:val="bottom"/>
          </w:tcPr>
          <w:p w14:paraId="34E48CA4" w14:textId="504ABCE3" w:rsidR="006C17A9" w:rsidRPr="00D508CB" w:rsidRDefault="006C17A9"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6C17A9" w:rsidRPr="00D508CB" w14:paraId="2D1C2B32" w14:textId="77777777" w:rsidTr="0004485B">
        <w:trPr>
          <w:cantSplit/>
          <w:trHeight w:val="288"/>
        </w:trPr>
        <w:tc>
          <w:tcPr>
            <w:tcW w:w="1228" w:type="dxa"/>
            <w:vAlign w:val="center"/>
          </w:tcPr>
          <w:p w14:paraId="48D70625" w14:textId="685F52E5"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42F40">
              <w:rPr>
                <w:rFonts w:cs="Tahoma"/>
                <w:bCs/>
                <w:szCs w:val="24"/>
              </w:rPr>
              <w:t>.0</w:t>
            </w:r>
          </w:p>
        </w:tc>
        <w:tc>
          <w:tcPr>
            <w:tcW w:w="1647" w:type="dxa"/>
            <w:vAlign w:val="center"/>
          </w:tcPr>
          <w:p w14:paraId="7C1390CE" w14:textId="444301E0" w:rsidR="006C17A9" w:rsidRPr="00B555AB" w:rsidRDefault="007719CF" w:rsidP="00C2021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940" w:type="dxa"/>
            <w:vAlign w:val="center"/>
          </w:tcPr>
          <w:p w14:paraId="4893B217" w14:textId="20FC4069" w:rsidR="006C17A9" w:rsidRPr="00B555AB" w:rsidRDefault="006C17A9" w:rsidP="00744FD3">
            <w:pPr>
              <w:autoSpaceDE w:val="0"/>
              <w:autoSpaceDN w:val="0"/>
              <w:adjustRightInd w:val="0"/>
              <w:spacing w:after="0" w:line="240" w:lineRule="auto"/>
              <w:ind w:left="90"/>
              <w:contextualSpacing/>
              <w:rPr>
                <w:rFonts w:cs="Tahoma"/>
                <w:bCs/>
                <w:szCs w:val="24"/>
              </w:rPr>
            </w:pPr>
            <w:r>
              <w:rPr>
                <w:rFonts w:cs="Tahoma"/>
                <w:szCs w:val="24"/>
              </w:rPr>
              <w:t>For each of the pumps serving the distribution system, dead head the pumps using the discharge isolation valves at the pumps.</w:t>
            </w:r>
            <w:r w:rsidR="00E97580">
              <w:rPr>
                <w:rFonts w:cs="Tahoma"/>
                <w:szCs w:val="24"/>
              </w:rPr>
              <w:br/>
            </w:r>
            <w:r w:rsidR="00FC3D69">
              <w:rPr>
                <w:rFonts w:cs="Tahoma"/>
                <w:szCs w:val="24"/>
              </w:rPr>
              <w:t>Complete</w:t>
            </w:r>
            <w:r w:rsidR="00830C44" w:rsidRPr="00FC3D69">
              <w:rPr>
                <w:rFonts w:cs="Tahoma"/>
                <w:b/>
                <w:bCs/>
                <w:szCs w:val="24"/>
              </w:rPr>
              <w:t xml:space="preserve"> all</w:t>
            </w:r>
            <w:r w:rsidR="00830C44">
              <w:rPr>
                <w:rFonts w:cs="Tahoma"/>
                <w:szCs w:val="24"/>
              </w:rPr>
              <w:t xml:space="preserve"> of Step</w:t>
            </w:r>
            <w:r w:rsidR="00FC3D69">
              <w:rPr>
                <w:rFonts w:cs="Tahoma"/>
                <w:szCs w:val="24"/>
              </w:rPr>
              <w:t>s</w:t>
            </w:r>
            <w:r w:rsidR="00830C44">
              <w:rPr>
                <w:rFonts w:cs="Tahoma"/>
                <w:szCs w:val="24"/>
              </w:rPr>
              <w:t xml:space="preserve"> 1</w:t>
            </w:r>
            <w:r w:rsidR="00FC3D69">
              <w:rPr>
                <w:rFonts w:cs="Tahoma"/>
                <w:szCs w:val="24"/>
              </w:rPr>
              <w:t>.1 – 1.4</w:t>
            </w:r>
          </w:p>
        </w:tc>
        <w:tc>
          <w:tcPr>
            <w:tcW w:w="1687" w:type="dxa"/>
            <w:vAlign w:val="center"/>
          </w:tcPr>
          <w:p w14:paraId="6523E52F" w14:textId="5C793D86"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NA7.5.7.2</w:t>
            </w:r>
            <w:r w:rsidR="0004485B">
              <w:rPr>
                <w:rFonts w:cs="Tahoma"/>
                <w:bCs/>
                <w:szCs w:val="24"/>
              </w:rPr>
              <w:br/>
              <w:t>S</w:t>
            </w:r>
            <w:r>
              <w:rPr>
                <w:rFonts w:cs="Tahoma"/>
                <w:bCs/>
                <w:szCs w:val="24"/>
              </w:rPr>
              <w:t>tep 1</w:t>
            </w:r>
          </w:p>
        </w:tc>
      </w:tr>
      <w:tr w:rsidR="006C17A9" w:rsidRPr="00D508CB" w14:paraId="519C3541" w14:textId="77777777" w:rsidTr="0004485B">
        <w:trPr>
          <w:cantSplit/>
          <w:trHeight w:val="288"/>
        </w:trPr>
        <w:tc>
          <w:tcPr>
            <w:tcW w:w="1228" w:type="dxa"/>
            <w:vAlign w:val="center"/>
          </w:tcPr>
          <w:p w14:paraId="46EB5F86" w14:textId="74D1D591"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830C44">
              <w:rPr>
                <w:rFonts w:cs="Tahoma"/>
                <w:bCs/>
                <w:szCs w:val="24"/>
              </w:rPr>
              <w:t>.1</w:t>
            </w:r>
          </w:p>
        </w:tc>
        <w:tc>
          <w:tcPr>
            <w:tcW w:w="1647" w:type="dxa"/>
            <w:vAlign w:val="center"/>
          </w:tcPr>
          <w:p w14:paraId="4EBC60A9" w14:textId="115F9F25" w:rsidR="006C17A9" w:rsidRPr="00B555AB"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940" w:type="dxa"/>
            <w:vAlign w:val="center"/>
          </w:tcPr>
          <w:p w14:paraId="26F0CDE7" w14:textId="5C66692E" w:rsidR="006C17A9" w:rsidRPr="00B555AB" w:rsidRDefault="006C17A9" w:rsidP="00744FD3">
            <w:pPr>
              <w:autoSpaceDE w:val="0"/>
              <w:autoSpaceDN w:val="0"/>
              <w:adjustRightInd w:val="0"/>
              <w:spacing w:after="0" w:line="240" w:lineRule="auto"/>
              <w:ind w:left="90"/>
              <w:contextualSpacing/>
              <w:rPr>
                <w:rFonts w:cs="Tahoma"/>
                <w:bCs/>
                <w:szCs w:val="24"/>
              </w:rPr>
            </w:pPr>
            <w:r>
              <w:rPr>
                <w:rFonts w:cs="Tahoma"/>
                <w:szCs w:val="24"/>
              </w:rPr>
              <w:t>Record the differential pressure across the pumps</w:t>
            </w:r>
            <w:r w:rsidR="00C20217">
              <w:rPr>
                <w:rFonts w:cs="Tahoma"/>
                <w:szCs w:val="24"/>
              </w:rPr>
              <w:t>.</w:t>
            </w:r>
            <w:r w:rsidR="00C76DEE">
              <w:rPr>
                <w:rFonts w:cs="Tahoma"/>
                <w:szCs w:val="24"/>
              </w:rPr>
              <w:br/>
            </w:r>
            <w:r w:rsidR="00C20217">
              <w:rPr>
                <w:rFonts w:cs="Tahoma"/>
                <w:szCs w:val="24"/>
              </w:rPr>
              <w:t>(</w:t>
            </w:r>
            <w:r w:rsidR="00C20217">
              <w:rPr>
                <w:rFonts w:cs="Tahoma"/>
                <w:bCs/>
                <w:szCs w:val="24"/>
              </w:rPr>
              <w:t>Ft. w.c.)</w:t>
            </w:r>
          </w:p>
        </w:tc>
        <w:tc>
          <w:tcPr>
            <w:tcW w:w="1687" w:type="dxa"/>
            <w:vAlign w:val="center"/>
          </w:tcPr>
          <w:p w14:paraId="7F17DD92" w14:textId="4026672D" w:rsidR="006C17A9" w:rsidRPr="00B555AB" w:rsidRDefault="006C17A9" w:rsidP="00744FD3">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7.5.</w:t>
            </w:r>
            <w:r w:rsidR="009B54CE">
              <w:rPr>
                <w:rFonts w:cs="Tahoma"/>
                <w:bCs/>
                <w:szCs w:val="24"/>
              </w:rPr>
              <w:t>7.</w:t>
            </w:r>
            <w:r>
              <w:rPr>
                <w:rFonts w:cs="Tahoma"/>
                <w:bCs/>
                <w:szCs w:val="24"/>
              </w:rPr>
              <w:t>2</w:t>
            </w:r>
            <w:r>
              <w:rPr>
                <w:rFonts w:cs="Tahoma"/>
                <w:bCs/>
                <w:szCs w:val="24"/>
              </w:rPr>
              <w:br/>
            </w:r>
            <w:r w:rsidRPr="00B555AB">
              <w:rPr>
                <w:rFonts w:cs="Tahoma"/>
                <w:bCs/>
                <w:szCs w:val="24"/>
              </w:rPr>
              <w:t>Step 1</w:t>
            </w:r>
            <w:r w:rsidR="0004485B">
              <w:rPr>
                <w:rFonts w:cs="Tahoma"/>
                <w:bCs/>
                <w:szCs w:val="24"/>
              </w:rPr>
              <w:t>(</w:t>
            </w:r>
            <w:r>
              <w:rPr>
                <w:rFonts w:cs="Tahoma"/>
                <w:bCs/>
                <w:szCs w:val="24"/>
              </w:rPr>
              <w:t>a</w:t>
            </w:r>
            <w:r w:rsidR="0004485B">
              <w:rPr>
                <w:rFonts w:cs="Tahoma"/>
                <w:bCs/>
                <w:szCs w:val="24"/>
              </w:rPr>
              <w:t>)</w:t>
            </w:r>
          </w:p>
        </w:tc>
      </w:tr>
      <w:tr w:rsidR="00C76DEE" w:rsidRPr="00D508CB" w14:paraId="5778D0FA" w14:textId="77777777" w:rsidTr="0004485B">
        <w:trPr>
          <w:cantSplit/>
          <w:trHeight w:val="288"/>
        </w:trPr>
        <w:tc>
          <w:tcPr>
            <w:tcW w:w="1228" w:type="dxa"/>
            <w:vAlign w:val="center"/>
          </w:tcPr>
          <w:p w14:paraId="28628085" w14:textId="73D25562" w:rsidR="00C76DEE" w:rsidRPr="00B555AB" w:rsidRDefault="00C76DEE" w:rsidP="00C76DEE">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647" w:type="dxa"/>
            <w:vAlign w:val="center"/>
          </w:tcPr>
          <w:p w14:paraId="65E9405C" w14:textId="1C690F55" w:rsidR="00C76DEE" w:rsidRPr="00B555AB" w:rsidRDefault="00C76DEE" w:rsidP="00C76DE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bookmarkStart w:id="2"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2"/>
          </w:p>
        </w:tc>
        <w:tc>
          <w:tcPr>
            <w:tcW w:w="5940" w:type="dxa"/>
            <w:vAlign w:val="center"/>
          </w:tcPr>
          <w:p w14:paraId="6580B7A6" w14:textId="30EA7C6D" w:rsidR="00C76DEE" w:rsidRPr="005C529C" w:rsidRDefault="00C76DEE" w:rsidP="00C76DEE">
            <w:pPr>
              <w:autoSpaceDE w:val="0"/>
              <w:autoSpaceDN w:val="0"/>
              <w:adjustRightInd w:val="0"/>
              <w:spacing w:after="0" w:line="240" w:lineRule="auto"/>
              <w:ind w:left="90"/>
              <w:contextualSpacing/>
              <w:rPr>
                <w:rFonts w:cs="Tahoma"/>
                <w:bCs/>
                <w:szCs w:val="24"/>
              </w:rPr>
            </w:pPr>
            <w:r>
              <w:rPr>
                <w:rFonts w:cs="Tahoma"/>
                <w:bCs/>
                <w:szCs w:val="24"/>
              </w:rPr>
              <w:t>From the required documentation (Construction Inspection Step 1); record the shut-off head pressure for the Pump Tag ID. (</w:t>
            </w:r>
            <w:r w:rsidRPr="00703172">
              <w:rPr>
                <w:rFonts w:cs="Tahoma"/>
                <w:bCs/>
                <w:szCs w:val="24"/>
              </w:rPr>
              <w:t>Ft. w.c.</w:t>
            </w:r>
            <w:r>
              <w:rPr>
                <w:rFonts w:cs="Tahoma"/>
                <w:bCs/>
                <w:szCs w:val="24"/>
              </w:rPr>
              <w:t>)</w:t>
            </w:r>
          </w:p>
        </w:tc>
        <w:tc>
          <w:tcPr>
            <w:tcW w:w="1687" w:type="dxa"/>
            <w:vAlign w:val="center"/>
          </w:tcPr>
          <w:p w14:paraId="16124F4C" w14:textId="68C0B374" w:rsidR="00C76DEE" w:rsidRPr="00B555AB" w:rsidRDefault="00C76DEE" w:rsidP="00C76DEE">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7.5.</w:t>
            </w:r>
            <w:r w:rsidR="009B54CE">
              <w:rPr>
                <w:rFonts w:cs="Tahoma"/>
                <w:bCs/>
                <w:szCs w:val="24"/>
              </w:rPr>
              <w:t>7.</w:t>
            </w:r>
            <w:r>
              <w:rPr>
                <w:rFonts w:cs="Tahoma"/>
                <w:bCs/>
                <w:szCs w:val="24"/>
              </w:rPr>
              <w:t>2</w:t>
            </w:r>
            <w:r>
              <w:rPr>
                <w:rFonts w:cs="Tahoma"/>
                <w:bCs/>
                <w:szCs w:val="24"/>
              </w:rPr>
              <w:br/>
            </w:r>
            <w:r w:rsidRPr="00B555AB">
              <w:rPr>
                <w:rFonts w:cs="Tahoma"/>
                <w:bCs/>
                <w:szCs w:val="24"/>
              </w:rPr>
              <w:t>Step 1</w:t>
            </w:r>
            <w:r>
              <w:rPr>
                <w:rFonts w:cs="Tahoma"/>
                <w:bCs/>
                <w:szCs w:val="24"/>
              </w:rPr>
              <w:t>(</w:t>
            </w:r>
            <w:r w:rsidR="001E4A3C">
              <w:rPr>
                <w:rFonts w:cs="Tahoma"/>
                <w:bCs/>
                <w:szCs w:val="24"/>
              </w:rPr>
              <w:t>b</w:t>
            </w:r>
            <w:r>
              <w:rPr>
                <w:rFonts w:cs="Tahoma"/>
                <w:bCs/>
                <w:szCs w:val="24"/>
              </w:rPr>
              <w:t>)</w:t>
            </w:r>
          </w:p>
        </w:tc>
      </w:tr>
      <w:tr w:rsidR="00C76DEE" w:rsidRPr="00D508CB" w14:paraId="671DEA01" w14:textId="77777777" w:rsidTr="0004485B">
        <w:trPr>
          <w:cantSplit/>
          <w:trHeight w:val="288"/>
        </w:trPr>
        <w:tc>
          <w:tcPr>
            <w:tcW w:w="1228" w:type="dxa"/>
            <w:vAlign w:val="center"/>
          </w:tcPr>
          <w:p w14:paraId="0D1462E5" w14:textId="56F589F5" w:rsidR="00C76DEE" w:rsidRPr="00B555AB" w:rsidRDefault="00C76DEE" w:rsidP="00C76DEE">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1647" w:type="dxa"/>
            <w:vAlign w:val="center"/>
          </w:tcPr>
          <w:p w14:paraId="622294A0" w14:textId="057DEEE6" w:rsidR="00C76DEE" w:rsidRPr="00B555AB" w:rsidRDefault="00C76DEE" w:rsidP="00C76DE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bookmarkStart w:id="3" w:name="Req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3"/>
          </w:p>
        </w:tc>
        <w:tc>
          <w:tcPr>
            <w:tcW w:w="5940" w:type="dxa"/>
            <w:vAlign w:val="center"/>
          </w:tcPr>
          <w:p w14:paraId="23200FEB" w14:textId="3F0E09B1" w:rsidR="00C76DEE" w:rsidRDefault="00C76DEE" w:rsidP="00C76DEE">
            <w:pPr>
              <w:autoSpaceDE w:val="0"/>
              <w:autoSpaceDN w:val="0"/>
              <w:adjustRightInd w:val="0"/>
              <w:spacing w:after="0" w:line="240" w:lineRule="auto"/>
              <w:ind w:left="90"/>
              <w:contextualSpacing/>
              <w:rPr>
                <w:rFonts w:cs="Tahoma"/>
                <w:bCs/>
                <w:szCs w:val="24"/>
              </w:rPr>
            </w:pPr>
            <w:r>
              <w:rPr>
                <w:rFonts w:cs="Tahoma"/>
                <w:bCs/>
                <w:szCs w:val="24"/>
              </w:rPr>
              <w:t>Calculate: 100 x (</w:t>
            </w:r>
            <w:r w:rsidR="00F53E47">
              <w:rPr>
                <w:rFonts w:cs="Tahoma"/>
                <w:bCs/>
                <w:szCs w:val="24"/>
              </w:rPr>
              <w:t xml:space="preserve">Step </w:t>
            </w:r>
            <w:r>
              <w:rPr>
                <w:rFonts w:cs="Tahoma"/>
                <w:bCs/>
                <w:szCs w:val="24"/>
              </w:rPr>
              <w:t>1</w:t>
            </w:r>
            <w:r w:rsidR="00F53E47">
              <w:rPr>
                <w:rFonts w:cs="Tahoma"/>
                <w:bCs/>
                <w:szCs w:val="24"/>
              </w:rPr>
              <w:t>.1</w:t>
            </w:r>
            <w:r>
              <w:rPr>
                <w:rFonts w:cs="Tahoma"/>
                <w:bCs/>
                <w:szCs w:val="24"/>
              </w:rPr>
              <w:t xml:space="preserve"> – </w:t>
            </w:r>
            <w:r w:rsidR="00F53E47">
              <w:rPr>
                <w:rFonts w:cs="Tahoma"/>
                <w:bCs/>
                <w:szCs w:val="24"/>
              </w:rPr>
              <w:t xml:space="preserve">Step </w:t>
            </w:r>
            <w:r>
              <w:rPr>
                <w:rFonts w:cs="Tahoma"/>
                <w:bCs/>
                <w:szCs w:val="24"/>
              </w:rPr>
              <w:t>1</w:t>
            </w:r>
            <w:r w:rsidR="00F53E47">
              <w:rPr>
                <w:rFonts w:cs="Tahoma"/>
                <w:bCs/>
                <w:szCs w:val="24"/>
              </w:rPr>
              <w:t>.2</w:t>
            </w:r>
            <w:r>
              <w:rPr>
                <w:rFonts w:cs="Tahoma"/>
                <w:bCs/>
                <w:szCs w:val="24"/>
              </w:rPr>
              <w:t>)/</w:t>
            </w:r>
            <w:r w:rsidR="00F53E47">
              <w:rPr>
                <w:rFonts w:cs="Tahoma"/>
                <w:bCs/>
                <w:szCs w:val="24"/>
              </w:rPr>
              <w:t xml:space="preserve">Step </w:t>
            </w:r>
            <w:r>
              <w:rPr>
                <w:rFonts w:cs="Tahoma"/>
                <w:bCs/>
                <w:szCs w:val="24"/>
              </w:rPr>
              <w:t>1</w:t>
            </w:r>
            <w:r w:rsidR="00F53E47">
              <w:rPr>
                <w:rFonts w:cs="Tahoma"/>
                <w:bCs/>
                <w:szCs w:val="24"/>
              </w:rPr>
              <w:t>.2</w:t>
            </w:r>
          </w:p>
          <w:p w14:paraId="71E0F2C9" w14:textId="31910C3C" w:rsidR="00C76DEE" w:rsidRPr="00B555AB" w:rsidRDefault="00C76DEE" w:rsidP="00C76DEE">
            <w:pPr>
              <w:autoSpaceDE w:val="0"/>
              <w:autoSpaceDN w:val="0"/>
              <w:adjustRightInd w:val="0"/>
              <w:spacing w:after="0" w:line="240" w:lineRule="auto"/>
              <w:ind w:left="90"/>
              <w:contextualSpacing/>
              <w:rPr>
                <w:rFonts w:cs="Tahoma"/>
                <w:bCs/>
                <w:szCs w:val="24"/>
              </w:rPr>
            </w:pPr>
            <w:r>
              <w:rPr>
                <w:rFonts w:cs="Tahoma"/>
                <w:bCs/>
                <w:szCs w:val="24"/>
              </w:rPr>
              <w:t>Note: may result in a positive or negative percentage. (percent)</w:t>
            </w:r>
          </w:p>
        </w:tc>
        <w:tc>
          <w:tcPr>
            <w:tcW w:w="1687" w:type="dxa"/>
            <w:vAlign w:val="center"/>
          </w:tcPr>
          <w:p w14:paraId="5DCEF1C5" w14:textId="086263CD" w:rsidR="00C76DEE" w:rsidRPr="00B555AB" w:rsidRDefault="00C76DEE" w:rsidP="00C76DEE">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7.5.</w:t>
            </w:r>
            <w:r w:rsidR="009B54CE">
              <w:rPr>
                <w:rFonts w:cs="Tahoma"/>
                <w:bCs/>
                <w:szCs w:val="24"/>
              </w:rPr>
              <w:t>7.</w:t>
            </w:r>
            <w:r>
              <w:rPr>
                <w:rFonts w:cs="Tahoma"/>
                <w:bCs/>
                <w:szCs w:val="24"/>
              </w:rPr>
              <w:t>2</w:t>
            </w:r>
            <w:r>
              <w:rPr>
                <w:rFonts w:cs="Tahoma"/>
                <w:bCs/>
                <w:szCs w:val="24"/>
              </w:rPr>
              <w:br/>
            </w:r>
            <w:r w:rsidRPr="00B555AB">
              <w:rPr>
                <w:rFonts w:cs="Tahoma"/>
                <w:bCs/>
                <w:szCs w:val="24"/>
              </w:rPr>
              <w:t>Step 1</w:t>
            </w:r>
            <w:r>
              <w:rPr>
                <w:rFonts w:cs="Tahoma"/>
                <w:bCs/>
                <w:szCs w:val="24"/>
              </w:rPr>
              <w:t>(</w:t>
            </w:r>
            <w:r w:rsidR="001E4A3C">
              <w:rPr>
                <w:rFonts w:cs="Tahoma"/>
                <w:bCs/>
                <w:szCs w:val="24"/>
              </w:rPr>
              <w:t>b</w:t>
            </w:r>
            <w:r>
              <w:rPr>
                <w:rFonts w:cs="Tahoma"/>
                <w:bCs/>
                <w:szCs w:val="24"/>
              </w:rPr>
              <w:t>)</w:t>
            </w:r>
          </w:p>
        </w:tc>
      </w:tr>
      <w:tr w:rsidR="006C17A9" w:rsidRPr="00D508CB" w14:paraId="5467499D" w14:textId="77777777" w:rsidTr="007A2228">
        <w:trPr>
          <w:cantSplit/>
          <w:trHeight w:val="750"/>
        </w:trPr>
        <w:tc>
          <w:tcPr>
            <w:tcW w:w="1228" w:type="dxa"/>
            <w:vAlign w:val="center"/>
          </w:tcPr>
          <w:p w14:paraId="4518BA62" w14:textId="6E0A6095"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1</w:t>
            </w:r>
            <w:r w:rsidR="00E97580">
              <w:rPr>
                <w:rFonts w:cs="Tahoma"/>
                <w:bCs/>
                <w:szCs w:val="24"/>
              </w:rPr>
              <w:t>.4</w:t>
            </w:r>
          </w:p>
        </w:tc>
        <w:tc>
          <w:tcPr>
            <w:tcW w:w="1647" w:type="dxa"/>
            <w:vAlign w:val="center"/>
          </w:tcPr>
          <w:p w14:paraId="4C8DD227" w14:textId="77777777" w:rsidR="006C17A9"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Pass</w:t>
            </w:r>
          </w:p>
          <w:p w14:paraId="60B31FA3" w14:textId="77C40E36" w:rsidR="006C17A9"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4B6DAF79" w14:textId="179D7B32" w:rsidR="006C17A9" w:rsidRPr="00914C77" w:rsidRDefault="006C17A9" w:rsidP="00914C77">
            <w:pPr>
              <w:autoSpaceDE w:val="0"/>
              <w:autoSpaceDN w:val="0"/>
              <w:adjustRightInd w:val="0"/>
              <w:spacing w:after="0" w:line="240" w:lineRule="auto"/>
              <w:ind w:left="90"/>
              <w:contextualSpacing/>
              <w:rPr>
                <w:rFonts w:cs="Tahoma"/>
                <w:szCs w:val="24"/>
              </w:rPr>
            </w:pPr>
            <w:r>
              <w:rPr>
                <w:rFonts w:cs="Tahoma"/>
                <w:szCs w:val="24"/>
              </w:rPr>
              <w:t>Verify that Step 1</w:t>
            </w:r>
            <w:r w:rsidR="001E4A3C">
              <w:rPr>
                <w:rFonts w:cs="Tahoma"/>
                <w:szCs w:val="24"/>
              </w:rPr>
              <w:t>.3</w:t>
            </w:r>
            <w:r>
              <w:rPr>
                <w:rFonts w:cs="Tahoma"/>
                <w:szCs w:val="24"/>
              </w:rPr>
              <w:t xml:space="preserve"> is between -5% and +5%. </w:t>
            </w:r>
          </w:p>
        </w:tc>
        <w:tc>
          <w:tcPr>
            <w:tcW w:w="1687" w:type="dxa"/>
            <w:vAlign w:val="center"/>
          </w:tcPr>
          <w:p w14:paraId="49F19829" w14:textId="7F07EEC7"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NA7.5.</w:t>
            </w:r>
            <w:r w:rsidR="009B54CE">
              <w:rPr>
                <w:rFonts w:cs="Tahoma"/>
                <w:bCs/>
                <w:szCs w:val="24"/>
              </w:rPr>
              <w:t>7.</w:t>
            </w:r>
            <w:r>
              <w:rPr>
                <w:rFonts w:cs="Tahoma"/>
                <w:bCs/>
                <w:szCs w:val="24"/>
              </w:rPr>
              <w:t>2 Step 1</w:t>
            </w:r>
            <w:r w:rsidR="008347C9">
              <w:rPr>
                <w:rFonts w:cs="Tahoma"/>
                <w:bCs/>
                <w:szCs w:val="24"/>
              </w:rPr>
              <w:t>(</w:t>
            </w:r>
            <w:r>
              <w:rPr>
                <w:rFonts w:cs="Tahoma"/>
                <w:bCs/>
                <w:szCs w:val="24"/>
              </w:rPr>
              <w:t>b</w:t>
            </w:r>
            <w:r w:rsidR="008347C9">
              <w:rPr>
                <w:rFonts w:cs="Tahoma"/>
                <w:bCs/>
                <w:szCs w:val="24"/>
              </w:rPr>
              <w:t>)</w:t>
            </w:r>
          </w:p>
        </w:tc>
      </w:tr>
      <w:tr w:rsidR="006C17A9" w:rsidRPr="00D508CB" w14:paraId="12FE7806" w14:textId="77777777" w:rsidTr="0004485B">
        <w:trPr>
          <w:cantSplit/>
          <w:trHeight w:val="288"/>
        </w:trPr>
        <w:tc>
          <w:tcPr>
            <w:tcW w:w="1228" w:type="dxa"/>
            <w:vAlign w:val="center"/>
          </w:tcPr>
          <w:p w14:paraId="44A21AE0" w14:textId="644A0096"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F65E08">
              <w:rPr>
                <w:rFonts w:cs="Tahoma"/>
                <w:bCs/>
                <w:szCs w:val="24"/>
              </w:rPr>
              <w:t>.0</w:t>
            </w:r>
          </w:p>
        </w:tc>
        <w:tc>
          <w:tcPr>
            <w:tcW w:w="1647" w:type="dxa"/>
            <w:vAlign w:val="center"/>
          </w:tcPr>
          <w:p w14:paraId="19EDEAB4" w14:textId="5B8C24EB" w:rsidR="006C17A9" w:rsidRDefault="007719CF" w:rsidP="00C20217">
            <w:pPr>
              <w:autoSpaceDE w:val="0"/>
              <w:autoSpaceDN w:val="0"/>
              <w:adjustRightInd w:val="0"/>
              <w:spacing w:after="0" w:line="240" w:lineRule="auto"/>
              <w:ind w:left="90"/>
              <w:contextualSpacing/>
              <w:rPr>
                <w:rFonts w:cs="Tahoma"/>
                <w:bCs/>
                <w:szCs w:val="24"/>
              </w:rPr>
            </w:pPr>
            <w:r w:rsidRPr="007719CF">
              <w:rPr>
                <w:rFonts w:cs="Tahoma"/>
                <w:bCs/>
                <w:szCs w:val="24"/>
              </w:rPr>
              <w:t>No Entry</w:t>
            </w:r>
          </w:p>
        </w:tc>
        <w:tc>
          <w:tcPr>
            <w:tcW w:w="5940" w:type="dxa"/>
            <w:vAlign w:val="center"/>
          </w:tcPr>
          <w:p w14:paraId="76744C60" w14:textId="2636E362" w:rsidR="006C17A9" w:rsidRDefault="006C17A9" w:rsidP="00744FD3">
            <w:pPr>
              <w:autoSpaceDE w:val="0"/>
              <w:autoSpaceDN w:val="0"/>
              <w:adjustRightInd w:val="0"/>
              <w:spacing w:after="0" w:line="240" w:lineRule="auto"/>
              <w:ind w:left="90"/>
              <w:contextualSpacing/>
              <w:rPr>
                <w:rFonts w:cs="Tahoma"/>
                <w:bCs/>
                <w:szCs w:val="24"/>
              </w:rPr>
            </w:pPr>
            <w:r>
              <w:rPr>
                <w:rFonts w:cs="Tahoma"/>
                <w:bCs/>
                <w:szCs w:val="24"/>
              </w:rPr>
              <w:t xml:space="preserve">Reopen the pump discharge isolation valves. Automatically close all valves on the systems being tested. If 3-way valves are present, close off the bypass line. </w:t>
            </w:r>
            <w:r w:rsidR="00BF51B7">
              <w:rPr>
                <w:rFonts w:cs="Tahoma"/>
                <w:bCs/>
                <w:szCs w:val="24"/>
              </w:rPr>
              <w:t>Complete</w:t>
            </w:r>
            <w:r>
              <w:rPr>
                <w:rFonts w:cs="Tahoma"/>
                <w:bCs/>
                <w:szCs w:val="24"/>
              </w:rPr>
              <w:t xml:space="preserve"> </w:t>
            </w:r>
            <w:r w:rsidR="00F65E08" w:rsidRPr="00BF51B7">
              <w:rPr>
                <w:rFonts w:cs="Tahoma"/>
                <w:b/>
                <w:szCs w:val="24"/>
              </w:rPr>
              <w:t xml:space="preserve">all </w:t>
            </w:r>
            <w:r w:rsidR="00F65E08">
              <w:rPr>
                <w:rFonts w:cs="Tahoma"/>
                <w:bCs/>
                <w:szCs w:val="24"/>
              </w:rPr>
              <w:t>of Step</w:t>
            </w:r>
            <w:r w:rsidR="00BF51B7">
              <w:rPr>
                <w:rFonts w:cs="Tahoma"/>
                <w:bCs/>
                <w:szCs w:val="24"/>
              </w:rPr>
              <w:t>s</w:t>
            </w:r>
            <w:r w:rsidR="00F65E08">
              <w:rPr>
                <w:rFonts w:cs="Tahoma"/>
                <w:bCs/>
                <w:szCs w:val="24"/>
              </w:rPr>
              <w:t xml:space="preserve"> 2</w:t>
            </w:r>
            <w:r w:rsidR="00BF51B7">
              <w:rPr>
                <w:rFonts w:cs="Tahoma"/>
                <w:bCs/>
                <w:szCs w:val="24"/>
              </w:rPr>
              <w:t>1 - 2.4</w:t>
            </w:r>
            <w:r w:rsidR="00F65E08">
              <w:rPr>
                <w:rFonts w:cs="Tahoma"/>
                <w:bCs/>
                <w:szCs w:val="24"/>
              </w:rPr>
              <w:t>.</w:t>
            </w:r>
          </w:p>
        </w:tc>
        <w:tc>
          <w:tcPr>
            <w:tcW w:w="1687" w:type="dxa"/>
            <w:vAlign w:val="center"/>
          </w:tcPr>
          <w:p w14:paraId="161B27E4" w14:textId="77777777" w:rsidR="006C17A9"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NA7.5.7.2</w:t>
            </w:r>
          </w:p>
          <w:p w14:paraId="66A2EA2C" w14:textId="53B2E755" w:rsidR="006C17A9" w:rsidRPr="00B555AB"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E97580" w:rsidRPr="00D508CB" w14:paraId="19DDC46B" w14:textId="77777777" w:rsidTr="007A2228">
        <w:trPr>
          <w:cantSplit/>
          <w:trHeight w:val="705"/>
        </w:trPr>
        <w:tc>
          <w:tcPr>
            <w:tcW w:w="1228" w:type="dxa"/>
            <w:vAlign w:val="center"/>
          </w:tcPr>
          <w:p w14:paraId="1AF936D8" w14:textId="159868AE" w:rsidR="00E97580" w:rsidRDefault="00E97580" w:rsidP="00E97580">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47" w:type="dxa"/>
            <w:vAlign w:val="center"/>
          </w:tcPr>
          <w:p w14:paraId="4BE2902E" w14:textId="77777777" w:rsidR="00E97580" w:rsidRDefault="00E97580" w:rsidP="00E9758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Pass</w:t>
            </w:r>
          </w:p>
          <w:p w14:paraId="65B9CA2B" w14:textId="4DC2148B" w:rsidR="00E97580" w:rsidRDefault="00E97580" w:rsidP="00E9758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0F58219E" w14:textId="0E566A99" w:rsidR="00E97580" w:rsidRDefault="00E97580" w:rsidP="00E97580">
            <w:pPr>
              <w:autoSpaceDE w:val="0"/>
              <w:autoSpaceDN w:val="0"/>
              <w:adjustRightInd w:val="0"/>
              <w:spacing w:after="0" w:line="240" w:lineRule="auto"/>
              <w:ind w:left="90"/>
              <w:contextualSpacing/>
              <w:rPr>
                <w:rFonts w:cs="Tahoma"/>
                <w:bCs/>
                <w:szCs w:val="24"/>
              </w:rPr>
            </w:pPr>
            <w:r>
              <w:rPr>
                <w:rFonts w:cs="Tahoma"/>
                <w:bCs/>
                <w:szCs w:val="24"/>
              </w:rPr>
              <w:t xml:space="preserve">Verify that the 2-way valve automatically close </w:t>
            </w:r>
          </w:p>
        </w:tc>
        <w:tc>
          <w:tcPr>
            <w:tcW w:w="1687" w:type="dxa"/>
            <w:vAlign w:val="center"/>
          </w:tcPr>
          <w:p w14:paraId="38CADC07" w14:textId="77777777" w:rsidR="00E97580" w:rsidRDefault="00E97580" w:rsidP="00E97580">
            <w:pPr>
              <w:autoSpaceDE w:val="0"/>
              <w:autoSpaceDN w:val="0"/>
              <w:adjustRightInd w:val="0"/>
              <w:spacing w:after="0" w:line="240" w:lineRule="auto"/>
              <w:ind w:left="90"/>
              <w:contextualSpacing/>
              <w:jc w:val="center"/>
              <w:rPr>
                <w:rFonts w:cs="Tahoma"/>
                <w:bCs/>
                <w:szCs w:val="24"/>
              </w:rPr>
            </w:pPr>
            <w:r>
              <w:rPr>
                <w:rFonts w:cs="Tahoma"/>
                <w:bCs/>
                <w:szCs w:val="24"/>
              </w:rPr>
              <w:t>NA7.5.7.2</w:t>
            </w:r>
          </w:p>
          <w:p w14:paraId="430E624C" w14:textId="7DCBADDD" w:rsidR="00E97580" w:rsidRDefault="00E97580" w:rsidP="00E97580">
            <w:pPr>
              <w:autoSpaceDE w:val="0"/>
              <w:autoSpaceDN w:val="0"/>
              <w:adjustRightInd w:val="0"/>
              <w:spacing w:after="0" w:line="240" w:lineRule="auto"/>
              <w:ind w:left="90"/>
              <w:contextualSpacing/>
              <w:jc w:val="center"/>
              <w:rPr>
                <w:rFonts w:cs="Tahoma"/>
                <w:bCs/>
                <w:szCs w:val="24"/>
              </w:rPr>
            </w:pPr>
            <w:r>
              <w:rPr>
                <w:rFonts w:cs="Tahoma"/>
                <w:bCs/>
                <w:szCs w:val="24"/>
              </w:rPr>
              <w:t>Step 2</w:t>
            </w:r>
            <w:r w:rsidR="00A8119E">
              <w:rPr>
                <w:rFonts w:cs="Tahoma"/>
                <w:bCs/>
                <w:szCs w:val="24"/>
              </w:rPr>
              <w:t>(c)</w:t>
            </w:r>
          </w:p>
        </w:tc>
      </w:tr>
      <w:tr w:rsidR="006C17A9" w:rsidRPr="00D508CB" w14:paraId="5C8E60F2" w14:textId="77777777" w:rsidTr="007A2228">
        <w:trPr>
          <w:cantSplit/>
          <w:trHeight w:val="624"/>
        </w:trPr>
        <w:tc>
          <w:tcPr>
            <w:tcW w:w="1228" w:type="dxa"/>
            <w:vAlign w:val="center"/>
          </w:tcPr>
          <w:p w14:paraId="1707FC47" w14:textId="6F60DC53" w:rsidR="006C17A9"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F65E08">
              <w:rPr>
                <w:rFonts w:cs="Tahoma"/>
                <w:bCs/>
                <w:szCs w:val="24"/>
              </w:rPr>
              <w:t>.2</w:t>
            </w:r>
          </w:p>
        </w:tc>
        <w:tc>
          <w:tcPr>
            <w:tcW w:w="1647" w:type="dxa"/>
            <w:vAlign w:val="center"/>
          </w:tcPr>
          <w:p w14:paraId="2865F3E8" w14:textId="56ACC572" w:rsidR="006C17A9"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940" w:type="dxa"/>
            <w:vAlign w:val="center"/>
          </w:tcPr>
          <w:p w14:paraId="5128C2C7" w14:textId="56675D18" w:rsidR="006C17A9" w:rsidRDefault="006C17A9" w:rsidP="00744FD3">
            <w:pPr>
              <w:autoSpaceDE w:val="0"/>
              <w:autoSpaceDN w:val="0"/>
              <w:adjustRightInd w:val="0"/>
              <w:spacing w:after="0" w:line="240" w:lineRule="auto"/>
              <w:ind w:left="90"/>
              <w:contextualSpacing/>
              <w:rPr>
                <w:rFonts w:cs="Tahoma"/>
                <w:bCs/>
                <w:szCs w:val="24"/>
              </w:rPr>
            </w:pPr>
            <w:r>
              <w:rPr>
                <w:rFonts w:cs="Tahoma"/>
                <w:bCs/>
                <w:szCs w:val="24"/>
              </w:rPr>
              <w:t>Record the pressure differential across the pump</w:t>
            </w:r>
            <w:r w:rsidR="00DB5AF7">
              <w:rPr>
                <w:rFonts w:cs="Tahoma"/>
                <w:bCs/>
                <w:szCs w:val="24"/>
              </w:rPr>
              <w:t>.</w:t>
            </w:r>
            <w:r w:rsidR="00E97580">
              <w:rPr>
                <w:rFonts w:cs="Tahoma"/>
                <w:bCs/>
                <w:szCs w:val="24"/>
              </w:rPr>
              <w:br/>
            </w:r>
            <w:r w:rsidR="00FC79E5">
              <w:rPr>
                <w:rFonts w:cs="Tahoma"/>
                <w:bCs/>
                <w:szCs w:val="24"/>
              </w:rPr>
              <w:t>(</w:t>
            </w:r>
            <w:r w:rsidR="00FC79E5" w:rsidRPr="00FC79E5">
              <w:rPr>
                <w:rFonts w:cs="Tahoma"/>
                <w:bCs/>
                <w:szCs w:val="24"/>
              </w:rPr>
              <w:t>Ft w.c.</w:t>
            </w:r>
            <w:r w:rsidR="00FC79E5">
              <w:rPr>
                <w:rFonts w:cs="Tahoma"/>
                <w:bCs/>
                <w:szCs w:val="24"/>
              </w:rPr>
              <w:t>)</w:t>
            </w:r>
          </w:p>
        </w:tc>
        <w:tc>
          <w:tcPr>
            <w:tcW w:w="1687" w:type="dxa"/>
            <w:vAlign w:val="center"/>
          </w:tcPr>
          <w:p w14:paraId="23C520F7" w14:textId="4F30A154" w:rsidR="006C17A9" w:rsidRDefault="006C17A9" w:rsidP="0029473C">
            <w:pPr>
              <w:autoSpaceDE w:val="0"/>
              <w:autoSpaceDN w:val="0"/>
              <w:adjustRightInd w:val="0"/>
              <w:spacing w:after="0" w:line="240" w:lineRule="auto"/>
              <w:ind w:left="90"/>
              <w:contextualSpacing/>
              <w:jc w:val="center"/>
              <w:rPr>
                <w:rFonts w:cs="Tahoma"/>
                <w:bCs/>
                <w:szCs w:val="24"/>
              </w:rPr>
            </w:pPr>
            <w:r>
              <w:rPr>
                <w:rFonts w:cs="Tahoma"/>
                <w:bCs/>
                <w:szCs w:val="24"/>
              </w:rPr>
              <w:t>NA7.5.7.2</w:t>
            </w:r>
            <w:r w:rsidR="00A8119E">
              <w:rPr>
                <w:rFonts w:cs="Tahoma"/>
                <w:bCs/>
                <w:szCs w:val="24"/>
              </w:rPr>
              <w:br/>
            </w:r>
            <w:r>
              <w:rPr>
                <w:rFonts w:cs="Tahoma"/>
                <w:bCs/>
                <w:szCs w:val="24"/>
              </w:rPr>
              <w:t>Step 2</w:t>
            </w:r>
            <w:r w:rsidR="00A8119E">
              <w:rPr>
                <w:rFonts w:cs="Tahoma"/>
                <w:bCs/>
                <w:szCs w:val="24"/>
              </w:rPr>
              <w:t>(d)</w:t>
            </w:r>
          </w:p>
        </w:tc>
      </w:tr>
      <w:tr w:rsidR="00DB5AF7" w:rsidRPr="00D508CB" w14:paraId="04E84472" w14:textId="77777777" w:rsidTr="007A2228">
        <w:trPr>
          <w:cantSplit/>
          <w:trHeight w:val="975"/>
        </w:trPr>
        <w:tc>
          <w:tcPr>
            <w:tcW w:w="1228" w:type="dxa"/>
            <w:vAlign w:val="center"/>
          </w:tcPr>
          <w:p w14:paraId="75D0ED68" w14:textId="402CB68D" w:rsidR="00DB5AF7" w:rsidRDefault="00DB5AF7" w:rsidP="00DB5AF7">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47" w:type="dxa"/>
            <w:vAlign w:val="center"/>
          </w:tcPr>
          <w:p w14:paraId="6B30ABAF" w14:textId="00B27F4F" w:rsidR="00DB5AF7" w:rsidRDefault="00DB5AF7" w:rsidP="00DB5AF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940" w:type="dxa"/>
            <w:vAlign w:val="center"/>
          </w:tcPr>
          <w:p w14:paraId="7E0365B9" w14:textId="7CB42333" w:rsidR="00DB5AF7" w:rsidRDefault="00DB5AF7" w:rsidP="00DB5AF7">
            <w:pPr>
              <w:autoSpaceDE w:val="0"/>
              <w:autoSpaceDN w:val="0"/>
              <w:adjustRightInd w:val="0"/>
              <w:spacing w:after="0" w:line="240" w:lineRule="auto"/>
              <w:ind w:left="90"/>
              <w:contextualSpacing/>
              <w:rPr>
                <w:rFonts w:cs="Tahoma"/>
                <w:bCs/>
                <w:szCs w:val="24"/>
              </w:rPr>
            </w:pPr>
            <w:r>
              <w:rPr>
                <w:rFonts w:cs="Tahoma"/>
                <w:bCs/>
                <w:szCs w:val="24"/>
              </w:rPr>
              <w:t>Calculate: 100 x (</w:t>
            </w:r>
            <w:r w:rsidR="000072CC">
              <w:rPr>
                <w:rFonts w:cs="Tahoma"/>
                <w:bCs/>
                <w:szCs w:val="24"/>
              </w:rPr>
              <w:t xml:space="preserve">Step </w:t>
            </w:r>
            <w:r>
              <w:rPr>
                <w:rFonts w:cs="Tahoma"/>
                <w:bCs/>
                <w:szCs w:val="24"/>
              </w:rPr>
              <w:t xml:space="preserve">2.2 – </w:t>
            </w:r>
            <w:r w:rsidR="000072CC">
              <w:rPr>
                <w:rFonts w:cs="Tahoma"/>
                <w:bCs/>
                <w:szCs w:val="24"/>
              </w:rPr>
              <w:t xml:space="preserve">Step </w:t>
            </w:r>
            <w:r>
              <w:rPr>
                <w:rFonts w:cs="Tahoma"/>
                <w:bCs/>
                <w:szCs w:val="24"/>
              </w:rPr>
              <w:t>1.</w:t>
            </w:r>
            <w:r w:rsidR="00867F20">
              <w:rPr>
                <w:rFonts w:cs="Tahoma"/>
                <w:bCs/>
                <w:szCs w:val="24"/>
              </w:rPr>
              <w:t>1</w:t>
            </w:r>
            <w:r>
              <w:rPr>
                <w:rFonts w:cs="Tahoma"/>
                <w:bCs/>
                <w:szCs w:val="24"/>
              </w:rPr>
              <w:t>)/</w:t>
            </w:r>
            <w:r w:rsidR="000072CC">
              <w:rPr>
                <w:rFonts w:cs="Tahoma"/>
                <w:bCs/>
                <w:szCs w:val="24"/>
              </w:rPr>
              <w:t xml:space="preserve">Step </w:t>
            </w:r>
            <w:r>
              <w:rPr>
                <w:rFonts w:cs="Tahoma"/>
                <w:bCs/>
                <w:szCs w:val="24"/>
              </w:rPr>
              <w:t>1.</w:t>
            </w:r>
            <w:r w:rsidR="00867F20">
              <w:rPr>
                <w:rFonts w:cs="Tahoma"/>
                <w:bCs/>
                <w:szCs w:val="24"/>
              </w:rPr>
              <w:t>1</w:t>
            </w:r>
            <w:r>
              <w:rPr>
                <w:rFonts w:cs="Tahoma"/>
                <w:bCs/>
                <w:szCs w:val="24"/>
              </w:rPr>
              <w:t xml:space="preserve"> </w:t>
            </w:r>
          </w:p>
          <w:p w14:paraId="762AA97D" w14:textId="1A3A5DCA" w:rsidR="00DB5AF7" w:rsidRDefault="00DB5AF7" w:rsidP="00DB5AF7">
            <w:pPr>
              <w:autoSpaceDE w:val="0"/>
              <w:autoSpaceDN w:val="0"/>
              <w:adjustRightInd w:val="0"/>
              <w:spacing w:after="0" w:line="240" w:lineRule="auto"/>
              <w:ind w:left="90"/>
              <w:contextualSpacing/>
              <w:rPr>
                <w:rFonts w:cs="Tahoma"/>
                <w:bCs/>
                <w:szCs w:val="24"/>
              </w:rPr>
            </w:pPr>
            <w:r>
              <w:rPr>
                <w:rFonts w:cs="Tahoma"/>
                <w:bCs/>
                <w:szCs w:val="24"/>
              </w:rPr>
              <w:t>Note: may result in a positive or negative percentage. (percent)</w:t>
            </w:r>
          </w:p>
        </w:tc>
        <w:tc>
          <w:tcPr>
            <w:tcW w:w="1687" w:type="dxa"/>
            <w:vAlign w:val="center"/>
          </w:tcPr>
          <w:p w14:paraId="235910FD" w14:textId="77777777" w:rsidR="00DB5AF7" w:rsidRDefault="00DB5AF7" w:rsidP="00DB5AF7">
            <w:pPr>
              <w:autoSpaceDE w:val="0"/>
              <w:autoSpaceDN w:val="0"/>
              <w:adjustRightInd w:val="0"/>
              <w:spacing w:after="0" w:line="240" w:lineRule="auto"/>
              <w:ind w:left="90"/>
              <w:contextualSpacing/>
              <w:jc w:val="center"/>
              <w:rPr>
                <w:rFonts w:cs="Tahoma"/>
                <w:bCs/>
                <w:szCs w:val="24"/>
              </w:rPr>
            </w:pPr>
            <w:r>
              <w:rPr>
                <w:rFonts w:cs="Tahoma"/>
                <w:bCs/>
                <w:szCs w:val="24"/>
              </w:rPr>
              <w:t>NA7.5.7.2</w:t>
            </w:r>
          </w:p>
          <w:p w14:paraId="5DB5075C" w14:textId="0EF1AFE9" w:rsidR="00DB5AF7" w:rsidRDefault="00DB5AF7" w:rsidP="00DB5AF7">
            <w:pPr>
              <w:autoSpaceDE w:val="0"/>
              <w:autoSpaceDN w:val="0"/>
              <w:adjustRightInd w:val="0"/>
              <w:spacing w:after="0" w:line="240" w:lineRule="auto"/>
              <w:ind w:left="90"/>
              <w:contextualSpacing/>
              <w:jc w:val="center"/>
              <w:rPr>
                <w:rFonts w:cs="Tahoma"/>
                <w:bCs/>
                <w:szCs w:val="24"/>
              </w:rPr>
            </w:pPr>
            <w:r>
              <w:rPr>
                <w:rFonts w:cs="Tahoma"/>
                <w:bCs/>
                <w:szCs w:val="24"/>
              </w:rPr>
              <w:t>Step 2</w:t>
            </w:r>
            <w:r w:rsidR="00A8119E">
              <w:rPr>
                <w:rFonts w:cs="Tahoma"/>
                <w:bCs/>
                <w:szCs w:val="24"/>
              </w:rPr>
              <w:t>(e)</w:t>
            </w:r>
          </w:p>
        </w:tc>
      </w:tr>
      <w:tr w:rsidR="006C17A9" w:rsidRPr="00D508CB" w14:paraId="2A5A5206" w14:textId="77777777" w:rsidTr="007A2228">
        <w:trPr>
          <w:cantSplit/>
          <w:trHeight w:val="777"/>
        </w:trPr>
        <w:tc>
          <w:tcPr>
            <w:tcW w:w="1228" w:type="dxa"/>
            <w:vAlign w:val="center"/>
          </w:tcPr>
          <w:p w14:paraId="08E32A83" w14:textId="086C99A2" w:rsidR="006C17A9"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F65E08">
              <w:rPr>
                <w:rFonts w:cs="Tahoma"/>
                <w:bCs/>
                <w:szCs w:val="24"/>
              </w:rPr>
              <w:t>.4</w:t>
            </w:r>
          </w:p>
        </w:tc>
        <w:tc>
          <w:tcPr>
            <w:tcW w:w="1647" w:type="dxa"/>
            <w:vAlign w:val="center"/>
          </w:tcPr>
          <w:p w14:paraId="43E65B3D" w14:textId="77777777" w:rsidR="006C17A9"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Pass</w:t>
            </w:r>
          </w:p>
          <w:p w14:paraId="0DE29725" w14:textId="77470E0C" w:rsidR="006C17A9" w:rsidRDefault="006C17A9" w:rsidP="00C202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7F3A201C" w14:textId="75B450AC" w:rsidR="006C17A9" w:rsidRDefault="006C17A9" w:rsidP="00744FD3">
            <w:pPr>
              <w:autoSpaceDE w:val="0"/>
              <w:autoSpaceDN w:val="0"/>
              <w:adjustRightInd w:val="0"/>
              <w:spacing w:after="0" w:line="240" w:lineRule="auto"/>
              <w:ind w:left="90"/>
              <w:contextualSpacing/>
              <w:rPr>
                <w:rFonts w:cs="Tahoma"/>
                <w:bCs/>
                <w:szCs w:val="24"/>
              </w:rPr>
            </w:pPr>
            <w:r>
              <w:rPr>
                <w:rFonts w:cs="Tahoma"/>
                <w:bCs/>
                <w:szCs w:val="24"/>
              </w:rPr>
              <w:t>Verify that Step 2</w:t>
            </w:r>
            <w:r w:rsidR="00867F20">
              <w:rPr>
                <w:rFonts w:cs="Tahoma"/>
                <w:bCs/>
                <w:szCs w:val="24"/>
              </w:rPr>
              <w:t>.3</w:t>
            </w:r>
            <w:r>
              <w:rPr>
                <w:rFonts w:cs="Tahoma"/>
                <w:bCs/>
                <w:szCs w:val="24"/>
              </w:rPr>
              <w:t xml:space="preserve"> is between -5% and +5%</w:t>
            </w:r>
          </w:p>
        </w:tc>
        <w:tc>
          <w:tcPr>
            <w:tcW w:w="1687" w:type="dxa"/>
            <w:vAlign w:val="center"/>
          </w:tcPr>
          <w:p w14:paraId="536769CC" w14:textId="77777777" w:rsidR="006C17A9"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NA7.5.7.2</w:t>
            </w:r>
          </w:p>
          <w:p w14:paraId="73EEC722" w14:textId="4BE687B2" w:rsidR="006C17A9" w:rsidRDefault="006C17A9" w:rsidP="00744FD3">
            <w:pPr>
              <w:autoSpaceDE w:val="0"/>
              <w:autoSpaceDN w:val="0"/>
              <w:adjustRightInd w:val="0"/>
              <w:spacing w:after="0" w:line="240" w:lineRule="auto"/>
              <w:ind w:left="90"/>
              <w:contextualSpacing/>
              <w:jc w:val="center"/>
              <w:rPr>
                <w:rFonts w:cs="Tahoma"/>
                <w:bCs/>
                <w:szCs w:val="24"/>
              </w:rPr>
            </w:pPr>
            <w:r>
              <w:rPr>
                <w:rFonts w:cs="Tahoma"/>
                <w:bCs/>
                <w:szCs w:val="24"/>
              </w:rPr>
              <w:t>Step 2</w:t>
            </w:r>
            <w:r w:rsidR="00A00B23">
              <w:rPr>
                <w:rFonts w:cs="Tahoma"/>
                <w:bCs/>
                <w:szCs w:val="24"/>
              </w:rPr>
              <w:t>(e)</w:t>
            </w:r>
          </w:p>
        </w:tc>
      </w:tr>
      <w:tr w:rsidR="00A00B23" w:rsidRPr="00D508CB" w14:paraId="7470D841" w14:textId="77777777" w:rsidTr="0004485B">
        <w:trPr>
          <w:cantSplit/>
          <w:trHeight w:val="288"/>
        </w:trPr>
        <w:tc>
          <w:tcPr>
            <w:tcW w:w="1228" w:type="dxa"/>
            <w:vAlign w:val="center"/>
          </w:tcPr>
          <w:p w14:paraId="67A73080" w14:textId="52AED8A8" w:rsidR="00A00B23" w:rsidRDefault="00A00B23" w:rsidP="00A00B2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47" w:type="dxa"/>
            <w:vAlign w:val="center"/>
          </w:tcPr>
          <w:p w14:paraId="13FC7FC3" w14:textId="53A478BC" w:rsidR="00A00B23" w:rsidRDefault="007719CF" w:rsidP="00A00B23">
            <w:pPr>
              <w:autoSpaceDE w:val="0"/>
              <w:autoSpaceDN w:val="0"/>
              <w:adjustRightInd w:val="0"/>
              <w:spacing w:after="0" w:line="240" w:lineRule="auto"/>
              <w:ind w:left="90"/>
              <w:contextualSpacing/>
              <w:rPr>
                <w:rFonts w:cs="Tahoma"/>
                <w:bCs/>
                <w:szCs w:val="24"/>
              </w:rPr>
            </w:pPr>
            <w:r w:rsidRPr="007719CF">
              <w:rPr>
                <w:rFonts w:cs="Tahoma"/>
                <w:bCs/>
                <w:szCs w:val="24"/>
              </w:rPr>
              <w:t>No Entry</w:t>
            </w:r>
          </w:p>
        </w:tc>
        <w:tc>
          <w:tcPr>
            <w:tcW w:w="5940" w:type="dxa"/>
            <w:vAlign w:val="center"/>
          </w:tcPr>
          <w:p w14:paraId="0D0B375D" w14:textId="079F7797" w:rsidR="00A00B23" w:rsidRDefault="00A00B23" w:rsidP="00A00B23">
            <w:pPr>
              <w:autoSpaceDE w:val="0"/>
              <w:autoSpaceDN w:val="0"/>
              <w:adjustRightInd w:val="0"/>
              <w:spacing w:after="0" w:line="240" w:lineRule="auto"/>
              <w:ind w:left="90"/>
              <w:contextualSpacing/>
              <w:rPr>
                <w:rFonts w:cs="Tahoma"/>
                <w:bCs/>
                <w:szCs w:val="24"/>
              </w:rPr>
            </w:pPr>
            <w:r>
              <w:rPr>
                <w:rFonts w:cs="Tahoma"/>
                <w:bCs/>
                <w:szCs w:val="24"/>
              </w:rPr>
              <w:t>Restore system to normal operating conditions</w:t>
            </w:r>
          </w:p>
        </w:tc>
        <w:tc>
          <w:tcPr>
            <w:tcW w:w="1687" w:type="dxa"/>
            <w:vAlign w:val="center"/>
          </w:tcPr>
          <w:p w14:paraId="3880F422" w14:textId="77777777" w:rsidR="00A00B23" w:rsidRDefault="00A00B23" w:rsidP="00A00B23">
            <w:pPr>
              <w:autoSpaceDE w:val="0"/>
              <w:autoSpaceDN w:val="0"/>
              <w:adjustRightInd w:val="0"/>
              <w:spacing w:after="0" w:line="240" w:lineRule="auto"/>
              <w:ind w:left="90"/>
              <w:contextualSpacing/>
              <w:jc w:val="center"/>
              <w:rPr>
                <w:rFonts w:cs="Tahoma"/>
                <w:bCs/>
                <w:szCs w:val="24"/>
              </w:rPr>
            </w:pPr>
            <w:r>
              <w:rPr>
                <w:rFonts w:cs="Tahoma"/>
                <w:bCs/>
                <w:szCs w:val="24"/>
              </w:rPr>
              <w:t>NA7.5.7.2</w:t>
            </w:r>
          </w:p>
          <w:p w14:paraId="02579161" w14:textId="082142B4" w:rsidR="00A00B23" w:rsidRDefault="00A00B23" w:rsidP="00A00B23">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5C2066" w:rsidRPr="00D508CB" w14:paraId="4BA0390E" w14:textId="77777777" w:rsidTr="007A2228">
        <w:trPr>
          <w:cantSplit/>
          <w:trHeight w:val="750"/>
        </w:trPr>
        <w:tc>
          <w:tcPr>
            <w:tcW w:w="1228" w:type="dxa"/>
            <w:vAlign w:val="center"/>
          </w:tcPr>
          <w:p w14:paraId="6AA79C42" w14:textId="4EB445A7" w:rsidR="005C2066" w:rsidRPr="00B555AB" w:rsidRDefault="005C2066" w:rsidP="005C2066">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47" w:type="dxa"/>
            <w:vAlign w:val="center"/>
          </w:tcPr>
          <w:p w14:paraId="5087BF4C" w14:textId="77777777" w:rsidR="005C2066" w:rsidRDefault="005C2066" w:rsidP="005C206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Pass</w:t>
            </w:r>
          </w:p>
          <w:p w14:paraId="3B228EE8" w14:textId="02C2ACD1" w:rsidR="005C2066" w:rsidRDefault="005C2066" w:rsidP="005C206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6825BA">
              <w:rPr>
                <w:rFonts w:cs="Tahoma"/>
                <w:bCs/>
                <w:szCs w:val="24"/>
              </w:rPr>
            </w:r>
            <w:r w:rsidR="006825BA">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6E0EAED9" w14:textId="76EC5472" w:rsidR="005C2066" w:rsidRDefault="00BB7D30" w:rsidP="005C2066">
            <w:pPr>
              <w:autoSpaceDE w:val="0"/>
              <w:autoSpaceDN w:val="0"/>
              <w:adjustRightInd w:val="0"/>
              <w:spacing w:after="0" w:line="240" w:lineRule="auto"/>
              <w:ind w:left="90"/>
              <w:contextualSpacing/>
              <w:rPr>
                <w:rFonts w:cs="Tahoma"/>
                <w:bCs/>
                <w:szCs w:val="24"/>
              </w:rPr>
            </w:pPr>
            <w:r w:rsidRPr="00BB7D30">
              <w:rPr>
                <w:rFonts w:cs="Tahoma"/>
                <w:bCs/>
                <w:szCs w:val="24"/>
              </w:rPr>
              <w:t>Check pass if Functional Test passes on Steps 1 through 3</w:t>
            </w:r>
            <w:r>
              <w:rPr>
                <w:rFonts w:cs="Tahoma"/>
                <w:bCs/>
                <w:szCs w:val="24"/>
              </w:rPr>
              <w:t>.</w:t>
            </w:r>
          </w:p>
        </w:tc>
        <w:tc>
          <w:tcPr>
            <w:tcW w:w="1687" w:type="dxa"/>
            <w:vAlign w:val="center"/>
          </w:tcPr>
          <w:p w14:paraId="4456A90D" w14:textId="4469B5A4" w:rsidR="005C2066" w:rsidRPr="00B555AB" w:rsidRDefault="005C2066" w:rsidP="005C2066">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69BDA036" w14:textId="77777777" w:rsidR="00BF7330" w:rsidRDefault="00BF7330" w:rsidP="007C647F">
      <w:pPr>
        <w:spacing w:after="0" w:line="240" w:lineRule="auto"/>
        <w:contextualSpacing/>
        <w:rPr>
          <w:rFonts w:cs="Tahoma"/>
          <w:szCs w:val="24"/>
        </w:rPr>
        <w:sectPr w:rsidR="00BF7330" w:rsidSect="0020089A">
          <w:headerReference w:type="even" r:id="rId11"/>
          <w:headerReference w:type="default" r:id="rId12"/>
          <w:footerReference w:type="default" r:id="rId13"/>
          <w:headerReference w:type="first" r:id="rId14"/>
          <w:pgSz w:w="12240" w:h="15840"/>
          <w:pgMar w:top="806" w:right="576" w:bottom="806" w:left="907" w:header="274" w:footer="576" w:gutter="0"/>
          <w:pgNumType w:start="1"/>
          <w:cols w:space="720"/>
          <w:docGrid w:linePitch="360"/>
        </w:sectPr>
      </w:pPr>
    </w:p>
    <w:tbl>
      <w:tblPr>
        <w:tblStyle w:val="TableGrid"/>
        <w:tblpPr w:leftFromText="180" w:rightFromText="180" w:vertAnchor="page" w:horzAnchor="margin" w:tblpY="891"/>
        <w:tblW w:w="14485" w:type="dxa"/>
        <w:tblLook w:val="04A0" w:firstRow="1" w:lastRow="0" w:firstColumn="1" w:lastColumn="0" w:noHBand="0" w:noVBand="1"/>
      </w:tblPr>
      <w:tblGrid>
        <w:gridCol w:w="11605"/>
        <w:gridCol w:w="2880"/>
      </w:tblGrid>
      <w:tr w:rsidR="005C2794" w:rsidRPr="001D3BBE" w14:paraId="6E4DC934" w14:textId="77777777" w:rsidTr="0020089A">
        <w:trPr>
          <w:cantSplit/>
          <w:tblHeader/>
        </w:trPr>
        <w:tc>
          <w:tcPr>
            <w:tcW w:w="11605" w:type="dxa"/>
            <w:vAlign w:val="bottom"/>
          </w:tcPr>
          <w:p w14:paraId="63075C0E" w14:textId="51A839FD" w:rsidR="005C2794" w:rsidRPr="001D3BBE" w:rsidRDefault="005C2794" w:rsidP="00632E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632ED3">
            <w:pPr>
              <w:spacing w:after="0" w:line="240" w:lineRule="auto"/>
              <w:contextualSpacing/>
              <w:rPr>
                <w:rFonts w:cs="Tahoma"/>
                <w:b/>
                <w:bCs/>
                <w:szCs w:val="24"/>
              </w:rPr>
            </w:pPr>
            <w:r w:rsidRPr="001D3BBE">
              <w:rPr>
                <w:rFonts w:cs="Tahoma"/>
                <w:b/>
                <w:bCs/>
                <w:szCs w:val="24"/>
              </w:rPr>
              <w:t xml:space="preserve">Signatory </w:t>
            </w:r>
          </w:p>
        </w:tc>
      </w:tr>
      <w:tr w:rsidR="009B540F" w:rsidRPr="001D3BBE" w14:paraId="56C0C3AC" w14:textId="77777777" w:rsidTr="0020089A">
        <w:trPr>
          <w:cantSplit/>
        </w:trPr>
        <w:tc>
          <w:tcPr>
            <w:tcW w:w="11605" w:type="dxa"/>
          </w:tcPr>
          <w:p w14:paraId="38D87EB1" w14:textId="77777777" w:rsidR="009B540F" w:rsidRPr="001D3BBE" w:rsidRDefault="009B540F" w:rsidP="00632ED3">
            <w:pPr>
              <w:spacing w:after="0" w:line="240" w:lineRule="auto"/>
              <w:contextualSpacing/>
              <w:rPr>
                <w:rFonts w:cs="Tahoma"/>
                <w:b/>
                <w:bCs/>
                <w:szCs w:val="24"/>
              </w:rPr>
            </w:pPr>
            <w:r w:rsidRPr="001D3BBE">
              <w:rPr>
                <w:rFonts w:cs="Tahoma"/>
                <w:b/>
                <w:bCs/>
                <w:szCs w:val="24"/>
              </w:rPr>
              <w:t>Document Author</w:t>
            </w:r>
          </w:p>
          <w:p w14:paraId="392CBD83" w14:textId="0C5AFC95" w:rsidR="009B540F" w:rsidRPr="001D3BBE" w:rsidRDefault="009B540F" w:rsidP="00632ED3">
            <w:pPr>
              <w:spacing w:after="0" w:line="240" w:lineRule="auto"/>
              <w:contextualSpacing/>
              <w:rPr>
                <w:rFonts w:cs="Tahoma"/>
                <w:szCs w:val="24"/>
              </w:rPr>
            </w:pPr>
            <w:r w:rsidRPr="00E911D7">
              <w:rPr>
                <w:rFonts w:cs="Tahoma"/>
                <w:szCs w:val="24"/>
              </w:rPr>
              <w:t xml:space="preserve">I </w:t>
            </w:r>
            <w:r>
              <w:rPr>
                <w:rFonts w:cs="Tahoma"/>
                <w:szCs w:val="24"/>
              </w:rPr>
              <w:t xml:space="preserve">assert </w:t>
            </w:r>
            <w:r w:rsidRPr="00E911D7">
              <w:rPr>
                <w:rFonts w:cs="Tahoma"/>
                <w:szCs w:val="24"/>
              </w:rPr>
              <w:t>that this Certificate of Acceptance documentation is accurate and complete.</w:t>
            </w:r>
          </w:p>
        </w:tc>
        <w:tc>
          <w:tcPr>
            <w:tcW w:w="2880" w:type="dxa"/>
            <w:vAlign w:val="center"/>
          </w:tcPr>
          <w:p w14:paraId="3367027F"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11D78008"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135767BC"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1B334CF3" w:rsidR="009B540F" w:rsidRPr="001D3BBE"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9B540F" w:rsidRPr="001D3BBE" w14:paraId="49FAA19F" w14:textId="77777777" w:rsidTr="0020089A">
        <w:trPr>
          <w:cantSplit/>
        </w:trPr>
        <w:tc>
          <w:tcPr>
            <w:tcW w:w="11605" w:type="dxa"/>
          </w:tcPr>
          <w:p w14:paraId="65200D96" w14:textId="77777777" w:rsidR="009B540F" w:rsidRPr="001D3BBE" w:rsidRDefault="009B540F" w:rsidP="00632ED3">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9B540F" w:rsidRPr="001D3BBE" w:rsidRDefault="009B540F" w:rsidP="00632ED3">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05A04414" w:rsidR="009B540F" w:rsidRPr="001D3BBE" w:rsidRDefault="009B540F" w:rsidP="00632ED3">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E36AE8"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35026F2A"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396F7759"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04426A0D"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02EB2A9A"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12CDFA10"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02FF006D" w14:textId="77777777" w:rsidR="009B540F" w:rsidRPr="002A5450" w:rsidRDefault="009B540F" w:rsidP="00632ED3">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0BBFFA17"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1A1BBBDB" w:rsidR="009B540F" w:rsidRPr="001D3BBE" w:rsidRDefault="009B540F" w:rsidP="00632ED3">
            <w:pPr>
              <w:spacing w:after="0" w:line="240" w:lineRule="auto"/>
              <w:contextualSpacing/>
              <w:rPr>
                <w:rFonts w:cs="Tahoma"/>
                <w:szCs w:val="24"/>
              </w:rPr>
            </w:pPr>
          </w:p>
        </w:tc>
      </w:tr>
      <w:tr w:rsidR="009B540F" w:rsidRPr="001D3BBE" w14:paraId="0BB6C8D6" w14:textId="77777777" w:rsidTr="0020089A">
        <w:trPr>
          <w:cantSplit/>
        </w:trPr>
        <w:tc>
          <w:tcPr>
            <w:tcW w:w="11605" w:type="dxa"/>
          </w:tcPr>
          <w:p w14:paraId="2AD23433" w14:textId="77777777" w:rsidR="009B540F" w:rsidRPr="001D3BBE" w:rsidRDefault="009B540F" w:rsidP="00632ED3">
            <w:pPr>
              <w:spacing w:after="0" w:line="240" w:lineRule="auto"/>
              <w:contextualSpacing/>
              <w:rPr>
                <w:rFonts w:cs="Tahoma"/>
                <w:b/>
                <w:bCs/>
                <w:szCs w:val="24"/>
              </w:rPr>
            </w:pPr>
            <w:r w:rsidRPr="001D3BBE">
              <w:rPr>
                <w:rFonts w:cs="Tahoma"/>
                <w:b/>
                <w:bCs/>
                <w:szCs w:val="24"/>
              </w:rPr>
              <w:t>Responsible Person</w:t>
            </w:r>
          </w:p>
          <w:p w14:paraId="047A1385" w14:textId="77777777" w:rsidR="00632ED3" w:rsidRPr="00632ED3" w:rsidRDefault="00632ED3" w:rsidP="00632ED3">
            <w:pPr>
              <w:spacing w:after="0" w:line="240" w:lineRule="auto"/>
              <w:ind w:left="72"/>
              <w:rPr>
                <w:rFonts w:cs="Tahoma"/>
                <w:szCs w:val="24"/>
              </w:rPr>
            </w:pPr>
            <w:r w:rsidRPr="00632ED3">
              <w:rPr>
                <w:rFonts w:cs="Tahoma"/>
                <w:szCs w:val="24"/>
              </w:rPr>
              <w:t>I assert the following under penalty of perjury, under the laws of the State of California:</w:t>
            </w:r>
          </w:p>
          <w:p w14:paraId="58DA7413" w14:textId="182FE358" w:rsidR="009B540F" w:rsidRPr="001D3BBE" w:rsidRDefault="00632ED3" w:rsidP="00632ED3">
            <w:pPr>
              <w:spacing w:after="0" w:line="240" w:lineRule="auto"/>
              <w:ind w:left="72"/>
              <w:rPr>
                <w:rFonts w:cs="Tahoma"/>
                <w:szCs w:val="24"/>
              </w:rPr>
            </w:pPr>
            <w:r w:rsidRPr="00632ED3">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9B540F" w:rsidRPr="001D3BBE">
              <w:rPr>
                <w:rFonts w:cs="Tahoma"/>
                <w:szCs w:val="24"/>
              </w:rPr>
              <w:t xml:space="preserve">  </w:t>
            </w:r>
          </w:p>
        </w:tc>
        <w:tc>
          <w:tcPr>
            <w:tcW w:w="2880" w:type="dxa"/>
            <w:vAlign w:val="center"/>
          </w:tcPr>
          <w:p w14:paraId="5EEA0971"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537910A7"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680B4B3"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72A135A7"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2D9446D3"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2C6DC992"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0ADAB35E" w14:textId="77777777" w:rsidR="009B540F" w:rsidRPr="002A5450" w:rsidRDefault="009B540F" w:rsidP="00632E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9B540F" w:rsidRPr="001D3BBE" w:rsidRDefault="009B540F" w:rsidP="00632E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20089A">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99A77" w14:textId="77777777" w:rsidR="00D927DA" w:rsidRDefault="00D927DA" w:rsidP="006D39A2">
      <w:pPr>
        <w:spacing w:after="0" w:line="240" w:lineRule="auto"/>
      </w:pPr>
      <w:r>
        <w:separator/>
      </w:r>
    </w:p>
  </w:endnote>
  <w:endnote w:type="continuationSeparator" w:id="0">
    <w:p w14:paraId="0F3F6B2D" w14:textId="77777777" w:rsidR="00D927DA" w:rsidRDefault="00D927DA" w:rsidP="006D39A2">
      <w:pPr>
        <w:spacing w:after="0" w:line="240" w:lineRule="auto"/>
      </w:pPr>
      <w:r>
        <w:continuationSeparator/>
      </w:r>
    </w:p>
  </w:endnote>
  <w:endnote w:type="continuationNotice" w:id="1">
    <w:p w14:paraId="75C389B0" w14:textId="77777777" w:rsidR="00D927DA" w:rsidRDefault="00D927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717A9C6F"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DC1475">
      <w:rPr>
        <w:rFonts w:cs="Tahoma"/>
        <w:szCs w:val="24"/>
      </w:rPr>
      <w:t>January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F451C" w14:textId="77777777" w:rsidR="00D927DA" w:rsidRDefault="00D927DA" w:rsidP="006D39A2">
      <w:pPr>
        <w:spacing w:after="0" w:line="240" w:lineRule="auto"/>
      </w:pPr>
      <w:r>
        <w:separator/>
      </w:r>
    </w:p>
  </w:footnote>
  <w:footnote w:type="continuationSeparator" w:id="0">
    <w:p w14:paraId="554A6E4B" w14:textId="77777777" w:rsidR="00D927DA" w:rsidRDefault="00D927DA" w:rsidP="006D39A2">
      <w:pPr>
        <w:spacing w:after="0" w:line="240" w:lineRule="auto"/>
      </w:pPr>
      <w:r>
        <w:continuationSeparator/>
      </w:r>
    </w:p>
  </w:footnote>
  <w:footnote w:type="continuationNotice" w:id="1">
    <w:p w14:paraId="0647CF7B" w14:textId="77777777" w:rsidR="00D927DA" w:rsidRDefault="00D927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10AB9" w14:textId="1B9AAB4D" w:rsidR="0020089A" w:rsidRDefault="006825BA">
    <w:pPr>
      <w:pStyle w:val="Header"/>
    </w:pPr>
    <w:ins w:id="4" w:author="Author">
      <w:r>
        <w:rPr>
          <w:noProof/>
        </w:rPr>
        <w:pict w14:anchorId="05AEBD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090485" o:spid="_x0000_s1026" type="#_x0000_t136" style="position:absolute;margin-left:0;margin-top:0;width:470.2pt;height:313.45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0234F32C" w:rsidR="009A48B5" w:rsidRPr="00D508CB" w:rsidRDefault="006825BA" w:rsidP="000F5960">
    <w:pPr>
      <w:tabs>
        <w:tab w:val="left" w:pos="810"/>
        <w:tab w:val="left" w:pos="4050"/>
        <w:tab w:val="left" w:pos="7470"/>
        <w:tab w:val="left" w:pos="7920"/>
      </w:tabs>
      <w:suppressAutoHyphens/>
      <w:spacing w:after="0" w:line="240" w:lineRule="auto"/>
      <w:ind w:left="90" w:right="162"/>
      <w:rPr>
        <w:rFonts w:eastAsia="Times New Roman" w:cs="Tahoma"/>
        <w:szCs w:val="24"/>
      </w:rPr>
    </w:pPr>
    <w:ins w:id="5" w:author="Author">
      <w:r>
        <w:rPr>
          <w:noProof/>
        </w:rPr>
        <w:pict w14:anchorId="0D9E3E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090486" o:spid="_x0000_s1027" type="#_x0000_t136" style="position:absolute;left:0;text-align:left;margin-left:0;margin-top:0;width:470.2pt;height:313.45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ins>
    <w:r w:rsidR="007C78D0">
      <w:rPr>
        <w:noProof/>
      </w:rPr>
      <w:drawing>
        <wp:anchor distT="0" distB="0" distL="114300" distR="114300" simplePos="0" relativeHeight="251659264" behindDoc="1" locked="0" layoutInCell="1" allowOverlap="1" wp14:anchorId="7FA2ADA7" wp14:editId="7BE5CAC4">
          <wp:simplePos x="0" y="0"/>
          <wp:positionH relativeFrom="column">
            <wp:posOffset>-99753</wp:posOffset>
          </wp:positionH>
          <wp:positionV relativeFrom="paragraph">
            <wp:posOffset>-146695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D22CE2">
      <w:rPr>
        <w:rFonts w:eastAsia="Times New Roman" w:cs="Tahoma"/>
        <w:b/>
        <w:szCs w:val="24"/>
      </w:rPr>
      <w:t>VALVE LEAKAGE TEST</w:t>
    </w:r>
    <w:r w:rsidR="009168B7">
      <w:rPr>
        <w:rFonts w:eastAsia="Times New Roman" w:cs="Tahoma"/>
        <w:szCs w:val="24"/>
      </w:rPr>
      <w:tab/>
      <w:t xml:space="preserve">   </w:t>
    </w:r>
    <w:r w:rsidR="009A48B5">
      <w:rPr>
        <w:rFonts w:eastAsia="Times New Roman" w:cs="Tahoma"/>
        <w:szCs w:val="24"/>
      </w:rPr>
      <w:t>20</w:t>
    </w:r>
    <w:r w:rsidR="000F5960">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CEC-NRCA-MCH-0</w:t>
    </w:r>
    <w:r w:rsidR="00104451">
      <w:rPr>
        <w:rFonts w:eastAsia="Times New Roman" w:cs="Tahoma"/>
        <w:szCs w:val="24"/>
      </w:rPr>
      <w:t>8</w:t>
    </w:r>
    <w:r w:rsidR="009A48B5" w:rsidRPr="00A36C9C">
      <w:rPr>
        <w:rFonts w:eastAsia="Times New Roman" w:cs="Tahoma"/>
        <w:szCs w:val="24"/>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1753E" w14:textId="1C68C66F" w:rsidR="0020089A" w:rsidRDefault="006825BA">
    <w:pPr>
      <w:pStyle w:val="Header"/>
    </w:pPr>
    <w:ins w:id="6" w:author="Author">
      <w:r>
        <w:rPr>
          <w:noProof/>
        </w:rPr>
        <w:pict w14:anchorId="3F0420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090484" o:spid="_x0000_s1025" type="#_x0000_t136" style="position:absolute;margin-left:0;margin-top:0;width:470.2pt;height:313.45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844514251">
    <w:abstractNumId w:val="8"/>
  </w:num>
  <w:num w:numId="2" w16cid:durableId="732658984">
    <w:abstractNumId w:val="13"/>
  </w:num>
  <w:num w:numId="3" w16cid:durableId="1042482507">
    <w:abstractNumId w:val="5"/>
  </w:num>
  <w:num w:numId="4" w16cid:durableId="120467823">
    <w:abstractNumId w:val="2"/>
  </w:num>
  <w:num w:numId="5" w16cid:durableId="1699698154">
    <w:abstractNumId w:val="15"/>
  </w:num>
  <w:num w:numId="6" w16cid:durableId="1123963143">
    <w:abstractNumId w:val="16"/>
  </w:num>
  <w:num w:numId="7" w16cid:durableId="616522964">
    <w:abstractNumId w:val="18"/>
  </w:num>
  <w:num w:numId="8" w16cid:durableId="270287735">
    <w:abstractNumId w:val="17"/>
  </w:num>
  <w:num w:numId="9" w16cid:durableId="134880644">
    <w:abstractNumId w:val="6"/>
  </w:num>
  <w:num w:numId="10" w16cid:durableId="1393387055">
    <w:abstractNumId w:val="19"/>
  </w:num>
  <w:num w:numId="11" w16cid:durableId="1462190434">
    <w:abstractNumId w:val="9"/>
  </w:num>
  <w:num w:numId="12" w16cid:durableId="323972337">
    <w:abstractNumId w:val="14"/>
  </w:num>
  <w:num w:numId="13" w16cid:durableId="903755676">
    <w:abstractNumId w:val="12"/>
  </w:num>
  <w:num w:numId="14" w16cid:durableId="727460022">
    <w:abstractNumId w:val="4"/>
  </w:num>
  <w:num w:numId="15" w16cid:durableId="426384383">
    <w:abstractNumId w:val="0"/>
  </w:num>
  <w:num w:numId="16" w16cid:durableId="957689052">
    <w:abstractNumId w:val="22"/>
  </w:num>
  <w:num w:numId="17" w16cid:durableId="220797061">
    <w:abstractNumId w:val="20"/>
  </w:num>
  <w:num w:numId="18" w16cid:durableId="1820728513">
    <w:abstractNumId w:val="3"/>
  </w:num>
  <w:num w:numId="19" w16cid:durableId="1415855381">
    <w:abstractNumId w:val="7"/>
  </w:num>
  <w:num w:numId="20" w16cid:durableId="723135607">
    <w:abstractNumId w:val="10"/>
  </w:num>
  <w:num w:numId="21" w16cid:durableId="1192185380">
    <w:abstractNumId w:val="1"/>
  </w:num>
  <w:num w:numId="22" w16cid:durableId="665397141">
    <w:abstractNumId w:val="23"/>
  </w:num>
  <w:num w:numId="23" w16cid:durableId="1302686122">
    <w:abstractNumId w:val="21"/>
  </w:num>
  <w:num w:numId="24" w16cid:durableId="7170497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72CC"/>
    <w:rsid w:val="00012EAC"/>
    <w:rsid w:val="00015C84"/>
    <w:rsid w:val="00016749"/>
    <w:rsid w:val="00016D46"/>
    <w:rsid w:val="00017B4D"/>
    <w:rsid w:val="00024AFB"/>
    <w:rsid w:val="00025223"/>
    <w:rsid w:val="00025A81"/>
    <w:rsid w:val="00025EC8"/>
    <w:rsid w:val="00027C0C"/>
    <w:rsid w:val="00030FB5"/>
    <w:rsid w:val="00031A2B"/>
    <w:rsid w:val="00032E01"/>
    <w:rsid w:val="0003526D"/>
    <w:rsid w:val="0004213E"/>
    <w:rsid w:val="0004284E"/>
    <w:rsid w:val="0004485B"/>
    <w:rsid w:val="00047422"/>
    <w:rsid w:val="000477B3"/>
    <w:rsid w:val="0005092D"/>
    <w:rsid w:val="00051A83"/>
    <w:rsid w:val="000521CE"/>
    <w:rsid w:val="00053A66"/>
    <w:rsid w:val="00056AAB"/>
    <w:rsid w:val="000734A3"/>
    <w:rsid w:val="000762FA"/>
    <w:rsid w:val="0007697D"/>
    <w:rsid w:val="00076E3A"/>
    <w:rsid w:val="00083B77"/>
    <w:rsid w:val="00083E1C"/>
    <w:rsid w:val="00086DC5"/>
    <w:rsid w:val="000962B6"/>
    <w:rsid w:val="000A22C1"/>
    <w:rsid w:val="000A2BCF"/>
    <w:rsid w:val="000B0D31"/>
    <w:rsid w:val="000B1DC9"/>
    <w:rsid w:val="000B3495"/>
    <w:rsid w:val="000B5AD7"/>
    <w:rsid w:val="000C0748"/>
    <w:rsid w:val="000C3272"/>
    <w:rsid w:val="000C412C"/>
    <w:rsid w:val="000E1571"/>
    <w:rsid w:val="000E3192"/>
    <w:rsid w:val="000E4044"/>
    <w:rsid w:val="000F3B84"/>
    <w:rsid w:val="000F5960"/>
    <w:rsid w:val="00100E43"/>
    <w:rsid w:val="0010246E"/>
    <w:rsid w:val="001028B2"/>
    <w:rsid w:val="00104451"/>
    <w:rsid w:val="00104DB5"/>
    <w:rsid w:val="0010653D"/>
    <w:rsid w:val="001069A9"/>
    <w:rsid w:val="001154E8"/>
    <w:rsid w:val="00121BBE"/>
    <w:rsid w:val="00124A08"/>
    <w:rsid w:val="00127E27"/>
    <w:rsid w:val="001315D4"/>
    <w:rsid w:val="001429C5"/>
    <w:rsid w:val="00142E96"/>
    <w:rsid w:val="00142F40"/>
    <w:rsid w:val="0014330A"/>
    <w:rsid w:val="001462B5"/>
    <w:rsid w:val="00151565"/>
    <w:rsid w:val="00157D52"/>
    <w:rsid w:val="00160AF9"/>
    <w:rsid w:val="00160D6D"/>
    <w:rsid w:val="00166136"/>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E01D4"/>
    <w:rsid w:val="001E4A3C"/>
    <w:rsid w:val="001E5CD5"/>
    <w:rsid w:val="001F4203"/>
    <w:rsid w:val="001F42EF"/>
    <w:rsid w:val="001F783D"/>
    <w:rsid w:val="0020089A"/>
    <w:rsid w:val="00201395"/>
    <w:rsid w:val="0020191B"/>
    <w:rsid w:val="0020275F"/>
    <w:rsid w:val="0020595F"/>
    <w:rsid w:val="00210DF6"/>
    <w:rsid w:val="002120EB"/>
    <w:rsid w:val="0021289D"/>
    <w:rsid w:val="00213D14"/>
    <w:rsid w:val="0021663A"/>
    <w:rsid w:val="00216E8A"/>
    <w:rsid w:val="00224962"/>
    <w:rsid w:val="00230484"/>
    <w:rsid w:val="002332E7"/>
    <w:rsid w:val="00235463"/>
    <w:rsid w:val="00236DAE"/>
    <w:rsid w:val="0024609A"/>
    <w:rsid w:val="002537CF"/>
    <w:rsid w:val="00254683"/>
    <w:rsid w:val="00266205"/>
    <w:rsid w:val="002730F7"/>
    <w:rsid w:val="00280147"/>
    <w:rsid w:val="00280646"/>
    <w:rsid w:val="00283CE7"/>
    <w:rsid w:val="00285258"/>
    <w:rsid w:val="00291ECE"/>
    <w:rsid w:val="0029473C"/>
    <w:rsid w:val="00294E2C"/>
    <w:rsid w:val="00296BDA"/>
    <w:rsid w:val="002A20B6"/>
    <w:rsid w:val="002A757C"/>
    <w:rsid w:val="002B1B0E"/>
    <w:rsid w:val="002B59F4"/>
    <w:rsid w:val="002B79BF"/>
    <w:rsid w:val="002C17B6"/>
    <w:rsid w:val="002D069A"/>
    <w:rsid w:val="002D7756"/>
    <w:rsid w:val="002D7E00"/>
    <w:rsid w:val="002E106F"/>
    <w:rsid w:val="002E149E"/>
    <w:rsid w:val="002E157F"/>
    <w:rsid w:val="002E6A3C"/>
    <w:rsid w:val="002E6E51"/>
    <w:rsid w:val="002F55D9"/>
    <w:rsid w:val="00306180"/>
    <w:rsid w:val="00314E1C"/>
    <w:rsid w:val="0031511A"/>
    <w:rsid w:val="003212EC"/>
    <w:rsid w:val="00322FB2"/>
    <w:rsid w:val="00323830"/>
    <w:rsid w:val="0032525C"/>
    <w:rsid w:val="00334C2A"/>
    <w:rsid w:val="003365EB"/>
    <w:rsid w:val="0034252E"/>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2B5D"/>
    <w:rsid w:val="003A2C69"/>
    <w:rsid w:val="003A4B4F"/>
    <w:rsid w:val="003B19EF"/>
    <w:rsid w:val="003B1BB9"/>
    <w:rsid w:val="003C5A58"/>
    <w:rsid w:val="003D089F"/>
    <w:rsid w:val="003D5135"/>
    <w:rsid w:val="003D6444"/>
    <w:rsid w:val="003E007E"/>
    <w:rsid w:val="003E2603"/>
    <w:rsid w:val="003E39F4"/>
    <w:rsid w:val="003E482B"/>
    <w:rsid w:val="003F3C05"/>
    <w:rsid w:val="003F3E83"/>
    <w:rsid w:val="003F4C31"/>
    <w:rsid w:val="003F6463"/>
    <w:rsid w:val="00400E78"/>
    <w:rsid w:val="00401133"/>
    <w:rsid w:val="00410D52"/>
    <w:rsid w:val="0041646B"/>
    <w:rsid w:val="00421197"/>
    <w:rsid w:val="00424A14"/>
    <w:rsid w:val="0042602C"/>
    <w:rsid w:val="00436BC4"/>
    <w:rsid w:val="00436F09"/>
    <w:rsid w:val="00436F6E"/>
    <w:rsid w:val="004425F7"/>
    <w:rsid w:val="0044314D"/>
    <w:rsid w:val="00445A27"/>
    <w:rsid w:val="00454654"/>
    <w:rsid w:val="00457249"/>
    <w:rsid w:val="004641E8"/>
    <w:rsid w:val="004675F9"/>
    <w:rsid w:val="00472499"/>
    <w:rsid w:val="004773BF"/>
    <w:rsid w:val="00486770"/>
    <w:rsid w:val="00494986"/>
    <w:rsid w:val="00495D50"/>
    <w:rsid w:val="004A4BB0"/>
    <w:rsid w:val="004A5CFE"/>
    <w:rsid w:val="004A6001"/>
    <w:rsid w:val="004C37B3"/>
    <w:rsid w:val="004C37FA"/>
    <w:rsid w:val="004C5A52"/>
    <w:rsid w:val="004D05A6"/>
    <w:rsid w:val="004F00B2"/>
    <w:rsid w:val="004F121E"/>
    <w:rsid w:val="004F51E3"/>
    <w:rsid w:val="004F52FF"/>
    <w:rsid w:val="004F56A4"/>
    <w:rsid w:val="004F68F6"/>
    <w:rsid w:val="00503C7F"/>
    <w:rsid w:val="00504055"/>
    <w:rsid w:val="00511EE1"/>
    <w:rsid w:val="005129B7"/>
    <w:rsid w:val="005152CB"/>
    <w:rsid w:val="00533482"/>
    <w:rsid w:val="00534827"/>
    <w:rsid w:val="00535642"/>
    <w:rsid w:val="00535D13"/>
    <w:rsid w:val="00536796"/>
    <w:rsid w:val="00541A07"/>
    <w:rsid w:val="00547B62"/>
    <w:rsid w:val="00551E86"/>
    <w:rsid w:val="00560417"/>
    <w:rsid w:val="005630E8"/>
    <w:rsid w:val="00564C54"/>
    <w:rsid w:val="00566207"/>
    <w:rsid w:val="00570E17"/>
    <w:rsid w:val="005748FE"/>
    <w:rsid w:val="00581D9F"/>
    <w:rsid w:val="00584F95"/>
    <w:rsid w:val="005858C6"/>
    <w:rsid w:val="00586FB9"/>
    <w:rsid w:val="00587F0E"/>
    <w:rsid w:val="005903DE"/>
    <w:rsid w:val="00592176"/>
    <w:rsid w:val="00596AF1"/>
    <w:rsid w:val="005A1601"/>
    <w:rsid w:val="005A41C6"/>
    <w:rsid w:val="005A79A1"/>
    <w:rsid w:val="005A7CC6"/>
    <w:rsid w:val="005B0396"/>
    <w:rsid w:val="005B0A0F"/>
    <w:rsid w:val="005B0C3C"/>
    <w:rsid w:val="005B7E99"/>
    <w:rsid w:val="005C1CE3"/>
    <w:rsid w:val="005C2066"/>
    <w:rsid w:val="005C2794"/>
    <w:rsid w:val="005C30C9"/>
    <w:rsid w:val="005C368E"/>
    <w:rsid w:val="005C529C"/>
    <w:rsid w:val="005C73B8"/>
    <w:rsid w:val="005C7C8E"/>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692E"/>
    <w:rsid w:val="00623144"/>
    <w:rsid w:val="00627024"/>
    <w:rsid w:val="00632ED3"/>
    <w:rsid w:val="006441A0"/>
    <w:rsid w:val="00647925"/>
    <w:rsid w:val="006562AC"/>
    <w:rsid w:val="00660D2B"/>
    <w:rsid w:val="00661B74"/>
    <w:rsid w:val="00662E77"/>
    <w:rsid w:val="006732DD"/>
    <w:rsid w:val="00673E54"/>
    <w:rsid w:val="006769CA"/>
    <w:rsid w:val="006813F6"/>
    <w:rsid w:val="006825BA"/>
    <w:rsid w:val="00684E9B"/>
    <w:rsid w:val="0068754A"/>
    <w:rsid w:val="00690C69"/>
    <w:rsid w:val="00697617"/>
    <w:rsid w:val="006A0954"/>
    <w:rsid w:val="006A14EC"/>
    <w:rsid w:val="006A1E5F"/>
    <w:rsid w:val="006A25FD"/>
    <w:rsid w:val="006B4579"/>
    <w:rsid w:val="006B4DF3"/>
    <w:rsid w:val="006B6F94"/>
    <w:rsid w:val="006C17A9"/>
    <w:rsid w:val="006C5258"/>
    <w:rsid w:val="006D0333"/>
    <w:rsid w:val="006D39A2"/>
    <w:rsid w:val="006D504E"/>
    <w:rsid w:val="006D5AB4"/>
    <w:rsid w:val="006D5F06"/>
    <w:rsid w:val="006D76EF"/>
    <w:rsid w:val="006E138D"/>
    <w:rsid w:val="006E212F"/>
    <w:rsid w:val="006E64FE"/>
    <w:rsid w:val="006F4424"/>
    <w:rsid w:val="00701D41"/>
    <w:rsid w:val="00702DCC"/>
    <w:rsid w:val="00703172"/>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0A8"/>
    <w:rsid w:val="00754291"/>
    <w:rsid w:val="00754EF7"/>
    <w:rsid w:val="00754F59"/>
    <w:rsid w:val="007565CC"/>
    <w:rsid w:val="007631E5"/>
    <w:rsid w:val="00770665"/>
    <w:rsid w:val="007719CF"/>
    <w:rsid w:val="00773FF8"/>
    <w:rsid w:val="00775F31"/>
    <w:rsid w:val="007774B1"/>
    <w:rsid w:val="007774E4"/>
    <w:rsid w:val="00787C1D"/>
    <w:rsid w:val="00793877"/>
    <w:rsid w:val="00793DA3"/>
    <w:rsid w:val="00797632"/>
    <w:rsid w:val="007A2228"/>
    <w:rsid w:val="007A3647"/>
    <w:rsid w:val="007A6DA5"/>
    <w:rsid w:val="007A6FF4"/>
    <w:rsid w:val="007B19EE"/>
    <w:rsid w:val="007B5BD9"/>
    <w:rsid w:val="007B75F0"/>
    <w:rsid w:val="007C473F"/>
    <w:rsid w:val="007C47C4"/>
    <w:rsid w:val="007C647F"/>
    <w:rsid w:val="007C78D0"/>
    <w:rsid w:val="007D24DE"/>
    <w:rsid w:val="007D49C9"/>
    <w:rsid w:val="007D5A2B"/>
    <w:rsid w:val="007F01D0"/>
    <w:rsid w:val="007F02E0"/>
    <w:rsid w:val="007F1EC6"/>
    <w:rsid w:val="007F31D5"/>
    <w:rsid w:val="007F598E"/>
    <w:rsid w:val="008114D5"/>
    <w:rsid w:val="00817AFC"/>
    <w:rsid w:val="00830C44"/>
    <w:rsid w:val="00831E76"/>
    <w:rsid w:val="00832F4E"/>
    <w:rsid w:val="008347C9"/>
    <w:rsid w:val="00834CDC"/>
    <w:rsid w:val="008355D8"/>
    <w:rsid w:val="00837616"/>
    <w:rsid w:val="00841742"/>
    <w:rsid w:val="008456D0"/>
    <w:rsid w:val="008559D3"/>
    <w:rsid w:val="008615E7"/>
    <w:rsid w:val="00863890"/>
    <w:rsid w:val="00866EBE"/>
    <w:rsid w:val="00867F20"/>
    <w:rsid w:val="00890486"/>
    <w:rsid w:val="008906D8"/>
    <w:rsid w:val="00890FD7"/>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8F40C6"/>
    <w:rsid w:val="0090267D"/>
    <w:rsid w:val="00903E2B"/>
    <w:rsid w:val="009079B7"/>
    <w:rsid w:val="00912C47"/>
    <w:rsid w:val="00914140"/>
    <w:rsid w:val="00914C77"/>
    <w:rsid w:val="009168B7"/>
    <w:rsid w:val="00916AF7"/>
    <w:rsid w:val="00917D8E"/>
    <w:rsid w:val="009216F5"/>
    <w:rsid w:val="00922DA1"/>
    <w:rsid w:val="00923214"/>
    <w:rsid w:val="00923FE7"/>
    <w:rsid w:val="00924000"/>
    <w:rsid w:val="009345B5"/>
    <w:rsid w:val="009362E1"/>
    <w:rsid w:val="00936B27"/>
    <w:rsid w:val="009465AD"/>
    <w:rsid w:val="00961440"/>
    <w:rsid w:val="009657EB"/>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40F"/>
    <w:rsid w:val="009B54CE"/>
    <w:rsid w:val="009B5875"/>
    <w:rsid w:val="009C45BD"/>
    <w:rsid w:val="009C5613"/>
    <w:rsid w:val="009C5B03"/>
    <w:rsid w:val="009C63E6"/>
    <w:rsid w:val="009C7A9F"/>
    <w:rsid w:val="009D05CB"/>
    <w:rsid w:val="009D0623"/>
    <w:rsid w:val="009E3205"/>
    <w:rsid w:val="009E32B0"/>
    <w:rsid w:val="009E62CC"/>
    <w:rsid w:val="009E73E5"/>
    <w:rsid w:val="009F7D29"/>
    <w:rsid w:val="00A00B23"/>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119E"/>
    <w:rsid w:val="00A84F9F"/>
    <w:rsid w:val="00A863BF"/>
    <w:rsid w:val="00A924B6"/>
    <w:rsid w:val="00A9331D"/>
    <w:rsid w:val="00A93DD2"/>
    <w:rsid w:val="00A94072"/>
    <w:rsid w:val="00A94B8D"/>
    <w:rsid w:val="00A94F34"/>
    <w:rsid w:val="00A9542B"/>
    <w:rsid w:val="00A96EF5"/>
    <w:rsid w:val="00A97183"/>
    <w:rsid w:val="00AA2FC9"/>
    <w:rsid w:val="00AA7D2E"/>
    <w:rsid w:val="00AB0657"/>
    <w:rsid w:val="00AB31EB"/>
    <w:rsid w:val="00AC1D15"/>
    <w:rsid w:val="00AC359D"/>
    <w:rsid w:val="00AC3D49"/>
    <w:rsid w:val="00AD3B7D"/>
    <w:rsid w:val="00AD53EB"/>
    <w:rsid w:val="00AD6D8C"/>
    <w:rsid w:val="00AE08AC"/>
    <w:rsid w:val="00AE1132"/>
    <w:rsid w:val="00AE3260"/>
    <w:rsid w:val="00B027F3"/>
    <w:rsid w:val="00B0650D"/>
    <w:rsid w:val="00B06560"/>
    <w:rsid w:val="00B12879"/>
    <w:rsid w:val="00B152C4"/>
    <w:rsid w:val="00B166C6"/>
    <w:rsid w:val="00B248EB"/>
    <w:rsid w:val="00B24BA2"/>
    <w:rsid w:val="00B2596C"/>
    <w:rsid w:val="00B34D26"/>
    <w:rsid w:val="00B35427"/>
    <w:rsid w:val="00B37262"/>
    <w:rsid w:val="00B40250"/>
    <w:rsid w:val="00B41294"/>
    <w:rsid w:val="00B435D1"/>
    <w:rsid w:val="00B47172"/>
    <w:rsid w:val="00B50135"/>
    <w:rsid w:val="00B51912"/>
    <w:rsid w:val="00B54653"/>
    <w:rsid w:val="00B555AB"/>
    <w:rsid w:val="00B76FB0"/>
    <w:rsid w:val="00B80A3B"/>
    <w:rsid w:val="00B820B3"/>
    <w:rsid w:val="00B83CBE"/>
    <w:rsid w:val="00B87726"/>
    <w:rsid w:val="00B921A6"/>
    <w:rsid w:val="00B922AD"/>
    <w:rsid w:val="00B93122"/>
    <w:rsid w:val="00B95F91"/>
    <w:rsid w:val="00BA309B"/>
    <w:rsid w:val="00BA3E76"/>
    <w:rsid w:val="00BB0561"/>
    <w:rsid w:val="00BB4A37"/>
    <w:rsid w:val="00BB4A4B"/>
    <w:rsid w:val="00BB5DFF"/>
    <w:rsid w:val="00BB7D30"/>
    <w:rsid w:val="00BC28E9"/>
    <w:rsid w:val="00BC2F11"/>
    <w:rsid w:val="00BC460A"/>
    <w:rsid w:val="00BC6F1B"/>
    <w:rsid w:val="00BD6085"/>
    <w:rsid w:val="00BD72DF"/>
    <w:rsid w:val="00BD7442"/>
    <w:rsid w:val="00BE22AE"/>
    <w:rsid w:val="00BE2B3C"/>
    <w:rsid w:val="00BE3411"/>
    <w:rsid w:val="00BF4E25"/>
    <w:rsid w:val="00BF51B7"/>
    <w:rsid w:val="00BF61A7"/>
    <w:rsid w:val="00BF7330"/>
    <w:rsid w:val="00C0400D"/>
    <w:rsid w:val="00C13869"/>
    <w:rsid w:val="00C16C91"/>
    <w:rsid w:val="00C17826"/>
    <w:rsid w:val="00C20217"/>
    <w:rsid w:val="00C21FA7"/>
    <w:rsid w:val="00C25D5E"/>
    <w:rsid w:val="00C314A3"/>
    <w:rsid w:val="00C37ABD"/>
    <w:rsid w:val="00C41E98"/>
    <w:rsid w:val="00C45F51"/>
    <w:rsid w:val="00C46B40"/>
    <w:rsid w:val="00C52178"/>
    <w:rsid w:val="00C53641"/>
    <w:rsid w:val="00C60284"/>
    <w:rsid w:val="00C63817"/>
    <w:rsid w:val="00C76DEE"/>
    <w:rsid w:val="00C80483"/>
    <w:rsid w:val="00C80DF6"/>
    <w:rsid w:val="00C90382"/>
    <w:rsid w:val="00C947A3"/>
    <w:rsid w:val="00C9725C"/>
    <w:rsid w:val="00C976C7"/>
    <w:rsid w:val="00CA0EC6"/>
    <w:rsid w:val="00CA107C"/>
    <w:rsid w:val="00CA361B"/>
    <w:rsid w:val="00CA6D6C"/>
    <w:rsid w:val="00CB13E8"/>
    <w:rsid w:val="00CB3DFA"/>
    <w:rsid w:val="00CB4AD7"/>
    <w:rsid w:val="00CB7590"/>
    <w:rsid w:val="00CC09DB"/>
    <w:rsid w:val="00CC1EA9"/>
    <w:rsid w:val="00CC47B6"/>
    <w:rsid w:val="00CC7135"/>
    <w:rsid w:val="00CC7C64"/>
    <w:rsid w:val="00CD45AC"/>
    <w:rsid w:val="00CE0564"/>
    <w:rsid w:val="00CE1668"/>
    <w:rsid w:val="00CE4CB9"/>
    <w:rsid w:val="00CE7F05"/>
    <w:rsid w:val="00CF0230"/>
    <w:rsid w:val="00CF6866"/>
    <w:rsid w:val="00D024FE"/>
    <w:rsid w:val="00D033AD"/>
    <w:rsid w:val="00D041AA"/>
    <w:rsid w:val="00D11FEE"/>
    <w:rsid w:val="00D22CE2"/>
    <w:rsid w:val="00D26A38"/>
    <w:rsid w:val="00D3128A"/>
    <w:rsid w:val="00D32170"/>
    <w:rsid w:val="00D332A9"/>
    <w:rsid w:val="00D339ED"/>
    <w:rsid w:val="00D35F84"/>
    <w:rsid w:val="00D36842"/>
    <w:rsid w:val="00D40E0B"/>
    <w:rsid w:val="00D437A1"/>
    <w:rsid w:val="00D462D1"/>
    <w:rsid w:val="00D470BF"/>
    <w:rsid w:val="00D47A11"/>
    <w:rsid w:val="00D508CB"/>
    <w:rsid w:val="00D50FB2"/>
    <w:rsid w:val="00D52225"/>
    <w:rsid w:val="00D52EF3"/>
    <w:rsid w:val="00D54B95"/>
    <w:rsid w:val="00D6362A"/>
    <w:rsid w:val="00D662A9"/>
    <w:rsid w:val="00D6780E"/>
    <w:rsid w:val="00D719A6"/>
    <w:rsid w:val="00D73081"/>
    <w:rsid w:val="00D76308"/>
    <w:rsid w:val="00D818E2"/>
    <w:rsid w:val="00D83848"/>
    <w:rsid w:val="00D853B2"/>
    <w:rsid w:val="00D870AC"/>
    <w:rsid w:val="00D92077"/>
    <w:rsid w:val="00D9220C"/>
    <w:rsid w:val="00D927DA"/>
    <w:rsid w:val="00D956D4"/>
    <w:rsid w:val="00DA4F1B"/>
    <w:rsid w:val="00DB3237"/>
    <w:rsid w:val="00DB5AF7"/>
    <w:rsid w:val="00DC1475"/>
    <w:rsid w:val="00DC51A0"/>
    <w:rsid w:val="00DD37D7"/>
    <w:rsid w:val="00DD42E5"/>
    <w:rsid w:val="00DE41C2"/>
    <w:rsid w:val="00DE56C1"/>
    <w:rsid w:val="00DE7E44"/>
    <w:rsid w:val="00DF3B44"/>
    <w:rsid w:val="00DF4E31"/>
    <w:rsid w:val="00DF7580"/>
    <w:rsid w:val="00E01A67"/>
    <w:rsid w:val="00E0234D"/>
    <w:rsid w:val="00E03038"/>
    <w:rsid w:val="00E04F98"/>
    <w:rsid w:val="00E05BF0"/>
    <w:rsid w:val="00E06D59"/>
    <w:rsid w:val="00E11B98"/>
    <w:rsid w:val="00E1241A"/>
    <w:rsid w:val="00E15046"/>
    <w:rsid w:val="00E20697"/>
    <w:rsid w:val="00E21B88"/>
    <w:rsid w:val="00E237C9"/>
    <w:rsid w:val="00E26B25"/>
    <w:rsid w:val="00E34086"/>
    <w:rsid w:val="00E36AE8"/>
    <w:rsid w:val="00E436F0"/>
    <w:rsid w:val="00E456DA"/>
    <w:rsid w:val="00E53DC1"/>
    <w:rsid w:val="00E5401F"/>
    <w:rsid w:val="00E572ED"/>
    <w:rsid w:val="00E62225"/>
    <w:rsid w:val="00E62E8E"/>
    <w:rsid w:val="00E65FA5"/>
    <w:rsid w:val="00E6607F"/>
    <w:rsid w:val="00E713D3"/>
    <w:rsid w:val="00E71E1A"/>
    <w:rsid w:val="00E7406D"/>
    <w:rsid w:val="00E7642B"/>
    <w:rsid w:val="00E83E5C"/>
    <w:rsid w:val="00E911D7"/>
    <w:rsid w:val="00E92619"/>
    <w:rsid w:val="00E94DCE"/>
    <w:rsid w:val="00E97580"/>
    <w:rsid w:val="00EA541C"/>
    <w:rsid w:val="00EA6990"/>
    <w:rsid w:val="00EB68F6"/>
    <w:rsid w:val="00ED3798"/>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2083C"/>
    <w:rsid w:val="00F2362E"/>
    <w:rsid w:val="00F272DD"/>
    <w:rsid w:val="00F33041"/>
    <w:rsid w:val="00F37076"/>
    <w:rsid w:val="00F4041C"/>
    <w:rsid w:val="00F426EB"/>
    <w:rsid w:val="00F4293F"/>
    <w:rsid w:val="00F446B9"/>
    <w:rsid w:val="00F45899"/>
    <w:rsid w:val="00F47D75"/>
    <w:rsid w:val="00F531A8"/>
    <w:rsid w:val="00F53E47"/>
    <w:rsid w:val="00F572A8"/>
    <w:rsid w:val="00F60610"/>
    <w:rsid w:val="00F65E08"/>
    <w:rsid w:val="00F67442"/>
    <w:rsid w:val="00F7067C"/>
    <w:rsid w:val="00F70BDD"/>
    <w:rsid w:val="00F75C1C"/>
    <w:rsid w:val="00F76000"/>
    <w:rsid w:val="00F82F45"/>
    <w:rsid w:val="00F83D59"/>
    <w:rsid w:val="00F86E28"/>
    <w:rsid w:val="00F92BDF"/>
    <w:rsid w:val="00F956D0"/>
    <w:rsid w:val="00F959B8"/>
    <w:rsid w:val="00F97C1A"/>
    <w:rsid w:val="00FA102E"/>
    <w:rsid w:val="00FB5EC9"/>
    <w:rsid w:val="00FC35BB"/>
    <w:rsid w:val="00FC3D69"/>
    <w:rsid w:val="00FC79E5"/>
    <w:rsid w:val="00FD14F3"/>
    <w:rsid w:val="00FD1636"/>
    <w:rsid w:val="00FD3D98"/>
    <w:rsid w:val="00FE2397"/>
    <w:rsid w:val="00FE5BF9"/>
    <w:rsid w:val="00FE5CF6"/>
    <w:rsid w:val="00FF7E8B"/>
    <w:rsid w:val="3E268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FC3D69"/>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FC3D69"/>
  </w:style>
  <w:style w:type="character" w:customStyle="1" w:styleId="eop">
    <w:name w:val="eop"/>
    <w:basedOn w:val="DefaultParagraphFont"/>
    <w:rsid w:val="00FC3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2B88735E-AD89-4B26-A730-91AE56F582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www.w3.org/XML/1998/namespace"/>
    <ds:schemaRef ds:uri="http://purl.org/dc/terms/"/>
    <ds:schemaRef ds:uri="http://schemas.openxmlformats.org/package/2006/metadata/core-properties"/>
    <ds:schemaRef ds:uri="http://schemas.microsoft.com/office/2006/documentManagement/types"/>
    <ds:schemaRef ds:uri="http://schemas.microsoft.com/office/2006/metadata/properties"/>
    <ds:schemaRef ds:uri="http://purl.org/dc/dcmitype/"/>
    <ds:schemaRef ds:uri="http://purl.org/dc/elements/1.1/"/>
    <ds:schemaRef ds:uri="http://schemas.microsoft.com/office/infopath/2007/PartnerControls"/>
    <ds:schemaRef ds:uri="5067c814-4b34-462c-a21d-c185ff6548d2"/>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1038</Words>
  <Characters>5918</Characters>
  <Application>Microsoft Office Word</Application>
  <DocSecurity>8</DocSecurity>
  <Lines>49</Lines>
  <Paragraphs>13</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2021-12-29T19:46:00Z</dcterms:created>
  <dcterms:modified xsi:type="dcterms:W3CDTF">2022-08-05T16:49:00Z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