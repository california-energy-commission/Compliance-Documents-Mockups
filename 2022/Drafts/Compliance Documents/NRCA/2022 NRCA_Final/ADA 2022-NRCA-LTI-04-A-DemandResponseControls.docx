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39" w:type="pct"/>
        <w:tblLook w:val="04A0" w:firstRow="1" w:lastRow="0" w:firstColumn="1" w:lastColumn="0" w:noHBand="0" w:noVBand="1"/>
        <w:tblCaption w:val="Project Title"/>
        <w:tblDescription w:val="Basic project information"/>
      </w:tblPr>
      <w:tblGrid>
        <w:gridCol w:w="5376"/>
        <w:gridCol w:w="5240"/>
      </w:tblGrid>
      <w:tr w:rsidR="00E442B1" w14:paraId="3EE268A2" w14:textId="77777777" w:rsidTr="004240BD">
        <w:trPr>
          <w:cantSplit/>
          <w:trHeight w:val="290"/>
          <w:tblHeader/>
        </w:trPr>
        <w:tc>
          <w:tcPr>
            <w:tcW w:w="2532" w:type="pct"/>
            <w:vAlign w:val="center"/>
          </w:tcPr>
          <w:p w14:paraId="2EC89156" w14:textId="77777777" w:rsidR="00E442B1" w:rsidRPr="00D956D4" w:rsidRDefault="00E442B1" w:rsidP="008B0753">
            <w:pPr>
              <w:spacing w:after="0" w:line="240" w:lineRule="auto"/>
              <w:ind w:left="90"/>
              <w:rPr>
                <w:rFonts w:cs="Tahoma"/>
                <w:b/>
                <w:bCs/>
              </w:rPr>
            </w:pPr>
            <w:r w:rsidRPr="75271CB6">
              <w:rPr>
                <w:rFonts w:cs="Tahoma"/>
                <w:b/>
                <w:bCs/>
              </w:rPr>
              <w:t>Project Name and Address</w:t>
            </w:r>
          </w:p>
        </w:tc>
        <w:tc>
          <w:tcPr>
            <w:tcW w:w="2468" w:type="pct"/>
            <w:vAlign w:val="center"/>
          </w:tcPr>
          <w:p w14:paraId="5F7C4EA8" w14:textId="77777777" w:rsidR="00E442B1" w:rsidRPr="00D956D4" w:rsidRDefault="00E442B1" w:rsidP="008B0753">
            <w:pPr>
              <w:spacing w:after="0" w:line="240" w:lineRule="auto"/>
              <w:ind w:left="90"/>
              <w:rPr>
                <w:rFonts w:cs="Tahoma"/>
                <w:b/>
                <w:szCs w:val="24"/>
              </w:rPr>
            </w:pPr>
            <w:r w:rsidRPr="00D956D4">
              <w:rPr>
                <w:rFonts w:cs="Tahoma"/>
                <w:b/>
                <w:szCs w:val="24"/>
              </w:rPr>
              <w:t>Authority Having Jurisdiction</w:t>
            </w:r>
          </w:p>
        </w:tc>
      </w:tr>
      <w:tr w:rsidR="00E442B1" w14:paraId="6EC173CA" w14:textId="77777777" w:rsidTr="004240BD">
        <w:trPr>
          <w:cantSplit/>
          <w:trHeight w:val="290"/>
        </w:trPr>
        <w:tc>
          <w:tcPr>
            <w:tcW w:w="2532" w:type="pct"/>
            <w:vAlign w:val="center"/>
          </w:tcPr>
          <w:p w14:paraId="0ED4F462" w14:textId="77777777" w:rsidR="00E442B1" w:rsidRDefault="00E442B1"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468" w:type="pct"/>
            <w:vAlign w:val="center"/>
          </w:tcPr>
          <w:p w14:paraId="1AB00BCD" w14:textId="0653D55C" w:rsidR="00E442B1" w:rsidRDefault="00E442B1" w:rsidP="008B0753">
            <w:pPr>
              <w:spacing w:after="0" w:line="240" w:lineRule="auto"/>
              <w:ind w:left="90"/>
              <w:rPr>
                <w:rFonts w:cs="Tahoma"/>
                <w:szCs w:val="24"/>
              </w:rPr>
            </w:pPr>
            <w:r>
              <w:rPr>
                <w:rFonts w:cs="Tahoma"/>
                <w:szCs w:val="24"/>
              </w:rPr>
              <w:t xml:space="preserve">Enforcement Agency: </w:t>
            </w:r>
            <w:r w:rsidR="002E522C">
              <w:rPr>
                <w:rFonts w:cs="Tahoma"/>
                <w:szCs w:val="24"/>
              </w:rPr>
              <w:fldChar w:fldCharType="begin">
                <w:ffData>
                  <w:name w:val="AHJ"/>
                  <w:enabled/>
                  <w:calcOnExit w:val="0"/>
                  <w:textInput>
                    <w:default w:val="Agency"/>
                  </w:textInput>
                </w:ffData>
              </w:fldChar>
            </w:r>
            <w:bookmarkStart w:id="1" w:name="AHJ"/>
            <w:r w:rsidR="002E522C">
              <w:rPr>
                <w:rFonts w:cs="Tahoma"/>
                <w:szCs w:val="24"/>
              </w:rPr>
              <w:instrText xml:space="preserve"> FORMTEXT </w:instrText>
            </w:r>
            <w:r w:rsidR="002E522C">
              <w:rPr>
                <w:rFonts w:cs="Tahoma"/>
                <w:szCs w:val="24"/>
              </w:rPr>
            </w:r>
            <w:r w:rsidR="002E522C">
              <w:rPr>
                <w:rFonts w:cs="Tahoma"/>
                <w:szCs w:val="24"/>
              </w:rPr>
              <w:fldChar w:fldCharType="separate"/>
            </w:r>
            <w:r w:rsidR="002E522C">
              <w:rPr>
                <w:rFonts w:cs="Tahoma"/>
                <w:noProof/>
                <w:szCs w:val="24"/>
              </w:rPr>
              <w:t>Agency</w:t>
            </w:r>
            <w:r w:rsidR="002E522C">
              <w:rPr>
                <w:rFonts w:cs="Tahoma"/>
                <w:szCs w:val="24"/>
              </w:rPr>
              <w:fldChar w:fldCharType="end"/>
            </w:r>
            <w:bookmarkEnd w:id="1"/>
          </w:p>
        </w:tc>
      </w:tr>
      <w:tr w:rsidR="00E442B1" w14:paraId="2AF82246" w14:textId="77777777" w:rsidTr="004240BD">
        <w:trPr>
          <w:cantSplit/>
          <w:trHeight w:val="290"/>
        </w:trPr>
        <w:tc>
          <w:tcPr>
            <w:tcW w:w="2532" w:type="pct"/>
            <w:vAlign w:val="center"/>
          </w:tcPr>
          <w:p w14:paraId="0E83EEB1" w14:textId="77777777" w:rsidR="00E442B1" w:rsidRDefault="00E442B1"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2"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2"/>
          </w:p>
        </w:tc>
        <w:tc>
          <w:tcPr>
            <w:tcW w:w="2468" w:type="pct"/>
            <w:vAlign w:val="center"/>
          </w:tcPr>
          <w:p w14:paraId="7668BBC3" w14:textId="77777777" w:rsidR="00E442B1" w:rsidRDefault="00E442B1"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bookmarkStart w:id="3"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bookmarkEnd w:id="3"/>
          </w:p>
        </w:tc>
      </w:tr>
      <w:tr w:rsidR="00E442B1" w14:paraId="6FF84FFB" w14:textId="77777777" w:rsidTr="004240BD">
        <w:trPr>
          <w:cantSplit/>
          <w:trHeight w:val="290"/>
        </w:trPr>
        <w:tc>
          <w:tcPr>
            <w:tcW w:w="2532" w:type="pct"/>
            <w:vAlign w:val="center"/>
          </w:tcPr>
          <w:p w14:paraId="0C47A9C8" w14:textId="77777777" w:rsidR="00E442B1" w:rsidRDefault="00E442B1"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bookmarkStart w:id="4"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4"/>
            <w:r>
              <w:rPr>
                <w:rFonts w:cs="Tahoma"/>
                <w:szCs w:val="24"/>
              </w:rPr>
              <w:t xml:space="preserve">, </w:t>
            </w:r>
            <w:r>
              <w:rPr>
                <w:rFonts w:cs="Tahoma"/>
                <w:szCs w:val="24"/>
              </w:rPr>
              <w:fldChar w:fldCharType="begin">
                <w:ffData>
                  <w:name w:val="Zipcode"/>
                  <w:enabled/>
                  <w:calcOnExit w:val="0"/>
                  <w:textInput>
                    <w:default w:val="Zip Code"/>
                  </w:textInput>
                </w:ffData>
              </w:fldChar>
            </w:r>
            <w:bookmarkStart w:id="5"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5"/>
          </w:p>
        </w:tc>
        <w:tc>
          <w:tcPr>
            <w:tcW w:w="2468" w:type="pct"/>
            <w:vAlign w:val="center"/>
          </w:tcPr>
          <w:p w14:paraId="344902AC" w14:textId="153A36BF" w:rsidR="00E442B1" w:rsidRDefault="00E442B1" w:rsidP="008B0753">
            <w:pPr>
              <w:spacing w:after="0" w:line="240" w:lineRule="auto"/>
              <w:ind w:left="90"/>
              <w:rPr>
                <w:rFonts w:cs="Tahoma"/>
                <w:szCs w:val="24"/>
              </w:rPr>
            </w:pPr>
            <w:r>
              <w:rPr>
                <w:rFonts w:cs="Tahoma"/>
                <w:szCs w:val="24"/>
              </w:rPr>
              <w:t xml:space="preserve">Permit </w:t>
            </w:r>
            <w:r w:rsidR="00B111E8">
              <w:rPr>
                <w:rFonts w:cs="Tahoma"/>
                <w:szCs w:val="24"/>
              </w:rPr>
              <w:t>A</w:t>
            </w:r>
            <w:r w:rsidR="00987B4A">
              <w:rPr>
                <w:rFonts w:cs="Tahoma"/>
                <w:szCs w:val="24"/>
              </w:rPr>
              <w:t>pplication</w:t>
            </w:r>
            <w:r>
              <w:rPr>
                <w:rFonts w:cs="Tahoma"/>
                <w:szCs w:val="24"/>
              </w:rPr>
              <w:t xml:space="preserve"> Date: </w:t>
            </w:r>
            <w:r w:rsidR="00987B4A">
              <w:rPr>
                <w:rFonts w:cs="Tahoma"/>
                <w:szCs w:val="24"/>
              </w:rPr>
              <w:fldChar w:fldCharType="begin">
                <w:ffData>
                  <w:name w:val=""/>
                  <w:enabled/>
                  <w:calcOnExit w:val="0"/>
                  <w:textInput>
                    <w:default w:val="Date"/>
                  </w:textInput>
                </w:ffData>
              </w:fldChar>
            </w:r>
            <w:r w:rsidR="00987B4A">
              <w:rPr>
                <w:rFonts w:cs="Tahoma"/>
                <w:szCs w:val="24"/>
              </w:rPr>
              <w:instrText xml:space="preserve"> FORMTEXT </w:instrText>
            </w:r>
            <w:r w:rsidR="00987B4A">
              <w:rPr>
                <w:rFonts w:cs="Tahoma"/>
                <w:szCs w:val="24"/>
              </w:rPr>
            </w:r>
            <w:r w:rsidR="00987B4A">
              <w:rPr>
                <w:rFonts w:cs="Tahoma"/>
                <w:szCs w:val="24"/>
              </w:rPr>
              <w:fldChar w:fldCharType="separate"/>
            </w:r>
            <w:r w:rsidR="00987B4A">
              <w:rPr>
                <w:rFonts w:cs="Tahoma"/>
                <w:noProof/>
                <w:szCs w:val="24"/>
              </w:rPr>
              <w:t>Date</w:t>
            </w:r>
            <w:r w:rsidR="00987B4A">
              <w:rPr>
                <w:rFonts w:cs="Tahoma"/>
                <w:szCs w:val="24"/>
              </w:rPr>
              <w:fldChar w:fldCharType="end"/>
            </w:r>
          </w:p>
        </w:tc>
      </w:tr>
    </w:tbl>
    <w:p w14:paraId="242145AC" w14:textId="77777777" w:rsidR="00E442B1" w:rsidRPr="008723CB" w:rsidRDefault="00E442B1" w:rsidP="00E442B1">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939"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5"/>
        <w:gridCol w:w="4081"/>
      </w:tblGrid>
      <w:tr w:rsidR="00E442B1" w:rsidRPr="008723CB" w14:paraId="58E676C1" w14:textId="77777777" w:rsidTr="004240BD">
        <w:trPr>
          <w:trHeight w:val="437"/>
        </w:trPr>
        <w:tc>
          <w:tcPr>
            <w:tcW w:w="3078" w:type="pct"/>
            <w:vAlign w:val="center"/>
          </w:tcPr>
          <w:p w14:paraId="2B7AAA22" w14:textId="7BFEC99D" w:rsidR="00E442B1" w:rsidRPr="008723CB" w:rsidRDefault="00E442B1"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57735B">
              <w:rPr>
                <w:rFonts w:cs="Tahoma"/>
                <w:bCs/>
                <w:szCs w:val="24"/>
              </w:rPr>
            </w:r>
            <w:r w:rsidR="0057735B">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1BDD9B3E" w14:textId="77777777" w:rsidR="00E442B1" w:rsidRPr="008723CB" w:rsidRDefault="00E442B1"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57735B">
              <w:rPr>
                <w:rFonts w:cs="Tahoma"/>
                <w:bCs/>
                <w:szCs w:val="24"/>
              </w:rPr>
            </w:r>
            <w:r w:rsidR="0057735B">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22" w:type="pct"/>
            <w:vAlign w:val="center"/>
          </w:tcPr>
          <w:p w14:paraId="1F99588A" w14:textId="788976A8" w:rsidR="00E442B1" w:rsidRPr="008723CB" w:rsidRDefault="00E442B1"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w:instrText>
            </w:r>
            <w:bookmarkStart w:id="6" w:name="Date_AHJ"/>
            <w:r>
              <w:rPr>
                <w:rFonts w:cs="Tahoma"/>
                <w:bCs/>
                <w:szCs w:val="24"/>
              </w:rPr>
              <w:instrText xml:space="preserve">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bookmarkEnd w:id="6"/>
          </w:p>
        </w:tc>
      </w:tr>
    </w:tbl>
    <w:p w14:paraId="4026ADE0" w14:textId="77777777" w:rsidR="00D508CB" w:rsidRPr="00D508CB" w:rsidRDefault="00D508CB" w:rsidP="006A6F4E">
      <w:pPr>
        <w:spacing w:after="0" w:line="240" w:lineRule="auto"/>
        <w:ind w:left="90"/>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45"/>
        <w:gridCol w:w="9270"/>
      </w:tblGrid>
      <w:tr w:rsidR="00DB3237" w:rsidRPr="00CC09DB" w14:paraId="17255BFF" w14:textId="77777777" w:rsidTr="004240BD">
        <w:trPr>
          <w:cantSplit/>
          <w:trHeight w:val="247"/>
        </w:trPr>
        <w:tc>
          <w:tcPr>
            <w:tcW w:w="1345" w:type="dxa"/>
            <w:vAlign w:val="center"/>
          </w:tcPr>
          <w:p w14:paraId="17255BFD" w14:textId="77777777" w:rsidR="00DB3237" w:rsidRPr="00D508CB" w:rsidRDefault="00DB3237" w:rsidP="00BF721A">
            <w:pPr>
              <w:autoSpaceDE w:val="0"/>
              <w:autoSpaceDN w:val="0"/>
              <w:adjustRightInd w:val="0"/>
              <w:spacing w:after="0" w:line="240" w:lineRule="auto"/>
              <w:ind w:left="90"/>
              <w:rPr>
                <w:rFonts w:cs="Tahoma"/>
                <w:b/>
                <w:bCs/>
                <w:szCs w:val="24"/>
              </w:rPr>
            </w:pPr>
            <w:r w:rsidRPr="00D508CB">
              <w:rPr>
                <w:rFonts w:cs="Tahoma"/>
                <w:b/>
                <w:bCs/>
                <w:szCs w:val="24"/>
              </w:rPr>
              <w:t>Intent:</w:t>
            </w:r>
          </w:p>
        </w:tc>
        <w:tc>
          <w:tcPr>
            <w:tcW w:w="9270" w:type="dxa"/>
            <w:shd w:val="clear" w:color="auto" w:fill="auto"/>
          </w:tcPr>
          <w:p w14:paraId="17255BFE" w14:textId="7A319379" w:rsidR="00903E2B" w:rsidRPr="00CC09DB" w:rsidRDefault="00F26B64" w:rsidP="006A6F4E">
            <w:pPr>
              <w:autoSpaceDE w:val="0"/>
              <w:autoSpaceDN w:val="0"/>
              <w:adjustRightInd w:val="0"/>
              <w:spacing w:after="0" w:line="240" w:lineRule="auto"/>
              <w:ind w:left="86"/>
              <w:rPr>
                <w:rFonts w:eastAsia="Times New Roman" w:cs="Tahoma"/>
                <w:szCs w:val="24"/>
              </w:rPr>
            </w:pPr>
            <w:r w:rsidRPr="00F26B64">
              <w:rPr>
                <w:rFonts w:cs="Tahoma"/>
                <w:szCs w:val="24"/>
              </w:rPr>
              <w:t>This document is used to demonstrate compliance with acceptance requirements in</w:t>
            </w:r>
            <w:r>
              <w:rPr>
                <w:rFonts w:cs="Tahoma"/>
                <w:szCs w:val="24"/>
              </w:rPr>
              <w:t xml:space="preserve"> </w:t>
            </w:r>
            <w:r w:rsidR="004C4471" w:rsidRPr="000C6832">
              <w:rPr>
                <w:rFonts w:cs="Tahoma"/>
                <w:bCs/>
                <w:szCs w:val="24"/>
              </w:rPr>
              <w:t>§</w:t>
            </w:r>
            <w:r w:rsidRPr="00F26B64">
              <w:rPr>
                <w:rFonts w:cs="Tahoma"/>
                <w:szCs w:val="24"/>
              </w:rPr>
              <w:t>130.4(a)5</w:t>
            </w:r>
            <w:r w:rsidR="007D402B">
              <w:rPr>
                <w:rFonts w:cs="Tahoma"/>
                <w:szCs w:val="24"/>
              </w:rPr>
              <w:t xml:space="preserve">, </w:t>
            </w:r>
            <w:r w:rsidR="007208B6" w:rsidRPr="000C6832">
              <w:rPr>
                <w:rFonts w:cs="Tahoma"/>
                <w:bCs/>
                <w:szCs w:val="24"/>
              </w:rPr>
              <w:t>§</w:t>
            </w:r>
            <w:r w:rsidR="006407AC">
              <w:rPr>
                <w:rFonts w:cs="Tahoma"/>
                <w:szCs w:val="24"/>
              </w:rPr>
              <w:t>130.4(a)8</w:t>
            </w:r>
            <w:r w:rsidR="007D402B">
              <w:rPr>
                <w:rFonts w:cs="Tahoma"/>
                <w:szCs w:val="24"/>
              </w:rPr>
              <w:t xml:space="preserve">, </w:t>
            </w:r>
            <w:r w:rsidR="0011188B" w:rsidRPr="000C6832">
              <w:rPr>
                <w:rFonts w:cs="Tahoma"/>
                <w:bCs/>
                <w:szCs w:val="24"/>
              </w:rPr>
              <w:t>§</w:t>
            </w:r>
            <w:r w:rsidR="007D402B">
              <w:rPr>
                <w:rFonts w:cs="Tahoma"/>
                <w:szCs w:val="24"/>
              </w:rPr>
              <w:t>160.5(e)</w:t>
            </w:r>
            <w:r w:rsidR="0011188B">
              <w:rPr>
                <w:rFonts w:cs="Tahoma"/>
                <w:szCs w:val="24"/>
              </w:rPr>
              <w:t>1E</w:t>
            </w:r>
            <w:r w:rsidR="007D402B">
              <w:rPr>
                <w:rFonts w:cs="Tahoma"/>
                <w:szCs w:val="24"/>
              </w:rPr>
              <w:t xml:space="preserve">, and </w:t>
            </w:r>
            <w:r w:rsidR="0011188B" w:rsidRPr="000C6832">
              <w:rPr>
                <w:rFonts w:cs="Tahoma"/>
                <w:bCs/>
                <w:szCs w:val="24"/>
              </w:rPr>
              <w:t>§</w:t>
            </w:r>
            <w:r w:rsidR="007D402B">
              <w:rPr>
                <w:rFonts w:cs="Tahoma"/>
                <w:szCs w:val="24"/>
              </w:rPr>
              <w:t>160.5(e)</w:t>
            </w:r>
            <w:r w:rsidR="0011188B">
              <w:rPr>
                <w:rFonts w:cs="Tahoma"/>
                <w:szCs w:val="24"/>
              </w:rPr>
              <w:t>1H</w:t>
            </w:r>
            <w:r w:rsidR="006407AC">
              <w:rPr>
                <w:rFonts w:cs="Tahoma"/>
                <w:szCs w:val="24"/>
              </w:rPr>
              <w:t xml:space="preserve"> </w:t>
            </w:r>
            <w:r w:rsidRPr="00F26B64">
              <w:rPr>
                <w:rFonts w:cs="Tahoma"/>
                <w:szCs w:val="24"/>
              </w:rPr>
              <w:t xml:space="preserve">and Reference Nonresidential Appendix NA7.6.3 </w:t>
            </w:r>
            <w:r w:rsidR="006407AC">
              <w:rPr>
                <w:rFonts w:cs="Tahoma"/>
                <w:szCs w:val="24"/>
              </w:rPr>
              <w:t xml:space="preserve">and NA7.6.5 </w:t>
            </w:r>
            <w:r w:rsidRPr="00F26B64">
              <w:rPr>
                <w:rFonts w:cs="Tahoma"/>
                <w:szCs w:val="24"/>
              </w:rPr>
              <w:t>for demand responsive lighting</w:t>
            </w:r>
            <w:r w:rsidR="006407AC">
              <w:rPr>
                <w:rFonts w:cs="Tahoma"/>
                <w:szCs w:val="24"/>
              </w:rPr>
              <w:t xml:space="preserve"> and contr</w:t>
            </w:r>
            <w:r w:rsidR="00226B72">
              <w:rPr>
                <w:rFonts w:cs="Tahoma"/>
                <w:szCs w:val="24"/>
              </w:rPr>
              <w:t>olled receptacle</w:t>
            </w:r>
            <w:r w:rsidR="008C2B80">
              <w:rPr>
                <w:rFonts w:cs="Tahoma"/>
                <w:szCs w:val="24"/>
              </w:rPr>
              <w:t xml:space="preserve"> controls</w:t>
            </w:r>
            <w:r w:rsidRPr="00F26B64">
              <w:rPr>
                <w:rFonts w:cs="Tahoma"/>
                <w:szCs w:val="24"/>
              </w:rPr>
              <w:t>.</w:t>
            </w:r>
            <w:r w:rsidR="00226B72">
              <w:rPr>
                <w:rFonts w:cs="Tahoma"/>
                <w:szCs w:val="24"/>
              </w:rPr>
              <w:t xml:space="preserve"> </w:t>
            </w:r>
            <w:r w:rsidRPr="00F26B64">
              <w:rPr>
                <w:rFonts w:cs="Tahoma"/>
                <w:szCs w:val="24"/>
              </w:rPr>
              <w:t xml:space="preserve">Attach additional sets of pages 2 through </w:t>
            </w:r>
            <w:r w:rsidR="00E21F81">
              <w:rPr>
                <w:rFonts w:cs="Tahoma"/>
                <w:szCs w:val="24"/>
              </w:rPr>
              <w:t>8</w:t>
            </w:r>
            <w:r w:rsidRPr="00F26B64">
              <w:rPr>
                <w:rFonts w:cs="Tahoma"/>
                <w:szCs w:val="24"/>
              </w:rPr>
              <w:t>, as required, for all controls that must be tested.</w:t>
            </w:r>
          </w:p>
        </w:tc>
      </w:tr>
    </w:tbl>
    <w:p w14:paraId="17255C00" w14:textId="3C6AF437" w:rsidR="00DC51A0" w:rsidRDefault="00DC51A0" w:rsidP="006A6F4E">
      <w:pPr>
        <w:spacing w:after="0" w:line="240" w:lineRule="auto"/>
        <w:ind w:left="90"/>
        <w:rPr>
          <w:rFonts w:cs="Tahoma"/>
          <w:szCs w:val="24"/>
        </w:rPr>
      </w:pPr>
    </w:p>
    <w:p w14:paraId="6E27BA05" w14:textId="59619993" w:rsidR="00EE14DF" w:rsidRDefault="00EE14DF" w:rsidP="006A6F4E">
      <w:pPr>
        <w:spacing w:after="0" w:line="240" w:lineRule="auto"/>
        <w:ind w:left="90"/>
        <w:rPr>
          <w:rFonts w:cs="Tahoma"/>
          <w:b/>
          <w:bCs/>
          <w:szCs w:val="24"/>
        </w:rPr>
      </w:pPr>
      <w:r w:rsidRPr="00EE14DF">
        <w:rPr>
          <w:rFonts w:cs="Tahoma"/>
          <w:b/>
          <w:bCs/>
          <w:szCs w:val="24"/>
        </w:rPr>
        <w:t xml:space="preserve">Indicate </w:t>
      </w:r>
      <w:r w:rsidR="00500C7B">
        <w:rPr>
          <w:rFonts w:cs="Tahoma"/>
          <w:b/>
          <w:bCs/>
          <w:szCs w:val="24"/>
        </w:rPr>
        <w:t xml:space="preserve">all types of </w:t>
      </w:r>
      <w:r w:rsidR="00016A26">
        <w:rPr>
          <w:rFonts w:cs="Tahoma"/>
          <w:b/>
          <w:bCs/>
          <w:szCs w:val="24"/>
        </w:rPr>
        <w:t>demand responsive controls tested for this project</w:t>
      </w:r>
    </w:p>
    <w:tbl>
      <w:tblPr>
        <w:tblStyle w:val="TableGrid"/>
        <w:tblW w:w="0" w:type="auto"/>
        <w:tblInd w:w="-5" w:type="dxa"/>
        <w:tblLook w:val="04A0" w:firstRow="1" w:lastRow="0" w:firstColumn="1" w:lastColumn="0" w:noHBand="0" w:noVBand="1"/>
      </w:tblPr>
      <w:tblGrid>
        <w:gridCol w:w="630"/>
        <w:gridCol w:w="9877"/>
      </w:tblGrid>
      <w:tr w:rsidR="00CD21BF" w14:paraId="54B83919" w14:textId="77777777" w:rsidTr="00B47956">
        <w:trPr>
          <w:trHeight w:val="413"/>
        </w:trPr>
        <w:tc>
          <w:tcPr>
            <w:tcW w:w="630" w:type="dxa"/>
            <w:vAlign w:val="center"/>
          </w:tcPr>
          <w:p w14:paraId="548E3BF8" w14:textId="3FA36DC0" w:rsidR="00CD21BF" w:rsidRDefault="00CD21BF" w:rsidP="00B47956">
            <w:pPr>
              <w:autoSpaceDE w:val="0"/>
              <w:autoSpaceDN w:val="0"/>
              <w:adjustRightInd w:val="0"/>
              <w:spacing w:after="0" w:line="240" w:lineRule="auto"/>
              <w:ind w:left="90"/>
              <w:rPr>
                <w:rFonts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7735B">
              <w:rPr>
                <w:rFonts w:eastAsia="Times New Roman" w:cs="Tahoma"/>
                <w:color w:val="2B579A"/>
                <w:szCs w:val="24"/>
                <w:shd w:val="clear" w:color="auto" w:fill="E6E6E6"/>
              </w:rPr>
            </w:r>
            <w:r w:rsidR="0057735B">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9877" w:type="dxa"/>
            <w:vAlign w:val="center"/>
          </w:tcPr>
          <w:p w14:paraId="6F9F7E2B" w14:textId="36FFC66D" w:rsidR="00CD21BF" w:rsidRDefault="00A8129C" w:rsidP="00B47956">
            <w:pPr>
              <w:autoSpaceDE w:val="0"/>
              <w:autoSpaceDN w:val="0"/>
              <w:adjustRightInd w:val="0"/>
              <w:spacing w:after="0" w:line="240" w:lineRule="auto"/>
              <w:ind w:left="90"/>
              <w:rPr>
                <w:rFonts w:cs="Tahoma"/>
                <w:szCs w:val="24"/>
              </w:rPr>
            </w:pPr>
            <w:r>
              <w:rPr>
                <w:rFonts w:cs="Tahoma"/>
                <w:bCs/>
                <w:szCs w:val="24"/>
              </w:rPr>
              <w:t xml:space="preserve">Demand </w:t>
            </w:r>
            <w:r w:rsidR="001B7AB4">
              <w:rPr>
                <w:rFonts w:cs="Tahoma"/>
                <w:bCs/>
                <w:szCs w:val="24"/>
              </w:rPr>
              <w:t>r</w:t>
            </w:r>
            <w:r>
              <w:rPr>
                <w:rFonts w:cs="Tahoma"/>
                <w:bCs/>
                <w:szCs w:val="24"/>
              </w:rPr>
              <w:t xml:space="preserve">esponsive </w:t>
            </w:r>
            <w:r w:rsidR="001B7AB4">
              <w:rPr>
                <w:rFonts w:cs="Tahoma"/>
                <w:bCs/>
                <w:szCs w:val="24"/>
              </w:rPr>
              <w:t>l</w:t>
            </w:r>
            <w:r>
              <w:rPr>
                <w:rFonts w:cs="Tahoma"/>
                <w:bCs/>
                <w:szCs w:val="24"/>
              </w:rPr>
              <w:t xml:space="preserve">ighting controls using </w:t>
            </w:r>
            <w:r w:rsidR="001B7AB4">
              <w:rPr>
                <w:rFonts w:cs="Tahoma"/>
                <w:szCs w:val="24"/>
              </w:rPr>
              <w:t>i</w:t>
            </w:r>
            <w:r w:rsidR="001B7AB4" w:rsidRPr="00584440">
              <w:rPr>
                <w:rFonts w:cs="Tahoma"/>
                <w:bCs/>
                <w:szCs w:val="24"/>
              </w:rPr>
              <w:t>lluminance</w:t>
            </w:r>
            <w:r w:rsidR="001B7AB4" w:rsidRPr="006A6F4E">
              <w:rPr>
                <w:rFonts w:cs="Tahoma"/>
                <w:szCs w:val="24"/>
              </w:rPr>
              <w:t xml:space="preserve"> </w:t>
            </w:r>
            <w:r w:rsidR="00CD21BF" w:rsidRPr="006A6F4E">
              <w:rPr>
                <w:rFonts w:cs="Tahoma"/>
                <w:szCs w:val="24"/>
              </w:rPr>
              <w:t>measurement (</w:t>
            </w:r>
            <w:r w:rsidR="00CD21BF">
              <w:rPr>
                <w:rFonts w:cs="Tahoma"/>
                <w:szCs w:val="24"/>
              </w:rPr>
              <w:t>Tables</w:t>
            </w:r>
            <w:r w:rsidR="00CD21BF" w:rsidRPr="006A6F4E">
              <w:rPr>
                <w:rFonts w:cs="Tahoma"/>
                <w:szCs w:val="24"/>
              </w:rPr>
              <w:t xml:space="preserve"> A</w:t>
            </w:r>
            <w:r w:rsidR="00EA652D">
              <w:rPr>
                <w:rFonts w:cs="Tahoma"/>
                <w:szCs w:val="24"/>
              </w:rPr>
              <w:t>-1</w:t>
            </w:r>
            <w:r w:rsidR="00CD21BF" w:rsidRPr="006A6F4E">
              <w:rPr>
                <w:rFonts w:cs="Tahoma"/>
                <w:szCs w:val="24"/>
              </w:rPr>
              <w:t xml:space="preserve"> and B-1 of this document should be completed)</w:t>
            </w:r>
          </w:p>
        </w:tc>
      </w:tr>
      <w:tr w:rsidR="00CD21BF" w14:paraId="085D7E2C" w14:textId="77777777" w:rsidTr="00B47956">
        <w:trPr>
          <w:trHeight w:val="431"/>
        </w:trPr>
        <w:tc>
          <w:tcPr>
            <w:tcW w:w="630" w:type="dxa"/>
            <w:vAlign w:val="center"/>
          </w:tcPr>
          <w:p w14:paraId="3A734920" w14:textId="37F9EE54" w:rsidR="00CD21BF" w:rsidRDefault="00CD21BF" w:rsidP="00B47956">
            <w:pPr>
              <w:autoSpaceDE w:val="0"/>
              <w:autoSpaceDN w:val="0"/>
              <w:adjustRightInd w:val="0"/>
              <w:spacing w:after="0" w:line="240" w:lineRule="auto"/>
              <w:ind w:left="90"/>
              <w:rPr>
                <w:rFonts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57735B">
              <w:rPr>
                <w:rFonts w:eastAsia="Times New Roman" w:cs="Tahoma"/>
                <w:color w:val="2B579A"/>
                <w:szCs w:val="24"/>
                <w:shd w:val="clear" w:color="auto" w:fill="E6E6E6"/>
              </w:rPr>
            </w:r>
            <w:r w:rsidR="0057735B">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73C930AE" w14:textId="0DDAE00A" w:rsidR="00CD21BF" w:rsidRDefault="00032989" w:rsidP="00B47956">
            <w:pPr>
              <w:autoSpaceDE w:val="0"/>
              <w:autoSpaceDN w:val="0"/>
              <w:adjustRightInd w:val="0"/>
              <w:spacing w:after="0" w:line="240" w:lineRule="auto"/>
              <w:ind w:left="90"/>
              <w:rPr>
                <w:rFonts w:cs="Tahoma"/>
                <w:szCs w:val="24"/>
              </w:rPr>
            </w:pPr>
            <w:r>
              <w:rPr>
                <w:rFonts w:cs="Tahoma"/>
                <w:szCs w:val="24"/>
              </w:rPr>
              <w:t xml:space="preserve">Demand </w:t>
            </w:r>
            <w:r w:rsidR="001B7AB4">
              <w:rPr>
                <w:rFonts w:cs="Tahoma"/>
                <w:szCs w:val="24"/>
              </w:rPr>
              <w:t>r</w:t>
            </w:r>
            <w:r>
              <w:rPr>
                <w:rFonts w:cs="Tahoma"/>
                <w:szCs w:val="24"/>
              </w:rPr>
              <w:t xml:space="preserve">esponsive </w:t>
            </w:r>
            <w:r w:rsidR="001B7AB4">
              <w:rPr>
                <w:rFonts w:cs="Tahoma"/>
                <w:szCs w:val="24"/>
              </w:rPr>
              <w:t>l</w:t>
            </w:r>
            <w:r>
              <w:rPr>
                <w:rFonts w:cs="Tahoma"/>
                <w:szCs w:val="24"/>
              </w:rPr>
              <w:t xml:space="preserve">ighting controls using </w:t>
            </w:r>
            <w:r w:rsidR="001B7AB4">
              <w:rPr>
                <w:rFonts w:cs="Tahoma"/>
                <w:szCs w:val="24"/>
              </w:rPr>
              <w:t>c</w:t>
            </w:r>
            <w:r w:rsidR="00CD21BF" w:rsidRPr="006A6F4E">
              <w:rPr>
                <w:rFonts w:cs="Tahoma"/>
                <w:szCs w:val="24"/>
              </w:rPr>
              <w:t xml:space="preserve">urrent </w:t>
            </w:r>
            <w:r w:rsidR="00CD21BF" w:rsidRPr="00584440">
              <w:rPr>
                <w:rFonts w:cs="Tahoma"/>
                <w:bCs/>
                <w:szCs w:val="24"/>
              </w:rPr>
              <w:t>measurem</w:t>
            </w:r>
            <w:r w:rsidR="00CD21BF" w:rsidRPr="00713965">
              <w:rPr>
                <w:rFonts w:cs="Tahoma"/>
                <w:bCs/>
                <w:szCs w:val="24"/>
              </w:rPr>
              <w:t>ent</w:t>
            </w:r>
            <w:r w:rsidR="00CD21BF" w:rsidRPr="006A6F4E">
              <w:rPr>
                <w:rFonts w:cs="Tahoma"/>
                <w:szCs w:val="24"/>
              </w:rPr>
              <w:t xml:space="preserve"> (</w:t>
            </w:r>
            <w:r w:rsidR="00CD21BF">
              <w:rPr>
                <w:rFonts w:cs="Tahoma"/>
                <w:szCs w:val="24"/>
              </w:rPr>
              <w:t>Tables</w:t>
            </w:r>
            <w:r w:rsidR="00CD21BF" w:rsidRPr="006A6F4E">
              <w:rPr>
                <w:rFonts w:cs="Tahoma"/>
                <w:szCs w:val="24"/>
              </w:rPr>
              <w:t xml:space="preserve"> A</w:t>
            </w:r>
            <w:r w:rsidR="00EA652D">
              <w:rPr>
                <w:rFonts w:cs="Tahoma"/>
                <w:szCs w:val="24"/>
              </w:rPr>
              <w:t>-1</w:t>
            </w:r>
            <w:r w:rsidR="00CD21BF" w:rsidRPr="006A6F4E">
              <w:rPr>
                <w:rFonts w:cs="Tahoma"/>
                <w:szCs w:val="24"/>
              </w:rPr>
              <w:t xml:space="preserve"> and B-2 of this document should be completed)</w:t>
            </w:r>
          </w:p>
        </w:tc>
      </w:tr>
      <w:tr w:rsidR="00912B8E" w14:paraId="643558DD" w14:textId="77777777" w:rsidTr="00B47956">
        <w:trPr>
          <w:trHeight w:val="431"/>
        </w:trPr>
        <w:tc>
          <w:tcPr>
            <w:tcW w:w="630" w:type="dxa"/>
            <w:vAlign w:val="center"/>
          </w:tcPr>
          <w:p w14:paraId="59FEFB80" w14:textId="129A6711" w:rsidR="00912B8E" w:rsidRPr="00A41E74" w:rsidRDefault="00912B8E" w:rsidP="00912B8E">
            <w:pPr>
              <w:autoSpaceDE w:val="0"/>
              <w:autoSpaceDN w:val="0"/>
              <w:adjustRightInd w:val="0"/>
              <w:spacing w:after="0" w:line="240" w:lineRule="auto"/>
              <w:ind w:left="90"/>
              <w:rPr>
                <w:rFonts w:eastAsia="Times New Roman" w:cs="Tahoma"/>
                <w:color w:val="2B579A"/>
                <w:szCs w:val="24"/>
                <w:shd w:val="clear" w:color="auto" w:fill="E6E6E6"/>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57735B">
              <w:rPr>
                <w:rFonts w:eastAsia="Times New Roman" w:cs="Tahoma"/>
                <w:color w:val="2B579A"/>
                <w:szCs w:val="24"/>
                <w:shd w:val="clear" w:color="auto" w:fill="E6E6E6"/>
              </w:rPr>
            </w:r>
            <w:r w:rsidR="0057735B">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260335D8" w14:textId="158E0EC5" w:rsidR="00912B8E" w:rsidRDefault="00912B8E" w:rsidP="00912B8E">
            <w:pPr>
              <w:autoSpaceDE w:val="0"/>
              <w:autoSpaceDN w:val="0"/>
              <w:adjustRightInd w:val="0"/>
              <w:spacing w:after="0" w:line="240" w:lineRule="auto"/>
              <w:ind w:left="90"/>
              <w:rPr>
                <w:rFonts w:cs="Tahoma"/>
                <w:szCs w:val="24"/>
              </w:rPr>
            </w:pPr>
            <w:r>
              <w:rPr>
                <w:rFonts w:cs="Tahoma"/>
                <w:szCs w:val="24"/>
              </w:rPr>
              <w:t>Demand responsive lighting controls using full facility c</w:t>
            </w:r>
            <w:r w:rsidRPr="006A6F4E">
              <w:rPr>
                <w:rFonts w:cs="Tahoma"/>
                <w:szCs w:val="24"/>
              </w:rPr>
              <w:t xml:space="preserve">urrent </w:t>
            </w:r>
            <w:r w:rsidRPr="00584440">
              <w:rPr>
                <w:rFonts w:cs="Tahoma"/>
                <w:bCs/>
                <w:szCs w:val="24"/>
              </w:rPr>
              <w:t>measurem</w:t>
            </w:r>
            <w:r w:rsidRPr="00713965">
              <w:rPr>
                <w:rFonts w:cs="Tahoma"/>
                <w:bCs/>
                <w:szCs w:val="24"/>
              </w:rPr>
              <w:t>ent</w:t>
            </w:r>
            <w:r w:rsidRPr="006A6F4E">
              <w:rPr>
                <w:rFonts w:cs="Tahoma"/>
                <w:szCs w:val="24"/>
              </w:rPr>
              <w:t xml:space="preserve"> (</w:t>
            </w:r>
            <w:r>
              <w:rPr>
                <w:rFonts w:cs="Tahoma"/>
                <w:szCs w:val="24"/>
              </w:rPr>
              <w:t>Tables</w:t>
            </w:r>
            <w:r w:rsidRPr="006A6F4E">
              <w:rPr>
                <w:rFonts w:cs="Tahoma"/>
                <w:szCs w:val="24"/>
              </w:rPr>
              <w:t xml:space="preserve"> A</w:t>
            </w:r>
            <w:r w:rsidR="00EA652D">
              <w:rPr>
                <w:rFonts w:cs="Tahoma"/>
                <w:szCs w:val="24"/>
              </w:rPr>
              <w:t>-1</w:t>
            </w:r>
            <w:r w:rsidRPr="006A6F4E">
              <w:rPr>
                <w:rFonts w:cs="Tahoma"/>
                <w:szCs w:val="24"/>
              </w:rPr>
              <w:t xml:space="preserve"> and </w:t>
            </w:r>
            <w:r w:rsidR="008348D1">
              <w:rPr>
                <w:rFonts w:cs="Tahoma"/>
                <w:szCs w:val="24"/>
              </w:rPr>
              <w:t>B</w:t>
            </w:r>
            <w:r w:rsidRPr="006A6F4E">
              <w:rPr>
                <w:rFonts w:cs="Tahoma"/>
                <w:szCs w:val="24"/>
              </w:rPr>
              <w:t>-</w:t>
            </w:r>
            <w:r w:rsidR="008348D1">
              <w:rPr>
                <w:rFonts w:cs="Tahoma"/>
                <w:szCs w:val="24"/>
              </w:rPr>
              <w:t>3</w:t>
            </w:r>
            <w:r w:rsidRPr="006A6F4E">
              <w:rPr>
                <w:rFonts w:cs="Tahoma"/>
                <w:szCs w:val="24"/>
              </w:rPr>
              <w:t xml:space="preserve"> of this document should be completed)</w:t>
            </w:r>
          </w:p>
        </w:tc>
      </w:tr>
      <w:tr w:rsidR="00912B8E" w14:paraId="681F6E50" w14:textId="77777777" w:rsidTr="00B47956">
        <w:trPr>
          <w:trHeight w:val="431"/>
        </w:trPr>
        <w:tc>
          <w:tcPr>
            <w:tcW w:w="630" w:type="dxa"/>
            <w:vAlign w:val="center"/>
          </w:tcPr>
          <w:p w14:paraId="73EC9335" w14:textId="09341731" w:rsidR="00912B8E" w:rsidRPr="00A41E74" w:rsidRDefault="00912B8E" w:rsidP="00912B8E">
            <w:pPr>
              <w:autoSpaceDE w:val="0"/>
              <w:autoSpaceDN w:val="0"/>
              <w:adjustRightInd w:val="0"/>
              <w:spacing w:after="0" w:line="240" w:lineRule="auto"/>
              <w:ind w:left="90"/>
              <w:rPr>
                <w:rFonts w:eastAsia="Times New Roman" w:cs="Tahoma"/>
                <w:color w:val="2B579A"/>
                <w:szCs w:val="24"/>
                <w:shd w:val="clear" w:color="auto" w:fill="E6E6E6"/>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57735B">
              <w:rPr>
                <w:rFonts w:eastAsia="Times New Roman" w:cs="Tahoma"/>
                <w:color w:val="2B579A"/>
                <w:szCs w:val="24"/>
                <w:shd w:val="clear" w:color="auto" w:fill="E6E6E6"/>
              </w:rPr>
            </w:r>
            <w:r w:rsidR="0057735B">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9877" w:type="dxa"/>
            <w:vAlign w:val="center"/>
          </w:tcPr>
          <w:p w14:paraId="55D85AC7" w14:textId="24F9DF89" w:rsidR="00912B8E" w:rsidRDefault="00912B8E" w:rsidP="00912B8E">
            <w:pPr>
              <w:autoSpaceDE w:val="0"/>
              <w:autoSpaceDN w:val="0"/>
              <w:adjustRightInd w:val="0"/>
              <w:spacing w:after="0" w:line="240" w:lineRule="auto"/>
              <w:ind w:left="90"/>
              <w:rPr>
                <w:rFonts w:cs="Tahoma"/>
                <w:szCs w:val="24"/>
              </w:rPr>
            </w:pPr>
            <w:r>
              <w:rPr>
                <w:rFonts w:cs="Tahoma"/>
                <w:szCs w:val="24"/>
              </w:rPr>
              <w:t>Demand responsive contro</w:t>
            </w:r>
            <w:r w:rsidR="008443D9">
              <w:rPr>
                <w:rFonts w:cs="Tahoma"/>
                <w:szCs w:val="24"/>
              </w:rPr>
              <w:t xml:space="preserve">ls </w:t>
            </w:r>
            <w:r w:rsidR="00864062">
              <w:rPr>
                <w:rFonts w:cs="Tahoma"/>
                <w:szCs w:val="24"/>
              </w:rPr>
              <w:t>for</w:t>
            </w:r>
            <w:r w:rsidR="008443D9">
              <w:rPr>
                <w:rFonts w:cs="Tahoma"/>
                <w:szCs w:val="24"/>
              </w:rPr>
              <w:t xml:space="preserve"> controlled receptacles</w:t>
            </w:r>
            <w:r>
              <w:rPr>
                <w:rFonts w:cs="Tahoma"/>
                <w:szCs w:val="24"/>
              </w:rPr>
              <w:t xml:space="preserve"> (Tables A</w:t>
            </w:r>
            <w:r w:rsidR="00EA652D">
              <w:rPr>
                <w:rFonts w:cs="Tahoma"/>
                <w:szCs w:val="24"/>
              </w:rPr>
              <w:t>-2</w:t>
            </w:r>
            <w:r>
              <w:rPr>
                <w:rFonts w:cs="Tahoma"/>
                <w:szCs w:val="24"/>
              </w:rPr>
              <w:t xml:space="preserve"> and </w:t>
            </w:r>
            <w:r w:rsidR="005B05CC">
              <w:rPr>
                <w:rFonts w:cs="Tahoma"/>
                <w:szCs w:val="24"/>
              </w:rPr>
              <w:t>B-4</w:t>
            </w:r>
            <w:r>
              <w:rPr>
                <w:rFonts w:cs="Tahoma"/>
                <w:szCs w:val="24"/>
              </w:rPr>
              <w:t xml:space="preserve"> of this document should be completed)</w:t>
            </w:r>
          </w:p>
        </w:tc>
      </w:tr>
    </w:tbl>
    <w:p w14:paraId="1D2FEED6" w14:textId="77777777" w:rsidR="00801DCD" w:rsidRDefault="00801DCD" w:rsidP="006A6F4E">
      <w:pPr>
        <w:spacing w:after="0" w:line="240" w:lineRule="auto"/>
        <w:ind w:left="90"/>
        <w:rPr>
          <w:rFonts w:cs="Tahoma"/>
          <w:szCs w:val="24"/>
        </w:rPr>
      </w:pPr>
    </w:p>
    <w:p w14:paraId="5B5AB8D3" w14:textId="60B7AF16" w:rsidR="00EE14DF" w:rsidRPr="00D508CB" w:rsidRDefault="00CC09DB" w:rsidP="006A6F4E">
      <w:pPr>
        <w:spacing w:after="0" w:line="240" w:lineRule="auto"/>
        <w:ind w:left="90"/>
        <w:rPr>
          <w:rFonts w:cs="Tahoma"/>
          <w:szCs w:val="24"/>
        </w:rPr>
      </w:pPr>
      <w:r>
        <w:rPr>
          <w:rFonts w:cs="Tahoma"/>
          <w:b/>
          <w:bCs/>
          <w:szCs w:val="24"/>
        </w:rPr>
        <w:t xml:space="preserve">Table </w:t>
      </w:r>
      <w:r w:rsidR="00A37DF8" w:rsidRPr="00D508CB">
        <w:rPr>
          <w:rFonts w:cs="Tahoma"/>
          <w:b/>
          <w:bCs/>
          <w:szCs w:val="24"/>
        </w:rPr>
        <w:t>A</w:t>
      </w:r>
      <w:r w:rsidR="00EA652D">
        <w:rPr>
          <w:rFonts w:cs="Tahoma"/>
          <w:b/>
          <w:bCs/>
          <w:szCs w:val="24"/>
        </w:rPr>
        <w:t>-1</w:t>
      </w:r>
      <w:r w:rsidR="00A37DF8" w:rsidRPr="00D508CB">
        <w:rPr>
          <w:rFonts w:cs="Tahoma"/>
          <w:b/>
          <w:bCs/>
          <w:szCs w:val="24"/>
        </w:rPr>
        <w:t xml:space="preserve">. </w:t>
      </w:r>
      <w:r w:rsidR="005367C3">
        <w:rPr>
          <w:rFonts w:cs="Tahoma"/>
          <w:b/>
          <w:bCs/>
          <w:szCs w:val="24"/>
        </w:rPr>
        <w:t xml:space="preserve">Demand Responsive Lighting Control </w:t>
      </w:r>
      <w:r w:rsidR="00A37DF8" w:rsidRPr="00D508CB">
        <w:rPr>
          <w:rFonts w:cs="Tahoma"/>
          <w:b/>
          <w:bCs/>
          <w:szCs w:val="24"/>
        </w:rPr>
        <w:t>Construction Inspection</w:t>
      </w:r>
    </w:p>
    <w:tbl>
      <w:tblPr>
        <w:tblStyle w:val="TableGrid"/>
        <w:tblW w:w="4939" w:type="pct"/>
        <w:tblLayout w:type="fixed"/>
        <w:tblLook w:val="0020" w:firstRow="1" w:lastRow="0" w:firstColumn="0" w:lastColumn="0" w:noHBand="0" w:noVBand="0"/>
        <w:tblCaption w:val="Demand Responsive Lighting Control Construction Inspection"/>
        <w:tblDescription w:val="Construction inspection for demand responsive lighting controls."/>
      </w:tblPr>
      <w:tblGrid>
        <w:gridCol w:w="1285"/>
        <w:gridCol w:w="1197"/>
        <w:gridCol w:w="6356"/>
        <w:gridCol w:w="1778"/>
      </w:tblGrid>
      <w:tr w:rsidR="00B555AB" w:rsidRPr="00D508CB" w14:paraId="0215ED1C" w14:textId="77777777" w:rsidTr="004240BD">
        <w:trPr>
          <w:cantSplit/>
          <w:trHeight w:val="240"/>
          <w:tblHeader/>
        </w:trPr>
        <w:tc>
          <w:tcPr>
            <w:tcW w:w="1285" w:type="dxa"/>
            <w:vAlign w:val="bottom"/>
          </w:tcPr>
          <w:p w14:paraId="347807D5" w14:textId="595D2F97" w:rsidR="00B555AB" w:rsidRPr="00D508CB" w:rsidRDefault="00FC35BB"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197" w:type="dxa"/>
            <w:vAlign w:val="bottom"/>
          </w:tcPr>
          <w:p w14:paraId="5B983BFE" w14:textId="107219F0" w:rsidR="00B555AB" w:rsidRPr="00D508CB" w:rsidRDefault="00E822CF" w:rsidP="008C0D87">
            <w:pPr>
              <w:autoSpaceDE w:val="0"/>
              <w:autoSpaceDN w:val="0"/>
              <w:adjustRightInd w:val="0"/>
              <w:spacing w:after="0" w:line="240" w:lineRule="auto"/>
              <w:ind w:left="90"/>
              <w:rPr>
                <w:rFonts w:cs="Tahoma"/>
                <w:b/>
                <w:bCs/>
                <w:szCs w:val="24"/>
              </w:rPr>
            </w:pPr>
            <w:r>
              <w:rPr>
                <w:rFonts w:cs="Tahoma"/>
                <w:b/>
                <w:bCs/>
                <w:szCs w:val="24"/>
              </w:rPr>
              <w:t>Entry</w:t>
            </w:r>
          </w:p>
        </w:tc>
        <w:tc>
          <w:tcPr>
            <w:tcW w:w="6355" w:type="dxa"/>
            <w:vAlign w:val="bottom"/>
          </w:tcPr>
          <w:p w14:paraId="7A42646C" w14:textId="1DE87324" w:rsidR="00B555AB" w:rsidRPr="00D508CB" w:rsidRDefault="00B555AB" w:rsidP="006A6F4E">
            <w:pPr>
              <w:autoSpaceDE w:val="0"/>
              <w:autoSpaceDN w:val="0"/>
              <w:adjustRightInd w:val="0"/>
              <w:spacing w:after="0" w:line="240" w:lineRule="auto"/>
              <w:ind w:left="90"/>
              <w:rPr>
                <w:rFonts w:cs="Tahoma"/>
                <w:b/>
                <w:bCs/>
                <w:szCs w:val="24"/>
              </w:rPr>
            </w:pPr>
            <w:r>
              <w:rPr>
                <w:rFonts w:cs="Tahoma"/>
                <w:b/>
                <w:bCs/>
                <w:szCs w:val="24"/>
              </w:rPr>
              <w:t>Item</w:t>
            </w:r>
          </w:p>
        </w:tc>
        <w:tc>
          <w:tcPr>
            <w:tcW w:w="1778" w:type="dxa"/>
            <w:vAlign w:val="bottom"/>
          </w:tcPr>
          <w:p w14:paraId="25C14237" w14:textId="23E43B60" w:rsidR="00B555AB" w:rsidRPr="00D508CB" w:rsidRDefault="00B555AB"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E4EC2" w:rsidRPr="00D508CB" w14:paraId="67FE521B" w14:textId="77777777" w:rsidTr="004240BD">
        <w:trPr>
          <w:cantSplit/>
          <w:trHeight w:val="240"/>
        </w:trPr>
        <w:tc>
          <w:tcPr>
            <w:tcW w:w="1285" w:type="dxa"/>
            <w:vAlign w:val="center"/>
          </w:tcPr>
          <w:p w14:paraId="2EEDFED2" w14:textId="22A0B857" w:rsidR="00EE4EC2" w:rsidDel="00DD5033" w:rsidRDefault="00EE4EC2" w:rsidP="006A6F4E">
            <w:pPr>
              <w:autoSpaceDE w:val="0"/>
              <w:autoSpaceDN w:val="0"/>
              <w:adjustRightInd w:val="0"/>
              <w:spacing w:after="0" w:line="240" w:lineRule="auto"/>
              <w:ind w:left="90"/>
              <w:jc w:val="center"/>
              <w:rPr>
                <w:rFonts w:cs="Tahoma"/>
                <w:bCs/>
                <w:szCs w:val="24"/>
              </w:rPr>
            </w:pPr>
            <w:r>
              <w:rPr>
                <w:rFonts w:cs="Tahoma"/>
                <w:bCs/>
                <w:szCs w:val="24"/>
              </w:rPr>
              <w:t>1</w:t>
            </w:r>
          </w:p>
        </w:tc>
        <w:tc>
          <w:tcPr>
            <w:tcW w:w="1197" w:type="dxa"/>
            <w:vAlign w:val="center"/>
          </w:tcPr>
          <w:p w14:paraId="7B559461" w14:textId="6AE0215F" w:rsidR="00EE4EC2" w:rsidRDefault="00EE4E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355" w:type="dxa"/>
            <w:vAlign w:val="center"/>
          </w:tcPr>
          <w:p w14:paraId="1D2A4221" w14:textId="60B99A81" w:rsidR="00EE4EC2" w:rsidRPr="00D0437C" w:rsidRDefault="00EE4EC2" w:rsidP="006A6F4E">
            <w:pPr>
              <w:autoSpaceDE w:val="0"/>
              <w:autoSpaceDN w:val="0"/>
              <w:adjustRightInd w:val="0"/>
              <w:spacing w:after="0" w:line="240" w:lineRule="auto"/>
              <w:ind w:left="90"/>
              <w:rPr>
                <w:rFonts w:cs="Tahoma"/>
                <w:bCs/>
                <w:szCs w:val="24"/>
              </w:rPr>
            </w:pPr>
            <w:r>
              <w:rPr>
                <w:rFonts w:cs="Tahoma"/>
                <w:bCs/>
                <w:szCs w:val="24"/>
              </w:rPr>
              <w:t>The demand responsive lighting controls are shown on plan documents and are installed.</w:t>
            </w:r>
          </w:p>
        </w:tc>
        <w:tc>
          <w:tcPr>
            <w:tcW w:w="1778" w:type="dxa"/>
            <w:vAlign w:val="center"/>
          </w:tcPr>
          <w:p w14:paraId="7937AD3F" w14:textId="33E6FF1C" w:rsidR="00EE4EC2" w:rsidRPr="000C6832" w:rsidRDefault="00EE4EC2" w:rsidP="006A6F4E">
            <w:pPr>
              <w:autoSpaceDE w:val="0"/>
              <w:autoSpaceDN w:val="0"/>
              <w:adjustRightInd w:val="0"/>
              <w:spacing w:after="0" w:line="240" w:lineRule="auto"/>
              <w:ind w:left="90"/>
              <w:jc w:val="center"/>
              <w:rPr>
                <w:rFonts w:cs="Tahoma"/>
                <w:bCs/>
                <w:szCs w:val="24"/>
              </w:rPr>
            </w:pPr>
            <w:r>
              <w:rPr>
                <w:rFonts w:cs="Tahoma"/>
                <w:bCs/>
                <w:szCs w:val="24"/>
              </w:rPr>
              <w:t>NA7.6.3.1</w:t>
            </w:r>
          </w:p>
        </w:tc>
      </w:tr>
      <w:tr w:rsidR="00B555AB" w:rsidRPr="00D508CB" w14:paraId="77DAF2CC" w14:textId="77777777" w:rsidTr="004240BD">
        <w:trPr>
          <w:cantSplit/>
          <w:trHeight w:val="240"/>
        </w:trPr>
        <w:tc>
          <w:tcPr>
            <w:tcW w:w="1285" w:type="dxa"/>
            <w:vAlign w:val="center"/>
          </w:tcPr>
          <w:p w14:paraId="4C075F3E" w14:textId="78E14F6A" w:rsidR="00B555AB" w:rsidRPr="00601F9D" w:rsidRDefault="00EE4EC2" w:rsidP="006A6F4E">
            <w:pPr>
              <w:autoSpaceDE w:val="0"/>
              <w:autoSpaceDN w:val="0"/>
              <w:adjustRightInd w:val="0"/>
              <w:spacing w:after="0" w:line="240" w:lineRule="auto"/>
              <w:ind w:left="90"/>
              <w:jc w:val="center"/>
              <w:rPr>
                <w:rFonts w:cs="Tahoma"/>
                <w:bCs/>
                <w:szCs w:val="24"/>
              </w:rPr>
            </w:pPr>
            <w:r>
              <w:rPr>
                <w:rFonts w:cs="Tahoma"/>
                <w:bCs/>
                <w:szCs w:val="24"/>
              </w:rPr>
              <w:t>2</w:t>
            </w:r>
          </w:p>
        </w:tc>
        <w:tc>
          <w:tcPr>
            <w:tcW w:w="1197" w:type="dxa"/>
            <w:vAlign w:val="center"/>
          </w:tcPr>
          <w:p w14:paraId="24326013" w14:textId="171E9C5F" w:rsidR="00B555AB" w:rsidRPr="00601F9D" w:rsidRDefault="00B555AB" w:rsidP="00345B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355" w:type="dxa"/>
            <w:vAlign w:val="center"/>
          </w:tcPr>
          <w:p w14:paraId="3B9C8CBF" w14:textId="550C1CCE" w:rsidR="00B555AB" w:rsidRPr="00601F9D" w:rsidRDefault="00D0437C" w:rsidP="21BF7F57">
            <w:pPr>
              <w:autoSpaceDE w:val="0"/>
              <w:autoSpaceDN w:val="0"/>
              <w:adjustRightInd w:val="0"/>
              <w:spacing w:after="0" w:line="240" w:lineRule="auto"/>
              <w:ind w:left="90"/>
              <w:rPr>
                <w:rFonts w:cs="Tahoma"/>
              </w:rPr>
            </w:pPr>
            <w:r w:rsidRPr="21BF7F57">
              <w:rPr>
                <w:rFonts w:cs="Tahoma"/>
              </w:rPr>
              <w:t xml:space="preserve">The demand responsive control is </w:t>
            </w:r>
            <w:r w:rsidR="0052253C" w:rsidRPr="21BF7F57">
              <w:rPr>
                <w:rFonts w:cs="Tahoma"/>
              </w:rPr>
              <w:t>setup to</w:t>
            </w:r>
            <w:r w:rsidRPr="21BF7F57">
              <w:rPr>
                <w:rFonts w:cs="Tahoma"/>
              </w:rPr>
              <w:t xml:space="preserve"> communicat</w:t>
            </w:r>
            <w:r w:rsidR="0052253C" w:rsidRPr="21BF7F57">
              <w:rPr>
                <w:rFonts w:cs="Tahoma"/>
              </w:rPr>
              <w:t xml:space="preserve">e with the VEN using </w:t>
            </w:r>
            <w:r w:rsidR="003333AC" w:rsidRPr="21BF7F57">
              <w:rPr>
                <w:rFonts w:cs="Tahoma"/>
              </w:rPr>
              <w:t>one of the following communication protocols</w:t>
            </w:r>
            <w:r w:rsidRPr="21BF7F57">
              <w:rPr>
                <w:rFonts w:cs="Tahoma"/>
              </w:rPr>
              <w:t>: Wi-Fi, ZigBee, BACnet, Ethernet, or</w:t>
            </w:r>
            <w:r w:rsidR="003333AC" w:rsidRPr="21BF7F57">
              <w:rPr>
                <w:rFonts w:cs="Tahoma"/>
              </w:rPr>
              <w:t xml:space="preserve"> other wired or wireless bi-directional communication pathway</w:t>
            </w:r>
            <w:r w:rsidRPr="21BF7F57">
              <w:rPr>
                <w:rFonts w:cs="Tahoma"/>
              </w:rPr>
              <w:t>.</w:t>
            </w:r>
            <w:r w:rsidR="00CA7722" w:rsidRPr="21BF7F57">
              <w:rPr>
                <w:rFonts w:cs="Tahoma"/>
              </w:rPr>
              <w:t xml:space="preserve"> The demand responsive control is set</w:t>
            </w:r>
            <w:r w:rsidR="00F631A3" w:rsidRPr="21BF7F57">
              <w:rPr>
                <w:rFonts w:cs="Tahoma"/>
              </w:rPr>
              <w:t xml:space="preserve"> </w:t>
            </w:r>
            <w:r w:rsidR="00CA7722" w:rsidRPr="21BF7F57">
              <w:rPr>
                <w:rFonts w:cs="Tahoma"/>
              </w:rPr>
              <w:t>up to communicate for the functional testing of NA7.6.3.2</w:t>
            </w:r>
          </w:p>
        </w:tc>
        <w:tc>
          <w:tcPr>
            <w:tcW w:w="1778" w:type="dxa"/>
            <w:vAlign w:val="center"/>
          </w:tcPr>
          <w:p w14:paraId="31A55C9F" w14:textId="2FDF1F12" w:rsidR="00D0437C" w:rsidRDefault="00D0437C" w:rsidP="006A6F4E">
            <w:pPr>
              <w:autoSpaceDE w:val="0"/>
              <w:autoSpaceDN w:val="0"/>
              <w:adjustRightInd w:val="0"/>
              <w:spacing w:after="0" w:line="240" w:lineRule="auto"/>
              <w:ind w:left="90"/>
              <w:jc w:val="center"/>
              <w:rPr>
                <w:rFonts w:cs="Tahoma"/>
                <w:bCs/>
                <w:szCs w:val="24"/>
              </w:rPr>
            </w:pPr>
            <w:r w:rsidRPr="000C6832">
              <w:rPr>
                <w:rFonts w:cs="Tahoma"/>
                <w:bCs/>
                <w:szCs w:val="24"/>
              </w:rPr>
              <w:t>NA7.6.3.1(a)</w:t>
            </w:r>
          </w:p>
          <w:p w14:paraId="7FD05F0A" w14:textId="12751B4F" w:rsidR="00B555AB" w:rsidRPr="00601F9D" w:rsidRDefault="00D0437C" w:rsidP="006A6F4E">
            <w:pPr>
              <w:autoSpaceDE w:val="0"/>
              <w:autoSpaceDN w:val="0"/>
              <w:adjustRightInd w:val="0"/>
              <w:spacing w:after="0" w:line="240" w:lineRule="auto"/>
              <w:ind w:left="90"/>
              <w:jc w:val="center"/>
              <w:rPr>
                <w:rFonts w:cs="Tahoma"/>
                <w:bCs/>
                <w:szCs w:val="24"/>
              </w:rPr>
            </w:pPr>
            <w:r w:rsidRPr="00D0437C">
              <w:rPr>
                <w:rFonts w:cs="Tahoma"/>
                <w:bCs/>
                <w:szCs w:val="24"/>
              </w:rPr>
              <w:t>§110.12(a)</w:t>
            </w:r>
            <w:r>
              <w:rPr>
                <w:rFonts w:cs="Tahoma"/>
                <w:bCs/>
                <w:szCs w:val="24"/>
              </w:rPr>
              <w:t>2</w:t>
            </w:r>
          </w:p>
        </w:tc>
      </w:tr>
      <w:tr w:rsidR="00633A1F" w:rsidRPr="00D508CB" w14:paraId="61C8A090" w14:textId="77777777" w:rsidTr="004240BD">
        <w:trPr>
          <w:cantSplit/>
          <w:trHeight w:val="432"/>
        </w:trPr>
        <w:tc>
          <w:tcPr>
            <w:tcW w:w="1285" w:type="dxa"/>
            <w:vAlign w:val="center"/>
          </w:tcPr>
          <w:p w14:paraId="5FF88D95" w14:textId="650D86F9" w:rsidR="00633A1F" w:rsidRDefault="00633A1F" w:rsidP="00633A1F">
            <w:pPr>
              <w:autoSpaceDE w:val="0"/>
              <w:autoSpaceDN w:val="0"/>
              <w:adjustRightInd w:val="0"/>
              <w:spacing w:after="0" w:line="240" w:lineRule="auto"/>
              <w:ind w:left="90"/>
              <w:jc w:val="center"/>
              <w:rPr>
                <w:rFonts w:cs="Tahoma"/>
                <w:bCs/>
                <w:szCs w:val="24"/>
              </w:rPr>
            </w:pPr>
            <w:r>
              <w:rPr>
                <w:rFonts w:cs="Tahoma"/>
                <w:bCs/>
                <w:szCs w:val="24"/>
              </w:rPr>
              <w:t>N/A</w:t>
            </w:r>
          </w:p>
        </w:tc>
        <w:tc>
          <w:tcPr>
            <w:tcW w:w="1197" w:type="dxa"/>
            <w:vAlign w:val="center"/>
          </w:tcPr>
          <w:p w14:paraId="6E6C3544" w14:textId="77777777" w:rsidR="000C4302" w:rsidRDefault="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31FD9C4F" w14:textId="3F34A271" w:rsidR="00633A1F" w:rsidRPr="00601F9D" w:rsidRDefault="000C4302" w:rsidP="00670EC8">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6355" w:type="dxa"/>
            <w:vAlign w:val="center"/>
          </w:tcPr>
          <w:p w14:paraId="69625365" w14:textId="5240A639" w:rsidR="00633A1F" w:rsidRPr="00601F9D" w:rsidRDefault="00633A1F" w:rsidP="00633A1F">
            <w:pPr>
              <w:autoSpaceDE w:val="0"/>
              <w:autoSpaceDN w:val="0"/>
              <w:adjustRightInd w:val="0"/>
              <w:spacing w:after="0" w:line="240" w:lineRule="auto"/>
              <w:ind w:left="90"/>
              <w:rPr>
                <w:rFonts w:cs="Tahoma"/>
                <w:bCs/>
                <w:szCs w:val="24"/>
              </w:rPr>
            </w:pPr>
            <w:r>
              <w:rPr>
                <w:rFonts w:eastAsia="Times New Roman" w:cs="Tahoma"/>
                <w:szCs w:val="24"/>
              </w:rPr>
              <w:t xml:space="preserve">Construction Inspection Compliance. </w:t>
            </w:r>
          </w:p>
        </w:tc>
        <w:tc>
          <w:tcPr>
            <w:tcW w:w="1778" w:type="dxa"/>
            <w:vAlign w:val="center"/>
          </w:tcPr>
          <w:p w14:paraId="7C263B94" w14:textId="00AF9743" w:rsidR="00633A1F" w:rsidRPr="00601F9D" w:rsidRDefault="00633A1F" w:rsidP="00633A1F">
            <w:pPr>
              <w:autoSpaceDE w:val="0"/>
              <w:autoSpaceDN w:val="0"/>
              <w:adjustRightInd w:val="0"/>
              <w:spacing w:after="0" w:line="240" w:lineRule="auto"/>
              <w:ind w:left="90"/>
              <w:jc w:val="center"/>
              <w:rPr>
                <w:rFonts w:cs="Tahoma"/>
                <w:bCs/>
                <w:szCs w:val="24"/>
              </w:rPr>
            </w:pPr>
            <w:r>
              <w:rPr>
                <w:rFonts w:cs="Tahoma"/>
                <w:bCs/>
                <w:szCs w:val="24"/>
              </w:rPr>
              <w:t>N/A</w:t>
            </w:r>
          </w:p>
        </w:tc>
      </w:tr>
    </w:tbl>
    <w:p w14:paraId="6164ECE4" w14:textId="77777777" w:rsidR="00EA652D" w:rsidRDefault="00EA652D">
      <w:pPr>
        <w:spacing w:after="0" w:line="240" w:lineRule="auto"/>
        <w:rPr>
          <w:rFonts w:cs="Tahoma"/>
          <w:szCs w:val="24"/>
        </w:rPr>
      </w:pPr>
      <w:r>
        <w:rPr>
          <w:rFonts w:cs="Tahoma"/>
          <w:szCs w:val="24"/>
        </w:rPr>
        <w:br w:type="page"/>
      </w:r>
    </w:p>
    <w:p w14:paraId="28F0436A" w14:textId="23CCB9FA" w:rsidR="00EA5306" w:rsidRDefault="00EA5306" w:rsidP="00EA5306">
      <w:pPr>
        <w:spacing w:after="0" w:line="240" w:lineRule="auto"/>
        <w:ind w:left="90"/>
        <w:rPr>
          <w:rFonts w:cs="Tahoma"/>
          <w:szCs w:val="24"/>
        </w:rPr>
      </w:pPr>
      <w:r>
        <w:rPr>
          <w:rFonts w:cs="Tahoma"/>
          <w:b/>
          <w:bCs/>
          <w:szCs w:val="24"/>
        </w:rPr>
        <w:lastRenderedPageBreak/>
        <w:t>Demand Responsive Lighting Control</w:t>
      </w:r>
      <w:r w:rsidR="00635626">
        <w:rPr>
          <w:rFonts w:cs="Tahoma"/>
          <w:b/>
          <w:bCs/>
          <w:szCs w:val="24"/>
        </w:rPr>
        <w:t>s</w:t>
      </w:r>
      <w:r w:rsidR="00FE7344">
        <w:rPr>
          <w:rFonts w:cs="Tahoma"/>
          <w:b/>
          <w:bCs/>
          <w:szCs w:val="24"/>
        </w:rPr>
        <w:t xml:space="preserve"> Illuminance Measurement</w:t>
      </w:r>
    </w:p>
    <w:tbl>
      <w:tblPr>
        <w:tblStyle w:val="TableGrid"/>
        <w:tblW w:w="0" w:type="auto"/>
        <w:tblInd w:w="-5" w:type="dxa"/>
        <w:tblLook w:val="04A0" w:firstRow="1" w:lastRow="0" w:firstColumn="1" w:lastColumn="0" w:noHBand="0" w:noVBand="1"/>
        <w:tblCaption w:val="Demand Responsive Lighting Control Location"/>
        <w:tblDescription w:val="Location information for demand responsive lighting controls"/>
      </w:tblPr>
      <w:tblGrid>
        <w:gridCol w:w="2700"/>
        <w:gridCol w:w="2600"/>
        <w:gridCol w:w="2602"/>
        <w:gridCol w:w="2718"/>
      </w:tblGrid>
      <w:tr w:rsidR="00A95E7C" w14:paraId="4719642E" w14:textId="77777777" w:rsidTr="004240BD">
        <w:tc>
          <w:tcPr>
            <w:tcW w:w="2700" w:type="dxa"/>
          </w:tcPr>
          <w:p w14:paraId="02365532" w14:textId="77777777" w:rsidR="00A95E7C" w:rsidRPr="0090179D" w:rsidRDefault="00A95E7C"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796F1F99" w14:textId="77777777" w:rsidR="00A95E7C" w:rsidRPr="0090179D" w:rsidRDefault="00A95E7C"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371C38E1" w14:textId="77777777" w:rsidR="00A95E7C" w:rsidRPr="0090179D" w:rsidRDefault="00A95E7C"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718" w:type="dxa"/>
          </w:tcPr>
          <w:p w14:paraId="50BEE9BA" w14:textId="22817DF7" w:rsidR="00A95E7C" w:rsidRPr="0090179D" w:rsidRDefault="00A95E7C" w:rsidP="001C2325">
            <w:pPr>
              <w:spacing w:after="0" w:line="240" w:lineRule="auto"/>
              <w:contextualSpacing/>
              <w:rPr>
                <w:rFonts w:cs="Tahoma"/>
                <w:bCs/>
                <w:szCs w:val="24"/>
              </w:rPr>
            </w:pPr>
            <w:r w:rsidRPr="0090179D">
              <w:rPr>
                <w:rFonts w:cs="Tahoma"/>
                <w:bCs/>
                <w:szCs w:val="24"/>
              </w:rPr>
              <w:t>Control</w:t>
            </w:r>
            <w:r w:rsidR="006D311B">
              <w:rPr>
                <w:rFonts w:cs="Tahoma"/>
                <w:bCs/>
                <w:szCs w:val="24"/>
              </w:rPr>
              <w:t>/tag</w:t>
            </w:r>
            <w:r>
              <w:rPr>
                <w:rFonts w:cs="Tahoma"/>
                <w:bCs/>
                <w:szCs w:val="24"/>
              </w:rPr>
              <w:t xml:space="preserve">: </w:t>
            </w:r>
            <w:r w:rsidR="006D311B">
              <w:rPr>
                <w:rFonts w:cs="Tahoma"/>
                <w:bCs/>
                <w:color w:val="2B579A"/>
                <w:szCs w:val="24"/>
                <w:shd w:val="clear" w:color="auto" w:fill="E6E6E6"/>
              </w:rPr>
              <w:fldChar w:fldCharType="begin">
                <w:ffData>
                  <w:name w:val="OSA_CFM"/>
                  <w:enabled/>
                  <w:calcOnExit w:val="0"/>
                  <w:textInput>
                    <w:default w:val="Value"/>
                  </w:textInput>
                </w:ffData>
              </w:fldChar>
            </w:r>
            <w:bookmarkStart w:id="7" w:name="OSA_CFM"/>
            <w:r w:rsidR="006D311B">
              <w:rPr>
                <w:rFonts w:cs="Tahoma"/>
                <w:bCs/>
                <w:color w:val="2B579A"/>
                <w:szCs w:val="24"/>
                <w:shd w:val="clear" w:color="auto" w:fill="E6E6E6"/>
              </w:rPr>
              <w:instrText xml:space="preserve"> FORMTEXT </w:instrText>
            </w:r>
            <w:r w:rsidR="006D311B">
              <w:rPr>
                <w:rFonts w:cs="Tahoma"/>
                <w:bCs/>
                <w:color w:val="2B579A"/>
                <w:szCs w:val="24"/>
                <w:shd w:val="clear" w:color="auto" w:fill="E6E6E6"/>
              </w:rPr>
            </w:r>
            <w:r w:rsidR="006D311B">
              <w:rPr>
                <w:rFonts w:cs="Tahoma"/>
                <w:bCs/>
                <w:color w:val="2B579A"/>
                <w:szCs w:val="24"/>
                <w:shd w:val="clear" w:color="auto" w:fill="E6E6E6"/>
              </w:rPr>
              <w:fldChar w:fldCharType="separate"/>
            </w:r>
            <w:r w:rsidR="006D311B">
              <w:rPr>
                <w:rFonts w:cs="Tahoma"/>
                <w:bCs/>
                <w:noProof/>
                <w:color w:val="2B579A"/>
                <w:szCs w:val="24"/>
                <w:shd w:val="clear" w:color="auto" w:fill="E6E6E6"/>
              </w:rPr>
              <w:t>Value</w:t>
            </w:r>
            <w:r w:rsidR="006D311B">
              <w:rPr>
                <w:rFonts w:cs="Tahoma"/>
                <w:bCs/>
                <w:color w:val="2B579A"/>
                <w:szCs w:val="24"/>
                <w:shd w:val="clear" w:color="auto" w:fill="E6E6E6"/>
              </w:rPr>
              <w:fldChar w:fldCharType="end"/>
            </w:r>
            <w:bookmarkEnd w:id="7"/>
          </w:p>
        </w:tc>
      </w:tr>
    </w:tbl>
    <w:p w14:paraId="4D6EAC6E" w14:textId="5D359E58" w:rsidR="00EA5306" w:rsidRDefault="00EA5306" w:rsidP="006A6F4E">
      <w:pPr>
        <w:spacing w:after="0" w:line="240" w:lineRule="auto"/>
        <w:ind w:left="90"/>
        <w:rPr>
          <w:rFonts w:cs="Tahoma"/>
          <w:szCs w:val="24"/>
        </w:rPr>
      </w:pPr>
    </w:p>
    <w:p w14:paraId="6B54D2B0" w14:textId="53B27CE7" w:rsidR="00E5401F" w:rsidRPr="00B24F76" w:rsidRDefault="00CC09DB" w:rsidP="006A6F4E">
      <w:pPr>
        <w:spacing w:after="0" w:line="240" w:lineRule="auto"/>
        <w:ind w:left="90"/>
        <w:rPr>
          <w:rFonts w:cs="Tahoma"/>
          <w:szCs w:val="24"/>
        </w:rPr>
      </w:pPr>
      <w:r w:rsidRPr="005B7E99">
        <w:rPr>
          <w:rFonts w:cs="Tahoma"/>
          <w:b/>
          <w:szCs w:val="24"/>
        </w:rPr>
        <w:t xml:space="preserve">Table B-1: </w:t>
      </w:r>
      <w:r w:rsidR="00B24F76">
        <w:rPr>
          <w:rFonts w:cs="Tahoma"/>
          <w:b/>
          <w:bCs/>
          <w:szCs w:val="24"/>
        </w:rPr>
        <w:t>Functional</w:t>
      </w:r>
      <w:r w:rsidR="00B24F76" w:rsidRPr="00D508CB">
        <w:rPr>
          <w:rFonts w:cs="Tahoma"/>
          <w:b/>
          <w:bCs/>
          <w:szCs w:val="24"/>
        </w:rPr>
        <w:t xml:space="preserve"> </w:t>
      </w:r>
      <w:r w:rsidR="004B140C">
        <w:rPr>
          <w:rFonts w:cs="Tahoma"/>
          <w:b/>
          <w:bCs/>
          <w:szCs w:val="24"/>
        </w:rPr>
        <w:t>Testing</w:t>
      </w:r>
      <w:r w:rsidR="00EA5306">
        <w:rPr>
          <w:rFonts w:cs="Tahoma"/>
          <w:b/>
          <w:bCs/>
          <w:szCs w:val="24"/>
        </w:rPr>
        <w:t xml:space="preserve"> </w:t>
      </w:r>
      <w:r w:rsidR="00D53EC5">
        <w:rPr>
          <w:rFonts w:cs="Tahoma"/>
          <w:b/>
          <w:bCs/>
          <w:szCs w:val="24"/>
        </w:rPr>
        <w:t>Method 1</w:t>
      </w:r>
      <w:r w:rsidR="004240BD">
        <w:rPr>
          <w:rFonts w:cs="Tahoma"/>
          <w:b/>
          <w:bCs/>
          <w:szCs w:val="24"/>
        </w:rPr>
        <w:t xml:space="preserve"> - </w:t>
      </w:r>
      <w:r w:rsidR="00EA5306">
        <w:rPr>
          <w:rFonts w:cs="Tahoma"/>
          <w:b/>
          <w:bCs/>
          <w:szCs w:val="24"/>
        </w:rPr>
        <w:t>Illuminance Measurement</w:t>
      </w:r>
    </w:p>
    <w:tbl>
      <w:tblPr>
        <w:tblStyle w:val="TableGrid"/>
        <w:tblW w:w="4939" w:type="pct"/>
        <w:tblLayout w:type="fixed"/>
        <w:tblLook w:val="0020" w:firstRow="1" w:lastRow="0" w:firstColumn="0" w:lastColumn="0" w:noHBand="0" w:noVBand="0"/>
        <w:tblCaption w:val="Table B1 Functional testing using illuminance measurement"/>
        <w:tblDescription w:val="Demand responsive lighting control functional test using illuminance measurement."/>
      </w:tblPr>
      <w:tblGrid>
        <w:gridCol w:w="1256"/>
        <w:gridCol w:w="1594"/>
        <w:gridCol w:w="5987"/>
        <w:gridCol w:w="1779"/>
      </w:tblGrid>
      <w:tr w:rsidR="002A0944" w:rsidRPr="00D508CB" w14:paraId="3EF43796" w14:textId="77777777" w:rsidTr="004240BD">
        <w:trPr>
          <w:cantSplit/>
          <w:trHeight w:val="288"/>
          <w:tblHeader/>
        </w:trPr>
        <w:tc>
          <w:tcPr>
            <w:tcW w:w="1256" w:type="dxa"/>
            <w:vAlign w:val="bottom"/>
          </w:tcPr>
          <w:p w14:paraId="631D5AE5" w14:textId="7B7C976B" w:rsidR="002A0944" w:rsidRPr="00D508CB" w:rsidRDefault="002A0944"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94" w:type="dxa"/>
            <w:vAlign w:val="bottom"/>
          </w:tcPr>
          <w:p w14:paraId="6BDD75AB" w14:textId="50D81A9B" w:rsidR="002A0944" w:rsidRPr="00D508CB" w:rsidRDefault="00E822CF" w:rsidP="006A6F4E">
            <w:pPr>
              <w:autoSpaceDE w:val="0"/>
              <w:autoSpaceDN w:val="0"/>
              <w:adjustRightInd w:val="0"/>
              <w:spacing w:after="0" w:line="240" w:lineRule="auto"/>
              <w:ind w:left="90"/>
              <w:jc w:val="center"/>
              <w:rPr>
                <w:rFonts w:cs="Tahoma"/>
                <w:b/>
                <w:bCs/>
                <w:szCs w:val="24"/>
              </w:rPr>
            </w:pPr>
            <w:r>
              <w:rPr>
                <w:rFonts w:cs="Tahoma"/>
                <w:b/>
                <w:bCs/>
                <w:szCs w:val="24"/>
              </w:rPr>
              <w:t>Entry</w:t>
            </w:r>
          </w:p>
        </w:tc>
        <w:tc>
          <w:tcPr>
            <w:tcW w:w="5986" w:type="dxa"/>
            <w:vAlign w:val="bottom"/>
          </w:tcPr>
          <w:p w14:paraId="2ABC7199" w14:textId="06E38699" w:rsidR="002A0944" w:rsidRPr="00D508CB" w:rsidRDefault="002A0944" w:rsidP="006A6F4E">
            <w:pPr>
              <w:autoSpaceDE w:val="0"/>
              <w:autoSpaceDN w:val="0"/>
              <w:adjustRightInd w:val="0"/>
              <w:spacing w:after="0" w:line="240" w:lineRule="auto"/>
              <w:ind w:left="90"/>
              <w:rPr>
                <w:rFonts w:cs="Tahoma"/>
                <w:b/>
                <w:bCs/>
                <w:szCs w:val="24"/>
              </w:rPr>
            </w:pPr>
            <w:r>
              <w:rPr>
                <w:rFonts w:cs="Tahoma"/>
                <w:b/>
                <w:bCs/>
                <w:szCs w:val="24"/>
              </w:rPr>
              <w:t>Functional Test</w:t>
            </w:r>
          </w:p>
        </w:tc>
        <w:tc>
          <w:tcPr>
            <w:tcW w:w="1779" w:type="dxa"/>
            <w:vAlign w:val="bottom"/>
          </w:tcPr>
          <w:p w14:paraId="34E48CA4" w14:textId="504ABCE3" w:rsidR="002A0944" w:rsidRPr="00D508CB" w:rsidRDefault="002A0944"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2F393C" w:rsidRPr="00D508CB" w14:paraId="1E2569CA" w14:textId="77777777" w:rsidTr="004240BD">
        <w:trPr>
          <w:cantSplit/>
          <w:trHeight w:val="288"/>
        </w:trPr>
        <w:tc>
          <w:tcPr>
            <w:tcW w:w="1256" w:type="dxa"/>
            <w:vAlign w:val="center"/>
          </w:tcPr>
          <w:p w14:paraId="2792A48E" w14:textId="3133B11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c>
          <w:tcPr>
            <w:tcW w:w="1594" w:type="dxa"/>
            <w:vAlign w:val="center"/>
          </w:tcPr>
          <w:p w14:paraId="19570AED" w14:textId="77777777" w:rsidR="002F393C" w:rsidRDefault="002F393C" w:rsidP="002F393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3FBF9BF3" w14:textId="13A133BF" w:rsidR="002F393C" w:rsidRDefault="002F393C" w:rsidP="000F1F53">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986" w:type="dxa"/>
            <w:vAlign w:val="center"/>
          </w:tcPr>
          <w:p w14:paraId="34CE943E" w14:textId="44F0E1E1" w:rsidR="002F393C" w:rsidRPr="00C70493" w:rsidRDefault="002F393C" w:rsidP="002F393C">
            <w:pPr>
              <w:autoSpaceDE w:val="0"/>
              <w:autoSpaceDN w:val="0"/>
              <w:adjustRightInd w:val="0"/>
              <w:spacing w:after="0" w:line="240" w:lineRule="auto"/>
              <w:ind w:left="90"/>
              <w:rPr>
                <w:rFonts w:cs="Tahoma"/>
                <w:bCs/>
                <w:szCs w:val="24"/>
              </w:rPr>
            </w:pPr>
            <w:r w:rsidRPr="007F1B0F">
              <w:rPr>
                <w:rFonts w:cs="Tahoma"/>
                <w:bCs/>
                <w:szCs w:val="24"/>
              </w:rPr>
              <w:t>Space is representative of sample. If sampling method is used, attach a page listing untested spaces in sample.</w:t>
            </w:r>
          </w:p>
        </w:tc>
        <w:tc>
          <w:tcPr>
            <w:tcW w:w="1779" w:type="dxa"/>
            <w:vAlign w:val="center"/>
          </w:tcPr>
          <w:p w14:paraId="7419D5A1" w14:textId="3DFA4333"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NA7.6.3.2</w:t>
            </w:r>
          </w:p>
        </w:tc>
      </w:tr>
      <w:tr w:rsidR="002F393C" w:rsidRPr="00D508CB" w14:paraId="262877B4" w14:textId="77777777" w:rsidTr="004240BD">
        <w:trPr>
          <w:cantSplit/>
          <w:trHeight w:val="288"/>
        </w:trPr>
        <w:tc>
          <w:tcPr>
            <w:tcW w:w="1256" w:type="dxa"/>
            <w:vAlign w:val="center"/>
          </w:tcPr>
          <w:p w14:paraId="20A1246D" w14:textId="483D068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1</w:t>
            </w:r>
          </w:p>
        </w:tc>
        <w:tc>
          <w:tcPr>
            <w:tcW w:w="1594" w:type="dxa"/>
            <w:vAlign w:val="center"/>
          </w:tcPr>
          <w:p w14:paraId="60FF3BA4" w14:textId="056F9E4E" w:rsidR="002F393C" w:rsidRDefault="006B061B" w:rsidP="000F1F53">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3A9FFECF" w14:textId="6D469A65" w:rsidR="002F393C" w:rsidRPr="007F1B0F" w:rsidRDefault="002F393C" w:rsidP="002F393C">
            <w:pPr>
              <w:autoSpaceDE w:val="0"/>
              <w:autoSpaceDN w:val="0"/>
              <w:adjustRightInd w:val="0"/>
              <w:spacing w:after="0" w:line="240" w:lineRule="auto"/>
              <w:ind w:left="90"/>
              <w:rPr>
                <w:rFonts w:cs="Tahoma"/>
                <w:bCs/>
                <w:szCs w:val="24"/>
              </w:rPr>
            </w:pPr>
            <w:r w:rsidRPr="00584440">
              <w:rPr>
                <w:rFonts w:cs="Tahoma"/>
                <w:bCs/>
                <w:szCs w:val="24"/>
              </w:rPr>
              <w:t>Select one location for illuminance measurement</w:t>
            </w:r>
            <w:r w:rsidRPr="009A6985">
              <w:rPr>
                <w:rFonts w:cs="Tahoma"/>
                <w:bCs/>
                <w:szCs w:val="24"/>
              </w:rPr>
              <w:t>.</w:t>
            </w:r>
            <w:r w:rsidRPr="00C70493">
              <w:rPr>
                <w:rFonts w:cs="Tahoma"/>
                <w:bCs/>
                <w:szCs w:val="24"/>
              </w:rPr>
              <w:t xml:space="preserve"> The </w:t>
            </w:r>
            <w:r>
              <w:rPr>
                <w:rFonts w:cs="Tahoma"/>
                <w:bCs/>
                <w:szCs w:val="24"/>
              </w:rPr>
              <w:t>preferred measurement location is not in a skylit or primary sidelit area so that the illuminance meter is not in direct view of window or skylight</w:t>
            </w:r>
            <w:r w:rsidRPr="00C70493">
              <w:rPr>
                <w:rFonts w:cs="Tahoma"/>
                <w:bCs/>
                <w:szCs w:val="24"/>
              </w:rPr>
              <w:t>. If this is not possible, perform the test at a time and location at which daylight illuminance provides less than half of the design illuminance.</w:t>
            </w:r>
          </w:p>
        </w:tc>
        <w:tc>
          <w:tcPr>
            <w:tcW w:w="1779" w:type="dxa"/>
            <w:vAlign w:val="center"/>
          </w:tcPr>
          <w:p w14:paraId="26FF2B2F" w14:textId="3E55D1C4"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NA7.6.3.2.1, Method 1(a)</w:t>
            </w:r>
          </w:p>
        </w:tc>
      </w:tr>
      <w:tr w:rsidR="002F393C" w:rsidRPr="00D508CB" w14:paraId="519C3541" w14:textId="77777777" w:rsidTr="004240BD">
        <w:trPr>
          <w:cantSplit/>
          <w:trHeight w:val="288"/>
        </w:trPr>
        <w:tc>
          <w:tcPr>
            <w:tcW w:w="1256" w:type="dxa"/>
            <w:vAlign w:val="center"/>
          </w:tcPr>
          <w:p w14:paraId="46EB5F86" w14:textId="3F2FC05D"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1.1</w:t>
            </w:r>
          </w:p>
        </w:tc>
        <w:tc>
          <w:tcPr>
            <w:tcW w:w="1594" w:type="dxa"/>
            <w:vAlign w:val="center"/>
          </w:tcPr>
          <w:p w14:paraId="4EBC60A9" w14:textId="0D963ABB" w:rsidR="002F393C" w:rsidRPr="00B555AB" w:rsidRDefault="002F393C" w:rsidP="00D06009">
            <w:pPr>
              <w:autoSpaceDE w:val="0"/>
              <w:autoSpaceDN w:val="0"/>
              <w:adjustRightInd w:val="0"/>
              <w:spacing w:after="0" w:line="240" w:lineRule="auto"/>
              <w:ind w:left="90"/>
              <w:rPr>
                <w:rFonts w:cs="Tahoma"/>
                <w:bCs/>
                <w:szCs w:val="24"/>
              </w:rPr>
            </w:pPr>
            <w:r>
              <w:rPr>
                <w:rFonts w:cs="Tahoma"/>
                <w:bCs/>
                <w:szCs w:val="24"/>
              </w:rPr>
              <w:fldChar w:fldCharType="begin">
                <w:ffData>
                  <w:name w:val="design_illum"/>
                  <w:enabled/>
                  <w:calcOnExit w:val="0"/>
                  <w:textInput>
                    <w:default w:val="Enter value"/>
                  </w:textInput>
                </w:ffData>
              </w:fldChar>
            </w:r>
            <w:bookmarkStart w:id="8" w:name="design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8"/>
          </w:p>
        </w:tc>
        <w:tc>
          <w:tcPr>
            <w:tcW w:w="5986" w:type="dxa"/>
            <w:vAlign w:val="center"/>
          </w:tcPr>
          <w:p w14:paraId="26F0CDE7" w14:textId="2FBEDE85" w:rsidR="002F393C" w:rsidRPr="00B555AB" w:rsidRDefault="002F393C" w:rsidP="002F393C">
            <w:pPr>
              <w:autoSpaceDE w:val="0"/>
              <w:autoSpaceDN w:val="0"/>
              <w:adjustRightInd w:val="0"/>
              <w:spacing w:after="0" w:line="240" w:lineRule="auto"/>
              <w:ind w:left="90"/>
              <w:rPr>
                <w:rFonts w:cs="Tahoma"/>
                <w:bCs/>
                <w:szCs w:val="24"/>
              </w:rPr>
            </w:pPr>
            <w:r w:rsidRPr="00444419">
              <w:rPr>
                <w:rFonts w:cs="Tahoma"/>
                <w:bCs/>
                <w:szCs w:val="24"/>
              </w:rPr>
              <w:t>Enter the design illuminance value in footcandles (fc).</w:t>
            </w:r>
          </w:p>
        </w:tc>
        <w:tc>
          <w:tcPr>
            <w:tcW w:w="1779" w:type="dxa"/>
            <w:vAlign w:val="center"/>
          </w:tcPr>
          <w:p w14:paraId="7F17DD92" w14:textId="23CF441B"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5778D0FA" w14:textId="77777777" w:rsidTr="004240BD">
        <w:trPr>
          <w:cantSplit/>
          <w:trHeight w:val="288"/>
        </w:trPr>
        <w:tc>
          <w:tcPr>
            <w:tcW w:w="1256" w:type="dxa"/>
            <w:vAlign w:val="center"/>
          </w:tcPr>
          <w:p w14:paraId="28628085" w14:textId="6A706EF1"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w:t>
            </w:r>
          </w:p>
        </w:tc>
        <w:tc>
          <w:tcPr>
            <w:tcW w:w="1594" w:type="dxa"/>
            <w:vAlign w:val="center"/>
          </w:tcPr>
          <w:p w14:paraId="65E9405C" w14:textId="6FCCD384" w:rsidR="002F393C" w:rsidRPr="00B555AB" w:rsidRDefault="006B061B" w:rsidP="00D06009">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6580B7A6" w14:textId="0AECE96E" w:rsidR="002F393C" w:rsidRPr="00B47956" w:rsidRDefault="002F393C" w:rsidP="002F393C">
            <w:pPr>
              <w:autoSpaceDE w:val="0"/>
              <w:autoSpaceDN w:val="0"/>
              <w:adjustRightInd w:val="0"/>
              <w:spacing w:after="0" w:line="240" w:lineRule="auto"/>
              <w:ind w:left="90"/>
              <w:rPr>
                <w:rFonts w:cs="Tahoma"/>
                <w:b/>
                <w:bCs/>
                <w:szCs w:val="24"/>
              </w:rPr>
            </w:pPr>
            <w:r w:rsidRPr="00B47956">
              <w:rPr>
                <w:rFonts w:cs="Tahoma"/>
                <w:b/>
                <w:bCs/>
                <w:szCs w:val="24"/>
              </w:rPr>
              <w:t>Full output test</w:t>
            </w:r>
          </w:p>
        </w:tc>
        <w:tc>
          <w:tcPr>
            <w:tcW w:w="1779" w:type="dxa"/>
            <w:vAlign w:val="center"/>
          </w:tcPr>
          <w:p w14:paraId="16124F4C" w14:textId="7AC57770" w:rsidR="002F393C" w:rsidRPr="00B555AB" w:rsidRDefault="002F393C" w:rsidP="002F393C">
            <w:pPr>
              <w:autoSpaceDE w:val="0"/>
              <w:autoSpaceDN w:val="0"/>
              <w:adjustRightInd w:val="0"/>
              <w:spacing w:after="0" w:line="240" w:lineRule="auto"/>
              <w:ind w:left="90"/>
              <w:jc w:val="center"/>
              <w:rPr>
                <w:rFonts w:cs="Tahoma"/>
                <w:bCs/>
                <w:szCs w:val="24"/>
              </w:rPr>
            </w:pPr>
            <w:r w:rsidRPr="00BC3D1C">
              <w:rPr>
                <w:rFonts w:cs="Tahoma"/>
                <w:bCs/>
                <w:szCs w:val="24"/>
              </w:rPr>
              <w:t>NA7.6.3.2</w:t>
            </w:r>
            <w:r>
              <w:rPr>
                <w:rFonts w:cs="Tahoma"/>
                <w:bCs/>
                <w:szCs w:val="24"/>
              </w:rPr>
              <w:t xml:space="preserve">.1, </w:t>
            </w:r>
            <w:r w:rsidRPr="00BC3D1C">
              <w:rPr>
                <w:rFonts w:cs="Tahoma"/>
                <w:bCs/>
                <w:szCs w:val="24"/>
              </w:rPr>
              <w:t>Method 1(</w:t>
            </w:r>
            <w:r>
              <w:rPr>
                <w:rFonts w:cs="Tahoma"/>
                <w:bCs/>
                <w:szCs w:val="24"/>
              </w:rPr>
              <w:t>b</w:t>
            </w:r>
            <w:r w:rsidRPr="00BC3D1C">
              <w:rPr>
                <w:rFonts w:cs="Tahoma"/>
                <w:bCs/>
                <w:szCs w:val="24"/>
              </w:rPr>
              <w:t>)</w:t>
            </w:r>
          </w:p>
        </w:tc>
      </w:tr>
      <w:tr w:rsidR="002F393C" w:rsidRPr="00D508CB" w14:paraId="671DEA01" w14:textId="77777777" w:rsidTr="004240BD">
        <w:trPr>
          <w:cantSplit/>
          <w:trHeight w:val="288"/>
        </w:trPr>
        <w:tc>
          <w:tcPr>
            <w:tcW w:w="1256" w:type="dxa"/>
            <w:vAlign w:val="center"/>
          </w:tcPr>
          <w:p w14:paraId="0D1462E5" w14:textId="15B60B19"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2.1</w:t>
            </w:r>
          </w:p>
        </w:tc>
        <w:tc>
          <w:tcPr>
            <w:tcW w:w="1594" w:type="dxa"/>
            <w:vAlign w:val="center"/>
          </w:tcPr>
          <w:p w14:paraId="622294A0" w14:textId="01A0ECCF" w:rsidR="002F393C" w:rsidRPr="00B555AB" w:rsidRDefault="006B061B" w:rsidP="00D06009">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71E0F2C9" w14:textId="0DEC47BB" w:rsidR="002F393C" w:rsidRPr="00B555AB" w:rsidRDefault="002F393C" w:rsidP="002F393C">
            <w:pPr>
              <w:autoSpaceDE w:val="0"/>
              <w:autoSpaceDN w:val="0"/>
              <w:adjustRightInd w:val="0"/>
              <w:spacing w:after="0" w:line="240" w:lineRule="auto"/>
              <w:ind w:left="90"/>
              <w:rPr>
                <w:rFonts w:cs="Tahoma"/>
                <w:bCs/>
                <w:szCs w:val="24"/>
              </w:rPr>
            </w:pPr>
            <w:r w:rsidRPr="00A8008D">
              <w:rPr>
                <w:rFonts w:cs="Tahoma"/>
                <w:bCs/>
                <w:szCs w:val="24"/>
              </w:rPr>
              <w:t xml:space="preserve">Using the manual switches/dimmers, set the lighting system to full output. </w:t>
            </w:r>
            <w:r>
              <w:rPr>
                <w:rFonts w:cs="Tahoma"/>
                <w:bCs/>
                <w:szCs w:val="24"/>
              </w:rPr>
              <w:t xml:space="preserve">For a lighting system that has been task tuned, override the controls to allow the lighting system to go to full output. </w:t>
            </w:r>
            <w:r w:rsidRPr="00A8008D">
              <w:rPr>
                <w:rFonts w:cs="Tahoma"/>
                <w:bCs/>
                <w:szCs w:val="24"/>
              </w:rPr>
              <w:t>The lighting in areas with photo controls or occupant/vacancy sensors may be at less than full output or may be off.</w:t>
            </w:r>
          </w:p>
        </w:tc>
        <w:tc>
          <w:tcPr>
            <w:tcW w:w="1779" w:type="dxa"/>
            <w:vAlign w:val="center"/>
          </w:tcPr>
          <w:p w14:paraId="5DCEF1C5" w14:textId="0FEA3AEC" w:rsidR="002F393C" w:rsidRPr="00B555AB" w:rsidRDefault="002F393C" w:rsidP="002F393C">
            <w:pPr>
              <w:autoSpaceDE w:val="0"/>
              <w:autoSpaceDN w:val="0"/>
              <w:adjustRightInd w:val="0"/>
              <w:spacing w:after="0" w:line="240" w:lineRule="auto"/>
              <w:ind w:left="90"/>
              <w:jc w:val="center"/>
              <w:rPr>
                <w:rFonts w:cs="Tahoma"/>
                <w:bCs/>
                <w:szCs w:val="24"/>
              </w:rPr>
            </w:pPr>
            <w:r w:rsidRPr="00A8008D">
              <w:rPr>
                <w:rFonts w:cs="Tahoma"/>
                <w:bCs/>
                <w:szCs w:val="24"/>
              </w:rPr>
              <w:t>NA7.6.3.2</w:t>
            </w:r>
            <w:r>
              <w:rPr>
                <w:rFonts w:cs="Tahoma"/>
                <w:bCs/>
                <w:szCs w:val="24"/>
              </w:rPr>
              <w:t xml:space="preserve">.1, </w:t>
            </w:r>
            <w:r w:rsidRPr="00A8008D">
              <w:rPr>
                <w:rFonts w:cs="Tahoma"/>
                <w:bCs/>
                <w:szCs w:val="24"/>
              </w:rPr>
              <w:t>Method 1(b)</w:t>
            </w:r>
            <w:r>
              <w:rPr>
                <w:rFonts w:cs="Tahoma"/>
                <w:bCs/>
                <w:szCs w:val="24"/>
              </w:rPr>
              <w:t>1</w:t>
            </w:r>
          </w:p>
        </w:tc>
      </w:tr>
      <w:tr w:rsidR="002F393C" w:rsidRPr="00D508CB" w14:paraId="5467499D" w14:textId="77777777" w:rsidTr="004240BD">
        <w:trPr>
          <w:cantSplit/>
          <w:trHeight w:val="288"/>
        </w:trPr>
        <w:tc>
          <w:tcPr>
            <w:tcW w:w="1256" w:type="dxa"/>
            <w:vAlign w:val="center"/>
          </w:tcPr>
          <w:p w14:paraId="4518BA62" w14:textId="41BA9FD0"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2.2</w:t>
            </w:r>
          </w:p>
        </w:tc>
        <w:tc>
          <w:tcPr>
            <w:tcW w:w="1594" w:type="dxa"/>
            <w:vAlign w:val="center"/>
          </w:tcPr>
          <w:p w14:paraId="60B31FA3" w14:textId="3CF6BD41"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fo_illum"/>
                  <w:enabled/>
                  <w:calcOnExit w:val="0"/>
                  <w:textInput>
                    <w:default w:val="Enter value"/>
                  </w:textInput>
                </w:ffData>
              </w:fldChar>
            </w:r>
            <w:bookmarkStart w:id="9" w:name="fo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9"/>
          </w:p>
        </w:tc>
        <w:tc>
          <w:tcPr>
            <w:tcW w:w="5986" w:type="dxa"/>
            <w:vAlign w:val="center"/>
          </w:tcPr>
          <w:p w14:paraId="4B6DAF79" w14:textId="48A2D313" w:rsidR="002F393C" w:rsidRDefault="002F393C" w:rsidP="002F393C">
            <w:pPr>
              <w:autoSpaceDE w:val="0"/>
              <w:autoSpaceDN w:val="0"/>
              <w:adjustRightInd w:val="0"/>
              <w:spacing w:after="0" w:line="240" w:lineRule="auto"/>
              <w:ind w:left="90"/>
              <w:rPr>
                <w:rFonts w:cs="Tahoma"/>
                <w:bCs/>
                <w:szCs w:val="24"/>
              </w:rPr>
            </w:pPr>
            <w:r w:rsidRPr="00A8008D">
              <w:rPr>
                <w:rFonts w:cs="Tahoma"/>
                <w:bCs/>
                <w:szCs w:val="24"/>
              </w:rPr>
              <w:t>Measure the illuminance at the selected location and enter the value in footcandles (fc).</w:t>
            </w:r>
          </w:p>
        </w:tc>
        <w:tc>
          <w:tcPr>
            <w:tcW w:w="1779" w:type="dxa"/>
            <w:vAlign w:val="center"/>
          </w:tcPr>
          <w:p w14:paraId="49F19829" w14:textId="183C3B79" w:rsidR="002F393C" w:rsidRPr="00B555AB" w:rsidRDefault="002F393C" w:rsidP="002F393C">
            <w:pPr>
              <w:autoSpaceDE w:val="0"/>
              <w:autoSpaceDN w:val="0"/>
              <w:adjustRightInd w:val="0"/>
              <w:spacing w:after="0" w:line="240" w:lineRule="auto"/>
              <w:ind w:left="90"/>
              <w:jc w:val="center"/>
              <w:rPr>
                <w:rFonts w:cs="Tahoma"/>
                <w:bCs/>
                <w:szCs w:val="24"/>
              </w:rPr>
            </w:pPr>
            <w:r w:rsidRPr="00A8008D">
              <w:rPr>
                <w:rFonts w:cs="Tahoma"/>
                <w:bCs/>
                <w:szCs w:val="24"/>
              </w:rPr>
              <w:t>NA7.6.3.2</w:t>
            </w:r>
            <w:r>
              <w:rPr>
                <w:rFonts w:cs="Tahoma"/>
                <w:bCs/>
                <w:szCs w:val="24"/>
              </w:rPr>
              <w:t xml:space="preserve">.1, </w:t>
            </w:r>
            <w:r w:rsidRPr="00A8008D">
              <w:rPr>
                <w:rFonts w:cs="Tahoma"/>
                <w:bCs/>
                <w:szCs w:val="24"/>
              </w:rPr>
              <w:t>Method 1(b)</w:t>
            </w:r>
            <w:r>
              <w:rPr>
                <w:rFonts w:cs="Tahoma"/>
                <w:bCs/>
                <w:szCs w:val="24"/>
              </w:rPr>
              <w:t>2</w:t>
            </w:r>
          </w:p>
        </w:tc>
      </w:tr>
      <w:tr w:rsidR="002F393C" w:rsidRPr="00D508CB" w14:paraId="12FE7806" w14:textId="77777777" w:rsidTr="004240BD">
        <w:trPr>
          <w:cantSplit/>
          <w:trHeight w:val="288"/>
        </w:trPr>
        <w:tc>
          <w:tcPr>
            <w:tcW w:w="1256" w:type="dxa"/>
            <w:vAlign w:val="center"/>
          </w:tcPr>
          <w:p w14:paraId="44A21AE0" w14:textId="0715B4A7"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2.3</w:t>
            </w:r>
          </w:p>
        </w:tc>
        <w:tc>
          <w:tcPr>
            <w:tcW w:w="1594" w:type="dxa"/>
            <w:vAlign w:val="center"/>
          </w:tcPr>
          <w:p w14:paraId="19EDEAB4" w14:textId="6AEE92E4" w:rsidR="002F393C" w:rsidRDefault="006B061B" w:rsidP="00560822">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76744C60" w14:textId="3EFC9911" w:rsidR="002F393C" w:rsidRDefault="002F393C" w:rsidP="002F393C">
            <w:pPr>
              <w:autoSpaceDE w:val="0"/>
              <w:autoSpaceDN w:val="0"/>
              <w:adjustRightInd w:val="0"/>
              <w:spacing w:after="0" w:line="240" w:lineRule="auto"/>
              <w:ind w:left="90"/>
              <w:rPr>
                <w:rFonts w:cs="Tahoma"/>
                <w:bCs/>
                <w:szCs w:val="24"/>
              </w:rPr>
            </w:pPr>
            <w:r w:rsidRPr="00A66A1D">
              <w:rPr>
                <w:rFonts w:cs="Tahoma"/>
                <w:bCs/>
                <w:szCs w:val="24"/>
              </w:rPr>
              <w:t>Simulate a demand response condition using the demand responsive control.</w:t>
            </w:r>
          </w:p>
        </w:tc>
        <w:tc>
          <w:tcPr>
            <w:tcW w:w="1779" w:type="dxa"/>
            <w:vAlign w:val="center"/>
          </w:tcPr>
          <w:p w14:paraId="66A2EA2C" w14:textId="4E88AEC6" w:rsidR="002F393C" w:rsidRPr="00B555AB" w:rsidRDefault="002F393C" w:rsidP="002F393C">
            <w:pPr>
              <w:autoSpaceDE w:val="0"/>
              <w:autoSpaceDN w:val="0"/>
              <w:adjustRightInd w:val="0"/>
              <w:spacing w:after="0" w:line="240" w:lineRule="auto"/>
              <w:ind w:left="90"/>
              <w:jc w:val="center"/>
              <w:rPr>
                <w:rFonts w:cs="Tahoma"/>
                <w:bCs/>
                <w:szCs w:val="24"/>
              </w:rPr>
            </w:pPr>
            <w:r w:rsidRPr="00A66A1D">
              <w:rPr>
                <w:rFonts w:cs="Tahoma"/>
                <w:bCs/>
                <w:szCs w:val="24"/>
              </w:rPr>
              <w:t>NA7.6.3.2</w:t>
            </w:r>
            <w:r>
              <w:rPr>
                <w:rFonts w:cs="Tahoma"/>
                <w:bCs/>
                <w:szCs w:val="24"/>
              </w:rPr>
              <w:t xml:space="preserve">.1, </w:t>
            </w:r>
            <w:r w:rsidRPr="00A66A1D">
              <w:rPr>
                <w:rFonts w:cs="Tahoma"/>
                <w:bCs/>
                <w:szCs w:val="24"/>
              </w:rPr>
              <w:t>Method 1(b)</w:t>
            </w:r>
            <w:r>
              <w:rPr>
                <w:rFonts w:cs="Tahoma"/>
                <w:bCs/>
                <w:szCs w:val="24"/>
              </w:rPr>
              <w:t>3</w:t>
            </w:r>
          </w:p>
        </w:tc>
      </w:tr>
      <w:tr w:rsidR="002F393C" w:rsidRPr="00D508CB" w14:paraId="4BA0390E" w14:textId="77777777" w:rsidTr="004240BD">
        <w:trPr>
          <w:cantSplit/>
          <w:trHeight w:val="288"/>
        </w:trPr>
        <w:tc>
          <w:tcPr>
            <w:tcW w:w="1256" w:type="dxa"/>
            <w:vAlign w:val="center"/>
          </w:tcPr>
          <w:p w14:paraId="6AA79C42" w14:textId="7103FD9F"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2.4</w:t>
            </w:r>
          </w:p>
        </w:tc>
        <w:tc>
          <w:tcPr>
            <w:tcW w:w="1594" w:type="dxa"/>
            <w:vAlign w:val="center"/>
          </w:tcPr>
          <w:p w14:paraId="3B228EE8" w14:textId="0149EF9F"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dr_illum_m1b"/>
                  <w:enabled/>
                  <w:calcOnExit w:val="0"/>
                  <w:textInput>
                    <w:default w:val="Enter value"/>
                  </w:textInput>
                </w:ffData>
              </w:fldChar>
            </w:r>
            <w:bookmarkStart w:id="10" w:name="dr_illum_m1b"/>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0"/>
          </w:p>
        </w:tc>
        <w:tc>
          <w:tcPr>
            <w:tcW w:w="5986" w:type="dxa"/>
            <w:vAlign w:val="center"/>
          </w:tcPr>
          <w:p w14:paraId="6E0EAED9" w14:textId="0D679ED8" w:rsidR="002F393C" w:rsidRDefault="002F393C" w:rsidP="002F393C">
            <w:pPr>
              <w:autoSpaceDE w:val="0"/>
              <w:autoSpaceDN w:val="0"/>
              <w:adjustRightInd w:val="0"/>
              <w:spacing w:after="0" w:line="240" w:lineRule="auto"/>
              <w:ind w:left="90"/>
              <w:rPr>
                <w:rFonts w:cs="Tahoma"/>
                <w:bCs/>
                <w:szCs w:val="24"/>
              </w:rPr>
            </w:pPr>
            <w:r w:rsidRPr="006B48E9">
              <w:rPr>
                <w:rFonts w:cs="Tahoma"/>
                <w:bCs/>
                <w:szCs w:val="24"/>
              </w:rPr>
              <w:t>Measure the illuminance at the selected location with the electric lighting system in the demand response condition and enter the value in footcandles (fc).</w:t>
            </w:r>
          </w:p>
        </w:tc>
        <w:tc>
          <w:tcPr>
            <w:tcW w:w="1779" w:type="dxa"/>
            <w:vAlign w:val="center"/>
          </w:tcPr>
          <w:p w14:paraId="4456A90D" w14:textId="4A945A33" w:rsidR="002F393C" w:rsidRPr="00B555AB" w:rsidRDefault="002F393C" w:rsidP="002F393C">
            <w:pPr>
              <w:autoSpaceDE w:val="0"/>
              <w:autoSpaceDN w:val="0"/>
              <w:adjustRightInd w:val="0"/>
              <w:spacing w:after="0" w:line="240" w:lineRule="auto"/>
              <w:ind w:left="90"/>
              <w:jc w:val="center"/>
              <w:rPr>
                <w:rFonts w:cs="Tahoma"/>
                <w:bCs/>
                <w:szCs w:val="24"/>
              </w:rPr>
            </w:pPr>
            <w:r w:rsidRPr="006B48E9">
              <w:rPr>
                <w:rFonts w:cs="Tahoma"/>
                <w:bCs/>
                <w:szCs w:val="24"/>
              </w:rPr>
              <w:t>NA7.6.3.2</w:t>
            </w:r>
            <w:r>
              <w:rPr>
                <w:rFonts w:cs="Tahoma"/>
                <w:bCs/>
                <w:szCs w:val="24"/>
              </w:rPr>
              <w:t xml:space="preserve">.1, </w:t>
            </w:r>
            <w:r w:rsidRPr="006B48E9">
              <w:rPr>
                <w:rFonts w:cs="Tahoma"/>
                <w:bCs/>
                <w:szCs w:val="24"/>
              </w:rPr>
              <w:t>Method 1(b)</w:t>
            </w:r>
            <w:r>
              <w:rPr>
                <w:rFonts w:cs="Tahoma"/>
                <w:bCs/>
                <w:szCs w:val="24"/>
              </w:rPr>
              <w:t>4</w:t>
            </w:r>
          </w:p>
        </w:tc>
      </w:tr>
      <w:tr w:rsidR="002F393C" w:rsidRPr="00D508CB" w14:paraId="784A115A" w14:textId="77777777" w:rsidTr="004240BD">
        <w:trPr>
          <w:cantSplit/>
          <w:trHeight w:val="288"/>
        </w:trPr>
        <w:tc>
          <w:tcPr>
            <w:tcW w:w="1256" w:type="dxa"/>
            <w:vAlign w:val="center"/>
          </w:tcPr>
          <w:p w14:paraId="3ACEF658" w14:textId="5FDD80C1"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2.5</w:t>
            </w:r>
          </w:p>
        </w:tc>
        <w:tc>
          <w:tcPr>
            <w:tcW w:w="1594" w:type="dxa"/>
            <w:vAlign w:val="center"/>
          </w:tcPr>
          <w:p w14:paraId="30CD7033" w14:textId="3B1F4BB5"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percent_reduction_B1"/>
                  <w:enabled/>
                  <w:calcOnExit w:val="0"/>
                  <w:textInput>
                    <w:default w:val="Enter value"/>
                  </w:textInput>
                </w:ffData>
              </w:fldChar>
            </w:r>
            <w:bookmarkStart w:id="11" w:name="percent_reduction_B1"/>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1"/>
          </w:p>
        </w:tc>
        <w:tc>
          <w:tcPr>
            <w:tcW w:w="5986" w:type="dxa"/>
            <w:vAlign w:val="center"/>
          </w:tcPr>
          <w:p w14:paraId="21B94CD3" w14:textId="77777777"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Calculate the percent reduction in illuminance from the full output condition to the demand response condition and enter the value in %.</w:t>
            </w:r>
          </w:p>
          <w:p w14:paraId="54563363" w14:textId="61FA340F"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(Percent reduction = [(</w:t>
            </w:r>
            <w:r>
              <w:rPr>
                <w:rFonts w:cs="Tahoma"/>
                <w:bCs/>
                <w:szCs w:val="24"/>
              </w:rPr>
              <w:t>Step 2.2</w:t>
            </w:r>
            <w:r w:rsidRPr="00E21121">
              <w:rPr>
                <w:rFonts w:cs="Tahoma"/>
                <w:bCs/>
                <w:szCs w:val="24"/>
              </w:rPr>
              <w:t xml:space="preserve"> </w:t>
            </w:r>
            <w:r>
              <w:rPr>
                <w:rFonts w:cs="Tahoma"/>
                <w:bCs/>
                <w:szCs w:val="24"/>
              </w:rPr>
              <w:t>–</w:t>
            </w:r>
            <w:r w:rsidRPr="00E21121">
              <w:rPr>
                <w:rFonts w:cs="Tahoma"/>
                <w:bCs/>
                <w:szCs w:val="24"/>
              </w:rPr>
              <w:t xml:space="preserve"> </w:t>
            </w:r>
            <w:r>
              <w:rPr>
                <w:rFonts w:cs="Tahoma"/>
                <w:bCs/>
                <w:szCs w:val="24"/>
              </w:rPr>
              <w:t>Step 2.4</w:t>
            </w:r>
            <w:r w:rsidRPr="00E21121">
              <w:rPr>
                <w:rFonts w:cs="Tahoma"/>
                <w:bCs/>
                <w:szCs w:val="24"/>
              </w:rPr>
              <w:t xml:space="preserve">) / </w:t>
            </w:r>
            <w:r>
              <w:rPr>
                <w:rFonts w:cs="Tahoma"/>
                <w:bCs/>
                <w:szCs w:val="24"/>
              </w:rPr>
              <w:t>Step 2.2</w:t>
            </w:r>
            <w:r w:rsidRPr="00E21121">
              <w:rPr>
                <w:rFonts w:cs="Tahoma"/>
                <w:bCs/>
                <w:szCs w:val="24"/>
              </w:rPr>
              <w:t>] x 100%)</w:t>
            </w:r>
          </w:p>
        </w:tc>
        <w:tc>
          <w:tcPr>
            <w:tcW w:w="1779" w:type="dxa"/>
            <w:vAlign w:val="center"/>
          </w:tcPr>
          <w:p w14:paraId="09FE3529" w14:textId="56AC18C9"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5E65DADA" w14:textId="77777777" w:rsidTr="004240BD">
        <w:trPr>
          <w:cantSplit/>
          <w:trHeight w:val="288"/>
        </w:trPr>
        <w:tc>
          <w:tcPr>
            <w:tcW w:w="1256" w:type="dxa"/>
            <w:vAlign w:val="center"/>
          </w:tcPr>
          <w:p w14:paraId="58782D33" w14:textId="7B9D756F"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2.6</w:t>
            </w:r>
          </w:p>
        </w:tc>
        <w:tc>
          <w:tcPr>
            <w:tcW w:w="1594" w:type="dxa"/>
            <w:vAlign w:val="center"/>
          </w:tcPr>
          <w:p w14:paraId="156AF2DE" w14:textId="036E343E"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contolled_area"/>
                  <w:enabled/>
                  <w:calcOnExit w:val="0"/>
                  <w:textInput>
                    <w:default w:val="Enter value"/>
                  </w:textInput>
                </w:ffData>
              </w:fldChar>
            </w:r>
            <w:bookmarkStart w:id="12" w:name="contolled_are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2"/>
          </w:p>
        </w:tc>
        <w:tc>
          <w:tcPr>
            <w:tcW w:w="5986" w:type="dxa"/>
            <w:vAlign w:val="center"/>
          </w:tcPr>
          <w:p w14:paraId="42F3F35C" w14:textId="4FAD203F" w:rsidR="002F393C" w:rsidRDefault="002F393C" w:rsidP="002F393C">
            <w:pPr>
              <w:autoSpaceDE w:val="0"/>
              <w:autoSpaceDN w:val="0"/>
              <w:adjustRightInd w:val="0"/>
              <w:spacing w:after="0" w:line="240" w:lineRule="auto"/>
              <w:ind w:left="90"/>
              <w:rPr>
                <w:rFonts w:cs="Tahoma"/>
                <w:bCs/>
                <w:szCs w:val="24"/>
              </w:rPr>
            </w:pPr>
            <w:r w:rsidRPr="00E21121">
              <w:rPr>
                <w:rFonts w:cs="Tahoma"/>
                <w:bCs/>
                <w:szCs w:val="24"/>
              </w:rPr>
              <w:t>Enter the area of the controlled space in square feet (</w:t>
            </w:r>
            <w:r>
              <w:rPr>
                <w:rFonts w:cs="Tahoma"/>
                <w:bCs/>
                <w:szCs w:val="24"/>
              </w:rPr>
              <w:t>ft</w:t>
            </w:r>
            <w:r w:rsidRPr="00D7187E">
              <w:rPr>
                <w:rFonts w:cs="Tahoma"/>
                <w:bCs/>
                <w:szCs w:val="24"/>
                <w:vertAlign w:val="superscript"/>
              </w:rPr>
              <w:t>2</w:t>
            </w:r>
            <w:r w:rsidRPr="00E21121">
              <w:rPr>
                <w:rFonts w:cs="Tahoma"/>
                <w:bCs/>
                <w:szCs w:val="24"/>
              </w:rPr>
              <w:t>).</w:t>
            </w:r>
          </w:p>
        </w:tc>
        <w:tc>
          <w:tcPr>
            <w:tcW w:w="1779" w:type="dxa"/>
            <w:vAlign w:val="center"/>
          </w:tcPr>
          <w:p w14:paraId="23CBD98E" w14:textId="5BCFF876" w:rsidR="002F393C" w:rsidRPr="00B555AB"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r w:rsidR="002F393C" w:rsidRPr="00D508CB" w14:paraId="0DD6451C" w14:textId="77777777" w:rsidTr="004240BD">
        <w:trPr>
          <w:cantSplit/>
          <w:trHeight w:val="288"/>
        </w:trPr>
        <w:tc>
          <w:tcPr>
            <w:tcW w:w="1256" w:type="dxa"/>
            <w:vAlign w:val="center"/>
          </w:tcPr>
          <w:p w14:paraId="1430A2FF" w14:textId="43FE047D"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lastRenderedPageBreak/>
              <w:t>2.7</w:t>
            </w:r>
          </w:p>
        </w:tc>
        <w:tc>
          <w:tcPr>
            <w:tcW w:w="1594" w:type="dxa"/>
            <w:vAlign w:val="center"/>
          </w:tcPr>
          <w:p w14:paraId="28E9BD12" w14:textId="2371C9E2" w:rsidR="002F393C" w:rsidRDefault="002F393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86" w:type="dxa"/>
            <w:vAlign w:val="center"/>
          </w:tcPr>
          <w:p w14:paraId="20B026C9" w14:textId="77777777" w:rsidR="002F393C" w:rsidRDefault="002F393C" w:rsidP="002F393C">
            <w:pPr>
              <w:autoSpaceDE w:val="0"/>
              <w:autoSpaceDN w:val="0"/>
              <w:adjustRightInd w:val="0"/>
              <w:spacing w:after="0" w:line="240" w:lineRule="auto"/>
              <w:ind w:left="90"/>
              <w:rPr>
                <w:rFonts w:cs="Tahoma"/>
                <w:bCs/>
                <w:szCs w:val="24"/>
              </w:rPr>
            </w:pPr>
            <w:r w:rsidRPr="00D7187E">
              <w:rPr>
                <w:rFonts w:cs="Tahoma"/>
                <w:bCs/>
                <w:szCs w:val="24"/>
              </w:rPr>
              <w:t>Calculate the area-weighted average reduction in illuminance from the full output condition to the demand response condition for the building using the given formula and enter the value in %.</w:t>
            </w:r>
          </w:p>
          <w:p w14:paraId="47AF7CA9" w14:textId="77777777" w:rsidR="002F393C" w:rsidRDefault="002F393C" w:rsidP="002F393C">
            <w:pPr>
              <w:autoSpaceDE w:val="0"/>
              <w:autoSpaceDN w:val="0"/>
              <w:adjustRightInd w:val="0"/>
              <w:spacing w:after="0" w:line="240" w:lineRule="auto"/>
              <w:ind w:left="90"/>
              <w:rPr>
                <w:rFonts w:cs="Tahoma"/>
                <w:bCs/>
                <w:szCs w:val="24"/>
              </w:rPr>
            </w:pPr>
            <w:r w:rsidRPr="00D7187E">
              <w:rPr>
                <w:rFonts w:cs="Tahoma"/>
                <w:bCs/>
                <w:szCs w:val="24"/>
              </w:rPr>
              <w:t>Area-weighted average reduction</w:t>
            </w:r>
            <w:r>
              <w:rPr>
                <w:rFonts w:cs="Tahoma"/>
                <w:bCs/>
                <w:szCs w:val="24"/>
              </w:rPr>
              <w:t xml:space="preserve"> =</w:t>
            </w:r>
          </w:p>
          <w:p w14:paraId="2A072A5E" w14:textId="412BC644" w:rsidR="002F393C" w:rsidRPr="00530E0B" w:rsidRDefault="002F393C" w:rsidP="002F393C">
            <w:pPr>
              <w:autoSpaceDE w:val="0"/>
              <w:autoSpaceDN w:val="0"/>
              <w:adjustRightInd w:val="0"/>
              <w:spacing w:after="0" w:line="240" w:lineRule="auto"/>
              <w:ind w:left="90"/>
              <w:rPr>
                <w:rFonts w:cs="Tahoma"/>
                <w:bCs/>
                <w:szCs w:val="24"/>
              </w:rPr>
            </w:pPr>
            <w:r>
              <w:rPr>
                <w:rFonts w:cs="Tahoma"/>
                <w:bCs/>
                <w:szCs w:val="24"/>
              </w:rPr>
              <w:t>[(Step 2.5</w:t>
            </w:r>
            <w:r w:rsidRPr="00B47956">
              <w:rPr>
                <w:rFonts w:cs="Tahoma"/>
                <w:bCs/>
                <w:szCs w:val="24"/>
                <w:vertAlign w:val="subscript"/>
              </w:rPr>
              <w:t>1</w:t>
            </w:r>
            <w:r>
              <w:rPr>
                <w:rFonts w:cs="Tahoma"/>
                <w:bCs/>
                <w:szCs w:val="24"/>
              </w:rPr>
              <w:t>*Step 2.6</w:t>
            </w:r>
            <w:r w:rsidRPr="00BA7403">
              <w:rPr>
                <w:rFonts w:cs="Tahoma"/>
                <w:bCs/>
                <w:szCs w:val="24"/>
                <w:vertAlign w:val="subscript"/>
              </w:rPr>
              <w:t>1</w:t>
            </w:r>
            <w:r>
              <w:rPr>
                <w:rFonts w:cs="Tahoma"/>
                <w:bCs/>
                <w:szCs w:val="24"/>
              </w:rPr>
              <w:t>)+ (Step 2.5</w:t>
            </w:r>
            <w:r w:rsidRPr="00B47956">
              <w:rPr>
                <w:rFonts w:cs="Tahoma"/>
                <w:bCs/>
                <w:szCs w:val="24"/>
                <w:vertAlign w:val="subscript"/>
              </w:rPr>
              <w:t>2</w:t>
            </w:r>
            <w:r>
              <w:rPr>
                <w:rFonts w:cs="Tahoma"/>
                <w:bCs/>
                <w:szCs w:val="24"/>
              </w:rPr>
              <w:t>*Step 2.6</w:t>
            </w:r>
            <w:r w:rsidRPr="00B47956">
              <w:rPr>
                <w:rFonts w:cs="Tahoma"/>
                <w:bCs/>
                <w:szCs w:val="24"/>
                <w:vertAlign w:val="subscript"/>
              </w:rPr>
              <w:t>2</w:t>
            </w:r>
            <w:r>
              <w:rPr>
                <w:rFonts w:cs="Tahoma"/>
                <w:bCs/>
                <w:szCs w:val="24"/>
              </w:rPr>
              <w:t>)+ (Step 2.5</w:t>
            </w:r>
            <w:r w:rsidRPr="00B47956">
              <w:rPr>
                <w:rFonts w:cs="Tahoma"/>
                <w:bCs/>
                <w:szCs w:val="24"/>
                <w:vertAlign w:val="subscript"/>
              </w:rPr>
              <w:t>3</w:t>
            </w:r>
            <w:r>
              <w:rPr>
                <w:rFonts w:cs="Tahoma"/>
                <w:bCs/>
                <w:szCs w:val="24"/>
              </w:rPr>
              <w:t>*Step 2.6</w:t>
            </w:r>
            <w:r w:rsidRPr="00B47956">
              <w:rPr>
                <w:rFonts w:cs="Tahoma"/>
                <w:bCs/>
                <w:szCs w:val="24"/>
                <w:vertAlign w:val="subscript"/>
              </w:rPr>
              <w:t>3</w:t>
            </w:r>
            <w:r>
              <w:rPr>
                <w:rFonts w:cs="Tahoma"/>
                <w:bCs/>
                <w:szCs w:val="24"/>
              </w:rPr>
              <w:t>)+…] / [Step 2.6</w:t>
            </w:r>
            <w:r w:rsidRPr="00B47956">
              <w:rPr>
                <w:rFonts w:cs="Tahoma"/>
                <w:bCs/>
                <w:szCs w:val="24"/>
                <w:vertAlign w:val="subscript"/>
              </w:rPr>
              <w:t>1</w:t>
            </w:r>
            <w:r>
              <w:rPr>
                <w:rFonts w:cs="Tahoma"/>
                <w:bCs/>
                <w:szCs w:val="24"/>
              </w:rPr>
              <w:t>+Step 2.6</w:t>
            </w:r>
            <w:r w:rsidRPr="00B47956">
              <w:rPr>
                <w:rFonts w:cs="Tahoma"/>
                <w:bCs/>
                <w:szCs w:val="24"/>
                <w:vertAlign w:val="subscript"/>
              </w:rPr>
              <w:t>2</w:t>
            </w:r>
            <w:r>
              <w:rPr>
                <w:rFonts w:cs="Tahoma"/>
                <w:bCs/>
                <w:szCs w:val="24"/>
              </w:rPr>
              <w:t>+Step 2.6</w:t>
            </w:r>
            <w:r w:rsidRPr="00B47956">
              <w:rPr>
                <w:rFonts w:cs="Tahoma"/>
                <w:bCs/>
                <w:szCs w:val="24"/>
                <w:vertAlign w:val="subscript"/>
              </w:rPr>
              <w:t>3</w:t>
            </w:r>
            <w:r>
              <w:rPr>
                <w:rFonts w:cs="Tahoma"/>
                <w:bCs/>
                <w:szCs w:val="24"/>
              </w:rPr>
              <w:t>+…] * 100%</w:t>
            </w:r>
          </w:p>
        </w:tc>
        <w:tc>
          <w:tcPr>
            <w:tcW w:w="1779" w:type="dxa"/>
            <w:vAlign w:val="center"/>
          </w:tcPr>
          <w:p w14:paraId="6FF10EEB" w14:textId="6443C73C" w:rsidR="002F393C" w:rsidRDefault="002F393C" w:rsidP="002F393C">
            <w:pPr>
              <w:autoSpaceDE w:val="0"/>
              <w:autoSpaceDN w:val="0"/>
              <w:adjustRightInd w:val="0"/>
              <w:spacing w:after="0" w:line="240" w:lineRule="auto"/>
              <w:ind w:left="90"/>
              <w:jc w:val="center"/>
              <w:rPr>
                <w:rFonts w:cs="Tahoma"/>
                <w:bCs/>
                <w:szCs w:val="24"/>
              </w:rPr>
            </w:pPr>
            <w:r w:rsidRPr="00241FA6">
              <w:rPr>
                <w:rFonts w:cs="Tahoma"/>
                <w:bCs/>
                <w:szCs w:val="24"/>
              </w:rPr>
              <w:t>NA7.6.3.2</w:t>
            </w:r>
            <w:r>
              <w:rPr>
                <w:rFonts w:cs="Tahoma"/>
                <w:bCs/>
                <w:szCs w:val="24"/>
              </w:rPr>
              <w:t xml:space="preserve">.1, </w:t>
            </w:r>
            <w:r w:rsidRPr="00241FA6">
              <w:rPr>
                <w:rFonts w:cs="Tahoma"/>
                <w:bCs/>
                <w:szCs w:val="24"/>
              </w:rPr>
              <w:t>Method 1(b)</w:t>
            </w:r>
            <w:r>
              <w:rPr>
                <w:rFonts w:cs="Tahoma"/>
                <w:bCs/>
                <w:szCs w:val="24"/>
              </w:rPr>
              <w:t>5</w:t>
            </w:r>
          </w:p>
        </w:tc>
      </w:tr>
      <w:tr w:rsidR="002F393C" w:rsidRPr="00D508CB" w14:paraId="0FC96CFE" w14:textId="77777777" w:rsidTr="004240BD">
        <w:trPr>
          <w:cantSplit/>
          <w:trHeight w:val="288"/>
        </w:trPr>
        <w:tc>
          <w:tcPr>
            <w:tcW w:w="1256" w:type="dxa"/>
            <w:vAlign w:val="center"/>
          </w:tcPr>
          <w:p w14:paraId="75C47A4D" w14:textId="47A9CA42"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2.8</w:t>
            </w:r>
          </w:p>
        </w:tc>
        <w:tc>
          <w:tcPr>
            <w:tcW w:w="1594" w:type="dxa"/>
            <w:vAlign w:val="center"/>
          </w:tcPr>
          <w:p w14:paraId="524B95EB" w14:textId="77777777" w:rsidR="000B5E6C" w:rsidRDefault="000B5E6C" w:rsidP="000B5E6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0D94D73C" w14:textId="6D20DB15" w:rsidR="002F393C" w:rsidRDefault="000B5E6C" w:rsidP="0056082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986" w:type="dxa"/>
            <w:vAlign w:val="center"/>
          </w:tcPr>
          <w:p w14:paraId="2211C4A2" w14:textId="57D6C761" w:rsidR="002F393C" w:rsidRDefault="002F393C" w:rsidP="002F393C">
            <w:pPr>
              <w:autoSpaceDE w:val="0"/>
              <w:autoSpaceDN w:val="0"/>
              <w:adjustRightInd w:val="0"/>
              <w:spacing w:after="0" w:line="240" w:lineRule="auto"/>
              <w:ind w:left="90"/>
              <w:rPr>
                <w:rFonts w:cs="Tahoma"/>
                <w:bCs/>
                <w:szCs w:val="24"/>
              </w:rPr>
            </w:pPr>
            <w:r w:rsidRPr="00D93078">
              <w:rPr>
                <w:rFonts w:cs="Tahoma"/>
                <w:bCs/>
                <w:szCs w:val="24"/>
              </w:rPr>
              <w:t>The area-weighted average reduction</w:t>
            </w:r>
            <w:r>
              <w:rPr>
                <w:rFonts w:cs="Tahoma"/>
                <w:bCs/>
                <w:szCs w:val="24"/>
              </w:rPr>
              <w:t xml:space="preserve"> (Step 2.7)</w:t>
            </w:r>
            <w:r w:rsidRPr="00D93078">
              <w:rPr>
                <w:rFonts w:cs="Tahoma"/>
                <w:bCs/>
                <w:szCs w:val="24"/>
              </w:rPr>
              <w:t xml:space="preserve"> is at least 15%.</w:t>
            </w:r>
            <w:r>
              <w:rPr>
                <w:rFonts w:cs="Tahoma"/>
                <w:bCs/>
                <w:szCs w:val="24"/>
              </w:rPr>
              <w:t xml:space="preserve"> (Step 2.7 </w:t>
            </w:r>
            <w:r w:rsidRPr="00C31FFA">
              <w:rPr>
                <w:rFonts w:cs="Tahoma"/>
                <w:bCs/>
                <w:szCs w:val="24"/>
              </w:rPr>
              <w:t>≥</w:t>
            </w:r>
            <w:r>
              <w:rPr>
                <w:rFonts w:cs="Tahoma"/>
                <w:bCs/>
                <w:szCs w:val="24"/>
              </w:rPr>
              <w:t xml:space="preserve"> 15%)</w:t>
            </w:r>
          </w:p>
        </w:tc>
        <w:tc>
          <w:tcPr>
            <w:tcW w:w="1779" w:type="dxa"/>
            <w:vAlign w:val="center"/>
          </w:tcPr>
          <w:p w14:paraId="051F69A4" w14:textId="1DA859A0" w:rsidR="002F393C" w:rsidRDefault="002F393C" w:rsidP="002F393C">
            <w:pPr>
              <w:autoSpaceDE w:val="0"/>
              <w:autoSpaceDN w:val="0"/>
              <w:adjustRightInd w:val="0"/>
              <w:spacing w:after="0" w:line="240" w:lineRule="auto"/>
              <w:ind w:left="90"/>
              <w:jc w:val="center"/>
              <w:rPr>
                <w:rFonts w:cs="Tahoma"/>
                <w:bCs/>
                <w:szCs w:val="24"/>
              </w:rPr>
            </w:pPr>
            <w:r w:rsidRPr="008B3DD4">
              <w:rPr>
                <w:rFonts w:cs="Tahoma"/>
                <w:bCs/>
                <w:szCs w:val="24"/>
              </w:rPr>
              <w:t>NA7.6.3.2</w:t>
            </w:r>
            <w:r>
              <w:rPr>
                <w:rFonts w:cs="Tahoma"/>
                <w:bCs/>
                <w:szCs w:val="24"/>
              </w:rPr>
              <w:t xml:space="preserve">.1, </w:t>
            </w:r>
            <w:r w:rsidRPr="008B3DD4">
              <w:rPr>
                <w:rFonts w:cs="Tahoma"/>
                <w:bCs/>
                <w:szCs w:val="24"/>
              </w:rPr>
              <w:t>Method 1(b)5</w:t>
            </w:r>
          </w:p>
          <w:p w14:paraId="1EB1384C" w14:textId="2BC851C6" w:rsidR="002F393C" w:rsidRDefault="002F393C" w:rsidP="002F393C">
            <w:pPr>
              <w:autoSpaceDE w:val="0"/>
              <w:autoSpaceDN w:val="0"/>
              <w:adjustRightInd w:val="0"/>
              <w:spacing w:after="0" w:line="240" w:lineRule="auto"/>
              <w:ind w:left="90"/>
              <w:jc w:val="center"/>
              <w:rPr>
                <w:rFonts w:cs="Tahoma"/>
                <w:bCs/>
                <w:szCs w:val="24"/>
              </w:rPr>
            </w:pPr>
            <w:r w:rsidRPr="00D0437C">
              <w:rPr>
                <w:rFonts w:cs="Tahoma"/>
                <w:bCs/>
                <w:szCs w:val="24"/>
              </w:rPr>
              <w:t>§110.12(</w:t>
            </w:r>
            <w:r>
              <w:rPr>
                <w:rFonts w:cs="Tahoma"/>
                <w:bCs/>
                <w:szCs w:val="24"/>
              </w:rPr>
              <w:t>c)1</w:t>
            </w:r>
          </w:p>
        </w:tc>
      </w:tr>
      <w:tr w:rsidR="002F393C" w:rsidRPr="00D508CB" w14:paraId="59335C5A" w14:textId="77777777" w:rsidTr="004240BD">
        <w:trPr>
          <w:cantSplit/>
          <w:trHeight w:val="288"/>
        </w:trPr>
        <w:tc>
          <w:tcPr>
            <w:tcW w:w="1256" w:type="dxa"/>
            <w:vAlign w:val="center"/>
          </w:tcPr>
          <w:p w14:paraId="15384F26" w14:textId="52B35984"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w:t>
            </w:r>
          </w:p>
        </w:tc>
        <w:tc>
          <w:tcPr>
            <w:tcW w:w="1594" w:type="dxa"/>
            <w:vAlign w:val="center"/>
          </w:tcPr>
          <w:p w14:paraId="2C41107E" w14:textId="5E168E05" w:rsidR="002F393C" w:rsidRDefault="006B061B" w:rsidP="00275A89">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57227848" w14:textId="2AA54B09" w:rsidR="002F393C" w:rsidRPr="00275A89" w:rsidRDefault="002F393C" w:rsidP="002F393C">
            <w:pPr>
              <w:autoSpaceDE w:val="0"/>
              <w:autoSpaceDN w:val="0"/>
              <w:adjustRightInd w:val="0"/>
              <w:spacing w:after="0" w:line="240" w:lineRule="auto"/>
              <w:ind w:left="90"/>
              <w:rPr>
                <w:rFonts w:cs="Tahoma"/>
                <w:bCs/>
                <w:szCs w:val="24"/>
              </w:rPr>
            </w:pPr>
            <w:r w:rsidRPr="00B47956">
              <w:rPr>
                <w:rFonts w:cs="Tahoma"/>
                <w:b/>
                <w:szCs w:val="24"/>
              </w:rPr>
              <w:t>Minimum output test</w:t>
            </w:r>
          </w:p>
        </w:tc>
        <w:tc>
          <w:tcPr>
            <w:tcW w:w="1779" w:type="dxa"/>
            <w:vAlign w:val="center"/>
          </w:tcPr>
          <w:p w14:paraId="606D3912" w14:textId="7BB98ED1" w:rsidR="002F393C" w:rsidRDefault="002F393C" w:rsidP="002F393C">
            <w:pPr>
              <w:autoSpaceDE w:val="0"/>
              <w:autoSpaceDN w:val="0"/>
              <w:adjustRightInd w:val="0"/>
              <w:spacing w:after="0" w:line="240" w:lineRule="auto"/>
              <w:ind w:left="90"/>
              <w:jc w:val="center"/>
              <w:rPr>
                <w:rFonts w:cs="Tahoma"/>
                <w:bCs/>
                <w:szCs w:val="24"/>
              </w:rPr>
            </w:pPr>
            <w:r w:rsidRPr="00152A3D">
              <w:rPr>
                <w:rFonts w:cs="Tahoma"/>
                <w:bCs/>
                <w:szCs w:val="24"/>
              </w:rPr>
              <w:t>NA7.6.3.2</w:t>
            </w:r>
            <w:r>
              <w:rPr>
                <w:rFonts w:cs="Tahoma"/>
                <w:bCs/>
                <w:szCs w:val="24"/>
              </w:rPr>
              <w:t xml:space="preserve">.1, </w:t>
            </w:r>
            <w:r w:rsidRPr="00152A3D">
              <w:rPr>
                <w:rFonts w:cs="Tahoma"/>
                <w:bCs/>
                <w:szCs w:val="24"/>
              </w:rPr>
              <w:t>Method 1(</w:t>
            </w:r>
            <w:r>
              <w:rPr>
                <w:rFonts w:cs="Tahoma"/>
                <w:bCs/>
                <w:szCs w:val="24"/>
              </w:rPr>
              <w:t>c</w:t>
            </w:r>
            <w:r w:rsidRPr="00152A3D">
              <w:rPr>
                <w:rFonts w:cs="Tahoma"/>
                <w:bCs/>
                <w:szCs w:val="24"/>
              </w:rPr>
              <w:t>)</w:t>
            </w:r>
          </w:p>
        </w:tc>
      </w:tr>
      <w:tr w:rsidR="002F393C" w:rsidRPr="00D508CB" w14:paraId="74DFE0FD" w14:textId="77777777" w:rsidTr="004240BD">
        <w:trPr>
          <w:cantSplit/>
          <w:trHeight w:val="288"/>
        </w:trPr>
        <w:tc>
          <w:tcPr>
            <w:tcW w:w="1256" w:type="dxa"/>
            <w:vAlign w:val="center"/>
          </w:tcPr>
          <w:p w14:paraId="2B82838B" w14:textId="6632A8E6"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3.1</w:t>
            </w:r>
          </w:p>
        </w:tc>
        <w:tc>
          <w:tcPr>
            <w:tcW w:w="1594" w:type="dxa"/>
            <w:vAlign w:val="center"/>
          </w:tcPr>
          <w:p w14:paraId="48FD3D78" w14:textId="0FE16D25" w:rsidR="002F393C" w:rsidRDefault="006B061B" w:rsidP="00DB6E1C">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362BF37F" w14:textId="485C8922" w:rsidR="002F393C" w:rsidRDefault="002F393C" w:rsidP="002F393C">
            <w:pPr>
              <w:autoSpaceDE w:val="0"/>
              <w:autoSpaceDN w:val="0"/>
              <w:adjustRightInd w:val="0"/>
              <w:spacing w:after="0" w:line="240" w:lineRule="auto"/>
              <w:ind w:left="90"/>
              <w:rPr>
                <w:rFonts w:cs="Tahoma"/>
                <w:bCs/>
                <w:szCs w:val="24"/>
              </w:rPr>
            </w:pPr>
            <w:r w:rsidRPr="00104B0B">
              <w:rPr>
                <w:rFonts w:cs="Tahoma"/>
                <w:bCs/>
                <w:szCs w:val="24"/>
              </w:rPr>
              <w:t>Using the manual switches/dimmers in each space, set the lighting system to minimum output (but not off). The lighting in areas with photo controls or occupant/vacancy sensors may be at more than minimum output or may be off.</w:t>
            </w:r>
          </w:p>
        </w:tc>
        <w:tc>
          <w:tcPr>
            <w:tcW w:w="1779" w:type="dxa"/>
            <w:vAlign w:val="center"/>
          </w:tcPr>
          <w:p w14:paraId="4F290CE1" w14:textId="76BDC439" w:rsidR="002F393C" w:rsidRDefault="002F393C" w:rsidP="002F393C">
            <w:pPr>
              <w:autoSpaceDE w:val="0"/>
              <w:autoSpaceDN w:val="0"/>
              <w:adjustRightInd w:val="0"/>
              <w:spacing w:after="0" w:line="240" w:lineRule="auto"/>
              <w:ind w:left="90"/>
              <w:jc w:val="center"/>
              <w:rPr>
                <w:rFonts w:cs="Tahoma"/>
                <w:bCs/>
                <w:szCs w:val="24"/>
              </w:rPr>
            </w:pPr>
            <w:r w:rsidRPr="004078BB">
              <w:rPr>
                <w:rFonts w:cs="Tahoma"/>
                <w:bCs/>
                <w:szCs w:val="24"/>
              </w:rPr>
              <w:t>NA7.6.3.2</w:t>
            </w:r>
            <w:r>
              <w:rPr>
                <w:rFonts w:cs="Tahoma"/>
                <w:bCs/>
                <w:szCs w:val="24"/>
              </w:rPr>
              <w:t xml:space="preserve">.1, </w:t>
            </w:r>
            <w:r w:rsidRPr="004078BB">
              <w:rPr>
                <w:rFonts w:cs="Tahoma"/>
                <w:bCs/>
                <w:szCs w:val="24"/>
              </w:rPr>
              <w:t>Method 1(c)</w:t>
            </w:r>
            <w:r>
              <w:rPr>
                <w:rFonts w:cs="Tahoma"/>
                <w:bCs/>
                <w:szCs w:val="24"/>
              </w:rPr>
              <w:t>1i</w:t>
            </w:r>
          </w:p>
        </w:tc>
      </w:tr>
      <w:tr w:rsidR="002F393C" w:rsidRPr="00D508CB" w14:paraId="5884EA22" w14:textId="77777777" w:rsidTr="004240BD">
        <w:trPr>
          <w:cantSplit/>
          <w:trHeight w:val="288"/>
        </w:trPr>
        <w:tc>
          <w:tcPr>
            <w:tcW w:w="1256" w:type="dxa"/>
            <w:vAlign w:val="center"/>
          </w:tcPr>
          <w:p w14:paraId="2ADC22CD" w14:textId="0048399A"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3.2</w:t>
            </w:r>
          </w:p>
        </w:tc>
        <w:tc>
          <w:tcPr>
            <w:tcW w:w="1594" w:type="dxa"/>
            <w:vAlign w:val="center"/>
          </w:tcPr>
          <w:p w14:paraId="5A2FE771" w14:textId="13FE9F94" w:rsidR="002F393C" w:rsidRDefault="002F393C" w:rsidP="00B47D21">
            <w:pPr>
              <w:autoSpaceDE w:val="0"/>
              <w:autoSpaceDN w:val="0"/>
              <w:adjustRightInd w:val="0"/>
              <w:spacing w:after="0" w:line="240" w:lineRule="auto"/>
              <w:ind w:left="90"/>
              <w:rPr>
                <w:rFonts w:cs="Tahoma"/>
                <w:bCs/>
                <w:szCs w:val="24"/>
              </w:rPr>
            </w:pPr>
            <w:r>
              <w:rPr>
                <w:rFonts w:cs="Tahoma"/>
                <w:bCs/>
                <w:szCs w:val="24"/>
              </w:rPr>
              <w:fldChar w:fldCharType="begin">
                <w:ffData>
                  <w:name w:val="mo_illum"/>
                  <w:enabled/>
                  <w:calcOnExit w:val="0"/>
                  <w:textInput>
                    <w:default w:val="Enter value"/>
                  </w:textInput>
                </w:ffData>
              </w:fldChar>
            </w:r>
            <w:bookmarkStart w:id="13" w:name="mo_ill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3"/>
          </w:p>
        </w:tc>
        <w:tc>
          <w:tcPr>
            <w:tcW w:w="5986" w:type="dxa"/>
            <w:vAlign w:val="center"/>
          </w:tcPr>
          <w:p w14:paraId="7ACEBEA4" w14:textId="7458B2EF" w:rsidR="002F393C" w:rsidRDefault="002F393C" w:rsidP="002F393C">
            <w:pPr>
              <w:autoSpaceDE w:val="0"/>
              <w:autoSpaceDN w:val="0"/>
              <w:adjustRightInd w:val="0"/>
              <w:spacing w:after="0" w:line="240" w:lineRule="auto"/>
              <w:ind w:left="90"/>
              <w:rPr>
                <w:rFonts w:cs="Tahoma"/>
                <w:bCs/>
                <w:szCs w:val="24"/>
              </w:rPr>
            </w:pPr>
            <w:r w:rsidRPr="00406DE3">
              <w:rPr>
                <w:rFonts w:cs="Tahoma"/>
                <w:bCs/>
                <w:szCs w:val="24"/>
              </w:rPr>
              <w:t>Measure the illuminance at the selected location and enter the value in footcandles (fc).</w:t>
            </w:r>
          </w:p>
        </w:tc>
        <w:tc>
          <w:tcPr>
            <w:tcW w:w="1779" w:type="dxa"/>
            <w:vAlign w:val="center"/>
          </w:tcPr>
          <w:p w14:paraId="687480FA" w14:textId="7910FD63" w:rsidR="002F393C" w:rsidRDefault="002F393C" w:rsidP="002F393C">
            <w:pPr>
              <w:autoSpaceDE w:val="0"/>
              <w:autoSpaceDN w:val="0"/>
              <w:adjustRightInd w:val="0"/>
              <w:spacing w:after="0" w:line="240" w:lineRule="auto"/>
              <w:ind w:left="90"/>
              <w:jc w:val="center"/>
              <w:rPr>
                <w:rFonts w:cs="Tahoma"/>
                <w:bCs/>
                <w:szCs w:val="24"/>
              </w:rPr>
            </w:pPr>
            <w:r w:rsidRPr="00406DE3">
              <w:rPr>
                <w:rFonts w:cs="Tahoma"/>
                <w:bCs/>
                <w:szCs w:val="24"/>
              </w:rPr>
              <w:t>NA7.6.3.2</w:t>
            </w:r>
            <w:r>
              <w:rPr>
                <w:rFonts w:cs="Tahoma"/>
                <w:bCs/>
                <w:szCs w:val="24"/>
              </w:rPr>
              <w:t xml:space="preserve">.1, </w:t>
            </w:r>
            <w:r w:rsidRPr="00406DE3">
              <w:rPr>
                <w:rFonts w:cs="Tahoma"/>
                <w:bCs/>
                <w:szCs w:val="24"/>
              </w:rPr>
              <w:t>Method 1(c)</w:t>
            </w:r>
            <w:r>
              <w:rPr>
                <w:rFonts w:cs="Tahoma"/>
                <w:bCs/>
                <w:szCs w:val="24"/>
              </w:rPr>
              <w:t>1ii</w:t>
            </w:r>
          </w:p>
        </w:tc>
      </w:tr>
      <w:tr w:rsidR="002F393C" w:rsidRPr="00D508CB" w14:paraId="61938E63" w14:textId="77777777" w:rsidTr="004240BD">
        <w:trPr>
          <w:cantSplit/>
          <w:trHeight w:val="288"/>
        </w:trPr>
        <w:tc>
          <w:tcPr>
            <w:tcW w:w="1256" w:type="dxa"/>
            <w:vAlign w:val="center"/>
          </w:tcPr>
          <w:p w14:paraId="2F2BA9E0" w14:textId="228C5F6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3.3</w:t>
            </w:r>
          </w:p>
        </w:tc>
        <w:tc>
          <w:tcPr>
            <w:tcW w:w="1594" w:type="dxa"/>
            <w:vAlign w:val="center"/>
          </w:tcPr>
          <w:p w14:paraId="3920CDE4" w14:textId="05845691" w:rsidR="002F393C" w:rsidRDefault="006B061B" w:rsidP="00CB6546">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3A8783A9" w14:textId="7ED209BA" w:rsidR="002F393C" w:rsidRDefault="002F393C" w:rsidP="002F393C">
            <w:pPr>
              <w:autoSpaceDE w:val="0"/>
              <w:autoSpaceDN w:val="0"/>
              <w:adjustRightInd w:val="0"/>
              <w:spacing w:after="0" w:line="240" w:lineRule="auto"/>
              <w:ind w:left="90"/>
              <w:rPr>
                <w:rFonts w:cs="Tahoma"/>
                <w:bCs/>
                <w:szCs w:val="24"/>
              </w:rPr>
            </w:pPr>
            <w:r w:rsidRPr="007A19B8">
              <w:rPr>
                <w:rFonts w:cs="Tahoma"/>
                <w:bCs/>
                <w:szCs w:val="24"/>
              </w:rPr>
              <w:t>Simulate a demand response condition using the demand responsive control.</w:t>
            </w:r>
          </w:p>
        </w:tc>
        <w:tc>
          <w:tcPr>
            <w:tcW w:w="1779" w:type="dxa"/>
            <w:vAlign w:val="center"/>
          </w:tcPr>
          <w:p w14:paraId="7BD2D072" w14:textId="6A25EB3A" w:rsidR="002F393C" w:rsidRDefault="002F393C" w:rsidP="002F393C">
            <w:pPr>
              <w:autoSpaceDE w:val="0"/>
              <w:autoSpaceDN w:val="0"/>
              <w:adjustRightInd w:val="0"/>
              <w:spacing w:after="0" w:line="240" w:lineRule="auto"/>
              <w:ind w:left="90"/>
              <w:jc w:val="center"/>
              <w:rPr>
                <w:rFonts w:cs="Tahoma"/>
                <w:bCs/>
                <w:szCs w:val="24"/>
              </w:rPr>
            </w:pPr>
            <w:r w:rsidRPr="007A19B8">
              <w:rPr>
                <w:rFonts w:cs="Tahoma"/>
                <w:bCs/>
                <w:szCs w:val="24"/>
              </w:rPr>
              <w:t>NA7.6.3.2</w:t>
            </w:r>
            <w:r>
              <w:rPr>
                <w:rFonts w:cs="Tahoma"/>
                <w:bCs/>
                <w:szCs w:val="24"/>
              </w:rPr>
              <w:t xml:space="preserve">.1, </w:t>
            </w:r>
            <w:r w:rsidRPr="007A19B8">
              <w:rPr>
                <w:rFonts w:cs="Tahoma"/>
                <w:bCs/>
                <w:szCs w:val="24"/>
              </w:rPr>
              <w:t>Method 1(c)</w:t>
            </w:r>
            <w:r>
              <w:rPr>
                <w:rFonts w:cs="Tahoma"/>
                <w:bCs/>
                <w:szCs w:val="24"/>
              </w:rPr>
              <w:t>2i</w:t>
            </w:r>
          </w:p>
        </w:tc>
      </w:tr>
      <w:tr w:rsidR="002F393C" w:rsidRPr="00D508CB" w14:paraId="00316E3A" w14:textId="77777777" w:rsidTr="004240BD">
        <w:trPr>
          <w:cantSplit/>
          <w:trHeight w:val="288"/>
        </w:trPr>
        <w:tc>
          <w:tcPr>
            <w:tcW w:w="1256" w:type="dxa"/>
            <w:vAlign w:val="center"/>
          </w:tcPr>
          <w:p w14:paraId="52EC407E" w14:textId="1C3974DD"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3.4</w:t>
            </w:r>
          </w:p>
        </w:tc>
        <w:tc>
          <w:tcPr>
            <w:tcW w:w="1594" w:type="dxa"/>
            <w:vAlign w:val="center"/>
          </w:tcPr>
          <w:p w14:paraId="4C731370" w14:textId="5C01DA85" w:rsidR="002F393C" w:rsidRDefault="002F393C" w:rsidP="00CB6546">
            <w:pPr>
              <w:autoSpaceDE w:val="0"/>
              <w:autoSpaceDN w:val="0"/>
              <w:adjustRightInd w:val="0"/>
              <w:spacing w:after="0" w:line="240" w:lineRule="auto"/>
              <w:ind w:left="90"/>
              <w:rPr>
                <w:rFonts w:cs="Tahoma"/>
                <w:bCs/>
                <w:szCs w:val="24"/>
              </w:rPr>
            </w:pPr>
            <w:r>
              <w:rPr>
                <w:rFonts w:cs="Tahoma"/>
                <w:bCs/>
                <w:szCs w:val="24"/>
              </w:rPr>
              <w:fldChar w:fldCharType="begin">
                <w:ffData>
                  <w:name w:val="dr_illum_m1c"/>
                  <w:enabled/>
                  <w:calcOnExit w:val="0"/>
                  <w:textInput>
                    <w:default w:val="Enter value"/>
                  </w:textInput>
                </w:ffData>
              </w:fldChar>
            </w:r>
            <w:bookmarkStart w:id="14" w:name="dr_illum_m1c"/>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4"/>
          </w:p>
        </w:tc>
        <w:tc>
          <w:tcPr>
            <w:tcW w:w="5986" w:type="dxa"/>
            <w:vAlign w:val="center"/>
          </w:tcPr>
          <w:p w14:paraId="75BD9E94" w14:textId="5E7758D6" w:rsidR="002F393C" w:rsidRDefault="002F393C" w:rsidP="002F393C">
            <w:pPr>
              <w:autoSpaceDE w:val="0"/>
              <w:autoSpaceDN w:val="0"/>
              <w:adjustRightInd w:val="0"/>
              <w:spacing w:after="0" w:line="240" w:lineRule="auto"/>
              <w:ind w:left="90"/>
              <w:rPr>
                <w:rFonts w:cs="Tahoma"/>
                <w:bCs/>
                <w:szCs w:val="24"/>
              </w:rPr>
            </w:pPr>
            <w:r w:rsidRPr="008D345A">
              <w:rPr>
                <w:rFonts w:cs="Tahoma"/>
                <w:bCs/>
                <w:szCs w:val="24"/>
              </w:rPr>
              <w:t>Measure the illuminance at the selected location with the electric lighting system in the demand response condition and enter the value in footcandles (fc).</w:t>
            </w:r>
          </w:p>
        </w:tc>
        <w:tc>
          <w:tcPr>
            <w:tcW w:w="1779" w:type="dxa"/>
            <w:vAlign w:val="center"/>
          </w:tcPr>
          <w:p w14:paraId="06798D61" w14:textId="717C02BE" w:rsidR="002F393C" w:rsidRDefault="002F393C" w:rsidP="002F393C">
            <w:pPr>
              <w:autoSpaceDE w:val="0"/>
              <w:autoSpaceDN w:val="0"/>
              <w:adjustRightInd w:val="0"/>
              <w:spacing w:after="0" w:line="240" w:lineRule="auto"/>
              <w:ind w:left="90"/>
              <w:jc w:val="center"/>
              <w:rPr>
                <w:rFonts w:cs="Tahoma"/>
                <w:bCs/>
                <w:szCs w:val="24"/>
              </w:rPr>
            </w:pPr>
            <w:r w:rsidRPr="008D345A">
              <w:rPr>
                <w:rFonts w:cs="Tahoma"/>
                <w:bCs/>
                <w:szCs w:val="24"/>
              </w:rPr>
              <w:t>NA7.6.3.2</w:t>
            </w:r>
            <w:r>
              <w:rPr>
                <w:rFonts w:cs="Tahoma"/>
                <w:bCs/>
                <w:szCs w:val="24"/>
              </w:rPr>
              <w:t xml:space="preserve">.1, </w:t>
            </w:r>
            <w:r w:rsidRPr="008D345A">
              <w:rPr>
                <w:rFonts w:cs="Tahoma"/>
                <w:bCs/>
                <w:szCs w:val="24"/>
              </w:rPr>
              <w:t>Method 1(c)</w:t>
            </w:r>
            <w:r>
              <w:rPr>
                <w:rFonts w:cs="Tahoma"/>
                <w:bCs/>
                <w:szCs w:val="24"/>
              </w:rPr>
              <w:t>2ii</w:t>
            </w:r>
          </w:p>
        </w:tc>
      </w:tr>
      <w:tr w:rsidR="002F393C" w:rsidRPr="00D508CB" w14:paraId="5159D6BA" w14:textId="77777777" w:rsidTr="004240BD">
        <w:trPr>
          <w:cantSplit/>
          <w:trHeight w:val="288"/>
        </w:trPr>
        <w:tc>
          <w:tcPr>
            <w:tcW w:w="1256" w:type="dxa"/>
            <w:vAlign w:val="center"/>
          </w:tcPr>
          <w:p w14:paraId="6F3E0C7B" w14:textId="31E3ED8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3.5</w:t>
            </w:r>
          </w:p>
        </w:tc>
        <w:tc>
          <w:tcPr>
            <w:tcW w:w="1594" w:type="dxa"/>
            <w:vAlign w:val="center"/>
          </w:tcPr>
          <w:p w14:paraId="5D8F71CE" w14:textId="77777777" w:rsidR="000B5E6C" w:rsidRDefault="000B5E6C" w:rsidP="000B5E6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3A71C019" w14:textId="4BF726B7" w:rsidR="002F393C" w:rsidRDefault="000B5E6C" w:rsidP="00CB654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986" w:type="dxa"/>
            <w:vAlign w:val="center"/>
          </w:tcPr>
          <w:p w14:paraId="65229927" w14:textId="19E93F26" w:rsidR="002F393C" w:rsidRDefault="002F393C" w:rsidP="002F393C">
            <w:pPr>
              <w:autoSpaceDE w:val="0"/>
              <w:autoSpaceDN w:val="0"/>
              <w:adjustRightInd w:val="0"/>
              <w:spacing w:after="0" w:line="240" w:lineRule="auto"/>
              <w:ind w:left="90"/>
              <w:rPr>
                <w:rFonts w:cs="Tahoma"/>
                <w:bCs/>
                <w:szCs w:val="24"/>
              </w:rPr>
            </w:pPr>
            <w:r w:rsidRPr="005C1D9A">
              <w:rPr>
                <w:rFonts w:cs="Tahoma"/>
                <w:bCs/>
                <w:szCs w:val="24"/>
              </w:rPr>
              <w:t xml:space="preserve">The illuminance in the demand respond condition (Step 3.4) is not </w:t>
            </w:r>
            <w:r>
              <w:rPr>
                <w:rFonts w:cs="Tahoma"/>
                <w:bCs/>
                <w:szCs w:val="24"/>
              </w:rPr>
              <w:t xml:space="preserve">less than </w:t>
            </w:r>
            <w:r w:rsidRPr="005C1D9A">
              <w:rPr>
                <w:rFonts w:cs="Tahoma"/>
                <w:bCs/>
                <w:szCs w:val="24"/>
              </w:rPr>
              <w:t>the illuminance in the minimum output condition (Step 3.2).</w:t>
            </w:r>
            <w:r>
              <w:rPr>
                <w:rFonts w:cs="Tahoma"/>
                <w:bCs/>
                <w:szCs w:val="24"/>
              </w:rPr>
              <w:t xml:space="preserve"> (Step 3.4 </w:t>
            </w:r>
            <w:r w:rsidRPr="00F049DD">
              <w:rPr>
                <w:rFonts w:cs="Tahoma"/>
                <w:bCs/>
                <w:szCs w:val="24"/>
              </w:rPr>
              <w:t>≥</w:t>
            </w:r>
            <w:r>
              <w:rPr>
                <w:rFonts w:cs="Tahoma"/>
                <w:bCs/>
                <w:szCs w:val="24"/>
              </w:rPr>
              <w:t xml:space="preserve"> Step 3.2)</w:t>
            </w:r>
          </w:p>
          <w:p w14:paraId="38E34AD6" w14:textId="0D4D522C" w:rsidR="002F393C" w:rsidRDefault="002F393C" w:rsidP="002F393C">
            <w:pPr>
              <w:autoSpaceDE w:val="0"/>
              <w:autoSpaceDN w:val="0"/>
              <w:adjustRightInd w:val="0"/>
              <w:spacing w:after="0" w:line="240" w:lineRule="auto"/>
              <w:ind w:left="90"/>
              <w:rPr>
                <w:rFonts w:cs="Tahoma"/>
                <w:bCs/>
                <w:szCs w:val="24"/>
              </w:rPr>
            </w:pPr>
            <w:r w:rsidRPr="0048424E">
              <w:rPr>
                <w:rFonts w:cs="Tahoma"/>
                <w:bCs/>
                <w:szCs w:val="24"/>
              </w:rPr>
              <w:t>Exception: In daylit spaces, the illuminance in the demand response condition (</w:t>
            </w:r>
            <w:r>
              <w:rPr>
                <w:rFonts w:cs="Tahoma"/>
                <w:bCs/>
                <w:szCs w:val="24"/>
              </w:rPr>
              <w:t>Step 3.4</w:t>
            </w:r>
            <w:r w:rsidRPr="0048424E">
              <w:rPr>
                <w:rFonts w:cs="Tahoma"/>
                <w:bCs/>
                <w:szCs w:val="24"/>
              </w:rPr>
              <w:t>) may reduce below the illuminance in the minimum output condition.</w:t>
            </w:r>
          </w:p>
        </w:tc>
        <w:tc>
          <w:tcPr>
            <w:tcW w:w="1779" w:type="dxa"/>
            <w:vAlign w:val="center"/>
          </w:tcPr>
          <w:p w14:paraId="02BABFB9" w14:textId="22400256" w:rsidR="002F393C" w:rsidRDefault="002F393C" w:rsidP="002F393C">
            <w:pPr>
              <w:autoSpaceDE w:val="0"/>
              <w:autoSpaceDN w:val="0"/>
              <w:adjustRightInd w:val="0"/>
              <w:spacing w:after="0" w:line="240" w:lineRule="auto"/>
              <w:ind w:left="90"/>
              <w:jc w:val="center"/>
              <w:rPr>
                <w:rFonts w:cs="Tahoma"/>
                <w:bCs/>
                <w:szCs w:val="24"/>
              </w:rPr>
            </w:pPr>
            <w:r w:rsidRPr="0067792E">
              <w:rPr>
                <w:rFonts w:cs="Tahoma"/>
                <w:bCs/>
                <w:szCs w:val="24"/>
              </w:rPr>
              <w:t>NA7.6.3.2</w:t>
            </w:r>
            <w:r>
              <w:rPr>
                <w:rFonts w:cs="Tahoma"/>
                <w:bCs/>
                <w:szCs w:val="24"/>
              </w:rPr>
              <w:t xml:space="preserve">.1, </w:t>
            </w:r>
            <w:r w:rsidRPr="0067792E">
              <w:rPr>
                <w:rFonts w:cs="Tahoma"/>
                <w:bCs/>
                <w:szCs w:val="24"/>
              </w:rPr>
              <w:t>Method 1(c)</w:t>
            </w:r>
            <w:r>
              <w:rPr>
                <w:rFonts w:cs="Tahoma"/>
                <w:bCs/>
                <w:szCs w:val="24"/>
              </w:rPr>
              <w:t>3i</w:t>
            </w:r>
          </w:p>
        </w:tc>
      </w:tr>
      <w:tr w:rsidR="002F393C" w:rsidRPr="00D508CB" w14:paraId="5B037D08" w14:textId="77777777" w:rsidTr="004240BD">
        <w:trPr>
          <w:cantSplit/>
          <w:trHeight w:val="288"/>
        </w:trPr>
        <w:tc>
          <w:tcPr>
            <w:tcW w:w="1256" w:type="dxa"/>
            <w:vAlign w:val="center"/>
          </w:tcPr>
          <w:p w14:paraId="6CAF96AF" w14:textId="6432EEF7"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c>
          <w:tcPr>
            <w:tcW w:w="1594" w:type="dxa"/>
            <w:vAlign w:val="center"/>
          </w:tcPr>
          <w:p w14:paraId="5ED70D4D" w14:textId="77777777" w:rsidR="002F393C" w:rsidRDefault="002F393C" w:rsidP="002F393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2734B169" w14:textId="0B6765BA" w:rsidR="002F393C" w:rsidRDefault="002F393C" w:rsidP="0060066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5986" w:type="dxa"/>
            <w:vAlign w:val="center"/>
          </w:tcPr>
          <w:p w14:paraId="2B86CA1C" w14:textId="72771761" w:rsidR="002F393C" w:rsidRPr="008C2DB1" w:rsidRDefault="002F393C" w:rsidP="002F393C">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779" w:type="dxa"/>
            <w:vAlign w:val="center"/>
          </w:tcPr>
          <w:p w14:paraId="6D045A27" w14:textId="7AF01519" w:rsidR="002F393C" w:rsidRDefault="002F393C" w:rsidP="002F393C">
            <w:pPr>
              <w:autoSpaceDE w:val="0"/>
              <w:autoSpaceDN w:val="0"/>
              <w:adjustRightInd w:val="0"/>
              <w:spacing w:after="0" w:line="240" w:lineRule="auto"/>
              <w:ind w:left="90"/>
              <w:jc w:val="center"/>
              <w:rPr>
                <w:rFonts w:cs="Tahoma"/>
                <w:bCs/>
                <w:szCs w:val="24"/>
              </w:rPr>
            </w:pPr>
            <w:r>
              <w:rPr>
                <w:rFonts w:cs="Tahoma"/>
                <w:bCs/>
                <w:szCs w:val="24"/>
              </w:rPr>
              <w:t>N/A</w:t>
            </w:r>
          </w:p>
        </w:tc>
      </w:tr>
    </w:tbl>
    <w:p w14:paraId="6C704A4B" w14:textId="77777777" w:rsidR="006D1E34" w:rsidRDefault="006D1E34">
      <w:pPr>
        <w:spacing w:after="0" w:line="240" w:lineRule="auto"/>
      </w:pPr>
      <w:r>
        <w:br w:type="page"/>
      </w:r>
    </w:p>
    <w:p w14:paraId="20551BA3" w14:textId="03360C15" w:rsidR="00FE7344" w:rsidRPr="00B47956" w:rsidRDefault="00FE7344" w:rsidP="00CF1860">
      <w:pPr>
        <w:spacing w:after="0" w:line="240" w:lineRule="auto"/>
        <w:ind w:left="90"/>
        <w:rPr>
          <w:b/>
          <w:bCs/>
        </w:rPr>
      </w:pPr>
      <w:r w:rsidRPr="00604233">
        <w:rPr>
          <w:rFonts w:cs="Tahoma"/>
          <w:b/>
          <w:bCs/>
          <w:szCs w:val="24"/>
        </w:rPr>
        <w:lastRenderedPageBreak/>
        <w:t>Demand</w:t>
      </w:r>
      <w:r w:rsidRPr="00B47956">
        <w:rPr>
          <w:b/>
          <w:bCs/>
        </w:rPr>
        <w:t xml:space="preserve"> Responsive Lighting Controls Current Measurement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718"/>
      </w:tblGrid>
      <w:tr w:rsidR="00A95E7C" w14:paraId="1C5E5640" w14:textId="77777777" w:rsidTr="004240BD">
        <w:tc>
          <w:tcPr>
            <w:tcW w:w="2700" w:type="dxa"/>
          </w:tcPr>
          <w:p w14:paraId="45ED3B44" w14:textId="77777777" w:rsidR="00A95E7C" w:rsidRPr="0090179D" w:rsidRDefault="00A95E7C"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390768D5" w14:textId="77777777" w:rsidR="00A95E7C" w:rsidRPr="0090179D" w:rsidRDefault="00A95E7C"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6C4D9801" w14:textId="77777777" w:rsidR="00A95E7C" w:rsidRPr="0090179D" w:rsidRDefault="00A95E7C"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718" w:type="dxa"/>
          </w:tcPr>
          <w:p w14:paraId="77CD5C64" w14:textId="21E2223C" w:rsidR="00A95E7C" w:rsidRPr="0090179D" w:rsidRDefault="00A95E7C" w:rsidP="001C2325">
            <w:pPr>
              <w:spacing w:after="0" w:line="240" w:lineRule="auto"/>
              <w:contextualSpacing/>
              <w:rPr>
                <w:rFonts w:cs="Tahoma"/>
                <w:bCs/>
                <w:szCs w:val="24"/>
              </w:rPr>
            </w:pPr>
            <w:r w:rsidRPr="0090179D">
              <w:rPr>
                <w:rFonts w:cs="Tahoma"/>
                <w:bCs/>
                <w:szCs w:val="24"/>
              </w:rPr>
              <w:t>Control</w:t>
            </w:r>
            <w:r w:rsidR="006D311B">
              <w:rPr>
                <w:rFonts w:cs="Tahoma"/>
                <w:bCs/>
                <w:szCs w:val="24"/>
              </w:rPr>
              <w:t>/tag</w:t>
            </w:r>
            <w:r>
              <w:rPr>
                <w:rFonts w:cs="Tahoma"/>
                <w:bCs/>
                <w:szCs w:val="24"/>
              </w:rPr>
              <w:t xml:space="preserve">: </w:t>
            </w:r>
            <w:r w:rsidR="006D311B">
              <w:rPr>
                <w:rFonts w:cs="Tahoma"/>
                <w:bCs/>
                <w:color w:val="2B579A"/>
                <w:szCs w:val="24"/>
                <w:shd w:val="clear" w:color="auto" w:fill="E6E6E6"/>
              </w:rPr>
              <w:fldChar w:fldCharType="begin">
                <w:ffData>
                  <w:name w:val=""/>
                  <w:enabled/>
                  <w:calcOnExit w:val="0"/>
                  <w:textInput>
                    <w:default w:val="Value"/>
                  </w:textInput>
                </w:ffData>
              </w:fldChar>
            </w:r>
            <w:r w:rsidR="006D311B">
              <w:rPr>
                <w:rFonts w:cs="Tahoma"/>
                <w:bCs/>
                <w:color w:val="2B579A"/>
                <w:szCs w:val="24"/>
                <w:shd w:val="clear" w:color="auto" w:fill="E6E6E6"/>
              </w:rPr>
              <w:instrText xml:space="preserve"> FORMTEXT </w:instrText>
            </w:r>
            <w:r w:rsidR="006D311B">
              <w:rPr>
                <w:rFonts w:cs="Tahoma"/>
                <w:bCs/>
                <w:color w:val="2B579A"/>
                <w:szCs w:val="24"/>
                <w:shd w:val="clear" w:color="auto" w:fill="E6E6E6"/>
              </w:rPr>
            </w:r>
            <w:r w:rsidR="006D311B">
              <w:rPr>
                <w:rFonts w:cs="Tahoma"/>
                <w:bCs/>
                <w:color w:val="2B579A"/>
                <w:szCs w:val="24"/>
                <w:shd w:val="clear" w:color="auto" w:fill="E6E6E6"/>
              </w:rPr>
              <w:fldChar w:fldCharType="separate"/>
            </w:r>
            <w:r w:rsidR="006D311B">
              <w:rPr>
                <w:rFonts w:cs="Tahoma"/>
                <w:bCs/>
                <w:noProof/>
                <w:color w:val="2B579A"/>
                <w:szCs w:val="24"/>
                <w:shd w:val="clear" w:color="auto" w:fill="E6E6E6"/>
              </w:rPr>
              <w:t>Value</w:t>
            </w:r>
            <w:r w:rsidR="006D311B">
              <w:rPr>
                <w:rFonts w:cs="Tahoma"/>
                <w:bCs/>
                <w:color w:val="2B579A"/>
                <w:szCs w:val="24"/>
                <w:shd w:val="clear" w:color="auto" w:fill="E6E6E6"/>
              </w:rPr>
              <w:fldChar w:fldCharType="end"/>
            </w:r>
          </w:p>
        </w:tc>
      </w:tr>
    </w:tbl>
    <w:p w14:paraId="080B5931" w14:textId="77777777" w:rsidR="00A95E7C" w:rsidRDefault="00A95E7C" w:rsidP="006A6F4E">
      <w:pPr>
        <w:spacing w:after="0" w:line="240" w:lineRule="auto"/>
        <w:ind w:left="90"/>
      </w:pPr>
    </w:p>
    <w:p w14:paraId="1E94439B" w14:textId="75DBB6F0" w:rsidR="00797CC2" w:rsidRPr="00B24F76" w:rsidRDefault="00797CC2" w:rsidP="006A6F4E">
      <w:pPr>
        <w:spacing w:after="0" w:line="240" w:lineRule="auto"/>
        <w:ind w:left="90"/>
        <w:rPr>
          <w:rFonts w:cs="Tahoma"/>
          <w:szCs w:val="24"/>
        </w:rPr>
      </w:pPr>
      <w:r w:rsidRPr="005B7E99">
        <w:rPr>
          <w:rFonts w:cs="Tahoma"/>
          <w:b/>
          <w:szCs w:val="24"/>
        </w:rPr>
        <w:t>Table B-</w:t>
      </w:r>
      <w:r>
        <w:rPr>
          <w:rFonts w:cs="Tahoma"/>
          <w:b/>
          <w:szCs w:val="24"/>
        </w:rPr>
        <w:t>2</w:t>
      </w:r>
      <w:r w:rsidRPr="005B7E99">
        <w:rPr>
          <w:rFonts w:cs="Tahoma"/>
          <w:b/>
          <w:szCs w:val="24"/>
        </w:rPr>
        <w:t xml:space="preserve">: </w:t>
      </w:r>
      <w:r>
        <w:rPr>
          <w:rFonts w:cs="Tahoma"/>
          <w:b/>
          <w:bCs/>
          <w:szCs w:val="24"/>
        </w:rPr>
        <w:t>Functional Testing</w:t>
      </w:r>
      <w:r w:rsidR="00484EF6">
        <w:rPr>
          <w:rFonts w:cs="Tahoma"/>
          <w:b/>
          <w:bCs/>
          <w:szCs w:val="24"/>
        </w:rPr>
        <w:t xml:space="preserve"> </w:t>
      </w:r>
      <w:r w:rsidR="00D53EC5">
        <w:rPr>
          <w:rFonts w:cs="Tahoma"/>
          <w:b/>
          <w:bCs/>
          <w:szCs w:val="24"/>
        </w:rPr>
        <w:t>Method 2</w:t>
      </w:r>
      <w:r w:rsidR="004240BD">
        <w:rPr>
          <w:rFonts w:cs="Tahoma"/>
          <w:b/>
          <w:bCs/>
          <w:szCs w:val="24"/>
        </w:rPr>
        <w:t xml:space="preserve"> -</w:t>
      </w:r>
      <w:r w:rsidR="00D53EC5">
        <w:rPr>
          <w:rFonts w:cs="Tahoma"/>
          <w:b/>
          <w:bCs/>
          <w:szCs w:val="24"/>
        </w:rPr>
        <w:t xml:space="preserve"> </w:t>
      </w:r>
      <w:r w:rsidR="00484EF6">
        <w:rPr>
          <w:rFonts w:cs="Tahoma"/>
          <w:b/>
          <w:bCs/>
          <w:szCs w:val="24"/>
        </w:rPr>
        <w:t>Current Measurement</w:t>
      </w:r>
    </w:p>
    <w:tbl>
      <w:tblPr>
        <w:tblStyle w:val="TableGrid"/>
        <w:tblW w:w="4939"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56"/>
        <w:gridCol w:w="1594"/>
        <w:gridCol w:w="5987"/>
        <w:gridCol w:w="1779"/>
      </w:tblGrid>
      <w:tr w:rsidR="00797CC2" w:rsidRPr="00D508CB" w14:paraId="797E9758" w14:textId="77777777" w:rsidTr="004240BD">
        <w:trPr>
          <w:cantSplit/>
          <w:trHeight w:val="288"/>
          <w:tblHeader/>
        </w:trPr>
        <w:tc>
          <w:tcPr>
            <w:tcW w:w="1256" w:type="dxa"/>
            <w:vAlign w:val="bottom"/>
          </w:tcPr>
          <w:p w14:paraId="38F24F0D" w14:textId="0C28B52B" w:rsidR="00797CC2" w:rsidRPr="00D508CB" w:rsidRDefault="00797CC2" w:rsidP="006A6F4E">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94" w:type="dxa"/>
            <w:vAlign w:val="bottom"/>
          </w:tcPr>
          <w:p w14:paraId="42CF72F9" w14:textId="0837E2DF" w:rsidR="00797CC2" w:rsidRPr="00D508CB" w:rsidRDefault="00E822CF" w:rsidP="006A6F4E">
            <w:pPr>
              <w:autoSpaceDE w:val="0"/>
              <w:autoSpaceDN w:val="0"/>
              <w:adjustRightInd w:val="0"/>
              <w:spacing w:after="0" w:line="240" w:lineRule="auto"/>
              <w:ind w:left="90"/>
              <w:jc w:val="center"/>
              <w:rPr>
                <w:rFonts w:cs="Tahoma"/>
                <w:b/>
                <w:bCs/>
                <w:szCs w:val="24"/>
              </w:rPr>
            </w:pPr>
            <w:r>
              <w:rPr>
                <w:rFonts w:cs="Tahoma"/>
                <w:b/>
                <w:bCs/>
                <w:szCs w:val="24"/>
              </w:rPr>
              <w:t>Entry</w:t>
            </w:r>
          </w:p>
        </w:tc>
        <w:tc>
          <w:tcPr>
            <w:tcW w:w="5986" w:type="dxa"/>
            <w:vAlign w:val="bottom"/>
          </w:tcPr>
          <w:p w14:paraId="2B7A9EB6" w14:textId="77777777" w:rsidR="00797CC2" w:rsidRPr="00D508CB" w:rsidRDefault="00797CC2" w:rsidP="006A6F4E">
            <w:pPr>
              <w:autoSpaceDE w:val="0"/>
              <w:autoSpaceDN w:val="0"/>
              <w:adjustRightInd w:val="0"/>
              <w:spacing w:after="0" w:line="240" w:lineRule="auto"/>
              <w:ind w:left="90"/>
              <w:rPr>
                <w:rFonts w:cs="Tahoma"/>
                <w:b/>
                <w:bCs/>
                <w:szCs w:val="24"/>
              </w:rPr>
            </w:pPr>
            <w:r>
              <w:rPr>
                <w:rFonts w:cs="Tahoma"/>
                <w:b/>
                <w:bCs/>
                <w:szCs w:val="24"/>
              </w:rPr>
              <w:t>Functional Test</w:t>
            </w:r>
          </w:p>
        </w:tc>
        <w:tc>
          <w:tcPr>
            <w:tcW w:w="1779" w:type="dxa"/>
            <w:vAlign w:val="bottom"/>
          </w:tcPr>
          <w:p w14:paraId="1A27874F" w14:textId="77777777" w:rsidR="00797CC2" w:rsidRPr="00D508CB" w:rsidRDefault="00797CC2" w:rsidP="006A6F4E">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F377EE" w:rsidRPr="00D508CB" w14:paraId="55910027" w14:textId="77777777" w:rsidTr="004240BD">
        <w:trPr>
          <w:cantSplit/>
          <w:trHeight w:val="288"/>
        </w:trPr>
        <w:tc>
          <w:tcPr>
            <w:tcW w:w="1256" w:type="dxa"/>
            <w:vAlign w:val="center"/>
          </w:tcPr>
          <w:p w14:paraId="08810D46" w14:textId="0731917D"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N/A</w:t>
            </w:r>
          </w:p>
        </w:tc>
        <w:tc>
          <w:tcPr>
            <w:tcW w:w="1594" w:type="dxa"/>
            <w:vAlign w:val="center"/>
          </w:tcPr>
          <w:p w14:paraId="19CDC038" w14:textId="77777777" w:rsidR="00F377EE" w:rsidRDefault="00F377EE" w:rsidP="00F377E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59E6E51C" w14:textId="4B8D46E8" w:rsidR="00F377EE" w:rsidRPr="00B555AB" w:rsidRDefault="00F377EE" w:rsidP="0006266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986" w:type="dxa"/>
            <w:vAlign w:val="center"/>
          </w:tcPr>
          <w:p w14:paraId="09F0433C" w14:textId="08BBF722" w:rsidR="00F377EE" w:rsidRPr="00B555AB" w:rsidRDefault="00F377EE" w:rsidP="00F377EE">
            <w:pPr>
              <w:autoSpaceDE w:val="0"/>
              <w:autoSpaceDN w:val="0"/>
              <w:adjustRightInd w:val="0"/>
              <w:spacing w:after="0" w:line="240" w:lineRule="auto"/>
              <w:ind w:left="90"/>
              <w:rPr>
                <w:rFonts w:cs="Tahoma"/>
                <w:bCs/>
                <w:szCs w:val="24"/>
              </w:rPr>
            </w:pPr>
            <w:r w:rsidRPr="005E0C0D">
              <w:rPr>
                <w:rFonts w:cs="Tahoma"/>
                <w:bCs/>
                <w:szCs w:val="24"/>
              </w:rPr>
              <w:t>Space is representative of sample. If sampling method is used, attach a page listing untested spaces in sample.</w:t>
            </w:r>
          </w:p>
        </w:tc>
        <w:tc>
          <w:tcPr>
            <w:tcW w:w="1779" w:type="dxa"/>
            <w:vAlign w:val="center"/>
          </w:tcPr>
          <w:p w14:paraId="61500307" w14:textId="0DD464C6" w:rsidR="00F377EE" w:rsidRPr="00B555AB" w:rsidRDefault="00F377EE" w:rsidP="00F377EE">
            <w:pPr>
              <w:autoSpaceDE w:val="0"/>
              <w:autoSpaceDN w:val="0"/>
              <w:adjustRightInd w:val="0"/>
              <w:spacing w:after="0" w:line="240" w:lineRule="auto"/>
              <w:ind w:left="90"/>
              <w:jc w:val="center"/>
              <w:rPr>
                <w:rFonts w:cs="Tahoma"/>
                <w:bCs/>
                <w:szCs w:val="24"/>
              </w:rPr>
            </w:pPr>
            <w:r w:rsidRPr="00D85F8C">
              <w:rPr>
                <w:rFonts w:cs="Tahoma"/>
                <w:bCs/>
                <w:szCs w:val="24"/>
              </w:rPr>
              <w:t>NA7.6.3.2</w:t>
            </w:r>
          </w:p>
        </w:tc>
      </w:tr>
      <w:tr w:rsidR="00F377EE" w:rsidRPr="00D508CB" w14:paraId="405D6891" w14:textId="77777777" w:rsidTr="004240BD">
        <w:trPr>
          <w:cantSplit/>
          <w:trHeight w:val="288"/>
        </w:trPr>
        <w:tc>
          <w:tcPr>
            <w:tcW w:w="1256" w:type="dxa"/>
            <w:vAlign w:val="center"/>
          </w:tcPr>
          <w:p w14:paraId="1EC51F76" w14:textId="28FF9825"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1</w:t>
            </w:r>
          </w:p>
        </w:tc>
        <w:tc>
          <w:tcPr>
            <w:tcW w:w="1594" w:type="dxa"/>
            <w:vAlign w:val="center"/>
          </w:tcPr>
          <w:p w14:paraId="0B54AC17" w14:textId="2802B48D" w:rsidR="00F377EE" w:rsidRDefault="006B061B" w:rsidP="0006266D">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4A5AA700" w14:textId="4994F025" w:rsidR="00F377EE" w:rsidRPr="00037C9D" w:rsidRDefault="00F377EE" w:rsidP="00F377EE">
            <w:pPr>
              <w:autoSpaceDE w:val="0"/>
              <w:autoSpaceDN w:val="0"/>
              <w:adjustRightInd w:val="0"/>
              <w:spacing w:after="0" w:line="240" w:lineRule="auto"/>
              <w:ind w:left="90"/>
              <w:rPr>
                <w:rFonts w:cs="Tahoma"/>
                <w:bCs/>
                <w:szCs w:val="24"/>
              </w:rPr>
            </w:pPr>
            <w:r w:rsidRPr="00037C9D">
              <w:rPr>
                <w:rFonts w:cs="Tahoma"/>
                <w:bCs/>
                <w:szCs w:val="24"/>
              </w:rPr>
              <w:t xml:space="preserve">At the lighting circuit panel, select at least one lighting control circuit that serves spaces required to meet </w:t>
            </w:r>
            <w:r w:rsidRPr="00D0437C">
              <w:rPr>
                <w:rFonts w:cs="Tahoma"/>
                <w:bCs/>
                <w:szCs w:val="24"/>
              </w:rPr>
              <w:t>§</w:t>
            </w:r>
            <w:r w:rsidRPr="00037C9D">
              <w:rPr>
                <w:rFonts w:cs="Tahoma"/>
                <w:bCs/>
                <w:szCs w:val="24"/>
              </w:rPr>
              <w:t>110.12.</w:t>
            </w:r>
          </w:p>
        </w:tc>
        <w:tc>
          <w:tcPr>
            <w:tcW w:w="1779" w:type="dxa"/>
            <w:vAlign w:val="center"/>
          </w:tcPr>
          <w:p w14:paraId="12C59121" w14:textId="2D061DDA" w:rsidR="00F377EE" w:rsidRPr="00D85F8C" w:rsidRDefault="00F377EE" w:rsidP="00F377EE">
            <w:pPr>
              <w:autoSpaceDE w:val="0"/>
              <w:autoSpaceDN w:val="0"/>
              <w:adjustRightInd w:val="0"/>
              <w:spacing w:after="0" w:line="240" w:lineRule="auto"/>
              <w:ind w:left="90"/>
              <w:jc w:val="center"/>
              <w:rPr>
                <w:rFonts w:cs="Tahoma"/>
                <w:bCs/>
                <w:szCs w:val="24"/>
              </w:rPr>
            </w:pPr>
            <w:r w:rsidRPr="00D85F8C">
              <w:rPr>
                <w:rFonts w:cs="Tahoma"/>
                <w:bCs/>
                <w:szCs w:val="24"/>
              </w:rPr>
              <w:t>NA7.6.3.2</w:t>
            </w:r>
            <w:r>
              <w:rPr>
                <w:rFonts w:cs="Tahoma"/>
                <w:bCs/>
                <w:szCs w:val="24"/>
              </w:rPr>
              <w:t xml:space="preserve">.2, </w:t>
            </w:r>
            <w:r w:rsidRPr="00D85F8C">
              <w:rPr>
                <w:rFonts w:cs="Tahoma"/>
                <w:bCs/>
                <w:szCs w:val="24"/>
              </w:rPr>
              <w:t xml:space="preserve">Method </w:t>
            </w:r>
            <w:r>
              <w:rPr>
                <w:rFonts w:cs="Tahoma"/>
                <w:bCs/>
                <w:szCs w:val="24"/>
              </w:rPr>
              <w:t>2</w:t>
            </w:r>
            <w:r w:rsidRPr="00D85F8C">
              <w:rPr>
                <w:rFonts w:cs="Tahoma"/>
                <w:bCs/>
                <w:szCs w:val="24"/>
              </w:rPr>
              <w:t>(</w:t>
            </w:r>
            <w:r>
              <w:rPr>
                <w:rFonts w:cs="Tahoma"/>
                <w:bCs/>
                <w:szCs w:val="24"/>
              </w:rPr>
              <w:t>a</w:t>
            </w:r>
            <w:r w:rsidRPr="00D85F8C">
              <w:rPr>
                <w:rFonts w:cs="Tahoma"/>
                <w:bCs/>
                <w:szCs w:val="24"/>
              </w:rPr>
              <w:t>)</w:t>
            </w:r>
          </w:p>
        </w:tc>
      </w:tr>
      <w:tr w:rsidR="00F377EE" w:rsidRPr="00D508CB" w14:paraId="20110C24" w14:textId="77777777" w:rsidTr="004240BD">
        <w:trPr>
          <w:cantSplit/>
          <w:trHeight w:val="288"/>
        </w:trPr>
        <w:tc>
          <w:tcPr>
            <w:tcW w:w="1256" w:type="dxa"/>
            <w:vAlign w:val="center"/>
          </w:tcPr>
          <w:p w14:paraId="36BFC57D" w14:textId="11EDA14C"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w:t>
            </w:r>
          </w:p>
        </w:tc>
        <w:tc>
          <w:tcPr>
            <w:tcW w:w="1594" w:type="dxa"/>
            <w:vAlign w:val="center"/>
          </w:tcPr>
          <w:p w14:paraId="760826C5" w14:textId="6CECE974" w:rsidR="00F377EE" w:rsidRPr="00B555AB"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31C45605" w14:textId="44FB6043" w:rsidR="00F377EE" w:rsidRPr="00B47956" w:rsidRDefault="00F377EE" w:rsidP="00F377EE">
            <w:pPr>
              <w:autoSpaceDE w:val="0"/>
              <w:autoSpaceDN w:val="0"/>
              <w:adjustRightInd w:val="0"/>
              <w:spacing w:after="0" w:line="240" w:lineRule="auto"/>
              <w:ind w:left="90"/>
              <w:rPr>
                <w:rFonts w:cs="Tahoma"/>
                <w:b/>
                <w:szCs w:val="24"/>
              </w:rPr>
            </w:pPr>
            <w:r w:rsidRPr="00B47956">
              <w:rPr>
                <w:rFonts w:cs="Tahoma"/>
                <w:b/>
                <w:szCs w:val="24"/>
              </w:rPr>
              <w:t>Full output test</w:t>
            </w:r>
          </w:p>
        </w:tc>
        <w:tc>
          <w:tcPr>
            <w:tcW w:w="1779" w:type="dxa"/>
            <w:vAlign w:val="center"/>
          </w:tcPr>
          <w:p w14:paraId="5424BA6F" w14:textId="6F86994C" w:rsidR="00F377EE" w:rsidRPr="00B555AB" w:rsidRDefault="00F377EE" w:rsidP="00F377EE">
            <w:pPr>
              <w:autoSpaceDE w:val="0"/>
              <w:autoSpaceDN w:val="0"/>
              <w:adjustRightInd w:val="0"/>
              <w:spacing w:after="0" w:line="240" w:lineRule="auto"/>
              <w:ind w:left="90"/>
              <w:jc w:val="center"/>
              <w:rPr>
                <w:rFonts w:cs="Tahoma"/>
                <w:bCs/>
                <w:szCs w:val="24"/>
              </w:rPr>
            </w:pPr>
            <w:r w:rsidRPr="00714097">
              <w:rPr>
                <w:rFonts w:cs="Tahoma"/>
                <w:bCs/>
                <w:szCs w:val="24"/>
              </w:rPr>
              <w:t>NA7.6.3.2</w:t>
            </w:r>
            <w:r>
              <w:rPr>
                <w:rFonts w:cs="Tahoma"/>
                <w:bCs/>
                <w:szCs w:val="24"/>
              </w:rPr>
              <w:t xml:space="preserve">.2, </w:t>
            </w:r>
            <w:r w:rsidRPr="00714097">
              <w:rPr>
                <w:rFonts w:cs="Tahoma"/>
                <w:bCs/>
                <w:szCs w:val="24"/>
              </w:rPr>
              <w:t>Method 2(</w:t>
            </w:r>
            <w:r>
              <w:rPr>
                <w:rFonts w:cs="Tahoma"/>
                <w:bCs/>
                <w:szCs w:val="24"/>
              </w:rPr>
              <w:t>b</w:t>
            </w:r>
            <w:r w:rsidRPr="00714097">
              <w:rPr>
                <w:rFonts w:cs="Tahoma"/>
                <w:bCs/>
                <w:szCs w:val="24"/>
              </w:rPr>
              <w:t>)</w:t>
            </w:r>
          </w:p>
        </w:tc>
      </w:tr>
      <w:tr w:rsidR="00F377EE" w:rsidRPr="00D508CB" w14:paraId="01A1462E" w14:textId="77777777" w:rsidTr="004240BD">
        <w:trPr>
          <w:cantSplit/>
          <w:trHeight w:val="288"/>
        </w:trPr>
        <w:tc>
          <w:tcPr>
            <w:tcW w:w="1256" w:type="dxa"/>
            <w:vAlign w:val="center"/>
          </w:tcPr>
          <w:p w14:paraId="490B966C" w14:textId="5429B541"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2.1</w:t>
            </w:r>
          </w:p>
        </w:tc>
        <w:tc>
          <w:tcPr>
            <w:tcW w:w="1594" w:type="dxa"/>
            <w:vAlign w:val="center"/>
          </w:tcPr>
          <w:p w14:paraId="5C9682CD" w14:textId="1AA94AFC" w:rsidR="00F377EE" w:rsidRPr="00B555AB"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1524DCF3" w14:textId="6E732C8B" w:rsidR="00F377EE" w:rsidRPr="00025223" w:rsidRDefault="00F377EE" w:rsidP="00F377EE">
            <w:pPr>
              <w:autoSpaceDE w:val="0"/>
              <w:autoSpaceDN w:val="0"/>
              <w:adjustRightInd w:val="0"/>
              <w:spacing w:after="0" w:line="240" w:lineRule="auto"/>
              <w:ind w:left="90"/>
              <w:rPr>
                <w:rFonts w:cs="Tahoma"/>
                <w:szCs w:val="24"/>
              </w:rPr>
            </w:pPr>
            <w:r w:rsidRPr="00E91C1B">
              <w:rPr>
                <w:rFonts w:cs="Tahoma"/>
                <w:szCs w:val="24"/>
              </w:rPr>
              <w:t xml:space="preserve">Using the manual switches/dimmers, set the </w:t>
            </w:r>
            <w:r w:rsidRPr="00684AA5">
              <w:rPr>
                <w:rFonts w:cs="Tahoma"/>
                <w:bCs/>
                <w:szCs w:val="24"/>
              </w:rPr>
              <w:t>lighting</w:t>
            </w:r>
            <w:r w:rsidRPr="00E91C1B">
              <w:rPr>
                <w:rFonts w:cs="Tahoma"/>
                <w:szCs w:val="24"/>
              </w:rPr>
              <w:t xml:space="preserve"> system to full output in the space served by the selected circuit. The lighting in areas with photo controls or occupant/vacancy sensors may be at less than full output or may be off.</w:t>
            </w:r>
          </w:p>
        </w:tc>
        <w:tc>
          <w:tcPr>
            <w:tcW w:w="1779" w:type="dxa"/>
            <w:vAlign w:val="center"/>
          </w:tcPr>
          <w:p w14:paraId="3B4FDB6A" w14:textId="64A69E39" w:rsidR="00F377EE" w:rsidRPr="00B555AB" w:rsidRDefault="00F377EE" w:rsidP="00F377EE">
            <w:pPr>
              <w:autoSpaceDE w:val="0"/>
              <w:autoSpaceDN w:val="0"/>
              <w:adjustRightInd w:val="0"/>
              <w:spacing w:after="0" w:line="240" w:lineRule="auto"/>
              <w:ind w:left="90"/>
              <w:jc w:val="center"/>
              <w:rPr>
                <w:rFonts w:cs="Tahoma"/>
                <w:bCs/>
                <w:szCs w:val="24"/>
              </w:rPr>
            </w:pPr>
            <w:r w:rsidRPr="00E91C1B">
              <w:rPr>
                <w:rFonts w:cs="Tahoma"/>
                <w:bCs/>
                <w:szCs w:val="24"/>
              </w:rPr>
              <w:t>NA7.6.3.2</w:t>
            </w:r>
            <w:r>
              <w:rPr>
                <w:rFonts w:cs="Tahoma"/>
                <w:bCs/>
                <w:szCs w:val="24"/>
              </w:rPr>
              <w:t xml:space="preserve">.2, </w:t>
            </w:r>
            <w:r w:rsidRPr="00E91C1B">
              <w:rPr>
                <w:rFonts w:cs="Tahoma"/>
                <w:bCs/>
                <w:szCs w:val="24"/>
              </w:rPr>
              <w:t>Method 2(b)</w:t>
            </w:r>
            <w:r>
              <w:rPr>
                <w:rFonts w:cs="Tahoma"/>
                <w:bCs/>
                <w:szCs w:val="24"/>
              </w:rPr>
              <w:t>1</w:t>
            </w:r>
          </w:p>
        </w:tc>
      </w:tr>
      <w:tr w:rsidR="00F377EE" w:rsidRPr="00D508CB" w14:paraId="3315E976" w14:textId="77777777" w:rsidTr="004240BD">
        <w:trPr>
          <w:cantSplit/>
          <w:trHeight w:val="288"/>
        </w:trPr>
        <w:tc>
          <w:tcPr>
            <w:tcW w:w="1256" w:type="dxa"/>
            <w:vAlign w:val="center"/>
          </w:tcPr>
          <w:p w14:paraId="230E0FEE" w14:textId="4D6885D5" w:rsidR="00F377EE" w:rsidRPr="00B555AB" w:rsidRDefault="00F377EE" w:rsidP="00F377EE">
            <w:pPr>
              <w:autoSpaceDE w:val="0"/>
              <w:autoSpaceDN w:val="0"/>
              <w:adjustRightInd w:val="0"/>
              <w:spacing w:after="0" w:line="240" w:lineRule="auto"/>
              <w:ind w:left="90"/>
              <w:jc w:val="center"/>
              <w:rPr>
                <w:rFonts w:cs="Tahoma"/>
                <w:bCs/>
                <w:szCs w:val="24"/>
              </w:rPr>
            </w:pPr>
            <w:r>
              <w:rPr>
                <w:rFonts w:cs="Tahoma"/>
                <w:bCs/>
                <w:szCs w:val="24"/>
              </w:rPr>
              <w:t>2.2</w:t>
            </w:r>
          </w:p>
        </w:tc>
        <w:tc>
          <w:tcPr>
            <w:tcW w:w="1594" w:type="dxa"/>
            <w:vAlign w:val="center"/>
          </w:tcPr>
          <w:p w14:paraId="6D85E04C" w14:textId="6B0BC863" w:rsidR="00F377EE" w:rsidRPr="00B555AB"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fo_current"/>
                  <w:enabled/>
                  <w:calcOnExit w:val="0"/>
                  <w:textInput>
                    <w:default w:val="Enter value"/>
                  </w:textInput>
                </w:ffData>
              </w:fldChar>
            </w:r>
            <w:bookmarkStart w:id="15" w:name="fo_curr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5"/>
          </w:p>
        </w:tc>
        <w:tc>
          <w:tcPr>
            <w:tcW w:w="5986" w:type="dxa"/>
            <w:vAlign w:val="center"/>
          </w:tcPr>
          <w:p w14:paraId="43FAA9D9" w14:textId="74DA0903" w:rsidR="00F377EE" w:rsidRPr="00B555AB" w:rsidRDefault="00F377EE" w:rsidP="00F377EE">
            <w:pPr>
              <w:autoSpaceDE w:val="0"/>
              <w:autoSpaceDN w:val="0"/>
              <w:adjustRightInd w:val="0"/>
              <w:spacing w:after="0" w:line="240" w:lineRule="auto"/>
              <w:ind w:left="90"/>
              <w:rPr>
                <w:rFonts w:cs="Tahoma"/>
                <w:bCs/>
                <w:szCs w:val="24"/>
              </w:rPr>
            </w:pPr>
            <w:r w:rsidRPr="00411BA9">
              <w:rPr>
                <w:rFonts w:cs="Tahoma"/>
                <w:bCs/>
                <w:szCs w:val="24"/>
              </w:rPr>
              <w:t>Measure the current at the selected circuit and enter the value in amperes (A).</w:t>
            </w:r>
          </w:p>
        </w:tc>
        <w:tc>
          <w:tcPr>
            <w:tcW w:w="1779" w:type="dxa"/>
            <w:vAlign w:val="center"/>
          </w:tcPr>
          <w:p w14:paraId="261C9F3F" w14:textId="0C08D995" w:rsidR="00F377EE" w:rsidRPr="00B555AB" w:rsidRDefault="00F377EE" w:rsidP="00F377EE">
            <w:pPr>
              <w:autoSpaceDE w:val="0"/>
              <w:autoSpaceDN w:val="0"/>
              <w:adjustRightInd w:val="0"/>
              <w:spacing w:after="0" w:line="240" w:lineRule="auto"/>
              <w:ind w:left="90"/>
              <w:jc w:val="center"/>
              <w:rPr>
                <w:rFonts w:cs="Tahoma"/>
                <w:bCs/>
                <w:szCs w:val="24"/>
              </w:rPr>
            </w:pPr>
            <w:r w:rsidRPr="00411BA9">
              <w:rPr>
                <w:rFonts w:cs="Tahoma"/>
                <w:bCs/>
                <w:szCs w:val="24"/>
              </w:rPr>
              <w:t>NA7.6.3.2</w:t>
            </w:r>
            <w:r>
              <w:rPr>
                <w:rFonts w:cs="Tahoma"/>
                <w:bCs/>
                <w:szCs w:val="24"/>
              </w:rPr>
              <w:t xml:space="preserve">.2, </w:t>
            </w:r>
            <w:r w:rsidRPr="00411BA9">
              <w:rPr>
                <w:rFonts w:cs="Tahoma"/>
                <w:bCs/>
                <w:szCs w:val="24"/>
              </w:rPr>
              <w:t>Method 2(b)</w:t>
            </w:r>
            <w:r>
              <w:rPr>
                <w:rFonts w:cs="Tahoma"/>
                <w:bCs/>
                <w:szCs w:val="24"/>
              </w:rPr>
              <w:t>2</w:t>
            </w:r>
          </w:p>
        </w:tc>
      </w:tr>
      <w:tr w:rsidR="00F377EE" w:rsidRPr="00D508CB" w14:paraId="68C77993" w14:textId="77777777" w:rsidTr="004240BD">
        <w:trPr>
          <w:cantSplit/>
          <w:trHeight w:val="288"/>
        </w:trPr>
        <w:tc>
          <w:tcPr>
            <w:tcW w:w="1256" w:type="dxa"/>
            <w:vAlign w:val="center"/>
          </w:tcPr>
          <w:p w14:paraId="48CC0F88" w14:textId="22EF2E2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2.3</w:t>
            </w:r>
          </w:p>
        </w:tc>
        <w:tc>
          <w:tcPr>
            <w:tcW w:w="1594" w:type="dxa"/>
            <w:vAlign w:val="center"/>
          </w:tcPr>
          <w:p w14:paraId="577CA1F5" w14:textId="14A3E3C8"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fo_current_sum"/>
                  <w:enabled/>
                  <w:calcOnExit w:val="0"/>
                  <w:textInput>
                    <w:default w:val="Enter value"/>
                  </w:textInput>
                </w:ffData>
              </w:fldChar>
            </w:r>
            <w:bookmarkStart w:id="16" w:name="fo_current_s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6"/>
          </w:p>
        </w:tc>
        <w:tc>
          <w:tcPr>
            <w:tcW w:w="5986" w:type="dxa"/>
            <w:vAlign w:val="center"/>
          </w:tcPr>
          <w:p w14:paraId="635E0DC4" w14:textId="2AFD4C8A" w:rsidR="00F377EE" w:rsidRPr="00F24B6F" w:rsidRDefault="00F377EE" w:rsidP="00F377EE">
            <w:pPr>
              <w:autoSpaceDE w:val="0"/>
              <w:autoSpaceDN w:val="0"/>
              <w:adjustRightInd w:val="0"/>
              <w:spacing w:after="0" w:line="240" w:lineRule="auto"/>
              <w:ind w:left="90"/>
              <w:rPr>
                <w:rFonts w:cs="Tahoma"/>
                <w:bCs/>
                <w:szCs w:val="24"/>
              </w:rPr>
            </w:pPr>
            <w:r w:rsidRPr="00D13C6E">
              <w:rPr>
                <w:rFonts w:cs="Tahoma"/>
                <w:bCs/>
                <w:szCs w:val="24"/>
              </w:rPr>
              <w:t>Calculate the sum of all the circuit currents in the full output condition and enter the value in amperes (A).</w:t>
            </w:r>
          </w:p>
        </w:tc>
        <w:tc>
          <w:tcPr>
            <w:tcW w:w="1779" w:type="dxa"/>
            <w:vAlign w:val="center"/>
          </w:tcPr>
          <w:p w14:paraId="2A430946" w14:textId="7CAAC144" w:rsidR="00F377EE" w:rsidRDefault="00F377EE" w:rsidP="00F377EE">
            <w:pPr>
              <w:autoSpaceDE w:val="0"/>
              <w:autoSpaceDN w:val="0"/>
              <w:adjustRightInd w:val="0"/>
              <w:spacing w:after="0" w:line="240" w:lineRule="auto"/>
              <w:ind w:left="90"/>
              <w:jc w:val="center"/>
              <w:rPr>
                <w:rFonts w:cs="Tahoma"/>
                <w:bCs/>
                <w:szCs w:val="24"/>
              </w:rPr>
            </w:pPr>
            <w:r w:rsidRPr="00D13C6E">
              <w:rPr>
                <w:rFonts w:cs="Tahoma"/>
                <w:bCs/>
                <w:szCs w:val="24"/>
              </w:rPr>
              <w:t>NA7.6.3.2</w:t>
            </w:r>
            <w:r>
              <w:rPr>
                <w:rFonts w:cs="Tahoma"/>
                <w:bCs/>
                <w:szCs w:val="24"/>
              </w:rPr>
              <w:t xml:space="preserve">.2, </w:t>
            </w:r>
            <w:r w:rsidRPr="00D13C6E">
              <w:rPr>
                <w:rFonts w:cs="Tahoma"/>
                <w:bCs/>
                <w:szCs w:val="24"/>
              </w:rPr>
              <w:t>Method 2(b)</w:t>
            </w:r>
            <w:r>
              <w:rPr>
                <w:rFonts w:cs="Tahoma"/>
                <w:bCs/>
                <w:szCs w:val="24"/>
              </w:rPr>
              <w:t>5</w:t>
            </w:r>
          </w:p>
        </w:tc>
      </w:tr>
      <w:tr w:rsidR="00F377EE" w:rsidRPr="00D508CB" w14:paraId="104954E5" w14:textId="77777777" w:rsidTr="004240BD">
        <w:trPr>
          <w:cantSplit/>
          <w:trHeight w:val="288"/>
        </w:trPr>
        <w:tc>
          <w:tcPr>
            <w:tcW w:w="1256" w:type="dxa"/>
            <w:vAlign w:val="center"/>
          </w:tcPr>
          <w:p w14:paraId="669A62A2" w14:textId="35046FCD"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2.4</w:t>
            </w:r>
          </w:p>
        </w:tc>
        <w:tc>
          <w:tcPr>
            <w:tcW w:w="1594" w:type="dxa"/>
            <w:vAlign w:val="center"/>
          </w:tcPr>
          <w:p w14:paraId="4BC6D6B7" w14:textId="7207897D" w:rsidR="00F377EE" w:rsidRDefault="006B061B" w:rsidP="0027522B">
            <w:pPr>
              <w:autoSpaceDE w:val="0"/>
              <w:autoSpaceDN w:val="0"/>
              <w:adjustRightInd w:val="0"/>
              <w:spacing w:after="0" w:line="240" w:lineRule="auto"/>
              <w:ind w:left="90"/>
              <w:rPr>
                <w:rFonts w:cs="Tahoma"/>
                <w:bCs/>
                <w:szCs w:val="24"/>
              </w:rPr>
            </w:pPr>
            <w:r>
              <w:rPr>
                <w:rFonts w:cs="Tahoma"/>
                <w:bCs/>
                <w:szCs w:val="24"/>
              </w:rPr>
              <w:t>No Entry</w:t>
            </w:r>
          </w:p>
        </w:tc>
        <w:tc>
          <w:tcPr>
            <w:tcW w:w="5986" w:type="dxa"/>
            <w:vAlign w:val="center"/>
          </w:tcPr>
          <w:p w14:paraId="2627F99B" w14:textId="11196C6F" w:rsidR="00F377EE" w:rsidRPr="00370EE8" w:rsidRDefault="00F377EE" w:rsidP="00F377EE">
            <w:pPr>
              <w:autoSpaceDE w:val="0"/>
              <w:autoSpaceDN w:val="0"/>
              <w:adjustRightInd w:val="0"/>
              <w:spacing w:after="0" w:line="240" w:lineRule="auto"/>
              <w:ind w:left="90"/>
              <w:rPr>
                <w:rFonts w:cs="Tahoma"/>
                <w:bCs/>
                <w:szCs w:val="24"/>
              </w:rPr>
            </w:pPr>
            <w:r w:rsidRPr="00E43E99">
              <w:rPr>
                <w:rFonts w:cs="Tahoma"/>
                <w:bCs/>
                <w:szCs w:val="24"/>
              </w:rPr>
              <w:t>Simulate a demand response condition using the demand responsive control in the space served by the selected circuit.</w:t>
            </w:r>
          </w:p>
        </w:tc>
        <w:tc>
          <w:tcPr>
            <w:tcW w:w="1779" w:type="dxa"/>
            <w:vAlign w:val="center"/>
          </w:tcPr>
          <w:p w14:paraId="669F81F4" w14:textId="490D2B26" w:rsidR="00F377EE" w:rsidRDefault="00F377EE" w:rsidP="00F377EE">
            <w:pPr>
              <w:autoSpaceDE w:val="0"/>
              <w:autoSpaceDN w:val="0"/>
              <w:adjustRightInd w:val="0"/>
              <w:spacing w:after="0" w:line="240" w:lineRule="auto"/>
              <w:ind w:left="90"/>
              <w:jc w:val="center"/>
              <w:rPr>
                <w:rFonts w:cs="Tahoma"/>
                <w:bCs/>
                <w:szCs w:val="24"/>
              </w:rPr>
            </w:pPr>
            <w:r w:rsidRPr="00E43E99">
              <w:rPr>
                <w:rFonts w:cs="Tahoma"/>
                <w:bCs/>
                <w:szCs w:val="24"/>
              </w:rPr>
              <w:t>NA7.6.3.2</w:t>
            </w:r>
            <w:r>
              <w:rPr>
                <w:rFonts w:cs="Tahoma"/>
                <w:bCs/>
                <w:szCs w:val="24"/>
              </w:rPr>
              <w:t xml:space="preserve">.2, </w:t>
            </w:r>
            <w:r w:rsidRPr="00E43E99">
              <w:rPr>
                <w:rFonts w:cs="Tahoma"/>
                <w:bCs/>
                <w:szCs w:val="24"/>
              </w:rPr>
              <w:t>Method 2(b)</w:t>
            </w:r>
            <w:r>
              <w:rPr>
                <w:rFonts w:cs="Tahoma"/>
                <w:bCs/>
                <w:szCs w:val="24"/>
              </w:rPr>
              <w:t>3</w:t>
            </w:r>
          </w:p>
        </w:tc>
      </w:tr>
      <w:tr w:rsidR="00F377EE" w:rsidRPr="00D508CB" w14:paraId="48903CD5" w14:textId="77777777" w:rsidTr="004240BD">
        <w:trPr>
          <w:cantSplit/>
          <w:trHeight w:val="288"/>
        </w:trPr>
        <w:tc>
          <w:tcPr>
            <w:tcW w:w="1256" w:type="dxa"/>
            <w:vAlign w:val="center"/>
          </w:tcPr>
          <w:p w14:paraId="31CC3E21" w14:textId="4D811AB8"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2.5</w:t>
            </w:r>
          </w:p>
        </w:tc>
        <w:tc>
          <w:tcPr>
            <w:tcW w:w="1594" w:type="dxa"/>
            <w:vAlign w:val="center"/>
          </w:tcPr>
          <w:p w14:paraId="03784EE9" w14:textId="0DE4FA7E"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dr_current_m2b"/>
                  <w:enabled/>
                  <w:calcOnExit w:val="0"/>
                  <w:textInput>
                    <w:default w:val="Enter value"/>
                  </w:textInput>
                </w:ffData>
              </w:fldChar>
            </w:r>
            <w:bookmarkStart w:id="17" w:name="dr_current_m2b"/>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7"/>
          </w:p>
        </w:tc>
        <w:tc>
          <w:tcPr>
            <w:tcW w:w="5986" w:type="dxa"/>
            <w:vAlign w:val="center"/>
          </w:tcPr>
          <w:p w14:paraId="3977E8BB" w14:textId="3103B103" w:rsidR="00F377EE" w:rsidRPr="00377017" w:rsidRDefault="00F377EE" w:rsidP="00F377EE">
            <w:pPr>
              <w:autoSpaceDE w:val="0"/>
              <w:autoSpaceDN w:val="0"/>
              <w:adjustRightInd w:val="0"/>
              <w:spacing w:after="0" w:line="240" w:lineRule="auto"/>
              <w:ind w:left="86"/>
              <w:rPr>
                <w:rFonts w:cs="Tahoma"/>
                <w:bCs/>
                <w:szCs w:val="24"/>
              </w:rPr>
            </w:pPr>
            <w:r w:rsidRPr="00100FA2">
              <w:rPr>
                <w:rFonts w:cs="Tahoma"/>
                <w:bCs/>
                <w:szCs w:val="24"/>
              </w:rPr>
              <w:t>Measure the current at the selected circuit with the electric lighting system in the demand response condition and enter the value in amperes (A)</w:t>
            </w:r>
          </w:p>
        </w:tc>
        <w:tc>
          <w:tcPr>
            <w:tcW w:w="1779" w:type="dxa"/>
            <w:vAlign w:val="center"/>
          </w:tcPr>
          <w:p w14:paraId="48282E97" w14:textId="3F823729" w:rsidR="00F377EE" w:rsidRDefault="00F377EE" w:rsidP="00F377EE">
            <w:pPr>
              <w:autoSpaceDE w:val="0"/>
              <w:autoSpaceDN w:val="0"/>
              <w:adjustRightInd w:val="0"/>
              <w:spacing w:after="0" w:line="240" w:lineRule="auto"/>
              <w:ind w:left="90"/>
              <w:jc w:val="center"/>
              <w:rPr>
                <w:rFonts w:cs="Tahoma"/>
                <w:bCs/>
                <w:szCs w:val="24"/>
              </w:rPr>
            </w:pPr>
            <w:r w:rsidRPr="00BE39EC">
              <w:rPr>
                <w:rFonts w:cs="Tahoma"/>
                <w:bCs/>
                <w:szCs w:val="24"/>
              </w:rPr>
              <w:t>NA7.6.3.2</w:t>
            </w:r>
            <w:r>
              <w:rPr>
                <w:rFonts w:cs="Tahoma"/>
                <w:bCs/>
                <w:szCs w:val="24"/>
              </w:rPr>
              <w:t xml:space="preserve">.2, </w:t>
            </w:r>
            <w:r w:rsidRPr="00BE39EC">
              <w:rPr>
                <w:rFonts w:cs="Tahoma"/>
                <w:bCs/>
                <w:szCs w:val="24"/>
              </w:rPr>
              <w:t>Method 2(b)</w:t>
            </w:r>
            <w:r>
              <w:rPr>
                <w:rFonts w:cs="Tahoma"/>
                <w:bCs/>
                <w:szCs w:val="24"/>
              </w:rPr>
              <w:t>4</w:t>
            </w:r>
          </w:p>
        </w:tc>
      </w:tr>
      <w:tr w:rsidR="00F377EE" w:rsidRPr="00D508CB" w14:paraId="52F8BF8A" w14:textId="77777777" w:rsidTr="004240BD">
        <w:trPr>
          <w:cantSplit/>
          <w:trHeight w:val="288"/>
        </w:trPr>
        <w:tc>
          <w:tcPr>
            <w:tcW w:w="1256" w:type="dxa"/>
            <w:vAlign w:val="center"/>
          </w:tcPr>
          <w:p w14:paraId="2CA6BF96" w14:textId="0516B8E9"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2.6</w:t>
            </w:r>
          </w:p>
        </w:tc>
        <w:tc>
          <w:tcPr>
            <w:tcW w:w="1594" w:type="dxa"/>
            <w:vAlign w:val="center"/>
          </w:tcPr>
          <w:p w14:paraId="1410B41D" w14:textId="3D85C06B"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dr_current_sum"/>
                  <w:enabled/>
                  <w:calcOnExit w:val="0"/>
                  <w:textInput>
                    <w:default w:val="Enter value"/>
                  </w:textInput>
                </w:ffData>
              </w:fldChar>
            </w:r>
            <w:bookmarkStart w:id="18" w:name="dr_current_su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8"/>
          </w:p>
        </w:tc>
        <w:tc>
          <w:tcPr>
            <w:tcW w:w="5986" w:type="dxa"/>
            <w:vAlign w:val="center"/>
          </w:tcPr>
          <w:p w14:paraId="5FDA6F1C" w14:textId="11581332" w:rsidR="00F377EE" w:rsidRPr="00377017" w:rsidRDefault="00F377EE" w:rsidP="00F377EE">
            <w:pPr>
              <w:autoSpaceDE w:val="0"/>
              <w:autoSpaceDN w:val="0"/>
              <w:adjustRightInd w:val="0"/>
              <w:spacing w:after="0" w:line="240" w:lineRule="auto"/>
              <w:ind w:left="86"/>
              <w:rPr>
                <w:rFonts w:cs="Tahoma"/>
                <w:bCs/>
                <w:szCs w:val="24"/>
              </w:rPr>
            </w:pPr>
            <w:r w:rsidRPr="00E262DD">
              <w:rPr>
                <w:rFonts w:cs="Tahoma"/>
                <w:bCs/>
                <w:szCs w:val="24"/>
              </w:rPr>
              <w:t>Calculate the sum of all the circuit currents in the demand response condition and enter the value in amperes (A).</w:t>
            </w:r>
          </w:p>
        </w:tc>
        <w:tc>
          <w:tcPr>
            <w:tcW w:w="1779" w:type="dxa"/>
            <w:vAlign w:val="center"/>
          </w:tcPr>
          <w:p w14:paraId="59E57650" w14:textId="77B3C8F3" w:rsidR="00F377EE" w:rsidRDefault="00F377EE" w:rsidP="00F377EE">
            <w:pPr>
              <w:autoSpaceDE w:val="0"/>
              <w:autoSpaceDN w:val="0"/>
              <w:adjustRightInd w:val="0"/>
              <w:spacing w:after="0" w:line="240" w:lineRule="auto"/>
              <w:ind w:left="86"/>
              <w:jc w:val="center"/>
              <w:rPr>
                <w:rFonts w:cs="Tahoma"/>
                <w:bCs/>
                <w:szCs w:val="24"/>
              </w:rPr>
            </w:pPr>
            <w:r w:rsidRPr="00305F74">
              <w:rPr>
                <w:rFonts w:cs="Tahoma"/>
                <w:bCs/>
                <w:szCs w:val="24"/>
              </w:rPr>
              <w:t>NA7.6.3.2</w:t>
            </w:r>
            <w:r>
              <w:rPr>
                <w:rFonts w:cs="Tahoma"/>
                <w:bCs/>
                <w:szCs w:val="24"/>
              </w:rPr>
              <w:t xml:space="preserve">.2, </w:t>
            </w:r>
            <w:r w:rsidRPr="00305F74">
              <w:rPr>
                <w:rFonts w:cs="Tahoma"/>
                <w:bCs/>
                <w:szCs w:val="24"/>
              </w:rPr>
              <w:t>Method 2(b)5</w:t>
            </w:r>
          </w:p>
        </w:tc>
      </w:tr>
      <w:tr w:rsidR="00F377EE" w:rsidRPr="00D508CB" w14:paraId="336F788C" w14:textId="77777777" w:rsidTr="004240BD">
        <w:trPr>
          <w:cantSplit/>
          <w:trHeight w:val="288"/>
        </w:trPr>
        <w:tc>
          <w:tcPr>
            <w:tcW w:w="1256" w:type="dxa"/>
            <w:vAlign w:val="center"/>
          </w:tcPr>
          <w:p w14:paraId="0A5ABFBB" w14:textId="2E9DF8BD"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2.7</w:t>
            </w:r>
          </w:p>
        </w:tc>
        <w:tc>
          <w:tcPr>
            <w:tcW w:w="1594" w:type="dxa"/>
            <w:vAlign w:val="center"/>
          </w:tcPr>
          <w:p w14:paraId="567A1EF5" w14:textId="645EBC11"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86" w:type="dxa"/>
            <w:vAlign w:val="center"/>
          </w:tcPr>
          <w:p w14:paraId="204C2303" w14:textId="3FAF12F7" w:rsidR="00F377EE" w:rsidRDefault="00F377EE" w:rsidP="00F377EE">
            <w:pPr>
              <w:autoSpaceDE w:val="0"/>
              <w:autoSpaceDN w:val="0"/>
              <w:adjustRightInd w:val="0"/>
              <w:spacing w:after="0" w:line="240" w:lineRule="auto"/>
              <w:ind w:left="86"/>
              <w:rPr>
                <w:rFonts w:cs="Tahoma"/>
                <w:bCs/>
                <w:szCs w:val="24"/>
              </w:rPr>
            </w:pPr>
            <w:r w:rsidRPr="00A406C6">
              <w:rPr>
                <w:rFonts w:cs="Tahoma"/>
                <w:bCs/>
                <w:szCs w:val="24"/>
              </w:rPr>
              <w:t>Calculate the percent reduction in current at the selected circuit from the full output condition to the demand response condition and enter the value in %.</w:t>
            </w:r>
            <w:r>
              <w:rPr>
                <w:rFonts w:cs="Tahoma"/>
                <w:bCs/>
                <w:szCs w:val="24"/>
              </w:rPr>
              <w:t xml:space="preserve"> (Percent reduction = </w:t>
            </w:r>
          </w:p>
          <w:p w14:paraId="2602756C" w14:textId="0EC7F23E" w:rsidR="00F377EE" w:rsidRPr="00377017" w:rsidRDefault="00F377EE" w:rsidP="00F377EE">
            <w:pPr>
              <w:autoSpaceDE w:val="0"/>
              <w:autoSpaceDN w:val="0"/>
              <w:adjustRightInd w:val="0"/>
              <w:spacing w:after="0" w:line="240" w:lineRule="auto"/>
              <w:ind w:left="86"/>
              <w:rPr>
                <w:rFonts w:cs="Tahoma"/>
                <w:bCs/>
                <w:szCs w:val="24"/>
              </w:rPr>
            </w:pPr>
            <w:r>
              <w:rPr>
                <w:rFonts w:cs="Tahoma"/>
                <w:bCs/>
                <w:szCs w:val="24"/>
              </w:rPr>
              <w:t>[(Step 2.2 - Step 2.5) / Step 2.2] * 100%)</w:t>
            </w:r>
          </w:p>
        </w:tc>
        <w:tc>
          <w:tcPr>
            <w:tcW w:w="1779" w:type="dxa"/>
            <w:vAlign w:val="center"/>
          </w:tcPr>
          <w:p w14:paraId="475F7099" w14:textId="014AFD7D" w:rsidR="00F377EE" w:rsidRDefault="00F377EE" w:rsidP="00F377EE">
            <w:pPr>
              <w:autoSpaceDE w:val="0"/>
              <w:autoSpaceDN w:val="0"/>
              <w:adjustRightInd w:val="0"/>
              <w:spacing w:after="0" w:line="240" w:lineRule="auto"/>
              <w:ind w:left="86"/>
              <w:jc w:val="center"/>
              <w:rPr>
                <w:rFonts w:cs="Tahoma"/>
                <w:bCs/>
                <w:szCs w:val="24"/>
              </w:rPr>
            </w:pPr>
            <w:r>
              <w:rPr>
                <w:rFonts w:cs="Tahoma"/>
                <w:bCs/>
                <w:szCs w:val="24"/>
              </w:rPr>
              <w:t>N/A</w:t>
            </w:r>
          </w:p>
        </w:tc>
      </w:tr>
      <w:tr w:rsidR="00F377EE" w:rsidRPr="00D508CB" w14:paraId="3DEBB539" w14:textId="77777777" w:rsidTr="004240BD">
        <w:trPr>
          <w:cantSplit/>
          <w:trHeight w:val="288"/>
        </w:trPr>
        <w:tc>
          <w:tcPr>
            <w:tcW w:w="1256" w:type="dxa"/>
            <w:vAlign w:val="center"/>
          </w:tcPr>
          <w:p w14:paraId="4A54C9A6" w14:textId="23103D0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2.8</w:t>
            </w:r>
          </w:p>
        </w:tc>
        <w:tc>
          <w:tcPr>
            <w:tcW w:w="1594" w:type="dxa"/>
            <w:vAlign w:val="center"/>
          </w:tcPr>
          <w:p w14:paraId="31C8AF8F" w14:textId="4FE614EE" w:rsidR="00F377EE" w:rsidRDefault="00F377EE" w:rsidP="0027522B">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986" w:type="dxa"/>
            <w:vAlign w:val="center"/>
          </w:tcPr>
          <w:p w14:paraId="1D02A27C" w14:textId="77777777" w:rsidR="00F377EE" w:rsidRDefault="00F377EE" w:rsidP="00F377EE">
            <w:pPr>
              <w:autoSpaceDE w:val="0"/>
              <w:autoSpaceDN w:val="0"/>
              <w:adjustRightInd w:val="0"/>
              <w:spacing w:after="0" w:line="240" w:lineRule="auto"/>
              <w:ind w:left="86"/>
              <w:rPr>
                <w:rFonts w:cs="Tahoma"/>
                <w:bCs/>
                <w:szCs w:val="24"/>
              </w:rPr>
            </w:pPr>
            <w:r w:rsidRPr="00F80312">
              <w:rPr>
                <w:rFonts w:cs="Tahoma"/>
                <w:bCs/>
                <w:szCs w:val="24"/>
              </w:rPr>
              <w:t xml:space="preserve">Calculate the </w:t>
            </w:r>
            <w:r w:rsidRPr="00B47956">
              <w:rPr>
                <w:rFonts w:cs="Tahoma"/>
                <w:bCs/>
                <w:szCs w:val="24"/>
              </w:rPr>
              <w:t>total</w:t>
            </w:r>
            <w:r w:rsidRPr="00F80312">
              <w:rPr>
                <w:rFonts w:cs="Tahoma"/>
                <w:bCs/>
                <w:szCs w:val="24"/>
              </w:rPr>
              <w:t xml:space="preserve"> percent reduction in current from the full output condition to the demand response condition and enter the value in %</w:t>
            </w:r>
            <w:r>
              <w:rPr>
                <w:rFonts w:cs="Tahoma"/>
                <w:bCs/>
                <w:szCs w:val="24"/>
              </w:rPr>
              <w:t>.</w:t>
            </w:r>
          </w:p>
          <w:p w14:paraId="732C3CB6" w14:textId="66784C7C" w:rsidR="00F377EE" w:rsidRDefault="00F377EE" w:rsidP="00F377EE">
            <w:pPr>
              <w:autoSpaceDE w:val="0"/>
              <w:autoSpaceDN w:val="0"/>
              <w:adjustRightInd w:val="0"/>
              <w:spacing w:after="0" w:line="240" w:lineRule="auto"/>
              <w:ind w:left="86"/>
              <w:rPr>
                <w:rFonts w:cs="Tahoma"/>
                <w:bCs/>
                <w:szCs w:val="24"/>
              </w:rPr>
            </w:pPr>
            <w:r>
              <w:rPr>
                <w:rFonts w:cs="Tahoma"/>
                <w:bCs/>
                <w:szCs w:val="24"/>
              </w:rPr>
              <w:t>(Total percent reduction =</w:t>
            </w:r>
          </w:p>
          <w:p w14:paraId="7B03DB02" w14:textId="09F66904" w:rsidR="00F377EE" w:rsidRPr="00377017" w:rsidRDefault="00F377EE" w:rsidP="00F377EE">
            <w:pPr>
              <w:autoSpaceDE w:val="0"/>
              <w:autoSpaceDN w:val="0"/>
              <w:adjustRightInd w:val="0"/>
              <w:spacing w:after="0" w:line="240" w:lineRule="auto"/>
              <w:ind w:left="86"/>
              <w:rPr>
                <w:rFonts w:cs="Tahoma"/>
                <w:bCs/>
                <w:szCs w:val="24"/>
              </w:rPr>
            </w:pPr>
            <w:r>
              <w:rPr>
                <w:rFonts w:cs="Tahoma"/>
                <w:bCs/>
                <w:szCs w:val="24"/>
              </w:rPr>
              <w:t>[(Step 2.3 - Step 2.6) / Step 2.3] * 100%)</w:t>
            </w:r>
          </w:p>
        </w:tc>
        <w:tc>
          <w:tcPr>
            <w:tcW w:w="1779" w:type="dxa"/>
            <w:vAlign w:val="center"/>
          </w:tcPr>
          <w:p w14:paraId="5DF5E8AA" w14:textId="552F592D" w:rsidR="00F377EE" w:rsidRDefault="00F377EE" w:rsidP="00F377EE">
            <w:pPr>
              <w:autoSpaceDE w:val="0"/>
              <w:autoSpaceDN w:val="0"/>
              <w:adjustRightInd w:val="0"/>
              <w:spacing w:after="0" w:line="240" w:lineRule="auto"/>
              <w:ind w:left="86"/>
              <w:jc w:val="center"/>
              <w:rPr>
                <w:rFonts w:cs="Tahoma"/>
                <w:bCs/>
                <w:szCs w:val="24"/>
              </w:rPr>
            </w:pPr>
            <w:r w:rsidRPr="00E31EDB">
              <w:rPr>
                <w:rFonts w:cs="Tahoma"/>
                <w:bCs/>
                <w:szCs w:val="24"/>
              </w:rPr>
              <w:t>NA7.6.3.2</w:t>
            </w:r>
            <w:r>
              <w:rPr>
                <w:rFonts w:cs="Tahoma"/>
                <w:bCs/>
                <w:szCs w:val="24"/>
              </w:rPr>
              <w:t xml:space="preserve">.2, </w:t>
            </w:r>
            <w:r w:rsidRPr="00E31EDB">
              <w:rPr>
                <w:rFonts w:cs="Tahoma"/>
                <w:bCs/>
                <w:szCs w:val="24"/>
              </w:rPr>
              <w:t>Method 2(b)5</w:t>
            </w:r>
          </w:p>
        </w:tc>
      </w:tr>
      <w:tr w:rsidR="00F377EE" w:rsidRPr="00D508CB" w14:paraId="14D5E641" w14:textId="77777777" w:rsidTr="004240BD">
        <w:trPr>
          <w:cantSplit/>
          <w:trHeight w:val="288"/>
        </w:trPr>
        <w:tc>
          <w:tcPr>
            <w:tcW w:w="1256" w:type="dxa"/>
            <w:vAlign w:val="center"/>
          </w:tcPr>
          <w:p w14:paraId="255990DA" w14:textId="3C2BDBA2"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2.9</w:t>
            </w:r>
          </w:p>
        </w:tc>
        <w:tc>
          <w:tcPr>
            <w:tcW w:w="1594" w:type="dxa"/>
            <w:vAlign w:val="center"/>
          </w:tcPr>
          <w:p w14:paraId="67ACAEDE" w14:textId="77777777" w:rsidR="00F730C4" w:rsidRDefault="00F730C4" w:rsidP="00F730C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7816C6CB" w14:textId="66BD5695" w:rsidR="00F377EE" w:rsidRDefault="00F730C4" w:rsidP="00F730C4">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986" w:type="dxa"/>
            <w:vAlign w:val="center"/>
          </w:tcPr>
          <w:p w14:paraId="1CD56484" w14:textId="0FF73BA2" w:rsidR="00F377EE" w:rsidRPr="00377017" w:rsidRDefault="00F377EE" w:rsidP="00F377EE">
            <w:pPr>
              <w:autoSpaceDE w:val="0"/>
              <w:autoSpaceDN w:val="0"/>
              <w:adjustRightInd w:val="0"/>
              <w:spacing w:after="0" w:line="240" w:lineRule="auto"/>
              <w:ind w:left="86"/>
              <w:rPr>
                <w:rFonts w:cs="Tahoma"/>
                <w:bCs/>
                <w:szCs w:val="24"/>
              </w:rPr>
            </w:pPr>
            <w:r w:rsidRPr="00926343">
              <w:rPr>
                <w:rFonts w:cs="Tahoma"/>
                <w:bCs/>
                <w:szCs w:val="24"/>
              </w:rPr>
              <w:t xml:space="preserve">The </w:t>
            </w:r>
            <w:r w:rsidRPr="00B47956">
              <w:rPr>
                <w:rFonts w:cs="Tahoma"/>
                <w:bCs/>
                <w:szCs w:val="24"/>
              </w:rPr>
              <w:t>total</w:t>
            </w:r>
            <w:r w:rsidRPr="00926343">
              <w:rPr>
                <w:rFonts w:cs="Tahoma"/>
                <w:bCs/>
                <w:szCs w:val="24"/>
              </w:rPr>
              <w:t xml:space="preserve"> percent reduction in current (</w:t>
            </w:r>
            <w:r>
              <w:rPr>
                <w:rFonts w:cs="Tahoma"/>
                <w:bCs/>
                <w:szCs w:val="24"/>
              </w:rPr>
              <w:t>Step 2.8</w:t>
            </w:r>
            <w:r w:rsidRPr="00926343">
              <w:rPr>
                <w:rFonts w:cs="Tahoma"/>
                <w:bCs/>
                <w:szCs w:val="24"/>
              </w:rPr>
              <w:t>) is at least 15%.</w:t>
            </w:r>
            <w:r>
              <w:rPr>
                <w:rFonts w:cs="Tahoma"/>
                <w:bCs/>
                <w:szCs w:val="24"/>
              </w:rPr>
              <w:t xml:space="preserve"> (Step 2.8 </w:t>
            </w:r>
            <w:r w:rsidRPr="00DD5033">
              <w:rPr>
                <w:rFonts w:cs="Tahoma"/>
                <w:bCs/>
                <w:szCs w:val="24"/>
              </w:rPr>
              <w:t>≥</w:t>
            </w:r>
            <w:r>
              <w:rPr>
                <w:rFonts w:cs="Tahoma"/>
                <w:bCs/>
                <w:szCs w:val="24"/>
              </w:rPr>
              <w:t xml:space="preserve"> 15%)</w:t>
            </w:r>
          </w:p>
        </w:tc>
        <w:tc>
          <w:tcPr>
            <w:tcW w:w="1779" w:type="dxa"/>
            <w:vAlign w:val="center"/>
          </w:tcPr>
          <w:p w14:paraId="417DDEB7" w14:textId="08769EAE" w:rsidR="00F377EE" w:rsidRDefault="00F377EE" w:rsidP="00F377EE">
            <w:pPr>
              <w:autoSpaceDE w:val="0"/>
              <w:autoSpaceDN w:val="0"/>
              <w:adjustRightInd w:val="0"/>
              <w:spacing w:after="0" w:line="240" w:lineRule="auto"/>
              <w:ind w:left="86"/>
              <w:jc w:val="center"/>
              <w:rPr>
                <w:rFonts w:cs="Tahoma"/>
                <w:bCs/>
                <w:szCs w:val="24"/>
              </w:rPr>
            </w:pPr>
            <w:r w:rsidRPr="00A235F5">
              <w:rPr>
                <w:rFonts w:cs="Tahoma"/>
                <w:bCs/>
                <w:szCs w:val="24"/>
              </w:rPr>
              <w:t>NA7.6.3.2</w:t>
            </w:r>
            <w:r>
              <w:rPr>
                <w:rFonts w:cs="Tahoma"/>
                <w:bCs/>
                <w:szCs w:val="24"/>
              </w:rPr>
              <w:t xml:space="preserve">.2, </w:t>
            </w:r>
            <w:r w:rsidRPr="00A235F5">
              <w:rPr>
                <w:rFonts w:cs="Tahoma"/>
                <w:bCs/>
                <w:szCs w:val="24"/>
              </w:rPr>
              <w:t>Method 2(b)5</w:t>
            </w:r>
          </w:p>
        </w:tc>
      </w:tr>
    </w:tbl>
    <w:p w14:paraId="51D2C0F5" w14:textId="77777777" w:rsidR="00F730C4" w:rsidRDefault="00F730C4">
      <w:r>
        <w:br w:type="page"/>
      </w:r>
    </w:p>
    <w:tbl>
      <w:tblPr>
        <w:tblStyle w:val="TableGrid"/>
        <w:tblW w:w="5000" w:type="pct"/>
        <w:tblLayout w:type="fixed"/>
        <w:tblLook w:val="0020" w:firstRow="1" w:lastRow="0" w:firstColumn="0" w:lastColumn="0" w:noHBand="0" w:noVBand="0"/>
        <w:tblCaption w:val="Table B2 Functional testing using current measurement"/>
        <w:tblDescription w:val="Demand responsive lighting control functional test using current measurement."/>
      </w:tblPr>
      <w:tblGrid>
        <w:gridCol w:w="1256"/>
        <w:gridCol w:w="1594"/>
        <w:gridCol w:w="5986"/>
        <w:gridCol w:w="1911"/>
      </w:tblGrid>
      <w:tr w:rsidR="00F377EE" w:rsidRPr="00D508CB" w14:paraId="6DADCF16" w14:textId="77777777" w:rsidTr="00CF1860">
        <w:trPr>
          <w:cantSplit/>
          <w:trHeight w:val="288"/>
        </w:trPr>
        <w:tc>
          <w:tcPr>
            <w:tcW w:w="1227" w:type="dxa"/>
            <w:vAlign w:val="center"/>
          </w:tcPr>
          <w:p w14:paraId="23CC60FE" w14:textId="08AF8D77"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lastRenderedPageBreak/>
              <w:t>3</w:t>
            </w:r>
          </w:p>
        </w:tc>
        <w:tc>
          <w:tcPr>
            <w:tcW w:w="1558" w:type="dxa"/>
            <w:vAlign w:val="center"/>
          </w:tcPr>
          <w:p w14:paraId="72B1B5CE" w14:textId="79FC188E"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6988F42" w14:textId="369EF919" w:rsidR="00F377EE" w:rsidRPr="00B47956" w:rsidRDefault="00F377EE" w:rsidP="00F377EE">
            <w:pPr>
              <w:autoSpaceDE w:val="0"/>
              <w:autoSpaceDN w:val="0"/>
              <w:adjustRightInd w:val="0"/>
              <w:spacing w:after="0" w:line="240" w:lineRule="auto"/>
              <w:ind w:left="86"/>
              <w:rPr>
                <w:rFonts w:cs="Tahoma"/>
                <w:b/>
                <w:szCs w:val="24"/>
              </w:rPr>
            </w:pPr>
            <w:r w:rsidRPr="00B47956">
              <w:rPr>
                <w:rFonts w:cs="Tahoma"/>
                <w:b/>
                <w:szCs w:val="24"/>
              </w:rPr>
              <w:t>Minimum output test</w:t>
            </w:r>
          </w:p>
        </w:tc>
        <w:tc>
          <w:tcPr>
            <w:tcW w:w="1867" w:type="dxa"/>
            <w:vAlign w:val="center"/>
          </w:tcPr>
          <w:p w14:paraId="45BC8E59" w14:textId="2CCF18AA" w:rsidR="00F377EE" w:rsidRDefault="00F377EE" w:rsidP="00F377EE">
            <w:pPr>
              <w:autoSpaceDE w:val="0"/>
              <w:autoSpaceDN w:val="0"/>
              <w:adjustRightInd w:val="0"/>
              <w:spacing w:after="0" w:line="240" w:lineRule="auto"/>
              <w:ind w:left="86"/>
              <w:jc w:val="center"/>
              <w:rPr>
                <w:rFonts w:cs="Tahoma"/>
                <w:bCs/>
                <w:szCs w:val="24"/>
              </w:rPr>
            </w:pPr>
            <w:r w:rsidRPr="00B609DA">
              <w:rPr>
                <w:rFonts w:cs="Tahoma"/>
                <w:bCs/>
                <w:szCs w:val="24"/>
              </w:rPr>
              <w:t>NA7.6.3.2</w:t>
            </w:r>
            <w:r>
              <w:rPr>
                <w:rFonts w:cs="Tahoma"/>
                <w:bCs/>
                <w:szCs w:val="24"/>
              </w:rPr>
              <w:t xml:space="preserve">.2, </w:t>
            </w:r>
            <w:r w:rsidRPr="00B609DA">
              <w:rPr>
                <w:rFonts w:cs="Tahoma"/>
                <w:bCs/>
                <w:szCs w:val="24"/>
              </w:rPr>
              <w:t xml:space="preserve">Method </w:t>
            </w:r>
            <w:r>
              <w:rPr>
                <w:rFonts w:cs="Tahoma"/>
                <w:bCs/>
                <w:szCs w:val="24"/>
              </w:rPr>
              <w:t>2</w:t>
            </w:r>
            <w:r w:rsidRPr="00B609DA">
              <w:rPr>
                <w:rFonts w:cs="Tahoma"/>
                <w:bCs/>
                <w:szCs w:val="24"/>
              </w:rPr>
              <w:t>(</w:t>
            </w:r>
            <w:r>
              <w:rPr>
                <w:rFonts w:cs="Tahoma"/>
                <w:bCs/>
                <w:szCs w:val="24"/>
              </w:rPr>
              <w:t>c</w:t>
            </w:r>
            <w:r w:rsidRPr="00B609DA">
              <w:rPr>
                <w:rFonts w:cs="Tahoma"/>
                <w:bCs/>
                <w:szCs w:val="24"/>
              </w:rPr>
              <w:t>)</w:t>
            </w:r>
          </w:p>
        </w:tc>
      </w:tr>
      <w:tr w:rsidR="00F377EE" w:rsidRPr="00D508CB" w14:paraId="7B5C19FB" w14:textId="77777777" w:rsidTr="00CF1860">
        <w:trPr>
          <w:cantSplit/>
          <w:trHeight w:val="288"/>
        </w:trPr>
        <w:tc>
          <w:tcPr>
            <w:tcW w:w="1227" w:type="dxa"/>
            <w:vAlign w:val="center"/>
          </w:tcPr>
          <w:p w14:paraId="7AA89267" w14:textId="4A87714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3.1</w:t>
            </w:r>
          </w:p>
        </w:tc>
        <w:tc>
          <w:tcPr>
            <w:tcW w:w="1558" w:type="dxa"/>
            <w:vAlign w:val="center"/>
          </w:tcPr>
          <w:p w14:paraId="3005841D" w14:textId="3C85507C"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5EAA0867" w14:textId="5905FE5D" w:rsidR="00F377EE" w:rsidRPr="009B7383" w:rsidRDefault="00F377EE" w:rsidP="00F377EE">
            <w:pPr>
              <w:autoSpaceDE w:val="0"/>
              <w:autoSpaceDN w:val="0"/>
              <w:adjustRightInd w:val="0"/>
              <w:spacing w:after="0" w:line="240" w:lineRule="auto"/>
              <w:ind w:left="86"/>
              <w:rPr>
                <w:rFonts w:cs="Tahoma"/>
                <w:bCs/>
                <w:szCs w:val="24"/>
              </w:rPr>
            </w:pPr>
            <w:r w:rsidRPr="00802847">
              <w:rPr>
                <w:rFonts w:cs="Tahoma"/>
                <w:bCs/>
                <w:szCs w:val="24"/>
              </w:rPr>
              <w:t>Using the manual switches/dimmers in each space, set the lighting system to minimum output (but not off) in the space served by the selected circuit. The lighting in areas with photo controls or occupant/vacancy sensors may be at more than minimum output or may be off.</w:t>
            </w:r>
          </w:p>
        </w:tc>
        <w:tc>
          <w:tcPr>
            <w:tcW w:w="1867" w:type="dxa"/>
            <w:vAlign w:val="center"/>
          </w:tcPr>
          <w:p w14:paraId="3C113647" w14:textId="5E8A978C" w:rsidR="00F377EE" w:rsidRDefault="00F377EE" w:rsidP="00F377EE">
            <w:pPr>
              <w:autoSpaceDE w:val="0"/>
              <w:autoSpaceDN w:val="0"/>
              <w:adjustRightInd w:val="0"/>
              <w:spacing w:after="0" w:line="240" w:lineRule="auto"/>
              <w:ind w:left="86"/>
              <w:jc w:val="center"/>
              <w:rPr>
                <w:rFonts w:cs="Tahoma"/>
                <w:bCs/>
                <w:szCs w:val="24"/>
              </w:rPr>
            </w:pPr>
            <w:r w:rsidRPr="00967F53">
              <w:rPr>
                <w:rFonts w:cs="Tahoma"/>
                <w:bCs/>
                <w:szCs w:val="24"/>
              </w:rPr>
              <w:t>NA7.6.3.2</w:t>
            </w:r>
            <w:r>
              <w:rPr>
                <w:rFonts w:cs="Tahoma"/>
                <w:bCs/>
                <w:szCs w:val="24"/>
              </w:rPr>
              <w:t xml:space="preserve">.2, </w:t>
            </w:r>
            <w:r w:rsidRPr="00967F53">
              <w:rPr>
                <w:rFonts w:cs="Tahoma"/>
                <w:bCs/>
                <w:szCs w:val="24"/>
              </w:rPr>
              <w:t>Method 2(</w:t>
            </w:r>
            <w:r>
              <w:rPr>
                <w:rFonts w:cs="Tahoma"/>
                <w:bCs/>
                <w:szCs w:val="24"/>
              </w:rPr>
              <w:t>c</w:t>
            </w:r>
            <w:r w:rsidRPr="00967F53">
              <w:rPr>
                <w:rFonts w:cs="Tahoma"/>
                <w:bCs/>
                <w:szCs w:val="24"/>
              </w:rPr>
              <w:t>)</w:t>
            </w:r>
            <w:r>
              <w:rPr>
                <w:rFonts w:cs="Tahoma"/>
                <w:bCs/>
                <w:szCs w:val="24"/>
              </w:rPr>
              <w:t>1</w:t>
            </w:r>
          </w:p>
        </w:tc>
      </w:tr>
      <w:tr w:rsidR="00F377EE" w:rsidRPr="00D508CB" w14:paraId="6D8F7037" w14:textId="77777777" w:rsidTr="00CF1860">
        <w:trPr>
          <w:cantSplit/>
          <w:trHeight w:val="288"/>
        </w:trPr>
        <w:tc>
          <w:tcPr>
            <w:tcW w:w="1227" w:type="dxa"/>
            <w:vAlign w:val="center"/>
          </w:tcPr>
          <w:p w14:paraId="7EB7F4A8" w14:textId="4A33AB7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7231C132" w14:textId="0A5B3842" w:rsidR="00F377EE" w:rsidRDefault="00F377EE" w:rsidP="00EB79AB">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79CD9837" w14:textId="50553B08" w:rsidR="00F377EE" w:rsidRPr="009B7383" w:rsidRDefault="00F377EE" w:rsidP="00F377EE">
            <w:pPr>
              <w:autoSpaceDE w:val="0"/>
              <w:autoSpaceDN w:val="0"/>
              <w:adjustRightInd w:val="0"/>
              <w:spacing w:after="0" w:line="240" w:lineRule="auto"/>
              <w:ind w:left="86"/>
              <w:rPr>
                <w:rFonts w:cs="Tahoma"/>
                <w:bCs/>
                <w:szCs w:val="24"/>
              </w:rPr>
            </w:pPr>
            <w:r w:rsidRPr="00967F53">
              <w:rPr>
                <w:rFonts w:cs="Tahoma"/>
                <w:bCs/>
                <w:szCs w:val="24"/>
              </w:rPr>
              <w:t>Measure the current at the selected circuit and enter the value in amperes (A)</w:t>
            </w:r>
            <w:r>
              <w:rPr>
                <w:rFonts w:cs="Tahoma"/>
                <w:bCs/>
                <w:szCs w:val="24"/>
              </w:rPr>
              <w:t>.</w:t>
            </w:r>
          </w:p>
        </w:tc>
        <w:tc>
          <w:tcPr>
            <w:tcW w:w="1867" w:type="dxa"/>
            <w:vAlign w:val="center"/>
          </w:tcPr>
          <w:p w14:paraId="5F557C53" w14:textId="32858892" w:rsidR="00F377EE" w:rsidRDefault="00F377EE" w:rsidP="00F377EE">
            <w:pPr>
              <w:autoSpaceDE w:val="0"/>
              <w:autoSpaceDN w:val="0"/>
              <w:adjustRightInd w:val="0"/>
              <w:spacing w:after="0" w:line="240" w:lineRule="auto"/>
              <w:ind w:left="86"/>
              <w:jc w:val="center"/>
              <w:rPr>
                <w:rFonts w:cs="Tahoma"/>
                <w:bCs/>
                <w:szCs w:val="24"/>
              </w:rPr>
            </w:pPr>
            <w:r w:rsidRPr="00F91E26">
              <w:rPr>
                <w:rFonts w:cs="Tahoma"/>
                <w:bCs/>
                <w:szCs w:val="24"/>
              </w:rPr>
              <w:t>NA7.6.3.2</w:t>
            </w:r>
            <w:r>
              <w:rPr>
                <w:rFonts w:cs="Tahoma"/>
                <w:bCs/>
                <w:szCs w:val="24"/>
              </w:rPr>
              <w:t xml:space="preserve">.2, </w:t>
            </w:r>
            <w:r w:rsidRPr="00F91E26">
              <w:rPr>
                <w:rFonts w:cs="Tahoma"/>
                <w:bCs/>
                <w:szCs w:val="24"/>
              </w:rPr>
              <w:t>Method 2(c)2</w:t>
            </w:r>
          </w:p>
        </w:tc>
      </w:tr>
      <w:tr w:rsidR="00F377EE" w:rsidRPr="00D508CB" w14:paraId="53D88EBE" w14:textId="77777777" w:rsidTr="00CF1860">
        <w:trPr>
          <w:cantSplit/>
          <w:trHeight w:val="288"/>
        </w:trPr>
        <w:tc>
          <w:tcPr>
            <w:tcW w:w="1227" w:type="dxa"/>
            <w:vAlign w:val="center"/>
          </w:tcPr>
          <w:p w14:paraId="441A08D2" w14:textId="11DEF622"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3.3</w:t>
            </w:r>
          </w:p>
        </w:tc>
        <w:tc>
          <w:tcPr>
            <w:tcW w:w="1558" w:type="dxa"/>
            <w:vAlign w:val="center"/>
          </w:tcPr>
          <w:p w14:paraId="35D1375B" w14:textId="332EF9BD" w:rsidR="00F377EE" w:rsidRDefault="006B061B" w:rsidP="00EB79AB">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6457A72" w14:textId="0B6B389C" w:rsidR="00F377EE" w:rsidRPr="009B7383" w:rsidRDefault="00F377EE" w:rsidP="00F377EE">
            <w:pPr>
              <w:autoSpaceDE w:val="0"/>
              <w:autoSpaceDN w:val="0"/>
              <w:adjustRightInd w:val="0"/>
              <w:spacing w:after="0" w:line="240" w:lineRule="auto"/>
              <w:ind w:left="86"/>
              <w:rPr>
                <w:rFonts w:cs="Tahoma"/>
                <w:bCs/>
                <w:szCs w:val="24"/>
              </w:rPr>
            </w:pPr>
            <w:r w:rsidRPr="00D34AD8">
              <w:rPr>
                <w:rFonts w:cs="Tahoma"/>
                <w:bCs/>
                <w:szCs w:val="24"/>
              </w:rPr>
              <w:t>Simulate a demand response condition using the demand responsive control in the space served by the selected circuit.</w:t>
            </w:r>
          </w:p>
        </w:tc>
        <w:tc>
          <w:tcPr>
            <w:tcW w:w="1867" w:type="dxa"/>
            <w:vAlign w:val="center"/>
          </w:tcPr>
          <w:p w14:paraId="22773FD5" w14:textId="535229D2" w:rsidR="00F377EE" w:rsidRDefault="00F377EE" w:rsidP="00F377EE">
            <w:pPr>
              <w:autoSpaceDE w:val="0"/>
              <w:autoSpaceDN w:val="0"/>
              <w:adjustRightInd w:val="0"/>
              <w:spacing w:after="0" w:line="240" w:lineRule="auto"/>
              <w:ind w:left="86"/>
              <w:jc w:val="center"/>
              <w:rPr>
                <w:rFonts w:cs="Tahoma"/>
                <w:bCs/>
                <w:szCs w:val="24"/>
              </w:rPr>
            </w:pPr>
            <w:r w:rsidRPr="00D34AD8">
              <w:rPr>
                <w:rFonts w:cs="Tahoma"/>
                <w:bCs/>
                <w:szCs w:val="24"/>
              </w:rPr>
              <w:t>NA7.6.3.2</w:t>
            </w:r>
            <w:r>
              <w:rPr>
                <w:rFonts w:cs="Tahoma"/>
                <w:bCs/>
                <w:szCs w:val="24"/>
              </w:rPr>
              <w:t xml:space="preserve">.2, </w:t>
            </w:r>
            <w:r w:rsidRPr="00D34AD8">
              <w:rPr>
                <w:rFonts w:cs="Tahoma"/>
                <w:bCs/>
                <w:szCs w:val="24"/>
              </w:rPr>
              <w:t>Method 2(c)</w:t>
            </w:r>
            <w:r>
              <w:rPr>
                <w:rFonts w:cs="Tahoma"/>
                <w:bCs/>
                <w:szCs w:val="24"/>
              </w:rPr>
              <w:t>3</w:t>
            </w:r>
          </w:p>
        </w:tc>
      </w:tr>
      <w:tr w:rsidR="00F377EE" w:rsidRPr="00D508CB" w14:paraId="02565571" w14:textId="77777777" w:rsidTr="00CF1860">
        <w:trPr>
          <w:cantSplit/>
          <w:trHeight w:val="288"/>
        </w:trPr>
        <w:tc>
          <w:tcPr>
            <w:tcW w:w="1227" w:type="dxa"/>
            <w:vAlign w:val="center"/>
          </w:tcPr>
          <w:p w14:paraId="6D93298E" w14:textId="5410D34E"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3.4</w:t>
            </w:r>
          </w:p>
        </w:tc>
        <w:tc>
          <w:tcPr>
            <w:tcW w:w="1558" w:type="dxa"/>
            <w:vAlign w:val="center"/>
          </w:tcPr>
          <w:p w14:paraId="41AE2CCA" w14:textId="630D5560" w:rsidR="00F377EE" w:rsidRDefault="00F377EE" w:rsidP="00EB79AB">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51F91321" w14:textId="71D93BE7" w:rsidR="00F377EE" w:rsidRPr="009B7383" w:rsidRDefault="00F377EE" w:rsidP="00F377EE">
            <w:pPr>
              <w:autoSpaceDE w:val="0"/>
              <w:autoSpaceDN w:val="0"/>
              <w:adjustRightInd w:val="0"/>
              <w:spacing w:after="0" w:line="240" w:lineRule="auto"/>
              <w:ind w:left="86"/>
              <w:rPr>
                <w:rFonts w:cs="Tahoma"/>
                <w:bCs/>
                <w:szCs w:val="24"/>
              </w:rPr>
            </w:pPr>
            <w:r w:rsidRPr="00DF4BAA">
              <w:rPr>
                <w:rFonts w:cs="Tahoma"/>
                <w:bCs/>
                <w:szCs w:val="24"/>
              </w:rPr>
              <w:t>Measure the current at the selected circuit with the electric lighting system in the demand response condition and enter the value in amperes (A).</w:t>
            </w:r>
          </w:p>
        </w:tc>
        <w:tc>
          <w:tcPr>
            <w:tcW w:w="1867" w:type="dxa"/>
            <w:vAlign w:val="center"/>
          </w:tcPr>
          <w:p w14:paraId="5B5FB958" w14:textId="260C16B5" w:rsidR="00F377EE" w:rsidRDefault="00F377EE" w:rsidP="00F377EE">
            <w:pPr>
              <w:autoSpaceDE w:val="0"/>
              <w:autoSpaceDN w:val="0"/>
              <w:adjustRightInd w:val="0"/>
              <w:spacing w:after="0" w:line="240" w:lineRule="auto"/>
              <w:ind w:left="86"/>
              <w:jc w:val="center"/>
              <w:rPr>
                <w:rFonts w:cs="Tahoma"/>
                <w:bCs/>
                <w:szCs w:val="24"/>
              </w:rPr>
            </w:pPr>
            <w:r w:rsidRPr="00DF4BAA">
              <w:rPr>
                <w:rFonts w:cs="Tahoma"/>
                <w:bCs/>
                <w:szCs w:val="24"/>
              </w:rPr>
              <w:t>NA7.6.3.2</w:t>
            </w:r>
            <w:r>
              <w:rPr>
                <w:rFonts w:cs="Tahoma"/>
                <w:bCs/>
                <w:szCs w:val="24"/>
              </w:rPr>
              <w:t xml:space="preserve">.2, </w:t>
            </w:r>
            <w:r w:rsidRPr="00DF4BAA">
              <w:rPr>
                <w:rFonts w:cs="Tahoma"/>
                <w:bCs/>
                <w:szCs w:val="24"/>
              </w:rPr>
              <w:t xml:space="preserve">Method </w:t>
            </w:r>
            <w:r>
              <w:rPr>
                <w:rFonts w:cs="Tahoma"/>
                <w:bCs/>
                <w:szCs w:val="24"/>
              </w:rPr>
              <w:t>2</w:t>
            </w:r>
            <w:r w:rsidRPr="00DF4BAA">
              <w:rPr>
                <w:rFonts w:cs="Tahoma"/>
                <w:bCs/>
                <w:szCs w:val="24"/>
              </w:rPr>
              <w:t>(c)</w:t>
            </w:r>
            <w:r>
              <w:rPr>
                <w:rFonts w:cs="Tahoma"/>
                <w:bCs/>
                <w:szCs w:val="24"/>
              </w:rPr>
              <w:t>4</w:t>
            </w:r>
          </w:p>
        </w:tc>
      </w:tr>
      <w:tr w:rsidR="00F377EE" w:rsidRPr="00D508CB" w14:paraId="06D39AD1" w14:textId="77777777" w:rsidTr="00CF1860">
        <w:trPr>
          <w:cantSplit/>
          <w:trHeight w:val="288"/>
        </w:trPr>
        <w:tc>
          <w:tcPr>
            <w:tcW w:w="1227" w:type="dxa"/>
            <w:vAlign w:val="center"/>
          </w:tcPr>
          <w:p w14:paraId="14F570CF" w14:textId="79E64C03"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3.5</w:t>
            </w:r>
          </w:p>
        </w:tc>
        <w:tc>
          <w:tcPr>
            <w:tcW w:w="1558" w:type="dxa"/>
            <w:vAlign w:val="center"/>
          </w:tcPr>
          <w:p w14:paraId="0514F2F7" w14:textId="77777777" w:rsidR="006A5845" w:rsidRDefault="006A5845" w:rsidP="006A584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26F584B3" w14:textId="3A35AB11" w:rsidR="00F377EE" w:rsidRDefault="006A5845" w:rsidP="00EB79AB">
            <w:pPr>
              <w:autoSpaceDE w:val="0"/>
              <w:autoSpaceDN w:val="0"/>
              <w:adjustRightInd w:val="0"/>
              <w:spacing w:after="0" w:line="240" w:lineRule="auto"/>
              <w:ind w:left="86"/>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2FC26E77" w14:textId="56D4FD6D" w:rsidR="00F377EE" w:rsidRDefault="00F377EE" w:rsidP="00EB79AB">
            <w:pPr>
              <w:autoSpaceDE w:val="0"/>
              <w:autoSpaceDN w:val="0"/>
              <w:adjustRightInd w:val="0"/>
              <w:spacing w:after="0" w:line="240" w:lineRule="auto"/>
              <w:ind w:left="86"/>
              <w:rPr>
                <w:rFonts w:cs="Tahoma"/>
                <w:bCs/>
                <w:szCs w:val="24"/>
              </w:rPr>
            </w:pPr>
            <w:r w:rsidRPr="00E4493F">
              <w:rPr>
                <w:rFonts w:cs="Tahoma"/>
                <w:bCs/>
                <w:szCs w:val="24"/>
              </w:rPr>
              <w:t>The current in the demand response condition (Step 3.4) is not less</w:t>
            </w:r>
            <w:r>
              <w:rPr>
                <w:rFonts w:cs="Tahoma"/>
                <w:bCs/>
                <w:szCs w:val="24"/>
              </w:rPr>
              <w:t xml:space="preserve"> than</w:t>
            </w:r>
            <w:r w:rsidRPr="00E4493F">
              <w:rPr>
                <w:rFonts w:cs="Tahoma"/>
                <w:bCs/>
                <w:szCs w:val="24"/>
              </w:rPr>
              <w:t xml:space="preserve"> the current in the minimum output condition (Step 3.2)</w:t>
            </w:r>
            <w:r>
              <w:rPr>
                <w:rFonts w:cs="Tahoma"/>
                <w:bCs/>
                <w:szCs w:val="24"/>
              </w:rPr>
              <w:t xml:space="preserve">. (Step 3.4 </w:t>
            </w:r>
            <w:r w:rsidRPr="005A7458">
              <w:rPr>
                <w:rFonts w:cs="Tahoma"/>
                <w:bCs/>
                <w:szCs w:val="24"/>
              </w:rPr>
              <w:t>≥</w:t>
            </w:r>
            <w:r>
              <w:rPr>
                <w:rFonts w:cs="Tahoma"/>
                <w:bCs/>
                <w:szCs w:val="24"/>
              </w:rPr>
              <w:t xml:space="preserve"> Step 3.2)</w:t>
            </w:r>
          </w:p>
          <w:p w14:paraId="33F09627" w14:textId="59EBC121" w:rsidR="00F377EE" w:rsidRPr="009B7383" w:rsidRDefault="00F377EE" w:rsidP="00F377EE">
            <w:pPr>
              <w:autoSpaceDE w:val="0"/>
              <w:autoSpaceDN w:val="0"/>
              <w:adjustRightInd w:val="0"/>
              <w:spacing w:after="0" w:line="240" w:lineRule="auto"/>
              <w:ind w:left="86"/>
              <w:rPr>
                <w:rFonts w:cs="Tahoma"/>
                <w:bCs/>
                <w:szCs w:val="24"/>
              </w:rPr>
            </w:pPr>
            <w:r w:rsidRPr="005A60E3">
              <w:rPr>
                <w:rFonts w:cs="Tahoma"/>
                <w:bCs/>
                <w:szCs w:val="24"/>
              </w:rPr>
              <w:t>Exception: Circuits that supply power to the daylit portion of enclosed spaces as long as the current for lighting in the non-daylit portions of the enclosed space in the demand response condition is not reduced below the current in the minimum light output condition.</w:t>
            </w:r>
          </w:p>
        </w:tc>
        <w:tc>
          <w:tcPr>
            <w:tcW w:w="1867" w:type="dxa"/>
            <w:vAlign w:val="center"/>
          </w:tcPr>
          <w:p w14:paraId="2FBD28D1" w14:textId="3A94DC18" w:rsidR="00F377EE" w:rsidRDefault="00F377EE" w:rsidP="00F377EE">
            <w:pPr>
              <w:autoSpaceDE w:val="0"/>
              <w:autoSpaceDN w:val="0"/>
              <w:adjustRightInd w:val="0"/>
              <w:spacing w:after="0" w:line="240" w:lineRule="auto"/>
              <w:ind w:left="86"/>
              <w:jc w:val="center"/>
              <w:rPr>
                <w:rFonts w:cs="Tahoma"/>
                <w:bCs/>
                <w:szCs w:val="24"/>
              </w:rPr>
            </w:pPr>
            <w:r w:rsidRPr="008142F9">
              <w:rPr>
                <w:rFonts w:cs="Tahoma"/>
                <w:bCs/>
                <w:szCs w:val="24"/>
              </w:rPr>
              <w:t>NA7.6.3.2</w:t>
            </w:r>
            <w:r>
              <w:rPr>
                <w:rFonts w:cs="Tahoma"/>
                <w:bCs/>
                <w:szCs w:val="24"/>
              </w:rPr>
              <w:t xml:space="preserve">.2, </w:t>
            </w:r>
            <w:r w:rsidRPr="008142F9">
              <w:rPr>
                <w:rFonts w:cs="Tahoma"/>
                <w:bCs/>
                <w:szCs w:val="24"/>
              </w:rPr>
              <w:t>Method 2(c)</w:t>
            </w:r>
            <w:r>
              <w:rPr>
                <w:rFonts w:cs="Tahoma"/>
                <w:bCs/>
                <w:szCs w:val="24"/>
              </w:rPr>
              <w:t>5</w:t>
            </w:r>
          </w:p>
        </w:tc>
      </w:tr>
      <w:tr w:rsidR="00F377EE" w:rsidRPr="00D508CB" w14:paraId="2AC57EBE" w14:textId="77777777" w:rsidTr="00CF1860">
        <w:trPr>
          <w:cantSplit/>
          <w:trHeight w:val="288"/>
        </w:trPr>
        <w:tc>
          <w:tcPr>
            <w:tcW w:w="1227" w:type="dxa"/>
            <w:vAlign w:val="center"/>
          </w:tcPr>
          <w:p w14:paraId="16222135" w14:textId="2196CED1" w:rsidR="00F377EE" w:rsidRDefault="00F377EE" w:rsidP="00F377EE">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345A21C4" w14:textId="77777777" w:rsidR="00F377EE" w:rsidRDefault="00F377EE" w:rsidP="00F377EE">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3660B463" w14:textId="2C213F17" w:rsidR="00F377EE" w:rsidRDefault="00F377EE" w:rsidP="002E315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36F51467" w14:textId="2E803AF7" w:rsidR="00F377EE" w:rsidRPr="00370EE8" w:rsidRDefault="00F377EE" w:rsidP="00F377EE">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731C9678" w14:textId="4BAAC6C7" w:rsidR="00F377EE" w:rsidRDefault="00F377EE" w:rsidP="00F377EE">
            <w:pPr>
              <w:autoSpaceDE w:val="0"/>
              <w:autoSpaceDN w:val="0"/>
              <w:adjustRightInd w:val="0"/>
              <w:spacing w:after="0" w:line="240" w:lineRule="auto"/>
              <w:ind w:left="86"/>
              <w:jc w:val="center"/>
              <w:rPr>
                <w:rFonts w:cs="Tahoma"/>
                <w:bCs/>
                <w:szCs w:val="24"/>
              </w:rPr>
            </w:pPr>
            <w:r>
              <w:rPr>
                <w:rFonts w:cs="Tahoma"/>
                <w:bCs/>
                <w:szCs w:val="24"/>
              </w:rPr>
              <w:t>N/A</w:t>
            </w:r>
          </w:p>
        </w:tc>
      </w:tr>
    </w:tbl>
    <w:p w14:paraId="2E1BA88C" w14:textId="77777777" w:rsidR="00BF7330" w:rsidRDefault="00BF7330" w:rsidP="006A6F4E">
      <w:pPr>
        <w:spacing w:after="0" w:line="240" w:lineRule="auto"/>
        <w:rPr>
          <w:rFonts w:cs="Tahoma"/>
          <w:szCs w:val="24"/>
        </w:rPr>
      </w:pPr>
    </w:p>
    <w:p w14:paraId="7FFE2278" w14:textId="1DF6BDD2" w:rsidR="006F7BEA" w:rsidRPr="00B47956" w:rsidRDefault="006F7BEA" w:rsidP="00096EF1">
      <w:pPr>
        <w:spacing w:after="0" w:line="240" w:lineRule="auto"/>
        <w:ind w:left="90"/>
        <w:rPr>
          <w:b/>
          <w:bCs/>
        </w:rPr>
      </w:pPr>
      <w:r w:rsidRPr="00B47956">
        <w:rPr>
          <w:b/>
          <w:bCs/>
        </w:rPr>
        <w:t xml:space="preserve">Demand Responsive Lighting Controls </w:t>
      </w:r>
      <w:r>
        <w:rPr>
          <w:b/>
          <w:bCs/>
        </w:rPr>
        <w:t xml:space="preserve">Full Facility </w:t>
      </w:r>
      <w:r w:rsidRPr="00B47956">
        <w:rPr>
          <w:b/>
          <w:bCs/>
        </w:rPr>
        <w:t>Current Measurement</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6F7BEA" w14:paraId="61E85155" w14:textId="77777777" w:rsidTr="001C2325">
        <w:tc>
          <w:tcPr>
            <w:tcW w:w="2700" w:type="dxa"/>
          </w:tcPr>
          <w:p w14:paraId="537D4CE1" w14:textId="77777777" w:rsidR="006F7BEA" w:rsidRPr="0090179D" w:rsidRDefault="006F7BEA"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08FB342D" w14:textId="77777777" w:rsidR="006F7BEA" w:rsidRPr="0090179D" w:rsidRDefault="006F7BEA"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280D4D0F" w14:textId="77777777" w:rsidR="006F7BEA" w:rsidRPr="0090179D" w:rsidRDefault="006F7BEA"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14:paraId="21520075" w14:textId="2EA1A26B" w:rsidR="006F7BEA" w:rsidRPr="0090179D" w:rsidRDefault="006F7BEA" w:rsidP="001C2325">
            <w:pPr>
              <w:spacing w:after="0" w:line="240" w:lineRule="auto"/>
              <w:contextualSpacing/>
              <w:rPr>
                <w:rFonts w:cs="Tahoma"/>
                <w:bCs/>
                <w:szCs w:val="24"/>
              </w:rPr>
            </w:pPr>
            <w:r w:rsidRPr="0090179D">
              <w:rPr>
                <w:rFonts w:cs="Tahoma"/>
                <w:bCs/>
                <w:szCs w:val="24"/>
              </w:rPr>
              <w:t>Control</w:t>
            </w:r>
            <w:r w:rsidR="006D311B">
              <w:rPr>
                <w:rFonts w:cs="Tahoma"/>
                <w:bCs/>
                <w:szCs w:val="24"/>
              </w:rPr>
              <w:t>/tag</w:t>
            </w:r>
            <w:r>
              <w:rPr>
                <w:rFonts w:cs="Tahoma"/>
                <w:bCs/>
                <w:szCs w:val="24"/>
              </w:rPr>
              <w:t xml:space="preserve">: </w:t>
            </w:r>
            <w:r w:rsidR="00A22760">
              <w:rPr>
                <w:rFonts w:cs="Tahoma"/>
                <w:bCs/>
                <w:color w:val="2B579A"/>
                <w:szCs w:val="24"/>
                <w:shd w:val="clear" w:color="auto" w:fill="E6E6E6"/>
              </w:rPr>
              <w:fldChar w:fldCharType="begin">
                <w:ffData>
                  <w:name w:val=""/>
                  <w:enabled/>
                  <w:calcOnExit w:val="0"/>
                  <w:textInput>
                    <w:default w:val="Value"/>
                  </w:textInput>
                </w:ffData>
              </w:fldChar>
            </w:r>
            <w:r w:rsidR="00A22760">
              <w:rPr>
                <w:rFonts w:cs="Tahoma"/>
                <w:bCs/>
                <w:color w:val="2B579A"/>
                <w:szCs w:val="24"/>
                <w:shd w:val="clear" w:color="auto" w:fill="E6E6E6"/>
              </w:rPr>
              <w:instrText xml:space="preserve"> FORMTEXT </w:instrText>
            </w:r>
            <w:r w:rsidR="00A22760">
              <w:rPr>
                <w:rFonts w:cs="Tahoma"/>
                <w:bCs/>
                <w:color w:val="2B579A"/>
                <w:szCs w:val="24"/>
                <w:shd w:val="clear" w:color="auto" w:fill="E6E6E6"/>
              </w:rPr>
            </w:r>
            <w:r w:rsidR="00A22760">
              <w:rPr>
                <w:rFonts w:cs="Tahoma"/>
                <w:bCs/>
                <w:color w:val="2B579A"/>
                <w:szCs w:val="24"/>
                <w:shd w:val="clear" w:color="auto" w:fill="E6E6E6"/>
              </w:rPr>
              <w:fldChar w:fldCharType="separate"/>
            </w:r>
            <w:r w:rsidR="00A22760">
              <w:rPr>
                <w:rFonts w:cs="Tahoma"/>
                <w:bCs/>
                <w:noProof/>
                <w:color w:val="2B579A"/>
                <w:szCs w:val="24"/>
                <w:shd w:val="clear" w:color="auto" w:fill="E6E6E6"/>
              </w:rPr>
              <w:t>Value</w:t>
            </w:r>
            <w:r w:rsidR="00A22760">
              <w:rPr>
                <w:rFonts w:cs="Tahoma"/>
                <w:bCs/>
                <w:color w:val="2B579A"/>
                <w:szCs w:val="24"/>
                <w:shd w:val="clear" w:color="auto" w:fill="E6E6E6"/>
              </w:rPr>
              <w:fldChar w:fldCharType="end"/>
            </w:r>
          </w:p>
        </w:tc>
      </w:tr>
    </w:tbl>
    <w:p w14:paraId="28851900" w14:textId="77777777" w:rsidR="006F7BEA" w:rsidRDefault="006F7BEA" w:rsidP="006F7BEA">
      <w:pPr>
        <w:spacing w:after="0" w:line="240" w:lineRule="auto"/>
        <w:ind w:left="90"/>
      </w:pPr>
    </w:p>
    <w:p w14:paraId="151CD6CA" w14:textId="07CBF139" w:rsidR="006F7BEA" w:rsidRPr="00B24F76" w:rsidRDefault="006F7BEA" w:rsidP="006F7BEA">
      <w:pPr>
        <w:spacing w:after="0" w:line="240" w:lineRule="auto"/>
        <w:ind w:left="90"/>
        <w:rPr>
          <w:rFonts w:cs="Tahoma"/>
          <w:szCs w:val="24"/>
        </w:rPr>
      </w:pPr>
      <w:r w:rsidRPr="005B7E99">
        <w:rPr>
          <w:rFonts w:cs="Tahoma"/>
          <w:b/>
          <w:szCs w:val="24"/>
        </w:rPr>
        <w:t>Table B-</w:t>
      </w:r>
      <w:r w:rsidR="00A71AEA">
        <w:rPr>
          <w:rFonts w:cs="Tahoma"/>
          <w:b/>
          <w:szCs w:val="24"/>
        </w:rPr>
        <w:t>3</w:t>
      </w:r>
      <w:r w:rsidRPr="005B7E99">
        <w:rPr>
          <w:rFonts w:cs="Tahoma"/>
          <w:b/>
          <w:szCs w:val="24"/>
        </w:rPr>
        <w:t xml:space="preserve">: </w:t>
      </w:r>
      <w:r>
        <w:rPr>
          <w:rFonts w:cs="Tahoma"/>
          <w:b/>
          <w:bCs/>
          <w:szCs w:val="24"/>
        </w:rPr>
        <w:t>Functional Testing Method 3</w:t>
      </w:r>
      <w:r w:rsidR="004240BD">
        <w:rPr>
          <w:rFonts w:cs="Tahoma"/>
          <w:b/>
          <w:bCs/>
          <w:szCs w:val="24"/>
        </w:rPr>
        <w:t xml:space="preserve"> -</w:t>
      </w:r>
      <w:r>
        <w:rPr>
          <w:rFonts w:cs="Tahoma"/>
          <w:b/>
          <w:bCs/>
          <w:szCs w:val="24"/>
        </w:rPr>
        <w:t xml:space="preserve"> Full Facility Current Measurement</w:t>
      </w:r>
    </w:p>
    <w:tbl>
      <w:tblPr>
        <w:tblStyle w:val="TableGrid"/>
        <w:tblW w:w="5000" w:type="pct"/>
        <w:tblLayout w:type="fixed"/>
        <w:tblLook w:val="0020" w:firstRow="1" w:lastRow="0" w:firstColumn="0" w:lastColumn="0" w:noHBand="0" w:noVBand="0"/>
        <w:tblCaption w:val="Table B2 Functional testing using full facility current measurement"/>
        <w:tblDescription w:val="Functional testing method 3, full facility current measurement."/>
      </w:tblPr>
      <w:tblGrid>
        <w:gridCol w:w="1256"/>
        <w:gridCol w:w="1594"/>
        <w:gridCol w:w="5986"/>
        <w:gridCol w:w="1911"/>
      </w:tblGrid>
      <w:tr w:rsidR="006F7BEA" w:rsidRPr="00D508CB" w14:paraId="4D731114" w14:textId="77777777" w:rsidTr="001C2325">
        <w:trPr>
          <w:cantSplit/>
          <w:trHeight w:val="288"/>
          <w:tblHeader/>
        </w:trPr>
        <w:tc>
          <w:tcPr>
            <w:tcW w:w="1227" w:type="dxa"/>
            <w:vAlign w:val="bottom"/>
          </w:tcPr>
          <w:p w14:paraId="0E68C94B" w14:textId="77777777" w:rsidR="006F7BEA" w:rsidRPr="00D508CB" w:rsidRDefault="006F7BEA"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558" w:type="dxa"/>
            <w:vAlign w:val="bottom"/>
          </w:tcPr>
          <w:p w14:paraId="64FF07C7" w14:textId="40D8B0B1" w:rsidR="006F7BEA" w:rsidRPr="00D508CB" w:rsidRDefault="00E822CF" w:rsidP="001C2325">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26DA4CB7" w14:textId="77777777" w:rsidR="006F7BEA" w:rsidRPr="00D508CB" w:rsidRDefault="006F7BEA" w:rsidP="001C2325">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1FBDBFC8" w14:textId="77777777" w:rsidR="006F7BEA" w:rsidRPr="00D508CB" w:rsidRDefault="006F7BEA"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6F7BEA" w:rsidRPr="00D508CB" w14:paraId="1D98CFF2" w14:textId="77777777" w:rsidTr="001C2325">
        <w:trPr>
          <w:cantSplit/>
          <w:trHeight w:val="288"/>
        </w:trPr>
        <w:tc>
          <w:tcPr>
            <w:tcW w:w="1227" w:type="dxa"/>
            <w:vAlign w:val="center"/>
          </w:tcPr>
          <w:p w14:paraId="2D20A695"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58A37932" w14:textId="729DB9CA" w:rsidR="006F7BEA" w:rsidRDefault="006B061B" w:rsidP="00096EF1">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26D4F8E" w14:textId="4D2E1C74" w:rsidR="006F7BEA" w:rsidRPr="00037C9D" w:rsidRDefault="006F7BEA" w:rsidP="001C2325">
            <w:pPr>
              <w:autoSpaceDE w:val="0"/>
              <w:autoSpaceDN w:val="0"/>
              <w:adjustRightInd w:val="0"/>
              <w:spacing w:after="0" w:line="240" w:lineRule="auto"/>
              <w:ind w:left="90"/>
              <w:rPr>
                <w:rFonts w:cs="Tahoma"/>
                <w:bCs/>
                <w:szCs w:val="24"/>
              </w:rPr>
            </w:pPr>
            <w:r w:rsidRPr="00037C9D">
              <w:rPr>
                <w:rFonts w:cs="Tahoma"/>
                <w:bCs/>
                <w:szCs w:val="24"/>
              </w:rPr>
              <w:t xml:space="preserve">At circuit panel, select </w:t>
            </w:r>
            <w:r w:rsidR="00FD1531">
              <w:rPr>
                <w:rFonts w:cs="Tahoma"/>
                <w:bCs/>
                <w:szCs w:val="24"/>
              </w:rPr>
              <w:t>the</w:t>
            </w:r>
            <w:r w:rsidRPr="00037C9D">
              <w:rPr>
                <w:rFonts w:cs="Tahoma"/>
                <w:bCs/>
                <w:szCs w:val="24"/>
              </w:rPr>
              <w:t xml:space="preserve"> circuit that serves </w:t>
            </w:r>
            <w:r w:rsidR="00C30115">
              <w:rPr>
                <w:rFonts w:cs="Tahoma"/>
                <w:bCs/>
                <w:szCs w:val="24"/>
              </w:rPr>
              <w:t xml:space="preserve">the </w:t>
            </w:r>
            <w:r w:rsidR="009C0036">
              <w:rPr>
                <w:rFonts w:cs="Tahoma"/>
                <w:bCs/>
                <w:szCs w:val="24"/>
              </w:rPr>
              <w:t xml:space="preserve">disaggregated </w:t>
            </w:r>
            <w:r w:rsidR="00C30115">
              <w:rPr>
                <w:rFonts w:cs="Tahoma"/>
                <w:bCs/>
                <w:szCs w:val="24"/>
              </w:rPr>
              <w:t>lighting load of the entire facility</w:t>
            </w:r>
            <w:r w:rsidR="005D3465">
              <w:rPr>
                <w:rFonts w:cs="Tahoma"/>
                <w:bCs/>
                <w:szCs w:val="24"/>
              </w:rPr>
              <w:t xml:space="preserve"> and </w:t>
            </w:r>
            <w:r w:rsidR="00FE4D28" w:rsidRPr="00037C9D">
              <w:rPr>
                <w:rFonts w:cs="Tahoma"/>
                <w:bCs/>
                <w:szCs w:val="24"/>
              </w:rPr>
              <w:t xml:space="preserve">serves spaces required to meet </w:t>
            </w:r>
            <w:r w:rsidR="00FE4D28" w:rsidRPr="00D0437C">
              <w:rPr>
                <w:rFonts w:cs="Tahoma"/>
                <w:bCs/>
                <w:szCs w:val="24"/>
              </w:rPr>
              <w:t>§</w:t>
            </w:r>
            <w:r w:rsidR="00FE4D28" w:rsidRPr="00037C9D">
              <w:rPr>
                <w:rFonts w:cs="Tahoma"/>
                <w:bCs/>
                <w:szCs w:val="24"/>
              </w:rPr>
              <w:t>110.12.</w:t>
            </w:r>
          </w:p>
        </w:tc>
        <w:tc>
          <w:tcPr>
            <w:tcW w:w="1867" w:type="dxa"/>
            <w:vAlign w:val="center"/>
          </w:tcPr>
          <w:p w14:paraId="0691ACA4" w14:textId="6599C51F" w:rsidR="006F7BEA" w:rsidRPr="00D85F8C" w:rsidRDefault="006F7BEA" w:rsidP="001C2325">
            <w:pPr>
              <w:autoSpaceDE w:val="0"/>
              <w:autoSpaceDN w:val="0"/>
              <w:adjustRightInd w:val="0"/>
              <w:spacing w:after="0" w:line="240" w:lineRule="auto"/>
              <w:ind w:left="90"/>
              <w:jc w:val="center"/>
              <w:rPr>
                <w:rFonts w:cs="Tahoma"/>
                <w:bCs/>
                <w:szCs w:val="24"/>
              </w:rPr>
            </w:pPr>
            <w:r w:rsidRPr="00D85F8C">
              <w:rPr>
                <w:rFonts w:cs="Tahoma"/>
                <w:bCs/>
                <w:szCs w:val="24"/>
              </w:rPr>
              <w:t>NA7.6.3.2</w:t>
            </w:r>
            <w:r>
              <w:rPr>
                <w:rFonts w:cs="Tahoma"/>
                <w:bCs/>
                <w:szCs w:val="24"/>
              </w:rPr>
              <w:t>.</w:t>
            </w:r>
            <w:r w:rsidR="002E3D59">
              <w:rPr>
                <w:rFonts w:cs="Tahoma"/>
                <w:bCs/>
                <w:szCs w:val="24"/>
              </w:rPr>
              <w:t>3</w:t>
            </w:r>
            <w:r>
              <w:rPr>
                <w:rFonts w:cs="Tahoma"/>
                <w:bCs/>
                <w:szCs w:val="24"/>
              </w:rPr>
              <w:t xml:space="preserve">, </w:t>
            </w:r>
            <w:r w:rsidRPr="00D85F8C">
              <w:rPr>
                <w:rFonts w:cs="Tahoma"/>
                <w:bCs/>
                <w:szCs w:val="24"/>
              </w:rPr>
              <w:t xml:space="preserve">Method </w:t>
            </w:r>
            <w:r w:rsidR="00B450C7">
              <w:rPr>
                <w:rFonts w:cs="Tahoma"/>
                <w:bCs/>
                <w:szCs w:val="24"/>
              </w:rPr>
              <w:t>3</w:t>
            </w:r>
            <w:r w:rsidRPr="00D85F8C">
              <w:rPr>
                <w:rFonts w:cs="Tahoma"/>
                <w:bCs/>
                <w:szCs w:val="24"/>
              </w:rPr>
              <w:t>(</w:t>
            </w:r>
            <w:r>
              <w:rPr>
                <w:rFonts w:cs="Tahoma"/>
                <w:bCs/>
                <w:szCs w:val="24"/>
              </w:rPr>
              <w:t>a</w:t>
            </w:r>
            <w:r w:rsidRPr="00D85F8C">
              <w:rPr>
                <w:rFonts w:cs="Tahoma"/>
                <w:bCs/>
                <w:szCs w:val="24"/>
              </w:rPr>
              <w:t>)</w:t>
            </w:r>
          </w:p>
        </w:tc>
      </w:tr>
      <w:tr w:rsidR="006F7BEA" w:rsidRPr="00D508CB" w14:paraId="393FC4E0" w14:textId="77777777" w:rsidTr="001C2325">
        <w:trPr>
          <w:cantSplit/>
          <w:trHeight w:val="288"/>
        </w:trPr>
        <w:tc>
          <w:tcPr>
            <w:tcW w:w="1227" w:type="dxa"/>
            <w:vAlign w:val="center"/>
          </w:tcPr>
          <w:p w14:paraId="0A6E2B84"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3F882E0F" w14:textId="19B4375F" w:rsidR="006F7BEA" w:rsidRPr="00B555AB"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665BDDBF" w14:textId="77777777" w:rsidR="006F7BEA" w:rsidRPr="00B47956" w:rsidRDefault="006F7BEA" w:rsidP="001C2325">
            <w:pPr>
              <w:autoSpaceDE w:val="0"/>
              <w:autoSpaceDN w:val="0"/>
              <w:adjustRightInd w:val="0"/>
              <w:spacing w:after="0" w:line="240" w:lineRule="auto"/>
              <w:ind w:left="90"/>
              <w:rPr>
                <w:rFonts w:cs="Tahoma"/>
                <w:b/>
                <w:szCs w:val="24"/>
              </w:rPr>
            </w:pPr>
            <w:r w:rsidRPr="00B47956">
              <w:rPr>
                <w:rFonts w:cs="Tahoma"/>
                <w:b/>
                <w:szCs w:val="24"/>
              </w:rPr>
              <w:t>Full output test</w:t>
            </w:r>
          </w:p>
        </w:tc>
        <w:tc>
          <w:tcPr>
            <w:tcW w:w="1867" w:type="dxa"/>
            <w:vAlign w:val="center"/>
          </w:tcPr>
          <w:p w14:paraId="6D56E298" w14:textId="4D2E6CBC" w:rsidR="006F7BEA" w:rsidRPr="00B555AB" w:rsidRDefault="006F7BEA" w:rsidP="001C2325">
            <w:pPr>
              <w:autoSpaceDE w:val="0"/>
              <w:autoSpaceDN w:val="0"/>
              <w:adjustRightInd w:val="0"/>
              <w:spacing w:after="0" w:line="240" w:lineRule="auto"/>
              <w:ind w:left="90"/>
              <w:jc w:val="center"/>
              <w:rPr>
                <w:rFonts w:cs="Tahoma"/>
                <w:bCs/>
                <w:szCs w:val="24"/>
              </w:rPr>
            </w:pPr>
            <w:r w:rsidRPr="00714097">
              <w:rPr>
                <w:rFonts w:cs="Tahoma"/>
                <w:bCs/>
                <w:szCs w:val="24"/>
              </w:rPr>
              <w:t>NA7.6.3.2</w:t>
            </w:r>
            <w:r>
              <w:rPr>
                <w:rFonts w:cs="Tahoma"/>
                <w:bCs/>
                <w:szCs w:val="24"/>
              </w:rPr>
              <w:t>.</w:t>
            </w:r>
            <w:r w:rsidR="002E3D59">
              <w:rPr>
                <w:rFonts w:cs="Tahoma"/>
                <w:bCs/>
                <w:szCs w:val="24"/>
              </w:rPr>
              <w:t>3</w:t>
            </w:r>
            <w:r>
              <w:rPr>
                <w:rFonts w:cs="Tahoma"/>
                <w:bCs/>
                <w:szCs w:val="24"/>
              </w:rPr>
              <w:t xml:space="preserve">, </w:t>
            </w:r>
            <w:r w:rsidRPr="00714097">
              <w:rPr>
                <w:rFonts w:cs="Tahoma"/>
                <w:bCs/>
                <w:szCs w:val="24"/>
              </w:rPr>
              <w:t xml:space="preserve">Method </w:t>
            </w:r>
            <w:r w:rsidR="00B450C7">
              <w:rPr>
                <w:rFonts w:cs="Tahoma"/>
                <w:bCs/>
                <w:szCs w:val="24"/>
              </w:rPr>
              <w:t>3</w:t>
            </w:r>
            <w:r w:rsidRPr="00714097">
              <w:rPr>
                <w:rFonts w:cs="Tahoma"/>
                <w:bCs/>
                <w:szCs w:val="24"/>
              </w:rPr>
              <w:t>(</w:t>
            </w:r>
            <w:r>
              <w:rPr>
                <w:rFonts w:cs="Tahoma"/>
                <w:bCs/>
                <w:szCs w:val="24"/>
              </w:rPr>
              <w:t>b</w:t>
            </w:r>
            <w:r w:rsidRPr="00714097">
              <w:rPr>
                <w:rFonts w:cs="Tahoma"/>
                <w:bCs/>
                <w:szCs w:val="24"/>
              </w:rPr>
              <w:t>)</w:t>
            </w:r>
          </w:p>
        </w:tc>
      </w:tr>
      <w:tr w:rsidR="006F7BEA" w:rsidRPr="00D508CB" w14:paraId="37831160" w14:textId="77777777" w:rsidTr="001C2325">
        <w:trPr>
          <w:cantSplit/>
          <w:trHeight w:val="288"/>
        </w:trPr>
        <w:tc>
          <w:tcPr>
            <w:tcW w:w="1227" w:type="dxa"/>
            <w:vAlign w:val="center"/>
          </w:tcPr>
          <w:p w14:paraId="5E708F54"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1F376E12" w14:textId="381DB686" w:rsidR="006F7BEA" w:rsidRPr="00B555AB"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C86793D" w14:textId="2C15D86E" w:rsidR="006F7BEA" w:rsidRPr="00025223" w:rsidRDefault="006F7BEA" w:rsidP="001C2325">
            <w:pPr>
              <w:autoSpaceDE w:val="0"/>
              <w:autoSpaceDN w:val="0"/>
              <w:adjustRightInd w:val="0"/>
              <w:spacing w:after="0" w:line="240" w:lineRule="auto"/>
              <w:ind w:left="90"/>
              <w:rPr>
                <w:rFonts w:cs="Tahoma"/>
                <w:szCs w:val="24"/>
              </w:rPr>
            </w:pPr>
            <w:r w:rsidRPr="00E91C1B">
              <w:rPr>
                <w:rFonts w:cs="Tahoma"/>
                <w:szCs w:val="24"/>
              </w:rPr>
              <w:t xml:space="preserve">Using the </w:t>
            </w:r>
            <w:r w:rsidR="009A4D60">
              <w:rPr>
                <w:rFonts w:cs="Tahoma"/>
                <w:szCs w:val="24"/>
              </w:rPr>
              <w:t>facility lighting controls</w:t>
            </w:r>
            <w:r w:rsidRPr="00E91C1B">
              <w:rPr>
                <w:rFonts w:cs="Tahoma"/>
                <w:szCs w:val="24"/>
              </w:rPr>
              <w:t xml:space="preserve">, set the </w:t>
            </w:r>
            <w:r w:rsidRPr="00684AA5">
              <w:rPr>
                <w:rFonts w:cs="Tahoma"/>
                <w:bCs/>
                <w:szCs w:val="24"/>
              </w:rPr>
              <w:t>lighting</w:t>
            </w:r>
            <w:r w:rsidRPr="00E91C1B">
              <w:rPr>
                <w:rFonts w:cs="Tahoma"/>
                <w:szCs w:val="24"/>
              </w:rPr>
              <w:t xml:space="preserve"> system to full output. The lighting in areas with photo controls or occupant/vacancy sensors may be at less than full output or may be off.</w:t>
            </w:r>
          </w:p>
        </w:tc>
        <w:tc>
          <w:tcPr>
            <w:tcW w:w="1867" w:type="dxa"/>
            <w:vAlign w:val="center"/>
          </w:tcPr>
          <w:p w14:paraId="3DE5E4B0" w14:textId="58DD8355" w:rsidR="006F7BEA" w:rsidRPr="00B555AB" w:rsidRDefault="006F7BEA" w:rsidP="001C2325">
            <w:pPr>
              <w:autoSpaceDE w:val="0"/>
              <w:autoSpaceDN w:val="0"/>
              <w:adjustRightInd w:val="0"/>
              <w:spacing w:after="0" w:line="240" w:lineRule="auto"/>
              <w:ind w:left="90"/>
              <w:jc w:val="center"/>
              <w:rPr>
                <w:rFonts w:cs="Tahoma"/>
                <w:bCs/>
                <w:szCs w:val="24"/>
              </w:rPr>
            </w:pPr>
            <w:r w:rsidRPr="00E91C1B">
              <w:rPr>
                <w:rFonts w:cs="Tahoma"/>
                <w:bCs/>
                <w:szCs w:val="24"/>
              </w:rPr>
              <w:t>NA7.6.3.2</w:t>
            </w:r>
            <w:r>
              <w:rPr>
                <w:rFonts w:cs="Tahoma"/>
                <w:bCs/>
                <w:szCs w:val="24"/>
              </w:rPr>
              <w:t>.</w:t>
            </w:r>
            <w:r w:rsidR="002E3D59">
              <w:rPr>
                <w:rFonts w:cs="Tahoma"/>
                <w:bCs/>
                <w:szCs w:val="24"/>
              </w:rPr>
              <w:t>3</w:t>
            </w:r>
            <w:r>
              <w:rPr>
                <w:rFonts w:cs="Tahoma"/>
                <w:bCs/>
                <w:szCs w:val="24"/>
              </w:rPr>
              <w:t xml:space="preserve">, </w:t>
            </w:r>
            <w:r w:rsidRPr="00E91C1B">
              <w:rPr>
                <w:rFonts w:cs="Tahoma"/>
                <w:bCs/>
                <w:szCs w:val="24"/>
              </w:rPr>
              <w:t xml:space="preserve">Method </w:t>
            </w:r>
            <w:r w:rsidR="002E3D59">
              <w:rPr>
                <w:rFonts w:cs="Tahoma"/>
                <w:bCs/>
                <w:szCs w:val="24"/>
              </w:rPr>
              <w:t>3</w:t>
            </w:r>
            <w:r w:rsidRPr="00E91C1B">
              <w:rPr>
                <w:rFonts w:cs="Tahoma"/>
                <w:bCs/>
                <w:szCs w:val="24"/>
              </w:rPr>
              <w:t>(b)</w:t>
            </w:r>
            <w:r>
              <w:rPr>
                <w:rFonts w:cs="Tahoma"/>
                <w:bCs/>
                <w:szCs w:val="24"/>
              </w:rPr>
              <w:t>1</w:t>
            </w:r>
          </w:p>
        </w:tc>
      </w:tr>
      <w:tr w:rsidR="006F7BEA" w:rsidRPr="00D508CB" w14:paraId="773C65BE" w14:textId="77777777" w:rsidTr="001C2325">
        <w:trPr>
          <w:cantSplit/>
          <w:trHeight w:val="288"/>
        </w:trPr>
        <w:tc>
          <w:tcPr>
            <w:tcW w:w="1227" w:type="dxa"/>
            <w:vAlign w:val="center"/>
          </w:tcPr>
          <w:p w14:paraId="3A3E56C2" w14:textId="77777777" w:rsidR="006F7BEA" w:rsidRPr="00B555AB" w:rsidRDefault="006F7BEA" w:rsidP="001C2325">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049323E0" w14:textId="77777777" w:rsidR="006F7BEA" w:rsidRPr="00B555AB" w:rsidRDefault="006F7BEA" w:rsidP="00981FE3">
            <w:pPr>
              <w:autoSpaceDE w:val="0"/>
              <w:autoSpaceDN w:val="0"/>
              <w:adjustRightInd w:val="0"/>
              <w:spacing w:after="0" w:line="240" w:lineRule="auto"/>
              <w:ind w:left="90"/>
              <w:rPr>
                <w:rFonts w:cs="Tahoma"/>
                <w:bCs/>
                <w:szCs w:val="24"/>
              </w:rPr>
            </w:pPr>
            <w:r>
              <w:rPr>
                <w:rFonts w:cs="Tahoma"/>
                <w:bCs/>
                <w:szCs w:val="24"/>
              </w:rPr>
              <w:fldChar w:fldCharType="begin">
                <w:ffData>
                  <w:name w:val="f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1BD40239" w14:textId="02E3ADF1" w:rsidR="006F7BEA" w:rsidRPr="00B555AB" w:rsidRDefault="006F7BEA" w:rsidP="001C2325">
            <w:pPr>
              <w:autoSpaceDE w:val="0"/>
              <w:autoSpaceDN w:val="0"/>
              <w:adjustRightInd w:val="0"/>
              <w:spacing w:after="0" w:line="240" w:lineRule="auto"/>
              <w:ind w:left="90"/>
              <w:rPr>
                <w:rFonts w:cs="Tahoma"/>
                <w:bCs/>
                <w:szCs w:val="24"/>
              </w:rPr>
            </w:pPr>
            <w:r w:rsidRPr="00411BA9">
              <w:rPr>
                <w:rFonts w:cs="Tahoma"/>
                <w:bCs/>
                <w:szCs w:val="24"/>
              </w:rPr>
              <w:t xml:space="preserve">Measure the current at the </w:t>
            </w:r>
            <w:r w:rsidR="008438A2">
              <w:rPr>
                <w:rFonts w:cs="Tahoma"/>
                <w:bCs/>
                <w:szCs w:val="24"/>
              </w:rPr>
              <w:t>lighting</w:t>
            </w:r>
            <w:r w:rsidRPr="00411BA9">
              <w:rPr>
                <w:rFonts w:cs="Tahoma"/>
                <w:bCs/>
                <w:szCs w:val="24"/>
              </w:rPr>
              <w:t xml:space="preserve"> circuit and enter the value in amperes (A).</w:t>
            </w:r>
          </w:p>
        </w:tc>
        <w:tc>
          <w:tcPr>
            <w:tcW w:w="1867" w:type="dxa"/>
            <w:vAlign w:val="center"/>
          </w:tcPr>
          <w:p w14:paraId="2F6600E0" w14:textId="5C0FD3E6" w:rsidR="006F7BEA" w:rsidRPr="00B555AB" w:rsidRDefault="006F7BEA" w:rsidP="001C2325">
            <w:pPr>
              <w:autoSpaceDE w:val="0"/>
              <w:autoSpaceDN w:val="0"/>
              <w:adjustRightInd w:val="0"/>
              <w:spacing w:after="0" w:line="240" w:lineRule="auto"/>
              <w:ind w:left="90"/>
              <w:jc w:val="center"/>
              <w:rPr>
                <w:rFonts w:cs="Tahoma"/>
                <w:bCs/>
                <w:szCs w:val="24"/>
              </w:rPr>
            </w:pPr>
            <w:r w:rsidRPr="00411BA9">
              <w:rPr>
                <w:rFonts w:cs="Tahoma"/>
                <w:bCs/>
                <w:szCs w:val="24"/>
              </w:rPr>
              <w:t>NA7.6.3.2</w:t>
            </w:r>
            <w:r>
              <w:rPr>
                <w:rFonts w:cs="Tahoma"/>
                <w:bCs/>
                <w:szCs w:val="24"/>
              </w:rPr>
              <w:t>.</w:t>
            </w:r>
            <w:r w:rsidR="002E3D59">
              <w:rPr>
                <w:rFonts w:cs="Tahoma"/>
                <w:bCs/>
                <w:szCs w:val="24"/>
              </w:rPr>
              <w:t>3</w:t>
            </w:r>
            <w:r>
              <w:rPr>
                <w:rFonts w:cs="Tahoma"/>
                <w:bCs/>
                <w:szCs w:val="24"/>
              </w:rPr>
              <w:t xml:space="preserve">, </w:t>
            </w:r>
            <w:r w:rsidRPr="00411BA9">
              <w:rPr>
                <w:rFonts w:cs="Tahoma"/>
                <w:bCs/>
                <w:szCs w:val="24"/>
              </w:rPr>
              <w:t xml:space="preserve">Method </w:t>
            </w:r>
            <w:r w:rsidR="002E3D59">
              <w:rPr>
                <w:rFonts w:cs="Tahoma"/>
                <w:bCs/>
                <w:szCs w:val="24"/>
              </w:rPr>
              <w:t>3</w:t>
            </w:r>
            <w:r w:rsidRPr="00411BA9">
              <w:rPr>
                <w:rFonts w:cs="Tahoma"/>
                <w:bCs/>
                <w:szCs w:val="24"/>
              </w:rPr>
              <w:t>(b)</w:t>
            </w:r>
            <w:r>
              <w:rPr>
                <w:rFonts w:cs="Tahoma"/>
                <w:bCs/>
                <w:szCs w:val="24"/>
              </w:rPr>
              <w:t>2</w:t>
            </w:r>
          </w:p>
        </w:tc>
      </w:tr>
      <w:tr w:rsidR="006F7BEA" w:rsidRPr="00D508CB" w14:paraId="0FD2AC7C" w14:textId="77777777" w:rsidTr="001C2325">
        <w:trPr>
          <w:cantSplit/>
          <w:trHeight w:val="288"/>
        </w:trPr>
        <w:tc>
          <w:tcPr>
            <w:tcW w:w="1227" w:type="dxa"/>
            <w:vAlign w:val="center"/>
          </w:tcPr>
          <w:p w14:paraId="5D1F3CDC" w14:textId="46B50A30"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6A2692">
              <w:rPr>
                <w:rFonts w:cs="Tahoma"/>
                <w:bCs/>
                <w:szCs w:val="24"/>
              </w:rPr>
              <w:t>3</w:t>
            </w:r>
          </w:p>
        </w:tc>
        <w:tc>
          <w:tcPr>
            <w:tcW w:w="1558" w:type="dxa"/>
            <w:vAlign w:val="center"/>
          </w:tcPr>
          <w:p w14:paraId="126EA52F" w14:textId="34E6BE8D" w:rsidR="006F7BEA" w:rsidRDefault="006B061B" w:rsidP="00981FE3">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9C3A6B6" w14:textId="517B873C" w:rsidR="006F7BEA" w:rsidRPr="00370EE8" w:rsidRDefault="006F7BEA" w:rsidP="001C2325">
            <w:pPr>
              <w:autoSpaceDE w:val="0"/>
              <w:autoSpaceDN w:val="0"/>
              <w:adjustRightInd w:val="0"/>
              <w:spacing w:after="0" w:line="240" w:lineRule="auto"/>
              <w:ind w:left="90"/>
              <w:rPr>
                <w:rFonts w:cs="Tahoma"/>
                <w:bCs/>
                <w:szCs w:val="24"/>
              </w:rPr>
            </w:pPr>
            <w:r w:rsidRPr="00E43E99">
              <w:rPr>
                <w:rFonts w:cs="Tahoma"/>
                <w:bCs/>
                <w:szCs w:val="24"/>
              </w:rPr>
              <w:t>Simulate a demand response condition using the demand responsive control.</w:t>
            </w:r>
          </w:p>
        </w:tc>
        <w:tc>
          <w:tcPr>
            <w:tcW w:w="1867" w:type="dxa"/>
            <w:vAlign w:val="center"/>
          </w:tcPr>
          <w:p w14:paraId="21DF5528" w14:textId="2EAC349C" w:rsidR="006F7BEA" w:rsidRDefault="006F7BEA" w:rsidP="001C2325">
            <w:pPr>
              <w:autoSpaceDE w:val="0"/>
              <w:autoSpaceDN w:val="0"/>
              <w:adjustRightInd w:val="0"/>
              <w:spacing w:after="0" w:line="240" w:lineRule="auto"/>
              <w:ind w:left="90"/>
              <w:jc w:val="center"/>
              <w:rPr>
                <w:rFonts w:cs="Tahoma"/>
                <w:bCs/>
                <w:szCs w:val="24"/>
              </w:rPr>
            </w:pPr>
            <w:r w:rsidRPr="00E43E99">
              <w:rPr>
                <w:rFonts w:cs="Tahoma"/>
                <w:bCs/>
                <w:szCs w:val="24"/>
              </w:rPr>
              <w:t>NA7.6.3.2</w:t>
            </w:r>
            <w:r>
              <w:rPr>
                <w:rFonts w:cs="Tahoma"/>
                <w:bCs/>
                <w:szCs w:val="24"/>
              </w:rPr>
              <w:t>.</w:t>
            </w:r>
            <w:r w:rsidR="002E3D59">
              <w:rPr>
                <w:rFonts w:cs="Tahoma"/>
                <w:bCs/>
                <w:szCs w:val="24"/>
              </w:rPr>
              <w:t>3</w:t>
            </w:r>
            <w:r>
              <w:rPr>
                <w:rFonts w:cs="Tahoma"/>
                <w:bCs/>
                <w:szCs w:val="24"/>
              </w:rPr>
              <w:t xml:space="preserve">, </w:t>
            </w:r>
            <w:r w:rsidRPr="00E43E99">
              <w:rPr>
                <w:rFonts w:cs="Tahoma"/>
                <w:bCs/>
                <w:szCs w:val="24"/>
              </w:rPr>
              <w:t xml:space="preserve">Method </w:t>
            </w:r>
            <w:r w:rsidR="002E3D59">
              <w:rPr>
                <w:rFonts w:cs="Tahoma"/>
                <w:bCs/>
                <w:szCs w:val="24"/>
              </w:rPr>
              <w:t>3</w:t>
            </w:r>
            <w:r w:rsidRPr="00E43E99">
              <w:rPr>
                <w:rFonts w:cs="Tahoma"/>
                <w:bCs/>
                <w:szCs w:val="24"/>
              </w:rPr>
              <w:t>(b)</w:t>
            </w:r>
            <w:r>
              <w:rPr>
                <w:rFonts w:cs="Tahoma"/>
                <w:bCs/>
                <w:szCs w:val="24"/>
              </w:rPr>
              <w:t>3</w:t>
            </w:r>
          </w:p>
        </w:tc>
      </w:tr>
      <w:tr w:rsidR="006F7BEA" w:rsidRPr="00D508CB" w14:paraId="3C70620C" w14:textId="77777777" w:rsidTr="001C2325">
        <w:trPr>
          <w:cantSplit/>
          <w:trHeight w:val="288"/>
        </w:trPr>
        <w:tc>
          <w:tcPr>
            <w:tcW w:w="1227" w:type="dxa"/>
            <w:vAlign w:val="center"/>
          </w:tcPr>
          <w:p w14:paraId="202FD96E" w14:textId="0613835B"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lastRenderedPageBreak/>
              <w:t>2.</w:t>
            </w:r>
            <w:r w:rsidR="006A2692">
              <w:rPr>
                <w:rFonts w:cs="Tahoma"/>
                <w:bCs/>
                <w:szCs w:val="24"/>
              </w:rPr>
              <w:t>4</w:t>
            </w:r>
          </w:p>
        </w:tc>
        <w:tc>
          <w:tcPr>
            <w:tcW w:w="1558" w:type="dxa"/>
            <w:vAlign w:val="center"/>
          </w:tcPr>
          <w:p w14:paraId="66B51644"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dr_current_m2b"/>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4C242F94" w14:textId="57E460EC" w:rsidR="006F7BEA" w:rsidRPr="00377017" w:rsidRDefault="006F7BEA" w:rsidP="001C2325">
            <w:pPr>
              <w:autoSpaceDE w:val="0"/>
              <w:autoSpaceDN w:val="0"/>
              <w:adjustRightInd w:val="0"/>
              <w:spacing w:after="0" w:line="240" w:lineRule="auto"/>
              <w:ind w:left="86"/>
              <w:rPr>
                <w:rFonts w:cs="Tahoma"/>
                <w:bCs/>
                <w:szCs w:val="24"/>
              </w:rPr>
            </w:pPr>
            <w:r w:rsidRPr="00100FA2">
              <w:rPr>
                <w:rFonts w:cs="Tahoma"/>
                <w:bCs/>
                <w:szCs w:val="24"/>
              </w:rPr>
              <w:t xml:space="preserve">Measure the current </w:t>
            </w:r>
            <w:r w:rsidR="00A360FF">
              <w:rPr>
                <w:rFonts w:cs="Tahoma"/>
                <w:bCs/>
                <w:szCs w:val="24"/>
              </w:rPr>
              <w:t>at the lighting</w:t>
            </w:r>
            <w:r w:rsidRPr="00100FA2">
              <w:rPr>
                <w:rFonts w:cs="Tahoma"/>
                <w:bCs/>
                <w:szCs w:val="24"/>
              </w:rPr>
              <w:t xml:space="preserve"> circuit with the electric lighting system in the demand response condition and enter the value in amperes (A)</w:t>
            </w:r>
          </w:p>
        </w:tc>
        <w:tc>
          <w:tcPr>
            <w:tcW w:w="1867" w:type="dxa"/>
            <w:vAlign w:val="center"/>
          </w:tcPr>
          <w:p w14:paraId="23422ACB" w14:textId="52738615" w:rsidR="006F7BEA" w:rsidRDefault="006F7BEA" w:rsidP="001C2325">
            <w:pPr>
              <w:autoSpaceDE w:val="0"/>
              <w:autoSpaceDN w:val="0"/>
              <w:adjustRightInd w:val="0"/>
              <w:spacing w:after="0" w:line="240" w:lineRule="auto"/>
              <w:ind w:left="90"/>
              <w:jc w:val="center"/>
              <w:rPr>
                <w:rFonts w:cs="Tahoma"/>
                <w:bCs/>
                <w:szCs w:val="24"/>
              </w:rPr>
            </w:pPr>
            <w:r w:rsidRPr="00BE39EC">
              <w:rPr>
                <w:rFonts w:cs="Tahoma"/>
                <w:bCs/>
                <w:szCs w:val="24"/>
              </w:rPr>
              <w:t>NA7.6.3.2</w:t>
            </w:r>
            <w:r w:rsidR="002E3D59">
              <w:rPr>
                <w:rFonts w:cs="Tahoma"/>
                <w:bCs/>
                <w:szCs w:val="24"/>
              </w:rPr>
              <w:t>.3</w:t>
            </w:r>
            <w:r>
              <w:rPr>
                <w:rFonts w:cs="Tahoma"/>
                <w:bCs/>
                <w:szCs w:val="24"/>
              </w:rPr>
              <w:t xml:space="preserve">, </w:t>
            </w:r>
            <w:r w:rsidRPr="00BE39EC">
              <w:rPr>
                <w:rFonts w:cs="Tahoma"/>
                <w:bCs/>
                <w:szCs w:val="24"/>
              </w:rPr>
              <w:t xml:space="preserve">Method </w:t>
            </w:r>
            <w:r w:rsidR="002E3D59">
              <w:rPr>
                <w:rFonts w:cs="Tahoma"/>
                <w:bCs/>
                <w:szCs w:val="24"/>
              </w:rPr>
              <w:t>3</w:t>
            </w:r>
            <w:r w:rsidRPr="00BE39EC">
              <w:rPr>
                <w:rFonts w:cs="Tahoma"/>
                <w:bCs/>
                <w:szCs w:val="24"/>
              </w:rPr>
              <w:t>(b)</w:t>
            </w:r>
            <w:r>
              <w:rPr>
                <w:rFonts w:cs="Tahoma"/>
                <w:bCs/>
                <w:szCs w:val="24"/>
              </w:rPr>
              <w:t>4</w:t>
            </w:r>
          </w:p>
        </w:tc>
      </w:tr>
      <w:tr w:rsidR="006F7BEA" w:rsidRPr="00D508CB" w14:paraId="3CCE7939" w14:textId="77777777" w:rsidTr="001C2325">
        <w:trPr>
          <w:cantSplit/>
          <w:trHeight w:val="288"/>
        </w:trPr>
        <w:tc>
          <w:tcPr>
            <w:tcW w:w="1227" w:type="dxa"/>
            <w:vAlign w:val="center"/>
          </w:tcPr>
          <w:p w14:paraId="1A4C1883" w14:textId="0A68CE21"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6A2692">
              <w:rPr>
                <w:rFonts w:cs="Tahoma"/>
                <w:bCs/>
                <w:szCs w:val="24"/>
              </w:rPr>
              <w:t>5</w:t>
            </w:r>
          </w:p>
        </w:tc>
        <w:tc>
          <w:tcPr>
            <w:tcW w:w="1558" w:type="dxa"/>
            <w:vAlign w:val="center"/>
          </w:tcPr>
          <w:p w14:paraId="74552C3C"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028EF80E" w14:textId="73201C2E" w:rsidR="006F7BEA" w:rsidRDefault="006F7BEA" w:rsidP="001C2325">
            <w:pPr>
              <w:autoSpaceDE w:val="0"/>
              <w:autoSpaceDN w:val="0"/>
              <w:adjustRightInd w:val="0"/>
              <w:spacing w:after="0" w:line="240" w:lineRule="auto"/>
              <w:ind w:left="86"/>
              <w:rPr>
                <w:rFonts w:cs="Tahoma"/>
                <w:bCs/>
                <w:szCs w:val="24"/>
              </w:rPr>
            </w:pPr>
            <w:r w:rsidRPr="00A406C6">
              <w:rPr>
                <w:rFonts w:cs="Tahoma"/>
                <w:bCs/>
                <w:szCs w:val="24"/>
              </w:rPr>
              <w:t>Calculate the percent reduction in current from the full output condition to the demand response condition and enter the value in %.</w:t>
            </w:r>
            <w:r>
              <w:rPr>
                <w:rFonts w:cs="Tahoma"/>
                <w:bCs/>
                <w:szCs w:val="24"/>
              </w:rPr>
              <w:t xml:space="preserve"> (Percent reduction = </w:t>
            </w:r>
          </w:p>
          <w:p w14:paraId="41CEE71C" w14:textId="0AC2436B" w:rsidR="006F7BEA" w:rsidRPr="00377017" w:rsidRDefault="006F7BEA" w:rsidP="001C2325">
            <w:pPr>
              <w:autoSpaceDE w:val="0"/>
              <w:autoSpaceDN w:val="0"/>
              <w:adjustRightInd w:val="0"/>
              <w:spacing w:after="0" w:line="240" w:lineRule="auto"/>
              <w:ind w:left="86"/>
              <w:rPr>
                <w:rFonts w:cs="Tahoma"/>
                <w:bCs/>
                <w:szCs w:val="24"/>
              </w:rPr>
            </w:pPr>
            <w:r>
              <w:rPr>
                <w:rFonts w:cs="Tahoma"/>
                <w:bCs/>
                <w:szCs w:val="24"/>
              </w:rPr>
              <w:t>[(Step 2.2 - Step 2.</w:t>
            </w:r>
            <w:r w:rsidR="001E4911">
              <w:rPr>
                <w:rFonts w:cs="Tahoma"/>
                <w:bCs/>
                <w:szCs w:val="24"/>
              </w:rPr>
              <w:t>4</w:t>
            </w:r>
            <w:r>
              <w:rPr>
                <w:rFonts w:cs="Tahoma"/>
                <w:bCs/>
                <w:szCs w:val="24"/>
              </w:rPr>
              <w:t>) / Step 2.2] * 100%)</w:t>
            </w:r>
          </w:p>
        </w:tc>
        <w:tc>
          <w:tcPr>
            <w:tcW w:w="1867" w:type="dxa"/>
            <w:vAlign w:val="center"/>
          </w:tcPr>
          <w:p w14:paraId="3C0919E7" w14:textId="0E38711F" w:rsidR="006F7BEA" w:rsidRDefault="00676C2B" w:rsidP="001C2325">
            <w:pPr>
              <w:autoSpaceDE w:val="0"/>
              <w:autoSpaceDN w:val="0"/>
              <w:adjustRightInd w:val="0"/>
              <w:spacing w:after="0" w:line="240" w:lineRule="auto"/>
              <w:ind w:left="86"/>
              <w:jc w:val="center"/>
              <w:rPr>
                <w:rFonts w:cs="Tahoma"/>
                <w:bCs/>
                <w:szCs w:val="24"/>
              </w:rPr>
            </w:pPr>
            <w:r w:rsidRPr="00676C2B">
              <w:rPr>
                <w:rFonts w:cs="Tahoma"/>
                <w:bCs/>
                <w:szCs w:val="24"/>
              </w:rPr>
              <w:t>NA7.6.3.2.3, Method 3(b)5</w:t>
            </w:r>
            <w:r w:rsidR="00DE0D6C">
              <w:rPr>
                <w:rFonts w:cs="Tahoma"/>
                <w:bCs/>
                <w:szCs w:val="24"/>
              </w:rPr>
              <w:t>,</w:t>
            </w:r>
          </w:p>
          <w:p w14:paraId="3984F597" w14:textId="03431A2D" w:rsidR="00DE0D6C" w:rsidRDefault="00DE0D6C" w:rsidP="001C2325">
            <w:pPr>
              <w:autoSpaceDE w:val="0"/>
              <w:autoSpaceDN w:val="0"/>
              <w:adjustRightInd w:val="0"/>
              <w:spacing w:after="0" w:line="240" w:lineRule="auto"/>
              <w:ind w:left="86"/>
              <w:jc w:val="center"/>
              <w:rPr>
                <w:rFonts w:cs="Tahoma"/>
                <w:bCs/>
                <w:szCs w:val="24"/>
              </w:rPr>
            </w:pPr>
            <w:r>
              <w:rPr>
                <w:rFonts w:cs="Tahoma"/>
                <w:bCs/>
                <w:szCs w:val="24"/>
              </w:rPr>
              <w:t>Method 3(b)6</w:t>
            </w:r>
          </w:p>
        </w:tc>
      </w:tr>
      <w:tr w:rsidR="006F7BEA" w:rsidRPr="00D508CB" w14:paraId="7423FD1B" w14:textId="77777777" w:rsidTr="001C2325">
        <w:trPr>
          <w:cantSplit/>
          <w:trHeight w:val="288"/>
        </w:trPr>
        <w:tc>
          <w:tcPr>
            <w:tcW w:w="1227" w:type="dxa"/>
            <w:vAlign w:val="center"/>
          </w:tcPr>
          <w:p w14:paraId="3D7389EF" w14:textId="264755B9"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2.</w:t>
            </w:r>
            <w:r w:rsidR="00F72855">
              <w:rPr>
                <w:rFonts w:cs="Tahoma"/>
                <w:bCs/>
                <w:szCs w:val="24"/>
              </w:rPr>
              <w:t>6</w:t>
            </w:r>
          </w:p>
        </w:tc>
        <w:tc>
          <w:tcPr>
            <w:tcW w:w="1558" w:type="dxa"/>
            <w:vAlign w:val="center"/>
          </w:tcPr>
          <w:p w14:paraId="0156C30A" w14:textId="77777777" w:rsidR="00BE6616" w:rsidRDefault="00BE6616" w:rsidP="00BE6616">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147F5F1B" w14:textId="56D6658A" w:rsidR="006F7BEA" w:rsidRDefault="00BE6616" w:rsidP="00FB632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75705B02" w14:textId="56AB6FB4" w:rsidR="006F7BEA" w:rsidRPr="00377017" w:rsidRDefault="006F7BEA" w:rsidP="001C2325">
            <w:pPr>
              <w:autoSpaceDE w:val="0"/>
              <w:autoSpaceDN w:val="0"/>
              <w:adjustRightInd w:val="0"/>
              <w:spacing w:after="0" w:line="240" w:lineRule="auto"/>
              <w:ind w:left="86"/>
              <w:rPr>
                <w:rFonts w:cs="Tahoma"/>
                <w:bCs/>
                <w:szCs w:val="24"/>
              </w:rPr>
            </w:pPr>
            <w:r w:rsidRPr="00926343">
              <w:rPr>
                <w:rFonts w:cs="Tahoma"/>
                <w:bCs/>
                <w:szCs w:val="24"/>
              </w:rPr>
              <w:t>The percent reduction in current (</w:t>
            </w:r>
            <w:r>
              <w:rPr>
                <w:rFonts w:cs="Tahoma"/>
                <w:bCs/>
                <w:szCs w:val="24"/>
              </w:rPr>
              <w:t>Step 2.</w:t>
            </w:r>
            <w:r w:rsidR="00DE0D6C">
              <w:rPr>
                <w:rFonts w:cs="Tahoma"/>
                <w:bCs/>
                <w:szCs w:val="24"/>
              </w:rPr>
              <w:t>5</w:t>
            </w:r>
            <w:r w:rsidRPr="00926343">
              <w:rPr>
                <w:rFonts w:cs="Tahoma"/>
                <w:bCs/>
                <w:szCs w:val="24"/>
              </w:rPr>
              <w:t>) is at least 15%.</w:t>
            </w:r>
            <w:r>
              <w:rPr>
                <w:rFonts w:cs="Tahoma"/>
                <w:bCs/>
                <w:szCs w:val="24"/>
              </w:rPr>
              <w:t xml:space="preserve"> (Step 2.</w:t>
            </w:r>
            <w:r w:rsidR="00F72855">
              <w:rPr>
                <w:rFonts w:cs="Tahoma"/>
                <w:bCs/>
                <w:szCs w:val="24"/>
              </w:rPr>
              <w:t>5</w:t>
            </w:r>
            <w:r>
              <w:rPr>
                <w:rFonts w:cs="Tahoma"/>
                <w:bCs/>
                <w:szCs w:val="24"/>
              </w:rPr>
              <w:t xml:space="preserve"> </w:t>
            </w:r>
            <w:r w:rsidRPr="00DD5033">
              <w:rPr>
                <w:rFonts w:cs="Tahoma"/>
                <w:bCs/>
                <w:szCs w:val="24"/>
              </w:rPr>
              <w:t>≥</w:t>
            </w:r>
            <w:r>
              <w:rPr>
                <w:rFonts w:cs="Tahoma"/>
                <w:bCs/>
                <w:szCs w:val="24"/>
              </w:rPr>
              <w:t xml:space="preserve"> 15%)</w:t>
            </w:r>
          </w:p>
        </w:tc>
        <w:tc>
          <w:tcPr>
            <w:tcW w:w="1867" w:type="dxa"/>
            <w:vAlign w:val="center"/>
          </w:tcPr>
          <w:p w14:paraId="72605183" w14:textId="3690AEE0" w:rsidR="006F7BEA" w:rsidRDefault="006F7BEA" w:rsidP="001C2325">
            <w:pPr>
              <w:autoSpaceDE w:val="0"/>
              <w:autoSpaceDN w:val="0"/>
              <w:adjustRightInd w:val="0"/>
              <w:spacing w:after="0" w:line="240" w:lineRule="auto"/>
              <w:ind w:left="86"/>
              <w:jc w:val="center"/>
              <w:rPr>
                <w:rFonts w:cs="Tahoma"/>
                <w:bCs/>
                <w:szCs w:val="24"/>
              </w:rPr>
            </w:pPr>
            <w:r w:rsidRPr="00A235F5">
              <w:rPr>
                <w:rFonts w:cs="Tahoma"/>
                <w:bCs/>
                <w:szCs w:val="24"/>
              </w:rPr>
              <w:t>NA7.6.3.2</w:t>
            </w:r>
            <w:r>
              <w:rPr>
                <w:rFonts w:cs="Tahoma"/>
                <w:bCs/>
                <w:szCs w:val="24"/>
              </w:rPr>
              <w:t>.</w:t>
            </w:r>
            <w:r w:rsidR="00452B1B">
              <w:rPr>
                <w:rFonts w:cs="Tahoma"/>
                <w:bCs/>
                <w:szCs w:val="24"/>
              </w:rPr>
              <w:t>3</w:t>
            </w:r>
            <w:r>
              <w:rPr>
                <w:rFonts w:cs="Tahoma"/>
                <w:bCs/>
                <w:szCs w:val="24"/>
              </w:rPr>
              <w:t xml:space="preserve">, </w:t>
            </w:r>
            <w:r w:rsidRPr="00A235F5">
              <w:rPr>
                <w:rFonts w:cs="Tahoma"/>
                <w:bCs/>
                <w:szCs w:val="24"/>
              </w:rPr>
              <w:t xml:space="preserve">Method </w:t>
            </w:r>
            <w:r w:rsidR="00452B1B">
              <w:rPr>
                <w:rFonts w:cs="Tahoma"/>
                <w:bCs/>
                <w:szCs w:val="24"/>
              </w:rPr>
              <w:t>3</w:t>
            </w:r>
            <w:r w:rsidRPr="00A235F5">
              <w:rPr>
                <w:rFonts w:cs="Tahoma"/>
                <w:bCs/>
                <w:szCs w:val="24"/>
              </w:rPr>
              <w:t>(b)</w:t>
            </w:r>
            <w:r w:rsidR="00F72855">
              <w:rPr>
                <w:rFonts w:cs="Tahoma"/>
                <w:bCs/>
                <w:szCs w:val="24"/>
              </w:rPr>
              <w:t>6</w:t>
            </w:r>
          </w:p>
        </w:tc>
      </w:tr>
      <w:tr w:rsidR="006F7BEA" w:rsidRPr="00D508CB" w14:paraId="4241F455" w14:textId="77777777" w:rsidTr="001C2325">
        <w:trPr>
          <w:cantSplit/>
          <w:trHeight w:val="288"/>
        </w:trPr>
        <w:tc>
          <w:tcPr>
            <w:tcW w:w="1227" w:type="dxa"/>
            <w:vAlign w:val="center"/>
          </w:tcPr>
          <w:p w14:paraId="23B1F204"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w:t>
            </w:r>
          </w:p>
        </w:tc>
        <w:tc>
          <w:tcPr>
            <w:tcW w:w="1558" w:type="dxa"/>
            <w:vAlign w:val="center"/>
          </w:tcPr>
          <w:p w14:paraId="7C9E4B02" w14:textId="27E416B4"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5FB07779" w14:textId="77777777" w:rsidR="006F7BEA" w:rsidRPr="00B47956" w:rsidRDefault="006F7BEA" w:rsidP="001C2325">
            <w:pPr>
              <w:autoSpaceDE w:val="0"/>
              <w:autoSpaceDN w:val="0"/>
              <w:adjustRightInd w:val="0"/>
              <w:spacing w:after="0" w:line="240" w:lineRule="auto"/>
              <w:ind w:left="86"/>
              <w:rPr>
                <w:rFonts w:cs="Tahoma"/>
                <w:b/>
                <w:szCs w:val="24"/>
              </w:rPr>
            </w:pPr>
            <w:r w:rsidRPr="00B47956">
              <w:rPr>
                <w:rFonts w:cs="Tahoma"/>
                <w:b/>
                <w:szCs w:val="24"/>
              </w:rPr>
              <w:t>Minimum output test</w:t>
            </w:r>
          </w:p>
        </w:tc>
        <w:tc>
          <w:tcPr>
            <w:tcW w:w="1867" w:type="dxa"/>
            <w:vAlign w:val="center"/>
          </w:tcPr>
          <w:p w14:paraId="0FE43E98" w14:textId="7986F094" w:rsidR="006F7BEA" w:rsidRDefault="006F7BEA" w:rsidP="001C2325">
            <w:pPr>
              <w:autoSpaceDE w:val="0"/>
              <w:autoSpaceDN w:val="0"/>
              <w:adjustRightInd w:val="0"/>
              <w:spacing w:after="0" w:line="240" w:lineRule="auto"/>
              <w:ind w:left="86"/>
              <w:jc w:val="center"/>
              <w:rPr>
                <w:rFonts w:cs="Tahoma"/>
                <w:bCs/>
                <w:szCs w:val="24"/>
              </w:rPr>
            </w:pPr>
            <w:r w:rsidRPr="00B609DA">
              <w:rPr>
                <w:rFonts w:cs="Tahoma"/>
                <w:bCs/>
                <w:szCs w:val="24"/>
              </w:rPr>
              <w:t>NA7.6.3.2</w:t>
            </w:r>
            <w:r>
              <w:rPr>
                <w:rFonts w:cs="Tahoma"/>
                <w:bCs/>
                <w:szCs w:val="24"/>
              </w:rPr>
              <w:t>.</w:t>
            </w:r>
            <w:r w:rsidR="00452B1B">
              <w:rPr>
                <w:rFonts w:cs="Tahoma"/>
                <w:bCs/>
                <w:szCs w:val="24"/>
              </w:rPr>
              <w:t>3</w:t>
            </w:r>
            <w:r>
              <w:rPr>
                <w:rFonts w:cs="Tahoma"/>
                <w:bCs/>
                <w:szCs w:val="24"/>
              </w:rPr>
              <w:t xml:space="preserve">, </w:t>
            </w:r>
            <w:r w:rsidRPr="00B609DA">
              <w:rPr>
                <w:rFonts w:cs="Tahoma"/>
                <w:bCs/>
                <w:szCs w:val="24"/>
              </w:rPr>
              <w:t xml:space="preserve">Method </w:t>
            </w:r>
            <w:r w:rsidR="00452B1B">
              <w:rPr>
                <w:rFonts w:cs="Tahoma"/>
                <w:bCs/>
                <w:szCs w:val="24"/>
              </w:rPr>
              <w:t>3</w:t>
            </w:r>
            <w:r w:rsidRPr="00B609DA">
              <w:rPr>
                <w:rFonts w:cs="Tahoma"/>
                <w:bCs/>
                <w:szCs w:val="24"/>
              </w:rPr>
              <w:t>(</w:t>
            </w:r>
            <w:r>
              <w:rPr>
                <w:rFonts w:cs="Tahoma"/>
                <w:bCs/>
                <w:szCs w:val="24"/>
              </w:rPr>
              <w:t>c</w:t>
            </w:r>
            <w:r w:rsidRPr="00B609DA">
              <w:rPr>
                <w:rFonts w:cs="Tahoma"/>
                <w:bCs/>
                <w:szCs w:val="24"/>
              </w:rPr>
              <w:t>)</w:t>
            </w:r>
          </w:p>
        </w:tc>
      </w:tr>
      <w:tr w:rsidR="006F7BEA" w:rsidRPr="00D508CB" w14:paraId="2E0C3DC5" w14:textId="77777777" w:rsidTr="001C2325">
        <w:trPr>
          <w:cantSplit/>
          <w:trHeight w:val="288"/>
        </w:trPr>
        <w:tc>
          <w:tcPr>
            <w:tcW w:w="1227" w:type="dxa"/>
            <w:vAlign w:val="center"/>
          </w:tcPr>
          <w:p w14:paraId="774733AC"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3.1</w:t>
            </w:r>
          </w:p>
        </w:tc>
        <w:tc>
          <w:tcPr>
            <w:tcW w:w="1558" w:type="dxa"/>
            <w:vAlign w:val="center"/>
          </w:tcPr>
          <w:p w14:paraId="019642AD" w14:textId="5B37F9F0"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C889D9E" w14:textId="055AB7D4" w:rsidR="006F7BEA" w:rsidRPr="009B7383" w:rsidRDefault="006F7BEA" w:rsidP="001C2325">
            <w:pPr>
              <w:autoSpaceDE w:val="0"/>
              <w:autoSpaceDN w:val="0"/>
              <w:adjustRightInd w:val="0"/>
              <w:spacing w:after="0" w:line="240" w:lineRule="auto"/>
              <w:ind w:left="86"/>
              <w:rPr>
                <w:rFonts w:cs="Tahoma"/>
                <w:bCs/>
                <w:szCs w:val="24"/>
              </w:rPr>
            </w:pPr>
            <w:r w:rsidRPr="00802847">
              <w:rPr>
                <w:rFonts w:cs="Tahoma"/>
                <w:bCs/>
                <w:szCs w:val="24"/>
              </w:rPr>
              <w:t xml:space="preserve">Using the </w:t>
            </w:r>
            <w:r w:rsidR="000C2AC6">
              <w:rPr>
                <w:rFonts w:cs="Tahoma"/>
                <w:bCs/>
                <w:szCs w:val="24"/>
              </w:rPr>
              <w:t>facility controls</w:t>
            </w:r>
            <w:r w:rsidRPr="00802847">
              <w:rPr>
                <w:rFonts w:cs="Tahoma"/>
                <w:bCs/>
                <w:szCs w:val="24"/>
              </w:rPr>
              <w:t>, set the lighting system to minimum output (but not off). The lighting in areas with photo controls or occupant/vacancy sensors may be at more than minimum output or may be off.</w:t>
            </w:r>
          </w:p>
        </w:tc>
        <w:tc>
          <w:tcPr>
            <w:tcW w:w="1867" w:type="dxa"/>
            <w:vAlign w:val="center"/>
          </w:tcPr>
          <w:p w14:paraId="2013AE23" w14:textId="591D72FD" w:rsidR="006F7BEA" w:rsidRDefault="006F7BEA" w:rsidP="001C2325">
            <w:pPr>
              <w:autoSpaceDE w:val="0"/>
              <w:autoSpaceDN w:val="0"/>
              <w:adjustRightInd w:val="0"/>
              <w:spacing w:after="0" w:line="240" w:lineRule="auto"/>
              <w:ind w:left="86"/>
              <w:jc w:val="center"/>
              <w:rPr>
                <w:rFonts w:cs="Tahoma"/>
                <w:bCs/>
                <w:szCs w:val="24"/>
              </w:rPr>
            </w:pPr>
            <w:r w:rsidRPr="00967F53">
              <w:rPr>
                <w:rFonts w:cs="Tahoma"/>
                <w:bCs/>
                <w:szCs w:val="24"/>
              </w:rPr>
              <w:t>NA7.6.3.2</w:t>
            </w:r>
            <w:r>
              <w:rPr>
                <w:rFonts w:cs="Tahoma"/>
                <w:bCs/>
                <w:szCs w:val="24"/>
              </w:rPr>
              <w:t>.</w:t>
            </w:r>
            <w:r w:rsidR="00452B1B">
              <w:rPr>
                <w:rFonts w:cs="Tahoma"/>
                <w:bCs/>
                <w:szCs w:val="24"/>
              </w:rPr>
              <w:t>3</w:t>
            </w:r>
            <w:r>
              <w:rPr>
                <w:rFonts w:cs="Tahoma"/>
                <w:bCs/>
                <w:szCs w:val="24"/>
              </w:rPr>
              <w:t xml:space="preserve">, </w:t>
            </w:r>
            <w:r w:rsidRPr="00967F53">
              <w:rPr>
                <w:rFonts w:cs="Tahoma"/>
                <w:bCs/>
                <w:szCs w:val="24"/>
              </w:rPr>
              <w:t xml:space="preserve">Method </w:t>
            </w:r>
            <w:r w:rsidR="00452B1B">
              <w:rPr>
                <w:rFonts w:cs="Tahoma"/>
                <w:bCs/>
                <w:szCs w:val="24"/>
              </w:rPr>
              <w:t>3</w:t>
            </w:r>
            <w:r w:rsidRPr="00967F53">
              <w:rPr>
                <w:rFonts w:cs="Tahoma"/>
                <w:bCs/>
                <w:szCs w:val="24"/>
              </w:rPr>
              <w:t>(</w:t>
            </w:r>
            <w:r>
              <w:rPr>
                <w:rFonts w:cs="Tahoma"/>
                <w:bCs/>
                <w:szCs w:val="24"/>
              </w:rPr>
              <w:t>c</w:t>
            </w:r>
            <w:r w:rsidRPr="00967F53">
              <w:rPr>
                <w:rFonts w:cs="Tahoma"/>
                <w:bCs/>
                <w:szCs w:val="24"/>
              </w:rPr>
              <w:t>)</w:t>
            </w:r>
            <w:r>
              <w:rPr>
                <w:rFonts w:cs="Tahoma"/>
                <w:bCs/>
                <w:szCs w:val="24"/>
              </w:rPr>
              <w:t>1</w:t>
            </w:r>
          </w:p>
        </w:tc>
      </w:tr>
      <w:tr w:rsidR="006F7BEA" w:rsidRPr="00D508CB" w14:paraId="217A6B6D" w14:textId="77777777" w:rsidTr="001C2325">
        <w:trPr>
          <w:cantSplit/>
          <w:trHeight w:val="288"/>
        </w:trPr>
        <w:tc>
          <w:tcPr>
            <w:tcW w:w="1227" w:type="dxa"/>
            <w:vAlign w:val="center"/>
          </w:tcPr>
          <w:p w14:paraId="26AA8C3B"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77D268DB"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5E0D86F4" w14:textId="1FE488CE" w:rsidR="006F7BEA" w:rsidRPr="009B7383" w:rsidRDefault="006F7BEA" w:rsidP="001C2325">
            <w:pPr>
              <w:autoSpaceDE w:val="0"/>
              <w:autoSpaceDN w:val="0"/>
              <w:adjustRightInd w:val="0"/>
              <w:spacing w:after="0" w:line="240" w:lineRule="auto"/>
              <w:ind w:left="86"/>
              <w:rPr>
                <w:rFonts w:cs="Tahoma"/>
                <w:bCs/>
                <w:szCs w:val="24"/>
              </w:rPr>
            </w:pPr>
            <w:r w:rsidRPr="00967F53">
              <w:rPr>
                <w:rFonts w:cs="Tahoma"/>
                <w:bCs/>
                <w:szCs w:val="24"/>
              </w:rPr>
              <w:t xml:space="preserve">Measure the current at the </w:t>
            </w:r>
            <w:r w:rsidR="00262C3E">
              <w:rPr>
                <w:rFonts w:cs="Tahoma"/>
                <w:bCs/>
                <w:szCs w:val="24"/>
              </w:rPr>
              <w:t>lighting</w:t>
            </w:r>
            <w:r w:rsidRPr="00967F53">
              <w:rPr>
                <w:rFonts w:cs="Tahoma"/>
                <w:bCs/>
                <w:szCs w:val="24"/>
              </w:rPr>
              <w:t xml:space="preserve"> circuit and enter the value in amperes (A)</w:t>
            </w:r>
            <w:r>
              <w:rPr>
                <w:rFonts w:cs="Tahoma"/>
                <w:bCs/>
                <w:szCs w:val="24"/>
              </w:rPr>
              <w:t>.</w:t>
            </w:r>
          </w:p>
        </w:tc>
        <w:tc>
          <w:tcPr>
            <w:tcW w:w="1867" w:type="dxa"/>
            <w:vAlign w:val="center"/>
          </w:tcPr>
          <w:p w14:paraId="47FF1FF9" w14:textId="757F2902" w:rsidR="006F7BEA" w:rsidRDefault="006F7BEA" w:rsidP="001C2325">
            <w:pPr>
              <w:autoSpaceDE w:val="0"/>
              <w:autoSpaceDN w:val="0"/>
              <w:adjustRightInd w:val="0"/>
              <w:spacing w:after="0" w:line="240" w:lineRule="auto"/>
              <w:ind w:left="86"/>
              <w:jc w:val="center"/>
              <w:rPr>
                <w:rFonts w:cs="Tahoma"/>
                <w:bCs/>
                <w:szCs w:val="24"/>
              </w:rPr>
            </w:pPr>
            <w:r w:rsidRPr="00F91E26">
              <w:rPr>
                <w:rFonts w:cs="Tahoma"/>
                <w:bCs/>
                <w:szCs w:val="24"/>
              </w:rPr>
              <w:t>NA7.6.3.2</w:t>
            </w:r>
            <w:r>
              <w:rPr>
                <w:rFonts w:cs="Tahoma"/>
                <w:bCs/>
                <w:szCs w:val="24"/>
              </w:rPr>
              <w:t>.</w:t>
            </w:r>
            <w:r w:rsidR="00452B1B">
              <w:rPr>
                <w:rFonts w:cs="Tahoma"/>
                <w:bCs/>
                <w:szCs w:val="24"/>
              </w:rPr>
              <w:t>3</w:t>
            </w:r>
            <w:r>
              <w:rPr>
                <w:rFonts w:cs="Tahoma"/>
                <w:bCs/>
                <w:szCs w:val="24"/>
              </w:rPr>
              <w:t xml:space="preserve">, </w:t>
            </w:r>
            <w:r w:rsidRPr="00F91E26">
              <w:rPr>
                <w:rFonts w:cs="Tahoma"/>
                <w:bCs/>
                <w:szCs w:val="24"/>
              </w:rPr>
              <w:t xml:space="preserve">Method </w:t>
            </w:r>
            <w:r w:rsidR="00452B1B">
              <w:rPr>
                <w:rFonts w:cs="Tahoma"/>
                <w:bCs/>
                <w:szCs w:val="24"/>
              </w:rPr>
              <w:t>3</w:t>
            </w:r>
            <w:r w:rsidRPr="00F91E26">
              <w:rPr>
                <w:rFonts w:cs="Tahoma"/>
                <w:bCs/>
                <w:szCs w:val="24"/>
              </w:rPr>
              <w:t>(c)2</w:t>
            </w:r>
          </w:p>
        </w:tc>
      </w:tr>
      <w:tr w:rsidR="006F7BEA" w:rsidRPr="00D508CB" w14:paraId="47A26BDA" w14:textId="77777777" w:rsidTr="001C2325">
        <w:trPr>
          <w:cantSplit/>
          <w:trHeight w:val="288"/>
        </w:trPr>
        <w:tc>
          <w:tcPr>
            <w:tcW w:w="1227" w:type="dxa"/>
            <w:vAlign w:val="center"/>
          </w:tcPr>
          <w:p w14:paraId="7077F183"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3.3</w:t>
            </w:r>
          </w:p>
        </w:tc>
        <w:tc>
          <w:tcPr>
            <w:tcW w:w="1558" w:type="dxa"/>
            <w:vAlign w:val="center"/>
          </w:tcPr>
          <w:p w14:paraId="44792247" w14:textId="1E663FEA" w:rsidR="006F7BEA" w:rsidRDefault="006B061B" w:rsidP="00FB6320">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624E903" w14:textId="0CA3A3A4" w:rsidR="006F7BEA" w:rsidRPr="009B7383" w:rsidRDefault="006F7BEA" w:rsidP="001C2325">
            <w:pPr>
              <w:autoSpaceDE w:val="0"/>
              <w:autoSpaceDN w:val="0"/>
              <w:adjustRightInd w:val="0"/>
              <w:spacing w:after="0" w:line="240" w:lineRule="auto"/>
              <w:ind w:left="86"/>
              <w:rPr>
                <w:rFonts w:cs="Tahoma"/>
                <w:bCs/>
                <w:szCs w:val="24"/>
              </w:rPr>
            </w:pPr>
            <w:r w:rsidRPr="00D34AD8">
              <w:rPr>
                <w:rFonts w:cs="Tahoma"/>
                <w:bCs/>
                <w:szCs w:val="24"/>
              </w:rPr>
              <w:t>Simulate a demand response condition using the demand responsive control.</w:t>
            </w:r>
          </w:p>
        </w:tc>
        <w:tc>
          <w:tcPr>
            <w:tcW w:w="1867" w:type="dxa"/>
            <w:vAlign w:val="center"/>
          </w:tcPr>
          <w:p w14:paraId="010C1586" w14:textId="70CF9DC9" w:rsidR="006F7BEA" w:rsidRDefault="006F7BEA" w:rsidP="001C2325">
            <w:pPr>
              <w:autoSpaceDE w:val="0"/>
              <w:autoSpaceDN w:val="0"/>
              <w:adjustRightInd w:val="0"/>
              <w:spacing w:after="0" w:line="240" w:lineRule="auto"/>
              <w:ind w:left="86"/>
              <w:jc w:val="center"/>
              <w:rPr>
                <w:rFonts w:cs="Tahoma"/>
                <w:bCs/>
                <w:szCs w:val="24"/>
              </w:rPr>
            </w:pPr>
            <w:r w:rsidRPr="00D34AD8">
              <w:rPr>
                <w:rFonts w:cs="Tahoma"/>
                <w:bCs/>
                <w:szCs w:val="24"/>
              </w:rPr>
              <w:t>NA7.6.3.2</w:t>
            </w:r>
            <w:r>
              <w:rPr>
                <w:rFonts w:cs="Tahoma"/>
                <w:bCs/>
                <w:szCs w:val="24"/>
              </w:rPr>
              <w:t>.</w:t>
            </w:r>
            <w:r w:rsidR="00452B1B">
              <w:rPr>
                <w:rFonts w:cs="Tahoma"/>
                <w:bCs/>
                <w:szCs w:val="24"/>
              </w:rPr>
              <w:t>3</w:t>
            </w:r>
            <w:r>
              <w:rPr>
                <w:rFonts w:cs="Tahoma"/>
                <w:bCs/>
                <w:szCs w:val="24"/>
              </w:rPr>
              <w:t xml:space="preserve">, </w:t>
            </w:r>
            <w:r w:rsidRPr="00D34AD8">
              <w:rPr>
                <w:rFonts w:cs="Tahoma"/>
                <w:bCs/>
                <w:szCs w:val="24"/>
              </w:rPr>
              <w:t xml:space="preserve">Method </w:t>
            </w:r>
            <w:r w:rsidR="00452B1B">
              <w:rPr>
                <w:rFonts w:cs="Tahoma"/>
                <w:bCs/>
                <w:szCs w:val="24"/>
              </w:rPr>
              <w:t>3</w:t>
            </w:r>
            <w:r w:rsidRPr="00D34AD8">
              <w:rPr>
                <w:rFonts w:cs="Tahoma"/>
                <w:bCs/>
                <w:szCs w:val="24"/>
              </w:rPr>
              <w:t>(c)</w:t>
            </w:r>
            <w:r>
              <w:rPr>
                <w:rFonts w:cs="Tahoma"/>
                <w:bCs/>
                <w:szCs w:val="24"/>
              </w:rPr>
              <w:t>3</w:t>
            </w:r>
          </w:p>
        </w:tc>
      </w:tr>
      <w:tr w:rsidR="006F7BEA" w:rsidRPr="00D508CB" w14:paraId="3C1E06B1" w14:textId="77777777" w:rsidTr="001C2325">
        <w:trPr>
          <w:cantSplit/>
          <w:trHeight w:val="288"/>
        </w:trPr>
        <w:tc>
          <w:tcPr>
            <w:tcW w:w="1227" w:type="dxa"/>
            <w:vAlign w:val="center"/>
          </w:tcPr>
          <w:p w14:paraId="3D10708D"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3.4</w:t>
            </w:r>
          </w:p>
        </w:tc>
        <w:tc>
          <w:tcPr>
            <w:tcW w:w="1558" w:type="dxa"/>
            <w:vAlign w:val="center"/>
          </w:tcPr>
          <w:p w14:paraId="3ABA94CF" w14:textId="77777777" w:rsidR="006F7BEA" w:rsidRDefault="006F7BEA" w:rsidP="00FB6320">
            <w:pPr>
              <w:autoSpaceDE w:val="0"/>
              <w:autoSpaceDN w:val="0"/>
              <w:adjustRightInd w:val="0"/>
              <w:spacing w:after="0" w:line="240" w:lineRule="auto"/>
              <w:ind w:left="90"/>
              <w:rPr>
                <w:rFonts w:cs="Tahoma"/>
                <w:bCs/>
                <w:szCs w:val="24"/>
              </w:rPr>
            </w:pPr>
            <w:r>
              <w:rPr>
                <w:rFonts w:cs="Tahoma"/>
                <w:bCs/>
                <w:szCs w:val="24"/>
              </w:rPr>
              <w:fldChar w:fldCharType="begin">
                <w:ffData>
                  <w:name w:val="mo_curr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850" w:type="dxa"/>
            <w:vAlign w:val="center"/>
          </w:tcPr>
          <w:p w14:paraId="22EB9CE5" w14:textId="338FB923" w:rsidR="006F7BEA" w:rsidRPr="009B7383" w:rsidRDefault="006F7BEA" w:rsidP="001C2325">
            <w:pPr>
              <w:autoSpaceDE w:val="0"/>
              <w:autoSpaceDN w:val="0"/>
              <w:adjustRightInd w:val="0"/>
              <w:spacing w:after="0" w:line="240" w:lineRule="auto"/>
              <w:ind w:left="86"/>
              <w:rPr>
                <w:rFonts w:cs="Tahoma"/>
                <w:bCs/>
                <w:szCs w:val="24"/>
              </w:rPr>
            </w:pPr>
            <w:r w:rsidRPr="00DF4BAA">
              <w:rPr>
                <w:rFonts w:cs="Tahoma"/>
                <w:bCs/>
                <w:szCs w:val="24"/>
              </w:rPr>
              <w:t xml:space="preserve">Measure the current at the </w:t>
            </w:r>
            <w:r w:rsidR="00D37AE7">
              <w:rPr>
                <w:rFonts w:cs="Tahoma"/>
                <w:bCs/>
                <w:szCs w:val="24"/>
              </w:rPr>
              <w:t>lighting</w:t>
            </w:r>
            <w:r w:rsidRPr="00DF4BAA">
              <w:rPr>
                <w:rFonts w:cs="Tahoma"/>
                <w:bCs/>
                <w:szCs w:val="24"/>
              </w:rPr>
              <w:t xml:space="preserve"> circuit with the electric lighting system in the demand response condition and enter the value in amperes (A).</w:t>
            </w:r>
          </w:p>
        </w:tc>
        <w:tc>
          <w:tcPr>
            <w:tcW w:w="1867" w:type="dxa"/>
            <w:vAlign w:val="center"/>
          </w:tcPr>
          <w:p w14:paraId="43EED2E9" w14:textId="48D447FB" w:rsidR="006F7BEA" w:rsidRDefault="006F7BEA" w:rsidP="001C2325">
            <w:pPr>
              <w:autoSpaceDE w:val="0"/>
              <w:autoSpaceDN w:val="0"/>
              <w:adjustRightInd w:val="0"/>
              <w:spacing w:after="0" w:line="240" w:lineRule="auto"/>
              <w:ind w:left="86"/>
              <w:jc w:val="center"/>
              <w:rPr>
                <w:rFonts w:cs="Tahoma"/>
                <w:bCs/>
                <w:szCs w:val="24"/>
              </w:rPr>
            </w:pPr>
            <w:r w:rsidRPr="00DF4BAA">
              <w:rPr>
                <w:rFonts w:cs="Tahoma"/>
                <w:bCs/>
                <w:szCs w:val="24"/>
              </w:rPr>
              <w:t>NA7.6.3.2</w:t>
            </w:r>
            <w:r>
              <w:rPr>
                <w:rFonts w:cs="Tahoma"/>
                <w:bCs/>
                <w:szCs w:val="24"/>
              </w:rPr>
              <w:t>.</w:t>
            </w:r>
            <w:r w:rsidR="00452B1B">
              <w:rPr>
                <w:rFonts w:cs="Tahoma"/>
                <w:bCs/>
                <w:szCs w:val="24"/>
              </w:rPr>
              <w:t>3</w:t>
            </w:r>
            <w:r>
              <w:rPr>
                <w:rFonts w:cs="Tahoma"/>
                <w:bCs/>
                <w:szCs w:val="24"/>
              </w:rPr>
              <w:t xml:space="preserve">, </w:t>
            </w:r>
            <w:r w:rsidRPr="00DF4BAA">
              <w:rPr>
                <w:rFonts w:cs="Tahoma"/>
                <w:bCs/>
                <w:szCs w:val="24"/>
              </w:rPr>
              <w:t xml:space="preserve">Method </w:t>
            </w:r>
            <w:r w:rsidR="00452B1B">
              <w:rPr>
                <w:rFonts w:cs="Tahoma"/>
                <w:bCs/>
                <w:szCs w:val="24"/>
              </w:rPr>
              <w:t>3</w:t>
            </w:r>
            <w:r w:rsidRPr="00DF4BAA">
              <w:rPr>
                <w:rFonts w:cs="Tahoma"/>
                <w:bCs/>
                <w:szCs w:val="24"/>
              </w:rPr>
              <w:t>(c)</w:t>
            </w:r>
            <w:r>
              <w:rPr>
                <w:rFonts w:cs="Tahoma"/>
                <w:bCs/>
                <w:szCs w:val="24"/>
              </w:rPr>
              <w:t>4</w:t>
            </w:r>
          </w:p>
        </w:tc>
      </w:tr>
      <w:tr w:rsidR="006F7BEA" w:rsidRPr="00D508CB" w14:paraId="4C85224A" w14:textId="77777777" w:rsidTr="001C2325">
        <w:trPr>
          <w:cantSplit/>
          <w:trHeight w:val="288"/>
        </w:trPr>
        <w:tc>
          <w:tcPr>
            <w:tcW w:w="1227" w:type="dxa"/>
            <w:vAlign w:val="center"/>
          </w:tcPr>
          <w:p w14:paraId="66F38A2B"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3.5</w:t>
            </w:r>
          </w:p>
        </w:tc>
        <w:tc>
          <w:tcPr>
            <w:tcW w:w="1558" w:type="dxa"/>
            <w:vAlign w:val="center"/>
          </w:tcPr>
          <w:p w14:paraId="7DE967DA" w14:textId="77777777" w:rsidR="00DB6D6A" w:rsidRDefault="00DB6D6A" w:rsidP="00DB6D6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2808739B" w14:textId="4A77A076" w:rsidR="006F7BEA" w:rsidRDefault="00DB6D6A" w:rsidP="00DB6D6A">
            <w:pPr>
              <w:autoSpaceDE w:val="0"/>
              <w:autoSpaceDN w:val="0"/>
              <w:adjustRightInd w:val="0"/>
              <w:spacing w:after="0" w:line="240" w:lineRule="auto"/>
              <w:ind w:left="86"/>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48DA878E" w14:textId="60FA54D4" w:rsidR="006F7BEA" w:rsidRPr="009B7383" w:rsidRDefault="006F7BEA" w:rsidP="00604233">
            <w:pPr>
              <w:autoSpaceDE w:val="0"/>
              <w:autoSpaceDN w:val="0"/>
              <w:adjustRightInd w:val="0"/>
              <w:spacing w:after="0" w:line="240" w:lineRule="auto"/>
              <w:ind w:left="86"/>
              <w:rPr>
                <w:rFonts w:cs="Tahoma"/>
                <w:bCs/>
                <w:szCs w:val="24"/>
              </w:rPr>
            </w:pPr>
            <w:r w:rsidRPr="00E4493F">
              <w:rPr>
                <w:rFonts w:cs="Tahoma"/>
                <w:bCs/>
                <w:szCs w:val="24"/>
              </w:rPr>
              <w:t>The current in the demand response condition (Step 3.4) is not less</w:t>
            </w:r>
            <w:r>
              <w:rPr>
                <w:rFonts w:cs="Tahoma"/>
                <w:bCs/>
                <w:szCs w:val="24"/>
              </w:rPr>
              <w:t xml:space="preserve"> than</w:t>
            </w:r>
            <w:r w:rsidRPr="00E4493F">
              <w:rPr>
                <w:rFonts w:cs="Tahoma"/>
                <w:bCs/>
                <w:szCs w:val="24"/>
              </w:rPr>
              <w:t xml:space="preserve"> the current in the minimum output condition (Step 3.2)</w:t>
            </w:r>
            <w:r>
              <w:rPr>
                <w:rFonts w:cs="Tahoma"/>
                <w:bCs/>
                <w:szCs w:val="24"/>
              </w:rPr>
              <w:t>.</w:t>
            </w:r>
            <w:r w:rsidR="00294A72">
              <w:rPr>
                <w:rFonts w:cs="Tahoma"/>
                <w:bCs/>
                <w:szCs w:val="24"/>
              </w:rPr>
              <w:t xml:space="preserve"> (Step 3.4 </w:t>
            </w:r>
            <w:r w:rsidR="005A7458" w:rsidRPr="005A7458">
              <w:rPr>
                <w:rFonts w:cs="Tahoma"/>
                <w:bCs/>
                <w:szCs w:val="24"/>
              </w:rPr>
              <w:t>≥</w:t>
            </w:r>
            <w:r w:rsidR="005A7458">
              <w:rPr>
                <w:rFonts w:cs="Tahoma"/>
                <w:bCs/>
                <w:szCs w:val="24"/>
              </w:rPr>
              <w:t xml:space="preserve"> </w:t>
            </w:r>
            <w:r w:rsidR="00294A72">
              <w:rPr>
                <w:rFonts w:cs="Tahoma"/>
                <w:bCs/>
                <w:szCs w:val="24"/>
              </w:rPr>
              <w:t>Step 3.2)</w:t>
            </w:r>
          </w:p>
        </w:tc>
        <w:tc>
          <w:tcPr>
            <w:tcW w:w="1867" w:type="dxa"/>
            <w:vAlign w:val="center"/>
          </w:tcPr>
          <w:p w14:paraId="028F3F89" w14:textId="34BDE074" w:rsidR="006F7BEA" w:rsidRDefault="006F7BEA" w:rsidP="001C2325">
            <w:pPr>
              <w:autoSpaceDE w:val="0"/>
              <w:autoSpaceDN w:val="0"/>
              <w:adjustRightInd w:val="0"/>
              <w:spacing w:after="0" w:line="240" w:lineRule="auto"/>
              <w:ind w:left="86"/>
              <w:jc w:val="center"/>
              <w:rPr>
                <w:rFonts w:cs="Tahoma"/>
                <w:bCs/>
                <w:szCs w:val="24"/>
              </w:rPr>
            </w:pPr>
            <w:r w:rsidRPr="008142F9">
              <w:rPr>
                <w:rFonts w:cs="Tahoma"/>
                <w:bCs/>
                <w:szCs w:val="24"/>
              </w:rPr>
              <w:t>NA7.6.3.2</w:t>
            </w:r>
            <w:r>
              <w:rPr>
                <w:rFonts w:cs="Tahoma"/>
                <w:bCs/>
                <w:szCs w:val="24"/>
              </w:rPr>
              <w:t>.</w:t>
            </w:r>
            <w:r w:rsidR="00452B1B">
              <w:rPr>
                <w:rFonts w:cs="Tahoma"/>
                <w:bCs/>
                <w:szCs w:val="24"/>
              </w:rPr>
              <w:t>3</w:t>
            </w:r>
            <w:r>
              <w:rPr>
                <w:rFonts w:cs="Tahoma"/>
                <w:bCs/>
                <w:szCs w:val="24"/>
              </w:rPr>
              <w:t xml:space="preserve">, </w:t>
            </w:r>
            <w:r w:rsidRPr="008142F9">
              <w:rPr>
                <w:rFonts w:cs="Tahoma"/>
                <w:bCs/>
                <w:szCs w:val="24"/>
              </w:rPr>
              <w:t xml:space="preserve">Method </w:t>
            </w:r>
            <w:r w:rsidR="00452B1B">
              <w:rPr>
                <w:rFonts w:cs="Tahoma"/>
                <w:bCs/>
                <w:szCs w:val="24"/>
              </w:rPr>
              <w:t>3</w:t>
            </w:r>
            <w:r w:rsidRPr="008142F9">
              <w:rPr>
                <w:rFonts w:cs="Tahoma"/>
                <w:bCs/>
                <w:szCs w:val="24"/>
              </w:rPr>
              <w:t>(c)</w:t>
            </w:r>
            <w:r>
              <w:rPr>
                <w:rFonts w:cs="Tahoma"/>
                <w:bCs/>
                <w:szCs w:val="24"/>
              </w:rPr>
              <w:t>5</w:t>
            </w:r>
          </w:p>
        </w:tc>
      </w:tr>
      <w:tr w:rsidR="006F7BEA" w:rsidRPr="00D508CB" w14:paraId="3EB78487" w14:textId="77777777" w:rsidTr="001C2325">
        <w:trPr>
          <w:cantSplit/>
          <w:trHeight w:val="288"/>
        </w:trPr>
        <w:tc>
          <w:tcPr>
            <w:tcW w:w="1227" w:type="dxa"/>
            <w:vAlign w:val="center"/>
          </w:tcPr>
          <w:p w14:paraId="2A816194" w14:textId="77777777" w:rsidR="006F7BEA" w:rsidRDefault="006F7BEA" w:rsidP="001C2325">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7196D809" w14:textId="77777777" w:rsidR="000C4302" w:rsidRDefault="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40893C70" w14:textId="3D9CE074" w:rsidR="006F7BEA" w:rsidRDefault="000C4302" w:rsidP="00FB632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6BE06E13" w14:textId="34C8EDD0" w:rsidR="006F7BEA" w:rsidRPr="00370EE8" w:rsidRDefault="006F7BEA" w:rsidP="001C2325">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1BEBC37E" w14:textId="77777777" w:rsidR="006F7BEA" w:rsidRDefault="006F7BEA" w:rsidP="001C2325">
            <w:pPr>
              <w:autoSpaceDE w:val="0"/>
              <w:autoSpaceDN w:val="0"/>
              <w:adjustRightInd w:val="0"/>
              <w:spacing w:after="0" w:line="240" w:lineRule="auto"/>
              <w:ind w:left="86"/>
              <w:jc w:val="center"/>
              <w:rPr>
                <w:rFonts w:cs="Tahoma"/>
                <w:bCs/>
                <w:szCs w:val="24"/>
              </w:rPr>
            </w:pPr>
            <w:r>
              <w:rPr>
                <w:rFonts w:cs="Tahoma"/>
                <w:bCs/>
                <w:szCs w:val="24"/>
              </w:rPr>
              <w:t>N/A</w:t>
            </w:r>
          </w:p>
        </w:tc>
      </w:tr>
    </w:tbl>
    <w:p w14:paraId="7080A987" w14:textId="7EC13619" w:rsidR="00EA652D" w:rsidRDefault="00EA652D" w:rsidP="006A6F4E">
      <w:pPr>
        <w:spacing w:after="0" w:line="240" w:lineRule="auto"/>
        <w:rPr>
          <w:rFonts w:cs="Tahoma"/>
          <w:szCs w:val="24"/>
        </w:rPr>
      </w:pPr>
    </w:p>
    <w:p w14:paraId="554562FA" w14:textId="77777777" w:rsidR="00EA652D" w:rsidRDefault="00EA652D">
      <w:pPr>
        <w:spacing w:after="0" w:line="240" w:lineRule="auto"/>
        <w:rPr>
          <w:rFonts w:cs="Tahoma"/>
          <w:szCs w:val="24"/>
        </w:rPr>
      </w:pPr>
      <w:r>
        <w:rPr>
          <w:rFonts w:cs="Tahoma"/>
          <w:szCs w:val="24"/>
        </w:rPr>
        <w:br w:type="page"/>
      </w:r>
    </w:p>
    <w:p w14:paraId="77329376" w14:textId="16CAAA3C" w:rsidR="00F86951" w:rsidRPr="00D508CB" w:rsidRDefault="00F86951" w:rsidP="00F86951">
      <w:pPr>
        <w:spacing w:after="0" w:line="240" w:lineRule="auto"/>
        <w:ind w:left="90"/>
        <w:rPr>
          <w:rFonts w:cs="Tahoma"/>
          <w:szCs w:val="24"/>
        </w:rPr>
      </w:pPr>
      <w:r>
        <w:rPr>
          <w:rFonts w:cs="Tahoma"/>
          <w:b/>
          <w:bCs/>
          <w:szCs w:val="24"/>
        </w:rPr>
        <w:lastRenderedPageBreak/>
        <w:t xml:space="preserve">Table </w:t>
      </w:r>
      <w:r w:rsidRPr="00D508CB">
        <w:rPr>
          <w:rFonts w:cs="Tahoma"/>
          <w:b/>
          <w:bCs/>
          <w:szCs w:val="24"/>
        </w:rPr>
        <w:t>A</w:t>
      </w:r>
      <w:r>
        <w:rPr>
          <w:rFonts w:cs="Tahoma"/>
          <w:b/>
          <w:bCs/>
          <w:szCs w:val="24"/>
        </w:rPr>
        <w:t>-</w:t>
      </w:r>
      <w:r w:rsidR="00BE2A4A">
        <w:rPr>
          <w:rFonts w:cs="Tahoma"/>
          <w:b/>
          <w:bCs/>
          <w:szCs w:val="24"/>
        </w:rPr>
        <w:t>2</w:t>
      </w:r>
      <w:r w:rsidRPr="00D508CB">
        <w:rPr>
          <w:rFonts w:cs="Tahoma"/>
          <w:b/>
          <w:bCs/>
          <w:szCs w:val="24"/>
        </w:rPr>
        <w:t xml:space="preserve">. </w:t>
      </w:r>
      <w:r w:rsidR="000A676F">
        <w:rPr>
          <w:rFonts w:cs="Tahoma"/>
          <w:b/>
          <w:bCs/>
          <w:szCs w:val="24"/>
        </w:rPr>
        <w:t>Demand Responsive Control</w:t>
      </w:r>
      <w:r w:rsidR="0055491F">
        <w:rPr>
          <w:rFonts w:cs="Tahoma"/>
          <w:b/>
          <w:bCs/>
          <w:szCs w:val="24"/>
        </w:rPr>
        <w:t xml:space="preserve">s </w:t>
      </w:r>
      <w:r w:rsidR="00962047">
        <w:rPr>
          <w:rFonts w:cs="Tahoma"/>
          <w:b/>
          <w:bCs/>
          <w:szCs w:val="24"/>
        </w:rPr>
        <w:t>for</w:t>
      </w:r>
      <w:r w:rsidR="0055491F">
        <w:rPr>
          <w:rFonts w:cs="Tahoma"/>
          <w:b/>
          <w:bCs/>
          <w:szCs w:val="24"/>
        </w:rPr>
        <w:t xml:space="preserve"> Controlled</w:t>
      </w:r>
      <w:r w:rsidR="000A676F">
        <w:rPr>
          <w:rFonts w:cs="Tahoma"/>
          <w:b/>
          <w:bCs/>
          <w:szCs w:val="24"/>
        </w:rPr>
        <w:t xml:space="preserve"> Receptacle </w:t>
      </w:r>
      <w:r w:rsidRPr="00D508CB">
        <w:rPr>
          <w:rFonts w:cs="Tahoma"/>
          <w:b/>
          <w:bCs/>
          <w:szCs w:val="24"/>
        </w:rPr>
        <w:t>Construction Inspection</w:t>
      </w:r>
    </w:p>
    <w:tbl>
      <w:tblPr>
        <w:tblStyle w:val="TableGrid"/>
        <w:tblW w:w="4997" w:type="pct"/>
        <w:tblLayout w:type="fixed"/>
        <w:tblLook w:val="0020" w:firstRow="1" w:lastRow="0" w:firstColumn="0" w:lastColumn="0" w:noHBand="0" w:noVBand="0"/>
        <w:tblCaption w:val="Demand Resposive Controls for Controlled Receptacles Construction Inspection"/>
        <w:tblDescription w:val="Construction inspection for demand responsive lighting controls for controlled receptacles"/>
      </w:tblPr>
      <w:tblGrid>
        <w:gridCol w:w="1285"/>
        <w:gridCol w:w="1197"/>
        <w:gridCol w:w="6355"/>
        <w:gridCol w:w="1904"/>
      </w:tblGrid>
      <w:tr w:rsidR="00F86951" w:rsidRPr="00D508CB" w14:paraId="36E272C2" w14:textId="77777777" w:rsidTr="21BF7F57">
        <w:trPr>
          <w:cantSplit/>
          <w:trHeight w:val="240"/>
          <w:tblHeader/>
        </w:trPr>
        <w:tc>
          <w:tcPr>
            <w:tcW w:w="1255" w:type="dxa"/>
            <w:vAlign w:val="bottom"/>
          </w:tcPr>
          <w:p w14:paraId="6A4FFF24" w14:textId="77777777" w:rsidR="00F86951" w:rsidRPr="00D508CB" w:rsidRDefault="00F86951"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170" w:type="dxa"/>
            <w:vAlign w:val="bottom"/>
          </w:tcPr>
          <w:p w14:paraId="19FBE9DD" w14:textId="78C603E2" w:rsidR="00F86951" w:rsidRPr="00D508CB" w:rsidRDefault="000C4302" w:rsidP="001C2325">
            <w:pPr>
              <w:autoSpaceDE w:val="0"/>
              <w:autoSpaceDN w:val="0"/>
              <w:adjustRightInd w:val="0"/>
              <w:spacing w:after="0" w:line="240" w:lineRule="auto"/>
              <w:ind w:left="90"/>
              <w:jc w:val="both"/>
              <w:rPr>
                <w:rFonts w:cs="Tahoma"/>
                <w:b/>
                <w:bCs/>
                <w:szCs w:val="24"/>
              </w:rPr>
            </w:pPr>
            <w:r>
              <w:rPr>
                <w:rFonts w:cs="Tahoma"/>
                <w:b/>
                <w:bCs/>
                <w:szCs w:val="24"/>
              </w:rPr>
              <w:t>Entry</w:t>
            </w:r>
          </w:p>
        </w:tc>
        <w:tc>
          <w:tcPr>
            <w:tcW w:w="6210" w:type="dxa"/>
            <w:vAlign w:val="bottom"/>
          </w:tcPr>
          <w:p w14:paraId="70477855" w14:textId="77777777" w:rsidR="00F86951" w:rsidRPr="00D508CB" w:rsidRDefault="00F86951" w:rsidP="001C2325">
            <w:pPr>
              <w:autoSpaceDE w:val="0"/>
              <w:autoSpaceDN w:val="0"/>
              <w:adjustRightInd w:val="0"/>
              <w:spacing w:after="0" w:line="240" w:lineRule="auto"/>
              <w:ind w:left="90"/>
              <w:rPr>
                <w:rFonts w:cs="Tahoma"/>
                <w:b/>
                <w:bCs/>
                <w:szCs w:val="24"/>
              </w:rPr>
            </w:pPr>
            <w:r>
              <w:rPr>
                <w:rFonts w:cs="Tahoma"/>
                <w:b/>
                <w:bCs/>
                <w:szCs w:val="24"/>
              </w:rPr>
              <w:t>Item</w:t>
            </w:r>
          </w:p>
        </w:tc>
        <w:tc>
          <w:tcPr>
            <w:tcW w:w="1861" w:type="dxa"/>
            <w:vAlign w:val="bottom"/>
          </w:tcPr>
          <w:p w14:paraId="00E045CD" w14:textId="77777777" w:rsidR="00F86951" w:rsidRPr="00D508CB" w:rsidRDefault="00F86951"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A5FAD" w:rsidRPr="00D508CB" w14:paraId="61864182" w14:textId="77777777" w:rsidTr="21BF7F57">
        <w:trPr>
          <w:cantSplit/>
          <w:trHeight w:val="240"/>
        </w:trPr>
        <w:tc>
          <w:tcPr>
            <w:tcW w:w="1255" w:type="dxa"/>
            <w:vAlign w:val="center"/>
          </w:tcPr>
          <w:p w14:paraId="1839519B" w14:textId="768BF3DC" w:rsidR="00EA5FAD" w:rsidRDefault="00EA5FAD" w:rsidP="001C2325">
            <w:pPr>
              <w:autoSpaceDE w:val="0"/>
              <w:autoSpaceDN w:val="0"/>
              <w:adjustRightInd w:val="0"/>
              <w:spacing w:after="0" w:line="240" w:lineRule="auto"/>
              <w:ind w:left="90"/>
              <w:jc w:val="center"/>
              <w:rPr>
                <w:rFonts w:cs="Tahoma"/>
                <w:bCs/>
                <w:szCs w:val="24"/>
              </w:rPr>
            </w:pPr>
            <w:r>
              <w:rPr>
                <w:rFonts w:cs="Tahoma"/>
                <w:bCs/>
                <w:szCs w:val="24"/>
              </w:rPr>
              <w:t>1</w:t>
            </w:r>
          </w:p>
        </w:tc>
        <w:tc>
          <w:tcPr>
            <w:tcW w:w="1170" w:type="dxa"/>
            <w:vAlign w:val="center"/>
          </w:tcPr>
          <w:p w14:paraId="69FC7562" w14:textId="3DE1C5CE" w:rsidR="00EA5FAD" w:rsidRDefault="00EA2470">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210" w:type="dxa"/>
            <w:vAlign w:val="center"/>
          </w:tcPr>
          <w:p w14:paraId="153014C9" w14:textId="4C05704A" w:rsidR="00EA5FAD" w:rsidRPr="0026515C" w:rsidRDefault="00EA5FAD" w:rsidP="001C2325">
            <w:pPr>
              <w:autoSpaceDE w:val="0"/>
              <w:autoSpaceDN w:val="0"/>
              <w:adjustRightInd w:val="0"/>
              <w:spacing w:after="0" w:line="240" w:lineRule="auto"/>
              <w:ind w:left="90"/>
              <w:rPr>
                <w:rFonts w:cs="Tahoma"/>
                <w:bCs/>
                <w:szCs w:val="24"/>
              </w:rPr>
            </w:pPr>
            <w:r>
              <w:rPr>
                <w:rFonts w:cs="Tahoma"/>
                <w:bCs/>
                <w:szCs w:val="24"/>
              </w:rPr>
              <w:t>The demand respon</w:t>
            </w:r>
            <w:r w:rsidR="00B804BE">
              <w:rPr>
                <w:rFonts w:cs="Tahoma"/>
                <w:bCs/>
                <w:szCs w:val="24"/>
              </w:rPr>
              <w:t>sive controls for controlled receptacles are shown on plan documents and are installed.</w:t>
            </w:r>
          </w:p>
        </w:tc>
        <w:tc>
          <w:tcPr>
            <w:tcW w:w="1861" w:type="dxa"/>
            <w:vAlign w:val="center"/>
          </w:tcPr>
          <w:p w14:paraId="709A10DF" w14:textId="1F4A8E74" w:rsidR="00EA5FAD" w:rsidRPr="000C6832" w:rsidRDefault="00B804BE">
            <w:pPr>
              <w:autoSpaceDE w:val="0"/>
              <w:autoSpaceDN w:val="0"/>
              <w:adjustRightInd w:val="0"/>
              <w:spacing w:after="0" w:line="240" w:lineRule="auto"/>
              <w:jc w:val="center"/>
              <w:rPr>
                <w:rFonts w:cs="Tahoma"/>
                <w:bCs/>
                <w:szCs w:val="24"/>
              </w:rPr>
            </w:pPr>
            <w:r>
              <w:rPr>
                <w:rFonts w:cs="Tahoma"/>
                <w:bCs/>
                <w:szCs w:val="24"/>
              </w:rPr>
              <w:t>NA7.6.5.1</w:t>
            </w:r>
            <w:r w:rsidR="00F37A8C">
              <w:rPr>
                <w:rFonts w:cs="Tahoma"/>
                <w:bCs/>
                <w:szCs w:val="24"/>
              </w:rPr>
              <w:t>(c)</w:t>
            </w:r>
          </w:p>
        </w:tc>
      </w:tr>
      <w:tr w:rsidR="00F86951" w:rsidRPr="00D508CB" w14:paraId="2ED04E6D" w14:textId="77777777" w:rsidTr="21BF7F57">
        <w:trPr>
          <w:cantSplit/>
          <w:trHeight w:val="240"/>
        </w:trPr>
        <w:tc>
          <w:tcPr>
            <w:tcW w:w="1255" w:type="dxa"/>
            <w:vAlign w:val="center"/>
          </w:tcPr>
          <w:p w14:paraId="2859598A" w14:textId="59308341" w:rsidR="00F86951" w:rsidRPr="00601F9D" w:rsidRDefault="00EA5FAD" w:rsidP="001C2325">
            <w:pPr>
              <w:autoSpaceDE w:val="0"/>
              <w:autoSpaceDN w:val="0"/>
              <w:adjustRightInd w:val="0"/>
              <w:spacing w:after="0" w:line="240" w:lineRule="auto"/>
              <w:ind w:left="90"/>
              <w:jc w:val="center"/>
              <w:rPr>
                <w:rFonts w:cs="Tahoma"/>
                <w:bCs/>
                <w:szCs w:val="24"/>
              </w:rPr>
            </w:pPr>
            <w:r>
              <w:rPr>
                <w:rFonts w:cs="Tahoma"/>
                <w:bCs/>
                <w:szCs w:val="24"/>
              </w:rPr>
              <w:t>2</w:t>
            </w:r>
          </w:p>
        </w:tc>
        <w:tc>
          <w:tcPr>
            <w:tcW w:w="1170" w:type="dxa"/>
            <w:vAlign w:val="center"/>
          </w:tcPr>
          <w:p w14:paraId="06CCD901" w14:textId="77777777" w:rsidR="00F86951" w:rsidRPr="00601F9D" w:rsidRDefault="00F86951" w:rsidP="00CD282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210" w:type="dxa"/>
            <w:vAlign w:val="center"/>
          </w:tcPr>
          <w:p w14:paraId="7BADB4FB" w14:textId="4E41C511" w:rsidR="00F86951" w:rsidRPr="00601F9D" w:rsidRDefault="48C1163C" w:rsidP="734CBB10">
            <w:pPr>
              <w:autoSpaceDE w:val="0"/>
              <w:autoSpaceDN w:val="0"/>
              <w:adjustRightInd w:val="0"/>
              <w:spacing w:after="0" w:line="240" w:lineRule="auto"/>
              <w:ind w:left="90"/>
              <w:rPr>
                <w:rFonts w:cs="Tahoma"/>
              </w:rPr>
            </w:pPr>
            <w:r w:rsidRPr="21BF7F57">
              <w:rPr>
                <w:rFonts w:cs="Tahoma"/>
              </w:rPr>
              <w:t xml:space="preserve">The demand responsive control is setup to communicate with the VEN using one of the following communication protocols: Wi-Fi, ZigBee, BACnet, Ethernet, or other wired or wireless bi-directional communication pathway. The demand responsive controls </w:t>
            </w:r>
            <w:proofErr w:type="gramStart"/>
            <w:r w:rsidRPr="21BF7F57">
              <w:rPr>
                <w:rFonts w:cs="Tahoma"/>
              </w:rPr>
              <w:t>is</w:t>
            </w:r>
            <w:proofErr w:type="gramEnd"/>
            <w:r w:rsidRPr="21BF7F57">
              <w:rPr>
                <w:rFonts w:cs="Tahoma"/>
              </w:rPr>
              <w:t xml:space="preserve"> setup to communicate for the functional testing of NA7.6.5.2</w:t>
            </w:r>
            <w:r w:rsidR="637C028C" w:rsidRPr="21BF7F57">
              <w:rPr>
                <w:rFonts w:cs="Tahoma"/>
              </w:rPr>
              <w:t>.</w:t>
            </w:r>
          </w:p>
        </w:tc>
        <w:tc>
          <w:tcPr>
            <w:tcW w:w="1861" w:type="dxa"/>
            <w:vAlign w:val="center"/>
          </w:tcPr>
          <w:p w14:paraId="233E79B8" w14:textId="377B1F64" w:rsidR="00F86951" w:rsidRPr="00601F9D" w:rsidRDefault="00F86951" w:rsidP="00633105">
            <w:pPr>
              <w:autoSpaceDE w:val="0"/>
              <w:autoSpaceDN w:val="0"/>
              <w:adjustRightInd w:val="0"/>
              <w:spacing w:after="0" w:line="240" w:lineRule="auto"/>
              <w:jc w:val="center"/>
              <w:rPr>
                <w:rFonts w:cs="Tahoma"/>
                <w:bCs/>
                <w:szCs w:val="24"/>
              </w:rPr>
            </w:pPr>
            <w:r w:rsidRPr="000C6832">
              <w:rPr>
                <w:rFonts w:cs="Tahoma"/>
                <w:bCs/>
                <w:szCs w:val="24"/>
              </w:rPr>
              <w:t>NA7.6.</w:t>
            </w:r>
            <w:r w:rsidR="00BA1D60">
              <w:rPr>
                <w:rFonts w:cs="Tahoma"/>
                <w:bCs/>
                <w:szCs w:val="24"/>
              </w:rPr>
              <w:t>5</w:t>
            </w:r>
            <w:r w:rsidRPr="000C6832">
              <w:rPr>
                <w:rFonts w:cs="Tahoma"/>
                <w:bCs/>
                <w:szCs w:val="24"/>
              </w:rPr>
              <w:t>.1</w:t>
            </w:r>
          </w:p>
        </w:tc>
      </w:tr>
      <w:tr w:rsidR="00546B69" w:rsidRPr="00D508CB" w14:paraId="5BD03936" w14:textId="77777777" w:rsidTr="21BF7F57">
        <w:trPr>
          <w:cantSplit/>
          <w:trHeight w:val="240"/>
        </w:trPr>
        <w:tc>
          <w:tcPr>
            <w:tcW w:w="1255" w:type="dxa"/>
            <w:vAlign w:val="center"/>
          </w:tcPr>
          <w:p w14:paraId="0EC96CB8" w14:textId="706038F8" w:rsidR="00546B69" w:rsidRDefault="000A440F" w:rsidP="001C2325">
            <w:pPr>
              <w:autoSpaceDE w:val="0"/>
              <w:autoSpaceDN w:val="0"/>
              <w:adjustRightInd w:val="0"/>
              <w:spacing w:after="0" w:line="240" w:lineRule="auto"/>
              <w:ind w:left="90"/>
              <w:jc w:val="center"/>
              <w:rPr>
                <w:rFonts w:cs="Tahoma"/>
                <w:bCs/>
                <w:szCs w:val="24"/>
              </w:rPr>
            </w:pPr>
            <w:r>
              <w:rPr>
                <w:rFonts w:cs="Tahoma"/>
                <w:bCs/>
                <w:szCs w:val="24"/>
              </w:rPr>
              <w:t>3</w:t>
            </w:r>
          </w:p>
        </w:tc>
        <w:tc>
          <w:tcPr>
            <w:tcW w:w="1170" w:type="dxa"/>
            <w:vAlign w:val="center"/>
          </w:tcPr>
          <w:p w14:paraId="605C7D26" w14:textId="68E4B0AD" w:rsidR="00546B69" w:rsidRDefault="003067F4"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210" w:type="dxa"/>
            <w:vAlign w:val="center"/>
          </w:tcPr>
          <w:p w14:paraId="5739FE62" w14:textId="503EC86C" w:rsidR="00546B69" w:rsidRPr="00D0437C" w:rsidRDefault="004F43D2" w:rsidP="001C2325">
            <w:pPr>
              <w:autoSpaceDE w:val="0"/>
              <w:autoSpaceDN w:val="0"/>
              <w:adjustRightInd w:val="0"/>
              <w:spacing w:after="0" w:line="240" w:lineRule="auto"/>
              <w:ind w:left="90"/>
              <w:rPr>
                <w:rFonts w:cs="Tahoma"/>
                <w:bCs/>
                <w:szCs w:val="24"/>
              </w:rPr>
            </w:pPr>
            <w:r>
              <w:rPr>
                <w:rFonts w:cs="Tahoma"/>
                <w:bCs/>
                <w:szCs w:val="24"/>
              </w:rPr>
              <w:t>C</w:t>
            </w:r>
            <w:r w:rsidR="006C6989" w:rsidRPr="006C6989">
              <w:rPr>
                <w:rFonts w:cs="Tahoma"/>
                <w:bCs/>
                <w:szCs w:val="24"/>
              </w:rPr>
              <w:t xml:space="preserve">ontrolled receptacles or circuits </w:t>
            </w:r>
            <w:r>
              <w:rPr>
                <w:rFonts w:cs="Tahoma"/>
                <w:bCs/>
                <w:szCs w:val="24"/>
              </w:rPr>
              <w:t xml:space="preserve">have permanent or durable markings </w:t>
            </w:r>
            <w:r w:rsidR="006C6989" w:rsidRPr="006C6989">
              <w:rPr>
                <w:rFonts w:cs="Tahoma"/>
                <w:bCs/>
                <w:szCs w:val="24"/>
              </w:rPr>
              <w:t>to differentiate them from uncontrolled receptacles or circuits</w:t>
            </w:r>
          </w:p>
        </w:tc>
        <w:tc>
          <w:tcPr>
            <w:tcW w:w="1861" w:type="dxa"/>
            <w:vAlign w:val="center"/>
          </w:tcPr>
          <w:p w14:paraId="6A9DD5B3" w14:textId="77777777" w:rsidR="00546B69" w:rsidRDefault="00B106C9" w:rsidP="001C2325">
            <w:pPr>
              <w:autoSpaceDE w:val="0"/>
              <w:autoSpaceDN w:val="0"/>
              <w:adjustRightInd w:val="0"/>
              <w:spacing w:after="0" w:line="240" w:lineRule="auto"/>
              <w:ind w:left="90"/>
              <w:jc w:val="center"/>
              <w:rPr>
                <w:rFonts w:cs="Tahoma"/>
                <w:bCs/>
                <w:szCs w:val="24"/>
              </w:rPr>
            </w:pPr>
            <w:r>
              <w:rPr>
                <w:rFonts w:cs="Tahoma"/>
                <w:bCs/>
                <w:szCs w:val="24"/>
              </w:rPr>
              <w:t>NA7.6.5.1(d)</w:t>
            </w:r>
          </w:p>
          <w:p w14:paraId="66E0DECD" w14:textId="41B4DE42" w:rsidR="002E17D5" w:rsidRPr="000C6832" w:rsidRDefault="00440C06" w:rsidP="001C2325">
            <w:pPr>
              <w:autoSpaceDE w:val="0"/>
              <w:autoSpaceDN w:val="0"/>
              <w:adjustRightInd w:val="0"/>
              <w:spacing w:after="0" w:line="240" w:lineRule="auto"/>
              <w:ind w:left="90"/>
              <w:jc w:val="center"/>
              <w:rPr>
                <w:rFonts w:cs="Tahoma"/>
                <w:bCs/>
                <w:szCs w:val="24"/>
              </w:rPr>
            </w:pPr>
            <w:r w:rsidRPr="00D0437C">
              <w:rPr>
                <w:rFonts w:cs="Tahoma"/>
                <w:bCs/>
                <w:szCs w:val="24"/>
              </w:rPr>
              <w:t>§</w:t>
            </w:r>
            <w:r w:rsidR="002E17D5">
              <w:rPr>
                <w:rFonts w:cs="Tahoma"/>
                <w:bCs/>
                <w:szCs w:val="24"/>
              </w:rPr>
              <w:t>130.5(d)3</w:t>
            </w:r>
          </w:p>
        </w:tc>
      </w:tr>
      <w:tr w:rsidR="00546B69" w:rsidRPr="00D508CB" w14:paraId="0498E7C8" w14:textId="77777777" w:rsidTr="21BF7F57">
        <w:trPr>
          <w:cantSplit/>
          <w:trHeight w:val="240"/>
        </w:trPr>
        <w:tc>
          <w:tcPr>
            <w:tcW w:w="1255" w:type="dxa"/>
            <w:vAlign w:val="center"/>
          </w:tcPr>
          <w:p w14:paraId="0D7F7FF7" w14:textId="6642ED84" w:rsidR="00546B69" w:rsidRDefault="000A440F" w:rsidP="001C2325">
            <w:pPr>
              <w:autoSpaceDE w:val="0"/>
              <w:autoSpaceDN w:val="0"/>
              <w:adjustRightInd w:val="0"/>
              <w:spacing w:after="0" w:line="240" w:lineRule="auto"/>
              <w:ind w:left="90"/>
              <w:jc w:val="center"/>
              <w:rPr>
                <w:rFonts w:cs="Tahoma"/>
                <w:bCs/>
                <w:szCs w:val="24"/>
              </w:rPr>
            </w:pPr>
            <w:r>
              <w:rPr>
                <w:rFonts w:cs="Tahoma"/>
                <w:bCs/>
                <w:szCs w:val="24"/>
              </w:rPr>
              <w:t>4</w:t>
            </w:r>
          </w:p>
        </w:tc>
        <w:tc>
          <w:tcPr>
            <w:tcW w:w="1170" w:type="dxa"/>
            <w:vAlign w:val="center"/>
          </w:tcPr>
          <w:p w14:paraId="6F5CEC69" w14:textId="285AC0A7" w:rsidR="00546B69" w:rsidRDefault="003067F4"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p>
        </w:tc>
        <w:tc>
          <w:tcPr>
            <w:tcW w:w="6210" w:type="dxa"/>
            <w:vAlign w:val="center"/>
          </w:tcPr>
          <w:p w14:paraId="5AE67580" w14:textId="4EA5DC74" w:rsidR="00546B69" w:rsidRPr="00D0437C" w:rsidRDefault="00751B28" w:rsidP="001C2325">
            <w:pPr>
              <w:autoSpaceDE w:val="0"/>
              <w:autoSpaceDN w:val="0"/>
              <w:adjustRightInd w:val="0"/>
              <w:spacing w:after="0" w:line="240" w:lineRule="auto"/>
              <w:ind w:left="90"/>
              <w:rPr>
                <w:rFonts w:cs="Tahoma"/>
                <w:bCs/>
                <w:szCs w:val="24"/>
              </w:rPr>
            </w:pPr>
            <w:r>
              <w:rPr>
                <w:rFonts w:cs="Tahoma"/>
                <w:bCs/>
                <w:szCs w:val="24"/>
              </w:rPr>
              <w:t>Controlled r</w:t>
            </w:r>
            <w:r w:rsidR="006C6989" w:rsidRPr="006C6989">
              <w:rPr>
                <w:rFonts w:cs="Tahoma"/>
                <w:bCs/>
                <w:szCs w:val="24"/>
              </w:rPr>
              <w:t>eceptacle</w:t>
            </w:r>
            <w:r w:rsidR="004F43D2">
              <w:rPr>
                <w:rFonts w:cs="Tahoma"/>
                <w:bCs/>
                <w:szCs w:val="24"/>
              </w:rPr>
              <w:t>s</w:t>
            </w:r>
            <w:r w:rsidR="006C6989" w:rsidRPr="006C6989">
              <w:rPr>
                <w:rFonts w:cs="Tahoma"/>
                <w:bCs/>
                <w:szCs w:val="24"/>
              </w:rPr>
              <w:t xml:space="preserve"> </w:t>
            </w:r>
            <w:r w:rsidR="004F43D2">
              <w:rPr>
                <w:rFonts w:cs="Tahoma"/>
                <w:bCs/>
                <w:szCs w:val="24"/>
              </w:rPr>
              <w:t>are</w:t>
            </w:r>
            <w:r w:rsidR="006C6989" w:rsidRPr="006C6989">
              <w:rPr>
                <w:rFonts w:cs="Tahoma"/>
                <w:bCs/>
                <w:szCs w:val="24"/>
              </w:rPr>
              <w:t xml:space="preserve"> controlled by an automatic shut</w:t>
            </w:r>
            <w:r w:rsidR="00532444">
              <w:rPr>
                <w:rFonts w:cs="Tahoma"/>
                <w:bCs/>
                <w:szCs w:val="24"/>
              </w:rPr>
              <w:t xml:space="preserve"> </w:t>
            </w:r>
            <w:r w:rsidR="006C6989" w:rsidRPr="006C6989">
              <w:rPr>
                <w:rFonts w:cs="Tahoma"/>
                <w:bCs/>
                <w:szCs w:val="24"/>
              </w:rPr>
              <w:t>off control</w:t>
            </w:r>
            <w:r w:rsidR="006C6989">
              <w:rPr>
                <w:rFonts w:cs="Tahoma"/>
                <w:bCs/>
                <w:szCs w:val="24"/>
              </w:rPr>
              <w:t>.</w:t>
            </w:r>
          </w:p>
        </w:tc>
        <w:tc>
          <w:tcPr>
            <w:tcW w:w="1861" w:type="dxa"/>
            <w:vAlign w:val="center"/>
          </w:tcPr>
          <w:p w14:paraId="37A4AD2D" w14:textId="77777777" w:rsidR="00546B69" w:rsidRDefault="00B106C9" w:rsidP="001C2325">
            <w:pPr>
              <w:autoSpaceDE w:val="0"/>
              <w:autoSpaceDN w:val="0"/>
              <w:adjustRightInd w:val="0"/>
              <w:spacing w:after="0" w:line="240" w:lineRule="auto"/>
              <w:ind w:left="90"/>
              <w:jc w:val="center"/>
              <w:rPr>
                <w:rFonts w:cs="Tahoma"/>
                <w:bCs/>
                <w:szCs w:val="24"/>
              </w:rPr>
            </w:pPr>
            <w:r>
              <w:rPr>
                <w:rFonts w:cs="Tahoma"/>
                <w:bCs/>
                <w:szCs w:val="24"/>
              </w:rPr>
              <w:t>NA7.6.5.1(e)</w:t>
            </w:r>
          </w:p>
          <w:p w14:paraId="4873156A" w14:textId="77777777" w:rsidR="00440C06" w:rsidRDefault="00440C06" w:rsidP="001C2325">
            <w:pPr>
              <w:autoSpaceDE w:val="0"/>
              <w:autoSpaceDN w:val="0"/>
              <w:adjustRightInd w:val="0"/>
              <w:spacing w:after="0" w:line="240" w:lineRule="auto"/>
              <w:ind w:left="90"/>
              <w:jc w:val="center"/>
              <w:rPr>
                <w:rFonts w:cs="Tahoma"/>
                <w:bCs/>
                <w:szCs w:val="24"/>
              </w:rPr>
            </w:pPr>
            <w:r w:rsidRPr="00D0437C">
              <w:rPr>
                <w:rFonts w:cs="Tahoma"/>
                <w:bCs/>
                <w:szCs w:val="24"/>
              </w:rPr>
              <w:t>§</w:t>
            </w:r>
            <w:r>
              <w:rPr>
                <w:rFonts w:cs="Tahoma"/>
                <w:bCs/>
                <w:szCs w:val="24"/>
              </w:rPr>
              <w:t>130.5(d)1</w:t>
            </w:r>
          </w:p>
          <w:p w14:paraId="563684FE" w14:textId="517C7735" w:rsidR="00986223" w:rsidRPr="000C6832" w:rsidRDefault="00986223" w:rsidP="001C2325">
            <w:pPr>
              <w:autoSpaceDE w:val="0"/>
              <w:autoSpaceDN w:val="0"/>
              <w:adjustRightInd w:val="0"/>
              <w:spacing w:after="0" w:line="240" w:lineRule="auto"/>
              <w:ind w:left="90"/>
              <w:jc w:val="center"/>
              <w:rPr>
                <w:rFonts w:cs="Tahoma"/>
                <w:bCs/>
                <w:szCs w:val="24"/>
              </w:rPr>
            </w:pPr>
            <w:r>
              <w:rPr>
                <w:rFonts w:cs="Tahoma"/>
                <w:bCs/>
                <w:szCs w:val="24"/>
              </w:rPr>
              <w:t>§160.6(d)1</w:t>
            </w:r>
          </w:p>
        </w:tc>
      </w:tr>
      <w:tr w:rsidR="00F86951" w:rsidRPr="00D508CB" w14:paraId="614BBD36" w14:textId="77777777" w:rsidTr="21BF7F57">
        <w:trPr>
          <w:cantSplit/>
          <w:trHeight w:val="432"/>
        </w:trPr>
        <w:tc>
          <w:tcPr>
            <w:tcW w:w="1255" w:type="dxa"/>
            <w:vAlign w:val="center"/>
          </w:tcPr>
          <w:p w14:paraId="085D897D" w14:textId="77777777" w:rsidR="00F86951" w:rsidRDefault="00F86951" w:rsidP="001C2325">
            <w:pPr>
              <w:autoSpaceDE w:val="0"/>
              <w:autoSpaceDN w:val="0"/>
              <w:adjustRightInd w:val="0"/>
              <w:spacing w:after="0" w:line="240" w:lineRule="auto"/>
              <w:ind w:left="90"/>
              <w:jc w:val="center"/>
              <w:rPr>
                <w:rFonts w:cs="Tahoma"/>
                <w:bCs/>
                <w:szCs w:val="24"/>
              </w:rPr>
            </w:pPr>
            <w:r>
              <w:rPr>
                <w:rFonts w:cs="Tahoma"/>
                <w:bCs/>
                <w:szCs w:val="24"/>
              </w:rPr>
              <w:t>N/A</w:t>
            </w:r>
          </w:p>
        </w:tc>
        <w:tc>
          <w:tcPr>
            <w:tcW w:w="1170" w:type="dxa"/>
            <w:vAlign w:val="center"/>
          </w:tcPr>
          <w:p w14:paraId="165B6508" w14:textId="77777777" w:rsidR="000C4302" w:rsidRDefault="000C4302" w:rsidP="000C43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07702461" w14:textId="21370886" w:rsidR="00F86951" w:rsidRPr="00601F9D" w:rsidRDefault="000C4302" w:rsidP="006331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p w14:paraId="743057E7" w14:textId="2B934450" w:rsidR="00F86951" w:rsidRPr="00601F9D" w:rsidRDefault="00F86951" w:rsidP="001C2325">
            <w:pPr>
              <w:autoSpaceDE w:val="0"/>
              <w:autoSpaceDN w:val="0"/>
              <w:adjustRightInd w:val="0"/>
              <w:spacing w:after="0" w:line="240" w:lineRule="auto"/>
              <w:ind w:left="90"/>
              <w:rPr>
                <w:rFonts w:cs="Tahoma"/>
                <w:bCs/>
                <w:szCs w:val="24"/>
              </w:rPr>
            </w:pPr>
            <w:r>
              <w:rPr>
                <w:rFonts w:eastAsia="Times New Roman" w:cs="Tahoma"/>
                <w:szCs w:val="24"/>
              </w:rPr>
              <w:t>Construction Inspection Compliance.</w:t>
            </w:r>
          </w:p>
        </w:tc>
        <w:tc>
          <w:tcPr>
            <w:tcW w:w="1861" w:type="dxa"/>
            <w:vAlign w:val="center"/>
          </w:tcPr>
          <w:p w14:paraId="7DA941BC" w14:textId="77777777" w:rsidR="00F86951" w:rsidRPr="00601F9D" w:rsidRDefault="00F86951" w:rsidP="001C2325">
            <w:pPr>
              <w:autoSpaceDE w:val="0"/>
              <w:autoSpaceDN w:val="0"/>
              <w:adjustRightInd w:val="0"/>
              <w:spacing w:after="0" w:line="240" w:lineRule="auto"/>
              <w:ind w:left="90"/>
              <w:jc w:val="center"/>
              <w:rPr>
                <w:rFonts w:cs="Tahoma"/>
                <w:bCs/>
                <w:szCs w:val="24"/>
              </w:rPr>
            </w:pPr>
            <w:r>
              <w:rPr>
                <w:rFonts w:cs="Tahoma"/>
                <w:bCs/>
                <w:szCs w:val="24"/>
              </w:rPr>
              <w:t>N/A</w:t>
            </w:r>
          </w:p>
        </w:tc>
      </w:tr>
    </w:tbl>
    <w:p w14:paraId="719285BF" w14:textId="1A539F56" w:rsidR="00F86951" w:rsidRDefault="00F86951" w:rsidP="00EA652D">
      <w:pPr>
        <w:spacing w:after="0" w:line="240" w:lineRule="auto"/>
        <w:ind w:left="90"/>
      </w:pPr>
    </w:p>
    <w:p w14:paraId="1281D832" w14:textId="14270027" w:rsidR="00E62180" w:rsidRPr="00B47956" w:rsidRDefault="00E62180" w:rsidP="00E62180">
      <w:pPr>
        <w:spacing w:after="0" w:line="240" w:lineRule="auto"/>
        <w:ind w:left="90"/>
        <w:rPr>
          <w:b/>
          <w:bCs/>
        </w:rPr>
      </w:pPr>
      <w:r w:rsidRPr="00B47956">
        <w:rPr>
          <w:b/>
          <w:bCs/>
        </w:rPr>
        <w:t xml:space="preserve">Demand Responsive </w:t>
      </w:r>
      <w:r>
        <w:rPr>
          <w:b/>
          <w:bCs/>
        </w:rPr>
        <w:t xml:space="preserve">Controls </w:t>
      </w:r>
      <w:r w:rsidR="00962047">
        <w:rPr>
          <w:b/>
          <w:bCs/>
        </w:rPr>
        <w:t>for</w:t>
      </w:r>
      <w:r>
        <w:rPr>
          <w:b/>
          <w:bCs/>
        </w:rPr>
        <w:t xml:space="preserve"> Controlled Receptacles</w:t>
      </w:r>
    </w:p>
    <w:tbl>
      <w:tblPr>
        <w:tblStyle w:val="TableGrid"/>
        <w:tblW w:w="10800" w:type="dxa"/>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898"/>
      </w:tblGrid>
      <w:tr w:rsidR="00E62180" w14:paraId="6E711FE2" w14:textId="77777777" w:rsidTr="004240BD">
        <w:tc>
          <w:tcPr>
            <w:tcW w:w="2700" w:type="dxa"/>
          </w:tcPr>
          <w:p w14:paraId="1A4FAD9D" w14:textId="77777777" w:rsidR="00E62180" w:rsidRPr="0090179D" w:rsidRDefault="00E62180" w:rsidP="001C23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14:paraId="7DC42364" w14:textId="77777777" w:rsidR="00E62180" w:rsidRPr="0090179D" w:rsidRDefault="00E62180" w:rsidP="001C23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14:paraId="688EBED8" w14:textId="77777777" w:rsidR="00E62180" w:rsidRPr="0090179D" w:rsidRDefault="00E62180" w:rsidP="001C23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898" w:type="dxa"/>
          </w:tcPr>
          <w:p w14:paraId="473C46B3" w14:textId="03E6F988" w:rsidR="00E62180" w:rsidRPr="0090179D" w:rsidRDefault="00E62180" w:rsidP="001C2325">
            <w:pPr>
              <w:spacing w:after="0" w:line="240" w:lineRule="auto"/>
              <w:contextualSpacing/>
              <w:rPr>
                <w:rFonts w:cs="Tahoma"/>
                <w:bCs/>
                <w:szCs w:val="24"/>
              </w:rPr>
            </w:pPr>
            <w:r w:rsidRPr="0090179D">
              <w:rPr>
                <w:rFonts w:cs="Tahoma"/>
                <w:bCs/>
                <w:szCs w:val="24"/>
              </w:rPr>
              <w:t>Control</w:t>
            </w:r>
            <w:r w:rsidR="006D311B">
              <w:rPr>
                <w:rFonts w:cs="Tahoma"/>
                <w:bCs/>
                <w:szCs w:val="24"/>
              </w:rPr>
              <w:t>/tag</w:t>
            </w:r>
            <w:r>
              <w:rPr>
                <w:rFonts w:cs="Tahoma"/>
                <w:bCs/>
                <w:szCs w:val="24"/>
              </w:rPr>
              <w:t xml:space="preserve">: </w:t>
            </w:r>
            <w:r w:rsidR="006D311B">
              <w:rPr>
                <w:rFonts w:cs="Tahoma"/>
                <w:bCs/>
                <w:color w:val="2B579A"/>
                <w:szCs w:val="24"/>
                <w:shd w:val="clear" w:color="auto" w:fill="E6E6E6"/>
              </w:rPr>
              <w:fldChar w:fldCharType="begin">
                <w:ffData>
                  <w:name w:val=""/>
                  <w:enabled/>
                  <w:calcOnExit w:val="0"/>
                  <w:textInput>
                    <w:default w:val="Value"/>
                  </w:textInput>
                </w:ffData>
              </w:fldChar>
            </w:r>
            <w:r w:rsidR="006D311B">
              <w:rPr>
                <w:rFonts w:cs="Tahoma"/>
                <w:bCs/>
                <w:color w:val="2B579A"/>
                <w:szCs w:val="24"/>
                <w:shd w:val="clear" w:color="auto" w:fill="E6E6E6"/>
              </w:rPr>
              <w:instrText xml:space="preserve"> FORMTEXT </w:instrText>
            </w:r>
            <w:r w:rsidR="006D311B">
              <w:rPr>
                <w:rFonts w:cs="Tahoma"/>
                <w:bCs/>
                <w:color w:val="2B579A"/>
                <w:szCs w:val="24"/>
                <w:shd w:val="clear" w:color="auto" w:fill="E6E6E6"/>
              </w:rPr>
            </w:r>
            <w:r w:rsidR="006D311B">
              <w:rPr>
                <w:rFonts w:cs="Tahoma"/>
                <w:bCs/>
                <w:color w:val="2B579A"/>
                <w:szCs w:val="24"/>
                <w:shd w:val="clear" w:color="auto" w:fill="E6E6E6"/>
              </w:rPr>
              <w:fldChar w:fldCharType="separate"/>
            </w:r>
            <w:r w:rsidR="006D311B">
              <w:rPr>
                <w:rFonts w:cs="Tahoma"/>
                <w:bCs/>
                <w:noProof/>
                <w:color w:val="2B579A"/>
                <w:szCs w:val="24"/>
                <w:shd w:val="clear" w:color="auto" w:fill="E6E6E6"/>
              </w:rPr>
              <w:t>Value</w:t>
            </w:r>
            <w:r w:rsidR="006D311B">
              <w:rPr>
                <w:rFonts w:cs="Tahoma"/>
                <w:bCs/>
                <w:color w:val="2B579A"/>
                <w:szCs w:val="24"/>
                <w:shd w:val="clear" w:color="auto" w:fill="E6E6E6"/>
              </w:rPr>
              <w:fldChar w:fldCharType="end"/>
            </w:r>
          </w:p>
        </w:tc>
      </w:tr>
    </w:tbl>
    <w:p w14:paraId="15147837" w14:textId="77777777" w:rsidR="00E62180" w:rsidRDefault="00E62180" w:rsidP="00EA652D">
      <w:pPr>
        <w:spacing w:after="0" w:line="240" w:lineRule="auto"/>
        <w:ind w:left="90"/>
      </w:pPr>
    </w:p>
    <w:p w14:paraId="7EB9D22B" w14:textId="04FCD4D0" w:rsidR="00EA652D" w:rsidRPr="00B24F76" w:rsidRDefault="00EA652D" w:rsidP="00EA652D">
      <w:pPr>
        <w:spacing w:after="0" w:line="240" w:lineRule="auto"/>
        <w:ind w:left="90"/>
        <w:rPr>
          <w:rFonts w:cs="Tahoma"/>
          <w:szCs w:val="24"/>
        </w:rPr>
      </w:pPr>
      <w:r w:rsidRPr="005B7E99">
        <w:rPr>
          <w:rFonts w:cs="Tahoma"/>
          <w:b/>
          <w:szCs w:val="24"/>
        </w:rPr>
        <w:t xml:space="preserve">Table </w:t>
      </w:r>
      <w:r w:rsidR="00F86951">
        <w:rPr>
          <w:rFonts w:cs="Tahoma"/>
          <w:b/>
          <w:szCs w:val="24"/>
        </w:rPr>
        <w:t>B</w:t>
      </w:r>
      <w:r w:rsidRPr="005B7E99">
        <w:rPr>
          <w:rFonts w:cs="Tahoma"/>
          <w:b/>
          <w:szCs w:val="24"/>
        </w:rPr>
        <w:t>-</w:t>
      </w:r>
      <w:r w:rsidR="00F86951">
        <w:rPr>
          <w:rFonts w:cs="Tahoma"/>
          <w:b/>
          <w:szCs w:val="24"/>
        </w:rPr>
        <w:t>4</w:t>
      </w:r>
      <w:r w:rsidRPr="005B7E99">
        <w:rPr>
          <w:rFonts w:cs="Tahoma"/>
          <w:b/>
          <w:szCs w:val="24"/>
        </w:rPr>
        <w:t xml:space="preserve">: </w:t>
      </w:r>
      <w:r w:rsidR="000A676F">
        <w:rPr>
          <w:rFonts w:cs="Tahoma"/>
          <w:b/>
          <w:szCs w:val="24"/>
        </w:rPr>
        <w:t>Demand Responsive Control</w:t>
      </w:r>
      <w:r w:rsidR="0055491F">
        <w:rPr>
          <w:rFonts w:cs="Tahoma"/>
          <w:b/>
          <w:szCs w:val="24"/>
        </w:rPr>
        <w:t>s</w:t>
      </w:r>
      <w:r w:rsidR="000A676F">
        <w:rPr>
          <w:rFonts w:cs="Tahoma"/>
          <w:b/>
          <w:szCs w:val="24"/>
        </w:rPr>
        <w:t xml:space="preserve"> </w:t>
      </w:r>
      <w:r w:rsidR="0055491F">
        <w:rPr>
          <w:rFonts w:cs="Tahoma"/>
          <w:b/>
          <w:szCs w:val="24"/>
        </w:rPr>
        <w:t xml:space="preserve">– Controlled </w:t>
      </w:r>
      <w:r w:rsidR="000A676F">
        <w:rPr>
          <w:rFonts w:cs="Tahoma"/>
          <w:b/>
          <w:szCs w:val="24"/>
        </w:rPr>
        <w:t xml:space="preserve">Receptacle </w:t>
      </w:r>
      <w:r>
        <w:rPr>
          <w:rFonts w:cs="Tahoma"/>
          <w:b/>
          <w:bCs/>
          <w:szCs w:val="24"/>
        </w:rPr>
        <w:t>Functional Testing</w:t>
      </w:r>
    </w:p>
    <w:tbl>
      <w:tblPr>
        <w:tblStyle w:val="TableGrid"/>
        <w:tblW w:w="5000" w:type="pct"/>
        <w:tblLayout w:type="fixed"/>
        <w:tblLook w:val="0020" w:firstRow="1" w:lastRow="0" w:firstColumn="0" w:lastColumn="0" w:noHBand="0" w:noVBand="0"/>
        <w:tblCaption w:val="demand responsive controls for controlled receptacle functional testing"/>
        <w:tblDescription w:val="Functional testing for demand responsive lighting control for controlled receptacles"/>
      </w:tblPr>
      <w:tblGrid>
        <w:gridCol w:w="1256"/>
        <w:gridCol w:w="1594"/>
        <w:gridCol w:w="5986"/>
        <w:gridCol w:w="1911"/>
      </w:tblGrid>
      <w:tr w:rsidR="00EA652D" w:rsidRPr="00D508CB" w14:paraId="2B330C57" w14:textId="77777777" w:rsidTr="001C2325">
        <w:trPr>
          <w:cantSplit/>
          <w:trHeight w:val="288"/>
          <w:tblHeader/>
        </w:trPr>
        <w:tc>
          <w:tcPr>
            <w:tcW w:w="1227" w:type="dxa"/>
            <w:vAlign w:val="bottom"/>
          </w:tcPr>
          <w:p w14:paraId="39C0AF50" w14:textId="77777777" w:rsidR="00EA652D" w:rsidRPr="00D508CB" w:rsidRDefault="00EA652D" w:rsidP="001C2325">
            <w:pPr>
              <w:autoSpaceDE w:val="0"/>
              <w:autoSpaceDN w:val="0"/>
              <w:adjustRightInd w:val="0"/>
              <w:spacing w:after="0" w:line="240" w:lineRule="auto"/>
              <w:ind w:left="90"/>
              <w:jc w:val="center"/>
              <w:rPr>
                <w:rFonts w:cs="Tahoma"/>
                <w:b/>
                <w:bCs/>
                <w:szCs w:val="24"/>
              </w:rPr>
            </w:pPr>
            <w:r>
              <w:rPr>
                <w:rFonts w:cs="Tahoma"/>
                <w:b/>
                <w:bCs/>
                <w:szCs w:val="24"/>
              </w:rPr>
              <w:t>Step</w:t>
            </w:r>
          </w:p>
        </w:tc>
        <w:tc>
          <w:tcPr>
            <w:tcW w:w="1558" w:type="dxa"/>
            <w:vAlign w:val="bottom"/>
          </w:tcPr>
          <w:p w14:paraId="301254EC" w14:textId="0B118ABE" w:rsidR="00EA652D" w:rsidRPr="00D508CB" w:rsidRDefault="000C4302" w:rsidP="001C2325">
            <w:pPr>
              <w:autoSpaceDE w:val="0"/>
              <w:autoSpaceDN w:val="0"/>
              <w:adjustRightInd w:val="0"/>
              <w:spacing w:after="0" w:line="240" w:lineRule="auto"/>
              <w:ind w:left="90"/>
              <w:jc w:val="center"/>
              <w:rPr>
                <w:rFonts w:cs="Tahoma"/>
                <w:b/>
                <w:bCs/>
                <w:szCs w:val="24"/>
              </w:rPr>
            </w:pPr>
            <w:r>
              <w:rPr>
                <w:rFonts w:cs="Tahoma"/>
                <w:b/>
                <w:bCs/>
                <w:szCs w:val="24"/>
              </w:rPr>
              <w:t>Entry</w:t>
            </w:r>
          </w:p>
        </w:tc>
        <w:tc>
          <w:tcPr>
            <w:tcW w:w="5850" w:type="dxa"/>
            <w:vAlign w:val="bottom"/>
          </w:tcPr>
          <w:p w14:paraId="4A50B8CD" w14:textId="77777777" w:rsidR="00EA652D" w:rsidRPr="00D508CB" w:rsidRDefault="00EA652D" w:rsidP="001C2325">
            <w:pPr>
              <w:autoSpaceDE w:val="0"/>
              <w:autoSpaceDN w:val="0"/>
              <w:adjustRightInd w:val="0"/>
              <w:spacing w:after="0" w:line="240" w:lineRule="auto"/>
              <w:ind w:left="90"/>
              <w:rPr>
                <w:rFonts w:cs="Tahoma"/>
                <w:b/>
                <w:bCs/>
                <w:szCs w:val="24"/>
              </w:rPr>
            </w:pPr>
            <w:r>
              <w:rPr>
                <w:rFonts w:cs="Tahoma"/>
                <w:b/>
                <w:bCs/>
                <w:szCs w:val="24"/>
              </w:rPr>
              <w:t>Functional Test</w:t>
            </w:r>
          </w:p>
        </w:tc>
        <w:tc>
          <w:tcPr>
            <w:tcW w:w="1867" w:type="dxa"/>
            <w:vAlign w:val="bottom"/>
          </w:tcPr>
          <w:p w14:paraId="15CE6CDD" w14:textId="77777777" w:rsidR="00EA652D" w:rsidRPr="00D508CB" w:rsidRDefault="00EA652D" w:rsidP="001C2325">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EF69E1" w:rsidRPr="00D508CB" w14:paraId="57ADEF4F" w14:textId="77777777" w:rsidTr="001C2325">
        <w:trPr>
          <w:cantSplit/>
          <w:trHeight w:val="288"/>
        </w:trPr>
        <w:tc>
          <w:tcPr>
            <w:tcW w:w="1227" w:type="dxa"/>
            <w:vAlign w:val="center"/>
          </w:tcPr>
          <w:p w14:paraId="606D25F8" w14:textId="7EFFBB2B"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45F30BC2" w14:textId="77777777" w:rsidR="00EF69E1" w:rsidRDefault="00EF69E1" w:rsidP="00EF69E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5656760E" w14:textId="7CD8ACA2" w:rsidR="00EF69E1" w:rsidRDefault="00EF69E1" w:rsidP="001F68C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4DFBE48E" w14:textId="7BE2FDB5" w:rsidR="00EF69E1" w:rsidRPr="00037C9D" w:rsidRDefault="00EF69E1" w:rsidP="00EF69E1">
            <w:pPr>
              <w:autoSpaceDE w:val="0"/>
              <w:autoSpaceDN w:val="0"/>
              <w:adjustRightInd w:val="0"/>
              <w:spacing w:after="0" w:line="240" w:lineRule="auto"/>
              <w:ind w:left="90"/>
              <w:rPr>
                <w:rFonts w:cs="Tahoma"/>
                <w:bCs/>
                <w:szCs w:val="24"/>
              </w:rPr>
            </w:pPr>
            <w:r w:rsidRPr="005E0C0D">
              <w:rPr>
                <w:rFonts w:cs="Tahoma"/>
                <w:bCs/>
                <w:szCs w:val="24"/>
              </w:rPr>
              <w:t>Space is representative of sample. If sampling method is used, attach a page listing untested spaces in sample.</w:t>
            </w:r>
          </w:p>
        </w:tc>
        <w:tc>
          <w:tcPr>
            <w:tcW w:w="1867" w:type="dxa"/>
            <w:vAlign w:val="center"/>
          </w:tcPr>
          <w:p w14:paraId="537C03E3" w14:textId="60BE7D97"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.1</w:t>
            </w:r>
          </w:p>
        </w:tc>
      </w:tr>
      <w:tr w:rsidR="00EF69E1" w:rsidRPr="00D508CB" w14:paraId="02B72E61" w14:textId="77777777" w:rsidTr="001C2325">
        <w:trPr>
          <w:cantSplit/>
          <w:trHeight w:val="288"/>
        </w:trPr>
        <w:tc>
          <w:tcPr>
            <w:tcW w:w="1227" w:type="dxa"/>
            <w:vAlign w:val="center"/>
          </w:tcPr>
          <w:p w14:paraId="1DDB1E33" w14:textId="3732A378"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7A225D52" w14:textId="4DB100AC" w:rsidR="00EF69E1" w:rsidRDefault="006B061B" w:rsidP="002B0B01">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36307FB" w14:textId="17EA17E6" w:rsidR="00EF69E1" w:rsidRPr="00A33E08" w:rsidRDefault="00EF69E1" w:rsidP="00EF69E1">
            <w:pPr>
              <w:autoSpaceDE w:val="0"/>
              <w:autoSpaceDN w:val="0"/>
              <w:adjustRightInd w:val="0"/>
              <w:spacing w:after="0" w:line="240" w:lineRule="auto"/>
              <w:ind w:left="90"/>
              <w:rPr>
                <w:rFonts w:cs="Tahoma"/>
                <w:b/>
                <w:szCs w:val="24"/>
              </w:rPr>
            </w:pPr>
            <w:r w:rsidRPr="002B0B01">
              <w:rPr>
                <w:rFonts w:cs="Tahoma"/>
                <w:b/>
                <w:szCs w:val="24"/>
              </w:rPr>
              <w:t xml:space="preserve">On </w:t>
            </w:r>
            <w:r>
              <w:rPr>
                <w:rFonts w:cs="Tahoma"/>
                <w:b/>
                <w:szCs w:val="24"/>
              </w:rPr>
              <w:t>t</w:t>
            </w:r>
            <w:r w:rsidRPr="002B0B01">
              <w:rPr>
                <w:rFonts w:cs="Tahoma"/>
                <w:b/>
                <w:szCs w:val="24"/>
              </w:rPr>
              <w:t>est</w:t>
            </w:r>
            <w:r>
              <w:rPr>
                <w:rFonts w:cs="Tahoma"/>
                <w:b/>
                <w:szCs w:val="24"/>
              </w:rPr>
              <w:t xml:space="preserve">. </w:t>
            </w:r>
          </w:p>
        </w:tc>
        <w:tc>
          <w:tcPr>
            <w:tcW w:w="1867" w:type="dxa"/>
            <w:vAlign w:val="center"/>
          </w:tcPr>
          <w:p w14:paraId="5935DEF4" w14:textId="176F4070"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w:t>
            </w:r>
          </w:p>
        </w:tc>
      </w:tr>
      <w:tr w:rsidR="00EF69E1" w:rsidRPr="00D508CB" w14:paraId="28F8E5EE" w14:textId="77777777" w:rsidTr="001C2325">
        <w:trPr>
          <w:cantSplit/>
          <w:trHeight w:val="288"/>
        </w:trPr>
        <w:tc>
          <w:tcPr>
            <w:tcW w:w="1227" w:type="dxa"/>
            <w:vAlign w:val="center"/>
          </w:tcPr>
          <w:p w14:paraId="3A3448E8" w14:textId="4A99F692"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1.1</w:t>
            </w:r>
          </w:p>
        </w:tc>
        <w:tc>
          <w:tcPr>
            <w:tcW w:w="1558" w:type="dxa"/>
            <w:vAlign w:val="center"/>
          </w:tcPr>
          <w:p w14:paraId="02DDB916" w14:textId="1E56EB82" w:rsidR="00EF69E1" w:rsidRDefault="006B061B" w:rsidP="00A33E08">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0F123B71" w14:textId="74F5E7E8" w:rsidR="00EF69E1" w:rsidRPr="006C249E" w:rsidRDefault="00EF69E1" w:rsidP="00EF69E1">
            <w:pPr>
              <w:autoSpaceDE w:val="0"/>
              <w:autoSpaceDN w:val="0"/>
              <w:adjustRightInd w:val="0"/>
              <w:spacing w:after="0" w:line="240" w:lineRule="auto"/>
              <w:ind w:left="90"/>
              <w:rPr>
                <w:rFonts w:cs="Tahoma"/>
                <w:b/>
                <w:szCs w:val="24"/>
              </w:rPr>
            </w:pPr>
            <w:r w:rsidRPr="00B30E2C">
              <w:rPr>
                <w:rFonts w:cs="Tahoma"/>
                <w:bCs/>
                <w:szCs w:val="24"/>
              </w:rPr>
              <w:t xml:space="preserve">Trigger the shut off control to turn the demand responsive controlled receptacle </w:t>
            </w:r>
            <w:r>
              <w:rPr>
                <w:rFonts w:cs="Tahoma"/>
                <w:bCs/>
                <w:szCs w:val="24"/>
              </w:rPr>
              <w:t>on</w:t>
            </w:r>
            <w:r w:rsidRPr="00B30E2C">
              <w:rPr>
                <w:rFonts w:cs="Tahoma"/>
                <w:bCs/>
                <w:szCs w:val="24"/>
              </w:rPr>
              <w:t xml:space="preserve">, or if the receptacle has a manual control turn the receptacle </w:t>
            </w:r>
            <w:r>
              <w:rPr>
                <w:rFonts w:cs="Tahoma"/>
                <w:bCs/>
                <w:szCs w:val="24"/>
              </w:rPr>
              <w:t>on.</w:t>
            </w:r>
          </w:p>
        </w:tc>
        <w:tc>
          <w:tcPr>
            <w:tcW w:w="1867" w:type="dxa"/>
            <w:vAlign w:val="center"/>
          </w:tcPr>
          <w:p w14:paraId="497F053E" w14:textId="04097E0E" w:rsidR="00EF69E1" w:rsidRPr="00D85F8C"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(1)</w:t>
            </w:r>
          </w:p>
        </w:tc>
      </w:tr>
      <w:tr w:rsidR="00EF69E1" w:rsidRPr="00D508CB" w14:paraId="329C6DB4" w14:textId="77777777" w:rsidTr="001C2325">
        <w:trPr>
          <w:cantSplit/>
          <w:trHeight w:val="288"/>
        </w:trPr>
        <w:tc>
          <w:tcPr>
            <w:tcW w:w="1227" w:type="dxa"/>
            <w:vAlign w:val="center"/>
          </w:tcPr>
          <w:p w14:paraId="46C28D5B" w14:textId="7B6C2F1F"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1.2</w:t>
            </w:r>
          </w:p>
        </w:tc>
        <w:tc>
          <w:tcPr>
            <w:tcW w:w="1558" w:type="dxa"/>
            <w:vAlign w:val="center"/>
          </w:tcPr>
          <w:p w14:paraId="47D872F8"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30B5A5DD" w14:textId="68A30923" w:rsidR="00EF69E1" w:rsidRPr="00B555AB" w:rsidRDefault="002E43C2" w:rsidP="00A33E08">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43A8E5E7" w14:textId="038D2540" w:rsidR="00EF69E1" w:rsidRPr="00A33E08" w:rsidRDefault="00EF69E1" w:rsidP="00EF69E1">
            <w:pPr>
              <w:autoSpaceDE w:val="0"/>
              <w:autoSpaceDN w:val="0"/>
              <w:adjustRightInd w:val="0"/>
              <w:spacing w:after="0" w:line="240" w:lineRule="auto"/>
              <w:ind w:left="90"/>
              <w:rPr>
                <w:rFonts w:cs="Tahoma"/>
                <w:bCs/>
                <w:szCs w:val="24"/>
              </w:rPr>
            </w:pPr>
            <w:r>
              <w:rPr>
                <w:rFonts w:cs="Tahoma"/>
                <w:bCs/>
                <w:szCs w:val="24"/>
              </w:rPr>
              <w:t>The c</w:t>
            </w:r>
            <w:r w:rsidRPr="00A33E08">
              <w:rPr>
                <w:rFonts w:cs="Tahoma"/>
                <w:bCs/>
                <w:szCs w:val="24"/>
              </w:rPr>
              <w:t>ontrolled outlet has full voltage (125 V) present.</w:t>
            </w:r>
          </w:p>
        </w:tc>
        <w:tc>
          <w:tcPr>
            <w:tcW w:w="1867" w:type="dxa"/>
            <w:vAlign w:val="center"/>
          </w:tcPr>
          <w:p w14:paraId="4188A7DC" w14:textId="6DD09438"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(2)</w:t>
            </w:r>
          </w:p>
        </w:tc>
      </w:tr>
      <w:tr w:rsidR="00EF69E1" w:rsidRPr="00D508CB" w14:paraId="1B1A217D" w14:textId="77777777" w:rsidTr="001C2325">
        <w:trPr>
          <w:cantSplit/>
          <w:trHeight w:val="288"/>
        </w:trPr>
        <w:tc>
          <w:tcPr>
            <w:tcW w:w="1227" w:type="dxa"/>
            <w:vAlign w:val="center"/>
          </w:tcPr>
          <w:p w14:paraId="36295082" w14:textId="1B1F8B1D"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1.3</w:t>
            </w:r>
          </w:p>
        </w:tc>
        <w:tc>
          <w:tcPr>
            <w:tcW w:w="1558" w:type="dxa"/>
            <w:vAlign w:val="center"/>
          </w:tcPr>
          <w:p w14:paraId="6A0254F4" w14:textId="3F4BE1D5" w:rsidR="00EF69E1" w:rsidRPr="00B555AB" w:rsidRDefault="006B061B" w:rsidP="00A33E08">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76820AA6" w14:textId="6CC65AB6" w:rsidR="00EF69E1" w:rsidRPr="00025223" w:rsidRDefault="00EF69E1" w:rsidP="00EF69E1">
            <w:pPr>
              <w:autoSpaceDE w:val="0"/>
              <w:autoSpaceDN w:val="0"/>
              <w:adjustRightInd w:val="0"/>
              <w:spacing w:after="0" w:line="240" w:lineRule="auto"/>
              <w:ind w:left="90"/>
              <w:rPr>
                <w:rFonts w:cs="Tahoma"/>
                <w:szCs w:val="24"/>
              </w:rPr>
            </w:pPr>
            <w:r w:rsidRPr="00EB0B53">
              <w:rPr>
                <w:rFonts w:cs="Tahoma"/>
                <w:szCs w:val="24"/>
              </w:rPr>
              <w:t xml:space="preserve">Simulate a </w:t>
            </w:r>
            <w:r>
              <w:rPr>
                <w:rFonts w:cs="Tahoma"/>
                <w:szCs w:val="24"/>
              </w:rPr>
              <w:t>demand response</w:t>
            </w:r>
            <w:r w:rsidRPr="00EB0B53">
              <w:rPr>
                <w:rFonts w:cs="Tahoma"/>
                <w:szCs w:val="24"/>
              </w:rPr>
              <w:t xml:space="preserve"> condition</w:t>
            </w:r>
            <w:r>
              <w:rPr>
                <w:rFonts w:cs="Tahoma"/>
                <w:szCs w:val="24"/>
              </w:rPr>
              <w:t xml:space="preserve"> using the demand responsive control.</w:t>
            </w:r>
          </w:p>
        </w:tc>
        <w:tc>
          <w:tcPr>
            <w:tcW w:w="1867" w:type="dxa"/>
            <w:vAlign w:val="center"/>
          </w:tcPr>
          <w:p w14:paraId="75DF85BA" w14:textId="1A76ED1F"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(3)</w:t>
            </w:r>
          </w:p>
        </w:tc>
      </w:tr>
      <w:tr w:rsidR="00EF69E1" w:rsidRPr="00D508CB" w14:paraId="72240AC3" w14:textId="77777777" w:rsidTr="001C2325">
        <w:trPr>
          <w:cantSplit/>
          <w:trHeight w:val="288"/>
        </w:trPr>
        <w:tc>
          <w:tcPr>
            <w:tcW w:w="1227" w:type="dxa"/>
            <w:vAlign w:val="center"/>
          </w:tcPr>
          <w:p w14:paraId="5483880F" w14:textId="3BBAD5A3" w:rsidR="00EF69E1" w:rsidRPr="00B555AB" w:rsidRDefault="00EF69E1" w:rsidP="00EF69E1">
            <w:pPr>
              <w:autoSpaceDE w:val="0"/>
              <w:autoSpaceDN w:val="0"/>
              <w:adjustRightInd w:val="0"/>
              <w:spacing w:after="0" w:line="240" w:lineRule="auto"/>
              <w:ind w:left="90"/>
              <w:jc w:val="center"/>
              <w:rPr>
                <w:rFonts w:cs="Tahoma"/>
                <w:bCs/>
                <w:szCs w:val="24"/>
              </w:rPr>
            </w:pPr>
            <w:r>
              <w:rPr>
                <w:rFonts w:cs="Tahoma"/>
                <w:bCs/>
                <w:szCs w:val="24"/>
              </w:rPr>
              <w:t>1.4</w:t>
            </w:r>
          </w:p>
        </w:tc>
        <w:tc>
          <w:tcPr>
            <w:tcW w:w="1558" w:type="dxa"/>
            <w:vAlign w:val="center"/>
          </w:tcPr>
          <w:p w14:paraId="1A6FCB5D"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55078482" w14:textId="0AD28073" w:rsidR="00EF69E1" w:rsidRPr="00B555AB" w:rsidRDefault="002F28CA" w:rsidP="00926D1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1C735FFF" w14:textId="41F67B25" w:rsidR="00EF69E1" w:rsidRPr="00B555AB" w:rsidRDefault="00EF69E1" w:rsidP="00EF69E1">
            <w:pPr>
              <w:autoSpaceDE w:val="0"/>
              <w:autoSpaceDN w:val="0"/>
              <w:adjustRightInd w:val="0"/>
              <w:spacing w:after="0" w:line="240" w:lineRule="auto"/>
              <w:ind w:left="90"/>
              <w:rPr>
                <w:rFonts w:cs="Tahoma"/>
                <w:bCs/>
                <w:szCs w:val="24"/>
              </w:rPr>
            </w:pPr>
            <w:r>
              <w:rPr>
                <w:rFonts w:cs="Tahoma"/>
                <w:bCs/>
                <w:szCs w:val="24"/>
              </w:rPr>
              <w:t>The</w:t>
            </w:r>
            <w:r w:rsidRPr="00EB0B53">
              <w:rPr>
                <w:rFonts w:cs="Tahoma"/>
                <w:bCs/>
                <w:szCs w:val="24"/>
              </w:rPr>
              <w:t xml:space="preserve"> controlled outlet </w:t>
            </w:r>
            <w:r>
              <w:rPr>
                <w:rFonts w:cs="Tahoma"/>
                <w:bCs/>
                <w:szCs w:val="24"/>
              </w:rPr>
              <w:t>has</w:t>
            </w:r>
            <w:r w:rsidRPr="00EB0B53">
              <w:rPr>
                <w:rFonts w:cs="Tahoma"/>
                <w:bCs/>
                <w:szCs w:val="24"/>
              </w:rPr>
              <w:t xml:space="preserve"> zero voltage (0 V)</w:t>
            </w:r>
            <w:r>
              <w:rPr>
                <w:rFonts w:cs="Tahoma"/>
                <w:bCs/>
                <w:szCs w:val="24"/>
              </w:rPr>
              <w:t xml:space="preserve"> present </w:t>
            </w:r>
            <w:r w:rsidRPr="00EB0B53">
              <w:rPr>
                <w:rFonts w:cs="Tahoma"/>
                <w:bCs/>
                <w:szCs w:val="24"/>
              </w:rPr>
              <w:t>(deenergized)</w:t>
            </w:r>
            <w:r>
              <w:rPr>
                <w:rFonts w:cs="Tahoma"/>
                <w:bCs/>
                <w:szCs w:val="24"/>
              </w:rPr>
              <w:t>.</w:t>
            </w:r>
          </w:p>
        </w:tc>
        <w:tc>
          <w:tcPr>
            <w:tcW w:w="1867" w:type="dxa"/>
            <w:vAlign w:val="center"/>
          </w:tcPr>
          <w:p w14:paraId="11367B47" w14:textId="76515855" w:rsidR="00EF69E1" w:rsidRPr="00B555AB"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(4)</w:t>
            </w:r>
          </w:p>
        </w:tc>
      </w:tr>
      <w:tr w:rsidR="00EF69E1" w:rsidRPr="00D508CB" w14:paraId="123C712F" w14:textId="77777777" w:rsidTr="001C2325">
        <w:trPr>
          <w:cantSplit/>
          <w:trHeight w:val="288"/>
        </w:trPr>
        <w:tc>
          <w:tcPr>
            <w:tcW w:w="1227" w:type="dxa"/>
            <w:vAlign w:val="center"/>
          </w:tcPr>
          <w:p w14:paraId="2BFA2716" w14:textId="6521AC3D"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1.5</w:t>
            </w:r>
          </w:p>
        </w:tc>
        <w:tc>
          <w:tcPr>
            <w:tcW w:w="1558" w:type="dxa"/>
            <w:vAlign w:val="center"/>
          </w:tcPr>
          <w:p w14:paraId="78CC6D98"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36BA30D6" w14:textId="315D0754" w:rsidR="00EF69E1" w:rsidRDefault="002F28CA" w:rsidP="00926D1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r w:rsidDel="002F28CA">
              <w:rPr>
                <w:rFonts w:cs="Tahoma"/>
                <w:bCs/>
                <w:szCs w:val="24"/>
              </w:rPr>
              <w:t xml:space="preserve"> </w:t>
            </w:r>
          </w:p>
        </w:tc>
        <w:tc>
          <w:tcPr>
            <w:tcW w:w="5850" w:type="dxa"/>
            <w:vAlign w:val="center"/>
          </w:tcPr>
          <w:p w14:paraId="1FF06446" w14:textId="1F56C191" w:rsidR="00EF69E1" w:rsidRPr="00377017" w:rsidRDefault="00EF69E1" w:rsidP="00EF69E1">
            <w:pPr>
              <w:autoSpaceDE w:val="0"/>
              <w:autoSpaceDN w:val="0"/>
              <w:adjustRightInd w:val="0"/>
              <w:spacing w:after="0" w:line="240" w:lineRule="auto"/>
              <w:ind w:left="86"/>
              <w:rPr>
                <w:rFonts w:cs="Tahoma"/>
                <w:bCs/>
                <w:szCs w:val="24"/>
              </w:rPr>
            </w:pPr>
            <w:r>
              <w:rPr>
                <w:rFonts w:cs="Tahoma"/>
                <w:bCs/>
                <w:szCs w:val="24"/>
              </w:rPr>
              <w:t>T</w:t>
            </w:r>
            <w:r w:rsidRPr="0066002F">
              <w:rPr>
                <w:rFonts w:cs="Tahoma"/>
                <w:bCs/>
                <w:szCs w:val="24"/>
              </w:rPr>
              <w:t xml:space="preserve">he controlled receptacle cannot be overridden to turn </w:t>
            </w:r>
            <w:r>
              <w:rPr>
                <w:rFonts w:cs="Tahoma"/>
                <w:bCs/>
                <w:szCs w:val="24"/>
              </w:rPr>
              <w:t>on</w:t>
            </w:r>
            <w:r w:rsidRPr="0066002F">
              <w:rPr>
                <w:rFonts w:cs="Tahoma"/>
                <w:bCs/>
                <w:szCs w:val="24"/>
              </w:rPr>
              <w:t xml:space="preserve"> by the automatic shut</w:t>
            </w:r>
            <w:r>
              <w:rPr>
                <w:rFonts w:cs="Tahoma"/>
                <w:bCs/>
                <w:szCs w:val="24"/>
              </w:rPr>
              <w:t xml:space="preserve"> </w:t>
            </w:r>
            <w:r w:rsidRPr="0066002F">
              <w:rPr>
                <w:rFonts w:cs="Tahoma"/>
                <w:bCs/>
                <w:szCs w:val="24"/>
              </w:rPr>
              <w:t>off controls or any manual control</w:t>
            </w:r>
            <w:r>
              <w:rPr>
                <w:rFonts w:cs="Tahoma"/>
                <w:bCs/>
                <w:szCs w:val="24"/>
              </w:rPr>
              <w:t>.</w:t>
            </w:r>
          </w:p>
        </w:tc>
        <w:tc>
          <w:tcPr>
            <w:tcW w:w="1867" w:type="dxa"/>
            <w:vAlign w:val="center"/>
          </w:tcPr>
          <w:p w14:paraId="6443A5CC" w14:textId="4A0E0887" w:rsidR="00EF69E1" w:rsidRDefault="00EF69E1" w:rsidP="00EF69E1">
            <w:pPr>
              <w:autoSpaceDE w:val="0"/>
              <w:autoSpaceDN w:val="0"/>
              <w:adjustRightInd w:val="0"/>
              <w:spacing w:after="0" w:line="240" w:lineRule="auto"/>
              <w:ind w:left="90"/>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(5)</w:t>
            </w:r>
          </w:p>
        </w:tc>
      </w:tr>
      <w:tr w:rsidR="00EF69E1" w:rsidRPr="00D508CB" w14:paraId="089B2B95" w14:textId="77777777" w:rsidTr="001C2325">
        <w:trPr>
          <w:cantSplit/>
          <w:trHeight w:val="288"/>
        </w:trPr>
        <w:tc>
          <w:tcPr>
            <w:tcW w:w="1227" w:type="dxa"/>
            <w:vAlign w:val="center"/>
          </w:tcPr>
          <w:p w14:paraId="33CEC508" w14:textId="45F2EC18"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lastRenderedPageBreak/>
              <w:t>1.6</w:t>
            </w:r>
          </w:p>
        </w:tc>
        <w:tc>
          <w:tcPr>
            <w:tcW w:w="1558" w:type="dxa"/>
            <w:vAlign w:val="center"/>
          </w:tcPr>
          <w:p w14:paraId="1E699D26" w14:textId="779C912E"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2A851BB7" w14:textId="2016D0E7" w:rsidR="00EF69E1" w:rsidRPr="00377017" w:rsidRDefault="00EF69E1" w:rsidP="00EF69E1">
            <w:pPr>
              <w:autoSpaceDE w:val="0"/>
              <w:autoSpaceDN w:val="0"/>
              <w:adjustRightInd w:val="0"/>
              <w:spacing w:after="0" w:line="240" w:lineRule="auto"/>
              <w:ind w:left="86"/>
              <w:rPr>
                <w:rFonts w:cs="Tahoma"/>
                <w:bCs/>
                <w:szCs w:val="24"/>
              </w:rPr>
            </w:pPr>
            <w:r w:rsidRPr="00521FFF">
              <w:rPr>
                <w:rFonts w:cs="Tahoma"/>
                <w:bCs/>
                <w:szCs w:val="24"/>
              </w:rPr>
              <w:t>Simulate a normal condition (no</w:t>
            </w:r>
            <w:r>
              <w:rPr>
                <w:rFonts w:cs="Tahoma"/>
                <w:bCs/>
                <w:szCs w:val="24"/>
              </w:rPr>
              <w:t>n-demand response</w:t>
            </w:r>
            <w:r w:rsidRPr="00521FFF">
              <w:rPr>
                <w:rFonts w:cs="Tahoma"/>
                <w:bCs/>
                <w:szCs w:val="24"/>
              </w:rPr>
              <w:t xml:space="preserve"> condition).</w:t>
            </w:r>
          </w:p>
        </w:tc>
        <w:tc>
          <w:tcPr>
            <w:tcW w:w="1867" w:type="dxa"/>
            <w:vAlign w:val="center"/>
          </w:tcPr>
          <w:p w14:paraId="3D5F35AE" w14:textId="6CC2C537"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(6)</w:t>
            </w:r>
          </w:p>
        </w:tc>
      </w:tr>
      <w:tr w:rsidR="00EF69E1" w:rsidRPr="00D508CB" w14:paraId="0F7E8321" w14:textId="77777777" w:rsidTr="001C2325">
        <w:trPr>
          <w:cantSplit/>
          <w:trHeight w:val="288"/>
        </w:trPr>
        <w:tc>
          <w:tcPr>
            <w:tcW w:w="1227" w:type="dxa"/>
            <w:vAlign w:val="center"/>
          </w:tcPr>
          <w:p w14:paraId="43E39EAA" w14:textId="4257A71A"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1.7</w:t>
            </w:r>
          </w:p>
        </w:tc>
        <w:tc>
          <w:tcPr>
            <w:tcW w:w="1558" w:type="dxa"/>
            <w:vAlign w:val="center"/>
          </w:tcPr>
          <w:p w14:paraId="0407C671" w14:textId="77777777" w:rsidR="002F28CA" w:rsidRDefault="002F28CA" w:rsidP="002F28C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0E4AA7B1" w14:textId="19F7D122" w:rsidR="00EF69E1" w:rsidRDefault="002F28CA"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610FF329" w14:textId="4D54523E" w:rsidR="00EF69E1" w:rsidRPr="00377017"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DA3DEC">
              <w:rPr>
                <w:rFonts w:cs="Tahoma"/>
                <w:bCs/>
                <w:szCs w:val="24"/>
              </w:rPr>
              <w:t xml:space="preserve"> controlled outlet has full voltage (125 V) present.</w:t>
            </w:r>
          </w:p>
        </w:tc>
        <w:tc>
          <w:tcPr>
            <w:tcW w:w="1867" w:type="dxa"/>
            <w:vAlign w:val="center"/>
          </w:tcPr>
          <w:p w14:paraId="3BF05F23" w14:textId="6E6199A7"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On test (7)</w:t>
            </w:r>
          </w:p>
        </w:tc>
      </w:tr>
      <w:tr w:rsidR="00EF69E1" w:rsidRPr="00D508CB" w14:paraId="46190BF7" w14:textId="77777777" w:rsidTr="001C2325">
        <w:trPr>
          <w:cantSplit/>
          <w:trHeight w:val="288"/>
        </w:trPr>
        <w:tc>
          <w:tcPr>
            <w:tcW w:w="1227" w:type="dxa"/>
            <w:vAlign w:val="center"/>
          </w:tcPr>
          <w:p w14:paraId="0379526C" w14:textId="610EA889"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605BAD02" w14:textId="25420102"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38091346" w14:textId="4C425C62" w:rsidR="00EF69E1" w:rsidRPr="00B47956" w:rsidRDefault="00EF69E1" w:rsidP="00EF69E1">
            <w:pPr>
              <w:autoSpaceDE w:val="0"/>
              <w:autoSpaceDN w:val="0"/>
              <w:adjustRightInd w:val="0"/>
              <w:spacing w:after="0" w:line="240" w:lineRule="auto"/>
              <w:ind w:left="86"/>
              <w:rPr>
                <w:rFonts w:cs="Tahoma"/>
                <w:b/>
                <w:szCs w:val="24"/>
              </w:rPr>
            </w:pPr>
            <w:r>
              <w:rPr>
                <w:rFonts w:cs="Tahoma"/>
                <w:b/>
                <w:szCs w:val="24"/>
              </w:rPr>
              <w:t xml:space="preserve">Off test. </w:t>
            </w:r>
          </w:p>
        </w:tc>
        <w:tc>
          <w:tcPr>
            <w:tcW w:w="1867" w:type="dxa"/>
            <w:vAlign w:val="center"/>
          </w:tcPr>
          <w:p w14:paraId="4F352D56" w14:textId="67E643CB"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w:t>
            </w:r>
          </w:p>
        </w:tc>
      </w:tr>
      <w:tr w:rsidR="00EF69E1" w:rsidRPr="00D508CB" w14:paraId="0EBB2EB2" w14:textId="77777777" w:rsidTr="001C2325">
        <w:trPr>
          <w:cantSplit/>
          <w:trHeight w:val="288"/>
        </w:trPr>
        <w:tc>
          <w:tcPr>
            <w:tcW w:w="1227" w:type="dxa"/>
            <w:vAlign w:val="center"/>
          </w:tcPr>
          <w:p w14:paraId="743D1FD2" w14:textId="499B9008" w:rsidR="00EF69E1" w:rsidDel="006C249E" w:rsidRDefault="00EF69E1" w:rsidP="00EF69E1">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67FAA9A8" w14:textId="186B1A44"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164B814D" w14:textId="6C125D9A" w:rsidR="00EF69E1" w:rsidRPr="00B47956" w:rsidDel="00596BFE" w:rsidRDefault="00EF69E1" w:rsidP="00EF69E1">
            <w:pPr>
              <w:autoSpaceDE w:val="0"/>
              <w:autoSpaceDN w:val="0"/>
              <w:adjustRightInd w:val="0"/>
              <w:spacing w:after="0" w:line="240" w:lineRule="auto"/>
              <w:ind w:left="86"/>
              <w:rPr>
                <w:rFonts w:cs="Tahoma"/>
                <w:b/>
                <w:szCs w:val="24"/>
              </w:rPr>
            </w:pPr>
            <w:r w:rsidRPr="00B30E2C">
              <w:rPr>
                <w:rFonts w:cs="Tahoma"/>
                <w:bCs/>
                <w:szCs w:val="24"/>
              </w:rPr>
              <w:t>Trigger the automatic shut</w:t>
            </w:r>
            <w:r>
              <w:rPr>
                <w:rFonts w:cs="Tahoma"/>
                <w:bCs/>
                <w:szCs w:val="24"/>
              </w:rPr>
              <w:t xml:space="preserve"> </w:t>
            </w:r>
            <w:r w:rsidRPr="00B30E2C">
              <w:rPr>
                <w:rFonts w:cs="Tahoma"/>
                <w:bCs/>
                <w:szCs w:val="24"/>
              </w:rPr>
              <w:t xml:space="preserve">off control to turn the demand responsive controlled receptacle </w:t>
            </w:r>
            <w:r>
              <w:rPr>
                <w:rFonts w:cs="Tahoma"/>
                <w:bCs/>
                <w:szCs w:val="24"/>
              </w:rPr>
              <w:t>off,</w:t>
            </w:r>
            <w:r w:rsidRPr="00B30E2C">
              <w:rPr>
                <w:rFonts w:cs="Tahoma"/>
                <w:bCs/>
                <w:szCs w:val="24"/>
              </w:rPr>
              <w:t xml:space="preserve"> or if the receptacle has a</w:t>
            </w:r>
            <w:r>
              <w:rPr>
                <w:rFonts w:cs="Tahoma"/>
                <w:bCs/>
                <w:szCs w:val="24"/>
              </w:rPr>
              <w:t xml:space="preserve"> manual control turn the receptacle off.</w:t>
            </w:r>
          </w:p>
        </w:tc>
        <w:tc>
          <w:tcPr>
            <w:tcW w:w="1867" w:type="dxa"/>
            <w:vAlign w:val="center"/>
          </w:tcPr>
          <w:p w14:paraId="69AC36B2" w14:textId="5D6A9234" w:rsidR="00EF69E1" w:rsidRPr="00B609DA"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(1)</w:t>
            </w:r>
          </w:p>
        </w:tc>
      </w:tr>
      <w:tr w:rsidR="00EF69E1" w:rsidRPr="00D508CB" w14:paraId="58258A13" w14:textId="77777777" w:rsidTr="001C2325">
        <w:trPr>
          <w:cantSplit/>
          <w:trHeight w:val="288"/>
        </w:trPr>
        <w:tc>
          <w:tcPr>
            <w:tcW w:w="1227" w:type="dxa"/>
            <w:vAlign w:val="center"/>
          </w:tcPr>
          <w:p w14:paraId="49ECE6C2" w14:textId="359E8FC1"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1738A13A"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205D8D20" w14:textId="0B86F308"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p>
        </w:tc>
        <w:tc>
          <w:tcPr>
            <w:tcW w:w="5850" w:type="dxa"/>
            <w:vAlign w:val="center"/>
          </w:tcPr>
          <w:p w14:paraId="3FFBC6A3" w14:textId="3EA47BB9"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293E25">
              <w:rPr>
                <w:rFonts w:cs="Tahoma"/>
                <w:bCs/>
                <w:szCs w:val="24"/>
              </w:rPr>
              <w:t xml:space="preserve"> controlled outlet </w:t>
            </w:r>
            <w:r>
              <w:rPr>
                <w:rFonts w:cs="Tahoma"/>
                <w:bCs/>
                <w:szCs w:val="24"/>
              </w:rPr>
              <w:t>has</w:t>
            </w:r>
            <w:r w:rsidRPr="00293E25">
              <w:rPr>
                <w:rFonts w:cs="Tahoma"/>
                <w:bCs/>
                <w:szCs w:val="24"/>
              </w:rPr>
              <w:t xml:space="preserve"> zero voltage (0 V) present (deenergized).</w:t>
            </w:r>
          </w:p>
        </w:tc>
        <w:tc>
          <w:tcPr>
            <w:tcW w:w="1867" w:type="dxa"/>
            <w:vAlign w:val="center"/>
          </w:tcPr>
          <w:p w14:paraId="39003607" w14:textId="13934D5F"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(2)</w:t>
            </w:r>
          </w:p>
        </w:tc>
      </w:tr>
      <w:tr w:rsidR="00EF69E1" w:rsidRPr="00D508CB" w14:paraId="6047589E" w14:textId="77777777" w:rsidTr="001C2325">
        <w:trPr>
          <w:cantSplit/>
          <w:trHeight w:val="288"/>
        </w:trPr>
        <w:tc>
          <w:tcPr>
            <w:tcW w:w="1227" w:type="dxa"/>
            <w:vAlign w:val="center"/>
          </w:tcPr>
          <w:p w14:paraId="332EEB72" w14:textId="3EC644AC"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2A0B4783" w14:textId="509133AE" w:rsidR="00EF69E1" w:rsidRDefault="006B061B" w:rsidP="00583A2F">
            <w:pPr>
              <w:autoSpaceDE w:val="0"/>
              <w:autoSpaceDN w:val="0"/>
              <w:adjustRightInd w:val="0"/>
              <w:spacing w:after="0" w:line="240" w:lineRule="auto"/>
              <w:ind w:left="90"/>
              <w:rPr>
                <w:rFonts w:cs="Tahoma"/>
                <w:bCs/>
                <w:szCs w:val="24"/>
              </w:rPr>
            </w:pPr>
            <w:r>
              <w:rPr>
                <w:rFonts w:cs="Tahoma"/>
                <w:bCs/>
                <w:szCs w:val="24"/>
              </w:rPr>
              <w:t>No Entry</w:t>
            </w:r>
          </w:p>
        </w:tc>
        <w:tc>
          <w:tcPr>
            <w:tcW w:w="5850" w:type="dxa"/>
            <w:vAlign w:val="center"/>
          </w:tcPr>
          <w:p w14:paraId="0DC330EE" w14:textId="2D25DBBC" w:rsidR="00EF69E1" w:rsidRPr="009B7383" w:rsidRDefault="00EF69E1" w:rsidP="00EF69E1">
            <w:pPr>
              <w:autoSpaceDE w:val="0"/>
              <w:autoSpaceDN w:val="0"/>
              <w:adjustRightInd w:val="0"/>
              <w:spacing w:after="0" w:line="240" w:lineRule="auto"/>
              <w:ind w:left="86"/>
              <w:rPr>
                <w:rFonts w:cs="Tahoma"/>
                <w:bCs/>
                <w:szCs w:val="24"/>
              </w:rPr>
            </w:pPr>
            <w:r w:rsidRPr="00786284">
              <w:rPr>
                <w:rFonts w:cs="Tahoma"/>
                <w:bCs/>
                <w:szCs w:val="24"/>
              </w:rPr>
              <w:t xml:space="preserve">Simulate a </w:t>
            </w:r>
            <w:r>
              <w:rPr>
                <w:rFonts w:cs="Tahoma"/>
                <w:bCs/>
                <w:szCs w:val="24"/>
              </w:rPr>
              <w:t>demand response</w:t>
            </w:r>
            <w:r w:rsidRPr="00786284">
              <w:rPr>
                <w:rFonts w:cs="Tahoma"/>
                <w:bCs/>
                <w:szCs w:val="24"/>
              </w:rPr>
              <w:t xml:space="preserve"> condition</w:t>
            </w:r>
            <w:r>
              <w:rPr>
                <w:rFonts w:cs="Tahoma"/>
                <w:bCs/>
                <w:szCs w:val="24"/>
              </w:rPr>
              <w:t xml:space="preserve"> using the demand responsive control.</w:t>
            </w:r>
          </w:p>
        </w:tc>
        <w:tc>
          <w:tcPr>
            <w:tcW w:w="1867" w:type="dxa"/>
            <w:vAlign w:val="center"/>
          </w:tcPr>
          <w:p w14:paraId="1438C0C1" w14:textId="39C5E873"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(3)</w:t>
            </w:r>
          </w:p>
        </w:tc>
      </w:tr>
      <w:tr w:rsidR="00EF69E1" w:rsidRPr="00D508CB" w14:paraId="6C1E097F" w14:textId="77777777" w:rsidTr="001C2325">
        <w:trPr>
          <w:cantSplit/>
          <w:trHeight w:val="288"/>
        </w:trPr>
        <w:tc>
          <w:tcPr>
            <w:tcW w:w="1227" w:type="dxa"/>
            <w:vAlign w:val="center"/>
          </w:tcPr>
          <w:p w14:paraId="2C1FA18E" w14:textId="7C5CD939"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2.4</w:t>
            </w:r>
          </w:p>
        </w:tc>
        <w:tc>
          <w:tcPr>
            <w:tcW w:w="1558" w:type="dxa"/>
            <w:vAlign w:val="center"/>
          </w:tcPr>
          <w:p w14:paraId="524B5A6A"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54859D9A" w14:textId="39C5DFFB"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24FBEEB2" w14:textId="772E833C"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562D7C">
              <w:rPr>
                <w:rFonts w:cs="Tahoma"/>
                <w:bCs/>
                <w:szCs w:val="24"/>
              </w:rPr>
              <w:t xml:space="preserve"> controlled outlet </w:t>
            </w:r>
            <w:r>
              <w:rPr>
                <w:rFonts w:cs="Tahoma"/>
                <w:bCs/>
                <w:szCs w:val="24"/>
              </w:rPr>
              <w:t>has</w:t>
            </w:r>
            <w:r w:rsidRPr="00562D7C">
              <w:rPr>
                <w:rFonts w:cs="Tahoma"/>
                <w:bCs/>
                <w:szCs w:val="24"/>
              </w:rPr>
              <w:t xml:space="preserve"> zero voltage (0 V) is present (deenergized).</w:t>
            </w:r>
          </w:p>
        </w:tc>
        <w:tc>
          <w:tcPr>
            <w:tcW w:w="1867" w:type="dxa"/>
            <w:vAlign w:val="center"/>
          </w:tcPr>
          <w:p w14:paraId="7000DCA8" w14:textId="6938FD32"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(4)</w:t>
            </w:r>
          </w:p>
        </w:tc>
      </w:tr>
      <w:tr w:rsidR="00EF69E1" w:rsidRPr="00D508CB" w14:paraId="1893A6C6" w14:textId="77777777" w:rsidTr="001C2325">
        <w:trPr>
          <w:cantSplit/>
          <w:trHeight w:val="288"/>
        </w:trPr>
        <w:tc>
          <w:tcPr>
            <w:tcW w:w="1227" w:type="dxa"/>
            <w:vAlign w:val="center"/>
          </w:tcPr>
          <w:p w14:paraId="575F3FB3" w14:textId="6F07BB7C"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2.5</w:t>
            </w:r>
          </w:p>
        </w:tc>
        <w:tc>
          <w:tcPr>
            <w:tcW w:w="1558" w:type="dxa"/>
            <w:vAlign w:val="center"/>
          </w:tcPr>
          <w:p w14:paraId="24128867"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7C1BABE3" w14:textId="081FB301"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4C9E18F4" w14:textId="42141702" w:rsidR="00EF69E1" w:rsidRPr="009B7383" w:rsidRDefault="00EF69E1" w:rsidP="00EF69E1">
            <w:pPr>
              <w:autoSpaceDE w:val="0"/>
              <w:autoSpaceDN w:val="0"/>
              <w:adjustRightInd w:val="0"/>
              <w:spacing w:after="0" w:line="240" w:lineRule="auto"/>
              <w:ind w:left="86"/>
              <w:rPr>
                <w:rFonts w:cs="Tahoma"/>
                <w:bCs/>
                <w:szCs w:val="24"/>
              </w:rPr>
            </w:pPr>
            <w:r>
              <w:rPr>
                <w:rFonts w:cs="Tahoma"/>
                <w:bCs/>
                <w:szCs w:val="24"/>
              </w:rPr>
              <w:t>The</w:t>
            </w:r>
            <w:r w:rsidRPr="00887358">
              <w:rPr>
                <w:rFonts w:cs="Tahoma"/>
                <w:bCs/>
                <w:szCs w:val="24"/>
              </w:rPr>
              <w:t xml:space="preserve"> demand responsive controlled receptacle cannot be overridden to turn </w:t>
            </w:r>
            <w:r>
              <w:rPr>
                <w:rFonts w:cs="Tahoma"/>
                <w:bCs/>
                <w:szCs w:val="24"/>
              </w:rPr>
              <w:t>on</w:t>
            </w:r>
            <w:r w:rsidRPr="00887358">
              <w:rPr>
                <w:rFonts w:cs="Tahoma"/>
                <w:bCs/>
                <w:szCs w:val="24"/>
              </w:rPr>
              <w:t xml:space="preserve"> by automatic shut</w:t>
            </w:r>
            <w:r>
              <w:rPr>
                <w:rFonts w:cs="Tahoma"/>
                <w:bCs/>
                <w:szCs w:val="24"/>
              </w:rPr>
              <w:t xml:space="preserve"> </w:t>
            </w:r>
            <w:r w:rsidRPr="00887358">
              <w:rPr>
                <w:rFonts w:cs="Tahoma"/>
                <w:bCs/>
                <w:szCs w:val="24"/>
              </w:rPr>
              <w:t>off controls or any manual control.</w:t>
            </w:r>
          </w:p>
        </w:tc>
        <w:tc>
          <w:tcPr>
            <w:tcW w:w="1867" w:type="dxa"/>
            <w:vAlign w:val="center"/>
          </w:tcPr>
          <w:p w14:paraId="68301B49" w14:textId="69438269"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(5)</w:t>
            </w:r>
          </w:p>
        </w:tc>
      </w:tr>
      <w:tr w:rsidR="00EF69E1" w:rsidRPr="00D508CB" w14:paraId="3AAC274D" w14:textId="77777777" w:rsidTr="00583A2F">
        <w:trPr>
          <w:cantSplit/>
          <w:trHeight w:val="288"/>
        </w:trPr>
        <w:tc>
          <w:tcPr>
            <w:tcW w:w="1227" w:type="dxa"/>
            <w:vAlign w:val="center"/>
          </w:tcPr>
          <w:p w14:paraId="7371B8F1" w14:textId="3FCCED27"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2.6</w:t>
            </w:r>
          </w:p>
        </w:tc>
        <w:tc>
          <w:tcPr>
            <w:tcW w:w="1558" w:type="dxa"/>
            <w:vAlign w:val="center"/>
          </w:tcPr>
          <w:p w14:paraId="6CD0EC89" w14:textId="6A153108" w:rsidR="00EF69E1" w:rsidRDefault="006B061B" w:rsidP="00EF69E1">
            <w:pPr>
              <w:autoSpaceDE w:val="0"/>
              <w:autoSpaceDN w:val="0"/>
              <w:adjustRightInd w:val="0"/>
              <w:spacing w:after="0" w:line="240" w:lineRule="auto"/>
              <w:ind w:left="86"/>
              <w:rPr>
                <w:rFonts w:cs="Tahoma"/>
                <w:bCs/>
                <w:szCs w:val="24"/>
              </w:rPr>
            </w:pPr>
            <w:r>
              <w:rPr>
                <w:rFonts w:cs="Tahoma"/>
                <w:bCs/>
                <w:szCs w:val="24"/>
              </w:rPr>
              <w:t>No Entry</w:t>
            </w:r>
          </w:p>
        </w:tc>
        <w:tc>
          <w:tcPr>
            <w:tcW w:w="5850" w:type="dxa"/>
            <w:vAlign w:val="center"/>
          </w:tcPr>
          <w:p w14:paraId="260F2EB2" w14:textId="79956024" w:rsidR="00EF69E1" w:rsidRPr="009B7383" w:rsidRDefault="00EF69E1" w:rsidP="00EF69E1">
            <w:pPr>
              <w:autoSpaceDE w:val="0"/>
              <w:autoSpaceDN w:val="0"/>
              <w:adjustRightInd w:val="0"/>
              <w:spacing w:after="0" w:line="240" w:lineRule="auto"/>
              <w:ind w:left="86"/>
              <w:rPr>
                <w:rFonts w:cs="Tahoma"/>
                <w:bCs/>
                <w:szCs w:val="24"/>
              </w:rPr>
            </w:pPr>
            <w:r w:rsidRPr="005F3347">
              <w:rPr>
                <w:rFonts w:cs="Tahoma"/>
                <w:bCs/>
                <w:szCs w:val="24"/>
              </w:rPr>
              <w:t>Simulate a normal condition (non-</w:t>
            </w:r>
            <w:r>
              <w:rPr>
                <w:rFonts w:cs="Tahoma"/>
                <w:bCs/>
                <w:szCs w:val="24"/>
              </w:rPr>
              <w:t>demand response</w:t>
            </w:r>
            <w:r w:rsidRPr="005F3347">
              <w:rPr>
                <w:rFonts w:cs="Tahoma"/>
                <w:bCs/>
                <w:szCs w:val="24"/>
              </w:rPr>
              <w:t xml:space="preserve"> condition).</w:t>
            </w:r>
          </w:p>
        </w:tc>
        <w:tc>
          <w:tcPr>
            <w:tcW w:w="1867" w:type="dxa"/>
            <w:vAlign w:val="center"/>
          </w:tcPr>
          <w:p w14:paraId="2F7F1DEF" w14:textId="266021C2"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(6)</w:t>
            </w:r>
          </w:p>
        </w:tc>
      </w:tr>
      <w:tr w:rsidR="00EF69E1" w:rsidRPr="00D508CB" w14:paraId="425B81FA" w14:textId="77777777" w:rsidTr="001C2325">
        <w:trPr>
          <w:cantSplit/>
          <w:trHeight w:val="288"/>
        </w:trPr>
        <w:tc>
          <w:tcPr>
            <w:tcW w:w="1227" w:type="dxa"/>
            <w:vAlign w:val="center"/>
          </w:tcPr>
          <w:p w14:paraId="796C87C4" w14:textId="680713C6"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2.7</w:t>
            </w:r>
          </w:p>
        </w:tc>
        <w:tc>
          <w:tcPr>
            <w:tcW w:w="1558" w:type="dxa"/>
            <w:vAlign w:val="center"/>
          </w:tcPr>
          <w:p w14:paraId="4FC48160" w14:textId="77777777" w:rsidR="002E43C2" w:rsidRDefault="002E43C2" w:rsidP="002E43C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Yes</w:t>
            </w:r>
          </w:p>
          <w:p w14:paraId="53A15F64" w14:textId="420021F9" w:rsidR="00EF69E1" w:rsidRDefault="002E43C2" w:rsidP="00583A2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No</w:t>
            </w:r>
            <w:r w:rsidDel="002E43C2">
              <w:rPr>
                <w:rFonts w:cs="Tahoma"/>
                <w:bCs/>
                <w:szCs w:val="24"/>
              </w:rPr>
              <w:t xml:space="preserve"> </w:t>
            </w:r>
          </w:p>
        </w:tc>
        <w:tc>
          <w:tcPr>
            <w:tcW w:w="5850" w:type="dxa"/>
            <w:vAlign w:val="center"/>
          </w:tcPr>
          <w:p w14:paraId="70D55C76" w14:textId="13F559C2" w:rsidR="00EF69E1" w:rsidRPr="00370EE8" w:rsidRDefault="00EF69E1" w:rsidP="00EF69E1">
            <w:pPr>
              <w:autoSpaceDE w:val="0"/>
              <w:autoSpaceDN w:val="0"/>
              <w:adjustRightInd w:val="0"/>
              <w:spacing w:after="0" w:line="240" w:lineRule="auto"/>
              <w:ind w:left="90"/>
              <w:rPr>
                <w:rFonts w:cs="Tahoma"/>
                <w:bCs/>
                <w:szCs w:val="24"/>
              </w:rPr>
            </w:pPr>
            <w:r>
              <w:rPr>
                <w:rFonts w:cs="Tahoma"/>
                <w:bCs/>
                <w:szCs w:val="24"/>
              </w:rPr>
              <w:t>The</w:t>
            </w:r>
            <w:r w:rsidRPr="005F3347">
              <w:rPr>
                <w:rFonts w:cs="Tahoma"/>
                <w:bCs/>
                <w:szCs w:val="24"/>
              </w:rPr>
              <w:t xml:space="preserve"> controlled outlet has zero voltage (0 V) present</w:t>
            </w:r>
            <w:r>
              <w:rPr>
                <w:rFonts w:cs="Tahoma"/>
                <w:bCs/>
                <w:szCs w:val="24"/>
              </w:rPr>
              <w:t xml:space="preserve"> (deenergized).</w:t>
            </w:r>
          </w:p>
        </w:tc>
        <w:tc>
          <w:tcPr>
            <w:tcW w:w="1867" w:type="dxa"/>
            <w:vAlign w:val="center"/>
          </w:tcPr>
          <w:p w14:paraId="4449129A" w14:textId="4024DED9" w:rsidR="00EF69E1" w:rsidRDefault="00EF69E1" w:rsidP="00EF69E1">
            <w:pPr>
              <w:autoSpaceDE w:val="0"/>
              <w:autoSpaceDN w:val="0"/>
              <w:adjustRightInd w:val="0"/>
              <w:spacing w:after="0" w:line="240" w:lineRule="auto"/>
              <w:ind w:left="86"/>
              <w:jc w:val="center"/>
              <w:rPr>
                <w:rFonts w:cs="Tahoma"/>
                <w:bCs/>
                <w:szCs w:val="24"/>
              </w:rPr>
            </w:pPr>
            <w:r w:rsidRPr="00D85F8C">
              <w:rPr>
                <w:rFonts w:cs="Tahoma"/>
                <w:bCs/>
                <w:szCs w:val="24"/>
              </w:rPr>
              <w:t>NA7.6.</w:t>
            </w:r>
            <w:r>
              <w:rPr>
                <w:rFonts w:cs="Tahoma"/>
                <w:bCs/>
                <w:szCs w:val="24"/>
              </w:rPr>
              <w:t>5</w:t>
            </w:r>
            <w:r w:rsidRPr="00D85F8C">
              <w:rPr>
                <w:rFonts w:cs="Tahoma"/>
                <w:bCs/>
                <w:szCs w:val="24"/>
              </w:rPr>
              <w:t>.2</w:t>
            </w:r>
            <w:r>
              <w:rPr>
                <w:rFonts w:cs="Tahoma"/>
                <w:bCs/>
                <w:szCs w:val="24"/>
              </w:rPr>
              <w:t>.3, Off test (7)</w:t>
            </w:r>
          </w:p>
        </w:tc>
      </w:tr>
      <w:tr w:rsidR="00EF69E1" w:rsidRPr="00D508CB" w14:paraId="2D1D24B8" w14:textId="77777777" w:rsidTr="001C2325">
        <w:trPr>
          <w:cantSplit/>
          <w:trHeight w:val="288"/>
        </w:trPr>
        <w:tc>
          <w:tcPr>
            <w:tcW w:w="1227" w:type="dxa"/>
            <w:vAlign w:val="center"/>
          </w:tcPr>
          <w:p w14:paraId="01BDBE7F" w14:textId="02AB3200" w:rsidR="00EF69E1" w:rsidRDefault="00EF69E1" w:rsidP="00EF69E1">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2B0745C4" w14:textId="77777777" w:rsidR="00EF69E1" w:rsidRDefault="00EF69E1" w:rsidP="00EF69E1">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Pass</w:t>
            </w:r>
          </w:p>
          <w:p w14:paraId="6741B027" w14:textId="123F5B11" w:rsidR="00EF69E1" w:rsidRDefault="00EF69E1" w:rsidP="00583A2F">
            <w:pPr>
              <w:autoSpaceDE w:val="0"/>
              <w:autoSpaceDN w:val="0"/>
              <w:adjustRightInd w:val="0"/>
              <w:spacing w:after="0" w:line="240" w:lineRule="auto"/>
              <w:ind w:left="90"/>
              <w:rPr>
                <w:rFonts w:cs="Tahoma"/>
                <w:bCs/>
                <w:color w:val="2B579A"/>
                <w:szCs w:val="24"/>
                <w:shd w:val="clear" w:color="auto" w:fill="E6E6E6"/>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735B">
              <w:rPr>
                <w:rFonts w:cs="Tahoma"/>
                <w:bCs/>
                <w:szCs w:val="24"/>
              </w:rPr>
            </w:r>
            <w:r w:rsidR="0057735B">
              <w:rPr>
                <w:rFonts w:cs="Tahoma"/>
                <w:bCs/>
                <w:szCs w:val="24"/>
              </w:rPr>
              <w:fldChar w:fldCharType="separate"/>
            </w:r>
            <w:r>
              <w:rPr>
                <w:rFonts w:cs="Tahoma"/>
                <w:bCs/>
                <w:szCs w:val="24"/>
              </w:rPr>
              <w:fldChar w:fldCharType="end"/>
            </w:r>
            <w:r>
              <w:rPr>
                <w:rFonts w:cs="Tahoma"/>
                <w:bCs/>
                <w:szCs w:val="24"/>
              </w:rPr>
              <w:t xml:space="preserve"> Fail</w:t>
            </w:r>
          </w:p>
        </w:tc>
        <w:tc>
          <w:tcPr>
            <w:tcW w:w="5850" w:type="dxa"/>
            <w:vAlign w:val="center"/>
          </w:tcPr>
          <w:p w14:paraId="5E0FB3D7" w14:textId="4486732F" w:rsidR="00EF69E1" w:rsidRPr="005F3347" w:rsidDel="00A8423B" w:rsidRDefault="00EF69E1" w:rsidP="00EF69E1">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867" w:type="dxa"/>
            <w:vAlign w:val="center"/>
          </w:tcPr>
          <w:p w14:paraId="1B7330A0" w14:textId="5B55FC7D" w:rsidR="00EF69E1" w:rsidRDefault="00EF69E1" w:rsidP="00EF69E1">
            <w:pPr>
              <w:autoSpaceDE w:val="0"/>
              <w:autoSpaceDN w:val="0"/>
              <w:adjustRightInd w:val="0"/>
              <w:spacing w:after="0" w:line="240" w:lineRule="auto"/>
              <w:ind w:left="86"/>
              <w:jc w:val="center"/>
              <w:rPr>
                <w:rFonts w:cs="Tahoma"/>
                <w:bCs/>
                <w:szCs w:val="24"/>
              </w:rPr>
            </w:pPr>
            <w:r>
              <w:rPr>
                <w:rFonts w:cs="Tahoma"/>
                <w:bCs/>
                <w:szCs w:val="24"/>
              </w:rPr>
              <w:t>N/A</w:t>
            </w:r>
          </w:p>
        </w:tc>
      </w:tr>
    </w:tbl>
    <w:p w14:paraId="69BDA036" w14:textId="12F49190" w:rsidR="006F7BEA" w:rsidRDefault="006F7BEA" w:rsidP="006A6F4E">
      <w:pPr>
        <w:spacing w:after="0" w:line="240" w:lineRule="auto"/>
        <w:rPr>
          <w:rFonts w:cs="Tahoma"/>
          <w:szCs w:val="24"/>
        </w:rPr>
        <w:sectPr w:rsidR="006F7BEA" w:rsidSect="000248ED">
          <w:headerReference w:type="even" r:id="rId11"/>
          <w:headerReference w:type="default" r:id="rId12"/>
          <w:footerReference w:type="default" r:id="rId13"/>
          <w:headerReference w:type="first" r:id="rId14"/>
          <w:pgSz w:w="12240" w:h="15840"/>
          <w:pgMar w:top="994"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6A6F4E">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6A6F4E">
            <w:pPr>
              <w:spacing w:after="0" w:line="240" w:lineRule="auto"/>
              <w:rPr>
                <w:rFonts w:cs="Tahoma"/>
                <w:b/>
                <w:bCs/>
                <w:szCs w:val="24"/>
              </w:rPr>
            </w:pPr>
            <w:r w:rsidRPr="001D3BBE">
              <w:rPr>
                <w:rFonts w:cs="Tahoma"/>
                <w:b/>
                <w:bCs/>
                <w:szCs w:val="24"/>
              </w:rPr>
              <w:t xml:space="preserve">Signatory </w:t>
            </w:r>
          </w:p>
        </w:tc>
      </w:tr>
      <w:tr w:rsidR="00FC1EEF" w:rsidRPr="001D3BBE" w14:paraId="56C0C3AC" w14:textId="77777777" w:rsidTr="00A30A63">
        <w:trPr>
          <w:cantSplit/>
        </w:trPr>
        <w:tc>
          <w:tcPr>
            <w:tcW w:w="11605" w:type="dxa"/>
          </w:tcPr>
          <w:p w14:paraId="38D87EB1" w14:textId="77777777" w:rsidR="00FC1EEF" w:rsidRPr="001D3BBE" w:rsidRDefault="00FC1EEF" w:rsidP="00FC1EEF">
            <w:pPr>
              <w:spacing w:after="0" w:line="240" w:lineRule="auto"/>
              <w:rPr>
                <w:rFonts w:cs="Tahoma"/>
                <w:b/>
                <w:bCs/>
                <w:szCs w:val="24"/>
              </w:rPr>
            </w:pPr>
            <w:r w:rsidRPr="001D3BBE">
              <w:rPr>
                <w:rFonts w:cs="Tahoma"/>
                <w:b/>
                <w:bCs/>
                <w:szCs w:val="24"/>
              </w:rPr>
              <w:t>Document Author</w:t>
            </w:r>
          </w:p>
          <w:p w14:paraId="392CBD83" w14:textId="3DCB340D" w:rsidR="00FC1EEF" w:rsidRPr="001D3BBE" w:rsidRDefault="00FC1EEF" w:rsidP="00FC1EEF">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14:paraId="5BB0A114"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222059C7"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4E20F525" w14:textId="7777777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61695BB7" w:rsidR="00FC1EEF" w:rsidRPr="001D3BBE" w:rsidRDefault="00FC1EEF" w:rsidP="00FC1EEF">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FC1EEF" w:rsidRPr="001D3BBE" w14:paraId="49FAA19F" w14:textId="77777777" w:rsidTr="00A30A63">
        <w:trPr>
          <w:cantSplit/>
        </w:trPr>
        <w:tc>
          <w:tcPr>
            <w:tcW w:w="11605" w:type="dxa"/>
          </w:tcPr>
          <w:p w14:paraId="6FE34FC7" w14:textId="4298F0A9" w:rsidR="00FC1EEF" w:rsidRPr="001D3BBE" w:rsidRDefault="00FC1EEF" w:rsidP="00FC1EEF">
            <w:pPr>
              <w:spacing w:after="0" w:line="240" w:lineRule="auto"/>
              <w:rPr>
                <w:rFonts w:cs="Tahoma"/>
                <w:b/>
                <w:bCs/>
                <w:szCs w:val="24"/>
              </w:rPr>
            </w:pPr>
            <w:r w:rsidRPr="001D3BBE">
              <w:rPr>
                <w:rFonts w:cs="Tahoma"/>
                <w:b/>
                <w:bCs/>
                <w:szCs w:val="24"/>
              </w:rPr>
              <w:t>Field Technician</w:t>
            </w:r>
          </w:p>
          <w:p w14:paraId="54430CF6" w14:textId="27BF45BE" w:rsidR="00FC1EEF" w:rsidRPr="001D3BBE" w:rsidRDefault="00FC1EEF" w:rsidP="00FC1EEF">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3AFFB72C" w14:textId="7EFC3B84" w:rsidR="00FC1EEF" w:rsidRPr="001D3BBE" w:rsidRDefault="00FC1EEF" w:rsidP="00FC1EEF">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F46ACC"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D08B0D3"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71744E6A"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15F12874" w14:textId="77777777" w:rsidR="00FC1EEF" w:rsidRPr="00C33018" w:rsidRDefault="00FC1EEF" w:rsidP="00FC1EEF">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FA9AC00"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B386F3E"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F105EF0" w14:textId="77777777" w:rsidR="00FC1EEF" w:rsidRPr="00C33018" w:rsidRDefault="00FC1EEF" w:rsidP="00FC1EEF">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0216E69F" w14:textId="77777777" w:rsidR="00FC1EEF" w:rsidRPr="00C33018"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1F05C11" w:rsidR="00FC1EEF" w:rsidRPr="001D3BBE" w:rsidRDefault="00FC1EEF" w:rsidP="00FC1EEF">
            <w:pPr>
              <w:spacing w:after="0" w:line="240" w:lineRule="auto"/>
              <w:rPr>
                <w:rFonts w:cs="Tahoma"/>
                <w:szCs w:val="24"/>
              </w:rPr>
            </w:pPr>
          </w:p>
        </w:tc>
      </w:tr>
      <w:tr w:rsidR="00FC1EEF" w:rsidRPr="001D3BBE" w14:paraId="0BB6C8D6" w14:textId="77777777" w:rsidTr="00A30A63">
        <w:trPr>
          <w:cantSplit/>
        </w:trPr>
        <w:tc>
          <w:tcPr>
            <w:tcW w:w="11605" w:type="dxa"/>
          </w:tcPr>
          <w:p w14:paraId="2AD23433" w14:textId="77777777" w:rsidR="00FC1EEF" w:rsidRPr="001D3BBE" w:rsidRDefault="00FC1EEF" w:rsidP="00FC1EEF">
            <w:pPr>
              <w:spacing w:after="0" w:line="240" w:lineRule="auto"/>
              <w:rPr>
                <w:rFonts w:cs="Tahoma"/>
                <w:b/>
                <w:bCs/>
                <w:szCs w:val="24"/>
              </w:rPr>
            </w:pPr>
            <w:r w:rsidRPr="001D3BBE">
              <w:rPr>
                <w:rFonts w:cs="Tahoma"/>
                <w:b/>
                <w:bCs/>
                <w:szCs w:val="24"/>
              </w:rPr>
              <w:t>Responsible Person</w:t>
            </w:r>
          </w:p>
          <w:p w14:paraId="405C4048" w14:textId="2346051A" w:rsidR="00F46ACC" w:rsidRDefault="00F46ACC" w:rsidP="000248ED">
            <w:pPr>
              <w:pStyle w:val="TableParagraph"/>
              <w:spacing w:line="289" w:lineRule="exact"/>
              <w:rPr>
                <w:sz w:val="24"/>
              </w:rPr>
            </w:pPr>
            <w:r>
              <w:rPr>
                <w:sz w:val="24"/>
              </w:rPr>
              <w:t xml:space="preserve"> I</w:t>
            </w:r>
            <w:r>
              <w:rPr>
                <w:spacing w:val="-3"/>
                <w:sz w:val="24"/>
              </w:rPr>
              <w:t xml:space="preserve"> </w:t>
            </w:r>
            <w:r>
              <w:rPr>
                <w:sz w:val="24"/>
              </w:rPr>
              <w:t>assert</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z w:val="24"/>
              </w:rPr>
              <w:t>under</w:t>
            </w:r>
            <w:r>
              <w:rPr>
                <w:spacing w:val="-2"/>
                <w:sz w:val="24"/>
              </w:rPr>
              <w:t xml:space="preserve"> </w:t>
            </w:r>
            <w:r>
              <w:rPr>
                <w:sz w:val="24"/>
              </w:rPr>
              <w:t>penalty</w:t>
            </w:r>
            <w:r>
              <w:rPr>
                <w:spacing w:val="-3"/>
                <w:sz w:val="24"/>
              </w:rPr>
              <w:t xml:space="preserve"> </w:t>
            </w:r>
            <w:r>
              <w:rPr>
                <w:sz w:val="24"/>
              </w:rPr>
              <w:t>of</w:t>
            </w:r>
            <w:r>
              <w:rPr>
                <w:spacing w:val="-3"/>
                <w:sz w:val="24"/>
              </w:rPr>
              <w:t xml:space="preserve"> </w:t>
            </w:r>
            <w:r>
              <w:rPr>
                <w:sz w:val="24"/>
              </w:rPr>
              <w:t>perjury,</w:t>
            </w:r>
            <w:r>
              <w:rPr>
                <w:spacing w:val="-2"/>
                <w:sz w:val="24"/>
              </w:rPr>
              <w:t xml:space="preserve"> </w:t>
            </w:r>
            <w:r>
              <w:rPr>
                <w:sz w:val="24"/>
              </w:rPr>
              <w:t>under</w:t>
            </w:r>
            <w:r>
              <w:rPr>
                <w:spacing w:val="-2"/>
                <w:sz w:val="24"/>
              </w:rPr>
              <w:t xml:space="preserve"> </w:t>
            </w:r>
            <w:r>
              <w:rPr>
                <w:sz w:val="24"/>
              </w:rPr>
              <w:t>the</w:t>
            </w:r>
            <w:r>
              <w:rPr>
                <w:spacing w:val="-1"/>
                <w:sz w:val="24"/>
              </w:rPr>
              <w:t xml:space="preserve"> </w:t>
            </w:r>
            <w:r>
              <w:rPr>
                <w:sz w:val="24"/>
              </w:rPr>
              <w:t>laws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State</w:t>
            </w:r>
            <w:r>
              <w:rPr>
                <w:spacing w:val="-2"/>
                <w:sz w:val="24"/>
              </w:rPr>
              <w:t xml:space="preserve"> </w:t>
            </w:r>
            <w:r>
              <w:rPr>
                <w:sz w:val="24"/>
              </w:rPr>
              <w:t>of</w:t>
            </w:r>
            <w:r>
              <w:rPr>
                <w:spacing w:val="-1"/>
                <w:sz w:val="24"/>
              </w:rPr>
              <w:t xml:space="preserve"> </w:t>
            </w:r>
            <w:r>
              <w:rPr>
                <w:spacing w:val="-2"/>
                <w:sz w:val="24"/>
              </w:rPr>
              <w:t>California:</w:t>
            </w:r>
          </w:p>
          <w:p w14:paraId="58DA7413" w14:textId="15FDBD03" w:rsidR="00FC1EEF" w:rsidRPr="001D3BBE" w:rsidRDefault="00F46ACC" w:rsidP="00FC1EEF">
            <w:pPr>
              <w:spacing w:after="0" w:line="240" w:lineRule="auto"/>
              <w:ind w:left="72"/>
              <w:rPr>
                <w:rFonts w:cs="Tahoma"/>
                <w:szCs w:val="24"/>
              </w:rPr>
            </w:pPr>
            <w:r>
              <w:t>I am</w:t>
            </w:r>
            <w:r>
              <w:rPr>
                <w:spacing w:val="-2"/>
              </w:rPr>
              <w:t xml:space="preserve"> </w:t>
            </w:r>
            <w:r>
              <w:t>the</w:t>
            </w:r>
            <w:r>
              <w:rPr>
                <w:spacing w:val="-1"/>
              </w:rPr>
              <w:t xml:space="preserve"> </w:t>
            </w:r>
            <w:r>
              <w:t>Field Technician,</w:t>
            </w:r>
            <w:r>
              <w:rPr>
                <w:spacing w:val="-2"/>
              </w:rPr>
              <w:t xml:space="preserve"> </w:t>
            </w:r>
            <w:r>
              <w:t>or</w:t>
            </w:r>
            <w:r>
              <w:rPr>
                <w:spacing w:val="-2"/>
              </w:rPr>
              <w:t xml:space="preserve"> </w:t>
            </w:r>
            <w:r>
              <w:t>the</w:t>
            </w:r>
            <w:r>
              <w:rPr>
                <w:spacing w:val="-2"/>
              </w:rPr>
              <w:t xml:space="preserve"> </w:t>
            </w:r>
            <w:r>
              <w:t>Field Technician</w:t>
            </w:r>
            <w:r>
              <w:rPr>
                <w:spacing w:val="-1"/>
              </w:rPr>
              <w:t xml:space="preserve"> </w:t>
            </w:r>
            <w:r>
              <w:t>is</w:t>
            </w:r>
            <w:r>
              <w:rPr>
                <w:spacing w:val="-1"/>
              </w:rPr>
              <w:t xml:space="preserve"> </w:t>
            </w:r>
            <w:r>
              <w:t>acting</w:t>
            </w:r>
            <w:r>
              <w:rPr>
                <w:spacing w:val="-1"/>
              </w:rPr>
              <w:t xml:space="preserve"> </w:t>
            </w:r>
            <w:r>
              <w:t>on</w:t>
            </w:r>
            <w:r>
              <w:rPr>
                <w:spacing w:val="-2"/>
              </w:rPr>
              <w:t xml:space="preserve"> </w:t>
            </w:r>
            <w:r>
              <w:t>my</w:t>
            </w:r>
            <w:r>
              <w:rPr>
                <w:spacing w:val="-2"/>
              </w:rPr>
              <w:t xml:space="preserve"> </w:t>
            </w:r>
            <w:r>
              <w:t>behalf</w:t>
            </w:r>
            <w:r>
              <w:rPr>
                <w:spacing w:val="-1"/>
              </w:rPr>
              <w:t xml:space="preserve"> </w:t>
            </w:r>
            <w:r>
              <w:t>as</w:t>
            </w:r>
            <w:r>
              <w:rPr>
                <w:spacing w:val="-2"/>
              </w:rPr>
              <w:t xml:space="preserve"> </w:t>
            </w:r>
            <w:r>
              <w:t>my</w:t>
            </w:r>
            <w:r>
              <w:rPr>
                <w:spacing w:val="-2"/>
              </w:rPr>
              <w:t xml:space="preserve"> </w:t>
            </w:r>
            <w:r>
              <w:t>employee</w:t>
            </w:r>
            <w:r>
              <w:rPr>
                <w:spacing w:val="-2"/>
              </w:rPr>
              <w:t xml:space="preserve"> </w:t>
            </w:r>
            <w:r>
              <w:t>or</w:t>
            </w:r>
            <w:r>
              <w:rPr>
                <w:spacing w:val="-1"/>
              </w:rPr>
              <w:t xml:space="preserve"> </w:t>
            </w:r>
            <w:r>
              <w:t>my</w:t>
            </w:r>
            <w:r>
              <w:rPr>
                <w:spacing w:val="-2"/>
              </w:rPr>
              <w:t xml:space="preserve"> </w:t>
            </w:r>
            <w:r>
              <w:t>agent</w:t>
            </w:r>
            <w:r>
              <w:rPr>
                <w:spacing w:val="-1"/>
              </w:rPr>
              <w:t xml:space="preserve"> </w:t>
            </w:r>
            <w:r>
              <w:t>and I have reviewed the information provided on this Certificate of Acceptance. I am eligible under Division 3 of the</w:t>
            </w:r>
            <w:r>
              <w:rPr>
                <w:spacing w:val="-1"/>
              </w:rPr>
              <w:t xml:space="preserve"> </w:t>
            </w:r>
            <w:r>
              <w:t>Business</w:t>
            </w:r>
            <w:r>
              <w:rPr>
                <w:spacing w:val="-1"/>
              </w:rPr>
              <w:t xml:space="preserve"> </w:t>
            </w:r>
            <w:r>
              <w:t>and</w:t>
            </w:r>
            <w:r>
              <w:rPr>
                <w:spacing w:val="-2"/>
              </w:rPr>
              <w:t xml:space="preserve"> </w:t>
            </w:r>
            <w:r>
              <w:t>Professions</w:t>
            </w:r>
            <w:r>
              <w:rPr>
                <w:spacing w:val="-2"/>
              </w:rPr>
              <w:t xml:space="preserve"> </w:t>
            </w:r>
            <w:r>
              <w:t>Code</w:t>
            </w:r>
            <w:r>
              <w:rPr>
                <w:spacing w:val="-1"/>
              </w:rPr>
              <w:t xml:space="preserve"> </w:t>
            </w:r>
            <w:r>
              <w:t>in the</w:t>
            </w:r>
            <w:r>
              <w:rPr>
                <w:spacing w:val="-2"/>
              </w:rPr>
              <w:t xml:space="preserve"> </w:t>
            </w:r>
            <w:r>
              <w:t>applicable</w:t>
            </w:r>
            <w:r>
              <w:rPr>
                <w:spacing w:val="-2"/>
              </w:rPr>
              <w:t xml:space="preserve"> </w:t>
            </w:r>
            <w:r>
              <w:t>classification to accept</w:t>
            </w:r>
            <w:r>
              <w:rPr>
                <w:spacing w:val="-2"/>
              </w:rPr>
              <w:t xml:space="preserve"> </w:t>
            </w:r>
            <w:r>
              <w:t>responsibility</w:t>
            </w:r>
            <w:r>
              <w:rPr>
                <w:spacing w:val="-2"/>
              </w:rPr>
              <w:t xml:space="preserve"> </w:t>
            </w:r>
            <w:r>
              <w:t>for</w:t>
            </w:r>
            <w:r>
              <w:rPr>
                <w:spacing w:val="-2"/>
              </w:rPr>
              <w:t xml:space="preserve"> </w:t>
            </w:r>
            <w:r>
              <w:t>the</w:t>
            </w:r>
            <w:r>
              <w:rPr>
                <w:spacing w:val="-1"/>
              </w:rPr>
              <w:t xml:space="preserve"> </w:t>
            </w:r>
            <w:r>
              <w:t>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w:t>
            </w:r>
            <w:r>
              <w:rPr>
                <w:spacing w:val="40"/>
              </w:rPr>
              <w:t xml:space="preserve"> </w:t>
            </w:r>
            <w:r>
              <w:t>or installation identified on this Certificate of Acceptance has been completed and is posted or made available with the building permit(s) issued for the building.</w:t>
            </w:r>
            <w:r w:rsidRPr="7A0425CF">
              <w:rPr>
                <w:szCs w:val="24"/>
              </w:rPr>
              <w:t xml:space="preserve"> I </w:t>
            </w:r>
            <w:r w:rsidRPr="39D915D2">
              <w:rPr>
                <w:szCs w:val="24"/>
              </w:rPr>
              <w:t>understand</w:t>
            </w:r>
            <w:r>
              <w:t xml:space="preserve"> that a completed, signed copy of this Certificate of Acceptance shall be posted, or made available with the building permit(s) issued for the building,</w:t>
            </w:r>
            <w:r>
              <w:rPr>
                <w:spacing w:val="-2"/>
              </w:rPr>
              <w:t xml:space="preserve"> </w:t>
            </w:r>
            <w:r>
              <w:t>and</w:t>
            </w:r>
            <w:r>
              <w:rPr>
                <w:spacing w:val="-2"/>
              </w:rPr>
              <w:t xml:space="preserve"> </w:t>
            </w:r>
            <w:r>
              <w:t>made</w:t>
            </w:r>
            <w:r>
              <w:rPr>
                <w:spacing w:val="-3"/>
              </w:rPr>
              <w:t xml:space="preserve"> </w:t>
            </w:r>
            <w:r>
              <w:t>available</w:t>
            </w:r>
            <w:r>
              <w:rPr>
                <w:spacing w:val="-3"/>
              </w:rPr>
              <w:t xml:space="preserve"> </w:t>
            </w:r>
            <w:r>
              <w:t>to</w:t>
            </w:r>
            <w:r>
              <w:rPr>
                <w:spacing w:val="-4"/>
              </w:rPr>
              <w:t xml:space="preserve"> </w:t>
            </w:r>
            <w:r>
              <w:t>the</w:t>
            </w:r>
            <w:r>
              <w:rPr>
                <w:spacing w:val="-3"/>
              </w:rPr>
              <w:t xml:space="preserve"> </w:t>
            </w:r>
            <w:r>
              <w:t>enforcement</w:t>
            </w:r>
            <w:r>
              <w:rPr>
                <w:spacing w:val="-3"/>
              </w:rPr>
              <w:t xml:space="preserve"> </w:t>
            </w:r>
            <w:r>
              <w:t>agency</w:t>
            </w:r>
            <w:r>
              <w:rPr>
                <w:spacing w:val="-2"/>
              </w:rPr>
              <w:t xml:space="preserve"> </w:t>
            </w:r>
            <w:r>
              <w:t>for</w:t>
            </w:r>
            <w:r>
              <w:rPr>
                <w:spacing w:val="-4"/>
              </w:rPr>
              <w:t xml:space="preserve"> </w:t>
            </w:r>
            <w:r>
              <w:t>all</w:t>
            </w:r>
            <w:r>
              <w:rPr>
                <w:spacing w:val="-4"/>
              </w:rPr>
              <w:t xml:space="preserve"> </w:t>
            </w:r>
            <w:r>
              <w:t>applicable</w:t>
            </w:r>
            <w:r>
              <w:rPr>
                <w:spacing w:val="-4"/>
              </w:rPr>
              <w:t xml:space="preserve"> </w:t>
            </w:r>
            <w:r>
              <w:t>inspections</w:t>
            </w:r>
            <w:r w:rsidRPr="39D915D2">
              <w:rPr>
                <w:szCs w:val="24"/>
              </w:rPr>
              <w:t>, and I will take the necessary steps to ensure this requirement is accomplished</w:t>
            </w:r>
            <w:r w:rsidRPr="7A0425CF">
              <w:rPr>
                <w:szCs w:val="24"/>
              </w:rPr>
              <w:t>.</w:t>
            </w:r>
            <w:r w:rsidRPr="7A0425CF">
              <w:rPr>
                <w:spacing w:val="40"/>
                <w:szCs w:val="24"/>
              </w:rPr>
              <w:t xml:space="preserve"> </w:t>
            </w:r>
            <w:r>
              <w:t>I</w:t>
            </w:r>
            <w:r>
              <w:rPr>
                <w:spacing w:val="-2"/>
              </w:rPr>
              <w:t xml:space="preserve"> </w:t>
            </w:r>
            <w:r>
              <w:t>understand</w:t>
            </w:r>
            <w:r>
              <w:rPr>
                <w:spacing w:val="-2"/>
              </w:rPr>
              <w:t xml:space="preserve"> </w:t>
            </w:r>
            <w:r>
              <w:t>that</w:t>
            </w:r>
            <w:r>
              <w:rPr>
                <w:spacing w:val="-3"/>
              </w:rPr>
              <w:t xml:space="preserve"> </w:t>
            </w:r>
            <w:r>
              <w:t>a</w:t>
            </w:r>
            <w:r w:rsidRPr="7A0425CF">
              <w:rPr>
                <w:szCs w:val="24"/>
              </w:rPr>
              <w:t xml:space="preserve"> </w:t>
            </w:r>
            <w:r>
              <w:t>signed</w:t>
            </w:r>
            <w:r w:rsidRPr="7A0425CF">
              <w:rPr>
                <w:spacing w:val="-1"/>
                <w:szCs w:val="24"/>
              </w:rPr>
              <w:t xml:space="preserve"> </w:t>
            </w:r>
            <w:r>
              <w:t>copy</w:t>
            </w:r>
            <w:r w:rsidRPr="7A0425CF">
              <w:rPr>
                <w:szCs w:val="24"/>
              </w:rPr>
              <w:t xml:space="preserve"> </w:t>
            </w:r>
            <w:r>
              <w:t>of</w:t>
            </w:r>
            <w:r w:rsidRPr="7A0425CF">
              <w:rPr>
                <w:szCs w:val="24"/>
              </w:rPr>
              <w:t xml:space="preserve"> </w:t>
            </w:r>
            <w:r>
              <w:t>this</w:t>
            </w:r>
            <w:r w:rsidRPr="7A0425CF">
              <w:rPr>
                <w:szCs w:val="24"/>
              </w:rPr>
              <w:t xml:space="preserve"> </w:t>
            </w:r>
            <w:r>
              <w:t>Certificate</w:t>
            </w:r>
            <w:r w:rsidRPr="7A0425CF">
              <w:rPr>
                <w:szCs w:val="24"/>
              </w:rPr>
              <w:t xml:space="preserve"> </w:t>
            </w:r>
            <w:r>
              <w:t>of</w:t>
            </w:r>
            <w:r w:rsidRPr="7A0425CF">
              <w:rPr>
                <w:spacing w:val="-1"/>
                <w:szCs w:val="24"/>
              </w:rPr>
              <w:t xml:space="preserve"> </w:t>
            </w:r>
            <w:r>
              <w:t>Acceptance</w:t>
            </w:r>
            <w:r w:rsidRPr="7A0425CF">
              <w:rPr>
                <w:szCs w:val="24"/>
              </w:rPr>
              <w:t xml:space="preserve"> </w:t>
            </w:r>
            <w:r>
              <w:t>is</w:t>
            </w:r>
            <w:r w:rsidRPr="7A0425CF">
              <w:rPr>
                <w:szCs w:val="24"/>
              </w:rPr>
              <w:t xml:space="preserve"> </w:t>
            </w:r>
            <w:r>
              <w:t>required</w:t>
            </w:r>
            <w:r w:rsidRPr="7A0425CF">
              <w:rPr>
                <w:spacing w:val="-1"/>
                <w:szCs w:val="24"/>
              </w:rPr>
              <w:t xml:space="preserve"> </w:t>
            </w:r>
            <w:r>
              <w:t>to</w:t>
            </w:r>
            <w:r w:rsidRPr="7A0425CF">
              <w:rPr>
                <w:spacing w:val="-1"/>
                <w:szCs w:val="24"/>
              </w:rPr>
              <w:t xml:space="preserve"> </w:t>
            </w:r>
            <w:r>
              <w:t>be</w:t>
            </w:r>
            <w:r w:rsidRPr="7A0425CF">
              <w:rPr>
                <w:spacing w:val="-1"/>
                <w:szCs w:val="24"/>
              </w:rPr>
              <w:t xml:space="preserve"> </w:t>
            </w:r>
            <w:r>
              <w:t>included</w:t>
            </w:r>
            <w:r w:rsidRPr="7A0425CF">
              <w:rPr>
                <w:szCs w:val="24"/>
              </w:rPr>
              <w:t xml:space="preserve"> </w:t>
            </w:r>
            <w:r>
              <w:t>with</w:t>
            </w:r>
            <w:r w:rsidRPr="7A0425CF">
              <w:rPr>
                <w:szCs w:val="24"/>
              </w:rPr>
              <w:t xml:space="preserve"> </w:t>
            </w:r>
            <w:r>
              <w:t>the</w:t>
            </w:r>
            <w:r w:rsidRPr="7A0425CF">
              <w:rPr>
                <w:szCs w:val="24"/>
              </w:rPr>
              <w:t xml:space="preserve"> </w:t>
            </w:r>
            <w:r>
              <w:t>documentation</w:t>
            </w:r>
            <w:r w:rsidRPr="7A0425CF">
              <w:rPr>
                <w:spacing w:val="-1"/>
                <w:szCs w:val="24"/>
              </w:rPr>
              <w:t xml:space="preserve"> </w:t>
            </w:r>
            <w:r>
              <w:t>the</w:t>
            </w:r>
            <w:r w:rsidRPr="7A0425CF">
              <w:rPr>
                <w:spacing w:val="-1"/>
                <w:szCs w:val="24"/>
              </w:rPr>
              <w:t xml:space="preserve"> </w:t>
            </w:r>
            <w:r>
              <w:t>builder provides</w:t>
            </w:r>
            <w:r w:rsidRPr="7A0425CF">
              <w:rPr>
                <w:spacing w:val="-2"/>
                <w:szCs w:val="24"/>
              </w:rPr>
              <w:t xml:space="preserve"> </w:t>
            </w:r>
            <w:r>
              <w:t>to</w:t>
            </w:r>
            <w:r w:rsidRPr="7A0425CF">
              <w:rPr>
                <w:spacing w:val="-2"/>
                <w:szCs w:val="24"/>
              </w:rPr>
              <w:t xml:space="preserve"> </w:t>
            </w:r>
            <w:r>
              <w:t>the</w:t>
            </w:r>
            <w:r w:rsidRPr="7A0425CF">
              <w:rPr>
                <w:spacing w:val="-2"/>
                <w:szCs w:val="24"/>
              </w:rPr>
              <w:t xml:space="preserve"> </w:t>
            </w:r>
            <w:r>
              <w:t>building owner</w:t>
            </w:r>
            <w:r w:rsidRPr="7A0425CF">
              <w:rPr>
                <w:spacing w:val="-2"/>
                <w:szCs w:val="24"/>
              </w:rPr>
              <w:t xml:space="preserve"> </w:t>
            </w:r>
            <w:r>
              <w:t>at</w:t>
            </w:r>
            <w:r w:rsidRPr="7A0425CF">
              <w:rPr>
                <w:spacing w:val="-2"/>
                <w:szCs w:val="24"/>
              </w:rPr>
              <w:t xml:space="preserve"> occupancy</w:t>
            </w:r>
            <w:r w:rsidRPr="39D915D2">
              <w:rPr>
                <w:szCs w:val="24"/>
              </w:rPr>
              <w:t>, and I will take the necessary steps to ensure this requirement is accomplished</w:t>
            </w:r>
            <w:r w:rsidRPr="7A0425CF">
              <w:rPr>
                <w:spacing w:val="-2"/>
                <w:szCs w:val="24"/>
              </w:rPr>
              <w:t>.</w:t>
            </w:r>
            <w:r w:rsidR="00FC1EEF" w:rsidRPr="001D3BBE">
              <w:rPr>
                <w:rFonts w:cs="Tahoma"/>
                <w:szCs w:val="24"/>
              </w:rPr>
              <w:t xml:space="preserve">  </w:t>
            </w:r>
          </w:p>
        </w:tc>
        <w:tc>
          <w:tcPr>
            <w:tcW w:w="2880" w:type="dxa"/>
            <w:vAlign w:val="center"/>
          </w:tcPr>
          <w:p w14:paraId="439A158A"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9391652"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E1A0155" w14:textId="77777777" w:rsidR="00FC1EEF" w:rsidRPr="00C33018" w:rsidRDefault="00FC1EEF" w:rsidP="00FC1EEF">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6B206E6"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6BF8A7C"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1D30844D" w14:textId="77777777" w:rsidR="00FC1EEF" w:rsidRPr="001D3BBE"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9503BDC" w14:textId="77777777" w:rsidR="00FC1EEF" w:rsidRPr="00C33018" w:rsidRDefault="00FC1EEF" w:rsidP="00FC1EE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FC1EEF" w:rsidRPr="001D3BBE" w:rsidRDefault="00FC1EEF" w:rsidP="00FC1EEF">
            <w:pPr>
              <w:spacing w:after="0" w:line="240" w:lineRule="auto"/>
              <w:rPr>
                <w:rFonts w:cs="Tahoma"/>
                <w:szCs w:val="24"/>
              </w:rPr>
            </w:pPr>
          </w:p>
        </w:tc>
      </w:tr>
    </w:tbl>
    <w:p w14:paraId="296D523B" w14:textId="77777777" w:rsidR="00923FE7" w:rsidRPr="00B47956" w:rsidRDefault="00923FE7" w:rsidP="006A6F4E">
      <w:pPr>
        <w:spacing w:after="0" w:line="240" w:lineRule="auto"/>
        <w:rPr>
          <w:rFonts w:cs="Tahoma"/>
          <w:sz w:val="2"/>
          <w:szCs w:val="2"/>
        </w:rPr>
      </w:pPr>
    </w:p>
    <w:sectPr w:rsidR="00923FE7" w:rsidRPr="00B47956" w:rsidSect="000248ED">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803F" w14:textId="77777777" w:rsidR="00EF2B97" w:rsidRDefault="00EF2B97" w:rsidP="006D39A2">
      <w:pPr>
        <w:spacing w:after="0" w:line="240" w:lineRule="auto"/>
      </w:pPr>
      <w:r>
        <w:separator/>
      </w:r>
    </w:p>
  </w:endnote>
  <w:endnote w:type="continuationSeparator" w:id="0">
    <w:p w14:paraId="03C2DA49" w14:textId="77777777" w:rsidR="00EF2B97" w:rsidRDefault="00EF2B97" w:rsidP="006D39A2">
      <w:pPr>
        <w:spacing w:after="0" w:line="240" w:lineRule="auto"/>
      </w:pPr>
      <w:r>
        <w:continuationSeparator/>
      </w:r>
    </w:p>
  </w:endnote>
  <w:endnote w:type="continuationNotice" w:id="1">
    <w:p w14:paraId="6B62F85D" w14:textId="77777777" w:rsidR="00EF2B97" w:rsidRDefault="00EF2B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20FD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B55EB">
      <w:rPr>
        <w:rFonts w:cs="Tahoma"/>
        <w:szCs w:val="24"/>
      </w:rPr>
      <w:t>January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11749" w14:textId="31F5F870" w:rsidR="00496650" w:rsidRPr="006732DD" w:rsidRDefault="00496650"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9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DECA1" w14:textId="77777777" w:rsidR="00EF2B97" w:rsidRDefault="00EF2B97" w:rsidP="006D39A2">
      <w:pPr>
        <w:spacing w:after="0" w:line="240" w:lineRule="auto"/>
      </w:pPr>
      <w:r>
        <w:separator/>
      </w:r>
    </w:p>
  </w:footnote>
  <w:footnote w:type="continuationSeparator" w:id="0">
    <w:p w14:paraId="7F9858DE" w14:textId="77777777" w:rsidR="00EF2B97" w:rsidRDefault="00EF2B97" w:rsidP="006D39A2">
      <w:pPr>
        <w:spacing w:after="0" w:line="240" w:lineRule="auto"/>
      </w:pPr>
      <w:r>
        <w:continuationSeparator/>
      </w:r>
    </w:p>
  </w:footnote>
  <w:footnote w:type="continuationNotice" w:id="1">
    <w:p w14:paraId="28B1E8A1" w14:textId="77777777" w:rsidR="00EF2B97" w:rsidRDefault="00EF2B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847C9" w14:textId="7E5528CF" w:rsidR="000248ED" w:rsidRDefault="0057735B">
    <w:pPr>
      <w:pStyle w:val="Header"/>
    </w:pPr>
    <w:ins w:id="19" w:author="Author">
      <w:r>
        <w:rPr>
          <w:noProof/>
        </w:rPr>
        <w:pict w14:anchorId="04C46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315219" o:spid="_x0000_s6146" type="#_x0000_t136" style="position:absolute;margin-left:0;margin-top:0;width:470.2pt;height:313.45pt;rotation:315;z-index:-25165414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1126BB4E" w:rsidR="009A48B5" w:rsidRDefault="0057735B" w:rsidP="00583A2F">
    <w:pPr>
      <w:tabs>
        <w:tab w:val="left" w:pos="810"/>
        <w:tab w:val="left" w:pos="3510"/>
        <w:tab w:val="left" w:pos="7470"/>
      </w:tabs>
      <w:suppressAutoHyphens/>
      <w:spacing w:after="0" w:line="240" w:lineRule="auto"/>
      <w:ind w:left="90" w:right="162"/>
      <w:rPr>
        <w:rFonts w:eastAsia="Times New Roman" w:cs="Tahoma"/>
        <w:szCs w:val="24"/>
      </w:rPr>
    </w:pPr>
    <w:ins w:id="20" w:author="Author">
      <w:r>
        <w:rPr>
          <w:noProof/>
        </w:rPr>
        <w:pict w14:anchorId="48B3B7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315220" o:spid="_x0000_s6147" type="#_x0000_t136" style="position:absolute;left:0;text-align:left;margin-left:0;margin-top:0;width:470.2pt;height:313.45pt;rotation:315;z-index:-25165209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r w:rsidR="00895046">
      <w:rPr>
        <w:noProof/>
      </w:rPr>
      <w:drawing>
        <wp:anchor distT="0" distB="0" distL="114300" distR="114300" simplePos="0" relativeHeight="251658240" behindDoc="1" locked="0" layoutInCell="1" allowOverlap="1" wp14:anchorId="356D0797" wp14:editId="76F664A1">
          <wp:simplePos x="0" y="0"/>
          <wp:positionH relativeFrom="column">
            <wp:posOffset>-94863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F26B64">
      <w:rPr>
        <w:rFonts w:eastAsia="Times New Roman" w:cs="Tahoma"/>
        <w:b/>
        <w:szCs w:val="24"/>
      </w:rPr>
      <w:t>DEMAND</w:t>
    </w:r>
    <w:r w:rsidR="00A82206">
      <w:rPr>
        <w:rFonts w:eastAsia="Times New Roman" w:cs="Tahoma"/>
        <w:b/>
        <w:szCs w:val="24"/>
      </w:rPr>
      <w:t xml:space="preserve"> RESPONS</w:t>
    </w:r>
    <w:r w:rsidR="00AB0777">
      <w:rPr>
        <w:rFonts w:eastAsia="Times New Roman" w:cs="Tahoma"/>
        <w:b/>
        <w:szCs w:val="24"/>
      </w:rPr>
      <w:t>E</w:t>
    </w:r>
    <w:r w:rsidR="00F26B64">
      <w:rPr>
        <w:rFonts w:eastAsia="Times New Roman" w:cs="Tahoma"/>
        <w:b/>
        <w:szCs w:val="24"/>
      </w:rPr>
      <w:t xml:space="preserve"> </w:t>
    </w:r>
    <w:r w:rsidR="00AB0777">
      <w:rPr>
        <w:rFonts w:eastAsia="Times New Roman" w:cs="Tahoma"/>
        <w:b/>
        <w:szCs w:val="24"/>
      </w:rPr>
      <w:t>CONTROLS</w:t>
    </w:r>
    <w:r w:rsidR="009A48B5">
      <w:rPr>
        <w:rFonts w:eastAsia="Times New Roman" w:cs="Tahoma"/>
        <w:szCs w:val="24"/>
      </w:rPr>
      <w:tab/>
    </w:r>
    <w:r w:rsidR="004240BD">
      <w:rPr>
        <w:rFonts w:eastAsia="Times New Roman" w:cs="Tahoma"/>
        <w:szCs w:val="24"/>
      </w:rPr>
      <w:t xml:space="preserve">    </w:t>
    </w:r>
    <w:r w:rsidR="00DB3368">
      <w:rPr>
        <w:rFonts w:eastAsia="Times New Roman" w:cs="Tahoma"/>
        <w:szCs w:val="24"/>
      </w:rPr>
      <w:t>2022</w:t>
    </w:r>
    <w:r w:rsidR="009A48B5">
      <w:rPr>
        <w:rFonts w:eastAsia="Times New Roman" w:cs="Tahoma"/>
        <w:szCs w:val="24"/>
      </w:rPr>
      <w:t>-</w:t>
    </w:r>
    <w:r w:rsidR="009A48B5" w:rsidRPr="00A36C9C">
      <w:rPr>
        <w:rFonts w:eastAsia="Times New Roman" w:cs="Tahoma"/>
        <w:szCs w:val="24"/>
      </w:rPr>
      <w:t>CEC-NRCA-</w:t>
    </w:r>
    <w:r w:rsidR="001C4EDA">
      <w:rPr>
        <w:rFonts w:eastAsia="Times New Roman" w:cs="Tahoma"/>
        <w:szCs w:val="24"/>
      </w:rPr>
      <w:t>LTI</w:t>
    </w:r>
    <w:r w:rsidR="009A48B5" w:rsidRPr="00A36C9C">
      <w:rPr>
        <w:rFonts w:eastAsia="Times New Roman" w:cs="Tahoma"/>
        <w:szCs w:val="24"/>
      </w:rPr>
      <w:t>-0</w:t>
    </w:r>
    <w:r w:rsidR="00F26B64">
      <w:rPr>
        <w:rFonts w:eastAsia="Times New Roman" w:cs="Tahoma"/>
        <w:szCs w:val="24"/>
      </w:rPr>
      <w:t>4</w:t>
    </w:r>
    <w:r w:rsidR="009A48B5" w:rsidRPr="00A36C9C">
      <w:rPr>
        <w:rFonts w:eastAsia="Times New Roman" w:cs="Tahoma"/>
        <w:szCs w:val="24"/>
      </w:rPr>
      <w:t>-A</w:t>
    </w:r>
  </w:p>
  <w:p w14:paraId="17255DB5" w14:textId="6ACB26EF" w:rsidR="009A48B5" w:rsidRPr="00D508CB" w:rsidRDefault="009A48B5" w:rsidP="00B47956">
    <w:pPr>
      <w:tabs>
        <w:tab w:val="left" w:pos="810"/>
        <w:tab w:val="left" w:pos="3780"/>
        <w:tab w:val="left" w:pos="8100"/>
      </w:tabs>
      <w:suppressAutoHyphens/>
      <w:spacing w:after="0" w:line="240" w:lineRule="auto"/>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F08DB" w14:textId="3F0C1722" w:rsidR="000248ED" w:rsidRDefault="0057735B">
    <w:pPr>
      <w:pStyle w:val="Header"/>
    </w:pPr>
    <w:ins w:id="21" w:author="Author">
      <w:r>
        <w:rPr>
          <w:noProof/>
        </w:rPr>
        <w:pict w14:anchorId="6B7693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315218" o:spid="_x0000_s6145" type="#_x0000_t136" style="position:absolute;margin-left:0;margin-top:0;width:470.2pt;height:313.45pt;rotation:315;z-index:-25165619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38BC8" w14:textId="389602EA" w:rsidR="000248ED" w:rsidRDefault="0057735B">
    <w:pPr>
      <w:pStyle w:val="Header"/>
    </w:pPr>
    <w:ins w:id="22" w:author="Author">
      <w:r>
        <w:rPr>
          <w:noProof/>
        </w:rPr>
        <w:pict w14:anchorId="18A622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315222" o:spid="_x0000_s6149" type="#_x0000_t136" style="position:absolute;margin-left:0;margin-top:0;width:470.2pt;height:313.45pt;rotation:315;z-index:-25164800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73699" w14:textId="67F126CF" w:rsidR="000248ED" w:rsidRDefault="0057735B">
    <w:pPr>
      <w:pStyle w:val="Header"/>
    </w:pPr>
    <w:ins w:id="23" w:author="Author">
      <w:r>
        <w:rPr>
          <w:noProof/>
        </w:rPr>
        <w:pict w14:anchorId="1E6D73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1315221" o:spid="_x0000_s6148" type="#_x0000_t136" style="position:absolute;margin-left:0;margin-top:0;width:470.2pt;height:313.45pt;rotation:315;z-index:-25165004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A49BC"/>
    <w:multiLevelType w:val="hybridMultilevel"/>
    <w:tmpl w:val="FA7042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82930"/>
    <w:multiLevelType w:val="hybridMultilevel"/>
    <w:tmpl w:val="7EDE6D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11425065">
    <w:abstractNumId w:val="9"/>
  </w:num>
  <w:num w:numId="2" w16cid:durableId="1266695991">
    <w:abstractNumId w:val="14"/>
  </w:num>
  <w:num w:numId="3" w16cid:durableId="1019429441">
    <w:abstractNumId w:val="6"/>
  </w:num>
  <w:num w:numId="4" w16cid:durableId="2004699393">
    <w:abstractNumId w:val="3"/>
  </w:num>
  <w:num w:numId="5" w16cid:durableId="1684630429">
    <w:abstractNumId w:val="16"/>
  </w:num>
  <w:num w:numId="6" w16cid:durableId="990520015">
    <w:abstractNumId w:val="17"/>
  </w:num>
  <w:num w:numId="7" w16cid:durableId="1134568748">
    <w:abstractNumId w:val="19"/>
  </w:num>
  <w:num w:numId="8" w16cid:durableId="1904752420">
    <w:abstractNumId w:val="18"/>
  </w:num>
  <w:num w:numId="9" w16cid:durableId="2005742434">
    <w:abstractNumId w:val="7"/>
  </w:num>
  <w:num w:numId="10" w16cid:durableId="73283009">
    <w:abstractNumId w:val="21"/>
  </w:num>
  <w:num w:numId="11" w16cid:durableId="1736858287">
    <w:abstractNumId w:val="10"/>
  </w:num>
  <w:num w:numId="12" w16cid:durableId="1439911625">
    <w:abstractNumId w:val="15"/>
  </w:num>
  <w:num w:numId="13" w16cid:durableId="1206135568">
    <w:abstractNumId w:val="13"/>
  </w:num>
  <w:num w:numId="14" w16cid:durableId="1295408274">
    <w:abstractNumId w:val="5"/>
  </w:num>
  <w:num w:numId="15" w16cid:durableId="899704662">
    <w:abstractNumId w:val="0"/>
  </w:num>
  <w:num w:numId="16" w16cid:durableId="603341911">
    <w:abstractNumId w:val="24"/>
  </w:num>
  <w:num w:numId="17" w16cid:durableId="1749577673">
    <w:abstractNumId w:val="22"/>
  </w:num>
  <w:num w:numId="18" w16cid:durableId="896428174">
    <w:abstractNumId w:val="4"/>
  </w:num>
  <w:num w:numId="19" w16cid:durableId="706684372">
    <w:abstractNumId w:val="8"/>
  </w:num>
  <w:num w:numId="20" w16cid:durableId="1647738391">
    <w:abstractNumId w:val="11"/>
  </w:num>
  <w:num w:numId="21" w16cid:durableId="1297443920">
    <w:abstractNumId w:val="2"/>
  </w:num>
  <w:num w:numId="22" w16cid:durableId="102845464">
    <w:abstractNumId w:val="25"/>
  </w:num>
  <w:num w:numId="23" w16cid:durableId="574097919">
    <w:abstractNumId w:val="23"/>
  </w:num>
  <w:num w:numId="24" w16cid:durableId="1474516868">
    <w:abstractNumId w:val="12"/>
  </w:num>
  <w:num w:numId="25" w16cid:durableId="1638997583">
    <w:abstractNumId w:val="20"/>
  </w:num>
  <w:num w:numId="26" w16cid:durableId="139330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51"/>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5ECB"/>
    <w:rsid w:val="00012EAC"/>
    <w:rsid w:val="00015C84"/>
    <w:rsid w:val="00016749"/>
    <w:rsid w:val="00016A26"/>
    <w:rsid w:val="00016D46"/>
    <w:rsid w:val="00017882"/>
    <w:rsid w:val="00017B4D"/>
    <w:rsid w:val="00020711"/>
    <w:rsid w:val="00020C99"/>
    <w:rsid w:val="000248ED"/>
    <w:rsid w:val="00024AFB"/>
    <w:rsid w:val="00025223"/>
    <w:rsid w:val="00025A81"/>
    <w:rsid w:val="00025BCA"/>
    <w:rsid w:val="00025EC8"/>
    <w:rsid w:val="00030FB5"/>
    <w:rsid w:val="00031A2B"/>
    <w:rsid w:val="00032989"/>
    <w:rsid w:val="00032E01"/>
    <w:rsid w:val="00034048"/>
    <w:rsid w:val="0003526D"/>
    <w:rsid w:val="00037C9D"/>
    <w:rsid w:val="0004213E"/>
    <w:rsid w:val="0004284E"/>
    <w:rsid w:val="000450F4"/>
    <w:rsid w:val="00047422"/>
    <w:rsid w:val="0004795F"/>
    <w:rsid w:val="0005092D"/>
    <w:rsid w:val="00051A83"/>
    <w:rsid w:val="00051CB4"/>
    <w:rsid w:val="000521CE"/>
    <w:rsid w:val="00053A66"/>
    <w:rsid w:val="0006266D"/>
    <w:rsid w:val="000734A3"/>
    <w:rsid w:val="000762FA"/>
    <w:rsid w:val="0007697D"/>
    <w:rsid w:val="00083B77"/>
    <w:rsid w:val="00083E1C"/>
    <w:rsid w:val="00086DC5"/>
    <w:rsid w:val="000962B6"/>
    <w:rsid w:val="00096EF1"/>
    <w:rsid w:val="000A0875"/>
    <w:rsid w:val="000A22C1"/>
    <w:rsid w:val="000A2BCF"/>
    <w:rsid w:val="000A440F"/>
    <w:rsid w:val="000A676F"/>
    <w:rsid w:val="000A6960"/>
    <w:rsid w:val="000B0D31"/>
    <w:rsid w:val="000B1DC9"/>
    <w:rsid w:val="000B333F"/>
    <w:rsid w:val="000B3495"/>
    <w:rsid w:val="000B5AD7"/>
    <w:rsid w:val="000B5E6C"/>
    <w:rsid w:val="000B7031"/>
    <w:rsid w:val="000B7C78"/>
    <w:rsid w:val="000C0748"/>
    <w:rsid w:val="000C19ED"/>
    <w:rsid w:val="000C2AC6"/>
    <w:rsid w:val="000C3272"/>
    <w:rsid w:val="000C412C"/>
    <w:rsid w:val="000C4302"/>
    <w:rsid w:val="000C5311"/>
    <w:rsid w:val="000C5695"/>
    <w:rsid w:val="000C6571"/>
    <w:rsid w:val="000C6832"/>
    <w:rsid w:val="000D08C9"/>
    <w:rsid w:val="000E1571"/>
    <w:rsid w:val="000E3192"/>
    <w:rsid w:val="000E4044"/>
    <w:rsid w:val="000F1F53"/>
    <w:rsid w:val="000F3B84"/>
    <w:rsid w:val="00100347"/>
    <w:rsid w:val="00100FA2"/>
    <w:rsid w:val="00101B79"/>
    <w:rsid w:val="0010246E"/>
    <w:rsid w:val="001028B2"/>
    <w:rsid w:val="00104B0B"/>
    <w:rsid w:val="00104DB5"/>
    <w:rsid w:val="0010653D"/>
    <w:rsid w:val="001069A9"/>
    <w:rsid w:val="001102F8"/>
    <w:rsid w:val="0011188B"/>
    <w:rsid w:val="00115048"/>
    <w:rsid w:val="001154E8"/>
    <w:rsid w:val="0012195A"/>
    <w:rsid w:val="00121BBE"/>
    <w:rsid w:val="00124A08"/>
    <w:rsid w:val="00127E27"/>
    <w:rsid w:val="001315D4"/>
    <w:rsid w:val="00141796"/>
    <w:rsid w:val="001429C5"/>
    <w:rsid w:val="00142E96"/>
    <w:rsid w:val="0014330A"/>
    <w:rsid w:val="001462B5"/>
    <w:rsid w:val="00151339"/>
    <w:rsid w:val="00151565"/>
    <w:rsid w:val="00152A3D"/>
    <w:rsid w:val="00157D52"/>
    <w:rsid w:val="00160D6D"/>
    <w:rsid w:val="00166136"/>
    <w:rsid w:val="00166BB9"/>
    <w:rsid w:val="00166BC3"/>
    <w:rsid w:val="00172108"/>
    <w:rsid w:val="00173E63"/>
    <w:rsid w:val="00176C5A"/>
    <w:rsid w:val="00177F50"/>
    <w:rsid w:val="00182340"/>
    <w:rsid w:val="00182624"/>
    <w:rsid w:val="00183716"/>
    <w:rsid w:val="001A1251"/>
    <w:rsid w:val="001A17CB"/>
    <w:rsid w:val="001A1D72"/>
    <w:rsid w:val="001A3B48"/>
    <w:rsid w:val="001A57D6"/>
    <w:rsid w:val="001A638F"/>
    <w:rsid w:val="001A7EFA"/>
    <w:rsid w:val="001B224A"/>
    <w:rsid w:val="001B5A0D"/>
    <w:rsid w:val="001B61A0"/>
    <w:rsid w:val="001B7AB4"/>
    <w:rsid w:val="001C21D2"/>
    <w:rsid w:val="001C2325"/>
    <w:rsid w:val="001C324B"/>
    <w:rsid w:val="001C4EDA"/>
    <w:rsid w:val="001C7B44"/>
    <w:rsid w:val="001C7FCB"/>
    <w:rsid w:val="001D00D9"/>
    <w:rsid w:val="001D0623"/>
    <w:rsid w:val="001D3BBE"/>
    <w:rsid w:val="001D5820"/>
    <w:rsid w:val="001D58BE"/>
    <w:rsid w:val="001D6A32"/>
    <w:rsid w:val="001E01D4"/>
    <w:rsid w:val="001E154C"/>
    <w:rsid w:val="001E406C"/>
    <w:rsid w:val="001E4911"/>
    <w:rsid w:val="001E5CD5"/>
    <w:rsid w:val="001E69E7"/>
    <w:rsid w:val="001F4203"/>
    <w:rsid w:val="001F42EF"/>
    <w:rsid w:val="001F68C1"/>
    <w:rsid w:val="001F783D"/>
    <w:rsid w:val="00201395"/>
    <w:rsid w:val="0020191B"/>
    <w:rsid w:val="0020275F"/>
    <w:rsid w:val="0020595F"/>
    <w:rsid w:val="00210DF6"/>
    <w:rsid w:val="00211EE5"/>
    <w:rsid w:val="002120EB"/>
    <w:rsid w:val="0021289D"/>
    <w:rsid w:val="00213D14"/>
    <w:rsid w:val="0021663A"/>
    <w:rsid w:val="00216E8A"/>
    <w:rsid w:val="00224962"/>
    <w:rsid w:val="00226B72"/>
    <w:rsid w:val="00230484"/>
    <w:rsid w:val="002332E7"/>
    <w:rsid w:val="00235126"/>
    <w:rsid w:val="00235463"/>
    <w:rsid w:val="00236836"/>
    <w:rsid w:val="00236DAE"/>
    <w:rsid w:val="00241FA6"/>
    <w:rsid w:val="002457CB"/>
    <w:rsid w:val="0024609A"/>
    <w:rsid w:val="00251FA3"/>
    <w:rsid w:val="002537CF"/>
    <w:rsid w:val="00254683"/>
    <w:rsid w:val="00262C3E"/>
    <w:rsid w:val="00263D9F"/>
    <w:rsid w:val="0026515C"/>
    <w:rsid w:val="00266205"/>
    <w:rsid w:val="002730F7"/>
    <w:rsid w:val="0027522B"/>
    <w:rsid w:val="00275A89"/>
    <w:rsid w:val="002763F3"/>
    <w:rsid w:val="00280646"/>
    <w:rsid w:val="00283CE7"/>
    <w:rsid w:val="00285258"/>
    <w:rsid w:val="00291ECE"/>
    <w:rsid w:val="002927DB"/>
    <w:rsid w:val="00293E25"/>
    <w:rsid w:val="002947F6"/>
    <w:rsid w:val="00294A72"/>
    <w:rsid w:val="00294E2C"/>
    <w:rsid w:val="002950CF"/>
    <w:rsid w:val="00296BDA"/>
    <w:rsid w:val="002A0944"/>
    <w:rsid w:val="002A1725"/>
    <w:rsid w:val="002A386D"/>
    <w:rsid w:val="002A757C"/>
    <w:rsid w:val="002B0B01"/>
    <w:rsid w:val="002B2F17"/>
    <w:rsid w:val="002B59F4"/>
    <w:rsid w:val="002B79BF"/>
    <w:rsid w:val="002C17B6"/>
    <w:rsid w:val="002C57E2"/>
    <w:rsid w:val="002D069A"/>
    <w:rsid w:val="002D149F"/>
    <w:rsid w:val="002D407C"/>
    <w:rsid w:val="002D7756"/>
    <w:rsid w:val="002D7E00"/>
    <w:rsid w:val="002E03B0"/>
    <w:rsid w:val="002E106F"/>
    <w:rsid w:val="002E149E"/>
    <w:rsid w:val="002E157F"/>
    <w:rsid w:val="002E17D5"/>
    <w:rsid w:val="002E3151"/>
    <w:rsid w:val="002E3D59"/>
    <w:rsid w:val="002E43C2"/>
    <w:rsid w:val="002E4F13"/>
    <w:rsid w:val="002E522C"/>
    <w:rsid w:val="002E6E51"/>
    <w:rsid w:val="002F28CA"/>
    <w:rsid w:val="002F393C"/>
    <w:rsid w:val="002F55D9"/>
    <w:rsid w:val="003007E4"/>
    <w:rsid w:val="00303F82"/>
    <w:rsid w:val="00305F74"/>
    <w:rsid w:val="00306180"/>
    <w:rsid w:val="003067F4"/>
    <w:rsid w:val="00314E1C"/>
    <w:rsid w:val="0031511A"/>
    <w:rsid w:val="003212EC"/>
    <w:rsid w:val="00322FB2"/>
    <w:rsid w:val="00323830"/>
    <w:rsid w:val="003248AE"/>
    <w:rsid w:val="0032525C"/>
    <w:rsid w:val="00327B05"/>
    <w:rsid w:val="00331E4A"/>
    <w:rsid w:val="003333AC"/>
    <w:rsid w:val="003365EB"/>
    <w:rsid w:val="00336AE7"/>
    <w:rsid w:val="00340C6F"/>
    <w:rsid w:val="00345B42"/>
    <w:rsid w:val="00350399"/>
    <w:rsid w:val="0035044B"/>
    <w:rsid w:val="00351787"/>
    <w:rsid w:val="0035288D"/>
    <w:rsid w:val="00354987"/>
    <w:rsid w:val="003564BB"/>
    <w:rsid w:val="00362128"/>
    <w:rsid w:val="00364741"/>
    <w:rsid w:val="00365CB9"/>
    <w:rsid w:val="0037058F"/>
    <w:rsid w:val="003705A8"/>
    <w:rsid w:val="00370DF4"/>
    <w:rsid w:val="00370EE8"/>
    <w:rsid w:val="00377017"/>
    <w:rsid w:val="003813F4"/>
    <w:rsid w:val="00386887"/>
    <w:rsid w:val="0039273E"/>
    <w:rsid w:val="00395EF1"/>
    <w:rsid w:val="0039711A"/>
    <w:rsid w:val="003A01A3"/>
    <w:rsid w:val="003A2B52"/>
    <w:rsid w:val="003A2B5D"/>
    <w:rsid w:val="003A2C69"/>
    <w:rsid w:val="003A4B4F"/>
    <w:rsid w:val="003B19EF"/>
    <w:rsid w:val="003B1BB9"/>
    <w:rsid w:val="003B2E0F"/>
    <w:rsid w:val="003C5A58"/>
    <w:rsid w:val="003D089F"/>
    <w:rsid w:val="003D5135"/>
    <w:rsid w:val="003D6444"/>
    <w:rsid w:val="003D6656"/>
    <w:rsid w:val="003E007E"/>
    <w:rsid w:val="003E2603"/>
    <w:rsid w:val="003E39F4"/>
    <w:rsid w:val="003E482B"/>
    <w:rsid w:val="003E4DE1"/>
    <w:rsid w:val="003F3C05"/>
    <w:rsid w:val="003F3E83"/>
    <w:rsid w:val="003F6463"/>
    <w:rsid w:val="004001DF"/>
    <w:rsid w:val="00400E78"/>
    <w:rsid w:val="00401133"/>
    <w:rsid w:val="00405B80"/>
    <w:rsid w:val="004067B0"/>
    <w:rsid w:val="00406DE3"/>
    <w:rsid w:val="004078BB"/>
    <w:rsid w:val="00410D52"/>
    <w:rsid w:val="00411BA9"/>
    <w:rsid w:val="004175FA"/>
    <w:rsid w:val="00421197"/>
    <w:rsid w:val="004240BD"/>
    <w:rsid w:val="00424A14"/>
    <w:rsid w:val="0042602C"/>
    <w:rsid w:val="004343D5"/>
    <w:rsid w:val="00436BC4"/>
    <w:rsid w:val="00436F09"/>
    <w:rsid w:val="00436F6E"/>
    <w:rsid w:val="00440C06"/>
    <w:rsid w:val="004425C1"/>
    <w:rsid w:val="004425F7"/>
    <w:rsid w:val="0044314D"/>
    <w:rsid w:val="00444419"/>
    <w:rsid w:val="0044564C"/>
    <w:rsid w:val="00445A27"/>
    <w:rsid w:val="004461C6"/>
    <w:rsid w:val="0045111C"/>
    <w:rsid w:val="00452B1B"/>
    <w:rsid w:val="00454654"/>
    <w:rsid w:val="00457249"/>
    <w:rsid w:val="004641E8"/>
    <w:rsid w:val="004675F9"/>
    <w:rsid w:val="00472499"/>
    <w:rsid w:val="00474BF6"/>
    <w:rsid w:val="004773BF"/>
    <w:rsid w:val="0048424E"/>
    <w:rsid w:val="00484893"/>
    <w:rsid w:val="00484EF6"/>
    <w:rsid w:val="00486770"/>
    <w:rsid w:val="00490020"/>
    <w:rsid w:val="00494986"/>
    <w:rsid w:val="00495D50"/>
    <w:rsid w:val="00496650"/>
    <w:rsid w:val="004A4BB0"/>
    <w:rsid w:val="004A5CFE"/>
    <w:rsid w:val="004A5E0C"/>
    <w:rsid w:val="004A6001"/>
    <w:rsid w:val="004B140C"/>
    <w:rsid w:val="004C37B3"/>
    <w:rsid w:val="004C37FA"/>
    <w:rsid w:val="004C3C14"/>
    <w:rsid w:val="004C432C"/>
    <w:rsid w:val="004C4471"/>
    <w:rsid w:val="004C5A52"/>
    <w:rsid w:val="004D05A6"/>
    <w:rsid w:val="004D3DB6"/>
    <w:rsid w:val="004E3D17"/>
    <w:rsid w:val="004E5F1A"/>
    <w:rsid w:val="004F00B2"/>
    <w:rsid w:val="004F121E"/>
    <w:rsid w:val="004F43D2"/>
    <w:rsid w:val="004F52FF"/>
    <w:rsid w:val="004F56A4"/>
    <w:rsid w:val="004F68F6"/>
    <w:rsid w:val="004F715F"/>
    <w:rsid w:val="00500C7B"/>
    <w:rsid w:val="00503C7F"/>
    <w:rsid w:val="00504055"/>
    <w:rsid w:val="005044B8"/>
    <w:rsid w:val="00505B01"/>
    <w:rsid w:val="00511EE1"/>
    <w:rsid w:val="005129B7"/>
    <w:rsid w:val="00513BB4"/>
    <w:rsid w:val="00521FFF"/>
    <w:rsid w:val="0052253C"/>
    <w:rsid w:val="00530E0B"/>
    <w:rsid w:val="00532444"/>
    <w:rsid w:val="00533482"/>
    <w:rsid w:val="00534827"/>
    <w:rsid w:val="00535642"/>
    <w:rsid w:val="00535D13"/>
    <w:rsid w:val="00536796"/>
    <w:rsid w:val="005367C3"/>
    <w:rsid w:val="005378AF"/>
    <w:rsid w:val="00541A07"/>
    <w:rsid w:val="00546B69"/>
    <w:rsid w:val="00551E86"/>
    <w:rsid w:val="00553B1D"/>
    <w:rsid w:val="0055491F"/>
    <w:rsid w:val="00556341"/>
    <w:rsid w:val="00560417"/>
    <w:rsid w:val="00560822"/>
    <w:rsid w:val="00560EA2"/>
    <w:rsid w:val="00562D7C"/>
    <w:rsid w:val="005630E8"/>
    <w:rsid w:val="00564C54"/>
    <w:rsid w:val="005656DE"/>
    <w:rsid w:val="00565E8D"/>
    <w:rsid w:val="00566207"/>
    <w:rsid w:val="00570E17"/>
    <w:rsid w:val="005748FE"/>
    <w:rsid w:val="00576770"/>
    <w:rsid w:val="00581D9F"/>
    <w:rsid w:val="00583A2F"/>
    <w:rsid w:val="00584440"/>
    <w:rsid w:val="00584F95"/>
    <w:rsid w:val="005858C6"/>
    <w:rsid w:val="00586FB9"/>
    <w:rsid w:val="00587F0E"/>
    <w:rsid w:val="005903DE"/>
    <w:rsid w:val="00591295"/>
    <w:rsid w:val="00592176"/>
    <w:rsid w:val="00596AF1"/>
    <w:rsid w:val="00596BFE"/>
    <w:rsid w:val="005A1601"/>
    <w:rsid w:val="005A280F"/>
    <w:rsid w:val="005A41C6"/>
    <w:rsid w:val="005A60E3"/>
    <w:rsid w:val="005A7458"/>
    <w:rsid w:val="005A79A1"/>
    <w:rsid w:val="005A7CC6"/>
    <w:rsid w:val="005B05CC"/>
    <w:rsid w:val="005B0A0F"/>
    <w:rsid w:val="005B0C3C"/>
    <w:rsid w:val="005B17FA"/>
    <w:rsid w:val="005B29A2"/>
    <w:rsid w:val="005B3A29"/>
    <w:rsid w:val="005B7E99"/>
    <w:rsid w:val="005C1CE3"/>
    <w:rsid w:val="005C1D9A"/>
    <w:rsid w:val="005C2794"/>
    <w:rsid w:val="005C30C9"/>
    <w:rsid w:val="005C368E"/>
    <w:rsid w:val="005C5703"/>
    <w:rsid w:val="005C73B8"/>
    <w:rsid w:val="005C7C8E"/>
    <w:rsid w:val="005D3465"/>
    <w:rsid w:val="005E0C0D"/>
    <w:rsid w:val="005E430D"/>
    <w:rsid w:val="005E5A42"/>
    <w:rsid w:val="005F031B"/>
    <w:rsid w:val="005F1238"/>
    <w:rsid w:val="005F1A73"/>
    <w:rsid w:val="005F2200"/>
    <w:rsid w:val="005F3347"/>
    <w:rsid w:val="005F5003"/>
    <w:rsid w:val="0060066E"/>
    <w:rsid w:val="00601F9D"/>
    <w:rsid w:val="0060287B"/>
    <w:rsid w:val="00604233"/>
    <w:rsid w:val="00605948"/>
    <w:rsid w:val="00606A24"/>
    <w:rsid w:val="00606D87"/>
    <w:rsid w:val="0061113B"/>
    <w:rsid w:val="00613622"/>
    <w:rsid w:val="00613F2A"/>
    <w:rsid w:val="00614DC1"/>
    <w:rsid w:val="00616562"/>
    <w:rsid w:val="0061692E"/>
    <w:rsid w:val="00621E2E"/>
    <w:rsid w:val="0062266E"/>
    <w:rsid w:val="00623144"/>
    <w:rsid w:val="00627024"/>
    <w:rsid w:val="00632031"/>
    <w:rsid w:val="00633105"/>
    <w:rsid w:val="00633A1F"/>
    <w:rsid w:val="00635626"/>
    <w:rsid w:val="006407AC"/>
    <w:rsid w:val="006441A0"/>
    <w:rsid w:val="00647483"/>
    <w:rsid w:val="00647925"/>
    <w:rsid w:val="00655D29"/>
    <w:rsid w:val="006562AC"/>
    <w:rsid w:val="0066002F"/>
    <w:rsid w:val="00660D2B"/>
    <w:rsid w:val="00661B74"/>
    <w:rsid w:val="00662E77"/>
    <w:rsid w:val="00670EC8"/>
    <w:rsid w:val="006710BD"/>
    <w:rsid w:val="006729E3"/>
    <w:rsid w:val="006732DD"/>
    <w:rsid w:val="00673E54"/>
    <w:rsid w:val="00675EC0"/>
    <w:rsid w:val="00676C2B"/>
    <w:rsid w:val="0067792E"/>
    <w:rsid w:val="006813F6"/>
    <w:rsid w:val="006822A3"/>
    <w:rsid w:val="00684AA5"/>
    <w:rsid w:val="00684E9B"/>
    <w:rsid w:val="0068754A"/>
    <w:rsid w:val="00690BFB"/>
    <w:rsid w:val="00690C69"/>
    <w:rsid w:val="006975D4"/>
    <w:rsid w:val="00697617"/>
    <w:rsid w:val="006A0954"/>
    <w:rsid w:val="006A0A2C"/>
    <w:rsid w:val="006A14EC"/>
    <w:rsid w:val="006A2468"/>
    <w:rsid w:val="006A25FD"/>
    <w:rsid w:val="006A2692"/>
    <w:rsid w:val="006A2FFC"/>
    <w:rsid w:val="006A40E9"/>
    <w:rsid w:val="006A5845"/>
    <w:rsid w:val="006A6F4E"/>
    <w:rsid w:val="006A76B5"/>
    <w:rsid w:val="006B061B"/>
    <w:rsid w:val="006B4579"/>
    <w:rsid w:val="006B481F"/>
    <w:rsid w:val="006B48E9"/>
    <w:rsid w:val="006B4DF3"/>
    <w:rsid w:val="006B6F94"/>
    <w:rsid w:val="006B7220"/>
    <w:rsid w:val="006C249E"/>
    <w:rsid w:val="006C5258"/>
    <w:rsid w:val="006C6989"/>
    <w:rsid w:val="006D0333"/>
    <w:rsid w:val="006D098B"/>
    <w:rsid w:val="006D19D7"/>
    <w:rsid w:val="006D1E34"/>
    <w:rsid w:val="006D311B"/>
    <w:rsid w:val="006D39A2"/>
    <w:rsid w:val="006D504E"/>
    <w:rsid w:val="006D5AB4"/>
    <w:rsid w:val="006D5F06"/>
    <w:rsid w:val="006D76EF"/>
    <w:rsid w:val="006E138D"/>
    <w:rsid w:val="006E212F"/>
    <w:rsid w:val="006E64FE"/>
    <w:rsid w:val="006E6BED"/>
    <w:rsid w:val="006E7B66"/>
    <w:rsid w:val="006F03BE"/>
    <w:rsid w:val="006F2FDF"/>
    <w:rsid w:val="006F4424"/>
    <w:rsid w:val="006F445E"/>
    <w:rsid w:val="006F7BEA"/>
    <w:rsid w:val="00701D41"/>
    <w:rsid w:val="00702DCC"/>
    <w:rsid w:val="00706828"/>
    <w:rsid w:val="007069BA"/>
    <w:rsid w:val="00713965"/>
    <w:rsid w:val="00714097"/>
    <w:rsid w:val="007144B8"/>
    <w:rsid w:val="00715388"/>
    <w:rsid w:val="00716DCB"/>
    <w:rsid w:val="007207E8"/>
    <w:rsid w:val="007208B6"/>
    <w:rsid w:val="00725A17"/>
    <w:rsid w:val="00725B82"/>
    <w:rsid w:val="00726CCB"/>
    <w:rsid w:val="00727408"/>
    <w:rsid w:val="0073124E"/>
    <w:rsid w:val="00732317"/>
    <w:rsid w:val="007416DE"/>
    <w:rsid w:val="00742FA1"/>
    <w:rsid w:val="00743830"/>
    <w:rsid w:val="00744D6B"/>
    <w:rsid w:val="00744FD3"/>
    <w:rsid w:val="00747496"/>
    <w:rsid w:val="00750AFB"/>
    <w:rsid w:val="00751B28"/>
    <w:rsid w:val="00751CB2"/>
    <w:rsid w:val="00754291"/>
    <w:rsid w:val="00754F59"/>
    <w:rsid w:val="007565CC"/>
    <w:rsid w:val="00761537"/>
    <w:rsid w:val="007631E5"/>
    <w:rsid w:val="00770665"/>
    <w:rsid w:val="0077186F"/>
    <w:rsid w:val="00773FF8"/>
    <w:rsid w:val="00775F31"/>
    <w:rsid w:val="007774B1"/>
    <w:rsid w:val="007774E4"/>
    <w:rsid w:val="00786284"/>
    <w:rsid w:val="00787C1D"/>
    <w:rsid w:val="00793877"/>
    <w:rsid w:val="00793DA3"/>
    <w:rsid w:val="007940A7"/>
    <w:rsid w:val="00795487"/>
    <w:rsid w:val="00797632"/>
    <w:rsid w:val="00797CC2"/>
    <w:rsid w:val="007A19B8"/>
    <w:rsid w:val="007A3647"/>
    <w:rsid w:val="007A6DA5"/>
    <w:rsid w:val="007A6FF4"/>
    <w:rsid w:val="007B19EE"/>
    <w:rsid w:val="007B5BD9"/>
    <w:rsid w:val="007B5E31"/>
    <w:rsid w:val="007B75F0"/>
    <w:rsid w:val="007C010D"/>
    <w:rsid w:val="007C326A"/>
    <w:rsid w:val="007C473F"/>
    <w:rsid w:val="007C47C4"/>
    <w:rsid w:val="007D24DE"/>
    <w:rsid w:val="007D402B"/>
    <w:rsid w:val="007D49C9"/>
    <w:rsid w:val="007D5A2B"/>
    <w:rsid w:val="007E3AA3"/>
    <w:rsid w:val="007F01D0"/>
    <w:rsid w:val="007F02E0"/>
    <w:rsid w:val="007F1B0F"/>
    <w:rsid w:val="007F1EC6"/>
    <w:rsid w:val="007F31D5"/>
    <w:rsid w:val="007F598E"/>
    <w:rsid w:val="00801228"/>
    <w:rsid w:val="00801DCD"/>
    <w:rsid w:val="00802847"/>
    <w:rsid w:val="008114D5"/>
    <w:rsid w:val="008128CC"/>
    <w:rsid w:val="00812991"/>
    <w:rsid w:val="008142F9"/>
    <w:rsid w:val="00816A60"/>
    <w:rsid w:val="00817AFC"/>
    <w:rsid w:val="00826FB0"/>
    <w:rsid w:val="00831E76"/>
    <w:rsid w:val="0083242E"/>
    <w:rsid w:val="00832F4E"/>
    <w:rsid w:val="008348D1"/>
    <w:rsid w:val="00834CDC"/>
    <w:rsid w:val="00834FD1"/>
    <w:rsid w:val="008355D8"/>
    <w:rsid w:val="008359D7"/>
    <w:rsid w:val="00837616"/>
    <w:rsid w:val="00841742"/>
    <w:rsid w:val="008438A2"/>
    <w:rsid w:val="008443D9"/>
    <w:rsid w:val="008456D0"/>
    <w:rsid w:val="00846DE0"/>
    <w:rsid w:val="00854D90"/>
    <w:rsid w:val="008559D3"/>
    <w:rsid w:val="00863890"/>
    <w:rsid w:val="00864062"/>
    <w:rsid w:val="00866EBE"/>
    <w:rsid w:val="008705E8"/>
    <w:rsid w:val="00877828"/>
    <w:rsid w:val="008822AB"/>
    <w:rsid w:val="00885A4A"/>
    <w:rsid w:val="00887358"/>
    <w:rsid w:val="00890486"/>
    <w:rsid w:val="008906D8"/>
    <w:rsid w:val="00890FD7"/>
    <w:rsid w:val="00893509"/>
    <w:rsid w:val="00895046"/>
    <w:rsid w:val="00897590"/>
    <w:rsid w:val="008A09C2"/>
    <w:rsid w:val="008A2952"/>
    <w:rsid w:val="008B2E57"/>
    <w:rsid w:val="008B3DD4"/>
    <w:rsid w:val="008C0D87"/>
    <w:rsid w:val="008C16A7"/>
    <w:rsid w:val="008C2175"/>
    <w:rsid w:val="008C2B80"/>
    <w:rsid w:val="008C2DB1"/>
    <w:rsid w:val="008C40D8"/>
    <w:rsid w:val="008C577C"/>
    <w:rsid w:val="008C6811"/>
    <w:rsid w:val="008D0125"/>
    <w:rsid w:val="008D045C"/>
    <w:rsid w:val="008D13BB"/>
    <w:rsid w:val="008D27A1"/>
    <w:rsid w:val="008D345A"/>
    <w:rsid w:val="008D5F34"/>
    <w:rsid w:val="008D6D95"/>
    <w:rsid w:val="008D6E6E"/>
    <w:rsid w:val="008D7D55"/>
    <w:rsid w:val="008E00AD"/>
    <w:rsid w:val="008E20D7"/>
    <w:rsid w:val="008E29DE"/>
    <w:rsid w:val="008E3D5F"/>
    <w:rsid w:val="008E405E"/>
    <w:rsid w:val="008E4AA2"/>
    <w:rsid w:val="008E4E04"/>
    <w:rsid w:val="008E6C71"/>
    <w:rsid w:val="008F0AA0"/>
    <w:rsid w:val="008F2699"/>
    <w:rsid w:val="008F5F7A"/>
    <w:rsid w:val="009001C6"/>
    <w:rsid w:val="00900D81"/>
    <w:rsid w:val="0090267D"/>
    <w:rsid w:val="00903E2B"/>
    <w:rsid w:val="009079B7"/>
    <w:rsid w:val="00912B8E"/>
    <w:rsid w:val="00912C47"/>
    <w:rsid w:val="00914140"/>
    <w:rsid w:val="009161E4"/>
    <w:rsid w:val="00916AF7"/>
    <w:rsid w:val="00916D7C"/>
    <w:rsid w:val="00917D8E"/>
    <w:rsid w:val="00917DB7"/>
    <w:rsid w:val="009216F5"/>
    <w:rsid w:val="00922B6E"/>
    <w:rsid w:val="00922DA1"/>
    <w:rsid w:val="00923214"/>
    <w:rsid w:val="00923FE7"/>
    <w:rsid w:val="00924000"/>
    <w:rsid w:val="00926343"/>
    <w:rsid w:val="00926AF9"/>
    <w:rsid w:val="00926D1F"/>
    <w:rsid w:val="00927920"/>
    <w:rsid w:val="009347EA"/>
    <w:rsid w:val="009362E1"/>
    <w:rsid w:val="00936B27"/>
    <w:rsid w:val="00940E22"/>
    <w:rsid w:val="009465AD"/>
    <w:rsid w:val="0095370B"/>
    <w:rsid w:val="009607C0"/>
    <w:rsid w:val="00961440"/>
    <w:rsid w:val="00962047"/>
    <w:rsid w:val="00967D26"/>
    <w:rsid w:val="00967F53"/>
    <w:rsid w:val="00972497"/>
    <w:rsid w:val="00972513"/>
    <w:rsid w:val="00972916"/>
    <w:rsid w:val="00972F9F"/>
    <w:rsid w:val="00974632"/>
    <w:rsid w:val="00976B98"/>
    <w:rsid w:val="00981FE3"/>
    <w:rsid w:val="00984674"/>
    <w:rsid w:val="0098505E"/>
    <w:rsid w:val="0098520D"/>
    <w:rsid w:val="00986223"/>
    <w:rsid w:val="00986A75"/>
    <w:rsid w:val="00987B36"/>
    <w:rsid w:val="00987B4A"/>
    <w:rsid w:val="00987BC3"/>
    <w:rsid w:val="00990912"/>
    <w:rsid w:val="00992188"/>
    <w:rsid w:val="009933D3"/>
    <w:rsid w:val="00997514"/>
    <w:rsid w:val="009A1F65"/>
    <w:rsid w:val="009A48B5"/>
    <w:rsid w:val="009A4D60"/>
    <w:rsid w:val="009A5E54"/>
    <w:rsid w:val="009A6985"/>
    <w:rsid w:val="009B3611"/>
    <w:rsid w:val="009B5875"/>
    <w:rsid w:val="009B7383"/>
    <w:rsid w:val="009C0036"/>
    <w:rsid w:val="009C022C"/>
    <w:rsid w:val="009C45BD"/>
    <w:rsid w:val="009C5613"/>
    <w:rsid w:val="009C5B03"/>
    <w:rsid w:val="009C63E6"/>
    <w:rsid w:val="009C7A9F"/>
    <w:rsid w:val="009D05CB"/>
    <w:rsid w:val="009D0623"/>
    <w:rsid w:val="009D5024"/>
    <w:rsid w:val="009D6C26"/>
    <w:rsid w:val="009D71C8"/>
    <w:rsid w:val="009E1EB8"/>
    <w:rsid w:val="009E3205"/>
    <w:rsid w:val="009E32B0"/>
    <w:rsid w:val="009E3EF9"/>
    <w:rsid w:val="009E62CC"/>
    <w:rsid w:val="009E73E5"/>
    <w:rsid w:val="009F06C6"/>
    <w:rsid w:val="009F40F9"/>
    <w:rsid w:val="009F4A22"/>
    <w:rsid w:val="009F7D29"/>
    <w:rsid w:val="00A017A8"/>
    <w:rsid w:val="00A02ACE"/>
    <w:rsid w:val="00A02AD7"/>
    <w:rsid w:val="00A02B27"/>
    <w:rsid w:val="00A05CF4"/>
    <w:rsid w:val="00A105C3"/>
    <w:rsid w:val="00A1107B"/>
    <w:rsid w:val="00A17596"/>
    <w:rsid w:val="00A201AE"/>
    <w:rsid w:val="00A2194F"/>
    <w:rsid w:val="00A226B6"/>
    <w:rsid w:val="00A22760"/>
    <w:rsid w:val="00A22D08"/>
    <w:rsid w:val="00A235F5"/>
    <w:rsid w:val="00A30A63"/>
    <w:rsid w:val="00A321C5"/>
    <w:rsid w:val="00A33E08"/>
    <w:rsid w:val="00A360FF"/>
    <w:rsid w:val="00A36C9C"/>
    <w:rsid w:val="00A37CC1"/>
    <w:rsid w:val="00A37DF8"/>
    <w:rsid w:val="00A406C6"/>
    <w:rsid w:val="00A40BFD"/>
    <w:rsid w:val="00A40D2A"/>
    <w:rsid w:val="00A420AA"/>
    <w:rsid w:val="00A44E86"/>
    <w:rsid w:val="00A44E97"/>
    <w:rsid w:val="00A44FA9"/>
    <w:rsid w:val="00A525E3"/>
    <w:rsid w:val="00A531A0"/>
    <w:rsid w:val="00A54C30"/>
    <w:rsid w:val="00A573F2"/>
    <w:rsid w:val="00A61020"/>
    <w:rsid w:val="00A6157B"/>
    <w:rsid w:val="00A61E73"/>
    <w:rsid w:val="00A66A1D"/>
    <w:rsid w:val="00A70C7C"/>
    <w:rsid w:val="00A71AEA"/>
    <w:rsid w:val="00A72C7C"/>
    <w:rsid w:val="00A77620"/>
    <w:rsid w:val="00A8008D"/>
    <w:rsid w:val="00A8129C"/>
    <w:rsid w:val="00A82206"/>
    <w:rsid w:val="00A83374"/>
    <w:rsid w:val="00A8423B"/>
    <w:rsid w:val="00A84F9F"/>
    <w:rsid w:val="00A863BF"/>
    <w:rsid w:val="00A924B6"/>
    <w:rsid w:val="00A9331D"/>
    <w:rsid w:val="00A94072"/>
    <w:rsid w:val="00A94B8D"/>
    <w:rsid w:val="00A94F34"/>
    <w:rsid w:val="00A9542B"/>
    <w:rsid w:val="00A95E7C"/>
    <w:rsid w:val="00A95FDC"/>
    <w:rsid w:val="00A96EF5"/>
    <w:rsid w:val="00A97183"/>
    <w:rsid w:val="00AA1B26"/>
    <w:rsid w:val="00AA2FC9"/>
    <w:rsid w:val="00AA7528"/>
    <w:rsid w:val="00AA758B"/>
    <w:rsid w:val="00AA7D2E"/>
    <w:rsid w:val="00AB0657"/>
    <w:rsid w:val="00AB0777"/>
    <w:rsid w:val="00AB27BC"/>
    <w:rsid w:val="00AB31EB"/>
    <w:rsid w:val="00AB55EB"/>
    <w:rsid w:val="00AC1D15"/>
    <w:rsid w:val="00AC342B"/>
    <w:rsid w:val="00AC359D"/>
    <w:rsid w:val="00AC3D49"/>
    <w:rsid w:val="00AC74FA"/>
    <w:rsid w:val="00AD0659"/>
    <w:rsid w:val="00AD0B92"/>
    <w:rsid w:val="00AD0CCB"/>
    <w:rsid w:val="00AD3B7D"/>
    <w:rsid w:val="00AD53EB"/>
    <w:rsid w:val="00AD6D8C"/>
    <w:rsid w:val="00AE08AC"/>
    <w:rsid w:val="00AE0D54"/>
    <w:rsid w:val="00AE1132"/>
    <w:rsid w:val="00AE18F0"/>
    <w:rsid w:val="00AE324D"/>
    <w:rsid w:val="00AE3260"/>
    <w:rsid w:val="00B006C3"/>
    <w:rsid w:val="00B0166B"/>
    <w:rsid w:val="00B027F3"/>
    <w:rsid w:val="00B051ED"/>
    <w:rsid w:val="00B05B50"/>
    <w:rsid w:val="00B06560"/>
    <w:rsid w:val="00B106C9"/>
    <w:rsid w:val="00B111E8"/>
    <w:rsid w:val="00B121E7"/>
    <w:rsid w:val="00B12879"/>
    <w:rsid w:val="00B152C4"/>
    <w:rsid w:val="00B166C6"/>
    <w:rsid w:val="00B248EB"/>
    <w:rsid w:val="00B24BA2"/>
    <w:rsid w:val="00B24F76"/>
    <w:rsid w:val="00B2596C"/>
    <w:rsid w:val="00B327F9"/>
    <w:rsid w:val="00B34857"/>
    <w:rsid w:val="00B34D26"/>
    <w:rsid w:val="00B37262"/>
    <w:rsid w:val="00B40250"/>
    <w:rsid w:val="00B41294"/>
    <w:rsid w:val="00B43578"/>
    <w:rsid w:val="00B435D1"/>
    <w:rsid w:val="00B450C7"/>
    <w:rsid w:val="00B47172"/>
    <w:rsid w:val="00B47956"/>
    <w:rsid w:val="00B47D21"/>
    <w:rsid w:val="00B47DD9"/>
    <w:rsid w:val="00B50135"/>
    <w:rsid w:val="00B51912"/>
    <w:rsid w:val="00B54653"/>
    <w:rsid w:val="00B5484F"/>
    <w:rsid w:val="00B555AB"/>
    <w:rsid w:val="00B56FA6"/>
    <w:rsid w:val="00B609DA"/>
    <w:rsid w:val="00B804BE"/>
    <w:rsid w:val="00B80E3B"/>
    <w:rsid w:val="00B820B3"/>
    <w:rsid w:val="00B83CBE"/>
    <w:rsid w:val="00B86A56"/>
    <w:rsid w:val="00B871CB"/>
    <w:rsid w:val="00B87726"/>
    <w:rsid w:val="00B921A6"/>
    <w:rsid w:val="00B922AD"/>
    <w:rsid w:val="00B928FA"/>
    <w:rsid w:val="00B93122"/>
    <w:rsid w:val="00B95F91"/>
    <w:rsid w:val="00BA1419"/>
    <w:rsid w:val="00BA1D60"/>
    <w:rsid w:val="00BA29A7"/>
    <w:rsid w:val="00BA309B"/>
    <w:rsid w:val="00BA3E76"/>
    <w:rsid w:val="00BB0561"/>
    <w:rsid w:val="00BB36CB"/>
    <w:rsid w:val="00BB4A37"/>
    <w:rsid w:val="00BB4A4B"/>
    <w:rsid w:val="00BB4CBF"/>
    <w:rsid w:val="00BB5DFF"/>
    <w:rsid w:val="00BC2F11"/>
    <w:rsid w:val="00BC2FFF"/>
    <w:rsid w:val="00BC3D1C"/>
    <w:rsid w:val="00BC4410"/>
    <w:rsid w:val="00BC460A"/>
    <w:rsid w:val="00BC6F1B"/>
    <w:rsid w:val="00BC7DCB"/>
    <w:rsid w:val="00BD4344"/>
    <w:rsid w:val="00BD5A2D"/>
    <w:rsid w:val="00BD72DF"/>
    <w:rsid w:val="00BD7442"/>
    <w:rsid w:val="00BE0035"/>
    <w:rsid w:val="00BE0653"/>
    <w:rsid w:val="00BE22AE"/>
    <w:rsid w:val="00BE2A4A"/>
    <w:rsid w:val="00BE3411"/>
    <w:rsid w:val="00BE39EC"/>
    <w:rsid w:val="00BE55C1"/>
    <w:rsid w:val="00BE6616"/>
    <w:rsid w:val="00BE72B4"/>
    <w:rsid w:val="00BF282F"/>
    <w:rsid w:val="00BF4E25"/>
    <w:rsid w:val="00BF5542"/>
    <w:rsid w:val="00BF61A7"/>
    <w:rsid w:val="00BF721A"/>
    <w:rsid w:val="00BF7330"/>
    <w:rsid w:val="00BF7F4B"/>
    <w:rsid w:val="00C005E5"/>
    <w:rsid w:val="00C0400D"/>
    <w:rsid w:val="00C06571"/>
    <w:rsid w:val="00C128B3"/>
    <w:rsid w:val="00C12BDA"/>
    <w:rsid w:val="00C13869"/>
    <w:rsid w:val="00C16C91"/>
    <w:rsid w:val="00C17826"/>
    <w:rsid w:val="00C21FA7"/>
    <w:rsid w:val="00C24362"/>
    <w:rsid w:val="00C256A0"/>
    <w:rsid w:val="00C25D5E"/>
    <w:rsid w:val="00C30115"/>
    <w:rsid w:val="00C3179C"/>
    <w:rsid w:val="00C31F79"/>
    <w:rsid w:val="00C31FFA"/>
    <w:rsid w:val="00C37766"/>
    <w:rsid w:val="00C37ABD"/>
    <w:rsid w:val="00C41E98"/>
    <w:rsid w:val="00C42F9F"/>
    <w:rsid w:val="00C45F51"/>
    <w:rsid w:val="00C50D28"/>
    <w:rsid w:val="00C53641"/>
    <w:rsid w:val="00C60284"/>
    <w:rsid w:val="00C63817"/>
    <w:rsid w:val="00C67544"/>
    <w:rsid w:val="00C70493"/>
    <w:rsid w:val="00C80483"/>
    <w:rsid w:val="00C80DF6"/>
    <w:rsid w:val="00C842FF"/>
    <w:rsid w:val="00C87814"/>
    <w:rsid w:val="00C90382"/>
    <w:rsid w:val="00C94399"/>
    <w:rsid w:val="00C947A3"/>
    <w:rsid w:val="00C95E76"/>
    <w:rsid w:val="00C976C7"/>
    <w:rsid w:val="00CA0EC6"/>
    <w:rsid w:val="00CA107C"/>
    <w:rsid w:val="00CA361B"/>
    <w:rsid w:val="00CA3FC8"/>
    <w:rsid w:val="00CA411F"/>
    <w:rsid w:val="00CA6295"/>
    <w:rsid w:val="00CA6D6C"/>
    <w:rsid w:val="00CA6EB5"/>
    <w:rsid w:val="00CA7722"/>
    <w:rsid w:val="00CA78D5"/>
    <w:rsid w:val="00CB13E8"/>
    <w:rsid w:val="00CB4AD7"/>
    <w:rsid w:val="00CB5E92"/>
    <w:rsid w:val="00CB6546"/>
    <w:rsid w:val="00CB7590"/>
    <w:rsid w:val="00CC08FF"/>
    <w:rsid w:val="00CC09DB"/>
    <w:rsid w:val="00CC1EA9"/>
    <w:rsid w:val="00CC47B6"/>
    <w:rsid w:val="00CC61E5"/>
    <w:rsid w:val="00CC7135"/>
    <w:rsid w:val="00CC7C64"/>
    <w:rsid w:val="00CD21BF"/>
    <w:rsid w:val="00CD2825"/>
    <w:rsid w:val="00CD4359"/>
    <w:rsid w:val="00CD45AC"/>
    <w:rsid w:val="00CD53CB"/>
    <w:rsid w:val="00CE1668"/>
    <w:rsid w:val="00CE4CB9"/>
    <w:rsid w:val="00CE7F05"/>
    <w:rsid w:val="00CF0230"/>
    <w:rsid w:val="00CF1860"/>
    <w:rsid w:val="00CF6866"/>
    <w:rsid w:val="00D00735"/>
    <w:rsid w:val="00D014AA"/>
    <w:rsid w:val="00D015F9"/>
    <w:rsid w:val="00D024FE"/>
    <w:rsid w:val="00D033AD"/>
    <w:rsid w:val="00D041AA"/>
    <w:rsid w:val="00D0437C"/>
    <w:rsid w:val="00D06009"/>
    <w:rsid w:val="00D118E8"/>
    <w:rsid w:val="00D11FEE"/>
    <w:rsid w:val="00D13C6E"/>
    <w:rsid w:val="00D24A4D"/>
    <w:rsid w:val="00D26657"/>
    <w:rsid w:val="00D26A38"/>
    <w:rsid w:val="00D30C5E"/>
    <w:rsid w:val="00D3128A"/>
    <w:rsid w:val="00D32170"/>
    <w:rsid w:val="00D332A9"/>
    <w:rsid w:val="00D339ED"/>
    <w:rsid w:val="00D34AD8"/>
    <w:rsid w:val="00D35F84"/>
    <w:rsid w:val="00D36842"/>
    <w:rsid w:val="00D36FB1"/>
    <w:rsid w:val="00D37AE7"/>
    <w:rsid w:val="00D40E0B"/>
    <w:rsid w:val="00D437A1"/>
    <w:rsid w:val="00D462D1"/>
    <w:rsid w:val="00D470BF"/>
    <w:rsid w:val="00D47A11"/>
    <w:rsid w:val="00D508CB"/>
    <w:rsid w:val="00D52225"/>
    <w:rsid w:val="00D52F55"/>
    <w:rsid w:val="00D53EC5"/>
    <w:rsid w:val="00D54B95"/>
    <w:rsid w:val="00D573DD"/>
    <w:rsid w:val="00D6362A"/>
    <w:rsid w:val="00D662A9"/>
    <w:rsid w:val="00D6780E"/>
    <w:rsid w:val="00D7187E"/>
    <w:rsid w:val="00D73081"/>
    <w:rsid w:val="00D76308"/>
    <w:rsid w:val="00D818E2"/>
    <w:rsid w:val="00D83848"/>
    <w:rsid w:val="00D83AF5"/>
    <w:rsid w:val="00D853B2"/>
    <w:rsid w:val="00D85F8C"/>
    <w:rsid w:val="00D87B5A"/>
    <w:rsid w:val="00D92077"/>
    <w:rsid w:val="00D9220C"/>
    <w:rsid w:val="00D93078"/>
    <w:rsid w:val="00D956D4"/>
    <w:rsid w:val="00DA3DEC"/>
    <w:rsid w:val="00DA4F1B"/>
    <w:rsid w:val="00DA64E9"/>
    <w:rsid w:val="00DB1FC3"/>
    <w:rsid w:val="00DB3237"/>
    <w:rsid w:val="00DB3368"/>
    <w:rsid w:val="00DB4860"/>
    <w:rsid w:val="00DB6D6A"/>
    <w:rsid w:val="00DB6E1C"/>
    <w:rsid w:val="00DC51A0"/>
    <w:rsid w:val="00DC5FD8"/>
    <w:rsid w:val="00DC701C"/>
    <w:rsid w:val="00DD0AD1"/>
    <w:rsid w:val="00DD37D7"/>
    <w:rsid w:val="00DD5033"/>
    <w:rsid w:val="00DE0D6C"/>
    <w:rsid w:val="00DE41C2"/>
    <w:rsid w:val="00DE56C1"/>
    <w:rsid w:val="00DE7E44"/>
    <w:rsid w:val="00DF336E"/>
    <w:rsid w:val="00DF3B44"/>
    <w:rsid w:val="00DF4BAA"/>
    <w:rsid w:val="00DF7580"/>
    <w:rsid w:val="00E01A67"/>
    <w:rsid w:val="00E0234D"/>
    <w:rsid w:val="00E03038"/>
    <w:rsid w:val="00E038DB"/>
    <w:rsid w:val="00E04F98"/>
    <w:rsid w:val="00E05BF0"/>
    <w:rsid w:val="00E11B98"/>
    <w:rsid w:val="00E1241A"/>
    <w:rsid w:val="00E15046"/>
    <w:rsid w:val="00E20697"/>
    <w:rsid w:val="00E21121"/>
    <w:rsid w:val="00E21B88"/>
    <w:rsid w:val="00E21F81"/>
    <w:rsid w:val="00E237C9"/>
    <w:rsid w:val="00E262DD"/>
    <w:rsid w:val="00E26B25"/>
    <w:rsid w:val="00E31EDB"/>
    <w:rsid w:val="00E34086"/>
    <w:rsid w:val="00E436F0"/>
    <w:rsid w:val="00E43E99"/>
    <w:rsid w:val="00E44175"/>
    <w:rsid w:val="00E442B1"/>
    <w:rsid w:val="00E4493F"/>
    <w:rsid w:val="00E456DA"/>
    <w:rsid w:val="00E53DC1"/>
    <w:rsid w:val="00E53EBF"/>
    <w:rsid w:val="00E5401F"/>
    <w:rsid w:val="00E572ED"/>
    <w:rsid w:val="00E62180"/>
    <w:rsid w:val="00E62225"/>
    <w:rsid w:val="00E62E8E"/>
    <w:rsid w:val="00E65FA5"/>
    <w:rsid w:val="00E6607F"/>
    <w:rsid w:val="00E70DFD"/>
    <w:rsid w:val="00E713D3"/>
    <w:rsid w:val="00E71E1A"/>
    <w:rsid w:val="00E7406D"/>
    <w:rsid w:val="00E7642B"/>
    <w:rsid w:val="00E822CF"/>
    <w:rsid w:val="00E83E5C"/>
    <w:rsid w:val="00E84563"/>
    <w:rsid w:val="00E851DC"/>
    <w:rsid w:val="00E86E00"/>
    <w:rsid w:val="00E91C1B"/>
    <w:rsid w:val="00E92619"/>
    <w:rsid w:val="00E94DCE"/>
    <w:rsid w:val="00EA0FA8"/>
    <w:rsid w:val="00EA2470"/>
    <w:rsid w:val="00EA48E5"/>
    <w:rsid w:val="00EA5306"/>
    <w:rsid w:val="00EA541C"/>
    <w:rsid w:val="00EA5FAD"/>
    <w:rsid w:val="00EA652D"/>
    <w:rsid w:val="00EA6990"/>
    <w:rsid w:val="00EB0B53"/>
    <w:rsid w:val="00EB68F6"/>
    <w:rsid w:val="00EB79AB"/>
    <w:rsid w:val="00ED44B5"/>
    <w:rsid w:val="00ED4B83"/>
    <w:rsid w:val="00ED798B"/>
    <w:rsid w:val="00EE0DAD"/>
    <w:rsid w:val="00EE0DF9"/>
    <w:rsid w:val="00EE14DF"/>
    <w:rsid w:val="00EE2AFA"/>
    <w:rsid w:val="00EE46B4"/>
    <w:rsid w:val="00EE4EC2"/>
    <w:rsid w:val="00EE590A"/>
    <w:rsid w:val="00EF0780"/>
    <w:rsid w:val="00EF226B"/>
    <w:rsid w:val="00EF2472"/>
    <w:rsid w:val="00EF2B97"/>
    <w:rsid w:val="00EF3F7E"/>
    <w:rsid w:val="00EF4FBA"/>
    <w:rsid w:val="00EF690E"/>
    <w:rsid w:val="00EF69E1"/>
    <w:rsid w:val="00EF6A95"/>
    <w:rsid w:val="00F025B7"/>
    <w:rsid w:val="00F0283A"/>
    <w:rsid w:val="00F0402F"/>
    <w:rsid w:val="00F049DD"/>
    <w:rsid w:val="00F076F0"/>
    <w:rsid w:val="00F07E81"/>
    <w:rsid w:val="00F12C72"/>
    <w:rsid w:val="00F13A50"/>
    <w:rsid w:val="00F176F2"/>
    <w:rsid w:val="00F178DC"/>
    <w:rsid w:val="00F2071F"/>
    <w:rsid w:val="00F2083C"/>
    <w:rsid w:val="00F22A3C"/>
    <w:rsid w:val="00F2362E"/>
    <w:rsid w:val="00F24B6F"/>
    <w:rsid w:val="00F26B64"/>
    <w:rsid w:val="00F272DD"/>
    <w:rsid w:val="00F3120C"/>
    <w:rsid w:val="00F33041"/>
    <w:rsid w:val="00F37076"/>
    <w:rsid w:val="00F377EE"/>
    <w:rsid w:val="00F37A8C"/>
    <w:rsid w:val="00F4041C"/>
    <w:rsid w:val="00F426EB"/>
    <w:rsid w:val="00F4293F"/>
    <w:rsid w:val="00F446B9"/>
    <w:rsid w:val="00F45899"/>
    <w:rsid w:val="00F46ACC"/>
    <w:rsid w:val="00F477B8"/>
    <w:rsid w:val="00F47D75"/>
    <w:rsid w:val="00F52901"/>
    <w:rsid w:val="00F531A8"/>
    <w:rsid w:val="00F572A8"/>
    <w:rsid w:val="00F60610"/>
    <w:rsid w:val="00F61FBA"/>
    <w:rsid w:val="00F631A3"/>
    <w:rsid w:val="00F635E2"/>
    <w:rsid w:val="00F661F3"/>
    <w:rsid w:val="00F67442"/>
    <w:rsid w:val="00F70BDD"/>
    <w:rsid w:val="00F72855"/>
    <w:rsid w:val="00F730C4"/>
    <w:rsid w:val="00F75C1C"/>
    <w:rsid w:val="00F76000"/>
    <w:rsid w:val="00F77762"/>
    <w:rsid w:val="00F80312"/>
    <w:rsid w:val="00F82F45"/>
    <w:rsid w:val="00F83D59"/>
    <w:rsid w:val="00F84C87"/>
    <w:rsid w:val="00F86951"/>
    <w:rsid w:val="00F86E28"/>
    <w:rsid w:val="00F91E26"/>
    <w:rsid w:val="00F92BDF"/>
    <w:rsid w:val="00F94E55"/>
    <w:rsid w:val="00F959B8"/>
    <w:rsid w:val="00F97C1A"/>
    <w:rsid w:val="00FA0B9B"/>
    <w:rsid w:val="00FA102E"/>
    <w:rsid w:val="00FA3FF9"/>
    <w:rsid w:val="00FB4A0F"/>
    <w:rsid w:val="00FB5EC9"/>
    <w:rsid w:val="00FB6320"/>
    <w:rsid w:val="00FC1EEF"/>
    <w:rsid w:val="00FC35BB"/>
    <w:rsid w:val="00FD02B4"/>
    <w:rsid w:val="00FD14F3"/>
    <w:rsid w:val="00FD1531"/>
    <w:rsid w:val="00FD1636"/>
    <w:rsid w:val="00FD3D98"/>
    <w:rsid w:val="00FD6107"/>
    <w:rsid w:val="00FE2397"/>
    <w:rsid w:val="00FE4D28"/>
    <w:rsid w:val="00FE5BF9"/>
    <w:rsid w:val="00FE5CF6"/>
    <w:rsid w:val="00FE6D4D"/>
    <w:rsid w:val="00FE7344"/>
    <w:rsid w:val="00FF2228"/>
    <w:rsid w:val="00FF48B6"/>
    <w:rsid w:val="00FF7E8B"/>
    <w:rsid w:val="01426F3F"/>
    <w:rsid w:val="1F4931A0"/>
    <w:rsid w:val="2072E755"/>
    <w:rsid w:val="21BF7F57"/>
    <w:rsid w:val="320A725D"/>
    <w:rsid w:val="32AB92EC"/>
    <w:rsid w:val="34A0B628"/>
    <w:rsid w:val="39A35E70"/>
    <w:rsid w:val="3B9FF28E"/>
    <w:rsid w:val="3E2686E1"/>
    <w:rsid w:val="48C1163C"/>
    <w:rsid w:val="4B4F353B"/>
    <w:rsid w:val="6228BA0F"/>
    <w:rsid w:val="637C028C"/>
    <w:rsid w:val="6397C226"/>
    <w:rsid w:val="682A0215"/>
    <w:rsid w:val="734CB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51"/>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paragraph" w:styleId="Heading2">
    <w:name w:val="heading 2"/>
    <w:basedOn w:val="Normal"/>
    <w:next w:val="Normal"/>
    <w:link w:val="Heading2Char"/>
    <w:uiPriority w:val="9"/>
    <w:semiHidden/>
    <w:unhideWhenUsed/>
    <w:qFormat/>
    <w:rsid w:val="00C31FF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BE72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C31FFA"/>
    <w:rPr>
      <w:rFonts w:asciiTheme="majorHAnsi" w:eastAsiaTheme="majorEastAsia" w:hAnsiTheme="majorHAnsi" w:cstheme="majorBidi"/>
      <w:color w:val="365F91" w:themeColor="accent1" w:themeShade="BF"/>
      <w:sz w:val="26"/>
      <w:szCs w:val="26"/>
    </w:rPr>
  </w:style>
  <w:style w:type="character" w:customStyle="1" w:styleId="normaltextrun">
    <w:name w:val="normaltextrun"/>
    <w:basedOn w:val="DefaultParagraphFont"/>
    <w:rsid w:val="004175FA"/>
  </w:style>
  <w:style w:type="paragraph" w:customStyle="1" w:styleId="TableParagraph">
    <w:name w:val="Table Paragraph"/>
    <w:basedOn w:val="Normal"/>
    <w:uiPriority w:val="1"/>
    <w:qFormat/>
    <w:rsid w:val="00F46ACC"/>
    <w:pPr>
      <w:widowControl w:val="0"/>
      <w:autoSpaceDE w:val="0"/>
      <w:autoSpaceDN w:val="0"/>
      <w:spacing w:after="0" w:line="240" w:lineRule="auto"/>
    </w:pPr>
    <w:rPr>
      <w:rFonts w:eastAsia="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421879030">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27784463">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Geiser, Che@Energy</DisplayName>
        <AccountId>180</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5067c814-4b34-462c-a21d-c185ff6548d2"/>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 ds:uri="785685f2-c2e1-4352-89aa-3faca8eaba52"/>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2BCB6CCB-A6FB-4B52-8F54-54C72FB9A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2987</Words>
  <Characters>17027</Characters>
  <Application>Microsoft Office Word</Application>
  <DocSecurity>8</DocSecurity>
  <Lines>141</Lines>
  <Paragraphs>39</Paragraphs>
  <ScaleCrop>false</ScaleCrop>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2022-08-02T22:40:00Z</dcterms:created>
  <dcterms:modified xsi:type="dcterms:W3CDTF">2022-08-05T01:01:00Z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