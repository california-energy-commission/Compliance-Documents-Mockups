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Change w:id="0" w:author="Geiser, Che@Energy" w:date="2022-04-07T08:54:00Z">
          <w:tblPr>
            <w:tblStyle w:val="TableGrid"/>
            <w:tblW w:w="4996" w:type="pct"/>
            <w:tblLook w:val="0020" w:firstRow="1" w:lastRow="0" w:firstColumn="0" w:lastColumn="0" w:noHBand="0" w:noVBand="0"/>
          </w:tblPr>
        </w:tblPrChange>
      </w:tblPr>
      <w:tblGrid>
        <w:gridCol w:w="7040"/>
        <w:gridCol w:w="7338"/>
        <w:tblGridChange w:id="1">
          <w:tblGrid>
            <w:gridCol w:w="7040"/>
            <w:gridCol w:w="7338"/>
          </w:tblGrid>
        </w:tblGridChange>
      </w:tblGrid>
      <w:tr w:rsidR="0095185B" w:rsidRPr="00EB4E7D" w14:paraId="1408713A" w14:textId="77777777" w:rsidTr="008114C3">
        <w:trPr>
          <w:trHeight w:val="288"/>
          <w:ins w:id="2" w:author="Geiser, Che@Energy" w:date="2022-04-07T08:50:00Z"/>
          <w:trPrChange w:id="3" w:author="Geiser, Che@Energy" w:date="2022-04-07T08:54:00Z">
            <w:trPr>
              <w:trHeight w:val="288"/>
            </w:trPr>
          </w:trPrChange>
        </w:trPr>
        <w:tc>
          <w:tcPr>
            <w:tcW w:w="7040" w:type="dxa"/>
            <w:tcPrChange w:id="4" w:author="Geiser, Che@Energy" w:date="2022-04-07T08:54:00Z">
              <w:tcPr>
                <w:tcW w:w="4575" w:type="dxa"/>
              </w:tcPr>
            </w:tcPrChange>
          </w:tcPr>
          <w:p w14:paraId="5BF5CEC2" w14:textId="77777777" w:rsidR="0095185B" w:rsidRPr="00EB4E7D" w:rsidRDefault="0095185B" w:rsidP="00CA1032">
            <w:pPr>
              <w:rPr>
                <w:ins w:id="5" w:author="Geiser, Che@Energy" w:date="2022-04-07T08:50:00Z"/>
                <w:rFonts w:asciiTheme="minorHAnsi" w:hAnsiTheme="minorHAnsi" w:cstheme="minorHAnsi"/>
                <w:rPrChange w:id="6" w:author="Alhabibi, Haider@Energy" w:date="2023-08-14T16:28:00Z">
                  <w:rPr>
                    <w:ins w:id="7" w:author="Geiser, Che@Energy" w:date="2022-04-07T08:50:00Z"/>
                    <w:rFonts w:ascii="Calibri" w:hAnsi="Calibri"/>
                  </w:rPr>
                </w:rPrChange>
              </w:rPr>
            </w:pPr>
            <w:ins w:id="8" w:author="Geiser, Che@Energy" w:date="2022-04-07T08:50:00Z">
              <w:r w:rsidRPr="00EB4E7D">
                <w:rPr>
                  <w:rFonts w:asciiTheme="minorHAnsi" w:hAnsiTheme="minorHAnsi" w:cstheme="minorHAnsi"/>
                  <w:rPrChange w:id="9" w:author="Alhabibi, Haider@Energy" w:date="2023-08-14T16:28:00Z">
                    <w:rPr>
                      <w:rFonts w:ascii="Calibri" w:hAnsi="Calibri"/>
                    </w:rPr>
                  </w:rPrChange>
                </w:rPr>
                <w:t>Project Name:</w:t>
              </w:r>
            </w:ins>
          </w:p>
        </w:tc>
        <w:tc>
          <w:tcPr>
            <w:tcW w:w="7338" w:type="dxa"/>
            <w:tcPrChange w:id="10" w:author="Geiser, Che@Energy" w:date="2022-04-07T08:54:00Z">
              <w:tcPr>
                <w:tcW w:w="4768" w:type="dxa"/>
              </w:tcPr>
            </w:tcPrChange>
          </w:tcPr>
          <w:p w14:paraId="0009D3A1" w14:textId="77777777" w:rsidR="0095185B" w:rsidRPr="00EB4E7D" w:rsidRDefault="0095185B" w:rsidP="00CA1032">
            <w:pPr>
              <w:rPr>
                <w:ins w:id="11" w:author="Geiser, Che@Energy" w:date="2022-04-07T08:50:00Z"/>
                <w:rFonts w:asciiTheme="minorHAnsi" w:hAnsiTheme="minorHAnsi" w:cstheme="minorHAnsi"/>
                <w:rPrChange w:id="12" w:author="Alhabibi, Haider@Energy" w:date="2023-08-14T16:28:00Z">
                  <w:rPr>
                    <w:ins w:id="13" w:author="Geiser, Che@Energy" w:date="2022-04-07T08:50:00Z"/>
                    <w:rFonts w:ascii="Calibri" w:hAnsi="Calibri"/>
                  </w:rPr>
                </w:rPrChange>
              </w:rPr>
            </w:pPr>
            <w:ins w:id="14" w:author="Geiser, Che@Energy" w:date="2022-04-07T08:50:00Z">
              <w:r w:rsidRPr="00EB4E7D">
                <w:rPr>
                  <w:rFonts w:asciiTheme="minorHAnsi" w:hAnsiTheme="minorHAnsi" w:cstheme="minorHAnsi"/>
                  <w:rPrChange w:id="15" w:author="Alhabibi, Haider@Energy" w:date="2023-08-14T16:28:00Z">
                    <w:rPr>
                      <w:rFonts w:ascii="Calibri" w:hAnsi="Calibri"/>
                    </w:rPr>
                  </w:rPrChange>
                </w:rPr>
                <w:t>Enforcement Agency:</w:t>
              </w:r>
            </w:ins>
          </w:p>
        </w:tc>
      </w:tr>
      <w:tr w:rsidR="0095185B" w:rsidRPr="00EB4E7D" w14:paraId="1D48C07B" w14:textId="77777777" w:rsidTr="008114C3">
        <w:trPr>
          <w:trHeight w:val="288"/>
          <w:ins w:id="16" w:author="Geiser, Che@Energy" w:date="2022-04-07T08:50:00Z"/>
          <w:trPrChange w:id="17" w:author="Geiser, Che@Energy" w:date="2022-04-07T08:54:00Z">
            <w:trPr>
              <w:trHeight w:val="288"/>
            </w:trPr>
          </w:trPrChange>
        </w:trPr>
        <w:tc>
          <w:tcPr>
            <w:tcW w:w="7040" w:type="dxa"/>
            <w:tcPrChange w:id="18" w:author="Geiser, Che@Energy" w:date="2022-04-07T08:54:00Z">
              <w:tcPr>
                <w:tcW w:w="4575" w:type="dxa"/>
              </w:tcPr>
            </w:tcPrChange>
          </w:tcPr>
          <w:p w14:paraId="22EC7838" w14:textId="77777777" w:rsidR="0095185B" w:rsidRPr="00EB4E7D" w:rsidRDefault="0095185B" w:rsidP="00CA1032">
            <w:pPr>
              <w:rPr>
                <w:ins w:id="19" w:author="Geiser, Che@Energy" w:date="2022-04-07T08:50:00Z"/>
                <w:rFonts w:asciiTheme="minorHAnsi" w:hAnsiTheme="minorHAnsi" w:cstheme="minorHAnsi"/>
                <w:vertAlign w:val="superscript"/>
                <w:rPrChange w:id="20" w:author="Alhabibi, Haider@Energy" w:date="2023-08-14T16:28:00Z">
                  <w:rPr>
                    <w:ins w:id="21" w:author="Geiser, Che@Energy" w:date="2022-04-07T08:50:00Z"/>
                    <w:rFonts w:ascii="Calibri" w:hAnsi="Calibri"/>
                    <w:vertAlign w:val="superscript"/>
                  </w:rPr>
                </w:rPrChange>
              </w:rPr>
            </w:pPr>
            <w:ins w:id="22" w:author="Geiser, Che@Energy" w:date="2022-04-07T08:50:00Z">
              <w:r w:rsidRPr="00EB4E7D">
                <w:rPr>
                  <w:rFonts w:asciiTheme="minorHAnsi" w:hAnsiTheme="minorHAnsi" w:cstheme="minorHAnsi"/>
                  <w:rPrChange w:id="23" w:author="Alhabibi, Haider@Energy" w:date="2023-08-14T16:28:00Z">
                    <w:rPr>
                      <w:rFonts w:ascii="Calibri" w:hAnsi="Calibri"/>
                    </w:rPr>
                  </w:rPrChange>
                </w:rPr>
                <w:t>Dwelling Address:</w:t>
              </w:r>
            </w:ins>
          </w:p>
        </w:tc>
        <w:tc>
          <w:tcPr>
            <w:tcW w:w="7338" w:type="dxa"/>
            <w:tcPrChange w:id="24" w:author="Geiser, Che@Energy" w:date="2022-04-07T08:54:00Z">
              <w:tcPr>
                <w:tcW w:w="4768" w:type="dxa"/>
              </w:tcPr>
            </w:tcPrChange>
          </w:tcPr>
          <w:p w14:paraId="64CCBBAD" w14:textId="77777777" w:rsidR="0095185B" w:rsidRPr="00EB4E7D" w:rsidRDefault="0095185B" w:rsidP="00CA1032">
            <w:pPr>
              <w:rPr>
                <w:ins w:id="25" w:author="Geiser, Che@Energy" w:date="2022-04-07T08:50:00Z"/>
                <w:rFonts w:asciiTheme="minorHAnsi" w:hAnsiTheme="minorHAnsi" w:cstheme="minorHAnsi"/>
                <w:vertAlign w:val="superscript"/>
                <w:rPrChange w:id="26" w:author="Alhabibi, Haider@Energy" w:date="2023-08-14T16:28:00Z">
                  <w:rPr>
                    <w:ins w:id="27" w:author="Geiser, Che@Energy" w:date="2022-04-07T08:50:00Z"/>
                    <w:rFonts w:ascii="Calibri" w:hAnsi="Calibri"/>
                    <w:vertAlign w:val="superscript"/>
                  </w:rPr>
                </w:rPrChange>
              </w:rPr>
            </w:pPr>
            <w:ins w:id="28" w:author="Geiser, Che@Energy" w:date="2022-04-07T08:50:00Z">
              <w:r w:rsidRPr="00EB4E7D">
                <w:rPr>
                  <w:rFonts w:asciiTheme="minorHAnsi" w:hAnsiTheme="minorHAnsi" w:cstheme="minorHAnsi"/>
                  <w:rPrChange w:id="29" w:author="Alhabibi, Haider@Energy" w:date="2023-08-14T16:28:00Z">
                    <w:rPr>
                      <w:rFonts w:ascii="Calibri" w:hAnsi="Calibri"/>
                    </w:rPr>
                  </w:rPrChange>
                </w:rPr>
                <w:t>Permit Number:</w:t>
              </w:r>
            </w:ins>
          </w:p>
        </w:tc>
      </w:tr>
      <w:tr w:rsidR="0095185B" w:rsidRPr="00EB4E7D" w14:paraId="1187653D" w14:textId="77777777" w:rsidTr="008114C3">
        <w:trPr>
          <w:trHeight w:val="288"/>
          <w:ins w:id="30" w:author="Geiser, Che@Energy" w:date="2022-04-07T08:50:00Z"/>
          <w:trPrChange w:id="31" w:author="Geiser, Che@Energy" w:date="2022-04-07T08:54:00Z">
            <w:trPr>
              <w:trHeight w:val="288"/>
            </w:trPr>
          </w:trPrChange>
        </w:trPr>
        <w:tc>
          <w:tcPr>
            <w:tcW w:w="7040" w:type="dxa"/>
            <w:tcPrChange w:id="32" w:author="Geiser, Che@Energy" w:date="2022-04-07T08:54:00Z">
              <w:tcPr>
                <w:tcW w:w="4575" w:type="dxa"/>
              </w:tcPr>
            </w:tcPrChange>
          </w:tcPr>
          <w:p w14:paraId="0B0CDFFD" w14:textId="77777777" w:rsidR="0095185B" w:rsidRPr="00EB4E7D" w:rsidRDefault="0095185B" w:rsidP="00CA1032">
            <w:pPr>
              <w:rPr>
                <w:ins w:id="33" w:author="Geiser, Che@Energy" w:date="2022-04-07T08:50:00Z"/>
                <w:rFonts w:asciiTheme="minorHAnsi" w:hAnsiTheme="minorHAnsi" w:cstheme="minorHAnsi"/>
                <w:rPrChange w:id="34" w:author="Alhabibi, Haider@Energy" w:date="2023-08-14T16:28:00Z">
                  <w:rPr>
                    <w:ins w:id="35" w:author="Geiser, Che@Energy" w:date="2022-04-07T08:50:00Z"/>
                    <w:rFonts w:ascii="Calibri" w:hAnsi="Calibri"/>
                  </w:rPr>
                </w:rPrChange>
              </w:rPr>
            </w:pPr>
            <w:ins w:id="36" w:author="Geiser, Che@Energy" w:date="2022-04-07T08:50:00Z">
              <w:r w:rsidRPr="00EB4E7D">
                <w:rPr>
                  <w:rFonts w:asciiTheme="minorHAnsi" w:hAnsiTheme="minorHAnsi" w:cstheme="minorHAnsi"/>
                  <w:rPrChange w:id="37" w:author="Alhabibi, Haider@Energy" w:date="2023-08-14T16:28:00Z">
                    <w:rPr>
                      <w:rFonts w:ascii="Calibri" w:hAnsi="Calibri"/>
                    </w:rPr>
                  </w:rPrChange>
                </w:rPr>
                <w:t>City and Zip Code:</w:t>
              </w:r>
            </w:ins>
          </w:p>
        </w:tc>
        <w:tc>
          <w:tcPr>
            <w:tcW w:w="7338" w:type="dxa"/>
            <w:tcPrChange w:id="38" w:author="Geiser, Che@Energy" w:date="2022-04-07T08:54:00Z">
              <w:tcPr>
                <w:tcW w:w="4768" w:type="dxa"/>
              </w:tcPr>
            </w:tcPrChange>
          </w:tcPr>
          <w:p w14:paraId="07F9B452" w14:textId="77777777" w:rsidR="0095185B" w:rsidRPr="00EB4E7D" w:rsidRDefault="0095185B" w:rsidP="00CA1032">
            <w:pPr>
              <w:rPr>
                <w:ins w:id="39" w:author="Geiser, Che@Energy" w:date="2022-04-07T08:50:00Z"/>
                <w:rFonts w:asciiTheme="minorHAnsi" w:hAnsiTheme="minorHAnsi" w:cstheme="minorHAnsi"/>
                <w:rPrChange w:id="40" w:author="Alhabibi, Haider@Energy" w:date="2023-08-14T16:28:00Z">
                  <w:rPr>
                    <w:ins w:id="41" w:author="Geiser, Che@Energy" w:date="2022-04-07T08:50:00Z"/>
                    <w:rFonts w:ascii="Calibri" w:hAnsi="Calibri"/>
                  </w:rPr>
                </w:rPrChange>
              </w:rPr>
            </w:pPr>
            <w:ins w:id="42" w:author="Geiser, Che@Energy" w:date="2022-04-07T08:50:00Z">
              <w:r w:rsidRPr="00EB4E7D">
                <w:rPr>
                  <w:rFonts w:asciiTheme="minorHAnsi" w:hAnsiTheme="minorHAnsi" w:cstheme="minorHAnsi"/>
                  <w:rPrChange w:id="43" w:author="Alhabibi, Haider@Energy" w:date="2023-08-14T16:28:00Z">
                    <w:rPr>
                      <w:rFonts w:ascii="Calibri" w:hAnsi="Calibri"/>
                    </w:rPr>
                  </w:rPrChange>
                </w:rPr>
                <w:t>Date Permit Issued:</w:t>
              </w:r>
            </w:ins>
          </w:p>
        </w:tc>
      </w:tr>
    </w:tbl>
    <w:p w14:paraId="4CE0A172" w14:textId="77777777" w:rsidR="0095185B" w:rsidRPr="00EB4E7D" w:rsidRDefault="0095185B">
      <w:pPr>
        <w:rPr>
          <w:ins w:id="44" w:author="Geiser, Che@Energy" w:date="2022-04-07T08:50:00Z"/>
          <w:rFonts w:asciiTheme="minorHAnsi" w:hAnsiTheme="minorHAnsi" w:cstheme="minorHAnsi"/>
          <w:rPrChange w:id="45" w:author="Alhabibi, Haider@Energy" w:date="2023-08-14T16:28:00Z">
            <w:rPr>
              <w:ins w:id="46" w:author="Geiser, Che@Energy" w:date="2022-04-07T08:50:00Z"/>
            </w:rPr>
          </w:rPrChange>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Change w:id="47" w:author="Grewing, Kyle@Energy" w:date="2023-08-11T09:53: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PrChange>
      </w:tblPr>
      <w:tblGrid>
        <w:gridCol w:w="535"/>
        <w:gridCol w:w="3240"/>
        <w:gridCol w:w="10621"/>
        <w:tblGridChange w:id="48">
          <w:tblGrid>
            <w:gridCol w:w="535"/>
            <w:gridCol w:w="2769"/>
            <w:gridCol w:w="3540"/>
            <w:gridCol w:w="7546"/>
          </w:tblGrid>
        </w:tblGridChange>
      </w:tblGrid>
      <w:tr w:rsidR="00EE26F4" w:rsidRPr="00EB4E7D" w14:paraId="0B73A565" w14:textId="77777777" w:rsidTr="00360C08">
        <w:tc>
          <w:tcPr>
            <w:tcW w:w="14396" w:type="dxa"/>
            <w:gridSpan w:val="3"/>
            <w:shd w:val="clear" w:color="auto" w:fill="auto"/>
            <w:tcPrChange w:id="49" w:author="Grewing, Kyle@Energy" w:date="2023-08-11T09:53:00Z">
              <w:tcPr>
                <w:tcW w:w="14630" w:type="dxa"/>
                <w:gridSpan w:val="4"/>
                <w:shd w:val="clear" w:color="auto" w:fill="auto"/>
              </w:tcPr>
            </w:tcPrChange>
          </w:tcPr>
          <w:p w14:paraId="0B73A563" w14:textId="72C0B28A" w:rsidR="00EE26F4" w:rsidRPr="00EB4E7D" w:rsidRDefault="00EE26F4" w:rsidP="00E87648">
            <w:pPr>
              <w:keepNext/>
              <w:rPr>
                <w:rFonts w:asciiTheme="minorHAnsi" w:hAnsiTheme="minorHAnsi" w:cstheme="minorHAnsi"/>
                <w:b/>
                <w:rPrChange w:id="50" w:author="Alhabibi, Haider@Energy" w:date="2023-08-14T16:28:00Z">
                  <w:rPr>
                    <w:rFonts w:ascii="Calibri" w:hAnsi="Calibri"/>
                    <w:b/>
                  </w:rPr>
                </w:rPrChange>
              </w:rPr>
            </w:pPr>
            <w:r w:rsidRPr="00EB4E7D">
              <w:rPr>
                <w:rFonts w:asciiTheme="minorHAnsi" w:hAnsiTheme="minorHAnsi" w:cstheme="minorHAnsi"/>
                <w:b/>
                <w:rPrChange w:id="51" w:author="Alhabibi, Haider@Energy" w:date="2023-08-14T16:28:00Z">
                  <w:rPr>
                    <w:rFonts w:ascii="Calibri" w:hAnsi="Calibri"/>
                    <w:b/>
                    <w:sz w:val="20"/>
                  </w:rPr>
                </w:rPrChange>
              </w:rPr>
              <w:t xml:space="preserve">A. </w:t>
            </w:r>
            <w:r w:rsidR="00812E4A" w:rsidRPr="00EB4E7D">
              <w:rPr>
                <w:rFonts w:asciiTheme="minorHAnsi" w:hAnsiTheme="minorHAnsi" w:cstheme="minorHAnsi"/>
                <w:b/>
                <w:rPrChange w:id="52" w:author="Alhabibi, Haider@Energy" w:date="2023-08-14T16:28:00Z">
                  <w:rPr>
                    <w:rFonts w:ascii="Calibri" w:hAnsi="Calibri"/>
                    <w:b/>
                    <w:sz w:val="20"/>
                  </w:rPr>
                </w:rPrChange>
              </w:rPr>
              <w:t>General Information</w:t>
            </w:r>
          </w:p>
          <w:p w14:paraId="0B73A564" w14:textId="0E23B71C" w:rsidR="00EE26F4" w:rsidRPr="00EB4E7D" w:rsidRDefault="00EE26F4" w:rsidP="00E87648">
            <w:pPr>
              <w:keepNext/>
              <w:rPr>
                <w:rFonts w:asciiTheme="minorHAnsi" w:hAnsiTheme="minorHAnsi" w:cstheme="minorHAnsi"/>
                <w:rPrChange w:id="53" w:author="Alhabibi, Haider@Energy" w:date="2023-08-14T16:28:00Z">
                  <w:rPr>
                    <w:rFonts w:ascii="Calibri" w:hAnsi="Calibri"/>
                    <w:sz w:val="18"/>
                    <w:szCs w:val="18"/>
                  </w:rPr>
                </w:rPrChange>
              </w:rPr>
            </w:pPr>
            <w:del w:id="54" w:author="Geiser, Che@Energy" w:date="2023-08-03T16:38:00Z">
              <w:r w:rsidRPr="00EB4E7D" w:rsidDel="008D7DDD">
                <w:rPr>
                  <w:rFonts w:asciiTheme="minorHAnsi" w:hAnsiTheme="minorHAnsi" w:cstheme="minorHAnsi"/>
                  <w:rPrChange w:id="55" w:author="Alhabibi, Haider@Energy" w:date="2023-08-14T16:28:00Z">
                    <w:rPr>
                      <w:rFonts w:ascii="Calibri" w:hAnsi="Calibri"/>
                      <w:sz w:val="18"/>
                      <w:szCs w:val="18"/>
                    </w:rPr>
                  </w:rPrChange>
                </w:rPr>
                <w:delText>CF1R</w:delText>
              </w:r>
            </w:del>
            <w:bookmarkStart w:id="56" w:name="_Hlk142309470"/>
            <w:ins w:id="57" w:author="Geiser, Che@Energy" w:date="2023-08-03T16:38:00Z">
              <w:r w:rsidR="008D7DDD" w:rsidRPr="00EB4E7D">
                <w:rPr>
                  <w:rFonts w:asciiTheme="minorHAnsi" w:hAnsiTheme="minorHAnsi" w:cstheme="minorHAnsi"/>
                  <w:rPrChange w:id="58" w:author="Alhabibi, Haider@Energy" w:date="2023-08-14T16:28:00Z">
                    <w:rPr>
                      <w:rFonts w:ascii="Calibri" w:hAnsi="Calibri"/>
                      <w:sz w:val="18"/>
                      <w:szCs w:val="18"/>
                    </w:rPr>
                  </w:rPrChange>
                </w:rPr>
                <w:t>LMCC</w:t>
              </w:r>
            </w:ins>
            <w:r w:rsidRPr="00EB4E7D">
              <w:rPr>
                <w:rFonts w:asciiTheme="minorHAnsi" w:hAnsiTheme="minorHAnsi" w:cstheme="minorHAnsi"/>
                <w:rPrChange w:id="59" w:author="Alhabibi, Haider@Energy" w:date="2023-08-14T16:28:00Z">
                  <w:rPr>
                    <w:rFonts w:ascii="Calibri" w:hAnsi="Calibri"/>
                    <w:sz w:val="18"/>
                    <w:szCs w:val="18"/>
                  </w:rPr>
                </w:rPrChange>
              </w:rPr>
              <w:t>-</w:t>
            </w:r>
            <w:del w:id="60" w:author="Geiser, Che@Energy" w:date="2023-08-03T16:38:00Z">
              <w:r w:rsidRPr="00EB4E7D" w:rsidDel="008D7DDD">
                <w:rPr>
                  <w:rFonts w:asciiTheme="minorHAnsi" w:hAnsiTheme="minorHAnsi" w:cstheme="minorHAnsi"/>
                  <w:rPrChange w:id="61" w:author="Alhabibi, Haider@Energy" w:date="2023-08-14T16:28:00Z">
                    <w:rPr>
                      <w:rFonts w:ascii="Calibri" w:hAnsi="Calibri"/>
                      <w:sz w:val="18"/>
                      <w:szCs w:val="18"/>
                    </w:rPr>
                  </w:rPrChange>
                </w:rPr>
                <w:delText>ALT</w:delText>
              </w:r>
            </w:del>
            <w:ins w:id="62" w:author="Geiser, Che@Energy" w:date="2023-08-03T16:38:00Z">
              <w:r w:rsidR="008D7DDD" w:rsidRPr="00EB4E7D">
                <w:rPr>
                  <w:rFonts w:asciiTheme="minorHAnsi" w:hAnsiTheme="minorHAnsi" w:cstheme="minorHAnsi"/>
                  <w:rPrChange w:id="63" w:author="Alhabibi, Haider@Energy" w:date="2023-08-14T16:28:00Z">
                    <w:rPr>
                      <w:rFonts w:ascii="Calibri" w:hAnsi="Calibri"/>
                      <w:sz w:val="18"/>
                      <w:szCs w:val="18"/>
                    </w:rPr>
                  </w:rPrChange>
                </w:rPr>
                <w:t>MCH</w:t>
              </w:r>
            </w:ins>
            <w:r w:rsidRPr="00EB4E7D">
              <w:rPr>
                <w:rFonts w:asciiTheme="minorHAnsi" w:hAnsiTheme="minorHAnsi" w:cstheme="minorHAnsi"/>
                <w:rPrChange w:id="64" w:author="Alhabibi, Haider@Energy" w:date="2023-08-14T16:28:00Z">
                  <w:rPr>
                    <w:rFonts w:ascii="Calibri" w:hAnsi="Calibri"/>
                    <w:sz w:val="18"/>
                    <w:szCs w:val="18"/>
                  </w:rPr>
                </w:rPrChange>
              </w:rPr>
              <w:t xml:space="preserve">-02 is applicable to multiple space conditioning systems contained within a single dwelling unit. </w:t>
            </w:r>
            <w:bookmarkEnd w:id="56"/>
            <w:del w:id="65" w:author="Shewmaker, Michael@Energy" w:date="2021-12-27T11:13:00Z">
              <w:r w:rsidRPr="00EB4E7D" w:rsidDel="00434AD8">
                <w:rPr>
                  <w:rFonts w:asciiTheme="minorHAnsi" w:hAnsiTheme="minorHAnsi" w:cstheme="minorHAnsi"/>
                  <w:rPrChange w:id="66" w:author="Alhabibi, Haider@Energy" w:date="2023-08-14T16:28:00Z">
                    <w:rPr>
                      <w:rFonts w:ascii="Calibri" w:hAnsi="Calibri"/>
                      <w:sz w:val="18"/>
                      <w:szCs w:val="18"/>
                    </w:rPr>
                  </w:rPrChange>
                </w:rPr>
                <w:delText>When multiple dwelling units must be documented, use one CF1R-ALT-02 document for each dwelling unit.</w:delText>
              </w:r>
            </w:del>
          </w:p>
        </w:tc>
      </w:tr>
      <w:tr w:rsidR="00360C08" w:rsidRPr="00EB4E7D" w14:paraId="0B73A56C" w14:textId="77777777" w:rsidTr="009054A8">
        <w:trPr>
          <w:trHeight w:val="274"/>
          <w:trPrChange w:id="67" w:author="Geiser, Che@Energy" w:date="2023-08-24T12:01:00Z">
            <w:trPr>
              <w:gridAfter w:val="0"/>
              <w:wAfter w:w="7546" w:type="dxa"/>
            </w:trPr>
          </w:trPrChange>
        </w:trPr>
        <w:tc>
          <w:tcPr>
            <w:tcW w:w="535" w:type="dxa"/>
            <w:vAlign w:val="center"/>
            <w:tcPrChange w:id="68" w:author="Geiser, Che@Energy" w:date="2023-08-24T12:01:00Z">
              <w:tcPr>
                <w:tcW w:w="535" w:type="dxa"/>
                <w:vAlign w:val="center"/>
              </w:tcPr>
            </w:tcPrChange>
          </w:tcPr>
          <w:p w14:paraId="0B73A566" w14:textId="77777777" w:rsidR="00360C08" w:rsidRPr="00B63041" w:rsidRDefault="00360C08" w:rsidP="00E87648">
            <w:pPr>
              <w:jc w:val="center"/>
              <w:rPr>
                <w:rFonts w:asciiTheme="minorHAnsi" w:hAnsiTheme="minorHAnsi" w:cstheme="minorHAnsi"/>
                <w:sz w:val="22"/>
                <w:szCs w:val="22"/>
                <w:rPrChange w:id="69" w:author="Alhabibi, Haider@Energy" w:date="2023-08-14T16:55:00Z">
                  <w:rPr>
                    <w:rFonts w:ascii="Calibri" w:hAnsi="Calibri"/>
                    <w:sz w:val="18"/>
                    <w:szCs w:val="18"/>
                  </w:rPr>
                </w:rPrChange>
              </w:rPr>
            </w:pPr>
            <w:r w:rsidRPr="00B63041">
              <w:rPr>
                <w:rFonts w:asciiTheme="minorHAnsi" w:hAnsiTheme="minorHAnsi" w:cstheme="minorHAnsi"/>
                <w:sz w:val="22"/>
                <w:szCs w:val="22"/>
                <w:rPrChange w:id="70" w:author="Alhabibi, Haider@Energy" w:date="2023-08-14T16:55:00Z">
                  <w:rPr>
                    <w:rFonts w:ascii="Calibri" w:hAnsi="Calibri"/>
                    <w:sz w:val="18"/>
                    <w:szCs w:val="18"/>
                  </w:rPr>
                </w:rPrChange>
              </w:rPr>
              <w:t>01</w:t>
            </w:r>
          </w:p>
        </w:tc>
        <w:tc>
          <w:tcPr>
            <w:tcW w:w="3240" w:type="dxa"/>
            <w:vAlign w:val="center"/>
            <w:tcPrChange w:id="71" w:author="Geiser, Che@Energy" w:date="2023-08-24T12:01:00Z">
              <w:tcPr>
                <w:tcW w:w="2769" w:type="dxa"/>
                <w:vAlign w:val="center"/>
              </w:tcPr>
            </w:tcPrChange>
          </w:tcPr>
          <w:p w14:paraId="0B73A567" w14:textId="3136CFD0" w:rsidR="00360C08" w:rsidRPr="00B63041" w:rsidRDefault="00360C08" w:rsidP="00E87648">
            <w:pPr>
              <w:rPr>
                <w:rFonts w:asciiTheme="minorHAnsi" w:hAnsiTheme="minorHAnsi" w:cstheme="minorHAnsi"/>
                <w:sz w:val="22"/>
                <w:szCs w:val="22"/>
                <w:rPrChange w:id="72" w:author="Alhabibi, Haider@Energy" w:date="2023-08-14T16:55:00Z">
                  <w:rPr>
                    <w:rFonts w:ascii="Calibri" w:hAnsi="Calibri"/>
                    <w:sz w:val="18"/>
                    <w:szCs w:val="18"/>
                  </w:rPr>
                </w:rPrChange>
              </w:rPr>
            </w:pPr>
            <w:ins w:id="73" w:author="Grewing, Kyle@Energy" w:date="2023-08-10T16:41:00Z">
              <w:r w:rsidRPr="00B63041">
                <w:rPr>
                  <w:rFonts w:asciiTheme="minorHAnsi" w:hAnsiTheme="minorHAnsi" w:cstheme="minorHAnsi"/>
                  <w:sz w:val="22"/>
                  <w:szCs w:val="22"/>
                  <w:rPrChange w:id="74" w:author="Alhabibi, Haider@Energy" w:date="2023-08-14T16:55:00Z">
                    <w:rPr>
                      <w:rFonts w:asciiTheme="minorHAnsi" w:hAnsiTheme="minorHAnsi" w:cstheme="minorHAnsi"/>
                    </w:rPr>
                  </w:rPrChange>
                </w:rPr>
                <w:t>Date Prepared</w:t>
              </w:r>
            </w:ins>
            <w:del w:id="75" w:author="Grewing, Kyle@Energy" w:date="2023-08-10T16:41:00Z">
              <w:r w:rsidRPr="00B63041" w:rsidDel="00AD7B5A">
                <w:rPr>
                  <w:rFonts w:asciiTheme="minorHAnsi" w:hAnsiTheme="minorHAnsi" w:cstheme="minorHAnsi"/>
                  <w:sz w:val="22"/>
                  <w:szCs w:val="22"/>
                  <w:rPrChange w:id="76" w:author="Alhabibi, Haider@Energy" w:date="2023-08-14T16:55:00Z">
                    <w:rPr>
                      <w:rFonts w:ascii="Calibri" w:hAnsi="Calibri"/>
                      <w:sz w:val="18"/>
                      <w:szCs w:val="18"/>
                    </w:rPr>
                  </w:rPrChange>
                </w:rPr>
                <w:delText>Project Name:</w:delText>
              </w:r>
            </w:del>
          </w:p>
        </w:tc>
        <w:tc>
          <w:tcPr>
            <w:tcW w:w="10621" w:type="dxa"/>
            <w:vAlign w:val="center"/>
            <w:tcPrChange w:id="77" w:author="Geiser, Che@Energy" w:date="2023-08-24T12:01:00Z">
              <w:tcPr>
                <w:tcW w:w="3540" w:type="dxa"/>
                <w:vAlign w:val="center"/>
              </w:tcPr>
            </w:tcPrChange>
          </w:tcPr>
          <w:p w14:paraId="0B73A568" w14:textId="77777777" w:rsidR="00360C08" w:rsidRPr="00B63041" w:rsidRDefault="00360C08" w:rsidP="00E87648">
            <w:pPr>
              <w:rPr>
                <w:rFonts w:asciiTheme="minorHAnsi" w:hAnsiTheme="minorHAnsi" w:cstheme="minorHAnsi"/>
                <w:sz w:val="22"/>
                <w:szCs w:val="22"/>
                <w:rPrChange w:id="78" w:author="Alhabibi, Haider@Energy" w:date="2023-08-14T16:55:00Z">
                  <w:rPr>
                    <w:rFonts w:ascii="Calibri" w:hAnsi="Calibri"/>
                    <w:sz w:val="18"/>
                    <w:szCs w:val="18"/>
                  </w:rPr>
                </w:rPrChange>
              </w:rPr>
            </w:pPr>
          </w:p>
        </w:tc>
      </w:tr>
      <w:tr w:rsidR="00360C08" w:rsidRPr="00EB4E7D" w14:paraId="0ADF89D4" w14:textId="77777777" w:rsidTr="009054A8">
        <w:trPr>
          <w:trHeight w:val="274"/>
          <w:ins w:id="79" w:author="Grewing, Kyle@Energy" w:date="2023-08-11T09:49:00Z"/>
          <w:trPrChange w:id="80" w:author="Geiser, Che@Energy" w:date="2023-08-24T12:01:00Z">
            <w:trPr>
              <w:gridAfter w:val="0"/>
              <w:wAfter w:w="7546" w:type="dxa"/>
            </w:trPr>
          </w:trPrChange>
        </w:trPr>
        <w:tc>
          <w:tcPr>
            <w:tcW w:w="535" w:type="dxa"/>
            <w:vAlign w:val="center"/>
            <w:tcPrChange w:id="81" w:author="Geiser, Che@Energy" w:date="2023-08-24T12:01:00Z">
              <w:tcPr>
                <w:tcW w:w="535" w:type="dxa"/>
                <w:vAlign w:val="center"/>
              </w:tcPr>
            </w:tcPrChange>
          </w:tcPr>
          <w:p w14:paraId="3A3638C0" w14:textId="64595E3A" w:rsidR="00360C08" w:rsidRPr="00B63041" w:rsidRDefault="00360C08" w:rsidP="00360C08">
            <w:pPr>
              <w:jc w:val="center"/>
              <w:rPr>
                <w:ins w:id="82" w:author="Grewing, Kyle@Energy" w:date="2023-08-11T09:49:00Z"/>
                <w:rFonts w:asciiTheme="minorHAnsi" w:hAnsiTheme="minorHAnsi" w:cstheme="minorHAnsi"/>
                <w:sz w:val="22"/>
                <w:szCs w:val="22"/>
                <w:rPrChange w:id="83" w:author="Alhabibi, Haider@Energy" w:date="2023-08-14T16:55:00Z">
                  <w:rPr>
                    <w:ins w:id="84" w:author="Grewing, Kyle@Energy" w:date="2023-08-11T09:49:00Z"/>
                    <w:rFonts w:asciiTheme="minorHAnsi" w:hAnsiTheme="minorHAnsi" w:cstheme="minorHAnsi"/>
                  </w:rPr>
                </w:rPrChange>
              </w:rPr>
            </w:pPr>
            <w:ins w:id="85" w:author="Grewing, Kyle@Energy" w:date="2023-08-11T09:50:00Z">
              <w:r w:rsidRPr="00B63041">
                <w:rPr>
                  <w:rFonts w:asciiTheme="minorHAnsi" w:hAnsiTheme="minorHAnsi" w:cstheme="minorHAnsi"/>
                  <w:sz w:val="22"/>
                  <w:szCs w:val="22"/>
                  <w:rPrChange w:id="86" w:author="Alhabibi, Haider@Energy" w:date="2023-08-14T16:55:00Z">
                    <w:rPr>
                      <w:rFonts w:asciiTheme="minorHAnsi" w:hAnsiTheme="minorHAnsi" w:cstheme="minorHAnsi"/>
                    </w:rPr>
                  </w:rPrChange>
                </w:rPr>
                <w:t>02</w:t>
              </w:r>
            </w:ins>
          </w:p>
        </w:tc>
        <w:tc>
          <w:tcPr>
            <w:tcW w:w="3240" w:type="dxa"/>
            <w:vAlign w:val="center"/>
            <w:tcPrChange w:id="87" w:author="Geiser, Che@Energy" w:date="2023-08-24T12:01:00Z">
              <w:tcPr>
                <w:tcW w:w="2769" w:type="dxa"/>
                <w:vAlign w:val="center"/>
              </w:tcPr>
            </w:tcPrChange>
          </w:tcPr>
          <w:p w14:paraId="4D2BFE08" w14:textId="5380BD0C" w:rsidR="00360C08" w:rsidRPr="00B63041" w:rsidRDefault="00360C08" w:rsidP="00360C08">
            <w:pPr>
              <w:rPr>
                <w:ins w:id="88" w:author="Grewing, Kyle@Energy" w:date="2023-08-11T09:49:00Z"/>
                <w:rFonts w:asciiTheme="minorHAnsi" w:hAnsiTheme="minorHAnsi" w:cstheme="minorHAnsi"/>
                <w:sz w:val="22"/>
                <w:szCs w:val="22"/>
                <w:rPrChange w:id="89" w:author="Alhabibi, Haider@Energy" w:date="2023-08-14T16:55:00Z">
                  <w:rPr>
                    <w:ins w:id="90" w:author="Grewing, Kyle@Energy" w:date="2023-08-11T09:49:00Z"/>
                    <w:rFonts w:asciiTheme="minorHAnsi" w:hAnsiTheme="minorHAnsi" w:cstheme="minorHAnsi"/>
                  </w:rPr>
                </w:rPrChange>
              </w:rPr>
            </w:pPr>
            <w:ins w:id="91" w:author="Grewing, Kyle@Energy" w:date="2023-08-11T09:50:00Z">
              <w:r w:rsidRPr="00B63041">
                <w:rPr>
                  <w:rFonts w:asciiTheme="minorHAnsi" w:hAnsiTheme="minorHAnsi" w:cstheme="minorHAnsi"/>
                  <w:sz w:val="22"/>
                  <w:szCs w:val="22"/>
                  <w:rPrChange w:id="92" w:author="Alhabibi, Haider@Energy" w:date="2023-08-14T16:55:00Z">
                    <w:rPr>
                      <w:rFonts w:asciiTheme="minorHAnsi" w:hAnsiTheme="minorHAnsi" w:cstheme="minorHAnsi"/>
                    </w:rPr>
                  </w:rPrChange>
                </w:rPr>
                <w:t>Building Type</w:t>
              </w:r>
            </w:ins>
          </w:p>
        </w:tc>
        <w:tc>
          <w:tcPr>
            <w:tcW w:w="10620" w:type="dxa"/>
            <w:vAlign w:val="center"/>
            <w:tcPrChange w:id="93" w:author="Geiser, Che@Energy" w:date="2023-08-24T12:01:00Z">
              <w:tcPr>
                <w:tcW w:w="3540" w:type="dxa"/>
                <w:vAlign w:val="center"/>
              </w:tcPr>
            </w:tcPrChange>
          </w:tcPr>
          <w:p w14:paraId="2BBD6268" w14:textId="77777777" w:rsidR="00360C08" w:rsidRPr="00B63041" w:rsidRDefault="00360C08" w:rsidP="00360C08">
            <w:pPr>
              <w:rPr>
                <w:ins w:id="94" w:author="Grewing, Kyle@Energy" w:date="2023-08-11T09:49:00Z"/>
                <w:rFonts w:asciiTheme="minorHAnsi" w:hAnsiTheme="minorHAnsi" w:cstheme="minorHAnsi"/>
                <w:sz w:val="22"/>
                <w:szCs w:val="22"/>
                <w:rPrChange w:id="95" w:author="Alhabibi, Haider@Energy" w:date="2023-08-14T16:55:00Z">
                  <w:rPr>
                    <w:ins w:id="96" w:author="Grewing, Kyle@Energy" w:date="2023-08-11T09:49:00Z"/>
                    <w:rFonts w:asciiTheme="minorHAnsi" w:hAnsiTheme="minorHAnsi" w:cstheme="minorHAnsi"/>
                  </w:rPr>
                </w:rPrChange>
              </w:rPr>
            </w:pPr>
          </w:p>
        </w:tc>
      </w:tr>
      <w:tr w:rsidR="00360C08" w:rsidRPr="00EB4E7D" w14:paraId="0B73A573" w14:textId="77777777" w:rsidTr="009054A8">
        <w:trPr>
          <w:trHeight w:val="274"/>
          <w:trPrChange w:id="97" w:author="Geiser, Che@Energy" w:date="2023-08-24T12:01:00Z">
            <w:trPr>
              <w:gridAfter w:val="0"/>
              <w:wAfter w:w="7546" w:type="dxa"/>
            </w:trPr>
          </w:trPrChange>
        </w:trPr>
        <w:tc>
          <w:tcPr>
            <w:tcW w:w="535" w:type="dxa"/>
            <w:vAlign w:val="center"/>
            <w:tcPrChange w:id="98" w:author="Geiser, Che@Energy" w:date="2023-08-24T12:01:00Z">
              <w:tcPr>
                <w:tcW w:w="535" w:type="dxa"/>
                <w:vAlign w:val="center"/>
              </w:tcPr>
            </w:tcPrChange>
          </w:tcPr>
          <w:p w14:paraId="0B73A56D" w14:textId="77777777" w:rsidR="00360C08" w:rsidRPr="00B63041" w:rsidRDefault="00360C08" w:rsidP="00360C08">
            <w:pPr>
              <w:jc w:val="center"/>
              <w:rPr>
                <w:rFonts w:asciiTheme="minorHAnsi" w:hAnsiTheme="minorHAnsi" w:cstheme="minorHAnsi"/>
                <w:sz w:val="22"/>
                <w:szCs w:val="22"/>
                <w:rPrChange w:id="99" w:author="Alhabibi, Haider@Energy" w:date="2023-08-14T16:55:00Z">
                  <w:rPr>
                    <w:rFonts w:ascii="Calibri" w:hAnsi="Calibri"/>
                    <w:sz w:val="18"/>
                    <w:szCs w:val="18"/>
                  </w:rPr>
                </w:rPrChange>
              </w:rPr>
            </w:pPr>
            <w:r w:rsidRPr="00B63041">
              <w:rPr>
                <w:rFonts w:asciiTheme="minorHAnsi" w:hAnsiTheme="minorHAnsi" w:cstheme="minorHAnsi"/>
                <w:sz w:val="22"/>
                <w:szCs w:val="22"/>
                <w:rPrChange w:id="100" w:author="Alhabibi, Haider@Energy" w:date="2023-08-14T16:55:00Z">
                  <w:rPr>
                    <w:rFonts w:ascii="Calibri" w:hAnsi="Calibri"/>
                    <w:sz w:val="18"/>
                    <w:szCs w:val="18"/>
                  </w:rPr>
                </w:rPrChange>
              </w:rPr>
              <w:t>03</w:t>
            </w:r>
          </w:p>
        </w:tc>
        <w:tc>
          <w:tcPr>
            <w:tcW w:w="3240" w:type="dxa"/>
            <w:vAlign w:val="center"/>
            <w:tcPrChange w:id="101" w:author="Geiser, Che@Energy" w:date="2023-08-24T12:01:00Z">
              <w:tcPr>
                <w:tcW w:w="2769" w:type="dxa"/>
                <w:vAlign w:val="center"/>
              </w:tcPr>
            </w:tcPrChange>
          </w:tcPr>
          <w:p w14:paraId="0B73A56E" w14:textId="41CAD79F" w:rsidR="00360C08" w:rsidRPr="00B63041" w:rsidRDefault="00360C08" w:rsidP="00360C08">
            <w:pPr>
              <w:rPr>
                <w:rFonts w:asciiTheme="minorHAnsi" w:hAnsiTheme="minorHAnsi" w:cstheme="minorHAnsi"/>
                <w:sz w:val="22"/>
                <w:szCs w:val="22"/>
                <w:rPrChange w:id="102" w:author="Alhabibi, Haider@Energy" w:date="2023-08-14T16:55:00Z">
                  <w:rPr>
                    <w:rFonts w:ascii="Calibri" w:hAnsi="Calibri"/>
                    <w:sz w:val="18"/>
                    <w:szCs w:val="18"/>
                  </w:rPr>
                </w:rPrChange>
              </w:rPr>
            </w:pPr>
            <w:ins w:id="103" w:author="Grewing, Kyle@Energy" w:date="2023-08-10T16:41:00Z">
              <w:r w:rsidRPr="00B63041">
                <w:rPr>
                  <w:rFonts w:asciiTheme="minorHAnsi" w:hAnsiTheme="minorHAnsi" w:cstheme="minorHAnsi"/>
                  <w:sz w:val="22"/>
                  <w:szCs w:val="22"/>
                  <w:rPrChange w:id="104" w:author="Alhabibi, Haider@Energy" w:date="2023-08-14T16:55:00Z">
                    <w:rPr>
                      <w:rFonts w:asciiTheme="minorHAnsi" w:hAnsiTheme="minorHAnsi" w:cstheme="minorHAnsi"/>
                    </w:rPr>
                  </w:rPrChange>
                </w:rPr>
                <w:t>Dwelling Unit Name</w:t>
              </w:r>
            </w:ins>
            <w:ins w:id="105" w:author="Grewing, Kyle@Energy" w:date="2023-08-11T09:43:00Z">
              <w:r w:rsidRPr="00B63041">
                <w:rPr>
                  <w:rFonts w:asciiTheme="minorHAnsi" w:hAnsiTheme="minorHAnsi" w:cstheme="minorHAnsi"/>
                  <w:sz w:val="22"/>
                  <w:szCs w:val="22"/>
                  <w:rPrChange w:id="106" w:author="Alhabibi, Haider@Energy" w:date="2023-08-14T16:55:00Z">
                    <w:rPr>
                      <w:rFonts w:asciiTheme="minorHAnsi" w:hAnsiTheme="minorHAnsi" w:cstheme="minorHAnsi"/>
                    </w:rPr>
                  </w:rPrChange>
                </w:rPr>
                <w:t>/Type</w:t>
              </w:r>
            </w:ins>
            <w:del w:id="107" w:author="Grewing, Kyle@Energy" w:date="2023-08-10T16:41:00Z">
              <w:r w:rsidRPr="00B63041" w:rsidDel="00AD7B5A">
                <w:rPr>
                  <w:rFonts w:asciiTheme="minorHAnsi" w:hAnsiTheme="minorHAnsi" w:cstheme="minorHAnsi"/>
                  <w:sz w:val="22"/>
                  <w:szCs w:val="22"/>
                  <w:rPrChange w:id="108" w:author="Alhabibi, Haider@Energy" w:date="2023-08-14T16:55:00Z">
                    <w:rPr>
                      <w:rFonts w:ascii="Calibri" w:hAnsi="Calibri"/>
                      <w:sz w:val="18"/>
                      <w:szCs w:val="18"/>
                    </w:rPr>
                  </w:rPrChange>
                </w:rPr>
                <w:delText>Project Location:</w:delText>
              </w:r>
            </w:del>
          </w:p>
        </w:tc>
        <w:tc>
          <w:tcPr>
            <w:tcW w:w="10621" w:type="dxa"/>
            <w:vAlign w:val="center"/>
            <w:tcPrChange w:id="109" w:author="Geiser, Che@Energy" w:date="2023-08-24T12:01:00Z">
              <w:tcPr>
                <w:tcW w:w="3540" w:type="dxa"/>
                <w:vAlign w:val="center"/>
              </w:tcPr>
            </w:tcPrChange>
          </w:tcPr>
          <w:p w14:paraId="0B73A56F" w14:textId="77777777" w:rsidR="00360C08" w:rsidRPr="00B63041" w:rsidRDefault="00360C08" w:rsidP="00360C08">
            <w:pPr>
              <w:rPr>
                <w:rFonts w:asciiTheme="minorHAnsi" w:hAnsiTheme="minorHAnsi" w:cstheme="minorHAnsi"/>
                <w:sz w:val="22"/>
                <w:szCs w:val="22"/>
                <w:rPrChange w:id="110" w:author="Alhabibi, Haider@Energy" w:date="2023-08-14T16:55:00Z">
                  <w:rPr>
                    <w:rFonts w:ascii="Calibri" w:hAnsi="Calibri"/>
                    <w:sz w:val="18"/>
                    <w:szCs w:val="18"/>
                  </w:rPr>
                </w:rPrChange>
              </w:rPr>
            </w:pPr>
          </w:p>
        </w:tc>
      </w:tr>
      <w:tr w:rsidR="00360C08" w:rsidRPr="00EB4E7D" w14:paraId="72F33703" w14:textId="77777777" w:rsidTr="009054A8">
        <w:trPr>
          <w:trHeight w:val="274"/>
          <w:ins w:id="111" w:author="Grewing, Kyle@Energy" w:date="2023-08-11T09:50:00Z"/>
          <w:trPrChange w:id="112" w:author="Geiser, Che@Energy" w:date="2023-08-24T12:01:00Z">
            <w:trPr>
              <w:gridAfter w:val="0"/>
              <w:wAfter w:w="7546" w:type="dxa"/>
            </w:trPr>
          </w:trPrChange>
        </w:trPr>
        <w:tc>
          <w:tcPr>
            <w:tcW w:w="535" w:type="dxa"/>
            <w:vAlign w:val="center"/>
            <w:tcPrChange w:id="113" w:author="Geiser, Che@Energy" w:date="2023-08-24T12:01:00Z">
              <w:tcPr>
                <w:tcW w:w="535" w:type="dxa"/>
                <w:vAlign w:val="center"/>
              </w:tcPr>
            </w:tcPrChange>
          </w:tcPr>
          <w:p w14:paraId="263ED456" w14:textId="155902B3" w:rsidR="00360C08" w:rsidRPr="00B63041" w:rsidRDefault="00360C08" w:rsidP="00360C08">
            <w:pPr>
              <w:jc w:val="center"/>
              <w:rPr>
                <w:ins w:id="114" w:author="Grewing, Kyle@Energy" w:date="2023-08-11T09:50:00Z"/>
                <w:rFonts w:asciiTheme="minorHAnsi" w:hAnsiTheme="minorHAnsi" w:cstheme="minorHAnsi"/>
                <w:sz w:val="22"/>
                <w:szCs w:val="22"/>
                <w:rPrChange w:id="115" w:author="Alhabibi, Haider@Energy" w:date="2023-08-14T16:55:00Z">
                  <w:rPr>
                    <w:ins w:id="116" w:author="Grewing, Kyle@Energy" w:date="2023-08-11T09:50:00Z"/>
                    <w:rFonts w:asciiTheme="minorHAnsi" w:hAnsiTheme="minorHAnsi" w:cstheme="minorHAnsi"/>
                  </w:rPr>
                </w:rPrChange>
              </w:rPr>
            </w:pPr>
            <w:ins w:id="117" w:author="Grewing, Kyle@Energy" w:date="2023-08-11T09:50:00Z">
              <w:r w:rsidRPr="00B63041">
                <w:rPr>
                  <w:rFonts w:asciiTheme="minorHAnsi" w:hAnsiTheme="minorHAnsi" w:cstheme="minorHAnsi"/>
                  <w:sz w:val="22"/>
                  <w:szCs w:val="22"/>
                  <w:rPrChange w:id="118" w:author="Alhabibi, Haider@Energy" w:date="2023-08-14T16:55:00Z">
                    <w:rPr>
                      <w:rFonts w:asciiTheme="minorHAnsi" w:hAnsiTheme="minorHAnsi" w:cstheme="minorHAnsi"/>
                    </w:rPr>
                  </w:rPrChange>
                </w:rPr>
                <w:t>04</w:t>
              </w:r>
            </w:ins>
          </w:p>
        </w:tc>
        <w:tc>
          <w:tcPr>
            <w:tcW w:w="3240" w:type="dxa"/>
            <w:vAlign w:val="center"/>
            <w:tcPrChange w:id="119" w:author="Geiser, Che@Energy" w:date="2023-08-24T12:01:00Z">
              <w:tcPr>
                <w:tcW w:w="2769" w:type="dxa"/>
                <w:vAlign w:val="center"/>
              </w:tcPr>
            </w:tcPrChange>
          </w:tcPr>
          <w:p w14:paraId="53649EFD" w14:textId="12C957CF" w:rsidR="00360C08" w:rsidRPr="00B63041" w:rsidRDefault="00360C08" w:rsidP="00360C08">
            <w:pPr>
              <w:rPr>
                <w:ins w:id="120" w:author="Grewing, Kyle@Energy" w:date="2023-08-11T09:50:00Z"/>
                <w:rFonts w:asciiTheme="minorHAnsi" w:hAnsiTheme="minorHAnsi" w:cstheme="minorHAnsi"/>
                <w:sz w:val="22"/>
                <w:szCs w:val="22"/>
                <w:rPrChange w:id="121" w:author="Alhabibi, Haider@Energy" w:date="2023-08-14T16:55:00Z">
                  <w:rPr>
                    <w:ins w:id="122" w:author="Grewing, Kyle@Energy" w:date="2023-08-11T09:50:00Z"/>
                    <w:rFonts w:asciiTheme="minorHAnsi" w:hAnsiTheme="minorHAnsi" w:cstheme="minorHAnsi"/>
                  </w:rPr>
                </w:rPrChange>
              </w:rPr>
            </w:pPr>
            <w:ins w:id="123" w:author="Grewing, Kyle@Energy" w:date="2023-08-11T09:50:00Z">
              <w:r w:rsidRPr="00B63041">
                <w:rPr>
                  <w:rFonts w:asciiTheme="minorHAnsi" w:hAnsiTheme="minorHAnsi" w:cstheme="minorHAnsi"/>
                  <w:sz w:val="22"/>
                  <w:szCs w:val="22"/>
                  <w:rPrChange w:id="124" w:author="Alhabibi, Haider@Energy" w:date="2023-08-14T16:55:00Z">
                    <w:rPr>
                      <w:rFonts w:asciiTheme="minorHAnsi" w:hAnsiTheme="minorHAnsi" w:cstheme="minorHAnsi"/>
                    </w:rPr>
                  </w:rPrChange>
                </w:rPr>
                <w:t>Dwelling Unit Count</w:t>
              </w:r>
            </w:ins>
          </w:p>
        </w:tc>
        <w:tc>
          <w:tcPr>
            <w:tcW w:w="10620" w:type="dxa"/>
            <w:vAlign w:val="center"/>
            <w:tcPrChange w:id="125" w:author="Geiser, Che@Energy" w:date="2023-08-24T12:01:00Z">
              <w:tcPr>
                <w:tcW w:w="3540" w:type="dxa"/>
                <w:vAlign w:val="center"/>
              </w:tcPr>
            </w:tcPrChange>
          </w:tcPr>
          <w:p w14:paraId="56342F25" w14:textId="77777777" w:rsidR="00360C08" w:rsidRPr="00B63041" w:rsidRDefault="00360C08" w:rsidP="00360C08">
            <w:pPr>
              <w:rPr>
                <w:ins w:id="126" w:author="Grewing, Kyle@Energy" w:date="2023-08-11T09:50:00Z"/>
                <w:rFonts w:asciiTheme="minorHAnsi" w:hAnsiTheme="minorHAnsi" w:cstheme="minorHAnsi"/>
                <w:sz w:val="22"/>
                <w:szCs w:val="22"/>
                <w:rPrChange w:id="127" w:author="Alhabibi, Haider@Energy" w:date="2023-08-14T16:55:00Z">
                  <w:rPr>
                    <w:ins w:id="128" w:author="Grewing, Kyle@Energy" w:date="2023-08-11T09:50:00Z"/>
                    <w:rFonts w:asciiTheme="minorHAnsi" w:hAnsiTheme="minorHAnsi" w:cstheme="minorHAnsi"/>
                  </w:rPr>
                </w:rPrChange>
              </w:rPr>
            </w:pPr>
          </w:p>
        </w:tc>
      </w:tr>
      <w:tr w:rsidR="00360C08" w:rsidRPr="00EB4E7D" w14:paraId="2477E810" w14:textId="77777777" w:rsidTr="009054A8">
        <w:trPr>
          <w:trHeight w:val="274"/>
          <w:ins w:id="129" w:author="Grewing, Kyle@Energy" w:date="2023-08-11T09:52:00Z"/>
          <w:trPrChange w:id="130" w:author="Geiser, Che@Energy" w:date="2023-08-24T12:01:00Z">
            <w:trPr>
              <w:gridAfter w:val="0"/>
              <w:wAfter w:w="7546" w:type="dxa"/>
            </w:trPr>
          </w:trPrChange>
        </w:trPr>
        <w:tc>
          <w:tcPr>
            <w:tcW w:w="535" w:type="dxa"/>
            <w:vAlign w:val="center"/>
            <w:tcPrChange w:id="131" w:author="Geiser, Che@Energy" w:date="2023-08-24T12:01:00Z">
              <w:tcPr>
                <w:tcW w:w="535" w:type="dxa"/>
                <w:vAlign w:val="center"/>
              </w:tcPr>
            </w:tcPrChange>
          </w:tcPr>
          <w:p w14:paraId="73A1B48A" w14:textId="28354662" w:rsidR="00360C08" w:rsidRPr="00B63041" w:rsidRDefault="00360C08" w:rsidP="00360C08">
            <w:pPr>
              <w:jc w:val="center"/>
              <w:rPr>
                <w:ins w:id="132" w:author="Grewing, Kyle@Energy" w:date="2023-08-11T09:52:00Z"/>
                <w:rFonts w:asciiTheme="minorHAnsi" w:hAnsiTheme="minorHAnsi" w:cstheme="minorHAnsi"/>
                <w:sz w:val="22"/>
                <w:szCs w:val="22"/>
                <w:rPrChange w:id="133" w:author="Alhabibi, Haider@Energy" w:date="2023-08-14T16:55:00Z">
                  <w:rPr>
                    <w:ins w:id="134" w:author="Grewing, Kyle@Energy" w:date="2023-08-11T09:52:00Z"/>
                    <w:rFonts w:asciiTheme="minorHAnsi" w:hAnsiTheme="minorHAnsi" w:cstheme="minorHAnsi"/>
                  </w:rPr>
                </w:rPrChange>
              </w:rPr>
            </w:pPr>
            <w:ins w:id="135" w:author="Grewing, Kyle@Energy" w:date="2023-08-11T09:52:00Z">
              <w:r w:rsidRPr="00B63041">
                <w:rPr>
                  <w:rFonts w:asciiTheme="minorHAnsi" w:hAnsiTheme="minorHAnsi" w:cstheme="minorHAnsi"/>
                  <w:sz w:val="22"/>
                  <w:szCs w:val="22"/>
                  <w:rPrChange w:id="136" w:author="Alhabibi, Haider@Energy" w:date="2023-08-14T16:55:00Z">
                    <w:rPr>
                      <w:rFonts w:asciiTheme="minorHAnsi" w:hAnsiTheme="minorHAnsi" w:cstheme="minorHAnsi"/>
                    </w:rPr>
                  </w:rPrChange>
                </w:rPr>
                <w:t>05</w:t>
              </w:r>
            </w:ins>
          </w:p>
        </w:tc>
        <w:tc>
          <w:tcPr>
            <w:tcW w:w="3240" w:type="dxa"/>
            <w:vAlign w:val="center"/>
            <w:tcPrChange w:id="137" w:author="Geiser, Che@Energy" w:date="2023-08-24T12:01:00Z">
              <w:tcPr>
                <w:tcW w:w="2769" w:type="dxa"/>
                <w:vAlign w:val="center"/>
              </w:tcPr>
            </w:tcPrChange>
          </w:tcPr>
          <w:p w14:paraId="1D98157C" w14:textId="1ED9E65C" w:rsidR="00360C08" w:rsidRPr="00B63041" w:rsidRDefault="00360C08" w:rsidP="00360C08">
            <w:pPr>
              <w:rPr>
                <w:ins w:id="138" w:author="Grewing, Kyle@Energy" w:date="2023-08-11T09:52:00Z"/>
                <w:rFonts w:asciiTheme="minorHAnsi" w:hAnsiTheme="minorHAnsi" w:cstheme="minorHAnsi"/>
                <w:sz w:val="22"/>
                <w:szCs w:val="22"/>
                <w:rPrChange w:id="139" w:author="Alhabibi, Haider@Energy" w:date="2023-08-14T16:55:00Z">
                  <w:rPr>
                    <w:ins w:id="140" w:author="Grewing, Kyle@Energy" w:date="2023-08-11T09:52:00Z"/>
                    <w:rFonts w:asciiTheme="minorHAnsi" w:hAnsiTheme="minorHAnsi" w:cstheme="minorHAnsi"/>
                  </w:rPr>
                </w:rPrChange>
              </w:rPr>
            </w:pPr>
            <w:ins w:id="141" w:author="Grewing, Kyle@Energy" w:date="2023-08-11T09:52:00Z">
              <w:r w:rsidRPr="00B63041">
                <w:rPr>
                  <w:rFonts w:asciiTheme="minorHAnsi" w:hAnsiTheme="minorHAnsi" w:cstheme="minorHAnsi"/>
                  <w:sz w:val="22"/>
                  <w:szCs w:val="22"/>
                  <w:rPrChange w:id="142" w:author="Alhabibi, Haider@Energy" w:date="2023-08-14T16:55:00Z">
                    <w:rPr>
                      <w:rFonts w:asciiTheme="minorHAnsi" w:hAnsiTheme="minorHAnsi" w:cstheme="minorHAnsi"/>
                    </w:rPr>
                  </w:rPrChange>
                </w:rPr>
                <w:t>Climate Zone</w:t>
              </w:r>
            </w:ins>
          </w:p>
        </w:tc>
        <w:tc>
          <w:tcPr>
            <w:tcW w:w="10620" w:type="dxa"/>
            <w:vAlign w:val="center"/>
            <w:tcPrChange w:id="143" w:author="Geiser, Che@Energy" w:date="2023-08-24T12:01:00Z">
              <w:tcPr>
                <w:tcW w:w="3540" w:type="dxa"/>
                <w:vAlign w:val="center"/>
              </w:tcPr>
            </w:tcPrChange>
          </w:tcPr>
          <w:p w14:paraId="6E7CF98E" w14:textId="77777777" w:rsidR="00360C08" w:rsidRPr="00B63041" w:rsidRDefault="00360C08" w:rsidP="00360C08">
            <w:pPr>
              <w:rPr>
                <w:ins w:id="144" w:author="Grewing, Kyle@Energy" w:date="2023-08-11T09:52:00Z"/>
                <w:rFonts w:asciiTheme="minorHAnsi" w:hAnsiTheme="minorHAnsi" w:cstheme="minorHAnsi"/>
                <w:sz w:val="22"/>
                <w:szCs w:val="22"/>
                <w:rPrChange w:id="145" w:author="Alhabibi, Haider@Energy" w:date="2023-08-14T16:55:00Z">
                  <w:rPr>
                    <w:ins w:id="146" w:author="Grewing, Kyle@Energy" w:date="2023-08-11T09:52:00Z"/>
                    <w:rFonts w:asciiTheme="minorHAnsi" w:hAnsiTheme="minorHAnsi" w:cstheme="minorHAnsi"/>
                  </w:rPr>
                </w:rPrChange>
              </w:rPr>
            </w:pPr>
          </w:p>
        </w:tc>
      </w:tr>
      <w:tr w:rsidR="00360C08" w:rsidRPr="00EB4E7D" w14:paraId="6D09E272" w14:textId="77777777" w:rsidTr="00360C08">
        <w:trPr>
          <w:ins w:id="147" w:author="Grewing, Kyle@Energy" w:date="2023-08-11T09:52:00Z"/>
          <w:trPrChange w:id="148" w:author="Grewing, Kyle@Energy" w:date="2023-08-11T09:54:00Z">
            <w:trPr>
              <w:gridAfter w:val="0"/>
              <w:wAfter w:w="7546" w:type="dxa"/>
            </w:trPr>
          </w:trPrChange>
        </w:trPr>
        <w:tc>
          <w:tcPr>
            <w:tcW w:w="535" w:type="dxa"/>
            <w:vAlign w:val="center"/>
            <w:tcPrChange w:id="149" w:author="Grewing, Kyle@Energy" w:date="2023-08-11T09:54:00Z">
              <w:tcPr>
                <w:tcW w:w="535" w:type="dxa"/>
                <w:vAlign w:val="center"/>
              </w:tcPr>
            </w:tcPrChange>
          </w:tcPr>
          <w:p w14:paraId="1E8DD44E" w14:textId="406C8986" w:rsidR="00360C08" w:rsidRPr="00B63041" w:rsidRDefault="00360C08" w:rsidP="00360C08">
            <w:pPr>
              <w:jc w:val="center"/>
              <w:rPr>
                <w:ins w:id="150" w:author="Grewing, Kyle@Energy" w:date="2023-08-11T09:52:00Z"/>
                <w:rFonts w:asciiTheme="minorHAnsi" w:hAnsiTheme="minorHAnsi" w:cstheme="minorHAnsi"/>
                <w:sz w:val="22"/>
                <w:szCs w:val="22"/>
                <w:rPrChange w:id="151" w:author="Alhabibi, Haider@Energy" w:date="2023-08-14T16:55:00Z">
                  <w:rPr>
                    <w:ins w:id="152" w:author="Grewing, Kyle@Energy" w:date="2023-08-11T09:52:00Z"/>
                    <w:rFonts w:asciiTheme="minorHAnsi" w:hAnsiTheme="minorHAnsi" w:cstheme="minorHAnsi"/>
                  </w:rPr>
                </w:rPrChange>
              </w:rPr>
            </w:pPr>
            <w:ins w:id="153" w:author="Grewing, Kyle@Energy" w:date="2023-08-11T09:52:00Z">
              <w:r w:rsidRPr="00B63041">
                <w:rPr>
                  <w:rFonts w:asciiTheme="minorHAnsi" w:hAnsiTheme="minorHAnsi" w:cstheme="minorHAnsi"/>
                  <w:sz w:val="22"/>
                  <w:szCs w:val="22"/>
                  <w:rPrChange w:id="154" w:author="Alhabibi, Haider@Energy" w:date="2023-08-14T16:55:00Z">
                    <w:rPr>
                      <w:rFonts w:asciiTheme="minorHAnsi" w:hAnsiTheme="minorHAnsi" w:cstheme="minorHAnsi"/>
                    </w:rPr>
                  </w:rPrChange>
                </w:rPr>
                <w:t>06</w:t>
              </w:r>
            </w:ins>
          </w:p>
        </w:tc>
        <w:tc>
          <w:tcPr>
            <w:tcW w:w="3240" w:type="dxa"/>
            <w:vAlign w:val="center"/>
            <w:tcPrChange w:id="155" w:author="Grewing, Kyle@Energy" w:date="2023-08-11T09:54:00Z">
              <w:tcPr>
                <w:tcW w:w="2769" w:type="dxa"/>
                <w:vAlign w:val="center"/>
              </w:tcPr>
            </w:tcPrChange>
          </w:tcPr>
          <w:p w14:paraId="42167CA4" w14:textId="79E07102" w:rsidR="00360C08" w:rsidRPr="00B63041" w:rsidRDefault="00360C08" w:rsidP="00360C08">
            <w:pPr>
              <w:rPr>
                <w:ins w:id="156" w:author="Grewing, Kyle@Energy" w:date="2023-08-11T09:52:00Z"/>
                <w:rFonts w:asciiTheme="minorHAnsi" w:hAnsiTheme="minorHAnsi" w:cstheme="minorHAnsi"/>
                <w:sz w:val="22"/>
                <w:szCs w:val="22"/>
                <w:rPrChange w:id="157" w:author="Alhabibi, Haider@Energy" w:date="2023-08-14T16:55:00Z">
                  <w:rPr>
                    <w:ins w:id="158" w:author="Grewing, Kyle@Energy" w:date="2023-08-11T09:52:00Z"/>
                    <w:rFonts w:asciiTheme="minorHAnsi" w:hAnsiTheme="minorHAnsi" w:cstheme="minorHAnsi"/>
                  </w:rPr>
                </w:rPrChange>
              </w:rPr>
            </w:pPr>
            <w:ins w:id="159" w:author="Grewing, Kyle@Energy" w:date="2023-08-11T09:52:00Z">
              <w:r w:rsidRPr="00B63041">
                <w:rPr>
                  <w:rFonts w:asciiTheme="minorHAnsi" w:hAnsiTheme="minorHAnsi" w:cstheme="minorHAnsi"/>
                  <w:sz w:val="22"/>
                  <w:szCs w:val="22"/>
                  <w:rPrChange w:id="160" w:author="Alhabibi, Haider@Energy" w:date="2023-08-14T16:55:00Z">
                    <w:rPr>
                      <w:rFonts w:asciiTheme="minorHAnsi" w:hAnsiTheme="minorHAnsi" w:cstheme="minorHAnsi"/>
                    </w:rPr>
                  </w:rPrChange>
                </w:rPr>
                <w:t>Dwelling Unit Total</w:t>
              </w:r>
            </w:ins>
            <w:ins w:id="161" w:author="Grewing, Kyle@Energy" w:date="2023-08-11T09:53:00Z">
              <w:r w:rsidRPr="00B63041">
                <w:rPr>
                  <w:rFonts w:asciiTheme="minorHAnsi" w:hAnsiTheme="minorHAnsi" w:cstheme="minorHAnsi"/>
                  <w:sz w:val="22"/>
                  <w:szCs w:val="22"/>
                  <w:rPrChange w:id="162" w:author="Alhabibi, Haider@Energy" w:date="2023-08-14T16:55:00Z">
                    <w:rPr>
                      <w:rFonts w:asciiTheme="minorHAnsi" w:hAnsiTheme="minorHAnsi" w:cstheme="minorHAnsi"/>
                    </w:rPr>
                  </w:rPrChange>
                </w:rPr>
                <w:t xml:space="preserve"> </w:t>
              </w:r>
            </w:ins>
            <w:ins w:id="163" w:author="Grewing, Kyle@Energy" w:date="2023-08-11T09:52:00Z">
              <w:r w:rsidRPr="00B63041">
                <w:rPr>
                  <w:rFonts w:asciiTheme="minorHAnsi" w:hAnsiTheme="minorHAnsi" w:cstheme="minorHAnsi"/>
                  <w:sz w:val="22"/>
                  <w:szCs w:val="22"/>
                  <w:rPrChange w:id="164" w:author="Alhabibi, Haider@Energy" w:date="2023-08-14T16:55:00Z">
                    <w:rPr>
                      <w:rFonts w:asciiTheme="minorHAnsi" w:hAnsiTheme="minorHAnsi" w:cstheme="minorHAnsi"/>
                    </w:rPr>
                  </w:rPrChange>
                </w:rPr>
                <w:t>Conditioned Floor Area (ft</w:t>
              </w:r>
              <w:r w:rsidRPr="00B63041">
                <w:rPr>
                  <w:rFonts w:asciiTheme="minorHAnsi" w:hAnsiTheme="minorHAnsi" w:cstheme="minorHAnsi"/>
                  <w:sz w:val="22"/>
                  <w:szCs w:val="22"/>
                  <w:vertAlign w:val="superscript"/>
                  <w:rPrChange w:id="165" w:author="Alhabibi, Haider@Energy" w:date="2023-08-14T16:55:00Z">
                    <w:rPr>
                      <w:rFonts w:asciiTheme="minorHAnsi" w:hAnsiTheme="minorHAnsi" w:cstheme="minorHAnsi"/>
                      <w:vertAlign w:val="superscript"/>
                    </w:rPr>
                  </w:rPrChange>
                </w:rPr>
                <w:t>2</w:t>
              </w:r>
              <w:r w:rsidRPr="00B63041">
                <w:rPr>
                  <w:rFonts w:asciiTheme="minorHAnsi" w:hAnsiTheme="minorHAnsi" w:cstheme="minorHAnsi"/>
                  <w:sz w:val="22"/>
                  <w:szCs w:val="22"/>
                  <w:rPrChange w:id="166" w:author="Alhabibi, Haider@Energy" w:date="2023-08-14T16:55:00Z">
                    <w:rPr>
                      <w:rFonts w:asciiTheme="minorHAnsi" w:hAnsiTheme="minorHAnsi" w:cstheme="minorHAnsi"/>
                    </w:rPr>
                  </w:rPrChange>
                </w:rPr>
                <w:t>)</w:t>
              </w:r>
            </w:ins>
          </w:p>
        </w:tc>
        <w:tc>
          <w:tcPr>
            <w:tcW w:w="10620" w:type="dxa"/>
            <w:vAlign w:val="center"/>
            <w:tcPrChange w:id="167" w:author="Grewing, Kyle@Energy" w:date="2023-08-11T09:54:00Z">
              <w:tcPr>
                <w:tcW w:w="3540" w:type="dxa"/>
                <w:vAlign w:val="center"/>
              </w:tcPr>
            </w:tcPrChange>
          </w:tcPr>
          <w:p w14:paraId="73B88447" w14:textId="77777777" w:rsidR="00360C08" w:rsidRPr="00B63041" w:rsidRDefault="00360C08" w:rsidP="00360C08">
            <w:pPr>
              <w:rPr>
                <w:ins w:id="168" w:author="Grewing, Kyle@Energy" w:date="2023-08-11T09:52:00Z"/>
                <w:rFonts w:asciiTheme="minorHAnsi" w:hAnsiTheme="minorHAnsi" w:cstheme="minorHAnsi"/>
                <w:sz w:val="22"/>
                <w:szCs w:val="22"/>
                <w:rPrChange w:id="169" w:author="Alhabibi, Haider@Energy" w:date="2023-08-14T16:55:00Z">
                  <w:rPr>
                    <w:ins w:id="170" w:author="Grewing, Kyle@Energy" w:date="2023-08-11T09:52:00Z"/>
                    <w:rFonts w:asciiTheme="minorHAnsi" w:hAnsiTheme="minorHAnsi" w:cstheme="minorHAnsi"/>
                  </w:rPr>
                </w:rPrChange>
              </w:rPr>
            </w:pPr>
          </w:p>
        </w:tc>
      </w:tr>
      <w:tr w:rsidR="00360C08" w:rsidRPr="00EB4E7D" w14:paraId="0B73A57A" w14:textId="77777777" w:rsidTr="00360C08">
        <w:trPr>
          <w:trPrChange w:id="171" w:author="Grewing, Kyle@Energy" w:date="2023-08-11T09:54:00Z">
            <w:trPr>
              <w:gridAfter w:val="0"/>
              <w:wAfter w:w="7546" w:type="dxa"/>
            </w:trPr>
          </w:trPrChange>
        </w:trPr>
        <w:tc>
          <w:tcPr>
            <w:tcW w:w="535" w:type="dxa"/>
            <w:vAlign w:val="center"/>
            <w:tcPrChange w:id="172" w:author="Grewing, Kyle@Energy" w:date="2023-08-11T09:54:00Z">
              <w:tcPr>
                <w:tcW w:w="535" w:type="dxa"/>
                <w:vAlign w:val="center"/>
              </w:tcPr>
            </w:tcPrChange>
          </w:tcPr>
          <w:p w14:paraId="0B73A574" w14:textId="04022FCF" w:rsidR="00360C08" w:rsidRPr="00B63041" w:rsidRDefault="00360C08" w:rsidP="00360C08">
            <w:pPr>
              <w:jc w:val="center"/>
              <w:rPr>
                <w:rFonts w:asciiTheme="minorHAnsi" w:hAnsiTheme="minorHAnsi" w:cstheme="minorHAnsi"/>
                <w:sz w:val="22"/>
                <w:szCs w:val="22"/>
                <w:rPrChange w:id="173" w:author="Alhabibi, Haider@Energy" w:date="2023-08-14T16:55:00Z">
                  <w:rPr>
                    <w:rFonts w:ascii="Calibri" w:hAnsi="Calibri"/>
                    <w:sz w:val="18"/>
                    <w:szCs w:val="18"/>
                  </w:rPr>
                </w:rPrChange>
              </w:rPr>
            </w:pPr>
            <w:r w:rsidRPr="00B63041">
              <w:rPr>
                <w:rFonts w:asciiTheme="minorHAnsi" w:hAnsiTheme="minorHAnsi" w:cstheme="minorHAnsi"/>
                <w:sz w:val="22"/>
                <w:szCs w:val="22"/>
                <w:rPrChange w:id="174" w:author="Alhabibi, Haider@Energy" w:date="2023-08-14T16:55:00Z">
                  <w:rPr>
                    <w:rFonts w:ascii="Calibri" w:hAnsi="Calibri"/>
                    <w:sz w:val="18"/>
                    <w:szCs w:val="18"/>
                  </w:rPr>
                </w:rPrChange>
              </w:rPr>
              <w:t>0</w:t>
            </w:r>
            <w:ins w:id="175" w:author="Grewing, Kyle@Energy" w:date="2023-08-11T09:53:00Z">
              <w:r w:rsidRPr="00B63041">
                <w:rPr>
                  <w:rFonts w:asciiTheme="minorHAnsi" w:hAnsiTheme="minorHAnsi" w:cstheme="minorHAnsi"/>
                  <w:sz w:val="22"/>
                  <w:szCs w:val="22"/>
                  <w:rPrChange w:id="176" w:author="Alhabibi, Haider@Energy" w:date="2023-08-14T16:55:00Z">
                    <w:rPr>
                      <w:rFonts w:asciiTheme="minorHAnsi" w:hAnsiTheme="minorHAnsi" w:cstheme="minorHAnsi"/>
                    </w:rPr>
                  </w:rPrChange>
                </w:rPr>
                <w:t>7</w:t>
              </w:r>
            </w:ins>
            <w:del w:id="177" w:author="Grewing, Kyle@Energy" w:date="2023-08-11T09:53:00Z">
              <w:r w:rsidRPr="00B63041" w:rsidDel="00360C08">
                <w:rPr>
                  <w:rFonts w:asciiTheme="minorHAnsi" w:hAnsiTheme="minorHAnsi" w:cstheme="minorHAnsi"/>
                  <w:sz w:val="22"/>
                  <w:szCs w:val="22"/>
                  <w:rPrChange w:id="178" w:author="Alhabibi, Haider@Energy" w:date="2023-08-14T16:55:00Z">
                    <w:rPr>
                      <w:rFonts w:ascii="Calibri" w:hAnsi="Calibri"/>
                      <w:sz w:val="18"/>
                      <w:szCs w:val="18"/>
                    </w:rPr>
                  </w:rPrChange>
                </w:rPr>
                <w:delText>5</w:delText>
              </w:r>
            </w:del>
          </w:p>
        </w:tc>
        <w:tc>
          <w:tcPr>
            <w:tcW w:w="3240" w:type="dxa"/>
            <w:vAlign w:val="center"/>
            <w:tcPrChange w:id="179" w:author="Grewing, Kyle@Energy" w:date="2023-08-11T09:54:00Z">
              <w:tcPr>
                <w:tcW w:w="2769" w:type="dxa"/>
                <w:vAlign w:val="center"/>
              </w:tcPr>
            </w:tcPrChange>
          </w:tcPr>
          <w:p w14:paraId="0B73A575" w14:textId="6FBB92C9" w:rsidR="00360C08" w:rsidRPr="00B63041" w:rsidRDefault="00360C08" w:rsidP="00360C08">
            <w:pPr>
              <w:rPr>
                <w:rFonts w:asciiTheme="minorHAnsi" w:hAnsiTheme="minorHAnsi" w:cstheme="minorHAnsi"/>
                <w:sz w:val="22"/>
                <w:szCs w:val="22"/>
                <w:rPrChange w:id="180" w:author="Alhabibi, Haider@Energy" w:date="2023-08-14T16:55:00Z">
                  <w:rPr>
                    <w:rFonts w:ascii="Calibri" w:hAnsi="Calibri"/>
                    <w:sz w:val="18"/>
                    <w:szCs w:val="18"/>
                  </w:rPr>
                </w:rPrChange>
              </w:rPr>
            </w:pPr>
            <w:ins w:id="181" w:author="Grewing, Kyle@Energy" w:date="2023-08-11T09:52:00Z">
              <w:r w:rsidRPr="00B63041">
                <w:rPr>
                  <w:rFonts w:asciiTheme="minorHAnsi" w:hAnsiTheme="minorHAnsi" w:cstheme="minorHAnsi"/>
                  <w:sz w:val="22"/>
                  <w:szCs w:val="22"/>
                  <w:rPrChange w:id="182" w:author="Alhabibi, Haider@Energy" w:date="2023-08-14T16:55:00Z">
                    <w:rPr>
                      <w:rFonts w:asciiTheme="minorHAnsi" w:hAnsiTheme="minorHAnsi" w:cstheme="minorHAnsi"/>
                    </w:rPr>
                  </w:rPrChange>
                </w:rPr>
                <w:t xml:space="preserve">Number of Space Conditioning Systems in </w:t>
              </w:r>
            </w:ins>
            <w:ins w:id="183" w:author="Grewing, Kyle@Energy" w:date="2023-08-11T09:53:00Z">
              <w:r w:rsidRPr="00B63041">
                <w:rPr>
                  <w:rFonts w:asciiTheme="minorHAnsi" w:hAnsiTheme="minorHAnsi" w:cstheme="minorHAnsi"/>
                  <w:sz w:val="22"/>
                  <w:szCs w:val="22"/>
                  <w:rPrChange w:id="184" w:author="Alhabibi, Haider@Energy" w:date="2023-08-14T16:55:00Z">
                    <w:rPr>
                      <w:rFonts w:asciiTheme="minorHAnsi" w:hAnsiTheme="minorHAnsi" w:cstheme="minorHAnsi"/>
                    </w:rPr>
                  </w:rPrChange>
                </w:rPr>
                <w:t>this Dwelling Unit</w:t>
              </w:r>
            </w:ins>
            <w:del w:id="185" w:author="Grewing, Kyle@Energy" w:date="2023-08-10T16:42:00Z">
              <w:r w:rsidRPr="00B63041" w:rsidDel="00AD7B5A">
                <w:rPr>
                  <w:rFonts w:asciiTheme="minorHAnsi" w:hAnsiTheme="minorHAnsi" w:cstheme="minorHAnsi"/>
                  <w:sz w:val="22"/>
                  <w:szCs w:val="22"/>
                  <w:rPrChange w:id="186" w:author="Alhabibi, Haider@Energy" w:date="2023-08-14T16:55:00Z">
                    <w:rPr>
                      <w:rFonts w:ascii="Calibri" w:hAnsi="Calibri"/>
                      <w:sz w:val="18"/>
                      <w:szCs w:val="18"/>
                    </w:rPr>
                  </w:rPrChange>
                </w:rPr>
                <w:delText>CA City:</w:delText>
              </w:r>
            </w:del>
          </w:p>
        </w:tc>
        <w:tc>
          <w:tcPr>
            <w:tcW w:w="10621" w:type="dxa"/>
            <w:vAlign w:val="center"/>
            <w:tcPrChange w:id="187" w:author="Grewing, Kyle@Energy" w:date="2023-08-11T09:54:00Z">
              <w:tcPr>
                <w:tcW w:w="3540" w:type="dxa"/>
                <w:vAlign w:val="center"/>
              </w:tcPr>
            </w:tcPrChange>
          </w:tcPr>
          <w:p w14:paraId="0B73A576" w14:textId="77777777" w:rsidR="00360C08" w:rsidRPr="00B63041" w:rsidRDefault="00360C08" w:rsidP="00360C08">
            <w:pPr>
              <w:tabs>
                <w:tab w:val="left" w:pos="1194"/>
              </w:tabs>
              <w:rPr>
                <w:rFonts w:asciiTheme="minorHAnsi" w:hAnsiTheme="minorHAnsi" w:cstheme="minorHAnsi"/>
                <w:sz w:val="22"/>
                <w:szCs w:val="22"/>
                <w:rPrChange w:id="188" w:author="Alhabibi, Haider@Energy" w:date="2023-08-14T16:55:00Z">
                  <w:rPr>
                    <w:rFonts w:ascii="Calibri" w:hAnsi="Calibri"/>
                    <w:sz w:val="18"/>
                    <w:szCs w:val="18"/>
                  </w:rPr>
                </w:rPrChange>
              </w:rPr>
            </w:pPr>
          </w:p>
        </w:tc>
      </w:tr>
    </w:tbl>
    <w:p w14:paraId="0B73A589" w14:textId="1188E979" w:rsidR="00EE26F4" w:rsidRPr="00EB4E7D" w:rsidRDefault="00EE26F4" w:rsidP="00EE26F4">
      <w:pPr>
        <w:rPr>
          <w:rFonts w:asciiTheme="minorHAnsi" w:hAnsiTheme="minorHAnsi" w:cstheme="minorHAnsi"/>
          <w:rPrChange w:id="189" w:author="Alhabibi, Haider@Energy" w:date="2023-08-14T16:28:00Z">
            <w:rPr>
              <w:sz w:val="20"/>
            </w:rPr>
          </w:rPrChange>
        </w:rPr>
      </w:pPr>
    </w:p>
    <w:p w14:paraId="1308446F" w14:textId="77777777" w:rsidR="003F082B" w:rsidRPr="00EB4E7D" w:rsidRDefault="003F082B" w:rsidP="003F082B">
      <w:pPr>
        <w:rPr>
          <w:rFonts w:asciiTheme="minorHAnsi" w:hAnsiTheme="minorHAnsi" w:cstheme="minorHAnsi"/>
          <w:rPrChange w:id="190" w:author="Alhabibi, Haider@Energy" w:date="2023-08-14T16:28:00Z">
            <w:rPr/>
          </w:rPrChange>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191" w:author="Grewing, Kyle@Energy" w:date="2023-08-11T11:53:00Z">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1351"/>
        <w:gridCol w:w="1351"/>
        <w:gridCol w:w="1351"/>
        <w:gridCol w:w="1351"/>
        <w:gridCol w:w="1350"/>
        <w:gridCol w:w="1350"/>
        <w:gridCol w:w="1350"/>
        <w:gridCol w:w="1350"/>
        <w:gridCol w:w="1350"/>
        <w:gridCol w:w="2230"/>
        <w:tblGridChange w:id="192">
          <w:tblGrid>
            <w:gridCol w:w="1351"/>
            <w:gridCol w:w="1351"/>
            <w:gridCol w:w="1351"/>
            <w:gridCol w:w="1351"/>
            <w:gridCol w:w="1350"/>
            <w:gridCol w:w="1350"/>
            <w:gridCol w:w="1350"/>
            <w:gridCol w:w="1350"/>
            <w:gridCol w:w="1350"/>
            <w:gridCol w:w="2230"/>
          </w:tblGrid>
        </w:tblGridChange>
      </w:tblGrid>
      <w:tr w:rsidR="003F082B" w:rsidRPr="00EB4E7D" w14:paraId="6221E5BB" w14:textId="77777777" w:rsidTr="008065EA">
        <w:trPr>
          <w:trHeight w:val="222"/>
          <w:trPrChange w:id="193" w:author="Grewing, Kyle@Energy" w:date="2023-08-11T11:53:00Z">
            <w:trPr>
              <w:trHeight w:val="222"/>
            </w:trPr>
          </w:trPrChange>
        </w:trPr>
        <w:tc>
          <w:tcPr>
            <w:tcW w:w="14384" w:type="dxa"/>
            <w:gridSpan w:val="10"/>
            <w:shd w:val="clear" w:color="auto" w:fill="auto"/>
            <w:tcPrChange w:id="194" w:author="Grewing, Kyle@Energy" w:date="2023-08-11T11:53:00Z">
              <w:tcPr>
                <w:tcW w:w="14616" w:type="dxa"/>
                <w:gridSpan w:val="10"/>
                <w:shd w:val="clear" w:color="auto" w:fill="auto"/>
              </w:tcPr>
            </w:tcPrChange>
          </w:tcPr>
          <w:p w14:paraId="1A058DE9" w14:textId="24025253" w:rsidR="003F082B" w:rsidRPr="00EB4E7D" w:rsidRDefault="003F082B" w:rsidP="008B5B52">
            <w:pPr>
              <w:keepNext/>
              <w:rPr>
                <w:rFonts w:asciiTheme="minorHAnsi" w:hAnsiTheme="minorHAnsi" w:cstheme="minorHAnsi"/>
                <w:b/>
                <w:rPrChange w:id="195" w:author="Alhabibi, Haider@Energy" w:date="2023-08-14T16:28:00Z">
                  <w:rPr>
                    <w:rFonts w:ascii="Calibri" w:hAnsi="Calibri"/>
                    <w:b/>
                    <w:sz w:val="20"/>
                  </w:rPr>
                </w:rPrChange>
              </w:rPr>
            </w:pPr>
            <w:r w:rsidRPr="00EB4E7D">
              <w:rPr>
                <w:rFonts w:asciiTheme="minorHAnsi" w:hAnsiTheme="minorHAnsi" w:cstheme="minorHAnsi"/>
                <w:b/>
                <w:rPrChange w:id="196" w:author="Alhabibi, Haider@Energy" w:date="2023-08-14T16:28:00Z">
                  <w:rPr>
                    <w:rFonts w:ascii="Calibri" w:hAnsi="Calibri"/>
                    <w:b/>
                    <w:sz w:val="20"/>
                  </w:rPr>
                </w:rPrChange>
              </w:rPr>
              <w:lastRenderedPageBreak/>
              <w:t xml:space="preserve">B. Space Conditioning (SC) System Information </w:t>
            </w:r>
          </w:p>
        </w:tc>
      </w:tr>
      <w:tr w:rsidR="003F082B" w:rsidRPr="00EB4E7D" w14:paraId="045C65C8" w14:textId="77777777" w:rsidTr="008065EA">
        <w:trPr>
          <w:trHeight w:val="223"/>
          <w:trPrChange w:id="197" w:author="Grewing, Kyle@Energy" w:date="2023-08-11T11:53:00Z">
            <w:trPr>
              <w:trHeight w:val="223"/>
            </w:trPr>
          </w:trPrChange>
        </w:trPr>
        <w:tc>
          <w:tcPr>
            <w:tcW w:w="1351" w:type="dxa"/>
            <w:vAlign w:val="bottom"/>
            <w:tcPrChange w:id="198" w:author="Grewing, Kyle@Energy" w:date="2023-08-11T11:53:00Z">
              <w:tcPr>
                <w:tcW w:w="1372" w:type="dxa"/>
                <w:vAlign w:val="bottom"/>
              </w:tcPr>
            </w:tcPrChange>
          </w:tcPr>
          <w:p w14:paraId="497718B7" w14:textId="77777777" w:rsidR="003F082B" w:rsidRPr="00B63041" w:rsidRDefault="003F082B" w:rsidP="008B5B52">
            <w:pPr>
              <w:keepNext/>
              <w:jc w:val="center"/>
              <w:rPr>
                <w:rFonts w:asciiTheme="minorHAnsi" w:hAnsiTheme="minorHAnsi" w:cstheme="minorHAnsi"/>
                <w:sz w:val="22"/>
                <w:szCs w:val="22"/>
                <w:rPrChange w:id="199" w:author="Alhabibi, Haider@Energy" w:date="2023-08-14T16:55:00Z">
                  <w:rPr>
                    <w:rFonts w:ascii="Calibri" w:hAnsi="Calibri"/>
                    <w:sz w:val="18"/>
                    <w:szCs w:val="18"/>
                  </w:rPr>
                </w:rPrChange>
              </w:rPr>
            </w:pPr>
            <w:r w:rsidRPr="00B63041">
              <w:rPr>
                <w:rFonts w:asciiTheme="minorHAnsi" w:hAnsiTheme="minorHAnsi" w:cstheme="minorHAnsi"/>
                <w:sz w:val="22"/>
                <w:szCs w:val="22"/>
                <w:rPrChange w:id="200" w:author="Alhabibi, Haider@Energy" w:date="2023-08-14T16:55:00Z">
                  <w:rPr>
                    <w:rFonts w:ascii="Calibri" w:hAnsi="Calibri"/>
                    <w:sz w:val="18"/>
                    <w:szCs w:val="18"/>
                  </w:rPr>
                </w:rPrChange>
              </w:rPr>
              <w:t>01</w:t>
            </w:r>
          </w:p>
        </w:tc>
        <w:tc>
          <w:tcPr>
            <w:tcW w:w="1351" w:type="dxa"/>
            <w:tcPrChange w:id="201" w:author="Grewing, Kyle@Energy" w:date="2023-08-11T11:53:00Z">
              <w:tcPr>
                <w:tcW w:w="1372" w:type="dxa"/>
              </w:tcPr>
            </w:tcPrChange>
          </w:tcPr>
          <w:p w14:paraId="78FBFFE4" w14:textId="77777777" w:rsidR="003F082B" w:rsidRPr="00B63041" w:rsidRDefault="003F082B" w:rsidP="008B5B52">
            <w:pPr>
              <w:keepNext/>
              <w:jc w:val="center"/>
              <w:rPr>
                <w:rFonts w:asciiTheme="minorHAnsi" w:hAnsiTheme="minorHAnsi" w:cstheme="minorHAnsi"/>
                <w:sz w:val="22"/>
                <w:szCs w:val="22"/>
                <w:rPrChange w:id="202" w:author="Alhabibi, Haider@Energy" w:date="2023-08-14T16:55:00Z">
                  <w:rPr>
                    <w:rFonts w:ascii="Calibri" w:hAnsi="Calibri"/>
                    <w:sz w:val="18"/>
                    <w:szCs w:val="18"/>
                  </w:rPr>
                </w:rPrChange>
              </w:rPr>
            </w:pPr>
            <w:r w:rsidRPr="00B63041">
              <w:rPr>
                <w:rFonts w:asciiTheme="minorHAnsi" w:hAnsiTheme="minorHAnsi" w:cstheme="minorHAnsi"/>
                <w:sz w:val="22"/>
                <w:szCs w:val="22"/>
                <w:rPrChange w:id="203" w:author="Alhabibi, Haider@Energy" w:date="2023-08-14T16:55:00Z">
                  <w:rPr>
                    <w:rFonts w:ascii="Calibri" w:hAnsi="Calibri"/>
                    <w:sz w:val="18"/>
                    <w:szCs w:val="18"/>
                  </w:rPr>
                </w:rPrChange>
              </w:rPr>
              <w:t>02</w:t>
            </w:r>
          </w:p>
        </w:tc>
        <w:tc>
          <w:tcPr>
            <w:tcW w:w="1351" w:type="dxa"/>
            <w:vAlign w:val="bottom"/>
            <w:tcPrChange w:id="204" w:author="Grewing, Kyle@Energy" w:date="2023-08-11T11:53:00Z">
              <w:tcPr>
                <w:tcW w:w="1372" w:type="dxa"/>
                <w:vAlign w:val="bottom"/>
              </w:tcPr>
            </w:tcPrChange>
          </w:tcPr>
          <w:p w14:paraId="7694BEBE" w14:textId="77777777" w:rsidR="003F082B" w:rsidRPr="00B63041" w:rsidRDefault="003F082B" w:rsidP="008B5B52">
            <w:pPr>
              <w:keepNext/>
              <w:jc w:val="center"/>
              <w:rPr>
                <w:rFonts w:asciiTheme="minorHAnsi" w:hAnsiTheme="minorHAnsi" w:cstheme="minorHAnsi"/>
                <w:sz w:val="22"/>
                <w:szCs w:val="22"/>
                <w:rPrChange w:id="205" w:author="Alhabibi, Haider@Energy" w:date="2023-08-14T16:55:00Z">
                  <w:rPr>
                    <w:rFonts w:ascii="Calibri" w:hAnsi="Calibri"/>
                    <w:sz w:val="18"/>
                    <w:szCs w:val="18"/>
                  </w:rPr>
                </w:rPrChange>
              </w:rPr>
            </w:pPr>
            <w:r w:rsidRPr="00B63041">
              <w:rPr>
                <w:rFonts w:asciiTheme="minorHAnsi" w:hAnsiTheme="minorHAnsi" w:cstheme="minorHAnsi"/>
                <w:sz w:val="22"/>
                <w:szCs w:val="22"/>
                <w:rPrChange w:id="206" w:author="Alhabibi, Haider@Energy" w:date="2023-08-14T16:55:00Z">
                  <w:rPr>
                    <w:rFonts w:ascii="Calibri" w:hAnsi="Calibri"/>
                    <w:sz w:val="18"/>
                    <w:szCs w:val="18"/>
                  </w:rPr>
                </w:rPrChange>
              </w:rPr>
              <w:t>03</w:t>
            </w:r>
          </w:p>
        </w:tc>
        <w:tc>
          <w:tcPr>
            <w:tcW w:w="1351" w:type="dxa"/>
            <w:tcPrChange w:id="207" w:author="Grewing, Kyle@Energy" w:date="2023-08-11T11:53:00Z">
              <w:tcPr>
                <w:tcW w:w="1372" w:type="dxa"/>
              </w:tcPr>
            </w:tcPrChange>
          </w:tcPr>
          <w:p w14:paraId="43667509" w14:textId="77777777" w:rsidR="003F082B" w:rsidRPr="00B63041" w:rsidRDefault="003F082B" w:rsidP="008B5B52">
            <w:pPr>
              <w:keepNext/>
              <w:jc w:val="center"/>
              <w:rPr>
                <w:rFonts w:asciiTheme="minorHAnsi" w:hAnsiTheme="minorHAnsi" w:cstheme="minorHAnsi"/>
                <w:sz w:val="22"/>
                <w:szCs w:val="22"/>
                <w:rPrChange w:id="208" w:author="Alhabibi, Haider@Energy" w:date="2023-08-14T16:55:00Z">
                  <w:rPr>
                    <w:rFonts w:ascii="Calibri" w:hAnsi="Calibri"/>
                    <w:sz w:val="18"/>
                    <w:szCs w:val="18"/>
                  </w:rPr>
                </w:rPrChange>
              </w:rPr>
            </w:pPr>
            <w:r w:rsidRPr="00B63041">
              <w:rPr>
                <w:rFonts w:asciiTheme="minorHAnsi" w:hAnsiTheme="minorHAnsi" w:cstheme="minorHAnsi"/>
                <w:sz w:val="22"/>
                <w:szCs w:val="22"/>
                <w:rPrChange w:id="209" w:author="Alhabibi, Haider@Energy" w:date="2023-08-14T16:55:00Z">
                  <w:rPr>
                    <w:rFonts w:ascii="Calibri" w:hAnsi="Calibri"/>
                    <w:sz w:val="18"/>
                    <w:szCs w:val="18"/>
                  </w:rPr>
                </w:rPrChange>
              </w:rPr>
              <w:t>04</w:t>
            </w:r>
          </w:p>
        </w:tc>
        <w:tc>
          <w:tcPr>
            <w:tcW w:w="1350" w:type="dxa"/>
            <w:tcPrChange w:id="210" w:author="Grewing, Kyle@Energy" w:date="2023-08-11T11:53:00Z">
              <w:tcPr>
                <w:tcW w:w="1372" w:type="dxa"/>
              </w:tcPr>
            </w:tcPrChange>
          </w:tcPr>
          <w:p w14:paraId="4CA4B768" w14:textId="77777777" w:rsidR="003F082B" w:rsidRPr="00B63041" w:rsidRDefault="003F082B" w:rsidP="008B5B52">
            <w:pPr>
              <w:keepNext/>
              <w:jc w:val="center"/>
              <w:rPr>
                <w:rFonts w:asciiTheme="minorHAnsi" w:hAnsiTheme="minorHAnsi" w:cstheme="minorHAnsi"/>
                <w:sz w:val="22"/>
                <w:szCs w:val="22"/>
                <w:rPrChange w:id="211" w:author="Alhabibi, Haider@Energy" w:date="2023-08-14T16:55:00Z">
                  <w:rPr>
                    <w:rFonts w:ascii="Calibri" w:hAnsi="Calibri"/>
                    <w:sz w:val="18"/>
                    <w:szCs w:val="18"/>
                  </w:rPr>
                </w:rPrChange>
              </w:rPr>
            </w:pPr>
            <w:r w:rsidRPr="00B63041">
              <w:rPr>
                <w:rFonts w:asciiTheme="minorHAnsi" w:hAnsiTheme="minorHAnsi" w:cstheme="minorHAnsi"/>
                <w:sz w:val="22"/>
                <w:szCs w:val="22"/>
                <w:rPrChange w:id="212" w:author="Alhabibi, Haider@Energy" w:date="2023-08-14T16:55:00Z">
                  <w:rPr>
                    <w:rFonts w:ascii="Calibri" w:hAnsi="Calibri"/>
                    <w:sz w:val="18"/>
                    <w:szCs w:val="18"/>
                  </w:rPr>
                </w:rPrChange>
              </w:rPr>
              <w:t>05</w:t>
            </w:r>
          </w:p>
        </w:tc>
        <w:tc>
          <w:tcPr>
            <w:tcW w:w="1350" w:type="dxa"/>
            <w:tcPrChange w:id="213" w:author="Grewing, Kyle@Energy" w:date="2023-08-11T11:53:00Z">
              <w:tcPr>
                <w:tcW w:w="1372" w:type="dxa"/>
              </w:tcPr>
            </w:tcPrChange>
          </w:tcPr>
          <w:p w14:paraId="661CE227" w14:textId="77777777" w:rsidR="003F082B" w:rsidRPr="00B63041" w:rsidRDefault="003F082B" w:rsidP="008B5B52">
            <w:pPr>
              <w:keepNext/>
              <w:jc w:val="center"/>
              <w:rPr>
                <w:rFonts w:asciiTheme="minorHAnsi" w:hAnsiTheme="minorHAnsi" w:cstheme="minorHAnsi"/>
                <w:sz w:val="22"/>
                <w:szCs w:val="22"/>
                <w:rPrChange w:id="214" w:author="Alhabibi, Haider@Energy" w:date="2023-08-14T16:55:00Z">
                  <w:rPr>
                    <w:rFonts w:ascii="Calibri" w:hAnsi="Calibri"/>
                    <w:sz w:val="18"/>
                    <w:szCs w:val="18"/>
                  </w:rPr>
                </w:rPrChange>
              </w:rPr>
            </w:pPr>
            <w:r w:rsidRPr="00B63041">
              <w:rPr>
                <w:rFonts w:asciiTheme="minorHAnsi" w:hAnsiTheme="minorHAnsi" w:cstheme="minorHAnsi"/>
                <w:sz w:val="22"/>
                <w:szCs w:val="22"/>
                <w:rPrChange w:id="215" w:author="Alhabibi, Haider@Energy" w:date="2023-08-14T16:55:00Z">
                  <w:rPr>
                    <w:rFonts w:ascii="Calibri" w:hAnsi="Calibri"/>
                    <w:sz w:val="18"/>
                    <w:szCs w:val="18"/>
                  </w:rPr>
                </w:rPrChange>
              </w:rPr>
              <w:t>06</w:t>
            </w:r>
          </w:p>
        </w:tc>
        <w:tc>
          <w:tcPr>
            <w:tcW w:w="1350" w:type="dxa"/>
            <w:tcPrChange w:id="216" w:author="Grewing, Kyle@Energy" w:date="2023-08-11T11:53:00Z">
              <w:tcPr>
                <w:tcW w:w="1372" w:type="dxa"/>
              </w:tcPr>
            </w:tcPrChange>
          </w:tcPr>
          <w:p w14:paraId="7D1CD60B" w14:textId="77777777" w:rsidR="003F082B" w:rsidRPr="00B63041" w:rsidRDefault="003F082B" w:rsidP="008B5B52">
            <w:pPr>
              <w:keepNext/>
              <w:jc w:val="center"/>
              <w:rPr>
                <w:rFonts w:asciiTheme="minorHAnsi" w:hAnsiTheme="minorHAnsi" w:cstheme="minorHAnsi"/>
                <w:sz w:val="22"/>
                <w:szCs w:val="22"/>
                <w:rPrChange w:id="217" w:author="Alhabibi, Haider@Energy" w:date="2023-08-14T16:55:00Z">
                  <w:rPr>
                    <w:rFonts w:ascii="Calibri" w:hAnsi="Calibri"/>
                    <w:sz w:val="18"/>
                    <w:szCs w:val="18"/>
                  </w:rPr>
                </w:rPrChange>
              </w:rPr>
            </w:pPr>
            <w:r w:rsidRPr="00B63041">
              <w:rPr>
                <w:rFonts w:asciiTheme="minorHAnsi" w:hAnsiTheme="minorHAnsi" w:cstheme="minorHAnsi"/>
                <w:sz w:val="22"/>
                <w:szCs w:val="22"/>
                <w:rPrChange w:id="218" w:author="Alhabibi, Haider@Energy" w:date="2023-08-14T16:55:00Z">
                  <w:rPr>
                    <w:rFonts w:ascii="Calibri" w:hAnsi="Calibri"/>
                    <w:sz w:val="18"/>
                    <w:szCs w:val="18"/>
                  </w:rPr>
                </w:rPrChange>
              </w:rPr>
              <w:t>07</w:t>
            </w:r>
          </w:p>
        </w:tc>
        <w:tc>
          <w:tcPr>
            <w:tcW w:w="1350" w:type="dxa"/>
            <w:tcPrChange w:id="219" w:author="Grewing, Kyle@Energy" w:date="2023-08-11T11:53:00Z">
              <w:tcPr>
                <w:tcW w:w="1372" w:type="dxa"/>
              </w:tcPr>
            </w:tcPrChange>
          </w:tcPr>
          <w:p w14:paraId="564C6911" w14:textId="77777777" w:rsidR="003F082B" w:rsidRPr="00B63041" w:rsidRDefault="003F082B" w:rsidP="008B5B52">
            <w:pPr>
              <w:keepNext/>
              <w:jc w:val="center"/>
              <w:rPr>
                <w:rFonts w:asciiTheme="minorHAnsi" w:hAnsiTheme="minorHAnsi" w:cstheme="minorHAnsi"/>
                <w:sz w:val="22"/>
                <w:szCs w:val="22"/>
                <w:rPrChange w:id="220" w:author="Alhabibi, Haider@Energy" w:date="2023-08-14T16:55:00Z">
                  <w:rPr>
                    <w:rFonts w:ascii="Calibri" w:hAnsi="Calibri"/>
                    <w:sz w:val="18"/>
                    <w:szCs w:val="18"/>
                  </w:rPr>
                </w:rPrChange>
              </w:rPr>
            </w:pPr>
            <w:r w:rsidRPr="00B63041">
              <w:rPr>
                <w:rFonts w:asciiTheme="minorHAnsi" w:hAnsiTheme="minorHAnsi" w:cstheme="minorHAnsi"/>
                <w:sz w:val="22"/>
                <w:szCs w:val="22"/>
                <w:rPrChange w:id="221" w:author="Alhabibi, Haider@Energy" w:date="2023-08-14T16:55:00Z">
                  <w:rPr>
                    <w:rFonts w:ascii="Calibri" w:hAnsi="Calibri"/>
                    <w:sz w:val="18"/>
                    <w:szCs w:val="18"/>
                  </w:rPr>
                </w:rPrChange>
              </w:rPr>
              <w:t>08</w:t>
            </w:r>
          </w:p>
        </w:tc>
        <w:tc>
          <w:tcPr>
            <w:tcW w:w="1350" w:type="dxa"/>
            <w:tcPrChange w:id="222" w:author="Grewing, Kyle@Energy" w:date="2023-08-11T11:53:00Z">
              <w:tcPr>
                <w:tcW w:w="1372" w:type="dxa"/>
              </w:tcPr>
            </w:tcPrChange>
          </w:tcPr>
          <w:p w14:paraId="4C67A1CB" w14:textId="77777777" w:rsidR="003F082B" w:rsidRPr="00B63041" w:rsidRDefault="003F082B" w:rsidP="008B5B52">
            <w:pPr>
              <w:keepNext/>
              <w:jc w:val="center"/>
              <w:rPr>
                <w:rFonts w:asciiTheme="minorHAnsi" w:hAnsiTheme="minorHAnsi" w:cstheme="minorHAnsi"/>
                <w:sz w:val="22"/>
                <w:szCs w:val="22"/>
                <w:rPrChange w:id="223" w:author="Alhabibi, Haider@Energy" w:date="2023-08-14T16:55:00Z">
                  <w:rPr>
                    <w:rFonts w:ascii="Calibri" w:hAnsi="Calibri"/>
                    <w:sz w:val="18"/>
                    <w:szCs w:val="18"/>
                  </w:rPr>
                </w:rPrChange>
              </w:rPr>
            </w:pPr>
            <w:r w:rsidRPr="00B63041">
              <w:rPr>
                <w:rFonts w:asciiTheme="minorHAnsi" w:hAnsiTheme="minorHAnsi" w:cstheme="minorHAnsi"/>
                <w:sz w:val="22"/>
                <w:szCs w:val="22"/>
                <w:rPrChange w:id="224" w:author="Alhabibi, Haider@Energy" w:date="2023-08-14T16:55:00Z">
                  <w:rPr>
                    <w:rFonts w:ascii="Calibri" w:hAnsi="Calibri"/>
                    <w:sz w:val="18"/>
                    <w:szCs w:val="18"/>
                  </w:rPr>
                </w:rPrChange>
              </w:rPr>
              <w:t>09</w:t>
            </w:r>
          </w:p>
        </w:tc>
        <w:tc>
          <w:tcPr>
            <w:tcW w:w="2230" w:type="dxa"/>
            <w:vAlign w:val="bottom"/>
            <w:tcPrChange w:id="225" w:author="Grewing, Kyle@Energy" w:date="2023-08-11T11:53:00Z">
              <w:tcPr>
                <w:tcW w:w="2268" w:type="dxa"/>
                <w:vAlign w:val="bottom"/>
              </w:tcPr>
            </w:tcPrChange>
          </w:tcPr>
          <w:p w14:paraId="3EB6C2CF" w14:textId="77777777" w:rsidR="003F082B" w:rsidRPr="00B63041" w:rsidRDefault="003F082B" w:rsidP="008B5B52">
            <w:pPr>
              <w:keepNext/>
              <w:jc w:val="center"/>
              <w:rPr>
                <w:rFonts w:asciiTheme="minorHAnsi" w:hAnsiTheme="minorHAnsi" w:cstheme="minorHAnsi"/>
                <w:sz w:val="22"/>
                <w:szCs w:val="22"/>
                <w:rPrChange w:id="226" w:author="Alhabibi, Haider@Energy" w:date="2023-08-14T16:55:00Z">
                  <w:rPr>
                    <w:rFonts w:ascii="Calibri" w:hAnsi="Calibri"/>
                    <w:sz w:val="18"/>
                    <w:szCs w:val="18"/>
                  </w:rPr>
                </w:rPrChange>
              </w:rPr>
            </w:pPr>
            <w:r w:rsidRPr="00B63041">
              <w:rPr>
                <w:rFonts w:asciiTheme="minorHAnsi" w:hAnsiTheme="minorHAnsi" w:cstheme="minorHAnsi"/>
                <w:sz w:val="22"/>
                <w:szCs w:val="22"/>
                <w:rPrChange w:id="227" w:author="Alhabibi, Haider@Energy" w:date="2023-08-14T16:55:00Z">
                  <w:rPr>
                    <w:rFonts w:ascii="Calibri" w:hAnsi="Calibri"/>
                    <w:sz w:val="18"/>
                    <w:szCs w:val="18"/>
                  </w:rPr>
                </w:rPrChange>
              </w:rPr>
              <w:t>10</w:t>
            </w:r>
          </w:p>
        </w:tc>
      </w:tr>
      <w:tr w:rsidR="003F082B" w:rsidRPr="00EB4E7D" w14:paraId="6F009E02" w14:textId="77777777" w:rsidTr="008065EA">
        <w:trPr>
          <w:trHeight w:val="390"/>
          <w:trPrChange w:id="228" w:author="Grewing, Kyle@Energy" w:date="2023-08-11T11:53:00Z">
            <w:trPr>
              <w:trHeight w:val="390"/>
            </w:trPr>
          </w:trPrChange>
        </w:trPr>
        <w:tc>
          <w:tcPr>
            <w:tcW w:w="1351" w:type="dxa"/>
            <w:vAlign w:val="bottom"/>
            <w:tcPrChange w:id="229" w:author="Grewing, Kyle@Energy" w:date="2023-08-11T11:53:00Z">
              <w:tcPr>
                <w:tcW w:w="1372" w:type="dxa"/>
                <w:vAlign w:val="bottom"/>
              </w:tcPr>
            </w:tcPrChange>
          </w:tcPr>
          <w:p w14:paraId="67B95051" w14:textId="77777777" w:rsidR="003F082B" w:rsidRPr="00B63041" w:rsidRDefault="003F082B" w:rsidP="008B5B52">
            <w:pPr>
              <w:keepNext/>
              <w:jc w:val="center"/>
              <w:rPr>
                <w:rFonts w:asciiTheme="minorHAnsi" w:hAnsiTheme="minorHAnsi" w:cstheme="minorHAnsi"/>
                <w:sz w:val="22"/>
                <w:szCs w:val="22"/>
                <w:rPrChange w:id="230" w:author="Alhabibi, Haider@Energy" w:date="2023-08-14T16:55:00Z">
                  <w:rPr>
                    <w:rFonts w:ascii="Calibri" w:hAnsi="Calibri"/>
                    <w:sz w:val="18"/>
                    <w:szCs w:val="18"/>
                  </w:rPr>
                </w:rPrChange>
              </w:rPr>
            </w:pPr>
            <w:r w:rsidRPr="00B63041">
              <w:rPr>
                <w:rFonts w:asciiTheme="minorHAnsi" w:hAnsiTheme="minorHAnsi" w:cstheme="minorHAnsi"/>
                <w:sz w:val="22"/>
                <w:szCs w:val="22"/>
                <w:rPrChange w:id="231" w:author="Alhabibi, Haider@Energy" w:date="2023-08-14T16:55:00Z">
                  <w:rPr>
                    <w:rFonts w:ascii="Calibri" w:hAnsi="Calibri"/>
                    <w:sz w:val="18"/>
                    <w:szCs w:val="18"/>
                  </w:rPr>
                </w:rPrChange>
              </w:rPr>
              <w:t xml:space="preserve">SC </w:t>
            </w:r>
            <w:proofErr w:type="gramStart"/>
            <w:r w:rsidRPr="00B63041">
              <w:rPr>
                <w:rFonts w:asciiTheme="minorHAnsi" w:hAnsiTheme="minorHAnsi" w:cstheme="minorHAnsi"/>
                <w:sz w:val="22"/>
                <w:szCs w:val="22"/>
                <w:rPrChange w:id="232" w:author="Alhabibi, Haider@Energy" w:date="2023-08-14T16:55:00Z">
                  <w:rPr>
                    <w:rFonts w:ascii="Calibri" w:hAnsi="Calibri"/>
                    <w:sz w:val="18"/>
                    <w:szCs w:val="18"/>
                  </w:rPr>
                </w:rPrChange>
              </w:rPr>
              <w:t>System  ID</w:t>
            </w:r>
            <w:proofErr w:type="gramEnd"/>
            <w:r w:rsidRPr="00B63041">
              <w:rPr>
                <w:rFonts w:asciiTheme="minorHAnsi" w:hAnsiTheme="minorHAnsi" w:cstheme="minorHAnsi"/>
                <w:sz w:val="22"/>
                <w:szCs w:val="22"/>
                <w:rPrChange w:id="233" w:author="Alhabibi, Haider@Energy" w:date="2023-08-14T16:55:00Z">
                  <w:rPr>
                    <w:rFonts w:ascii="Calibri" w:hAnsi="Calibri"/>
                    <w:sz w:val="18"/>
                    <w:szCs w:val="18"/>
                  </w:rPr>
                </w:rPrChange>
              </w:rPr>
              <w:t>/Name</w:t>
            </w:r>
          </w:p>
        </w:tc>
        <w:tc>
          <w:tcPr>
            <w:tcW w:w="1351" w:type="dxa"/>
            <w:vAlign w:val="bottom"/>
            <w:tcPrChange w:id="234" w:author="Grewing, Kyle@Energy" w:date="2023-08-11T11:53:00Z">
              <w:tcPr>
                <w:tcW w:w="1372" w:type="dxa"/>
                <w:vAlign w:val="bottom"/>
              </w:tcPr>
            </w:tcPrChange>
          </w:tcPr>
          <w:p w14:paraId="4B4B2923" w14:textId="77777777" w:rsidR="003F082B" w:rsidRPr="00B63041" w:rsidRDefault="003F082B" w:rsidP="008B5B52">
            <w:pPr>
              <w:keepNext/>
              <w:jc w:val="center"/>
              <w:rPr>
                <w:rFonts w:asciiTheme="minorHAnsi" w:hAnsiTheme="minorHAnsi" w:cstheme="minorHAnsi"/>
                <w:sz w:val="22"/>
                <w:szCs w:val="22"/>
                <w:rPrChange w:id="235" w:author="Alhabibi, Haider@Energy" w:date="2023-08-14T16:55:00Z">
                  <w:rPr>
                    <w:rFonts w:ascii="Calibri" w:hAnsi="Calibri"/>
                    <w:sz w:val="18"/>
                    <w:szCs w:val="18"/>
                  </w:rPr>
                </w:rPrChange>
              </w:rPr>
            </w:pPr>
            <w:r w:rsidRPr="00B63041">
              <w:rPr>
                <w:rFonts w:asciiTheme="minorHAnsi" w:hAnsiTheme="minorHAnsi" w:cstheme="minorHAnsi"/>
                <w:sz w:val="22"/>
                <w:szCs w:val="22"/>
                <w:rPrChange w:id="236" w:author="Alhabibi, Haider@Energy" w:date="2023-08-14T16:55:00Z">
                  <w:rPr>
                    <w:rFonts w:ascii="Calibri" w:hAnsi="Calibri"/>
                    <w:sz w:val="18"/>
                    <w:szCs w:val="18"/>
                  </w:rPr>
                </w:rPrChange>
              </w:rPr>
              <w:t xml:space="preserve">SC System </w:t>
            </w:r>
          </w:p>
          <w:p w14:paraId="1D760B45" w14:textId="77777777" w:rsidR="003F082B" w:rsidRPr="00B63041" w:rsidRDefault="003F082B" w:rsidP="008B5B52">
            <w:pPr>
              <w:keepNext/>
              <w:jc w:val="center"/>
              <w:rPr>
                <w:rFonts w:asciiTheme="minorHAnsi" w:hAnsiTheme="minorHAnsi" w:cstheme="minorHAnsi"/>
                <w:sz w:val="22"/>
                <w:szCs w:val="22"/>
                <w:rPrChange w:id="237" w:author="Alhabibi, Haider@Energy" w:date="2023-08-14T16:55:00Z">
                  <w:rPr>
                    <w:rFonts w:ascii="Calibri" w:hAnsi="Calibri"/>
                    <w:sz w:val="18"/>
                    <w:szCs w:val="18"/>
                  </w:rPr>
                </w:rPrChange>
              </w:rPr>
            </w:pPr>
            <w:r w:rsidRPr="00B63041">
              <w:rPr>
                <w:rFonts w:asciiTheme="minorHAnsi" w:hAnsiTheme="minorHAnsi" w:cstheme="minorHAnsi"/>
                <w:sz w:val="22"/>
                <w:szCs w:val="22"/>
                <w:rPrChange w:id="238" w:author="Alhabibi, Haider@Energy" w:date="2023-08-14T16:55:00Z">
                  <w:rPr>
                    <w:rFonts w:ascii="Calibri" w:hAnsi="Calibri"/>
                    <w:sz w:val="18"/>
                    <w:szCs w:val="18"/>
                  </w:rPr>
                </w:rPrChange>
              </w:rPr>
              <w:t>Description of Area Served</w:t>
            </w:r>
          </w:p>
        </w:tc>
        <w:tc>
          <w:tcPr>
            <w:tcW w:w="1351" w:type="dxa"/>
            <w:vAlign w:val="bottom"/>
            <w:tcPrChange w:id="239" w:author="Grewing, Kyle@Energy" w:date="2023-08-11T11:53:00Z">
              <w:tcPr>
                <w:tcW w:w="1372" w:type="dxa"/>
                <w:vAlign w:val="bottom"/>
              </w:tcPr>
            </w:tcPrChange>
          </w:tcPr>
          <w:p w14:paraId="549B0A97" w14:textId="77777777" w:rsidR="003F082B" w:rsidRPr="00B63041" w:rsidRDefault="003F082B" w:rsidP="008B5B52">
            <w:pPr>
              <w:keepNext/>
              <w:jc w:val="center"/>
              <w:rPr>
                <w:rFonts w:asciiTheme="minorHAnsi" w:hAnsiTheme="minorHAnsi" w:cstheme="minorHAnsi"/>
                <w:sz w:val="22"/>
                <w:szCs w:val="22"/>
                <w:rPrChange w:id="240" w:author="Alhabibi, Haider@Energy" w:date="2023-08-14T16:55:00Z">
                  <w:rPr>
                    <w:rFonts w:ascii="Calibri" w:hAnsi="Calibri"/>
                    <w:sz w:val="18"/>
                    <w:szCs w:val="18"/>
                  </w:rPr>
                </w:rPrChange>
              </w:rPr>
            </w:pPr>
            <w:r w:rsidRPr="00B63041">
              <w:rPr>
                <w:rFonts w:asciiTheme="minorHAnsi" w:hAnsiTheme="minorHAnsi" w:cstheme="minorHAnsi"/>
                <w:sz w:val="22"/>
                <w:szCs w:val="22"/>
                <w:rPrChange w:id="241" w:author="Alhabibi, Haider@Energy" w:date="2023-08-14T16:55:00Z">
                  <w:rPr>
                    <w:rFonts w:ascii="Calibri" w:hAnsi="Calibri"/>
                    <w:sz w:val="18"/>
                    <w:szCs w:val="18"/>
                  </w:rPr>
                </w:rPrChange>
              </w:rPr>
              <w:t>CFA served by this SC System (ft</w:t>
            </w:r>
            <w:r w:rsidRPr="00B63041">
              <w:rPr>
                <w:rFonts w:asciiTheme="minorHAnsi" w:hAnsiTheme="minorHAnsi" w:cstheme="minorHAnsi"/>
                <w:sz w:val="22"/>
                <w:szCs w:val="22"/>
                <w:vertAlign w:val="superscript"/>
                <w:rPrChange w:id="242" w:author="Alhabibi, Haider@Energy" w:date="2023-08-14T16:55:00Z">
                  <w:rPr>
                    <w:rFonts w:ascii="Calibri" w:hAnsi="Calibri"/>
                    <w:sz w:val="18"/>
                    <w:szCs w:val="18"/>
                    <w:vertAlign w:val="superscript"/>
                  </w:rPr>
                </w:rPrChange>
              </w:rPr>
              <w:t>2</w:t>
            </w:r>
            <w:r w:rsidRPr="00B63041">
              <w:rPr>
                <w:rFonts w:asciiTheme="minorHAnsi" w:hAnsiTheme="minorHAnsi" w:cstheme="minorHAnsi"/>
                <w:sz w:val="22"/>
                <w:szCs w:val="22"/>
                <w:rPrChange w:id="243" w:author="Alhabibi, Haider@Energy" w:date="2023-08-14T16:55:00Z">
                  <w:rPr>
                    <w:rFonts w:ascii="Calibri" w:hAnsi="Calibri"/>
                    <w:sz w:val="18"/>
                    <w:szCs w:val="18"/>
                  </w:rPr>
                </w:rPrChange>
              </w:rPr>
              <w:t>):</w:t>
            </w:r>
          </w:p>
        </w:tc>
        <w:tc>
          <w:tcPr>
            <w:tcW w:w="1351" w:type="dxa"/>
            <w:vAlign w:val="bottom"/>
            <w:tcPrChange w:id="244" w:author="Grewing, Kyle@Energy" w:date="2023-08-11T11:53:00Z">
              <w:tcPr>
                <w:tcW w:w="1372" w:type="dxa"/>
                <w:vAlign w:val="bottom"/>
              </w:tcPr>
            </w:tcPrChange>
          </w:tcPr>
          <w:p w14:paraId="5AF2295B" w14:textId="77777777"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45"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46" w:author="Alhabibi, Haider@Energy" w:date="2023-08-14T16:55:00Z">
                  <w:rPr>
                    <w:rFonts w:asciiTheme="minorHAnsi" w:hAnsiTheme="minorHAnsi" w:cstheme="minorHAnsi"/>
                    <w:color w:val="000000"/>
                    <w:sz w:val="18"/>
                    <w:szCs w:val="18"/>
                  </w:rPr>
                </w:rPrChange>
              </w:rPr>
              <w:t>Is the SC system a ducted system?</w:t>
            </w:r>
          </w:p>
        </w:tc>
        <w:tc>
          <w:tcPr>
            <w:tcW w:w="1350" w:type="dxa"/>
            <w:vAlign w:val="bottom"/>
            <w:tcPrChange w:id="247" w:author="Grewing, Kyle@Energy" w:date="2023-08-11T11:53:00Z">
              <w:tcPr>
                <w:tcW w:w="1372" w:type="dxa"/>
                <w:vAlign w:val="bottom"/>
              </w:tcPr>
            </w:tcPrChange>
          </w:tcPr>
          <w:p w14:paraId="1729747C" w14:textId="77777777"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48"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49" w:author="Alhabibi, Haider@Energy" w:date="2023-08-14T16:55:00Z">
                  <w:rPr>
                    <w:rFonts w:asciiTheme="minorHAnsi" w:hAnsiTheme="minorHAnsi" w:cstheme="minorHAnsi"/>
                    <w:color w:val="000000"/>
                    <w:sz w:val="18"/>
                    <w:szCs w:val="18"/>
                  </w:rPr>
                </w:rPrChange>
              </w:rPr>
              <w:t>Installing a refrigerant containing component?</w:t>
            </w:r>
          </w:p>
        </w:tc>
        <w:tc>
          <w:tcPr>
            <w:tcW w:w="1350" w:type="dxa"/>
            <w:vAlign w:val="bottom"/>
            <w:tcPrChange w:id="250" w:author="Grewing, Kyle@Energy" w:date="2023-08-11T11:53:00Z">
              <w:tcPr>
                <w:tcW w:w="1372" w:type="dxa"/>
                <w:vAlign w:val="bottom"/>
              </w:tcPr>
            </w:tcPrChange>
          </w:tcPr>
          <w:p w14:paraId="2C666628" w14:textId="77777777"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51"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52" w:author="Alhabibi, Haider@Energy" w:date="2023-08-14T16:55:00Z">
                  <w:rPr>
                    <w:rFonts w:asciiTheme="minorHAnsi" w:hAnsiTheme="minorHAnsi" w:cstheme="minorHAnsi"/>
                    <w:color w:val="000000"/>
                    <w:sz w:val="18"/>
                    <w:szCs w:val="18"/>
                  </w:rPr>
                </w:rPrChange>
              </w:rPr>
              <w:t xml:space="preserve">Installing new SC system components? </w:t>
            </w:r>
          </w:p>
        </w:tc>
        <w:tc>
          <w:tcPr>
            <w:tcW w:w="1350" w:type="dxa"/>
            <w:vAlign w:val="bottom"/>
            <w:tcPrChange w:id="253" w:author="Grewing, Kyle@Energy" w:date="2023-08-11T11:53:00Z">
              <w:tcPr>
                <w:tcW w:w="1372" w:type="dxa"/>
                <w:vAlign w:val="bottom"/>
              </w:tcPr>
            </w:tcPrChange>
          </w:tcPr>
          <w:p w14:paraId="6F69CD57" w14:textId="429E99EB"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54"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55" w:author="Alhabibi, Haider@Energy" w:date="2023-08-14T16:55:00Z">
                  <w:rPr>
                    <w:rFonts w:asciiTheme="minorHAnsi" w:hAnsiTheme="minorHAnsi" w:cstheme="minorHAnsi"/>
                    <w:color w:val="000000"/>
                    <w:sz w:val="18"/>
                    <w:szCs w:val="18"/>
                  </w:rPr>
                </w:rPrChange>
              </w:rPr>
              <w:t xml:space="preserve">Installing more than </w:t>
            </w:r>
            <w:commentRangeStart w:id="256"/>
            <w:ins w:id="257" w:author="Moua, Cheng@Energy" w:date="2021-11-12T15:25:00Z">
              <w:r w:rsidR="00AE02C1" w:rsidRPr="00B63041">
                <w:rPr>
                  <w:rFonts w:asciiTheme="minorHAnsi" w:hAnsiTheme="minorHAnsi" w:cstheme="minorHAnsi"/>
                  <w:color w:val="000000"/>
                  <w:sz w:val="22"/>
                  <w:szCs w:val="22"/>
                  <w:rPrChange w:id="258" w:author="Alhabibi, Haider@Energy" w:date="2023-08-14T16:55:00Z">
                    <w:rPr>
                      <w:rFonts w:asciiTheme="minorHAnsi" w:hAnsiTheme="minorHAnsi" w:cstheme="minorHAnsi"/>
                      <w:color w:val="000000"/>
                      <w:sz w:val="18"/>
                      <w:szCs w:val="18"/>
                    </w:rPr>
                  </w:rPrChange>
                </w:rPr>
                <w:t>25</w:t>
              </w:r>
            </w:ins>
            <w:del w:id="259" w:author="Moua, Cheng@Energy" w:date="2021-11-12T15:25:00Z">
              <w:r w:rsidRPr="00B63041" w:rsidDel="00AE02C1">
                <w:rPr>
                  <w:rFonts w:asciiTheme="minorHAnsi" w:hAnsiTheme="minorHAnsi" w:cstheme="minorHAnsi"/>
                  <w:color w:val="000000"/>
                  <w:sz w:val="22"/>
                  <w:szCs w:val="22"/>
                  <w:rPrChange w:id="260" w:author="Alhabibi, Haider@Energy" w:date="2023-08-14T16:55:00Z">
                    <w:rPr>
                      <w:rFonts w:asciiTheme="minorHAnsi" w:hAnsiTheme="minorHAnsi" w:cstheme="minorHAnsi"/>
                      <w:color w:val="000000"/>
                      <w:sz w:val="18"/>
                      <w:szCs w:val="18"/>
                    </w:rPr>
                  </w:rPrChange>
                </w:rPr>
                <w:delText>40</w:delText>
              </w:r>
            </w:del>
            <w:commentRangeEnd w:id="256"/>
            <w:r w:rsidR="00AE02C1" w:rsidRPr="00B63041">
              <w:rPr>
                <w:rStyle w:val="CommentReference"/>
                <w:rFonts w:asciiTheme="minorHAnsi" w:hAnsiTheme="minorHAnsi" w:cstheme="minorHAnsi"/>
                <w:sz w:val="22"/>
                <w:szCs w:val="22"/>
                <w:rPrChange w:id="261" w:author="Alhabibi, Haider@Energy" w:date="2023-08-14T16:55:00Z">
                  <w:rPr>
                    <w:rStyle w:val="CommentReference"/>
                    <w:szCs w:val="20"/>
                  </w:rPr>
                </w:rPrChange>
              </w:rPr>
              <w:commentReference w:id="256"/>
            </w:r>
            <w:r w:rsidRPr="00B63041">
              <w:rPr>
                <w:rFonts w:asciiTheme="minorHAnsi" w:hAnsiTheme="minorHAnsi" w:cstheme="minorHAnsi"/>
                <w:color w:val="000000"/>
                <w:sz w:val="22"/>
                <w:szCs w:val="22"/>
                <w:rPrChange w:id="262" w:author="Alhabibi, Haider@Energy" w:date="2023-08-14T16:55:00Z">
                  <w:rPr>
                    <w:rFonts w:asciiTheme="minorHAnsi" w:hAnsiTheme="minorHAnsi" w:cstheme="minorHAnsi"/>
                    <w:color w:val="000000"/>
                    <w:sz w:val="18"/>
                    <w:szCs w:val="18"/>
                  </w:rPr>
                </w:rPrChange>
              </w:rPr>
              <w:t xml:space="preserve"> feet of ducts?</w:t>
            </w:r>
          </w:p>
        </w:tc>
        <w:tc>
          <w:tcPr>
            <w:tcW w:w="1350" w:type="dxa"/>
            <w:vAlign w:val="bottom"/>
            <w:tcPrChange w:id="263" w:author="Grewing, Kyle@Energy" w:date="2023-08-11T11:53:00Z">
              <w:tcPr>
                <w:tcW w:w="1372" w:type="dxa"/>
                <w:vAlign w:val="bottom"/>
              </w:tcPr>
            </w:tcPrChange>
          </w:tcPr>
          <w:p w14:paraId="48F78761" w14:textId="77777777"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64"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65" w:author="Alhabibi, Haider@Energy" w:date="2023-08-14T16:55:00Z">
                  <w:rPr>
                    <w:rFonts w:asciiTheme="minorHAnsi" w:hAnsiTheme="minorHAnsi" w:cstheme="minorHAnsi"/>
                    <w:color w:val="000000"/>
                    <w:sz w:val="18"/>
                    <w:szCs w:val="18"/>
                  </w:rPr>
                </w:rPrChange>
              </w:rPr>
              <w:t>Installing entirely new duct system?</w:t>
            </w:r>
          </w:p>
        </w:tc>
        <w:tc>
          <w:tcPr>
            <w:tcW w:w="1350" w:type="dxa"/>
            <w:vAlign w:val="bottom"/>
            <w:tcPrChange w:id="266" w:author="Grewing, Kyle@Energy" w:date="2023-08-11T11:53:00Z">
              <w:tcPr>
                <w:tcW w:w="1372" w:type="dxa"/>
                <w:vAlign w:val="bottom"/>
              </w:tcPr>
            </w:tcPrChange>
          </w:tcPr>
          <w:p w14:paraId="5B1168FB" w14:textId="77777777" w:rsidR="003F082B" w:rsidRPr="00B63041" w:rsidRDefault="003F082B" w:rsidP="008B5B52">
            <w:pPr>
              <w:keepNext/>
              <w:autoSpaceDE w:val="0"/>
              <w:autoSpaceDN w:val="0"/>
              <w:adjustRightInd w:val="0"/>
              <w:jc w:val="center"/>
              <w:rPr>
                <w:rFonts w:asciiTheme="minorHAnsi" w:hAnsiTheme="minorHAnsi" w:cstheme="minorHAnsi"/>
                <w:color w:val="000000"/>
                <w:sz w:val="22"/>
                <w:szCs w:val="22"/>
                <w:rPrChange w:id="267" w:author="Alhabibi, Haider@Energy" w:date="2023-08-14T16:55:00Z">
                  <w:rPr>
                    <w:rFonts w:asciiTheme="minorHAnsi" w:hAnsiTheme="minorHAnsi" w:cstheme="minorHAnsi"/>
                    <w:color w:val="000000"/>
                    <w:sz w:val="18"/>
                    <w:szCs w:val="18"/>
                  </w:rPr>
                </w:rPrChange>
              </w:rPr>
            </w:pPr>
            <w:r w:rsidRPr="00B63041">
              <w:rPr>
                <w:rFonts w:asciiTheme="minorHAnsi" w:hAnsiTheme="minorHAnsi" w:cstheme="minorHAnsi"/>
                <w:color w:val="000000"/>
                <w:sz w:val="22"/>
                <w:szCs w:val="22"/>
                <w:rPrChange w:id="268" w:author="Alhabibi, Haider@Energy" w:date="2023-08-14T16:55:00Z">
                  <w:rPr>
                    <w:rFonts w:asciiTheme="minorHAnsi" w:hAnsiTheme="minorHAnsi" w:cstheme="minorHAnsi"/>
                    <w:color w:val="000000"/>
                    <w:sz w:val="18"/>
                    <w:szCs w:val="18"/>
                  </w:rPr>
                </w:rPrChange>
              </w:rPr>
              <w:t xml:space="preserve"> Installing entirely new SC system?</w:t>
            </w:r>
          </w:p>
        </w:tc>
        <w:tc>
          <w:tcPr>
            <w:tcW w:w="2230" w:type="dxa"/>
            <w:vAlign w:val="bottom"/>
            <w:tcPrChange w:id="269" w:author="Grewing, Kyle@Energy" w:date="2023-08-11T11:53:00Z">
              <w:tcPr>
                <w:tcW w:w="2268" w:type="dxa"/>
                <w:vAlign w:val="bottom"/>
              </w:tcPr>
            </w:tcPrChange>
          </w:tcPr>
          <w:p w14:paraId="45F54FBB" w14:textId="77777777" w:rsidR="003F082B" w:rsidRPr="00B63041" w:rsidRDefault="003F082B" w:rsidP="008B5B52">
            <w:pPr>
              <w:keepNext/>
              <w:jc w:val="center"/>
              <w:rPr>
                <w:rFonts w:asciiTheme="minorHAnsi" w:hAnsiTheme="minorHAnsi" w:cstheme="minorHAnsi"/>
                <w:sz w:val="22"/>
                <w:szCs w:val="22"/>
                <w:rPrChange w:id="270" w:author="Alhabibi, Haider@Energy" w:date="2023-08-14T16:55:00Z">
                  <w:rPr>
                    <w:rFonts w:ascii="Calibri" w:hAnsi="Calibri"/>
                    <w:sz w:val="18"/>
                    <w:szCs w:val="18"/>
                  </w:rPr>
                </w:rPrChange>
              </w:rPr>
            </w:pPr>
            <w:r w:rsidRPr="00B63041">
              <w:rPr>
                <w:rFonts w:asciiTheme="minorHAnsi" w:hAnsiTheme="minorHAnsi" w:cstheme="minorHAnsi"/>
                <w:sz w:val="22"/>
                <w:szCs w:val="22"/>
                <w:rPrChange w:id="271" w:author="Alhabibi, Haider@Energy" w:date="2023-08-14T16:55:00Z">
                  <w:rPr>
                    <w:rFonts w:ascii="Calibri" w:hAnsi="Calibri"/>
                    <w:sz w:val="18"/>
                    <w:szCs w:val="18"/>
                  </w:rPr>
                </w:rPrChange>
              </w:rPr>
              <w:t>Alteration Type:</w:t>
            </w:r>
          </w:p>
        </w:tc>
      </w:tr>
      <w:tr w:rsidR="003F082B" w:rsidRPr="00EB4E7D" w:rsidDel="008065EA" w14:paraId="2A70CB7F" w14:textId="5EE18BE8" w:rsidTr="008065EA">
        <w:trPr>
          <w:trHeight w:val="390"/>
          <w:del w:id="272" w:author="Grewing, Kyle@Energy" w:date="2023-08-11T11:53:00Z"/>
          <w:trPrChange w:id="273" w:author="Grewing, Kyle@Energy" w:date="2023-08-11T11:53:00Z">
            <w:trPr>
              <w:trHeight w:val="390"/>
            </w:trPr>
          </w:trPrChange>
        </w:trPr>
        <w:tc>
          <w:tcPr>
            <w:tcW w:w="1351" w:type="dxa"/>
            <w:vAlign w:val="bottom"/>
            <w:tcPrChange w:id="274" w:author="Grewing, Kyle@Energy" w:date="2023-08-11T11:53:00Z">
              <w:tcPr>
                <w:tcW w:w="1372" w:type="dxa"/>
                <w:vAlign w:val="bottom"/>
              </w:tcPr>
            </w:tcPrChange>
          </w:tcPr>
          <w:p w14:paraId="39486B0C" w14:textId="6430A405" w:rsidR="003F082B" w:rsidRPr="00EB4E7D" w:rsidDel="008065EA" w:rsidRDefault="003F082B" w:rsidP="008B5B52">
            <w:pPr>
              <w:keepNext/>
              <w:jc w:val="center"/>
              <w:rPr>
                <w:del w:id="275" w:author="Grewing, Kyle@Energy" w:date="2023-08-11T11:53:00Z"/>
                <w:rFonts w:asciiTheme="minorHAnsi" w:hAnsiTheme="minorHAnsi" w:cstheme="minorHAnsi"/>
                <w:rPrChange w:id="276" w:author="Alhabibi, Haider@Energy" w:date="2023-08-14T16:28:00Z">
                  <w:rPr>
                    <w:del w:id="277" w:author="Grewing, Kyle@Energy" w:date="2023-08-11T11:53:00Z"/>
                    <w:rFonts w:ascii="Calibri" w:hAnsi="Calibri"/>
                    <w:sz w:val="18"/>
                    <w:szCs w:val="18"/>
                  </w:rPr>
                </w:rPrChange>
              </w:rPr>
            </w:pPr>
          </w:p>
        </w:tc>
        <w:tc>
          <w:tcPr>
            <w:tcW w:w="1351" w:type="dxa"/>
            <w:vAlign w:val="bottom"/>
            <w:tcPrChange w:id="278" w:author="Grewing, Kyle@Energy" w:date="2023-08-11T11:53:00Z">
              <w:tcPr>
                <w:tcW w:w="1372" w:type="dxa"/>
                <w:vAlign w:val="bottom"/>
              </w:tcPr>
            </w:tcPrChange>
          </w:tcPr>
          <w:p w14:paraId="2A3F887F" w14:textId="39113BE4" w:rsidR="003F082B" w:rsidRPr="00EB4E7D" w:rsidDel="008065EA" w:rsidRDefault="003F082B" w:rsidP="008B5B52">
            <w:pPr>
              <w:keepNext/>
              <w:jc w:val="center"/>
              <w:rPr>
                <w:del w:id="279" w:author="Grewing, Kyle@Energy" w:date="2023-08-11T11:53:00Z"/>
                <w:rFonts w:asciiTheme="minorHAnsi" w:hAnsiTheme="minorHAnsi" w:cstheme="minorHAnsi"/>
                <w:rPrChange w:id="280" w:author="Alhabibi, Haider@Energy" w:date="2023-08-14T16:28:00Z">
                  <w:rPr>
                    <w:del w:id="281" w:author="Grewing, Kyle@Energy" w:date="2023-08-11T11:53:00Z"/>
                    <w:rFonts w:ascii="Calibri" w:hAnsi="Calibri"/>
                    <w:sz w:val="18"/>
                    <w:szCs w:val="18"/>
                  </w:rPr>
                </w:rPrChange>
              </w:rPr>
            </w:pPr>
          </w:p>
        </w:tc>
        <w:tc>
          <w:tcPr>
            <w:tcW w:w="1351" w:type="dxa"/>
            <w:vAlign w:val="bottom"/>
            <w:tcPrChange w:id="282" w:author="Grewing, Kyle@Energy" w:date="2023-08-11T11:53:00Z">
              <w:tcPr>
                <w:tcW w:w="1372" w:type="dxa"/>
                <w:vAlign w:val="bottom"/>
              </w:tcPr>
            </w:tcPrChange>
          </w:tcPr>
          <w:p w14:paraId="62644182" w14:textId="03A10503" w:rsidR="003F082B" w:rsidRPr="00EB4E7D" w:rsidDel="008065EA" w:rsidRDefault="00A43A23" w:rsidP="008B5B52">
            <w:pPr>
              <w:keepNext/>
              <w:jc w:val="center"/>
              <w:rPr>
                <w:del w:id="283" w:author="Grewing, Kyle@Energy" w:date="2023-08-11T11:53:00Z"/>
                <w:rFonts w:asciiTheme="minorHAnsi" w:hAnsiTheme="minorHAnsi" w:cstheme="minorHAnsi"/>
                <w:rPrChange w:id="284" w:author="Alhabibi, Haider@Energy" w:date="2023-08-14T16:28:00Z">
                  <w:rPr>
                    <w:del w:id="285" w:author="Grewing, Kyle@Energy" w:date="2023-08-11T11:53:00Z"/>
                    <w:rFonts w:ascii="Calibri" w:hAnsi="Calibri"/>
                    <w:sz w:val="18"/>
                    <w:szCs w:val="18"/>
                  </w:rPr>
                </w:rPrChange>
              </w:rPr>
            </w:pPr>
            <w:del w:id="286" w:author="Grewing, Kyle@Energy" w:date="2023-08-11T11:53:00Z">
              <w:r w:rsidRPr="00EB4E7D" w:rsidDel="008065EA">
                <w:rPr>
                  <w:rFonts w:asciiTheme="minorHAnsi" w:hAnsiTheme="minorHAnsi" w:cstheme="minorHAnsi"/>
                  <w:rPrChange w:id="287" w:author="Alhabibi, Haider@Energy" w:date="2023-08-14T16:28:00Z">
                    <w:rPr>
                      <w:rFonts w:ascii="Calibri" w:hAnsi="Calibri"/>
                      <w:sz w:val="18"/>
                      <w:szCs w:val="18"/>
                    </w:rPr>
                  </w:rPrChange>
                </w:rPr>
                <w:delText xml:space="preserve"> </w:delText>
              </w:r>
            </w:del>
          </w:p>
        </w:tc>
        <w:tc>
          <w:tcPr>
            <w:tcW w:w="1351" w:type="dxa"/>
            <w:vAlign w:val="bottom"/>
            <w:tcPrChange w:id="288" w:author="Grewing, Kyle@Energy" w:date="2023-08-11T11:53:00Z">
              <w:tcPr>
                <w:tcW w:w="1372" w:type="dxa"/>
                <w:vAlign w:val="bottom"/>
              </w:tcPr>
            </w:tcPrChange>
          </w:tcPr>
          <w:p w14:paraId="3B31FC1B" w14:textId="5349E668" w:rsidR="003F082B" w:rsidRPr="00EB4E7D" w:rsidDel="008065EA" w:rsidRDefault="003F082B" w:rsidP="008B5B52">
            <w:pPr>
              <w:keepNext/>
              <w:autoSpaceDE w:val="0"/>
              <w:autoSpaceDN w:val="0"/>
              <w:adjustRightInd w:val="0"/>
              <w:jc w:val="center"/>
              <w:rPr>
                <w:del w:id="289" w:author="Grewing, Kyle@Energy" w:date="2023-08-11T11:53:00Z"/>
                <w:rFonts w:asciiTheme="minorHAnsi" w:hAnsiTheme="minorHAnsi" w:cstheme="minorHAnsi"/>
                <w:color w:val="000000"/>
                <w:rPrChange w:id="290" w:author="Alhabibi, Haider@Energy" w:date="2023-08-14T16:28:00Z">
                  <w:rPr>
                    <w:del w:id="291" w:author="Grewing, Kyle@Energy" w:date="2023-08-11T11:53:00Z"/>
                    <w:rFonts w:asciiTheme="minorHAnsi" w:hAnsiTheme="minorHAnsi" w:cstheme="minorHAnsi"/>
                    <w:color w:val="000000"/>
                    <w:sz w:val="18"/>
                    <w:szCs w:val="18"/>
                  </w:rPr>
                </w:rPrChange>
              </w:rPr>
            </w:pPr>
          </w:p>
        </w:tc>
        <w:tc>
          <w:tcPr>
            <w:tcW w:w="1350" w:type="dxa"/>
            <w:vAlign w:val="bottom"/>
            <w:tcPrChange w:id="292" w:author="Grewing, Kyle@Energy" w:date="2023-08-11T11:53:00Z">
              <w:tcPr>
                <w:tcW w:w="1372" w:type="dxa"/>
                <w:vAlign w:val="bottom"/>
              </w:tcPr>
            </w:tcPrChange>
          </w:tcPr>
          <w:p w14:paraId="07A17686" w14:textId="551904F6" w:rsidR="003F082B" w:rsidRPr="00EB4E7D" w:rsidDel="008065EA" w:rsidRDefault="003F082B" w:rsidP="008B5B52">
            <w:pPr>
              <w:keepNext/>
              <w:autoSpaceDE w:val="0"/>
              <w:autoSpaceDN w:val="0"/>
              <w:adjustRightInd w:val="0"/>
              <w:jc w:val="center"/>
              <w:rPr>
                <w:del w:id="293" w:author="Grewing, Kyle@Energy" w:date="2023-08-11T11:53:00Z"/>
                <w:rFonts w:asciiTheme="minorHAnsi" w:hAnsiTheme="minorHAnsi" w:cstheme="minorHAnsi"/>
                <w:color w:val="000000"/>
                <w:rPrChange w:id="294" w:author="Alhabibi, Haider@Energy" w:date="2023-08-14T16:28:00Z">
                  <w:rPr>
                    <w:del w:id="295" w:author="Grewing, Kyle@Energy" w:date="2023-08-11T11:53:00Z"/>
                    <w:rFonts w:asciiTheme="minorHAnsi" w:hAnsiTheme="minorHAnsi" w:cstheme="minorHAnsi"/>
                    <w:color w:val="000000"/>
                    <w:sz w:val="18"/>
                    <w:szCs w:val="18"/>
                  </w:rPr>
                </w:rPrChange>
              </w:rPr>
            </w:pPr>
          </w:p>
        </w:tc>
        <w:tc>
          <w:tcPr>
            <w:tcW w:w="1350" w:type="dxa"/>
            <w:vAlign w:val="bottom"/>
            <w:tcPrChange w:id="296" w:author="Grewing, Kyle@Energy" w:date="2023-08-11T11:53:00Z">
              <w:tcPr>
                <w:tcW w:w="1372" w:type="dxa"/>
                <w:vAlign w:val="bottom"/>
              </w:tcPr>
            </w:tcPrChange>
          </w:tcPr>
          <w:p w14:paraId="584C9692" w14:textId="3BE041C3" w:rsidR="003F082B" w:rsidRPr="00EB4E7D" w:rsidDel="008065EA" w:rsidRDefault="003F082B" w:rsidP="008B5B52">
            <w:pPr>
              <w:keepNext/>
              <w:autoSpaceDE w:val="0"/>
              <w:autoSpaceDN w:val="0"/>
              <w:adjustRightInd w:val="0"/>
              <w:jc w:val="center"/>
              <w:rPr>
                <w:del w:id="297" w:author="Grewing, Kyle@Energy" w:date="2023-08-11T11:53:00Z"/>
                <w:rFonts w:asciiTheme="minorHAnsi" w:hAnsiTheme="minorHAnsi" w:cstheme="minorHAnsi"/>
                <w:color w:val="000000"/>
                <w:rPrChange w:id="298" w:author="Alhabibi, Haider@Energy" w:date="2023-08-14T16:28:00Z">
                  <w:rPr>
                    <w:del w:id="299" w:author="Grewing, Kyle@Energy" w:date="2023-08-11T11:53:00Z"/>
                    <w:rFonts w:asciiTheme="minorHAnsi" w:hAnsiTheme="minorHAnsi" w:cstheme="minorHAnsi"/>
                    <w:color w:val="000000"/>
                    <w:sz w:val="18"/>
                    <w:szCs w:val="18"/>
                  </w:rPr>
                </w:rPrChange>
              </w:rPr>
            </w:pPr>
          </w:p>
        </w:tc>
        <w:tc>
          <w:tcPr>
            <w:tcW w:w="1350" w:type="dxa"/>
            <w:vAlign w:val="bottom"/>
            <w:tcPrChange w:id="300" w:author="Grewing, Kyle@Energy" w:date="2023-08-11T11:53:00Z">
              <w:tcPr>
                <w:tcW w:w="1372" w:type="dxa"/>
                <w:vAlign w:val="bottom"/>
              </w:tcPr>
            </w:tcPrChange>
          </w:tcPr>
          <w:p w14:paraId="0D39391B" w14:textId="25479B00" w:rsidR="003F082B" w:rsidRPr="00EB4E7D" w:rsidDel="008065EA" w:rsidRDefault="003F082B" w:rsidP="008B5B52">
            <w:pPr>
              <w:keepNext/>
              <w:autoSpaceDE w:val="0"/>
              <w:autoSpaceDN w:val="0"/>
              <w:adjustRightInd w:val="0"/>
              <w:jc w:val="center"/>
              <w:rPr>
                <w:del w:id="301" w:author="Grewing, Kyle@Energy" w:date="2023-08-11T11:53:00Z"/>
                <w:rFonts w:asciiTheme="minorHAnsi" w:hAnsiTheme="minorHAnsi" w:cstheme="minorHAnsi"/>
                <w:color w:val="000000"/>
                <w:rPrChange w:id="302" w:author="Alhabibi, Haider@Energy" w:date="2023-08-14T16:28:00Z">
                  <w:rPr>
                    <w:del w:id="303" w:author="Grewing, Kyle@Energy" w:date="2023-08-11T11:53:00Z"/>
                    <w:rFonts w:asciiTheme="minorHAnsi" w:hAnsiTheme="minorHAnsi" w:cstheme="minorHAnsi"/>
                    <w:color w:val="000000"/>
                    <w:sz w:val="18"/>
                    <w:szCs w:val="18"/>
                  </w:rPr>
                </w:rPrChange>
              </w:rPr>
            </w:pPr>
          </w:p>
        </w:tc>
        <w:tc>
          <w:tcPr>
            <w:tcW w:w="1350" w:type="dxa"/>
            <w:vAlign w:val="bottom"/>
            <w:tcPrChange w:id="304" w:author="Grewing, Kyle@Energy" w:date="2023-08-11T11:53:00Z">
              <w:tcPr>
                <w:tcW w:w="1372" w:type="dxa"/>
                <w:vAlign w:val="bottom"/>
              </w:tcPr>
            </w:tcPrChange>
          </w:tcPr>
          <w:p w14:paraId="67508105" w14:textId="47121B94" w:rsidR="003F082B" w:rsidRPr="00EB4E7D" w:rsidDel="008065EA" w:rsidRDefault="003F082B" w:rsidP="008B5B52">
            <w:pPr>
              <w:keepNext/>
              <w:autoSpaceDE w:val="0"/>
              <w:autoSpaceDN w:val="0"/>
              <w:adjustRightInd w:val="0"/>
              <w:jc w:val="center"/>
              <w:rPr>
                <w:del w:id="305" w:author="Grewing, Kyle@Energy" w:date="2023-08-11T11:53:00Z"/>
                <w:rFonts w:asciiTheme="minorHAnsi" w:hAnsiTheme="minorHAnsi" w:cstheme="minorHAnsi"/>
                <w:color w:val="000000"/>
                <w:rPrChange w:id="306" w:author="Alhabibi, Haider@Energy" w:date="2023-08-14T16:28:00Z">
                  <w:rPr>
                    <w:del w:id="307" w:author="Grewing, Kyle@Energy" w:date="2023-08-11T11:53:00Z"/>
                    <w:rFonts w:asciiTheme="minorHAnsi" w:hAnsiTheme="minorHAnsi" w:cstheme="minorHAnsi"/>
                    <w:color w:val="000000"/>
                    <w:sz w:val="18"/>
                    <w:szCs w:val="18"/>
                  </w:rPr>
                </w:rPrChange>
              </w:rPr>
            </w:pPr>
          </w:p>
        </w:tc>
        <w:tc>
          <w:tcPr>
            <w:tcW w:w="1350" w:type="dxa"/>
            <w:vAlign w:val="bottom"/>
            <w:tcPrChange w:id="308" w:author="Grewing, Kyle@Energy" w:date="2023-08-11T11:53:00Z">
              <w:tcPr>
                <w:tcW w:w="1372" w:type="dxa"/>
                <w:vAlign w:val="bottom"/>
              </w:tcPr>
            </w:tcPrChange>
          </w:tcPr>
          <w:p w14:paraId="16729035" w14:textId="1CB8C8AC" w:rsidR="003F082B" w:rsidRPr="00EB4E7D" w:rsidDel="008065EA" w:rsidRDefault="003F082B" w:rsidP="008B5B52">
            <w:pPr>
              <w:keepNext/>
              <w:autoSpaceDE w:val="0"/>
              <w:autoSpaceDN w:val="0"/>
              <w:adjustRightInd w:val="0"/>
              <w:jc w:val="center"/>
              <w:rPr>
                <w:del w:id="309" w:author="Grewing, Kyle@Energy" w:date="2023-08-11T11:53:00Z"/>
                <w:rFonts w:asciiTheme="minorHAnsi" w:hAnsiTheme="minorHAnsi" w:cstheme="minorHAnsi"/>
                <w:color w:val="000000"/>
                <w:rPrChange w:id="310" w:author="Alhabibi, Haider@Energy" w:date="2023-08-14T16:28:00Z">
                  <w:rPr>
                    <w:del w:id="311" w:author="Grewing, Kyle@Energy" w:date="2023-08-11T11:53:00Z"/>
                    <w:rFonts w:asciiTheme="minorHAnsi" w:hAnsiTheme="minorHAnsi" w:cstheme="minorHAnsi"/>
                    <w:color w:val="000000"/>
                    <w:sz w:val="18"/>
                    <w:szCs w:val="18"/>
                  </w:rPr>
                </w:rPrChange>
              </w:rPr>
            </w:pPr>
          </w:p>
        </w:tc>
        <w:tc>
          <w:tcPr>
            <w:tcW w:w="2230" w:type="dxa"/>
            <w:vAlign w:val="bottom"/>
            <w:tcPrChange w:id="312" w:author="Grewing, Kyle@Energy" w:date="2023-08-11T11:53:00Z">
              <w:tcPr>
                <w:tcW w:w="2268" w:type="dxa"/>
                <w:vAlign w:val="bottom"/>
              </w:tcPr>
            </w:tcPrChange>
          </w:tcPr>
          <w:p w14:paraId="4413109A" w14:textId="77F72208" w:rsidR="003F082B" w:rsidRPr="00EB4E7D" w:rsidDel="008065EA" w:rsidRDefault="003F082B" w:rsidP="008B5B52">
            <w:pPr>
              <w:keepNext/>
              <w:jc w:val="center"/>
              <w:rPr>
                <w:del w:id="313" w:author="Grewing, Kyle@Energy" w:date="2023-08-11T11:53:00Z"/>
                <w:rFonts w:asciiTheme="minorHAnsi" w:hAnsiTheme="minorHAnsi" w:cstheme="minorHAnsi"/>
                <w:rPrChange w:id="314" w:author="Alhabibi, Haider@Energy" w:date="2023-08-14T16:28:00Z">
                  <w:rPr>
                    <w:del w:id="315" w:author="Grewing, Kyle@Energy" w:date="2023-08-11T11:53:00Z"/>
                    <w:rFonts w:ascii="Calibri" w:hAnsi="Calibri"/>
                    <w:sz w:val="18"/>
                    <w:szCs w:val="18"/>
                  </w:rPr>
                </w:rPrChange>
              </w:rPr>
            </w:pPr>
          </w:p>
        </w:tc>
      </w:tr>
      <w:tr w:rsidR="008065EA" w:rsidRPr="00EB4E7D" w14:paraId="664A2F90" w14:textId="77777777" w:rsidTr="008065EA">
        <w:trPr>
          <w:trHeight w:val="390"/>
          <w:ins w:id="316" w:author="Grewing, Kyle@Energy" w:date="2023-08-11T11:53:00Z"/>
          <w:trPrChange w:id="317" w:author="Grewing, Kyle@Energy" w:date="2023-08-11T11:53:00Z">
            <w:trPr>
              <w:trHeight w:val="390"/>
            </w:trPr>
          </w:trPrChange>
        </w:trPr>
        <w:tc>
          <w:tcPr>
            <w:tcW w:w="1351" w:type="dxa"/>
            <w:vAlign w:val="bottom"/>
            <w:tcPrChange w:id="318" w:author="Grewing, Kyle@Energy" w:date="2023-08-11T11:53:00Z">
              <w:tcPr>
                <w:tcW w:w="1372" w:type="dxa"/>
                <w:vAlign w:val="bottom"/>
              </w:tcPr>
            </w:tcPrChange>
          </w:tcPr>
          <w:p w14:paraId="69F3F5FF" w14:textId="77777777" w:rsidR="008065EA" w:rsidRPr="00EB4E7D" w:rsidRDefault="008065EA" w:rsidP="008B5B52">
            <w:pPr>
              <w:keepNext/>
              <w:jc w:val="center"/>
              <w:rPr>
                <w:ins w:id="319" w:author="Grewing, Kyle@Energy" w:date="2023-08-11T11:53:00Z"/>
                <w:rFonts w:asciiTheme="minorHAnsi" w:hAnsiTheme="minorHAnsi" w:cstheme="minorHAnsi"/>
              </w:rPr>
            </w:pPr>
          </w:p>
        </w:tc>
        <w:tc>
          <w:tcPr>
            <w:tcW w:w="1351" w:type="dxa"/>
            <w:vAlign w:val="bottom"/>
            <w:tcPrChange w:id="320" w:author="Grewing, Kyle@Energy" w:date="2023-08-11T11:53:00Z">
              <w:tcPr>
                <w:tcW w:w="1372" w:type="dxa"/>
                <w:vAlign w:val="bottom"/>
              </w:tcPr>
            </w:tcPrChange>
          </w:tcPr>
          <w:p w14:paraId="4F311AC4" w14:textId="77777777" w:rsidR="008065EA" w:rsidRPr="00EB4E7D" w:rsidRDefault="008065EA" w:rsidP="008B5B52">
            <w:pPr>
              <w:keepNext/>
              <w:jc w:val="center"/>
              <w:rPr>
                <w:ins w:id="321" w:author="Grewing, Kyle@Energy" w:date="2023-08-11T11:53:00Z"/>
                <w:rFonts w:asciiTheme="minorHAnsi" w:hAnsiTheme="minorHAnsi" w:cstheme="minorHAnsi"/>
              </w:rPr>
            </w:pPr>
          </w:p>
        </w:tc>
        <w:tc>
          <w:tcPr>
            <w:tcW w:w="1351" w:type="dxa"/>
            <w:vAlign w:val="bottom"/>
            <w:tcPrChange w:id="322" w:author="Grewing, Kyle@Energy" w:date="2023-08-11T11:53:00Z">
              <w:tcPr>
                <w:tcW w:w="1372" w:type="dxa"/>
                <w:vAlign w:val="bottom"/>
              </w:tcPr>
            </w:tcPrChange>
          </w:tcPr>
          <w:p w14:paraId="29DCB6F5" w14:textId="77777777" w:rsidR="008065EA" w:rsidRPr="00EB4E7D" w:rsidRDefault="008065EA" w:rsidP="008B5B52">
            <w:pPr>
              <w:keepNext/>
              <w:jc w:val="center"/>
              <w:rPr>
                <w:ins w:id="323" w:author="Grewing, Kyle@Energy" w:date="2023-08-11T11:53:00Z"/>
                <w:rFonts w:asciiTheme="minorHAnsi" w:hAnsiTheme="minorHAnsi" w:cstheme="minorHAnsi"/>
              </w:rPr>
            </w:pPr>
          </w:p>
        </w:tc>
        <w:tc>
          <w:tcPr>
            <w:tcW w:w="1351" w:type="dxa"/>
            <w:vAlign w:val="bottom"/>
            <w:tcPrChange w:id="324" w:author="Grewing, Kyle@Energy" w:date="2023-08-11T11:53:00Z">
              <w:tcPr>
                <w:tcW w:w="1372" w:type="dxa"/>
                <w:vAlign w:val="bottom"/>
              </w:tcPr>
            </w:tcPrChange>
          </w:tcPr>
          <w:p w14:paraId="1363A21C" w14:textId="77777777" w:rsidR="008065EA" w:rsidRPr="00EB4E7D" w:rsidRDefault="008065EA" w:rsidP="008B5B52">
            <w:pPr>
              <w:keepNext/>
              <w:autoSpaceDE w:val="0"/>
              <w:autoSpaceDN w:val="0"/>
              <w:adjustRightInd w:val="0"/>
              <w:jc w:val="center"/>
              <w:rPr>
                <w:ins w:id="325" w:author="Grewing, Kyle@Energy" w:date="2023-08-11T11:53:00Z"/>
                <w:rFonts w:asciiTheme="minorHAnsi" w:hAnsiTheme="minorHAnsi" w:cstheme="minorHAnsi"/>
                <w:color w:val="000000"/>
              </w:rPr>
            </w:pPr>
          </w:p>
        </w:tc>
        <w:tc>
          <w:tcPr>
            <w:tcW w:w="1350" w:type="dxa"/>
            <w:vAlign w:val="bottom"/>
            <w:tcPrChange w:id="326" w:author="Grewing, Kyle@Energy" w:date="2023-08-11T11:53:00Z">
              <w:tcPr>
                <w:tcW w:w="1372" w:type="dxa"/>
                <w:vAlign w:val="bottom"/>
              </w:tcPr>
            </w:tcPrChange>
          </w:tcPr>
          <w:p w14:paraId="704EBC20" w14:textId="77777777" w:rsidR="008065EA" w:rsidRPr="00EB4E7D" w:rsidRDefault="008065EA" w:rsidP="008B5B52">
            <w:pPr>
              <w:keepNext/>
              <w:autoSpaceDE w:val="0"/>
              <w:autoSpaceDN w:val="0"/>
              <w:adjustRightInd w:val="0"/>
              <w:jc w:val="center"/>
              <w:rPr>
                <w:ins w:id="327" w:author="Grewing, Kyle@Energy" w:date="2023-08-11T11:53:00Z"/>
                <w:rFonts w:asciiTheme="minorHAnsi" w:hAnsiTheme="minorHAnsi" w:cstheme="minorHAnsi"/>
                <w:color w:val="000000"/>
              </w:rPr>
            </w:pPr>
          </w:p>
        </w:tc>
        <w:tc>
          <w:tcPr>
            <w:tcW w:w="1350" w:type="dxa"/>
            <w:vAlign w:val="bottom"/>
            <w:tcPrChange w:id="328" w:author="Grewing, Kyle@Energy" w:date="2023-08-11T11:53:00Z">
              <w:tcPr>
                <w:tcW w:w="1372" w:type="dxa"/>
                <w:vAlign w:val="bottom"/>
              </w:tcPr>
            </w:tcPrChange>
          </w:tcPr>
          <w:p w14:paraId="1793FB0F" w14:textId="77777777" w:rsidR="008065EA" w:rsidRPr="00EB4E7D" w:rsidRDefault="008065EA" w:rsidP="008B5B52">
            <w:pPr>
              <w:keepNext/>
              <w:autoSpaceDE w:val="0"/>
              <w:autoSpaceDN w:val="0"/>
              <w:adjustRightInd w:val="0"/>
              <w:jc w:val="center"/>
              <w:rPr>
                <w:ins w:id="329" w:author="Grewing, Kyle@Energy" w:date="2023-08-11T11:53:00Z"/>
                <w:rFonts w:asciiTheme="minorHAnsi" w:hAnsiTheme="minorHAnsi" w:cstheme="minorHAnsi"/>
                <w:color w:val="000000"/>
              </w:rPr>
            </w:pPr>
          </w:p>
        </w:tc>
        <w:tc>
          <w:tcPr>
            <w:tcW w:w="1350" w:type="dxa"/>
            <w:vAlign w:val="bottom"/>
            <w:tcPrChange w:id="330" w:author="Grewing, Kyle@Energy" w:date="2023-08-11T11:53:00Z">
              <w:tcPr>
                <w:tcW w:w="1372" w:type="dxa"/>
                <w:vAlign w:val="bottom"/>
              </w:tcPr>
            </w:tcPrChange>
          </w:tcPr>
          <w:p w14:paraId="2313236D" w14:textId="77777777" w:rsidR="008065EA" w:rsidRPr="00EB4E7D" w:rsidRDefault="008065EA" w:rsidP="008B5B52">
            <w:pPr>
              <w:keepNext/>
              <w:autoSpaceDE w:val="0"/>
              <w:autoSpaceDN w:val="0"/>
              <w:adjustRightInd w:val="0"/>
              <w:jc w:val="center"/>
              <w:rPr>
                <w:ins w:id="331" w:author="Grewing, Kyle@Energy" w:date="2023-08-11T11:53:00Z"/>
                <w:rFonts w:asciiTheme="minorHAnsi" w:hAnsiTheme="minorHAnsi" w:cstheme="minorHAnsi"/>
                <w:color w:val="000000"/>
              </w:rPr>
            </w:pPr>
          </w:p>
        </w:tc>
        <w:tc>
          <w:tcPr>
            <w:tcW w:w="1350" w:type="dxa"/>
            <w:vAlign w:val="bottom"/>
            <w:tcPrChange w:id="332" w:author="Grewing, Kyle@Energy" w:date="2023-08-11T11:53:00Z">
              <w:tcPr>
                <w:tcW w:w="1372" w:type="dxa"/>
                <w:vAlign w:val="bottom"/>
              </w:tcPr>
            </w:tcPrChange>
          </w:tcPr>
          <w:p w14:paraId="3042D02F" w14:textId="77777777" w:rsidR="008065EA" w:rsidRPr="00EB4E7D" w:rsidRDefault="008065EA" w:rsidP="008B5B52">
            <w:pPr>
              <w:keepNext/>
              <w:autoSpaceDE w:val="0"/>
              <w:autoSpaceDN w:val="0"/>
              <w:adjustRightInd w:val="0"/>
              <w:jc w:val="center"/>
              <w:rPr>
                <w:ins w:id="333" w:author="Grewing, Kyle@Energy" w:date="2023-08-11T11:53:00Z"/>
                <w:rFonts w:asciiTheme="minorHAnsi" w:hAnsiTheme="minorHAnsi" w:cstheme="minorHAnsi"/>
                <w:color w:val="000000"/>
              </w:rPr>
            </w:pPr>
          </w:p>
        </w:tc>
        <w:tc>
          <w:tcPr>
            <w:tcW w:w="1350" w:type="dxa"/>
            <w:vAlign w:val="bottom"/>
            <w:tcPrChange w:id="334" w:author="Grewing, Kyle@Energy" w:date="2023-08-11T11:53:00Z">
              <w:tcPr>
                <w:tcW w:w="1372" w:type="dxa"/>
                <w:vAlign w:val="bottom"/>
              </w:tcPr>
            </w:tcPrChange>
          </w:tcPr>
          <w:p w14:paraId="0E396EC6" w14:textId="77777777" w:rsidR="008065EA" w:rsidRPr="00EB4E7D" w:rsidRDefault="008065EA" w:rsidP="008B5B52">
            <w:pPr>
              <w:keepNext/>
              <w:autoSpaceDE w:val="0"/>
              <w:autoSpaceDN w:val="0"/>
              <w:adjustRightInd w:val="0"/>
              <w:jc w:val="center"/>
              <w:rPr>
                <w:ins w:id="335" w:author="Grewing, Kyle@Energy" w:date="2023-08-11T11:53:00Z"/>
                <w:rFonts w:asciiTheme="minorHAnsi" w:hAnsiTheme="minorHAnsi" w:cstheme="minorHAnsi"/>
                <w:color w:val="000000"/>
              </w:rPr>
            </w:pPr>
          </w:p>
        </w:tc>
        <w:tc>
          <w:tcPr>
            <w:tcW w:w="2230" w:type="dxa"/>
            <w:vAlign w:val="bottom"/>
            <w:tcPrChange w:id="336" w:author="Grewing, Kyle@Energy" w:date="2023-08-11T11:53:00Z">
              <w:tcPr>
                <w:tcW w:w="2268" w:type="dxa"/>
                <w:vAlign w:val="bottom"/>
              </w:tcPr>
            </w:tcPrChange>
          </w:tcPr>
          <w:p w14:paraId="4C5B5149" w14:textId="77777777" w:rsidR="008065EA" w:rsidRPr="00EB4E7D" w:rsidRDefault="008065EA" w:rsidP="008B5B52">
            <w:pPr>
              <w:keepNext/>
              <w:jc w:val="center"/>
              <w:rPr>
                <w:ins w:id="337" w:author="Grewing, Kyle@Energy" w:date="2023-08-11T11:53:00Z"/>
                <w:rFonts w:asciiTheme="minorHAnsi" w:hAnsiTheme="minorHAnsi" w:cstheme="minorHAnsi"/>
              </w:rPr>
            </w:pPr>
          </w:p>
        </w:tc>
      </w:tr>
      <w:tr w:rsidR="00B44E35" w:rsidRPr="00EB4E7D" w14:paraId="330D3987" w14:textId="77777777" w:rsidTr="008065EA">
        <w:trPr>
          <w:trHeight w:val="390"/>
          <w:ins w:id="338" w:author="Grewing, Kyle@Energy" w:date="2023-08-11T11:33:00Z"/>
          <w:trPrChange w:id="339" w:author="Grewing, Kyle@Energy" w:date="2023-08-11T11:53:00Z">
            <w:trPr>
              <w:trHeight w:val="390"/>
            </w:trPr>
          </w:trPrChange>
        </w:trPr>
        <w:tc>
          <w:tcPr>
            <w:tcW w:w="1351" w:type="dxa"/>
            <w:vAlign w:val="bottom"/>
            <w:tcPrChange w:id="340" w:author="Grewing, Kyle@Energy" w:date="2023-08-11T11:53:00Z">
              <w:tcPr>
                <w:tcW w:w="1372" w:type="dxa"/>
                <w:vAlign w:val="bottom"/>
              </w:tcPr>
            </w:tcPrChange>
          </w:tcPr>
          <w:p w14:paraId="1EDE7ECD" w14:textId="77777777" w:rsidR="00B44E35" w:rsidRPr="00EB4E7D" w:rsidRDefault="00B44E35" w:rsidP="008B5B52">
            <w:pPr>
              <w:keepNext/>
              <w:jc w:val="center"/>
              <w:rPr>
                <w:ins w:id="341" w:author="Grewing, Kyle@Energy" w:date="2023-08-11T11:33:00Z"/>
                <w:rFonts w:asciiTheme="minorHAnsi" w:hAnsiTheme="minorHAnsi" w:cstheme="minorHAnsi"/>
              </w:rPr>
            </w:pPr>
          </w:p>
        </w:tc>
        <w:tc>
          <w:tcPr>
            <w:tcW w:w="1351" w:type="dxa"/>
            <w:vAlign w:val="bottom"/>
            <w:tcPrChange w:id="342" w:author="Grewing, Kyle@Energy" w:date="2023-08-11T11:53:00Z">
              <w:tcPr>
                <w:tcW w:w="1372" w:type="dxa"/>
                <w:vAlign w:val="bottom"/>
              </w:tcPr>
            </w:tcPrChange>
          </w:tcPr>
          <w:p w14:paraId="58B34CC6" w14:textId="77777777" w:rsidR="00B44E35" w:rsidRPr="00EB4E7D" w:rsidRDefault="00B44E35" w:rsidP="008B5B52">
            <w:pPr>
              <w:keepNext/>
              <w:jc w:val="center"/>
              <w:rPr>
                <w:ins w:id="343" w:author="Grewing, Kyle@Energy" w:date="2023-08-11T11:33:00Z"/>
                <w:rFonts w:asciiTheme="minorHAnsi" w:hAnsiTheme="minorHAnsi" w:cstheme="minorHAnsi"/>
              </w:rPr>
            </w:pPr>
          </w:p>
        </w:tc>
        <w:tc>
          <w:tcPr>
            <w:tcW w:w="1351" w:type="dxa"/>
            <w:vAlign w:val="bottom"/>
            <w:tcPrChange w:id="344" w:author="Grewing, Kyle@Energy" w:date="2023-08-11T11:53:00Z">
              <w:tcPr>
                <w:tcW w:w="1372" w:type="dxa"/>
                <w:vAlign w:val="bottom"/>
              </w:tcPr>
            </w:tcPrChange>
          </w:tcPr>
          <w:p w14:paraId="71951AA6" w14:textId="77777777" w:rsidR="00B44E35" w:rsidRPr="00EB4E7D" w:rsidRDefault="00B44E35" w:rsidP="008B5B52">
            <w:pPr>
              <w:keepNext/>
              <w:jc w:val="center"/>
              <w:rPr>
                <w:ins w:id="345" w:author="Grewing, Kyle@Energy" w:date="2023-08-11T11:33:00Z"/>
                <w:rFonts w:asciiTheme="minorHAnsi" w:hAnsiTheme="minorHAnsi" w:cstheme="minorHAnsi"/>
              </w:rPr>
            </w:pPr>
          </w:p>
        </w:tc>
        <w:tc>
          <w:tcPr>
            <w:tcW w:w="1351" w:type="dxa"/>
            <w:vAlign w:val="bottom"/>
            <w:tcPrChange w:id="346" w:author="Grewing, Kyle@Energy" w:date="2023-08-11T11:53:00Z">
              <w:tcPr>
                <w:tcW w:w="1372" w:type="dxa"/>
                <w:vAlign w:val="bottom"/>
              </w:tcPr>
            </w:tcPrChange>
          </w:tcPr>
          <w:p w14:paraId="002C4087" w14:textId="77777777" w:rsidR="00B44E35" w:rsidRPr="00EB4E7D" w:rsidRDefault="00B44E35" w:rsidP="008B5B52">
            <w:pPr>
              <w:keepNext/>
              <w:autoSpaceDE w:val="0"/>
              <w:autoSpaceDN w:val="0"/>
              <w:adjustRightInd w:val="0"/>
              <w:jc w:val="center"/>
              <w:rPr>
                <w:ins w:id="347" w:author="Grewing, Kyle@Energy" w:date="2023-08-11T11:33:00Z"/>
                <w:rFonts w:asciiTheme="minorHAnsi" w:hAnsiTheme="minorHAnsi" w:cstheme="minorHAnsi"/>
                <w:color w:val="000000"/>
              </w:rPr>
            </w:pPr>
          </w:p>
        </w:tc>
        <w:tc>
          <w:tcPr>
            <w:tcW w:w="1350" w:type="dxa"/>
            <w:vAlign w:val="bottom"/>
            <w:tcPrChange w:id="348" w:author="Grewing, Kyle@Energy" w:date="2023-08-11T11:53:00Z">
              <w:tcPr>
                <w:tcW w:w="1372" w:type="dxa"/>
                <w:vAlign w:val="bottom"/>
              </w:tcPr>
            </w:tcPrChange>
          </w:tcPr>
          <w:p w14:paraId="3CB43603" w14:textId="77777777" w:rsidR="00B44E35" w:rsidRPr="00EB4E7D" w:rsidRDefault="00B44E35" w:rsidP="008B5B52">
            <w:pPr>
              <w:keepNext/>
              <w:autoSpaceDE w:val="0"/>
              <w:autoSpaceDN w:val="0"/>
              <w:adjustRightInd w:val="0"/>
              <w:jc w:val="center"/>
              <w:rPr>
                <w:ins w:id="349" w:author="Grewing, Kyle@Energy" w:date="2023-08-11T11:33:00Z"/>
                <w:rFonts w:asciiTheme="minorHAnsi" w:hAnsiTheme="minorHAnsi" w:cstheme="minorHAnsi"/>
                <w:color w:val="000000"/>
              </w:rPr>
            </w:pPr>
          </w:p>
        </w:tc>
        <w:tc>
          <w:tcPr>
            <w:tcW w:w="1350" w:type="dxa"/>
            <w:vAlign w:val="bottom"/>
            <w:tcPrChange w:id="350" w:author="Grewing, Kyle@Energy" w:date="2023-08-11T11:53:00Z">
              <w:tcPr>
                <w:tcW w:w="1372" w:type="dxa"/>
                <w:vAlign w:val="bottom"/>
              </w:tcPr>
            </w:tcPrChange>
          </w:tcPr>
          <w:p w14:paraId="6888E90E" w14:textId="77777777" w:rsidR="00B44E35" w:rsidRPr="00EB4E7D" w:rsidRDefault="00B44E35" w:rsidP="008B5B52">
            <w:pPr>
              <w:keepNext/>
              <w:autoSpaceDE w:val="0"/>
              <w:autoSpaceDN w:val="0"/>
              <w:adjustRightInd w:val="0"/>
              <w:jc w:val="center"/>
              <w:rPr>
                <w:ins w:id="351" w:author="Grewing, Kyle@Energy" w:date="2023-08-11T11:33:00Z"/>
                <w:rFonts w:asciiTheme="minorHAnsi" w:hAnsiTheme="minorHAnsi" w:cstheme="minorHAnsi"/>
                <w:color w:val="000000"/>
              </w:rPr>
            </w:pPr>
          </w:p>
        </w:tc>
        <w:tc>
          <w:tcPr>
            <w:tcW w:w="1350" w:type="dxa"/>
            <w:vAlign w:val="bottom"/>
            <w:tcPrChange w:id="352" w:author="Grewing, Kyle@Energy" w:date="2023-08-11T11:53:00Z">
              <w:tcPr>
                <w:tcW w:w="1372" w:type="dxa"/>
                <w:vAlign w:val="bottom"/>
              </w:tcPr>
            </w:tcPrChange>
          </w:tcPr>
          <w:p w14:paraId="6761AFC0" w14:textId="77777777" w:rsidR="00B44E35" w:rsidRPr="00EB4E7D" w:rsidRDefault="00B44E35" w:rsidP="008B5B52">
            <w:pPr>
              <w:keepNext/>
              <w:autoSpaceDE w:val="0"/>
              <w:autoSpaceDN w:val="0"/>
              <w:adjustRightInd w:val="0"/>
              <w:jc w:val="center"/>
              <w:rPr>
                <w:ins w:id="353" w:author="Grewing, Kyle@Energy" w:date="2023-08-11T11:33:00Z"/>
                <w:rFonts w:asciiTheme="minorHAnsi" w:hAnsiTheme="minorHAnsi" w:cstheme="minorHAnsi"/>
                <w:color w:val="000000"/>
              </w:rPr>
            </w:pPr>
          </w:p>
        </w:tc>
        <w:tc>
          <w:tcPr>
            <w:tcW w:w="1350" w:type="dxa"/>
            <w:vAlign w:val="bottom"/>
            <w:tcPrChange w:id="354" w:author="Grewing, Kyle@Energy" w:date="2023-08-11T11:53:00Z">
              <w:tcPr>
                <w:tcW w:w="1372" w:type="dxa"/>
                <w:vAlign w:val="bottom"/>
              </w:tcPr>
            </w:tcPrChange>
          </w:tcPr>
          <w:p w14:paraId="29A047A5" w14:textId="77777777" w:rsidR="00B44E35" w:rsidRPr="00EB4E7D" w:rsidRDefault="00B44E35" w:rsidP="008B5B52">
            <w:pPr>
              <w:keepNext/>
              <w:autoSpaceDE w:val="0"/>
              <w:autoSpaceDN w:val="0"/>
              <w:adjustRightInd w:val="0"/>
              <w:jc w:val="center"/>
              <w:rPr>
                <w:ins w:id="355" w:author="Grewing, Kyle@Energy" w:date="2023-08-11T11:33:00Z"/>
                <w:rFonts w:asciiTheme="minorHAnsi" w:hAnsiTheme="minorHAnsi" w:cstheme="minorHAnsi"/>
                <w:color w:val="000000"/>
              </w:rPr>
            </w:pPr>
          </w:p>
        </w:tc>
        <w:tc>
          <w:tcPr>
            <w:tcW w:w="1350" w:type="dxa"/>
            <w:vAlign w:val="bottom"/>
            <w:tcPrChange w:id="356" w:author="Grewing, Kyle@Energy" w:date="2023-08-11T11:53:00Z">
              <w:tcPr>
                <w:tcW w:w="1372" w:type="dxa"/>
                <w:vAlign w:val="bottom"/>
              </w:tcPr>
            </w:tcPrChange>
          </w:tcPr>
          <w:p w14:paraId="04E95831" w14:textId="77777777" w:rsidR="00B44E35" w:rsidRPr="00EB4E7D" w:rsidRDefault="00B44E35" w:rsidP="008B5B52">
            <w:pPr>
              <w:keepNext/>
              <w:autoSpaceDE w:val="0"/>
              <w:autoSpaceDN w:val="0"/>
              <w:adjustRightInd w:val="0"/>
              <w:jc w:val="center"/>
              <w:rPr>
                <w:ins w:id="357" w:author="Grewing, Kyle@Energy" w:date="2023-08-11T11:33:00Z"/>
                <w:rFonts w:asciiTheme="minorHAnsi" w:hAnsiTheme="minorHAnsi" w:cstheme="minorHAnsi"/>
                <w:color w:val="000000"/>
              </w:rPr>
            </w:pPr>
          </w:p>
        </w:tc>
        <w:tc>
          <w:tcPr>
            <w:tcW w:w="2230" w:type="dxa"/>
            <w:vAlign w:val="bottom"/>
            <w:tcPrChange w:id="358" w:author="Grewing, Kyle@Energy" w:date="2023-08-11T11:53:00Z">
              <w:tcPr>
                <w:tcW w:w="2268" w:type="dxa"/>
                <w:vAlign w:val="bottom"/>
              </w:tcPr>
            </w:tcPrChange>
          </w:tcPr>
          <w:p w14:paraId="06E8FBB6" w14:textId="77777777" w:rsidR="00B44E35" w:rsidRPr="00EB4E7D" w:rsidRDefault="00B44E35" w:rsidP="008B5B52">
            <w:pPr>
              <w:keepNext/>
              <w:jc w:val="center"/>
              <w:rPr>
                <w:ins w:id="359" w:author="Grewing, Kyle@Energy" w:date="2023-08-11T11:33:00Z"/>
                <w:rFonts w:asciiTheme="minorHAnsi" w:hAnsiTheme="minorHAnsi" w:cstheme="minorHAnsi"/>
              </w:rPr>
            </w:pPr>
          </w:p>
        </w:tc>
      </w:tr>
      <w:tr w:rsidR="00B44E35" w:rsidRPr="00EB4E7D" w14:paraId="2C9AEC19" w14:textId="77777777" w:rsidTr="008065EA">
        <w:trPr>
          <w:trHeight w:val="390"/>
          <w:ins w:id="360" w:author="Grewing, Kyle@Energy" w:date="2023-08-11T11:33:00Z"/>
          <w:trPrChange w:id="361" w:author="Grewing, Kyle@Energy" w:date="2023-08-11T11:53:00Z">
            <w:trPr>
              <w:trHeight w:val="390"/>
            </w:trPr>
          </w:trPrChange>
        </w:trPr>
        <w:tc>
          <w:tcPr>
            <w:tcW w:w="1351" w:type="dxa"/>
            <w:vAlign w:val="bottom"/>
            <w:tcPrChange w:id="362" w:author="Grewing, Kyle@Energy" w:date="2023-08-11T11:53:00Z">
              <w:tcPr>
                <w:tcW w:w="1372" w:type="dxa"/>
                <w:vAlign w:val="bottom"/>
              </w:tcPr>
            </w:tcPrChange>
          </w:tcPr>
          <w:p w14:paraId="7D0BADA0" w14:textId="77777777" w:rsidR="00B44E35" w:rsidRPr="00EB4E7D" w:rsidRDefault="00B44E35" w:rsidP="008B5B52">
            <w:pPr>
              <w:keepNext/>
              <w:jc w:val="center"/>
              <w:rPr>
                <w:ins w:id="363" w:author="Grewing, Kyle@Energy" w:date="2023-08-11T11:33:00Z"/>
                <w:rFonts w:asciiTheme="minorHAnsi" w:hAnsiTheme="minorHAnsi" w:cstheme="minorHAnsi"/>
              </w:rPr>
            </w:pPr>
          </w:p>
        </w:tc>
        <w:tc>
          <w:tcPr>
            <w:tcW w:w="1351" w:type="dxa"/>
            <w:vAlign w:val="bottom"/>
            <w:tcPrChange w:id="364" w:author="Grewing, Kyle@Energy" w:date="2023-08-11T11:53:00Z">
              <w:tcPr>
                <w:tcW w:w="1372" w:type="dxa"/>
                <w:vAlign w:val="bottom"/>
              </w:tcPr>
            </w:tcPrChange>
          </w:tcPr>
          <w:p w14:paraId="4410CF0E" w14:textId="77777777" w:rsidR="00B44E35" w:rsidRPr="00EB4E7D" w:rsidRDefault="00B44E35" w:rsidP="008B5B52">
            <w:pPr>
              <w:keepNext/>
              <w:jc w:val="center"/>
              <w:rPr>
                <w:ins w:id="365" w:author="Grewing, Kyle@Energy" w:date="2023-08-11T11:33:00Z"/>
                <w:rFonts w:asciiTheme="minorHAnsi" w:hAnsiTheme="minorHAnsi" w:cstheme="minorHAnsi"/>
              </w:rPr>
            </w:pPr>
          </w:p>
        </w:tc>
        <w:tc>
          <w:tcPr>
            <w:tcW w:w="1351" w:type="dxa"/>
            <w:vAlign w:val="bottom"/>
            <w:tcPrChange w:id="366" w:author="Grewing, Kyle@Energy" w:date="2023-08-11T11:53:00Z">
              <w:tcPr>
                <w:tcW w:w="1372" w:type="dxa"/>
                <w:vAlign w:val="bottom"/>
              </w:tcPr>
            </w:tcPrChange>
          </w:tcPr>
          <w:p w14:paraId="53E436B5" w14:textId="77777777" w:rsidR="00B44E35" w:rsidRPr="00EB4E7D" w:rsidRDefault="00B44E35" w:rsidP="008B5B52">
            <w:pPr>
              <w:keepNext/>
              <w:jc w:val="center"/>
              <w:rPr>
                <w:ins w:id="367" w:author="Grewing, Kyle@Energy" w:date="2023-08-11T11:33:00Z"/>
                <w:rFonts w:asciiTheme="minorHAnsi" w:hAnsiTheme="minorHAnsi" w:cstheme="minorHAnsi"/>
              </w:rPr>
            </w:pPr>
          </w:p>
        </w:tc>
        <w:tc>
          <w:tcPr>
            <w:tcW w:w="1351" w:type="dxa"/>
            <w:vAlign w:val="bottom"/>
            <w:tcPrChange w:id="368" w:author="Grewing, Kyle@Energy" w:date="2023-08-11T11:53:00Z">
              <w:tcPr>
                <w:tcW w:w="1372" w:type="dxa"/>
                <w:vAlign w:val="bottom"/>
              </w:tcPr>
            </w:tcPrChange>
          </w:tcPr>
          <w:p w14:paraId="7513A9CC" w14:textId="77777777" w:rsidR="00B44E35" w:rsidRPr="00EB4E7D" w:rsidRDefault="00B44E35" w:rsidP="008B5B52">
            <w:pPr>
              <w:keepNext/>
              <w:autoSpaceDE w:val="0"/>
              <w:autoSpaceDN w:val="0"/>
              <w:adjustRightInd w:val="0"/>
              <w:jc w:val="center"/>
              <w:rPr>
                <w:ins w:id="369" w:author="Grewing, Kyle@Energy" w:date="2023-08-11T11:33:00Z"/>
                <w:rFonts w:asciiTheme="minorHAnsi" w:hAnsiTheme="minorHAnsi" w:cstheme="minorHAnsi"/>
                <w:color w:val="000000"/>
              </w:rPr>
            </w:pPr>
          </w:p>
        </w:tc>
        <w:tc>
          <w:tcPr>
            <w:tcW w:w="1350" w:type="dxa"/>
            <w:vAlign w:val="bottom"/>
            <w:tcPrChange w:id="370" w:author="Grewing, Kyle@Energy" w:date="2023-08-11T11:53:00Z">
              <w:tcPr>
                <w:tcW w:w="1372" w:type="dxa"/>
                <w:vAlign w:val="bottom"/>
              </w:tcPr>
            </w:tcPrChange>
          </w:tcPr>
          <w:p w14:paraId="0E65F478" w14:textId="77777777" w:rsidR="00B44E35" w:rsidRPr="00EB4E7D" w:rsidRDefault="00B44E35" w:rsidP="008B5B52">
            <w:pPr>
              <w:keepNext/>
              <w:autoSpaceDE w:val="0"/>
              <w:autoSpaceDN w:val="0"/>
              <w:adjustRightInd w:val="0"/>
              <w:jc w:val="center"/>
              <w:rPr>
                <w:ins w:id="371" w:author="Grewing, Kyle@Energy" w:date="2023-08-11T11:33:00Z"/>
                <w:rFonts w:asciiTheme="minorHAnsi" w:hAnsiTheme="minorHAnsi" w:cstheme="minorHAnsi"/>
                <w:color w:val="000000"/>
              </w:rPr>
            </w:pPr>
          </w:p>
        </w:tc>
        <w:tc>
          <w:tcPr>
            <w:tcW w:w="1350" w:type="dxa"/>
            <w:vAlign w:val="bottom"/>
            <w:tcPrChange w:id="372" w:author="Grewing, Kyle@Energy" w:date="2023-08-11T11:53:00Z">
              <w:tcPr>
                <w:tcW w:w="1372" w:type="dxa"/>
                <w:vAlign w:val="bottom"/>
              </w:tcPr>
            </w:tcPrChange>
          </w:tcPr>
          <w:p w14:paraId="78604EB8" w14:textId="77777777" w:rsidR="00B44E35" w:rsidRPr="00EB4E7D" w:rsidRDefault="00B44E35" w:rsidP="008B5B52">
            <w:pPr>
              <w:keepNext/>
              <w:autoSpaceDE w:val="0"/>
              <w:autoSpaceDN w:val="0"/>
              <w:adjustRightInd w:val="0"/>
              <w:jc w:val="center"/>
              <w:rPr>
                <w:ins w:id="373" w:author="Grewing, Kyle@Energy" w:date="2023-08-11T11:33:00Z"/>
                <w:rFonts w:asciiTheme="minorHAnsi" w:hAnsiTheme="minorHAnsi" w:cstheme="minorHAnsi"/>
                <w:color w:val="000000"/>
              </w:rPr>
            </w:pPr>
          </w:p>
        </w:tc>
        <w:tc>
          <w:tcPr>
            <w:tcW w:w="1350" w:type="dxa"/>
            <w:vAlign w:val="bottom"/>
            <w:tcPrChange w:id="374" w:author="Grewing, Kyle@Energy" w:date="2023-08-11T11:53:00Z">
              <w:tcPr>
                <w:tcW w:w="1372" w:type="dxa"/>
                <w:vAlign w:val="bottom"/>
              </w:tcPr>
            </w:tcPrChange>
          </w:tcPr>
          <w:p w14:paraId="21B8F2B7" w14:textId="77777777" w:rsidR="00B44E35" w:rsidRPr="00EB4E7D" w:rsidRDefault="00B44E35" w:rsidP="008B5B52">
            <w:pPr>
              <w:keepNext/>
              <w:autoSpaceDE w:val="0"/>
              <w:autoSpaceDN w:val="0"/>
              <w:adjustRightInd w:val="0"/>
              <w:jc w:val="center"/>
              <w:rPr>
                <w:ins w:id="375" w:author="Grewing, Kyle@Energy" w:date="2023-08-11T11:33:00Z"/>
                <w:rFonts w:asciiTheme="minorHAnsi" w:hAnsiTheme="minorHAnsi" w:cstheme="minorHAnsi"/>
                <w:color w:val="000000"/>
              </w:rPr>
            </w:pPr>
          </w:p>
        </w:tc>
        <w:tc>
          <w:tcPr>
            <w:tcW w:w="1350" w:type="dxa"/>
            <w:vAlign w:val="bottom"/>
            <w:tcPrChange w:id="376" w:author="Grewing, Kyle@Energy" w:date="2023-08-11T11:53:00Z">
              <w:tcPr>
                <w:tcW w:w="1372" w:type="dxa"/>
                <w:vAlign w:val="bottom"/>
              </w:tcPr>
            </w:tcPrChange>
          </w:tcPr>
          <w:p w14:paraId="4F441259" w14:textId="77777777" w:rsidR="00B44E35" w:rsidRPr="00EB4E7D" w:rsidRDefault="00B44E35" w:rsidP="008B5B52">
            <w:pPr>
              <w:keepNext/>
              <w:autoSpaceDE w:val="0"/>
              <w:autoSpaceDN w:val="0"/>
              <w:adjustRightInd w:val="0"/>
              <w:jc w:val="center"/>
              <w:rPr>
                <w:ins w:id="377" w:author="Grewing, Kyle@Energy" w:date="2023-08-11T11:33:00Z"/>
                <w:rFonts w:asciiTheme="minorHAnsi" w:hAnsiTheme="minorHAnsi" w:cstheme="minorHAnsi"/>
                <w:color w:val="000000"/>
              </w:rPr>
            </w:pPr>
          </w:p>
        </w:tc>
        <w:tc>
          <w:tcPr>
            <w:tcW w:w="1350" w:type="dxa"/>
            <w:vAlign w:val="bottom"/>
            <w:tcPrChange w:id="378" w:author="Grewing, Kyle@Energy" w:date="2023-08-11T11:53:00Z">
              <w:tcPr>
                <w:tcW w:w="1372" w:type="dxa"/>
                <w:vAlign w:val="bottom"/>
              </w:tcPr>
            </w:tcPrChange>
          </w:tcPr>
          <w:p w14:paraId="0180BF32" w14:textId="77777777" w:rsidR="00B44E35" w:rsidRPr="00EB4E7D" w:rsidRDefault="00B44E35" w:rsidP="008B5B52">
            <w:pPr>
              <w:keepNext/>
              <w:autoSpaceDE w:val="0"/>
              <w:autoSpaceDN w:val="0"/>
              <w:adjustRightInd w:val="0"/>
              <w:jc w:val="center"/>
              <w:rPr>
                <w:ins w:id="379" w:author="Grewing, Kyle@Energy" w:date="2023-08-11T11:33:00Z"/>
                <w:rFonts w:asciiTheme="minorHAnsi" w:hAnsiTheme="minorHAnsi" w:cstheme="minorHAnsi"/>
                <w:color w:val="000000"/>
              </w:rPr>
            </w:pPr>
          </w:p>
        </w:tc>
        <w:tc>
          <w:tcPr>
            <w:tcW w:w="2230" w:type="dxa"/>
            <w:vAlign w:val="bottom"/>
            <w:tcPrChange w:id="380" w:author="Grewing, Kyle@Energy" w:date="2023-08-11T11:53:00Z">
              <w:tcPr>
                <w:tcW w:w="2268" w:type="dxa"/>
                <w:vAlign w:val="bottom"/>
              </w:tcPr>
            </w:tcPrChange>
          </w:tcPr>
          <w:p w14:paraId="433392FE" w14:textId="77777777" w:rsidR="00B44E35" w:rsidRPr="00EB4E7D" w:rsidRDefault="00B44E35" w:rsidP="008B5B52">
            <w:pPr>
              <w:keepNext/>
              <w:jc w:val="center"/>
              <w:rPr>
                <w:ins w:id="381" w:author="Grewing, Kyle@Energy" w:date="2023-08-11T11:33:00Z"/>
                <w:rFonts w:asciiTheme="minorHAnsi" w:hAnsiTheme="minorHAnsi" w:cstheme="minorHAnsi"/>
              </w:rPr>
            </w:pPr>
          </w:p>
        </w:tc>
      </w:tr>
    </w:tbl>
    <w:p w14:paraId="7F555341" w14:textId="098E9612" w:rsidR="003F082B" w:rsidRPr="00EB4E7D" w:rsidRDefault="003F082B" w:rsidP="003F082B">
      <w:pPr>
        <w:rPr>
          <w:rFonts w:asciiTheme="minorHAnsi" w:hAnsiTheme="minorHAnsi" w:cstheme="minorHAnsi"/>
          <w:rPrChange w:id="382" w:author="Alhabibi, Haider@Energy" w:date="2023-08-14T16:28:00Z">
            <w:rPr/>
          </w:rPrChange>
        </w:rPr>
      </w:pPr>
    </w:p>
    <w:p w14:paraId="567E3CF1" w14:textId="54B9AADE" w:rsidR="003F082B" w:rsidRPr="00EB4E7D" w:rsidRDefault="003F082B" w:rsidP="003F082B">
      <w:pPr>
        <w:rPr>
          <w:rFonts w:asciiTheme="minorHAnsi" w:hAnsiTheme="minorHAnsi" w:cstheme="minorHAnsi"/>
          <w:rPrChange w:id="383" w:author="Alhabibi, Haider@Energy" w:date="2023-08-14T16:28:00Z">
            <w:rPr/>
          </w:rPrChange>
        </w:rPr>
      </w:pPr>
    </w:p>
    <w:tbl>
      <w:tblPr>
        <w:tblW w:w="5002"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384" w:author="Grewing, Kyle@Energy" w:date="2023-08-10T16:16:00Z">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4676"/>
        <w:gridCol w:w="4590"/>
        <w:gridCol w:w="5130"/>
        <w:tblGridChange w:id="385">
          <w:tblGrid>
            <w:gridCol w:w="1262"/>
            <w:gridCol w:w="1259"/>
            <w:gridCol w:w="2155"/>
            <w:gridCol w:w="4590"/>
            <w:gridCol w:w="4859"/>
            <w:gridCol w:w="265"/>
            <w:gridCol w:w="6"/>
          </w:tblGrid>
        </w:tblGridChange>
      </w:tblGrid>
      <w:tr w:rsidR="003F082B" w:rsidRPr="00EB4E7D" w14:paraId="439747F8" w14:textId="77777777" w:rsidTr="00792DFE">
        <w:trPr>
          <w:trHeight w:val="222"/>
          <w:trPrChange w:id="386" w:author="Grewing, Kyle@Energy" w:date="2023-08-10T16:16:00Z">
            <w:trPr>
              <w:gridAfter w:val="0"/>
              <w:trHeight w:val="222"/>
            </w:trPr>
          </w:trPrChange>
        </w:trPr>
        <w:tc>
          <w:tcPr>
            <w:tcW w:w="14390" w:type="dxa"/>
            <w:gridSpan w:val="3"/>
            <w:tcBorders>
              <w:top w:val="single" w:sz="4" w:space="0" w:color="auto"/>
              <w:left w:val="single" w:sz="4" w:space="0" w:color="auto"/>
              <w:right w:val="single" w:sz="4" w:space="0" w:color="auto"/>
            </w:tcBorders>
            <w:tcPrChange w:id="387" w:author="Grewing, Kyle@Energy" w:date="2023-08-10T16:16:00Z">
              <w:tcPr>
                <w:tcW w:w="14616" w:type="dxa"/>
                <w:gridSpan w:val="6"/>
                <w:tcBorders>
                  <w:top w:val="single" w:sz="4" w:space="0" w:color="auto"/>
                  <w:left w:val="single" w:sz="4" w:space="0" w:color="auto"/>
                  <w:right w:val="single" w:sz="4" w:space="0" w:color="auto"/>
                </w:tcBorders>
              </w:tcPr>
            </w:tcPrChange>
          </w:tcPr>
          <w:p w14:paraId="2453F2D3" w14:textId="6128B922" w:rsidR="003F082B" w:rsidRPr="00EB4E7D" w:rsidRDefault="003F082B" w:rsidP="008B5B52">
            <w:pPr>
              <w:keepNext/>
              <w:rPr>
                <w:rFonts w:asciiTheme="minorHAnsi" w:hAnsiTheme="minorHAnsi" w:cstheme="minorHAnsi"/>
                <w:b/>
                <w:rPrChange w:id="388" w:author="Alhabibi, Haider@Energy" w:date="2023-08-14T16:28:00Z">
                  <w:rPr>
                    <w:rFonts w:ascii="Calibri" w:hAnsi="Calibri"/>
                    <w:b/>
                    <w:sz w:val="20"/>
                  </w:rPr>
                </w:rPrChange>
              </w:rPr>
            </w:pPr>
            <w:r w:rsidRPr="00EB4E7D">
              <w:rPr>
                <w:rFonts w:asciiTheme="minorHAnsi" w:hAnsiTheme="minorHAnsi" w:cstheme="minorHAnsi"/>
                <w:b/>
                <w:rPrChange w:id="389" w:author="Alhabibi, Haider@Energy" w:date="2023-08-14T16:28:00Z">
                  <w:rPr>
                    <w:rFonts w:ascii="Calibri" w:hAnsi="Calibri"/>
                    <w:b/>
                    <w:sz w:val="20"/>
                  </w:rPr>
                </w:rPrChange>
              </w:rPr>
              <w:lastRenderedPageBreak/>
              <w:t xml:space="preserve">C. Extension of Existing Duct System, Greater Than </w:t>
            </w:r>
            <w:ins w:id="390" w:author="Moua, Cheng@Energy" w:date="2021-11-12T15:29:00Z">
              <w:r w:rsidR="00AE02C1" w:rsidRPr="00EB4E7D">
                <w:rPr>
                  <w:rFonts w:asciiTheme="minorHAnsi" w:hAnsiTheme="minorHAnsi" w:cstheme="minorHAnsi"/>
                  <w:b/>
                  <w:rPrChange w:id="391" w:author="Alhabibi, Haider@Energy" w:date="2023-08-14T16:28:00Z">
                    <w:rPr>
                      <w:rFonts w:ascii="Calibri" w:hAnsi="Calibri"/>
                      <w:b/>
                      <w:sz w:val="20"/>
                    </w:rPr>
                  </w:rPrChange>
                </w:rPr>
                <w:t>25</w:t>
              </w:r>
            </w:ins>
            <w:del w:id="392" w:author="Moua, Cheng@Energy" w:date="2021-11-12T15:29:00Z">
              <w:r w:rsidRPr="00EB4E7D" w:rsidDel="00AE02C1">
                <w:rPr>
                  <w:rFonts w:asciiTheme="minorHAnsi" w:hAnsiTheme="minorHAnsi" w:cstheme="minorHAnsi"/>
                  <w:b/>
                  <w:rPrChange w:id="393" w:author="Alhabibi, Haider@Energy" w:date="2023-08-14T16:28:00Z">
                    <w:rPr>
                      <w:rFonts w:ascii="Calibri" w:hAnsi="Calibri"/>
                      <w:b/>
                      <w:sz w:val="20"/>
                    </w:rPr>
                  </w:rPrChange>
                </w:rPr>
                <w:delText>40</w:delText>
              </w:r>
            </w:del>
            <w:r w:rsidRPr="00EB4E7D">
              <w:rPr>
                <w:rFonts w:asciiTheme="minorHAnsi" w:hAnsiTheme="minorHAnsi" w:cstheme="minorHAnsi"/>
                <w:b/>
                <w:rPrChange w:id="394" w:author="Alhabibi, Haider@Energy" w:date="2023-08-14T16:28:00Z">
                  <w:rPr>
                    <w:rFonts w:ascii="Calibri" w:hAnsi="Calibri"/>
                    <w:b/>
                    <w:sz w:val="20"/>
                  </w:rPr>
                </w:rPrChange>
              </w:rPr>
              <w:t xml:space="preserve"> Feet (Section 150.2(b)1Diib)</w:t>
            </w:r>
          </w:p>
        </w:tc>
      </w:tr>
      <w:tr w:rsidR="00792DFE" w:rsidRPr="00EB4E7D" w14:paraId="6F1226D8" w14:textId="77777777" w:rsidTr="00792DFE">
        <w:trPr>
          <w:trHeight w:val="223"/>
          <w:trPrChange w:id="395" w:author="Grewing, Kyle@Energy" w:date="2023-08-10T16:16:00Z">
            <w:trPr>
              <w:gridAfter w:val="0"/>
              <w:wAfter w:w="265" w:type="dxa"/>
              <w:trHeight w:val="223"/>
            </w:trPr>
          </w:trPrChange>
        </w:trPr>
        <w:tc>
          <w:tcPr>
            <w:tcW w:w="4675" w:type="dxa"/>
            <w:tcBorders>
              <w:top w:val="single" w:sz="4" w:space="0" w:color="auto"/>
              <w:left w:val="single" w:sz="4" w:space="0" w:color="auto"/>
              <w:bottom w:val="single" w:sz="4" w:space="0" w:color="auto"/>
              <w:right w:val="single" w:sz="4" w:space="0" w:color="auto"/>
            </w:tcBorders>
            <w:shd w:val="clear" w:color="auto" w:fill="auto"/>
            <w:tcPrChange w:id="396" w:author="Grewing, Kyle@Energy" w:date="2023-08-10T16:16:00Z">
              <w:tcPr>
                <w:tcW w:w="1262" w:type="dxa"/>
                <w:tcBorders>
                  <w:top w:val="single" w:sz="4" w:space="0" w:color="auto"/>
                  <w:left w:val="single" w:sz="4" w:space="0" w:color="auto"/>
                  <w:bottom w:val="single" w:sz="4" w:space="0" w:color="auto"/>
                  <w:right w:val="single" w:sz="4" w:space="0" w:color="auto"/>
                </w:tcBorders>
                <w:shd w:val="clear" w:color="auto" w:fill="auto"/>
              </w:tcPr>
            </w:tcPrChange>
          </w:tcPr>
          <w:p w14:paraId="1DB0BB3B" w14:textId="77777777" w:rsidR="00792DFE" w:rsidRPr="00B63041" w:rsidRDefault="00792DFE" w:rsidP="008B5B52">
            <w:pPr>
              <w:keepNext/>
              <w:jc w:val="center"/>
              <w:rPr>
                <w:rFonts w:asciiTheme="minorHAnsi" w:hAnsiTheme="minorHAnsi" w:cstheme="minorHAnsi"/>
                <w:sz w:val="22"/>
                <w:szCs w:val="22"/>
                <w:rPrChange w:id="397" w:author="Alhabibi, Haider@Energy" w:date="2023-08-14T16:55:00Z">
                  <w:rPr>
                    <w:rFonts w:ascii="Calibri" w:hAnsi="Calibri"/>
                    <w:sz w:val="18"/>
                    <w:szCs w:val="18"/>
                  </w:rPr>
                </w:rPrChange>
              </w:rPr>
            </w:pPr>
            <w:r w:rsidRPr="00B63041">
              <w:rPr>
                <w:rFonts w:asciiTheme="minorHAnsi" w:hAnsiTheme="minorHAnsi" w:cstheme="minorHAnsi"/>
                <w:sz w:val="22"/>
                <w:szCs w:val="22"/>
                <w:rPrChange w:id="398" w:author="Alhabibi, Haider@Energy" w:date="2023-08-14T16:55:00Z">
                  <w:rPr>
                    <w:rFonts w:ascii="Calibri" w:hAnsi="Calibri"/>
                    <w:sz w:val="18"/>
                    <w:szCs w:val="18"/>
                  </w:rPr>
                </w:rPrChange>
              </w:rPr>
              <w:t>01</w:t>
            </w:r>
          </w:p>
        </w:tc>
        <w:tc>
          <w:tcPr>
            <w:tcW w:w="4590" w:type="dxa"/>
            <w:tcBorders>
              <w:top w:val="single" w:sz="4" w:space="0" w:color="auto"/>
              <w:left w:val="single" w:sz="4" w:space="0" w:color="auto"/>
              <w:bottom w:val="single" w:sz="4" w:space="0" w:color="auto"/>
              <w:right w:val="single" w:sz="4" w:space="0" w:color="auto"/>
            </w:tcBorders>
            <w:tcPrChange w:id="399" w:author="Grewing, Kyle@Energy" w:date="2023-08-10T16:16:00Z">
              <w:tcPr>
                <w:tcW w:w="1259" w:type="dxa"/>
                <w:tcBorders>
                  <w:top w:val="single" w:sz="4" w:space="0" w:color="auto"/>
                  <w:left w:val="single" w:sz="4" w:space="0" w:color="auto"/>
                  <w:bottom w:val="single" w:sz="4" w:space="0" w:color="auto"/>
                  <w:right w:val="single" w:sz="4" w:space="0" w:color="auto"/>
                </w:tcBorders>
              </w:tcPr>
            </w:tcPrChange>
          </w:tcPr>
          <w:p w14:paraId="200B7A83" w14:textId="77777777" w:rsidR="00792DFE" w:rsidRPr="00B63041" w:rsidRDefault="00792DFE" w:rsidP="008B5B52">
            <w:pPr>
              <w:keepNext/>
              <w:jc w:val="center"/>
              <w:rPr>
                <w:rFonts w:asciiTheme="minorHAnsi" w:hAnsiTheme="minorHAnsi" w:cstheme="minorHAnsi"/>
                <w:sz w:val="22"/>
                <w:szCs w:val="22"/>
                <w:rPrChange w:id="400" w:author="Alhabibi, Haider@Energy" w:date="2023-08-14T16:55:00Z">
                  <w:rPr>
                    <w:rFonts w:ascii="Calibri" w:hAnsi="Calibri"/>
                    <w:sz w:val="18"/>
                    <w:szCs w:val="18"/>
                  </w:rPr>
                </w:rPrChange>
              </w:rPr>
            </w:pPr>
            <w:r w:rsidRPr="00B63041">
              <w:rPr>
                <w:rFonts w:asciiTheme="minorHAnsi" w:hAnsiTheme="minorHAnsi" w:cstheme="minorHAnsi"/>
                <w:sz w:val="22"/>
                <w:szCs w:val="22"/>
                <w:rPrChange w:id="401" w:author="Alhabibi, Haider@Energy" w:date="2023-08-14T16:55:00Z">
                  <w:rPr>
                    <w:rFonts w:ascii="Calibri" w:hAnsi="Calibri"/>
                    <w:sz w:val="18"/>
                    <w:szCs w:val="18"/>
                  </w:rPr>
                </w:rPrChange>
              </w:rPr>
              <w:t>02</w:t>
            </w:r>
          </w:p>
        </w:tc>
        <w:tc>
          <w:tcPr>
            <w:tcW w:w="5130" w:type="dxa"/>
            <w:tcBorders>
              <w:top w:val="single" w:sz="4" w:space="0" w:color="auto"/>
              <w:left w:val="single" w:sz="4" w:space="0" w:color="auto"/>
              <w:bottom w:val="single" w:sz="4" w:space="0" w:color="auto"/>
              <w:right w:val="single" w:sz="4" w:space="0" w:color="auto"/>
            </w:tcBorders>
            <w:tcPrChange w:id="402" w:author="Grewing, Kyle@Energy" w:date="2023-08-10T16:16:00Z">
              <w:tcPr>
                <w:tcW w:w="11604" w:type="dxa"/>
                <w:gridSpan w:val="3"/>
                <w:tcBorders>
                  <w:top w:val="single" w:sz="4" w:space="0" w:color="auto"/>
                  <w:left w:val="single" w:sz="4" w:space="0" w:color="auto"/>
                  <w:bottom w:val="single" w:sz="4" w:space="0" w:color="auto"/>
                  <w:right w:val="single" w:sz="4" w:space="0" w:color="auto"/>
                </w:tcBorders>
              </w:tcPr>
            </w:tcPrChange>
          </w:tcPr>
          <w:p w14:paraId="7367B047" w14:textId="77777777" w:rsidR="00792DFE" w:rsidRPr="00B63041" w:rsidRDefault="00792DFE" w:rsidP="008B5B52">
            <w:pPr>
              <w:keepNext/>
              <w:jc w:val="center"/>
              <w:rPr>
                <w:rFonts w:asciiTheme="minorHAnsi" w:hAnsiTheme="minorHAnsi" w:cstheme="minorHAnsi"/>
                <w:sz w:val="22"/>
                <w:szCs w:val="22"/>
                <w:rPrChange w:id="403" w:author="Alhabibi, Haider@Energy" w:date="2023-08-14T16:55:00Z">
                  <w:rPr>
                    <w:rFonts w:ascii="Calibri" w:hAnsi="Calibri"/>
                    <w:sz w:val="18"/>
                    <w:szCs w:val="18"/>
                  </w:rPr>
                </w:rPrChange>
              </w:rPr>
            </w:pPr>
            <w:r w:rsidRPr="00B63041">
              <w:rPr>
                <w:rFonts w:asciiTheme="minorHAnsi" w:hAnsiTheme="minorHAnsi" w:cstheme="minorHAnsi"/>
                <w:sz w:val="22"/>
                <w:szCs w:val="22"/>
                <w:rPrChange w:id="404" w:author="Alhabibi, Haider@Energy" w:date="2023-08-14T16:55:00Z">
                  <w:rPr>
                    <w:rFonts w:ascii="Calibri" w:hAnsi="Calibri"/>
                    <w:sz w:val="18"/>
                    <w:szCs w:val="18"/>
                  </w:rPr>
                </w:rPrChange>
              </w:rPr>
              <w:t>03</w:t>
            </w:r>
          </w:p>
        </w:tc>
      </w:tr>
      <w:tr w:rsidR="00792DFE" w:rsidRPr="00EB4E7D" w14:paraId="0DD4587B" w14:textId="77777777" w:rsidTr="00792DFE">
        <w:trPr>
          <w:trHeight w:val="390"/>
          <w:trPrChange w:id="405" w:author="Grewing, Kyle@Energy" w:date="2023-08-10T16:16:00Z">
            <w:trPr>
              <w:gridAfter w:val="0"/>
              <w:wAfter w:w="265" w:type="dxa"/>
              <w:trHeight w:val="390"/>
            </w:trPr>
          </w:trPrChange>
        </w:trPr>
        <w:tc>
          <w:tcPr>
            <w:tcW w:w="4675" w:type="dxa"/>
            <w:tcBorders>
              <w:top w:val="single" w:sz="4" w:space="0" w:color="auto"/>
              <w:left w:val="single" w:sz="4" w:space="0" w:color="auto"/>
              <w:bottom w:val="single" w:sz="4" w:space="0" w:color="auto"/>
              <w:right w:val="single" w:sz="4" w:space="0" w:color="auto"/>
            </w:tcBorders>
            <w:shd w:val="clear" w:color="auto" w:fill="auto"/>
            <w:vAlign w:val="bottom"/>
            <w:tcPrChange w:id="406" w:author="Grewing, Kyle@Energy" w:date="2023-08-10T16:16:00Z">
              <w:tcPr>
                <w:tcW w:w="1262" w:type="dxa"/>
                <w:tcBorders>
                  <w:top w:val="single" w:sz="4" w:space="0" w:color="auto"/>
                  <w:left w:val="single" w:sz="4" w:space="0" w:color="auto"/>
                  <w:bottom w:val="single" w:sz="4" w:space="0" w:color="auto"/>
                  <w:right w:val="single" w:sz="4" w:space="0" w:color="auto"/>
                </w:tcBorders>
                <w:shd w:val="clear" w:color="auto" w:fill="auto"/>
                <w:vAlign w:val="bottom"/>
              </w:tcPr>
            </w:tcPrChange>
          </w:tcPr>
          <w:p w14:paraId="26692FD2" w14:textId="77777777" w:rsidR="00792DFE" w:rsidRPr="00B63041" w:rsidRDefault="00792DFE" w:rsidP="008B5B52">
            <w:pPr>
              <w:keepNext/>
              <w:jc w:val="center"/>
              <w:rPr>
                <w:rFonts w:asciiTheme="minorHAnsi" w:hAnsiTheme="minorHAnsi" w:cstheme="minorHAnsi"/>
                <w:sz w:val="22"/>
                <w:szCs w:val="22"/>
                <w:rPrChange w:id="407" w:author="Alhabibi, Haider@Energy" w:date="2023-08-14T16:55:00Z">
                  <w:rPr>
                    <w:rFonts w:ascii="Calibri" w:hAnsi="Calibri"/>
                    <w:sz w:val="18"/>
                    <w:szCs w:val="18"/>
                  </w:rPr>
                </w:rPrChange>
              </w:rPr>
            </w:pPr>
            <w:r w:rsidRPr="00B63041">
              <w:rPr>
                <w:rFonts w:asciiTheme="minorHAnsi" w:hAnsiTheme="minorHAnsi" w:cstheme="minorHAnsi"/>
                <w:sz w:val="22"/>
                <w:szCs w:val="22"/>
                <w:rPrChange w:id="408" w:author="Alhabibi, Haider@Energy" w:date="2023-08-14T16:55:00Z">
                  <w:rPr>
                    <w:rFonts w:ascii="Calibri" w:hAnsi="Calibri"/>
                    <w:sz w:val="18"/>
                    <w:szCs w:val="18"/>
                  </w:rPr>
                </w:rPrChange>
              </w:rPr>
              <w:t xml:space="preserve">SC </w:t>
            </w:r>
            <w:proofErr w:type="gramStart"/>
            <w:r w:rsidRPr="00B63041">
              <w:rPr>
                <w:rFonts w:asciiTheme="minorHAnsi" w:hAnsiTheme="minorHAnsi" w:cstheme="minorHAnsi"/>
                <w:sz w:val="22"/>
                <w:szCs w:val="22"/>
                <w:rPrChange w:id="409" w:author="Alhabibi, Haider@Energy" w:date="2023-08-14T16:55:00Z">
                  <w:rPr>
                    <w:rFonts w:ascii="Calibri" w:hAnsi="Calibri"/>
                    <w:sz w:val="18"/>
                    <w:szCs w:val="18"/>
                  </w:rPr>
                </w:rPrChange>
              </w:rPr>
              <w:t>System  ID</w:t>
            </w:r>
            <w:proofErr w:type="gramEnd"/>
            <w:r w:rsidRPr="00B63041">
              <w:rPr>
                <w:rFonts w:asciiTheme="minorHAnsi" w:hAnsiTheme="minorHAnsi" w:cstheme="minorHAnsi"/>
                <w:sz w:val="22"/>
                <w:szCs w:val="22"/>
                <w:rPrChange w:id="410" w:author="Alhabibi, Haider@Energy" w:date="2023-08-14T16:55:00Z">
                  <w:rPr>
                    <w:rFonts w:ascii="Calibri" w:hAnsi="Calibri"/>
                    <w:sz w:val="18"/>
                    <w:szCs w:val="18"/>
                  </w:rPr>
                </w:rPrChange>
              </w:rPr>
              <w:t>/Name</w:t>
            </w:r>
          </w:p>
        </w:tc>
        <w:tc>
          <w:tcPr>
            <w:tcW w:w="4590" w:type="dxa"/>
            <w:tcBorders>
              <w:top w:val="single" w:sz="4" w:space="0" w:color="auto"/>
              <w:left w:val="single" w:sz="4" w:space="0" w:color="auto"/>
              <w:bottom w:val="single" w:sz="4" w:space="0" w:color="auto"/>
              <w:right w:val="single" w:sz="4" w:space="0" w:color="auto"/>
            </w:tcBorders>
            <w:tcPrChange w:id="411" w:author="Grewing, Kyle@Energy" w:date="2023-08-10T16:16:00Z">
              <w:tcPr>
                <w:tcW w:w="1259" w:type="dxa"/>
                <w:tcBorders>
                  <w:top w:val="single" w:sz="4" w:space="0" w:color="auto"/>
                  <w:left w:val="single" w:sz="4" w:space="0" w:color="auto"/>
                  <w:bottom w:val="single" w:sz="4" w:space="0" w:color="auto"/>
                  <w:right w:val="single" w:sz="4" w:space="0" w:color="auto"/>
                </w:tcBorders>
              </w:tcPr>
            </w:tcPrChange>
          </w:tcPr>
          <w:p w14:paraId="2C5C4ECD" w14:textId="77777777" w:rsidR="00792DFE" w:rsidRPr="00B63041" w:rsidRDefault="00792DFE" w:rsidP="008B5B52">
            <w:pPr>
              <w:keepNext/>
              <w:jc w:val="center"/>
              <w:rPr>
                <w:rFonts w:asciiTheme="minorHAnsi" w:hAnsiTheme="minorHAnsi" w:cstheme="minorHAnsi"/>
                <w:sz w:val="22"/>
                <w:szCs w:val="22"/>
                <w:rPrChange w:id="412" w:author="Alhabibi, Haider@Energy" w:date="2023-08-14T16:55:00Z">
                  <w:rPr>
                    <w:rFonts w:ascii="Calibri" w:hAnsi="Calibri"/>
                    <w:sz w:val="18"/>
                    <w:szCs w:val="18"/>
                  </w:rPr>
                </w:rPrChange>
              </w:rPr>
            </w:pPr>
            <w:r w:rsidRPr="00B63041">
              <w:rPr>
                <w:rFonts w:asciiTheme="minorHAnsi" w:hAnsiTheme="minorHAnsi" w:cstheme="minorHAnsi"/>
                <w:sz w:val="22"/>
                <w:szCs w:val="22"/>
                <w:rPrChange w:id="413" w:author="Alhabibi, Haider@Energy" w:date="2023-08-14T16:55:00Z">
                  <w:rPr>
                    <w:rFonts w:ascii="Calibri" w:hAnsi="Calibri"/>
                    <w:sz w:val="18"/>
                    <w:szCs w:val="18"/>
                  </w:rPr>
                </w:rPrChange>
              </w:rPr>
              <w:t xml:space="preserve">SC System </w:t>
            </w:r>
          </w:p>
          <w:p w14:paraId="6C47DB32" w14:textId="77777777" w:rsidR="00792DFE" w:rsidRPr="00B63041" w:rsidRDefault="00792DFE" w:rsidP="008B5B52">
            <w:pPr>
              <w:keepNext/>
              <w:jc w:val="center"/>
              <w:rPr>
                <w:rFonts w:asciiTheme="minorHAnsi" w:hAnsiTheme="minorHAnsi" w:cstheme="minorHAnsi"/>
                <w:sz w:val="22"/>
                <w:szCs w:val="22"/>
                <w:rPrChange w:id="414" w:author="Alhabibi, Haider@Energy" w:date="2023-08-14T16:55:00Z">
                  <w:rPr>
                    <w:rFonts w:ascii="Calibri" w:hAnsi="Calibri"/>
                    <w:sz w:val="18"/>
                    <w:szCs w:val="18"/>
                  </w:rPr>
                </w:rPrChange>
              </w:rPr>
            </w:pPr>
            <w:r w:rsidRPr="00B63041">
              <w:rPr>
                <w:rFonts w:asciiTheme="minorHAnsi" w:hAnsiTheme="minorHAnsi" w:cstheme="minorHAnsi"/>
                <w:sz w:val="22"/>
                <w:szCs w:val="22"/>
                <w:rPrChange w:id="415" w:author="Alhabibi, Haider@Energy" w:date="2023-08-14T16:55:00Z">
                  <w:rPr>
                    <w:rFonts w:ascii="Calibri" w:hAnsi="Calibri"/>
                    <w:sz w:val="18"/>
                    <w:szCs w:val="18"/>
                  </w:rPr>
                </w:rPrChange>
              </w:rPr>
              <w:t>Description of Area Served</w:t>
            </w:r>
          </w:p>
        </w:tc>
        <w:tc>
          <w:tcPr>
            <w:tcW w:w="5130" w:type="dxa"/>
            <w:tcBorders>
              <w:top w:val="single" w:sz="4" w:space="0" w:color="auto"/>
              <w:left w:val="single" w:sz="4" w:space="0" w:color="auto"/>
              <w:bottom w:val="single" w:sz="4" w:space="0" w:color="auto"/>
              <w:right w:val="single" w:sz="4" w:space="0" w:color="auto"/>
            </w:tcBorders>
            <w:vAlign w:val="bottom"/>
            <w:tcPrChange w:id="416" w:author="Grewing, Kyle@Energy" w:date="2023-08-10T16:16:00Z">
              <w:tcPr>
                <w:tcW w:w="11604" w:type="dxa"/>
                <w:gridSpan w:val="3"/>
                <w:tcBorders>
                  <w:top w:val="single" w:sz="4" w:space="0" w:color="auto"/>
                  <w:left w:val="single" w:sz="4" w:space="0" w:color="auto"/>
                  <w:bottom w:val="single" w:sz="4" w:space="0" w:color="auto"/>
                  <w:right w:val="single" w:sz="4" w:space="0" w:color="auto"/>
                </w:tcBorders>
                <w:vAlign w:val="bottom"/>
              </w:tcPr>
            </w:tcPrChange>
          </w:tcPr>
          <w:p w14:paraId="1BB10D5E" w14:textId="77777777" w:rsidR="00792DFE" w:rsidRPr="00B63041" w:rsidRDefault="00792DFE" w:rsidP="008B5B52">
            <w:pPr>
              <w:keepNext/>
              <w:jc w:val="center"/>
              <w:rPr>
                <w:rFonts w:asciiTheme="minorHAnsi" w:hAnsiTheme="minorHAnsi" w:cstheme="minorHAnsi"/>
                <w:sz w:val="22"/>
                <w:szCs w:val="22"/>
                <w:rPrChange w:id="417" w:author="Alhabibi, Haider@Energy" w:date="2023-08-14T16:55:00Z">
                  <w:rPr>
                    <w:rFonts w:ascii="Calibri" w:hAnsi="Calibri"/>
                    <w:sz w:val="18"/>
                    <w:szCs w:val="18"/>
                  </w:rPr>
                </w:rPrChange>
              </w:rPr>
            </w:pPr>
            <w:r w:rsidRPr="00B63041">
              <w:rPr>
                <w:rFonts w:asciiTheme="minorHAnsi" w:hAnsiTheme="minorHAnsi" w:cstheme="minorHAnsi"/>
                <w:sz w:val="22"/>
                <w:szCs w:val="22"/>
                <w:rPrChange w:id="418" w:author="Alhabibi, Haider@Energy" w:date="2023-08-14T16:55:00Z">
                  <w:rPr>
                    <w:rFonts w:ascii="Calibri" w:hAnsi="Calibri"/>
                    <w:sz w:val="18"/>
                    <w:szCs w:val="18"/>
                  </w:rPr>
                </w:rPrChange>
              </w:rPr>
              <w:t>Required</w:t>
            </w:r>
          </w:p>
          <w:p w14:paraId="725AA0E4" w14:textId="77777777" w:rsidR="00792DFE" w:rsidRPr="00B63041" w:rsidRDefault="00792DFE" w:rsidP="008B5B52">
            <w:pPr>
              <w:keepNext/>
              <w:jc w:val="center"/>
              <w:rPr>
                <w:rFonts w:asciiTheme="minorHAnsi" w:hAnsiTheme="minorHAnsi" w:cstheme="minorHAnsi"/>
                <w:sz w:val="22"/>
                <w:szCs w:val="22"/>
                <w:rPrChange w:id="419" w:author="Alhabibi, Haider@Energy" w:date="2023-08-14T16:55:00Z">
                  <w:rPr>
                    <w:rFonts w:ascii="Calibri" w:hAnsi="Calibri"/>
                    <w:sz w:val="18"/>
                    <w:szCs w:val="18"/>
                  </w:rPr>
                </w:rPrChange>
              </w:rPr>
            </w:pPr>
            <w:r w:rsidRPr="00B63041">
              <w:rPr>
                <w:rFonts w:asciiTheme="minorHAnsi" w:hAnsiTheme="minorHAnsi" w:cstheme="minorHAnsi"/>
                <w:sz w:val="22"/>
                <w:szCs w:val="22"/>
                <w:rPrChange w:id="420" w:author="Alhabibi, Haider@Energy" w:date="2023-08-14T16:55:00Z">
                  <w:rPr>
                    <w:rFonts w:ascii="Calibri" w:hAnsi="Calibri"/>
                    <w:sz w:val="18"/>
                    <w:szCs w:val="18"/>
                  </w:rPr>
                </w:rPrChange>
              </w:rPr>
              <w:t xml:space="preserve"> New Duct </w:t>
            </w:r>
            <w:r w:rsidRPr="00B63041">
              <w:rPr>
                <w:rFonts w:asciiTheme="minorHAnsi" w:hAnsiTheme="minorHAnsi" w:cstheme="minorHAnsi"/>
                <w:sz w:val="22"/>
                <w:szCs w:val="22"/>
                <w:rPrChange w:id="421" w:author="Alhabibi, Haider@Energy" w:date="2023-08-14T16:55:00Z">
                  <w:rPr>
                    <w:rFonts w:ascii="Calibri" w:hAnsi="Calibri"/>
                    <w:sz w:val="18"/>
                    <w:szCs w:val="18"/>
                  </w:rPr>
                </w:rPrChange>
              </w:rPr>
              <w:br/>
              <w:t>R-Value</w:t>
            </w:r>
          </w:p>
        </w:tc>
      </w:tr>
      <w:tr w:rsidR="00792DFE" w:rsidRPr="00EB4E7D" w14:paraId="0750D820" w14:textId="77777777" w:rsidTr="00792DFE">
        <w:trPr>
          <w:trHeight w:val="432"/>
          <w:trPrChange w:id="422" w:author="Grewing, Kyle@Energy" w:date="2023-08-10T16:16:00Z">
            <w:trPr>
              <w:gridAfter w:val="0"/>
              <w:wAfter w:w="265" w:type="dxa"/>
              <w:trHeight w:val="432"/>
            </w:trPr>
          </w:trPrChange>
        </w:trPr>
        <w:tc>
          <w:tcPr>
            <w:tcW w:w="4675" w:type="dxa"/>
            <w:tcBorders>
              <w:top w:val="single" w:sz="4" w:space="0" w:color="auto"/>
              <w:left w:val="single" w:sz="4" w:space="0" w:color="auto"/>
              <w:bottom w:val="single" w:sz="4" w:space="0" w:color="auto"/>
              <w:right w:val="single" w:sz="4" w:space="0" w:color="auto"/>
            </w:tcBorders>
            <w:shd w:val="clear" w:color="auto" w:fill="auto"/>
            <w:tcPrChange w:id="423" w:author="Grewing, Kyle@Energy" w:date="2023-08-10T16:16:00Z">
              <w:tcPr>
                <w:tcW w:w="1262" w:type="dxa"/>
                <w:tcBorders>
                  <w:top w:val="single" w:sz="4" w:space="0" w:color="auto"/>
                  <w:left w:val="single" w:sz="4" w:space="0" w:color="auto"/>
                  <w:bottom w:val="single" w:sz="4" w:space="0" w:color="auto"/>
                  <w:right w:val="single" w:sz="4" w:space="0" w:color="auto"/>
                </w:tcBorders>
                <w:shd w:val="clear" w:color="auto" w:fill="auto"/>
              </w:tcPr>
            </w:tcPrChange>
          </w:tcPr>
          <w:p w14:paraId="699211AE" w14:textId="77777777" w:rsidR="00792DFE" w:rsidRPr="00EB4E7D" w:rsidRDefault="00792DFE" w:rsidP="008B5B52">
            <w:pPr>
              <w:keepNext/>
              <w:jc w:val="center"/>
              <w:rPr>
                <w:rFonts w:asciiTheme="minorHAnsi" w:hAnsiTheme="minorHAnsi" w:cstheme="minorHAnsi"/>
                <w:rPrChange w:id="424" w:author="Alhabibi, Haider@Energy" w:date="2023-08-14T16:28:00Z">
                  <w:rPr>
                    <w:rFonts w:ascii="Calibri" w:hAnsi="Calibri"/>
                    <w:sz w:val="18"/>
                    <w:szCs w:val="18"/>
                  </w:rPr>
                </w:rPrChange>
              </w:rPr>
            </w:pPr>
          </w:p>
        </w:tc>
        <w:tc>
          <w:tcPr>
            <w:tcW w:w="4590" w:type="dxa"/>
            <w:tcBorders>
              <w:top w:val="single" w:sz="4" w:space="0" w:color="auto"/>
              <w:left w:val="single" w:sz="4" w:space="0" w:color="auto"/>
              <w:bottom w:val="single" w:sz="4" w:space="0" w:color="auto"/>
              <w:right w:val="single" w:sz="4" w:space="0" w:color="auto"/>
            </w:tcBorders>
            <w:tcPrChange w:id="425" w:author="Grewing, Kyle@Energy" w:date="2023-08-10T16:16:00Z">
              <w:tcPr>
                <w:tcW w:w="1259" w:type="dxa"/>
                <w:tcBorders>
                  <w:top w:val="single" w:sz="4" w:space="0" w:color="auto"/>
                  <w:left w:val="single" w:sz="4" w:space="0" w:color="auto"/>
                  <w:bottom w:val="single" w:sz="4" w:space="0" w:color="auto"/>
                  <w:right w:val="single" w:sz="4" w:space="0" w:color="auto"/>
                </w:tcBorders>
              </w:tcPr>
            </w:tcPrChange>
          </w:tcPr>
          <w:p w14:paraId="23BD26B7" w14:textId="77777777" w:rsidR="00792DFE" w:rsidRPr="00EB4E7D" w:rsidRDefault="00792DFE" w:rsidP="008B5B52">
            <w:pPr>
              <w:keepNext/>
              <w:jc w:val="center"/>
              <w:rPr>
                <w:rFonts w:asciiTheme="minorHAnsi" w:hAnsiTheme="minorHAnsi" w:cstheme="minorHAnsi"/>
                <w:rPrChange w:id="426" w:author="Alhabibi, Haider@Energy" w:date="2023-08-14T16:28:00Z">
                  <w:rPr>
                    <w:rFonts w:ascii="Calibri" w:hAnsi="Calibri"/>
                    <w:sz w:val="18"/>
                    <w:szCs w:val="18"/>
                  </w:rPr>
                </w:rPrChange>
              </w:rPr>
            </w:pPr>
          </w:p>
        </w:tc>
        <w:tc>
          <w:tcPr>
            <w:tcW w:w="5130" w:type="dxa"/>
            <w:tcBorders>
              <w:top w:val="single" w:sz="4" w:space="0" w:color="auto"/>
              <w:left w:val="single" w:sz="4" w:space="0" w:color="auto"/>
              <w:bottom w:val="single" w:sz="4" w:space="0" w:color="auto"/>
              <w:right w:val="single" w:sz="4" w:space="0" w:color="auto"/>
            </w:tcBorders>
            <w:tcPrChange w:id="427" w:author="Grewing, Kyle@Energy" w:date="2023-08-10T16:16:00Z">
              <w:tcPr>
                <w:tcW w:w="11604" w:type="dxa"/>
                <w:gridSpan w:val="3"/>
                <w:tcBorders>
                  <w:top w:val="single" w:sz="4" w:space="0" w:color="auto"/>
                  <w:left w:val="single" w:sz="4" w:space="0" w:color="auto"/>
                  <w:bottom w:val="single" w:sz="4" w:space="0" w:color="auto"/>
                  <w:right w:val="single" w:sz="4" w:space="0" w:color="auto"/>
                </w:tcBorders>
              </w:tcPr>
            </w:tcPrChange>
          </w:tcPr>
          <w:p w14:paraId="2A83008A" w14:textId="77777777" w:rsidR="00792DFE" w:rsidRPr="00EB4E7D" w:rsidRDefault="00792DFE" w:rsidP="008B5B52">
            <w:pPr>
              <w:keepNext/>
              <w:jc w:val="center"/>
              <w:rPr>
                <w:rFonts w:asciiTheme="minorHAnsi" w:hAnsiTheme="minorHAnsi" w:cstheme="minorHAnsi"/>
                <w:rPrChange w:id="428" w:author="Alhabibi, Haider@Energy" w:date="2023-08-14T16:28:00Z">
                  <w:rPr>
                    <w:rFonts w:ascii="Calibri" w:hAnsi="Calibri"/>
                    <w:sz w:val="18"/>
                    <w:szCs w:val="18"/>
                  </w:rPr>
                </w:rPrChange>
              </w:rPr>
            </w:pPr>
          </w:p>
        </w:tc>
      </w:tr>
      <w:tr w:rsidR="00B44E35" w:rsidRPr="00EB4E7D" w14:paraId="2F006E5F" w14:textId="77777777" w:rsidTr="00792DFE">
        <w:trPr>
          <w:trHeight w:val="432"/>
          <w:ins w:id="429" w:author="Grewing, Kyle@Energy" w:date="2023-08-11T11:33:00Z"/>
        </w:trPr>
        <w:tc>
          <w:tcPr>
            <w:tcW w:w="4675" w:type="dxa"/>
            <w:tcBorders>
              <w:top w:val="single" w:sz="4" w:space="0" w:color="auto"/>
              <w:left w:val="single" w:sz="4" w:space="0" w:color="auto"/>
              <w:bottom w:val="single" w:sz="4" w:space="0" w:color="auto"/>
              <w:right w:val="single" w:sz="4" w:space="0" w:color="auto"/>
            </w:tcBorders>
            <w:shd w:val="clear" w:color="auto" w:fill="auto"/>
          </w:tcPr>
          <w:p w14:paraId="5D57FEE4" w14:textId="77777777" w:rsidR="00B44E35" w:rsidRPr="00EB4E7D" w:rsidRDefault="00B44E35" w:rsidP="008B5B52">
            <w:pPr>
              <w:keepNext/>
              <w:jc w:val="center"/>
              <w:rPr>
                <w:ins w:id="430" w:author="Grewing, Kyle@Energy" w:date="2023-08-11T11:33:00Z"/>
                <w:rFonts w:asciiTheme="minorHAnsi" w:hAnsiTheme="minorHAnsi" w:cstheme="minorHAnsi"/>
              </w:rPr>
            </w:pPr>
          </w:p>
        </w:tc>
        <w:tc>
          <w:tcPr>
            <w:tcW w:w="4590" w:type="dxa"/>
            <w:tcBorders>
              <w:top w:val="single" w:sz="4" w:space="0" w:color="auto"/>
              <w:left w:val="single" w:sz="4" w:space="0" w:color="auto"/>
              <w:bottom w:val="single" w:sz="4" w:space="0" w:color="auto"/>
              <w:right w:val="single" w:sz="4" w:space="0" w:color="auto"/>
            </w:tcBorders>
          </w:tcPr>
          <w:p w14:paraId="13DA674B" w14:textId="77777777" w:rsidR="00B44E35" w:rsidRPr="00EB4E7D" w:rsidRDefault="00B44E35" w:rsidP="008B5B52">
            <w:pPr>
              <w:keepNext/>
              <w:jc w:val="center"/>
              <w:rPr>
                <w:ins w:id="431" w:author="Grewing, Kyle@Energy" w:date="2023-08-11T11:33:00Z"/>
                <w:rFonts w:asciiTheme="minorHAnsi" w:hAnsiTheme="minorHAnsi" w:cstheme="minorHAnsi"/>
              </w:rPr>
            </w:pPr>
          </w:p>
        </w:tc>
        <w:tc>
          <w:tcPr>
            <w:tcW w:w="5130" w:type="dxa"/>
            <w:tcBorders>
              <w:top w:val="single" w:sz="4" w:space="0" w:color="auto"/>
              <w:left w:val="single" w:sz="4" w:space="0" w:color="auto"/>
              <w:bottom w:val="single" w:sz="4" w:space="0" w:color="auto"/>
              <w:right w:val="single" w:sz="4" w:space="0" w:color="auto"/>
            </w:tcBorders>
          </w:tcPr>
          <w:p w14:paraId="3CB96264" w14:textId="77777777" w:rsidR="00B44E35" w:rsidRPr="00EB4E7D" w:rsidRDefault="00B44E35" w:rsidP="008B5B52">
            <w:pPr>
              <w:keepNext/>
              <w:jc w:val="center"/>
              <w:rPr>
                <w:ins w:id="432" w:author="Grewing, Kyle@Energy" w:date="2023-08-11T11:33:00Z"/>
                <w:rFonts w:asciiTheme="minorHAnsi" w:hAnsiTheme="minorHAnsi" w:cstheme="minorHAnsi"/>
              </w:rPr>
            </w:pPr>
          </w:p>
        </w:tc>
      </w:tr>
      <w:tr w:rsidR="00B44E35" w:rsidRPr="00EB4E7D" w14:paraId="78BCAF29" w14:textId="77777777" w:rsidTr="00792DFE">
        <w:trPr>
          <w:trHeight w:val="432"/>
          <w:ins w:id="433" w:author="Grewing, Kyle@Energy" w:date="2023-08-11T11:33:00Z"/>
        </w:trPr>
        <w:tc>
          <w:tcPr>
            <w:tcW w:w="4675" w:type="dxa"/>
            <w:tcBorders>
              <w:top w:val="single" w:sz="4" w:space="0" w:color="auto"/>
              <w:left w:val="single" w:sz="4" w:space="0" w:color="auto"/>
              <w:bottom w:val="single" w:sz="4" w:space="0" w:color="auto"/>
              <w:right w:val="single" w:sz="4" w:space="0" w:color="auto"/>
            </w:tcBorders>
            <w:shd w:val="clear" w:color="auto" w:fill="auto"/>
          </w:tcPr>
          <w:p w14:paraId="3F95472C" w14:textId="77777777" w:rsidR="00B44E35" w:rsidRPr="00EB4E7D" w:rsidRDefault="00B44E35" w:rsidP="008B5B52">
            <w:pPr>
              <w:keepNext/>
              <w:jc w:val="center"/>
              <w:rPr>
                <w:ins w:id="434" w:author="Grewing, Kyle@Energy" w:date="2023-08-11T11:33:00Z"/>
                <w:rFonts w:asciiTheme="minorHAnsi" w:hAnsiTheme="minorHAnsi" w:cstheme="minorHAnsi"/>
              </w:rPr>
            </w:pPr>
          </w:p>
        </w:tc>
        <w:tc>
          <w:tcPr>
            <w:tcW w:w="4590" w:type="dxa"/>
            <w:tcBorders>
              <w:top w:val="single" w:sz="4" w:space="0" w:color="auto"/>
              <w:left w:val="single" w:sz="4" w:space="0" w:color="auto"/>
              <w:bottom w:val="single" w:sz="4" w:space="0" w:color="auto"/>
              <w:right w:val="single" w:sz="4" w:space="0" w:color="auto"/>
            </w:tcBorders>
          </w:tcPr>
          <w:p w14:paraId="5CD8363A" w14:textId="77777777" w:rsidR="00B44E35" w:rsidRPr="00EB4E7D" w:rsidRDefault="00B44E35" w:rsidP="008B5B52">
            <w:pPr>
              <w:keepNext/>
              <w:jc w:val="center"/>
              <w:rPr>
                <w:ins w:id="435" w:author="Grewing, Kyle@Energy" w:date="2023-08-11T11:33:00Z"/>
                <w:rFonts w:asciiTheme="minorHAnsi" w:hAnsiTheme="minorHAnsi" w:cstheme="minorHAnsi"/>
              </w:rPr>
            </w:pPr>
          </w:p>
        </w:tc>
        <w:tc>
          <w:tcPr>
            <w:tcW w:w="5130" w:type="dxa"/>
            <w:tcBorders>
              <w:top w:val="single" w:sz="4" w:space="0" w:color="auto"/>
              <w:left w:val="single" w:sz="4" w:space="0" w:color="auto"/>
              <w:bottom w:val="single" w:sz="4" w:space="0" w:color="auto"/>
              <w:right w:val="single" w:sz="4" w:space="0" w:color="auto"/>
            </w:tcBorders>
          </w:tcPr>
          <w:p w14:paraId="6DA547B4" w14:textId="77777777" w:rsidR="00B44E35" w:rsidRPr="00EB4E7D" w:rsidRDefault="00B44E35" w:rsidP="008B5B52">
            <w:pPr>
              <w:keepNext/>
              <w:jc w:val="center"/>
              <w:rPr>
                <w:ins w:id="436" w:author="Grewing, Kyle@Energy" w:date="2023-08-11T11:33:00Z"/>
                <w:rFonts w:asciiTheme="minorHAnsi" w:hAnsiTheme="minorHAnsi" w:cstheme="minorHAnsi"/>
              </w:rPr>
            </w:pPr>
          </w:p>
        </w:tc>
      </w:tr>
      <w:tr w:rsidR="003F082B" w:rsidRPr="00EB4E7D" w14:paraId="457C59C5" w14:textId="77777777" w:rsidTr="00792DFE">
        <w:trPr>
          <w:trHeight w:val="432"/>
          <w:trPrChange w:id="437" w:author="Grewing, Kyle@Energy" w:date="2023-08-10T16:16:00Z">
            <w:trPr>
              <w:gridAfter w:val="0"/>
              <w:trHeight w:val="432"/>
            </w:trPr>
          </w:trPrChange>
        </w:trPr>
        <w:tc>
          <w:tcPr>
            <w:tcW w:w="14390" w:type="dxa"/>
            <w:gridSpan w:val="3"/>
            <w:tcBorders>
              <w:left w:val="single" w:sz="4" w:space="0" w:color="auto"/>
              <w:bottom w:val="single" w:sz="4" w:space="0" w:color="auto"/>
              <w:right w:val="single" w:sz="4" w:space="0" w:color="auto"/>
            </w:tcBorders>
            <w:tcPrChange w:id="438" w:author="Grewing, Kyle@Energy" w:date="2023-08-10T16:16:00Z">
              <w:tcPr>
                <w:tcW w:w="14616" w:type="dxa"/>
                <w:gridSpan w:val="6"/>
                <w:tcBorders>
                  <w:left w:val="single" w:sz="4" w:space="0" w:color="auto"/>
                  <w:bottom w:val="single" w:sz="4" w:space="0" w:color="auto"/>
                  <w:right w:val="single" w:sz="4" w:space="0" w:color="auto"/>
                </w:tcBorders>
              </w:tcPr>
            </w:tcPrChange>
          </w:tcPr>
          <w:p w14:paraId="437FFBBF" w14:textId="77777777" w:rsidR="003F082B" w:rsidRPr="00B63041" w:rsidRDefault="003F082B" w:rsidP="008B5B52">
            <w:pPr>
              <w:keepNext/>
              <w:rPr>
                <w:rFonts w:asciiTheme="minorHAnsi" w:hAnsiTheme="minorHAnsi" w:cstheme="minorHAnsi"/>
                <w:sz w:val="22"/>
                <w:szCs w:val="22"/>
                <w:u w:val="single"/>
                <w:rPrChange w:id="439" w:author="Alhabibi, Haider@Energy" w:date="2023-08-14T16:55: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440" w:author="Alhabibi, Haider@Energy" w:date="2023-08-14T16:55:00Z">
                  <w:rPr>
                    <w:rFonts w:asciiTheme="minorHAnsi" w:hAnsiTheme="minorHAnsi" w:cstheme="minorHAnsi"/>
                    <w:sz w:val="18"/>
                    <w:szCs w:val="18"/>
                    <w:u w:val="single"/>
                  </w:rPr>
                </w:rPrChange>
              </w:rPr>
              <w:t xml:space="preserve">Required Documentation: </w:t>
            </w:r>
          </w:p>
          <w:p w14:paraId="1FE9AA1A" w14:textId="184480AF" w:rsidR="003F082B" w:rsidRPr="00B63041" w:rsidRDefault="008D7DDD" w:rsidP="008B5B52">
            <w:pPr>
              <w:keepNext/>
              <w:rPr>
                <w:rFonts w:asciiTheme="minorHAnsi" w:hAnsiTheme="minorHAnsi" w:cstheme="minorHAnsi"/>
                <w:sz w:val="22"/>
                <w:szCs w:val="22"/>
                <w:rPrChange w:id="441" w:author="Alhabibi, Haider@Energy" w:date="2023-08-14T16:55:00Z">
                  <w:rPr>
                    <w:rFonts w:asciiTheme="minorHAnsi" w:hAnsiTheme="minorHAnsi" w:cstheme="minorHAnsi"/>
                    <w:sz w:val="18"/>
                    <w:szCs w:val="18"/>
                  </w:rPr>
                </w:rPrChange>
              </w:rPr>
            </w:pPr>
            <w:ins w:id="442" w:author="Geiser, Che@Energy" w:date="2023-08-03T16:41:00Z">
              <w:r w:rsidRPr="00B63041">
                <w:rPr>
                  <w:rFonts w:asciiTheme="minorHAnsi" w:hAnsiTheme="minorHAnsi" w:cstheme="minorHAnsi"/>
                  <w:sz w:val="22"/>
                  <w:szCs w:val="22"/>
                  <w:rPrChange w:id="443" w:author="Alhabibi, Haider@Energy" w:date="2023-08-14T16:55:00Z">
                    <w:rPr>
                      <w:rFonts w:asciiTheme="minorHAnsi" w:hAnsiTheme="minorHAnsi" w:cstheme="minorHAnsi"/>
                      <w:sz w:val="18"/>
                      <w:szCs w:val="18"/>
                    </w:rPr>
                  </w:rPrChange>
                </w:rPr>
                <w:t>LMCI-MCH</w:t>
              </w:r>
              <w:r w:rsidRPr="00B63041" w:rsidDel="008D7DDD">
                <w:rPr>
                  <w:rFonts w:asciiTheme="minorHAnsi" w:hAnsiTheme="minorHAnsi" w:cstheme="minorHAnsi"/>
                  <w:sz w:val="22"/>
                  <w:szCs w:val="22"/>
                  <w:rPrChange w:id="444" w:author="Alhabibi, Haider@Energy" w:date="2023-08-14T16:55:00Z">
                    <w:rPr>
                      <w:rFonts w:asciiTheme="minorHAnsi" w:hAnsiTheme="minorHAnsi" w:cstheme="minorHAnsi"/>
                      <w:sz w:val="18"/>
                      <w:szCs w:val="18"/>
                    </w:rPr>
                  </w:rPrChange>
                </w:rPr>
                <w:t xml:space="preserve"> </w:t>
              </w:r>
            </w:ins>
            <w:del w:id="445" w:author="Geiser, Che@Energy" w:date="2023-08-03T16:41:00Z">
              <w:r w:rsidR="003F082B" w:rsidRPr="00B63041" w:rsidDel="008D7DDD">
                <w:rPr>
                  <w:rFonts w:asciiTheme="minorHAnsi" w:hAnsiTheme="minorHAnsi" w:cstheme="minorHAnsi"/>
                  <w:sz w:val="22"/>
                  <w:szCs w:val="22"/>
                  <w:rPrChange w:id="446" w:author="Alhabibi, Haider@Energy" w:date="2023-08-14T16:55:00Z">
                    <w:rPr>
                      <w:rFonts w:asciiTheme="minorHAnsi" w:hAnsiTheme="minorHAnsi" w:cstheme="minorHAnsi"/>
                      <w:sz w:val="18"/>
                      <w:szCs w:val="18"/>
                    </w:rPr>
                  </w:rPrChange>
                </w:rPr>
                <w:delText>CF2R-MCH</w:delText>
              </w:r>
            </w:del>
            <w:r w:rsidR="003F082B" w:rsidRPr="00B63041">
              <w:rPr>
                <w:rFonts w:asciiTheme="minorHAnsi" w:hAnsiTheme="minorHAnsi" w:cstheme="minorHAnsi"/>
                <w:sz w:val="22"/>
                <w:szCs w:val="22"/>
                <w:rPrChange w:id="447" w:author="Alhabibi, Haider@Energy" w:date="2023-08-14T16:55:00Z">
                  <w:rPr>
                    <w:rFonts w:asciiTheme="minorHAnsi" w:hAnsiTheme="minorHAnsi" w:cstheme="minorHAnsi"/>
                    <w:sz w:val="18"/>
                    <w:szCs w:val="18"/>
                  </w:rPr>
                </w:rPrChange>
              </w:rPr>
              <w:t>-01-E - Space Conditioning Systems</w:t>
            </w:r>
          </w:p>
          <w:p w14:paraId="622F6782" w14:textId="011AB147" w:rsidR="003F082B" w:rsidRPr="00B63041" w:rsidRDefault="003F082B" w:rsidP="008B5B52">
            <w:pPr>
              <w:keepNext/>
              <w:rPr>
                <w:rFonts w:asciiTheme="minorHAnsi" w:hAnsiTheme="minorHAnsi" w:cstheme="minorHAnsi"/>
                <w:b/>
                <w:sz w:val="22"/>
                <w:szCs w:val="22"/>
                <w:rPrChange w:id="448" w:author="Alhabibi, Haider@Energy" w:date="2023-08-14T16:55:00Z">
                  <w:rPr>
                    <w:rFonts w:asciiTheme="minorHAnsi" w:hAnsiTheme="minorHAnsi" w:cstheme="minorHAnsi"/>
                    <w:b/>
                    <w:sz w:val="18"/>
                    <w:szCs w:val="18"/>
                  </w:rPr>
                </w:rPrChange>
              </w:rPr>
            </w:pPr>
            <w:r w:rsidRPr="00B63041">
              <w:rPr>
                <w:rFonts w:asciiTheme="minorHAnsi" w:hAnsiTheme="minorHAnsi" w:cstheme="minorHAnsi"/>
                <w:sz w:val="22"/>
                <w:szCs w:val="22"/>
                <w:rPrChange w:id="449" w:author="Alhabibi, Haider@Energy" w:date="2023-08-14T16:55:00Z">
                  <w:rPr>
                    <w:rFonts w:asciiTheme="minorHAnsi" w:hAnsiTheme="minorHAnsi" w:cstheme="minorHAnsi"/>
                    <w:sz w:val="18"/>
                    <w:szCs w:val="18"/>
                  </w:rPr>
                </w:rPrChange>
              </w:rPr>
              <w:t>-Duct insulation requirement for the new portions of supply-air and return-air ducts or plenums: R</w:t>
            </w:r>
            <w:ins w:id="450" w:author="Moua, Cheng@Energy" w:date="2021-11-12T15:27:00Z">
              <w:r w:rsidR="00AE02C1" w:rsidRPr="00B63041">
                <w:rPr>
                  <w:rFonts w:asciiTheme="minorHAnsi" w:hAnsiTheme="minorHAnsi" w:cstheme="minorHAnsi"/>
                  <w:sz w:val="22"/>
                  <w:szCs w:val="22"/>
                  <w:rPrChange w:id="451" w:author="Alhabibi, Haider@Energy" w:date="2023-08-14T16:55:00Z">
                    <w:rPr>
                      <w:rFonts w:asciiTheme="minorHAnsi" w:hAnsiTheme="minorHAnsi" w:cstheme="minorHAnsi"/>
                      <w:sz w:val="18"/>
                      <w:szCs w:val="18"/>
                    </w:rPr>
                  </w:rPrChange>
                </w:rPr>
                <w:t>-</w:t>
              </w:r>
            </w:ins>
            <w:r w:rsidRPr="00B63041">
              <w:rPr>
                <w:rFonts w:asciiTheme="minorHAnsi" w:hAnsiTheme="minorHAnsi" w:cstheme="minorHAnsi"/>
                <w:sz w:val="22"/>
                <w:szCs w:val="22"/>
                <w:rPrChange w:id="452" w:author="Alhabibi, Haider@Energy" w:date="2023-08-14T16:55:00Z">
                  <w:rPr>
                    <w:rFonts w:asciiTheme="minorHAnsi" w:hAnsiTheme="minorHAnsi" w:cstheme="minorHAnsi"/>
                    <w:sz w:val="18"/>
                    <w:szCs w:val="18"/>
                  </w:rPr>
                </w:rPrChange>
              </w:rPr>
              <w:t>6 (</w:t>
            </w:r>
            <w:commentRangeStart w:id="453"/>
            <w:r w:rsidRPr="00B63041">
              <w:rPr>
                <w:rFonts w:asciiTheme="minorHAnsi" w:hAnsiTheme="minorHAnsi" w:cstheme="minorHAnsi"/>
                <w:sz w:val="22"/>
                <w:szCs w:val="22"/>
                <w:rPrChange w:id="454" w:author="Alhabibi, Haider@Energy" w:date="2023-08-14T16:55:00Z">
                  <w:rPr>
                    <w:rFonts w:asciiTheme="minorHAnsi" w:hAnsiTheme="minorHAnsi" w:cstheme="minorHAnsi"/>
                    <w:sz w:val="18"/>
                    <w:szCs w:val="18"/>
                  </w:rPr>
                </w:rPrChange>
              </w:rPr>
              <w:t xml:space="preserve">CZ </w:t>
            </w:r>
            <w:ins w:id="455" w:author="Thomas" w:date="2021-10-29T10:19:00Z">
              <w:r w:rsidR="0013190D" w:rsidRPr="00B63041">
                <w:rPr>
                  <w:rFonts w:asciiTheme="minorHAnsi" w:hAnsiTheme="minorHAnsi" w:cstheme="minorHAnsi"/>
                  <w:sz w:val="22"/>
                  <w:szCs w:val="22"/>
                  <w:rPrChange w:id="456" w:author="Alhabibi, Haider@Energy" w:date="2023-08-14T16:55:00Z">
                    <w:rPr>
                      <w:rFonts w:asciiTheme="minorHAnsi" w:hAnsiTheme="minorHAnsi" w:cstheme="minorHAnsi"/>
                      <w:sz w:val="18"/>
                      <w:szCs w:val="18"/>
                    </w:rPr>
                  </w:rPrChange>
                </w:rPr>
                <w:t>3, 5-7</w:t>
              </w:r>
            </w:ins>
            <w:del w:id="457" w:author="Thomas" w:date="2021-10-29T10:19:00Z">
              <w:r w:rsidRPr="00B63041" w:rsidDel="0013190D">
                <w:rPr>
                  <w:rFonts w:asciiTheme="minorHAnsi" w:hAnsiTheme="minorHAnsi" w:cstheme="minorHAnsi"/>
                  <w:sz w:val="22"/>
                  <w:szCs w:val="22"/>
                  <w:rPrChange w:id="458" w:author="Alhabibi, Haider@Energy" w:date="2023-08-14T16:55:00Z">
                    <w:rPr>
                      <w:rFonts w:asciiTheme="minorHAnsi" w:hAnsiTheme="minorHAnsi" w:cstheme="minorHAnsi"/>
                      <w:sz w:val="18"/>
                      <w:szCs w:val="18"/>
                    </w:rPr>
                  </w:rPrChange>
                </w:rPr>
                <w:delText xml:space="preserve">1-10, 12 &amp; 13) </w:delText>
              </w:r>
            </w:del>
            <w:r w:rsidRPr="00B63041">
              <w:rPr>
                <w:rFonts w:asciiTheme="minorHAnsi" w:hAnsiTheme="minorHAnsi" w:cstheme="minorHAnsi"/>
                <w:sz w:val="22"/>
                <w:szCs w:val="22"/>
                <w:rPrChange w:id="459" w:author="Alhabibi, Haider@Energy" w:date="2023-08-14T16:55:00Z">
                  <w:rPr>
                    <w:rFonts w:asciiTheme="minorHAnsi" w:hAnsiTheme="minorHAnsi" w:cstheme="minorHAnsi"/>
                    <w:sz w:val="18"/>
                    <w:szCs w:val="18"/>
                  </w:rPr>
                </w:rPrChange>
              </w:rPr>
              <w:t>and R-8 (CZ</w:t>
            </w:r>
            <w:del w:id="460" w:author="Thomas" w:date="2021-10-29T10:20:00Z">
              <w:r w:rsidRPr="00B63041" w:rsidDel="0013190D">
                <w:rPr>
                  <w:rFonts w:asciiTheme="minorHAnsi" w:hAnsiTheme="minorHAnsi" w:cstheme="minorHAnsi"/>
                  <w:sz w:val="22"/>
                  <w:szCs w:val="22"/>
                  <w:rPrChange w:id="461" w:author="Alhabibi, Haider@Energy" w:date="2023-08-14T16:55:00Z">
                    <w:rPr>
                      <w:rFonts w:asciiTheme="minorHAnsi" w:hAnsiTheme="minorHAnsi" w:cstheme="minorHAnsi"/>
                      <w:sz w:val="18"/>
                      <w:szCs w:val="18"/>
                    </w:rPr>
                  </w:rPrChange>
                </w:rPr>
                <w:delText xml:space="preserve"> </w:delText>
              </w:r>
            </w:del>
            <w:ins w:id="462" w:author="Thomas" w:date="2021-10-29T10:20:00Z">
              <w:r w:rsidR="0013190D" w:rsidRPr="00B63041">
                <w:rPr>
                  <w:rFonts w:asciiTheme="minorHAnsi" w:hAnsiTheme="minorHAnsi" w:cstheme="minorHAnsi"/>
                  <w:sz w:val="22"/>
                  <w:szCs w:val="22"/>
                  <w:rPrChange w:id="463" w:author="Alhabibi, Haider@Energy" w:date="2023-08-14T16:55:00Z">
                    <w:rPr>
                      <w:rFonts w:asciiTheme="minorHAnsi" w:hAnsiTheme="minorHAnsi" w:cstheme="minorHAnsi"/>
                      <w:sz w:val="18"/>
                      <w:szCs w:val="18"/>
                    </w:rPr>
                  </w:rPrChange>
                </w:rPr>
                <w:t>1,2,4, 8-16</w:t>
              </w:r>
            </w:ins>
            <w:del w:id="464" w:author="Thomas" w:date="2021-10-29T10:20:00Z">
              <w:r w:rsidRPr="00B63041" w:rsidDel="0013190D">
                <w:rPr>
                  <w:rFonts w:asciiTheme="minorHAnsi" w:hAnsiTheme="minorHAnsi" w:cstheme="minorHAnsi"/>
                  <w:sz w:val="22"/>
                  <w:szCs w:val="22"/>
                  <w:rPrChange w:id="465" w:author="Alhabibi, Haider@Energy" w:date="2023-08-14T16:55:00Z">
                    <w:rPr>
                      <w:rFonts w:asciiTheme="minorHAnsi" w:hAnsiTheme="minorHAnsi" w:cstheme="minorHAnsi"/>
                      <w:sz w:val="18"/>
                      <w:szCs w:val="18"/>
                    </w:rPr>
                  </w:rPrChange>
                </w:rPr>
                <w:delText>11 &amp; 14-16</w:delText>
              </w:r>
            </w:del>
            <w:commentRangeEnd w:id="453"/>
            <w:r w:rsidR="00AE02C1" w:rsidRPr="00B63041">
              <w:rPr>
                <w:rStyle w:val="CommentReference"/>
                <w:rFonts w:asciiTheme="minorHAnsi" w:hAnsiTheme="minorHAnsi" w:cstheme="minorHAnsi"/>
                <w:sz w:val="22"/>
                <w:szCs w:val="22"/>
                <w:rPrChange w:id="466" w:author="Alhabibi, Haider@Energy" w:date="2023-08-14T16:55:00Z">
                  <w:rPr>
                    <w:rStyle w:val="CommentReference"/>
                    <w:szCs w:val="20"/>
                  </w:rPr>
                </w:rPrChange>
              </w:rPr>
              <w:commentReference w:id="453"/>
            </w:r>
            <w:r w:rsidRPr="00B63041">
              <w:rPr>
                <w:rFonts w:asciiTheme="minorHAnsi" w:hAnsiTheme="minorHAnsi" w:cstheme="minorHAnsi"/>
                <w:sz w:val="22"/>
                <w:szCs w:val="22"/>
                <w:rPrChange w:id="467" w:author="Alhabibi, Haider@Energy" w:date="2023-08-14T16:55:00Z">
                  <w:rPr>
                    <w:rFonts w:asciiTheme="minorHAnsi" w:hAnsiTheme="minorHAnsi" w:cstheme="minorHAnsi"/>
                    <w:sz w:val="18"/>
                    <w:szCs w:val="18"/>
                  </w:rPr>
                </w:rPrChange>
              </w:rPr>
              <w:t>).</w:t>
            </w:r>
          </w:p>
          <w:p w14:paraId="4FA2CBAE" w14:textId="4506CF44" w:rsidR="003F082B" w:rsidRPr="00B63041" w:rsidRDefault="003F082B" w:rsidP="008B5B52">
            <w:pPr>
              <w:keepNext/>
              <w:rPr>
                <w:rFonts w:asciiTheme="minorHAnsi" w:hAnsiTheme="minorHAnsi" w:cstheme="minorHAnsi"/>
                <w:sz w:val="22"/>
                <w:szCs w:val="22"/>
                <w:rPrChange w:id="468" w:author="Alhabibi, Haider@Energy" w:date="2023-08-14T16:55:00Z">
                  <w:rPr>
                    <w:rFonts w:asciiTheme="minorHAnsi" w:hAnsiTheme="minorHAnsi" w:cstheme="minorHAnsi"/>
                    <w:sz w:val="18"/>
                    <w:szCs w:val="18"/>
                  </w:rPr>
                </w:rPrChange>
              </w:rPr>
            </w:pPr>
            <w:del w:id="469" w:author="Grewing, Kyle@Energy" w:date="2023-08-10T14:44:00Z">
              <w:r w:rsidRPr="00B63041" w:rsidDel="00792DFE">
                <w:rPr>
                  <w:rFonts w:asciiTheme="minorHAnsi" w:hAnsiTheme="minorHAnsi" w:cstheme="minorHAnsi"/>
                  <w:sz w:val="22"/>
                  <w:szCs w:val="22"/>
                  <w:rPrChange w:id="470" w:author="Alhabibi, Haider@Energy" w:date="2023-08-14T16:55:00Z">
                    <w:rPr>
                      <w:rFonts w:asciiTheme="minorHAnsi" w:hAnsiTheme="minorHAnsi" w:cstheme="minorHAnsi"/>
                      <w:sz w:val="18"/>
                      <w:szCs w:val="18"/>
                    </w:rPr>
                  </w:rPrChange>
                </w:rPr>
                <w:delText xml:space="preserve">CF2R </w:delText>
              </w:r>
            </w:del>
            <w:ins w:id="471" w:author="Grewing, Kyle@Energy" w:date="2023-08-10T14:44:00Z">
              <w:r w:rsidR="00792DFE" w:rsidRPr="00B63041">
                <w:rPr>
                  <w:rFonts w:asciiTheme="minorHAnsi" w:hAnsiTheme="minorHAnsi" w:cstheme="minorHAnsi"/>
                  <w:sz w:val="22"/>
                  <w:szCs w:val="22"/>
                  <w:rPrChange w:id="472" w:author="Alhabibi, Haider@Energy" w:date="2023-08-14T16:55:00Z">
                    <w:rPr>
                      <w:rFonts w:asciiTheme="minorHAnsi" w:hAnsiTheme="minorHAnsi" w:cstheme="minorHAnsi"/>
                    </w:rPr>
                  </w:rPrChange>
                </w:rPr>
                <w:t>LMCI</w:t>
              </w:r>
              <w:r w:rsidR="00792DFE" w:rsidRPr="00B63041">
                <w:rPr>
                  <w:rFonts w:asciiTheme="minorHAnsi" w:hAnsiTheme="minorHAnsi" w:cstheme="minorHAnsi"/>
                  <w:sz w:val="22"/>
                  <w:szCs w:val="22"/>
                  <w:rPrChange w:id="473" w:author="Alhabibi, Haider@Energy" w:date="2023-08-14T16:55: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474" w:author="Alhabibi, Haider@Energy" w:date="2023-08-14T16:55:00Z">
                  <w:rPr>
                    <w:rFonts w:asciiTheme="minorHAnsi" w:hAnsiTheme="minorHAnsi" w:cstheme="minorHAnsi"/>
                    <w:sz w:val="18"/>
                    <w:szCs w:val="18"/>
                  </w:rPr>
                </w:rPrChange>
              </w:rPr>
              <w:t xml:space="preserve">&amp; </w:t>
            </w:r>
            <w:del w:id="475" w:author="Grewing, Kyle@Energy" w:date="2023-08-10T14:44:00Z">
              <w:r w:rsidRPr="00B63041" w:rsidDel="00792DFE">
                <w:rPr>
                  <w:rFonts w:asciiTheme="minorHAnsi" w:hAnsiTheme="minorHAnsi" w:cstheme="minorHAnsi"/>
                  <w:sz w:val="22"/>
                  <w:szCs w:val="22"/>
                  <w:rPrChange w:id="476" w:author="Alhabibi, Haider@Energy" w:date="2023-08-14T16:55:00Z">
                    <w:rPr>
                      <w:rFonts w:asciiTheme="minorHAnsi" w:hAnsiTheme="minorHAnsi" w:cstheme="minorHAnsi"/>
                      <w:sz w:val="18"/>
                      <w:szCs w:val="18"/>
                    </w:rPr>
                  </w:rPrChange>
                </w:rPr>
                <w:delText>CF3R</w:delText>
              </w:r>
            </w:del>
            <w:ins w:id="477" w:author="Grewing, Kyle@Energy" w:date="2023-08-10T14:44:00Z">
              <w:r w:rsidR="00792DFE" w:rsidRPr="00B63041">
                <w:rPr>
                  <w:rFonts w:asciiTheme="minorHAnsi" w:hAnsiTheme="minorHAnsi" w:cstheme="minorHAnsi"/>
                  <w:sz w:val="22"/>
                  <w:szCs w:val="22"/>
                  <w:rPrChange w:id="478" w:author="Alhabibi, Haider@Energy" w:date="2023-08-14T16:55:00Z">
                    <w:rPr>
                      <w:rFonts w:asciiTheme="minorHAnsi" w:hAnsiTheme="minorHAnsi" w:cstheme="minorHAnsi"/>
                    </w:rPr>
                  </w:rPrChange>
                </w:rPr>
                <w:t>LMCV</w:t>
              </w:r>
            </w:ins>
            <w:r w:rsidRPr="00B63041">
              <w:rPr>
                <w:rFonts w:asciiTheme="minorHAnsi" w:hAnsiTheme="minorHAnsi" w:cstheme="minorHAnsi"/>
                <w:sz w:val="22"/>
                <w:szCs w:val="22"/>
                <w:rPrChange w:id="479" w:author="Alhabibi, Haider@Energy" w:date="2023-08-14T16:55:00Z">
                  <w:rPr>
                    <w:rFonts w:asciiTheme="minorHAnsi" w:hAnsiTheme="minorHAnsi" w:cstheme="minorHAnsi"/>
                    <w:sz w:val="18"/>
                    <w:szCs w:val="18"/>
                  </w:rPr>
                </w:rPrChange>
              </w:rPr>
              <w:t>-MCH-20-H – Duct Leakage Test</w:t>
            </w:r>
          </w:p>
          <w:p w14:paraId="336CA9CE" w14:textId="185CBBA2" w:rsidR="003F082B" w:rsidRPr="00B63041" w:rsidRDefault="003F082B" w:rsidP="008B5B52">
            <w:pPr>
              <w:keepNext/>
              <w:rPr>
                <w:rFonts w:asciiTheme="minorHAnsi" w:hAnsiTheme="minorHAnsi" w:cstheme="minorHAnsi"/>
                <w:sz w:val="22"/>
                <w:szCs w:val="22"/>
                <w:rPrChange w:id="480" w:author="Alhabibi, Haider@Energy" w:date="2023-08-14T16:55:00Z">
                  <w:rPr>
                    <w:rFonts w:asciiTheme="minorHAnsi" w:hAnsiTheme="minorHAnsi" w:cstheme="minorHAnsi"/>
                    <w:sz w:val="18"/>
                    <w:szCs w:val="18"/>
                  </w:rPr>
                </w:rPrChange>
              </w:rPr>
            </w:pPr>
            <w:r w:rsidRPr="00B63041">
              <w:rPr>
                <w:rFonts w:asciiTheme="minorHAnsi" w:hAnsiTheme="minorHAnsi" w:cstheme="minorHAnsi"/>
                <w:sz w:val="22"/>
                <w:szCs w:val="22"/>
                <w:rPrChange w:id="481" w:author="Alhabibi, Haider@Energy" w:date="2023-08-14T16:55:00Z">
                  <w:rPr>
                    <w:rFonts w:asciiTheme="minorHAnsi" w:hAnsiTheme="minorHAnsi" w:cstheme="minorHAnsi"/>
                    <w:sz w:val="18"/>
                    <w:szCs w:val="18"/>
                  </w:rPr>
                </w:rPrChange>
              </w:rPr>
              <w:t xml:space="preserve">-Leakage rate compliance:  </w:t>
            </w:r>
            <w:del w:id="482" w:author="Shewmaker, Michael@Energy" w:date="2021-12-27T11:20:00Z">
              <w:r w:rsidRPr="00B63041" w:rsidDel="001E1BBE">
                <w:rPr>
                  <w:rFonts w:asciiTheme="minorHAnsi" w:hAnsiTheme="minorHAnsi" w:cstheme="minorHAnsi"/>
                  <w:sz w:val="22"/>
                  <w:szCs w:val="22"/>
                  <w:rPrChange w:id="483" w:author="Alhabibi, Haider@Energy" w:date="2023-08-14T16:55:00Z">
                    <w:rPr>
                      <w:rFonts w:asciiTheme="minorHAnsi" w:hAnsiTheme="minorHAnsi" w:cstheme="minorHAnsi"/>
                      <w:sz w:val="18"/>
                      <w:szCs w:val="18"/>
                    </w:rPr>
                  </w:rPrChange>
                </w:rPr>
                <w:delText xml:space="preserve">≤ </w:delText>
              </w:r>
            </w:del>
            <w:ins w:id="484" w:author="Shewmaker, Michael@Energy" w:date="2021-12-27T11:20:00Z">
              <w:r w:rsidR="001E1BBE" w:rsidRPr="00B63041">
                <w:rPr>
                  <w:rFonts w:asciiTheme="minorHAnsi" w:hAnsiTheme="minorHAnsi" w:cstheme="minorHAnsi"/>
                  <w:sz w:val="22"/>
                  <w:szCs w:val="22"/>
                  <w:rPrChange w:id="485" w:author="Alhabibi, Haider@Energy" w:date="2023-08-14T16:55:00Z">
                    <w:rPr>
                      <w:rFonts w:asciiTheme="minorHAnsi" w:hAnsiTheme="minorHAnsi" w:cstheme="minorHAnsi"/>
                      <w:sz w:val="18"/>
                      <w:szCs w:val="18"/>
                    </w:rPr>
                  </w:rPrChange>
                </w:rPr>
                <w:t xml:space="preserve">less than or equal to </w:t>
              </w:r>
            </w:ins>
            <w:commentRangeStart w:id="486"/>
            <w:ins w:id="487" w:author="Thomas" w:date="2021-10-29T10:05:00Z">
              <w:r w:rsidR="001B00F2" w:rsidRPr="00B63041">
                <w:rPr>
                  <w:rFonts w:asciiTheme="minorHAnsi" w:hAnsiTheme="minorHAnsi" w:cstheme="minorHAnsi"/>
                  <w:sz w:val="22"/>
                  <w:szCs w:val="22"/>
                  <w:rPrChange w:id="488" w:author="Alhabibi, Haider@Energy" w:date="2023-08-14T16:55:00Z">
                    <w:rPr>
                      <w:rFonts w:asciiTheme="minorHAnsi" w:hAnsiTheme="minorHAnsi" w:cstheme="minorHAnsi"/>
                      <w:sz w:val="18"/>
                      <w:szCs w:val="18"/>
                    </w:rPr>
                  </w:rPrChange>
                </w:rPr>
                <w:t>10</w:t>
              </w:r>
            </w:ins>
            <w:del w:id="489" w:author="Thomas" w:date="2021-10-29T10:05:00Z">
              <w:r w:rsidRPr="00B63041" w:rsidDel="001B00F2">
                <w:rPr>
                  <w:rFonts w:asciiTheme="minorHAnsi" w:hAnsiTheme="minorHAnsi" w:cstheme="minorHAnsi"/>
                  <w:sz w:val="22"/>
                  <w:szCs w:val="22"/>
                  <w:rPrChange w:id="490" w:author="Alhabibi, Haider@Energy" w:date="2023-08-14T16:55:00Z">
                    <w:rPr>
                      <w:rFonts w:asciiTheme="minorHAnsi" w:hAnsiTheme="minorHAnsi" w:cstheme="minorHAnsi"/>
                      <w:sz w:val="18"/>
                      <w:szCs w:val="18"/>
                    </w:rPr>
                  </w:rPrChange>
                </w:rPr>
                <w:delText>15</w:delText>
              </w:r>
            </w:del>
            <w:r w:rsidRPr="00B63041">
              <w:rPr>
                <w:rFonts w:asciiTheme="minorHAnsi" w:hAnsiTheme="minorHAnsi" w:cstheme="minorHAnsi"/>
                <w:sz w:val="22"/>
                <w:szCs w:val="22"/>
                <w:rPrChange w:id="491" w:author="Alhabibi, Haider@Energy" w:date="2023-08-14T16:55:00Z">
                  <w:rPr>
                    <w:rFonts w:asciiTheme="minorHAnsi" w:hAnsiTheme="minorHAnsi" w:cstheme="minorHAnsi"/>
                    <w:sz w:val="18"/>
                    <w:szCs w:val="18"/>
                  </w:rPr>
                </w:rPrChange>
              </w:rPr>
              <w:t xml:space="preserve">%, </w:t>
            </w:r>
            <w:del w:id="492" w:author="Grewing, Kyle@Energy" w:date="2023-08-10T16:18:00Z">
              <w:r w:rsidRPr="00B63041" w:rsidDel="004A2BFD">
                <w:rPr>
                  <w:rFonts w:asciiTheme="minorHAnsi" w:hAnsiTheme="minorHAnsi" w:cstheme="minorHAnsi"/>
                  <w:sz w:val="22"/>
                  <w:szCs w:val="22"/>
                  <w:rPrChange w:id="493" w:author="Alhabibi, Haider@Energy" w:date="2023-08-14T16:55:00Z">
                    <w:rPr>
                      <w:rFonts w:asciiTheme="minorHAnsi" w:hAnsiTheme="minorHAnsi" w:cstheme="minorHAnsi"/>
                      <w:sz w:val="18"/>
                      <w:szCs w:val="18"/>
                    </w:rPr>
                  </w:rPrChange>
                </w:rPr>
                <w:delText xml:space="preserve"> </w:delText>
              </w:r>
            </w:del>
            <w:r w:rsidRPr="00B63041">
              <w:rPr>
                <w:rFonts w:asciiTheme="minorHAnsi" w:hAnsiTheme="minorHAnsi" w:cstheme="minorHAnsi"/>
                <w:sz w:val="22"/>
                <w:szCs w:val="22"/>
                <w:rPrChange w:id="494" w:author="Alhabibi, Haider@Energy" w:date="2023-08-14T16:55:00Z">
                  <w:rPr>
                    <w:rFonts w:asciiTheme="minorHAnsi" w:hAnsiTheme="minorHAnsi" w:cstheme="minorHAnsi"/>
                    <w:sz w:val="18"/>
                    <w:szCs w:val="18"/>
                  </w:rPr>
                </w:rPrChange>
              </w:rPr>
              <w:t xml:space="preserve">or </w:t>
            </w:r>
            <w:del w:id="495" w:author="Shewmaker, Michael@Energy" w:date="2021-12-27T11:20:00Z">
              <w:r w:rsidRPr="00B63041" w:rsidDel="001E1BBE">
                <w:rPr>
                  <w:rFonts w:asciiTheme="minorHAnsi" w:hAnsiTheme="minorHAnsi" w:cstheme="minorHAnsi"/>
                  <w:sz w:val="22"/>
                  <w:szCs w:val="22"/>
                  <w:rPrChange w:id="496" w:author="Alhabibi, Haider@Energy" w:date="2023-08-14T16:55:00Z">
                    <w:rPr>
                      <w:rFonts w:asciiTheme="minorHAnsi" w:hAnsiTheme="minorHAnsi" w:cstheme="minorHAnsi"/>
                      <w:sz w:val="18"/>
                      <w:szCs w:val="18"/>
                    </w:rPr>
                  </w:rPrChange>
                </w:rPr>
                <w:delText xml:space="preserve">≤ </w:delText>
              </w:r>
            </w:del>
            <w:ins w:id="497" w:author="Shewmaker, Michael@Energy" w:date="2021-12-27T11:20:00Z">
              <w:r w:rsidR="001E1BBE" w:rsidRPr="00B63041">
                <w:rPr>
                  <w:rFonts w:asciiTheme="minorHAnsi" w:hAnsiTheme="minorHAnsi" w:cstheme="minorHAnsi"/>
                  <w:sz w:val="22"/>
                  <w:szCs w:val="22"/>
                  <w:rPrChange w:id="498" w:author="Alhabibi, Haider@Energy" w:date="2023-08-14T16:55:00Z">
                    <w:rPr>
                      <w:rFonts w:asciiTheme="minorHAnsi" w:hAnsiTheme="minorHAnsi" w:cstheme="minorHAnsi"/>
                      <w:sz w:val="18"/>
                      <w:szCs w:val="18"/>
                    </w:rPr>
                  </w:rPrChange>
                </w:rPr>
                <w:t xml:space="preserve">less than or equal to </w:t>
              </w:r>
            </w:ins>
            <w:ins w:id="499" w:author="Thomas" w:date="2021-10-29T10:05:00Z">
              <w:r w:rsidR="001B00F2" w:rsidRPr="00B63041">
                <w:rPr>
                  <w:rFonts w:asciiTheme="minorHAnsi" w:hAnsiTheme="minorHAnsi" w:cstheme="minorHAnsi"/>
                  <w:sz w:val="22"/>
                  <w:szCs w:val="22"/>
                  <w:rPrChange w:id="500" w:author="Alhabibi, Haider@Energy" w:date="2023-08-14T16:55:00Z">
                    <w:rPr>
                      <w:rFonts w:asciiTheme="minorHAnsi" w:hAnsiTheme="minorHAnsi" w:cstheme="minorHAnsi"/>
                      <w:sz w:val="18"/>
                      <w:szCs w:val="18"/>
                    </w:rPr>
                  </w:rPrChange>
                </w:rPr>
                <w:t>7</w:t>
              </w:r>
            </w:ins>
            <w:del w:id="501" w:author="Thomas" w:date="2021-10-29T10:05:00Z">
              <w:r w:rsidRPr="00B63041" w:rsidDel="001B00F2">
                <w:rPr>
                  <w:rFonts w:asciiTheme="minorHAnsi" w:hAnsiTheme="minorHAnsi" w:cstheme="minorHAnsi"/>
                  <w:sz w:val="22"/>
                  <w:szCs w:val="22"/>
                  <w:rPrChange w:id="502" w:author="Alhabibi, Haider@Energy" w:date="2023-08-14T16:55:00Z">
                    <w:rPr>
                      <w:rFonts w:asciiTheme="minorHAnsi" w:hAnsiTheme="minorHAnsi" w:cstheme="minorHAnsi"/>
                      <w:sz w:val="18"/>
                      <w:szCs w:val="18"/>
                    </w:rPr>
                  </w:rPrChange>
                </w:rPr>
                <w:delText>10</w:delText>
              </w:r>
            </w:del>
            <w:commentRangeEnd w:id="486"/>
            <w:r w:rsidR="00AE02C1" w:rsidRPr="00B63041">
              <w:rPr>
                <w:rStyle w:val="CommentReference"/>
                <w:rFonts w:asciiTheme="minorHAnsi" w:hAnsiTheme="minorHAnsi" w:cstheme="minorHAnsi"/>
                <w:sz w:val="22"/>
                <w:szCs w:val="22"/>
                <w:rPrChange w:id="503" w:author="Alhabibi, Haider@Energy" w:date="2023-08-14T16:55:00Z">
                  <w:rPr>
                    <w:rStyle w:val="CommentReference"/>
                    <w:szCs w:val="20"/>
                  </w:rPr>
                </w:rPrChange>
              </w:rPr>
              <w:commentReference w:id="486"/>
            </w:r>
            <w:r w:rsidRPr="00B63041">
              <w:rPr>
                <w:rFonts w:asciiTheme="minorHAnsi" w:hAnsiTheme="minorHAnsi" w:cstheme="minorHAnsi"/>
                <w:sz w:val="22"/>
                <w:szCs w:val="22"/>
                <w:rPrChange w:id="504" w:author="Alhabibi, Haider@Energy" w:date="2023-08-14T16:55:00Z">
                  <w:rPr>
                    <w:rFonts w:asciiTheme="minorHAnsi" w:hAnsiTheme="minorHAnsi" w:cstheme="minorHAnsi"/>
                    <w:sz w:val="18"/>
                    <w:szCs w:val="18"/>
                  </w:rPr>
                </w:rPrChange>
              </w:rPr>
              <w:t>% leakage to outside, or seal all accessible leaks</w:t>
            </w:r>
          </w:p>
          <w:p w14:paraId="6ABB0446" w14:textId="77777777" w:rsidR="003F082B" w:rsidRPr="00B63041" w:rsidRDefault="003F082B" w:rsidP="008B5B52">
            <w:pPr>
              <w:keepNext/>
              <w:rPr>
                <w:rFonts w:asciiTheme="minorHAnsi" w:hAnsiTheme="minorHAnsi" w:cstheme="minorHAnsi"/>
                <w:sz w:val="22"/>
                <w:szCs w:val="22"/>
                <w:u w:val="single"/>
                <w:rPrChange w:id="505" w:author="Alhabibi, Haider@Energy" w:date="2023-08-14T16:55: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506" w:author="Alhabibi, Haider@Energy" w:date="2023-08-14T16:55:00Z">
                  <w:rPr>
                    <w:rFonts w:asciiTheme="minorHAnsi" w:hAnsiTheme="minorHAnsi" w:cstheme="minorHAnsi"/>
                    <w:sz w:val="18"/>
                    <w:szCs w:val="18"/>
                    <w:u w:val="single"/>
                  </w:rPr>
                </w:rPrChange>
              </w:rPr>
              <w:t>Exceptions:</w:t>
            </w:r>
          </w:p>
          <w:p w14:paraId="239FD35D" w14:textId="354F8DCE" w:rsidR="003F082B" w:rsidRPr="00EB4E7D" w:rsidRDefault="003F082B" w:rsidP="008B5B52">
            <w:pPr>
              <w:keepNext/>
              <w:rPr>
                <w:rFonts w:asciiTheme="minorHAnsi" w:hAnsiTheme="minorHAnsi" w:cstheme="minorHAnsi"/>
                <w:rPrChange w:id="507" w:author="Alhabibi, Haider@Energy" w:date="2023-08-14T16:28:00Z">
                  <w:rPr/>
                </w:rPrChange>
              </w:rPr>
            </w:pPr>
            <w:r w:rsidRPr="00B63041">
              <w:rPr>
                <w:rFonts w:asciiTheme="minorHAnsi" w:hAnsiTheme="minorHAnsi" w:cstheme="minorHAnsi"/>
                <w:sz w:val="22"/>
                <w:szCs w:val="22"/>
                <w:rPrChange w:id="508" w:author="Alhabibi, Haider@Energy" w:date="2023-08-14T16:55:00Z">
                  <w:rPr>
                    <w:rFonts w:asciiTheme="minorHAnsi" w:hAnsiTheme="minorHAnsi" w:cstheme="minorHAnsi"/>
                    <w:sz w:val="18"/>
                    <w:szCs w:val="18"/>
                  </w:rPr>
                </w:rPrChange>
              </w:rPr>
              <w:t xml:space="preserve">Existing duct systems constructed, </w:t>
            </w:r>
            <w:del w:id="509" w:author="Shewmaker, Michael@Energy" w:date="2021-12-27T11:14:00Z">
              <w:r w:rsidRPr="00B63041" w:rsidDel="00540031">
                <w:rPr>
                  <w:rFonts w:asciiTheme="minorHAnsi" w:hAnsiTheme="minorHAnsi" w:cstheme="minorHAnsi"/>
                  <w:sz w:val="22"/>
                  <w:szCs w:val="22"/>
                  <w:rPrChange w:id="510" w:author="Alhabibi, Haider@Energy" w:date="2023-08-14T16:55:00Z">
                    <w:rPr>
                      <w:rFonts w:asciiTheme="minorHAnsi" w:hAnsiTheme="minorHAnsi" w:cstheme="minorHAnsi"/>
                      <w:sz w:val="18"/>
                      <w:szCs w:val="18"/>
                    </w:rPr>
                  </w:rPrChange>
                </w:rPr>
                <w:delText>insulated</w:delText>
              </w:r>
            </w:del>
            <w:ins w:id="511" w:author="Shewmaker, Michael@Energy" w:date="2021-12-27T11:14:00Z">
              <w:r w:rsidR="00540031" w:rsidRPr="00B63041">
                <w:rPr>
                  <w:rFonts w:asciiTheme="minorHAnsi" w:hAnsiTheme="minorHAnsi" w:cstheme="minorHAnsi"/>
                  <w:sz w:val="22"/>
                  <w:szCs w:val="22"/>
                  <w:rPrChange w:id="512" w:author="Alhabibi, Haider@Energy" w:date="2023-08-14T16:55:00Z">
                    <w:rPr>
                      <w:rFonts w:asciiTheme="minorHAnsi" w:hAnsiTheme="minorHAnsi" w:cstheme="minorHAnsi"/>
                      <w:sz w:val="18"/>
                      <w:szCs w:val="18"/>
                    </w:rPr>
                  </w:rPrChange>
                </w:rPr>
                <w:t>insulated,</w:t>
              </w:r>
            </w:ins>
            <w:r w:rsidRPr="00B63041">
              <w:rPr>
                <w:rFonts w:asciiTheme="minorHAnsi" w:hAnsiTheme="minorHAnsi" w:cstheme="minorHAnsi"/>
                <w:sz w:val="22"/>
                <w:szCs w:val="22"/>
                <w:rPrChange w:id="513" w:author="Alhabibi, Haider@Energy" w:date="2023-08-14T16:55:00Z">
                  <w:rPr>
                    <w:rFonts w:asciiTheme="minorHAnsi" w:hAnsiTheme="minorHAnsi" w:cstheme="minorHAnsi"/>
                    <w:sz w:val="18"/>
                    <w:szCs w:val="18"/>
                  </w:rPr>
                </w:rPrChange>
              </w:rPr>
              <w:t xml:space="preserve"> or sealed with asbestos are exempt from MCH-20 duct leakage testing requirements</w:t>
            </w:r>
          </w:p>
        </w:tc>
      </w:tr>
    </w:tbl>
    <w:p w14:paraId="4E8CC33E" w14:textId="77777777" w:rsidR="003F082B" w:rsidRPr="00EB4E7D" w:rsidRDefault="003F082B" w:rsidP="003F082B">
      <w:pPr>
        <w:rPr>
          <w:rFonts w:asciiTheme="minorHAnsi" w:hAnsiTheme="minorHAnsi" w:cstheme="minorHAnsi"/>
          <w:rPrChange w:id="514" w:author="Alhabibi, Haider@Energy" w:date="2023-08-14T16:28:00Z">
            <w:rPr/>
          </w:rPrChange>
        </w:rPr>
      </w:pPr>
    </w:p>
    <w:tbl>
      <w:tblPr>
        <w:tblW w:w="500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515" w:author="Grewing, Kyle@Energy" w:date="2023-08-11T11:32:00Z">
          <w:tblPr>
            <w:tblW w:w="5003"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1028"/>
        <w:gridCol w:w="1028"/>
        <w:gridCol w:w="1028"/>
        <w:gridCol w:w="1028"/>
        <w:gridCol w:w="1028"/>
        <w:gridCol w:w="1028"/>
        <w:gridCol w:w="1028"/>
        <w:gridCol w:w="1028"/>
        <w:gridCol w:w="1028"/>
        <w:gridCol w:w="1028"/>
        <w:gridCol w:w="1028"/>
        <w:gridCol w:w="1028"/>
        <w:gridCol w:w="1028"/>
        <w:gridCol w:w="1029"/>
        <w:tblGridChange w:id="516">
          <w:tblGrid>
            <w:gridCol w:w="236"/>
            <w:gridCol w:w="236"/>
            <w:gridCol w:w="236"/>
            <w:gridCol w:w="236"/>
            <w:gridCol w:w="79"/>
            <w:gridCol w:w="157"/>
            <w:gridCol w:w="236"/>
            <w:gridCol w:w="236"/>
            <w:gridCol w:w="236"/>
            <w:gridCol w:w="157"/>
            <w:gridCol w:w="79"/>
            <w:gridCol w:w="236"/>
            <w:gridCol w:w="236"/>
            <w:gridCol w:w="236"/>
            <w:gridCol w:w="235"/>
            <w:gridCol w:w="1"/>
            <w:gridCol w:w="236"/>
            <w:gridCol w:w="785"/>
            <w:gridCol w:w="1022"/>
            <w:gridCol w:w="1022"/>
            <w:gridCol w:w="1022"/>
            <w:gridCol w:w="1022"/>
            <w:gridCol w:w="1022"/>
            <w:gridCol w:w="1022"/>
            <w:gridCol w:w="1022"/>
            <w:gridCol w:w="1022"/>
            <w:gridCol w:w="1022"/>
            <w:gridCol w:w="48"/>
            <w:gridCol w:w="1058"/>
          </w:tblGrid>
        </w:tblGridChange>
      </w:tblGrid>
      <w:tr w:rsidR="00B44E35" w:rsidRPr="00EB4E7D" w14:paraId="6A9C09C7" w14:textId="77777777" w:rsidTr="00B44E35">
        <w:trPr>
          <w:trHeight w:val="222"/>
          <w:trPrChange w:id="517" w:author="Grewing, Kyle@Energy" w:date="2023-08-11T11:32:00Z">
            <w:trPr>
              <w:gridAfter w:val="0"/>
              <w:wAfter w:w="1058" w:type="dxa"/>
              <w:trHeight w:val="222"/>
            </w:trPr>
          </w:trPrChange>
        </w:trPr>
        <w:tc>
          <w:tcPr>
            <w:tcW w:w="14393" w:type="dxa"/>
            <w:gridSpan w:val="14"/>
            <w:tcPrChange w:id="518" w:author="Grewing, Kyle@Energy" w:date="2023-08-11T11:32:00Z">
              <w:tcPr>
                <w:tcW w:w="13335" w:type="dxa"/>
                <w:gridSpan w:val="28"/>
              </w:tcPr>
            </w:tcPrChange>
          </w:tcPr>
          <w:p w14:paraId="4F8CE0E1" w14:textId="10C97837" w:rsidR="00B44E35" w:rsidRPr="00EB4E7D" w:rsidRDefault="00B44E35" w:rsidP="008B5B52">
            <w:pPr>
              <w:keepNext/>
              <w:rPr>
                <w:rFonts w:asciiTheme="minorHAnsi" w:hAnsiTheme="minorHAnsi" w:cstheme="minorHAnsi"/>
                <w:b/>
                <w:rPrChange w:id="519" w:author="Alhabibi, Haider@Energy" w:date="2023-08-14T16:28:00Z">
                  <w:rPr>
                    <w:rFonts w:ascii="Calibri" w:hAnsi="Calibri"/>
                    <w:b/>
                  </w:rPr>
                </w:rPrChange>
              </w:rPr>
            </w:pPr>
            <w:r w:rsidRPr="00EB4E7D">
              <w:rPr>
                <w:rFonts w:asciiTheme="minorHAnsi" w:hAnsiTheme="minorHAnsi" w:cstheme="minorHAnsi"/>
                <w:b/>
                <w:rPrChange w:id="520" w:author="Alhabibi, Haider@Energy" w:date="2023-08-14T16:28:00Z">
                  <w:rPr>
                    <w:rFonts w:ascii="Calibri" w:hAnsi="Calibri"/>
                    <w:b/>
                    <w:sz w:val="20"/>
                    <w:szCs w:val="22"/>
                  </w:rPr>
                </w:rPrChange>
              </w:rPr>
              <w:lastRenderedPageBreak/>
              <w:t>D. Altered Space Conditioning System (Sections 150.2(b)1E and F)</w:t>
            </w:r>
          </w:p>
        </w:tc>
      </w:tr>
      <w:tr w:rsidR="00B44E35" w:rsidRPr="00EB4E7D" w14:paraId="3AB5D131" w14:textId="77777777" w:rsidTr="00904F9E">
        <w:tblPrEx>
          <w:tblPrExChange w:id="521" w:author="Alhabibi, Haider@Energy" w:date="2023-08-14T16:58:00Z">
            <w:tblPrEx>
              <w:tblW w:w="5128" w:type="pct"/>
            </w:tblPrEx>
          </w:tblPrExChange>
        </w:tblPrEx>
        <w:trPr>
          <w:trHeight w:val="224"/>
          <w:trPrChange w:id="522" w:author="Alhabibi, Haider@Energy" w:date="2023-08-14T16:58:00Z">
            <w:trPr>
              <w:gridAfter w:val="0"/>
              <w:wAfter w:w="11448" w:type="dxa"/>
              <w:trHeight w:val="224"/>
            </w:trPr>
          </w:trPrChange>
        </w:trPr>
        <w:tc>
          <w:tcPr>
            <w:tcW w:w="1028" w:type="dxa"/>
            <w:shd w:val="clear" w:color="auto" w:fill="auto"/>
            <w:tcPrChange w:id="523" w:author="Alhabibi, Haider@Energy" w:date="2023-08-14T16:58:00Z">
              <w:tcPr>
                <w:tcW w:w="236" w:type="dxa"/>
                <w:shd w:val="clear" w:color="auto" w:fill="auto"/>
              </w:tcPr>
            </w:tcPrChange>
          </w:tcPr>
          <w:p w14:paraId="7F3002A9" w14:textId="77777777" w:rsidR="00B44E35" w:rsidRPr="00B63041" w:rsidRDefault="00B44E35" w:rsidP="008B5B52">
            <w:pPr>
              <w:keepNext/>
              <w:jc w:val="center"/>
              <w:rPr>
                <w:rFonts w:asciiTheme="minorHAnsi" w:hAnsiTheme="minorHAnsi" w:cstheme="minorHAnsi"/>
                <w:sz w:val="22"/>
                <w:szCs w:val="22"/>
                <w:rPrChange w:id="524" w:author="Alhabibi, Haider@Energy" w:date="2023-08-14T16:56:00Z">
                  <w:rPr>
                    <w:rFonts w:ascii="Calibri" w:hAnsi="Calibri"/>
                    <w:sz w:val="18"/>
                    <w:szCs w:val="18"/>
                  </w:rPr>
                </w:rPrChange>
              </w:rPr>
            </w:pPr>
            <w:r w:rsidRPr="00B63041">
              <w:rPr>
                <w:rFonts w:asciiTheme="minorHAnsi" w:hAnsiTheme="minorHAnsi" w:cstheme="minorHAnsi"/>
                <w:sz w:val="22"/>
                <w:szCs w:val="22"/>
                <w:rPrChange w:id="525" w:author="Alhabibi, Haider@Energy" w:date="2023-08-14T16:56:00Z">
                  <w:rPr>
                    <w:rFonts w:ascii="Calibri" w:hAnsi="Calibri"/>
                    <w:sz w:val="18"/>
                    <w:szCs w:val="18"/>
                  </w:rPr>
                </w:rPrChange>
              </w:rPr>
              <w:t>01</w:t>
            </w:r>
          </w:p>
        </w:tc>
        <w:tc>
          <w:tcPr>
            <w:tcW w:w="1028" w:type="dxa"/>
            <w:tcPrChange w:id="526" w:author="Alhabibi, Haider@Energy" w:date="2023-08-14T16:58:00Z">
              <w:tcPr>
                <w:tcW w:w="236" w:type="dxa"/>
              </w:tcPr>
            </w:tcPrChange>
          </w:tcPr>
          <w:p w14:paraId="6FE318C2" w14:textId="77777777" w:rsidR="00B44E35" w:rsidRPr="00B63041" w:rsidRDefault="00B44E35" w:rsidP="008B5B52">
            <w:pPr>
              <w:keepNext/>
              <w:jc w:val="center"/>
              <w:rPr>
                <w:rFonts w:asciiTheme="minorHAnsi" w:hAnsiTheme="minorHAnsi" w:cstheme="minorHAnsi"/>
                <w:sz w:val="22"/>
                <w:szCs w:val="22"/>
                <w:rPrChange w:id="527" w:author="Alhabibi, Haider@Energy" w:date="2023-08-14T16:56:00Z">
                  <w:rPr>
                    <w:rFonts w:ascii="Calibri" w:hAnsi="Calibri"/>
                    <w:sz w:val="18"/>
                    <w:szCs w:val="18"/>
                  </w:rPr>
                </w:rPrChange>
              </w:rPr>
            </w:pPr>
            <w:r w:rsidRPr="00B63041">
              <w:rPr>
                <w:rFonts w:asciiTheme="minorHAnsi" w:hAnsiTheme="minorHAnsi" w:cstheme="minorHAnsi"/>
                <w:sz w:val="22"/>
                <w:szCs w:val="22"/>
                <w:rPrChange w:id="528" w:author="Alhabibi, Haider@Energy" w:date="2023-08-14T16:56:00Z">
                  <w:rPr>
                    <w:rFonts w:ascii="Calibri" w:hAnsi="Calibri"/>
                    <w:sz w:val="18"/>
                    <w:szCs w:val="18"/>
                  </w:rPr>
                </w:rPrChange>
              </w:rPr>
              <w:t>02</w:t>
            </w:r>
          </w:p>
        </w:tc>
        <w:tc>
          <w:tcPr>
            <w:tcW w:w="1028" w:type="dxa"/>
            <w:shd w:val="clear" w:color="auto" w:fill="auto"/>
            <w:tcPrChange w:id="529" w:author="Alhabibi, Haider@Energy" w:date="2023-08-14T16:58:00Z">
              <w:tcPr>
                <w:tcW w:w="236" w:type="dxa"/>
                <w:shd w:val="clear" w:color="auto" w:fill="auto"/>
              </w:tcPr>
            </w:tcPrChange>
          </w:tcPr>
          <w:p w14:paraId="7639C4FB" w14:textId="77777777" w:rsidR="00B44E35" w:rsidRPr="00B63041" w:rsidRDefault="00B44E35" w:rsidP="008B5B52">
            <w:pPr>
              <w:keepNext/>
              <w:jc w:val="center"/>
              <w:rPr>
                <w:rFonts w:asciiTheme="minorHAnsi" w:hAnsiTheme="minorHAnsi" w:cstheme="minorHAnsi"/>
                <w:sz w:val="22"/>
                <w:szCs w:val="22"/>
                <w:rPrChange w:id="530" w:author="Alhabibi, Haider@Energy" w:date="2023-08-14T16:56:00Z">
                  <w:rPr>
                    <w:rFonts w:ascii="Calibri" w:hAnsi="Calibri"/>
                    <w:sz w:val="18"/>
                    <w:szCs w:val="18"/>
                  </w:rPr>
                </w:rPrChange>
              </w:rPr>
            </w:pPr>
            <w:r w:rsidRPr="00B63041">
              <w:rPr>
                <w:rFonts w:asciiTheme="minorHAnsi" w:hAnsiTheme="minorHAnsi" w:cstheme="minorHAnsi"/>
                <w:sz w:val="22"/>
                <w:szCs w:val="22"/>
                <w:rPrChange w:id="531" w:author="Alhabibi, Haider@Energy" w:date="2023-08-14T16:56:00Z">
                  <w:rPr>
                    <w:rFonts w:ascii="Calibri" w:hAnsi="Calibri"/>
                    <w:sz w:val="18"/>
                    <w:szCs w:val="18"/>
                  </w:rPr>
                </w:rPrChange>
              </w:rPr>
              <w:t>03</w:t>
            </w:r>
          </w:p>
        </w:tc>
        <w:tc>
          <w:tcPr>
            <w:tcW w:w="1028" w:type="dxa"/>
            <w:tcPrChange w:id="532" w:author="Alhabibi, Haider@Energy" w:date="2023-08-14T16:58:00Z">
              <w:tcPr>
                <w:tcW w:w="236" w:type="dxa"/>
              </w:tcPr>
            </w:tcPrChange>
          </w:tcPr>
          <w:p w14:paraId="2146D0CA" w14:textId="77777777" w:rsidR="00B44E35" w:rsidRPr="00B63041" w:rsidRDefault="00B44E35" w:rsidP="008B5B52">
            <w:pPr>
              <w:keepNext/>
              <w:jc w:val="center"/>
              <w:rPr>
                <w:rFonts w:asciiTheme="minorHAnsi" w:hAnsiTheme="minorHAnsi" w:cstheme="minorHAnsi"/>
                <w:sz w:val="22"/>
                <w:szCs w:val="22"/>
                <w:rPrChange w:id="533" w:author="Alhabibi, Haider@Energy" w:date="2023-08-14T16:56:00Z">
                  <w:rPr>
                    <w:rFonts w:ascii="Calibri" w:hAnsi="Calibri"/>
                    <w:sz w:val="18"/>
                    <w:szCs w:val="18"/>
                  </w:rPr>
                </w:rPrChange>
              </w:rPr>
            </w:pPr>
            <w:r w:rsidRPr="00B63041">
              <w:rPr>
                <w:rFonts w:asciiTheme="minorHAnsi" w:hAnsiTheme="minorHAnsi" w:cstheme="minorHAnsi"/>
                <w:sz w:val="22"/>
                <w:szCs w:val="22"/>
                <w:rPrChange w:id="534" w:author="Alhabibi, Haider@Energy" w:date="2023-08-14T16:56:00Z">
                  <w:rPr>
                    <w:rFonts w:ascii="Calibri" w:hAnsi="Calibri"/>
                    <w:sz w:val="18"/>
                    <w:szCs w:val="18"/>
                  </w:rPr>
                </w:rPrChange>
              </w:rPr>
              <w:t>04</w:t>
            </w:r>
          </w:p>
        </w:tc>
        <w:tc>
          <w:tcPr>
            <w:tcW w:w="1028" w:type="dxa"/>
            <w:tcPrChange w:id="535" w:author="Alhabibi, Haider@Energy" w:date="2023-08-14T16:58:00Z">
              <w:tcPr>
                <w:tcW w:w="236" w:type="dxa"/>
                <w:gridSpan w:val="2"/>
              </w:tcPr>
            </w:tcPrChange>
          </w:tcPr>
          <w:p w14:paraId="34C495BF" w14:textId="77777777" w:rsidR="00B44E35" w:rsidRPr="00B63041" w:rsidRDefault="00B44E35" w:rsidP="008B5B52">
            <w:pPr>
              <w:keepNext/>
              <w:jc w:val="center"/>
              <w:rPr>
                <w:rFonts w:asciiTheme="minorHAnsi" w:hAnsiTheme="minorHAnsi" w:cstheme="minorHAnsi"/>
                <w:sz w:val="22"/>
                <w:szCs w:val="22"/>
                <w:rPrChange w:id="536" w:author="Alhabibi, Haider@Energy" w:date="2023-08-14T16:56:00Z">
                  <w:rPr>
                    <w:rFonts w:ascii="Calibri" w:hAnsi="Calibri"/>
                    <w:sz w:val="18"/>
                    <w:szCs w:val="18"/>
                  </w:rPr>
                </w:rPrChange>
              </w:rPr>
            </w:pPr>
            <w:r w:rsidRPr="00B63041">
              <w:rPr>
                <w:rFonts w:asciiTheme="minorHAnsi" w:hAnsiTheme="minorHAnsi" w:cstheme="minorHAnsi"/>
                <w:sz w:val="22"/>
                <w:szCs w:val="22"/>
                <w:rPrChange w:id="537" w:author="Alhabibi, Haider@Energy" w:date="2023-08-14T16:56:00Z">
                  <w:rPr>
                    <w:rFonts w:ascii="Calibri" w:hAnsi="Calibri"/>
                    <w:sz w:val="18"/>
                    <w:szCs w:val="18"/>
                  </w:rPr>
                </w:rPrChange>
              </w:rPr>
              <w:t>05</w:t>
            </w:r>
          </w:p>
        </w:tc>
        <w:tc>
          <w:tcPr>
            <w:tcW w:w="1028" w:type="dxa"/>
            <w:tcPrChange w:id="538" w:author="Alhabibi, Haider@Energy" w:date="2023-08-14T16:58:00Z">
              <w:tcPr>
                <w:tcW w:w="236" w:type="dxa"/>
              </w:tcPr>
            </w:tcPrChange>
          </w:tcPr>
          <w:p w14:paraId="74B19B59" w14:textId="77777777" w:rsidR="00B44E35" w:rsidRPr="00B63041" w:rsidRDefault="00B44E35" w:rsidP="008B5B52">
            <w:pPr>
              <w:keepNext/>
              <w:jc w:val="center"/>
              <w:rPr>
                <w:rFonts w:asciiTheme="minorHAnsi" w:hAnsiTheme="minorHAnsi" w:cstheme="minorHAnsi"/>
                <w:sz w:val="22"/>
                <w:szCs w:val="22"/>
                <w:rPrChange w:id="539" w:author="Alhabibi, Haider@Energy" w:date="2023-08-14T16:56:00Z">
                  <w:rPr>
                    <w:rFonts w:ascii="Calibri" w:hAnsi="Calibri"/>
                    <w:sz w:val="18"/>
                    <w:szCs w:val="18"/>
                  </w:rPr>
                </w:rPrChange>
              </w:rPr>
            </w:pPr>
            <w:r w:rsidRPr="00B63041">
              <w:rPr>
                <w:rFonts w:asciiTheme="minorHAnsi" w:hAnsiTheme="minorHAnsi" w:cstheme="minorHAnsi"/>
                <w:sz w:val="22"/>
                <w:szCs w:val="22"/>
                <w:rPrChange w:id="540" w:author="Alhabibi, Haider@Energy" w:date="2023-08-14T16:56:00Z">
                  <w:rPr>
                    <w:rFonts w:ascii="Calibri" w:hAnsi="Calibri"/>
                    <w:sz w:val="18"/>
                    <w:szCs w:val="18"/>
                  </w:rPr>
                </w:rPrChange>
              </w:rPr>
              <w:t>06</w:t>
            </w:r>
          </w:p>
        </w:tc>
        <w:tc>
          <w:tcPr>
            <w:tcW w:w="1028" w:type="dxa"/>
            <w:tcPrChange w:id="541" w:author="Alhabibi, Haider@Energy" w:date="2023-08-14T16:58:00Z">
              <w:tcPr>
                <w:tcW w:w="236" w:type="dxa"/>
              </w:tcPr>
            </w:tcPrChange>
          </w:tcPr>
          <w:p w14:paraId="5CA192CD" w14:textId="77777777" w:rsidR="00B44E35" w:rsidRPr="00B63041" w:rsidRDefault="00B44E35" w:rsidP="008B5B52">
            <w:pPr>
              <w:keepNext/>
              <w:jc w:val="center"/>
              <w:rPr>
                <w:rFonts w:asciiTheme="minorHAnsi" w:hAnsiTheme="minorHAnsi" w:cstheme="minorHAnsi"/>
                <w:sz w:val="22"/>
                <w:szCs w:val="22"/>
                <w:rPrChange w:id="542" w:author="Alhabibi, Haider@Energy" w:date="2023-08-14T16:56:00Z">
                  <w:rPr>
                    <w:rFonts w:ascii="Calibri" w:hAnsi="Calibri"/>
                    <w:sz w:val="18"/>
                    <w:szCs w:val="18"/>
                  </w:rPr>
                </w:rPrChange>
              </w:rPr>
            </w:pPr>
            <w:r w:rsidRPr="00B63041">
              <w:rPr>
                <w:rFonts w:asciiTheme="minorHAnsi" w:hAnsiTheme="minorHAnsi" w:cstheme="minorHAnsi"/>
                <w:sz w:val="22"/>
                <w:szCs w:val="22"/>
                <w:rPrChange w:id="543" w:author="Alhabibi, Haider@Energy" w:date="2023-08-14T16:56:00Z">
                  <w:rPr>
                    <w:rFonts w:ascii="Calibri" w:hAnsi="Calibri"/>
                    <w:sz w:val="18"/>
                    <w:szCs w:val="18"/>
                  </w:rPr>
                </w:rPrChange>
              </w:rPr>
              <w:t>07</w:t>
            </w:r>
          </w:p>
        </w:tc>
        <w:tc>
          <w:tcPr>
            <w:tcW w:w="1028" w:type="dxa"/>
            <w:tcPrChange w:id="544" w:author="Alhabibi, Haider@Energy" w:date="2023-08-14T16:58:00Z">
              <w:tcPr>
                <w:tcW w:w="236" w:type="dxa"/>
              </w:tcPr>
            </w:tcPrChange>
          </w:tcPr>
          <w:p w14:paraId="3D89AAD9" w14:textId="77777777" w:rsidR="00B44E35" w:rsidRPr="00B63041" w:rsidRDefault="00B44E35" w:rsidP="008B5B52">
            <w:pPr>
              <w:keepNext/>
              <w:jc w:val="center"/>
              <w:rPr>
                <w:rFonts w:asciiTheme="minorHAnsi" w:hAnsiTheme="minorHAnsi" w:cstheme="minorHAnsi"/>
                <w:sz w:val="22"/>
                <w:szCs w:val="22"/>
                <w:rPrChange w:id="545" w:author="Alhabibi, Haider@Energy" w:date="2023-08-14T16:56:00Z">
                  <w:rPr>
                    <w:rFonts w:ascii="Calibri" w:hAnsi="Calibri"/>
                    <w:sz w:val="18"/>
                    <w:szCs w:val="18"/>
                  </w:rPr>
                </w:rPrChange>
              </w:rPr>
            </w:pPr>
            <w:r w:rsidRPr="00B63041">
              <w:rPr>
                <w:rFonts w:asciiTheme="minorHAnsi" w:hAnsiTheme="minorHAnsi" w:cstheme="minorHAnsi"/>
                <w:sz w:val="22"/>
                <w:szCs w:val="22"/>
                <w:rPrChange w:id="546" w:author="Alhabibi, Haider@Energy" w:date="2023-08-14T16:56:00Z">
                  <w:rPr>
                    <w:rFonts w:ascii="Calibri" w:hAnsi="Calibri"/>
                    <w:sz w:val="18"/>
                    <w:szCs w:val="18"/>
                  </w:rPr>
                </w:rPrChange>
              </w:rPr>
              <w:t>08</w:t>
            </w:r>
          </w:p>
        </w:tc>
        <w:tc>
          <w:tcPr>
            <w:tcW w:w="1028" w:type="dxa"/>
            <w:tcPrChange w:id="547" w:author="Alhabibi, Haider@Energy" w:date="2023-08-14T16:58:00Z">
              <w:tcPr>
                <w:tcW w:w="236" w:type="dxa"/>
                <w:gridSpan w:val="2"/>
              </w:tcPr>
            </w:tcPrChange>
          </w:tcPr>
          <w:p w14:paraId="656C21A5" w14:textId="77777777" w:rsidR="00B44E35" w:rsidRPr="00B63041" w:rsidRDefault="00B44E35" w:rsidP="008B5B52">
            <w:pPr>
              <w:keepNext/>
              <w:jc w:val="center"/>
              <w:rPr>
                <w:rFonts w:asciiTheme="minorHAnsi" w:hAnsiTheme="minorHAnsi" w:cstheme="minorHAnsi"/>
                <w:sz w:val="22"/>
                <w:szCs w:val="22"/>
                <w:rPrChange w:id="548" w:author="Alhabibi, Haider@Energy" w:date="2023-08-14T16:56:00Z">
                  <w:rPr>
                    <w:rFonts w:ascii="Calibri" w:hAnsi="Calibri"/>
                    <w:sz w:val="18"/>
                    <w:szCs w:val="18"/>
                  </w:rPr>
                </w:rPrChange>
              </w:rPr>
            </w:pPr>
            <w:r w:rsidRPr="00B63041">
              <w:rPr>
                <w:rFonts w:asciiTheme="minorHAnsi" w:hAnsiTheme="minorHAnsi" w:cstheme="minorHAnsi"/>
                <w:sz w:val="22"/>
                <w:szCs w:val="22"/>
                <w:rPrChange w:id="549" w:author="Alhabibi, Haider@Energy" w:date="2023-08-14T16:56:00Z">
                  <w:rPr>
                    <w:rFonts w:ascii="Calibri" w:hAnsi="Calibri"/>
                    <w:sz w:val="18"/>
                    <w:szCs w:val="18"/>
                  </w:rPr>
                </w:rPrChange>
              </w:rPr>
              <w:t>09</w:t>
            </w:r>
          </w:p>
        </w:tc>
        <w:tc>
          <w:tcPr>
            <w:tcW w:w="1028" w:type="dxa"/>
            <w:tcPrChange w:id="550" w:author="Alhabibi, Haider@Energy" w:date="2023-08-14T16:58:00Z">
              <w:tcPr>
                <w:tcW w:w="236" w:type="dxa"/>
              </w:tcPr>
            </w:tcPrChange>
          </w:tcPr>
          <w:p w14:paraId="0053967B" w14:textId="77777777" w:rsidR="00B44E35" w:rsidRPr="00B63041" w:rsidRDefault="00B44E35" w:rsidP="008B5B52">
            <w:pPr>
              <w:keepNext/>
              <w:jc w:val="center"/>
              <w:rPr>
                <w:rFonts w:asciiTheme="minorHAnsi" w:hAnsiTheme="minorHAnsi" w:cstheme="minorHAnsi"/>
                <w:sz w:val="22"/>
                <w:szCs w:val="22"/>
                <w:rPrChange w:id="551" w:author="Alhabibi, Haider@Energy" w:date="2023-08-14T16:56:00Z">
                  <w:rPr>
                    <w:rFonts w:ascii="Calibri" w:hAnsi="Calibri"/>
                    <w:sz w:val="18"/>
                    <w:szCs w:val="18"/>
                  </w:rPr>
                </w:rPrChange>
              </w:rPr>
            </w:pPr>
            <w:r w:rsidRPr="00B63041">
              <w:rPr>
                <w:rFonts w:asciiTheme="minorHAnsi" w:hAnsiTheme="minorHAnsi" w:cstheme="minorHAnsi"/>
                <w:sz w:val="22"/>
                <w:szCs w:val="22"/>
                <w:rPrChange w:id="552" w:author="Alhabibi, Haider@Energy" w:date="2023-08-14T16:56:00Z">
                  <w:rPr>
                    <w:rFonts w:ascii="Calibri" w:hAnsi="Calibri"/>
                    <w:sz w:val="18"/>
                    <w:szCs w:val="18"/>
                  </w:rPr>
                </w:rPrChange>
              </w:rPr>
              <w:t>10</w:t>
            </w:r>
          </w:p>
        </w:tc>
        <w:tc>
          <w:tcPr>
            <w:tcW w:w="1028" w:type="dxa"/>
            <w:tcPrChange w:id="553" w:author="Alhabibi, Haider@Energy" w:date="2023-08-14T16:58:00Z">
              <w:tcPr>
                <w:tcW w:w="236" w:type="dxa"/>
              </w:tcPr>
            </w:tcPrChange>
          </w:tcPr>
          <w:p w14:paraId="04EA78FE" w14:textId="7D274EE0" w:rsidR="00B44E35" w:rsidRPr="00B63041" w:rsidRDefault="00B44E35" w:rsidP="008B5B52">
            <w:pPr>
              <w:keepNext/>
              <w:jc w:val="center"/>
              <w:rPr>
                <w:rFonts w:asciiTheme="minorHAnsi" w:hAnsiTheme="minorHAnsi" w:cstheme="minorHAnsi"/>
                <w:sz w:val="22"/>
                <w:szCs w:val="22"/>
                <w:rPrChange w:id="554" w:author="Alhabibi, Haider@Energy" w:date="2023-08-14T16:56:00Z">
                  <w:rPr>
                    <w:rFonts w:asciiTheme="minorHAnsi" w:hAnsiTheme="minorHAnsi" w:cstheme="minorHAnsi"/>
                  </w:rPr>
                </w:rPrChange>
              </w:rPr>
            </w:pPr>
            <w:ins w:id="555" w:author="Grewing, Kyle@Energy" w:date="2023-08-11T11:17:00Z">
              <w:r w:rsidRPr="00B63041">
                <w:rPr>
                  <w:rFonts w:asciiTheme="minorHAnsi" w:hAnsiTheme="minorHAnsi" w:cstheme="minorHAnsi"/>
                  <w:sz w:val="22"/>
                  <w:szCs w:val="22"/>
                  <w:rPrChange w:id="556" w:author="Alhabibi, Haider@Energy" w:date="2023-08-14T16:56:00Z">
                    <w:rPr>
                      <w:rFonts w:asciiTheme="minorHAnsi" w:hAnsiTheme="minorHAnsi" w:cstheme="minorHAnsi"/>
                    </w:rPr>
                  </w:rPrChange>
                </w:rPr>
                <w:t>10b</w:t>
              </w:r>
            </w:ins>
          </w:p>
        </w:tc>
        <w:tc>
          <w:tcPr>
            <w:tcW w:w="1028" w:type="dxa"/>
            <w:tcPrChange w:id="557" w:author="Alhabibi, Haider@Energy" w:date="2023-08-14T16:58:00Z">
              <w:tcPr>
                <w:tcW w:w="236" w:type="dxa"/>
              </w:tcPr>
            </w:tcPrChange>
          </w:tcPr>
          <w:p w14:paraId="21C09080" w14:textId="01751D1C" w:rsidR="00B44E35" w:rsidRPr="00B63041" w:rsidRDefault="00B44E35" w:rsidP="008B5B52">
            <w:pPr>
              <w:keepNext/>
              <w:jc w:val="center"/>
              <w:rPr>
                <w:rFonts w:asciiTheme="minorHAnsi" w:hAnsiTheme="minorHAnsi" w:cstheme="minorHAnsi"/>
                <w:sz w:val="22"/>
                <w:szCs w:val="22"/>
                <w:rPrChange w:id="558" w:author="Alhabibi, Haider@Energy" w:date="2023-08-14T16:56:00Z">
                  <w:rPr>
                    <w:rFonts w:ascii="Calibri" w:hAnsi="Calibri"/>
                    <w:sz w:val="18"/>
                    <w:szCs w:val="18"/>
                  </w:rPr>
                </w:rPrChange>
              </w:rPr>
            </w:pPr>
            <w:r w:rsidRPr="00B63041">
              <w:rPr>
                <w:rFonts w:asciiTheme="minorHAnsi" w:hAnsiTheme="minorHAnsi" w:cstheme="minorHAnsi"/>
                <w:sz w:val="22"/>
                <w:szCs w:val="22"/>
                <w:rPrChange w:id="559" w:author="Alhabibi, Haider@Energy" w:date="2023-08-14T16:56:00Z">
                  <w:rPr>
                    <w:rFonts w:ascii="Calibri" w:hAnsi="Calibri"/>
                    <w:sz w:val="18"/>
                    <w:szCs w:val="18"/>
                  </w:rPr>
                </w:rPrChange>
              </w:rPr>
              <w:t>11</w:t>
            </w:r>
          </w:p>
        </w:tc>
        <w:tc>
          <w:tcPr>
            <w:tcW w:w="1028" w:type="dxa"/>
            <w:tcPrChange w:id="560" w:author="Alhabibi, Haider@Energy" w:date="2023-08-14T16:58:00Z">
              <w:tcPr>
                <w:tcW w:w="236" w:type="dxa"/>
                <w:gridSpan w:val="2"/>
              </w:tcPr>
            </w:tcPrChange>
          </w:tcPr>
          <w:p w14:paraId="73745198" w14:textId="77777777" w:rsidR="00B44E35" w:rsidRPr="00B63041" w:rsidRDefault="00B44E35" w:rsidP="008B5B52">
            <w:pPr>
              <w:keepNext/>
              <w:jc w:val="center"/>
              <w:rPr>
                <w:rFonts w:asciiTheme="minorHAnsi" w:hAnsiTheme="minorHAnsi" w:cstheme="minorHAnsi"/>
                <w:sz w:val="22"/>
                <w:szCs w:val="22"/>
                <w:rPrChange w:id="561" w:author="Alhabibi, Haider@Energy" w:date="2023-08-14T16:56:00Z">
                  <w:rPr>
                    <w:rFonts w:ascii="Calibri" w:hAnsi="Calibri"/>
                    <w:sz w:val="18"/>
                    <w:szCs w:val="18"/>
                  </w:rPr>
                </w:rPrChange>
              </w:rPr>
            </w:pPr>
            <w:r w:rsidRPr="00B63041">
              <w:rPr>
                <w:rFonts w:asciiTheme="minorHAnsi" w:hAnsiTheme="minorHAnsi" w:cstheme="minorHAnsi"/>
                <w:sz w:val="22"/>
                <w:szCs w:val="22"/>
                <w:rPrChange w:id="562" w:author="Alhabibi, Haider@Energy" w:date="2023-08-14T16:56:00Z">
                  <w:rPr>
                    <w:rFonts w:ascii="Calibri" w:hAnsi="Calibri"/>
                    <w:sz w:val="18"/>
                    <w:szCs w:val="18"/>
                  </w:rPr>
                </w:rPrChange>
              </w:rPr>
              <w:t>12</w:t>
            </w:r>
          </w:p>
        </w:tc>
        <w:tc>
          <w:tcPr>
            <w:tcW w:w="1029" w:type="dxa"/>
            <w:tcPrChange w:id="563" w:author="Alhabibi, Haider@Energy" w:date="2023-08-14T16:58:00Z">
              <w:tcPr>
                <w:tcW w:w="236" w:type="dxa"/>
              </w:tcPr>
            </w:tcPrChange>
          </w:tcPr>
          <w:p w14:paraId="506B2D4D" w14:textId="77777777" w:rsidR="00B44E35" w:rsidRPr="00B63041" w:rsidRDefault="00B44E35" w:rsidP="008B5B52">
            <w:pPr>
              <w:keepNext/>
              <w:jc w:val="center"/>
              <w:rPr>
                <w:rFonts w:asciiTheme="minorHAnsi" w:hAnsiTheme="minorHAnsi" w:cstheme="minorHAnsi"/>
                <w:sz w:val="22"/>
                <w:szCs w:val="22"/>
                <w:rPrChange w:id="564" w:author="Alhabibi, Haider@Energy" w:date="2023-08-14T16:56:00Z">
                  <w:rPr>
                    <w:rFonts w:ascii="Calibri" w:hAnsi="Calibri"/>
                    <w:sz w:val="18"/>
                    <w:szCs w:val="18"/>
                  </w:rPr>
                </w:rPrChange>
              </w:rPr>
            </w:pPr>
            <w:r w:rsidRPr="00B63041">
              <w:rPr>
                <w:rFonts w:asciiTheme="minorHAnsi" w:hAnsiTheme="minorHAnsi" w:cstheme="minorHAnsi"/>
                <w:sz w:val="22"/>
                <w:szCs w:val="22"/>
                <w:rPrChange w:id="565" w:author="Alhabibi, Haider@Energy" w:date="2023-08-14T16:56:00Z">
                  <w:rPr>
                    <w:rFonts w:ascii="Calibri" w:hAnsi="Calibri"/>
                    <w:sz w:val="18"/>
                    <w:szCs w:val="18"/>
                  </w:rPr>
                </w:rPrChange>
              </w:rPr>
              <w:t>13</w:t>
            </w:r>
          </w:p>
        </w:tc>
      </w:tr>
      <w:tr w:rsidR="00B44E35" w:rsidRPr="00EB4E7D" w14:paraId="4F5BC2E1" w14:textId="77777777" w:rsidTr="00904F9E">
        <w:tblPrEx>
          <w:tblPrExChange w:id="566" w:author="Alhabibi, Haider@Energy" w:date="2023-08-14T16:58:00Z">
            <w:tblPrEx>
              <w:tblW w:w="5128" w:type="pct"/>
            </w:tblPrEx>
          </w:tblPrExChange>
        </w:tblPrEx>
        <w:trPr>
          <w:trHeight w:val="391"/>
          <w:trPrChange w:id="567" w:author="Alhabibi, Haider@Energy" w:date="2023-08-14T16:58:00Z">
            <w:trPr>
              <w:gridAfter w:val="0"/>
              <w:wAfter w:w="11448" w:type="dxa"/>
              <w:trHeight w:val="391"/>
            </w:trPr>
          </w:trPrChange>
        </w:trPr>
        <w:tc>
          <w:tcPr>
            <w:tcW w:w="1028" w:type="dxa"/>
            <w:shd w:val="clear" w:color="auto" w:fill="auto"/>
            <w:vAlign w:val="bottom"/>
            <w:tcPrChange w:id="568" w:author="Alhabibi, Haider@Energy" w:date="2023-08-14T16:58:00Z">
              <w:tcPr>
                <w:tcW w:w="236" w:type="dxa"/>
                <w:shd w:val="clear" w:color="auto" w:fill="auto"/>
                <w:vAlign w:val="bottom"/>
              </w:tcPr>
            </w:tcPrChange>
          </w:tcPr>
          <w:p w14:paraId="6C27260E" w14:textId="77777777" w:rsidR="00B44E35" w:rsidRPr="00B63041" w:rsidRDefault="00B44E35" w:rsidP="008B5B52">
            <w:pPr>
              <w:keepNext/>
              <w:jc w:val="center"/>
              <w:rPr>
                <w:rFonts w:asciiTheme="minorHAnsi" w:hAnsiTheme="minorHAnsi" w:cstheme="minorHAnsi"/>
                <w:sz w:val="22"/>
                <w:szCs w:val="22"/>
                <w:rPrChange w:id="569" w:author="Alhabibi, Haider@Energy" w:date="2023-08-14T16:56:00Z">
                  <w:rPr>
                    <w:rFonts w:ascii="Calibri" w:hAnsi="Calibri"/>
                    <w:sz w:val="18"/>
                    <w:szCs w:val="18"/>
                  </w:rPr>
                </w:rPrChange>
              </w:rPr>
            </w:pPr>
            <w:r w:rsidRPr="00B63041">
              <w:rPr>
                <w:rFonts w:asciiTheme="minorHAnsi" w:hAnsiTheme="minorHAnsi" w:cstheme="minorHAnsi"/>
                <w:sz w:val="22"/>
                <w:szCs w:val="22"/>
                <w:rPrChange w:id="570" w:author="Alhabibi, Haider@Energy" w:date="2023-08-14T16:56:00Z">
                  <w:rPr>
                    <w:rFonts w:ascii="Calibri" w:hAnsi="Calibri"/>
                    <w:sz w:val="18"/>
                    <w:szCs w:val="18"/>
                  </w:rPr>
                </w:rPrChange>
              </w:rPr>
              <w:t>SC System ID/Name</w:t>
            </w:r>
          </w:p>
        </w:tc>
        <w:tc>
          <w:tcPr>
            <w:tcW w:w="1028" w:type="dxa"/>
            <w:vAlign w:val="bottom"/>
            <w:tcPrChange w:id="571" w:author="Alhabibi, Haider@Energy" w:date="2023-08-14T16:58:00Z">
              <w:tcPr>
                <w:tcW w:w="236" w:type="dxa"/>
              </w:tcPr>
            </w:tcPrChange>
          </w:tcPr>
          <w:p w14:paraId="34EBDE73" w14:textId="1D6F9EEF" w:rsidR="00B44E35" w:rsidRPr="00B63041" w:rsidRDefault="00B44E35" w:rsidP="008065EA">
            <w:pPr>
              <w:keepNext/>
              <w:jc w:val="center"/>
              <w:rPr>
                <w:rFonts w:asciiTheme="minorHAnsi" w:hAnsiTheme="minorHAnsi" w:cstheme="minorHAnsi"/>
                <w:sz w:val="22"/>
                <w:szCs w:val="22"/>
                <w:rPrChange w:id="572" w:author="Alhabibi, Haider@Energy" w:date="2023-08-14T16:56:00Z">
                  <w:rPr>
                    <w:rFonts w:ascii="Calibri" w:hAnsi="Calibri"/>
                    <w:sz w:val="18"/>
                    <w:szCs w:val="18"/>
                  </w:rPr>
                </w:rPrChange>
              </w:rPr>
            </w:pPr>
            <w:r w:rsidRPr="00B63041">
              <w:rPr>
                <w:rFonts w:asciiTheme="minorHAnsi" w:hAnsiTheme="minorHAnsi" w:cstheme="minorHAnsi"/>
                <w:sz w:val="22"/>
                <w:szCs w:val="22"/>
                <w:rPrChange w:id="573" w:author="Alhabibi, Haider@Energy" w:date="2023-08-14T16:56:00Z">
                  <w:rPr>
                    <w:rFonts w:ascii="Calibri" w:hAnsi="Calibri"/>
                    <w:sz w:val="18"/>
                    <w:szCs w:val="18"/>
                  </w:rPr>
                </w:rPrChange>
              </w:rPr>
              <w:t>SC System</w:t>
            </w:r>
          </w:p>
          <w:p w14:paraId="57C1A2E4" w14:textId="77777777" w:rsidR="00B44E35" w:rsidRPr="00B63041" w:rsidRDefault="00B44E35" w:rsidP="008065EA">
            <w:pPr>
              <w:keepNext/>
              <w:jc w:val="center"/>
              <w:rPr>
                <w:rFonts w:asciiTheme="minorHAnsi" w:hAnsiTheme="minorHAnsi" w:cstheme="minorHAnsi"/>
                <w:sz w:val="22"/>
                <w:szCs w:val="22"/>
                <w:rPrChange w:id="574" w:author="Alhabibi, Haider@Energy" w:date="2023-08-14T16:56:00Z">
                  <w:rPr>
                    <w:rFonts w:ascii="Calibri" w:hAnsi="Calibri"/>
                    <w:sz w:val="18"/>
                    <w:szCs w:val="18"/>
                  </w:rPr>
                </w:rPrChange>
              </w:rPr>
            </w:pPr>
            <w:r w:rsidRPr="00B63041">
              <w:rPr>
                <w:rFonts w:asciiTheme="minorHAnsi" w:hAnsiTheme="minorHAnsi" w:cstheme="minorHAnsi"/>
                <w:sz w:val="22"/>
                <w:szCs w:val="22"/>
                <w:rPrChange w:id="575" w:author="Alhabibi, Haider@Energy" w:date="2023-08-14T16:56:00Z">
                  <w:rPr>
                    <w:rFonts w:ascii="Calibri" w:hAnsi="Calibri"/>
                    <w:sz w:val="18"/>
                    <w:szCs w:val="18"/>
                  </w:rPr>
                </w:rPrChange>
              </w:rPr>
              <w:t>Description of Area Served</w:t>
            </w:r>
          </w:p>
        </w:tc>
        <w:tc>
          <w:tcPr>
            <w:tcW w:w="1028" w:type="dxa"/>
            <w:shd w:val="clear" w:color="auto" w:fill="auto"/>
            <w:vAlign w:val="bottom"/>
            <w:tcPrChange w:id="576" w:author="Alhabibi, Haider@Energy" w:date="2023-08-14T16:58:00Z">
              <w:tcPr>
                <w:tcW w:w="236" w:type="dxa"/>
                <w:shd w:val="clear" w:color="auto" w:fill="auto"/>
                <w:vAlign w:val="bottom"/>
              </w:tcPr>
            </w:tcPrChange>
          </w:tcPr>
          <w:p w14:paraId="3A92D8C0" w14:textId="77777777" w:rsidR="00B44E35" w:rsidRPr="00B63041" w:rsidRDefault="00B44E35" w:rsidP="008B5B52">
            <w:pPr>
              <w:keepNext/>
              <w:jc w:val="center"/>
              <w:rPr>
                <w:rFonts w:asciiTheme="minorHAnsi" w:hAnsiTheme="minorHAnsi" w:cstheme="minorHAnsi"/>
                <w:sz w:val="22"/>
                <w:szCs w:val="22"/>
                <w:rPrChange w:id="577" w:author="Alhabibi, Haider@Energy" w:date="2023-08-14T16:56:00Z">
                  <w:rPr>
                    <w:rFonts w:ascii="Calibri" w:hAnsi="Calibri"/>
                    <w:sz w:val="18"/>
                    <w:szCs w:val="18"/>
                  </w:rPr>
                </w:rPrChange>
              </w:rPr>
            </w:pPr>
            <w:r w:rsidRPr="00B63041">
              <w:rPr>
                <w:rFonts w:asciiTheme="minorHAnsi" w:hAnsiTheme="minorHAnsi" w:cstheme="minorHAnsi"/>
                <w:sz w:val="22"/>
                <w:szCs w:val="22"/>
                <w:rPrChange w:id="578" w:author="Alhabibi, Haider@Energy" w:date="2023-08-14T16:56:00Z">
                  <w:rPr>
                    <w:rFonts w:ascii="Calibri" w:hAnsi="Calibri"/>
                    <w:sz w:val="18"/>
                    <w:szCs w:val="18"/>
                  </w:rPr>
                </w:rPrChange>
              </w:rPr>
              <w:t>Heating System Type</w:t>
            </w:r>
          </w:p>
        </w:tc>
        <w:tc>
          <w:tcPr>
            <w:tcW w:w="1028" w:type="dxa"/>
            <w:vAlign w:val="bottom"/>
            <w:tcPrChange w:id="579" w:author="Alhabibi, Haider@Energy" w:date="2023-08-14T16:58:00Z">
              <w:tcPr>
                <w:tcW w:w="236" w:type="dxa"/>
                <w:vAlign w:val="bottom"/>
              </w:tcPr>
            </w:tcPrChange>
          </w:tcPr>
          <w:p w14:paraId="2E920203" w14:textId="77777777" w:rsidR="00B44E35" w:rsidRPr="00B63041" w:rsidRDefault="00B44E35" w:rsidP="008B5B52">
            <w:pPr>
              <w:keepNext/>
              <w:jc w:val="center"/>
              <w:rPr>
                <w:rFonts w:asciiTheme="minorHAnsi" w:hAnsiTheme="minorHAnsi" w:cstheme="minorHAnsi"/>
                <w:sz w:val="22"/>
                <w:szCs w:val="22"/>
                <w:rPrChange w:id="580" w:author="Alhabibi, Haider@Energy" w:date="2023-08-14T16:56:00Z">
                  <w:rPr>
                    <w:rFonts w:ascii="Calibri" w:hAnsi="Calibri"/>
                    <w:sz w:val="18"/>
                    <w:szCs w:val="18"/>
                  </w:rPr>
                </w:rPrChange>
              </w:rPr>
            </w:pPr>
            <w:r w:rsidRPr="00B63041">
              <w:rPr>
                <w:rFonts w:asciiTheme="minorHAnsi" w:hAnsiTheme="minorHAnsi" w:cstheme="minorHAnsi"/>
                <w:sz w:val="22"/>
                <w:szCs w:val="22"/>
                <w:rPrChange w:id="581" w:author="Alhabibi, Haider@Energy" w:date="2023-08-14T16:56:00Z">
                  <w:rPr>
                    <w:rFonts w:ascii="Calibri" w:hAnsi="Calibri"/>
                    <w:sz w:val="18"/>
                    <w:szCs w:val="18"/>
                  </w:rPr>
                </w:rPrChange>
              </w:rPr>
              <w:t>Altered</w:t>
            </w:r>
          </w:p>
          <w:p w14:paraId="3263F2C6" w14:textId="77777777" w:rsidR="00B44E35" w:rsidRPr="00B63041" w:rsidRDefault="00B44E35" w:rsidP="008B5B52">
            <w:pPr>
              <w:keepNext/>
              <w:jc w:val="center"/>
              <w:rPr>
                <w:rFonts w:asciiTheme="minorHAnsi" w:hAnsiTheme="minorHAnsi" w:cstheme="minorHAnsi"/>
                <w:sz w:val="22"/>
                <w:szCs w:val="22"/>
                <w:rPrChange w:id="582" w:author="Alhabibi, Haider@Energy" w:date="2023-08-14T16:56:00Z">
                  <w:rPr>
                    <w:rFonts w:ascii="Calibri" w:hAnsi="Calibri"/>
                    <w:sz w:val="18"/>
                    <w:szCs w:val="18"/>
                  </w:rPr>
                </w:rPrChange>
              </w:rPr>
            </w:pPr>
            <w:r w:rsidRPr="00B63041">
              <w:rPr>
                <w:rFonts w:asciiTheme="minorHAnsi" w:hAnsiTheme="minorHAnsi" w:cstheme="minorHAnsi"/>
                <w:sz w:val="22"/>
                <w:szCs w:val="22"/>
                <w:rPrChange w:id="583" w:author="Alhabibi, Haider@Energy" w:date="2023-08-14T16:56:00Z">
                  <w:rPr>
                    <w:rFonts w:ascii="Calibri" w:hAnsi="Calibri"/>
                    <w:sz w:val="18"/>
                    <w:szCs w:val="18"/>
                  </w:rPr>
                </w:rPrChange>
              </w:rPr>
              <w:t>Heating Component</w:t>
            </w:r>
          </w:p>
        </w:tc>
        <w:tc>
          <w:tcPr>
            <w:tcW w:w="1028" w:type="dxa"/>
            <w:vAlign w:val="bottom"/>
            <w:tcPrChange w:id="584" w:author="Alhabibi, Haider@Energy" w:date="2023-08-14T16:58:00Z">
              <w:tcPr>
                <w:tcW w:w="236" w:type="dxa"/>
                <w:gridSpan w:val="2"/>
                <w:vAlign w:val="bottom"/>
              </w:tcPr>
            </w:tcPrChange>
          </w:tcPr>
          <w:p w14:paraId="3F656CEC" w14:textId="77777777" w:rsidR="00B44E35" w:rsidRPr="00B63041" w:rsidRDefault="00B44E35" w:rsidP="008B5B52">
            <w:pPr>
              <w:keepNext/>
              <w:jc w:val="center"/>
              <w:rPr>
                <w:rFonts w:asciiTheme="minorHAnsi" w:hAnsiTheme="minorHAnsi" w:cstheme="minorHAnsi"/>
                <w:sz w:val="22"/>
                <w:szCs w:val="22"/>
                <w:rPrChange w:id="585" w:author="Alhabibi, Haider@Energy" w:date="2023-08-14T16:56:00Z">
                  <w:rPr>
                    <w:rFonts w:ascii="Calibri" w:hAnsi="Calibri"/>
                    <w:sz w:val="16"/>
                    <w:szCs w:val="16"/>
                  </w:rPr>
                </w:rPrChange>
              </w:rPr>
            </w:pPr>
            <w:r w:rsidRPr="00B63041">
              <w:rPr>
                <w:rFonts w:asciiTheme="minorHAnsi" w:hAnsiTheme="minorHAnsi" w:cstheme="minorHAnsi"/>
                <w:sz w:val="22"/>
                <w:szCs w:val="22"/>
                <w:rPrChange w:id="586" w:author="Alhabibi, Haider@Energy" w:date="2023-08-14T16:56:00Z">
                  <w:rPr>
                    <w:rFonts w:ascii="Calibri" w:hAnsi="Calibri"/>
                    <w:sz w:val="16"/>
                    <w:szCs w:val="16"/>
                  </w:rPr>
                </w:rPrChange>
              </w:rPr>
              <w:t>Heating Efficiency Type</w:t>
            </w:r>
          </w:p>
        </w:tc>
        <w:tc>
          <w:tcPr>
            <w:tcW w:w="1028" w:type="dxa"/>
            <w:vAlign w:val="bottom"/>
            <w:tcPrChange w:id="587" w:author="Alhabibi, Haider@Energy" w:date="2023-08-14T16:58:00Z">
              <w:tcPr>
                <w:tcW w:w="236" w:type="dxa"/>
                <w:vAlign w:val="bottom"/>
              </w:tcPr>
            </w:tcPrChange>
          </w:tcPr>
          <w:p w14:paraId="31106F27" w14:textId="77777777" w:rsidR="00B44E35" w:rsidRPr="00B63041" w:rsidRDefault="00B44E35" w:rsidP="008B5B52">
            <w:pPr>
              <w:keepNext/>
              <w:jc w:val="center"/>
              <w:rPr>
                <w:rFonts w:asciiTheme="minorHAnsi" w:hAnsiTheme="minorHAnsi" w:cstheme="minorHAnsi"/>
                <w:sz w:val="22"/>
                <w:szCs w:val="22"/>
                <w:rPrChange w:id="588" w:author="Alhabibi, Haider@Energy" w:date="2023-08-14T16:56:00Z">
                  <w:rPr>
                    <w:rFonts w:ascii="Calibri" w:hAnsi="Calibri"/>
                    <w:sz w:val="16"/>
                    <w:szCs w:val="16"/>
                  </w:rPr>
                </w:rPrChange>
              </w:rPr>
            </w:pPr>
            <w:r w:rsidRPr="00B63041">
              <w:rPr>
                <w:rFonts w:asciiTheme="minorHAnsi" w:hAnsiTheme="minorHAnsi" w:cstheme="minorHAnsi"/>
                <w:sz w:val="22"/>
                <w:szCs w:val="22"/>
                <w:rPrChange w:id="589" w:author="Alhabibi, Haider@Energy" w:date="2023-08-14T16:56:00Z">
                  <w:rPr>
                    <w:rFonts w:ascii="Calibri" w:hAnsi="Calibri"/>
                    <w:sz w:val="16"/>
                    <w:szCs w:val="16"/>
                  </w:rPr>
                </w:rPrChange>
              </w:rPr>
              <w:t xml:space="preserve">Heating </w:t>
            </w:r>
          </w:p>
          <w:p w14:paraId="5E8507B4" w14:textId="77777777" w:rsidR="00B44E35" w:rsidRPr="00B63041" w:rsidRDefault="00B44E35" w:rsidP="008B5B52">
            <w:pPr>
              <w:keepNext/>
              <w:jc w:val="center"/>
              <w:rPr>
                <w:rFonts w:asciiTheme="minorHAnsi" w:hAnsiTheme="minorHAnsi" w:cstheme="minorHAnsi"/>
                <w:sz w:val="22"/>
                <w:szCs w:val="22"/>
                <w:rPrChange w:id="590" w:author="Alhabibi, Haider@Energy" w:date="2023-08-14T16:56:00Z">
                  <w:rPr>
                    <w:rFonts w:ascii="Calibri" w:hAnsi="Calibri"/>
                    <w:sz w:val="16"/>
                    <w:szCs w:val="16"/>
                  </w:rPr>
                </w:rPrChange>
              </w:rPr>
            </w:pPr>
            <w:r w:rsidRPr="00B63041">
              <w:rPr>
                <w:rFonts w:asciiTheme="minorHAnsi" w:hAnsiTheme="minorHAnsi" w:cstheme="minorHAnsi"/>
                <w:sz w:val="22"/>
                <w:szCs w:val="22"/>
                <w:rPrChange w:id="591" w:author="Alhabibi, Haider@Energy" w:date="2023-08-14T16:56:00Z">
                  <w:rPr>
                    <w:rFonts w:ascii="Calibri" w:hAnsi="Calibri"/>
                    <w:sz w:val="16"/>
                    <w:szCs w:val="16"/>
                  </w:rPr>
                </w:rPrChange>
              </w:rPr>
              <w:t>Minimum Efficiency Value</w:t>
            </w:r>
          </w:p>
        </w:tc>
        <w:tc>
          <w:tcPr>
            <w:tcW w:w="1028" w:type="dxa"/>
            <w:vAlign w:val="bottom"/>
            <w:tcPrChange w:id="592" w:author="Alhabibi, Haider@Energy" w:date="2023-08-14T16:58:00Z">
              <w:tcPr>
                <w:tcW w:w="236" w:type="dxa"/>
                <w:vAlign w:val="bottom"/>
              </w:tcPr>
            </w:tcPrChange>
          </w:tcPr>
          <w:p w14:paraId="30856ABE" w14:textId="77777777" w:rsidR="00B44E35" w:rsidRPr="00B63041" w:rsidRDefault="00B44E35" w:rsidP="008B5B52">
            <w:pPr>
              <w:keepNext/>
              <w:jc w:val="center"/>
              <w:rPr>
                <w:rFonts w:asciiTheme="minorHAnsi" w:hAnsiTheme="minorHAnsi" w:cstheme="minorHAnsi"/>
                <w:sz w:val="22"/>
                <w:szCs w:val="22"/>
                <w:rPrChange w:id="593" w:author="Alhabibi, Haider@Energy" w:date="2023-08-14T16:56:00Z">
                  <w:rPr>
                    <w:rFonts w:ascii="Calibri" w:hAnsi="Calibri"/>
                    <w:sz w:val="18"/>
                    <w:szCs w:val="18"/>
                  </w:rPr>
                </w:rPrChange>
              </w:rPr>
            </w:pPr>
            <w:r w:rsidRPr="00B63041">
              <w:rPr>
                <w:rFonts w:asciiTheme="minorHAnsi" w:hAnsiTheme="minorHAnsi" w:cstheme="minorHAnsi"/>
                <w:sz w:val="22"/>
                <w:szCs w:val="22"/>
                <w:rPrChange w:id="594" w:author="Alhabibi, Haider@Energy" w:date="2023-08-14T16:56:00Z">
                  <w:rPr>
                    <w:rFonts w:ascii="Calibri" w:hAnsi="Calibri"/>
                    <w:sz w:val="18"/>
                    <w:szCs w:val="18"/>
                  </w:rPr>
                </w:rPrChange>
              </w:rPr>
              <w:t>Cooling System Type</w:t>
            </w:r>
          </w:p>
        </w:tc>
        <w:tc>
          <w:tcPr>
            <w:tcW w:w="1028" w:type="dxa"/>
            <w:vAlign w:val="bottom"/>
            <w:tcPrChange w:id="595" w:author="Alhabibi, Haider@Energy" w:date="2023-08-14T16:58:00Z">
              <w:tcPr>
                <w:tcW w:w="236" w:type="dxa"/>
                <w:vAlign w:val="bottom"/>
              </w:tcPr>
            </w:tcPrChange>
          </w:tcPr>
          <w:p w14:paraId="095CD983" w14:textId="77777777" w:rsidR="00B44E35" w:rsidRPr="00B63041" w:rsidRDefault="00B44E35" w:rsidP="008B5B52">
            <w:pPr>
              <w:keepNext/>
              <w:jc w:val="center"/>
              <w:rPr>
                <w:rFonts w:asciiTheme="minorHAnsi" w:hAnsiTheme="minorHAnsi" w:cstheme="minorHAnsi"/>
                <w:sz w:val="22"/>
                <w:szCs w:val="22"/>
                <w:rPrChange w:id="596" w:author="Alhabibi, Haider@Energy" w:date="2023-08-14T16:56:00Z">
                  <w:rPr>
                    <w:rFonts w:ascii="Calibri" w:hAnsi="Calibri"/>
                    <w:sz w:val="18"/>
                    <w:szCs w:val="18"/>
                  </w:rPr>
                </w:rPrChange>
              </w:rPr>
            </w:pPr>
            <w:r w:rsidRPr="00B63041">
              <w:rPr>
                <w:rFonts w:asciiTheme="minorHAnsi" w:hAnsiTheme="minorHAnsi" w:cstheme="minorHAnsi"/>
                <w:sz w:val="22"/>
                <w:szCs w:val="22"/>
                <w:rPrChange w:id="597" w:author="Alhabibi, Haider@Energy" w:date="2023-08-14T16:56:00Z">
                  <w:rPr>
                    <w:rFonts w:ascii="Calibri" w:hAnsi="Calibri"/>
                    <w:sz w:val="18"/>
                    <w:szCs w:val="18"/>
                  </w:rPr>
                </w:rPrChange>
              </w:rPr>
              <w:t>Altered</w:t>
            </w:r>
          </w:p>
          <w:p w14:paraId="4A112BF0" w14:textId="77777777" w:rsidR="00B44E35" w:rsidRPr="00B63041" w:rsidRDefault="00B44E35" w:rsidP="008B5B52">
            <w:pPr>
              <w:keepNext/>
              <w:jc w:val="center"/>
              <w:rPr>
                <w:rFonts w:asciiTheme="minorHAnsi" w:hAnsiTheme="minorHAnsi" w:cstheme="minorHAnsi"/>
                <w:sz w:val="22"/>
                <w:szCs w:val="22"/>
                <w:rPrChange w:id="598" w:author="Alhabibi, Haider@Energy" w:date="2023-08-14T16:56:00Z">
                  <w:rPr>
                    <w:rFonts w:ascii="Calibri" w:hAnsi="Calibri"/>
                    <w:sz w:val="18"/>
                    <w:szCs w:val="18"/>
                  </w:rPr>
                </w:rPrChange>
              </w:rPr>
            </w:pPr>
            <w:r w:rsidRPr="00B63041">
              <w:rPr>
                <w:rFonts w:asciiTheme="minorHAnsi" w:hAnsiTheme="minorHAnsi" w:cstheme="minorHAnsi"/>
                <w:sz w:val="22"/>
                <w:szCs w:val="22"/>
                <w:rPrChange w:id="599" w:author="Alhabibi, Haider@Energy" w:date="2023-08-14T16:56:00Z">
                  <w:rPr>
                    <w:rFonts w:ascii="Calibri" w:hAnsi="Calibri"/>
                    <w:sz w:val="18"/>
                    <w:szCs w:val="18"/>
                  </w:rPr>
                </w:rPrChange>
              </w:rPr>
              <w:t>Cooling Components</w:t>
            </w:r>
          </w:p>
        </w:tc>
        <w:tc>
          <w:tcPr>
            <w:tcW w:w="1028" w:type="dxa"/>
            <w:vAlign w:val="bottom"/>
            <w:tcPrChange w:id="600" w:author="Alhabibi, Haider@Energy" w:date="2023-08-14T16:58:00Z">
              <w:tcPr>
                <w:tcW w:w="236" w:type="dxa"/>
                <w:gridSpan w:val="2"/>
                <w:vAlign w:val="bottom"/>
              </w:tcPr>
            </w:tcPrChange>
          </w:tcPr>
          <w:p w14:paraId="0FCF7C9E" w14:textId="77777777" w:rsidR="00B44E35" w:rsidRPr="00B63041" w:rsidRDefault="00B44E35" w:rsidP="008B5B52">
            <w:pPr>
              <w:keepNext/>
              <w:jc w:val="center"/>
              <w:rPr>
                <w:rFonts w:asciiTheme="minorHAnsi" w:hAnsiTheme="minorHAnsi" w:cstheme="minorHAnsi"/>
                <w:sz w:val="22"/>
                <w:szCs w:val="22"/>
                <w:rPrChange w:id="601" w:author="Alhabibi, Haider@Energy" w:date="2023-08-14T16:56:00Z">
                  <w:rPr>
                    <w:rFonts w:ascii="Calibri" w:hAnsi="Calibri"/>
                    <w:sz w:val="16"/>
                    <w:szCs w:val="16"/>
                  </w:rPr>
                </w:rPrChange>
              </w:rPr>
            </w:pPr>
            <w:r w:rsidRPr="00B63041">
              <w:rPr>
                <w:rFonts w:asciiTheme="minorHAnsi" w:hAnsiTheme="minorHAnsi" w:cstheme="minorHAnsi"/>
                <w:sz w:val="22"/>
                <w:szCs w:val="22"/>
                <w:rPrChange w:id="602" w:author="Alhabibi, Haider@Energy" w:date="2023-08-14T16:56:00Z">
                  <w:rPr>
                    <w:rFonts w:ascii="Calibri" w:hAnsi="Calibri"/>
                    <w:sz w:val="16"/>
                    <w:szCs w:val="16"/>
                  </w:rPr>
                </w:rPrChange>
              </w:rPr>
              <w:t>Cooling Efficiency Type</w:t>
            </w:r>
          </w:p>
        </w:tc>
        <w:tc>
          <w:tcPr>
            <w:tcW w:w="1028" w:type="dxa"/>
            <w:vAlign w:val="bottom"/>
            <w:tcPrChange w:id="603" w:author="Alhabibi, Haider@Energy" w:date="2023-08-14T16:58:00Z">
              <w:tcPr>
                <w:tcW w:w="236" w:type="dxa"/>
                <w:vAlign w:val="bottom"/>
              </w:tcPr>
            </w:tcPrChange>
          </w:tcPr>
          <w:p w14:paraId="25EC787D" w14:textId="77777777" w:rsidR="00B44E35" w:rsidRPr="00B63041" w:rsidRDefault="00B44E35" w:rsidP="008B5B52">
            <w:pPr>
              <w:keepNext/>
              <w:jc w:val="center"/>
              <w:rPr>
                <w:rFonts w:asciiTheme="minorHAnsi" w:hAnsiTheme="minorHAnsi" w:cstheme="minorHAnsi"/>
                <w:sz w:val="22"/>
                <w:szCs w:val="22"/>
                <w:rPrChange w:id="604" w:author="Alhabibi, Haider@Energy" w:date="2023-08-14T16:56:00Z">
                  <w:rPr>
                    <w:rFonts w:ascii="Calibri" w:hAnsi="Calibri"/>
                    <w:sz w:val="16"/>
                    <w:szCs w:val="16"/>
                  </w:rPr>
                </w:rPrChange>
              </w:rPr>
            </w:pPr>
            <w:r w:rsidRPr="00B63041">
              <w:rPr>
                <w:rFonts w:asciiTheme="minorHAnsi" w:hAnsiTheme="minorHAnsi" w:cstheme="minorHAnsi"/>
                <w:sz w:val="22"/>
                <w:szCs w:val="22"/>
                <w:rPrChange w:id="605" w:author="Alhabibi, Haider@Energy" w:date="2023-08-14T16:56:00Z">
                  <w:rPr>
                    <w:rFonts w:ascii="Calibri" w:hAnsi="Calibri"/>
                    <w:sz w:val="16"/>
                    <w:szCs w:val="16"/>
                  </w:rPr>
                </w:rPrChange>
              </w:rPr>
              <w:t xml:space="preserve">Cooling </w:t>
            </w:r>
          </w:p>
          <w:p w14:paraId="7BD72AFF" w14:textId="56EA0A1D" w:rsidR="00B44E35" w:rsidRPr="00B63041" w:rsidRDefault="00B44E35" w:rsidP="008B5B52">
            <w:pPr>
              <w:keepNext/>
              <w:jc w:val="center"/>
              <w:rPr>
                <w:rFonts w:asciiTheme="minorHAnsi" w:hAnsiTheme="minorHAnsi" w:cstheme="minorHAnsi"/>
                <w:sz w:val="22"/>
                <w:szCs w:val="22"/>
                <w:rPrChange w:id="606" w:author="Alhabibi, Haider@Energy" w:date="2023-08-14T16:56:00Z">
                  <w:rPr>
                    <w:rFonts w:ascii="Calibri" w:hAnsi="Calibri"/>
                    <w:sz w:val="16"/>
                    <w:szCs w:val="16"/>
                  </w:rPr>
                </w:rPrChange>
              </w:rPr>
            </w:pPr>
            <w:r w:rsidRPr="00B63041">
              <w:rPr>
                <w:rFonts w:asciiTheme="minorHAnsi" w:hAnsiTheme="minorHAnsi" w:cstheme="minorHAnsi"/>
                <w:sz w:val="22"/>
                <w:szCs w:val="22"/>
                <w:rPrChange w:id="607" w:author="Alhabibi, Haider@Energy" w:date="2023-08-14T16:56:00Z">
                  <w:rPr>
                    <w:rFonts w:ascii="Calibri" w:hAnsi="Calibri"/>
                    <w:sz w:val="16"/>
                    <w:szCs w:val="16"/>
                  </w:rPr>
                </w:rPrChange>
              </w:rPr>
              <w:t>Minimum Efficiency Value</w:t>
            </w:r>
            <w:ins w:id="608" w:author="Grewing, Kyle@Energy" w:date="2023-08-14T13:52:00Z">
              <w:r w:rsidR="007E2011" w:rsidRPr="00B63041">
                <w:rPr>
                  <w:rFonts w:asciiTheme="minorHAnsi" w:hAnsiTheme="minorHAnsi" w:cstheme="minorHAnsi"/>
                  <w:sz w:val="22"/>
                  <w:szCs w:val="22"/>
                  <w:rPrChange w:id="609" w:author="Alhabibi, Haider@Energy" w:date="2023-08-14T16:56:00Z">
                    <w:rPr>
                      <w:rFonts w:asciiTheme="minorHAnsi" w:hAnsiTheme="minorHAnsi" w:cstheme="minorHAnsi"/>
                    </w:rPr>
                  </w:rPrChange>
                </w:rPr>
                <w:t xml:space="preserve"> SEER/SEER2</w:t>
              </w:r>
            </w:ins>
          </w:p>
        </w:tc>
        <w:tc>
          <w:tcPr>
            <w:tcW w:w="1028" w:type="dxa"/>
            <w:tcPrChange w:id="610" w:author="Alhabibi, Haider@Energy" w:date="2023-08-14T16:58:00Z">
              <w:tcPr>
                <w:tcW w:w="236" w:type="dxa"/>
              </w:tcPr>
            </w:tcPrChange>
          </w:tcPr>
          <w:p w14:paraId="03651B9F" w14:textId="2F8C568D" w:rsidR="00B44E35" w:rsidRPr="00B63041" w:rsidRDefault="00B44E35" w:rsidP="008B5B52">
            <w:pPr>
              <w:keepNext/>
              <w:jc w:val="center"/>
              <w:rPr>
                <w:rFonts w:asciiTheme="minorHAnsi" w:hAnsiTheme="minorHAnsi" w:cstheme="minorHAnsi"/>
                <w:sz w:val="22"/>
                <w:szCs w:val="22"/>
                <w:rPrChange w:id="611" w:author="Alhabibi, Haider@Energy" w:date="2023-08-14T16:56:00Z">
                  <w:rPr>
                    <w:rFonts w:asciiTheme="minorHAnsi" w:hAnsiTheme="minorHAnsi" w:cstheme="minorHAnsi"/>
                  </w:rPr>
                </w:rPrChange>
              </w:rPr>
            </w:pPr>
            <w:ins w:id="612" w:author="Grewing, Kyle@Energy" w:date="2023-08-11T11:17:00Z">
              <w:r w:rsidRPr="00B63041">
                <w:rPr>
                  <w:rStyle w:val="ui-provider"/>
                  <w:rFonts w:asciiTheme="minorHAnsi" w:hAnsiTheme="minorHAnsi" w:cstheme="minorHAnsi"/>
                  <w:sz w:val="22"/>
                  <w:szCs w:val="22"/>
                  <w:rPrChange w:id="613" w:author="Alhabibi, Haider@Energy" w:date="2023-08-14T16:56:00Z">
                    <w:rPr>
                      <w:rStyle w:val="ui-provider"/>
                    </w:rPr>
                  </w:rPrChange>
                </w:rPr>
                <w:t>Cooling Minimum Efficiency Value EER/EER2/CEER</w:t>
              </w:r>
            </w:ins>
          </w:p>
        </w:tc>
        <w:tc>
          <w:tcPr>
            <w:tcW w:w="1028" w:type="dxa"/>
            <w:vAlign w:val="bottom"/>
            <w:tcPrChange w:id="614" w:author="Alhabibi, Haider@Energy" w:date="2023-08-14T16:58:00Z">
              <w:tcPr>
                <w:tcW w:w="236" w:type="dxa"/>
                <w:vAlign w:val="bottom"/>
              </w:tcPr>
            </w:tcPrChange>
          </w:tcPr>
          <w:p w14:paraId="089985CE" w14:textId="32305622" w:rsidR="00B44E35" w:rsidRPr="00B63041" w:rsidRDefault="00B44E35" w:rsidP="008B5B52">
            <w:pPr>
              <w:keepNext/>
              <w:jc w:val="center"/>
              <w:rPr>
                <w:rFonts w:asciiTheme="minorHAnsi" w:hAnsiTheme="minorHAnsi" w:cstheme="minorHAnsi"/>
                <w:sz w:val="22"/>
                <w:szCs w:val="22"/>
                <w:rPrChange w:id="615" w:author="Alhabibi, Haider@Energy" w:date="2023-08-14T16:56:00Z">
                  <w:rPr>
                    <w:rFonts w:ascii="Calibri" w:hAnsi="Calibri"/>
                    <w:sz w:val="18"/>
                    <w:szCs w:val="18"/>
                  </w:rPr>
                </w:rPrChange>
              </w:rPr>
            </w:pPr>
            <w:r w:rsidRPr="00B63041">
              <w:rPr>
                <w:rFonts w:asciiTheme="minorHAnsi" w:hAnsiTheme="minorHAnsi" w:cstheme="minorHAnsi"/>
                <w:sz w:val="22"/>
                <w:szCs w:val="22"/>
                <w:rPrChange w:id="616" w:author="Alhabibi, Haider@Energy" w:date="2023-08-14T16:56:00Z">
                  <w:rPr>
                    <w:rFonts w:ascii="Calibri" w:hAnsi="Calibri"/>
                    <w:sz w:val="18"/>
                    <w:szCs w:val="18"/>
                  </w:rPr>
                </w:rPrChange>
              </w:rPr>
              <w:t>Required Thermostat</w:t>
            </w:r>
            <w:r w:rsidRPr="00B63041">
              <w:rPr>
                <w:rFonts w:asciiTheme="minorHAnsi" w:hAnsiTheme="minorHAnsi" w:cstheme="minorHAnsi"/>
                <w:sz w:val="22"/>
                <w:szCs w:val="22"/>
                <w:rPrChange w:id="617" w:author="Alhabibi, Haider@Energy" w:date="2023-08-14T16:56:00Z">
                  <w:rPr>
                    <w:rFonts w:ascii="Calibri" w:hAnsi="Calibri"/>
                    <w:sz w:val="18"/>
                    <w:szCs w:val="18"/>
                  </w:rPr>
                </w:rPrChange>
              </w:rPr>
              <w:br/>
              <w:t>Type</w:t>
            </w:r>
          </w:p>
        </w:tc>
        <w:tc>
          <w:tcPr>
            <w:tcW w:w="1028" w:type="dxa"/>
            <w:vAlign w:val="bottom"/>
            <w:tcPrChange w:id="618" w:author="Alhabibi, Haider@Energy" w:date="2023-08-14T16:58:00Z">
              <w:tcPr>
                <w:tcW w:w="236" w:type="dxa"/>
                <w:gridSpan w:val="2"/>
                <w:vAlign w:val="bottom"/>
              </w:tcPr>
            </w:tcPrChange>
          </w:tcPr>
          <w:p w14:paraId="04AEEB68" w14:textId="77777777" w:rsidR="00B44E35" w:rsidRPr="00B63041" w:rsidRDefault="00B44E35" w:rsidP="008B5B52">
            <w:pPr>
              <w:keepNext/>
              <w:jc w:val="center"/>
              <w:rPr>
                <w:rFonts w:asciiTheme="minorHAnsi" w:hAnsiTheme="minorHAnsi" w:cstheme="minorHAnsi"/>
                <w:sz w:val="22"/>
                <w:szCs w:val="22"/>
                <w:rPrChange w:id="619" w:author="Alhabibi, Haider@Energy" w:date="2023-08-14T16:56:00Z">
                  <w:rPr>
                    <w:rFonts w:ascii="Calibri" w:hAnsi="Calibri"/>
                    <w:sz w:val="18"/>
                    <w:szCs w:val="18"/>
                  </w:rPr>
                </w:rPrChange>
              </w:rPr>
            </w:pPr>
            <w:r w:rsidRPr="00B63041">
              <w:rPr>
                <w:rFonts w:asciiTheme="minorHAnsi" w:hAnsiTheme="minorHAnsi" w:cstheme="minorHAnsi"/>
                <w:sz w:val="22"/>
                <w:szCs w:val="22"/>
                <w:rPrChange w:id="620" w:author="Alhabibi, Haider@Energy" w:date="2023-08-14T16:56:00Z">
                  <w:rPr>
                    <w:rFonts w:ascii="Calibri" w:hAnsi="Calibri"/>
                    <w:sz w:val="18"/>
                    <w:szCs w:val="18"/>
                  </w:rPr>
                </w:rPrChange>
              </w:rPr>
              <w:t>New or Replaced Duct Length</w:t>
            </w:r>
          </w:p>
        </w:tc>
        <w:tc>
          <w:tcPr>
            <w:tcW w:w="1029" w:type="dxa"/>
            <w:vAlign w:val="bottom"/>
            <w:tcPrChange w:id="621" w:author="Alhabibi, Haider@Energy" w:date="2023-08-14T16:58:00Z">
              <w:tcPr>
                <w:tcW w:w="236" w:type="dxa"/>
                <w:vAlign w:val="bottom"/>
              </w:tcPr>
            </w:tcPrChange>
          </w:tcPr>
          <w:p w14:paraId="4589B7C4" w14:textId="77777777" w:rsidR="00B44E35" w:rsidRPr="00B63041" w:rsidRDefault="00B44E35" w:rsidP="008B5B52">
            <w:pPr>
              <w:keepNext/>
              <w:jc w:val="center"/>
              <w:rPr>
                <w:rFonts w:asciiTheme="minorHAnsi" w:hAnsiTheme="minorHAnsi" w:cstheme="minorHAnsi"/>
                <w:sz w:val="22"/>
                <w:szCs w:val="22"/>
                <w:rPrChange w:id="622" w:author="Alhabibi, Haider@Energy" w:date="2023-08-14T16:56:00Z">
                  <w:rPr>
                    <w:rFonts w:ascii="Calibri" w:hAnsi="Calibri"/>
                    <w:sz w:val="18"/>
                    <w:szCs w:val="18"/>
                  </w:rPr>
                </w:rPrChange>
              </w:rPr>
            </w:pPr>
            <w:r w:rsidRPr="00B63041">
              <w:rPr>
                <w:rFonts w:asciiTheme="minorHAnsi" w:hAnsiTheme="minorHAnsi" w:cstheme="minorHAnsi"/>
                <w:sz w:val="22"/>
                <w:szCs w:val="22"/>
                <w:rPrChange w:id="623" w:author="Alhabibi, Haider@Energy" w:date="2023-08-14T16:56:00Z">
                  <w:rPr>
                    <w:rFonts w:ascii="Calibri" w:hAnsi="Calibri"/>
                    <w:sz w:val="18"/>
                    <w:szCs w:val="18"/>
                  </w:rPr>
                </w:rPrChange>
              </w:rPr>
              <w:t xml:space="preserve">New Duct </w:t>
            </w:r>
            <w:r w:rsidRPr="00B63041">
              <w:rPr>
                <w:rFonts w:asciiTheme="minorHAnsi" w:hAnsiTheme="minorHAnsi" w:cstheme="minorHAnsi"/>
                <w:sz w:val="22"/>
                <w:szCs w:val="22"/>
                <w:rPrChange w:id="624" w:author="Alhabibi, Haider@Energy" w:date="2023-08-14T16:56:00Z">
                  <w:rPr>
                    <w:rFonts w:ascii="Calibri" w:hAnsi="Calibri"/>
                    <w:sz w:val="18"/>
                    <w:szCs w:val="18"/>
                  </w:rPr>
                </w:rPrChange>
              </w:rPr>
              <w:br/>
              <w:t>R-Value</w:t>
            </w:r>
          </w:p>
        </w:tc>
      </w:tr>
      <w:tr w:rsidR="00B44E35" w:rsidRPr="00EB4E7D" w14:paraId="614D471D" w14:textId="77777777" w:rsidTr="00904F9E">
        <w:tblPrEx>
          <w:tblPrExChange w:id="625" w:author="Alhabibi, Haider@Energy" w:date="2023-08-14T16:58:00Z">
            <w:tblPrEx>
              <w:tblW w:w="5128" w:type="pct"/>
            </w:tblPrEx>
          </w:tblPrExChange>
        </w:tblPrEx>
        <w:trPr>
          <w:trHeight w:val="433"/>
          <w:trPrChange w:id="626" w:author="Alhabibi, Haider@Energy" w:date="2023-08-14T16:58:00Z">
            <w:trPr>
              <w:gridAfter w:val="0"/>
              <w:wAfter w:w="11448" w:type="dxa"/>
              <w:trHeight w:val="433"/>
            </w:trPr>
          </w:trPrChange>
        </w:trPr>
        <w:tc>
          <w:tcPr>
            <w:tcW w:w="1028" w:type="dxa"/>
            <w:shd w:val="clear" w:color="auto" w:fill="auto"/>
            <w:tcPrChange w:id="627" w:author="Alhabibi, Haider@Energy" w:date="2023-08-14T16:58:00Z">
              <w:tcPr>
                <w:tcW w:w="236" w:type="dxa"/>
                <w:shd w:val="clear" w:color="auto" w:fill="auto"/>
              </w:tcPr>
            </w:tcPrChange>
          </w:tcPr>
          <w:p w14:paraId="01BDE71E" w14:textId="77777777" w:rsidR="00B44E35" w:rsidRPr="00EB4E7D" w:rsidRDefault="00B44E35" w:rsidP="008B5B52">
            <w:pPr>
              <w:keepNext/>
              <w:jc w:val="center"/>
              <w:rPr>
                <w:rFonts w:asciiTheme="minorHAnsi" w:hAnsiTheme="minorHAnsi" w:cstheme="minorHAnsi"/>
                <w:rPrChange w:id="628" w:author="Alhabibi, Haider@Energy" w:date="2023-08-14T16:28:00Z">
                  <w:rPr>
                    <w:rFonts w:ascii="Calibri" w:hAnsi="Calibri"/>
                    <w:sz w:val="18"/>
                    <w:szCs w:val="18"/>
                  </w:rPr>
                </w:rPrChange>
              </w:rPr>
            </w:pPr>
          </w:p>
        </w:tc>
        <w:tc>
          <w:tcPr>
            <w:tcW w:w="1028" w:type="dxa"/>
            <w:tcPrChange w:id="629" w:author="Alhabibi, Haider@Energy" w:date="2023-08-14T16:58:00Z">
              <w:tcPr>
                <w:tcW w:w="236" w:type="dxa"/>
              </w:tcPr>
            </w:tcPrChange>
          </w:tcPr>
          <w:p w14:paraId="6D582876" w14:textId="77777777" w:rsidR="00B44E35" w:rsidRPr="00EB4E7D" w:rsidRDefault="00B44E35" w:rsidP="008B5B52">
            <w:pPr>
              <w:keepNext/>
              <w:jc w:val="center"/>
              <w:rPr>
                <w:rFonts w:asciiTheme="minorHAnsi" w:hAnsiTheme="minorHAnsi" w:cstheme="minorHAnsi"/>
                <w:rPrChange w:id="630" w:author="Alhabibi, Haider@Energy" w:date="2023-08-14T16:28:00Z">
                  <w:rPr>
                    <w:rFonts w:ascii="Calibri" w:hAnsi="Calibri"/>
                    <w:sz w:val="18"/>
                    <w:szCs w:val="18"/>
                  </w:rPr>
                </w:rPrChange>
              </w:rPr>
            </w:pPr>
          </w:p>
        </w:tc>
        <w:tc>
          <w:tcPr>
            <w:tcW w:w="1028" w:type="dxa"/>
            <w:shd w:val="clear" w:color="auto" w:fill="auto"/>
            <w:tcPrChange w:id="631" w:author="Alhabibi, Haider@Energy" w:date="2023-08-14T16:58:00Z">
              <w:tcPr>
                <w:tcW w:w="236" w:type="dxa"/>
                <w:shd w:val="clear" w:color="auto" w:fill="auto"/>
              </w:tcPr>
            </w:tcPrChange>
          </w:tcPr>
          <w:p w14:paraId="6A152A68" w14:textId="77777777" w:rsidR="00B44E35" w:rsidRPr="00EB4E7D" w:rsidRDefault="00B44E35" w:rsidP="008B5B52">
            <w:pPr>
              <w:keepNext/>
              <w:jc w:val="center"/>
              <w:rPr>
                <w:rFonts w:asciiTheme="minorHAnsi" w:hAnsiTheme="minorHAnsi" w:cstheme="minorHAnsi"/>
                <w:rPrChange w:id="632" w:author="Alhabibi, Haider@Energy" w:date="2023-08-14T16:28:00Z">
                  <w:rPr>
                    <w:rFonts w:ascii="Calibri" w:hAnsi="Calibri"/>
                    <w:sz w:val="18"/>
                    <w:szCs w:val="18"/>
                  </w:rPr>
                </w:rPrChange>
              </w:rPr>
            </w:pPr>
          </w:p>
        </w:tc>
        <w:tc>
          <w:tcPr>
            <w:tcW w:w="1028" w:type="dxa"/>
            <w:tcPrChange w:id="633" w:author="Alhabibi, Haider@Energy" w:date="2023-08-14T16:58:00Z">
              <w:tcPr>
                <w:tcW w:w="236" w:type="dxa"/>
              </w:tcPr>
            </w:tcPrChange>
          </w:tcPr>
          <w:p w14:paraId="4908CC25" w14:textId="77777777" w:rsidR="00B44E35" w:rsidRPr="00EB4E7D" w:rsidRDefault="00B44E35" w:rsidP="008B5B52">
            <w:pPr>
              <w:keepNext/>
              <w:jc w:val="center"/>
              <w:rPr>
                <w:rFonts w:asciiTheme="minorHAnsi" w:hAnsiTheme="minorHAnsi" w:cstheme="minorHAnsi"/>
                <w:rPrChange w:id="634" w:author="Alhabibi, Haider@Energy" w:date="2023-08-14T16:28:00Z">
                  <w:rPr>
                    <w:rFonts w:ascii="Calibri" w:hAnsi="Calibri"/>
                    <w:sz w:val="18"/>
                    <w:szCs w:val="18"/>
                  </w:rPr>
                </w:rPrChange>
              </w:rPr>
            </w:pPr>
          </w:p>
        </w:tc>
        <w:tc>
          <w:tcPr>
            <w:tcW w:w="1028" w:type="dxa"/>
            <w:tcPrChange w:id="635" w:author="Alhabibi, Haider@Energy" w:date="2023-08-14T16:58:00Z">
              <w:tcPr>
                <w:tcW w:w="236" w:type="dxa"/>
                <w:gridSpan w:val="2"/>
              </w:tcPr>
            </w:tcPrChange>
          </w:tcPr>
          <w:p w14:paraId="718C84A6" w14:textId="77777777" w:rsidR="00B44E35" w:rsidRPr="00EB4E7D" w:rsidRDefault="00B44E35" w:rsidP="008B5B52">
            <w:pPr>
              <w:keepNext/>
              <w:jc w:val="center"/>
              <w:rPr>
                <w:rFonts w:asciiTheme="minorHAnsi" w:hAnsiTheme="minorHAnsi" w:cstheme="minorHAnsi"/>
                <w:rPrChange w:id="636" w:author="Alhabibi, Haider@Energy" w:date="2023-08-14T16:28:00Z">
                  <w:rPr>
                    <w:rFonts w:ascii="Calibri" w:hAnsi="Calibri"/>
                    <w:sz w:val="18"/>
                    <w:szCs w:val="18"/>
                  </w:rPr>
                </w:rPrChange>
              </w:rPr>
            </w:pPr>
          </w:p>
        </w:tc>
        <w:tc>
          <w:tcPr>
            <w:tcW w:w="1028" w:type="dxa"/>
            <w:tcPrChange w:id="637" w:author="Alhabibi, Haider@Energy" w:date="2023-08-14T16:58:00Z">
              <w:tcPr>
                <w:tcW w:w="236" w:type="dxa"/>
              </w:tcPr>
            </w:tcPrChange>
          </w:tcPr>
          <w:p w14:paraId="36C9D302" w14:textId="77777777" w:rsidR="00B44E35" w:rsidRPr="00EB4E7D" w:rsidRDefault="00B44E35" w:rsidP="008B5B52">
            <w:pPr>
              <w:keepNext/>
              <w:jc w:val="center"/>
              <w:rPr>
                <w:rFonts w:asciiTheme="minorHAnsi" w:hAnsiTheme="minorHAnsi" w:cstheme="minorHAnsi"/>
                <w:rPrChange w:id="638" w:author="Alhabibi, Haider@Energy" w:date="2023-08-14T16:28:00Z">
                  <w:rPr>
                    <w:rFonts w:ascii="Calibri" w:hAnsi="Calibri"/>
                    <w:sz w:val="18"/>
                    <w:szCs w:val="18"/>
                  </w:rPr>
                </w:rPrChange>
              </w:rPr>
            </w:pPr>
          </w:p>
        </w:tc>
        <w:tc>
          <w:tcPr>
            <w:tcW w:w="1028" w:type="dxa"/>
            <w:tcPrChange w:id="639" w:author="Alhabibi, Haider@Energy" w:date="2023-08-14T16:58:00Z">
              <w:tcPr>
                <w:tcW w:w="236" w:type="dxa"/>
              </w:tcPr>
            </w:tcPrChange>
          </w:tcPr>
          <w:p w14:paraId="77B0D38F" w14:textId="77777777" w:rsidR="00B44E35" w:rsidRPr="00EB4E7D" w:rsidRDefault="00B44E35" w:rsidP="008B5B52">
            <w:pPr>
              <w:keepNext/>
              <w:jc w:val="center"/>
              <w:rPr>
                <w:rFonts w:asciiTheme="minorHAnsi" w:hAnsiTheme="minorHAnsi" w:cstheme="minorHAnsi"/>
                <w:rPrChange w:id="640" w:author="Alhabibi, Haider@Energy" w:date="2023-08-14T16:28:00Z">
                  <w:rPr>
                    <w:rFonts w:ascii="Calibri" w:hAnsi="Calibri"/>
                    <w:sz w:val="18"/>
                    <w:szCs w:val="18"/>
                  </w:rPr>
                </w:rPrChange>
              </w:rPr>
            </w:pPr>
          </w:p>
        </w:tc>
        <w:tc>
          <w:tcPr>
            <w:tcW w:w="1028" w:type="dxa"/>
            <w:tcPrChange w:id="641" w:author="Alhabibi, Haider@Energy" w:date="2023-08-14T16:58:00Z">
              <w:tcPr>
                <w:tcW w:w="236" w:type="dxa"/>
              </w:tcPr>
            </w:tcPrChange>
          </w:tcPr>
          <w:p w14:paraId="55B0FB00" w14:textId="77777777" w:rsidR="00B44E35" w:rsidRPr="00EB4E7D" w:rsidRDefault="00B44E35" w:rsidP="008B5B52">
            <w:pPr>
              <w:keepNext/>
              <w:jc w:val="center"/>
              <w:rPr>
                <w:rFonts w:asciiTheme="minorHAnsi" w:hAnsiTheme="minorHAnsi" w:cstheme="minorHAnsi"/>
                <w:rPrChange w:id="642" w:author="Alhabibi, Haider@Energy" w:date="2023-08-14T16:28:00Z">
                  <w:rPr>
                    <w:rFonts w:ascii="Calibri" w:hAnsi="Calibri"/>
                    <w:sz w:val="18"/>
                    <w:szCs w:val="18"/>
                  </w:rPr>
                </w:rPrChange>
              </w:rPr>
            </w:pPr>
          </w:p>
        </w:tc>
        <w:tc>
          <w:tcPr>
            <w:tcW w:w="1028" w:type="dxa"/>
            <w:tcPrChange w:id="643" w:author="Alhabibi, Haider@Energy" w:date="2023-08-14T16:58:00Z">
              <w:tcPr>
                <w:tcW w:w="236" w:type="dxa"/>
                <w:gridSpan w:val="2"/>
              </w:tcPr>
            </w:tcPrChange>
          </w:tcPr>
          <w:p w14:paraId="019A1821" w14:textId="77777777" w:rsidR="00B44E35" w:rsidRPr="00EB4E7D" w:rsidRDefault="00B44E35" w:rsidP="008B5B52">
            <w:pPr>
              <w:keepNext/>
              <w:jc w:val="center"/>
              <w:rPr>
                <w:rFonts w:asciiTheme="minorHAnsi" w:hAnsiTheme="minorHAnsi" w:cstheme="minorHAnsi"/>
                <w:rPrChange w:id="644" w:author="Alhabibi, Haider@Energy" w:date="2023-08-14T16:28:00Z">
                  <w:rPr>
                    <w:rFonts w:ascii="Calibri" w:hAnsi="Calibri"/>
                    <w:sz w:val="18"/>
                    <w:szCs w:val="18"/>
                  </w:rPr>
                </w:rPrChange>
              </w:rPr>
            </w:pPr>
          </w:p>
        </w:tc>
        <w:tc>
          <w:tcPr>
            <w:tcW w:w="1028" w:type="dxa"/>
            <w:tcPrChange w:id="645" w:author="Alhabibi, Haider@Energy" w:date="2023-08-14T16:58:00Z">
              <w:tcPr>
                <w:tcW w:w="236" w:type="dxa"/>
              </w:tcPr>
            </w:tcPrChange>
          </w:tcPr>
          <w:p w14:paraId="0F9C5766" w14:textId="77777777" w:rsidR="00B44E35" w:rsidRPr="00EB4E7D" w:rsidRDefault="00B44E35" w:rsidP="008B5B52">
            <w:pPr>
              <w:keepNext/>
              <w:jc w:val="center"/>
              <w:rPr>
                <w:rFonts w:asciiTheme="minorHAnsi" w:hAnsiTheme="minorHAnsi" w:cstheme="minorHAnsi"/>
                <w:rPrChange w:id="646" w:author="Alhabibi, Haider@Energy" w:date="2023-08-14T16:28:00Z">
                  <w:rPr>
                    <w:rFonts w:ascii="Calibri" w:hAnsi="Calibri"/>
                    <w:sz w:val="18"/>
                    <w:szCs w:val="18"/>
                  </w:rPr>
                </w:rPrChange>
              </w:rPr>
            </w:pPr>
          </w:p>
        </w:tc>
        <w:tc>
          <w:tcPr>
            <w:tcW w:w="1028" w:type="dxa"/>
            <w:tcPrChange w:id="647" w:author="Alhabibi, Haider@Energy" w:date="2023-08-14T16:58:00Z">
              <w:tcPr>
                <w:tcW w:w="236" w:type="dxa"/>
              </w:tcPr>
            </w:tcPrChange>
          </w:tcPr>
          <w:p w14:paraId="590514C4" w14:textId="77777777" w:rsidR="00B44E35" w:rsidRPr="00EB4E7D" w:rsidRDefault="00B44E35" w:rsidP="008B5B52">
            <w:pPr>
              <w:keepNext/>
              <w:jc w:val="center"/>
              <w:rPr>
                <w:rFonts w:asciiTheme="minorHAnsi" w:hAnsiTheme="minorHAnsi" w:cstheme="minorHAnsi"/>
              </w:rPr>
            </w:pPr>
          </w:p>
        </w:tc>
        <w:tc>
          <w:tcPr>
            <w:tcW w:w="1028" w:type="dxa"/>
            <w:tcPrChange w:id="648" w:author="Alhabibi, Haider@Energy" w:date="2023-08-14T16:58:00Z">
              <w:tcPr>
                <w:tcW w:w="236" w:type="dxa"/>
              </w:tcPr>
            </w:tcPrChange>
          </w:tcPr>
          <w:p w14:paraId="7BD19A60" w14:textId="58E15EF7" w:rsidR="00B44E35" w:rsidRPr="00EB4E7D" w:rsidRDefault="00B44E35" w:rsidP="008B5B52">
            <w:pPr>
              <w:keepNext/>
              <w:jc w:val="center"/>
              <w:rPr>
                <w:rFonts w:asciiTheme="minorHAnsi" w:hAnsiTheme="minorHAnsi" w:cstheme="minorHAnsi"/>
                <w:rPrChange w:id="649" w:author="Alhabibi, Haider@Energy" w:date="2023-08-14T16:28:00Z">
                  <w:rPr>
                    <w:rFonts w:ascii="Calibri" w:hAnsi="Calibri"/>
                    <w:sz w:val="18"/>
                    <w:szCs w:val="18"/>
                  </w:rPr>
                </w:rPrChange>
              </w:rPr>
            </w:pPr>
          </w:p>
        </w:tc>
        <w:tc>
          <w:tcPr>
            <w:tcW w:w="1028" w:type="dxa"/>
            <w:tcPrChange w:id="650" w:author="Alhabibi, Haider@Energy" w:date="2023-08-14T16:58:00Z">
              <w:tcPr>
                <w:tcW w:w="236" w:type="dxa"/>
                <w:gridSpan w:val="2"/>
              </w:tcPr>
            </w:tcPrChange>
          </w:tcPr>
          <w:p w14:paraId="331C54AB" w14:textId="77777777" w:rsidR="00B44E35" w:rsidRPr="00EB4E7D" w:rsidRDefault="00B44E35" w:rsidP="008B5B52">
            <w:pPr>
              <w:keepNext/>
              <w:jc w:val="center"/>
              <w:rPr>
                <w:rFonts w:asciiTheme="minorHAnsi" w:hAnsiTheme="minorHAnsi" w:cstheme="minorHAnsi"/>
                <w:rPrChange w:id="651" w:author="Alhabibi, Haider@Energy" w:date="2023-08-14T16:28:00Z">
                  <w:rPr>
                    <w:rFonts w:ascii="Calibri" w:hAnsi="Calibri"/>
                    <w:sz w:val="18"/>
                    <w:szCs w:val="18"/>
                  </w:rPr>
                </w:rPrChange>
              </w:rPr>
            </w:pPr>
          </w:p>
        </w:tc>
        <w:tc>
          <w:tcPr>
            <w:tcW w:w="1029" w:type="dxa"/>
            <w:tcPrChange w:id="652" w:author="Alhabibi, Haider@Energy" w:date="2023-08-14T16:58:00Z">
              <w:tcPr>
                <w:tcW w:w="236" w:type="dxa"/>
              </w:tcPr>
            </w:tcPrChange>
          </w:tcPr>
          <w:p w14:paraId="60E8E2AF" w14:textId="77777777" w:rsidR="00B44E35" w:rsidRPr="00EB4E7D" w:rsidRDefault="00B44E35" w:rsidP="008B5B52">
            <w:pPr>
              <w:keepNext/>
              <w:jc w:val="center"/>
              <w:rPr>
                <w:rFonts w:asciiTheme="minorHAnsi" w:hAnsiTheme="minorHAnsi" w:cstheme="minorHAnsi"/>
                <w:rPrChange w:id="653" w:author="Alhabibi, Haider@Energy" w:date="2023-08-14T16:28:00Z">
                  <w:rPr>
                    <w:rFonts w:ascii="Calibri" w:hAnsi="Calibri"/>
                    <w:sz w:val="18"/>
                    <w:szCs w:val="18"/>
                  </w:rPr>
                </w:rPrChange>
              </w:rPr>
            </w:pPr>
          </w:p>
        </w:tc>
      </w:tr>
      <w:tr w:rsidR="00B44E35" w:rsidRPr="00EB4E7D" w14:paraId="02E3F022" w14:textId="77777777" w:rsidTr="00904F9E">
        <w:trPr>
          <w:trHeight w:val="433"/>
          <w:ins w:id="654" w:author="Grewing, Kyle@Energy" w:date="2023-08-11T11:32:00Z"/>
          <w:trPrChange w:id="655" w:author="Alhabibi, Haider@Energy" w:date="2023-08-14T16:58:00Z">
            <w:trPr>
              <w:trHeight w:val="433"/>
            </w:trPr>
          </w:trPrChange>
        </w:trPr>
        <w:tc>
          <w:tcPr>
            <w:tcW w:w="1028" w:type="dxa"/>
            <w:shd w:val="clear" w:color="auto" w:fill="auto"/>
            <w:tcPrChange w:id="656" w:author="Alhabibi, Haider@Energy" w:date="2023-08-14T16:58:00Z">
              <w:tcPr>
                <w:tcW w:w="1023" w:type="dxa"/>
                <w:gridSpan w:val="5"/>
                <w:shd w:val="clear" w:color="auto" w:fill="auto"/>
              </w:tcPr>
            </w:tcPrChange>
          </w:tcPr>
          <w:p w14:paraId="331692AA" w14:textId="77777777" w:rsidR="00B44E35" w:rsidRPr="00EB4E7D" w:rsidRDefault="00B44E35" w:rsidP="008B5B52">
            <w:pPr>
              <w:keepNext/>
              <w:jc w:val="center"/>
              <w:rPr>
                <w:ins w:id="657" w:author="Grewing, Kyle@Energy" w:date="2023-08-11T11:32:00Z"/>
                <w:rFonts w:asciiTheme="minorHAnsi" w:hAnsiTheme="minorHAnsi" w:cstheme="minorHAnsi"/>
              </w:rPr>
            </w:pPr>
          </w:p>
        </w:tc>
        <w:tc>
          <w:tcPr>
            <w:tcW w:w="1028" w:type="dxa"/>
            <w:tcPrChange w:id="658" w:author="Alhabibi, Haider@Energy" w:date="2023-08-14T16:58:00Z">
              <w:tcPr>
                <w:tcW w:w="1022" w:type="dxa"/>
                <w:gridSpan w:val="5"/>
              </w:tcPr>
            </w:tcPrChange>
          </w:tcPr>
          <w:p w14:paraId="04054373" w14:textId="77777777" w:rsidR="00B44E35" w:rsidRPr="00EB4E7D" w:rsidRDefault="00B44E35" w:rsidP="008B5B52">
            <w:pPr>
              <w:keepNext/>
              <w:jc w:val="center"/>
              <w:rPr>
                <w:ins w:id="659" w:author="Grewing, Kyle@Energy" w:date="2023-08-11T11:32:00Z"/>
                <w:rFonts w:asciiTheme="minorHAnsi" w:hAnsiTheme="minorHAnsi" w:cstheme="minorHAnsi"/>
              </w:rPr>
            </w:pPr>
          </w:p>
        </w:tc>
        <w:tc>
          <w:tcPr>
            <w:tcW w:w="1028" w:type="dxa"/>
            <w:shd w:val="clear" w:color="auto" w:fill="auto"/>
            <w:tcPrChange w:id="660" w:author="Alhabibi, Haider@Energy" w:date="2023-08-14T16:58:00Z">
              <w:tcPr>
                <w:tcW w:w="1022" w:type="dxa"/>
                <w:gridSpan w:val="5"/>
                <w:shd w:val="clear" w:color="auto" w:fill="auto"/>
              </w:tcPr>
            </w:tcPrChange>
          </w:tcPr>
          <w:p w14:paraId="58F95563" w14:textId="77777777" w:rsidR="00B44E35" w:rsidRPr="00EB4E7D" w:rsidRDefault="00B44E35" w:rsidP="008B5B52">
            <w:pPr>
              <w:keepNext/>
              <w:jc w:val="center"/>
              <w:rPr>
                <w:ins w:id="661" w:author="Grewing, Kyle@Energy" w:date="2023-08-11T11:32:00Z"/>
                <w:rFonts w:asciiTheme="minorHAnsi" w:hAnsiTheme="minorHAnsi" w:cstheme="minorHAnsi"/>
              </w:rPr>
            </w:pPr>
          </w:p>
        </w:tc>
        <w:tc>
          <w:tcPr>
            <w:tcW w:w="1028" w:type="dxa"/>
            <w:tcPrChange w:id="662" w:author="Alhabibi, Haider@Energy" w:date="2023-08-14T16:58:00Z">
              <w:tcPr>
                <w:tcW w:w="1022" w:type="dxa"/>
                <w:gridSpan w:val="3"/>
              </w:tcPr>
            </w:tcPrChange>
          </w:tcPr>
          <w:p w14:paraId="704DA329" w14:textId="77777777" w:rsidR="00B44E35" w:rsidRPr="00EB4E7D" w:rsidRDefault="00B44E35" w:rsidP="008B5B52">
            <w:pPr>
              <w:keepNext/>
              <w:jc w:val="center"/>
              <w:rPr>
                <w:ins w:id="663" w:author="Grewing, Kyle@Energy" w:date="2023-08-11T11:32:00Z"/>
                <w:rFonts w:asciiTheme="minorHAnsi" w:hAnsiTheme="minorHAnsi" w:cstheme="minorHAnsi"/>
              </w:rPr>
            </w:pPr>
          </w:p>
        </w:tc>
        <w:tc>
          <w:tcPr>
            <w:tcW w:w="1028" w:type="dxa"/>
            <w:tcPrChange w:id="664" w:author="Alhabibi, Haider@Energy" w:date="2023-08-14T16:58:00Z">
              <w:tcPr>
                <w:tcW w:w="1022" w:type="dxa"/>
              </w:tcPr>
            </w:tcPrChange>
          </w:tcPr>
          <w:p w14:paraId="6D7940D2" w14:textId="77777777" w:rsidR="00B44E35" w:rsidRPr="00EB4E7D" w:rsidRDefault="00B44E35" w:rsidP="008B5B52">
            <w:pPr>
              <w:keepNext/>
              <w:jc w:val="center"/>
              <w:rPr>
                <w:ins w:id="665" w:author="Grewing, Kyle@Energy" w:date="2023-08-11T11:32:00Z"/>
                <w:rFonts w:asciiTheme="minorHAnsi" w:hAnsiTheme="minorHAnsi" w:cstheme="minorHAnsi"/>
              </w:rPr>
            </w:pPr>
          </w:p>
        </w:tc>
        <w:tc>
          <w:tcPr>
            <w:tcW w:w="1028" w:type="dxa"/>
            <w:tcPrChange w:id="666" w:author="Alhabibi, Haider@Energy" w:date="2023-08-14T16:58:00Z">
              <w:tcPr>
                <w:tcW w:w="1022" w:type="dxa"/>
              </w:tcPr>
            </w:tcPrChange>
          </w:tcPr>
          <w:p w14:paraId="5FB8ABE7" w14:textId="77777777" w:rsidR="00B44E35" w:rsidRPr="00EB4E7D" w:rsidRDefault="00B44E35" w:rsidP="008B5B52">
            <w:pPr>
              <w:keepNext/>
              <w:jc w:val="center"/>
              <w:rPr>
                <w:ins w:id="667" w:author="Grewing, Kyle@Energy" w:date="2023-08-11T11:32:00Z"/>
                <w:rFonts w:asciiTheme="minorHAnsi" w:hAnsiTheme="minorHAnsi" w:cstheme="minorHAnsi"/>
              </w:rPr>
            </w:pPr>
          </w:p>
        </w:tc>
        <w:tc>
          <w:tcPr>
            <w:tcW w:w="1028" w:type="dxa"/>
            <w:tcPrChange w:id="668" w:author="Alhabibi, Haider@Energy" w:date="2023-08-14T16:58:00Z">
              <w:tcPr>
                <w:tcW w:w="1022" w:type="dxa"/>
              </w:tcPr>
            </w:tcPrChange>
          </w:tcPr>
          <w:p w14:paraId="4AA7A13F" w14:textId="77777777" w:rsidR="00B44E35" w:rsidRPr="00EB4E7D" w:rsidRDefault="00B44E35" w:rsidP="008B5B52">
            <w:pPr>
              <w:keepNext/>
              <w:jc w:val="center"/>
              <w:rPr>
                <w:ins w:id="669" w:author="Grewing, Kyle@Energy" w:date="2023-08-11T11:32:00Z"/>
                <w:rFonts w:asciiTheme="minorHAnsi" w:hAnsiTheme="minorHAnsi" w:cstheme="minorHAnsi"/>
              </w:rPr>
            </w:pPr>
          </w:p>
        </w:tc>
        <w:tc>
          <w:tcPr>
            <w:tcW w:w="1028" w:type="dxa"/>
            <w:tcPrChange w:id="670" w:author="Alhabibi, Haider@Energy" w:date="2023-08-14T16:58:00Z">
              <w:tcPr>
                <w:tcW w:w="1022" w:type="dxa"/>
              </w:tcPr>
            </w:tcPrChange>
          </w:tcPr>
          <w:p w14:paraId="1BE1D00C" w14:textId="77777777" w:rsidR="00B44E35" w:rsidRPr="00EB4E7D" w:rsidRDefault="00B44E35" w:rsidP="008B5B52">
            <w:pPr>
              <w:keepNext/>
              <w:jc w:val="center"/>
              <w:rPr>
                <w:ins w:id="671" w:author="Grewing, Kyle@Energy" w:date="2023-08-11T11:32:00Z"/>
                <w:rFonts w:asciiTheme="minorHAnsi" w:hAnsiTheme="minorHAnsi" w:cstheme="minorHAnsi"/>
              </w:rPr>
            </w:pPr>
          </w:p>
        </w:tc>
        <w:tc>
          <w:tcPr>
            <w:tcW w:w="1028" w:type="dxa"/>
            <w:tcPrChange w:id="672" w:author="Alhabibi, Haider@Energy" w:date="2023-08-14T16:58:00Z">
              <w:tcPr>
                <w:tcW w:w="1022" w:type="dxa"/>
              </w:tcPr>
            </w:tcPrChange>
          </w:tcPr>
          <w:p w14:paraId="40F70DE3" w14:textId="77777777" w:rsidR="00B44E35" w:rsidRPr="00EB4E7D" w:rsidRDefault="00B44E35" w:rsidP="008B5B52">
            <w:pPr>
              <w:keepNext/>
              <w:jc w:val="center"/>
              <w:rPr>
                <w:ins w:id="673" w:author="Grewing, Kyle@Energy" w:date="2023-08-11T11:32:00Z"/>
                <w:rFonts w:asciiTheme="minorHAnsi" w:hAnsiTheme="minorHAnsi" w:cstheme="minorHAnsi"/>
              </w:rPr>
            </w:pPr>
          </w:p>
        </w:tc>
        <w:tc>
          <w:tcPr>
            <w:tcW w:w="1028" w:type="dxa"/>
            <w:tcPrChange w:id="674" w:author="Alhabibi, Haider@Energy" w:date="2023-08-14T16:58:00Z">
              <w:tcPr>
                <w:tcW w:w="1022" w:type="dxa"/>
              </w:tcPr>
            </w:tcPrChange>
          </w:tcPr>
          <w:p w14:paraId="60DC99C6" w14:textId="77777777" w:rsidR="00B44E35" w:rsidRPr="00EB4E7D" w:rsidRDefault="00B44E35" w:rsidP="008B5B52">
            <w:pPr>
              <w:keepNext/>
              <w:jc w:val="center"/>
              <w:rPr>
                <w:ins w:id="675" w:author="Grewing, Kyle@Energy" w:date="2023-08-11T11:32:00Z"/>
                <w:rFonts w:asciiTheme="minorHAnsi" w:hAnsiTheme="minorHAnsi" w:cstheme="minorHAnsi"/>
              </w:rPr>
            </w:pPr>
          </w:p>
        </w:tc>
        <w:tc>
          <w:tcPr>
            <w:tcW w:w="1028" w:type="dxa"/>
            <w:tcPrChange w:id="676" w:author="Alhabibi, Haider@Energy" w:date="2023-08-14T16:58:00Z">
              <w:tcPr>
                <w:tcW w:w="1022" w:type="dxa"/>
              </w:tcPr>
            </w:tcPrChange>
          </w:tcPr>
          <w:p w14:paraId="0A0438BE" w14:textId="77777777" w:rsidR="00B44E35" w:rsidRPr="00EB4E7D" w:rsidRDefault="00B44E35" w:rsidP="008B5B52">
            <w:pPr>
              <w:keepNext/>
              <w:jc w:val="center"/>
              <w:rPr>
                <w:ins w:id="677" w:author="Grewing, Kyle@Energy" w:date="2023-08-11T11:32:00Z"/>
                <w:rFonts w:asciiTheme="minorHAnsi" w:hAnsiTheme="minorHAnsi" w:cstheme="minorHAnsi"/>
              </w:rPr>
            </w:pPr>
          </w:p>
        </w:tc>
        <w:tc>
          <w:tcPr>
            <w:tcW w:w="1028" w:type="dxa"/>
            <w:tcPrChange w:id="678" w:author="Alhabibi, Haider@Energy" w:date="2023-08-14T16:58:00Z">
              <w:tcPr>
                <w:tcW w:w="1022" w:type="dxa"/>
              </w:tcPr>
            </w:tcPrChange>
          </w:tcPr>
          <w:p w14:paraId="5F019582" w14:textId="77777777" w:rsidR="00B44E35" w:rsidRPr="00EB4E7D" w:rsidRDefault="00B44E35" w:rsidP="008B5B52">
            <w:pPr>
              <w:keepNext/>
              <w:jc w:val="center"/>
              <w:rPr>
                <w:ins w:id="679" w:author="Grewing, Kyle@Energy" w:date="2023-08-11T11:32:00Z"/>
                <w:rFonts w:asciiTheme="minorHAnsi" w:hAnsiTheme="minorHAnsi" w:cstheme="minorHAnsi"/>
              </w:rPr>
            </w:pPr>
          </w:p>
        </w:tc>
        <w:tc>
          <w:tcPr>
            <w:tcW w:w="1028" w:type="dxa"/>
            <w:tcPrChange w:id="680" w:author="Alhabibi, Haider@Energy" w:date="2023-08-14T16:58:00Z">
              <w:tcPr>
                <w:tcW w:w="1022" w:type="dxa"/>
              </w:tcPr>
            </w:tcPrChange>
          </w:tcPr>
          <w:p w14:paraId="5AD176D0" w14:textId="77777777" w:rsidR="00B44E35" w:rsidRPr="00EB4E7D" w:rsidRDefault="00B44E35" w:rsidP="008B5B52">
            <w:pPr>
              <w:keepNext/>
              <w:jc w:val="center"/>
              <w:rPr>
                <w:ins w:id="681" w:author="Grewing, Kyle@Energy" w:date="2023-08-11T11:32:00Z"/>
                <w:rFonts w:asciiTheme="minorHAnsi" w:hAnsiTheme="minorHAnsi" w:cstheme="minorHAnsi"/>
              </w:rPr>
            </w:pPr>
          </w:p>
        </w:tc>
        <w:tc>
          <w:tcPr>
            <w:tcW w:w="1029" w:type="dxa"/>
            <w:tcPrChange w:id="682" w:author="Alhabibi, Haider@Energy" w:date="2023-08-14T16:58:00Z">
              <w:tcPr>
                <w:tcW w:w="1106" w:type="dxa"/>
                <w:gridSpan w:val="2"/>
              </w:tcPr>
            </w:tcPrChange>
          </w:tcPr>
          <w:p w14:paraId="30C7FA8E" w14:textId="77777777" w:rsidR="00B44E35" w:rsidRPr="00EB4E7D" w:rsidRDefault="00B44E35" w:rsidP="008B5B52">
            <w:pPr>
              <w:keepNext/>
              <w:jc w:val="center"/>
              <w:rPr>
                <w:ins w:id="683" w:author="Grewing, Kyle@Energy" w:date="2023-08-11T11:32:00Z"/>
                <w:rFonts w:asciiTheme="minorHAnsi" w:hAnsiTheme="minorHAnsi" w:cstheme="minorHAnsi"/>
              </w:rPr>
            </w:pPr>
          </w:p>
        </w:tc>
      </w:tr>
      <w:tr w:rsidR="00B44E35" w:rsidRPr="00EB4E7D" w14:paraId="592214CF" w14:textId="77777777" w:rsidTr="00904F9E">
        <w:trPr>
          <w:trHeight w:val="433"/>
          <w:ins w:id="684" w:author="Grewing, Kyle@Energy" w:date="2023-08-11T11:33:00Z"/>
          <w:trPrChange w:id="685" w:author="Alhabibi, Haider@Energy" w:date="2023-08-14T16:58:00Z">
            <w:trPr>
              <w:trHeight w:val="433"/>
            </w:trPr>
          </w:trPrChange>
        </w:trPr>
        <w:tc>
          <w:tcPr>
            <w:tcW w:w="1028" w:type="dxa"/>
            <w:shd w:val="clear" w:color="auto" w:fill="auto"/>
            <w:tcPrChange w:id="686" w:author="Alhabibi, Haider@Energy" w:date="2023-08-14T16:58:00Z">
              <w:tcPr>
                <w:tcW w:w="1023" w:type="dxa"/>
                <w:gridSpan w:val="5"/>
                <w:shd w:val="clear" w:color="auto" w:fill="auto"/>
              </w:tcPr>
            </w:tcPrChange>
          </w:tcPr>
          <w:p w14:paraId="038F1C87" w14:textId="77777777" w:rsidR="00B44E35" w:rsidRPr="00EB4E7D" w:rsidRDefault="00B44E35" w:rsidP="008B5B52">
            <w:pPr>
              <w:keepNext/>
              <w:jc w:val="center"/>
              <w:rPr>
                <w:ins w:id="687" w:author="Grewing, Kyle@Energy" w:date="2023-08-11T11:33:00Z"/>
                <w:rFonts w:asciiTheme="minorHAnsi" w:hAnsiTheme="minorHAnsi" w:cstheme="minorHAnsi"/>
              </w:rPr>
            </w:pPr>
          </w:p>
        </w:tc>
        <w:tc>
          <w:tcPr>
            <w:tcW w:w="1028" w:type="dxa"/>
            <w:tcPrChange w:id="688" w:author="Alhabibi, Haider@Energy" w:date="2023-08-14T16:58:00Z">
              <w:tcPr>
                <w:tcW w:w="1022" w:type="dxa"/>
                <w:gridSpan w:val="5"/>
              </w:tcPr>
            </w:tcPrChange>
          </w:tcPr>
          <w:p w14:paraId="24462682" w14:textId="77777777" w:rsidR="00B44E35" w:rsidRPr="00EB4E7D" w:rsidRDefault="00B44E35" w:rsidP="008B5B52">
            <w:pPr>
              <w:keepNext/>
              <w:jc w:val="center"/>
              <w:rPr>
                <w:ins w:id="689" w:author="Grewing, Kyle@Energy" w:date="2023-08-11T11:33:00Z"/>
                <w:rFonts w:asciiTheme="minorHAnsi" w:hAnsiTheme="minorHAnsi" w:cstheme="minorHAnsi"/>
              </w:rPr>
            </w:pPr>
          </w:p>
        </w:tc>
        <w:tc>
          <w:tcPr>
            <w:tcW w:w="1028" w:type="dxa"/>
            <w:shd w:val="clear" w:color="auto" w:fill="auto"/>
            <w:tcPrChange w:id="690" w:author="Alhabibi, Haider@Energy" w:date="2023-08-14T16:58:00Z">
              <w:tcPr>
                <w:tcW w:w="1022" w:type="dxa"/>
                <w:gridSpan w:val="5"/>
                <w:shd w:val="clear" w:color="auto" w:fill="auto"/>
              </w:tcPr>
            </w:tcPrChange>
          </w:tcPr>
          <w:p w14:paraId="32401D4C" w14:textId="77777777" w:rsidR="00B44E35" w:rsidRPr="00EB4E7D" w:rsidRDefault="00B44E35" w:rsidP="008B5B52">
            <w:pPr>
              <w:keepNext/>
              <w:jc w:val="center"/>
              <w:rPr>
                <w:ins w:id="691" w:author="Grewing, Kyle@Energy" w:date="2023-08-11T11:33:00Z"/>
                <w:rFonts w:asciiTheme="minorHAnsi" w:hAnsiTheme="minorHAnsi" w:cstheme="minorHAnsi"/>
              </w:rPr>
            </w:pPr>
          </w:p>
        </w:tc>
        <w:tc>
          <w:tcPr>
            <w:tcW w:w="1028" w:type="dxa"/>
            <w:tcPrChange w:id="692" w:author="Alhabibi, Haider@Energy" w:date="2023-08-14T16:58:00Z">
              <w:tcPr>
                <w:tcW w:w="1022" w:type="dxa"/>
                <w:gridSpan w:val="3"/>
              </w:tcPr>
            </w:tcPrChange>
          </w:tcPr>
          <w:p w14:paraId="60B0BECE" w14:textId="77777777" w:rsidR="00B44E35" w:rsidRPr="00EB4E7D" w:rsidRDefault="00B44E35" w:rsidP="008B5B52">
            <w:pPr>
              <w:keepNext/>
              <w:jc w:val="center"/>
              <w:rPr>
                <w:ins w:id="693" w:author="Grewing, Kyle@Energy" w:date="2023-08-11T11:33:00Z"/>
                <w:rFonts w:asciiTheme="minorHAnsi" w:hAnsiTheme="minorHAnsi" w:cstheme="minorHAnsi"/>
              </w:rPr>
            </w:pPr>
          </w:p>
        </w:tc>
        <w:tc>
          <w:tcPr>
            <w:tcW w:w="1028" w:type="dxa"/>
            <w:tcPrChange w:id="694" w:author="Alhabibi, Haider@Energy" w:date="2023-08-14T16:58:00Z">
              <w:tcPr>
                <w:tcW w:w="1022" w:type="dxa"/>
              </w:tcPr>
            </w:tcPrChange>
          </w:tcPr>
          <w:p w14:paraId="7794C8A3" w14:textId="77777777" w:rsidR="00B44E35" w:rsidRPr="00EB4E7D" w:rsidRDefault="00B44E35" w:rsidP="008B5B52">
            <w:pPr>
              <w:keepNext/>
              <w:jc w:val="center"/>
              <w:rPr>
                <w:ins w:id="695" w:author="Grewing, Kyle@Energy" w:date="2023-08-11T11:33:00Z"/>
                <w:rFonts w:asciiTheme="minorHAnsi" w:hAnsiTheme="minorHAnsi" w:cstheme="minorHAnsi"/>
              </w:rPr>
            </w:pPr>
          </w:p>
        </w:tc>
        <w:tc>
          <w:tcPr>
            <w:tcW w:w="1028" w:type="dxa"/>
            <w:tcPrChange w:id="696" w:author="Alhabibi, Haider@Energy" w:date="2023-08-14T16:58:00Z">
              <w:tcPr>
                <w:tcW w:w="1022" w:type="dxa"/>
              </w:tcPr>
            </w:tcPrChange>
          </w:tcPr>
          <w:p w14:paraId="21E21352" w14:textId="77777777" w:rsidR="00B44E35" w:rsidRPr="00EB4E7D" w:rsidRDefault="00B44E35" w:rsidP="008B5B52">
            <w:pPr>
              <w:keepNext/>
              <w:jc w:val="center"/>
              <w:rPr>
                <w:ins w:id="697" w:author="Grewing, Kyle@Energy" w:date="2023-08-11T11:33:00Z"/>
                <w:rFonts w:asciiTheme="minorHAnsi" w:hAnsiTheme="minorHAnsi" w:cstheme="minorHAnsi"/>
              </w:rPr>
            </w:pPr>
          </w:p>
        </w:tc>
        <w:tc>
          <w:tcPr>
            <w:tcW w:w="1028" w:type="dxa"/>
            <w:tcPrChange w:id="698" w:author="Alhabibi, Haider@Energy" w:date="2023-08-14T16:58:00Z">
              <w:tcPr>
                <w:tcW w:w="1022" w:type="dxa"/>
              </w:tcPr>
            </w:tcPrChange>
          </w:tcPr>
          <w:p w14:paraId="790BFF3C" w14:textId="77777777" w:rsidR="00B44E35" w:rsidRPr="00EB4E7D" w:rsidRDefault="00B44E35" w:rsidP="008B5B52">
            <w:pPr>
              <w:keepNext/>
              <w:jc w:val="center"/>
              <w:rPr>
                <w:ins w:id="699" w:author="Grewing, Kyle@Energy" w:date="2023-08-11T11:33:00Z"/>
                <w:rFonts w:asciiTheme="minorHAnsi" w:hAnsiTheme="minorHAnsi" w:cstheme="minorHAnsi"/>
              </w:rPr>
            </w:pPr>
          </w:p>
        </w:tc>
        <w:tc>
          <w:tcPr>
            <w:tcW w:w="1028" w:type="dxa"/>
            <w:tcPrChange w:id="700" w:author="Alhabibi, Haider@Energy" w:date="2023-08-14T16:58:00Z">
              <w:tcPr>
                <w:tcW w:w="1022" w:type="dxa"/>
              </w:tcPr>
            </w:tcPrChange>
          </w:tcPr>
          <w:p w14:paraId="5C4BA7D1" w14:textId="77777777" w:rsidR="00B44E35" w:rsidRPr="00EB4E7D" w:rsidRDefault="00B44E35" w:rsidP="008B5B52">
            <w:pPr>
              <w:keepNext/>
              <w:jc w:val="center"/>
              <w:rPr>
                <w:ins w:id="701" w:author="Grewing, Kyle@Energy" w:date="2023-08-11T11:33:00Z"/>
                <w:rFonts w:asciiTheme="minorHAnsi" w:hAnsiTheme="minorHAnsi" w:cstheme="minorHAnsi"/>
              </w:rPr>
            </w:pPr>
          </w:p>
        </w:tc>
        <w:tc>
          <w:tcPr>
            <w:tcW w:w="1028" w:type="dxa"/>
            <w:tcPrChange w:id="702" w:author="Alhabibi, Haider@Energy" w:date="2023-08-14T16:58:00Z">
              <w:tcPr>
                <w:tcW w:w="1022" w:type="dxa"/>
              </w:tcPr>
            </w:tcPrChange>
          </w:tcPr>
          <w:p w14:paraId="5D71E30D" w14:textId="77777777" w:rsidR="00B44E35" w:rsidRPr="00EB4E7D" w:rsidRDefault="00B44E35" w:rsidP="008B5B52">
            <w:pPr>
              <w:keepNext/>
              <w:jc w:val="center"/>
              <w:rPr>
                <w:ins w:id="703" w:author="Grewing, Kyle@Energy" w:date="2023-08-11T11:33:00Z"/>
                <w:rFonts w:asciiTheme="minorHAnsi" w:hAnsiTheme="minorHAnsi" w:cstheme="minorHAnsi"/>
              </w:rPr>
            </w:pPr>
          </w:p>
        </w:tc>
        <w:tc>
          <w:tcPr>
            <w:tcW w:w="1028" w:type="dxa"/>
            <w:tcPrChange w:id="704" w:author="Alhabibi, Haider@Energy" w:date="2023-08-14T16:58:00Z">
              <w:tcPr>
                <w:tcW w:w="1022" w:type="dxa"/>
              </w:tcPr>
            </w:tcPrChange>
          </w:tcPr>
          <w:p w14:paraId="752059AA" w14:textId="77777777" w:rsidR="00B44E35" w:rsidRPr="00EB4E7D" w:rsidRDefault="00B44E35" w:rsidP="008B5B52">
            <w:pPr>
              <w:keepNext/>
              <w:jc w:val="center"/>
              <w:rPr>
                <w:ins w:id="705" w:author="Grewing, Kyle@Energy" w:date="2023-08-11T11:33:00Z"/>
                <w:rFonts w:asciiTheme="minorHAnsi" w:hAnsiTheme="minorHAnsi" w:cstheme="minorHAnsi"/>
              </w:rPr>
            </w:pPr>
          </w:p>
        </w:tc>
        <w:tc>
          <w:tcPr>
            <w:tcW w:w="1028" w:type="dxa"/>
            <w:tcPrChange w:id="706" w:author="Alhabibi, Haider@Energy" w:date="2023-08-14T16:58:00Z">
              <w:tcPr>
                <w:tcW w:w="1022" w:type="dxa"/>
              </w:tcPr>
            </w:tcPrChange>
          </w:tcPr>
          <w:p w14:paraId="751CB6D5" w14:textId="77777777" w:rsidR="00B44E35" w:rsidRPr="00EB4E7D" w:rsidRDefault="00B44E35" w:rsidP="008B5B52">
            <w:pPr>
              <w:keepNext/>
              <w:jc w:val="center"/>
              <w:rPr>
                <w:ins w:id="707" w:author="Grewing, Kyle@Energy" w:date="2023-08-11T11:33:00Z"/>
                <w:rFonts w:asciiTheme="minorHAnsi" w:hAnsiTheme="minorHAnsi" w:cstheme="minorHAnsi"/>
              </w:rPr>
            </w:pPr>
          </w:p>
        </w:tc>
        <w:tc>
          <w:tcPr>
            <w:tcW w:w="1028" w:type="dxa"/>
            <w:tcPrChange w:id="708" w:author="Alhabibi, Haider@Energy" w:date="2023-08-14T16:58:00Z">
              <w:tcPr>
                <w:tcW w:w="1022" w:type="dxa"/>
              </w:tcPr>
            </w:tcPrChange>
          </w:tcPr>
          <w:p w14:paraId="699EEEC1" w14:textId="77777777" w:rsidR="00B44E35" w:rsidRPr="00EB4E7D" w:rsidRDefault="00B44E35" w:rsidP="008B5B52">
            <w:pPr>
              <w:keepNext/>
              <w:jc w:val="center"/>
              <w:rPr>
                <w:ins w:id="709" w:author="Grewing, Kyle@Energy" w:date="2023-08-11T11:33:00Z"/>
                <w:rFonts w:asciiTheme="minorHAnsi" w:hAnsiTheme="minorHAnsi" w:cstheme="minorHAnsi"/>
              </w:rPr>
            </w:pPr>
          </w:p>
        </w:tc>
        <w:tc>
          <w:tcPr>
            <w:tcW w:w="1028" w:type="dxa"/>
            <w:tcPrChange w:id="710" w:author="Alhabibi, Haider@Energy" w:date="2023-08-14T16:58:00Z">
              <w:tcPr>
                <w:tcW w:w="1022" w:type="dxa"/>
              </w:tcPr>
            </w:tcPrChange>
          </w:tcPr>
          <w:p w14:paraId="113A592D" w14:textId="77777777" w:rsidR="00B44E35" w:rsidRPr="00EB4E7D" w:rsidRDefault="00B44E35" w:rsidP="008B5B52">
            <w:pPr>
              <w:keepNext/>
              <w:jc w:val="center"/>
              <w:rPr>
                <w:ins w:id="711" w:author="Grewing, Kyle@Energy" w:date="2023-08-11T11:33:00Z"/>
                <w:rFonts w:asciiTheme="minorHAnsi" w:hAnsiTheme="minorHAnsi" w:cstheme="minorHAnsi"/>
              </w:rPr>
            </w:pPr>
          </w:p>
        </w:tc>
        <w:tc>
          <w:tcPr>
            <w:tcW w:w="1029" w:type="dxa"/>
            <w:tcPrChange w:id="712" w:author="Alhabibi, Haider@Energy" w:date="2023-08-14T16:58:00Z">
              <w:tcPr>
                <w:tcW w:w="1106" w:type="dxa"/>
                <w:gridSpan w:val="2"/>
              </w:tcPr>
            </w:tcPrChange>
          </w:tcPr>
          <w:p w14:paraId="067BDEE1" w14:textId="77777777" w:rsidR="00B44E35" w:rsidRPr="00EB4E7D" w:rsidRDefault="00B44E35" w:rsidP="008B5B52">
            <w:pPr>
              <w:keepNext/>
              <w:jc w:val="center"/>
              <w:rPr>
                <w:ins w:id="713" w:author="Grewing, Kyle@Energy" w:date="2023-08-11T11:33:00Z"/>
                <w:rFonts w:asciiTheme="minorHAnsi" w:hAnsiTheme="minorHAnsi" w:cstheme="minorHAnsi"/>
              </w:rPr>
            </w:pPr>
          </w:p>
        </w:tc>
      </w:tr>
      <w:tr w:rsidR="00B44E35" w:rsidRPr="00EB4E7D" w14:paraId="5E9B271E" w14:textId="77777777" w:rsidTr="00904F9E">
        <w:trPr>
          <w:trHeight w:val="433"/>
          <w:trPrChange w:id="714" w:author="Alhabibi, Haider@Energy" w:date="2023-08-14T16:58:00Z">
            <w:trPr>
              <w:gridAfter w:val="0"/>
              <w:wAfter w:w="1058" w:type="dxa"/>
              <w:trHeight w:val="433"/>
            </w:trPr>
          </w:trPrChange>
        </w:trPr>
        <w:tc>
          <w:tcPr>
            <w:tcW w:w="14393" w:type="dxa"/>
            <w:gridSpan w:val="14"/>
            <w:tcPrChange w:id="715" w:author="Alhabibi, Haider@Energy" w:date="2023-08-14T16:58:00Z">
              <w:tcPr>
                <w:tcW w:w="13335" w:type="dxa"/>
                <w:gridSpan w:val="28"/>
              </w:tcPr>
            </w:tcPrChange>
          </w:tcPr>
          <w:p w14:paraId="6CAE00D2" w14:textId="32FA7C12" w:rsidR="00B44E35" w:rsidRPr="00B63041" w:rsidRDefault="00B44E35" w:rsidP="008B5B52">
            <w:pPr>
              <w:keepNext/>
              <w:rPr>
                <w:rFonts w:asciiTheme="minorHAnsi" w:hAnsiTheme="minorHAnsi" w:cstheme="minorHAnsi"/>
                <w:sz w:val="22"/>
                <w:szCs w:val="22"/>
                <w:u w:val="single"/>
                <w:rPrChange w:id="716" w:author="Alhabibi, Haider@Energy" w:date="2023-08-14T16:56: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717" w:author="Alhabibi, Haider@Energy" w:date="2023-08-14T16:56:00Z">
                  <w:rPr>
                    <w:rFonts w:asciiTheme="minorHAnsi" w:hAnsiTheme="minorHAnsi" w:cstheme="minorHAnsi"/>
                    <w:sz w:val="18"/>
                    <w:szCs w:val="18"/>
                    <w:u w:val="single"/>
                  </w:rPr>
                </w:rPrChange>
              </w:rPr>
              <w:t xml:space="preserve">Required Documentation: </w:t>
            </w:r>
          </w:p>
          <w:p w14:paraId="6A625798" w14:textId="246CDDCA" w:rsidR="00B44E35" w:rsidRPr="00B63041" w:rsidRDefault="00B44E35" w:rsidP="008B5B52">
            <w:pPr>
              <w:keepNext/>
              <w:rPr>
                <w:rFonts w:asciiTheme="minorHAnsi" w:hAnsiTheme="minorHAnsi" w:cstheme="minorHAnsi"/>
                <w:sz w:val="22"/>
                <w:szCs w:val="22"/>
                <w:rPrChange w:id="718" w:author="Alhabibi, Haider@Energy" w:date="2023-08-14T16:56:00Z">
                  <w:rPr>
                    <w:rFonts w:asciiTheme="minorHAnsi" w:hAnsiTheme="minorHAnsi" w:cstheme="minorHAnsi"/>
                    <w:sz w:val="18"/>
                    <w:szCs w:val="18"/>
                  </w:rPr>
                </w:rPrChange>
              </w:rPr>
            </w:pPr>
            <w:ins w:id="719" w:author="Grewing, Kyle@Energy" w:date="2023-08-10T14:41:00Z">
              <w:r w:rsidRPr="00B63041">
                <w:rPr>
                  <w:rFonts w:asciiTheme="minorHAnsi" w:hAnsiTheme="minorHAnsi" w:cstheme="minorHAnsi"/>
                  <w:sz w:val="22"/>
                  <w:szCs w:val="22"/>
                  <w:rPrChange w:id="720" w:author="Alhabibi, Haider@Energy" w:date="2023-08-14T16:56:00Z">
                    <w:rPr>
                      <w:rFonts w:asciiTheme="minorHAnsi" w:hAnsiTheme="minorHAnsi" w:cstheme="minorHAnsi"/>
                    </w:rPr>
                  </w:rPrChange>
                </w:rPr>
                <w:t>LMC</w:t>
              </w:r>
            </w:ins>
            <w:ins w:id="721" w:author="Grewing, Kyle@Energy" w:date="2023-08-10T14:42:00Z">
              <w:r w:rsidRPr="00B63041">
                <w:rPr>
                  <w:rFonts w:asciiTheme="minorHAnsi" w:hAnsiTheme="minorHAnsi" w:cstheme="minorHAnsi"/>
                  <w:sz w:val="22"/>
                  <w:szCs w:val="22"/>
                  <w:rPrChange w:id="722" w:author="Alhabibi, Haider@Energy" w:date="2023-08-14T16:56:00Z">
                    <w:rPr>
                      <w:rFonts w:asciiTheme="minorHAnsi" w:hAnsiTheme="minorHAnsi" w:cstheme="minorHAnsi"/>
                    </w:rPr>
                  </w:rPrChange>
                </w:rPr>
                <w:t>I</w:t>
              </w:r>
            </w:ins>
            <w:del w:id="723" w:author="Grewing, Kyle@Energy" w:date="2023-08-10T14:41:00Z">
              <w:r w:rsidRPr="00B63041" w:rsidDel="00792DFE">
                <w:rPr>
                  <w:rFonts w:asciiTheme="minorHAnsi" w:hAnsiTheme="minorHAnsi" w:cstheme="minorHAnsi"/>
                  <w:sz w:val="22"/>
                  <w:szCs w:val="22"/>
                  <w:rPrChange w:id="724" w:author="Alhabibi, Haider@Energy" w:date="2023-08-14T16:56:00Z">
                    <w:rPr>
                      <w:rFonts w:asciiTheme="minorHAnsi" w:hAnsiTheme="minorHAnsi" w:cstheme="minorHAnsi"/>
                      <w:sz w:val="18"/>
                      <w:szCs w:val="18"/>
                    </w:rPr>
                  </w:rPrChange>
                </w:rPr>
                <w:delText>CF2R</w:delText>
              </w:r>
            </w:del>
            <w:r w:rsidRPr="00B63041">
              <w:rPr>
                <w:rFonts w:asciiTheme="minorHAnsi" w:hAnsiTheme="minorHAnsi" w:cstheme="minorHAnsi"/>
                <w:sz w:val="22"/>
                <w:szCs w:val="22"/>
                <w:rPrChange w:id="725" w:author="Alhabibi, Haider@Energy" w:date="2023-08-14T16:56:00Z">
                  <w:rPr>
                    <w:rFonts w:asciiTheme="minorHAnsi" w:hAnsiTheme="minorHAnsi" w:cstheme="minorHAnsi"/>
                    <w:sz w:val="18"/>
                    <w:szCs w:val="18"/>
                  </w:rPr>
                </w:rPrChange>
              </w:rPr>
              <w:t xml:space="preserve">-MCH-01-E - Space Conditioning Systems </w:t>
            </w:r>
          </w:p>
          <w:p w14:paraId="59C76438" w14:textId="591365D5" w:rsidR="00B44E35" w:rsidRPr="00B63041" w:rsidRDefault="00B44E35" w:rsidP="008B5B52">
            <w:pPr>
              <w:keepNext/>
              <w:rPr>
                <w:rFonts w:asciiTheme="minorHAnsi" w:hAnsiTheme="minorHAnsi" w:cstheme="minorHAnsi"/>
                <w:b/>
                <w:sz w:val="22"/>
                <w:szCs w:val="22"/>
                <w:rPrChange w:id="726" w:author="Alhabibi, Haider@Energy" w:date="2023-08-14T16:56:00Z">
                  <w:rPr>
                    <w:rFonts w:asciiTheme="minorHAnsi" w:hAnsiTheme="minorHAnsi" w:cstheme="minorHAnsi"/>
                    <w:b/>
                    <w:sz w:val="18"/>
                    <w:szCs w:val="18"/>
                  </w:rPr>
                </w:rPrChange>
              </w:rPr>
            </w:pPr>
            <w:r w:rsidRPr="00B63041">
              <w:rPr>
                <w:rFonts w:asciiTheme="minorHAnsi" w:hAnsiTheme="minorHAnsi" w:cstheme="minorHAnsi"/>
                <w:sz w:val="22"/>
                <w:szCs w:val="22"/>
                <w:rPrChange w:id="727" w:author="Alhabibi, Haider@Energy" w:date="2023-08-14T16:56:00Z">
                  <w:rPr>
                    <w:rFonts w:asciiTheme="minorHAnsi" w:hAnsiTheme="minorHAnsi" w:cstheme="minorHAnsi"/>
                    <w:sz w:val="18"/>
                    <w:szCs w:val="18"/>
                  </w:rPr>
                </w:rPrChange>
              </w:rPr>
              <w:t>-Duct insulation requirement for the new portions of supply-air and return-air ducts or plenums: R</w:t>
            </w:r>
            <w:ins w:id="728" w:author="Moua, Cheng@Energy" w:date="2021-11-12T15:34:00Z">
              <w:r w:rsidRPr="00B63041">
                <w:rPr>
                  <w:rFonts w:asciiTheme="minorHAnsi" w:hAnsiTheme="minorHAnsi" w:cstheme="minorHAnsi"/>
                  <w:sz w:val="22"/>
                  <w:szCs w:val="22"/>
                  <w:rPrChange w:id="729" w:author="Alhabibi, Haider@Energy" w:date="2023-08-14T16:56:00Z">
                    <w:rPr>
                      <w:rFonts w:asciiTheme="minorHAnsi" w:hAnsiTheme="minorHAnsi" w:cstheme="minorHAnsi"/>
                      <w:sz w:val="18"/>
                      <w:szCs w:val="18"/>
                    </w:rPr>
                  </w:rPrChange>
                </w:rPr>
                <w:t>-</w:t>
              </w:r>
            </w:ins>
            <w:r w:rsidRPr="00B63041">
              <w:rPr>
                <w:rFonts w:asciiTheme="minorHAnsi" w:hAnsiTheme="minorHAnsi" w:cstheme="minorHAnsi"/>
                <w:sz w:val="22"/>
                <w:szCs w:val="22"/>
                <w:rPrChange w:id="730" w:author="Alhabibi, Haider@Energy" w:date="2023-08-14T16:56:00Z">
                  <w:rPr>
                    <w:rFonts w:asciiTheme="minorHAnsi" w:hAnsiTheme="minorHAnsi" w:cstheme="minorHAnsi"/>
                    <w:sz w:val="18"/>
                    <w:szCs w:val="18"/>
                  </w:rPr>
                </w:rPrChange>
              </w:rPr>
              <w:t xml:space="preserve">6 </w:t>
            </w:r>
            <w:commentRangeStart w:id="731"/>
            <w:r w:rsidRPr="00B63041">
              <w:rPr>
                <w:rFonts w:asciiTheme="minorHAnsi" w:hAnsiTheme="minorHAnsi" w:cstheme="minorHAnsi"/>
                <w:sz w:val="22"/>
                <w:szCs w:val="22"/>
                <w:rPrChange w:id="732" w:author="Alhabibi, Haider@Energy" w:date="2023-08-14T16:56:00Z">
                  <w:rPr>
                    <w:rFonts w:asciiTheme="minorHAnsi" w:hAnsiTheme="minorHAnsi" w:cstheme="minorHAnsi"/>
                    <w:sz w:val="18"/>
                    <w:szCs w:val="18"/>
                  </w:rPr>
                </w:rPrChange>
              </w:rPr>
              <w:t>(CZ</w:t>
            </w:r>
            <w:del w:id="733" w:author="Thomas" w:date="2021-10-29T10:21:00Z">
              <w:r w:rsidRPr="00B63041" w:rsidDel="0013190D">
                <w:rPr>
                  <w:rFonts w:asciiTheme="minorHAnsi" w:hAnsiTheme="minorHAnsi" w:cstheme="minorHAnsi"/>
                  <w:sz w:val="22"/>
                  <w:szCs w:val="22"/>
                  <w:rPrChange w:id="734" w:author="Alhabibi, Haider@Energy" w:date="2023-08-14T16:56:00Z">
                    <w:rPr>
                      <w:rFonts w:asciiTheme="minorHAnsi" w:hAnsiTheme="minorHAnsi" w:cstheme="minorHAnsi"/>
                      <w:sz w:val="18"/>
                      <w:szCs w:val="18"/>
                    </w:rPr>
                  </w:rPrChange>
                </w:rPr>
                <w:delText xml:space="preserve"> </w:delText>
              </w:r>
            </w:del>
            <w:ins w:id="735" w:author="Thomas" w:date="2021-10-29T10:21:00Z">
              <w:r w:rsidRPr="00B63041">
                <w:rPr>
                  <w:rFonts w:asciiTheme="minorHAnsi" w:hAnsiTheme="minorHAnsi" w:cstheme="minorHAnsi"/>
                  <w:sz w:val="22"/>
                  <w:szCs w:val="22"/>
                  <w:rPrChange w:id="736" w:author="Alhabibi, Haider@Energy" w:date="2023-08-14T16:56:00Z">
                    <w:rPr>
                      <w:rFonts w:asciiTheme="minorHAnsi" w:hAnsiTheme="minorHAnsi" w:cstheme="minorHAnsi"/>
                      <w:sz w:val="18"/>
                      <w:szCs w:val="18"/>
                    </w:rPr>
                  </w:rPrChange>
                </w:rPr>
                <w:t>3, 5-7</w:t>
              </w:r>
            </w:ins>
            <w:del w:id="737" w:author="Thomas" w:date="2021-10-29T10:21:00Z">
              <w:r w:rsidRPr="00B63041" w:rsidDel="0013190D">
                <w:rPr>
                  <w:rFonts w:asciiTheme="minorHAnsi" w:hAnsiTheme="minorHAnsi" w:cstheme="minorHAnsi"/>
                  <w:sz w:val="22"/>
                  <w:szCs w:val="22"/>
                  <w:rPrChange w:id="738" w:author="Alhabibi, Haider@Energy" w:date="2023-08-14T16:56:00Z">
                    <w:rPr>
                      <w:rFonts w:asciiTheme="minorHAnsi" w:hAnsiTheme="minorHAnsi" w:cstheme="minorHAnsi"/>
                      <w:sz w:val="18"/>
                      <w:szCs w:val="18"/>
                    </w:rPr>
                  </w:rPrChange>
                </w:rPr>
                <w:delText>1-10, 12 &amp; 13</w:delText>
              </w:r>
            </w:del>
            <w:r w:rsidRPr="00B63041">
              <w:rPr>
                <w:rFonts w:asciiTheme="minorHAnsi" w:hAnsiTheme="minorHAnsi" w:cstheme="minorHAnsi"/>
                <w:sz w:val="22"/>
                <w:szCs w:val="22"/>
                <w:rPrChange w:id="739" w:author="Alhabibi, Haider@Energy" w:date="2023-08-14T16:56:00Z">
                  <w:rPr>
                    <w:rFonts w:asciiTheme="minorHAnsi" w:hAnsiTheme="minorHAnsi" w:cstheme="minorHAnsi"/>
                    <w:sz w:val="18"/>
                    <w:szCs w:val="18"/>
                  </w:rPr>
                </w:rPrChange>
              </w:rPr>
              <w:t>) and R-8 (CZ</w:t>
            </w:r>
            <w:del w:id="740" w:author="Thomas" w:date="2021-10-29T10:21:00Z">
              <w:r w:rsidRPr="00B63041" w:rsidDel="0013190D">
                <w:rPr>
                  <w:rFonts w:asciiTheme="minorHAnsi" w:hAnsiTheme="minorHAnsi" w:cstheme="minorHAnsi"/>
                  <w:sz w:val="22"/>
                  <w:szCs w:val="22"/>
                  <w:rPrChange w:id="741" w:author="Alhabibi, Haider@Energy" w:date="2023-08-14T16:56:00Z">
                    <w:rPr>
                      <w:rFonts w:asciiTheme="minorHAnsi" w:hAnsiTheme="minorHAnsi" w:cstheme="minorHAnsi"/>
                      <w:sz w:val="18"/>
                      <w:szCs w:val="18"/>
                    </w:rPr>
                  </w:rPrChange>
                </w:rPr>
                <w:delText xml:space="preserve"> </w:delText>
              </w:r>
            </w:del>
            <w:ins w:id="742" w:author="Thomas" w:date="2021-10-29T10:21:00Z">
              <w:r w:rsidRPr="00B63041">
                <w:rPr>
                  <w:rFonts w:asciiTheme="minorHAnsi" w:hAnsiTheme="minorHAnsi" w:cstheme="minorHAnsi"/>
                  <w:sz w:val="22"/>
                  <w:szCs w:val="22"/>
                  <w:rPrChange w:id="743" w:author="Alhabibi, Haider@Energy" w:date="2023-08-14T16:56:00Z">
                    <w:rPr>
                      <w:rFonts w:asciiTheme="minorHAnsi" w:hAnsiTheme="minorHAnsi" w:cstheme="minorHAnsi"/>
                      <w:sz w:val="18"/>
                      <w:szCs w:val="18"/>
                    </w:rPr>
                  </w:rPrChange>
                </w:rPr>
                <w:t>1,2,4, 8-16</w:t>
              </w:r>
            </w:ins>
            <w:del w:id="744" w:author="Thomas" w:date="2021-10-29T10:21:00Z">
              <w:r w:rsidRPr="00B63041" w:rsidDel="0013190D">
                <w:rPr>
                  <w:rFonts w:asciiTheme="minorHAnsi" w:hAnsiTheme="minorHAnsi" w:cstheme="minorHAnsi"/>
                  <w:sz w:val="22"/>
                  <w:szCs w:val="22"/>
                  <w:rPrChange w:id="745" w:author="Alhabibi, Haider@Energy" w:date="2023-08-14T16:56:00Z">
                    <w:rPr>
                      <w:rFonts w:asciiTheme="minorHAnsi" w:hAnsiTheme="minorHAnsi" w:cstheme="minorHAnsi"/>
                      <w:sz w:val="18"/>
                      <w:szCs w:val="18"/>
                    </w:rPr>
                  </w:rPrChange>
                </w:rPr>
                <w:delText>11 &amp; 14-16</w:delText>
              </w:r>
            </w:del>
            <w:r w:rsidRPr="00B63041">
              <w:rPr>
                <w:rFonts w:asciiTheme="minorHAnsi" w:hAnsiTheme="minorHAnsi" w:cstheme="minorHAnsi"/>
                <w:sz w:val="22"/>
                <w:szCs w:val="22"/>
                <w:rPrChange w:id="746" w:author="Alhabibi, Haider@Energy" w:date="2023-08-14T16:56:00Z">
                  <w:rPr>
                    <w:rFonts w:asciiTheme="minorHAnsi" w:hAnsiTheme="minorHAnsi" w:cstheme="minorHAnsi"/>
                    <w:sz w:val="18"/>
                    <w:szCs w:val="18"/>
                  </w:rPr>
                </w:rPrChange>
              </w:rPr>
              <w:t>)</w:t>
            </w:r>
            <w:commentRangeEnd w:id="731"/>
            <w:r w:rsidRPr="00B63041">
              <w:rPr>
                <w:rStyle w:val="CommentReference"/>
                <w:rFonts w:asciiTheme="minorHAnsi" w:hAnsiTheme="minorHAnsi" w:cstheme="minorHAnsi"/>
                <w:sz w:val="22"/>
                <w:szCs w:val="22"/>
                <w:rPrChange w:id="747" w:author="Alhabibi, Haider@Energy" w:date="2023-08-14T16:56:00Z">
                  <w:rPr>
                    <w:rStyle w:val="CommentReference"/>
                    <w:szCs w:val="20"/>
                  </w:rPr>
                </w:rPrChange>
              </w:rPr>
              <w:commentReference w:id="731"/>
            </w:r>
          </w:p>
          <w:p w14:paraId="515C97CD" w14:textId="745D87CA" w:rsidR="00B44E35" w:rsidRPr="00B63041" w:rsidRDefault="00B44E35" w:rsidP="008B5B52">
            <w:pPr>
              <w:keepNext/>
              <w:rPr>
                <w:rFonts w:asciiTheme="minorHAnsi" w:hAnsiTheme="minorHAnsi" w:cstheme="minorHAnsi"/>
                <w:sz w:val="22"/>
                <w:szCs w:val="22"/>
                <w:rPrChange w:id="748" w:author="Alhabibi, Haider@Energy" w:date="2023-08-14T16:56:00Z">
                  <w:rPr>
                    <w:rFonts w:asciiTheme="minorHAnsi" w:hAnsiTheme="minorHAnsi" w:cstheme="minorHAnsi"/>
                    <w:sz w:val="18"/>
                    <w:szCs w:val="18"/>
                  </w:rPr>
                </w:rPrChange>
              </w:rPr>
            </w:pPr>
            <w:del w:id="749" w:author="Grewing, Kyle@Energy" w:date="2023-08-10T14:41:00Z">
              <w:r w:rsidRPr="00B63041" w:rsidDel="00792DFE">
                <w:rPr>
                  <w:rFonts w:asciiTheme="minorHAnsi" w:hAnsiTheme="minorHAnsi" w:cstheme="minorHAnsi"/>
                  <w:sz w:val="22"/>
                  <w:szCs w:val="22"/>
                  <w:rPrChange w:id="750" w:author="Alhabibi, Haider@Energy" w:date="2023-08-14T16:56:00Z">
                    <w:rPr>
                      <w:rFonts w:asciiTheme="minorHAnsi" w:hAnsiTheme="minorHAnsi" w:cstheme="minorHAnsi"/>
                      <w:sz w:val="18"/>
                      <w:szCs w:val="18"/>
                    </w:rPr>
                  </w:rPrChange>
                </w:rPr>
                <w:delText xml:space="preserve">CF2R </w:delText>
              </w:r>
            </w:del>
            <w:ins w:id="751" w:author="Grewing, Kyle@Energy" w:date="2023-08-10T14:41:00Z">
              <w:r w:rsidRPr="00B63041">
                <w:rPr>
                  <w:rFonts w:asciiTheme="minorHAnsi" w:hAnsiTheme="minorHAnsi" w:cstheme="minorHAnsi"/>
                  <w:sz w:val="22"/>
                  <w:szCs w:val="22"/>
                  <w:rPrChange w:id="752" w:author="Alhabibi, Haider@Energy" w:date="2023-08-14T16:56:00Z">
                    <w:rPr>
                      <w:rFonts w:asciiTheme="minorHAnsi" w:hAnsiTheme="minorHAnsi" w:cstheme="minorHAnsi"/>
                    </w:rPr>
                  </w:rPrChange>
                </w:rPr>
                <w:t>LMC</w:t>
              </w:r>
            </w:ins>
            <w:ins w:id="753" w:author="Grewing, Kyle@Energy" w:date="2023-08-10T14:42:00Z">
              <w:r w:rsidRPr="00B63041">
                <w:rPr>
                  <w:rFonts w:asciiTheme="minorHAnsi" w:hAnsiTheme="minorHAnsi" w:cstheme="minorHAnsi"/>
                  <w:sz w:val="22"/>
                  <w:szCs w:val="22"/>
                  <w:rPrChange w:id="754" w:author="Alhabibi, Haider@Energy" w:date="2023-08-14T16:56:00Z">
                    <w:rPr>
                      <w:rFonts w:asciiTheme="minorHAnsi" w:hAnsiTheme="minorHAnsi" w:cstheme="minorHAnsi"/>
                    </w:rPr>
                  </w:rPrChange>
                </w:rPr>
                <w:t>I</w:t>
              </w:r>
            </w:ins>
            <w:ins w:id="755" w:author="Grewing, Kyle@Energy" w:date="2023-08-10T14:41:00Z">
              <w:r w:rsidRPr="00B63041">
                <w:rPr>
                  <w:rFonts w:asciiTheme="minorHAnsi" w:hAnsiTheme="minorHAnsi" w:cstheme="minorHAnsi"/>
                  <w:sz w:val="22"/>
                  <w:szCs w:val="22"/>
                  <w:rPrChange w:id="756" w:author="Alhabibi, Haider@Energy" w:date="2023-08-14T16:56: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757" w:author="Alhabibi, Haider@Energy" w:date="2023-08-14T16:56:00Z">
                  <w:rPr>
                    <w:rFonts w:asciiTheme="minorHAnsi" w:hAnsiTheme="minorHAnsi" w:cstheme="minorHAnsi"/>
                    <w:sz w:val="18"/>
                    <w:szCs w:val="18"/>
                  </w:rPr>
                </w:rPrChange>
              </w:rPr>
              <w:t xml:space="preserve">&amp; </w:t>
            </w:r>
            <w:del w:id="758" w:author="Grewing, Kyle@Energy" w:date="2023-08-10T14:42:00Z">
              <w:r w:rsidRPr="00B63041" w:rsidDel="00792DFE">
                <w:rPr>
                  <w:rFonts w:asciiTheme="minorHAnsi" w:hAnsiTheme="minorHAnsi" w:cstheme="minorHAnsi"/>
                  <w:sz w:val="22"/>
                  <w:szCs w:val="22"/>
                  <w:rPrChange w:id="759" w:author="Alhabibi, Haider@Energy" w:date="2023-08-14T16:56:00Z">
                    <w:rPr>
                      <w:rFonts w:asciiTheme="minorHAnsi" w:hAnsiTheme="minorHAnsi" w:cstheme="minorHAnsi"/>
                      <w:sz w:val="18"/>
                      <w:szCs w:val="18"/>
                    </w:rPr>
                  </w:rPrChange>
                </w:rPr>
                <w:delText>CF3R</w:delText>
              </w:r>
            </w:del>
            <w:ins w:id="760" w:author="Grewing, Kyle@Energy" w:date="2023-08-10T14:42:00Z">
              <w:r w:rsidRPr="00B63041">
                <w:rPr>
                  <w:rFonts w:asciiTheme="minorHAnsi" w:hAnsiTheme="minorHAnsi" w:cstheme="minorHAnsi"/>
                  <w:sz w:val="22"/>
                  <w:szCs w:val="22"/>
                  <w:rPrChange w:id="761" w:author="Alhabibi, Haider@Energy" w:date="2023-08-14T16:56:00Z">
                    <w:rPr>
                      <w:rFonts w:asciiTheme="minorHAnsi" w:hAnsiTheme="minorHAnsi" w:cstheme="minorHAnsi"/>
                    </w:rPr>
                  </w:rPrChange>
                </w:rPr>
                <w:t>LMCV</w:t>
              </w:r>
            </w:ins>
            <w:r w:rsidRPr="00B63041">
              <w:rPr>
                <w:rFonts w:asciiTheme="minorHAnsi" w:hAnsiTheme="minorHAnsi" w:cstheme="minorHAnsi"/>
                <w:sz w:val="22"/>
                <w:szCs w:val="22"/>
                <w:rPrChange w:id="762" w:author="Alhabibi, Haider@Energy" w:date="2023-08-14T16:56:00Z">
                  <w:rPr>
                    <w:rFonts w:asciiTheme="minorHAnsi" w:hAnsiTheme="minorHAnsi" w:cstheme="minorHAnsi"/>
                    <w:sz w:val="18"/>
                    <w:szCs w:val="18"/>
                  </w:rPr>
                </w:rPrChange>
              </w:rPr>
              <w:t xml:space="preserve">-MCH-20-H – Duct Leakage Test required when heating or cooling components are installed in ducted systems, or when more than </w:t>
            </w:r>
            <w:del w:id="763" w:author="Moua, Cheng@Energy" w:date="2021-11-12T15:44:00Z">
              <w:r w:rsidRPr="00B63041" w:rsidDel="00AE02C1">
                <w:rPr>
                  <w:rFonts w:asciiTheme="minorHAnsi" w:hAnsiTheme="minorHAnsi" w:cstheme="minorHAnsi"/>
                  <w:sz w:val="22"/>
                  <w:szCs w:val="22"/>
                  <w:rPrChange w:id="764" w:author="Alhabibi, Haider@Energy" w:date="2023-08-14T16:56:00Z">
                    <w:rPr>
                      <w:rFonts w:asciiTheme="minorHAnsi" w:hAnsiTheme="minorHAnsi" w:cstheme="minorHAnsi"/>
                      <w:sz w:val="18"/>
                      <w:szCs w:val="18"/>
                    </w:rPr>
                  </w:rPrChange>
                </w:rPr>
                <w:delText xml:space="preserve">40 </w:delText>
              </w:r>
            </w:del>
            <w:ins w:id="765" w:author="Moua, Cheng@Energy" w:date="2021-11-12T15:44:00Z">
              <w:r w:rsidRPr="00B63041">
                <w:rPr>
                  <w:rFonts w:asciiTheme="minorHAnsi" w:hAnsiTheme="minorHAnsi" w:cstheme="minorHAnsi"/>
                  <w:sz w:val="22"/>
                  <w:szCs w:val="22"/>
                  <w:rPrChange w:id="766" w:author="Alhabibi, Haider@Energy" w:date="2023-08-14T16:56:00Z">
                    <w:rPr>
                      <w:rFonts w:asciiTheme="minorHAnsi" w:hAnsiTheme="minorHAnsi" w:cstheme="minorHAnsi"/>
                      <w:sz w:val="18"/>
                      <w:szCs w:val="18"/>
                    </w:rPr>
                  </w:rPrChange>
                </w:rPr>
                <w:t xml:space="preserve">25 </w:t>
              </w:r>
            </w:ins>
            <w:r w:rsidRPr="00B63041">
              <w:rPr>
                <w:rFonts w:asciiTheme="minorHAnsi" w:hAnsiTheme="minorHAnsi" w:cstheme="minorHAnsi"/>
                <w:sz w:val="22"/>
                <w:szCs w:val="22"/>
                <w:rPrChange w:id="767" w:author="Alhabibi, Haider@Energy" w:date="2023-08-14T16:56:00Z">
                  <w:rPr>
                    <w:rFonts w:asciiTheme="minorHAnsi" w:hAnsiTheme="minorHAnsi" w:cstheme="minorHAnsi"/>
                    <w:sz w:val="18"/>
                    <w:szCs w:val="18"/>
                  </w:rPr>
                </w:rPrChange>
              </w:rPr>
              <w:t>ft of duct length is replaced.</w:t>
            </w:r>
          </w:p>
          <w:p w14:paraId="68387D0B" w14:textId="23E96DED" w:rsidR="00B44E35" w:rsidRPr="00B63041" w:rsidRDefault="00B44E35" w:rsidP="008B5B52">
            <w:pPr>
              <w:keepNext/>
              <w:rPr>
                <w:rFonts w:asciiTheme="minorHAnsi" w:hAnsiTheme="minorHAnsi" w:cstheme="minorHAnsi"/>
                <w:sz w:val="22"/>
                <w:szCs w:val="22"/>
                <w:rPrChange w:id="768" w:author="Alhabibi, Haider@Energy" w:date="2023-08-14T16:56:00Z">
                  <w:rPr>
                    <w:rFonts w:asciiTheme="minorHAnsi" w:hAnsiTheme="minorHAnsi" w:cstheme="minorHAnsi"/>
                    <w:sz w:val="18"/>
                    <w:szCs w:val="18"/>
                  </w:rPr>
                </w:rPrChange>
              </w:rPr>
            </w:pPr>
            <w:r w:rsidRPr="00B63041">
              <w:rPr>
                <w:rFonts w:asciiTheme="minorHAnsi" w:hAnsiTheme="minorHAnsi" w:cstheme="minorHAnsi"/>
                <w:sz w:val="22"/>
                <w:szCs w:val="22"/>
                <w:rPrChange w:id="769" w:author="Alhabibi, Haider@Energy" w:date="2023-08-14T16:56:00Z">
                  <w:rPr>
                    <w:rFonts w:asciiTheme="minorHAnsi" w:hAnsiTheme="minorHAnsi" w:cstheme="minorHAnsi"/>
                    <w:sz w:val="18"/>
                    <w:szCs w:val="18"/>
                  </w:rPr>
                </w:rPrChange>
              </w:rPr>
              <w:t xml:space="preserve">-Leakage rate compliance: </w:t>
            </w:r>
            <w:del w:id="770" w:author="Shewmaker, Michael@Energy" w:date="2021-12-27T11:20:00Z">
              <w:r w:rsidRPr="00B63041" w:rsidDel="001E1BBE">
                <w:rPr>
                  <w:rFonts w:asciiTheme="minorHAnsi" w:hAnsiTheme="minorHAnsi" w:cstheme="minorHAnsi"/>
                  <w:sz w:val="22"/>
                  <w:szCs w:val="22"/>
                  <w:rPrChange w:id="771" w:author="Alhabibi, Haider@Energy" w:date="2023-08-14T16:56:00Z">
                    <w:rPr>
                      <w:rFonts w:asciiTheme="minorHAnsi" w:hAnsiTheme="minorHAnsi" w:cstheme="minorHAnsi"/>
                      <w:sz w:val="18"/>
                      <w:szCs w:val="18"/>
                    </w:rPr>
                  </w:rPrChange>
                </w:rPr>
                <w:delText xml:space="preserve">≤ </w:delText>
              </w:r>
            </w:del>
            <w:ins w:id="772" w:author="Shewmaker, Michael@Energy" w:date="2021-12-27T11:20:00Z">
              <w:r w:rsidRPr="00B63041">
                <w:rPr>
                  <w:rFonts w:asciiTheme="minorHAnsi" w:hAnsiTheme="minorHAnsi" w:cstheme="minorHAnsi"/>
                  <w:sz w:val="22"/>
                  <w:szCs w:val="22"/>
                  <w:rPrChange w:id="773" w:author="Alhabibi, Haider@Energy" w:date="2023-08-14T16:56:00Z">
                    <w:rPr>
                      <w:rFonts w:asciiTheme="minorHAnsi" w:hAnsiTheme="minorHAnsi" w:cstheme="minorHAnsi"/>
                      <w:sz w:val="18"/>
                      <w:szCs w:val="18"/>
                    </w:rPr>
                  </w:rPrChange>
                </w:rPr>
                <w:t xml:space="preserve">less than or equal to </w:t>
              </w:r>
            </w:ins>
            <w:commentRangeStart w:id="774"/>
            <w:ins w:id="775" w:author="Thomas" w:date="2021-10-29T10:11:00Z">
              <w:r w:rsidRPr="00B63041">
                <w:rPr>
                  <w:rFonts w:asciiTheme="minorHAnsi" w:hAnsiTheme="minorHAnsi" w:cstheme="minorHAnsi"/>
                  <w:sz w:val="22"/>
                  <w:szCs w:val="22"/>
                  <w:rPrChange w:id="776" w:author="Alhabibi, Haider@Energy" w:date="2023-08-14T16:56:00Z">
                    <w:rPr>
                      <w:rFonts w:asciiTheme="minorHAnsi" w:hAnsiTheme="minorHAnsi" w:cstheme="minorHAnsi"/>
                      <w:sz w:val="18"/>
                      <w:szCs w:val="18"/>
                    </w:rPr>
                  </w:rPrChange>
                </w:rPr>
                <w:t>10</w:t>
              </w:r>
            </w:ins>
            <w:del w:id="777" w:author="Thomas" w:date="2021-10-29T10:11:00Z">
              <w:r w:rsidRPr="00B63041" w:rsidDel="001B00F2">
                <w:rPr>
                  <w:rFonts w:asciiTheme="minorHAnsi" w:hAnsiTheme="minorHAnsi" w:cstheme="minorHAnsi"/>
                  <w:sz w:val="22"/>
                  <w:szCs w:val="22"/>
                  <w:rPrChange w:id="778" w:author="Alhabibi, Haider@Energy" w:date="2023-08-14T16:56:00Z">
                    <w:rPr>
                      <w:rFonts w:asciiTheme="minorHAnsi" w:hAnsiTheme="minorHAnsi" w:cstheme="minorHAnsi"/>
                      <w:sz w:val="18"/>
                      <w:szCs w:val="18"/>
                    </w:rPr>
                  </w:rPrChange>
                </w:rPr>
                <w:delText>15</w:delText>
              </w:r>
            </w:del>
            <w:r w:rsidRPr="00B63041">
              <w:rPr>
                <w:rFonts w:asciiTheme="minorHAnsi" w:hAnsiTheme="minorHAnsi" w:cstheme="minorHAnsi"/>
                <w:sz w:val="22"/>
                <w:szCs w:val="22"/>
                <w:rPrChange w:id="779" w:author="Alhabibi, Haider@Energy" w:date="2023-08-14T16:56:00Z">
                  <w:rPr>
                    <w:rFonts w:asciiTheme="minorHAnsi" w:hAnsiTheme="minorHAnsi" w:cstheme="minorHAnsi"/>
                    <w:sz w:val="18"/>
                    <w:szCs w:val="18"/>
                  </w:rPr>
                </w:rPrChange>
              </w:rPr>
              <w:t xml:space="preserve">%, or </w:t>
            </w:r>
            <w:del w:id="780" w:author="Shewmaker, Michael@Energy" w:date="2021-12-27T11:20:00Z">
              <w:r w:rsidRPr="00B63041" w:rsidDel="001E1BBE">
                <w:rPr>
                  <w:rFonts w:asciiTheme="minorHAnsi" w:hAnsiTheme="minorHAnsi" w:cstheme="minorHAnsi"/>
                  <w:sz w:val="22"/>
                  <w:szCs w:val="22"/>
                  <w:rPrChange w:id="781" w:author="Alhabibi, Haider@Energy" w:date="2023-08-14T16:56:00Z">
                    <w:rPr>
                      <w:rFonts w:asciiTheme="minorHAnsi" w:hAnsiTheme="minorHAnsi" w:cstheme="minorHAnsi"/>
                      <w:sz w:val="18"/>
                      <w:szCs w:val="18"/>
                    </w:rPr>
                  </w:rPrChange>
                </w:rPr>
                <w:delText xml:space="preserve">≤ </w:delText>
              </w:r>
            </w:del>
            <w:ins w:id="782" w:author="Shewmaker, Michael@Energy" w:date="2021-12-27T11:20:00Z">
              <w:r w:rsidRPr="00B63041">
                <w:rPr>
                  <w:rFonts w:asciiTheme="minorHAnsi" w:hAnsiTheme="minorHAnsi" w:cstheme="minorHAnsi"/>
                  <w:sz w:val="22"/>
                  <w:szCs w:val="22"/>
                  <w:rPrChange w:id="783" w:author="Alhabibi, Haider@Energy" w:date="2023-08-14T16:56:00Z">
                    <w:rPr>
                      <w:rFonts w:asciiTheme="minorHAnsi" w:hAnsiTheme="minorHAnsi" w:cstheme="minorHAnsi"/>
                      <w:sz w:val="18"/>
                      <w:szCs w:val="18"/>
                    </w:rPr>
                  </w:rPrChange>
                </w:rPr>
                <w:t xml:space="preserve">less than or equal to </w:t>
              </w:r>
            </w:ins>
            <w:ins w:id="784" w:author="Thomas" w:date="2021-10-29T10:11:00Z">
              <w:r w:rsidRPr="00B63041">
                <w:rPr>
                  <w:rFonts w:asciiTheme="minorHAnsi" w:hAnsiTheme="minorHAnsi" w:cstheme="minorHAnsi"/>
                  <w:sz w:val="22"/>
                  <w:szCs w:val="22"/>
                  <w:rPrChange w:id="785" w:author="Alhabibi, Haider@Energy" w:date="2023-08-14T16:56:00Z">
                    <w:rPr>
                      <w:rFonts w:asciiTheme="minorHAnsi" w:hAnsiTheme="minorHAnsi" w:cstheme="minorHAnsi"/>
                      <w:sz w:val="18"/>
                      <w:szCs w:val="18"/>
                    </w:rPr>
                  </w:rPrChange>
                </w:rPr>
                <w:t>7</w:t>
              </w:r>
            </w:ins>
            <w:del w:id="786" w:author="Thomas" w:date="2021-10-29T10:11:00Z">
              <w:r w:rsidRPr="00B63041" w:rsidDel="001B00F2">
                <w:rPr>
                  <w:rFonts w:asciiTheme="minorHAnsi" w:hAnsiTheme="minorHAnsi" w:cstheme="minorHAnsi"/>
                  <w:sz w:val="22"/>
                  <w:szCs w:val="22"/>
                  <w:rPrChange w:id="787" w:author="Alhabibi, Haider@Energy" w:date="2023-08-14T16:56:00Z">
                    <w:rPr>
                      <w:rFonts w:asciiTheme="minorHAnsi" w:hAnsiTheme="minorHAnsi" w:cstheme="minorHAnsi"/>
                      <w:sz w:val="18"/>
                      <w:szCs w:val="18"/>
                    </w:rPr>
                  </w:rPrChange>
                </w:rPr>
                <w:delText>10</w:delText>
              </w:r>
            </w:del>
            <w:commentRangeEnd w:id="774"/>
            <w:r w:rsidRPr="00B63041">
              <w:rPr>
                <w:rStyle w:val="CommentReference"/>
                <w:rFonts w:asciiTheme="minorHAnsi" w:hAnsiTheme="minorHAnsi" w:cstheme="minorHAnsi"/>
                <w:sz w:val="22"/>
                <w:szCs w:val="22"/>
                <w:rPrChange w:id="788" w:author="Alhabibi, Haider@Energy" w:date="2023-08-14T16:56:00Z">
                  <w:rPr>
                    <w:rStyle w:val="CommentReference"/>
                    <w:szCs w:val="20"/>
                  </w:rPr>
                </w:rPrChange>
              </w:rPr>
              <w:commentReference w:id="774"/>
            </w:r>
            <w:r w:rsidRPr="00B63041">
              <w:rPr>
                <w:rFonts w:asciiTheme="minorHAnsi" w:hAnsiTheme="minorHAnsi" w:cstheme="minorHAnsi"/>
                <w:sz w:val="22"/>
                <w:szCs w:val="22"/>
                <w:rPrChange w:id="789" w:author="Alhabibi, Haider@Energy" w:date="2023-08-14T16:56:00Z">
                  <w:rPr>
                    <w:rFonts w:asciiTheme="minorHAnsi" w:hAnsiTheme="minorHAnsi" w:cstheme="minorHAnsi"/>
                    <w:sz w:val="18"/>
                    <w:szCs w:val="18"/>
                  </w:rPr>
                </w:rPrChange>
              </w:rPr>
              <w:t xml:space="preserve">% leakage to </w:t>
            </w:r>
            <w:proofErr w:type="gramStart"/>
            <w:r w:rsidRPr="00B63041">
              <w:rPr>
                <w:rFonts w:asciiTheme="minorHAnsi" w:hAnsiTheme="minorHAnsi" w:cstheme="minorHAnsi"/>
                <w:sz w:val="22"/>
                <w:szCs w:val="22"/>
                <w:rPrChange w:id="790" w:author="Alhabibi, Haider@Energy" w:date="2023-08-14T16:56:00Z">
                  <w:rPr>
                    <w:rFonts w:asciiTheme="minorHAnsi" w:hAnsiTheme="minorHAnsi" w:cstheme="minorHAnsi"/>
                    <w:sz w:val="18"/>
                    <w:szCs w:val="18"/>
                  </w:rPr>
                </w:rPrChange>
              </w:rPr>
              <w:t>outside, or</w:t>
            </w:r>
            <w:proofErr w:type="gramEnd"/>
            <w:r w:rsidRPr="00B63041">
              <w:rPr>
                <w:rFonts w:asciiTheme="minorHAnsi" w:hAnsiTheme="minorHAnsi" w:cstheme="minorHAnsi"/>
                <w:sz w:val="22"/>
                <w:szCs w:val="22"/>
                <w:rPrChange w:id="791" w:author="Alhabibi, Haider@Energy" w:date="2023-08-14T16:56:00Z">
                  <w:rPr>
                    <w:rFonts w:asciiTheme="minorHAnsi" w:hAnsiTheme="minorHAnsi" w:cstheme="minorHAnsi"/>
                    <w:sz w:val="18"/>
                    <w:szCs w:val="18"/>
                  </w:rPr>
                </w:rPrChange>
              </w:rPr>
              <w:t xml:space="preserve"> seal all accessible leaks.</w:t>
            </w:r>
          </w:p>
          <w:p w14:paraId="5A220C93" w14:textId="27CAD09C" w:rsidR="00B44E35" w:rsidRPr="00B63041" w:rsidRDefault="00B44E35" w:rsidP="008B5B52">
            <w:pPr>
              <w:keepNext/>
              <w:rPr>
                <w:rFonts w:asciiTheme="minorHAnsi" w:hAnsiTheme="minorHAnsi" w:cstheme="minorHAnsi"/>
                <w:sz w:val="22"/>
                <w:szCs w:val="22"/>
                <w:rPrChange w:id="792" w:author="Alhabibi, Haider@Energy" w:date="2023-08-14T16:56:00Z">
                  <w:rPr>
                    <w:rFonts w:asciiTheme="minorHAnsi" w:hAnsiTheme="minorHAnsi" w:cstheme="minorHAnsi"/>
                    <w:sz w:val="18"/>
                    <w:szCs w:val="18"/>
                  </w:rPr>
                </w:rPrChange>
              </w:rPr>
            </w:pPr>
            <w:del w:id="793" w:author="Grewing, Kyle@Energy" w:date="2023-08-10T14:42:00Z">
              <w:r w:rsidRPr="00B63041" w:rsidDel="00792DFE">
                <w:rPr>
                  <w:rFonts w:asciiTheme="minorHAnsi" w:hAnsiTheme="minorHAnsi" w:cstheme="minorHAnsi"/>
                  <w:sz w:val="22"/>
                  <w:szCs w:val="22"/>
                  <w:rPrChange w:id="794" w:author="Alhabibi, Haider@Energy" w:date="2023-08-14T16:56:00Z">
                    <w:rPr>
                      <w:rFonts w:asciiTheme="minorHAnsi" w:hAnsiTheme="minorHAnsi" w:cstheme="minorHAnsi"/>
                      <w:sz w:val="18"/>
                      <w:szCs w:val="18"/>
                    </w:rPr>
                  </w:rPrChange>
                </w:rPr>
                <w:delText xml:space="preserve">CF2R </w:delText>
              </w:r>
            </w:del>
            <w:ins w:id="795" w:author="Grewing, Kyle@Energy" w:date="2023-08-10T14:42:00Z">
              <w:r w:rsidRPr="00B63041">
                <w:rPr>
                  <w:rFonts w:asciiTheme="minorHAnsi" w:hAnsiTheme="minorHAnsi" w:cstheme="minorHAnsi"/>
                  <w:sz w:val="22"/>
                  <w:szCs w:val="22"/>
                  <w:rPrChange w:id="796" w:author="Alhabibi, Haider@Energy" w:date="2023-08-14T16:56:00Z">
                    <w:rPr>
                      <w:rFonts w:asciiTheme="minorHAnsi" w:hAnsiTheme="minorHAnsi" w:cstheme="minorHAnsi"/>
                    </w:rPr>
                  </w:rPrChange>
                </w:rPr>
                <w:t>LMCI</w:t>
              </w:r>
              <w:r w:rsidRPr="00B63041">
                <w:rPr>
                  <w:rFonts w:asciiTheme="minorHAnsi" w:hAnsiTheme="minorHAnsi" w:cstheme="minorHAnsi"/>
                  <w:sz w:val="22"/>
                  <w:szCs w:val="22"/>
                  <w:rPrChange w:id="797" w:author="Alhabibi, Haider@Energy" w:date="2023-08-14T16:56: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798" w:author="Alhabibi, Haider@Energy" w:date="2023-08-14T16:56:00Z">
                  <w:rPr>
                    <w:rFonts w:asciiTheme="minorHAnsi" w:hAnsiTheme="minorHAnsi" w:cstheme="minorHAnsi"/>
                    <w:sz w:val="18"/>
                    <w:szCs w:val="18"/>
                  </w:rPr>
                </w:rPrChange>
              </w:rPr>
              <w:t xml:space="preserve">&amp; </w:t>
            </w:r>
            <w:del w:id="799" w:author="Grewing, Kyle@Energy" w:date="2023-08-10T14:42:00Z">
              <w:r w:rsidRPr="00B63041" w:rsidDel="00792DFE">
                <w:rPr>
                  <w:rFonts w:asciiTheme="minorHAnsi" w:hAnsiTheme="minorHAnsi" w:cstheme="minorHAnsi"/>
                  <w:sz w:val="22"/>
                  <w:szCs w:val="22"/>
                  <w:rPrChange w:id="800" w:author="Alhabibi, Haider@Energy" w:date="2023-08-14T16:56:00Z">
                    <w:rPr>
                      <w:rFonts w:asciiTheme="minorHAnsi" w:hAnsiTheme="minorHAnsi" w:cstheme="minorHAnsi"/>
                      <w:sz w:val="18"/>
                      <w:szCs w:val="18"/>
                    </w:rPr>
                  </w:rPrChange>
                </w:rPr>
                <w:delText>CF3R</w:delText>
              </w:r>
            </w:del>
            <w:ins w:id="801" w:author="Grewing, Kyle@Energy" w:date="2023-08-10T14:42:00Z">
              <w:r w:rsidRPr="00B63041">
                <w:rPr>
                  <w:rFonts w:asciiTheme="minorHAnsi" w:hAnsiTheme="minorHAnsi" w:cstheme="minorHAnsi"/>
                  <w:sz w:val="22"/>
                  <w:szCs w:val="22"/>
                  <w:rPrChange w:id="802" w:author="Alhabibi, Haider@Energy" w:date="2023-08-14T16:56:00Z">
                    <w:rPr>
                      <w:rFonts w:asciiTheme="minorHAnsi" w:hAnsiTheme="minorHAnsi" w:cstheme="minorHAnsi"/>
                    </w:rPr>
                  </w:rPrChange>
                </w:rPr>
                <w:t>LMCV</w:t>
              </w:r>
            </w:ins>
            <w:r w:rsidRPr="00B63041">
              <w:rPr>
                <w:rFonts w:asciiTheme="minorHAnsi" w:hAnsiTheme="minorHAnsi" w:cstheme="minorHAnsi"/>
                <w:sz w:val="22"/>
                <w:szCs w:val="22"/>
                <w:rPrChange w:id="803" w:author="Alhabibi, Haider@Energy" w:date="2023-08-14T16:56:00Z">
                  <w:rPr>
                    <w:rFonts w:asciiTheme="minorHAnsi" w:hAnsiTheme="minorHAnsi" w:cstheme="minorHAnsi"/>
                    <w:sz w:val="18"/>
                    <w:szCs w:val="18"/>
                  </w:rPr>
                </w:rPrChange>
              </w:rPr>
              <w:t>-MCH-25-H Refrigerant Charge verification required when refrigerant containing components are installed or altered (</w:t>
            </w:r>
            <w:r w:rsidRPr="00B63041">
              <w:rPr>
                <w:rFonts w:asciiTheme="minorHAnsi" w:hAnsiTheme="minorHAnsi" w:cstheme="minorHAnsi"/>
                <w:color w:val="000000"/>
                <w:sz w:val="22"/>
                <w:szCs w:val="22"/>
                <w:rPrChange w:id="804" w:author="Alhabibi, Haider@Energy" w:date="2023-08-14T16:56:00Z">
                  <w:rPr>
                    <w:rFonts w:asciiTheme="minorHAnsi" w:hAnsiTheme="minorHAnsi" w:cstheme="minorHAnsi"/>
                    <w:color w:val="000000"/>
                    <w:sz w:val="16"/>
                    <w:szCs w:val="16"/>
                  </w:rPr>
                </w:rPrChange>
              </w:rPr>
              <w:t>applicable in CZ 2, 8-15)</w:t>
            </w:r>
            <w:r w:rsidRPr="00B63041">
              <w:rPr>
                <w:rFonts w:asciiTheme="minorHAnsi" w:hAnsiTheme="minorHAnsi" w:cstheme="minorHAnsi"/>
                <w:sz w:val="22"/>
                <w:szCs w:val="22"/>
                <w:rPrChange w:id="805" w:author="Alhabibi, Haider@Energy" w:date="2023-08-14T16:56:00Z">
                  <w:rPr>
                    <w:rFonts w:asciiTheme="minorHAnsi" w:hAnsiTheme="minorHAnsi" w:cstheme="minorHAnsi"/>
                    <w:sz w:val="18"/>
                    <w:szCs w:val="18"/>
                  </w:rPr>
                </w:rPrChange>
              </w:rPr>
              <w:t>.</w:t>
            </w:r>
          </w:p>
          <w:p w14:paraId="67494DB9" w14:textId="74D488BC" w:rsidR="00B44E35" w:rsidRPr="00B63041" w:rsidRDefault="00B44E35" w:rsidP="008B5B52">
            <w:pPr>
              <w:keepNext/>
              <w:rPr>
                <w:rFonts w:asciiTheme="minorHAnsi" w:hAnsiTheme="minorHAnsi" w:cstheme="minorHAnsi"/>
                <w:sz w:val="22"/>
                <w:szCs w:val="22"/>
                <w:rPrChange w:id="806" w:author="Alhabibi, Haider@Energy" w:date="2023-08-14T16:56:00Z">
                  <w:rPr>
                    <w:rFonts w:asciiTheme="minorHAnsi" w:hAnsiTheme="minorHAnsi" w:cstheme="minorHAnsi"/>
                    <w:sz w:val="18"/>
                    <w:szCs w:val="18"/>
                  </w:rPr>
                </w:rPrChange>
              </w:rPr>
            </w:pPr>
            <w:del w:id="807" w:author="Grewing, Kyle@Energy" w:date="2023-08-10T14:42:00Z">
              <w:r w:rsidRPr="00B63041" w:rsidDel="00792DFE">
                <w:rPr>
                  <w:rFonts w:asciiTheme="minorHAnsi" w:hAnsiTheme="minorHAnsi" w:cstheme="minorHAnsi"/>
                  <w:sz w:val="22"/>
                  <w:szCs w:val="22"/>
                  <w:rPrChange w:id="808" w:author="Alhabibi, Haider@Energy" w:date="2023-08-14T16:56:00Z">
                    <w:rPr>
                      <w:rFonts w:asciiTheme="minorHAnsi" w:hAnsiTheme="minorHAnsi" w:cstheme="minorHAnsi"/>
                      <w:sz w:val="18"/>
                      <w:szCs w:val="18"/>
                    </w:rPr>
                  </w:rPrChange>
                </w:rPr>
                <w:delText xml:space="preserve">CF2R </w:delText>
              </w:r>
            </w:del>
            <w:ins w:id="809" w:author="Grewing, Kyle@Energy" w:date="2023-08-10T14:42:00Z">
              <w:r w:rsidRPr="00B63041">
                <w:rPr>
                  <w:rFonts w:asciiTheme="minorHAnsi" w:hAnsiTheme="minorHAnsi" w:cstheme="minorHAnsi"/>
                  <w:sz w:val="22"/>
                  <w:szCs w:val="22"/>
                  <w:rPrChange w:id="810" w:author="Alhabibi, Haider@Energy" w:date="2023-08-14T16:56:00Z">
                    <w:rPr>
                      <w:rFonts w:asciiTheme="minorHAnsi" w:hAnsiTheme="minorHAnsi" w:cstheme="minorHAnsi"/>
                    </w:rPr>
                  </w:rPrChange>
                </w:rPr>
                <w:t>LMCI</w:t>
              </w:r>
              <w:r w:rsidRPr="00B63041">
                <w:rPr>
                  <w:rFonts w:asciiTheme="minorHAnsi" w:hAnsiTheme="minorHAnsi" w:cstheme="minorHAnsi"/>
                  <w:sz w:val="22"/>
                  <w:szCs w:val="22"/>
                  <w:rPrChange w:id="811" w:author="Alhabibi, Haider@Energy" w:date="2023-08-14T16:56: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812" w:author="Alhabibi, Haider@Energy" w:date="2023-08-14T16:56:00Z">
                  <w:rPr>
                    <w:rFonts w:asciiTheme="minorHAnsi" w:hAnsiTheme="minorHAnsi" w:cstheme="minorHAnsi"/>
                    <w:sz w:val="18"/>
                    <w:szCs w:val="18"/>
                  </w:rPr>
                </w:rPrChange>
              </w:rPr>
              <w:t xml:space="preserve">&amp; </w:t>
            </w:r>
            <w:del w:id="813" w:author="Grewing, Kyle@Energy" w:date="2023-08-10T14:43:00Z">
              <w:r w:rsidRPr="00B63041" w:rsidDel="00792DFE">
                <w:rPr>
                  <w:rFonts w:asciiTheme="minorHAnsi" w:hAnsiTheme="minorHAnsi" w:cstheme="minorHAnsi"/>
                  <w:sz w:val="22"/>
                  <w:szCs w:val="22"/>
                  <w:rPrChange w:id="814" w:author="Alhabibi, Haider@Energy" w:date="2023-08-14T16:56:00Z">
                    <w:rPr>
                      <w:rFonts w:asciiTheme="minorHAnsi" w:hAnsiTheme="minorHAnsi" w:cstheme="minorHAnsi"/>
                      <w:sz w:val="18"/>
                      <w:szCs w:val="18"/>
                    </w:rPr>
                  </w:rPrChange>
                </w:rPr>
                <w:delText>CF3R</w:delText>
              </w:r>
            </w:del>
            <w:ins w:id="815" w:author="Grewing, Kyle@Energy" w:date="2023-08-10T14:43:00Z">
              <w:r w:rsidRPr="00B63041">
                <w:rPr>
                  <w:rFonts w:asciiTheme="minorHAnsi" w:hAnsiTheme="minorHAnsi" w:cstheme="minorHAnsi"/>
                  <w:sz w:val="22"/>
                  <w:szCs w:val="22"/>
                  <w:rPrChange w:id="816" w:author="Alhabibi, Haider@Energy" w:date="2023-08-14T16:56:00Z">
                    <w:rPr>
                      <w:rFonts w:asciiTheme="minorHAnsi" w:hAnsiTheme="minorHAnsi" w:cstheme="minorHAnsi"/>
                    </w:rPr>
                  </w:rPrChange>
                </w:rPr>
                <w:t>LMCV</w:t>
              </w:r>
            </w:ins>
            <w:r w:rsidRPr="00B63041">
              <w:rPr>
                <w:rFonts w:asciiTheme="minorHAnsi" w:hAnsiTheme="minorHAnsi" w:cstheme="minorHAnsi"/>
                <w:sz w:val="22"/>
                <w:szCs w:val="22"/>
                <w:rPrChange w:id="817" w:author="Alhabibi, Haider@Energy" w:date="2023-08-14T16:56:00Z">
                  <w:rPr>
                    <w:rFonts w:asciiTheme="minorHAnsi" w:hAnsiTheme="minorHAnsi" w:cstheme="minorHAnsi"/>
                    <w:sz w:val="18"/>
                    <w:szCs w:val="18"/>
                  </w:rPr>
                </w:rPrChange>
              </w:rPr>
              <w:t xml:space="preserve">-MCH-23 Airflow Rate </w:t>
            </w:r>
            <w:del w:id="818" w:author="Shewmaker, Michael@Energy" w:date="2021-12-27T11:20:00Z">
              <w:r w:rsidRPr="00B63041" w:rsidDel="001E1BBE">
                <w:rPr>
                  <w:rFonts w:asciiTheme="minorHAnsi" w:hAnsiTheme="minorHAnsi" w:cstheme="minorHAnsi"/>
                  <w:sz w:val="22"/>
                  <w:szCs w:val="22"/>
                  <w:rPrChange w:id="819" w:author="Alhabibi, Haider@Energy" w:date="2023-08-14T16:56:00Z">
                    <w:rPr>
                      <w:rFonts w:asciiTheme="minorHAnsi" w:hAnsiTheme="minorHAnsi" w:cstheme="minorHAnsi"/>
                      <w:sz w:val="18"/>
                      <w:szCs w:val="18"/>
                    </w:rPr>
                  </w:rPrChange>
                </w:rPr>
                <w:delText xml:space="preserve">≥ </w:delText>
              </w:r>
            </w:del>
            <w:ins w:id="820" w:author="Shewmaker, Michael@Energy" w:date="2021-12-27T11:20:00Z">
              <w:r w:rsidRPr="00B63041">
                <w:rPr>
                  <w:rFonts w:asciiTheme="minorHAnsi" w:hAnsiTheme="minorHAnsi" w:cstheme="minorHAnsi"/>
                  <w:sz w:val="22"/>
                  <w:szCs w:val="22"/>
                  <w:rPrChange w:id="821" w:author="Alhabibi, Haider@Energy" w:date="2023-08-14T16:56:00Z">
                    <w:rPr>
                      <w:rFonts w:asciiTheme="minorHAnsi" w:hAnsiTheme="minorHAnsi" w:cstheme="minorHAnsi"/>
                      <w:sz w:val="18"/>
                      <w:szCs w:val="18"/>
                    </w:rPr>
                  </w:rPrChange>
                </w:rPr>
                <w:t xml:space="preserve">greater than or equal to </w:t>
              </w:r>
            </w:ins>
            <w:r w:rsidRPr="00B63041">
              <w:rPr>
                <w:rFonts w:asciiTheme="minorHAnsi" w:hAnsiTheme="minorHAnsi" w:cstheme="minorHAnsi"/>
                <w:sz w:val="22"/>
                <w:szCs w:val="22"/>
                <w:rPrChange w:id="822" w:author="Alhabibi, Haider@Energy" w:date="2023-08-14T16:56:00Z">
                  <w:rPr>
                    <w:rFonts w:asciiTheme="minorHAnsi" w:hAnsiTheme="minorHAnsi" w:cstheme="minorHAnsi"/>
                    <w:sz w:val="18"/>
                    <w:szCs w:val="18"/>
                  </w:rPr>
                </w:rPrChange>
              </w:rPr>
              <w:t>300 CFM/ton required when MCH-25 is required.</w:t>
            </w:r>
          </w:p>
          <w:p w14:paraId="0237A8BF" w14:textId="77777777" w:rsidR="00B44E35" w:rsidRPr="00B63041" w:rsidRDefault="00B44E35" w:rsidP="008B5B52">
            <w:pPr>
              <w:keepNext/>
              <w:rPr>
                <w:rFonts w:asciiTheme="minorHAnsi" w:hAnsiTheme="minorHAnsi" w:cstheme="minorHAnsi"/>
                <w:sz w:val="22"/>
                <w:szCs w:val="22"/>
                <w:u w:val="single"/>
                <w:rPrChange w:id="823" w:author="Alhabibi, Haider@Energy" w:date="2023-08-14T16:56: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824" w:author="Alhabibi, Haider@Energy" w:date="2023-08-14T16:56:00Z">
                  <w:rPr>
                    <w:rFonts w:asciiTheme="minorHAnsi" w:hAnsiTheme="minorHAnsi" w:cstheme="minorHAnsi"/>
                    <w:sz w:val="18"/>
                    <w:szCs w:val="18"/>
                    <w:u w:val="single"/>
                  </w:rPr>
                </w:rPrChange>
              </w:rPr>
              <w:t>Exceptions:</w:t>
            </w:r>
          </w:p>
          <w:p w14:paraId="2C516880" w14:textId="77777777" w:rsidR="00B44E35" w:rsidRPr="00B63041" w:rsidRDefault="00B44E35" w:rsidP="008B5B52">
            <w:pPr>
              <w:keepNext/>
              <w:rPr>
                <w:rFonts w:asciiTheme="minorHAnsi" w:hAnsiTheme="minorHAnsi" w:cstheme="minorHAnsi"/>
                <w:sz w:val="22"/>
                <w:szCs w:val="22"/>
                <w:rPrChange w:id="825" w:author="Alhabibi, Haider@Energy" w:date="2023-08-14T16:56:00Z">
                  <w:rPr>
                    <w:rFonts w:asciiTheme="minorHAnsi" w:hAnsiTheme="minorHAnsi" w:cstheme="minorHAnsi"/>
                    <w:sz w:val="18"/>
                    <w:szCs w:val="18"/>
                  </w:rPr>
                </w:rPrChange>
              </w:rPr>
            </w:pPr>
            <w:r w:rsidRPr="00B63041">
              <w:rPr>
                <w:rFonts w:asciiTheme="minorHAnsi" w:hAnsiTheme="minorHAnsi" w:cstheme="minorHAnsi"/>
                <w:sz w:val="22"/>
                <w:szCs w:val="22"/>
                <w:rPrChange w:id="826" w:author="Alhabibi, Haider@Energy" w:date="2023-08-14T16:56:00Z">
                  <w:rPr>
                    <w:rFonts w:asciiTheme="minorHAnsi" w:hAnsiTheme="minorHAnsi" w:cstheme="minorHAnsi"/>
                    <w:sz w:val="18"/>
                    <w:szCs w:val="18"/>
                  </w:rPr>
                </w:rPrChange>
              </w:rPr>
              <w:t>-Duct systems registered with HERS provider as previously sealed are exempt from MCH-20 Duct Leakage Testing requirements.</w:t>
            </w:r>
          </w:p>
          <w:p w14:paraId="4A22CA6C" w14:textId="77777777" w:rsidR="00B44E35" w:rsidRPr="00B63041" w:rsidRDefault="00B44E35" w:rsidP="008B5B52">
            <w:pPr>
              <w:keepNext/>
              <w:rPr>
                <w:rFonts w:asciiTheme="minorHAnsi" w:hAnsiTheme="minorHAnsi" w:cstheme="minorHAnsi"/>
                <w:sz w:val="22"/>
                <w:szCs w:val="22"/>
                <w:rPrChange w:id="827" w:author="Alhabibi, Haider@Energy" w:date="2023-08-14T16:56:00Z">
                  <w:rPr>
                    <w:rFonts w:asciiTheme="minorHAnsi" w:hAnsiTheme="minorHAnsi" w:cstheme="minorHAnsi"/>
                    <w:sz w:val="18"/>
                    <w:szCs w:val="18"/>
                  </w:rPr>
                </w:rPrChange>
              </w:rPr>
            </w:pPr>
            <w:r w:rsidRPr="00B63041">
              <w:rPr>
                <w:rFonts w:asciiTheme="minorHAnsi" w:hAnsiTheme="minorHAnsi" w:cstheme="minorHAnsi"/>
                <w:sz w:val="22"/>
                <w:szCs w:val="22"/>
                <w:rPrChange w:id="828" w:author="Alhabibi, Haider@Energy" w:date="2023-08-14T16:56:00Z">
                  <w:rPr>
                    <w:rFonts w:asciiTheme="minorHAnsi" w:hAnsiTheme="minorHAnsi" w:cstheme="minorHAnsi"/>
                    <w:sz w:val="18"/>
                    <w:szCs w:val="18"/>
                  </w:rPr>
                </w:rPrChange>
              </w:rPr>
              <w:t>-Heating-only systems and Air Handler/Furnace changes do not require verification of Air Flow MCH-23, or Refrigerant Charge MCH-25.</w:t>
            </w:r>
          </w:p>
          <w:p w14:paraId="33BC6C80" w14:textId="33429A15" w:rsidR="00B44E35" w:rsidRPr="00EB4E7D" w:rsidRDefault="00B44E35" w:rsidP="008B5B52">
            <w:pPr>
              <w:keepNext/>
              <w:rPr>
                <w:rFonts w:asciiTheme="minorHAnsi" w:hAnsiTheme="minorHAnsi" w:cstheme="minorHAnsi"/>
                <w:rPrChange w:id="829" w:author="Alhabibi, Haider@Energy" w:date="2023-08-14T16:28:00Z">
                  <w:rPr/>
                </w:rPrChange>
              </w:rPr>
            </w:pPr>
            <w:r w:rsidRPr="00B63041">
              <w:rPr>
                <w:rFonts w:asciiTheme="minorHAnsi" w:hAnsiTheme="minorHAnsi" w:cstheme="minorHAnsi"/>
                <w:sz w:val="22"/>
                <w:szCs w:val="22"/>
                <w:rPrChange w:id="830" w:author="Alhabibi, Haider@Energy" w:date="2023-08-14T16:56:00Z">
                  <w:rPr>
                    <w:rFonts w:asciiTheme="minorHAnsi" w:hAnsiTheme="minorHAnsi" w:cstheme="minorHAnsi"/>
                    <w:sz w:val="18"/>
                    <w:szCs w:val="18"/>
                  </w:rPr>
                </w:rPrChange>
              </w:rPr>
              <w:t>-Existing duct systems constructed, insulated</w:t>
            </w:r>
            <w:ins w:id="831" w:author="Shewmaker, Michael@Energy" w:date="2021-12-27T11:16:00Z">
              <w:r w:rsidRPr="00B63041">
                <w:rPr>
                  <w:rFonts w:asciiTheme="minorHAnsi" w:hAnsiTheme="minorHAnsi" w:cstheme="minorHAnsi"/>
                  <w:sz w:val="22"/>
                  <w:szCs w:val="22"/>
                  <w:rPrChange w:id="832" w:author="Alhabibi, Haider@Energy" w:date="2023-08-14T16:56:00Z">
                    <w:rPr>
                      <w:rFonts w:asciiTheme="minorHAnsi" w:hAnsiTheme="minorHAnsi" w:cstheme="minorHAnsi"/>
                      <w:sz w:val="18"/>
                      <w:szCs w:val="18"/>
                    </w:rPr>
                  </w:rPrChange>
                </w:rPr>
                <w:t>,</w:t>
              </w:r>
            </w:ins>
            <w:r w:rsidRPr="00B63041">
              <w:rPr>
                <w:rFonts w:asciiTheme="minorHAnsi" w:hAnsiTheme="minorHAnsi" w:cstheme="minorHAnsi"/>
                <w:sz w:val="22"/>
                <w:szCs w:val="22"/>
                <w:rPrChange w:id="833" w:author="Alhabibi, Haider@Energy" w:date="2023-08-14T16:56:00Z">
                  <w:rPr>
                    <w:rFonts w:asciiTheme="minorHAnsi" w:hAnsiTheme="minorHAnsi" w:cstheme="minorHAnsi"/>
                    <w:sz w:val="18"/>
                    <w:szCs w:val="18"/>
                  </w:rPr>
                </w:rPrChange>
              </w:rPr>
              <w:t xml:space="preserve"> or sealed with asbestos are exempt from MCH-20 Duct Leakage Testing requirements.</w:t>
            </w:r>
          </w:p>
        </w:tc>
      </w:tr>
    </w:tbl>
    <w:p w14:paraId="013881B8" w14:textId="4EC2A93A" w:rsidR="003F082B" w:rsidRPr="00EB4E7D" w:rsidRDefault="003F082B" w:rsidP="003F082B">
      <w:pPr>
        <w:rPr>
          <w:rFonts w:asciiTheme="minorHAnsi" w:hAnsiTheme="minorHAnsi" w:cstheme="minorHAnsi"/>
          <w:rPrChange w:id="834" w:author="Alhabibi, Haider@Energy" w:date="2023-08-14T16:28:00Z">
            <w:rPr/>
          </w:rPrChange>
        </w:rPr>
      </w:pPr>
    </w:p>
    <w:p w14:paraId="7F80A8C9" w14:textId="77777777" w:rsidR="00643D97" w:rsidRPr="00EB4E7D" w:rsidRDefault="00643D97" w:rsidP="003F082B">
      <w:pPr>
        <w:rPr>
          <w:rFonts w:asciiTheme="minorHAnsi" w:hAnsiTheme="minorHAnsi" w:cstheme="minorHAnsi"/>
          <w:rPrChange w:id="835" w:author="Alhabibi, Haider@Energy" w:date="2023-08-14T16:28:00Z">
            <w:rPr/>
          </w:rPrChange>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836" w:author="Alhabibi, Haider@Energy" w:date="2023-08-14T16:59:00Z">
          <w:tblP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093"/>
        <w:gridCol w:w="1093"/>
        <w:gridCol w:w="1094"/>
        <w:gridCol w:w="1093"/>
        <w:gridCol w:w="1093"/>
        <w:gridCol w:w="1094"/>
        <w:gridCol w:w="1093"/>
        <w:gridCol w:w="1094"/>
        <w:gridCol w:w="1093"/>
        <w:gridCol w:w="1093"/>
        <w:gridCol w:w="1094"/>
        <w:gridCol w:w="1093"/>
        <w:gridCol w:w="1094"/>
        <w:tblGridChange w:id="837">
          <w:tblGrid>
            <w:gridCol w:w="1090"/>
            <w:gridCol w:w="4"/>
            <w:gridCol w:w="1092"/>
            <w:gridCol w:w="5"/>
            <w:gridCol w:w="1090"/>
            <w:gridCol w:w="6"/>
            <w:gridCol w:w="1089"/>
            <w:gridCol w:w="7"/>
            <w:gridCol w:w="1088"/>
            <w:gridCol w:w="8"/>
            <w:gridCol w:w="1088"/>
            <w:gridCol w:w="8"/>
            <w:gridCol w:w="1088"/>
            <w:gridCol w:w="8"/>
            <w:gridCol w:w="1088"/>
            <w:gridCol w:w="8"/>
            <w:gridCol w:w="1088"/>
            <w:gridCol w:w="8"/>
            <w:gridCol w:w="1088"/>
            <w:gridCol w:w="8"/>
            <w:gridCol w:w="1088"/>
            <w:gridCol w:w="8"/>
            <w:gridCol w:w="1088"/>
            <w:gridCol w:w="8"/>
            <w:gridCol w:w="61"/>
            <w:gridCol w:w="1002"/>
            <w:gridCol w:w="90"/>
          </w:tblGrid>
        </w:tblGridChange>
      </w:tblGrid>
      <w:tr w:rsidR="00B44E35" w:rsidRPr="00EB4E7D" w14:paraId="1AEE0C5C" w14:textId="77777777" w:rsidTr="00904F9E">
        <w:trPr>
          <w:trHeight w:val="230"/>
          <w:trPrChange w:id="838" w:author="Alhabibi, Haider@Energy" w:date="2023-08-14T16:59:00Z">
            <w:trPr>
              <w:gridAfter w:val="0"/>
              <w:wAfter w:w="1092" w:type="dxa"/>
              <w:trHeight w:val="230"/>
            </w:trPr>
          </w:trPrChange>
        </w:trPr>
        <w:tc>
          <w:tcPr>
            <w:tcW w:w="14214" w:type="dxa"/>
            <w:gridSpan w:val="13"/>
            <w:tcPrChange w:id="839" w:author="Alhabibi, Haider@Energy" w:date="2023-08-14T16:59:00Z">
              <w:tcPr>
                <w:tcW w:w="13212" w:type="dxa"/>
                <w:gridSpan w:val="25"/>
              </w:tcPr>
            </w:tcPrChange>
          </w:tcPr>
          <w:p w14:paraId="5E0C5A38" w14:textId="0E935290" w:rsidR="00B44E35" w:rsidRPr="00EB4E7D" w:rsidRDefault="00B44E35" w:rsidP="008B5B52">
            <w:pPr>
              <w:keepNext/>
              <w:rPr>
                <w:rFonts w:asciiTheme="minorHAnsi" w:hAnsiTheme="minorHAnsi" w:cstheme="minorHAnsi"/>
                <w:b/>
                <w:rPrChange w:id="840" w:author="Alhabibi, Haider@Energy" w:date="2023-08-14T16:28:00Z">
                  <w:rPr>
                    <w:rFonts w:ascii="Calibri" w:hAnsi="Calibri"/>
                    <w:b/>
                  </w:rPr>
                </w:rPrChange>
              </w:rPr>
            </w:pPr>
            <w:r w:rsidRPr="00EB4E7D">
              <w:rPr>
                <w:rFonts w:asciiTheme="minorHAnsi" w:hAnsiTheme="minorHAnsi" w:cstheme="minorHAnsi"/>
                <w:b/>
                <w:rPrChange w:id="841" w:author="Alhabibi, Haider@Energy" w:date="2023-08-14T16:28:00Z">
                  <w:rPr>
                    <w:rFonts w:ascii="Calibri" w:hAnsi="Calibri"/>
                    <w:b/>
                    <w:sz w:val="20"/>
                    <w:szCs w:val="22"/>
                  </w:rPr>
                </w:rPrChange>
              </w:rPr>
              <w:lastRenderedPageBreak/>
              <w:t>E. Entirely New or Complete Replacement Duct System, with or without Equipment Changeout (Sections 150.2(b)1Diia and 150.2(b)1E, F)</w:t>
            </w:r>
          </w:p>
        </w:tc>
      </w:tr>
      <w:tr w:rsidR="00B44E35" w:rsidRPr="00EB4E7D" w14:paraId="6C7DACC0" w14:textId="77777777" w:rsidTr="00904F9E">
        <w:trPr>
          <w:trHeight w:val="231"/>
          <w:trPrChange w:id="842" w:author="Alhabibi, Haider@Energy" w:date="2023-08-14T16:59:00Z">
            <w:trPr>
              <w:trHeight w:val="231"/>
            </w:trPr>
          </w:trPrChange>
        </w:trPr>
        <w:tc>
          <w:tcPr>
            <w:tcW w:w="1093" w:type="dxa"/>
            <w:shd w:val="clear" w:color="auto" w:fill="auto"/>
            <w:tcPrChange w:id="843" w:author="Alhabibi, Haider@Energy" w:date="2023-08-14T16:59:00Z">
              <w:tcPr>
                <w:tcW w:w="1095" w:type="dxa"/>
                <w:gridSpan w:val="2"/>
                <w:shd w:val="clear" w:color="auto" w:fill="auto"/>
              </w:tcPr>
            </w:tcPrChange>
          </w:tcPr>
          <w:p w14:paraId="395CDC1F" w14:textId="77777777" w:rsidR="00B44E35" w:rsidRPr="00B63041" w:rsidRDefault="00B44E35" w:rsidP="00B44E35">
            <w:pPr>
              <w:keepNext/>
              <w:jc w:val="center"/>
              <w:rPr>
                <w:rFonts w:asciiTheme="minorHAnsi" w:hAnsiTheme="minorHAnsi" w:cstheme="minorHAnsi"/>
                <w:sz w:val="22"/>
                <w:szCs w:val="22"/>
                <w:rPrChange w:id="844" w:author="Alhabibi, Haider@Energy" w:date="2023-08-14T16:56:00Z">
                  <w:rPr>
                    <w:rFonts w:ascii="Calibri" w:hAnsi="Calibri"/>
                    <w:sz w:val="18"/>
                    <w:szCs w:val="18"/>
                  </w:rPr>
                </w:rPrChange>
              </w:rPr>
            </w:pPr>
            <w:r w:rsidRPr="00B63041">
              <w:rPr>
                <w:rFonts w:asciiTheme="minorHAnsi" w:hAnsiTheme="minorHAnsi" w:cstheme="minorHAnsi"/>
                <w:sz w:val="22"/>
                <w:szCs w:val="22"/>
                <w:rPrChange w:id="845" w:author="Alhabibi, Haider@Energy" w:date="2023-08-14T16:56:00Z">
                  <w:rPr>
                    <w:rFonts w:ascii="Calibri" w:hAnsi="Calibri"/>
                    <w:sz w:val="18"/>
                    <w:szCs w:val="18"/>
                  </w:rPr>
                </w:rPrChange>
              </w:rPr>
              <w:t>01</w:t>
            </w:r>
          </w:p>
        </w:tc>
        <w:tc>
          <w:tcPr>
            <w:tcW w:w="1093" w:type="dxa"/>
            <w:tcPrChange w:id="846" w:author="Alhabibi, Haider@Energy" w:date="2023-08-14T16:59:00Z">
              <w:tcPr>
                <w:tcW w:w="1097" w:type="dxa"/>
                <w:gridSpan w:val="2"/>
              </w:tcPr>
            </w:tcPrChange>
          </w:tcPr>
          <w:p w14:paraId="3A755BAB" w14:textId="77777777" w:rsidR="00B44E35" w:rsidRPr="00B63041" w:rsidRDefault="00B44E35" w:rsidP="00B44E35">
            <w:pPr>
              <w:keepNext/>
              <w:jc w:val="center"/>
              <w:rPr>
                <w:rFonts w:asciiTheme="minorHAnsi" w:hAnsiTheme="minorHAnsi" w:cstheme="minorHAnsi"/>
                <w:sz w:val="22"/>
                <w:szCs w:val="22"/>
                <w:rPrChange w:id="847" w:author="Alhabibi, Haider@Energy" w:date="2023-08-14T16:56:00Z">
                  <w:rPr>
                    <w:rFonts w:ascii="Calibri" w:hAnsi="Calibri"/>
                    <w:sz w:val="18"/>
                    <w:szCs w:val="18"/>
                  </w:rPr>
                </w:rPrChange>
              </w:rPr>
            </w:pPr>
            <w:r w:rsidRPr="00B63041">
              <w:rPr>
                <w:rFonts w:asciiTheme="minorHAnsi" w:hAnsiTheme="minorHAnsi" w:cstheme="minorHAnsi"/>
                <w:sz w:val="22"/>
                <w:szCs w:val="22"/>
                <w:rPrChange w:id="848" w:author="Alhabibi, Haider@Energy" w:date="2023-08-14T16:56:00Z">
                  <w:rPr>
                    <w:rFonts w:ascii="Calibri" w:hAnsi="Calibri"/>
                    <w:sz w:val="18"/>
                    <w:szCs w:val="18"/>
                  </w:rPr>
                </w:rPrChange>
              </w:rPr>
              <w:t>02</w:t>
            </w:r>
          </w:p>
        </w:tc>
        <w:tc>
          <w:tcPr>
            <w:tcW w:w="1094" w:type="dxa"/>
            <w:shd w:val="clear" w:color="auto" w:fill="auto"/>
            <w:tcPrChange w:id="849" w:author="Alhabibi, Haider@Energy" w:date="2023-08-14T16:59:00Z">
              <w:tcPr>
                <w:tcW w:w="1096" w:type="dxa"/>
                <w:gridSpan w:val="2"/>
                <w:shd w:val="clear" w:color="auto" w:fill="auto"/>
              </w:tcPr>
            </w:tcPrChange>
          </w:tcPr>
          <w:p w14:paraId="434A70C2" w14:textId="77777777" w:rsidR="00B44E35" w:rsidRPr="00B63041" w:rsidRDefault="00B44E35" w:rsidP="00B44E35">
            <w:pPr>
              <w:keepNext/>
              <w:jc w:val="center"/>
              <w:rPr>
                <w:rFonts w:asciiTheme="minorHAnsi" w:hAnsiTheme="minorHAnsi" w:cstheme="minorHAnsi"/>
                <w:sz w:val="22"/>
                <w:szCs w:val="22"/>
                <w:rPrChange w:id="850" w:author="Alhabibi, Haider@Energy" w:date="2023-08-14T16:56:00Z">
                  <w:rPr>
                    <w:rFonts w:ascii="Calibri" w:hAnsi="Calibri"/>
                    <w:sz w:val="18"/>
                    <w:szCs w:val="18"/>
                  </w:rPr>
                </w:rPrChange>
              </w:rPr>
            </w:pPr>
            <w:r w:rsidRPr="00B63041">
              <w:rPr>
                <w:rFonts w:asciiTheme="minorHAnsi" w:hAnsiTheme="minorHAnsi" w:cstheme="minorHAnsi"/>
                <w:sz w:val="22"/>
                <w:szCs w:val="22"/>
                <w:rPrChange w:id="851" w:author="Alhabibi, Haider@Energy" w:date="2023-08-14T16:56:00Z">
                  <w:rPr>
                    <w:rFonts w:ascii="Calibri" w:hAnsi="Calibri"/>
                    <w:sz w:val="18"/>
                    <w:szCs w:val="18"/>
                  </w:rPr>
                </w:rPrChange>
              </w:rPr>
              <w:t>03</w:t>
            </w:r>
          </w:p>
        </w:tc>
        <w:tc>
          <w:tcPr>
            <w:tcW w:w="1093" w:type="dxa"/>
            <w:tcPrChange w:id="852" w:author="Alhabibi, Haider@Energy" w:date="2023-08-14T16:59:00Z">
              <w:tcPr>
                <w:tcW w:w="1096" w:type="dxa"/>
                <w:gridSpan w:val="2"/>
              </w:tcPr>
            </w:tcPrChange>
          </w:tcPr>
          <w:p w14:paraId="19D4A0D0" w14:textId="77777777" w:rsidR="00B44E35" w:rsidRPr="00B63041" w:rsidRDefault="00B44E35" w:rsidP="00B44E35">
            <w:pPr>
              <w:keepNext/>
              <w:jc w:val="center"/>
              <w:rPr>
                <w:rFonts w:asciiTheme="minorHAnsi" w:hAnsiTheme="minorHAnsi" w:cstheme="minorHAnsi"/>
                <w:sz w:val="22"/>
                <w:szCs w:val="22"/>
                <w:rPrChange w:id="853" w:author="Alhabibi, Haider@Energy" w:date="2023-08-14T16:56:00Z">
                  <w:rPr>
                    <w:rFonts w:ascii="Calibri" w:hAnsi="Calibri"/>
                    <w:sz w:val="18"/>
                    <w:szCs w:val="18"/>
                  </w:rPr>
                </w:rPrChange>
              </w:rPr>
            </w:pPr>
            <w:r w:rsidRPr="00B63041">
              <w:rPr>
                <w:rFonts w:asciiTheme="minorHAnsi" w:hAnsiTheme="minorHAnsi" w:cstheme="minorHAnsi"/>
                <w:sz w:val="22"/>
                <w:szCs w:val="22"/>
                <w:rPrChange w:id="854" w:author="Alhabibi, Haider@Energy" w:date="2023-08-14T16:56:00Z">
                  <w:rPr>
                    <w:rFonts w:ascii="Calibri" w:hAnsi="Calibri"/>
                    <w:sz w:val="18"/>
                    <w:szCs w:val="18"/>
                  </w:rPr>
                </w:rPrChange>
              </w:rPr>
              <w:t>04</w:t>
            </w:r>
          </w:p>
        </w:tc>
        <w:tc>
          <w:tcPr>
            <w:tcW w:w="1093" w:type="dxa"/>
            <w:tcPrChange w:id="855" w:author="Alhabibi, Haider@Energy" w:date="2023-08-14T16:59:00Z">
              <w:tcPr>
                <w:tcW w:w="1096" w:type="dxa"/>
                <w:gridSpan w:val="2"/>
              </w:tcPr>
            </w:tcPrChange>
          </w:tcPr>
          <w:p w14:paraId="0D2A1957" w14:textId="77777777" w:rsidR="00B44E35" w:rsidRPr="00B63041" w:rsidRDefault="00B44E35" w:rsidP="00B44E35">
            <w:pPr>
              <w:keepNext/>
              <w:jc w:val="center"/>
              <w:rPr>
                <w:rFonts w:asciiTheme="minorHAnsi" w:hAnsiTheme="minorHAnsi" w:cstheme="minorHAnsi"/>
                <w:sz w:val="22"/>
                <w:szCs w:val="22"/>
                <w:rPrChange w:id="856" w:author="Alhabibi, Haider@Energy" w:date="2023-08-14T16:56:00Z">
                  <w:rPr>
                    <w:rFonts w:ascii="Calibri" w:hAnsi="Calibri"/>
                    <w:sz w:val="18"/>
                    <w:szCs w:val="18"/>
                  </w:rPr>
                </w:rPrChange>
              </w:rPr>
            </w:pPr>
            <w:r w:rsidRPr="00B63041">
              <w:rPr>
                <w:rFonts w:asciiTheme="minorHAnsi" w:hAnsiTheme="minorHAnsi" w:cstheme="minorHAnsi"/>
                <w:sz w:val="22"/>
                <w:szCs w:val="22"/>
                <w:rPrChange w:id="857" w:author="Alhabibi, Haider@Energy" w:date="2023-08-14T16:56:00Z">
                  <w:rPr>
                    <w:rFonts w:ascii="Calibri" w:hAnsi="Calibri"/>
                    <w:sz w:val="18"/>
                    <w:szCs w:val="18"/>
                  </w:rPr>
                </w:rPrChange>
              </w:rPr>
              <w:t>05</w:t>
            </w:r>
          </w:p>
        </w:tc>
        <w:tc>
          <w:tcPr>
            <w:tcW w:w="1094" w:type="dxa"/>
            <w:tcPrChange w:id="858" w:author="Alhabibi, Haider@Energy" w:date="2023-08-14T16:59:00Z">
              <w:tcPr>
                <w:tcW w:w="1096" w:type="dxa"/>
                <w:gridSpan w:val="2"/>
              </w:tcPr>
            </w:tcPrChange>
          </w:tcPr>
          <w:p w14:paraId="231AE6EA" w14:textId="77777777" w:rsidR="00B44E35" w:rsidRPr="00B63041" w:rsidRDefault="00B44E35" w:rsidP="00B44E35">
            <w:pPr>
              <w:keepNext/>
              <w:jc w:val="center"/>
              <w:rPr>
                <w:rFonts w:asciiTheme="minorHAnsi" w:hAnsiTheme="minorHAnsi" w:cstheme="minorHAnsi"/>
                <w:sz w:val="22"/>
                <w:szCs w:val="22"/>
                <w:rPrChange w:id="859" w:author="Alhabibi, Haider@Energy" w:date="2023-08-14T16:56:00Z">
                  <w:rPr>
                    <w:rFonts w:ascii="Calibri" w:hAnsi="Calibri"/>
                    <w:sz w:val="18"/>
                    <w:szCs w:val="18"/>
                  </w:rPr>
                </w:rPrChange>
              </w:rPr>
            </w:pPr>
            <w:r w:rsidRPr="00B63041">
              <w:rPr>
                <w:rFonts w:asciiTheme="minorHAnsi" w:hAnsiTheme="minorHAnsi" w:cstheme="minorHAnsi"/>
                <w:sz w:val="22"/>
                <w:szCs w:val="22"/>
                <w:rPrChange w:id="860" w:author="Alhabibi, Haider@Energy" w:date="2023-08-14T16:56:00Z">
                  <w:rPr>
                    <w:rFonts w:ascii="Calibri" w:hAnsi="Calibri"/>
                    <w:sz w:val="18"/>
                    <w:szCs w:val="18"/>
                  </w:rPr>
                </w:rPrChange>
              </w:rPr>
              <w:t>06</w:t>
            </w:r>
          </w:p>
        </w:tc>
        <w:tc>
          <w:tcPr>
            <w:tcW w:w="1093" w:type="dxa"/>
            <w:tcPrChange w:id="861" w:author="Alhabibi, Haider@Energy" w:date="2023-08-14T16:59:00Z">
              <w:tcPr>
                <w:tcW w:w="1096" w:type="dxa"/>
                <w:gridSpan w:val="2"/>
              </w:tcPr>
            </w:tcPrChange>
          </w:tcPr>
          <w:p w14:paraId="5A195D59" w14:textId="77777777" w:rsidR="00B44E35" w:rsidRPr="00B63041" w:rsidRDefault="00B44E35" w:rsidP="00B44E35">
            <w:pPr>
              <w:keepNext/>
              <w:jc w:val="center"/>
              <w:rPr>
                <w:rFonts w:asciiTheme="minorHAnsi" w:hAnsiTheme="minorHAnsi" w:cstheme="minorHAnsi"/>
                <w:sz w:val="22"/>
                <w:szCs w:val="22"/>
                <w:rPrChange w:id="862" w:author="Alhabibi, Haider@Energy" w:date="2023-08-14T16:56:00Z">
                  <w:rPr>
                    <w:rFonts w:ascii="Calibri" w:hAnsi="Calibri"/>
                    <w:sz w:val="18"/>
                    <w:szCs w:val="18"/>
                  </w:rPr>
                </w:rPrChange>
              </w:rPr>
            </w:pPr>
            <w:r w:rsidRPr="00B63041">
              <w:rPr>
                <w:rFonts w:asciiTheme="minorHAnsi" w:hAnsiTheme="minorHAnsi" w:cstheme="minorHAnsi"/>
                <w:sz w:val="22"/>
                <w:szCs w:val="22"/>
                <w:rPrChange w:id="863" w:author="Alhabibi, Haider@Energy" w:date="2023-08-14T16:56:00Z">
                  <w:rPr>
                    <w:rFonts w:ascii="Calibri" w:hAnsi="Calibri"/>
                    <w:sz w:val="18"/>
                    <w:szCs w:val="18"/>
                  </w:rPr>
                </w:rPrChange>
              </w:rPr>
              <w:t>07</w:t>
            </w:r>
          </w:p>
        </w:tc>
        <w:tc>
          <w:tcPr>
            <w:tcW w:w="1094" w:type="dxa"/>
            <w:tcPrChange w:id="864" w:author="Alhabibi, Haider@Energy" w:date="2023-08-14T16:59:00Z">
              <w:tcPr>
                <w:tcW w:w="1096" w:type="dxa"/>
                <w:gridSpan w:val="2"/>
              </w:tcPr>
            </w:tcPrChange>
          </w:tcPr>
          <w:p w14:paraId="1A1EFDF8" w14:textId="77777777" w:rsidR="00B44E35" w:rsidRPr="00B63041" w:rsidRDefault="00B44E35" w:rsidP="00B44E35">
            <w:pPr>
              <w:keepNext/>
              <w:jc w:val="center"/>
              <w:rPr>
                <w:rFonts w:asciiTheme="minorHAnsi" w:hAnsiTheme="minorHAnsi" w:cstheme="minorHAnsi"/>
                <w:sz w:val="22"/>
                <w:szCs w:val="22"/>
                <w:rPrChange w:id="865" w:author="Alhabibi, Haider@Energy" w:date="2023-08-14T16:56:00Z">
                  <w:rPr>
                    <w:rFonts w:ascii="Calibri" w:hAnsi="Calibri"/>
                    <w:sz w:val="18"/>
                    <w:szCs w:val="18"/>
                  </w:rPr>
                </w:rPrChange>
              </w:rPr>
            </w:pPr>
            <w:r w:rsidRPr="00B63041">
              <w:rPr>
                <w:rFonts w:asciiTheme="minorHAnsi" w:hAnsiTheme="minorHAnsi" w:cstheme="minorHAnsi"/>
                <w:sz w:val="22"/>
                <w:szCs w:val="22"/>
                <w:rPrChange w:id="866" w:author="Alhabibi, Haider@Energy" w:date="2023-08-14T16:56:00Z">
                  <w:rPr>
                    <w:rFonts w:ascii="Calibri" w:hAnsi="Calibri"/>
                    <w:sz w:val="18"/>
                    <w:szCs w:val="18"/>
                  </w:rPr>
                </w:rPrChange>
              </w:rPr>
              <w:t>08</w:t>
            </w:r>
          </w:p>
        </w:tc>
        <w:tc>
          <w:tcPr>
            <w:tcW w:w="1093" w:type="dxa"/>
            <w:tcPrChange w:id="867" w:author="Alhabibi, Haider@Energy" w:date="2023-08-14T16:59:00Z">
              <w:tcPr>
                <w:tcW w:w="1096" w:type="dxa"/>
                <w:gridSpan w:val="2"/>
              </w:tcPr>
            </w:tcPrChange>
          </w:tcPr>
          <w:p w14:paraId="3201D661" w14:textId="77777777" w:rsidR="00B44E35" w:rsidRPr="00B63041" w:rsidRDefault="00B44E35" w:rsidP="00B44E35">
            <w:pPr>
              <w:keepNext/>
              <w:jc w:val="center"/>
              <w:rPr>
                <w:rFonts w:asciiTheme="minorHAnsi" w:hAnsiTheme="minorHAnsi" w:cstheme="minorHAnsi"/>
                <w:sz w:val="22"/>
                <w:szCs w:val="22"/>
                <w:rPrChange w:id="868" w:author="Alhabibi, Haider@Energy" w:date="2023-08-14T16:56:00Z">
                  <w:rPr>
                    <w:rFonts w:ascii="Calibri" w:hAnsi="Calibri"/>
                    <w:sz w:val="18"/>
                    <w:szCs w:val="18"/>
                  </w:rPr>
                </w:rPrChange>
              </w:rPr>
            </w:pPr>
            <w:r w:rsidRPr="00B63041">
              <w:rPr>
                <w:rFonts w:asciiTheme="minorHAnsi" w:hAnsiTheme="minorHAnsi" w:cstheme="minorHAnsi"/>
                <w:sz w:val="22"/>
                <w:szCs w:val="22"/>
                <w:rPrChange w:id="869" w:author="Alhabibi, Haider@Energy" w:date="2023-08-14T16:56:00Z">
                  <w:rPr>
                    <w:rFonts w:ascii="Calibri" w:hAnsi="Calibri"/>
                    <w:sz w:val="18"/>
                    <w:szCs w:val="18"/>
                  </w:rPr>
                </w:rPrChange>
              </w:rPr>
              <w:t>09</w:t>
            </w:r>
          </w:p>
        </w:tc>
        <w:tc>
          <w:tcPr>
            <w:tcW w:w="1093" w:type="dxa"/>
            <w:tcPrChange w:id="870" w:author="Alhabibi, Haider@Energy" w:date="2023-08-14T16:59:00Z">
              <w:tcPr>
                <w:tcW w:w="1096" w:type="dxa"/>
                <w:gridSpan w:val="2"/>
              </w:tcPr>
            </w:tcPrChange>
          </w:tcPr>
          <w:p w14:paraId="0B8A256D" w14:textId="77777777" w:rsidR="00B44E35" w:rsidRPr="00B63041" w:rsidRDefault="00B44E35" w:rsidP="00B44E35">
            <w:pPr>
              <w:keepNext/>
              <w:jc w:val="center"/>
              <w:rPr>
                <w:rFonts w:asciiTheme="minorHAnsi" w:hAnsiTheme="minorHAnsi" w:cstheme="minorHAnsi"/>
                <w:sz w:val="22"/>
                <w:szCs w:val="22"/>
                <w:rPrChange w:id="871" w:author="Alhabibi, Haider@Energy" w:date="2023-08-14T16:56:00Z">
                  <w:rPr>
                    <w:rFonts w:ascii="Calibri" w:hAnsi="Calibri"/>
                    <w:sz w:val="18"/>
                    <w:szCs w:val="18"/>
                  </w:rPr>
                </w:rPrChange>
              </w:rPr>
            </w:pPr>
            <w:r w:rsidRPr="00B63041">
              <w:rPr>
                <w:rFonts w:asciiTheme="minorHAnsi" w:hAnsiTheme="minorHAnsi" w:cstheme="minorHAnsi"/>
                <w:sz w:val="22"/>
                <w:szCs w:val="22"/>
                <w:rPrChange w:id="872" w:author="Alhabibi, Haider@Energy" w:date="2023-08-14T16:56:00Z">
                  <w:rPr>
                    <w:rFonts w:ascii="Calibri" w:hAnsi="Calibri"/>
                    <w:sz w:val="18"/>
                    <w:szCs w:val="18"/>
                  </w:rPr>
                </w:rPrChange>
              </w:rPr>
              <w:t>10</w:t>
            </w:r>
          </w:p>
        </w:tc>
        <w:tc>
          <w:tcPr>
            <w:tcW w:w="1094" w:type="dxa"/>
            <w:tcPrChange w:id="873" w:author="Alhabibi, Haider@Energy" w:date="2023-08-14T16:59:00Z">
              <w:tcPr>
                <w:tcW w:w="1096" w:type="dxa"/>
                <w:gridSpan w:val="2"/>
              </w:tcPr>
            </w:tcPrChange>
          </w:tcPr>
          <w:p w14:paraId="187A6420" w14:textId="5CBFA237" w:rsidR="00B44E35" w:rsidRPr="00B63041" w:rsidRDefault="00B44E35" w:rsidP="00B44E35">
            <w:pPr>
              <w:keepNext/>
              <w:jc w:val="center"/>
              <w:rPr>
                <w:rFonts w:asciiTheme="minorHAnsi" w:hAnsiTheme="minorHAnsi" w:cstheme="minorHAnsi"/>
                <w:sz w:val="22"/>
                <w:szCs w:val="22"/>
                <w:rPrChange w:id="874" w:author="Alhabibi, Haider@Energy" w:date="2023-08-14T16:56:00Z">
                  <w:rPr>
                    <w:rFonts w:asciiTheme="minorHAnsi" w:hAnsiTheme="minorHAnsi" w:cstheme="minorHAnsi"/>
                  </w:rPr>
                </w:rPrChange>
              </w:rPr>
            </w:pPr>
            <w:ins w:id="875" w:author="Grewing, Kyle@Energy" w:date="2023-08-11T11:27:00Z">
              <w:r w:rsidRPr="00B63041">
                <w:rPr>
                  <w:rFonts w:asciiTheme="minorHAnsi" w:hAnsiTheme="minorHAnsi" w:cstheme="minorHAnsi"/>
                  <w:sz w:val="22"/>
                  <w:szCs w:val="22"/>
                  <w:rPrChange w:id="876" w:author="Alhabibi, Haider@Energy" w:date="2023-08-14T16:56:00Z">
                    <w:rPr>
                      <w:rFonts w:asciiTheme="minorHAnsi" w:hAnsiTheme="minorHAnsi" w:cstheme="minorHAnsi"/>
                    </w:rPr>
                  </w:rPrChange>
                </w:rPr>
                <w:t>10b</w:t>
              </w:r>
            </w:ins>
          </w:p>
        </w:tc>
        <w:tc>
          <w:tcPr>
            <w:tcW w:w="1093" w:type="dxa"/>
            <w:tcPrChange w:id="877" w:author="Alhabibi, Haider@Energy" w:date="2023-08-14T16:59:00Z">
              <w:tcPr>
                <w:tcW w:w="1096" w:type="dxa"/>
                <w:gridSpan w:val="2"/>
              </w:tcPr>
            </w:tcPrChange>
          </w:tcPr>
          <w:p w14:paraId="4DCA8670" w14:textId="71A31570" w:rsidR="00B44E35" w:rsidRPr="00B63041" w:rsidRDefault="00B44E35" w:rsidP="00B44E35">
            <w:pPr>
              <w:keepNext/>
              <w:jc w:val="center"/>
              <w:rPr>
                <w:rFonts w:asciiTheme="minorHAnsi" w:hAnsiTheme="minorHAnsi" w:cstheme="minorHAnsi"/>
                <w:sz w:val="22"/>
                <w:szCs w:val="22"/>
                <w:rPrChange w:id="878" w:author="Alhabibi, Haider@Energy" w:date="2023-08-14T16:56:00Z">
                  <w:rPr>
                    <w:rFonts w:ascii="Calibri" w:hAnsi="Calibri"/>
                    <w:sz w:val="18"/>
                    <w:szCs w:val="18"/>
                  </w:rPr>
                </w:rPrChange>
              </w:rPr>
            </w:pPr>
            <w:r w:rsidRPr="00B63041">
              <w:rPr>
                <w:rFonts w:asciiTheme="minorHAnsi" w:hAnsiTheme="minorHAnsi" w:cstheme="minorHAnsi"/>
                <w:sz w:val="22"/>
                <w:szCs w:val="22"/>
                <w:rPrChange w:id="879" w:author="Alhabibi, Haider@Energy" w:date="2023-08-14T16:56:00Z">
                  <w:rPr>
                    <w:rFonts w:ascii="Calibri" w:hAnsi="Calibri"/>
                    <w:sz w:val="18"/>
                    <w:szCs w:val="18"/>
                  </w:rPr>
                </w:rPrChange>
              </w:rPr>
              <w:t>11</w:t>
            </w:r>
          </w:p>
        </w:tc>
        <w:tc>
          <w:tcPr>
            <w:tcW w:w="1094" w:type="dxa"/>
            <w:tcPrChange w:id="880" w:author="Alhabibi, Haider@Energy" w:date="2023-08-14T16:59:00Z">
              <w:tcPr>
                <w:tcW w:w="1153" w:type="dxa"/>
                <w:gridSpan w:val="3"/>
              </w:tcPr>
            </w:tcPrChange>
          </w:tcPr>
          <w:p w14:paraId="6D94473C" w14:textId="77777777" w:rsidR="00B44E35" w:rsidRPr="00B63041" w:rsidRDefault="00B44E35" w:rsidP="00B44E35">
            <w:pPr>
              <w:keepNext/>
              <w:jc w:val="center"/>
              <w:rPr>
                <w:rFonts w:asciiTheme="minorHAnsi" w:hAnsiTheme="minorHAnsi" w:cstheme="minorHAnsi"/>
                <w:sz w:val="22"/>
                <w:szCs w:val="22"/>
                <w:rPrChange w:id="881" w:author="Alhabibi, Haider@Energy" w:date="2023-08-14T16:56:00Z">
                  <w:rPr>
                    <w:rFonts w:ascii="Calibri" w:hAnsi="Calibri"/>
                    <w:sz w:val="18"/>
                    <w:szCs w:val="18"/>
                  </w:rPr>
                </w:rPrChange>
              </w:rPr>
            </w:pPr>
            <w:r w:rsidRPr="00B63041">
              <w:rPr>
                <w:rFonts w:asciiTheme="minorHAnsi" w:hAnsiTheme="minorHAnsi" w:cstheme="minorHAnsi"/>
                <w:sz w:val="22"/>
                <w:szCs w:val="22"/>
                <w:rPrChange w:id="882" w:author="Alhabibi, Haider@Energy" w:date="2023-08-14T16:56:00Z">
                  <w:rPr>
                    <w:rFonts w:ascii="Calibri" w:hAnsi="Calibri"/>
                    <w:sz w:val="18"/>
                    <w:szCs w:val="18"/>
                  </w:rPr>
                </w:rPrChange>
              </w:rPr>
              <w:t>12</w:t>
            </w:r>
          </w:p>
        </w:tc>
      </w:tr>
      <w:tr w:rsidR="00B44E35" w:rsidRPr="00EB4E7D" w14:paraId="7C454CF1" w14:textId="77777777" w:rsidTr="00904F9E">
        <w:trPr>
          <w:trHeight w:val="405"/>
          <w:trPrChange w:id="883" w:author="Alhabibi, Haider@Energy" w:date="2023-08-14T16:59:00Z">
            <w:trPr>
              <w:trHeight w:val="405"/>
            </w:trPr>
          </w:trPrChange>
        </w:trPr>
        <w:tc>
          <w:tcPr>
            <w:tcW w:w="1093" w:type="dxa"/>
            <w:shd w:val="clear" w:color="auto" w:fill="auto"/>
            <w:vAlign w:val="bottom"/>
            <w:tcPrChange w:id="884" w:author="Alhabibi, Haider@Energy" w:date="2023-08-14T16:59:00Z">
              <w:tcPr>
                <w:tcW w:w="1095" w:type="dxa"/>
                <w:gridSpan w:val="2"/>
                <w:shd w:val="clear" w:color="auto" w:fill="auto"/>
                <w:vAlign w:val="bottom"/>
              </w:tcPr>
            </w:tcPrChange>
          </w:tcPr>
          <w:p w14:paraId="2C592794" w14:textId="77777777" w:rsidR="00B44E35" w:rsidRPr="00B63041" w:rsidRDefault="00B44E35" w:rsidP="00B44E35">
            <w:pPr>
              <w:keepNext/>
              <w:jc w:val="center"/>
              <w:rPr>
                <w:rFonts w:asciiTheme="minorHAnsi" w:hAnsiTheme="minorHAnsi" w:cstheme="minorHAnsi"/>
                <w:sz w:val="22"/>
                <w:szCs w:val="22"/>
                <w:rPrChange w:id="885" w:author="Alhabibi, Haider@Energy" w:date="2023-08-14T16:56:00Z">
                  <w:rPr>
                    <w:rFonts w:ascii="Calibri" w:hAnsi="Calibri"/>
                    <w:sz w:val="18"/>
                    <w:szCs w:val="18"/>
                  </w:rPr>
                </w:rPrChange>
              </w:rPr>
            </w:pPr>
            <w:r w:rsidRPr="00B63041">
              <w:rPr>
                <w:rFonts w:asciiTheme="minorHAnsi" w:hAnsiTheme="minorHAnsi" w:cstheme="minorHAnsi"/>
                <w:sz w:val="22"/>
                <w:szCs w:val="22"/>
                <w:rPrChange w:id="886" w:author="Alhabibi, Haider@Energy" w:date="2023-08-14T16:56:00Z">
                  <w:rPr>
                    <w:rFonts w:ascii="Calibri" w:hAnsi="Calibri"/>
                    <w:sz w:val="18"/>
                    <w:szCs w:val="18"/>
                  </w:rPr>
                </w:rPrChange>
              </w:rPr>
              <w:t xml:space="preserve">SC System </w:t>
            </w:r>
            <w:r w:rsidRPr="00B63041">
              <w:rPr>
                <w:rFonts w:asciiTheme="minorHAnsi" w:hAnsiTheme="minorHAnsi" w:cstheme="minorHAnsi"/>
                <w:sz w:val="22"/>
                <w:szCs w:val="22"/>
                <w:rPrChange w:id="887" w:author="Alhabibi, Haider@Energy" w:date="2023-08-14T16:56:00Z">
                  <w:rPr>
                    <w:rFonts w:ascii="Calibri" w:hAnsi="Calibri"/>
                    <w:sz w:val="10"/>
                    <w:szCs w:val="10"/>
                  </w:rPr>
                </w:rPrChange>
              </w:rPr>
              <w:t>Identification or</w:t>
            </w:r>
            <w:r w:rsidRPr="00B63041">
              <w:rPr>
                <w:rFonts w:asciiTheme="minorHAnsi" w:hAnsiTheme="minorHAnsi" w:cstheme="minorHAnsi"/>
                <w:sz w:val="22"/>
                <w:szCs w:val="22"/>
                <w:rPrChange w:id="888" w:author="Alhabibi, Haider@Energy" w:date="2023-08-14T16:56:00Z">
                  <w:rPr>
                    <w:rFonts w:ascii="Calibri" w:hAnsi="Calibri"/>
                    <w:sz w:val="18"/>
                    <w:szCs w:val="18"/>
                  </w:rPr>
                </w:rPrChange>
              </w:rPr>
              <w:t xml:space="preserve"> ID/Name</w:t>
            </w:r>
          </w:p>
        </w:tc>
        <w:tc>
          <w:tcPr>
            <w:tcW w:w="1093" w:type="dxa"/>
            <w:vAlign w:val="bottom"/>
            <w:tcPrChange w:id="889" w:author="Alhabibi, Haider@Energy" w:date="2023-08-14T16:59:00Z">
              <w:tcPr>
                <w:tcW w:w="1097" w:type="dxa"/>
                <w:gridSpan w:val="2"/>
              </w:tcPr>
            </w:tcPrChange>
          </w:tcPr>
          <w:p w14:paraId="73502CE8" w14:textId="6323A1FA" w:rsidR="00B44E35" w:rsidRPr="00B63041" w:rsidRDefault="00B44E35" w:rsidP="008065EA">
            <w:pPr>
              <w:keepNext/>
              <w:jc w:val="center"/>
              <w:rPr>
                <w:rFonts w:asciiTheme="minorHAnsi" w:hAnsiTheme="minorHAnsi" w:cstheme="minorHAnsi"/>
                <w:sz w:val="22"/>
                <w:szCs w:val="22"/>
                <w:rPrChange w:id="890" w:author="Alhabibi, Haider@Energy" w:date="2023-08-14T16:56:00Z">
                  <w:rPr>
                    <w:rFonts w:ascii="Calibri" w:hAnsi="Calibri"/>
                    <w:sz w:val="18"/>
                    <w:szCs w:val="18"/>
                  </w:rPr>
                </w:rPrChange>
              </w:rPr>
            </w:pPr>
            <w:r w:rsidRPr="00B63041">
              <w:rPr>
                <w:rFonts w:asciiTheme="minorHAnsi" w:hAnsiTheme="minorHAnsi" w:cstheme="minorHAnsi"/>
                <w:sz w:val="22"/>
                <w:szCs w:val="22"/>
                <w:rPrChange w:id="891" w:author="Alhabibi, Haider@Energy" w:date="2023-08-14T16:56:00Z">
                  <w:rPr>
                    <w:rFonts w:ascii="Calibri" w:hAnsi="Calibri"/>
                    <w:sz w:val="18"/>
                    <w:szCs w:val="18"/>
                  </w:rPr>
                </w:rPrChange>
              </w:rPr>
              <w:t>SC System</w:t>
            </w:r>
          </w:p>
          <w:p w14:paraId="65D7BFCF" w14:textId="77777777" w:rsidR="00B44E35" w:rsidRPr="00B63041" w:rsidRDefault="00B44E35" w:rsidP="008065EA">
            <w:pPr>
              <w:keepNext/>
              <w:jc w:val="center"/>
              <w:rPr>
                <w:rFonts w:asciiTheme="minorHAnsi" w:hAnsiTheme="minorHAnsi" w:cstheme="minorHAnsi"/>
                <w:sz w:val="22"/>
                <w:szCs w:val="22"/>
                <w:rPrChange w:id="892" w:author="Alhabibi, Haider@Energy" w:date="2023-08-14T16:56:00Z">
                  <w:rPr>
                    <w:rFonts w:ascii="Calibri" w:hAnsi="Calibri"/>
                    <w:sz w:val="18"/>
                    <w:szCs w:val="18"/>
                  </w:rPr>
                </w:rPrChange>
              </w:rPr>
            </w:pPr>
            <w:r w:rsidRPr="00B63041">
              <w:rPr>
                <w:rFonts w:asciiTheme="minorHAnsi" w:hAnsiTheme="minorHAnsi" w:cstheme="minorHAnsi"/>
                <w:sz w:val="22"/>
                <w:szCs w:val="22"/>
                <w:rPrChange w:id="893" w:author="Alhabibi, Haider@Energy" w:date="2023-08-14T16:56:00Z">
                  <w:rPr>
                    <w:rFonts w:ascii="Calibri" w:hAnsi="Calibri"/>
                    <w:sz w:val="18"/>
                    <w:szCs w:val="18"/>
                  </w:rPr>
                </w:rPrChange>
              </w:rPr>
              <w:t>Description of Area Served</w:t>
            </w:r>
          </w:p>
        </w:tc>
        <w:tc>
          <w:tcPr>
            <w:tcW w:w="1094" w:type="dxa"/>
            <w:shd w:val="clear" w:color="auto" w:fill="auto"/>
            <w:vAlign w:val="bottom"/>
            <w:tcPrChange w:id="894" w:author="Alhabibi, Haider@Energy" w:date="2023-08-14T16:59:00Z">
              <w:tcPr>
                <w:tcW w:w="1096" w:type="dxa"/>
                <w:gridSpan w:val="2"/>
                <w:shd w:val="clear" w:color="auto" w:fill="auto"/>
                <w:vAlign w:val="bottom"/>
              </w:tcPr>
            </w:tcPrChange>
          </w:tcPr>
          <w:p w14:paraId="20E64809" w14:textId="77777777" w:rsidR="00B44E35" w:rsidRPr="00B63041" w:rsidRDefault="00B44E35" w:rsidP="00B44E35">
            <w:pPr>
              <w:keepNext/>
              <w:jc w:val="center"/>
              <w:rPr>
                <w:rFonts w:asciiTheme="minorHAnsi" w:hAnsiTheme="minorHAnsi" w:cstheme="minorHAnsi"/>
                <w:sz w:val="22"/>
                <w:szCs w:val="22"/>
                <w:rPrChange w:id="895" w:author="Alhabibi, Haider@Energy" w:date="2023-08-14T16:56:00Z">
                  <w:rPr>
                    <w:rFonts w:ascii="Calibri" w:hAnsi="Calibri"/>
                    <w:sz w:val="18"/>
                    <w:szCs w:val="18"/>
                  </w:rPr>
                </w:rPrChange>
              </w:rPr>
            </w:pPr>
            <w:r w:rsidRPr="00B63041">
              <w:rPr>
                <w:rFonts w:asciiTheme="minorHAnsi" w:hAnsiTheme="minorHAnsi" w:cstheme="minorHAnsi"/>
                <w:sz w:val="22"/>
                <w:szCs w:val="22"/>
                <w:rPrChange w:id="896" w:author="Alhabibi, Haider@Energy" w:date="2023-08-14T16:56:00Z">
                  <w:rPr>
                    <w:rFonts w:ascii="Calibri" w:hAnsi="Calibri"/>
                    <w:sz w:val="18"/>
                    <w:szCs w:val="18"/>
                  </w:rPr>
                </w:rPrChange>
              </w:rPr>
              <w:t>Heating System Type</w:t>
            </w:r>
          </w:p>
        </w:tc>
        <w:tc>
          <w:tcPr>
            <w:tcW w:w="1093" w:type="dxa"/>
            <w:vAlign w:val="bottom"/>
            <w:tcPrChange w:id="897" w:author="Alhabibi, Haider@Energy" w:date="2023-08-14T16:59:00Z">
              <w:tcPr>
                <w:tcW w:w="1096" w:type="dxa"/>
                <w:gridSpan w:val="2"/>
                <w:vAlign w:val="bottom"/>
              </w:tcPr>
            </w:tcPrChange>
          </w:tcPr>
          <w:p w14:paraId="3D6640F6" w14:textId="77777777" w:rsidR="00B44E35" w:rsidRPr="00B63041" w:rsidRDefault="00B44E35" w:rsidP="00B44E35">
            <w:pPr>
              <w:keepNext/>
              <w:jc w:val="center"/>
              <w:rPr>
                <w:rFonts w:asciiTheme="minorHAnsi" w:hAnsiTheme="minorHAnsi" w:cstheme="minorHAnsi"/>
                <w:sz w:val="22"/>
                <w:szCs w:val="22"/>
                <w:rPrChange w:id="898" w:author="Alhabibi, Haider@Energy" w:date="2023-08-14T16:56:00Z">
                  <w:rPr>
                    <w:rFonts w:ascii="Calibri" w:hAnsi="Calibri"/>
                    <w:sz w:val="18"/>
                    <w:szCs w:val="18"/>
                  </w:rPr>
                </w:rPrChange>
              </w:rPr>
            </w:pPr>
            <w:r w:rsidRPr="00B63041">
              <w:rPr>
                <w:rFonts w:asciiTheme="minorHAnsi" w:hAnsiTheme="minorHAnsi" w:cstheme="minorHAnsi"/>
                <w:sz w:val="22"/>
                <w:szCs w:val="22"/>
                <w:rPrChange w:id="899" w:author="Alhabibi, Haider@Energy" w:date="2023-08-14T16:56:00Z">
                  <w:rPr>
                    <w:rFonts w:ascii="Calibri" w:hAnsi="Calibri"/>
                    <w:sz w:val="18"/>
                    <w:szCs w:val="18"/>
                  </w:rPr>
                </w:rPrChange>
              </w:rPr>
              <w:t>Altered</w:t>
            </w:r>
          </w:p>
          <w:p w14:paraId="16D6DFFB" w14:textId="77777777" w:rsidR="00B44E35" w:rsidRPr="00B63041" w:rsidRDefault="00B44E35" w:rsidP="00B44E35">
            <w:pPr>
              <w:keepNext/>
              <w:jc w:val="center"/>
              <w:rPr>
                <w:rFonts w:asciiTheme="minorHAnsi" w:hAnsiTheme="minorHAnsi" w:cstheme="minorHAnsi"/>
                <w:sz w:val="22"/>
                <w:szCs w:val="22"/>
                <w:rPrChange w:id="900" w:author="Alhabibi, Haider@Energy" w:date="2023-08-14T16:56:00Z">
                  <w:rPr>
                    <w:rFonts w:ascii="Calibri" w:hAnsi="Calibri"/>
                    <w:sz w:val="18"/>
                    <w:szCs w:val="18"/>
                  </w:rPr>
                </w:rPrChange>
              </w:rPr>
            </w:pPr>
            <w:r w:rsidRPr="00B63041">
              <w:rPr>
                <w:rFonts w:asciiTheme="minorHAnsi" w:hAnsiTheme="minorHAnsi" w:cstheme="minorHAnsi"/>
                <w:sz w:val="22"/>
                <w:szCs w:val="22"/>
                <w:rPrChange w:id="901" w:author="Alhabibi, Haider@Energy" w:date="2023-08-14T16:56:00Z">
                  <w:rPr>
                    <w:rFonts w:ascii="Calibri" w:hAnsi="Calibri"/>
                    <w:sz w:val="18"/>
                    <w:szCs w:val="18"/>
                  </w:rPr>
                </w:rPrChange>
              </w:rPr>
              <w:t>Heating Component</w:t>
            </w:r>
          </w:p>
        </w:tc>
        <w:tc>
          <w:tcPr>
            <w:tcW w:w="1093" w:type="dxa"/>
            <w:vAlign w:val="bottom"/>
            <w:tcPrChange w:id="902" w:author="Alhabibi, Haider@Energy" w:date="2023-08-14T16:59:00Z">
              <w:tcPr>
                <w:tcW w:w="1096" w:type="dxa"/>
                <w:gridSpan w:val="2"/>
                <w:vAlign w:val="bottom"/>
              </w:tcPr>
            </w:tcPrChange>
          </w:tcPr>
          <w:p w14:paraId="4C5B6604" w14:textId="77777777" w:rsidR="00B44E35" w:rsidRPr="00B63041" w:rsidRDefault="00B44E35" w:rsidP="00B44E35">
            <w:pPr>
              <w:keepNext/>
              <w:jc w:val="center"/>
              <w:rPr>
                <w:rFonts w:asciiTheme="minorHAnsi" w:hAnsiTheme="minorHAnsi" w:cstheme="minorHAnsi"/>
                <w:sz w:val="22"/>
                <w:szCs w:val="22"/>
                <w:rPrChange w:id="903" w:author="Alhabibi, Haider@Energy" w:date="2023-08-14T16:56:00Z">
                  <w:rPr>
                    <w:rFonts w:ascii="Calibri" w:hAnsi="Calibri"/>
                    <w:sz w:val="18"/>
                    <w:szCs w:val="18"/>
                  </w:rPr>
                </w:rPrChange>
              </w:rPr>
            </w:pPr>
            <w:r w:rsidRPr="00B63041">
              <w:rPr>
                <w:rFonts w:asciiTheme="minorHAnsi" w:hAnsiTheme="minorHAnsi" w:cstheme="minorHAnsi"/>
                <w:sz w:val="22"/>
                <w:szCs w:val="22"/>
                <w:rPrChange w:id="904" w:author="Alhabibi, Haider@Energy" w:date="2023-08-14T16:56:00Z">
                  <w:rPr>
                    <w:rFonts w:ascii="Calibri" w:hAnsi="Calibri"/>
                    <w:sz w:val="18"/>
                    <w:szCs w:val="18"/>
                  </w:rPr>
                </w:rPrChange>
              </w:rPr>
              <w:t>Heating Efficiency Type</w:t>
            </w:r>
          </w:p>
        </w:tc>
        <w:tc>
          <w:tcPr>
            <w:tcW w:w="1094" w:type="dxa"/>
            <w:vAlign w:val="bottom"/>
            <w:tcPrChange w:id="905" w:author="Alhabibi, Haider@Energy" w:date="2023-08-14T16:59:00Z">
              <w:tcPr>
                <w:tcW w:w="1096" w:type="dxa"/>
                <w:gridSpan w:val="2"/>
                <w:vAlign w:val="bottom"/>
              </w:tcPr>
            </w:tcPrChange>
          </w:tcPr>
          <w:p w14:paraId="69658C61" w14:textId="77777777" w:rsidR="00B44E35" w:rsidRPr="00B63041" w:rsidRDefault="00B44E35" w:rsidP="00B44E35">
            <w:pPr>
              <w:keepNext/>
              <w:jc w:val="center"/>
              <w:rPr>
                <w:rFonts w:asciiTheme="minorHAnsi" w:hAnsiTheme="minorHAnsi" w:cstheme="minorHAnsi"/>
                <w:sz w:val="22"/>
                <w:szCs w:val="22"/>
                <w:rPrChange w:id="906" w:author="Alhabibi, Haider@Energy" w:date="2023-08-14T16:56:00Z">
                  <w:rPr>
                    <w:rFonts w:ascii="Calibri" w:hAnsi="Calibri"/>
                    <w:sz w:val="18"/>
                    <w:szCs w:val="18"/>
                  </w:rPr>
                </w:rPrChange>
              </w:rPr>
            </w:pPr>
            <w:r w:rsidRPr="00B63041">
              <w:rPr>
                <w:rFonts w:asciiTheme="minorHAnsi" w:hAnsiTheme="minorHAnsi" w:cstheme="minorHAnsi"/>
                <w:sz w:val="22"/>
                <w:szCs w:val="22"/>
                <w:rPrChange w:id="907" w:author="Alhabibi, Haider@Energy" w:date="2023-08-14T16:56:00Z">
                  <w:rPr>
                    <w:rFonts w:ascii="Calibri" w:hAnsi="Calibri"/>
                    <w:sz w:val="18"/>
                    <w:szCs w:val="18"/>
                  </w:rPr>
                </w:rPrChange>
              </w:rPr>
              <w:t xml:space="preserve">Heating </w:t>
            </w:r>
          </w:p>
          <w:p w14:paraId="77C758C6" w14:textId="77777777" w:rsidR="00B44E35" w:rsidRPr="00B63041" w:rsidRDefault="00B44E35" w:rsidP="00B44E35">
            <w:pPr>
              <w:keepNext/>
              <w:jc w:val="center"/>
              <w:rPr>
                <w:rFonts w:asciiTheme="minorHAnsi" w:hAnsiTheme="minorHAnsi" w:cstheme="minorHAnsi"/>
                <w:sz w:val="22"/>
                <w:szCs w:val="22"/>
                <w:rPrChange w:id="908" w:author="Alhabibi, Haider@Energy" w:date="2023-08-14T16:56:00Z">
                  <w:rPr>
                    <w:rFonts w:ascii="Calibri" w:hAnsi="Calibri"/>
                    <w:sz w:val="18"/>
                    <w:szCs w:val="18"/>
                  </w:rPr>
                </w:rPrChange>
              </w:rPr>
            </w:pPr>
            <w:r w:rsidRPr="00B63041">
              <w:rPr>
                <w:rFonts w:asciiTheme="minorHAnsi" w:hAnsiTheme="minorHAnsi" w:cstheme="minorHAnsi"/>
                <w:sz w:val="22"/>
                <w:szCs w:val="22"/>
                <w:rPrChange w:id="909" w:author="Alhabibi, Haider@Energy" w:date="2023-08-14T16:56:00Z">
                  <w:rPr>
                    <w:rFonts w:ascii="Calibri" w:hAnsi="Calibri"/>
                    <w:sz w:val="18"/>
                    <w:szCs w:val="18"/>
                  </w:rPr>
                </w:rPrChange>
              </w:rPr>
              <w:t>Minimum Efficiency Value</w:t>
            </w:r>
          </w:p>
        </w:tc>
        <w:tc>
          <w:tcPr>
            <w:tcW w:w="1093" w:type="dxa"/>
            <w:vAlign w:val="bottom"/>
            <w:tcPrChange w:id="910" w:author="Alhabibi, Haider@Energy" w:date="2023-08-14T16:59:00Z">
              <w:tcPr>
                <w:tcW w:w="1096" w:type="dxa"/>
                <w:gridSpan w:val="2"/>
                <w:vAlign w:val="bottom"/>
              </w:tcPr>
            </w:tcPrChange>
          </w:tcPr>
          <w:p w14:paraId="35A5A794" w14:textId="77777777" w:rsidR="00B44E35" w:rsidRPr="00B63041" w:rsidRDefault="00B44E35" w:rsidP="00B44E35">
            <w:pPr>
              <w:keepNext/>
              <w:jc w:val="center"/>
              <w:rPr>
                <w:rFonts w:asciiTheme="minorHAnsi" w:hAnsiTheme="minorHAnsi" w:cstheme="minorHAnsi"/>
                <w:sz w:val="22"/>
                <w:szCs w:val="22"/>
                <w:rPrChange w:id="911" w:author="Alhabibi, Haider@Energy" w:date="2023-08-14T16:56:00Z">
                  <w:rPr>
                    <w:rFonts w:ascii="Calibri" w:hAnsi="Calibri"/>
                    <w:sz w:val="18"/>
                    <w:szCs w:val="18"/>
                  </w:rPr>
                </w:rPrChange>
              </w:rPr>
            </w:pPr>
            <w:r w:rsidRPr="00B63041">
              <w:rPr>
                <w:rFonts w:asciiTheme="minorHAnsi" w:hAnsiTheme="minorHAnsi" w:cstheme="minorHAnsi"/>
                <w:sz w:val="22"/>
                <w:szCs w:val="22"/>
                <w:rPrChange w:id="912" w:author="Alhabibi, Haider@Energy" w:date="2023-08-14T16:56:00Z">
                  <w:rPr>
                    <w:rFonts w:ascii="Calibri" w:hAnsi="Calibri"/>
                    <w:sz w:val="18"/>
                    <w:szCs w:val="18"/>
                  </w:rPr>
                </w:rPrChange>
              </w:rPr>
              <w:t>Cooling System Type</w:t>
            </w:r>
          </w:p>
        </w:tc>
        <w:tc>
          <w:tcPr>
            <w:tcW w:w="1094" w:type="dxa"/>
            <w:vAlign w:val="bottom"/>
            <w:tcPrChange w:id="913" w:author="Alhabibi, Haider@Energy" w:date="2023-08-14T16:59:00Z">
              <w:tcPr>
                <w:tcW w:w="1096" w:type="dxa"/>
                <w:gridSpan w:val="2"/>
                <w:vAlign w:val="bottom"/>
              </w:tcPr>
            </w:tcPrChange>
          </w:tcPr>
          <w:p w14:paraId="2F1AB827" w14:textId="77777777" w:rsidR="00B44E35" w:rsidRPr="00B63041" w:rsidRDefault="00B44E35" w:rsidP="00B44E35">
            <w:pPr>
              <w:keepNext/>
              <w:jc w:val="center"/>
              <w:rPr>
                <w:rFonts w:asciiTheme="minorHAnsi" w:hAnsiTheme="minorHAnsi" w:cstheme="minorHAnsi"/>
                <w:sz w:val="22"/>
                <w:szCs w:val="22"/>
                <w:rPrChange w:id="914" w:author="Alhabibi, Haider@Energy" w:date="2023-08-14T16:56:00Z">
                  <w:rPr>
                    <w:rFonts w:ascii="Calibri" w:hAnsi="Calibri"/>
                    <w:sz w:val="18"/>
                    <w:szCs w:val="18"/>
                  </w:rPr>
                </w:rPrChange>
              </w:rPr>
            </w:pPr>
            <w:r w:rsidRPr="00B63041">
              <w:rPr>
                <w:rFonts w:asciiTheme="minorHAnsi" w:hAnsiTheme="minorHAnsi" w:cstheme="minorHAnsi"/>
                <w:sz w:val="22"/>
                <w:szCs w:val="22"/>
                <w:rPrChange w:id="915" w:author="Alhabibi, Haider@Energy" w:date="2023-08-14T16:56:00Z">
                  <w:rPr>
                    <w:rFonts w:ascii="Calibri" w:hAnsi="Calibri"/>
                    <w:sz w:val="18"/>
                    <w:szCs w:val="18"/>
                  </w:rPr>
                </w:rPrChange>
              </w:rPr>
              <w:t>Altered</w:t>
            </w:r>
          </w:p>
          <w:p w14:paraId="2F176C69" w14:textId="77777777" w:rsidR="00B44E35" w:rsidRPr="00B63041" w:rsidRDefault="00B44E35" w:rsidP="00B44E35">
            <w:pPr>
              <w:keepNext/>
              <w:jc w:val="center"/>
              <w:rPr>
                <w:rFonts w:asciiTheme="minorHAnsi" w:hAnsiTheme="minorHAnsi" w:cstheme="minorHAnsi"/>
                <w:sz w:val="22"/>
                <w:szCs w:val="22"/>
                <w:rPrChange w:id="916" w:author="Alhabibi, Haider@Energy" w:date="2023-08-14T16:56:00Z">
                  <w:rPr>
                    <w:rFonts w:ascii="Calibri" w:hAnsi="Calibri"/>
                    <w:sz w:val="18"/>
                    <w:szCs w:val="18"/>
                  </w:rPr>
                </w:rPrChange>
              </w:rPr>
            </w:pPr>
            <w:r w:rsidRPr="00B63041">
              <w:rPr>
                <w:rFonts w:asciiTheme="minorHAnsi" w:hAnsiTheme="minorHAnsi" w:cstheme="minorHAnsi"/>
                <w:sz w:val="22"/>
                <w:szCs w:val="22"/>
                <w:rPrChange w:id="917" w:author="Alhabibi, Haider@Energy" w:date="2023-08-14T16:56:00Z">
                  <w:rPr>
                    <w:rFonts w:ascii="Calibri" w:hAnsi="Calibri"/>
                    <w:sz w:val="18"/>
                    <w:szCs w:val="18"/>
                  </w:rPr>
                </w:rPrChange>
              </w:rPr>
              <w:t>Cooling Components</w:t>
            </w:r>
          </w:p>
        </w:tc>
        <w:tc>
          <w:tcPr>
            <w:tcW w:w="1093" w:type="dxa"/>
            <w:vAlign w:val="bottom"/>
            <w:tcPrChange w:id="918" w:author="Alhabibi, Haider@Energy" w:date="2023-08-14T16:59:00Z">
              <w:tcPr>
                <w:tcW w:w="1096" w:type="dxa"/>
                <w:gridSpan w:val="2"/>
                <w:vAlign w:val="bottom"/>
              </w:tcPr>
            </w:tcPrChange>
          </w:tcPr>
          <w:p w14:paraId="30A6D37C" w14:textId="77777777" w:rsidR="00B44E35" w:rsidRPr="00B63041" w:rsidRDefault="00B44E35" w:rsidP="00B44E35">
            <w:pPr>
              <w:keepNext/>
              <w:jc w:val="center"/>
              <w:rPr>
                <w:rFonts w:asciiTheme="minorHAnsi" w:hAnsiTheme="minorHAnsi" w:cstheme="minorHAnsi"/>
                <w:sz w:val="22"/>
                <w:szCs w:val="22"/>
                <w:rPrChange w:id="919" w:author="Alhabibi, Haider@Energy" w:date="2023-08-14T16:56:00Z">
                  <w:rPr>
                    <w:rFonts w:ascii="Calibri" w:hAnsi="Calibri"/>
                    <w:sz w:val="18"/>
                    <w:szCs w:val="18"/>
                  </w:rPr>
                </w:rPrChange>
              </w:rPr>
            </w:pPr>
            <w:r w:rsidRPr="00B63041">
              <w:rPr>
                <w:rFonts w:asciiTheme="minorHAnsi" w:hAnsiTheme="minorHAnsi" w:cstheme="minorHAnsi"/>
                <w:sz w:val="22"/>
                <w:szCs w:val="22"/>
                <w:rPrChange w:id="920" w:author="Alhabibi, Haider@Energy" w:date="2023-08-14T16:56:00Z">
                  <w:rPr>
                    <w:rFonts w:ascii="Calibri" w:hAnsi="Calibri"/>
                    <w:sz w:val="18"/>
                    <w:szCs w:val="18"/>
                  </w:rPr>
                </w:rPrChange>
              </w:rPr>
              <w:t xml:space="preserve">Cooling </w:t>
            </w:r>
          </w:p>
          <w:p w14:paraId="0B0BFFA3" w14:textId="77777777" w:rsidR="00B44E35" w:rsidRPr="00B63041" w:rsidRDefault="00B44E35" w:rsidP="00B44E35">
            <w:pPr>
              <w:keepNext/>
              <w:jc w:val="center"/>
              <w:rPr>
                <w:rFonts w:asciiTheme="minorHAnsi" w:hAnsiTheme="minorHAnsi" w:cstheme="minorHAnsi"/>
                <w:sz w:val="22"/>
                <w:szCs w:val="22"/>
                <w:rPrChange w:id="921" w:author="Alhabibi, Haider@Energy" w:date="2023-08-14T16:56:00Z">
                  <w:rPr>
                    <w:rFonts w:ascii="Calibri" w:hAnsi="Calibri"/>
                    <w:sz w:val="18"/>
                    <w:szCs w:val="18"/>
                  </w:rPr>
                </w:rPrChange>
              </w:rPr>
            </w:pPr>
            <w:r w:rsidRPr="00B63041">
              <w:rPr>
                <w:rFonts w:asciiTheme="minorHAnsi" w:hAnsiTheme="minorHAnsi" w:cstheme="minorHAnsi"/>
                <w:sz w:val="22"/>
                <w:szCs w:val="22"/>
                <w:rPrChange w:id="922" w:author="Alhabibi, Haider@Energy" w:date="2023-08-14T16:56:00Z">
                  <w:rPr>
                    <w:rFonts w:ascii="Calibri" w:hAnsi="Calibri"/>
                    <w:sz w:val="18"/>
                    <w:szCs w:val="18"/>
                  </w:rPr>
                </w:rPrChange>
              </w:rPr>
              <w:t>Efficiency Type</w:t>
            </w:r>
          </w:p>
        </w:tc>
        <w:tc>
          <w:tcPr>
            <w:tcW w:w="1093" w:type="dxa"/>
            <w:vAlign w:val="bottom"/>
            <w:tcPrChange w:id="923" w:author="Alhabibi, Haider@Energy" w:date="2023-08-14T16:59:00Z">
              <w:tcPr>
                <w:tcW w:w="1096" w:type="dxa"/>
                <w:gridSpan w:val="2"/>
                <w:vAlign w:val="bottom"/>
              </w:tcPr>
            </w:tcPrChange>
          </w:tcPr>
          <w:p w14:paraId="665ABD8B" w14:textId="77777777" w:rsidR="00B44E35" w:rsidRPr="00B63041" w:rsidRDefault="00B44E35" w:rsidP="00B44E35">
            <w:pPr>
              <w:keepNext/>
              <w:jc w:val="center"/>
              <w:rPr>
                <w:rFonts w:asciiTheme="minorHAnsi" w:hAnsiTheme="minorHAnsi" w:cstheme="minorHAnsi"/>
                <w:sz w:val="22"/>
                <w:szCs w:val="22"/>
                <w:rPrChange w:id="924" w:author="Alhabibi, Haider@Energy" w:date="2023-08-14T16:56:00Z">
                  <w:rPr>
                    <w:rFonts w:ascii="Calibri" w:hAnsi="Calibri"/>
                    <w:sz w:val="18"/>
                    <w:szCs w:val="18"/>
                  </w:rPr>
                </w:rPrChange>
              </w:rPr>
            </w:pPr>
            <w:r w:rsidRPr="00B63041">
              <w:rPr>
                <w:rFonts w:asciiTheme="minorHAnsi" w:hAnsiTheme="minorHAnsi" w:cstheme="minorHAnsi"/>
                <w:sz w:val="22"/>
                <w:szCs w:val="22"/>
                <w:rPrChange w:id="925" w:author="Alhabibi, Haider@Energy" w:date="2023-08-14T16:56:00Z">
                  <w:rPr>
                    <w:rFonts w:ascii="Calibri" w:hAnsi="Calibri"/>
                    <w:sz w:val="18"/>
                    <w:szCs w:val="18"/>
                  </w:rPr>
                </w:rPrChange>
              </w:rPr>
              <w:t xml:space="preserve">Cooling </w:t>
            </w:r>
          </w:p>
          <w:p w14:paraId="42267994" w14:textId="7F1436DC" w:rsidR="00B44E35" w:rsidRPr="00B63041" w:rsidRDefault="00B44E35" w:rsidP="00B44E35">
            <w:pPr>
              <w:keepNext/>
              <w:jc w:val="center"/>
              <w:rPr>
                <w:rFonts w:asciiTheme="minorHAnsi" w:hAnsiTheme="minorHAnsi" w:cstheme="minorHAnsi"/>
                <w:sz w:val="22"/>
                <w:szCs w:val="22"/>
                <w:rPrChange w:id="926" w:author="Alhabibi, Haider@Energy" w:date="2023-08-14T16:56:00Z">
                  <w:rPr>
                    <w:rFonts w:ascii="Calibri" w:hAnsi="Calibri"/>
                    <w:sz w:val="18"/>
                    <w:szCs w:val="18"/>
                  </w:rPr>
                </w:rPrChange>
              </w:rPr>
            </w:pPr>
            <w:r w:rsidRPr="00B63041">
              <w:rPr>
                <w:rFonts w:asciiTheme="minorHAnsi" w:hAnsiTheme="minorHAnsi" w:cstheme="minorHAnsi"/>
                <w:sz w:val="22"/>
                <w:szCs w:val="22"/>
                <w:rPrChange w:id="927" w:author="Alhabibi, Haider@Energy" w:date="2023-08-14T16:56:00Z">
                  <w:rPr>
                    <w:rFonts w:ascii="Calibri" w:hAnsi="Calibri"/>
                    <w:sz w:val="18"/>
                    <w:szCs w:val="18"/>
                  </w:rPr>
                </w:rPrChange>
              </w:rPr>
              <w:t>Minimum Efficiency Value</w:t>
            </w:r>
            <w:ins w:id="928" w:author="Grewing, Kyle@Energy" w:date="2023-08-14T13:52:00Z">
              <w:r w:rsidR="007E2011" w:rsidRPr="00B63041">
                <w:rPr>
                  <w:rFonts w:asciiTheme="minorHAnsi" w:hAnsiTheme="minorHAnsi" w:cstheme="minorHAnsi"/>
                  <w:sz w:val="22"/>
                  <w:szCs w:val="22"/>
                  <w:rPrChange w:id="929" w:author="Alhabibi, Haider@Energy" w:date="2023-08-14T16:56:00Z">
                    <w:rPr>
                      <w:rFonts w:asciiTheme="minorHAnsi" w:hAnsiTheme="minorHAnsi" w:cstheme="minorHAnsi"/>
                    </w:rPr>
                  </w:rPrChange>
                </w:rPr>
                <w:t xml:space="preserve"> SEER/SEER2</w:t>
              </w:r>
            </w:ins>
          </w:p>
        </w:tc>
        <w:tc>
          <w:tcPr>
            <w:tcW w:w="1094" w:type="dxa"/>
            <w:tcPrChange w:id="930" w:author="Alhabibi, Haider@Energy" w:date="2023-08-14T16:59:00Z">
              <w:tcPr>
                <w:tcW w:w="1096" w:type="dxa"/>
                <w:gridSpan w:val="2"/>
              </w:tcPr>
            </w:tcPrChange>
          </w:tcPr>
          <w:p w14:paraId="3812EB0D" w14:textId="3EBEEE86" w:rsidR="00B44E35" w:rsidRPr="00B63041" w:rsidRDefault="00B44E35" w:rsidP="00B44E35">
            <w:pPr>
              <w:keepNext/>
              <w:jc w:val="center"/>
              <w:rPr>
                <w:rFonts w:asciiTheme="minorHAnsi" w:hAnsiTheme="minorHAnsi" w:cstheme="minorHAnsi"/>
                <w:sz w:val="22"/>
                <w:szCs w:val="22"/>
                <w:rPrChange w:id="931" w:author="Alhabibi, Haider@Energy" w:date="2023-08-14T16:56:00Z">
                  <w:rPr>
                    <w:rFonts w:asciiTheme="minorHAnsi" w:hAnsiTheme="minorHAnsi" w:cstheme="minorHAnsi"/>
                  </w:rPr>
                </w:rPrChange>
              </w:rPr>
            </w:pPr>
            <w:ins w:id="932" w:author="Grewing, Kyle@Energy" w:date="2023-08-11T11:27:00Z">
              <w:r w:rsidRPr="00B63041">
                <w:rPr>
                  <w:rStyle w:val="ui-provider"/>
                  <w:rFonts w:asciiTheme="minorHAnsi" w:hAnsiTheme="minorHAnsi" w:cstheme="minorHAnsi"/>
                  <w:sz w:val="22"/>
                  <w:szCs w:val="22"/>
                  <w:rPrChange w:id="933" w:author="Alhabibi, Haider@Energy" w:date="2023-08-14T16:56:00Z">
                    <w:rPr>
                      <w:rStyle w:val="ui-provider"/>
                      <w:rFonts w:asciiTheme="minorHAnsi" w:hAnsiTheme="minorHAnsi" w:cstheme="minorHAnsi"/>
                    </w:rPr>
                  </w:rPrChange>
                </w:rPr>
                <w:t>Cooling Minimum Efficiency Value EER/EER2/CEER</w:t>
              </w:r>
            </w:ins>
          </w:p>
        </w:tc>
        <w:tc>
          <w:tcPr>
            <w:tcW w:w="1093" w:type="dxa"/>
            <w:vAlign w:val="bottom"/>
            <w:tcPrChange w:id="934" w:author="Alhabibi, Haider@Energy" w:date="2023-08-14T16:59:00Z">
              <w:tcPr>
                <w:tcW w:w="1096" w:type="dxa"/>
                <w:gridSpan w:val="2"/>
                <w:vAlign w:val="bottom"/>
              </w:tcPr>
            </w:tcPrChange>
          </w:tcPr>
          <w:p w14:paraId="5912F4D0" w14:textId="2A5FCB9C" w:rsidR="00B44E35" w:rsidRPr="00B63041" w:rsidRDefault="00B44E35" w:rsidP="00B44E35">
            <w:pPr>
              <w:keepNext/>
              <w:jc w:val="center"/>
              <w:rPr>
                <w:rFonts w:asciiTheme="minorHAnsi" w:hAnsiTheme="minorHAnsi" w:cstheme="minorHAnsi"/>
                <w:sz w:val="22"/>
                <w:szCs w:val="22"/>
                <w:rPrChange w:id="935" w:author="Alhabibi, Haider@Energy" w:date="2023-08-14T16:56:00Z">
                  <w:rPr>
                    <w:rFonts w:ascii="Calibri" w:hAnsi="Calibri"/>
                    <w:sz w:val="18"/>
                    <w:szCs w:val="18"/>
                  </w:rPr>
                </w:rPrChange>
              </w:rPr>
            </w:pPr>
            <w:r w:rsidRPr="00B63041">
              <w:rPr>
                <w:rFonts w:asciiTheme="minorHAnsi" w:hAnsiTheme="minorHAnsi" w:cstheme="minorHAnsi"/>
                <w:sz w:val="22"/>
                <w:szCs w:val="22"/>
                <w:rPrChange w:id="936" w:author="Alhabibi, Haider@Energy" w:date="2023-08-14T16:56:00Z">
                  <w:rPr>
                    <w:rFonts w:ascii="Calibri" w:hAnsi="Calibri"/>
                    <w:sz w:val="18"/>
                    <w:szCs w:val="18"/>
                  </w:rPr>
                </w:rPrChange>
              </w:rPr>
              <w:t>Required Thermostat</w:t>
            </w:r>
            <w:r w:rsidRPr="00B63041">
              <w:rPr>
                <w:rFonts w:asciiTheme="minorHAnsi" w:hAnsiTheme="minorHAnsi" w:cstheme="minorHAnsi"/>
                <w:sz w:val="22"/>
                <w:szCs w:val="22"/>
                <w:rPrChange w:id="937" w:author="Alhabibi, Haider@Energy" w:date="2023-08-14T16:56:00Z">
                  <w:rPr>
                    <w:rFonts w:ascii="Calibri" w:hAnsi="Calibri"/>
                    <w:sz w:val="18"/>
                    <w:szCs w:val="18"/>
                  </w:rPr>
                </w:rPrChange>
              </w:rPr>
              <w:br/>
              <w:t>Type</w:t>
            </w:r>
          </w:p>
        </w:tc>
        <w:tc>
          <w:tcPr>
            <w:tcW w:w="1094" w:type="dxa"/>
            <w:vAlign w:val="bottom"/>
            <w:tcPrChange w:id="938" w:author="Alhabibi, Haider@Energy" w:date="2023-08-14T16:59:00Z">
              <w:tcPr>
                <w:tcW w:w="1153" w:type="dxa"/>
                <w:gridSpan w:val="3"/>
                <w:vAlign w:val="bottom"/>
              </w:tcPr>
            </w:tcPrChange>
          </w:tcPr>
          <w:p w14:paraId="4746A56E" w14:textId="77777777" w:rsidR="00B44E35" w:rsidRPr="00B63041" w:rsidRDefault="00B44E35" w:rsidP="00B44E35">
            <w:pPr>
              <w:keepNext/>
              <w:jc w:val="center"/>
              <w:rPr>
                <w:rFonts w:asciiTheme="minorHAnsi" w:hAnsiTheme="minorHAnsi" w:cstheme="minorHAnsi"/>
                <w:sz w:val="22"/>
                <w:szCs w:val="22"/>
                <w:rPrChange w:id="939" w:author="Alhabibi, Haider@Energy" w:date="2023-08-14T16:56:00Z">
                  <w:rPr>
                    <w:rFonts w:ascii="Calibri" w:hAnsi="Calibri"/>
                    <w:sz w:val="18"/>
                    <w:szCs w:val="18"/>
                  </w:rPr>
                </w:rPrChange>
              </w:rPr>
            </w:pPr>
            <w:r w:rsidRPr="00B63041">
              <w:rPr>
                <w:rFonts w:asciiTheme="minorHAnsi" w:hAnsiTheme="minorHAnsi" w:cstheme="minorHAnsi"/>
                <w:sz w:val="22"/>
                <w:szCs w:val="22"/>
                <w:rPrChange w:id="940" w:author="Alhabibi, Haider@Energy" w:date="2023-08-14T16:56:00Z">
                  <w:rPr>
                    <w:rFonts w:ascii="Calibri" w:hAnsi="Calibri"/>
                    <w:sz w:val="18"/>
                    <w:szCs w:val="18"/>
                  </w:rPr>
                </w:rPrChange>
              </w:rPr>
              <w:t xml:space="preserve">New Duct </w:t>
            </w:r>
            <w:r w:rsidRPr="00B63041">
              <w:rPr>
                <w:rFonts w:asciiTheme="minorHAnsi" w:hAnsiTheme="minorHAnsi" w:cstheme="minorHAnsi"/>
                <w:sz w:val="22"/>
                <w:szCs w:val="22"/>
                <w:rPrChange w:id="941" w:author="Alhabibi, Haider@Energy" w:date="2023-08-14T16:56:00Z">
                  <w:rPr>
                    <w:rFonts w:ascii="Calibri" w:hAnsi="Calibri"/>
                    <w:sz w:val="18"/>
                    <w:szCs w:val="18"/>
                  </w:rPr>
                </w:rPrChange>
              </w:rPr>
              <w:br/>
              <w:t>R-Value</w:t>
            </w:r>
          </w:p>
        </w:tc>
      </w:tr>
      <w:tr w:rsidR="00B44E35" w:rsidRPr="00EB4E7D" w14:paraId="3D221FAB" w14:textId="77777777" w:rsidTr="00904F9E">
        <w:trPr>
          <w:trHeight w:val="448"/>
          <w:trPrChange w:id="942" w:author="Alhabibi, Haider@Energy" w:date="2023-08-14T16:59:00Z">
            <w:trPr>
              <w:trHeight w:val="448"/>
            </w:trPr>
          </w:trPrChange>
        </w:trPr>
        <w:tc>
          <w:tcPr>
            <w:tcW w:w="1093" w:type="dxa"/>
            <w:shd w:val="clear" w:color="auto" w:fill="auto"/>
            <w:tcPrChange w:id="943" w:author="Alhabibi, Haider@Energy" w:date="2023-08-14T16:59:00Z">
              <w:tcPr>
                <w:tcW w:w="1095" w:type="dxa"/>
                <w:gridSpan w:val="2"/>
                <w:shd w:val="clear" w:color="auto" w:fill="auto"/>
              </w:tcPr>
            </w:tcPrChange>
          </w:tcPr>
          <w:p w14:paraId="2DA77A22" w14:textId="77777777" w:rsidR="00B44E35" w:rsidRPr="00EB4E7D" w:rsidRDefault="00B44E35" w:rsidP="00B44E35">
            <w:pPr>
              <w:keepNext/>
              <w:jc w:val="center"/>
              <w:rPr>
                <w:rFonts w:asciiTheme="minorHAnsi" w:hAnsiTheme="minorHAnsi" w:cstheme="minorHAnsi"/>
                <w:rPrChange w:id="944" w:author="Alhabibi, Haider@Energy" w:date="2023-08-14T16:28:00Z">
                  <w:rPr>
                    <w:rFonts w:ascii="Calibri" w:hAnsi="Calibri"/>
                    <w:sz w:val="18"/>
                    <w:szCs w:val="18"/>
                  </w:rPr>
                </w:rPrChange>
              </w:rPr>
            </w:pPr>
          </w:p>
        </w:tc>
        <w:tc>
          <w:tcPr>
            <w:tcW w:w="1093" w:type="dxa"/>
            <w:tcPrChange w:id="945" w:author="Alhabibi, Haider@Energy" w:date="2023-08-14T16:59:00Z">
              <w:tcPr>
                <w:tcW w:w="1097" w:type="dxa"/>
                <w:gridSpan w:val="2"/>
              </w:tcPr>
            </w:tcPrChange>
          </w:tcPr>
          <w:p w14:paraId="0D052D57" w14:textId="77777777" w:rsidR="00B44E35" w:rsidRPr="00EB4E7D" w:rsidRDefault="00B44E35" w:rsidP="00B44E35">
            <w:pPr>
              <w:keepNext/>
              <w:jc w:val="center"/>
              <w:rPr>
                <w:rFonts w:asciiTheme="minorHAnsi" w:hAnsiTheme="minorHAnsi" w:cstheme="minorHAnsi"/>
                <w:rPrChange w:id="946" w:author="Alhabibi, Haider@Energy" w:date="2023-08-14T16:28:00Z">
                  <w:rPr>
                    <w:rFonts w:ascii="Calibri" w:hAnsi="Calibri"/>
                    <w:sz w:val="18"/>
                    <w:szCs w:val="18"/>
                  </w:rPr>
                </w:rPrChange>
              </w:rPr>
            </w:pPr>
          </w:p>
        </w:tc>
        <w:tc>
          <w:tcPr>
            <w:tcW w:w="1094" w:type="dxa"/>
            <w:shd w:val="clear" w:color="auto" w:fill="auto"/>
            <w:tcPrChange w:id="947" w:author="Alhabibi, Haider@Energy" w:date="2023-08-14T16:59:00Z">
              <w:tcPr>
                <w:tcW w:w="1096" w:type="dxa"/>
                <w:gridSpan w:val="2"/>
                <w:shd w:val="clear" w:color="auto" w:fill="auto"/>
              </w:tcPr>
            </w:tcPrChange>
          </w:tcPr>
          <w:p w14:paraId="1AA924EB" w14:textId="77777777" w:rsidR="00B44E35" w:rsidRPr="00EB4E7D" w:rsidRDefault="00B44E35" w:rsidP="00B44E35">
            <w:pPr>
              <w:keepNext/>
              <w:jc w:val="center"/>
              <w:rPr>
                <w:rFonts w:asciiTheme="minorHAnsi" w:hAnsiTheme="minorHAnsi" w:cstheme="minorHAnsi"/>
                <w:rPrChange w:id="948" w:author="Alhabibi, Haider@Energy" w:date="2023-08-14T16:28:00Z">
                  <w:rPr>
                    <w:rFonts w:ascii="Calibri" w:hAnsi="Calibri"/>
                    <w:sz w:val="18"/>
                    <w:szCs w:val="18"/>
                  </w:rPr>
                </w:rPrChange>
              </w:rPr>
            </w:pPr>
          </w:p>
        </w:tc>
        <w:tc>
          <w:tcPr>
            <w:tcW w:w="1093" w:type="dxa"/>
            <w:tcPrChange w:id="949" w:author="Alhabibi, Haider@Energy" w:date="2023-08-14T16:59:00Z">
              <w:tcPr>
                <w:tcW w:w="1096" w:type="dxa"/>
                <w:gridSpan w:val="2"/>
              </w:tcPr>
            </w:tcPrChange>
          </w:tcPr>
          <w:p w14:paraId="65FA1BB1" w14:textId="77777777" w:rsidR="00B44E35" w:rsidRPr="00EB4E7D" w:rsidRDefault="00B44E35" w:rsidP="00B44E35">
            <w:pPr>
              <w:keepNext/>
              <w:jc w:val="center"/>
              <w:rPr>
                <w:rFonts w:asciiTheme="minorHAnsi" w:hAnsiTheme="minorHAnsi" w:cstheme="minorHAnsi"/>
                <w:rPrChange w:id="950" w:author="Alhabibi, Haider@Energy" w:date="2023-08-14T16:28:00Z">
                  <w:rPr>
                    <w:rFonts w:ascii="Calibri" w:hAnsi="Calibri"/>
                    <w:sz w:val="18"/>
                    <w:szCs w:val="18"/>
                  </w:rPr>
                </w:rPrChange>
              </w:rPr>
            </w:pPr>
          </w:p>
        </w:tc>
        <w:tc>
          <w:tcPr>
            <w:tcW w:w="1093" w:type="dxa"/>
            <w:tcPrChange w:id="951" w:author="Alhabibi, Haider@Energy" w:date="2023-08-14T16:59:00Z">
              <w:tcPr>
                <w:tcW w:w="1096" w:type="dxa"/>
                <w:gridSpan w:val="2"/>
              </w:tcPr>
            </w:tcPrChange>
          </w:tcPr>
          <w:p w14:paraId="47054AB7" w14:textId="77777777" w:rsidR="00B44E35" w:rsidRPr="00EB4E7D" w:rsidRDefault="00B44E35" w:rsidP="00B44E35">
            <w:pPr>
              <w:keepNext/>
              <w:jc w:val="center"/>
              <w:rPr>
                <w:rFonts w:asciiTheme="minorHAnsi" w:hAnsiTheme="minorHAnsi" w:cstheme="minorHAnsi"/>
                <w:rPrChange w:id="952" w:author="Alhabibi, Haider@Energy" w:date="2023-08-14T16:28:00Z">
                  <w:rPr>
                    <w:rFonts w:ascii="Calibri" w:hAnsi="Calibri"/>
                    <w:sz w:val="18"/>
                    <w:szCs w:val="18"/>
                  </w:rPr>
                </w:rPrChange>
              </w:rPr>
            </w:pPr>
          </w:p>
        </w:tc>
        <w:tc>
          <w:tcPr>
            <w:tcW w:w="1094" w:type="dxa"/>
            <w:tcPrChange w:id="953" w:author="Alhabibi, Haider@Energy" w:date="2023-08-14T16:59:00Z">
              <w:tcPr>
                <w:tcW w:w="1096" w:type="dxa"/>
                <w:gridSpan w:val="2"/>
              </w:tcPr>
            </w:tcPrChange>
          </w:tcPr>
          <w:p w14:paraId="31101A29" w14:textId="77777777" w:rsidR="00B44E35" w:rsidRPr="00EB4E7D" w:rsidRDefault="00B44E35" w:rsidP="00B44E35">
            <w:pPr>
              <w:keepNext/>
              <w:jc w:val="center"/>
              <w:rPr>
                <w:rFonts w:asciiTheme="minorHAnsi" w:hAnsiTheme="minorHAnsi" w:cstheme="minorHAnsi"/>
                <w:rPrChange w:id="954" w:author="Alhabibi, Haider@Energy" w:date="2023-08-14T16:28:00Z">
                  <w:rPr>
                    <w:rFonts w:ascii="Calibri" w:hAnsi="Calibri"/>
                    <w:sz w:val="18"/>
                    <w:szCs w:val="18"/>
                  </w:rPr>
                </w:rPrChange>
              </w:rPr>
            </w:pPr>
          </w:p>
        </w:tc>
        <w:tc>
          <w:tcPr>
            <w:tcW w:w="1093" w:type="dxa"/>
            <w:tcPrChange w:id="955" w:author="Alhabibi, Haider@Energy" w:date="2023-08-14T16:59:00Z">
              <w:tcPr>
                <w:tcW w:w="1096" w:type="dxa"/>
                <w:gridSpan w:val="2"/>
              </w:tcPr>
            </w:tcPrChange>
          </w:tcPr>
          <w:p w14:paraId="51C85BE7" w14:textId="77777777" w:rsidR="00B44E35" w:rsidRPr="00EB4E7D" w:rsidRDefault="00B44E35" w:rsidP="00B44E35">
            <w:pPr>
              <w:keepNext/>
              <w:jc w:val="center"/>
              <w:rPr>
                <w:rFonts w:asciiTheme="minorHAnsi" w:hAnsiTheme="minorHAnsi" w:cstheme="minorHAnsi"/>
                <w:rPrChange w:id="956" w:author="Alhabibi, Haider@Energy" w:date="2023-08-14T16:28:00Z">
                  <w:rPr>
                    <w:rFonts w:ascii="Calibri" w:hAnsi="Calibri"/>
                    <w:sz w:val="18"/>
                    <w:szCs w:val="18"/>
                  </w:rPr>
                </w:rPrChange>
              </w:rPr>
            </w:pPr>
          </w:p>
        </w:tc>
        <w:tc>
          <w:tcPr>
            <w:tcW w:w="1094" w:type="dxa"/>
            <w:tcPrChange w:id="957" w:author="Alhabibi, Haider@Energy" w:date="2023-08-14T16:59:00Z">
              <w:tcPr>
                <w:tcW w:w="1096" w:type="dxa"/>
                <w:gridSpan w:val="2"/>
              </w:tcPr>
            </w:tcPrChange>
          </w:tcPr>
          <w:p w14:paraId="0E7A91ED" w14:textId="77777777" w:rsidR="00B44E35" w:rsidRPr="00EB4E7D" w:rsidRDefault="00B44E35" w:rsidP="00B44E35">
            <w:pPr>
              <w:keepNext/>
              <w:jc w:val="center"/>
              <w:rPr>
                <w:rFonts w:asciiTheme="minorHAnsi" w:hAnsiTheme="minorHAnsi" w:cstheme="minorHAnsi"/>
                <w:rPrChange w:id="958" w:author="Alhabibi, Haider@Energy" w:date="2023-08-14T16:28:00Z">
                  <w:rPr>
                    <w:rFonts w:ascii="Calibri" w:hAnsi="Calibri"/>
                    <w:sz w:val="18"/>
                    <w:szCs w:val="18"/>
                  </w:rPr>
                </w:rPrChange>
              </w:rPr>
            </w:pPr>
          </w:p>
        </w:tc>
        <w:tc>
          <w:tcPr>
            <w:tcW w:w="1093" w:type="dxa"/>
            <w:tcPrChange w:id="959" w:author="Alhabibi, Haider@Energy" w:date="2023-08-14T16:59:00Z">
              <w:tcPr>
                <w:tcW w:w="1096" w:type="dxa"/>
                <w:gridSpan w:val="2"/>
              </w:tcPr>
            </w:tcPrChange>
          </w:tcPr>
          <w:p w14:paraId="0F3CDEE2" w14:textId="77777777" w:rsidR="00B44E35" w:rsidRPr="00EB4E7D" w:rsidRDefault="00B44E35" w:rsidP="00B44E35">
            <w:pPr>
              <w:keepNext/>
              <w:jc w:val="center"/>
              <w:rPr>
                <w:rFonts w:asciiTheme="minorHAnsi" w:hAnsiTheme="minorHAnsi" w:cstheme="minorHAnsi"/>
                <w:rPrChange w:id="960" w:author="Alhabibi, Haider@Energy" w:date="2023-08-14T16:28:00Z">
                  <w:rPr>
                    <w:rFonts w:ascii="Calibri" w:hAnsi="Calibri"/>
                    <w:sz w:val="18"/>
                    <w:szCs w:val="18"/>
                  </w:rPr>
                </w:rPrChange>
              </w:rPr>
            </w:pPr>
          </w:p>
        </w:tc>
        <w:tc>
          <w:tcPr>
            <w:tcW w:w="1093" w:type="dxa"/>
            <w:tcPrChange w:id="961" w:author="Alhabibi, Haider@Energy" w:date="2023-08-14T16:59:00Z">
              <w:tcPr>
                <w:tcW w:w="1096" w:type="dxa"/>
                <w:gridSpan w:val="2"/>
              </w:tcPr>
            </w:tcPrChange>
          </w:tcPr>
          <w:p w14:paraId="2D3F36E8" w14:textId="77777777" w:rsidR="00B44E35" w:rsidRPr="00EB4E7D" w:rsidRDefault="00B44E35" w:rsidP="00B44E35">
            <w:pPr>
              <w:keepNext/>
              <w:jc w:val="center"/>
              <w:rPr>
                <w:rFonts w:asciiTheme="minorHAnsi" w:hAnsiTheme="minorHAnsi" w:cstheme="minorHAnsi"/>
                <w:rPrChange w:id="962" w:author="Alhabibi, Haider@Energy" w:date="2023-08-14T16:28:00Z">
                  <w:rPr>
                    <w:rFonts w:ascii="Calibri" w:hAnsi="Calibri"/>
                    <w:sz w:val="18"/>
                    <w:szCs w:val="18"/>
                  </w:rPr>
                </w:rPrChange>
              </w:rPr>
            </w:pPr>
          </w:p>
        </w:tc>
        <w:tc>
          <w:tcPr>
            <w:tcW w:w="1094" w:type="dxa"/>
            <w:tcPrChange w:id="963" w:author="Alhabibi, Haider@Energy" w:date="2023-08-14T16:59:00Z">
              <w:tcPr>
                <w:tcW w:w="1096" w:type="dxa"/>
                <w:gridSpan w:val="2"/>
              </w:tcPr>
            </w:tcPrChange>
          </w:tcPr>
          <w:p w14:paraId="739756D4" w14:textId="77777777" w:rsidR="00B44E35" w:rsidRPr="00EB4E7D" w:rsidRDefault="00B44E35" w:rsidP="00B44E35">
            <w:pPr>
              <w:keepNext/>
              <w:jc w:val="center"/>
              <w:rPr>
                <w:rFonts w:asciiTheme="minorHAnsi" w:hAnsiTheme="minorHAnsi" w:cstheme="minorHAnsi"/>
              </w:rPr>
            </w:pPr>
          </w:p>
        </w:tc>
        <w:tc>
          <w:tcPr>
            <w:tcW w:w="1093" w:type="dxa"/>
            <w:tcPrChange w:id="964" w:author="Alhabibi, Haider@Energy" w:date="2023-08-14T16:59:00Z">
              <w:tcPr>
                <w:tcW w:w="1096" w:type="dxa"/>
                <w:gridSpan w:val="2"/>
              </w:tcPr>
            </w:tcPrChange>
          </w:tcPr>
          <w:p w14:paraId="6D2A1B99" w14:textId="48D02139" w:rsidR="00B44E35" w:rsidRPr="00EB4E7D" w:rsidRDefault="00B44E35" w:rsidP="00B44E35">
            <w:pPr>
              <w:keepNext/>
              <w:jc w:val="center"/>
              <w:rPr>
                <w:rFonts w:asciiTheme="minorHAnsi" w:hAnsiTheme="minorHAnsi" w:cstheme="minorHAnsi"/>
                <w:rPrChange w:id="965" w:author="Alhabibi, Haider@Energy" w:date="2023-08-14T16:28:00Z">
                  <w:rPr>
                    <w:rFonts w:ascii="Calibri" w:hAnsi="Calibri"/>
                    <w:sz w:val="18"/>
                    <w:szCs w:val="18"/>
                  </w:rPr>
                </w:rPrChange>
              </w:rPr>
            </w:pPr>
          </w:p>
        </w:tc>
        <w:tc>
          <w:tcPr>
            <w:tcW w:w="1094" w:type="dxa"/>
            <w:tcPrChange w:id="966" w:author="Alhabibi, Haider@Energy" w:date="2023-08-14T16:59:00Z">
              <w:tcPr>
                <w:tcW w:w="1153" w:type="dxa"/>
                <w:gridSpan w:val="3"/>
              </w:tcPr>
            </w:tcPrChange>
          </w:tcPr>
          <w:p w14:paraId="0371BB11" w14:textId="77777777" w:rsidR="00B44E35" w:rsidRPr="00EB4E7D" w:rsidRDefault="00B44E35" w:rsidP="00B44E35">
            <w:pPr>
              <w:keepNext/>
              <w:jc w:val="center"/>
              <w:rPr>
                <w:rFonts w:asciiTheme="minorHAnsi" w:hAnsiTheme="minorHAnsi" w:cstheme="minorHAnsi"/>
                <w:rPrChange w:id="967" w:author="Alhabibi, Haider@Energy" w:date="2023-08-14T16:28:00Z">
                  <w:rPr>
                    <w:rFonts w:ascii="Calibri" w:hAnsi="Calibri"/>
                    <w:sz w:val="18"/>
                    <w:szCs w:val="18"/>
                  </w:rPr>
                </w:rPrChange>
              </w:rPr>
            </w:pPr>
          </w:p>
        </w:tc>
      </w:tr>
      <w:tr w:rsidR="00B44E35" w:rsidRPr="00EB4E7D" w14:paraId="4E8DF6F3" w14:textId="77777777" w:rsidTr="00904F9E">
        <w:tblPrEx>
          <w:tblPrExChange w:id="968" w:author="Alhabibi, Haider@Energy" w:date="2023-08-14T16:59:00Z">
            <w:tblPrEx>
              <w:tblW w:w="4939" w:type="pct"/>
            </w:tblPrEx>
          </w:tblPrExChange>
        </w:tblPrEx>
        <w:trPr>
          <w:trHeight w:val="448"/>
          <w:ins w:id="969" w:author="Grewing, Kyle@Energy" w:date="2023-08-11T11:29:00Z"/>
          <w:trPrChange w:id="970" w:author="Alhabibi, Haider@Energy" w:date="2023-08-14T16:59:00Z">
            <w:trPr>
              <w:gridAfter w:val="0"/>
              <w:trHeight w:val="448"/>
            </w:trPr>
          </w:trPrChange>
        </w:trPr>
        <w:tc>
          <w:tcPr>
            <w:tcW w:w="1093" w:type="dxa"/>
            <w:shd w:val="clear" w:color="auto" w:fill="auto"/>
            <w:tcPrChange w:id="971" w:author="Alhabibi, Haider@Energy" w:date="2023-08-14T16:59:00Z">
              <w:tcPr>
                <w:tcW w:w="1091" w:type="dxa"/>
                <w:shd w:val="clear" w:color="auto" w:fill="auto"/>
              </w:tcPr>
            </w:tcPrChange>
          </w:tcPr>
          <w:p w14:paraId="22BC19C8" w14:textId="77777777" w:rsidR="00B44E35" w:rsidRPr="00EB4E7D" w:rsidRDefault="00B44E35" w:rsidP="00B44E35">
            <w:pPr>
              <w:keepNext/>
              <w:jc w:val="center"/>
              <w:rPr>
                <w:ins w:id="972" w:author="Grewing, Kyle@Energy" w:date="2023-08-11T11:29:00Z"/>
                <w:rFonts w:asciiTheme="minorHAnsi" w:hAnsiTheme="minorHAnsi" w:cstheme="minorHAnsi"/>
              </w:rPr>
            </w:pPr>
          </w:p>
        </w:tc>
        <w:tc>
          <w:tcPr>
            <w:tcW w:w="1093" w:type="dxa"/>
            <w:tcPrChange w:id="973" w:author="Alhabibi, Haider@Energy" w:date="2023-08-14T16:59:00Z">
              <w:tcPr>
                <w:tcW w:w="1096" w:type="dxa"/>
                <w:gridSpan w:val="2"/>
              </w:tcPr>
            </w:tcPrChange>
          </w:tcPr>
          <w:p w14:paraId="2535E1E1" w14:textId="77777777" w:rsidR="00B44E35" w:rsidRPr="00EB4E7D" w:rsidRDefault="00B44E35" w:rsidP="00B44E35">
            <w:pPr>
              <w:keepNext/>
              <w:jc w:val="center"/>
              <w:rPr>
                <w:ins w:id="974" w:author="Grewing, Kyle@Energy" w:date="2023-08-11T11:29:00Z"/>
                <w:rFonts w:asciiTheme="minorHAnsi" w:hAnsiTheme="minorHAnsi" w:cstheme="minorHAnsi"/>
              </w:rPr>
            </w:pPr>
          </w:p>
        </w:tc>
        <w:tc>
          <w:tcPr>
            <w:tcW w:w="1094" w:type="dxa"/>
            <w:shd w:val="clear" w:color="auto" w:fill="auto"/>
            <w:tcPrChange w:id="975" w:author="Alhabibi, Haider@Energy" w:date="2023-08-14T16:59:00Z">
              <w:tcPr>
                <w:tcW w:w="1095" w:type="dxa"/>
                <w:gridSpan w:val="2"/>
                <w:shd w:val="clear" w:color="auto" w:fill="auto"/>
              </w:tcPr>
            </w:tcPrChange>
          </w:tcPr>
          <w:p w14:paraId="1F272E83" w14:textId="77777777" w:rsidR="00B44E35" w:rsidRPr="00EB4E7D" w:rsidRDefault="00B44E35" w:rsidP="00B44E35">
            <w:pPr>
              <w:keepNext/>
              <w:jc w:val="center"/>
              <w:rPr>
                <w:ins w:id="976" w:author="Grewing, Kyle@Energy" w:date="2023-08-11T11:29:00Z"/>
                <w:rFonts w:asciiTheme="minorHAnsi" w:hAnsiTheme="minorHAnsi" w:cstheme="minorHAnsi"/>
              </w:rPr>
            </w:pPr>
          </w:p>
        </w:tc>
        <w:tc>
          <w:tcPr>
            <w:tcW w:w="1093" w:type="dxa"/>
            <w:tcPrChange w:id="977" w:author="Alhabibi, Haider@Energy" w:date="2023-08-14T16:59:00Z">
              <w:tcPr>
                <w:tcW w:w="1095" w:type="dxa"/>
                <w:gridSpan w:val="2"/>
              </w:tcPr>
            </w:tcPrChange>
          </w:tcPr>
          <w:p w14:paraId="3D300CCA" w14:textId="77777777" w:rsidR="00B44E35" w:rsidRPr="00EB4E7D" w:rsidRDefault="00B44E35" w:rsidP="00B44E35">
            <w:pPr>
              <w:keepNext/>
              <w:jc w:val="center"/>
              <w:rPr>
                <w:ins w:id="978" w:author="Grewing, Kyle@Energy" w:date="2023-08-11T11:29:00Z"/>
                <w:rFonts w:asciiTheme="minorHAnsi" w:hAnsiTheme="minorHAnsi" w:cstheme="minorHAnsi"/>
              </w:rPr>
            </w:pPr>
          </w:p>
        </w:tc>
        <w:tc>
          <w:tcPr>
            <w:tcW w:w="1093" w:type="dxa"/>
            <w:tcPrChange w:id="979" w:author="Alhabibi, Haider@Energy" w:date="2023-08-14T16:59:00Z">
              <w:tcPr>
                <w:tcW w:w="1095" w:type="dxa"/>
                <w:gridSpan w:val="2"/>
              </w:tcPr>
            </w:tcPrChange>
          </w:tcPr>
          <w:p w14:paraId="776779DF" w14:textId="77777777" w:rsidR="00B44E35" w:rsidRPr="00EB4E7D" w:rsidRDefault="00B44E35" w:rsidP="00B44E35">
            <w:pPr>
              <w:keepNext/>
              <w:jc w:val="center"/>
              <w:rPr>
                <w:ins w:id="980" w:author="Grewing, Kyle@Energy" w:date="2023-08-11T11:29:00Z"/>
                <w:rFonts w:asciiTheme="minorHAnsi" w:hAnsiTheme="minorHAnsi" w:cstheme="minorHAnsi"/>
              </w:rPr>
            </w:pPr>
          </w:p>
        </w:tc>
        <w:tc>
          <w:tcPr>
            <w:tcW w:w="1094" w:type="dxa"/>
            <w:tcPrChange w:id="981" w:author="Alhabibi, Haider@Energy" w:date="2023-08-14T16:59:00Z">
              <w:tcPr>
                <w:tcW w:w="1096" w:type="dxa"/>
                <w:gridSpan w:val="2"/>
              </w:tcPr>
            </w:tcPrChange>
          </w:tcPr>
          <w:p w14:paraId="57BB4DB5" w14:textId="77777777" w:rsidR="00B44E35" w:rsidRPr="00EB4E7D" w:rsidRDefault="00B44E35" w:rsidP="00B44E35">
            <w:pPr>
              <w:keepNext/>
              <w:jc w:val="center"/>
              <w:rPr>
                <w:ins w:id="982" w:author="Grewing, Kyle@Energy" w:date="2023-08-11T11:29:00Z"/>
                <w:rFonts w:asciiTheme="minorHAnsi" w:hAnsiTheme="minorHAnsi" w:cstheme="minorHAnsi"/>
              </w:rPr>
            </w:pPr>
          </w:p>
        </w:tc>
        <w:tc>
          <w:tcPr>
            <w:tcW w:w="1093" w:type="dxa"/>
            <w:tcPrChange w:id="983" w:author="Alhabibi, Haider@Energy" w:date="2023-08-14T16:59:00Z">
              <w:tcPr>
                <w:tcW w:w="1096" w:type="dxa"/>
                <w:gridSpan w:val="2"/>
              </w:tcPr>
            </w:tcPrChange>
          </w:tcPr>
          <w:p w14:paraId="47A0EF98" w14:textId="77777777" w:rsidR="00B44E35" w:rsidRPr="00EB4E7D" w:rsidRDefault="00B44E35" w:rsidP="00B44E35">
            <w:pPr>
              <w:keepNext/>
              <w:jc w:val="center"/>
              <w:rPr>
                <w:ins w:id="984" w:author="Grewing, Kyle@Energy" w:date="2023-08-11T11:29:00Z"/>
                <w:rFonts w:asciiTheme="minorHAnsi" w:hAnsiTheme="minorHAnsi" w:cstheme="minorHAnsi"/>
              </w:rPr>
            </w:pPr>
          </w:p>
        </w:tc>
        <w:tc>
          <w:tcPr>
            <w:tcW w:w="1094" w:type="dxa"/>
            <w:tcPrChange w:id="985" w:author="Alhabibi, Haider@Energy" w:date="2023-08-14T16:59:00Z">
              <w:tcPr>
                <w:tcW w:w="1096" w:type="dxa"/>
                <w:gridSpan w:val="2"/>
              </w:tcPr>
            </w:tcPrChange>
          </w:tcPr>
          <w:p w14:paraId="04148811" w14:textId="77777777" w:rsidR="00B44E35" w:rsidRPr="00EB4E7D" w:rsidRDefault="00B44E35" w:rsidP="00B44E35">
            <w:pPr>
              <w:keepNext/>
              <w:jc w:val="center"/>
              <w:rPr>
                <w:ins w:id="986" w:author="Grewing, Kyle@Energy" w:date="2023-08-11T11:29:00Z"/>
                <w:rFonts w:asciiTheme="minorHAnsi" w:hAnsiTheme="minorHAnsi" w:cstheme="minorHAnsi"/>
              </w:rPr>
            </w:pPr>
          </w:p>
        </w:tc>
        <w:tc>
          <w:tcPr>
            <w:tcW w:w="1093" w:type="dxa"/>
            <w:tcPrChange w:id="987" w:author="Alhabibi, Haider@Energy" w:date="2023-08-14T16:59:00Z">
              <w:tcPr>
                <w:tcW w:w="1096" w:type="dxa"/>
                <w:gridSpan w:val="2"/>
              </w:tcPr>
            </w:tcPrChange>
          </w:tcPr>
          <w:p w14:paraId="22B4B298" w14:textId="77777777" w:rsidR="00B44E35" w:rsidRPr="00EB4E7D" w:rsidRDefault="00B44E35" w:rsidP="00B44E35">
            <w:pPr>
              <w:keepNext/>
              <w:jc w:val="center"/>
              <w:rPr>
                <w:ins w:id="988" w:author="Grewing, Kyle@Energy" w:date="2023-08-11T11:29:00Z"/>
                <w:rFonts w:asciiTheme="minorHAnsi" w:hAnsiTheme="minorHAnsi" w:cstheme="minorHAnsi"/>
              </w:rPr>
            </w:pPr>
          </w:p>
        </w:tc>
        <w:tc>
          <w:tcPr>
            <w:tcW w:w="1093" w:type="dxa"/>
            <w:tcPrChange w:id="989" w:author="Alhabibi, Haider@Energy" w:date="2023-08-14T16:59:00Z">
              <w:tcPr>
                <w:tcW w:w="1096" w:type="dxa"/>
                <w:gridSpan w:val="2"/>
              </w:tcPr>
            </w:tcPrChange>
          </w:tcPr>
          <w:p w14:paraId="09343076" w14:textId="77777777" w:rsidR="00B44E35" w:rsidRPr="00EB4E7D" w:rsidRDefault="00B44E35" w:rsidP="00B44E35">
            <w:pPr>
              <w:keepNext/>
              <w:jc w:val="center"/>
              <w:rPr>
                <w:ins w:id="990" w:author="Grewing, Kyle@Energy" w:date="2023-08-11T11:29:00Z"/>
                <w:rFonts w:asciiTheme="minorHAnsi" w:hAnsiTheme="minorHAnsi" w:cstheme="minorHAnsi"/>
              </w:rPr>
            </w:pPr>
          </w:p>
        </w:tc>
        <w:tc>
          <w:tcPr>
            <w:tcW w:w="1094" w:type="dxa"/>
            <w:tcPrChange w:id="991" w:author="Alhabibi, Haider@Energy" w:date="2023-08-14T16:59:00Z">
              <w:tcPr>
                <w:tcW w:w="1096" w:type="dxa"/>
                <w:gridSpan w:val="2"/>
              </w:tcPr>
            </w:tcPrChange>
          </w:tcPr>
          <w:p w14:paraId="3233DE08" w14:textId="77777777" w:rsidR="00B44E35" w:rsidRPr="00EB4E7D" w:rsidRDefault="00B44E35" w:rsidP="00B44E35">
            <w:pPr>
              <w:keepNext/>
              <w:jc w:val="center"/>
              <w:rPr>
                <w:ins w:id="992" w:author="Grewing, Kyle@Energy" w:date="2023-08-11T11:29:00Z"/>
                <w:rFonts w:asciiTheme="minorHAnsi" w:hAnsiTheme="minorHAnsi" w:cstheme="minorHAnsi"/>
              </w:rPr>
            </w:pPr>
          </w:p>
        </w:tc>
        <w:tc>
          <w:tcPr>
            <w:tcW w:w="1093" w:type="dxa"/>
            <w:tcPrChange w:id="993" w:author="Alhabibi, Haider@Energy" w:date="2023-08-14T16:59:00Z">
              <w:tcPr>
                <w:tcW w:w="1096" w:type="dxa"/>
                <w:gridSpan w:val="2"/>
              </w:tcPr>
            </w:tcPrChange>
          </w:tcPr>
          <w:p w14:paraId="0AD9B778" w14:textId="77777777" w:rsidR="00B44E35" w:rsidRPr="00EB4E7D" w:rsidRDefault="00B44E35" w:rsidP="00B44E35">
            <w:pPr>
              <w:keepNext/>
              <w:jc w:val="center"/>
              <w:rPr>
                <w:ins w:id="994" w:author="Grewing, Kyle@Energy" w:date="2023-08-11T11:29:00Z"/>
                <w:rFonts w:asciiTheme="minorHAnsi" w:hAnsiTheme="minorHAnsi" w:cstheme="minorHAnsi"/>
              </w:rPr>
            </w:pPr>
          </w:p>
        </w:tc>
        <w:tc>
          <w:tcPr>
            <w:tcW w:w="1094" w:type="dxa"/>
            <w:tcPrChange w:id="995" w:author="Alhabibi, Haider@Energy" w:date="2023-08-14T16:59:00Z">
              <w:tcPr>
                <w:tcW w:w="1071" w:type="dxa"/>
                <w:gridSpan w:val="3"/>
              </w:tcPr>
            </w:tcPrChange>
          </w:tcPr>
          <w:p w14:paraId="5D6032E9" w14:textId="77777777" w:rsidR="00B44E35" w:rsidRPr="00EB4E7D" w:rsidRDefault="00B44E35" w:rsidP="00B44E35">
            <w:pPr>
              <w:keepNext/>
              <w:jc w:val="center"/>
              <w:rPr>
                <w:ins w:id="996" w:author="Grewing, Kyle@Energy" w:date="2023-08-11T11:29:00Z"/>
                <w:rFonts w:asciiTheme="minorHAnsi" w:hAnsiTheme="minorHAnsi" w:cstheme="minorHAnsi"/>
              </w:rPr>
            </w:pPr>
          </w:p>
        </w:tc>
      </w:tr>
      <w:tr w:rsidR="00B44E35" w:rsidRPr="00EB4E7D" w14:paraId="2B337B7A" w14:textId="77777777" w:rsidTr="00904F9E">
        <w:tblPrEx>
          <w:tblPrExChange w:id="997" w:author="Alhabibi, Haider@Energy" w:date="2023-08-14T16:59:00Z">
            <w:tblPrEx>
              <w:tblW w:w="4939" w:type="pct"/>
            </w:tblPrEx>
          </w:tblPrExChange>
        </w:tblPrEx>
        <w:trPr>
          <w:trHeight w:val="448"/>
          <w:ins w:id="998" w:author="Grewing, Kyle@Energy" w:date="2023-08-11T11:29:00Z"/>
          <w:trPrChange w:id="999" w:author="Alhabibi, Haider@Energy" w:date="2023-08-14T16:59:00Z">
            <w:trPr>
              <w:gridAfter w:val="0"/>
              <w:trHeight w:val="448"/>
            </w:trPr>
          </w:trPrChange>
        </w:trPr>
        <w:tc>
          <w:tcPr>
            <w:tcW w:w="1093" w:type="dxa"/>
            <w:shd w:val="clear" w:color="auto" w:fill="auto"/>
            <w:tcPrChange w:id="1000" w:author="Alhabibi, Haider@Energy" w:date="2023-08-14T16:59:00Z">
              <w:tcPr>
                <w:tcW w:w="1091" w:type="dxa"/>
                <w:shd w:val="clear" w:color="auto" w:fill="auto"/>
              </w:tcPr>
            </w:tcPrChange>
          </w:tcPr>
          <w:p w14:paraId="4CB0FCAF" w14:textId="77777777" w:rsidR="00B44E35" w:rsidRPr="00EB4E7D" w:rsidRDefault="00B44E35" w:rsidP="00B44E35">
            <w:pPr>
              <w:keepNext/>
              <w:jc w:val="center"/>
              <w:rPr>
                <w:ins w:id="1001" w:author="Grewing, Kyle@Energy" w:date="2023-08-11T11:29:00Z"/>
                <w:rFonts w:asciiTheme="minorHAnsi" w:hAnsiTheme="minorHAnsi" w:cstheme="minorHAnsi"/>
              </w:rPr>
            </w:pPr>
          </w:p>
        </w:tc>
        <w:tc>
          <w:tcPr>
            <w:tcW w:w="1093" w:type="dxa"/>
            <w:tcPrChange w:id="1002" w:author="Alhabibi, Haider@Energy" w:date="2023-08-14T16:59:00Z">
              <w:tcPr>
                <w:tcW w:w="1096" w:type="dxa"/>
                <w:gridSpan w:val="2"/>
              </w:tcPr>
            </w:tcPrChange>
          </w:tcPr>
          <w:p w14:paraId="3CDA9EF7" w14:textId="77777777" w:rsidR="00B44E35" w:rsidRPr="00EB4E7D" w:rsidRDefault="00B44E35" w:rsidP="00B44E35">
            <w:pPr>
              <w:keepNext/>
              <w:jc w:val="center"/>
              <w:rPr>
                <w:ins w:id="1003" w:author="Grewing, Kyle@Energy" w:date="2023-08-11T11:29:00Z"/>
                <w:rFonts w:asciiTheme="minorHAnsi" w:hAnsiTheme="minorHAnsi" w:cstheme="minorHAnsi"/>
              </w:rPr>
            </w:pPr>
          </w:p>
        </w:tc>
        <w:tc>
          <w:tcPr>
            <w:tcW w:w="1094" w:type="dxa"/>
            <w:shd w:val="clear" w:color="auto" w:fill="auto"/>
            <w:tcPrChange w:id="1004" w:author="Alhabibi, Haider@Energy" w:date="2023-08-14T16:59:00Z">
              <w:tcPr>
                <w:tcW w:w="1095" w:type="dxa"/>
                <w:gridSpan w:val="2"/>
                <w:shd w:val="clear" w:color="auto" w:fill="auto"/>
              </w:tcPr>
            </w:tcPrChange>
          </w:tcPr>
          <w:p w14:paraId="2A114EF6" w14:textId="77777777" w:rsidR="00B44E35" w:rsidRPr="00EB4E7D" w:rsidRDefault="00B44E35" w:rsidP="00B44E35">
            <w:pPr>
              <w:keepNext/>
              <w:jc w:val="center"/>
              <w:rPr>
                <w:ins w:id="1005" w:author="Grewing, Kyle@Energy" w:date="2023-08-11T11:29:00Z"/>
                <w:rFonts w:asciiTheme="minorHAnsi" w:hAnsiTheme="minorHAnsi" w:cstheme="minorHAnsi"/>
              </w:rPr>
            </w:pPr>
          </w:p>
        </w:tc>
        <w:tc>
          <w:tcPr>
            <w:tcW w:w="1093" w:type="dxa"/>
            <w:tcPrChange w:id="1006" w:author="Alhabibi, Haider@Energy" w:date="2023-08-14T16:59:00Z">
              <w:tcPr>
                <w:tcW w:w="1095" w:type="dxa"/>
                <w:gridSpan w:val="2"/>
              </w:tcPr>
            </w:tcPrChange>
          </w:tcPr>
          <w:p w14:paraId="750EF60D" w14:textId="77777777" w:rsidR="00B44E35" w:rsidRPr="00EB4E7D" w:rsidRDefault="00B44E35" w:rsidP="00B44E35">
            <w:pPr>
              <w:keepNext/>
              <w:jc w:val="center"/>
              <w:rPr>
                <w:ins w:id="1007" w:author="Grewing, Kyle@Energy" w:date="2023-08-11T11:29:00Z"/>
                <w:rFonts w:asciiTheme="minorHAnsi" w:hAnsiTheme="minorHAnsi" w:cstheme="minorHAnsi"/>
              </w:rPr>
            </w:pPr>
          </w:p>
        </w:tc>
        <w:tc>
          <w:tcPr>
            <w:tcW w:w="1093" w:type="dxa"/>
            <w:tcPrChange w:id="1008" w:author="Alhabibi, Haider@Energy" w:date="2023-08-14T16:59:00Z">
              <w:tcPr>
                <w:tcW w:w="1095" w:type="dxa"/>
                <w:gridSpan w:val="2"/>
              </w:tcPr>
            </w:tcPrChange>
          </w:tcPr>
          <w:p w14:paraId="5A0243E3" w14:textId="77777777" w:rsidR="00B44E35" w:rsidRPr="00EB4E7D" w:rsidRDefault="00B44E35" w:rsidP="00B44E35">
            <w:pPr>
              <w:keepNext/>
              <w:jc w:val="center"/>
              <w:rPr>
                <w:ins w:id="1009" w:author="Grewing, Kyle@Energy" w:date="2023-08-11T11:29:00Z"/>
                <w:rFonts w:asciiTheme="minorHAnsi" w:hAnsiTheme="minorHAnsi" w:cstheme="minorHAnsi"/>
              </w:rPr>
            </w:pPr>
          </w:p>
        </w:tc>
        <w:tc>
          <w:tcPr>
            <w:tcW w:w="1094" w:type="dxa"/>
            <w:tcPrChange w:id="1010" w:author="Alhabibi, Haider@Energy" w:date="2023-08-14T16:59:00Z">
              <w:tcPr>
                <w:tcW w:w="1096" w:type="dxa"/>
                <w:gridSpan w:val="2"/>
              </w:tcPr>
            </w:tcPrChange>
          </w:tcPr>
          <w:p w14:paraId="23F33C59" w14:textId="77777777" w:rsidR="00B44E35" w:rsidRPr="00EB4E7D" w:rsidRDefault="00B44E35" w:rsidP="00B44E35">
            <w:pPr>
              <w:keepNext/>
              <w:jc w:val="center"/>
              <w:rPr>
                <w:ins w:id="1011" w:author="Grewing, Kyle@Energy" w:date="2023-08-11T11:29:00Z"/>
                <w:rFonts w:asciiTheme="minorHAnsi" w:hAnsiTheme="minorHAnsi" w:cstheme="minorHAnsi"/>
              </w:rPr>
            </w:pPr>
          </w:p>
        </w:tc>
        <w:tc>
          <w:tcPr>
            <w:tcW w:w="1093" w:type="dxa"/>
            <w:tcPrChange w:id="1012" w:author="Alhabibi, Haider@Energy" w:date="2023-08-14T16:59:00Z">
              <w:tcPr>
                <w:tcW w:w="1096" w:type="dxa"/>
                <w:gridSpan w:val="2"/>
              </w:tcPr>
            </w:tcPrChange>
          </w:tcPr>
          <w:p w14:paraId="455EF6DA" w14:textId="77777777" w:rsidR="00B44E35" w:rsidRPr="00EB4E7D" w:rsidRDefault="00B44E35" w:rsidP="00B44E35">
            <w:pPr>
              <w:keepNext/>
              <w:jc w:val="center"/>
              <w:rPr>
                <w:ins w:id="1013" w:author="Grewing, Kyle@Energy" w:date="2023-08-11T11:29:00Z"/>
                <w:rFonts w:asciiTheme="minorHAnsi" w:hAnsiTheme="minorHAnsi" w:cstheme="minorHAnsi"/>
              </w:rPr>
            </w:pPr>
          </w:p>
        </w:tc>
        <w:tc>
          <w:tcPr>
            <w:tcW w:w="1094" w:type="dxa"/>
            <w:tcPrChange w:id="1014" w:author="Alhabibi, Haider@Energy" w:date="2023-08-14T16:59:00Z">
              <w:tcPr>
                <w:tcW w:w="1096" w:type="dxa"/>
                <w:gridSpan w:val="2"/>
              </w:tcPr>
            </w:tcPrChange>
          </w:tcPr>
          <w:p w14:paraId="6730DED6" w14:textId="77777777" w:rsidR="00B44E35" w:rsidRPr="00EB4E7D" w:rsidRDefault="00B44E35" w:rsidP="00B44E35">
            <w:pPr>
              <w:keepNext/>
              <w:jc w:val="center"/>
              <w:rPr>
                <w:ins w:id="1015" w:author="Grewing, Kyle@Energy" w:date="2023-08-11T11:29:00Z"/>
                <w:rFonts w:asciiTheme="minorHAnsi" w:hAnsiTheme="minorHAnsi" w:cstheme="minorHAnsi"/>
              </w:rPr>
            </w:pPr>
          </w:p>
        </w:tc>
        <w:tc>
          <w:tcPr>
            <w:tcW w:w="1093" w:type="dxa"/>
            <w:tcPrChange w:id="1016" w:author="Alhabibi, Haider@Energy" w:date="2023-08-14T16:59:00Z">
              <w:tcPr>
                <w:tcW w:w="1096" w:type="dxa"/>
                <w:gridSpan w:val="2"/>
              </w:tcPr>
            </w:tcPrChange>
          </w:tcPr>
          <w:p w14:paraId="58E1A92F" w14:textId="77777777" w:rsidR="00B44E35" w:rsidRPr="00EB4E7D" w:rsidRDefault="00B44E35" w:rsidP="00B44E35">
            <w:pPr>
              <w:keepNext/>
              <w:jc w:val="center"/>
              <w:rPr>
                <w:ins w:id="1017" w:author="Grewing, Kyle@Energy" w:date="2023-08-11T11:29:00Z"/>
                <w:rFonts w:asciiTheme="minorHAnsi" w:hAnsiTheme="minorHAnsi" w:cstheme="minorHAnsi"/>
              </w:rPr>
            </w:pPr>
          </w:p>
        </w:tc>
        <w:tc>
          <w:tcPr>
            <w:tcW w:w="1093" w:type="dxa"/>
            <w:tcPrChange w:id="1018" w:author="Alhabibi, Haider@Energy" w:date="2023-08-14T16:59:00Z">
              <w:tcPr>
                <w:tcW w:w="1096" w:type="dxa"/>
                <w:gridSpan w:val="2"/>
              </w:tcPr>
            </w:tcPrChange>
          </w:tcPr>
          <w:p w14:paraId="64244A10" w14:textId="77777777" w:rsidR="00B44E35" w:rsidRPr="00EB4E7D" w:rsidRDefault="00B44E35" w:rsidP="00B44E35">
            <w:pPr>
              <w:keepNext/>
              <w:jc w:val="center"/>
              <w:rPr>
                <w:ins w:id="1019" w:author="Grewing, Kyle@Energy" w:date="2023-08-11T11:29:00Z"/>
                <w:rFonts w:asciiTheme="minorHAnsi" w:hAnsiTheme="minorHAnsi" w:cstheme="minorHAnsi"/>
              </w:rPr>
            </w:pPr>
          </w:p>
        </w:tc>
        <w:tc>
          <w:tcPr>
            <w:tcW w:w="1094" w:type="dxa"/>
            <w:tcPrChange w:id="1020" w:author="Alhabibi, Haider@Energy" w:date="2023-08-14T16:59:00Z">
              <w:tcPr>
                <w:tcW w:w="1096" w:type="dxa"/>
                <w:gridSpan w:val="2"/>
              </w:tcPr>
            </w:tcPrChange>
          </w:tcPr>
          <w:p w14:paraId="5F3A276B" w14:textId="77777777" w:rsidR="00B44E35" w:rsidRPr="00EB4E7D" w:rsidRDefault="00B44E35" w:rsidP="00B44E35">
            <w:pPr>
              <w:keepNext/>
              <w:jc w:val="center"/>
              <w:rPr>
                <w:ins w:id="1021" w:author="Grewing, Kyle@Energy" w:date="2023-08-11T11:29:00Z"/>
                <w:rFonts w:asciiTheme="minorHAnsi" w:hAnsiTheme="minorHAnsi" w:cstheme="minorHAnsi"/>
              </w:rPr>
            </w:pPr>
          </w:p>
        </w:tc>
        <w:tc>
          <w:tcPr>
            <w:tcW w:w="1093" w:type="dxa"/>
            <w:tcPrChange w:id="1022" w:author="Alhabibi, Haider@Energy" w:date="2023-08-14T16:59:00Z">
              <w:tcPr>
                <w:tcW w:w="1096" w:type="dxa"/>
                <w:gridSpan w:val="2"/>
              </w:tcPr>
            </w:tcPrChange>
          </w:tcPr>
          <w:p w14:paraId="55072B61" w14:textId="77777777" w:rsidR="00B44E35" w:rsidRPr="00EB4E7D" w:rsidRDefault="00B44E35" w:rsidP="00B44E35">
            <w:pPr>
              <w:keepNext/>
              <w:jc w:val="center"/>
              <w:rPr>
                <w:ins w:id="1023" w:author="Grewing, Kyle@Energy" w:date="2023-08-11T11:29:00Z"/>
                <w:rFonts w:asciiTheme="minorHAnsi" w:hAnsiTheme="minorHAnsi" w:cstheme="minorHAnsi"/>
              </w:rPr>
            </w:pPr>
          </w:p>
        </w:tc>
        <w:tc>
          <w:tcPr>
            <w:tcW w:w="1094" w:type="dxa"/>
            <w:tcPrChange w:id="1024" w:author="Alhabibi, Haider@Energy" w:date="2023-08-14T16:59:00Z">
              <w:tcPr>
                <w:tcW w:w="1071" w:type="dxa"/>
                <w:gridSpan w:val="3"/>
              </w:tcPr>
            </w:tcPrChange>
          </w:tcPr>
          <w:p w14:paraId="0F181D94" w14:textId="77777777" w:rsidR="00B44E35" w:rsidRPr="00EB4E7D" w:rsidRDefault="00B44E35" w:rsidP="00B44E35">
            <w:pPr>
              <w:keepNext/>
              <w:jc w:val="center"/>
              <w:rPr>
                <w:ins w:id="1025" w:author="Grewing, Kyle@Energy" w:date="2023-08-11T11:29:00Z"/>
                <w:rFonts w:asciiTheme="minorHAnsi" w:hAnsiTheme="minorHAnsi" w:cstheme="minorHAnsi"/>
              </w:rPr>
            </w:pPr>
          </w:p>
        </w:tc>
      </w:tr>
      <w:tr w:rsidR="00B44E35" w:rsidRPr="00EB4E7D" w14:paraId="6C14F366" w14:textId="77777777" w:rsidTr="00904F9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Change w:id="1026" w:author="Alhabibi, Haider@Energy" w:date="2023-08-14T16:59:00Z">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blPrExChange>
        </w:tblPrEx>
        <w:trPr>
          <w:trHeight w:val="448"/>
          <w:trPrChange w:id="1027" w:author="Alhabibi, Haider@Energy" w:date="2023-08-14T16:59:00Z">
            <w:trPr>
              <w:gridAfter w:val="0"/>
              <w:wAfter w:w="1092" w:type="dxa"/>
              <w:trHeight w:val="448"/>
            </w:trPr>
          </w:trPrChange>
        </w:trPr>
        <w:tc>
          <w:tcPr>
            <w:tcW w:w="14214" w:type="dxa"/>
            <w:gridSpan w:val="13"/>
            <w:tcPrChange w:id="1028" w:author="Alhabibi, Haider@Energy" w:date="2023-08-14T16:59:00Z">
              <w:tcPr>
                <w:tcW w:w="13212" w:type="dxa"/>
                <w:gridSpan w:val="25"/>
              </w:tcPr>
            </w:tcPrChange>
          </w:tcPr>
          <w:p w14:paraId="6125A834" w14:textId="0FEAFC07" w:rsidR="00B44E35" w:rsidRPr="00B63041" w:rsidRDefault="00B44E35" w:rsidP="00B44E35">
            <w:pPr>
              <w:keepNext/>
              <w:rPr>
                <w:rFonts w:asciiTheme="minorHAnsi" w:hAnsiTheme="minorHAnsi" w:cstheme="minorHAnsi"/>
                <w:sz w:val="22"/>
                <w:szCs w:val="22"/>
                <w:u w:val="single"/>
                <w:rPrChange w:id="1029"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030" w:author="Alhabibi, Haider@Energy" w:date="2023-08-14T16:57:00Z">
                  <w:rPr>
                    <w:rFonts w:asciiTheme="minorHAnsi" w:hAnsiTheme="minorHAnsi" w:cstheme="minorHAnsi"/>
                    <w:sz w:val="18"/>
                    <w:szCs w:val="18"/>
                    <w:u w:val="single"/>
                  </w:rPr>
                </w:rPrChange>
              </w:rPr>
              <w:lastRenderedPageBreak/>
              <w:t xml:space="preserve">Required Documentation: </w:t>
            </w:r>
          </w:p>
          <w:p w14:paraId="7CB2BEDC" w14:textId="266611BC" w:rsidR="00B44E35" w:rsidRPr="00B63041" w:rsidRDefault="00B44E35" w:rsidP="00B44E35">
            <w:pPr>
              <w:keepNext/>
              <w:rPr>
                <w:rFonts w:asciiTheme="minorHAnsi" w:hAnsiTheme="minorHAnsi" w:cstheme="minorHAnsi"/>
                <w:sz w:val="22"/>
                <w:szCs w:val="22"/>
                <w:rPrChange w:id="1031" w:author="Alhabibi, Haider@Energy" w:date="2023-08-14T16:57:00Z">
                  <w:rPr>
                    <w:rFonts w:asciiTheme="minorHAnsi" w:hAnsiTheme="minorHAnsi" w:cstheme="minorHAnsi"/>
                    <w:sz w:val="18"/>
                    <w:szCs w:val="18"/>
                  </w:rPr>
                </w:rPrChange>
              </w:rPr>
            </w:pPr>
            <w:del w:id="1032" w:author="Grewing, Kyle@Energy" w:date="2023-08-10T14:45:00Z">
              <w:r w:rsidRPr="00B63041" w:rsidDel="00792DFE">
                <w:rPr>
                  <w:rFonts w:asciiTheme="minorHAnsi" w:hAnsiTheme="minorHAnsi" w:cstheme="minorHAnsi"/>
                  <w:sz w:val="22"/>
                  <w:szCs w:val="22"/>
                  <w:rPrChange w:id="1033" w:author="Alhabibi, Haider@Energy" w:date="2023-08-14T16:57:00Z">
                    <w:rPr>
                      <w:rFonts w:asciiTheme="minorHAnsi" w:hAnsiTheme="minorHAnsi" w:cstheme="minorHAnsi"/>
                      <w:sz w:val="18"/>
                      <w:szCs w:val="18"/>
                    </w:rPr>
                  </w:rPrChange>
                </w:rPr>
                <w:delText>CF2R</w:delText>
              </w:r>
            </w:del>
            <w:ins w:id="1034" w:author="Grewing, Kyle@Energy" w:date="2023-08-10T14:45:00Z">
              <w:r w:rsidRPr="00B63041">
                <w:rPr>
                  <w:rFonts w:asciiTheme="minorHAnsi" w:hAnsiTheme="minorHAnsi" w:cstheme="minorHAnsi"/>
                  <w:sz w:val="22"/>
                  <w:szCs w:val="22"/>
                  <w:rPrChange w:id="1035" w:author="Alhabibi, Haider@Energy" w:date="2023-08-14T16:57:00Z">
                    <w:rPr>
                      <w:rFonts w:asciiTheme="minorHAnsi" w:hAnsiTheme="minorHAnsi" w:cstheme="minorHAnsi"/>
                    </w:rPr>
                  </w:rPrChange>
                </w:rPr>
                <w:t>LMCI</w:t>
              </w:r>
            </w:ins>
            <w:r w:rsidRPr="00B63041">
              <w:rPr>
                <w:rFonts w:asciiTheme="minorHAnsi" w:hAnsiTheme="minorHAnsi" w:cstheme="minorHAnsi"/>
                <w:sz w:val="22"/>
                <w:szCs w:val="22"/>
                <w:rPrChange w:id="1036" w:author="Alhabibi, Haider@Energy" w:date="2023-08-14T16:57:00Z">
                  <w:rPr>
                    <w:rFonts w:asciiTheme="minorHAnsi" w:hAnsiTheme="minorHAnsi" w:cstheme="minorHAnsi"/>
                    <w:sz w:val="18"/>
                    <w:szCs w:val="18"/>
                  </w:rPr>
                </w:rPrChange>
              </w:rPr>
              <w:t xml:space="preserve">-MCH-01-E - Space Conditioning Systems </w:t>
            </w:r>
          </w:p>
          <w:p w14:paraId="7050F44E" w14:textId="38F9E21F" w:rsidR="00B44E35" w:rsidRPr="00B63041" w:rsidRDefault="00B44E35" w:rsidP="00B44E35">
            <w:pPr>
              <w:keepNext/>
              <w:rPr>
                <w:rFonts w:asciiTheme="minorHAnsi" w:hAnsiTheme="minorHAnsi" w:cstheme="minorHAnsi"/>
                <w:b/>
                <w:sz w:val="22"/>
                <w:szCs w:val="22"/>
                <w:rPrChange w:id="1037" w:author="Alhabibi, Haider@Energy" w:date="2023-08-14T16:57:00Z">
                  <w:rPr>
                    <w:rFonts w:asciiTheme="minorHAnsi" w:hAnsiTheme="minorHAnsi" w:cstheme="minorHAnsi"/>
                    <w:b/>
                    <w:sz w:val="18"/>
                    <w:szCs w:val="18"/>
                  </w:rPr>
                </w:rPrChange>
              </w:rPr>
            </w:pPr>
            <w:r w:rsidRPr="00B63041">
              <w:rPr>
                <w:rFonts w:asciiTheme="minorHAnsi" w:hAnsiTheme="minorHAnsi" w:cstheme="minorHAnsi"/>
                <w:sz w:val="22"/>
                <w:szCs w:val="22"/>
                <w:rPrChange w:id="1038" w:author="Alhabibi, Haider@Energy" w:date="2023-08-14T16:57:00Z">
                  <w:rPr>
                    <w:rFonts w:asciiTheme="minorHAnsi" w:hAnsiTheme="minorHAnsi" w:cstheme="minorHAnsi"/>
                    <w:sz w:val="18"/>
                    <w:szCs w:val="18"/>
                  </w:rPr>
                </w:rPrChange>
              </w:rPr>
              <w:t>-Duct insulation requirement for the new portions of supply-air and return-air ducts or plenums: R</w:t>
            </w:r>
            <w:ins w:id="1039" w:author="Moua, Cheng@Energy" w:date="2021-11-12T15:34:00Z">
              <w:r w:rsidRPr="00B63041">
                <w:rPr>
                  <w:rFonts w:asciiTheme="minorHAnsi" w:hAnsiTheme="minorHAnsi" w:cstheme="minorHAnsi"/>
                  <w:sz w:val="22"/>
                  <w:szCs w:val="22"/>
                  <w:rPrChange w:id="1040" w:author="Alhabibi, Haider@Energy" w:date="2023-08-14T16:57:00Z">
                    <w:rPr>
                      <w:rFonts w:asciiTheme="minorHAnsi" w:hAnsiTheme="minorHAnsi" w:cstheme="minorHAnsi"/>
                      <w:sz w:val="18"/>
                      <w:szCs w:val="18"/>
                    </w:rPr>
                  </w:rPrChange>
                </w:rPr>
                <w:t>-</w:t>
              </w:r>
            </w:ins>
            <w:r w:rsidRPr="00B63041">
              <w:rPr>
                <w:rFonts w:asciiTheme="minorHAnsi" w:hAnsiTheme="minorHAnsi" w:cstheme="minorHAnsi"/>
                <w:sz w:val="22"/>
                <w:szCs w:val="22"/>
                <w:rPrChange w:id="1041" w:author="Alhabibi, Haider@Energy" w:date="2023-08-14T16:57:00Z">
                  <w:rPr>
                    <w:rFonts w:asciiTheme="minorHAnsi" w:hAnsiTheme="minorHAnsi" w:cstheme="minorHAnsi"/>
                    <w:sz w:val="18"/>
                    <w:szCs w:val="18"/>
                  </w:rPr>
                </w:rPrChange>
              </w:rPr>
              <w:t>6 (CZ</w:t>
            </w:r>
            <w:del w:id="1042" w:author="Thomas" w:date="2021-10-29T10:23:00Z">
              <w:r w:rsidRPr="00B63041" w:rsidDel="0013190D">
                <w:rPr>
                  <w:rFonts w:asciiTheme="minorHAnsi" w:hAnsiTheme="minorHAnsi" w:cstheme="minorHAnsi"/>
                  <w:sz w:val="22"/>
                  <w:szCs w:val="22"/>
                  <w:rPrChange w:id="1043" w:author="Alhabibi, Haider@Energy" w:date="2023-08-14T16:57:00Z">
                    <w:rPr>
                      <w:rFonts w:asciiTheme="minorHAnsi" w:hAnsiTheme="minorHAnsi" w:cstheme="minorHAnsi"/>
                      <w:sz w:val="18"/>
                      <w:szCs w:val="18"/>
                    </w:rPr>
                  </w:rPrChange>
                </w:rPr>
                <w:delText xml:space="preserve"> </w:delText>
              </w:r>
            </w:del>
            <w:commentRangeStart w:id="1044"/>
            <w:ins w:id="1045" w:author="Thomas" w:date="2021-10-29T10:23:00Z">
              <w:r w:rsidRPr="00B63041">
                <w:rPr>
                  <w:rFonts w:asciiTheme="minorHAnsi" w:hAnsiTheme="minorHAnsi" w:cstheme="minorHAnsi"/>
                  <w:sz w:val="22"/>
                  <w:szCs w:val="22"/>
                  <w:rPrChange w:id="1046" w:author="Alhabibi, Haider@Energy" w:date="2023-08-14T16:57:00Z">
                    <w:rPr>
                      <w:rFonts w:asciiTheme="minorHAnsi" w:hAnsiTheme="minorHAnsi" w:cstheme="minorHAnsi"/>
                      <w:sz w:val="18"/>
                      <w:szCs w:val="18"/>
                    </w:rPr>
                  </w:rPrChange>
                </w:rPr>
                <w:t>3,5-7</w:t>
              </w:r>
            </w:ins>
            <w:del w:id="1047" w:author="Thomas" w:date="2021-10-29T10:23:00Z">
              <w:r w:rsidRPr="00B63041" w:rsidDel="0013190D">
                <w:rPr>
                  <w:rFonts w:asciiTheme="minorHAnsi" w:hAnsiTheme="minorHAnsi" w:cstheme="minorHAnsi"/>
                  <w:sz w:val="22"/>
                  <w:szCs w:val="22"/>
                  <w:rPrChange w:id="1048" w:author="Alhabibi, Haider@Energy" w:date="2023-08-14T16:57:00Z">
                    <w:rPr>
                      <w:rFonts w:asciiTheme="minorHAnsi" w:hAnsiTheme="minorHAnsi" w:cstheme="minorHAnsi"/>
                      <w:sz w:val="18"/>
                      <w:szCs w:val="18"/>
                    </w:rPr>
                  </w:rPrChange>
                </w:rPr>
                <w:delText>1-10, 12 &amp; 13</w:delText>
              </w:r>
            </w:del>
            <w:r w:rsidRPr="00B63041">
              <w:rPr>
                <w:rFonts w:asciiTheme="minorHAnsi" w:hAnsiTheme="minorHAnsi" w:cstheme="minorHAnsi"/>
                <w:sz w:val="22"/>
                <w:szCs w:val="22"/>
                <w:rPrChange w:id="1049" w:author="Alhabibi, Haider@Energy" w:date="2023-08-14T16:57:00Z">
                  <w:rPr>
                    <w:rFonts w:asciiTheme="minorHAnsi" w:hAnsiTheme="minorHAnsi" w:cstheme="minorHAnsi"/>
                    <w:sz w:val="18"/>
                    <w:szCs w:val="18"/>
                  </w:rPr>
                </w:rPrChange>
              </w:rPr>
              <w:t>) and R-8 (CZ</w:t>
            </w:r>
            <w:del w:id="1050" w:author="Thomas" w:date="2021-10-29T10:23:00Z">
              <w:r w:rsidRPr="00B63041" w:rsidDel="0013190D">
                <w:rPr>
                  <w:rFonts w:asciiTheme="minorHAnsi" w:hAnsiTheme="minorHAnsi" w:cstheme="minorHAnsi"/>
                  <w:sz w:val="22"/>
                  <w:szCs w:val="22"/>
                  <w:rPrChange w:id="1051" w:author="Alhabibi, Haider@Energy" w:date="2023-08-14T16:57:00Z">
                    <w:rPr>
                      <w:rFonts w:asciiTheme="minorHAnsi" w:hAnsiTheme="minorHAnsi" w:cstheme="minorHAnsi"/>
                      <w:sz w:val="18"/>
                      <w:szCs w:val="18"/>
                    </w:rPr>
                  </w:rPrChange>
                </w:rPr>
                <w:delText xml:space="preserve"> </w:delText>
              </w:r>
            </w:del>
            <w:ins w:id="1052" w:author="Thomas" w:date="2021-10-29T10:23:00Z">
              <w:r w:rsidRPr="00B63041">
                <w:rPr>
                  <w:rFonts w:asciiTheme="minorHAnsi" w:hAnsiTheme="minorHAnsi" w:cstheme="minorHAnsi"/>
                  <w:sz w:val="22"/>
                  <w:szCs w:val="22"/>
                  <w:rPrChange w:id="1053" w:author="Alhabibi, Haider@Energy" w:date="2023-08-14T16:57:00Z">
                    <w:rPr>
                      <w:rFonts w:asciiTheme="minorHAnsi" w:hAnsiTheme="minorHAnsi" w:cstheme="minorHAnsi"/>
                      <w:sz w:val="18"/>
                      <w:szCs w:val="18"/>
                    </w:rPr>
                  </w:rPrChange>
                </w:rPr>
                <w:t>1,2,4, 8-16</w:t>
              </w:r>
            </w:ins>
            <w:del w:id="1054" w:author="Thomas" w:date="2021-10-29T10:23:00Z">
              <w:r w:rsidRPr="00B63041" w:rsidDel="0013190D">
                <w:rPr>
                  <w:rFonts w:asciiTheme="minorHAnsi" w:hAnsiTheme="minorHAnsi" w:cstheme="minorHAnsi"/>
                  <w:sz w:val="22"/>
                  <w:szCs w:val="22"/>
                  <w:rPrChange w:id="1055" w:author="Alhabibi, Haider@Energy" w:date="2023-08-14T16:57:00Z">
                    <w:rPr>
                      <w:rFonts w:asciiTheme="minorHAnsi" w:hAnsiTheme="minorHAnsi" w:cstheme="minorHAnsi"/>
                      <w:sz w:val="18"/>
                      <w:szCs w:val="18"/>
                    </w:rPr>
                  </w:rPrChange>
                </w:rPr>
                <w:delText>11 &amp; 14-16</w:delText>
              </w:r>
            </w:del>
            <w:r w:rsidRPr="00B63041">
              <w:rPr>
                <w:rFonts w:asciiTheme="minorHAnsi" w:hAnsiTheme="minorHAnsi" w:cstheme="minorHAnsi"/>
                <w:sz w:val="22"/>
                <w:szCs w:val="22"/>
                <w:rPrChange w:id="1056" w:author="Alhabibi, Haider@Energy" w:date="2023-08-14T16:57:00Z">
                  <w:rPr>
                    <w:rFonts w:asciiTheme="minorHAnsi" w:hAnsiTheme="minorHAnsi" w:cstheme="minorHAnsi"/>
                    <w:sz w:val="18"/>
                    <w:szCs w:val="18"/>
                  </w:rPr>
                </w:rPrChange>
              </w:rPr>
              <w:t>)</w:t>
            </w:r>
            <w:commentRangeEnd w:id="1044"/>
            <w:r w:rsidRPr="00B63041">
              <w:rPr>
                <w:rStyle w:val="CommentReference"/>
                <w:rFonts w:asciiTheme="minorHAnsi" w:hAnsiTheme="minorHAnsi" w:cstheme="minorHAnsi"/>
                <w:sz w:val="22"/>
                <w:szCs w:val="22"/>
                <w:rPrChange w:id="1057" w:author="Alhabibi, Haider@Energy" w:date="2023-08-14T16:57:00Z">
                  <w:rPr>
                    <w:rStyle w:val="CommentReference"/>
                    <w:szCs w:val="20"/>
                  </w:rPr>
                </w:rPrChange>
              </w:rPr>
              <w:commentReference w:id="1044"/>
            </w:r>
          </w:p>
          <w:p w14:paraId="6CB9543C" w14:textId="668DBDA0" w:rsidR="00B44E35" w:rsidRPr="00B63041" w:rsidRDefault="00B44E35" w:rsidP="00B44E35">
            <w:pPr>
              <w:keepNext/>
              <w:rPr>
                <w:rFonts w:asciiTheme="minorHAnsi" w:hAnsiTheme="minorHAnsi" w:cstheme="minorHAnsi"/>
                <w:sz w:val="22"/>
                <w:szCs w:val="22"/>
                <w:rPrChange w:id="1058" w:author="Alhabibi, Haider@Energy" w:date="2023-08-14T16:57:00Z">
                  <w:rPr>
                    <w:rFonts w:asciiTheme="minorHAnsi" w:hAnsiTheme="minorHAnsi" w:cstheme="minorHAnsi"/>
                    <w:sz w:val="18"/>
                    <w:szCs w:val="18"/>
                  </w:rPr>
                </w:rPrChange>
              </w:rPr>
            </w:pPr>
            <w:del w:id="1059" w:author="Grewing, Kyle@Energy" w:date="2023-08-10T14:45:00Z">
              <w:r w:rsidRPr="00B63041" w:rsidDel="00792DFE">
                <w:rPr>
                  <w:rFonts w:asciiTheme="minorHAnsi" w:hAnsiTheme="minorHAnsi" w:cstheme="minorHAnsi"/>
                  <w:sz w:val="22"/>
                  <w:szCs w:val="22"/>
                  <w:rPrChange w:id="1060" w:author="Alhabibi, Haider@Energy" w:date="2023-08-14T16:57:00Z">
                    <w:rPr>
                      <w:rFonts w:asciiTheme="minorHAnsi" w:hAnsiTheme="minorHAnsi" w:cstheme="minorHAnsi"/>
                      <w:sz w:val="18"/>
                      <w:szCs w:val="18"/>
                    </w:rPr>
                  </w:rPrChange>
                </w:rPr>
                <w:delText xml:space="preserve">CF2R </w:delText>
              </w:r>
            </w:del>
            <w:ins w:id="1061" w:author="Grewing, Kyle@Energy" w:date="2023-08-10T14:45:00Z">
              <w:r w:rsidRPr="00B63041">
                <w:rPr>
                  <w:rFonts w:asciiTheme="minorHAnsi" w:hAnsiTheme="minorHAnsi" w:cstheme="minorHAnsi"/>
                  <w:sz w:val="22"/>
                  <w:szCs w:val="22"/>
                  <w:rPrChange w:id="1062"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063"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064" w:author="Alhabibi, Haider@Energy" w:date="2023-08-14T16:57:00Z">
                  <w:rPr>
                    <w:rFonts w:asciiTheme="minorHAnsi" w:hAnsiTheme="minorHAnsi" w:cstheme="minorHAnsi"/>
                    <w:sz w:val="18"/>
                    <w:szCs w:val="18"/>
                  </w:rPr>
                </w:rPrChange>
              </w:rPr>
              <w:t xml:space="preserve">&amp; </w:t>
            </w:r>
            <w:del w:id="1065" w:author="Grewing, Kyle@Energy" w:date="2023-08-10T14:46:00Z">
              <w:r w:rsidRPr="00B63041" w:rsidDel="00792DFE">
                <w:rPr>
                  <w:rFonts w:asciiTheme="minorHAnsi" w:hAnsiTheme="minorHAnsi" w:cstheme="minorHAnsi"/>
                  <w:sz w:val="22"/>
                  <w:szCs w:val="22"/>
                  <w:rPrChange w:id="1066" w:author="Alhabibi, Haider@Energy" w:date="2023-08-14T16:57:00Z">
                    <w:rPr>
                      <w:rFonts w:asciiTheme="minorHAnsi" w:hAnsiTheme="minorHAnsi" w:cstheme="minorHAnsi"/>
                      <w:sz w:val="18"/>
                      <w:szCs w:val="18"/>
                    </w:rPr>
                  </w:rPrChange>
                </w:rPr>
                <w:delText>CF3R</w:delText>
              </w:r>
            </w:del>
            <w:ins w:id="1067" w:author="Grewing, Kyle@Energy" w:date="2023-08-10T14:46:00Z">
              <w:r w:rsidRPr="00B63041">
                <w:rPr>
                  <w:rFonts w:asciiTheme="minorHAnsi" w:hAnsiTheme="minorHAnsi" w:cstheme="minorHAnsi"/>
                  <w:sz w:val="22"/>
                  <w:szCs w:val="22"/>
                  <w:rPrChange w:id="1068"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069" w:author="Alhabibi, Haider@Energy" w:date="2023-08-14T16:57:00Z">
                  <w:rPr>
                    <w:rFonts w:asciiTheme="minorHAnsi" w:hAnsiTheme="minorHAnsi" w:cstheme="minorHAnsi"/>
                    <w:sz w:val="18"/>
                    <w:szCs w:val="18"/>
                  </w:rPr>
                </w:rPrChange>
              </w:rPr>
              <w:t>-MCH-20-H Duct Leakage Test required.</w:t>
            </w:r>
          </w:p>
          <w:p w14:paraId="1CE18466" w14:textId="1CF427EB" w:rsidR="00B44E35" w:rsidRPr="00B63041" w:rsidRDefault="00B44E35" w:rsidP="00B44E35">
            <w:pPr>
              <w:keepNext/>
              <w:rPr>
                <w:rFonts w:asciiTheme="minorHAnsi" w:hAnsiTheme="minorHAnsi" w:cstheme="minorHAnsi"/>
                <w:sz w:val="22"/>
                <w:szCs w:val="22"/>
                <w:rPrChange w:id="1070"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071" w:author="Alhabibi, Haider@Energy" w:date="2023-08-14T16:57:00Z">
                  <w:rPr>
                    <w:rFonts w:asciiTheme="minorHAnsi" w:hAnsiTheme="minorHAnsi" w:cstheme="minorHAnsi"/>
                    <w:sz w:val="18"/>
                    <w:szCs w:val="18"/>
                  </w:rPr>
                </w:rPrChange>
              </w:rPr>
              <w:t xml:space="preserve">-Leakage rate compliance: </w:t>
            </w:r>
            <w:del w:id="1072" w:author="Shewmaker, Michael@Energy" w:date="2021-12-27T11:19:00Z">
              <w:r w:rsidRPr="00B63041" w:rsidDel="00327EEC">
                <w:rPr>
                  <w:rFonts w:asciiTheme="minorHAnsi" w:hAnsiTheme="minorHAnsi" w:cstheme="minorHAnsi"/>
                  <w:sz w:val="22"/>
                  <w:szCs w:val="22"/>
                  <w:rPrChange w:id="1073" w:author="Alhabibi, Haider@Energy" w:date="2023-08-14T16:57:00Z">
                    <w:rPr>
                      <w:rFonts w:asciiTheme="minorHAnsi" w:hAnsiTheme="minorHAnsi" w:cstheme="minorHAnsi"/>
                      <w:sz w:val="18"/>
                      <w:szCs w:val="18"/>
                    </w:rPr>
                  </w:rPrChange>
                </w:rPr>
                <w:delText xml:space="preserve"> ≤</w:delText>
              </w:r>
            </w:del>
            <w:ins w:id="1074" w:author="Shewmaker, Michael@Energy" w:date="2021-12-27T11:19:00Z">
              <w:r w:rsidRPr="00B63041">
                <w:rPr>
                  <w:rFonts w:asciiTheme="minorHAnsi" w:hAnsiTheme="minorHAnsi" w:cstheme="minorHAnsi"/>
                  <w:sz w:val="22"/>
                  <w:szCs w:val="22"/>
                  <w:rPrChange w:id="1075" w:author="Alhabibi, Haider@Energy" w:date="2023-08-14T16:57:00Z">
                    <w:rPr>
                      <w:rFonts w:asciiTheme="minorHAnsi" w:hAnsiTheme="minorHAnsi" w:cstheme="minorHAnsi"/>
                      <w:sz w:val="18"/>
                      <w:szCs w:val="18"/>
                    </w:rPr>
                  </w:rPrChange>
                </w:rPr>
                <w:t>less than or equal to</w:t>
              </w:r>
            </w:ins>
            <w:r w:rsidRPr="00B63041">
              <w:rPr>
                <w:rFonts w:asciiTheme="minorHAnsi" w:hAnsiTheme="minorHAnsi" w:cstheme="minorHAnsi"/>
                <w:sz w:val="22"/>
                <w:szCs w:val="22"/>
                <w:rPrChange w:id="1076" w:author="Alhabibi, Haider@Energy" w:date="2023-08-14T16:57:00Z">
                  <w:rPr>
                    <w:rFonts w:asciiTheme="minorHAnsi" w:hAnsiTheme="minorHAnsi" w:cstheme="minorHAnsi"/>
                    <w:sz w:val="18"/>
                    <w:szCs w:val="18"/>
                  </w:rPr>
                </w:rPrChange>
              </w:rPr>
              <w:t xml:space="preserve"> 5</w:t>
            </w:r>
            <w:del w:id="1077" w:author="Shewmaker, Michael@Energy" w:date="2021-12-27T11:19:00Z">
              <w:r w:rsidRPr="00B63041" w:rsidDel="001E1BBE">
                <w:rPr>
                  <w:rFonts w:asciiTheme="minorHAnsi" w:hAnsiTheme="minorHAnsi" w:cstheme="minorHAnsi"/>
                  <w:sz w:val="22"/>
                  <w:szCs w:val="22"/>
                  <w:rPrChange w:id="1078" w:author="Alhabibi, Haider@Energy" w:date="2023-08-14T16:57:00Z">
                    <w:rPr>
                      <w:rFonts w:asciiTheme="minorHAnsi" w:hAnsiTheme="minorHAnsi" w:cstheme="minorHAnsi"/>
                      <w:sz w:val="18"/>
                      <w:szCs w:val="18"/>
                    </w:rPr>
                  </w:rPrChange>
                </w:rPr>
                <w:delText>%.</w:delText>
              </w:r>
            </w:del>
            <w:ins w:id="1079" w:author="Shewmaker, Michael@Energy" w:date="2021-12-27T11:19:00Z">
              <w:r w:rsidRPr="00B63041">
                <w:rPr>
                  <w:rFonts w:asciiTheme="minorHAnsi" w:hAnsiTheme="minorHAnsi" w:cstheme="minorHAnsi"/>
                  <w:sz w:val="22"/>
                  <w:szCs w:val="22"/>
                  <w:rPrChange w:id="1080" w:author="Alhabibi, Haider@Energy" w:date="2023-08-14T16:57:00Z">
                    <w:rPr>
                      <w:rFonts w:asciiTheme="minorHAnsi" w:hAnsiTheme="minorHAnsi" w:cstheme="minorHAnsi"/>
                      <w:sz w:val="18"/>
                      <w:szCs w:val="18"/>
                    </w:rPr>
                  </w:rPrChange>
                </w:rPr>
                <w:t xml:space="preserve"> percent.</w:t>
              </w:r>
            </w:ins>
          </w:p>
          <w:p w14:paraId="12A1079D" w14:textId="14DB846D" w:rsidR="00B44E35" w:rsidRPr="00B63041" w:rsidRDefault="00B44E35" w:rsidP="00B44E35">
            <w:pPr>
              <w:keepNext/>
              <w:rPr>
                <w:rFonts w:asciiTheme="minorHAnsi" w:hAnsiTheme="minorHAnsi" w:cstheme="minorHAnsi"/>
                <w:sz w:val="22"/>
                <w:szCs w:val="22"/>
                <w:rPrChange w:id="1081" w:author="Alhabibi, Haider@Energy" w:date="2023-08-14T16:57:00Z">
                  <w:rPr>
                    <w:rFonts w:asciiTheme="minorHAnsi" w:hAnsiTheme="minorHAnsi" w:cstheme="minorHAnsi"/>
                    <w:sz w:val="18"/>
                    <w:szCs w:val="18"/>
                  </w:rPr>
                </w:rPrChange>
              </w:rPr>
            </w:pPr>
            <w:del w:id="1082" w:author="Grewing, Kyle@Energy" w:date="2023-08-10T14:45:00Z">
              <w:r w:rsidRPr="00B63041" w:rsidDel="00792DFE">
                <w:rPr>
                  <w:rFonts w:asciiTheme="minorHAnsi" w:hAnsiTheme="minorHAnsi" w:cstheme="minorHAnsi"/>
                  <w:sz w:val="22"/>
                  <w:szCs w:val="22"/>
                  <w:rPrChange w:id="1083" w:author="Alhabibi, Haider@Energy" w:date="2023-08-14T16:57:00Z">
                    <w:rPr>
                      <w:rFonts w:asciiTheme="minorHAnsi" w:hAnsiTheme="minorHAnsi" w:cstheme="minorHAnsi"/>
                      <w:sz w:val="18"/>
                      <w:szCs w:val="18"/>
                    </w:rPr>
                  </w:rPrChange>
                </w:rPr>
                <w:delText xml:space="preserve">CF2R </w:delText>
              </w:r>
            </w:del>
            <w:ins w:id="1084" w:author="Grewing, Kyle@Energy" w:date="2023-08-10T14:45:00Z">
              <w:r w:rsidRPr="00B63041">
                <w:rPr>
                  <w:rFonts w:asciiTheme="minorHAnsi" w:hAnsiTheme="minorHAnsi" w:cstheme="minorHAnsi"/>
                  <w:sz w:val="22"/>
                  <w:szCs w:val="22"/>
                  <w:rPrChange w:id="1085"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086"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087" w:author="Alhabibi, Haider@Energy" w:date="2023-08-14T16:57:00Z">
                  <w:rPr>
                    <w:rFonts w:asciiTheme="minorHAnsi" w:hAnsiTheme="minorHAnsi" w:cstheme="minorHAnsi"/>
                    <w:sz w:val="18"/>
                    <w:szCs w:val="18"/>
                  </w:rPr>
                </w:rPrChange>
              </w:rPr>
              <w:t xml:space="preserve">&amp; </w:t>
            </w:r>
            <w:del w:id="1088" w:author="Grewing, Kyle@Energy" w:date="2023-08-10T14:45:00Z">
              <w:r w:rsidRPr="00B63041" w:rsidDel="00792DFE">
                <w:rPr>
                  <w:rFonts w:asciiTheme="minorHAnsi" w:hAnsiTheme="minorHAnsi" w:cstheme="minorHAnsi"/>
                  <w:sz w:val="22"/>
                  <w:szCs w:val="22"/>
                  <w:rPrChange w:id="1089" w:author="Alhabibi, Haider@Energy" w:date="2023-08-14T16:57:00Z">
                    <w:rPr>
                      <w:rFonts w:asciiTheme="minorHAnsi" w:hAnsiTheme="minorHAnsi" w:cstheme="minorHAnsi"/>
                      <w:sz w:val="18"/>
                      <w:szCs w:val="18"/>
                    </w:rPr>
                  </w:rPrChange>
                </w:rPr>
                <w:delText>CF3R</w:delText>
              </w:r>
            </w:del>
            <w:ins w:id="1090" w:author="Grewing, Kyle@Energy" w:date="2023-08-10T14:45:00Z">
              <w:r w:rsidRPr="00B63041">
                <w:rPr>
                  <w:rFonts w:asciiTheme="minorHAnsi" w:hAnsiTheme="minorHAnsi" w:cstheme="minorHAnsi"/>
                  <w:sz w:val="22"/>
                  <w:szCs w:val="22"/>
                  <w:rPrChange w:id="1091"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092" w:author="Alhabibi, Haider@Energy" w:date="2023-08-14T16:57:00Z">
                  <w:rPr>
                    <w:rFonts w:asciiTheme="minorHAnsi" w:hAnsiTheme="minorHAnsi" w:cstheme="minorHAnsi"/>
                    <w:sz w:val="18"/>
                    <w:szCs w:val="18"/>
                  </w:rPr>
                </w:rPrChange>
              </w:rPr>
              <w:t>-MCH-22 Fan Efficacy</w:t>
            </w:r>
          </w:p>
          <w:p w14:paraId="46ADBB3F" w14:textId="31C53020" w:rsidR="00B44E35" w:rsidRPr="00B63041" w:rsidRDefault="00B44E35" w:rsidP="00B44E35">
            <w:pPr>
              <w:keepNext/>
              <w:rPr>
                <w:rFonts w:asciiTheme="minorHAnsi" w:hAnsiTheme="minorHAnsi" w:cstheme="minorHAnsi"/>
                <w:sz w:val="22"/>
                <w:szCs w:val="22"/>
                <w:rPrChange w:id="1093" w:author="Alhabibi, Haider@Energy" w:date="2023-08-14T16:57:00Z">
                  <w:rPr>
                    <w:rFonts w:asciiTheme="minorHAnsi" w:hAnsiTheme="minorHAnsi" w:cstheme="minorHAnsi"/>
                    <w:sz w:val="18"/>
                    <w:szCs w:val="18"/>
                  </w:rPr>
                </w:rPrChange>
              </w:rPr>
            </w:pPr>
            <w:del w:id="1094" w:author="Grewing, Kyle@Energy" w:date="2023-08-10T14:45:00Z">
              <w:r w:rsidRPr="00B63041" w:rsidDel="00792DFE">
                <w:rPr>
                  <w:rFonts w:asciiTheme="minorHAnsi" w:hAnsiTheme="minorHAnsi" w:cstheme="minorHAnsi"/>
                  <w:sz w:val="22"/>
                  <w:szCs w:val="22"/>
                  <w:rPrChange w:id="1095" w:author="Alhabibi, Haider@Energy" w:date="2023-08-14T16:57:00Z">
                    <w:rPr>
                      <w:rFonts w:asciiTheme="minorHAnsi" w:hAnsiTheme="minorHAnsi" w:cstheme="minorHAnsi"/>
                      <w:sz w:val="18"/>
                      <w:szCs w:val="18"/>
                    </w:rPr>
                  </w:rPrChange>
                </w:rPr>
                <w:delText xml:space="preserve">CF2R </w:delText>
              </w:r>
            </w:del>
            <w:ins w:id="1096" w:author="Grewing, Kyle@Energy" w:date="2023-08-10T14:45:00Z">
              <w:r w:rsidRPr="00B63041">
                <w:rPr>
                  <w:rFonts w:asciiTheme="minorHAnsi" w:hAnsiTheme="minorHAnsi" w:cstheme="minorHAnsi"/>
                  <w:sz w:val="22"/>
                  <w:szCs w:val="22"/>
                  <w:rPrChange w:id="1097"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098"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099" w:author="Alhabibi, Haider@Energy" w:date="2023-08-14T16:57:00Z">
                  <w:rPr>
                    <w:rFonts w:asciiTheme="minorHAnsi" w:hAnsiTheme="minorHAnsi" w:cstheme="minorHAnsi"/>
                    <w:sz w:val="18"/>
                    <w:szCs w:val="18"/>
                  </w:rPr>
                </w:rPrChange>
              </w:rPr>
              <w:t xml:space="preserve">&amp; </w:t>
            </w:r>
            <w:del w:id="1100" w:author="Grewing, Kyle@Energy" w:date="2023-08-10T14:46:00Z">
              <w:r w:rsidRPr="00B63041" w:rsidDel="00792DFE">
                <w:rPr>
                  <w:rFonts w:asciiTheme="minorHAnsi" w:hAnsiTheme="minorHAnsi" w:cstheme="minorHAnsi"/>
                  <w:sz w:val="22"/>
                  <w:szCs w:val="22"/>
                  <w:rPrChange w:id="1101" w:author="Alhabibi, Haider@Energy" w:date="2023-08-14T16:57:00Z">
                    <w:rPr>
                      <w:rFonts w:asciiTheme="minorHAnsi" w:hAnsiTheme="minorHAnsi" w:cstheme="minorHAnsi"/>
                      <w:sz w:val="18"/>
                      <w:szCs w:val="18"/>
                    </w:rPr>
                  </w:rPrChange>
                </w:rPr>
                <w:delText>CF3R</w:delText>
              </w:r>
            </w:del>
            <w:ins w:id="1102" w:author="Grewing, Kyle@Energy" w:date="2023-08-10T14:46:00Z">
              <w:r w:rsidRPr="00B63041">
                <w:rPr>
                  <w:rFonts w:asciiTheme="minorHAnsi" w:hAnsiTheme="minorHAnsi" w:cstheme="minorHAnsi"/>
                  <w:sz w:val="22"/>
                  <w:szCs w:val="22"/>
                  <w:rPrChange w:id="1103"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104" w:author="Alhabibi, Haider@Energy" w:date="2023-08-14T16:57:00Z">
                  <w:rPr>
                    <w:rFonts w:asciiTheme="minorHAnsi" w:hAnsiTheme="minorHAnsi" w:cstheme="minorHAnsi"/>
                    <w:sz w:val="18"/>
                    <w:szCs w:val="18"/>
                  </w:rPr>
                </w:rPrChange>
              </w:rPr>
              <w:t xml:space="preserve">-MCH-23 Airflow Rate </w:t>
            </w:r>
          </w:p>
          <w:p w14:paraId="11F535FC" w14:textId="7A20BE35" w:rsidR="00B44E35" w:rsidRPr="00B63041" w:rsidRDefault="00B44E35" w:rsidP="00B44E35">
            <w:pPr>
              <w:keepNext/>
              <w:rPr>
                <w:rFonts w:asciiTheme="minorHAnsi" w:hAnsiTheme="minorHAnsi" w:cstheme="minorHAnsi"/>
                <w:sz w:val="22"/>
                <w:szCs w:val="22"/>
                <w:rPrChange w:id="1105"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106" w:author="Alhabibi, Haider@Energy" w:date="2023-08-14T16:57:00Z">
                  <w:rPr>
                    <w:rFonts w:asciiTheme="minorHAnsi" w:hAnsiTheme="minorHAnsi" w:cstheme="minorHAnsi"/>
                    <w:sz w:val="18"/>
                    <w:szCs w:val="18"/>
                  </w:rPr>
                </w:rPrChange>
              </w:rPr>
              <w:t xml:space="preserve">-Compliance: Fan Efficacy </w:t>
            </w:r>
            <w:del w:id="1107" w:author="Shewmaker, Michael@Energy" w:date="2021-12-27T11:19:00Z">
              <w:r w:rsidRPr="00B63041" w:rsidDel="001E1BBE">
                <w:rPr>
                  <w:rFonts w:asciiTheme="minorHAnsi" w:hAnsiTheme="minorHAnsi" w:cstheme="minorHAnsi"/>
                  <w:sz w:val="22"/>
                  <w:szCs w:val="22"/>
                  <w:rPrChange w:id="1108" w:author="Alhabibi, Haider@Energy" w:date="2023-08-14T16:57:00Z">
                    <w:rPr>
                      <w:rFonts w:asciiTheme="minorHAnsi" w:hAnsiTheme="minorHAnsi" w:cstheme="minorHAnsi"/>
                      <w:sz w:val="18"/>
                      <w:szCs w:val="18"/>
                    </w:rPr>
                  </w:rPrChange>
                </w:rPr>
                <w:delText xml:space="preserve">≤ </w:delText>
              </w:r>
            </w:del>
            <w:ins w:id="1109" w:author="Shewmaker, Michael@Energy" w:date="2021-12-27T11:19:00Z">
              <w:r w:rsidRPr="00B63041">
                <w:rPr>
                  <w:rFonts w:asciiTheme="minorHAnsi" w:hAnsiTheme="minorHAnsi" w:cstheme="minorHAnsi"/>
                  <w:sz w:val="22"/>
                  <w:szCs w:val="22"/>
                  <w:rPrChange w:id="1110" w:author="Alhabibi, Haider@Energy" w:date="2023-08-14T16:57:00Z">
                    <w:rPr>
                      <w:rFonts w:asciiTheme="minorHAnsi" w:hAnsiTheme="minorHAnsi" w:cstheme="minorHAnsi"/>
                      <w:sz w:val="18"/>
                      <w:szCs w:val="18"/>
                    </w:rPr>
                  </w:rPrChange>
                </w:rPr>
                <w:t xml:space="preserve">less than or equal to </w:t>
              </w:r>
            </w:ins>
            <w:r w:rsidRPr="00B63041">
              <w:rPr>
                <w:rFonts w:asciiTheme="minorHAnsi" w:hAnsiTheme="minorHAnsi" w:cstheme="minorHAnsi"/>
                <w:sz w:val="22"/>
                <w:szCs w:val="22"/>
                <w:rPrChange w:id="1111" w:author="Alhabibi, Haider@Energy" w:date="2023-08-14T16:57:00Z">
                  <w:rPr>
                    <w:rFonts w:asciiTheme="minorHAnsi" w:hAnsiTheme="minorHAnsi" w:cstheme="minorHAnsi"/>
                    <w:sz w:val="18"/>
                    <w:szCs w:val="18"/>
                  </w:rPr>
                </w:rPrChange>
              </w:rPr>
              <w:t xml:space="preserve">0.58 W/cfm for non-gas furnaces and 0.45 W/cfm for gas furnaces and System Airflow </w:t>
            </w:r>
            <w:del w:id="1112" w:author="Shewmaker, Michael@Energy" w:date="2021-12-27T11:19:00Z">
              <w:r w:rsidRPr="00B63041" w:rsidDel="001E1BBE">
                <w:rPr>
                  <w:rFonts w:asciiTheme="minorHAnsi" w:hAnsiTheme="minorHAnsi" w:cstheme="minorHAnsi"/>
                  <w:sz w:val="22"/>
                  <w:szCs w:val="22"/>
                  <w:rPrChange w:id="1113" w:author="Alhabibi, Haider@Energy" w:date="2023-08-14T16:57:00Z">
                    <w:rPr>
                      <w:rFonts w:asciiTheme="minorHAnsi" w:hAnsiTheme="minorHAnsi" w:cstheme="minorHAnsi"/>
                      <w:sz w:val="18"/>
                      <w:szCs w:val="18"/>
                    </w:rPr>
                  </w:rPrChange>
                </w:rPr>
                <w:delText xml:space="preserve">≥ </w:delText>
              </w:r>
            </w:del>
            <w:ins w:id="1114" w:author="Shewmaker, Michael@Energy" w:date="2021-12-27T11:19:00Z">
              <w:r w:rsidRPr="00B63041">
                <w:rPr>
                  <w:rFonts w:asciiTheme="minorHAnsi" w:hAnsiTheme="minorHAnsi" w:cstheme="minorHAnsi"/>
                  <w:sz w:val="22"/>
                  <w:szCs w:val="22"/>
                  <w:rPrChange w:id="1115" w:author="Alhabibi, Haider@Energy" w:date="2023-08-14T16:57:00Z">
                    <w:rPr>
                      <w:rFonts w:asciiTheme="minorHAnsi" w:hAnsiTheme="minorHAnsi" w:cstheme="minorHAnsi"/>
                      <w:sz w:val="18"/>
                      <w:szCs w:val="18"/>
                    </w:rPr>
                  </w:rPrChange>
                </w:rPr>
                <w:t xml:space="preserve">greater than or equal to </w:t>
              </w:r>
            </w:ins>
            <w:r w:rsidRPr="00B63041">
              <w:rPr>
                <w:rFonts w:asciiTheme="minorHAnsi" w:hAnsiTheme="minorHAnsi" w:cstheme="minorHAnsi"/>
                <w:sz w:val="22"/>
                <w:szCs w:val="22"/>
                <w:rPrChange w:id="1116" w:author="Alhabibi, Haider@Energy" w:date="2023-08-14T16:57:00Z">
                  <w:rPr>
                    <w:rFonts w:asciiTheme="minorHAnsi" w:hAnsiTheme="minorHAnsi" w:cstheme="minorHAnsi"/>
                    <w:sz w:val="18"/>
                    <w:szCs w:val="18"/>
                  </w:rPr>
                </w:rPrChange>
              </w:rPr>
              <w:t>350 cfm/ton.</w:t>
            </w:r>
          </w:p>
          <w:p w14:paraId="0724ACB6" w14:textId="3F7FB487" w:rsidR="00B44E35" w:rsidRPr="00B63041" w:rsidRDefault="00B44E35" w:rsidP="00B44E35">
            <w:pPr>
              <w:keepNext/>
              <w:rPr>
                <w:rFonts w:asciiTheme="minorHAnsi" w:hAnsiTheme="minorHAnsi" w:cstheme="minorHAnsi"/>
                <w:sz w:val="22"/>
                <w:szCs w:val="22"/>
                <w:rPrChange w:id="1117"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118" w:author="Alhabibi, Haider@Energy" w:date="2023-08-14T16:57:00Z">
                  <w:rPr>
                    <w:rFonts w:asciiTheme="minorHAnsi" w:hAnsiTheme="minorHAnsi" w:cstheme="minorHAnsi"/>
                    <w:sz w:val="18"/>
                    <w:szCs w:val="18"/>
                  </w:rPr>
                </w:rPrChange>
              </w:rPr>
              <w:t xml:space="preserve">-Alternative Compliance:  </w:t>
            </w:r>
            <w:del w:id="1119" w:author="Grewing, Kyle@Energy" w:date="2023-08-10T14:46:00Z">
              <w:r w:rsidRPr="00B63041" w:rsidDel="00792DFE">
                <w:rPr>
                  <w:rFonts w:asciiTheme="minorHAnsi" w:hAnsiTheme="minorHAnsi" w:cstheme="minorHAnsi"/>
                  <w:sz w:val="22"/>
                  <w:szCs w:val="22"/>
                  <w:rPrChange w:id="1120" w:author="Alhabibi, Haider@Energy" w:date="2023-08-14T16:57:00Z">
                    <w:rPr>
                      <w:rFonts w:asciiTheme="minorHAnsi" w:hAnsiTheme="minorHAnsi" w:cstheme="minorHAnsi"/>
                      <w:sz w:val="18"/>
                      <w:szCs w:val="18"/>
                    </w:rPr>
                  </w:rPrChange>
                </w:rPr>
                <w:delText xml:space="preserve">CF2R </w:delText>
              </w:r>
            </w:del>
            <w:ins w:id="1121" w:author="Grewing, Kyle@Energy" w:date="2023-08-10T14:46:00Z">
              <w:r w:rsidRPr="00B63041">
                <w:rPr>
                  <w:rFonts w:asciiTheme="minorHAnsi" w:hAnsiTheme="minorHAnsi" w:cstheme="minorHAnsi"/>
                  <w:sz w:val="22"/>
                  <w:szCs w:val="22"/>
                  <w:rPrChange w:id="1122"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123"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124" w:author="Alhabibi, Haider@Energy" w:date="2023-08-14T16:57:00Z">
                  <w:rPr>
                    <w:rFonts w:asciiTheme="minorHAnsi" w:hAnsiTheme="minorHAnsi" w:cstheme="minorHAnsi"/>
                    <w:sz w:val="18"/>
                    <w:szCs w:val="18"/>
                  </w:rPr>
                </w:rPrChange>
              </w:rPr>
              <w:t xml:space="preserve">&amp; </w:t>
            </w:r>
            <w:del w:id="1125" w:author="Grewing, Kyle@Energy" w:date="2023-08-10T14:46:00Z">
              <w:r w:rsidRPr="00B63041" w:rsidDel="00792DFE">
                <w:rPr>
                  <w:rFonts w:asciiTheme="minorHAnsi" w:hAnsiTheme="minorHAnsi" w:cstheme="minorHAnsi"/>
                  <w:sz w:val="22"/>
                  <w:szCs w:val="22"/>
                  <w:rPrChange w:id="1126" w:author="Alhabibi, Haider@Energy" w:date="2023-08-14T16:57:00Z">
                    <w:rPr>
                      <w:rFonts w:asciiTheme="minorHAnsi" w:hAnsiTheme="minorHAnsi" w:cstheme="minorHAnsi"/>
                      <w:sz w:val="18"/>
                      <w:szCs w:val="18"/>
                    </w:rPr>
                  </w:rPrChange>
                </w:rPr>
                <w:delText>CF3R</w:delText>
              </w:r>
            </w:del>
            <w:ins w:id="1127" w:author="Grewing, Kyle@Energy" w:date="2023-08-10T14:46:00Z">
              <w:r w:rsidRPr="00B63041">
                <w:rPr>
                  <w:rFonts w:asciiTheme="minorHAnsi" w:hAnsiTheme="minorHAnsi" w:cstheme="minorHAnsi"/>
                  <w:sz w:val="22"/>
                  <w:szCs w:val="22"/>
                  <w:rPrChange w:id="1128"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129" w:author="Alhabibi, Haider@Energy" w:date="2023-08-14T16:57:00Z">
                  <w:rPr>
                    <w:rFonts w:asciiTheme="minorHAnsi" w:hAnsiTheme="minorHAnsi" w:cstheme="minorHAnsi"/>
                    <w:sz w:val="18"/>
                    <w:szCs w:val="18"/>
                  </w:rPr>
                </w:rPrChange>
              </w:rPr>
              <w:t>-MCH-28 Return Duct Design verification is an alternative to MCH-22 and MCH-23 verification.</w:t>
            </w:r>
          </w:p>
          <w:p w14:paraId="25028362" w14:textId="3542AC9F" w:rsidR="00B44E35" w:rsidRPr="00B63041" w:rsidRDefault="00B44E35" w:rsidP="00B44E35">
            <w:pPr>
              <w:keepNext/>
              <w:rPr>
                <w:rFonts w:asciiTheme="minorHAnsi" w:hAnsiTheme="minorHAnsi" w:cstheme="minorHAnsi"/>
                <w:sz w:val="22"/>
                <w:szCs w:val="22"/>
                <w:rPrChange w:id="1130" w:author="Alhabibi, Haider@Energy" w:date="2023-08-14T16:57:00Z">
                  <w:rPr>
                    <w:rFonts w:asciiTheme="minorHAnsi" w:hAnsiTheme="minorHAnsi" w:cstheme="minorHAnsi"/>
                    <w:sz w:val="18"/>
                    <w:szCs w:val="18"/>
                  </w:rPr>
                </w:rPrChange>
              </w:rPr>
            </w:pPr>
            <w:del w:id="1131" w:author="Grewing, Kyle@Energy" w:date="2023-08-10T14:46:00Z">
              <w:r w:rsidRPr="00B63041" w:rsidDel="00792DFE">
                <w:rPr>
                  <w:rFonts w:asciiTheme="minorHAnsi" w:hAnsiTheme="minorHAnsi" w:cstheme="minorHAnsi"/>
                  <w:sz w:val="22"/>
                  <w:szCs w:val="22"/>
                  <w:rPrChange w:id="1132" w:author="Alhabibi, Haider@Energy" w:date="2023-08-14T16:57:00Z">
                    <w:rPr>
                      <w:rFonts w:asciiTheme="minorHAnsi" w:hAnsiTheme="minorHAnsi" w:cstheme="minorHAnsi"/>
                      <w:sz w:val="18"/>
                      <w:szCs w:val="18"/>
                    </w:rPr>
                  </w:rPrChange>
                </w:rPr>
                <w:delText xml:space="preserve">CF2R </w:delText>
              </w:r>
            </w:del>
            <w:ins w:id="1133" w:author="Grewing, Kyle@Energy" w:date="2023-08-10T14:46:00Z">
              <w:r w:rsidRPr="00B63041">
                <w:rPr>
                  <w:rFonts w:asciiTheme="minorHAnsi" w:hAnsiTheme="minorHAnsi" w:cstheme="minorHAnsi"/>
                  <w:sz w:val="22"/>
                  <w:szCs w:val="22"/>
                  <w:rPrChange w:id="1134"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135"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136" w:author="Alhabibi, Haider@Energy" w:date="2023-08-14T16:57:00Z">
                  <w:rPr>
                    <w:rFonts w:asciiTheme="minorHAnsi" w:hAnsiTheme="minorHAnsi" w:cstheme="minorHAnsi"/>
                    <w:sz w:val="18"/>
                    <w:szCs w:val="18"/>
                  </w:rPr>
                </w:rPrChange>
              </w:rPr>
              <w:t xml:space="preserve">&amp; </w:t>
            </w:r>
            <w:del w:id="1137" w:author="Grewing, Kyle@Energy" w:date="2023-08-10T14:46:00Z">
              <w:r w:rsidRPr="00B63041" w:rsidDel="00792DFE">
                <w:rPr>
                  <w:rFonts w:asciiTheme="minorHAnsi" w:hAnsiTheme="minorHAnsi" w:cstheme="minorHAnsi"/>
                  <w:sz w:val="22"/>
                  <w:szCs w:val="22"/>
                  <w:rPrChange w:id="1138" w:author="Alhabibi, Haider@Energy" w:date="2023-08-14T16:57:00Z">
                    <w:rPr>
                      <w:rFonts w:asciiTheme="minorHAnsi" w:hAnsiTheme="minorHAnsi" w:cstheme="minorHAnsi"/>
                      <w:sz w:val="18"/>
                      <w:szCs w:val="18"/>
                    </w:rPr>
                  </w:rPrChange>
                </w:rPr>
                <w:delText>CF3R</w:delText>
              </w:r>
            </w:del>
            <w:ins w:id="1139" w:author="Grewing, Kyle@Energy" w:date="2023-08-10T14:46:00Z">
              <w:r w:rsidRPr="00B63041">
                <w:rPr>
                  <w:rFonts w:asciiTheme="minorHAnsi" w:hAnsiTheme="minorHAnsi" w:cstheme="minorHAnsi"/>
                  <w:sz w:val="22"/>
                  <w:szCs w:val="22"/>
                  <w:rPrChange w:id="1140"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141" w:author="Alhabibi, Haider@Energy" w:date="2023-08-14T16:57:00Z">
                  <w:rPr>
                    <w:rFonts w:asciiTheme="minorHAnsi" w:hAnsiTheme="minorHAnsi" w:cstheme="minorHAnsi"/>
                    <w:sz w:val="18"/>
                    <w:szCs w:val="18"/>
                  </w:rPr>
                </w:rPrChange>
              </w:rPr>
              <w:t>-MCH-25-H Refrigerant Charge verification required when refrigerant containing components are installed or altered (</w:t>
            </w:r>
            <w:r w:rsidRPr="00B63041">
              <w:rPr>
                <w:rFonts w:asciiTheme="minorHAnsi" w:hAnsiTheme="minorHAnsi" w:cstheme="minorHAnsi"/>
                <w:color w:val="000000"/>
                <w:sz w:val="22"/>
                <w:szCs w:val="22"/>
                <w:rPrChange w:id="1142" w:author="Alhabibi, Haider@Energy" w:date="2023-08-14T16:57:00Z">
                  <w:rPr>
                    <w:rFonts w:asciiTheme="minorHAnsi" w:hAnsiTheme="minorHAnsi" w:cstheme="minorHAnsi"/>
                    <w:color w:val="000000"/>
                    <w:sz w:val="16"/>
                    <w:szCs w:val="16"/>
                  </w:rPr>
                </w:rPrChange>
              </w:rPr>
              <w:t>applicable in CZ 2, 8-15)</w:t>
            </w:r>
            <w:r w:rsidRPr="00B63041">
              <w:rPr>
                <w:rFonts w:asciiTheme="minorHAnsi" w:hAnsiTheme="minorHAnsi" w:cstheme="minorHAnsi"/>
                <w:sz w:val="22"/>
                <w:szCs w:val="22"/>
                <w:rPrChange w:id="1143" w:author="Alhabibi, Haider@Energy" w:date="2023-08-14T16:57:00Z">
                  <w:rPr>
                    <w:rFonts w:asciiTheme="minorHAnsi" w:hAnsiTheme="minorHAnsi" w:cstheme="minorHAnsi"/>
                    <w:sz w:val="18"/>
                    <w:szCs w:val="18"/>
                  </w:rPr>
                </w:rPrChange>
              </w:rPr>
              <w:t>.</w:t>
            </w:r>
          </w:p>
          <w:p w14:paraId="6C770218" w14:textId="77777777" w:rsidR="00B44E35" w:rsidRPr="00B63041" w:rsidRDefault="00B44E35" w:rsidP="00B44E35">
            <w:pPr>
              <w:keepNext/>
              <w:rPr>
                <w:rFonts w:asciiTheme="minorHAnsi" w:hAnsiTheme="minorHAnsi" w:cstheme="minorHAnsi"/>
                <w:sz w:val="22"/>
                <w:szCs w:val="22"/>
                <w:u w:val="single"/>
                <w:rPrChange w:id="1144"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145" w:author="Alhabibi, Haider@Energy" w:date="2023-08-14T16:57:00Z">
                  <w:rPr>
                    <w:rFonts w:asciiTheme="minorHAnsi" w:hAnsiTheme="minorHAnsi" w:cstheme="minorHAnsi"/>
                    <w:sz w:val="18"/>
                    <w:szCs w:val="18"/>
                    <w:u w:val="single"/>
                  </w:rPr>
                </w:rPrChange>
              </w:rPr>
              <w:t>Exceptions:</w:t>
            </w:r>
          </w:p>
          <w:p w14:paraId="2C98351A" w14:textId="77777777" w:rsidR="00B44E35" w:rsidRPr="00B63041" w:rsidRDefault="00B44E35" w:rsidP="00B44E35">
            <w:pPr>
              <w:keepNext/>
              <w:rPr>
                <w:rFonts w:asciiTheme="minorHAnsi" w:hAnsiTheme="minorHAnsi" w:cstheme="minorHAnsi"/>
                <w:sz w:val="22"/>
                <w:szCs w:val="22"/>
                <w:rPrChange w:id="1146"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147" w:author="Alhabibi, Haider@Energy" w:date="2023-08-14T16:57:00Z">
                  <w:rPr>
                    <w:rFonts w:asciiTheme="minorHAnsi" w:hAnsiTheme="minorHAnsi" w:cstheme="minorHAnsi"/>
                    <w:sz w:val="18"/>
                    <w:szCs w:val="18"/>
                  </w:rPr>
                </w:rPrChange>
              </w:rPr>
              <w:t>Heating-only systems are exempt from the 0.58 W/cfm and 350 cfm/ton requirements.</w:t>
            </w:r>
          </w:p>
          <w:p w14:paraId="6639ECF3" w14:textId="77777777" w:rsidR="00B44E35" w:rsidRPr="00B63041" w:rsidRDefault="00B44E35" w:rsidP="00B44E35">
            <w:pPr>
              <w:keepNext/>
              <w:rPr>
                <w:rFonts w:asciiTheme="minorHAnsi" w:hAnsiTheme="minorHAnsi" w:cstheme="minorHAnsi"/>
                <w:sz w:val="22"/>
                <w:szCs w:val="22"/>
                <w:u w:val="single"/>
                <w:rPrChange w:id="1148"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149" w:author="Alhabibi, Haider@Energy" w:date="2023-08-14T16:57:00Z">
                  <w:rPr>
                    <w:rFonts w:asciiTheme="minorHAnsi" w:hAnsiTheme="minorHAnsi" w:cstheme="minorHAnsi"/>
                    <w:sz w:val="18"/>
                    <w:szCs w:val="18"/>
                    <w:u w:val="single"/>
                  </w:rPr>
                </w:rPrChange>
              </w:rPr>
              <w:t>Note:</w:t>
            </w:r>
          </w:p>
          <w:p w14:paraId="5744238E" w14:textId="77777777" w:rsidR="00B44E35" w:rsidRPr="00EB4E7D" w:rsidRDefault="00B44E35" w:rsidP="00B44E35">
            <w:pPr>
              <w:keepNext/>
              <w:rPr>
                <w:rFonts w:asciiTheme="minorHAnsi" w:hAnsiTheme="minorHAnsi" w:cstheme="minorHAnsi"/>
                <w:rPrChange w:id="1150" w:author="Alhabibi, Haider@Energy" w:date="2023-08-14T16:28:00Z">
                  <w:rPr/>
                </w:rPrChange>
              </w:rPr>
            </w:pPr>
            <w:r w:rsidRPr="00B63041">
              <w:rPr>
                <w:rFonts w:asciiTheme="minorHAnsi" w:hAnsiTheme="minorHAnsi" w:cstheme="minorHAnsi"/>
                <w:sz w:val="22"/>
                <w:szCs w:val="22"/>
                <w:rPrChange w:id="1151" w:author="Alhabibi, Haider@Energy" w:date="2023-08-14T16:57:00Z">
                  <w:rPr>
                    <w:rFonts w:asciiTheme="minorHAnsi" w:hAnsiTheme="minorHAnsi" w:cstheme="minorHAnsi"/>
                    <w:sz w:val="18"/>
                    <w:szCs w:val="18"/>
                  </w:rPr>
                </w:rPrChange>
              </w:rPr>
              <w:t>An "entirely new or complete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7ACA70B5" w14:textId="77777777" w:rsidR="003F082B" w:rsidRPr="00EB4E7D" w:rsidDel="00B44E35" w:rsidRDefault="003F082B" w:rsidP="003F082B">
      <w:pPr>
        <w:rPr>
          <w:del w:id="1152" w:author="Grewing, Kyle@Energy" w:date="2023-08-11T11:30:00Z"/>
          <w:rFonts w:asciiTheme="minorHAnsi" w:hAnsiTheme="minorHAnsi" w:cstheme="minorHAnsi"/>
          <w:rPrChange w:id="1153" w:author="Alhabibi, Haider@Energy" w:date="2023-08-14T16:28:00Z">
            <w:rPr>
              <w:del w:id="1154" w:author="Grewing, Kyle@Energy" w:date="2023-08-11T11:30:00Z"/>
            </w:rPr>
          </w:rPrChange>
        </w:rPr>
      </w:pPr>
    </w:p>
    <w:p w14:paraId="4352DC3F" w14:textId="1153316E" w:rsidR="003F082B" w:rsidRPr="00EB4E7D" w:rsidDel="00B44E35" w:rsidRDefault="003F082B" w:rsidP="003F082B">
      <w:pPr>
        <w:rPr>
          <w:del w:id="1155" w:author="Grewing, Kyle@Energy" w:date="2023-08-11T11:30:00Z"/>
          <w:rFonts w:asciiTheme="minorHAnsi" w:hAnsiTheme="minorHAnsi" w:cstheme="minorHAnsi"/>
          <w:rPrChange w:id="1156" w:author="Alhabibi, Haider@Energy" w:date="2023-08-14T16:28:00Z">
            <w:rPr>
              <w:del w:id="1157" w:author="Grewing, Kyle@Energy" w:date="2023-08-11T11:30:00Z"/>
            </w:rPr>
          </w:rPrChange>
        </w:rPr>
      </w:pPr>
    </w:p>
    <w:tbl>
      <w:tblPr>
        <w:tblW w:w="493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1158" w:author="Grewing, Kyle@Energy" w:date="2023-08-11T11:32:00Z">
          <w:tblPr>
            <w:tblW w:w="49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093"/>
        <w:gridCol w:w="1093"/>
        <w:gridCol w:w="1094"/>
        <w:gridCol w:w="1093"/>
        <w:gridCol w:w="1093"/>
        <w:gridCol w:w="1094"/>
        <w:gridCol w:w="1093"/>
        <w:gridCol w:w="1094"/>
        <w:gridCol w:w="1093"/>
        <w:gridCol w:w="1093"/>
        <w:gridCol w:w="1094"/>
        <w:gridCol w:w="1093"/>
        <w:gridCol w:w="1094"/>
        <w:tblGridChange w:id="1159">
          <w:tblGrid>
            <w:gridCol w:w="1200"/>
            <w:gridCol w:w="1200"/>
            <w:gridCol w:w="1199"/>
            <w:gridCol w:w="1199"/>
            <w:gridCol w:w="1199"/>
            <w:gridCol w:w="1199"/>
            <w:gridCol w:w="1199"/>
            <w:gridCol w:w="1199"/>
            <w:gridCol w:w="1199"/>
            <w:gridCol w:w="1199"/>
            <w:gridCol w:w="1097"/>
            <w:gridCol w:w="102"/>
            <w:gridCol w:w="1199"/>
            <w:gridCol w:w="1199"/>
          </w:tblGrid>
        </w:tblGridChange>
      </w:tblGrid>
      <w:tr w:rsidR="00B44E35" w:rsidRPr="00EB4E7D" w14:paraId="475B7E88" w14:textId="77777777" w:rsidTr="00B44E35">
        <w:trPr>
          <w:trHeight w:val="219"/>
          <w:trPrChange w:id="1160" w:author="Grewing, Kyle@Energy" w:date="2023-08-11T11:32:00Z">
            <w:trPr>
              <w:gridAfter w:val="0"/>
              <w:wAfter w:w="1091" w:type="dxa"/>
              <w:trHeight w:val="219"/>
            </w:trPr>
          </w:trPrChange>
        </w:trPr>
        <w:tc>
          <w:tcPr>
            <w:tcW w:w="14214" w:type="dxa"/>
            <w:gridSpan w:val="13"/>
            <w:tcPrChange w:id="1161" w:author="Grewing, Kyle@Energy" w:date="2023-08-11T11:32:00Z">
              <w:tcPr>
                <w:tcW w:w="13089" w:type="dxa"/>
                <w:gridSpan w:val="11"/>
              </w:tcPr>
            </w:tcPrChange>
          </w:tcPr>
          <w:p w14:paraId="6B4B6B2D" w14:textId="580B8BE0" w:rsidR="00B44E35" w:rsidRPr="00EB4E7D" w:rsidRDefault="00B44E35" w:rsidP="008B5B52">
            <w:pPr>
              <w:keepNext/>
              <w:rPr>
                <w:rFonts w:asciiTheme="minorHAnsi" w:hAnsiTheme="minorHAnsi" w:cstheme="minorHAnsi"/>
                <w:b/>
                <w:rPrChange w:id="1162" w:author="Alhabibi, Haider@Energy" w:date="2023-08-14T16:28:00Z">
                  <w:rPr>
                    <w:rFonts w:ascii="Calibri" w:hAnsi="Calibri"/>
                    <w:b/>
                  </w:rPr>
                </w:rPrChange>
              </w:rPr>
            </w:pPr>
            <w:r w:rsidRPr="00EB4E7D">
              <w:rPr>
                <w:rFonts w:asciiTheme="minorHAnsi" w:hAnsiTheme="minorHAnsi" w:cstheme="minorHAnsi"/>
                <w:b/>
                <w:rPrChange w:id="1163" w:author="Alhabibi, Haider@Energy" w:date="2023-08-14T16:28:00Z">
                  <w:rPr>
                    <w:rFonts w:ascii="Calibri" w:hAnsi="Calibri"/>
                    <w:b/>
                    <w:sz w:val="20"/>
                    <w:szCs w:val="22"/>
                  </w:rPr>
                </w:rPrChange>
              </w:rPr>
              <w:lastRenderedPageBreak/>
              <w:t>F. Entirely New or Complete Replacement Space Conditioning System (Section 150.2(b)1C)</w:t>
            </w:r>
          </w:p>
        </w:tc>
      </w:tr>
      <w:tr w:rsidR="00B44E35" w:rsidRPr="00EB4E7D" w14:paraId="7BA21808" w14:textId="77777777" w:rsidTr="00904F9E">
        <w:tblPrEx>
          <w:tblPrExChange w:id="1164" w:author="Alhabibi, Haider@Energy" w:date="2023-08-14T16:59:00Z">
            <w:tblPrEx>
              <w:tblW w:w="5000" w:type="pct"/>
            </w:tblPrEx>
          </w:tblPrExChange>
        </w:tblPrEx>
        <w:trPr>
          <w:trHeight w:val="220"/>
          <w:trPrChange w:id="1165" w:author="Alhabibi, Haider@Energy" w:date="2023-08-14T16:59:00Z">
            <w:trPr>
              <w:trHeight w:val="223"/>
            </w:trPr>
          </w:trPrChange>
        </w:trPr>
        <w:tc>
          <w:tcPr>
            <w:tcW w:w="1093" w:type="dxa"/>
            <w:shd w:val="clear" w:color="auto" w:fill="auto"/>
            <w:tcPrChange w:id="1166" w:author="Alhabibi, Haider@Energy" w:date="2023-08-14T16:59:00Z">
              <w:tcPr>
                <w:tcW w:w="1218" w:type="dxa"/>
                <w:shd w:val="clear" w:color="auto" w:fill="auto"/>
              </w:tcPr>
            </w:tcPrChange>
          </w:tcPr>
          <w:p w14:paraId="1C11F183" w14:textId="77777777" w:rsidR="00B44E35" w:rsidRPr="00B63041" w:rsidRDefault="00B44E35" w:rsidP="00B44E35">
            <w:pPr>
              <w:keepNext/>
              <w:jc w:val="center"/>
              <w:rPr>
                <w:rFonts w:asciiTheme="minorHAnsi" w:hAnsiTheme="minorHAnsi" w:cstheme="minorHAnsi"/>
                <w:sz w:val="22"/>
                <w:szCs w:val="22"/>
                <w:rPrChange w:id="1167" w:author="Alhabibi, Haider@Energy" w:date="2023-08-14T16:57:00Z">
                  <w:rPr>
                    <w:rFonts w:ascii="Calibri" w:hAnsi="Calibri"/>
                    <w:sz w:val="18"/>
                    <w:szCs w:val="18"/>
                  </w:rPr>
                </w:rPrChange>
              </w:rPr>
            </w:pPr>
            <w:r w:rsidRPr="00B63041">
              <w:rPr>
                <w:rFonts w:asciiTheme="minorHAnsi" w:hAnsiTheme="minorHAnsi" w:cstheme="minorHAnsi"/>
                <w:sz w:val="22"/>
                <w:szCs w:val="22"/>
                <w:rPrChange w:id="1168" w:author="Alhabibi, Haider@Energy" w:date="2023-08-14T16:57:00Z">
                  <w:rPr>
                    <w:rFonts w:ascii="Calibri" w:hAnsi="Calibri"/>
                    <w:sz w:val="18"/>
                    <w:szCs w:val="18"/>
                  </w:rPr>
                </w:rPrChange>
              </w:rPr>
              <w:t>01</w:t>
            </w:r>
          </w:p>
        </w:tc>
        <w:tc>
          <w:tcPr>
            <w:tcW w:w="1093" w:type="dxa"/>
            <w:tcPrChange w:id="1169" w:author="Alhabibi, Haider@Energy" w:date="2023-08-14T16:59:00Z">
              <w:tcPr>
                <w:tcW w:w="1218" w:type="dxa"/>
              </w:tcPr>
            </w:tcPrChange>
          </w:tcPr>
          <w:p w14:paraId="776AFAB7" w14:textId="77777777" w:rsidR="00B44E35" w:rsidRPr="00B63041" w:rsidRDefault="00B44E35" w:rsidP="00B44E35">
            <w:pPr>
              <w:keepNext/>
              <w:jc w:val="center"/>
              <w:rPr>
                <w:rFonts w:asciiTheme="minorHAnsi" w:hAnsiTheme="minorHAnsi" w:cstheme="minorHAnsi"/>
                <w:sz w:val="22"/>
                <w:szCs w:val="22"/>
                <w:rPrChange w:id="1170" w:author="Alhabibi, Haider@Energy" w:date="2023-08-14T16:57:00Z">
                  <w:rPr>
                    <w:rFonts w:ascii="Calibri" w:hAnsi="Calibri"/>
                    <w:sz w:val="18"/>
                    <w:szCs w:val="18"/>
                  </w:rPr>
                </w:rPrChange>
              </w:rPr>
            </w:pPr>
            <w:r w:rsidRPr="00B63041">
              <w:rPr>
                <w:rFonts w:asciiTheme="minorHAnsi" w:hAnsiTheme="minorHAnsi" w:cstheme="minorHAnsi"/>
                <w:sz w:val="22"/>
                <w:szCs w:val="22"/>
                <w:rPrChange w:id="1171" w:author="Alhabibi, Haider@Energy" w:date="2023-08-14T16:57:00Z">
                  <w:rPr>
                    <w:rFonts w:ascii="Calibri" w:hAnsi="Calibri"/>
                    <w:sz w:val="18"/>
                    <w:szCs w:val="18"/>
                  </w:rPr>
                </w:rPrChange>
              </w:rPr>
              <w:t>02</w:t>
            </w:r>
          </w:p>
        </w:tc>
        <w:tc>
          <w:tcPr>
            <w:tcW w:w="1094" w:type="dxa"/>
            <w:shd w:val="clear" w:color="auto" w:fill="auto"/>
            <w:tcPrChange w:id="1172" w:author="Alhabibi, Haider@Energy" w:date="2023-08-14T16:59:00Z">
              <w:tcPr>
                <w:tcW w:w="1218" w:type="dxa"/>
                <w:shd w:val="clear" w:color="auto" w:fill="auto"/>
              </w:tcPr>
            </w:tcPrChange>
          </w:tcPr>
          <w:p w14:paraId="5E212D4C" w14:textId="77777777" w:rsidR="00B44E35" w:rsidRPr="00B63041" w:rsidRDefault="00B44E35" w:rsidP="00B44E35">
            <w:pPr>
              <w:keepNext/>
              <w:jc w:val="center"/>
              <w:rPr>
                <w:rFonts w:asciiTheme="minorHAnsi" w:hAnsiTheme="minorHAnsi" w:cstheme="minorHAnsi"/>
                <w:sz w:val="22"/>
                <w:szCs w:val="22"/>
                <w:rPrChange w:id="1173" w:author="Alhabibi, Haider@Energy" w:date="2023-08-14T16:57:00Z">
                  <w:rPr>
                    <w:rFonts w:ascii="Calibri" w:hAnsi="Calibri"/>
                    <w:sz w:val="18"/>
                    <w:szCs w:val="18"/>
                  </w:rPr>
                </w:rPrChange>
              </w:rPr>
            </w:pPr>
            <w:r w:rsidRPr="00B63041">
              <w:rPr>
                <w:rFonts w:asciiTheme="minorHAnsi" w:hAnsiTheme="minorHAnsi" w:cstheme="minorHAnsi"/>
                <w:sz w:val="22"/>
                <w:szCs w:val="22"/>
                <w:rPrChange w:id="1174" w:author="Alhabibi, Haider@Energy" w:date="2023-08-14T16:57:00Z">
                  <w:rPr>
                    <w:rFonts w:ascii="Calibri" w:hAnsi="Calibri"/>
                    <w:sz w:val="18"/>
                    <w:szCs w:val="18"/>
                  </w:rPr>
                </w:rPrChange>
              </w:rPr>
              <w:t>03</w:t>
            </w:r>
          </w:p>
        </w:tc>
        <w:tc>
          <w:tcPr>
            <w:tcW w:w="1093" w:type="dxa"/>
            <w:tcPrChange w:id="1175" w:author="Alhabibi, Haider@Energy" w:date="2023-08-14T16:59:00Z">
              <w:tcPr>
                <w:tcW w:w="1218" w:type="dxa"/>
              </w:tcPr>
            </w:tcPrChange>
          </w:tcPr>
          <w:p w14:paraId="39D3AF53" w14:textId="77777777" w:rsidR="00B44E35" w:rsidRPr="00B63041" w:rsidRDefault="00B44E35" w:rsidP="00B44E35">
            <w:pPr>
              <w:keepNext/>
              <w:jc w:val="center"/>
              <w:rPr>
                <w:rFonts w:asciiTheme="minorHAnsi" w:hAnsiTheme="minorHAnsi" w:cstheme="minorHAnsi"/>
                <w:sz w:val="22"/>
                <w:szCs w:val="22"/>
                <w:rPrChange w:id="1176" w:author="Alhabibi, Haider@Energy" w:date="2023-08-14T16:57:00Z">
                  <w:rPr>
                    <w:rFonts w:ascii="Calibri" w:hAnsi="Calibri"/>
                    <w:sz w:val="18"/>
                    <w:szCs w:val="18"/>
                  </w:rPr>
                </w:rPrChange>
              </w:rPr>
            </w:pPr>
            <w:r w:rsidRPr="00B63041">
              <w:rPr>
                <w:rFonts w:asciiTheme="minorHAnsi" w:hAnsiTheme="minorHAnsi" w:cstheme="minorHAnsi"/>
                <w:sz w:val="22"/>
                <w:szCs w:val="22"/>
                <w:rPrChange w:id="1177" w:author="Alhabibi, Haider@Energy" w:date="2023-08-14T16:57:00Z">
                  <w:rPr>
                    <w:rFonts w:ascii="Calibri" w:hAnsi="Calibri"/>
                    <w:sz w:val="18"/>
                    <w:szCs w:val="18"/>
                  </w:rPr>
                </w:rPrChange>
              </w:rPr>
              <w:t>04</w:t>
            </w:r>
          </w:p>
        </w:tc>
        <w:tc>
          <w:tcPr>
            <w:tcW w:w="1093" w:type="dxa"/>
            <w:tcPrChange w:id="1178" w:author="Alhabibi, Haider@Energy" w:date="2023-08-14T16:59:00Z">
              <w:tcPr>
                <w:tcW w:w="1218" w:type="dxa"/>
              </w:tcPr>
            </w:tcPrChange>
          </w:tcPr>
          <w:p w14:paraId="08F9E084" w14:textId="77777777" w:rsidR="00B44E35" w:rsidRPr="00B63041" w:rsidRDefault="00B44E35" w:rsidP="00B44E35">
            <w:pPr>
              <w:keepNext/>
              <w:jc w:val="center"/>
              <w:rPr>
                <w:rFonts w:asciiTheme="minorHAnsi" w:hAnsiTheme="minorHAnsi" w:cstheme="minorHAnsi"/>
                <w:sz w:val="22"/>
                <w:szCs w:val="22"/>
                <w:rPrChange w:id="1179" w:author="Alhabibi, Haider@Energy" w:date="2023-08-14T16:57:00Z">
                  <w:rPr>
                    <w:rFonts w:ascii="Calibri" w:hAnsi="Calibri"/>
                    <w:sz w:val="18"/>
                    <w:szCs w:val="18"/>
                  </w:rPr>
                </w:rPrChange>
              </w:rPr>
            </w:pPr>
            <w:r w:rsidRPr="00B63041">
              <w:rPr>
                <w:rFonts w:asciiTheme="minorHAnsi" w:hAnsiTheme="minorHAnsi" w:cstheme="minorHAnsi"/>
                <w:sz w:val="22"/>
                <w:szCs w:val="22"/>
                <w:rPrChange w:id="1180" w:author="Alhabibi, Haider@Energy" w:date="2023-08-14T16:57:00Z">
                  <w:rPr>
                    <w:rFonts w:ascii="Calibri" w:hAnsi="Calibri"/>
                    <w:sz w:val="18"/>
                    <w:szCs w:val="18"/>
                  </w:rPr>
                </w:rPrChange>
              </w:rPr>
              <w:t>05</w:t>
            </w:r>
          </w:p>
        </w:tc>
        <w:tc>
          <w:tcPr>
            <w:tcW w:w="1094" w:type="dxa"/>
            <w:tcPrChange w:id="1181" w:author="Alhabibi, Haider@Energy" w:date="2023-08-14T16:59:00Z">
              <w:tcPr>
                <w:tcW w:w="1218" w:type="dxa"/>
              </w:tcPr>
            </w:tcPrChange>
          </w:tcPr>
          <w:p w14:paraId="7526E7DD" w14:textId="77777777" w:rsidR="00B44E35" w:rsidRPr="00B63041" w:rsidRDefault="00B44E35" w:rsidP="00B44E35">
            <w:pPr>
              <w:keepNext/>
              <w:jc w:val="center"/>
              <w:rPr>
                <w:rFonts w:asciiTheme="minorHAnsi" w:hAnsiTheme="minorHAnsi" w:cstheme="minorHAnsi"/>
                <w:sz w:val="22"/>
                <w:szCs w:val="22"/>
                <w:rPrChange w:id="1182" w:author="Alhabibi, Haider@Energy" w:date="2023-08-14T16:57:00Z">
                  <w:rPr>
                    <w:rFonts w:ascii="Calibri" w:hAnsi="Calibri"/>
                    <w:sz w:val="18"/>
                    <w:szCs w:val="18"/>
                  </w:rPr>
                </w:rPrChange>
              </w:rPr>
            </w:pPr>
            <w:r w:rsidRPr="00B63041">
              <w:rPr>
                <w:rFonts w:asciiTheme="minorHAnsi" w:hAnsiTheme="minorHAnsi" w:cstheme="minorHAnsi"/>
                <w:sz w:val="22"/>
                <w:szCs w:val="22"/>
                <w:rPrChange w:id="1183" w:author="Alhabibi, Haider@Energy" w:date="2023-08-14T16:57:00Z">
                  <w:rPr>
                    <w:rFonts w:ascii="Calibri" w:hAnsi="Calibri"/>
                    <w:sz w:val="18"/>
                    <w:szCs w:val="18"/>
                  </w:rPr>
                </w:rPrChange>
              </w:rPr>
              <w:t>06</w:t>
            </w:r>
          </w:p>
        </w:tc>
        <w:tc>
          <w:tcPr>
            <w:tcW w:w="1093" w:type="dxa"/>
            <w:tcPrChange w:id="1184" w:author="Alhabibi, Haider@Energy" w:date="2023-08-14T16:59:00Z">
              <w:tcPr>
                <w:tcW w:w="1218" w:type="dxa"/>
              </w:tcPr>
            </w:tcPrChange>
          </w:tcPr>
          <w:p w14:paraId="709A0729" w14:textId="77777777" w:rsidR="00B44E35" w:rsidRPr="00B63041" w:rsidRDefault="00B44E35" w:rsidP="00B44E35">
            <w:pPr>
              <w:keepNext/>
              <w:jc w:val="center"/>
              <w:rPr>
                <w:rFonts w:asciiTheme="minorHAnsi" w:hAnsiTheme="minorHAnsi" w:cstheme="minorHAnsi"/>
                <w:sz w:val="22"/>
                <w:szCs w:val="22"/>
                <w:rPrChange w:id="1185" w:author="Alhabibi, Haider@Energy" w:date="2023-08-14T16:57:00Z">
                  <w:rPr>
                    <w:rFonts w:ascii="Calibri" w:hAnsi="Calibri"/>
                    <w:sz w:val="18"/>
                    <w:szCs w:val="18"/>
                  </w:rPr>
                </w:rPrChange>
              </w:rPr>
            </w:pPr>
            <w:r w:rsidRPr="00B63041">
              <w:rPr>
                <w:rFonts w:asciiTheme="minorHAnsi" w:hAnsiTheme="minorHAnsi" w:cstheme="minorHAnsi"/>
                <w:sz w:val="22"/>
                <w:szCs w:val="22"/>
                <w:rPrChange w:id="1186" w:author="Alhabibi, Haider@Energy" w:date="2023-08-14T16:57:00Z">
                  <w:rPr>
                    <w:rFonts w:ascii="Calibri" w:hAnsi="Calibri"/>
                    <w:sz w:val="18"/>
                    <w:szCs w:val="18"/>
                  </w:rPr>
                </w:rPrChange>
              </w:rPr>
              <w:t>07</w:t>
            </w:r>
          </w:p>
        </w:tc>
        <w:tc>
          <w:tcPr>
            <w:tcW w:w="1094" w:type="dxa"/>
            <w:tcPrChange w:id="1187" w:author="Alhabibi, Haider@Energy" w:date="2023-08-14T16:59:00Z">
              <w:tcPr>
                <w:tcW w:w="1218" w:type="dxa"/>
              </w:tcPr>
            </w:tcPrChange>
          </w:tcPr>
          <w:p w14:paraId="6011B617" w14:textId="77777777" w:rsidR="00B44E35" w:rsidRPr="00B63041" w:rsidRDefault="00B44E35" w:rsidP="00B44E35">
            <w:pPr>
              <w:keepNext/>
              <w:jc w:val="center"/>
              <w:rPr>
                <w:rFonts w:asciiTheme="minorHAnsi" w:hAnsiTheme="minorHAnsi" w:cstheme="minorHAnsi"/>
                <w:sz w:val="22"/>
                <w:szCs w:val="22"/>
                <w:rPrChange w:id="1188" w:author="Alhabibi, Haider@Energy" w:date="2023-08-14T16:57:00Z">
                  <w:rPr>
                    <w:rFonts w:ascii="Calibri" w:hAnsi="Calibri"/>
                    <w:sz w:val="18"/>
                    <w:szCs w:val="18"/>
                  </w:rPr>
                </w:rPrChange>
              </w:rPr>
            </w:pPr>
            <w:r w:rsidRPr="00B63041">
              <w:rPr>
                <w:rFonts w:asciiTheme="minorHAnsi" w:hAnsiTheme="minorHAnsi" w:cstheme="minorHAnsi"/>
                <w:sz w:val="22"/>
                <w:szCs w:val="22"/>
                <w:rPrChange w:id="1189" w:author="Alhabibi, Haider@Energy" w:date="2023-08-14T16:57:00Z">
                  <w:rPr>
                    <w:rFonts w:ascii="Calibri" w:hAnsi="Calibri"/>
                    <w:sz w:val="18"/>
                    <w:szCs w:val="18"/>
                  </w:rPr>
                </w:rPrChange>
              </w:rPr>
              <w:t>08</w:t>
            </w:r>
          </w:p>
        </w:tc>
        <w:tc>
          <w:tcPr>
            <w:tcW w:w="1093" w:type="dxa"/>
            <w:tcPrChange w:id="1190" w:author="Alhabibi, Haider@Energy" w:date="2023-08-14T16:59:00Z">
              <w:tcPr>
                <w:tcW w:w="1218" w:type="dxa"/>
              </w:tcPr>
            </w:tcPrChange>
          </w:tcPr>
          <w:p w14:paraId="2283767C" w14:textId="77777777" w:rsidR="00B44E35" w:rsidRPr="00B63041" w:rsidRDefault="00B44E35" w:rsidP="00B44E35">
            <w:pPr>
              <w:keepNext/>
              <w:jc w:val="center"/>
              <w:rPr>
                <w:rFonts w:asciiTheme="minorHAnsi" w:hAnsiTheme="minorHAnsi" w:cstheme="minorHAnsi"/>
                <w:sz w:val="22"/>
                <w:szCs w:val="22"/>
                <w:rPrChange w:id="1191" w:author="Alhabibi, Haider@Energy" w:date="2023-08-14T16:57:00Z">
                  <w:rPr>
                    <w:rFonts w:ascii="Calibri" w:hAnsi="Calibri"/>
                    <w:sz w:val="18"/>
                    <w:szCs w:val="18"/>
                  </w:rPr>
                </w:rPrChange>
              </w:rPr>
            </w:pPr>
            <w:r w:rsidRPr="00B63041">
              <w:rPr>
                <w:rFonts w:asciiTheme="minorHAnsi" w:hAnsiTheme="minorHAnsi" w:cstheme="minorHAnsi"/>
                <w:sz w:val="22"/>
                <w:szCs w:val="22"/>
                <w:rPrChange w:id="1192" w:author="Alhabibi, Haider@Energy" w:date="2023-08-14T16:57:00Z">
                  <w:rPr>
                    <w:rFonts w:ascii="Calibri" w:hAnsi="Calibri"/>
                    <w:sz w:val="18"/>
                    <w:szCs w:val="18"/>
                  </w:rPr>
                </w:rPrChange>
              </w:rPr>
              <w:t>09</w:t>
            </w:r>
          </w:p>
        </w:tc>
        <w:tc>
          <w:tcPr>
            <w:tcW w:w="1093" w:type="dxa"/>
            <w:tcPrChange w:id="1193" w:author="Alhabibi, Haider@Energy" w:date="2023-08-14T16:59:00Z">
              <w:tcPr>
                <w:tcW w:w="1218" w:type="dxa"/>
              </w:tcPr>
            </w:tcPrChange>
          </w:tcPr>
          <w:p w14:paraId="28653CA1" w14:textId="77777777" w:rsidR="00B44E35" w:rsidRPr="00B63041" w:rsidRDefault="00B44E35" w:rsidP="00B44E35">
            <w:pPr>
              <w:keepNext/>
              <w:jc w:val="center"/>
              <w:rPr>
                <w:rFonts w:asciiTheme="minorHAnsi" w:hAnsiTheme="minorHAnsi" w:cstheme="minorHAnsi"/>
                <w:sz w:val="22"/>
                <w:szCs w:val="22"/>
                <w:rPrChange w:id="1194" w:author="Alhabibi, Haider@Energy" w:date="2023-08-14T16:57:00Z">
                  <w:rPr>
                    <w:rFonts w:ascii="Calibri" w:hAnsi="Calibri"/>
                    <w:sz w:val="18"/>
                    <w:szCs w:val="18"/>
                  </w:rPr>
                </w:rPrChange>
              </w:rPr>
            </w:pPr>
            <w:r w:rsidRPr="00B63041">
              <w:rPr>
                <w:rFonts w:asciiTheme="minorHAnsi" w:hAnsiTheme="minorHAnsi" w:cstheme="minorHAnsi"/>
                <w:sz w:val="22"/>
                <w:szCs w:val="22"/>
                <w:rPrChange w:id="1195" w:author="Alhabibi, Haider@Energy" w:date="2023-08-14T16:57:00Z">
                  <w:rPr>
                    <w:rFonts w:ascii="Calibri" w:hAnsi="Calibri"/>
                    <w:sz w:val="18"/>
                    <w:szCs w:val="18"/>
                  </w:rPr>
                </w:rPrChange>
              </w:rPr>
              <w:t>10</w:t>
            </w:r>
          </w:p>
        </w:tc>
        <w:tc>
          <w:tcPr>
            <w:tcW w:w="1094" w:type="dxa"/>
            <w:tcPrChange w:id="1196" w:author="Alhabibi, Haider@Energy" w:date="2023-08-14T16:59:00Z">
              <w:tcPr>
                <w:tcW w:w="1199" w:type="dxa"/>
                <w:gridSpan w:val="2"/>
              </w:tcPr>
            </w:tcPrChange>
          </w:tcPr>
          <w:p w14:paraId="0FBA097F" w14:textId="7E3AE2D9" w:rsidR="00B44E35" w:rsidRPr="00B63041" w:rsidRDefault="00B44E35" w:rsidP="00B44E35">
            <w:pPr>
              <w:keepNext/>
              <w:jc w:val="center"/>
              <w:rPr>
                <w:rFonts w:asciiTheme="minorHAnsi" w:hAnsiTheme="minorHAnsi" w:cstheme="minorHAnsi"/>
                <w:sz w:val="22"/>
                <w:szCs w:val="22"/>
                <w:rPrChange w:id="1197" w:author="Alhabibi, Haider@Energy" w:date="2023-08-14T16:57:00Z">
                  <w:rPr>
                    <w:rFonts w:asciiTheme="minorHAnsi" w:hAnsiTheme="minorHAnsi" w:cstheme="minorHAnsi"/>
                  </w:rPr>
                </w:rPrChange>
              </w:rPr>
            </w:pPr>
            <w:ins w:id="1198" w:author="Grewing, Kyle@Energy" w:date="2023-08-11T11:31:00Z">
              <w:r w:rsidRPr="00B63041">
                <w:rPr>
                  <w:rFonts w:asciiTheme="minorHAnsi" w:hAnsiTheme="minorHAnsi" w:cstheme="minorHAnsi"/>
                  <w:sz w:val="22"/>
                  <w:szCs w:val="22"/>
                  <w:rPrChange w:id="1199" w:author="Alhabibi, Haider@Energy" w:date="2023-08-14T16:57:00Z">
                    <w:rPr>
                      <w:rFonts w:asciiTheme="minorHAnsi" w:hAnsiTheme="minorHAnsi" w:cstheme="minorHAnsi"/>
                    </w:rPr>
                  </w:rPrChange>
                </w:rPr>
                <w:t>10b</w:t>
              </w:r>
            </w:ins>
          </w:p>
        </w:tc>
        <w:tc>
          <w:tcPr>
            <w:tcW w:w="1093" w:type="dxa"/>
            <w:tcPrChange w:id="1200" w:author="Alhabibi, Haider@Energy" w:date="2023-08-14T16:59:00Z">
              <w:tcPr>
                <w:tcW w:w="1218" w:type="dxa"/>
              </w:tcPr>
            </w:tcPrChange>
          </w:tcPr>
          <w:p w14:paraId="4ED3AE33" w14:textId="3DF589F3" w:rsidR="00B44E35" w:rsidRPr="00B63041" w:rsidRDefault="00B44E35" w:rsidP="00B44E35">
            <w:pPr>
              <w:keepNext/>
              <w:jc w:val="center"/>
              <w:rPr>
                <w:rFonts w:asciiTheme="minorHAnsi" w:hAnsiTheme="minorHAnsi" w:cstheme="minorHAnsi"/>
                <w:sz w:val="22"/>
                <w:szCs w:val="22"/>
                <w:rPrChange w:id="1201" w:author="Alhabibi, Haider@Energy" w:date="2023-08-14T16:57:00Z">
                  <w:rPr>
                    <w:rFonts w:ascii="Calibri" w:hAnsi="Calibri"/>
                    <w:sz w:val="18"/>
                    <w:szCs w:val="18"/>
                  </w:rPr>
                </w:rPrChange>
              </w:rPr>
            </w:pPr>
            <w:r w:rsidRPr="00B63041">
              <w:rPr>
                <w:rFonts w:asciiTheme="minorHAnsi" w:hAnsiTheme="minorHAnsi" w:cstheme="minorHAnsi"/>
                <w:sz w:val="22"/>
                <w:szCs w:val="22"/>
                <w:rPrChange w:id="1202" w:author="Alhabibi, Haider@Energy" w:date="2023-08-14T16:57:00Z">
                  <w:rPr>
                    <w:rFonts w:ascii="Calibri" w:hAnsi="Calibri"/>
                    <w:sz w:val="18"/>
                    <w:szCs w:val="18"/>
                  </w:rPr>
                </w:rPrChange>
              </w:rPr>
              <w:t>11</w:t>
            </w:r>
          </w:p>
        </w:tc>
        <w:tc>
          <w:tcPr>
            <w:tcW w:w="1094" w:type="dxa"/>
            <w:tcPrChange w:id="1203" w:author="Alhabibi, Haider@Energy" w:date="2023-08-14T16:59:00Z">
              <w:tcPr>
                <w:tcW w:w="1218" w:type="dxa"/>
              </w:tcPr>
            </w:tcPrChange>
          </w:tcPr>
          <w:p w14:paraId="29CEBFD5" w14:textId="77777777" w:rsidR="00B44E35" w:rsidRPr="00B63041" w:rsidRDefault="00B44E35" w:rsidP="00B44E35">
            <w:pPr>
              <w:keepNext/>
              <w:jc w:val="center"/>
              <w:rPr>
                <w:rFonts w:asciiTheme="minorHAnsi" w:hAnsiTheme="minorHAnsi" w:cstheme="minorHAnsi"/>
                <w:sz w:val="22"/>
                <w:szCs w:val="22"/>
                <w:rPrChange w:id="1204" w:author="Alhabibi, Haider@Energy" w:date="2023-08-14T16:57:00Z">
                  <w:rPr>
                    <w:rFonts w:ascii="Calibri" w:hAnsi="Calibri"/>
                    <w:sz w:val="18"/>
                    <w:szCs w:val="18"/>
                  </w:rPr>
                </w:rPrChange>
              </w:rPr>
            </w:pPr>
            <w:r w:rsidRPr="00B63041">
              <w:rPr>
                <w:rFonts w:asciiTheme="minorHAnsi" w:hAnsiTheme="minorHAnsi" w:cstheme="minorHAnsi"/>
                <w:sz w:val="22"/>
                <w:szCs w:val="22"/>
                <w:rPrChange w:id="1205" w:author="Alhabibi, Haider@Energy" w:date="2023-08-14T16:57:00Z">
                  <w:rPr>
                    <w:rFonts w:ascii="Calibri" w:hAnsi="Calibri"/>
                    <w:sz w:val="18"/>
                    <w:szCs w:val="18"/>
                  </w:rPr>
                </w:rPrChange>
              </w:rPr>
              <w:t>12</w:t>
            </w:r>
          </w:p>
        </w:tc>
      </w:tr>
      <w:tr w:rsidR="00B44E35" w:rsidRPr="00EB4E7D" w14:paraId="04B14EDE" w14:textId="77777777" w:rsidTr="00904F9E">
        <w:tblPrEx>
          <w:tblPrExChange w:id="1206" w:author="Alhabibi, Haider@Energy" w:date="2023-08-14T16:59:00Z">
            <w:tblPrEx>
              <w:tblW w:w="5000" w:type="pct"/>
            </w:tblPrEx>
          </w:tblPrExChange>
        </w:tblPrEx>
        <w:trPr>
          <w:trHeight w:val="384"/>
          <w:trPrChange w:id="1207" w:author="Alhabibi, Haider@Energy" w:date="2023-08-14T16:59:00Z">
            <w:trPr>
              <w:trHeight w:val="390"/>
            </w:trPr>
          </w:trPrChange>
        </w:trPr>
        <w:tc>
          <w:tcPr>
            <w:tcW w:w="1093" w:type="dxa"/>
            <w:shd w:val="clear" w:color="auto" w:fill="auto"/>
            <w:vAlign w:val="bottom"/>
            <w:tcPrChange w:id="1208" w:author="Alhabibi, Haider@Energy" w:date="2023-08-14T16:59:00Z">
              <w:tcPr>
                <w:tcW w:w="1218" w:type="dxa"/>
                <w:shd w:val="clear" w:color="auto" w:fill="auto"/>
                <w:vAlign w:val="bottom"/>
              </w:tcPr>
            </w:tcPrChange>
          </w:tcPr>
          <w:p w14:paraId="1480D9F4" w14:textId="77777777" w:rsidR="00B44E35" w:rsidRPr="00B63041" w:rsidRDefault="00B44E35" w:rsidP="00B44E35">
            <w:pPr>
              <w:keepNext/>
              <w:jc w:val="center"/>
              <w:rPr>
                <w:rFonts w:asciiTheme="minorHAnsi" w:hAnsiTheme="minorHAnsi" w:cstheme="minorHAnsi"/>
                <w:sz w:val="22"/>
                <w:szCs w:val="22"/>
                <w:rPrChange w:id="1209" w:author="Alhabibi, Haider@Energy" w:date="2023-08-14T16:57:00Z">
                  <w:rPr>
                    <w:rFonts w:ascii="Calibri" w:hAnsi="Calibri"/>
                    <w:sz w:val="18"/>
                    <w:szCs w:val="18"/>
                  </w:rPr>
                </w:rPrChange>
              </w:rPr>
            </w:pPr>
            <w:r w:rsidRPr="00B63041">
              <w:rPr>
                <w:rFonts w:asciiTheme="minorHAnsi" w:hAnsiTheme="minorHAnsi" w:cstheme="minorHAnsi"/>
                <w:sz w:val="22"/>
                <w:szCs w:val="22"/>
                <w:rPrChange w:id="1210" w:author="Alhabibi, Haider@Energy" w:date="2023-08-14T16:57:00Z">
                  <w:rPr>
                    <w:rFonts w:ascii="Calibri" w:hAnsi="Calibri"/>
                    <w:sz w:val="18"/>
                    <w:szCs w:val="18"/>
                  </w:rPr>
                </w:rPrChange>
              </w:rPr>
              <w:t>SC System ID/Name</w:t>
            </w:r>
          </w:p>
        </w:tc>
        <w:tc>
          <w:tcPr>
            <w:tcW w:w="1093" w:type="dxa"/>
            <w:vAlign w:val="bottom"/>
            <w:tcPrChange w:id="1211" w:author="Alhabibi, Haider@Energy" w:date="2023-08-14T16:59:00Z">
              <w:tcPr>
                <w:tcW w:w="1218" w:type="dxa"/>
                <w:vAlign w:val="bottom"/>
              </w:tcPr>
            </w:tcPrChange>
          </w:tcPr>
          <w:p w14:paraId="2E36209C" w14:textId="77777777" w:rsidR="00B44E35" w:rsidRPr="00B63041" w:rsidRDefault="00B44E35" w:rsidP="00B44E35">
            <w:pPr>
              <w:keepNext/>
              <w:jc w:val="center"/>
              <w:rPr>
                <w:rFonts w:asciiTheme="minorHAnsi" w:hAnsiTheme="minorHAnsi" w:cstheme="minorHAnsi"/>
                <w:sz w:val="22"/>
                <w:szCs w:val="22"/>
                <w:rPrChange w:id="1212" w:author="Alhabibi, Haider@Energy" w:date="2023-08-14T16:57:00Z">
                  <w:rPr>
                    <w:rFonts w:ascii="Calibri" w:hAnsi="Calibri"/>
                    <w:sz w:val="18"/>
                    <w:szCs w:val="18"/>
                  </w:rPr>
                </w:rPrChange>
              </w:rPr>
            </w:pPr>
            <w:r w:rsidRPr="00B63041">
              <w:rPr>
                <w:rFonts w:asciiTheme="minorHAnsi" w:hAnsiTheme="minorHAnsi" w:cstheme="minorHAnsi"/>
                <w:sz w:val="22"/>
                <w:szCs w:val="22"/>
                <w:rPrChange w:id="1213" w:author="Alhabibi, Haider@Energy" w:date="2023-08-14T16:57:00Z">
                  <w:rPr>
                    <w:rFonts w:ascii="Calibri" w:hAnsi="Calibri"/>
                    <w:sz w:val="18"/>
                    <w:szCs w:val="18"/>
                  </w:rPr>
                </w:rPrChange>
              </w:rPr>
              <w:t>SC System</w:t>
            </w:r>
          </w:p>
          <w:p w14:paraId="6D8DD8A3" w14:textId="77777777" w:rsidR="00B44E35" w:rsidRPr="00B63041" w:rsidRDefault="00B44E35" w:rsidP="00B44E35">
            <w:pPr>
              <w:keepNext/>
              <w:jc w:val="center"/>
              <w:rPr>
                <w:rFonts w:asciiTheme="minorHAnsi" w:hAnsiTheme="minorHAnsi" w:cstheme="minorHAnsi"/>
                <w:sz w:val="22"/>
                <w:szCs w:val="22"/>
                <w:rPrChange w:id="1214" w:author="Alhabibi, Haider@Energy" w:date="2023-08-14T16:57:00Z">
                  <w:rPr>
                    <w:rFonts w:ascii="Calibri" w:hAnsi="Calibri"/>
                    <w:sz w:val="18"/>
                    <w:szCs w:val="18"/>
                  </w:rPr>
                </w:rPrChange>
              </w:rPr>
            </w:pPr>
            <w:r w:rsidRPr="00B63041">
              <w:rPr>
                <w:rFonts w:asciiTheme="minorHAnsi" w:hAnsiTheme="minorHAnsi" w:cstheme="minorHAnsi"/>
                <w:sz w:val="22"/>
                <w:szCs w:val="22"/>
                <w:rPrChange w:id="1215" w:author="Alhabibi, Haider@Energy" w:date="2023-08-14T16:57:00Z">
                  <w:rPr>
                    <w:rFonts w:ascii="Calibri" w:hAnsi="Calibri"/>
                    <w:sz w:val="18"/>
                    <w:szCs w:val="18"/>
                  </w:rPr>
                </w:rPrChange>
              </w:rPr>
              <w:t xml:space="preserve">Description of </w:t>
            </w:r>
            <w:proofErr w:type="gramStart"/>
            <w:r w:rsidRPr="00B63041">
              <w:rPr>
                <w:rFonts w:asciiTheme="minorHAnsi" w:hAnsiTheme="minorHAnsi" w:cstheme="minorHAnsi"/>
                <w:sz w:val="22"/>
                <w:szCs w:val="22"/>
                <w:rPrChange w:id="1216" w:author="Alhabibi, Haider@Energy" w:date="2023-08-14T16:57:00Z">
                  <w:rPr>
                    <w:rFonts w:ascii="Calibri" w:hAnsi="Calibri"/>
                    <w:sz w:val="18"/>
                    <w:szCs w:val="18"/>
                  </w:rPr>
                </w:rPrChange>
              </w:rPr>
              <w:t>Area  Served</w:t>
            </w:r>
            <w:proofErr w:type="gramEnd"/>
          </w:p>
        </w:tc>
        <w:tc>
          <w:tcPr>
            <w:tcW w:w="1094" w:type="dxa"/>
            <w:shd w:val="clear" w:color="auto" w:fill="auto"/>
            <w:vAlign w:val="bottom"/>
            <w:tcPrChange w:id="1217" w:author="Alhabibi, Haider@Energy" w:date="2023-08-14T16:59:00Z">
              <w:tcPr>
                <w:tcW w:w="1218" w:type="dxa"/>
                <w:shd w:val="clear" w:color="auto" w:fill="auto"/>
                <w:vAlign w:val="bottom"/>
              </w:tcPr>
            </w:tcPrChange>
          </w:tcPr>
          <w:p w14:paraId="75BCC87E" w14:textId="77777777" w:rsidR="00B44E35" w:rsidRPr="00B63041" w:rsidRDefault="00B44E35" w:rsidP="00B44E35">
            <w:pPr>
              <w:keepNext/>
              <w:jc w:val="center"/>
              <w:rPr>
                <w:rFonts w:asciiTheme="minorHAnsi" w:hAnsiTheme="minorHAnsi" w:cstheme="minorHAnsi"/>
                <w:sz w:val="22"/>
                <w:szCs w:val="22"/>
                <w:rPrChange w:id="1218" w:author="Alhabibi, Haider@Energy" w:date="2023-08-14T16:57:00Z">
                  <w:rPr>
                    <w:rFonts w:ascii="Calibri" w:hAnsi="Calibri"/>
                    <w:sz w:val="18"/>
                    <w:szCs w:val="18"/>
                  </w:rPr>
                </w:rPrChange>
              </w:rPr>
            </w:pPr>
            <w:r w:rsidRPr="00B63041">
              <w:rPr>
                <w:rFonts w:asciiTheme="minorHAnsi" w:hAnsiTheme="minorHAnsi" w:cstheme="minorHAnsi"/>
                <w:sz w:val="22"/>
                <w:szCs w:val="22"/>
                <w:rPrChange w:id="1219" w:author="Alhabibi, Haider@Energy" w:date="2023-08-14T16:57:00Z">
                  <w:rPr>
                    <w:rFonts w:ascii="Calibri" w:hAnsi="Calibri"/>
                    <w:sz w:val="18"/>
                    <w:szCs w:val="18"/>
                  </w:rPr>
                </w:rPrChange>
              </w:rPr>
              <w:t>Heating System Type</w:t>
            </w:r>
          </w:p>
        </w:tc>
        <w:tc>
          <w:tcPr>
            <w:tcW w:w="1093" w:type="dxa"/>
            <w:vAlign w:val="bottom"/>
            <w:tcPrChange w:id="1220" w:author="Alhabibi, Haider@Energy" w:date="2023-08-14T16:59:00Z">
              <w:tcPr>
                <w:tcW w:w="1218" w:type="dxa"/>
                <w:vAlign w:val="bottom"/>
              </w:tcPr>
            </w:tcPrChange>
          </w:tcPr>
          <w:p w14:paraId="66647D89" w14:textId="77777777" w:rsidR="00B44E35" w:rsidRPr="00B63041" w:rsidRDefault="00B44E35" w:rsidP="00B44E35">
            <w:pPr>
              <w:keepNext/>
              <w:jc w:val="center"/>
              <w:rPr>
                <w:rFonts w:asciiTheme="minorHAnsi" w:hAnsiTheme="minorHAnsi" w:cstheme="minorHAnsi"/>
                <w:sz w:val="22"/>
                <w:szCs w:val="22"/>
                <w:rPrChange w:id="1221" w:author="Alhabibi, Haider@Energy" w:date="2023-08-14T16:57:00Z">
                  <w:rPr>
                    <w:rFonts w:ascii="Calibri" w:hAnsi="Calibri"/>
                    <w:sz w:val="18"/>
                    <w:szCs w:val="18"/>
                  </w:rPr>
                </w:rPrChange>
              </w:rPr>
            </w:pPr>
            <w:r w:rsidRPr="00B63041">
              <w:rPr>
                <w:rFonts w:asciiTheme="minorHAnsi" w:hAnsiTheme="minorHAnsi" w:cstheme="minorHAnsi"/>
                <w:sz w:val="22"/>
                <w:szCs w:val="22"/>
                <w:rPrChange w:id="1222" w:author="Alhabibi, Haider@Energy" w:date="2023-08-14T16:57:00Z">
                  <w:rPr>
                    <w:rFonts w:ascii="Calibri" w:hAnsi="Calibri"/>
                    <w:sz w:val="18"/>
                    <w:szCs w:val="18"/>
                  </w:rPr>
                </w:rPrChange>
              </w:rPr>
              <w:t>Altered</w:t>
            </w:r>
          </w:p>
          <w:p w14:paraId="3830E309" w14:textId="77777777" w:rsidR="00B44E35" w:rsidRPr="00B63041" w:rsidRDefault="00B44E35" w:rsidP="00B44E35">
            <w:pPr>
              <w:keepNext/>
              <w:jc w:val="center"/>
              <w:rPr>
                <w:rFonts w:asciiTheme="minorHAnsi" w:hAnsiTheme="minorHAnsi" w:cstheme="minorHAnsi"/>
                <w:sz w:val="22"/>
                <w:szCs w:val="22"/>
                <w:rPrChange w:id="1223" w:author="Alhabibi, Haider@Energy" w:date="2023-08-14T16:57:00Z">
                  <w:rPr>
                    <w:rFonts w:ascii="Calibri" w:hAnsi="Calibri"/>
                    <w:sz w:val="18"/>
                    <w:szCs w:val="18"/>
                  </w:rPr>
                </w:rPrChange>
              </w:rPr>
            </w:pPr>
            <w:r w:rsidRPr="00B63041">
              <w:rPr>
                <w:rFonts w:asciiTheme="minorHAnsi" w:hAnsiTheme="minorHAnsi" w:cstheme="minorHAnsi"/>
                <w:sz w:val="22"/>
                <w:szCs w:val="22"/>
                <w:rPrChange w:id="1224" w:author="Alhabibi, Haider@Energy" w:date="2023-08-14T16:57:00Z">
                  <w:rPr>
                    <w:rFonts w:ascii="Calibri" w:hAnsi="Calibri"/>
                    <w:sz w:val="18"/>
                    <w:szCs w:val="18"/>
                  </w:rPr>
                </w:rPrChange>
              </w:rPr>
              <w:t>Heating Component</w:t>
            </w:r>
          </w:p>
        </w:tc>
        <w:tc>
          <w:tcPr>
            <w:tcW w:w="1093" w:type="dxa"/>
            <w:vAlign w:val="bottom"/>
            <w:tcPrChange w:id="1225" w:author="Alhabibi, Haider@Energy" w:date="2023-08-14T16:59:00Z">
              <w:tcPr>
                <w:tcW w:w="1218" w:type="dxa"/>
                <w:vAlign w:val="bottom"/>
              </w:tcPr>
            </w:tcPrChange>
          </w:tcPr>
          <w:p w14:paraId="4682AA2F" w14:textId="77777777" w:rsidR="00B44E35" w:rsidRPr="00B63041" w:rsidRDefault="00B44E35" w:rsidP="00B44E35">
            <w:pPr>
              <w:keepNext/>
              <w:jc w:val="center"/>
              <w:rPr>
                <w:rFonts w:asciiTheme="minorHAnsi" w:hAnsiTheme="minorHAnsi" w:cstheme="minorHAnsi"/>
                <w:sz w:val="22"/>
                <w:szCs w:val="22"/>
                <w:rPrChange w:id="1226" w:author="Alhabibi, Haider@Energy" w:date="2023-08-14T16:57:00Z">
                  <w:rPr>
                    <w:rFonts w:ascii="Calibri" w:hAnsi="Calibri"/>
                    <w:sz w:val="18"/>
                    <w:szCs w:val="18"/>
                  </w:rPr>
                </w:rPrChange>
              </w:rPr>
            </w:pPr>
            <w:r w:rsidRPr="00B63041">
              <w:rPr>
                <w:rFonts w:asciiTheme="minorHAnsi" w:hAnsiTheme="minorHAnsi" w:cstheme="minorHAnsi"/>
                <w:sz w:val="22"/>
                <w:szCs w:val="22"/>
                <w:rPrChange w:id="1227" w:author="Alhabibi, Haider@Energy" w:date="2023-08-14T16:57:00Z">
                  <w:rPr>
                    <w:rFonts w:ascii="Calibri" w:hAnsi="Calibri"/>
                    <w:sz w:val="16"/>
                    <w:szCs w:val="16"/>
                  </w:rPr>
                </w:rPrChange>
              </w:rPr>
              <w:t>Heating Efficiency Type</w:t>
            </w:r>
          </w:p>
        </w:tc>
        <w:tc>
          <w:tcPr>
            <w:tcW w:w="1094" w:type="dxa"/>
            <w:vAlign w:val="bottom"/>
            <w:tcPrChange w:id="1228" w:author="Alhabibi, Haider@Energy" w:date="2023-08-14T16:59:00Z">
              <w:tcPr>
                <w:tcW w:w="1218" w:type="dxa"/>
                <w:vAlign w:val="bottom"/>
              </w:tcPr>
            </w:tcPrChange>
          </w:tcPr>
          <w:p w14:paraId="1DC7A5B8" w14:textId="77777777" w:rsidR="00B44E35" w:rsidRPr="00B63041" w:rsidRDefault="00B44E35" w:rsidP="00B44E35">
            <w:pPr>
              <w:keepNext/>
              <w:jc w:val="center"/>
              <w:rPr>
                <w:rFonts w:asciiTheme="minorHAnsi" w:hAnsiTheme="minorHAnsi" w:cstheme="minorHAnsi"/>
                <w:sz w:val="22"/>
                <w:szCs w:val="22"/>
                <w:rPrChange w:id="1229" w:author="Alhabibi, Haider@Energy" w:date="2023-08-14T16:57:00Z">
                  <w:rPr>
                    <w:rFonts w:ascii="Calibri" w:hAnsi="Calibri"/>
                    <w:sz w:val="16"/>
                    <w:szCs w:val="16"/>
                  </w:rPr>
                </w:rPrChange>
              </w:rPr>
            </w:pPr>
            <w:r w:rsidRPr="00B63041">
              <w:rPr>
                <w:rFonts w:asciiTheme="minorHAnsi" w:hAnsiTheme="minorHAnsi" w:cstheme="minorHAnsi"/>
                <w:sz w:val="22"/>
                <w:szCs w:val="22"/>
                <w:rPrChange w:id="1230" w:author="Alhabibi, Haider@Energy" w:date="2023-08-14T16:57:00Z">
                  <w:rPr>
                    <w:rFonts w:ascii="Calibri" w:hAnsi="Calibri"/>
                    <w:sz w:val="16"/>
                    <w:szCs w:val="16"/>
                  </w:rPr>
                </w:rPrChange>
              </w:rPr>
              <w:t xml:space="preserve">Heating </w:t>
            </w:r>
          </w:p>
          <w:p w14:paraId="0F2D32C1" w14:textId="77777777" w:rsidR="00B44E35" w:rsidRPr="00B63041" w:rsidRDefault="00B44E35" w:rsidP="00B44E35">
            <w:pPr>
              <w:keepNext/>
              <w:jc w:val="center"/>
              <w:rPr>
                <w:rFonts w:asciiTheme="minorHAnsi" w:hAnsiTheme="minorHAnsi" w:cstheme="minorHAnsi"/>
                <w:sz w:val="22"/>
                <w:szCs w:val="22"/>
                <w:rPrChange w:id="1231" w:author="Alhabibi, Haider@Energy" w:date="2023-08-14T16:57:00Z">
                  <w:rPr>
                    <w:rFonts w:ascii="Calibri" w:hAnsi="Calibri"/>
                    <w:sz w:val="16"/>
                    <w:szCs w:val="16"/>
                  </w:rPr>
                </w:rPrChange>
              </w:rPr>
            </w:pPr>
            <w:r w:rsidRPr="00B63041">
              <w:rPr>
                <w:rFonts w:asciiTheme="minorHAnsi" w:hAnsiTheme="minorHAnsi" w:cstheme="minorHAnsi"/>
                <w:sz w:val="22"/>
                <w:szCs w:val="22"/>
                <w:rPrChange w:id="1232" w:author="Alhabibi, Haider@Energy" w:date="2023-08-14T16:57:00Z">
                  <w:rPr>
                    <w:rFonts w:ascii="Calibri" w:hAnsi="Calibri"/>
                    <w:sz w:val="16"/>
                    <w:szCs w:val="16"/>
                  </w:rPr>
                </w:rPrChange>
              </w:rPr>
              <w:t>Minimum Efficiency Value</w:t>
            </w:r>
          </w:p>
        </w:tc>
        <w:tc>
          <w:tcPr>
            <w:tcW w:w="1093" w:type="dxa"/>
            <w:vAlign w:val="bottom"/>
            <w:tcPrChange w:id="1233" w:author="Alhabibi, Haider@Energy" w:date="2023-08-14T16:59:00Z">
              <w:tcPr>
                <w:tcW w:w="1218" w:type="dxa"/>
                <w:vAlign w:val="bottom"/>
              </w:tcPr>
            </w:tcPrChange>
          </w:tcPr>
          <w:p w14:paraId="5400BE59" w14:textId="77777777" w:rsidR="00B44E35" w:rsidRPr="00B63041" w:rsidRDefault="00B44E35" w:rsidP="00B44E35">
            <w:pPr>
              <w:keepNext/>
              <w:jc w:val="center"/>
              <w:rPr>
                <w:rFonts w:asciiTheme="minorHAnsi" w:hAnsiTheme="minorHAnsi" w:cstheme="minorHAnsi"/>
                <w:sz w:val="22"/>
                <w:szCs w:val="22"/>
                <w:rPrChange w:id="1234" w:author="Alhabibi, Haider@Energy" w:date="2023-08-14T16:57:00Z">
                  <w:rPr>
                    <w:rFonts w:ascii="Calibri" w:hAnsi="Calibri"/>
                    <w:sz w:val="18"/>
                    <w:szCs w:val="18"/>
                  </w:rPr>
                </w:rPrChange>
              </w:rPr>
            </w:pPr>
            <w:r w:rsidRPr="00B63041">
              <w:rPr>
                <w:rFonts w:asciiTheme="minorHAnsi" w:hAnsiTheme="minorHAnsi" w:cstheme="minorHAnsi"/>
                <w:sz w:val="22"/>
                <w:szCs w:val="22"/>
                <w:rPrChange w:id="1235" w:author="Alhabibi, Haider@Energy" w:date="2023-08-14T16:57:00Z">
                  <w:rPr>
                    <w:rFonts w:ascii="Calibri" w:hAnsi="Calibri"/>
                    <w:sz w:val="18"/>
                    <w:szCs w:val="18"/>
                  </w:rPr>
                </w:rPrChange>
              </w:rPr>
              <w:t>Cooling System Type</w:t>
            </w:r>
          </w:p>
        </w:tc>
        <w:tc>
          <w:tcPr>
            <w:tcW w:w="1094" w:type="dxa"/>
            <w:vAlign w:val="bottom"/>
            <w:tcPrChange w:id="1236" w:author="Alhabibi, Haider@Energy" w:date="2023-08-14T16:59:00Z">
              <w:tcPr>
                <w:tcW w:w="1218" w:type="dxa"/>
                <w:vAlign w:val="bottom"/>
              </w:tcPr>
            </w:tcPrChange>
          </w:tcPr>
          <w:p w14:paraId="3B934AED" w14:textId="77777777" w:rsidR="00B44E35" w:rsidRPr="00B63041" w:rsidRDefault="00B44E35" w:rsidP="00B44E35">
            <w:pPr>
              <w:keepNext/>
              <w:jc w:val="center"/>
              <w:rPr>
                <w:rFonts w:asciiTheme="minorHAnsi" w:hAnsiTheme="minorHAnsi" w:cstheme="minorHAnsi"/>
                <w:sz w:val="22"/>
                <w:szCs w:val="22"/>
                <w:rPrChange w:id="1237" w:author="Alhabibi, Haider@Energy" w:date="2023-08-14T16:57:00Z">
                  <w:rPr>
                    <w:rFonts w:ascii="Calibri" w:hAnsi="Calibri"/>
                    <w:sz w:val="18"/>
                    <w:szCs w:val="18"/>
                  </w:rPr>
                </w:rPrChange>
              </w:rPr>
            </w:pPr>
            <w:r w:rsidRPr="00B63041">
              <w:rPr>
                <w:rFonts w:asciiTheme="minorHAnsi" w:hAnsiTheme="minorHAnsi" w:cstheme="minorHAnsi"/>
                <w:sz w:val="22"/>
                <w:szCs w:val="22"/>
                <w:rPrChange w:id="1238" w:author="Alhabibi, Haider@Energy" w:date="2023-08-14T16:57:00Z">
                  <w:rPr>
                    <w:rFonts w:ascii="Calibri" w:hAnsi="Calibri"/>
                    <w:sz w:val="18"/>
                    <w:szCs w:val="18"/>
                  </w:rPr>
                </w:rPrChange>
              </w:rPr>
              <w:t>Altered</w:t>
            </w:r>
          </w:p>
          <w:p w14:paraId="1CAE43D6" w14:textId="77777777" w:rsidR="00B44E35" w:rsidRPr="00B63041" w:rsidRDefault="00B44E35" w:rsidP="00B44E35">
            <w:pPr>
              <w:keepNext/>
              <w:jc w:val="center"/>
              <w:rPr>
                <w:rFonts w:asciiTheme="minorHAnsi" w:hAnsiTheme="minorHAnsi" w:cstheme="minorHAnsi"/>
                <w:sz w:val="22"/>
                <w:szCs w:val="22"/>
                <w:rPrChange w:id="1239" w:author="Alhabibi, Haider@Energy" w:date="2023-08-14T16:57:00Z">
                  <w:rPr>
                    <w:rFonts w:ascii="Calibri" w:hAnsi="Calibri"/>
                    <w:sz w:val="18"/>
                    <w:szCs w:val="18"/>
                  </w:rPr>
                </w:rPrChange>
              </w:rPr>
            </w:pPr>
            <w:r w:rsidRPr="00B63041">
              <w:rPr>
                <w:rFonts w:asciiTheme="minorHAnsi" w:hAnsiTheme="minorHAnsi" w:cstheme="minorHAnsi"/>
                <w:sz w:val="22"/>
                <w:szCs w:val="22"/>
                <w:rPrChange w:id="1240" w:author="Alhabibi, Haider@Energy" w:date="2023-08-14T16:57:00Z">
                  <w:rPr>
                    <w:rFonts w:ascii="Calibri" w:hAnsi="Calibri"/>
                    <w:sz w:val="18"/>
                    <w:szCs w:val="18"/>
                  </w:rPr>
                </w:rPrChange>
              </w:rPr>
              <w:t>Cooling Components</w:t>
            </w:r>
          </w:p>
        </w:tc>
        <w:tc>
          <w:tcPr>
            <w:tcW w:w="1093" w:type="dxa"/>
            <w:vAlign w:val="bottom"/>
            <w:tcPrChange w:id="1241" w:author="Alhabibi, Haider@Energy" w:date="2023-08-14T16:59:00Z">
              <w:tcPr>
                <w:tcW w:w="1218" w:type="dxa"/>
                <w:vAlign w:val="bottom"/>
              </w:tcPr>
            </w:tcPrChange>
          </w:tcPr>
          <w:p w14:paraId="646D2522" w14:textId="77777777" w:rsidR="00B44E35" w:rsidRPr="00B63041" w:rsidRDefault="00B44E35" w:rsidP="00B44E35">
            <w:pPr>
              <w:keepNext/>
              <w:jc w:val="center"/>
              <w:rPr>
                <w:rFonts w:asciiTheme="minorHAnsi" w:hAnsiTheme="minorHAnsi" w:cstheme="minorHAnsi"/>
                <w:sz w:val="22"/>
                <w:szCs w:val="22"/>
                <w:rPrChange w:id="1242" w:author="Alhabibi, Haider@Energy" w:date="2023-08-14T16:57:00Z">
                  <w:rPr>
                    <w:rFonts w:ascii="Calibri" w:hAnsi="Calibri"/>
                    <w:sz w:val="18"/>
                    <w:szCs w:val="18"/>
                  </w:rPr>
                </w:rPrChange>
              </w:rPr>
            </w:pPr>
            <w:r w:rsidRPr="00B63041">
              <w:rPr>
                <w:rFonts w:asciiTheme="minorHAnsi" w:hAnsiTheme="minorHAnsi" w:cstheme="minorHAnsi"/>
                <w:sz w:val="22"/>
                <w:szCs w:val="22"/>
                <w:rPrChange w:id="1243" w:author="Alhabibi, Haider@Energy" w:date="2023-08-14T16:57:00Z">
                  <w:rPr>
                    <w:rFonts w:ascii="Calibri" w:hAnsi="Calibri"/>
                    <w:sz w:val="16"/>
                    <w:szCs w:val="16"/>
                  </w:rPr>
                </w:rPrChange>
              </w:rPr>
              <w:t>Cooling Efficiency Type</w:t>
            </w:r>
          </w:p>
        </w:tc>
        <w:tc>
          <w:tcPr>
            <w:tcW w:w="1093" w:type="dxa"/>
            <w:vAlign w:val="bottom"/>
            <w:tcPrChange w:id="1244" w:author="Alhabibi, Haider@Energy" w:date="2023-08-14T16:59:00Z">
              <w:tcPr>
                <w:tcW w:w="1218" w:type="dxa"/>
                <w:vAlign w:val="bottom"/>
              </w:tcPr>
            </w:tcPrChange>
          </w:tcPr>
          <w:p w14:paraId="4A3672A0" w14:textId="77777777" w:rsidR="00B44E35" w:rsidRPr="00B63041" w:rsidRDefault="00B44E35" w:rsidP="00B44E35">
            <w:pPr>
              <w:keepNext/>
              <w:jc w:val="center"/>
              <w:rPr>
                <w:rFonts w:asciiTheme="minorHAnsi" w:hAnsiTheme="minorHAnsi" w:cstheme="minorHAnsi"/>
                <w:sz w:val="22"/>
                <w:szCs w:val="22"/>
                <w:rPrChange w:id="1245" w:author="Alhabibi, Haider@Energy" w:date="2023-08-14T16:57:00Z">
                  <w:rPr>
                    <w:rFonts w:ascii="Calibri" w:hAnsi="Calibri"/>
                    <w:sz w:val="16"/>
                    <w:szCs w:val="16"/>
                  </w:rPr>
                </w:rPrChange>
              </w:rPr>
            </w:pPr>
            <w:r w:rsidRPr="00B63041">
              <w:rPr>
                <w:rFonts w:asciiTheme="minorHAnsi" w:hAnsiTheme="minorHAnsi" w:cstheme="minorHAnsi"/>
                <w:sz w:val="22"/>
                <w:szCs w:val="22"/>
                <w:rPrChange w:id="1246" w:author="Alhabibi, Haider@Energy" w:date="2023-08-14T16:57:00Z">
                  <w:rPr>
                    <w:rFonts w:ascii="Calibri" w:hAnsi="Calibri"/>
                    <w:sz w:val="16"/>
                    <w:szCs w:val="16"/>
                  </w:rPr>
                </w:rPrChange>
              </w:rPr>
              <w:t xml:space="preserve">Cooling </w:t>
            </w:r>
          </w:p>
          <w:p w14:paraId="25D845D5" w14:textId="143B6FDA" w:rsidR="00B44E35" w:rsidRPr="00B63041" w:rsidRDefault="00B44E35" w:rsidP="00B44E35">
            <w:pPr>
              <w:keepNext/>
              <w:jc w:val="center"/>
              <w:rPr>
                <w:rFonts w:asciiTheme="minorHAnsi" w:hAnsiTheme="minorHAnsi" w:cstheme="minorHAnsi"/>
                <w:sz w:val="22"/>
                <w:szCs w:val="22"/>
                <w:rPrChange w:id="1247" w:author="Alhabibi, Haider@Energy" w:date="2023-08-14T16:57:00Z">
                  <w:rPr>
                    <w:rFonts w:ascii="Calibri" w:hAnsi="Calibri"/>
                    <w:sz w:val="18"/>
                    <w:szCs w:val="18"/>
                  </w:rPr>
                </w:rPrChange>
              </w:rPr>
            </w:pPr>
            <w:r w:rsidRPr="00B63041">
              <w:rPr>
                <w:rFonts w:asciiTheme="minorHAnsi" w:hAnsiTheme="minorHAnsi" w:cstheme="minorHAnsi"/>
                <w:sz w:val="22"/>
                <w:szCs w:val="22"/>
                <w:rPrChange w:id="1248" w:author="Alhabibi, Haider@Energy" w:date="2023-08-14T16:57:00Z">
                  <w:rPr>
                    <w:rFonts w:ascii="Calibri" w:hAnsi="Calibri"/>
                    <w:sz w:val="16"/>
                    <w:szCs w:val="16"/>
                  </w:rPr>
                </w:rPrChange>
              </w:rPr>
              <w:t>Minimum Efficiency Value</w:t>
            </w:r>
            <w:ins w:id="1249" w:author="Grewing, Kyle@Energy" w:date="2023-08-14T13:53:00Z">
              <w:r w:rsidR="007E2011" w:rsidRPr="00B63041">
                <w:rPr>
                  <w:rFonts w:asciiTheme="minorHAnsi" w:hAnsiTheme="minorHAnsi" w:cstheme="minorHAnsi"/>
                  <w:sz w:val="22"/>
                  <w:szCs w:val="22"/>
                  <w:rPrChange w:id="1250" w:author="Alhabibi, Haider@Energy" w:date="2023-08-14T16:57:00Z">
                    <w:rPr>
                      <w:rFonts w:asciiTheme="minorHAnsi" w:hAnsiTheme="minorHAnsi" w:cstheme="minorHAnsi"/>
                    </w:rPr>
                  </w:rPrChange>
                </w:rPr>
                <w:t xml:space="preserve"> SEER/SEER2</w:t>
              </w:r>
            </w:ins>
          </w:p>
        </w:tc>
        <w:tc>
          <w:tcPr>
            <w:tcW w:w="1094" w:type="dxa"/>
            <w:tcPrChange w:id="1251" w:author="Alhabibi, Haider@Energy" w:date="2023-08-14T16:59:00Z">
              <w:tcPr>
                <w:tcW w:w="1199" w:type="dxa"/>
                <w:gridSpan w:val="2"/>
              </w:tcPr>
            </w:tcPrChange>
          </w:tcPr>
          <w:p w14:paraId="1262ECE3" w14:textId="341D996A" w:rsidR="00B44E35" w:rsidRPr="00B63041" w:rsidRDefault="00B44E35" w:rsidP="00B44E35">
            <w:pPr>
              <w:keepNext/>
              <w:jc w:val="center"/>
              <w:rPr>
                <w:rFonts w:asciiTheme="minorHAnsi" w:hAnsiTheme="minorHAnsi" w:cstheme="minorHAnsi"/>
                <w:sz w:val="22"/>
                <w:szCs w:val="22"/>
                <w:rPrChange w:id="1252" w:author="Alhabibi, Haider@Energy" w:date="2023-08-14T16:57:00Z">
                  <w:rPr>
                    <w:rFonts w:asciiTheme="minorHAnsi" w:hAnsiTheme="minorHAnsi" w:cstheme="minorHAnsi"/>
                  </w:rPr>
                </w:rPrChange>
              </w:rPr>
            </w:pPr>
            <w:ins w:id="1253" w:author="Grewing, Kyle@Energy" w:date="2023-08-11T11:31:00Z">
              <w:r w:rsidRPr="00B63041">
                <w:rPr>
                  <w:rStyle w:val="ui-provider"/>
                  <w:rFonts w:asciiTheme="minorHAnsi" w:hAnsiTheme="minorHAnsi" w:cstheme="minorHAnsi"/>
                  <w:sz w:val="22"/>
                  <w:szCs w:val="22"/>
                  <w:rPrChange w:id="1254" w:author="Alhabibi, Haider@Energy" w:date="2023-08-14T16:57:00Z">
                    <w:rPr>
                      <w:rStyle w:val="ui-provider"/>
                      <w:rFonts w:asciiTheme="minorHAnsi" w:hAnsiTheme="minorHAnsi" w:cstheme="minorHAnsi"/>
                    </w:rPr>
                  </w:rPrChange>
                </w:rPr>
                <w:t>Cooling Minimum Efficiency Value EER/EER2/CEER</w:t>
              </w:r>
            </w:ins>
          </w:p>
        </w:tc>
        <w:tc>
          <w:tcPr>
            <w:tcW w:w="1093" w:type="dxa"/>
            <w:vAlign w:val="bottom"/>
            <w:tcPrChange w:id="1255" w:author="Alhabibi, Haider@Energy" w:date="2023-08-14T16:59:00Z">
              <w:tcPr>
                <w:tcW w:w="1218" w:type="dxa"/>
                <w:vAlign w:val="bottom"/>
              </w:tcPr>
            </w:tcPrChange>
          </w:tcPr>
          <w:p w14:paraId="74FBD0D2" w14:textId="6F0AF4EC" w:rsidR="00B44E35" w:rsidRPr="00B63041" w:rsidRDefault="00B44E35" w:rsidP="00B44E35">
            <w:pPr>
              <w:keepNext/>
              <w:jc w:val="center"/>
              <w:rPr>
                <w:rFonts w:asciiTheme="minorHAnsi" w:hAnsiTheme="minorHAnsi" w:cstheme="minorHAnsi"/>
                <w:sz w:val="22"/>
                <w:szCs w:val="22"/>
                <w:rPrChange w:id="1256" w:author="Alhabibi, Haider@Energy" w:date="2023-08-14T16:57:00Z">
                  <w:rPr>
                    <w:rFonts w:ascii="Calibri" w:hAnsi="Calibri"/>
                    <w:sz w:val="18"/>
                    <w:szCs w:val="18"/>
                  </w:rPr>
                </w:rPrChange>
              </w:rPr>
            </w:pPr>
            <w:r w:rsidRPr="00B63041">
              <w:rPr>
                <w:rFonts w:asciiTheme="minorHAnsi" w:hAnsiTheme="minorHAnsi" w:cstheme="minorHAnsi"/>
                <w:sz w:val="22"/>
                <w:szCs w:val="22"/>
                <w:rPrChange w:id="1257" w:author="Alhabibi, Haider@Energy" w:date="2023-08-14T16:57:00Z">
                  <w:rPr>
                    <w:rFonts w:ascii="Calibri" w:hAnsi="Calibri"/>
                    <w:sz w:val="18"/>
                    <w:szCs w:val="18"/>
                  </w:rPr>
                </w:rPrChange>
              </w:rPr>
              <w:t>Required Thermostat</w:t>
            </w:r>
            <w:r w:rsidRPr="00B63041">
              <w:rPr>
                <w:rFonts w:asciiTheme="minorHAnsi" w:hAnsiTheme="minorHAnsi" w:cstheme="minorHAnsi"/>
                <w:sz w:val="22"/>
                <w:szCs w:val="22"/>
                <w:rPrChange w:id="1258" w:author="Alhabibi, Haider@Energy" w:date="2023-08-14T16:57:00Z">
                  <w:rPr>
                    <w:rFonts w:ascii="Calibri" w:hAnsi="Calibri"/>
                    <w:sz w:val="18"/>
                    <w:szCs w:val="18"/>
                  </w:rPr>
                </w:rPrChange>
              </w:rPr>
              <w:br/>
              <w:t>Type</w:t>
            </w:r>
          </w:p>
        </w:tc>
        <w:tc>
          <w:tcPr>
            <w:tcW w:w="1094" w:type="dxa"/>
            <w:vAlign w:val="bottom"/>
            <w:tcPrChange w:id="1259" w:author="Alhabibi, Haider@Energy" w:date="2023-08-14T16:59:00Z">
              <w:tcPr>
                <w:tcW w:w="1218" w:type="dxa"/>
                <w:vAlign w:val="bottom"/>
              </w:tcPr>
            </w:tcPrChange>
          </w:tcPr>
          <w:p w14:paraId="7B86FD53" w14:textId="77777777" w:rsidR="00B44E35" w:rsidRPr="00B63041" w:rsidRDefault="00B44E35" w:rsidP="00B44E35">
            <w:pPr>
              <w:keepNext/>
              <w:jc w:val="center"/>
              <w:rPr>
                <w:rFonts w:asciiTheme="minorHAnsi" w:hAnsiTheme="minorHAnsi" w:cstheme="minorHAnsi"/>
                <w:sz w:val="22"/>
                <w:szCs w:val="22"/>
                <w:rPrChange w:id="1260" w:author="Alhabibi, Haider@Energy" w:date="2023-08-14T16:57:00Z">
                  <w:rPr>
                    <w:rFonts w:ascii="Calibri" w:hAnsi="Calibri"/>
                    <w:sz w:val="18"/>
                    <w:szCs w:val="18"/>
                  </w:rPr>
                </w:rPrChange>
              </w:rPr>
            </w:pPr>
            <w:r w:rsidRPr="00B63041">
              <w:rPr>
                <w:rFonts w:asciiTheme="minorHAnsi" w:hAnsiTheme="minorHAnsi" w:cstheme="minorHAnsi"/>
                <w:sz w:val="22"/>
                <w:szCs w:val="22"/>
                <w:rPrChange w:id="1261" w:author="Alhabibi, Haider@Energy" w:date="2023-08-14T16:57:00Z">
                  <w:rPr>
                    <w:rFonts w:ascii="Calibri" w:hAnsi="Calibri"/>
                    <w:sz w:val="18"/>
                    <w:szCs w:val="18"/>
                  </w:rPr>
                </w:rPrChange>
              </w:rPr>
              <w:t xml:space="preserve">New Duct </w:t>
            </w:r>
            <w:r w:rsidRPr="00B63041">
              <w:rPr>
                <w:rFonts w:asciiTheme="minorHAnsi" w:hAnsiTheme="minorHAnsi" w:cstheme="minorHAnsi"/>
                <w:sz w:val="22"/>
                <w:szCs w:val="22"/>
                <w:rPrChange w:id="1262" w:author="Alhabibi, Haider@Energy" w:date="2023-08-14T16:57:00Z">
                  <w:rPr>
                    <w:rFonts w:ascii="Calibri" w:hAnsi="Calibri"/>
                    <w:sz w:val="18"/>
                    <w:szCs w:val="18"/>
                  </w:rPr>
                </w:rPrChange>
              </w:rPr>
              <w:br/>
              <w:t>R-Value</w:t>
            </w:r>
          </w:p>
        </w:tc>
      </w:tr>
      <w:tr w:rsidR="00B44E35" w:rsidRPr="00EB4E7D" w14:paraId="7818714F" w14:textId="77777777" w:rsidTr="00904F9E">
        <w:tblPrEx>
          <w:tblPrExChange w:id="1263" w:author="Alhabibi, Haider@Energy" w:date="2023-08-14T16:59:00Z">
            <w:tblPrEx>
              <w:tblW w:w="5000" w:type="pct"/>
            </w:tblPrEx>
          </w:tblPrExChange>
        </w:tblPrEx>
        <w:trPr>
          <w:trHeight w:val="426"/>
          <w:trPrChange w:id="1264" w:author="Alhabibi, Haider@Energy" w:date="2023-08-14T16:59:00Z">
            <w:trPr>
              <w:trHeight w:val="432"/>
            </w:trPr>
          </w:trPrChange>
        </w:trPr>
        <w:tc>
          <w:tcPr>
            <w:tcW w:w="1093" w:type="dxa"/>
            <w:shd w:val="clear" w:color="auto" w:fill="auto"/>
            <w:tcPrChange w:id="1265" w:author="Alhabibi, Haider@Energy" w:date="2023-08-14T16:59:00Z">
              <w:tcPr>
                <w:tcW w:w="1218" w:type="dxa"/>
                <w:shd w:val="clear" w:color="auto" w:fill="auto"/>
              </w:tcPr>
            </w:tcPrChange>
          </w:tcPr>
          <w:p w14:paraId="040DF268" w14:textId="77777777" w:rsidR="00B44E35" w:rsidRPr="00EB4E7D" w:rsidRDefault="00B44E35" w:rsidP="00B44E35">
            <w:pPr>
              <w:keepNext/>
              <w:jc w:val="center"/>
              <w:rPr>
                <w:rFonts w:asciiTheme="minorHAnsi" w:hAnsiTheme="minorHAnsi" w:cstheme="minorHAnsi"/>
                <w:rPrChange w:id="1266" w:author="Alhabibi, Haider@Energy" w:date="2023-08-14T16:28:00Z">
                  <w:rPr>
                    <w:rFonts w:ascii="Calibri" w:hAnsi="Calibri"/>
                    <w:sz w:val="18"/>
                    <w:szCs w:val="18"/>
                  </w:rPr>
                </w:rPrChange>
              </w:rPr>
            </w:pPr>
          </w:p>
        </w:tc>
        <w:tc>
          <w:tcPr>
            <w:tcW w:w="1093" w:type="dxa"/>
            <w:tcPrChange w:id="1267" w:author="Alhabibi, Haider@Energy" w:date="2023-08-14T16:59:00Z">
              <w:tcPr>
                <w:tcW w:w="1218" w:type="dxa"/>
              </w:tcPr>
            </w:tcPrChange>
          </w:tcPr>
          <w:p w14:paraId="26192519" w14:textId="77777777" w:rsidR="00B44E35" w:rsidRPr="00EB4E7D" w:rsidRDefault="00B44E35" w:rsidP="00B44E35">
            <w:pPr>
              <w:keepNext/>
              <w:jc w:val="center"/>
              <w:rPr>
                <w:rFonts w:asciiTheme="minorHAnsi" w:hAnsiTheme="minorHAnsi" w:cstheme="minorHAnsi"/>
                <w:rPrChange w:id="1268" w:author="Alhabibi, Haider@Energy" w:date="2023-08-14T16:28:00Z">
                  <w:rPr>
                    <w:rFonts w:ascii="Calibri" w:hAnsi="Calibri"/>
                    <w:sz w:val="18"/>
                    <w:szCs w:val="18"/>
                  </w:rPr>
                </w:rPrChange>
              </w:rPr>
            </w:pPr>
          </w:p>
        </w:tc>
        <w:tc>
          <w:tcPr>
            <w:tcW w:w="1094" w:type="dxa"/>
            <w:shd w:val="clear" w:color="auto" w:fill="auto"/>
            <w:tcPrChange w:id="1269" w:author="Alhabibi, Haider@Energy" w:date="2023-08-14T16:59:00Z">
              <w:tcPr>
                <w:tcW w:w="1218" w:type="dxa"/>
                <w:shd w:val="clear" w:color="auto" w:fill="auto"/>
              </w:tcPr>
            </w:tcPrChange>
          </w:tcPr>
          <w:p w14:paraId="2DB0F518" w14:textId="77777777" w:rsidR="00B44E35" w:rsidRPr="00EB4E7D" w:rsidRDefault="00B44E35" w:rsidP="00B44E35">
            <w:pPr>
              <w:keepNext/>
              <w:jc w:val="center"/>
              <w:rPr>
                <w:rFonts w:asciiTheme="minorHAnsi" w:hAnsiTheme="minorHAnsi" w:cstheme="minorHAnsi"/>
                <w:rPrChange w:id="1270" w:author="Alhabibi, Haider@Energy" w:date="2023-08-14T16:28:00Z">
                  <w:rPr>
                    <w:rFonts w:ascii="Calibri" w:hAnsi="Calibri"/>
                    <w:sz w:val="18"/>
                    <w:szCs w:val="18"/>
                  </w:rPr>
                </w:rPrChange>
              </w:rPr>
            </w:pPr>
          </w:p>
        </w:tc>
        <w:tc>
          <w:tcPr>
            <w:tcW w:w="1093" w:type="dxa"/>
            <w:tcPrChange w:id="1271" w:author="Alhabibi, Haider@Energy" w:date="2023-08-14T16:59:00Z">
              <w:tcPr>
                <w:tcW w:w="1218" w:type="dxa"/>
              </w:tcPr>
            </w:tcPrChange>
          </w:tcPr>
          <w:p w14:paraId="78B7585B" w14:textId="77777777" w:rsidR="00B44E35" w:rsidRPr="00EB4E7D" w:rsidRDefault="00B44E35" w:rsidP="00B44E35">
            <w:pPr>
              <w:keepNext/>
              <w:jc w:val="center"/>
              <w:rPr>
                <w:rFonts w:asciiTheme="minorHAnsi" w:hAnsiTheme="minorHAnsi" w:cstheme="minorHAnsi"/>
                <w:rPrChange w:id="1272" w:author="Alhabibi, Haider@Energy" w:date="2023-08-14T16:28:00Z">
                  <w:rPr>
                    <w:rFonts w:ascii="Calibri" w:hAnsi="Calibri"/>
                    <w:sz w:val="18"/>
                    <w:szCs w:val="18"/>
                  </w:rPr>
                </w:rPrChange>
              </w:rPr>
            </w:pPr>
          </w:p>
        </w:tc>
        <w:tc>
          <w:tcPr>
            <w:tcW w:w="1093" w:type="dxa"/>
            <w:tcPrChange w:id="1273" w:author="Alhabibi, Haider@Energy" w:date="2023-08-14T16:59:00Z">
              <w:tcPr>
                <w:tcW w:w="1218" w:type="dxa"/>
              </w:tcPr>
            </w:tcPrChange>
          </w:tcPr>
          <w:p w14:paraId="2CC59591" w14:textId="77777777" w:rsidR="00B44E35" w:rsidRPr="00EB4E7D" w:rsidRDefault="00B44E35" w:rsidP="00B44E35">
            <w:pPr>
              <w:keepNext/>
              <w:jc w:val="center"/>
              <w:rPr>
                <w:rFonts w:asciiTheme="minorHAnsi" w:hAnsiTheme="minorHAnsi" w:cstheme="minorHAnsi"/>
                <w:rPrChange w:id="1274" w:author="Alhabibi, Haider@Energy" w:date="2023-08-14T16:28:00Z">
                  <w:rPr>
                    <w:rFonts w:ascii="Calibri" w:hAnsi="Calibri"/>
                    <w:sz w:val="18"/>
                    <w:szCs w:val="18"/>
                  </w:rPr>
                </w:rPrChange>
              </w:rPr>
            </w:pPr>
          </w:p>
        </w:tc>
        <w:tc>
          <w:tcPr>
            <w:tcW w:w="1094" w:type="dxa"/>
            <w:tcPrChange w:id="1275" w:author="Alhabibi, Haider@Energy" w:date="2023-08-14T16:59:00Z">
              <w:tcPr>
                <w:tcW w:w="1218" w:type="dxa"/>
              </w:tcPr>
            </w:tcPrChange>
          </w:tcPr>
          <w:p w14:paraId="3307B4EB" w14:textId="77777777" w:rsidR="00B44E35" w:rsidRPr="00EB4E7D" w:rsidRDefault="00B44E35" w:rsidP="00B44E35">
            <w:pPr>
              <w:keepNext/>
              <w:jc w:val="center"/>
              <w:rPr>
                <w:rFonts w:asciiTheme="minorHAnsi" w:hAnsiTheme="minorHAnsi" w:cstheme="minorHAnsi"/>
                <w:rPrChange w:id="1276" w:author="Alhabibi, Haider@Energy" w:date="2023-08-14T16:28:00Z">
                  <w:rPr>
                    <w:rFonts w:ascii="Calibri" w:hAnsi="Calibri"/>
                    <w:sz w:val="18"/>
                    <w:szCs w:val="18"/>
                  </w:rPr>
                </w:rPrChange>
              </w:rPr>
            </w:pPr>
          </w:p>
        </w:tc>
        <w:tc>
          <w:tcPr>
            <w:tcW w:w="1093" w:type="dxa"/>
            <w:tcPrChange w:id="1277" w:author="Alhabibi, Haider@Energy" w:date="2023-08-14T16:59:00Z">
              <w:tcPr>
                <w:tcW w:w="1218" w:type="dxa"/>
              </w:tcPr>
            </w:tcPrChange>
          </w:tcPr>
          <w:p w14:paraId="49B45BA9" w14:textId="77777777" w:rsidR="00B44E35" w:rsidRPr="00EB4E7D" w:rsidRDefault="00B44E35" w:rsidP="00B44E35">
            <w:pPr>
              <w:keepNext/>
              <w:jc w:val="center"/>
              <w:rPr>
                <w:rFonts w:asciiTheme="minorHAnsi" w:hAnsiTheme="minorHAnsi" w:cstheme="minorHAnsi"/>
                <w:rPrChange w:id="1278" w:author="Alhabibi, Haider@Energy" w:date="2023-08-14T16:28:00Z">
                  <w:rPr>
                    <w:rFonts w:ascii="Calibri" w:hAnsi="Calibri"/>
                    <w:sz w:val="18"/>
                    <w:szCs w:val="18"/>
                  </w:rPr>
                </w:rPrChange>
              </w:rPr>
            </w:pPr>
          </w:p>
        </w:tc>
        <w:tc>
          <w:tcPr>
            <w:tcW w:w="1094" w:type="dxa"/>
            <w:tcPrChange w:id="1279" w:author="Alhabibi, Haider@Energy" w:date="2023-08-14T16:59:00Z">
              <w:tcPr>
                <w:tcW w:w="1218" w:type="dxa"/>
              </w:tcPr>
            </w:tcPrChange>
          </w:tcPr>
          <w:p w14:paraId="272D3664" w14:textId="77777777" w:rsidR="00B44E35" w:rsidRPr="00EB4E7D" w:rsidRDefault="00B44E35" w:rsidP="00B44E35">
            <w:pPr>
              <w:keepNext/>
              <w:jc w:val="center"/>
              <w:rPr>
                <w:rFonts w:asciiTheme="minorHAnsi" w:hAnsiTheme="minorHAnsi" w:cstheme="minorHAnsi"/>
                <w:rPrChange w:id="1280" w:author="Alhabibi, Haider@Energy" w:date="2023-08-14T16:28:00Z">
                  <w:rPr>
                    <w:rFonts w:ascii="Calibri" w:hAnsi="Calibri"/>
                    <w:sz w:val="18"/>
                    <w:szCs w:val="18"/>
                  </w:rPr>
                </w:rPrChange>
              </w:rPr>
            </w:pPr>
          </w:p>
        </w:tc>
        <w:tc>
          <w:tcPr>
            <w:tcW w:w="1093" w:type="dxa"/>
            <w:tcPrChange w:id="1281" w:author="Alhabibi, Haider@Energy" w:date="2023-08-14T16:59:00Z">
              <w:tcPr>
                <w:tcW w:w="1218" w:type="dxa"/>
              </w:tcPr>
            </w:tcPrChange>
          </w:tcPr>
          <w:p w14:paraId="0C8C658F" w14:textId="77777777" w:rsidR="00B44E35" w:rsidRPr="00EB4E7D" w:rsidRDefault="00B44E35" w:rsidP="00B44E35">
            <w:pPr>
              <w:keepNext/>
              <w:jc w:val="center"/>
              <w:rPr>
                <w:rFonts w:asciiTheme="minorHAnsi" w:hAnsiTheme="minorHAnsi" w:cstheme="minorHAnsi"/>
                <w:rPrChange w:id="1282" w:author="Alhabibi, Haider@Energy" w:date="2023-08-14T16:28:00Z">
                  <w:rPr>
                    <w:rFonts w:ascii="Calibri" w:hAnsi="Calibri"/>
                    <w:sz w:val="18"/>
                    <w:szCs w:val="18"/>
                  </w:rPr>
                </w:rPrChange>
              </w:rPr>
            </w:pPr>
          </w:p>
        </w:tc>
        <w:tc>
          <w:tcPr>
            <w:tcW w:w="1093" w:type="dxa"/>
            <w:tcPrChange w:id="1283" w:author="Alhabibi, Haider@Energy" w:date="2023-08-14T16:59:00Z">
              <w:tcPr>
                <w:tcW w:w="1218" w:type="dxa"/>
              </w:tcPr>
            </w:tcPrChange>
          </w:tcPr>
          <w:p w14:paraId="0120E084" w14:textId="77777777" w:rsidR="00B44E35" w:rsidRPr="00EB4E7D" w:rsidRDefault="00B44E35" w:rsidP="00B44E35">
            <w:pPr>
              <w:keepNext/>
              <w:jc w:val="center"/>
              <w:rPr>
                <w:rFonts w:asciiTheme="minorHAnsi" w:hAnsiTheme="minorHAnsi" w:cstheme="minorHAnsi"/>
                <w:rPrChange w:id="1284" w:author="Alhabibi, Haider@Energy" w:date="2023-08-14T16:28:00Z">
                  <w:rPr>
                    <w:rFonts w:ascii="Calibri" w:hAnsi="Calibri"/>
                    <w:sz w:val="18"/>
                    <w:szCs w:val="18"/>
                  </w:rPr>
                </w:rPrChange>
              </w:rPr>
            </w:pPr>
          </w:p>
        </w:tc>
        <w:tc>
          <w:tcPr>
            <w:tcW w:w="1094" w:type="dxa"/>
            <w:tcPrChange w:id="1285" w:author="Alhabibi, Haider@Energy" w:date="2023-08-14T16:59:00Z">
              <w:tcPr>
                <w:tcW w:w="1199" w:type="dxa"/>
                <w:gridSpan w:val="2"/>
              </w:tcPr>
            </w:tcPrChange>
          </w:tcPr>
          <w:p w14:paraId="74CAC6C6" w14:textId="77777777" w:rsidR="00B44E35" w:rsidRPr="00EB4E7D" w:rsidRDefault="00B44E35" w:rsidP="00B44E35">
            <w:pPr>
              <w:keepNext/>
              <w:jc w:val="center"/>
              <w:rPr>
                <w:rFonts w:asciiTheme="minorHAnsi" w:hAnsiTheme="minorHAnsi" w:cstheme="minorHAnsi"/>
              </w:rPr>
            </w:pPr>
          </w:p>
        </w:tc>
        <w:tc>
          <w:tcPr>
            <w:tcW w:w="1093" w:type="dxa"/>
            <w:tcPrChange w:id="1286" w:author="Alhabibi, Haider@Energy" w:date="2023-08-14T16:59:00Z">
              <w:tcPr>
                <w:tcW w:w="1218" w:type="dxa"/>
              </w:tcPr>
            </w:tcPrChange>
          </w:tcPr>
          <w:p w14:paraId="6551D8F4" w14:textId="78266A59" w:rsidR="00B44E35" w:rsidRPr="00EB4E7D" w:rsidRDefault="00B44E35" w:rsidP="00B44E35">
            <w:pPr>
              <w:keepNext/>
              <w:jc w:val="center"/>
              <w:rPr>
                <w:rFonts w:asciiTheme="minorHAnsi" w:hAnsiTheme="minorHAnsi" w:cstheme="minorHAnsi"/>
                <w:rPrChange w:id="1287" w:author="Alhabibi, Haider@Energy" w:date="2023-08-14T16:28:00Z">
                  <w:rPr>
                    <w:rFonts w:ascii="Calibri" w:hAnsi="Calibri"/>
                    <w:sz w:val="18"/>
                    <w:szCs w:val="18"/>
                  </w:rPr>
                </w:rPrChange>
              </w:rPr>
            </w:pPr>
          </w:p>
        </w:tc>
        <w:tc>
          <w:tcPr>
            <w:tcW w:w="1094" w:type="dxa"/>
            <w:tcPrChange w:id="1288" w:author="Alhabibi, Haider@Energy" w:date="2023-08-14T16:59:00Z">
              <w:tcPr>
                <w:tcW w:w="1218" w:type="dxa"/>
              </w:tcPr>
            </w:tcPrChange>
          </w:tcPr>
          <w:p w14:paraId="0FFD00E8" w14:textId="77777777" w:rsidR="00B44E35" w:rsidRPr="00EB4E7D" w:rsidRDefault="00B44E35" w:rsidP="00B44E35">
            <w:pPr>
              <w:keepNext/>
              <w:jc w:val="center"/>
              <w:rPr>
                <w:rFonts w:asciiTheme="minorHAnsi" w:hAnsiTheme="minorHAnsi" w:cstheme="minorHAnsi"/>
                <w:rPrChange w:id="1289" w:author="Alhabibi, Haider@Energy" w:date="2023-08-14T16:28:00Z">
                  <w:rPr>
                    <w:rFonts w:ascii="Calibri" w:hAnsi="Calibri"/>
                    <w:sz w:val="18"/>
                    <w:szCs w:val="18"/>
                  </w:rPr>
                </w:rPrChange>
              </w:rPr>
            </w:pPr>
          </w:p>
        </w:tc>
      </w:tr>
      <w:tr w:rsidR="00B44E35" w:rsidRPr="00EB4E7D" w14:paraId="404EFD82" w14:textId="77777777" w:rsidTr="00904F9E">
        <w:tblPrEx>
          <w:tblPrExChange w:id="1290" w:author="Alhabibi, Haider@Energy" w:date="2023-08-14T16:59:00Z">
            <w:tblPrEx>
              <w:tblW w:w="5000" w:type="pct"/>
            </w:tblPrEx>
          </w:tblPrExChange>
        </w:tblPrEx>
        <w:trPr>
          <w:trHeight w:val="426"/>
          <w:ins w:id="1291" w:author="Grewing, Kyle@Energy" w:date="2023-08-11T11:30:00Z"/>
          <w:trPrChange w:id="1292" w:author="Alhabibi, Haider@Energy" w:date="2023-08-14T16:59:00Z">
            <w:trPr>
              <w:trHeight w:val="432"/>
            </w:trPr>
          </w:trPrChange>
        </w:trPr>
        <w:tc>
          <w:tcPr>
            <w:tcW w:w="1093" w:type="dxa"/>
            <w:shd w:val="clear" w:color="auto" w:fill="auto"/>
            <w:tcPrChange w:id="1293" w:author="Alhabibi, Haider@Energy" w:date="2023-08-14T16:59:00Z">
              <w:tcPr>
                <w:tcW w:w="1218" w:type="dxa"/>
                <w:shd w:val="clear" w:color="auto" w:fill="auto"/>
              </w:tcPr>
            </w:tcPrChange>
          </w:tcPr>
          <w:p w14:paraId="2A4C936E" w14:textId="77777777" w:rsidR="00B44E35" w:rsidRPr="00EB4E7D" w:rsidRDefault="00B44E35" w:rsidP="00B44E35">
            <w:pPr>
              <w:keepNext/>
              <w:jc w:val="center"/>
              <w:rPr>
                <w:ins w:id="1294" w:author="Grewing, Kyle@Energy" w:date="2023-08-11T11:30:00Z"/>
                <w:rFonts w:asciiTheme="minorHAnsi" w:hAnsiTheme="minorHAnsi" w:cstheme="minorHAnsi"/>
              </w:rPr>
            </w:pPr>
          </w:p>
        </w:tc>
        <w:tc>
          <w:tcPr>
            <w:tcW w:w="1093" w:type="dxa"/>
            <w:tcPrChange w:id="1295" w:author="Alhabibi, Haider@Energy" w:date="2023-08-14T16:59:00Z">
              <w:tcPr>
                <w:tcW w:w="1218" w:type="dxa"/>
              </w:tcPr>
            </w:tcPrChange>
          </w:tcPr>
          <w:p w14:paraId="56C0BD53" w14:textId="77777777" w:rsidR="00B44E35" w:rsidRPr="00EB4E7D" w:rsidRDefault="00B44E35" w:rsidP="00B44E35">
            <w:pPr>
              <w:keepNext/>
              <w:jc w:val="center"/>
              <w:rPr>
                <w:ins w:id="1296" w:author="Grewing, Kyle@Energy" w:date="2023-08-11T11:30:00Z"/>
                <w:rFonts w:asciiTheme="minorHAnsi" w:hAnsiTheme="minorHAnsi" w:cstheme="minorHAnsi"/>
              </w:rPr>
            </w:pPr>
          </w:p>
        </w:tc>
        <w:tc>
          <w:tcPr>
            <w:tcW w:w="1094" w:type="dxa"/>
            <w:shd w:val="clear" w:color="auto" w:fill="auto"/>
            <w:tcPrChange w:id="1297" w:author="Alhabibi, Haider@Energy" w:date="2023-08-14T16:59:00Z">
              <w:tcPr>
                <w:tcW w:w="1218" w:type="dxa"/>
                <w:shd w:val="clear" w:color="auto" w:fill="auto"/>
              </w:tcPr>
            </w:tcPrChange>
          </w:tcPr>
          <w:p w14:paraId="3B2BF53D" w14:textId="77777777" w:rsidR="00B44E35" w:rsidRPr="00EB4E7D" w:rsidRDefault="00B44E35" w:rsidP="00B44E35">
            <w:pPr>
              <w:keepNext/>
              <w:jc w:val="center"/>
              <w:rPr>
                <w:ins w:id="1298" w:author="Grewing, Kyle@Energy" w:date="2023-08-11T11:30:00Z"/>
                <w:rFonts w:asciiTheme="minorHAnsi" w:hAnsiTheme="minorHAnsi" w:cstheme="minorHAnsi"/>
              </w:rPr>
            </w:pPr>
          </w:p>
        </w:tc>
        <w:tc>
          <w:tcPr>
            <w:tcW w:w="1093" w:type="dxa"/>
            <w:tcPrChange w:id="1299" w:author="Alhabibi, Haider@Energy" w:date="2023-08-14T16:59:00Z">
              <w:tcPr>
                <w:tcW w:w="1218" w:type="dxa"/>
              </w:tcPr>
            </w:tcPrChange>
          </w:tcPr>
          <w:p w14:paraId="206C0811" w14:textId="77777777" w:rsidR="00B44E35" w:rsidRPr="00EB4E7D" w:rsidRDefault="00B44E35" w:rsidP="00B44E35">
            <w:pPr>
              <w:keepNext/>
              <w:jc w:val="center"/>
              <w:rPr>
                <w:ins w:id="1300" w:author="Grewing, Kyle@Energy" w:date="2023-08-11T11:30:00Z"/>
                <w:rFonts w:asciiTheme="minorHAnsi" w:hAnsiTheme="minorHAnsi" w:cstheme="minorHAnsi"/>
              </w:rPr>
            </w:pPr>
          </w:p>
        </w:tc>
        <w:tc>
          <w:tcPr>
            <w:tcW w:w="1093" w:type="dxa"/>
            <w:tcPrChange w:id="1301" w:author="Alhabibi, Haider@Energy" w:date="2023-08-14T16:59:00Z">
              <w:tcPr>
                <w:tcW w:w="1218" w:type="dxa"/>
              </w:tcPr>
            </w:tcPrChange>
          </w:tcPr>
          <w:p w14:paraId="6B7E4505" w14:textId="77777777" w:rsidR="00B44E35" w:rsidRPr="00EB4E7D" w:rsidRDefault="00B44E35" w:rsidP="00B44E35">
            <w:pPr>
              <w:keepNext/>
              <w:jc w:val="center"/>
              <w:rPr>
                <w:ins w:id="1302" w:author="Grewing, Kyle@Energy" w:date="2023-08-11T11:30:00Z"/>
                <w:rFonts w:asciiTheme="minorHAnsi" w:hAnsiTheme="minorHAnsi" w:cstheme="minorHAnsi"/>
              </w:rPr>
            </w:pPr>
          </w:p>
        </w:tc>
        <w:tc>
          <w:tcPr>
            <w:tcW w:w="1094" w:type="dxa"/>
            <w:tcPrChange w:id="1303" w:author="Alhabibi, Haider@Energy" w:date="2023-08-14T16:59:00Z">
              <w:tcPr>
                <w:tcW w:w="1218" w:type="dxa"/>
              </w:tcPr>
            </w:tcPrChange>
          </w:tcPr>
          <w:p w14:paraId="662AD0A4" w14:textId="77777777" w:rsidR="00B44E35" w:rsidRPr="00EB4E7D" w:rsidRDefault="00B44E35" w:rsidP="00B44E35">
            <w:pPr>
              <w:keepNext/>
              <w:jc w:val="center"/>
              <w:rPr>
                <w:ins w:id="1304" w:author="Grewing, Kyle@Energy" w:date="2023-08-11T11:30:00Z"/>
                <w:rFonts w:asciiTheme="minorHAnsi" w:hAnsiTheme="minorHAnsi" w:cstheme="minorHAnsi"/>
              </w:rPr>
            </w:pPr>
          </w:p>
        </w:tc>
        <w:tc>
          <w:tcPr>
            <w:tcW w:w="1093" w:type="dxa"/>
            <w:tcPrChange w:id="1305" w:author="Alhabibi, Haider@Energy" w:date="2023-08-14T16:59:00Z">
              <w:tcPr>
                <w:tcW w:w="1218" w:type="dxa"/>
              </w:tcPr>
            </w:tcPrChange>
          </w:tcPr>
          <w:p w14:paraId="13931F4A" w14:textId="77777777" w:rsidR="00B44E35" w:rsidRPr="00EB4E7D" w:rsidRDefault="00B44E35" w:rsidP="00B44E35">
            <w:pPr>
              <w:keepNext/>
              <w:jc w:val="center"/>
              <w:rPr>
                <w:ins w:id="1306" w:author="Grewing, Kyle@Energy" w:date="2023-08-11T11:30:00Z"/>
                <w:rFonts w:asciiTheme="minorHAnsi" w:hAnsiTheme="minorHAnsi" w:cstheme="minorHAnsi"/>
              </w:rPr>
            </w:pPr>
          </w:p>
        </w:tc>
        <w:tc>
          <w:tcPr>
            <w:tcW w:w="1094" w:type="dxa"/>
            <w:tcPrChange w:id="1307" w:author="Alhabibi, Haider@Energy" w:date="2023-08-14T16:59:00Z">
              <w:tcPr>
                <w:tcW w:w="1218" w:type="dxa"/>
              </w:tcPr>
            </w:tcPrChange>
          </w:tcPr>
          <w:p w14:paraId="0E240917" w14:textId="77777777" w:rsidR="00B44E35" w:rsidRPr="00EB4E7D" w:rsidRDefault="00B44E35" w:rsidP="00B44E35">
            <w:pPr>
              <w:keepNext/>
              <w:jc w:val="center"/>
              <w:rPr>
                <w:ins w:id="1308" w:author="Grewing, Kyle@Energy" w:date="2023-08-11T11:30:00Z"/>
                <w:rFonts w:asciiTheme="minorHAnsi" w:hAnsiTheme="minorHAnsi" w:cstheme="minorHAnsi"/>
              </w:rPr>
            </w:pPr>
          </w:p>
        </w:tc>
        <w:tc>
          <w:tcPr>
            <w:tcW w:w="1093" w:type="dxa"/>
            <w:tcPrChange w:id="1309" w:author="Alhabibi, Haider@Energy" w:date="2023-08-14T16:59:00Z">
              <w:tcPr>
                <w:tcW w:w="1218" w:type="dxa"/>
              </w:tcPr>
            </w:tcPrChange>
          </w:tcPr>
          <w:p w14:paraId="177D7B78" w14:textId="77777777" w:rsidR="00B44E35" w:rsidRPr="00EB4E7D" w:rsidRDefault="00B44E35" w:rsidP="00B44E35">
            <w:pPr>
              <w:keepNext/>
              <w:jc w:val="center"/>
              <w:rPr>
                <w:ins w:id="1310" w:author="Grewing, Kyle@Energy" w:date="2023-08-11T11:30:00Z"/>
                <w:rFonts w:asciiTheme="minorHAnsi" w:hAnsiTheme="minorHAnsi" w:cstheme="minorHAnsi"/>
              </w:rPr>
            </w:pPr>
          </w:p>
        </w:tc>
        <w:tc>
          <w:tcPr>
            <w:tcW w:w="1093" w:type="dxa"/>
            <w:tcPrChange w:id="1311" w:author="Alhabibi, Haider@Energy" w:date="2023-08-14T16:59:00Z">
              <w:tcPr>
                <w:tcW w:w="1218" w:type="dxa"/>
              </w:tcPr>
            </w:tcPrChange>
          </w:tcPr>
          <w:p w14:paraId="43F66257" w14:textId="77777777" w:rsidR="00B44E35" w:rsidRPr="00EB4E7D" w:rsidRDefault="00B44E35" w:rsidP="00B44E35">
            <w:pPr>
              <w:keepNext/>
              <w:jc w:val="center"/>
              <w:rPr>
                <w:ins w:id="1312" w:author="Grewing, Kyle@Energy" w:date="2023-08-11T11:30:00Z"/>
                <w:rFonts w:asciiTheme="minorHAnsi" w:hAnsiTheme="minorHAnsi" w:cstheme="minorHAnsi"/>
              </w:rPr>
            </w:pPr>
          </w:p>
        </w:tc>
        <w:tc>
          <w:tcPr>
            <w:tcW w:w="1094" w:type="dxa"/>
            <w:tcPrChange w:id="1313" w:author="Alhabibi, Haider@Energy" w:date="2023-08-14T16:59:00Z">
              <w:tcPr>
                <w:tcW w:w="1199" w:type="dxa"/>
                <w:gridSpan w:val="2"/>
              </w:tcPr>
            </w:tcPrChange>
          </w:tcPr>
          <w:p w14:paraId="6F026D2B" w14:textId="77777777" w:rsidR="00B44E35" w:rsidRPr="00EB4E7D" w:rsidRDefault="00B44E35" w:rsidP="00B44E35">
            <w:pPr>
              <w:keepNext/>
              <w:jc w:val="center"/>
              <w:rPr>
                <w:ins w:id="1314" w:author="Grewing, Kyle@Energy" w:date="2023-08-11T11:30:00Z"/>
                <w:rFonts w:asciiTheme="minorHAnsi" w:hAnsiTheme="minorHAnsi" w:cstheme="minorHAnsi"/>
              </w:rPr>
            </w:pPr>
          </w:p>
        </w:tc>
        <w:tc>
          <w:tcPr>
            <w:tcW w:w="1093" w:type="dxa"/>
            <w:tcPrChange w:id="1315" w:author="Alhabibi, Haider@Energy" w:date="2023-08-14T16:59:00Z">
              <w:tcPr>
                <w:tcW w:w="1218" w:type="dxa"/>
              </w:tcPr>
            </w:tcPrChange>
          </w:tcPr>
          <w:p w14:paraId="5E2782D6" w14:textId="2238903E" w:rsidR="00B44E35" w:rsidRPr="00EB4E7D" w:rsidRDefault="00B44E35" w:rsidP="00B44E35">
            <w:pPr>
              <w:keepNext/>
              <w:jc w:val="center"/>
              <w:rPr>
                <w:ins w:id="1316" w:author="Grewing, Kyle@Energy" w:date="2023-08-11T11:30:00Z"/>
                <w:rFonts w:asciiTheme="minorHAnsi" w:hAnsiTheme="minorHAnsi" w:cstheme="minorHAnsi"/>
              </w:rPr>
            </w:pPr>
          </w:p>
        </w:tc>
        <w:tc>
          <w:tcPr>
            <w:tcW w:w="1094" w:type="dxa"/>
            <w:tcPrChange w:id="1317" w:author="Alhabibi, Haider@Energy" w:date="2023-08-14T16:59:00Z">
              <w:tcPr>
                <w:tcW w:w="1218" w:type="dxa"/>
              </w:tcPr>
            </w:tcPrChange>
          </w:tcPr>
          <w:p w14:paraId="2CD346C7" w14:textId="77777777" w:rsidR="00B44E35" w:rsidRPr="00EB4E7D" w:rsidRDefault="00B44E35" w:rsidP="00B44E35">
            <w:pPr>
              <w:keepNext/>
              <w:jc w:val="center"/>
              <w:rPr>
                <w:ins w:id="1318" w:author="Grewing, Kyle@Energy" w:date="2023-08-11T11:30:00Z"/>
                <w:rFonts w:asciiTheme="minorHAnsi" w:hAnsiTheme="minorHAnsi" w:cstheme="minorHAnsi"/>
              </w:rPr>
            </w:pPr>
          </w:p>
        </w:tc>
      </w:tr>
      <w:tr w:rsidR="00B44E35" w:rsidRPr="00EB4E7D" w14:paraId="01E2BA2E" w14:textId="77777777" w:rsidTr="00904F9E">
        <w:tblPrEx>
          <w:tblPrExChange w:id="1319" w:author="Alhabibi, Haider@Energy" w:date="2023-08-14T16:59:00Z">
            <w:tblPrEx>
              <w:tblW w:w="5000" w:type="pct"/>
            </w:tblPrEx>
          </w:tblPrExChange>
        </w:tblPrEx>
        <w:trPr>
          <w:trHeight w:val="426"/>
          <w:ins w:id="1320" w:author="Grewing, Kyle@Energy" w:date="2023-08-11T11:30:00Z"/>
          <w:trPrChange w:id="1321" w:author="Alhabibi, Haider@Energy" w:date="2023-08-14T16:59:00Z">
            <w:trPr>
              <w:trHeight w:val="432"/>
            </w:trPr>
          </w:trPrChange>
        </w:trPr>
        <w:tc>
          <w:tcPr>
            <w:tcW w:w="1093" w:type="dxa"/>
            <w:shd w:val="clear" w:color="auto" w:fill="auto"/>
            <w:tcPrChange w:id="1322" w:author="Alhabibi, Haider@Energy" w:date="2023-08-14T16:59:00Z">
              <w:tcPr>
                <w:tcW w:w="1218" w:type="dxa"/>
                <w:shd w:val="clear" w:color="auto" w:fill="auto"/>
              </w:tcPr>
            </w:tcPrChange>
          </w:tcPr>
          <w:p w14:paraId="150E1BD4" w14:textId="77777777" w:rsidR="00B44E35" w:rsidRPr="00EB4E7D" w:rsidRDefault="00B44E35" w:rsidP="00B44E35">
            <w:pPr>
              <w:keepNext/>
              <w:jc w:val="center"/>
              <w:rPr>
                <w:ins w:id="1323" w:author="Grewing, Kyle@Energy" w:date="2023-08-11T11:30:00Z"/>
                <w:rFonts w:asciiTheme="minorHAnsi" w:hAnsiTheme="minorHAnsi" w:cstheme="minorHAnsi"/>
              </w:rPr>
            </w:pPr>
          </w:p>
        </w:tc>
        <w:tc>
          <w:tcPr>
            <w:tcW w:w="1093" w:type="dxa"/>
            <w:tcPrChange w:id="1324" w:author="Alhabibi, Haider@Energy" w:date="2023-08-14T16:59:00Z">
              <w:tcPr>
                <w:tcW w:w="1218" w:type="dxa"/>
              </w:tcPr>
            </w:tcPrChange>
          </w:tcPr>
          <w:p w14:paraId="594E4AC9" w14:textId="77777777" w:rsidR="00B44E35" w:rsidRPr="00EB4E7D" w:rsidRDefault="00B44E35" w:rsidP="00B44E35">
            <w:pPr>
              <w:keepNext/>
              <w:jc w:val="center"/>
              <w:rPr>
                <w:ins w:id="1325" w:author="Grewing, Kyle@Energy" w:date="2023-08-11T11:30:00Z"/>
                <w:rFonts w:asciiTheme="minorHAnsi" w:hAnsiTheme="minorHAnsi" w:cstheme="minorHAnsi"/>
              </w:rPr>
            </w:pPr>
          </w:p>
        </w:tc>
        <w:tc>
          <w:tcPr>
            <w:tcW w:w="1094" w:type="dxa"/>
            <w:shd w:val="clear" w:color="auto" w:fill="auto"/>
            <w:tcPrChange w:id="1326" w:author="Alhabibi, Haider@Energy" w:date="2023-08-14T16:59:00Z">
              <w:tcPr>
                <w:tcW w:w="1218" w:type="dxa"/>
                <w:shd w:val="clear" w:color="auto" w:fill="auto"/>
              </w:tcPr>
            </w:tcPrChange>
          </w:tcPr>
          <w:p w14:paraId="2B97F8C2" w14:textId="77777777" w:rsidR="00B44E35" w:rsidRPr="00EB4E7D" w:rsidRDefault="00B44E35" w:rsidP="00B44E35">
            <w:pPr>
              <w:keepNext/>
              <w:jc w:val="center"/>
              <w:rPr>
                <w:ins w:id="1327" w:author="Grewing, Kyle@Energy" w:date="2023-08-11T11:30:00Z"/>
                <w:rFonts w:asciiTheme="minorHAnsi" w:hAnsiTheme="minorHAnsi" w:cstheme="minorHAnsi"/>
              </w:rPr>
            </w:pPr>
          </w:p>
        </w:tc>
        <w:tc>
          <w:tcPr>
            <w:tcW w:w="1093" w:type="dxa"/>
            <w:tcPrChange w:id="1328" w:author="Alhabibi, Haider@Energy" w:date="2023-08-14T16:59:00Z">
              <w:tcPr>
                <w:tcW w:w="1218" w:type="dxa"/>
              </w:tcPr>
            </w:tcPrChange>
          </w:tcPr>
          <w:p w14:paraId="002EE7FF" w14:textId="77777777" w:rsidR="00B44E35" w:rsidRPr="00EB4E7D" w:rsidRDefault="00B44E35" w:rsidP="00B44E35">
            <w:pPr>
              <w:keepNext/>
              <w:jc w:val="center"/>
              <w:rPr>
                <w:ins w:id="1329" w:author="Grewing, Kyle@Energy" w:date="2023-08-11T11:30:00Z"/>
                <w:rFonts w:asciiTheme="minorHAnsi" w:hAnsiTheme="minorHAnsi" w:cstheme="minorHAnsi"/>
              </w:rPr>
            </w:pPr>
          </w:p>
        </w:tc>
        <w:tc>
          <w:tcPr>
            <w:tcW w:w="1093" w:type="dxa"/>
            <w:tcPrChange w:id="1330" w:author="Alhabibi, Haider@Energy" w:date="2023-08-14T16:59:00Z">
              <w:tcPr>
                <w:tcW w:w="1218" w:type="dxa"/>
              </w:tcPr>
            </w:tcPrChange>
          </w:tcPr>
          <w:p w14:paraId="2286D9FC" w14:textId="77777777" w:rsidR="00B44E35" w:rsidRPr="00EB4E7D" w:rsidRDefault="00B44E35" w:rsidP="00B44E35">
            <w:pPr>
              <w:keepNext/>
              <w:jc w:val="center"/>
              <w:rPr>
                <w:ins w:id="1331" w:author="Grewing, Kyle@Energy" w:date="2023-08-11T11:30:00Z"/>
                <w:rFonts w:asciiTheme="minorHAnsi" w:hAnsiTheme="minorHAnsi" w:cstheme="minorHAnsi"/>
              </w:rPr>
            </w:pPr>
          </w:p>
        </w:tc>
        <w:tc>
          <w:tcPr>
            <w:tcW w:w="1094" w:type="dxa"/>
            <w:tcPrChange w:id="1332" w:author="Alhabibi, Haider@Energy" w:date="2023-08-14T16:59:00Z">
              <w:tcPr>
                <w:tcW w:w="1218" w:type="dxa"/>
              </w:tcPr>
            </w:tcPrChange>
          </w:tcPr>
          <w:p w14:paraId="2A6562CE" w14:textId="77777777" w:rsidR="00B44E35" w:rsidRPr="00EB4E7D" w:rsidRDefault="00B44E35" w:rsidP="00B44E35">
            <w:pPr>
              <w:keepNext/>
              <w:jc w:val="center"/>
              <w:rPr>
                <w:ins w:id="1333" w:author="Grewing, Kyle@Energy" w:date="2023-08-11T11:30:00Z"/>
                <w:rFonts w:asciiTheme="minorHAnsi" w:hAnsiTheme="minorHAnsi" w:cstheme="minorHAnsi"/>
              </w:rPr>
            </w:pPr>
          </w:p>
        </w:tc>
        <w:tc>
          <w:tcPr>
            <w:tcW w:w="1093" w:type="dxa"/>
            <w:tcPrChange w:id="1334" w:author="Alhabibi, Haider@Energy" w:date="2023-08-14T16:59:00Z">
              <w:tcPr>
                <w:tcW w:w="1218" w:type="dxa"/>
              </w:tcPr>
            </w:tcPrChange>
          </w:tcPr>
          <w:p w14:paraId="0E8C3AED" w14:textId="77777777" w:rsidR="00B44E35" w:rsidRPr="00EB4E7D" w:rsidRDefault="00B44E35" w:rsidP="00B44E35">
            <w:pPr>
              <w:keepNext/>
              <w:jc w:val="center"/>
              <w:rPr>
                <w:ins w:id="1335" w:author="Grewing, Kyle@Energy" w:date="2023-08-11T11:30:00Z"/>
                <w:rFonts w:asciiTheme="minorHAnsi" w:hAnsiTheme="minorHAnsi" w:cstheme="minorHAnsi"/>
              </w:rPr>
            </w:pPr>
          </w:p>
        </w:tc>
        <w:tc>
          <w:tcPr>
            <w:tcW w:w="1094" w:type="dxa"/>
            <w:tcPrChange w:id="1336" w:author="Alhabibi, Haider@Energy" w:date="2023-08-14T16:59:00Z">
              <w:tcPr>
                <w:tcW w:w="1218" w:type="dxa"/>
              </w:tcPr>
            </w:tcPrChange>
          </w:tcPr>
          <w:p w14:paraId="34BD5184" w14:textId="77777777" w:rsidR="00B44E35" w:rsidRPr="00EB4E7D" w:rsidRDefault="00B44E35" w:rsidP="00B44E35">
            <w:pPr>
              <w:keepNext/>
              <w:jc w:val="center"/>
              <w:rPr>
                <w:ins w:id="1337" w:author="Grewing, Kyle@Energy" w:date="2023-08-11T11:30:00Z"/>
                <w:rFonts w:asciiTheme="minorHAnsi" w:hAnsiTheme="minorHAnsi" w:cstheme="minorHAnsi"/>
              </w:rPr>
            </w:pPr>
          </w:p>
        </w:tc>
        <w:tc>
          <w:tcPr>
            <w:tcW w:w="1093" w:type="dxa"/>
            <w:tcPrChange w:id="1338" w:author="Alhabibi, Haider@Energy" w:date="2023-08-14T16:59:00Z">
              <w:tcPr>
                <w:tcW w:w="1218" w:type="dxa"/>
              </w:tcPr>
            </w:tcPrChange>
          </w:tcPr>
          <w:p w14:paraId="5DED105D" w14:textId="77777777" w:rsidR="00B44E35" w:rsidRPr="00EB4E7D" w:rsidRDefault="00B44E35" w:rsidP="00B44E35">
            <w:pPr>
              <w:keepNext/>
              <w:jc w:val="center"/>
              <w:rPr>
                <w:ins w:id="1339" w:author="Grewing, Kyle@Energy" w:date="2023-08-11T11:30:00Z"/>
                <w:rFonts w:asciiTheme="minorHAnsi" w:hAnsiTheme="minorHAnsi" w:cstheme="minorHAnsi"/>
              </w:rPr>
            </w:pPr>
          </w:p>
        </w:tc>
        <w:tc>
          <w:tcPr>
            <w:tcW w:w="1093" w:type="dxa"/>
            <w:tcPrChange w:id="1340" w:author="Alhabibi, Haider@Energy" w:date="2023-08-14T16:59:00Z">
              <w:tcPr>
                <w:tcW w:w="1218" w:type="dxa"/>
              </w:tcPr>
            </w:tcPrChange>
          </w:tcPr>
          <w:p w14:paraId="6A99B0B3" w14:textId="77777777" w:rsidR="00B44E35" w:rsidRPr="00EB4E7D" w:rsidRDefault="00B44E35" w:rsidP="00B44E35">
            <w:pPr>
              <w:keepNext/>
              <w:jc w:val="center"/>
              <w:rPr>
                <w:ins w:id="1341" w:author="Grewing, Kyle@Energy" w:date="2023-08-11T11:30:00Z"/>
                <w:rFonts w:asciiTheme="minorHAnsi" w:hAnsiTheme="minorHAnsi" w:cstheme="minorHAnsi"/>
              </w:rPr>
            </w:pPr>
          </w:p>
        </w:tc>
        <w:tc>
          <w:tcPr>
            <w:tcW w:w="1094" w:type="dxa"/>
            <w:tcPrChange w:id="1342" w:author="Alhabibi, Haider@Energy" w:date="2023-08-14T16:59:00Z">
              <w:tcPr>
                <w:tcW w:w="1199" w:type="dxa"/>
                <w:gridSpan w:val="2"/>
              </w:tcPr>
            </w:tcPrChange>
          </w:tcPr>
          <w:p w14:paraId="16A5DD8B" w14:textId="77777777" w:rsidR="00B44E35" w:rsidRPr="00EB4E7D" w:rsidRDefault="00B44E35" w:rsidP="00B44E35">
            <w:pPr>
              <w:keepNext/>
              <w:jc w:val="center"/>
              <w:rPr>
                <w:ins w:id="1343" w:author="Grewing, Kyle@Energy" w:date="2023-08-11T11:30:00Z"/>
                <w:rFonts w:asciiTheme="minorHAnsi" w:hAnsiTheme="minorHAnsi" w:cstheme="minorHAnsi"/>
              </w:rPr>
            </w:pPr>
          </w:p>
        </w:tc>
        <w:tc>
          <w:tcPr>
            <w:tcW w:w="1093" w:type="dxa"/>
            <w:tcPrChange w:id="1344" w:author="Alhabibi, Haider@Energy" w:date="2023-08-14T16:59:00Z">
              <w:tcPr>
                <w:tcW w:w="1218" w:type="dxa"/>
              </w:tcPr>
            </w:tcPrChange>
          </w:tcPr>
          <w:p w14:paraId="251CB8F7" w14:textId="4B22F1DF" w:rsidR="00B44E35" w:rsidRPr="00EB4E7D" w:rsidRDefault="00B44E35" w:rsidP="00B44E35">
            <w:pPr>
              <w:keepNext/>
              <w:jc w:val="center"/>
              <w:rPr>
                <w:ins w:id="1345" w:author="Grewing, Kyle@Energy" w:date="2023-08-11T11:30:00Z"/>
                <w:rFonts w:asciiTheme="minorHAnsi" w:hAnsiTheme="minorHAnsi" w:cstheme="minorHAnsi"/>
              </w:rPr>
            </w:pPr>
          </w:p>
        </w:tc>
        <w:tc>
          <w:tcPr>
            <w:tcW w:w="1094" w:type="dxa"/>
            <w:tcPrChange w:id="1346" w:author="Alhabibi, Haider@Energy" w:date="2023-08-14T16:59:00Z">
              <w:tcPr>
                <w:tcW w:w="1218" w:type="dxa"/>
              </w:tcPr>
            </w:tcPrChange>
          </w:tcPr>
          <w:p w14:paraId="59F0B1D2" w14:textId="77777777" w:rsidR="00B44E35" w:rsidRPr="00EB4E7D" w:rsidRDefault="00B44E35" w:rsidP="00B44E35">
            <w:pPr>
              <w:keepNext/>
              <w:jc w:val="center"/>
              <w:rPr>
                <w:ins w:id="1347" w:author="Grewing, Kyle@Energy" w:date="2023-08-11T11:30:00Z"/>
                <w:rFonts w:asciiTheme="minorHAnsi" w:hAnsiTheme="minorHAnsi" w:cstheme="minorHAnsi"/>
              </w:rPr>
            </w:pPr>
          </w:p>
        </w:tc>
      </w:tr>
      <w:tr w:rsidR="00B44E35" w:rsidRPr="00EB4E7D" w14:paraId="03DF0168" w14:textId="77777777" w:rsidTr="00904F9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Change w:id="1348" w:author="Alhabibi, Haider@Energy" w:date="2023-08-14T16:59:00Z">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blPrExChange>
        </w:tblPrEx>
        <w:trPr>
          <w:trHeight w:val="426"/>
          <w:trPrChange w:id="1349" w:author="Alhabibi, Haider@Energy" w:date="2023-08-14T16:59:00Z">
            <w:trPr>
              <w:gridAfter w:val="0"/>
              <w:trHeight w:val="426"/>
            </w:trPr>
          </w:trPrChange>
        </w:trPr>
        <w:tc>
          <w:tcPr>
            <w:tcW w:w="14214" w:type="dxa"/>
            <w:gridSpan w:val="13"/>
            <w:tcPrChange w:id="1350" w:author="Alhabibi, Haider@Energy" w:date="2023-08-14T16:59:00Z">
              <w:tcPr>
                <w:tcW w:w="13089" w:type="dxa"/>
                <w:gridSpan w:val="11"/>
              </w:tcPr>
            </w:tcPrChange>
          </w:tcPr>
          <w:p w14:paraId="5CBFEA45" w14:textId="7430D5B1" w:rsidR="00B44E35" w:rsidRPr="00B63041" w:rsidRDefault="00B44E35" w:rsidP="00B44E35">
            <w:pPr>
              <w:keepNext/>
              <w:rPr>
                <w:rFonts w:asciiTheme="minorHAnsi" w:hAnsiTheme="minorHAnsi" w:cstheme="minorHAnsi"/>
                <w:sz w:val="22"/>
                <w:szCs w:val="22"/>
                <w:u w:val="single"/>
                <w:rPrChange w:id="1351"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352" w:author="Alhabibi, Haider@Energy" w:date="2023-08-14T16:57:00Z">
                  <w:rPr>
                    <w:rFonts w:asciiTheme="minorHAnsi" w:hAnsiTheme="minorHAnsi" w:cstheme="minorHAnsi"/>
                    <w:sz w:val="18"/>
                    <w:szCs w:val="18"/>
                    <w:u w:val="single"/>
                  </w:rPr>
                </w:rPrChange>
              </w:rPr>
              <w:lastRenderedPageBreak/>
              <w:t xml:space="preserve">Required Documentation: </w:t>
            </w:r>
          </w:p>
          <w:p w14:paraId="498B3B99" w14:textId="37398B27" w:rsidR="00B44E35" w:rsidRPr="00B63041" w:rsidRDefault="00B44E35" w:rsidP="00B44E35">
            <w:pPr>
              <w:keepNext/>
              <w:rPr>
                <w:rFonts w:asciiTheme="minorHAnsi" w:hAnsiTheme="minorHAnsi" w:cstheme="minorHAnsi"/>
                <w:sz w:val="22"/>
                <w:szCs w:val="22"/>
                <w:rPrChange w:id="1353" w:author="Alhabibi, Haider@Energy" w:date="2023-08-14T16:57:00Z">
                  <w:rPr>
                    <w:rFonts w:asciiTheme="minorHAnsi" w:hAnsiTheme="minorHAnsi" w:cstheme="minorHAnsi"/>
                    <w:sz w:val="18"/>
                    <w:szCs w:val="18"/>
                  </w:rPr>
                </w:rPrChange>
              </w:rPr>
            </w:pPr>
            <w:del w:id="1354" w:author="Grewing, Kyle@Energy" w:date="2023-08-10T14:47:00Z">
              <w:r w:rsidRPr="00B63041" w:rsidDel="00792DFE">
                <w:rPr>
                  <w:rFonts w:asciiTheme="minorHAnsi" w:hAnsiTheme="minorHAnsi" w:cstheme="minorHAnsi"/>
                  <w:sz w:val="22"/>
                  <w:szCs w:val="22"/>
                  <w:rPrChange w:id="1355" w:author="Alhabibi, Haider@Energy" w:date="2023-08-14T16:57:00Z">
                    <w:rPr>
                      <w:rFonts w:asciiTheme="minorHAnsi" w:hAnsiTheme="minorHAnsi" w:cstheme="minorHAnsi"/>
                      <w:sz w:val="18"/>
                      <w:szCs w:val="18"/>
                    </w:rPr>
                  </w:rPrChange>
                </w:rPr>
                <w:delText>CF2R</w:delText>
              </w:r>
            </w:del>
            <w:ins w:id="1356" w:author="Grewing, Kyle@Energy" w:date="2023-08-10T14:47:00Z">
              <w:r w:rsidRPr="00B63041">
                <w:rPr>
                  <w:rFonts w:asciiTheme="minorHAnsi" w:hAnsiTheme="minorHAnsi" w:cstheme="minorHAnsi"/>
                  <w:sz w:val="22"/>
                  <w:szCs w:val="22"/>
                  <w:rPrChange w:id="1357" w:author="Alhabibi, Haider@Energy" w:date="2023-08-14T16:57:00Z">
                    <w:rPr>
                      <w:rFonts w:asciiTheme="minorHAnsi" w:hAnsiTheme="minorHAnsi" w:cstheme="minorHAnsi"/>
                    </w:rPr>
                  </w:rPrChange>
                </w:rPr>
                <w:t>LMCI</w:t>
              </w:r>
            </w:ins>
            <w:r w:rsidRPr="00B63041">
              <w:rPr>
                <w:rFonts w:asciiTheme="minorHAnsi" w:hAnsiTheme="minorHAnsi" w:cstheme="minorHAnsi"/>
                <w:sz w:val="22"/>
                <w:szCs w:val="22"/>
                <w:rPrChange w:id="1358" w:author="Alhabibi, Haider@Energy" w:date="2023-08-14T16:57:00Z">
                  <w:rPr>
                    <w:rFonts w:asciiTheme="minorHAnsi" w:hAnsiTheme="minorHAnsi" w:cstheme="minorHAnsi"/>
                    <w:sz w:val="18"/>
                    <w:szCs w:val="18"/>
                  </w:rPr>
                </w:rPrChange>
              </w:rPr>
              <w:t xml:space="preserve">-MCH-01-E - </w:t>
            </w:r>
            <w:r w:rsidRPr="00B63041">
              <w:rPr>
                <w:rFonts w:asciiTheme="minorHAnsi" w:hAnsiTheme="minorHAnsi" w:cstheme="minorHAnsi"/>
                <w:bCs/>
                <w:sz w:val="22"/>
                <w:szCs w:val="22"/>
                <w:rPrChange w:id="1359" w:author="Alhabibi, Haider@Energy" w:date="2023-08-14T16:57:00Z">
                  <w:rPr>
                    <w:rFonts w:asciiTheme="minorHAnsi" w:hAnsiTheme="minorHAnsi" w:cstheme="minorHAnsi"/>
                    <w:bCs/>
                    <w:sz w:val="18"/>
                    <w:szCs w:val="18"/>
                  </w:rPr>
                </w:rPrChange>
              </w:rPr>
              <w:t>Space Conditioning Systems</w:t>
            </w:r>
          </w:p>
          <w:p w14:paraId="7D7A30F3" w14:textId="15BF5931" w:rsidR="00B44E35" w:rsidRPr="00B63041" w:rsidRDefault="00B44E35" w:rsidP="00B44E35">
            <w:pPr>
              <w:keepNext/>
              <w:rPr>
                <w:rFonts w:asciiTheme="minorHAnsi" w:hAnsiTheme="minorHAnsi" w:cstheme="minorHAnsi"/>
                <w:b/>
                <w:sz w:val="22"/>
                <w:szCs w:val="22"/>
                <w:rPrChange w:id="1360" w:author="Alhabibi, Haider@Energy" w:date="2023-08-14T16:57:00Z">
                  <w:rPr>
                    <w:rFonts w:asciiTheme="minorHAnsi" w:hAnsiTheme="minorHAnsi" w:cstheme="minorHAnsi"/>
                    <w:b/>
                    <w:sz w:val="18"/>
                    <w:szCs w:val="18"/>
                  </w:rPr>
                </w:rPrChange>
              </w:rPr>
            </w:pPr>
            <w:r w:rsidRPr="00B63041">
              <w:rPr>
                <w:rFonts w:asciiTheme="minorHAnsi" w:hAnsiTheme="minorHAnsi" w:cstheme="minorHAnsi"/>
                <w:sz w:val="22"/>
                <w:szCs w:val="22"/>
                <w:rPrChange w:id="1361" w:author="Alhabibi, Haider@Energy" w:date="2023-08-14T16:57:00Z">
                  <w:rPr>
                    <w:rFonts w:asciiTheme="minorHAnsi" w:hAnsiTheme="minorHAnsi" w:cstheme="minorHAnsi"/>
                    <w:sz w:val="18"/>
                    <w:szCs w:val="18"/>
                  </w:rPr>
                </w:rPrChange>
              </w:rPr>
              <w:t>-Duct insulation requirement for the new portions of supply-air and return-air ducts or plenums: R</w:t>
            </w:r>
            <w:ins w:id="1362" w:author="Moua, Cheng@Energy" w:date="2021-11-12T15:35:00Z">
              <w:r w:rsidRPr="00B63041">
                <w:rPr>
                  <w:rFonts w:asciiTheme="minorHAnsi" w:hAnsiTheme="minorHAnsi" w:cstheme="minorHAnsi"/>
                  <w:sz w:val="22"/>
                  <w:szCs w:val="22"/>
                  <w:rPrChange w:id="1363" w:author="Alhabibi, Haider@Energy" w:date="2023-08-14T16:57:00Z">
                    <w:rPr>
                      <w:rFonts w:asciiTheme="minorHAnsi" w:hAnsiTheme="minorHAnsi" w:cstheme="minorHAnsi"/>
                      <w:sz w:val="18"/>
                      <w:szCs w:val="18"/>
                    </w:rPr>
                  </w:rPrChange>
                </w:rPr>
                <w:t>-</w:t>
              </w:r>
            </w:ins>
            <w:r w:rsidRPr="00B63041">
              <w:rPr>
                <w:rFonts w:asciiTheme="minorHAnsi" w:hAnsiTheme="minorHAnsi" w:cstheme="minorHAnsi"/>
                <w:sz w:val="22"/>
                <w:szCs w:val="22"/>
                <w:rPrChange w:id="1364" w:author="Alhabibi, Haider@Energy" w:date="2023-08-14T16:57:00Z">
                  <w:rPr>
                    <w:rFonts w:asciiTheme="minorHAnsi" w:hAnsiTheme="minorHAnsi" w:cstheme="minorHAnsi"/>
                    <w:sz w:val="18"/>
                    <w:szCs w:val="18"/>
                  </w:rPr>
                </w:rPrChange>
              </w:rPr>
              <w:t>6 (</w:t>
            </w:r>
            <w:commentRangeStart w:id="1365"/>
            <w:r w:rsidRPr="00B63041">
              <w:rPr>
                <w:rFonts w:asciiTheme="minorHAnsi" w:hAnsiTheme="minorHAnsi" w:cstheme="minorHAnsi"/>
                <w:sz w:val="22"/>
                <w:szCs w:val="22"/>
                <w:rPrChange w:id="1366" w:author="Alhabibi, Haider@Energy" w:date="2023-08-14T16:57:00Z">
                  <w:rPr>
                    <w:rFonts w:asciiTheme="minorHAnsi" w:hAnsiTheme="minorHAnsi" w:cstheme="minorHAnsi"/>
                    <w:sz w:val="18"/>
                    <w:szCs w:val="18"/>
                  </w:rPr>
                </w:rPrChange>
              </w:rPr>
              <w:t>CZ</w:t>
            </w:r>
            <w:del w:id="1367" w:author="Thomas" w:date="2021-10-29T11:17:00Z">
              <w:r w:rsidRPr="00B63041" w:rsidDel="00C151A3">
                <w:rPr>
                  <w:rFonts w:asciiTheme="minorHAnsi" w:hAnsiTheme="minorHAnsi" w:cstheme="minorHAnsi"/>
                  <w:sz w:val="22"/>
                  <w:szCs w:val="22"/>
                  <w:rPrChange w:id="1368" w:author="Alhabibi, Haider@Energy" w:date="2023-08-14T16:57:00Z">
                    <w:rPr>
                      <w:rFonts w:asciiTheme="minorHAnsi" w:hAnsiTheme="minorHAnsi" w:cstheme="minorHAnsi"/>
                      <w:sz w:val="18"/>
                      <w:szCs w:val="18"/>
                    </w:rPr>
                  </w:rPrChange>
                </w:rPr>
                <w:delText xml:space="preserve"> </w:delText>
              </w:r>
            </w:del>
            <w:ins w:id="1369" w:author="Thomas" w:date="2021-10-29T11:17:00Z">
              <w:r w:rsidRPr="00B63041">
                <w:rPr>
                  <w:rFonts w:asciiTheme="minorHAnsi" w:hAnsiTheme="minorHAnsi" w:cstheme="minorHAnsi"/>
                  <w:sz w:val="22"/>
                  <w:szCs w:val="22"/>
                  <w:rPrChange w:id="1370" w:author="Alhabibi, Haider@Energy" w:date="2023-08-14T16:57:00Z">
                    <w:rPr>
                      <w:rFonts w:asciiTheme="minorHAnsi" w:hAnsiTheme="minorHAnsi" w:cstheme="minorHAnsi"/>
                      <w:sz w:val="18"/>
                      <w:szCs w:val="18"/>
                    </w:rPr>
                  </w:rPrChange>
                </w:rPr>
                <w:t>3, 5-7</w:t>
              </w:r>
            </w:ins>
            <w:del w:id="1371" w:author="Thomas" w:date="2021-10-29T11:17:00Z">
              <w:r w:rsidRPr="00B63041" w:rsidDel="00C151A3">
                <w:rPr>
                  <w:rFonts w:asciiTheme="minorHAnsi" w:hAnsiTheme="minorHAnsi" w:cstheme="minorHAnsi"/>
                  <w:sz w:val="22"/>
                  <w:szCs w:val="22"/>
                  <w:rPrChange w:id="1372" w:author="Alhabibi, Haider@Energy" w:date="2023-08-14T16:57:00Z">
                    <w:rPr>
                      <w:rFonts w:asciiTheme="minorHAnsi" w:hAnsiTheme="minorHAnsi" w:cstheme="minorHAnsi"/>
                      <w:sz w:val="18"/>
                      <w:szCs w:val="18"/>
                    </w:rPr>
                  </w:rPrChange>
                </w:rPr>
                <w:delText>1-10, 12 &amp; 13</w:delText>
              </w:r>
            </w:del>
            <w:r w:rsidRPr="00B63041">
              <w:rPr>
                <w:rFonts w:asciiTheme="minorHAnsi" w:hAnsiTheme="minorHAnsi" w:cstheme="minorHAnsi"/>
                <w:sz w:val="22"/>
                <w:szCs w:val="22"/>
                <w:rPrChange w:id="1373" w:author="Alhabibi, Haider@Energy" w:date="2023-08-14T16:57:00Z">
                  <w:rPr>
                    <w:rFonts w:asciiTheme="minorHAnsi" w:hAnsiTheme="minorHAnsi" w:cstheme="minorHAnsi"/>
                    <w:sz w:val="18"/>
                    <w:szCs w:val="18"/>
                  </w:rPr>
                </w:rPrChange>
              </w:rPr>
              <w:t>) and R-8 (CZ</w:t>
            </w:r>
            <w:del w:id="1374" w:author="Thomas" w:date="2021-10-29T11:17:00Z">
              <w:r w:rsidRPr="00B63041" w:rsidDel="00C151A3">
                <w:rPr>
                  <w:rFonts w:asciiTheme="minorHAnsi" w:hAnsiTheme="minorHAnsi" w:cstheme="minorHAnsi"/>
                  <w:sz w:val="22"/>
                  <w:szCs w:val="22"/>
                  <w:rPrChange w:id="1375" w:author="Alhabibi, Haider@Energy" w:date="2023-08-14T16:57:00Z">
                    <w:rPr>
                      <w:rFonts w:asciiTheme="minorHAnsi" w:hAnsiTheme="minorHAnsi" w:cstheme="minorHAnsi"/>
                      <w:sz w:val="18"/>
                      <w:szCs w:val="18"/>
                    </w:rPr>
                  </w:rPrChange>
                </w:rPr>
                <w:delText xml:space="preserve"> </w:delText>
              </w:r>
            </w:del>
            <w:ins w:id="1376" w:author="Thomas" w:date="2021-10-29T11:17:00Z">
              <w:r w:rsidRPr="00B63041">
                <w:rPr>
                  <w:rFonts w:asciiTheme="minorHAnsi" w:hAnsiTheme="minorHAnsi" w:cstheme="minorHAnsi"/>
                  <w:sz w:val="22"/>
                  <w:szCs w:val="22"/>
                  <w:rPrChange w:id="1377" w:author="Alhabibi, Haider@Energy" w:date="2023-08-14T16:57:00Z">
                    <w:rPr>
                      <w:rFonts w:asciiTheme="minorHAnsi" w:hAnsiTheme="minorHAnsi" w:cstheme="minorHAnsi"/>
                      <w:sz w:val="18"/>
                      <w:szCs w:val="18"/>
                    </w:rPr>
                  </w:rPrChange>
                </w:rPr>
                <w:t>1,2,4, 8-16</w:t>
              </w:r>
            </w:ins>
            <w:del w:id="1378" w:author="Thomas" w:date="2021-10-29T11:17:00Z">
              <w:r w:rsidRPr="00B63041" w:rsidDel="00C151A3">
                <w:rPr>
                  <w:rFonts w:asciiTheme="minorHAnsi" w:hAnsiTheme="minorHAnsi" w:cstheme="minorHAnsi"/>
                  <w:sz w:val="22"/>
                  <w:szCs w:val="22"/>
                  <w:rPrChange w:id="1379" w:author="Alhabibi, Haider@Energy" w:date="2023-08-14T16:57:00Z">
                    <w:rPr>
                      <w:rFonts w:asciiTheme="minorHAnsi" w:hAnsiTheme="minorHAnsi" w:cstheme="minorHAnsi"/>
                      <w:sz w:val="18"/>
                      <w:szCs w:val="18"/>
                    </w:rPr>
                  </w:rPrChange>
                </w:rPr>
                <w:delText>11 &amp; 14-16</w:delText>
              </w:r>
            </w:del>
            <w:r w:rsidRPr="00B63041">
              <w:rPr>
                <w:rFonts w:asciiTheme="minorHAnsi" w:hAnsiTheme="minorHAnsi" w:cstheme="minorHAnsi"/>
                <w:sz w:val="22"/>
                <w:szCs w:val="22"/>
                <w:rPrChange w:id="1380" w:author="Alhabibi, Haider@Energy" w:date="2023-08-14T16:57:00Z">
                  <w:rPr>
                    <w:rFonts w:asciiTheme="minorHAnsi" w:hAnsiTheme="minorHAnsi" w:cstheme="minorHAnsi"/>
                    <w:sz w:val="18"/>
                    <w:szCs w:val="18"/>
                  </w:rPr>
                </w:rPrChange>
              </w:rPr>
              <w:t>)</w:t>
            </w:r>
            <w:commentRangeEnd w:id="1365"/>
            <w:r w:rsidRPr="00B63041">
              <w:rPr>
                <w:rStyle w:val="CommentReference"/>
                <w:rFonts w:asciiTheme="minorHAnsi" w:hAnsiTheme="minorHAnsi" w:cstheme="minorHAnsi"/>
                <w:sz w:val="22"/>
                <w:szCs w:val="22"/>
                <w:rPrChange w:id="1381" w:author="Alhabibi, Haider@Energy" w:date="2023-08-14T16:57:00Z">
                  <w:rPr>
                    <w:rStyle w:val="CommentReference"/>
                    <w:szCs w:val="20"/>
                  </w:rPr>
                </w:rPrChange>
              </w:rPr>
              <w:commentReference w:id="1365"/>
            </w:r>
          </w:p>
          <w:p w14:paraId="53B4C859" w14:textId="7F332E86" w:rsidR="00B44E35" w:rsidRPr="00B63041" w:rsidRDefault="00B44E35" w:rsidP="00B44E35">
            <w:pPr>
              <w:keepNext/>
              <w:rPr>
                <w:rFonts w:asciiTheme="minorHAnsi" w:hAnsiTheme="minorHAnsi" w:cstheme="minorHAnsi"/>
                <w:sz w:val="22"/>
                <w:szCs w:val="22"/>
                <w:rPrChange w:id="1382" w:author="Alhabibi, Haider@Energy" w:date="2023-08-14T16:57:00Z">
                  <w:rPr>
                    <w:rFonts w:asciiTheme="minorHAnsi" w:hAnsiTheme="minorHAnsi" w:cstheme="minorHAnsi"/>
                    <w:sz w:val="18"/>
                    <w:szCs w:val="18"/>
                  </w:rPr>
                </w:rPrChange>
              </w:rPr>
            </w:pPr>
            <w:del w:id="1383" w:author="Grewing, Kyle@Energy" w:date="2023-08-10T14:47:00Z">
              <w:r w:rsidRPr="00B63041" w:rsidDel="00792DFE">
                <w:rPr>
                  <w:rFonts w:asciiTheme="minorHAnsi" w:hAnsiTheme="minorHAnsi" w:cstheme="minorHAnsi"/>
                  <w:sz w:val="22"/>
                  <w:szCs w:val="22"/>
                  <w:rPrChange w:id="1384" w:author="Alhabibi, Haider@Energy" w:date="2023-08-14T16:57:00Z">
                    <w:rPr>
                      <w:rFonts w:asciiTheme="minorHAnsi" w:hAnsiTheme="minorHAnsi" w:cstheme="minorHAnsi"/>
                      <w:sz w:val="18"/>
                      <w:szCs w:val="18"/>
                    </w:rPr>
                  </w:rPrChange>
                </w:rPr>
                <w:delText xml:space="preserve">CF2R </w:delText>
              </w:r>
            </w:del>
            <w:ins w:id="1385" w:author="Grewing, Kyle@Energy" w:date="2023-08-10T14:47:00Z">
              <w:r w:rsidRPr="00B63041">
                <w:rPr>
                  <w:rFonts w:asciiTheme="minorHAnsi" w:hAnsiTheme="minorHAnsi" w:cstheme="minorHAnsi"/>
                  <w:sz w:val="22"/>
                  <w:szCs w:val="22"/>
                  <w:rPrChange w:id="1386"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387"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388" w:author="Alhabibi, Haider@Energy" w:date="2023-08-14T16:57:00Z">
                  <w:rPr>
                    <w:rFonts w:asciiTheme="minorHAnsi" w:hAnsiTheme="minorHAnsi" w:cstheme="minorHAnsi"/>
                    <w:sz w:val="18"/>
                    <w:szCs w:val="18"/>
                  </w:rPr>
                </w:rPrChange>
              </w:rPr>
              <w:t xml:space="preserve">&amp; </w:t>
            </w:r>
            <w:del w:id="1389" w:author="Grewing, Kyle@Energy" w:date="2023-08-10T14:47:00Z">
              <w:r w:rsidRPr="00B63041" w:rsidDel="00792DFE">
                <w:rPr>
                  <w:rFonts w:asciiTheme="minorHAnsi" w:hAnsiTheme="minorHAnsi" w:cstheme="minorHAnsi"/>
                  <w:sz w:val="22"/>
                  <w:szCs w:val="22"/>
                  <w:rPrChange w:id="1390" w:author="Alhabibi, Haider@Energy" w:date="2023-08-14T16:57:00Z">
                    <w:rPr>
                      <w:rFonts w:asciiTheme="minorHAnsi" w:hAnsiTheme="minorHAnsi" w:cstheme="minorHAnsi"/>
                      <w:sz w:val="18"/>
                      <w:szCs w:val="18"/>
                    </w:rPr>
                  </w:rPrChange>
                </w:rPr>
                <w:delText>CF3R</w:delText>
              </w:r>
            </w:del>
            <w:ins w:id="1391" w:author="Grewing, Kyle@Energy" w:date="2023-08-10T14:47:00Z">
              <w:r w:rsidRPr="00B63041">
                <w:rPr>
                  <w:rFonts w:asciiTheme="minorHAnsi" w:hAnsiTheme="minorHAnsi" w:cstheme="minorHAnsi"/>
                  <w:sz w:val="22"/>
                  <w:szCs w:val="22"/>
                  <w:rPrChange w:id="1392"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393" w:author="Alhabibi, Haider@Energy" w:date="2023-08-14T16:57:00Z">
                  <w:rPr>
                    <w:rFonts w:asciiTheme="minorHAnsi" w:hAnsiTheme="minorHAnsi" w:cstheme="minorHAnsi"/>
                    <w:sz w:val="18"/>
                    <w:szCs w:val="18"/>
                  </w:rPr>
                </w:rPrChange>
              </w:rPr>
              <w:t>-MCH-20-H Duct Leakage Test required.</w:t>
            </w:r>
          </w:p>
          <w:p w14:paraId="5976D1BA" w14:textId="4734AFCA" w:rsidR="00B44E35" w:rsidRPr="00B63041" w:rsidRDefault="00B44E35" w:rsidP="00B44E35">
            <w:pPr>
              <w:keepNext/>
              <w:rPr>
                <w:rFonts w:asciiTheme="minorHAnsi" w:hAnsiTheme="minorHAnsi" w:cstheme="minorHAnsi"/>
                <w:sz w:val="22"/>
                <w:szCs w:val="22"/>
                <w:rPrChange w:id="1394"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395" w:author="Alhabibi, Haider@Energy" w:date="2023-08-14T16:57:00Z">
                  <w:rPr>
                    <w:rFonts w:asciiTheme="minorHAnsi" w:hAnsiTheme="minorHAnsi" w:cstheme="minorHAnsi"/>
                    <w:sz w:val="18"/>
                    <w:szCs w:val="18"/>
                  </w:rPr>
                </w:rPrChange>
              </w:rPr>
              <w:t xml:space="preserve">-Leakage rate compliance:  </w:t>
            </w:r>
            <w:del w:id="1396" w:author="Shewmaker, Michael@Energy" w:date="2021-12-27T11:22:00Z">
              <w:r w:rsidRPr="00B63041" w:rsidDel="00EB12D2">
                <w:rPr>
                  <w:rFonts w:asciiTheme="minorHAnsi" w:hAnsiTheme="minorHAnsi" w:cstheme="minorHAnsi"/>
                  <w:sz w:val="22"/>
                  <w:szCs w:val="22"/>
                  <w:rPrChange w:id="1397" w:author="Alhabibi, Haider@Energy" w:date="2023-08-14T16:57:00Z">
                    <w:rPr>
                      <w:rFonts w:asciiTheme="minorHAnsi" w:hAnsiTheme="minorHAnsi" w:cstheme="minorHAnsi"/>
                      <w:sz w:val="18"/>
                      <w:szCs w:val="18"/>
                    </w:rPr>
                  </w:rPrChange>
                </w:rPr>
                <w:delText xml:space="preserve">≤ </w:delText>
              </w:r>
            </w:del>
            <w:ins w:id="1398" w:author="Shewmaker, Michael@Energy" w:date="2021-12-27T11:22:00Z">
              <w:r w:rsidRPr="00B63041">
                <w:rPr>
                  <w:rFonts w:asciiTheme="minorHAnsi" w:hAnsiTheme="minorHAnsi" w:cstheme="minorHAnsi"/>
                  <w:sz w:val="22"/>
                  <w:szCs w:val="22"/>
                  <w:rPrChange w:id="1399" w:author="Alhabibi, Haider@Energy" w:date="2023-08-14T16:57:00Z">
                    <w:rPr>
                      <w:rFonts w:asciiTheme="minorHAnsi" w:hAnsiTheme="minorHAnsi" w:cstheme="minorHAnsi"/>
                      <w:sz w:val="18"/>
                      <w:szCs w:val="18"/>
                    </w:rPr>
                  </w:rPrChange>
                </w:rPr>
                <w:t xml:space="preserve">less than or equal to </w:t>
              </w:r>
            </w:ins>
            <w:r w:rsidRPr="00B63041">
              <w:rPr>
                <w:rFonts w:asciiTheme="minorHAnsi" w:hAnsiTheme="minorHAnsi" w:cstheme="minorHAnsi"/>
                <w:sz w:val="22"/>
                <w:szCs w:val="22"/>
                <w:rPrChange w:id="1400" w:author="Alhabibi, Haider@Energy" w:date="2023-08-14T16:57:00Z">
                  <w:rPr>
                    <w:rFonts w:asciiTheme="minorHAnsi" w:hAnsiTheme="minorHAnsi" w:cstheme="minorHAnsi"/>
                    <w:sz w:val="18"/>
                    <w:szCs w:val="18"/>
                  </w:rPr>
                </w:rPrChange>
              </w:rPr>
              <w:t>5</w:t>
            </w:r>
            <w:del w:id="1401" w:author="Shewmaker, Michael@Energy" w:date="2021-12-27T11:23:00Z">
              <w:r w:rsidRPr="00B63041" w:rsidDel="00EB12D2">
                <w:rPr>
                  <w:rFonts w:asciiTheme="minorHAnsi" w:hAnsiTheme="minorHAnsi" w:cstheme="minorHAnsi"/>
                  <w:sz w:val="22"/>
                  <w:szCs w:val="22"/>
                  <w:rPrChange w:id="1402" w:author="Alhabibi, Haider@Energy" w:date="2023-08-14T16:57:00Z">
                    <w:rPr>
                      <w:rFonts w:asciiTheme="minorHAnsi" w:hAnsiTheme="minorHAnsi" w:cstheme="minorHAnsi"/>
                      <w:sz w:val="18"/>
                      <w:szCs w:val="18"/>
                    </w:rPr>
                  </w:rPrChange>
                </w:rPr>
                <w:delText>%.</w:delText>
              </w:r>
            </w:del>
            <w:ins w:id="1403" w:author="Shewmaker, Michael@Energy" w:date="2021-12-27T11:23:00Z">
              <w:r w:rsidRPr="00B63041">
                <w:rPr>
                  <w:rFonts w:asciiTheme="minorHAnsi" w:hAnsiTheme="minorHAnsi" w:cstheme="minorHAnsi"/>
                  <w:sz w:val="22"/>
                  <w:szCs w:val="22"/>
                  <w:rPrChange w:id="1404" w:author="Alhabibi, Haider@Energy" w:date="2023-08-14T16:57:00Z">
                    <w:rPr>
                      <w:rFonts w:asciiTheme="minorHAnsi" w:hAnsiTheme="minorHAnsi" w:cstheme="minorHAnsi"/>
                      <w:sz w:val="18"/>
                      <w:szCs w:val="18"/>
                    </w:rPr>
                  </w:rPrChange>
                </w:rPr>
                <w:t xml:space="preserve"> percent.</w:t>
              </w:r>
            </w:ins>
          </w:p>
          <w:p w14:paraId="3E58ACC7" w14:textId="2479DA72" w:rsidR="00B44E35" w:rsidRPr="00B63041" w:rsidRDefault="00B44E35" w:rsidP="00B44E35">
            <w:pPr>
              <w:keepNext/>
              <w:rPr>
                <w:rFonts w:asciiTheme="minorHAnsi" w:hAnsiTheme="minorHAnsi" w:cstheme="minorHAnsi"/>
                <w:sz w:val="22"/>
                <w:szCs w:val="22"/>
                <w:rPrChange w:id="1405" w:author="Alhabibi, Haider@Energy" w:date="2023-08-14T16:57:00Z">
                  <w:rPr>
                    <w:rFonts w:asciiTheme="minorHAnsi" w:hAnsiTheme="minorHAnsi" w:cstheme="minorHAnsi"/>
                    <w:sz w:val="18"/>
                    <w:szCs w:val="18"/>
                  </w:rPr>
                </w:rPrChange>
              </w:rPr>
            </w:pPr>
            <w:del w:id="1406" w:author="Grewing, Kyle@Energy" w:date="2023-08-10T14:47:00Z">
              <w:r w:rsidRPr="00B63041" w:rsidDel="00792DFE">
                <w:rPr>
                  <w:rFonts w:asciiTheme="minorHAnsi" w:hAnsiTheme="minorHAnsi" w:cstheme="minorHAnsi"/>
                  <w:sz w:val="22"/>
                  <w:szCs w:val="22"/>
                  <w:rPrChange w:id="1407" w:author="Alhabibi, Haider@Energy" w:date="2023-08-14T16:57:00Z">
                    <w:rPr>
                      <w:rFonts w:asciiTheme="minorHAnsi" w:hAnsiTheme="minorHAnsi" w:cstheme="minorHAnsi"/>
                      <w:sz w:val="18"/>
                      <w:szCs w:val="18"/>
                    </w:rPr>
                  </w:rPrChange>
                </w:rPr>
                <w:delText xml:space="preserve">CF2R </w:delText>
              </w:r>
            </w:del>
            <w:ins w:id="1408" w:author="Grewing, Kyle@Energy" w:date="2023-08-10T14:47:00Z">
              <w:r w:rsidRPr="00B63041">
                <w:rPr>
                  <w:rFonts w:asciiTheme="minorHAnsi" w:hAnsiTheme="minorHAnsi" w:cstheme="minorHAnsi"/>
                  <w:sz w:val="22"/>
                  <w:szCs w:val="22"/>
                  <w:rPrChange w:id="1409"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410"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411" w:author="Alhabibi, Haider@Energy" w:date="2023-08-14T16:57:00Z">
                  <w:rPr>
                    <w:rFonts w:asciiTheme="minorHAnsi" w:hAnsiTheme="minorHAnsi" w:cstheme="minorHAnsi"/>
                    <w:sz w:val="18"/>
                    <w:szCs w:val="18"/>
                  </w:rPr>
                </w:rPrChange>
              </w:rPr>
              <w:t xml:space="preserve">&amp; </w:t>
            </w:r>
            <w:del w:id="1412" w:author="Grewing, Kyle@Energy" w:date="2023-08-10T14:47:00Z">
              <w:r w:rsidRPr="00B63041" w:rsidDel="00792DFE">
                <w:rPr>
                  <w:rFonts w:asciiTheme="minorHAnsi" w:hAnsiTheme="minorHAnsi" w:cstheme="minorHAnsi"/>
                  <w:sz w:val="22"/>
                  <w:szCs w:val="22"/>
                  <w:rPrChange w:id="1413" w:author="Alhabibi, Haider@Energy" w:date="2023-08-14T16:57:00Z">
                    <w:rPr>
                      <w:rFonts w:asciiTheme="minorHAnsi" w:hAnsiTheme="minorHAnsi" w:cstheme="minorHAnsi"/>
                      <w:sz w:val="18"/>
                      <w:szCs w:val="18"/>
                    </w:rPr>
                  </w:rPrChange>
                </w:rPr>
                <w:delText>CF3R</w:delText>
              </w:r>
            </w:del>
            <w:ins w:id="1414" w:author="Grewing, Kyle@Energy" w:date="2023-08-10T14:47:00Z">
              <w:r w:rsidRPr="00B63041">
                <w:rPr>
                  <w:rFonts w:asciiTheme="minorHAnsi" w:hAnsiTheme="minorHAnsi" w:cstheme="minorHAnsi"/>
                  <w:sz w:val="22"/>
                  <w:szCs w:val="22"/>
                  <w:rPrChange w:id="1415"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416" w:author="Alhabibi, Haider@Energy" w:date="2023-08-14T16:57:00Z">
                  <w:rPr>
                    <w:rFonts w:asciiTheme="minorHAnsi" w:hAnsiTheme="minorHAnsi" w:cstheme="minorHAnsi"/>
                    <w:sz w:val="18"/>
                    <w:szCs w:val="18"/>
                  </w:rPr>
                </w:rPrChange>
              </w:rPr>
              <w:t xml:space="preserve">-MCH-22 Fan Efficacy </w:t>
            </w:r>
          </w:p>
          <w:p w14:paraId="6AE930D2" w14:textId="5C317403" w:rsidR="00B44E35" w:rsidRPr="00B63041" w:rsidRDefault="00B44E35" w:rsidP="00B44E35">
            <w:pPr>
              <w:keepNext/>
              <w:rPr>
                <w:rFonts w:asciiTheme="minorHAnsi" w:hAnsiTheme="minorHAnsi" w:cstheme="minorHAnsi"/>
                <w:sz w:val="22"/>
                <w:szCs w:val="22"/>
                <w:rPrChange w:id="1417" w:author="Alhabibi, Haider@Energy" w:date="2023-08-14T16:57:00Z">
                  <w:rPr>
                    <w:rFonts w:asciiTheme="minorHAnsi" w:hAnsiTheme="minorHAnsi" w:cstheme="minorHAnsi"/>
                    <w:sz w:val="18"/>
                    <w:szCs w:val="18"/>
                  </w:rPr>
                </w:rPrChange>
              </w:rPr>
            </w:pPr>
            <w:del w:id="1418" w:author="Grewing, Kyle@Energy" w:date="2023-08-10T14:47:00Z">
              <w:r w:rsidRPr="00B63041" w:rsidDel="00792DFE">
                <w:rPr>
                  <w:rFonts w:asciiTheme="minorHAnsi" w:hAnsiTheme="minorHAnsi" w:cstheme="minorHAnsi"/>
                  <w:sz w:val="22"/>
                  <w:szCs w:val="22"/>
                  <w:rPrChange w:id="1419" w:author="Alhabibi, Haider@Energy" w:date="2023-08-14T16:57:00Z">
                    <w:rPr>
                      <w:rFonts w:asciiTheme="minorHAnsi" w:hAnsiTheme="minorHAnsi" w:cstheme="minorHAnsi"/>
                      <w:sz w:val="18"/>
                      <w:szCs w:val="18"/>
                    </w:rPr>
                  </w:rPrChange>
                </w:rPr>
                <w:delText xml:space="preserve">CF2R </w:delText>
              </w:r>
            </w:del>
            <w:ins w:id="1420" w:author="Grewing, Kyle@Energy" w:date="2023-08-10T14:47:00Z">
              <w:r w:rsidRPr="00B63041">
                <w:rPr>
                  <w:rFonts w:asciiTheme="minorHAnsi" w:hAnsiTheme="minorHAnsi" w:cstheme="minorHAnsi"/>
                  <w:sz w:val="22"/>
                  <w:szCs w:val="22"/>
                  <w:rPrChange w:id="1421"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422"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423" w:author="Alhabibi, Haider@Energy" w:date="2023-08-14T16:57:00Z">
                  <w:rPr>
                    <w:rFonts w:asciiTheme="minorHAnsi" w:hAnsiTheme="minorHAnsi" w:cstheme="minorHAnsi"/>
                    <w:sz w:val="18"/>
                    <w:szCs w:val="18"/>
                  </w:rPr>
                </w:rPrChange>
              </w:rPr>
              <w:t xml:space="preserve">&amp; </w:t>
            </w:r>
            <w:del w:id="1424" w:author="Grewing, Kyle@Energy" w:date="2023-08-10T14:48:00Z">
              <w:r w:rsidRPr="00B63041" w:rsidDel="00792DFE">
                <w:rPr>
                  <w:rFonts w:asciiTheme="minorHAnsi" w:hAnsiTheme="minorHAnsi" w:cstheme="minorHAnsi"/>
                  <w:sz w:val="22"/>
                  <w:szCs w:val="22"/>
                  <w:rPrChange w:id="1425" w:author="Alhabibi, Haider@Energy" w:date="2023-08-14T16:57:00Z">
                    <w:rPr>
                      <w:rFonts w:asciiTheme="minorHAnsi" w:hAnsiTheme="minorHAnsi" w:cstheme="minorHAnsi"/>
                      <w:sz w:val="18"/>
                      <w:szCs w:val="18"/>
                    </w:rPr>
                  </w:rPrChange>
                </w:rPr>
                <w:delText>CF3R</w:delText>
              </w:r>
            </w:del>
            <w:ins w:id="1426" w:author="Grewing, Kyle@Energy" w:date="2023-08-10T14:48:00Z">
              <w:r w:rsidRPr="00B63041">
                <w:rPr>
                  <w:rFonts w:asciiTheme="minorHAnsi" w:hAnsiTheme="minorHAnsi" w:cstheme="minorHAnsi"/>
                  <w:sz w:val="22"/>
                  <w:szCs w:val="22"/>
                  <w:rPrChange w:id="1427"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428" w:author="Alhabibi, Haider@Energy" w:date="2023-08-14T16:57:00Z">
                  <w:rPr>
                    <w:rFonts w:asciiTheme="minorHAnsi" w:hAnsiTheme="minorHAnsi" w:cstheme="minorHAnsi"/>
                    <w:sz w:val="18"/>
                    <w:szCs w:val="18"/>
                  </w:rPr>
                </w:rPrChange>
              </w:rPr>
              <w:t xml:space="preserve">-MCH-23 Airflow Rate </w:t>
            </w:r>
          </w:p>
          <w:p w14:paraId="0F02E306" w14:textId="41D50FEA" w:rsidR="00B44E35" w:rsidRPr="00B63041" w:rsidRDefault="00B44E35" w:rsidP="00B44E35">
            <w:pPr>
              <w:keepNext/>
              <w:rPr>
                <w:rFonts w:asciiTheme="minorHAnsi" w:hAnsiTheme="minorHAnsi" w:cstheme="minorHAnsi"/>
                <w:sz w:val="22"/>
                <w:szCs w:val="22"/>
                <w:rPrChange w:id="1429"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430" w:author="Alhabibi, Haider@Energy" w:date="2023-08-14T16:57:00Z">
                  <w:rPr>
                    <w:rFonts w:asciiTheme="minorHAnsi" w:hAnsiTheme="minorHAnsi" w:cstheme="minorHAnsi"/>
                    <w:sz w:val="18"/>
                    <w:szCs w:val="18"/>
                  </w:rPr>
                </w:rPrChange>
              </w:rPr>
              <w:t xml:space="preserve">-Compliance: Fan Efficacy </w:t>
            </w:r>
            <w:del w:id="1431" w:author="Shewmaker, Michael@Energy" w:date="2021-12-27T11:23:00Z">
              <w:r w:rsidRPr="00B63041" w:rsidDel="00EB12D2">
                <w:rPr>
                  <w:rFonts w:asciiTheme="minorHAnsi" w:hAnsiTheme="minorHAnsi" w:cstheme="minorHAnsi"/>
                  <w:sz w:val="22"/>
                  <w:szCs w:val="22"/>
                  <w:rPrChange w:id="1432" w:author="Alhabibi, Haider@Energy" w:date="2023-08-14T16:57:00Z">
                    <w:rPr>
                      <w:rFonts w:asciiTheme="minorHAnsi" w:hAnsiTheme="minorHAnsi" w:cstheme="minorHAnsi"/>
                      <w:sz w:val="18"/>
                      <w:szCs w:val="18"/>
                    </w:rPr>
                  </w:rPrChange>
                </w:rPr>
                <w:delText xml:space="preserve">≤ </w:delText>
              </w:r>
            </w:del>
            <w:ins w:id="1433" w:author="Shewmaker, Michael@Energy" w:date="2021-12-27T11:23:00Z">
              <w:r w:rsidRPr="00B63041">
                <w:rPr>
                  <w:rFonts w:asciiTheme="minorHAnsi" w:hAnsiTheme="minorHAnsi" w:cstheme="minorHAnsi"/>
                  <w:sz w:val="22"/>
                  <w:szCs w:val="22"/>
                  <w:rPrChange w:id="1434" w:author="Alhabibi, Haider@Energy" w:date="2023-08-14T16:57:00Z">
                    <w:rPr>
                      <w:rFonts w:asciiTheme="minorHAnsi" w:hAnsiTheme="minorHAnsi" w:cstheme="minorHAnsi"/>
                      <w:sz w:val="18"/>
                      <w:szCs w:val="18"/>
                    </w:rPr>
                  </w:rPrChange>
                </w:rPr>
                <w:t xml:space="preserve">less than or equal to </w:t>
              </w:r>
            </w:ins>
            <w:r w:rsidRPr="00B63041">
              <w:rPr>
                <w:rFonts w:asciiTheme="minorHAnsi" w:hAnsiTheme="minorHAnsi" w:cstheme="minorHAnsi"/>
                <w:sz w:val="22"/>
                <w:szCs w:val="22"/>
                <w:rPrChange w:id="1435" w:author="Alhabibi, Haider@Energy" w:date="2023-08-14T16:57:00Z">
                  <w:rPr>
                    <w:rFonts w:asciiTheme="minorHAnsi" w:hAnsiTheme="minorHAnsi" w:cstheme="minorHAnsi"/>
                    <w:sz w:val="18"/>
                    <w:szCs w:val="18"/>
                  </w:rPr>
                </w:rPrChange>
              </w:rPr>
              <w:t xml:space="preserve">0.58 W/cfm for non-gas furnaces and 0.45 W/cfm for gas furnaces and System Airflow </w:t>
            </w:r>
            <w:del w:id="1436" w:author="Shewmaker, Michael@Energy" w:date="2021-12-27T11:23:00Z">
              <w:r w:rsidRPr="00B63041" w:rsidDel="00EB12D2">
                <w:rPr>
                  <w:rFonts w:asciiTheme="minorHAnsi" w:hAnsiTheme="minorHAnsi" w:cstheme="minorHAnsi"/>
                  <w:sz w:val="22"/>
                  <w:szCs w:val="22"/>
                  <w:rPrChange w:id="1437" w:author="Alhabibi, Haider@Energy" w:date="2023-08-14T16:57:00Z">
                    <w:rPr>
                      <w:rFonts w:asciiTheme="minorHAnsi" w:hAnsiTheme="minorHAnsi" w:cstheme="minorHAnsi"/>
                      <w:sz w:val="18"/>
                      <w:szCs w:val="18"/>
                    </w:rPr>
                  </w:rPrChange>
                </w:rPr>
                <w:delText xml:space="preserve">≥ </w:delText>
              </w:r>
            </w:del>
            <w:ins w:id="1438" w:author="Shewmaker, Michael@Energy" w:date="2021-12-27T11:23:00Z">
              <w:r w:rsidRPr="00B63041">
                <w:rPr>
                  <w:rFonts w:asciiTheme="minorHAnsi" w:hAnsiTheme="minorHAnsi" w:cstheme="minorHAnsi"/>
                  <w:sz w:val="22"/>
                  <w:szCs w:val="22"/>
                  <w:rPrChange w:id="1439" w:author="Alhabibi, Haider@Energy" w:date="2023-08-14T16:57:00Z">
                    <w:rPr>
                      <w:rFonts w:asciiTheme="minorHAnsi" w:hAnsiTheme="minorHAnsi" w:cstheme="minorHAnsi"/>
                      <w:sz w:val="18"/>
                      <w:szCs w:val="18"/>
                    </w:rPr>
                  </w:rPrChange>
                </w:rPr>
                <w:t xml:space="preserve">greater than or equal to </w:t>
              </w:r>
            </w:ins>
            <w:r w:rsidRPr="00B63041">
              <w:rPr>
                <w:rFonts w:asciiTheme="minorHAnsi" w:hAnsiTheme="minorHAnsi" w:cstheme="minorHAnsi"/>
                <w:sz w:val="22"/>
                <w:szCs w:val="22"/>
                <w:rPrChange w:id="1440" w:author="Alhabibi, Haider@Energy" w:date="2023-08-14T16:57:00Z">
                  <w:rPr>
                    <w:rFonts w:asciiTheme="minorHAnsi" w:hAnsiTheme="minorHAnsi" w:cstheme="minorHAnsi"/>
                    <w:sz w:val="18"/>
                    <w:szCs w:val="18"/>
                  </w:rPr>
                </w:rPrChange>
              </w:rPr>
              <w:t>350 cfm/ton.</w:t>
            </w:r>
          </w:p>
          <w:p w14:paraId="7CCC2508" w14:textId="11DFDC9F" w:rsidR="00B44E35" w:rsidRPr="00B63041" w:rsidRDefault="00B44E35" w:rsidP="00B44E35">
            <w:pPr>
              <w:keepNext/>
              <w:rPr>
                <w:rFonts w:asciiTheme="minorHAnsi" w:hAnsiTheme="minorHAnsi" w:cstheme="minorHAnsi"/>
                <w:sz w:val="22"/>
                <w:szCs w:val="22"/>
                <w:rPrChange w:id="1441"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442" w:author="Alhabibi, Haider@Energy" w:date="2023-08-14T16:57:00Z">
                  <w:rPr>
                    <w:rFonts w:asciiTheme="minorHAnsi" w:hAnsiTheme="minorHAnsi" w:cstheme="minorHAnsi"/>
                    <w:sz w:val="18"/>
                    <w:szCs w:val="18"/>
                  </w:rPr>
                </w:rPrChange>
              </w:rPr>
              <w:t xml:space="preserve">- Alternative Compliance:  </w:t>
            </w:r>
            <w:del w:id="1443" w:author="Grewing, Kyle@Energy" w:date="2023-08-10T14:48:00Z">
              <w:r w:rsidRPr="00B63041" w:rsidDel="00792DFE">
                <w:rPr>
                  <w:rFonts w:asciiTheme="minorHAnsi" w:hAnsiTheme="minorHAnsi" w:cstheme="minorHAnsi"/>
                  <w:sz w:val="22"/>
                  <w:szCs w:val="22"/>
                  <w:rPrChange w:id="1444" w:author="Alhabibi, Haider@Energy" w:date="2023-08-14T16:57:00Z">
                    <w:rPr>
                      <w:rFonts w:asciiTheme="minorHAnsi" w:hAnsiTheme="minorHAnsi" w:cstheme="minorHAnsi"/>
                      <w:sz w:val="18"/>
                      <w:szCs w:val="18"/>
                    </w:rPr>
                  </w:rPrChange>
                </w:rPr>
                <w:delText xml:space="preserve">CF2R </w:delText>
              </w:r>
            </w:del>
            <w:ins w:id="1445" w:author="Grewing, Kyle@Energy" w:date="2023-08-10T14:48:00Z">
              <w:r w:rsidRPr="00B63041">
                <w:rPr>
                  <w:rFonts w:asciiTheme="minorHAnsi" w:hAnsiTheme="minorHAnsi" w:cstheme="minorHAnsi"/>
                  <w:sz w:val="22"/>
                  <w:szCs w:val="22"/>
                  <w:rPrChange w:id="1446"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447"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448" w:author="Alhabibi, Haider@Energy" w:date="2023-08-14T16:57:00Z">
                  <w:rPr>
                    <w:rFonts w:asciiTheme="minorHAnsi" w:hAnsiTheme="minorHAnsi" w:cstheme="minorHAnsi"/>
                    <w:sz w:val="18"/>
                    <w:szCs w:val="18"/>
                  </w:rPr>
                </w:rPrChange>
              </w:rPr>
              <w:t xml:space="preserve">&amp; </w:t>
            </w:r>
            <w:del w:id="1449" w:author="Grewing, Kyle@Energy" w:date="2023-08-10T14:48:00Z">
              <w:r w:rsidRPr="00B63041" w:rsidDel="00792DFE">
                <w:rPr>
                  <w:rFonts w:asciiTheme="minorHAnsi" w:hAnsiTheme="minorHAnsi" w:cstheme="minorHAnsi"/>
                  <w:sz w:val="22"/>
                  <w:szCs w:val="22"/>
                  <w:rPrChange w:id="1450" w:author="Alhabibi, Haider@Energy" w:date="2023-08-14T16:57:00Z">
                    <w:rPr>
                      <w:rFonts w:asciiTheme="minorHAnsi" w:hAnsiTheme="minorHAnsi" w:cstheme="minorHAnsi"/>
                      <w:sz w:val="18"/>
                      <w:szCs w:val="18"/>
                    </w:rPr>
                  </w:rPrChange>
                </w:rPr>
                <w:delText>CF3R</w:delText>
              </w:r>
            </w:del>
            <w:ins w:id="1451" w:author="Grewing, Kyle@Energy" w:date="2023-08-10T14:48:00Z">
              <w:r w:rsidRPr="00B63041">
                <w:rPr>
                  <w:rFonts w:asciiTheme="minorHAnsi" w:hAnsiTheme="minorHAnsi" w:cstheme="minorHAnsi"/>
                  <w:sz w:val="22"/>
                  <w:szCs w:val="22"/>
                  <w:rPrChange w:id="1452"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453" w:author="Alhabibi, Haider@Energy" w:date="2023-08-14T16:57:00Z">
                  <w:rPr>
                    <w:rFonts w:asciiTheme="minorHAnsi" w:hAnsiTheme="minorHAnsi" w:cstheme="minorHAnsi"/>
                    <w:sz w:val="18"/>
                    <w:szCs w:val="18"/>
                  </w:rPr>
                </w:rPrChange>
              </w:rPr>
              <w:t>-MCH-28 Return Duct Design verification is an alternative to MCH-22 and MCH-23 verification.</w:t>
            </w:r>
          </w:p>
          <w:p w14:paraId="3EB5AB87" w14:textId="347BDBFE" w:rsidR="00B44E35" w:rsidRPr="00B63041" w:rsidRDefault="00B44E35" w:rsidP="00B44E35">
            <w:pPr>
              <w:keepNext/>
              <w:rPr>
                <w:rFonts w:asciiTheme="minorHAnsi" w:hAnsiTheme="minorHAnsi" w:cstheme="minorHAnsi"/>
                <w:sz w:val="22"/>
                <w:szCs w:val="22"/>
                <w:rPrChange w:id="1454" w:author="Alhabibi, Haider@Energy" w:date="2023-08-14T16:57:00Z">
                  <w:rPr>
                    <w:rFonts w:asciiTheme="minorHAnsi" w:hAnsiTheme="minorHAnsi" w:cstheme="minorHAnsi"/>
                    <w:sz w:val="18"/>
                    <w:szCs w:val="18"/>
                  </w:rPr>
                </w:rPrChange>
              </w:rPr>
            </w:pPr>
            <w:del w:id="1455" w:author="Grewing, Kyle@Energy" w:date="2023-08-10T14:48:00Z">
              <w:r w:rsidRPr="00B63041" w:rsidDel="00792DFE">
                <w:rPr>
                  <w:rFonts w:asciiTheme="minorHAnsi" w:hAnsiTheme="minorHAnsi" w:cstheme="minorHAnsi"/>
                  <w:sz w:val="22"/>
                  <w:szCs w:val="22"/>
                  <w:rPrChange w:id="1456" w:author="Alhabibi, Haider@Energy" w:date="2023-08-14T16:57:00Z">
                    <w:rPr>
                      <w:rFonts w:asciiTheme="minorHAnsi" w:hAnsiTheme="minorHAnsi" w:cstheme="minorHAnsi"/>
                      <w:sz w:val="18"/>
                      <w:szCs w:val="18"/>
                    </w:rPr>
                  </w:rPrChange>
                </w:rPr>
                <w:delText xml:space="preserve">CF2R </w:delText>
              </w:r>
            </w:del>
            <w:ins w:id="1457" w:author="Grewing, Kyle@Energy" w:date="2023-08-10T14:48:00Z">
              <w:r w:rsidRPr="00B63041">
                <w:rPr>
                  <w:rFonts w:asciiTheme="minorHAnsi" w:hAnsiTheme="minorHAnsi" w:cstheme="minorHAnsi"/>
                  <w:sz w:val="22"/>
                  <w:szCs w:val="22"/>
                  <w:rPrChange w:id="1458" w:author="Alhabibi, Haider@Energy" w:date="2023-08-14T16:57:00Z">
                    <w:rPr>
                      <w:rFonts w:asciiTheme="minorHAnsi" w:hAnsiTheme="minorHAnsi" w:cstheme="minorHAnsi"/>
                    </w:rPr>
                  </w:rPrChange>
                </w:rPr>
                <w:t>LMCI</w:t>
              </w:r>
              <w:r w:rsidRPr="00B63041">
                <w:rPr>
                  <w:rFonts w:asciiTheme="minorHAnsi" w:hAnsiTheme="minorHAnsi" w:cstheme="minorHAnsi"/>
                  <w:sz w:val="22"/>
                  <w:szCs w:val="22"/>
                  <w:rPrChange w:id="1459" w:author="Alhabibi, Haider@Energy" w:date="2023-08-14T16:57:00Z">
                    <w:rPr>
                      <w:rFonts w:asciiTheme="minorHAnsi" w:hAnsiTheme="minorHAnsi" w:cstheme="minorHAnsi"/>
                      <w:sz w:val="18"/>
                      <w:szCs w:val="18"/>
                    </w:rPr>
                  </w:rPrChange>
                </w:rPr>
                <w:t xml:space="preserve"> </w:t>
              </w:r>
            </w:ins>
            <w:r w:rsidRPr="00B63041">
              <w:rPr>
                <w:rFonts w:asciiTheme="minorHAnsi" w:hAnsiTheme="minorHAnsi" w:cstheme="minorHAnsi"/>
                <w:sz w:val="22"/>
                <w:szCs w:val="22"/>
                <w:rPrChange w:id="1460" w:author="Alhabibi, Haider@Energy" w:date="2023-08-14T16:57:00Z">
                  <w:rPr>
                    <w:rFonts w:asciiTheme="minorHAnsi" w:hAnsiTheme="minorHAnsi" w:cstheme="minorHAnsi"/>
                    <w:sz w:val="18"/>
                    <w:szCs w:val="18"/>
                  </w:rPr>
                </w:rPrChange>
              </w:rPr>
              <w:t xml:space="preserve">&amp; </w:t>
            </w:r>
            <w:del w:id="1461" w:author="Grewing, Kyle@Energy" w:date="2023-08-10T14:48:00Z">
              <w:r w:rsidRPr="00B63041" w:rsidDel="00792DFE">
                <w:rPr>
                  <w:rFonts w:asciiTheme="minorHAnsi" w:hAnsiTheme="minorHAnsi" w:cstheme="minorHAnsi"/>
                  <w:sz w:val="22"/>
                  <w:szCs w:val="22"/>
                  <w:rPrChange w:id="1462" w:author="Alhabibi, Haider@Energy" w:date="2023-08-14T16:57:00Z">
                    <w:rPr>
                      <w:rFonts w:asciiTheme="minorHAnsi" w:hAnsiTheme="minorHAnsi" w:cstheme="minorHAnsi"/>
                      <w:sz w:val="18"/>
                      <w:szCs w:val="18"/>
                    </w:rPr>
                  </w:rPrChange>
                </w:rPr>
                <w:delText>CF3R</w:delText>
              </w:r>
            </w:del>
            <w:ins w:id="1463" w:author="Grewing, Kyle@Energy" w:date="2023-08-10T14:48:00Z">
              <w:r w:rsidRPr="00B63041">
                <w:rPr>
                  <w:rFonts w:asciiTheme="minorHAnsi" w:hAnsiTheme="minorHAnsi" w:cstheme="minorHAnsi"/>
                  <w:sz w:val="22"/>
                  <w:szCs w:val="22"/>
                  <w:rPrChange w:id="1464" w:author="Alhabibi, Haider@Energy" w:date="2023-08-14T16:57:00Z">
                    <w:rPr>
                      <w:rFonts w:asciiTheme="minorHAnsi" w:hAnsiTheme="minorHAnsi" w:cstheme="minorHAnsi"/>
                    </w:rPr>
                  </w:rPrChange>
                </w:rPr>
                <w:t>LMCV</w:t>
              </w:r>
            </w:ins>
            <w:r w:rsidRPr="00B63041">
              <w:rPr>
                <w:rFonts w:asciiTheme="minorHAnsi" w:hAnsiTheme="minorHAnsi" w:cstheme="minorHAnsi"/>
                <w:sz w:val="22"/>
                <w:szCs w:val="22"/>
                <w:rPrChange w:id="1465" w:author="Alhabibi, Haider@Energy" w:date="2023-08-14T16:57:00Z">
                  <w:rPr>
                    <w:rFonts w:asciiTheme="minorHAnsi" w:hAnsiTheme="minorHAnsi" w:cstheme="minorHAnsi"/>
                    <w:sz w:val="18"/>
                    <w:szCs w:val="18"/>
                  </w:rPr>
                </w:rPrChange>
              </w:rPr>
              <w:t>-MCH-25-H Refrigerant Charge verification required when refrigerant containing components are installed or altered (</w:t>
            </w:r>
            <w:r w:rsidRPr="00B63041">
              <w:rPr>
                <w:rFonts w:asciiTheme="minorHAnsi" w:hAnsiTheme="minorHAnsi" w:cstheme="minorHAnsi"/>
                <w:color w:val="000000"/>
                <w:sz w:val="22"/>
                <w:szCs w:val="22"/>
                <w:rPrChange w:id="1466" w:author="Alhabibi, Haider@Energy" w:date="2023-08-14T16:57:00Z">
                  <w:rPr>
                    <w:rFonts w:asciiTheme="minorHAnsi" w:hAnsiTheme="minorHAnsi" w:cstheme="minorHAnsi"/>
                    <w:color w:val="000000"/>
                    <w:sz w:val="16"/>
                    <w:szCs w:val="16"/>
                  </w:rPr>
                </w:rPrChange>
              </w:rPr>
              <w:t>applicable in CZ 2, 8-15)</w:t>
            </w:r>
            <w:r w:rsidRPr="00B63041">
              <w:rPr>
                <w:rFonts w:asciiTheme="minorHAnsi" w:hAnsiTheme="minorHAnsi" w:cstheme="minorHAnsi"/>
                <w:sz w:val="22"/>
                <w:szCs w:val="22"/>
                <w:rPrChange w:id="1467" w:author="Alhabibi, Haider@Energy" w:date="2023-08-14T16:57:00Z">
                  <w:rPr>
                    <w:rFonts w:asciiTheme="minorHAnsi" w:hAnsiTheme="minorHAnsi" w:cstheme="minorHAnsi"/>
                    <w:sz w:val="18"/>
                    <w:szCs w:val="18"/>
                  </w:rPr>
                </w:rPrChange>
              </w:rPr>
              <w:t>.</w:t>
            </w:r>
          </w:p>
          <w:p w14:paraId="5A822B30" w14:textId="77777777" w:rsidR="00B44E35" w:rsidRPr="00B63041" w:rsidRDefault="00B44E35" w:rsidP="00B44E35">
            <w:pPr>
              <w:keepNext/>
              <w:rPr>
                <w:rFonts w:asciiTheme="minorHAnsi" w:hAnsiTheme="minorHAnsi" w:cstheme="minorHAnsi"/>
                <w:sz w:val="22"/>
                <w:szCs w:val="22"/>
                <w:u w:val="single"/>
                <w:rPrChange w:id="1468"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469" w:author="Alhabibi, Haider@Energy" w:date="2023-08-14T16:57:00Z">
                  <w:rPr>
                    <w:rFonts w:asciiTheme="minorHAnsi" w:hAnsiTheme="minorHAnsi" w:cstheme="minorHAnsi"/>
                    <w:sz w:val="18"/>
                    <w:szCs w:val="18"/>
                    <w:u w:val="single"/>
                  </w:rPr>
                </w:rPrChange>
              </w:rPr>
              <w:t>Exceptions:</w:t>
            </w:r>
          </w:p>
          <w:p w14:paraId="4EBFC5C6" w14:textId="77777777" w:rsidR="00B44E35" w:rsidRPr="00B63041" w:rsidRDefault="00B44E35" w:rsidP="00B44E35">
            <w:pPr>
              <w:keepNext/>
              <w:rPr>
                <w:rFonts w:asciiTheme="minorHAnsi" w:hAnsiTheme="minorHAnsi" w:cstheme="minorHAnsi"/>
                <w:sz w:val="22"/>
                <w:szCs w:val="22"/>
                <w:rPrChange w:id="1470" w:author="Alhabibi, Haider@Energy" w:date="2023-08-14T16:57:00Z">
                  <w:rPr>
                    <w:rFonts w:asciiTheme="minorHAnsi" w:hAnsiTheme="minorHAnsi" w:cstheme="minorHAnsi"/>
                    <w:sz w:val="18"/>
                    <w:szCs w:val="18"/>
                  </w:rPr>
                </w:rPrChange>
              </w:rPr>
            </w:pPr>
            <w:r w:rsidRPr="00B63041">
              <w:rPr>
                <w:rFonts w:asciiTheme="minorHAnsi" w:hAnsiTheme="minorHAnsi" w:cstheme="minorHAnsi"/>
                <w:sz w:val="22"/>
                <w:szCs w:val="22"/>
                <w:rPrChange w:id="1471" w:author="Alhabibi, Haider@Energy" w:date="2023-08-14T16:57:00Z">
                  <w:rPr>
                    <w:rFonts w:asciiTheme="minorHAnsi" w:hAnsiTheme="minorHAnsi" w:cstheme="minorHAnsi"/>
                    <w:sz w:val="18"/>
                    <w:szCs w:val="18"/>
                  </w:rPr>
                </w:rPrChange>
              </w:rPr>
              <w:t>Heating-only systems are exempt from the 0.58 W/cfm and 350 cfm/ton requirements.</w:t>
            </w:r>
          </w:p>
          <w:p w14:paraId="2E132801" w14:textId="77777777" w:rsidR="00B44E35" w:rsidRPr="00B63041" w:rsidRDefault="00B44E35" w:rsidP="00B44E35">
            <w:pPr>
              <w:keepNext/>
              <w:rPr>
                <w:rFonts w:asciiTheme="minorHAnsi" w:hAnsiTheme="minorHAnsi" w:cstheme="minorHAnsi"/>
                <w:sz w:val="22"/>
                <w:szCs w:val="22"/>
                <w:u w:val="single"/>
                <w:rPrChange w:id="1472" w:author="Alhabibi, Haider@Energy" w:date="2023-08-14T16:57:00Z">
                  <w:rPr>
                    <w:rFonts w:asciiTheme="minorHAnsi" w:hAnsiTheme="minorHAnsi" w:cstheme="minorHAnsi"/>
                    <w:sz w:val="18"/>
                    <w:szCs w:val="18"/>
                    <w:u w:val="single"/>
                  </w:rPr>
                </w:rPrChange>
              </w:rPr>
            </w:pPr>
            <w:r w:rsidRPr="00B63041">
              <w:rPr>
                <w:rFonts w:asciiTheme="minorHAnsi" w:hAnsiTheme="minorHAnsi" w:cstheme="minorHAnsi"/>
                <w:sz w:val="22"/>
                <w:szCs w:val="22"/>
                <w:u w:val="single"/>
                <w:rPrChange w:id="1473" w:author="Alhabibi, Haider@Energy" w:date="2023-08-14T16:57:00Z">
                  <w:rPr>
                    <w:rFonts w:asciiTheme="minorHAnsi" w:hAnsiTheme="minorHAnsi" w:cstheme="minorHAnsi"/>
                    <w:sz w:val="18"/>
                    <w:szCs w:val="18"/>
                    <w:u w:val="single"/>
                  </w:rPr>
                </w:rPrChange>
              </w:rPr>
              <w:t>Note:</w:t>
            </w:r>
          </w:p>
          <w:p w14:paraId="2FF2777F" w14:textId="6714312F" w:rsidR="00B44E35" w:rsidRPr="00EB4E7D" w:rsidRDefault="00B44E35" w:rsidP="00B44E35">
            <w:pPr>
              <w:keepNext/>
              <w:rPr>
                <w:rFonts w:asciiTheme="minorHAnsi" w:hAnsiTheme="minorHAnsi" w:cstheme="minorHAnsi"/>
                <w:rPrChange w:id="1474" w:author="Alhabibi, Haider@Energy" w:date="2023-08-14T16:28:00Z">
                  <w:rPr/>
                </w:rPrChange>
              </w:rPr>
            </w:pPr>
            <w:r w:rsidRPr="00B63041">
              <w:rPr>
                <w:rFonts w:asciiTheme="minorHAnsi" w:hAnsiTheme="minorHAnsi" w:cstheme="minorHAnsi"/>
                <w:sz w:val="22"/>
                <w:szCs w:val="22"/>
                <w:rPrChange w:id="1475" w:author="Alhabibi, Haider@Energy" w:date="2023-08-14T16:57:00Z">
                  <w:rPr>
                    <w:rFonts w:asciiTheme="minorHAnsi" w:hAnsiTheme="minorHAnsi" w:cstheme="minorHAnsi"/>
                    <w:sz w:val="18"/>
                    <w:szCs w:val="18"/>
                  </w:rPr>
                </w:rPrChange>
              </w:rPr>
              <w:t>An "entirely new or complete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53330D1" w14:textId="456DCA77" w:rsidR="003F082B" w:rsidRPr="00EB4E7D" w:rsidRDefault="003F082B" w:rsidP="00EE26F4">
      <w:pPr>
        <w:rPr>
          <w:rFonts w:asciiTheme="minorHAnsi" w:hAnsiTheme="minorHAnsi" w:cstheme="minorHAnsi"/>
          <w:rPrChange w:id="1476" w:author="Alhabibi, Haider@Energy" w:date="2023-08-14T16:28:00Z">
            <w:rPr>
              <w:sz w:val="20"/>
            </w:rPr>
          </w:rPrChange>
        </w:rPr>
      </w:pPr>
    </w:p>
    <w:p w14:paraId="0B73A6B4" w14:textId="77777777" w:rsidR="00445370" w:rsidRPr="00EB4E7D" w:rsidRDefault="00445370">
      <w:pPr>
        <w:rPr>
          <w:rFonts w:asciiTheme="minorHAnsi" w:hAnsiTheme="minorHAnsi" w:cstheme="minorHAnsi"/>
          <w:rPrChange w:id="1477" w:author="Alhabibi, Haider@Energy" w:date="2023-08-14T16:28:00Z">
            <w:rPr>
              <w:rFonts w:ascii="Calibri" w:hAnsi="Calibri"/>
            </w:rPr>
          </w:rPrChang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6807"/>
        <w:gridCol w:w="7583"/>
      </w:tblGrid>
      <w:tr w:rsidR="00AC6830" w:rsidRPr="00EB4E7D" w14:paraId="0B73A6B6" w14:textId="77777777" w:rsidTr="00F443ED">
        <w:trPr>
          <w:trHeight w:val="332"/>
        </w:trPr>
        <w:tc>
          <w:tcPr>
            <w:tcW w:w="14689" w:type="dxa"/>
            <w:gridSpan w:val="2"/>
            <w:vAlign w:val="center"/>
          </w:tcPr>
          <w:p w14:paraId="0B73A6B5" w14:textId="77777777" w:rsidR="00AC6830" w:rsidRPr="00EB4E7D"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b/>
                <w:rPrChange w:id="1478" w:author="Alhabibi, Haider@Energy" w:date="2023-08-14T16:28:00Z">
                  <w:rPr>
                    <w:rFonts w:cs="Arial"/>
                    <w:b/>
                    <w:sz w:val="20"/>
                    <w:szCs w:val="20"/>
                  </w:rPr>
                </w:rPrChange>
              </w:rPr>
            </w:pPr>
            <w:r w:rsidRPr="00EB4E7D">
              <w:rPr>
                <w:rFonts w:asciiTheme="minorHAnsi" w:hAnsiTheme="minorHAnsi" w:cstheme="minorHAnsi"/>
                <w:b/>
                <w:caps/>
                <w:rPrChange w:id="1479" w:author="Alhabibi, Haider@Energy" w:date="2023-08-14T16:28:00Z">
                  <w:rPr>
                    <w:rFonts w:ascii="Calibri" w:hAnsi="Calibri" w:cs="Arial"/>
                    <w:b/>
                    <w:caps/>
                    <w:sz w:val="18"/>
                    <w:szCs w:val="18"/>
                  </w:rPr>
                </w:rPrChange>
              </w:rPr>
              <w:lastRenderedPageBreak/>
              <w:t>Documentation Author's Declaration Statement</w:t>
            </w:r>
          </w:p>
        </w:tc>
      </w:tr>
      <w:tr w:rsidR="00AC6830" w:rsidRPr="00EB4E7D" w14:paraId="0B73A6B8" w14:textId="77777777">
        <w:trPr>
          <w:trHeight w:val="206"/>
        </w:trPr>
        <w:tc>
          <w:tcPr>
            <w:tcW w:w="14689" w:type="dxa"/>
            <w:gridSpan w:val="2"/>
            <w:vAlign w:val="center"/>
          </w:tcPr>
          <w:p w14:paraId="0B73A6B7" w14:textId="77777777" w:rsidR="004968E9" w:rsidRPr="00B63041" w:rsidRDefault="00AC6830" w:rsidP="00EE26F4">
            <w:pPr>
              <w:keepNext/>
              <w:numPr>
                <w:ilvl w:val="0"/>
                <w:numId w:val="6"/>
              </w:numPr>
              <w:rPr>
                <w:rFonts w:asciiTheme="minorHAnsi" w:hAnsiTheme="minorHAnsi" w:cstheme="minorHAnsi"/>
                <w:sz w:val="22"/>
                <w:szCs w:val="22"/>
                <w:rPrChange w:id="1480" w:author="Alhabibi, Haider@Energy" w:date="2023-08-14T16:57:00Z">
                  <w:rPr>
                    <w:rFonts w:ascii="Calibri" w:hAnsi="Calibri"/>
                    <w:sz w:val="18"/>
                    <w:szCs w:val="18"/>
                  </w:rPr>
                </w:rPrChange>
              </w:rPr>
            </w:pPr>
            <w:r w:rsidRPr="00B63041">
              <w:rPr>
                <w:rFonts w:asciiTheme="minorHAnsi" w:hAnsiTheme="minorHAnsi" w:cstheme="minorHAnsi"/>
                <w:sz w:val="22"/>
                <w:szCs w:val="22"/>
                <w:rPrChange w:id="1481" w:author="Alhabibi, Haider@Energy" w:date="2023-08-14T16:57:00Z">
                  <w:rPr>
                    <w:rFonts w:ascii="Calibri" w:hAnsi="Calibri"/>
                    <w:sz w:val="18"/>
                    <w:szCs w:val="18"/>
                  </w:rPr>
                </w:rPrChange>
              </w:rPr>
              <w:t>I certify that this Certificate of Compliance documentation is accurate and complete.</w:t>
            </w:r>
          </w:p>
        </w:tc>
      </w:tr>
      <w:tr w:rsidR="00AC6830" w:rsidRPr="00EB4E7D" w14:paraId="0B73A6BB" w14:textId="77777777">
        <w:trPr>
          <w:trHeight w:val="432"/>
        </w:trPr>
        <w:tc>
          <w:tcPr>
            <w:tcW w:w="6948" w:type="dxa"/>
          </w:tcPr>
          <w:p w14:paraId="0B73A6B9" w14:textId="77777777" w:rsidR="00AC6830" w:rsidRPr="00B63041" w:rsidRDefault="00AC6830" w:rsidP="00EE26F4">
            <w:pPr>
              <w:keepNext/>
              <w:rPr>
                <w:rFonts w:asciiTheme="minorHAnsi" w:hAnsiTheme="minorHAnsi" w:cstheme="minorHAnsi"/>
                <w:sz w:val="22"/>
                <w:szCs w:val="22"/>
                <w:rPrChange w:id="1482" w:author="Alhabibi, Haider@Energy" w:date="2023-08-14T16:57:00Z">
                  <w:rPr>
                    <w:rFonts w:ascii="Calibri" w:hAnsi="Calibri"/>
                    <w:sz w:val="14"/>
                    <w:szCs w:val="14"/>
                  </w:rPr>
                </w:rPrChange>
              </w:rPr>
            </w:pPr>
            <w:r w:rsidRPr="00B63041">
              <w:rPr>
                <w:rFonts w:asciiTheme="minorHAnsi" w:hAnsiTheme="minorHAnsi" w:cstheme="minorHAnsi"/>
                <w:sz w:val="22"/>
                <w:szCs w:val="22"/>
                <w:rPrChange w:id="1483" w:author="Alhabibi, Haider@Energy" w:date="2023-08-14T16:57:00Z">
                  <w:rPr>
                    <w:rFonts w:ascii="Calibri" w:hAnsi="Calibri"/>
                    <w:sz w:val="14"/>
                    <w:szCs w:val="14"/>
                  </w:rPr>
                </w:rPrChange>
              </w:rPr>
              <w:t>Documentation Author Name:</w:t>
            </w:r>
          </w:p>
        </w:tc>
        <w:tc>
          <w:tcPr>
            <w:tcW w:w="7741" w:type="dxa"/>
          </w:tcPr>
          <w:p w14:paraId="0B73A6BA" w14:textId="77777777" w:rsidR="00AC6830" w:rsidRPr="00B63041" w:rsidRDefault="00AC6830" w:rsidP="00EE26F4">
            <w:pPr>
              <w:keepNext/>
              <w:rPr>
                <w:rFonts w:asciiTheme="minorHAnsi" w:hAnsiTheme="minorHAnsi" w:cstheme="minorHAnsi"/>
                <w:sz w:val="22"/>
                <w:szCs w:val="22"/>
                <w:rPrChange w:id="1484" w:author="Alhabibi, Haider@Energy" w:date="2023-08-14T16:57:00Z">
                  <w:rPr>
                    <w:rFonts w:ascii="Calibri" w:hAnsi="Calibri"/>
                    <w:sz w:val="14"/>
                    <w:szCs w:val="14"/>
                  </w:rPr>
                </w:rPrChange>
              </w:rPr>
            </w:pPr>
            <w:r w:rsidRPr="00B63041">
              <w:rPr>
                <w:rFonts w:asciiTheme="minorHAnsi" w:hAnsiTheme="minorHAnsi" w:cstheme="minorHAnsi"/>
                <w:sz w:val="22"/>
                <w:szCs w:val="22"/>
                <w:rPrChange w:id="1485" w:author="Alhabibi, Haider@Energy" w:date="2023-08-14T16:57:00Z">
                  <w:rPr>
                    <w:rFonts w:ascii="Calibri" w:hAnsi="Calibri"/>
                    <w:sz w:val="14"/>
                    <w:szCs w:val="14"/>
                  </w:rPr>
                </w:rPrChange>
              </w:rPr>
              <w:t>Documentation Author Signature:</w:t>
            </w:r>
          </w:p>
        </w:tc>
      </w:tr>
      <w:tr w:rsidR="00AC6830" w:rsidRPr="00EB4E7D" w14:paraId="0B73A6BE" w14:textId="77777777">
        <w:trPr>
          <w:trHeight w:val="432"/>
        </w:trPr>
        <w:tc>
          <w:tcPr>
            <w:tcW w:w="6948" w:type="dxa"/>
          </w:tcPr>
          <w:p w14:paraId="0B73A6BC" w14:textId="77777777" w:rsidR="00AC6830" w:rsidRPr="00B63041" w:rsidRDefault="00AC6830" w:rsidP="00EE26F4">
            <w:pPr>
              <w:keepNext/>
              <w:rPr>
                <w:rFonts w:asciiTheme="minorHAnsi" w:hAnsiTheme="minorHAnsi" w:cstheme="minorHAnsi"/>
                <w:sz w:val="22"/>
                <w:szCs w:val="22"/>
                <w:rPrChange w:id="1486" w:author="Alhabibi, Haider@Energy" w:date="2023-08-14T16:57:00Z">
                  <w:rPr>
                    <w:rFonts w:ascii="Calibri" w:hAnsi="Calibri"/>
                    <w:sz w:val="14"/>
                    <w:szCs w:val="14"/>
                  </w:rPr>
                </w:rPrChange>
              </w:rPr>
            </w:pPr>
            <w:r w:rsidRPr="00B63041">
              <w:rPr>
                <w:rFonts w:asciiTheme="minorHAnsi" w:hAnsiTheme="minorHAnsi" w:cstheme="minorHAnsi"/>
                <w:sz w:val="22"/>
                <w:szCs w:val="22"/>
                <w:rPrChange w:id="1487" w:author="Alhabibi, Haider@Energy" w:date="2023-08-14T16:57:00Z">
                  <w:rPr>
                    <w:rFonts w:ascii="Calibri" w:hAnsi="Calibri"/>
                    <w:sz w:val="14"/>
                    <w:szCs w:val="14"/>
                  </w:rPr>
                </w:rPrChange>
              </w:rPr>
              <w:t>Company:</w:t>
            </w:r>
          </w:p>
        </w:tc>
        <w:tc>
          <w:tcPr>
            <w:tcW w:w="7741" w:type="dxa"/>
          </w:tcPr>
          <w:p w14:paraId="0B73A6BD" w14:textId="77777777" w:rsidR="00AC6830" w:rsidRPr="00B63041" w:rsidRDefault="00AC6830" w:rsidP="00EE26F4">
            <w:pPr>
              <w:keepNext/>
              <w:rPr>
                <w:rFonts w:asciiTheme="minorHAnsi" w:hAnsiTheme="minorHAnsi" w:cstheme="minorHAnsi"/>
                <w:sz w:val="22"/>
                <w:szCs w:val="22"/>
                <w:rPrChange w:id="1488" w:author="Alhabibi, Haider@Energy" w:date="2023-08-14T16:57:00Z">
                  <w:rPr>
                    <w:rFonts w:ascii="Calibri" w:hAnsi="Calibri"/>
                    <w:sz w:val="14"/>
                    <w:szCs w:val="14"/>
                  </w:rPr>
                </w:rPrChange>
              </w:rPr>
            </w:pPr>
            <w:r w:rsidRPr="00B63041">
              <w:rPr>
                <w:rFonts w:asciiTheme="minorHAnsi" w:hAnsiTheme="minorHAnsi" w:cstheme="minorHAnsi"/>
                <w:sz w:val="22"/>
                <w:szCs w:val="22"/>
                <w:rPrChange w:id="1489" w:author="Alhabibi, Haider@Energy" w:date="2023-08-14T16:57:00Z">
                  <w:rPr>
                    <w:rFonts w:ascii="Calibri" w:hAnsi="Calibri"/>
                    <w:sz w:val="14"/>
                    <w:szCs w:val="14"/>
                  </w:rPr>
                </w:rPrChange>
              </w:rPr>
              <w:t>Signature Date:</w:t>
            </w:r>
          </w:p>
        </w:tc>
      </w:tr>
      <w:tr w:rsidR="00AC6830" w:rsidRPr="00EB4E7D" w14:paraId="0B73A6C1" w14:textId="77777777">
        <w:trPr>
          <w:trHeight w:val="432"/>
        </w:trPr>
        <w:tc>
          <w:tcPr>
            <w:tcW w:w="6948" w:type="dxa"/>
          </w:tcPr>
          <w:p w14:paraId="0B73A6BF" w14:textId="77777777" w:rsidR="00AC6830" w:rsidRPr="00B63041" w:rsidRDefault="00AC6830" w:rsidP="00EE26F4">
            <w:pPr>
              <w:keepNext/>
              <w:rPr>
                <w:rFonts w:asciiTheme="minorHAnsi" w:hAnsiTheme="minorHAnsi" w:cstheme="minorHAnsi"/>
                <w:sz w:val="22"/>
                <w:szCs w:val="22"/>
                <w:rPrChange w:id="1490" w:author="Alhabibi, Haider@Energy" w:date="2023-08-14T16:57:00Z">
                  <w:rPr>
                    <w:rFonts w:ascii="Calibri" w:hAnsi="Calibri"/>
                    <w:sz w:val="14"/>
                    <w:szCs w:val="14"/>
                  </w:rPr>
                </w:rPrChange>
              </w:rPr>
            </w:pPr>
            <w:r w:rsidRPr="00B63041">
              <w:rPr>
                <w:rFonts w:asciiTheme="minorHAnsi" w:hAnsiTheme="minorHAnsi" w:cstheme="minorHAnsi"/>
                <w:sz w:val="22"/>
                <w:szCs w:val="22"/>
                <w:rPrChange w:id="1491" w:author="Alhabibi, Haider@Energy" w:date="2023-08-14T16:57:00Z">
                  <w:rPr>
                    <w:rFonts w:ascii="Calibri" w:hAnsi="Calibri"/>
                    <w:sz w:val="14"/>
                    <w:szCs w:val="14"/>
                  </w:rPr>
                </w:rPrChange>
              </w:rPr>
              <w:t>Address:</w:t>
            </w:r>
          </w:p>
        </w:tc>
        <w:tc>
          <w:tcPr>
            <w:tcW w:w="7741" w:type="dxa"/>
          </w:tcPr>
          <w:p w14:paraId="0B73A6C0" w14:textId="5DACAFA8" w:rsidR="00AC6830" w:rsidRPr="00B63041" w:rsidRDefault="00AC6830" w:rsidP="00EE26F4">
            <w:pPr>
              <w:keepNext/>
              <w:rPr>
                <w:rFonts w:asciiTheme="minorHAnsi" w:hAnsiTheme="minorHAnsi" w:cstheme="minorHAnsi"/>
                <w:sz w:val="22"/>
                <w:szCs w:val="22"/>
                <w:rPrChange w:id="1492" w:author="Alhabibi, Haider@Energy" w:date="2023-08-14T16:57:00Z">
                  <w:rPr>
                    <w:rFonts w:ascii="Calibri" w:hAnsi="Calibri"/>
                    <w:sz w:val="14"/>
                    <w:szCs w:val="14"/>
                  </w:rPr>
                </w:rPrChange>
              </w:rPr>
            </w:pPr>
            <w:r w:rsidRPr="00B63041">
              <w:rPr>
                <w:rFonts w:asciiTheme="minorHAnsi" w:hAnsiTheme="minorHAnsi" w:cstheme="minorHAnsi"/>
                <w:sz w:val="22"/>
                <w:szCs w:val="22"/>
                <w:rPrChange w:id="1493" w:author="Alhabibi, Haider@Energy" w:date="2023-08-14T16:57:00Z">
                  <w:rPr>
                    <w:rFonts w:ascii="Calibri" w:hAnsi="Calibri"/>
                    <w:sz w:val="14"/>
                    <w:szCs w:val="14"/>
                  </w:rPr>
                </w:rPrChange>
              </w:rPr>
              <w:t>CEA/HERS Certification Identification (if applicable):</w:t>
            </w:r>
          </w:p>
        </w:tc>
      </w:tr>
      <w:tr w:rsidR="00AC6830" w:rsidRPr="00EB4E7D" w14:paraId="0B73A6C4" w14:textId="77777777">
        <w:trPr>
          <w:trHeight w:val="432"/>
        </w:trPr>
        <w:tc>
          <w:tcPr>
            <w:tcW w:w="6948" w:type="dxa"/>
          </w:tcPr>
          <w:p w14:paraId="0B73A6C2" w14:textId="77777777" w:rsidR="00AC6830" w:rsidRPr="00B63041" w:rsidRDefault="00AC6830" w:rsidP="00EE26F4">
            <w:pPr>
              <w:keepNext/>
              <w:rPr>
                <w:rFonts w:asciiTheme="minorHAnsi" w:hAnsiTheme="minorHAnsi" w:cstheme="minorHAnsi"/>
                <w:sz w:val="22"/>
                <w:szCs w:val="22"/>
                <w:rPrChange w:id="1494" w:author="Alhabibi, Haider@Energy" w:date="2023-08-14T16:57:00Z">
                  <w:rPr>
                    <w:rFonts w:ascii="Calibri" w:hAnsi="Calibri"/>
                    <w:sz w:val="14"/>
                    <w:szCs w:val="14"/>
                  </w:rPr>
                </w:rPrChange>
              </w:rPr>
            </w:pPr>
            <w:r w:rsidRPr="00B63041">
              <w:rPr>
                <w:rFonts w:asciiTheme="minorHAnsi" w:hAnsiTheme="minorHAnsi" w:cstheme="minorHAnsi"/>
                <w:sz w:val="22"/>
                <w:szCs w:val="22"/>
                <w:rPrChange w:id="1495" w:author="Alhabibi, Haider@Energy" w:date="2023-08-14T16:57:00Z">
                  <w:rPr>
                    <w:rFonts w:ascii="Calibri" w:hAnsi="Calibri"/>
                    <w:sz w:val="14"/>
                    <w:szCs w:val="14"/>
                  </w:rPr>
                </w:rPrChange>
              </w:rPr>
              <w:t>City/State/Zip:</w:t>
            </w:r>
          </w:p>
        </w:tc>
        <w:tc>
          <w:tcPr>
            <w:tcW w:w="7741" w:type="dxa"/>
          </w:tcPr>
          <w:p w14:paraId="0B73A6C3" w14:textId="77777777" w:rsidR="00AC6830" w:rsidRPr="00B63041" w:rsidRDefault="00AC6830" w:rsidP="00EE26F4">
            <w:pPr>
              <w:keepNext/>
              <w:rPr>
                <w:rFonts w:asciiTheme="minorHAnsi" w:hAnsiTheme="minorHAnsi" w:cstheme="minorHAnsi"/>
                <w:sz w:val="22"/>
                <w:szCs w:val="22"/>
                <w:rPrChange w:id="1496" w:author="Alhabibi, Haider@Energy" w:date="2023-08-14T16:57:00Z">
                  <w:rPr>
                    <w:rFonts w:ascii="Calibri" w:hAnsi="Calibri"/>
                    <w:sz w:val="14"/>
                    <w:szCs w:val="14"/>
                  </w:rPr>
                </w:rPrChange>
              </w:rPr>
            </w:pPr>
            <w:r w:rsidRPr="00B63041">
              <w:rPr>
                <w:rFonts w:asciiTheme="minorHAnsi" w:hAnsiTheme="minorHAnsi" w:cstheme="minorHAnsi"/>
                <w:sz w:val="22"/>
                <w:szCs w:val="22"/>
                <w:rPrChange w:id="1497" w:author="Alhabibi, Haider@Energy" w:date="2023-08-14T16:57:00Z">
                  <w:rPr>
                    <w:rFonts w:ascii="Calibri" w:hAnsi="Calibri"/>
                    <w:sz w:val="14"/>
                    <w:szCs w:val="14"/>
                  </w:rPr>
                </w:rPrChange>
              </w:rPr>
              <w:t>Phone:</w:t>
            </w:r>
          </w:p>
        </w:tc>
      </w:tr>
      <w:tr w:rsidR="00AC6830" w:rsidRPr="00EB4E7D" w14:paraId="0B73A6C6" w14:textId="77777777">
        <w:tblPrEx>
          <w:tblCellMar>
            <w:left w:w="115" w:type="dxa"/>
            <w:right w:w="115" w:type="dxa"/>
          </w:tblCellMar>
        </w:tblPrEx>
        <w:trPr>
          <w:trHeight w:val="296"/>
        </w:trPr>
        <w:tc>
          <w:tcPr>
            <w:tcW w:w="14689" w:type="dxa"/>
            <w:gridSpan w:val="2"/>
            <w:vAlign w:val="center"/>
          </w:tcPr>
          <w:p w14:paraId="0B73A6C5" w14:textId="77777777" w:rsidR="00AC6830" w:rsidRPr="00B63041"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22"/>
                <w:szCs w:val="22"/>
                <w:rPrChange w:id="1498" w:author="Alhabibi, Haider@Energy" w:date="2023-08-14T16:57:00Z">
                  <w:rPr>
                    <w:rFonts w:ascii="Calibri" w:hAnsi="Calibri"/>
                    <w:sz w:val="18"/>
                    <w:szCs w:val="18"/>
                  </w:rPr>
                </w:rPrChange>
              </w:rPr>
            </w:pPr>
            <w:r w:rsidRPr="00B63041">
              <w:rPr>
                <w:rFonts w:asciiTheme="minorHAnsi" w:hAnsiTheme="minorHAnsi" w:cstheme="minorHAnsi"/>
                <w:b/>
                <w:caps/>
                <w:sz w:val="22"/>
                <w:szCs w:val="22"/>
                <w:rPrChange w:id="1499" w:author="Alhabibi, Haider@Energy" w:date="2023-08-14T16:57:00Z">
                  <w:rPr>
                    <w:rFonts w:ascii="Calibri" w:hAnsi="Calibri" w:cs="Arial"/>
                    <w:b/>
                    <w:caps/>
                    <w:sz w:val="18"/>
                    <w:szCs w:val="18"/>
                  </w:rPr>
                </w:rPrChange>
              </w:rPr>
              <w:t xml:space="preserve">Responsible Person's Declaration statement  </w:t>
            </w:r>
          </w:p>
        </w:tc>
      </w:tr>
      <w:tr w:rsidR="00AC6830" w:rsidRPr="00EB4E7D" w14:paraId="0B73A6CD" w14:textId="77777777">
        <w:tblPrEx>
          <w:tblCellMar>
            <w:left w:w="115" w:type="dxa"/>
            <w:right w:w="115" w:type="dxa"/>
          </w:tblCellMar>
        </w:tblPrEx>
        <w:trPr>
          <w:trHeight w:val="504"/>
        </w:trPr>
        <w:tc>
          <w:tcPr>
            <w:tcW w:w="14689" w:type="dxa"/>
            <w:gridSpan w:val="2"/>
          </w:tcPr>
          <w:p w14:paraId="0B73A6C7" w14:textId="77777777" w:rsidR="00AC6830" w:rsidRPr="00B63041" w:rsidRDefault="00AC6830" w:rsidP="00F443ED">
            <w:pPr>
              <w:keepNext/>
              <w:tabs>
                <w:tab w:val="left" w:pos="-2600"/>
              </w:tabs>
              <w:ind w:right="90"/>
              <w:outlineLvl w:val="2"/>
              <w:rPr>
                <w:rFonts w:asciiTheme="minorHAnsi" w:hAnsiTheme="minorHAnsi" w:cstheme="minorHAnsi"/>
                <w:sz w:val="22"/>
                <w:szCs w:val="22"/>
                <w:rPrChange w:id="1500" w:author="Alhabibi, Haider@Energy" w:date="2023-08-14T16:57:00Z">
                  <w:rPr>
                    <w:rFonts w:ascii="Calibri" w:hAnsi="Calibri"/>
                    <w:sz w:val="18"/>
                    <w:szCs w:val="18"/>
                  </w:rPr>
                </w:rPrChange>
              </w:rPr>
            </w:pPr>
            <w:r w:rsidRPr="00B63041">
              <w:rPr>
                <w:rFonts w:asciiTheme="minorHAnsi" w:hAnsiTheme="minorHAnsi" w:cstheme="minorHAnsi"/>
                <w:sz w:val="22"/>
                <w:szCs w:val="22"/>
                <w:rPrChange w:id="1501" w:author="Alhabibi, Haider@Energy" w:date="2023-08-14T16:57:00Z">
                  <w:rPr>
                    <w:rFonts w:ascii="Calibri" w:hAnsi="Calibri"/>
                    <w:sz w:val="18"/>
                    <w:szCs w:val="18"/>
                  </w:rPr>
                </w:rPrChange>
              </w:rPr>
              <w:t>I certify the following under penalty of perjury, under the laws of the State of California:</w:t>
            </w:r>
          </w:p>
          <w:p w14:paraId="0B73A6C8" w14:textId="77777777" w:rsidR="004968E9" w:rsidRPr="00B63041" w:rsidRDefault="00AC6830" w:rsidP="00EE26F4">
            <w:pPr>
              <w:keepNext/>
              <w:numPr>
                <w:ilvl w:val="0"/>
                <w:numId w:val="5"/>
              </w:numPr>
              <w:tabs>
                <w:tab w:val="left" w:pos="-2600"/>
              </w:tabs>
              <w:ind w:right="90"/>
              <w:outlineLvl w:val="2"/>
              <w:rPr>
                <w:rFonts w:asciiTheme="minorHAnsi" w:hAnsiTheme="minorHAnsi" w:cstheme="minorHAnsi"/>
                <w:sz w:val="22"/>
                <w:szCs w:val="22"/>
                <w:rPrChange w:id="1502" w:author="Alhabibi, Haider@Energy" w:date="2023-08-14T16:57:00Z">
                  <w:rPr>
                    <w:rFonts w:ascii="Calibri" w:hAnsi="Calibri"/>
                    <w:sz w:val="18"/>
                    <w:szCs w:val="18"/>
                  </w:rPr>
                </w:rPrChange>
              </w:rPr>
            </w:pPr>
            <w:r w:rsidRPr="00B63041">
              <w:rPr>
                <w:rFonts w:asciiTheme="minorHAnsi" w:hAnsiTheme="minorHAnsi" w:cstheme="minorHAnsi"/>
                <w:sz w:val="22"/>
                <w:szCs w:val="22"/>
                <w:rPrChange w:id="1503" w:author="Alhabibi, Haider@Energy" w:date="2023-08-14T16:57:00Z">
                  <w:rPr>
                    <w:rFonts w:ascii="Calibri" w:hAnsi="Calibri"/>
                    <w:sz w:val="18"/>
                    <w:szCs w:val="18"/>
                  </w:rPr>
                </w:rPrChange>
              </w:rPr>
              <w:t>The information provided on this Certificate of Compliance is true and correct.</w:t>
            </w:r>
          </w:p>
          <w:p w14:paraId="0B73A6C9" w14:textId="77777777" w:rsidR="004968E9" w:rsidRPr="00B63041" w:rsidRDefault="00AC6830" w:rsidP="00EE26F4">
            <w:pPr>
              <w:keepNext/>
              <w:numPr>
                <w:ilvl w:val="0"/>
                <w:numId w:val="5"/>
              </w:numPr>
              <w:tabs>
                <w:tab w:val="left" w:pos="-2600"/>
              </w:tabs>
              <w:ind w:right="90"/>
              <w:outlineLvl w:val="2"/>
              <w:rPr>
                <w:rFonts w:asciiTheme="minorHAnsi" w:hAnsiTheme="minorHAnsi" w:cstheme="minorHAnsi"/>
                <w:sz w:val="22"/>
                <w:szCs w:val="22"/>
                <w:rPrChange w:id="1504" w:author="Alhabibi, Haider@Energy" w:date="2023-08-14T16:57:00Z">
                  <w:rPr>
                    <w:rFonts w:ascii="Calibri" w:hAnsi="Calibri"/>
                    <w:sz w:val="18"/>
                    <w:szCs w:val="18"/>
                  </w:rPr>
                </w:rPrChange>
              </w:rPr>
            </w:pPr>
            <w:r w:rsidRPr="00B63041">
              <w:rPr>
                <w:rFonts w:asciiTheme="minorHAnsi" w:hAnsiTheme="minorHAnsi" w:cstheme="minorHAnsi"/>
                <w:sz w:val="22"/>
                <w:szCs w:val="22"/>
                <w:rPrChange w:id="1505" w:author="Alhabibi, Haider@Energy" w:date="2023-08-14T16:57:00Z">
                  <w:rPr>
                    <w:rFonts w:ascii="Calibri" w:hAnsi="Calibri"/>
                    <w:sz w:val="18"/>
                    <w:szCs w:val="18"/>
                  </w:rPr>
                </w:rPrChange>
              </w:rPr>
              <w:t>I am eligible under Division 3 of the Business and Professions Code to accept responsibility for the building design or system design identified on this Certificate of Compliance (responsible designer).</w:t>
            </w:r>
          </w:p>
          <w:p w14:paraId="0B73A6CA" w14:textId="77777777" w:rsidR="004968E9" w:rsidRPr="00B63041" w:rsidRDefault="00AC6830" w:rsidP="00EE26F4">
            <w:pPr>
              <w:keepNext/>
              <w:numPr>
                <w:ilvl w:val="0"/>
                <w:numId w:val="5"/>
              </w:numPr>
              <w:autoSpaceDE w:val="0"/>
              <w:autoSpaceDN w:val="0"/>
              <w:adjustRightInd w:val="0"/>
              <w:ind w:right="90"/>
              <w:rPr>
                <w:rFonts w:asciiTheme="minorHAnsi" w:hAnsiTheme="minorHAnsi" w:cstheme="minorHAnsi"/>
                <w:sz w:val="22"/>
                <w:szCs w:val="22"/>
                <w:rPrChange w:id="1506" w:author="Alhabibi, Haider@Energy" w:date="2023-08-14T16:57:00Z">
                  <w:rPr>
                    <w:rFonts w:ascii="Calibri" w:hAnsi="Calibri"/>
                    <w:sz w:val="18"/>
                    <w:szCs w:val="18"/>
                  </w:rPr>
                </w:rPrChange>
              </w:rPr>
            </w:pPr>
            <w:r w:rsidRPr="00B63041">
              <w:rPr>
                <w:rFonts w:asciiTheme="minorHAnsi" w:hAnsiTheme="minorHAnsi" w:cstheme="minorHAnsi"/>
                <w:sz w:val="22"/>
                <w:szCs w:val="22"/>
                <w:rPrChange w:id="1507" w:author="Alhabibi, Haider@Energy" w:date="2023-08-14T16:57:00Z">
                  <w:rPr>
                    <w:rFonts w:ascii="Calibri" w:hAnsi="Calibri" w:cs="Arial"/>
                    <w:sz w:val="18"/>
                    <w:szCs w:val="18"/>
                  </w:rPr>
                </w:rPrChange>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B63041">
              <w:rPr>
                <w:rFonts w:asciiTheme="minorHAnsi" w:hAnsiTheme="minorHAnsi" w:cstheme="minorHAnsi"/>
                <w:sz w:val="22"/>
                <w:szCs w:val="22"/>
                <w:rPrChange w:id="1508" w:author="Alhabibi, Haider@Energy" w:date="2023-08-14T16:57:00Z">
                  <w:rPr>
                    <w:rFonts w:ascii="Calibri" w:hAnsi="Calibri" w:cs="Arial"/>
                    <w:sz w:val="18"/>
                    <w:szCs w:val="18"/>
                  </w:rPr>
                </w:rPrChange>
              </w:rPr>
              <w:t>1</w:t>
            </w:r>
            <w:proofErr w:type="gramEnd"/>
            <w:r w:rsidRPr="00B63041">
              <w:rPr>
                <w:rFonts w:asciiTheme="minorHAnsi" w:hAnsiTheme="minorHAnsi" w:cstheme="minorHAnsi"/>
                <w:sz w:val="22"/>
                <w:szCs w:val="22"/>
                <w:rPrChange w:id="1509" w:author="Alhabibi, Haider@Energy" w:date="2023-08-14T16:57:00Z">
                  <w:rPr>
                    <w:rFonts w:ascii="Calibri" w:hAnsi="Calibri" w:cs="Arial"/>
                    <w:sz w:val="18"/>
                    <w:szCs w:val="18"/>
                  </w:rPr>
                </w:rPrChange>
              </w:rPr>
              <w:t xml:space="preserve"> and Part 6 of the California Code of Regulations</w:t>
            </w:r>
            <w:r w:rsidRPr="00B63041">
              <w:rPr>
                <w:rFonts w:asciiTheme="minorHAnsi" w:hAnsiTheme="minorHAnsi" w:cstheme="minorHAnsi"/>
                <w:sz w:val="22"/>
                <w:szCs w:val="22"/>
                <w:rPrChange w:id="1510" w:author="Alhabibi, Haider@Energy" w:date="2023-08-14T16:57:00Z">
                  <w:rPr>
                    <w:rFonts w:ascii="Calibri" w:hAnsi="Calibri" w:cs="TimesNewRomanPSMT"/>
                    <w:sz w:val="18"/>
                    <w:szCs w:val="18"/>
                  </w:rPr>
                </w:rPrChange>
              </w:rPr>
              <w:t>.</w:t>
            </w:r>
          </w:p>
          <w:p w14:paraId="0B73A6CB" w14:textId="77777777" w:rsidR="004968E9" w:rsidRPr="00B63041" w:rsidRDefault="00AC6830" w:rsidP="00EE26F4">
            <w:pPr>
              <w:keepNext/>
              <w:numPr>
                <w:ilvl w:val="0"/>
                <w:numId w:val="5"/>
              </w:numPr>
              <w:autoSpaceDE w:val="0"/>
              <w:autoSpaceDN w:val="0"/>
              <w:adjustRightInd w:val="0"/>
              <w:ind w:right="90"/>
              <w:contextualSpacing/>
              <w:rPr>
                <w:rFonts w:asciiTheme="minorHAnsi" w:hAnsiTheme="minorHAnsi" w:cstheme="minorHAnsi"/>
                <w:sz w:val="22"/>
                <w:szCs w:val="22"/>
                <w:rPrChange w:id="1511" w:author="Alhabibi, Haider@Energy" w:date="2023-08-14T16:57:00Z">
                  <w:rPr>
                    <w:rFonts w:ascii="Calibri" w:hAnsi="Calibri"/>
                    <w:sz w:val="18"/>
                    <w:szCs w:val="18"/>
                  </w:rPr>
                </w:rPrChange>
              </w:rPr>
            </w:pPr>
            <w:r w:rsidRPr="00B63041">
              <w:rPr>
                <w:rFonts w:asciiTheme="minorHAnsi" w:hAnsiTheme="minorHAnsi" w:cstheme="minorHAnsi"/>
                <w:sz w:val="22"/>
                <w:szCs w:val="22"/>
                <w:rPrChange w:id="1512" w:author="Alhabibi, Haider@Energy" w:date="2023-08-14T16:57:00Z">
                  <w:rPr>
                    <w:rFonts w:ascii="Calibri" w:hAnsi="Calibri" w:cs="Arial"/>
                    <w:sz w:val="18"/>
                    <w:szCs w:val="18"/>
                  </w:rPr>
                </w:rPrChange>
              </w:rPr>
              <w:t xml:space="preserve">The building design </w:t>
            </w:r>
            <w:proofErr w:type="gramStart"/>
            <w:r w:rsidRPr="00B63041">
              <w:rPr>
                <w:rFonts w:asciiTheme="minorHAnsi" w:hAnsiTheme="minorHAnsi" w:cstheme="minorHAnsi"/>
                <w:sz w:val="22"/>
                <w:szCs w:val="22"/>
                <w:rPrChange w:id="1513" w:author="Alhabibi, Haider@Energy" w:date="2023-08-14T16:57:00Z">
                  <w:rPr>
                    <w:rFonts w:ascii="Calibri" w:hAnsi="Calibri" w:cs="Arial"/>
                    <w:sz w:val="18"/>
                    <w:szCs w:val="18"/>
                  </w:rPr>
                </w:rPrChange>
              </w:rPr>
              <w:t>features</w:t>
            </w:r>
            <w:proofErr w:type="gramEnd"/>
            <w:r w:rsidRPr="00B63041">
              <w:rPr>
                <w:rFonts w:asciiTheme="minorHAnsi" w:hAnsiTheme="minorHAnsi" w:cstheme="minorHAnsi"/>
                <w:sz w:val="22"/>
                <w:szCs w:val="22"/>
                <w:rPrChange w:id="1514" w:author="Alhabibi, Haider@Energy" w:date="2023-08-14T16:57:00Z">
                  <w:rPr>
                    <w:rFonts w:ascii="Calibri" w:hAnsi="Calibri" w:cs="Arial"/>
                    <w:sz w:val="18"/>
                    <w:szCs w:val="18"/>
                  </w:rPr>
                </w:rPrChange>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39B56AAD" w14:textId="4DC4B9D9" w:rsidR="00224036" w:rsidRPr="00B63041" w:rsidRDefault="00AC6830" w:rsidP="00EE26F4">
            <w:pPr>
              <w:keepNext/>
              <w:numPr>
                <w:ilvl w:val="0"/>
                <w:numId w:val="5"/>
              </w:numPr>
              <w:autoSpaceDE w:val="0"/>
              <w:autoSpaceDN w:val="0"/>
              <w:adjustRightInd w:val="0"/>
              <w:ind w:right="90"/>
              <w:contextualSpacing/>
              <w:rPr>
                <w:ins w:id="1515" w:author="Grewing, Kyle@Energy" w:date="2023-08-10T16:30:00Z"/>
                <w:rFonts w:asciiTheme="minorHAnsi" w:hAnsiTheme="minorHAnsi" w:cstheme="minorHAnsi"/>
                <w:sz w:val="22"/>
                <w:szCs w:val="22"/>
                <w:rPrChange w:id="1516" w:author="Alhabibi, Haider@Energy" w:date="2023-08-14T16:57:00Z">
                  <w:rPr>
                    <w:ins w:id="1517" w:author="Grewing, Kyle@Energy" w:date="2023-08-10T16:30:00Z"/>
                    <w:rFonts w:asciiTheme="minorHAnsi" w:hAnsiTheme="minorHAnsi" w:cstheme="minorHAnsi"/>
                  </w:rPr>
                </w:rPrChange>
              </w:rPr>
            </w:pPr>
            <w:r w:rsidRPr="00B63041">
              <w:rPr>
                <w:rFonts w:asciiTheme="minorHAnsi" w:hAnsiTheme="minorHAnsi" w:cstheme="minorHAnsi"/>
                <w:sz w:val="22"/>
                <w:szCs w:val="22"/>
                <w:rPrChange w:id="1518" w:author="Alhabibi, Haider@Energy" w:date="2023-08-14T16:57:00Z">
                  <w:rPr>
                    <w:rFonts w:ascii="Calibri" w:hAnsi="Calibri"/>
                    <w:sz w:val="18"/>
                    <w:szCs w:val="18"/>
                  </w:rPr>
                </w:rPrChange>
              </w:rPr>
              <w:t xml:space="preserve">I </w:t>
            </w:r>
            <w:del w:id="1519" w:author="Grewing, Kyle@Energy" w:date="2023-08-10T16:31:00Z">
              <w:r w:rsidRPr="00B63041" w:rsidDel="00224036">
                <w:rPr>
                  <w:rFonts w:asciiTheme="minorHAnsi" w:hAnsiTheme="minorHAnsi" w:cstheme="minorHAnsi"/>
                  <w:sz w:val="22"/>
                  <w:szCs w:val="22"/>
                  <w:rPrChange w:id="1520" w:author="Alhabibi, Haider@Energy" w:date="2023-08-14T16:57:00Z">
                    <w:rPr>
                      <w:rFonts w:ascii="Calibri" w:hAnsi="Calibri"/>
                      <w:sz w:val="18"/>
                      <w:szCs w:val="18"/>
                    </w:rPr>
                  </w:rPrChange>
                </w:rPr>
                <w:delText>will ensure</w:delText>
              </w:r>
            </w:del>
            <w:ins w:id="1521" w:author="Grewing, Kyle@Energy" w:date="2023-08-10T16:31:00Z">
              <w:r w:rsidR="00224036" w:rsidRPr="00B63041">
                <w:rPr>
                  <w:rFonts w:asciiTheme="minorHAnsi" w:hAnsiTheme="minorHAnsi" w:cstheme="minorHAnsi"/>
                  <w:sz w:val="22"/>
                  <w:szCs w:val="22"/>
                  <w:rPrChange w:id="1522" w:author="Alhabibi, Haider@Energy" w:date="2023-08-14T16:57:00Z">
                    <w:rPr>
                      <w:rFonts w:asciiTheme="minorHAnsi" w:hAnsiTheme="minorHAnsi" w:cstheme="minorHAnsi"/>
                    </w:rPr>
                  </w:rPrChange>
                </w:rPr>
                <w:t>understand</w:t>
              </w:r>
            </w:ins>
            <w:r w:rsidRPr="00B63041">
              <w:rPr>
                <w:rFonts w:asciiTheme="minorHAnsi" w:hAnsiTheme="minorHAnsi" w:cstheme="minorHAnsi"/>
                <w:sz w:val="22"/>
                <w:szCs w:val="22"/>
                <w:rPrChange w:id="1523" w:author="Alhabibi, Haider@Energy" w:date="2023-08-14T16:57:00Z">
                  <w:rPr>
                    <w:rFonts w:ascii="Calibri" w:hAnsi="Calibri"/>
                    <w:sz w:val="18"/>
                    <w:szCs w:val="18"/>
                  </w:rPr>
                </w:rPrChange>
              </w:rPr>
              <w:t xml:space="preserve"> that a registered copy of this Certificate of Compliance shall be made available with the building permit(s) issued for the </w:t>
            </w:r>
            <w:proofErr w:type="gramStart"/>
            <w:r w:rsidRPr="00B63041">
              <w:rPr>
                <w:rFonts w:asciiTheme="minorHAnsi" w:hAnsiTheme="minorHAnsi" w:cstheme="minorHAnsi"/>
                <w:sz w:val="22"/>
                <w:szCs w:val="22"/>
                <w:rPrChange w:id="1524" w:author="Alhabibi, Haider@Energy" w:date="2023-08-14T16:57:00Z">
                  <w:rPr>
                    <w:rFonts w:ascii="Calibri" w:hAnsi="Calibri"/>
                    <w:sz w:val="18"/>
                    <w:szCs w:val="18"/>
                  </w:rPr>
                </w:rPrChange>
              </w:rPr>
              <w:t>building, and</w:t>
            </w:r>
            <w:proofErr w:type="gramEnd"/>
            <w:r w:rsidRPr="00B63041">
              <w:rPr>
                <w:rFonts w:asciiTheme="minorHAnsi" w:hAnsiTheme="minorHAnsi" w:cstheme="minorHAnsi"/>
                <w:sz w:val="22"/>
                <w:szCs w:val="22"/>
                <w:rPrChange w:id="1525" w:author="Alhabibi, Haider@Energy" w:date="2023-08-14T16:57:00Z">
                  <w:rPr>
                    <w:rFonts w:ascii="Calibri" w:hAnsi="Calibri"/>
                    <w:sz w:val="18"/>
                    <w:szCs w:val="18"/>
                  </w:rPr>
                </w:rPrChange>
              </w:rPr>
              <w:t xml:space="preserve"> made available to the enforcement agency for all applicable inspections. </w:t>
            </w:r>
          </w:p>
          <w:p w14:paraId="0B73A6CC" w14:textId="19FDD3DC" w:rsidR="004968E9" w:rsidRPr="00B63041" w:rsidRDefault="00AC6830" w:rsidP="00EE26F4">
            <w:pPr>
              <w:keepNext/>
              <w:numPr>
                <w:ilvl w:val="0"/>
                <w:numId w:val="5"/>
              </w:numPr>
              <w:autoSpaceDE w:val="0"/>
              <w:autoSpaceDN w:val="0"/>
              <w:adjustRightInd w:val="0"/>
              <w:ind w:right="90"/>
              <w:contextualSpacing/>
              <w:rPr>
                <w:rFonts w:asciiTheme="minorHAnsi" w:hAnsiTheme="minorHAnsi" w:cstheme="minorHAnsi"/>
                <w:sz w:val="22"/>
                <w:szCs w:val="22"/>
                <w:rPrChange w:id="1526" w:author="Alhabibi, Haider@Energy" w:date="2023-08-14T16:57:00Z">
                  <w:rPr>
                    <w:rFonts w:ascii="Calibri" w:hAnsi="Calibri"/>
                    <w:sz w:val="18"/>
                    <w:szCs w:val="18"/>
                  </w:rPr>
                </w:rPrChange>
              </w:rPr>
            </w:pPr>
            <w:r w:rsidRPr="00B63041">
              <w:rPr>
                <w:rFonts w:asciiTheme="minorHAnsi" w:hAnsiTheme="minorHAnsi" w:cstheme="minorHAnsi"/>
                <w:sz w:val="22"/>
                <w:szCs w:val="22"/>
                <w:rPrChange w:id="1527" w:author="Alhabibi, Haider@Energy" w:date="2023-08-14T16:57:00Z">
                  <w:rPr>
                    <w:rFonts w:ascii="Calibri" w:hAnsi="Calibri"/>
                    <w:sz w:val="18"/>
                    <w:szCs w:val="18"/>
                  </w:rPr>
                </w:rPrChange>
              </w:rPr>
              <w:t xml:space="preserve">I understand that a registered copy of this Certificate of Compliance is required to be included with the documentation the builder provides to the building owner at occupancy.  </w:t>
            </w:r>
          </w:p>
        </w:tc>
      </w:tr>
      <w:tr w:rsidR="00AC6830" w:rsidRPr="00EB4E7D" w14:paraId="0B73A6D0" w14:textId="77777777">
        <w:tblPrEx>
          <w:tblCellMar>
            <w:left w:w="108" w:type="dxa"/>
            <w:right w:w="108" w:type="dxa"/>
          </w:tblCellMar>
        </w:tblPrEx>
        <w:trPr>
          <w:trHeight w:val="504"/>
        </w:trPr>
        <w:tc>
          <w:tcPr>
            <w:tcW w:w="6948" w:type="dxa"/>
          </w:tcPr>
          <w:p w14:paraId="0B73A6CE"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28" w:author="Alhabibi, Haider@Energy" w:date="2023-08-14T16:57:00Z">
                  <w:rPr>
                    <w:rFonts w:ascii="Calibri" w:hAnsi="Calibri"/>
                    <w:sz w:val="14"/>
                    <w:szCs w:val="14"/>
                  </w:rPr>
                </w:rPrChange>
              </w:rPr>
            </w:pPr>
            <w:r w:rsidRPr="00B63041">
              <w:rPr>
                <w:rFonts w:asciiTheme="minorHAnsi" w:hAnsiTheme="minorHAnsi" w:cstheme="minorHAnsi"/>
                <w:sz w:val="22"/>
                <w:szCs w:val="22"/>
                <w:rPrChange w:id="1529" w:author="Alhabibi, Haider@Energy" w:date="2023-08-14T16:57:00Z">
                  <w:rPr>
                    <w:rFonts w:ascii="Calibri" w:hAnsi="Calibri"/>
                    <w:sz w:val="14"/>
                    <w:szCs w:val="14"/>
                  </w:rPr>
                </w:rPrChange>
              </w:rPr>
              <w:t>Responsible Designer Name:</w:t>
            </w:r>
          </w:p>
        </w:tc>
        <w:tc>
          <w:tcPr>
            <w:tcW w:w="7741" w:type="dxa"/>
          </w:tcPr>
          <w:p w14:paraId="0B73A6CF"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30" w:author="Alhabibi, Haider@Energy" w:date="2023-08-14T16:57:00Z">
                  <w:rPr>
                    <w:rFonts w:ascii="Calibri" w:hAnsi="Calibri"/>
                    <w:sz w:val="14"/>
                    <w:szCs w:val="14"/>
                  </w:rPr>
                </w:rPrChange>
              </w:rPr>
            </w:pPr>
            <w:r w:rsidRPr="00B63041">
              <w:rPr>
                <w:rFonts w:asciiTheme="minorHAnsi" w:hAnsiTheme="minorHAnsi" w:cstheme="minorHAnsi"/>
                <w:sz w:val="22"/>
                <w:szCs w:val="22"/>
                <w:rPrChange w:id="1531" w:author="Alhabibi, Haider@Energy" w:date="2023-08-14T16:57:00Z">
                  <w:rPr>
                    <w:rFonts w:ascii="Calibri" w:hAnsi="Calibri"/>
                    <w:sz w:val="14"/>
                    <w:szCs w:val="14"/>
                  </w:rPr>
                </w:rPrChange>
              </w:rPr>
              <w:t>Responsible Designer Signature:</w:t>
            </w:r>
          </w:p>
        </w:tc>
      </w:tr>
      <w:tr w:rsidR="00AC6830" w:rsidRPr="00EB4E7D" w14:paraId="0B73A6D3" w14:textId="77777777">
        <w:tblPrEx>
          <w:tblCellMar>
            <w:left w:w="108" w:type="dxa"/>
            <w:right w:w="108" w:type="dxa"/>
          </w:tblCellMar>
        </w:tblPrEx>
        <w:trPr>
          <w:trHeight w:val="504"/>
        </w:trPr>
        <w:tc>
          <w:tcPr>
            <w:tcW w:w="6948" w:type="dxa"/>
          </w:tcPr>
          <w:p w14:paraId="0B73A6D1" w14:textId="3C8558E9"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32" w:author="Alhabibi, Haider@Energy" w:date="2023-08-14T16:57:00Z">
                  <w:rPr>
                    <w:rFonts w:ascii="Calibri" w:hAnsi="Calibri"/>
                    <w:sz w:val="14"/>
                    <w:szCs w:val="14"/>
                  </w:rPr>
                </w:rPrChange>
              </w:rPr>
            </w:pPr>
            <w:r w:rsidRPr="00B63041">
              <w:rPr>
                <w:rFonts w:asciiTheme="minorHAnsi" w:hAnsiTheme="minorHAnsi" w:cstheme="minorHAnsi"/>
                <w:sz w:val="22"/>
                <w:szCs w:val="22"/>
                <w:rPrChange w:id="1533" w:author="Alhabibi, Haider@Energy" w:date="2023-08-14T16:57:00Z">
                  <w:rPr>
                    <w:rFonts w:ascii="Calibri" w:hAnsi="Calibri"/>
                    <w:sz w:val="14"/>
                    <w:szCs w:val="14"/>
                  </w:rPr>
                </w:rPrChange>
              </w:rPr>
              <w:t>Company:</w:t>
            </w:r>
          </w:p>
        </w:tc>
        <w:tc>
          <w:tcPr>
            <w:tcW w:w="7741" w:type="dxa"/>
          </w:tcPr>
          <w:p w14:paraId="0B73A6D2"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34" w:author="Alhabibi, Haider@Energy" w:date="2023-08-14T16:57:00Z">
                  <w:rPr>
                    <w:rFonts w:ascii="Calibri" w:hAnsi="Calibri"/>
                    <w:sz w:val="14"/>
                    <w:szCs w:val="14"/>
                  </w:rPr>
                </w:rPrChange>
              </w:rPr>
            </w:pPr>
            <w:r w:rsidRPr="00B63041">
              <w:rPr>
                <w:rFonts w:asciiTheme="minorHAnsi" w:hAnsiTheme="minorHAnsi" w:cstheme="minorHAnsi"/>
                <w:sz w:val="22"/>
                <w:szCs w:val="22"/>
                <w:rPrChange w:id="1535" w:author="Alhabibi, Haider@Energy" w:date="2023-08-14T16:57:00Z">
                  <w:rPr>
                    <w:rFonts w:ascii="Calibri" w:hAnsi="Calibri"/>
                    <w:sz w:val="14"/>
                    <w:szCs w:val="14"/>
                  </w:rPr>
                </w:rPrChange>
              </w:rPr>
              <w:t>Date Signed:</w:t>
            </w:r>
          </w:p>
        </w:tc>
      </w:tr>
      <w:tr w:rsidR="00AC6830" w:rsidRPr="00EB4E7D" w14:paraId="0B73A6D6" w14:textId="77777777">
        <w:tblPrEx>
          <w:tblCellMar>
            <w:left w:w="108" w:type="dxa"/>
            <w:right w:w="108" w:type="dxa"/>
          </w:tblCellMar>
        </w:tblPrEx>
        <w:trPr>
          <w:trHeight w:val="504"/>
        </w:trPr>
        <w:tc>
          <w:tcPr>
            <w:tcW w:w="6948" w:type="dxa"/>
          </w:tcPr>
          <w:p w14:paraId="0B73A6D4"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36" w:author="Alhabibi, Haider@Energy" w:date="2023-08-14T16:57:00Z">
                  <w:rPr>
                    <w:rFonts w:ascii="Calibri" w:hAnsi="Calibri"/>
                    <w:sz w:val="14"/>
                    <w:szCs w:val="14"/>
                  </w:rPr>
                </w:rPrChange>
              </w:rPr>
            </w:pPr>
            <w:r w:rsidRPr="00B63041">
              <w:rPr>
                <w:rFonts w:asciiTheme="minorHAnsi" w:hAnsiTheme="minorHAnsi" w:cstheme="minorHAnsi"/>
                <w:sz w:val="22"/>
                <w:szCs w:val="22"/>
                <w:rPrChange w:id="1537" w:author="Alhabibi, Haider@Energy" w:date="2023-08-14T16:57:00Z">
                  <w:rPr>
                    <w:rFonts w:ascii="Calibri" w:hAnsi="Calibri"/>
                    <w:sz w:val="14"/>
                    <w:szCs w:val="14"/>
                  </w:rPr>
                </w:rPrChange>
              </w:rPr>
              <w:t>Address:</w:t>
            </w:r>
          </w:p>
        </w:tc>
        <w:tc>
          <w:tcPr>
            <w:tcW w:w="7741" w:type="dxa"/>
          </w:tcPr>
          <w:p w14:paraId="0B73A6D5"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38" w:author="Alhabibi, Haider@Energy" w:date="2023-08-14T16:57:00Z">
                  <w:rPr>
                    <w:rFonts w:ascii="Calibri" w:hAnsi="Calibri"/>
                    <w:sz w:val="14"/>
                    <w:szCs w:val="14"/>
                  </w:rPr>
                </w:rPrChange>
              </w:rPr>
            </w:pPr>
            <w:r w:rsidRPr="00B63041">
              <w:rPr>
                <w:rFonts w:asciiTheme="minorHAnsi" w:hAnsiTheme="minorHAnsi" w:cstheme="minorHAnsi"/>
                <w:sz w:val="22"/>
                <w:szCs w:val="22"/>
                <w:rPrChange w:id="1539" w:author="Alhabibi, Haider@Energy" w:date="2023-08-14T16:57:00Z">
                  <w:rPr>
                    <w:rFonts w:ascii="Calibri" w:hAnsi="Calibri"/>
                    <w:sz w:val="14"/>
                    <w:szCs w:val="14"/>
                  </w:rPr>
                </w:rPrChange>
              </w:rPr>
              <w:t>License:</w:t>
            </w:r>
          </w:p>
        </w:tc>
      </w:tr>
      <w:tr w:rsidR="00AC6830" w:rsidRPr="00EB4E7D" w14:paraId="0B73A6D9" w14:textId="77777777">
        <w:tblPrEx>
          <w:tblCellMar>
            <w:left w:w="108" w:type="dxa"/>
            <w:right w:w="108" w:type="dxa"/>
          </w:tblCellMar>
        </w:tblPrEx>
        <w:trPr>
          <w:trHeight w:val="504"/>
        </w:trPr>
        <w:tc>
          <w:tcPr>
            <w:tcW w:w="6948" w:type="dxa"/>
          </w:tcPr>
          <w:p w14:paraId="0B73A6D7"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40" w:author="Alhabibi, Haider@Energy" w:date="2023-08-14T16:58:00Z">
                  <w:rPr>
                    <w:rFonts w:ascii="Calibri" w:hAnsi="Calibri"/>
                    <w:sz w:val="14"/>
                    <w:szCs w:val="14"/>
                  </w:rPr>
                </w:rPrChange>
              </w:rPr>
            </w:pPr>
            <w:r w:rsidRPr="00B63041">
              <w:rPr>
                <w:rFonts w:asciiTheme="minorHAnsi" w:hAnsiTheme="minorHAnsi" w:cstheme="minorHAnsi"/>
                <w:sz w:val="22"/>
                <w:szCs w:val="22"/>
                <w:rPrChange w:id="1541" w:author="Alhabibi, Haider@Energy" w:date="2023-08-14T16:58:00Z">
                  <w:rPr>
                    <w:rFonts w:ascii="Calibri" w:hAnsi="Calibri"/>
                    <w:sz w:val="14"/>
                    <w:szCs w:val="14"/>
                  </w:rPr>
                </w:rPrChange>
              </w:rPr>
              <w:lastRenderedPageBreak/>
              <w:t>City/State/Zip:</w:t>
            </w:r>
          </w:p>
        </w:tc>
        <w:tc>
          <w:tcPr>
            <w:tcW w:w="7741" w:type="dxa"/>
          </w:tcPr>
          <w:p w14:paraId="0B73A6D8" w14:textId="77777777" w:rsidR="00AC6830" w:rsidRPr="00B63041"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cstheme="minorHAnsi"/>
                <w:sz w:val="22"/>
                <w:szCs w:val="22"/>
                <w:rPrChange w:id="1542" w:author="Alhabibi, Haider@Energy" w:date="2023-08-14T16:58:00Z">
                  <w:rPr>
                    <w:rFonts w:ascii="Calibri" w:hAnsi="Calibri"/>
                    <w:sz w:val="14"/>
                    <w:szCs w:val="14"/>
                  </w:rPr>
                </w:rPrChange>
              </w:rPr>
            </w:pPr>
            <w:r w:rsidRPr="00B63041">
              <w:rPr>
                <w:rFonts w:asciiTheme="minorHAnsi" w:hAnsiTheme="minorHAnsi" w:cstheme="minorHAnsi"/>
                <w:sz w:val="22"/>
                <w:szCs w:val="22"/>
                <w:rPrChange w:id="1543" w:author="Alhabibi, Haider@Energy" w:date="2023-08-14T16:58:00Z">
                  <w:rPr>
                    <w:rFonts w:ascii="Calibri" w:hAnsi="Calibri"/>
                    <w:sz w:val="14"/>
                    <w:szCs w:val="14"/>
                  </w:rPr>
                </w:rPrChange>
              </w:rPr>
              <w:t>Phone:</w:t>
            </w:r>
          </w:p>
        </w:tc>
      </w:tr>
    </w:tbl>
    <w:p w14:paraId="0B73A6DA" w14:textId="539B9A4A" w:rsidR="00445370" w:rsidRPr="00EB4E7D" w:rsidDel="00B44E35" w:rsidRDefault="00445370" w:rsidP="005C1F5C">
      <w:pPr>
        <w:tabs>
          <w:tab w:val="left" w:pos="8559"/>
        </w:tabs>
        <w:rPr>
          <w:del w:id="1544" w:author="Grewing, Kyle@Energy" w:date="2023-08-11T11:34:00Z"/>
          <w:rFonts w:asciiTheme="minorHAnsi" w:hAnsiTheme="minorHAnsi" w:cstheme="minorHAnsi"/>
          <w:rPrChange w:id="1545" w:author="Alhabibi, Haider@Energy" w:date="2023-08-14T16:28:00Z">
            <w:rPr>
              <w:del w:id="1546" w:author="Grewing, Kyle@Energy" w:date="2023-08-11T11:34:00Z"/>
              <w:rFonts w:ascii="Calibri" w:hAnsi="Calibri"/>
            </w:rPr>
          </w:rPrChange>
        </w:rPr>
      </w:pPr>
    </w:p>
    <w:p w14:paraId="0B73A6DB" w14:textId="77777777" w:rsidR="000D516B" w:rsidRPr="00EB4E7D" w:rsidRDefault="000D516B" w:rsidP="00E159FC">
      <w:pPr>
        <w:ind w:firstLine="720"/>
        <w:rPr>
          <w:rFonts w:asciiTheme="minorHAnsi" w:hAnsiTheme="minorHAnsi" w:cstheme="minorHAnsi"/>
          <w:b/>
          <w:rPrChange w:id="1547" w:author="Alhabibi, Haider@Energy" w:date="2023-08-14T16:28:00Z">
            <w:rPr>
              <w:rFonts w:ascii="Calibri" w:hAnsi="Calibri"/>
              <w:b/>
            </w:rPr>
          </w:rPrChange>
        </w:rPr>
      </w:pPr>
    </w:p>
    <w:p w14:paraId="0B73A6DC" w14:textId="77777777" w:rsidR="00F2777B" w:rsidRPr="00EB4E7D" w:rsidRDefault="00F2777B" w:rsidP="00E159FC">
      <w:pPr>
        <w:ind w:firstLine="720"/>
        <w:rPr>
          <w:rFonts w:asciiTheme="minorHAnsi" w:hAnsiTheme="minorHAnsi" w:cstheme="minorHAnsi"/>
          <w:b/>
          <w:rPrChange w:id="1548" w:author="Alhabibi, Haider@Energy" w:date="2023-08-14T16:28:00Z">
            <w:rPr>
              <w:rFonts w:ascii="Calibri" w:hAnsi="Calibri"/>
              <w:b/>
            </w:rPr>
          </w:rPrChange>
        </w:rPr>
        <w:sectPr w:rsidR="00F2777B" w:rsidRPr="00EB4E7D">
          <w:headerReference w:type="even" r:id="rId15"/>
          <w:headerReference w:type="default" r:id="rId16"/>
          <w:footerReference w:type="default" r:id="rId17"/>
          <w:headerReference w:type="first" r:id="rId18"/>
          <w:type w:val="continuous"/>
          <w:pgSz w:w="15840" w:h="12240" w:orient="landscape" w:code="1"/>
          <w:pgMar w:top="720" w:right="720" w:bottom="720" w:left="720" w:header="180" w:footer="432" w:gutter="0"/>
          <w:pgNumType w:start="1"/>
          <w:cols w:space="720"/>
          <w:docGrid w:linePitch="360"/>
        </w:sectPr>
      </w:pPr>
    </w:p>
    <w:p w14:paraId="0B73A6DD" w14:textId="6982FDDE" w:rsidR="00753BB3" w:rsidRPr="00EB4E7D" w:rsidRDefault="00D637CA" w:rsidP="004713BE">
      <w:pPr>
        <w:jc w:val="center"/>
        <w:rPr>
          <w:rFonts w:asciiTheme="minorHAnsi" w:hAnsiTheme="minorHAnsi" w:cstheme="minorHAnsi"/>
          <w:b/>
          <w:rPrChange w:id="1594" w:author="Alhabibi, Haider@Energy" w:date="2023-08-14T16:28:00Z">
            <w:rPr>
              <w:rFonts w:ascii="Calibri" w:hAnsi="Calibri"/>
              <w:b/>
              <w:sz w:val="20"/>
            </w:rPr>
          </w:rPrChange>
        </w:rPr>
      </w:pPr>
      <w:del w:id="1595" w:author="Grewing, Kyle@Energy" w:date="2023-08-10T14:49:00Z">
        <w:r w:rsidRPr="00EB4E7D" w:rsidDel="00792DFE">
          <w:rPr>
            <w:rFonts w:asciiTheme="minorHAnsi" w:hAnsiTheme="minorHAnsi" w:cstheme="minorHAnsi"/>
            <w:b/>
            <w:rPrChange w:id="1596" w:author="Alhabibi, Haider@Energy" w:date="2023-08-14T16:28:00Z">
              <w:rPr>
                <w:rFonts w:ascii="Calibri" w:hAnsi="Calibri"/>
                <w:b/>
                <w:sz w:val="20"/>
              </w:rPr>
            </w:rPrChange>
          </w:rPr>
          <w:lastRenderedPageBreak/>
          <w:delText>CF1R-ALT</w:delText>
        </w:r>
      </w:del>
      <w:ins w:id="1597" w:author="Grewing, Kyle@Energy" w:date="2023-08-10T14:49:00Z">
        <w:r w:rsidR="00792DFE" w:rsidRPr="00EB4E7D">
          <w:rPr>
            <w:rFonts w:asciiTheme="minorHAnsi" w:hAnsiTheme="minorHAnsi" w:cstheme="minorHAnsi"/>
            <w:b/>
          </w:rPr>
          <w:t>LMCC-MCH</w:t>
        </w:r>
      </w:ins>
      <w:r w:rsidRPr="00EB4E7D">
        <w:rPr>
          <w:rFonts w:asciiTheme="minorHAnsi" w:hAnsiTheme="minorHAnsi" w:cstheme="minorHAnsi"/>
          <w:b/>
          <w:rPrChange w:id="1598" w:author="Alhabibi, Haider@Energy" w:date="2023-08-14T16:28:00Z">
            <w:rPr>
              <w:rFonts w:ascii="Calibri" w:hAnsi="Calibri"/>
              <w:b/>
              <w:sz w:val="20"/>
            </w:rPr>
          </w:rPrChange>
        </w:rPr>
        <w:t>-02-E User Instructions</w:t>
      </w:r>
    </w:p>
    <w:p w14:paraId="12D54643" w14:textId="77777777" w:rsidR="00D637CA" w:rsidRPr="00EB4E7D" w:rsidRDefault="00D637CA" w:rsidP="004774F4">
      <w:pPr>
        <w:rPr>
          <w:rFonts w:asciiTheme="minorHAnsi" w:hAnsiTheme="minorHAnsi" w:cstheme="minorHAnsi"/>
          <w:b/>
          <w:rPrChange w:id="1599" w:author="Alhabibi, Haider@Energy" w:date="2023-08-14T16:28:00Z">
            <w:rPr>
              <w:rFonts w:ascii="Calibri" w:hAnsi="Calibri"/>
              <w:b/>
              <w:sz w:val="20"/>
            </w:rPr>
          </w:rPrChange>
        </w:rPr>
      </w:pPr>
    </w:p>
    <w:p w14:paraId="0B73A6DF" w14:textId="77777777" w:rsidR="003735F6" w:rsidRPr="00EB4E7D" w:rsidRDefault="003735F6" w:rsidP="004774F4">
      <w:pPr>
        <w:rPr>
          <w:rFonts w:asciiTheme="minorHAnsi" w:hAnsiTheme="minorHAnsi" w:cstheme="minorHAnsi"/>
          <w:rPrChange w:id="160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601" w:author="Alhabibi, Haider@Energy" w:date="2023-08-14T16:28:00Z">
            <w:rPr>
              <w:rFonts w:asciiTheme="minorHAnsi" w:hAnsiTheme="minorHAnsi" w:cstheme="minorHAnsi"/>
              <w:sz w:val="20"/>
              <w:szCs w:val="20"/>
            </w:rPr>
          </w:rPrChange>
        </w:rPr>
        <w:t>Minimum requirements for prescriptive HVAC alteration compliance can be found in Building Energy Efficiency Standards Section 150.2(b)1C.</w:t>
      </w:r>
    </w:p>
    <w:p w14:paraId="0B73A6E0" w14:textId="77777777" w:rsidR="003735F6" w:rsidRPr="00EB4E7D" w:rsidRDefault="003735F6" w:rsidP="004774F4">
      <w:pPr>
        <w:rPr>
          <w:rFonts w:asciiTheme="minorHAnsi" w:hAnsiTheme="minorHAnsi" w:cstheme="minorHAnsi"/>
          <w:rPrChange w:id="1602" w:author="Alhabibi, Haider@Energy" w:date="2023-08-14T16:28:00Z">
            <w:rPr>
              <w:rFonts w:asciiTheme="minorHAnsi" w:hAnsiTheme="minorHAnsi" w:cstheme="minorHAnsi"/>
              <w:sz w:val="20"/>
              <w:szCs w:val="20"/>
            </w:rPr>
          </w:rPrChange>
        </w:rPr>
      </w:pPr>
    </w:p>
    <w:p w14:paraId="0B73A6E1" w14:textId="38B69404" w:rsidR="003735F6" w:rsidRPr="00EB4E7D" w:rsidRDefault="003735F6" w:rsidP="004774F4">
      <w:pPr>
        <w:rPr>
          <w:rFonts w:asciiTheme="minorHAnsi" w:hAnsiTheme="minorHAnsi" w:cstheme="minorHAnsi"/>
          <w:rPrChange w:id="1603"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604" w:author="Alhabibi, Haider@Energy" w:date="2023-08-14T16:28:00Z">
            <w:rPr>
              <w:rFonts w:asciiTheme="minorHAnsi" w:hAnsiTheme="minorHAnsi" w:cstheme="minorHAnsi"/>
              <w:sz w:val="20"/>
              <w:szCs w:val="20"/>
            </w:rPr>
          </w:rPrChange>
        </w:rPr>
        <w:t xml:space="preserve">Completing these forms will require that you have the </w:t>
      </w:r>
      <w:del w:id="1605" w:author="Shewmaker, Michael@Energy" w:date="2021-12-27T11:25:00Z">
        <w:r w:rsidRPr="00EB4E7D" w:rsidDel="001A3989">
          <w:rPr>
            <w:rFonts w:asciiTheme="minorHAnsi" w:hAnsiTheme="minorHAnsi" w:cstheme="minorHAnsi"/>
            <w:rPrChange w:id="1606" w:author="Alhabibi, Haider@Energy" w:date="2023-08-14T16:28:00Z">
              <w:rPr>
                <w:rFonts w:asciiTheme="minorHAnsi" w:hAnsiTheme="minorHAnsi" w:cstheme="minorHAnsi"/>
                <w:sz w:val="20"/>
                <w:szCs w:val="20"/>
              </w:rPr>
            </w:rPrChange>
          </w:rPr>
          <w:delText>201</w:delText>
        </w:r>
        <w:r w:rsidR="00D81484" w:rsidRPr="00EB4E7D" w:rsidDel="001A3989">
          <w:rPr>
            <w:rFonts w:asciiTheme="minorHAnsi" w:hAnsiTheme="minorHAnsi" w:cstheme="minorHAnsi"/>
            <w:rPrChange w:id="1607" w:author="Alhabibi, Haider@Energy" w:date="2023-08-14T16:28:00Z">
              <w:rPr>
                <w:rFonts w:asciiTheme="minorHAnsi" w:hAnsiTheme="minorHAnsi" w:cstheme="minorHAnsi"/>
                <w:sz w:val="20"/>
                <w:szCs w:val="20"/>
              </w:rPr>
            </w:rPrChange>
          </w:rPr>
          <w:delText>6</w:delText>
        </w:r>
        <w:r w:rsidRPr="00EB4E7D" w:rsidDel="001A3989">
          <w:rPr>
            <w:rFonts w:asciiTheme="minorHAnsi" w:hAnsiTheme="minorHAnsi" w:cstheme="minorHAnsi"/>
            <w:rPrChange w:id="1608" w:author="Alhabibi, Haider@Energy" w:date="2023-08-14T16:28:00Z">
              <w:rPr>
                <w:rFonts w:asciiTheme="minorHAnsi" w:hAnsiTheme="minorHAnsi" w:cstheme="minorHAnsi"/>
                <w:sz w:val="20"/>
                <w:szCs w:val="20"/>
              </w:rPr>
            </w:rPrChange>
          </w:rPr>
          <w:delText xml:space="preserve"> </w:delText>
        </w:r>
      </w:del>
      <w:ins w:id="1609" w:author="Shewmaker, Michael@Energy" w:date="2021-12-27T11:25:00Z">
        <w:r w:rsidR="001A3989" w:rsidRPr="00EB4E7D">
          <w:rPr>
            <w:rFonts w:asciiTheme="minorHAnsi" w:hAnsiTheme="minorHAnsi" w:cstheme="minorHAnsi"/>
            <w:rPrChange w:id="1610" w:author="Alhabibi, Haider@Energy" w:date="2023-08-14T16:28:00Z">
              <w:rPr>
                <w:rFonts w:asciiTheme="minorHAnsi" w:hAnsiTheme="minorHAnsi" w:cstheme="minorHAnsi"/>
                <w:sz w:val="20"/>
                <w:szCs w:val="20"/>
              </w:rPr>
            </w:rPrChange>
          </w:rPr>
          <w:t xml:space="preserve">2022 </w:t>
        </w:r>
      </w:ins>
      <w:r w:rsidRPr="00EB4E7D">
        <w:rPr>
          <w:rFonts w:asciiTheme="minorHAnsi" w:hAnsiTheme="minorHAnsi" w:cstheme="minorHAnsi"/>
          <w:rPrChange w:id="1611" w:author="Alhabibi, Haider@Energy" w:date="2023-08-14T16:28:00Z">
            <w:rPr>
              <w:rFonts w:asciiTheme="minorHAnsi" w:hAnsiTheme="minorHAnsi" w:cstheme="minorHAnsi"/>
              <w:sz w:val="20"/>
              <w:szCs w:val="20"/>
            </w:rPr>
          </w:rPrChange>
        </w:rPr>
        <w:t xml:space="preserve">Reference Appendices for the </w:t>
      </w:r>
      <w:del w:id="1612" w:author="Shewmaker, Michael@Energy" w:date="2021-12-27T11:25:00Z">
        <w:r w:rsidRPr="00EB4E7D" w:rsidDel="001A3989">
          <w:rPr>
            <w:rFonts w:asciiTheme="minorHAnsi" w:hAnsiTheme="minorHAnsi" w:cstheme="minorHAnsi"/>
            <w:rPrChange w:id="1613" w:author="Alhabibi, Haider@Energy" w:date="2023-08-14T16:28:00Z">
              <w:rPr>
                <w:rFonts w:asciiTheme="minorHAnsi" w:hAnsiTheme="minorHAnsi" w:cstheme="minorHAnsi"/>
                <w:sz w:val="20"/>
                <w:szCs w:val="20"/>
              </w:rPr>
            </w:rPrChange>
          </w:rPr>
          <w:delText>201</w:delText>
        </w:r>
        <w:r w:rsidR="00D81484" w:rsidRPr="00EB4E7D" w:rsidDel="001A3989">
          <w:rPr>
            <w:rFonts w:asciiTheme="minorHAnsi" w:hAnsiTheme="minorHAnsi" w:cstheme="minorHAnsi"/>
            <w:rPrChange w:id="1614" w:author="Alhabibi, Haider@Energy" w:date="2023-08-14T16:28:00Z">
              <w:rPr>
                <w:rFonts w:asciiTheme="minorHAnsi" w:hAnsiTheme="minorHAnsi" w:cstheme="minorHAnsi"/>
                <w:sz w:val="20"/>
                <w:szCs w:val="20"/>
              </w:rPr>
            </w:rPrChange>
          </w:rPr>
          <w:delText>6</w:delText>
        </w:r>
        <w:r w:rsidRPr="00EB4E7D" w:rsidDel="001A3989">
          <w:rPr>
            <w:rFonts w:asciiTheme="minorHAnsi" w:hAnsiTheme="minorHAnsi" w:cstheme="minorHAnsi"/>
            <w:rPrChange w:id="1615" w:author="Alhabibi, Haider@Energy" w:date="2023-08-14T16:28:00Z">
              <w:rPr>
                <w:rFonts w:asciiTheme="minorHAnsi" w:hAnsiTheme="minorHAnsi" w:cstheme="minorHAnsi"/>
                <w:sz w:val="20"/>
                <w:szCs w:val="20"/>
              </w:rPr>
            </w:rPrChange>
          </w:rPr>
          <w:delText xml:space="preserve"> </w:delText>
        </w:r>
      </w:del>
      <w:ins w:id="1616" w:author="Shewmaker, Michael@Energy" w:date="2021-12-27T11:25:00Z">
        <w:r w:rsidR="001A3989" w:rsidRPr="00EB4E7D">
          <w:rPr>
            <w:rFonts w:asciiTheme="minorHAnsi" w:hAnsiTheme="minorHAnsi" w:cstheme="minorHAnsi"/>
            <w:rPrChange w:id="1617" w:author="Alhabibi, Haider@Energy" w:date="2023-08-14T16:28:00Z">
              <w:rPr>
                <w:rFonts w:asciiTheme="minorHAnsi" w:hAnsiTheme="minorHAnsi" w:cstheme="minorHAnsi"/>
                <w:sz w:val="20"/>
                <w:szCs w:val="20"/>
              </w:rPr>
            </w:rPrChange>
          </w:rPr>
          <w:t xml:space="preserve">2022 </w:t>
        </w:r>
      </w:ins>
      <w:r w:rsidRPr="00EB4E7D">
        <w:rPr>
          <w:rFonts w:asciiTheme="minorHAnsi" w:hAnsiTheme="minorHAnsi" w:cstheme="minorHAnsi"/>
          <w:rPrChange w:id="1618" w:author="Alhabibi, Haider@Energy" w:date="2023-08-14T16:28:00Z">
            <w:rPr>
              <w:rFonts w:asciiTheme="minorHAnsi" w:hAnsiTheme="minorHAnsi" w:cstheme="minorHAnsi"/>
              <w:sz w:val="20"/>
              <w:szCs w:val="20"/>
            </w:rPr>
          </w:rPrChange>
        </w:rPr>
        <w:t>Building Energy Efficiency Standards.</w:t>
      </w:r>
    </w:p>
    <w:p w14:paraId="0B73A6E2" w14:textId="77777777" w:rsidR="003735F6" w:rsidRPr="00EB4E7D" w:rsidRDefault="003735F6" w:rsidP="004774F4">
      <w:pPr>
        <w:rPr>
          <w:rFonts w:asciiTheme="minorHAnsi" w:hAnsiTheme="minorHAnsi" w:cstheme="minorHAnsi"/>
          <w:rPrChange w:id="1619" w:author="Alhabibi, Haider@Energy" w:date="2023-08-14T16:28:00Z">
            <w:rPr>
              <w:rFonts w:asciiTheme="minorHAnsi" w:hAnsiTheme="minorHAnsi" w:cstheme="minorHAnsi"/>
              <w:sz w:val="20"/>
              <w:szCs w:val="20"/>
            </w:rPr>
          </w:rPrChange>
        </w:rPr>
      </w:pPr>
    </w:p>
    <w:p w14:paraId="0B73A6E3" w14:textId="4163CC58" w:rsidR="003735F6" w:rsidRPr="00EB4E7D" w:rsidRDefault="003735F6" w:rsidP="004774F4">
      <w:pPr>
        <w:rPr>
          <w:rFonts w:asciiTheme="minorHAnsi" w:hAnsiTheme="minorHAnsi" w:cstheme="minorHAnsi"/>
          <w:rPrChange w:id="162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621" w:author="Alhabibi, Haider@Energy" w:date="2023-08-14T16:28:00Z">
            <w:rPr>
              <w:rFonts w:asciiTheme="minorHAnsi" w:hAnsiTheme="minorHAnsi" w:cstheme="minorHAnsi"/>
              <w:sz w:val="20"/>
              <w:szCs w:val="20"/>
            </w:rPr>
          </w:rPrChange>
        </w:rPr>
        <w:t xml:space="preserve">When the term </w:t>
      </w:r>
      <w:del w:id="1622" w:author="Grewing, Kyle@Energy" w:date="2023-08-10T14:50:00Z">
        <w:r w:rsidRPr="00EB4E7D" w:rsidDel="00792DFE">
          <w:rPr>
            <w:rFonts w:asciiTheme="minorHAnsi" w:hAnsiTheme="minorHAnsi" w:cstheme="minorHAnsi"/>
            <w:rPrChange w:id="1623" w:author="Alhabibi, Haider@Energy" w:date="2023-08-14T16:28:00Z">
              <w:rPr>
                <w:rFonts w:asciiTheme="minorHAnsi" w:hAnsiTheme="minorHAnsi" w:cstheme="minorHAnsi"/>
                <w:sz w:val="20"/>
                <w:szCs w:val="20"/>
              </w:rPr>
            </w:rPrChange>
          </w:rPr>
          <w:delText xml:space="preserve">CF1R </w:delText>
        </w:r>
      </w:del>
      <w:ins w:id="1624" w:author="Grewing, Kyle@Energy" w:date="2023-08-10T14:50:00Z">
        <w:r w:rsidR="00792DFE" w:rsidRPr="00EB4E7D">
          <w:rPr>
            <w:rFonts w:asciiTheme="minorHAnsi" w:hAnsiTheme="minorHAnsi" w:cstheme="minorHAnsi"/>
          </w:rPr>
          <w:t>LMCC</w:t>
        </w:r>
        <w:r w:rsidR="00792DFE" w:rsidRPr="00EB4E7D">
          <w:rPr>
            <w:rFonts w:asciiTheme="minorHAnsi" w:hAnsiTheme="minorHAnsi" w:cstheme="minorHAnsi"/>
            <w:rPrChange w:id="1625" w:author="Alhabibi, Haider@Energy" w:date="2023-08-14T16:28:00Z">
              <w:rPr>
                <w:rFonts w:asciiTheme="minorHAnsi" w:hAnsiTheme="minorHAnsi" w:cstheme="minorHAnsi"/>
                <w:sz w:val="20"/>
                <w:szCs w:val="20"/>
              </w:rPr>
            </w:rPrChange>
          </w:rPr>
          <w:t xml:space="preserve"> </w:t>
        </w:r>
      </w:ins>
      <w:r w:rsidRPr="00EB4E7D">
        <w:rPr>
          <w:rFonts w:asciiTheme="minorHAnsi" w:hAnsiTheme="minorHAnsi" w:cstheme="minorHAnsi"/>
          <w:rPrChange w:id="1626" w:author="Alhabibi, Haider@Energy" w:date="2023-08-14T16:28:00Z">
            <w:rPr>
              <w:rFonts w:asciiTheme="minorHAnsi" w:hAnsiTheme="minorHAnsi" w:cstheme="minorHAnsi"/>
              <w:sz w:val="20"/>
              <w:szCs w:val="20"/>
            </w:rPr>
          </w:rPrChange>
        </w:rPr>
        <w:t xml:space="preserve">is used, it is referencing the </w:t>
      </w:r>
      <w:del w:id="1627" w:author="Grewing, Kyle@Energy" w:date="2023-08-10T14:51:00Z">
        <w:r w:rsidRPr="00EB4E7D" w:rsidDel="00792DFE">
          <w:rPr>
            <w:rFonts w:asciiTheme="minorHAnsi" w:hAnsiTheme="minorHAnsi" w:cstheme="minorHAnsi"/>
            <w:rPrChange w:id="1628" w:author="Alhabibi, Haider@Energy" w:date="2023-08-14T16:28:00Z">
              <w:rPr>
                <w:rFonts w:asciiTheme="minorHAnsi" w:hAnsiTheme="minorHAnsi" w:cstheme="minorHAnsi"/>
                <w:sz w:val="20"/>
                <w:szCs w:val="20"/>
              </w:rPr>
            </w:rPrChange>
          </w:rPr>
          <w:delText>CF1R-ALT</w:delText>
        </w:r>
      </w:del>
      <w:ins w:id="1629" w:author="Grewing, Kyle@Energy" w:date="2023-08-10T14:51:00Z">
        <w:r w:rsidR="00792DFE" w:rsidRPr="00EB4E7D">
          <w:rPr>
            <w:rFonts w:asciiTheme="minorHAnsi" w:hAnsiTheme="minorHAnsi" w:cstheme="minorHAnsi"/>
          </w:rPr>
          <w:t>LMCC-MCH</w:t>
        </w:r>
      </w:ins>
      <w:r w:rsidRPr="00EB4E7D">
        <w:rPr>
          <w:rFonts w:asciiTheme="minorHAnsi" w:hAnsiTheme="minorHAnsi" w:cstheme="minorHAnsi"/>
          <w:rPrChange w:id="1630" w:author="Alhabibi, Haider@Energy" w:date="2023-08-14T16:28:00Z">
            <w:rPr>
              <w:rFonts w:asciiTheme="minorHAnsi" w:hAnsiTheme="minorHAnsi" w:cstheme="minorHAnsi"/>
              <w:sz w:val="20"/>
              <w:szCs w:val="20"/>
            </w:rPr>
          </w:rPrChange>
        </w:rPr>
        <w:t xml:space="preserve">-02. Worksheets are identified by their entire name, and subsequently by only the worksheet number, such as </w:t>
      </w:r>
      <w:del w:id="1631" w:author="Grewing, Kyle@Energy" w:date="2023-08-10T14:51:00Z">
        <w:r w:rsidR="00F93A56" w:rsidRPr="00EB4E7D" w:rsidDel="00792DFE">
          <w:rPr>
            <w:rFonts w:asciiTheme="minorHAnsi" w:hAnsiTheme="minorHAnsi" w:cstheme="minorHAnsi"/>
            <w:rPrChange w:id="1632" w:author="Alhabibi, Haider@Energy" w:date="2023-08-14T16:28:00Z">
              <w:rPr>
                <w:rFonts w:asciiTheme="minorHAnsi" w:hAnsiTheme="minorHAnsi" w:cstheme="minorHAnsi"/>
                <w:sz w:val="20"/>
                <w:szCs w:val="20"/>
              </w:rPr>
            </w:rPrChange>
          </w:rPr>
          <w:delText>CF1R</w:delText>
        </w:r>
      </w:del>
      <w:ins w:id="1633" w:author="Grewing, Kyle@Energy" w:date="2023-08-10T14:51:00Z">
        <w:r w:rsidR="00792DFE" w:rsidRPr="00EB4E7D">
          <w:rPr>
            <w:rFonts w:asciiTheme="minorHAnsi" w:hAnsiTheme="minorHAnsi" w:cstheme="minorHAnsi"/>
          </w:rPr>
          <w:t>LMCC</w:t>
        </w:r>
      </w:ins>
      <w:r w:rsidR="00F93A56" w:rsidRPr="00EB4E7D">
        <w:rPr>
          <w:rFonts w:asciiTheme="minorHAnsi" w:hAnsiTheme="minorHAnsi" w:cstheme="minorHAnsi"/>
          <w:rPrChange w:id="1634" w:author="Alhabibi, Haider@Energy" w:date="2023-08-14T16:28:00Z">
            <w:rPr>
              <w:rFonts w:asciiTheme="minorHAnsi" w:hAnsiTheme="minorHAnsi" w:cstheme="minorHAnsi"/>
              <w:sz w:val="20"/>
              <w:szCs w:val="20"/>
            </w:rPr>
          </w:rPrChange>
        </w:rPr>
        <w:t>-ENV</w:t>
      </w:r>
      <w:r w:rsidRPr="00EB4E7D">
        <w:rPr>
          <w:rFonts w:asciiTheme="minorHAnsi" w:hAnsiTheme="minorHAnsi" w:cstheme="minorHAnsi"/>
          <w:rPrChange w:id="1635" w:author="Alhabibi, Haider@Energy" w:date="2023-08-14T16:28:00Z">
            <w:rPr>
              <w:rFonts w:asciiTheme="minorHAnsi" w:hAnsiTheme="minorHAnsi" w:cstheme="minorHAnsi"/>
              <w:sz w:val="20"/>
              <w:szCs w:val="20"/>
            </w:rPr>
          </w:rPrChange>
        </w:rPr>
        <w:t>-02.</w:t>
      </w:r>
    </w:p>
    <w:p w14:paraId="0B73A6E4" w14:textId="77777777" w:rsidR="003735F6" w:rsidRPr="00EB4E7D" w:rsidRDefault="003735F6" w:rsidP="004774F4">
      <w:pPr>
        <w:rPr>
          <w:rFonts w:asciiTheme="minorHAnsi" w:hAnsiTheme="minorHAnsi" w:cstheme="minorHAnsi"/>
          <w:rPrChange w:id="1636" w:author="Alhabibi, Haider@Energy" w:date="2023-08-14T16:28:00Z">
            <w:rPr>
              <w:rFonts w:asciiTheme="minorHAnsi" w:hAnsiTheme="minorHAnsi" w:cstheme="minorHAnsi"/>
              <w:sz w:val="20"/>
              <w:szCs w:val="20"/>
            </w:rPr>
          </w:rPrChange>
        </w:rPr>
      </w:pPr>
    </w:p>
    <w:p w14:paraId="0B73A6E5" w14:textId="77777777" w:rsidR="003735F6" w:rsidRPr="00EB4E7D" w:rsidRDefault="003735F6" w:rsidP="004774F4">
      <w:pPr>
        <w:rPr>
          <w:rFonts w:asciiTheme="minorHAnsi" w:hAnsiTheme="minorHAnsi" w:cstheme="minorHAnsi"/>
          <w:rPrChange w:id="1637"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638" w:author="Alhabibi, Haider@Energy" w:date="2023-08-14T16:28:00Z">
            <w:rPr>
              <w:rFonts w:asciiTheme="minorHAnsi" w:hAnsiTheme="minorHAnsi" w:cstheme="minorHAnsi"/>
              <w:sz w:val="20"/>
              <w:szCs w:val="20"/>
            </w:rPr>
          </w:rPrChange>
        </w:rPr>
        <w:t xml:space="preserve">Instructions for sections with column numbers and row numbers are given separately.  </w:t>
      </w:r>
    </w:p>
    <w:p w14:paraId="0B73A6E6" w14:textId="77777777" w:rsidR="003735F6" w:rsidRPr="00EB4E7D" w:rsidRDefault="003735F6" w:rsidP="004774F4">
      <w:pPr>
        <w:rPr>
          <w:rFonts w:asciiTheme="minorHAnsi" w:hAnsiTheme="minorHAnsi" w:cstheme="minorHAnsi"/>
          <w:rPrChange w:id="1639" w:author="Alhabibi, Haider@Energy" w:date="2023-08-14T16:28:00Z">
            <w:rPr>
              <w:rFonts w:asciiTheme="minorHAnsi" w:hAnsiTheme="minorHAnsi" w:cstheme="minorHAnsi"/>
              <w:sz w:val="20"/>
              <w:szCs w:val="20"/>
            </w:rPr>
          </w:rPrChange>
        </w:rPr>
      </w:pPr>
    </w:p>
    <w:p w14:paraId="0B73A6E7" w14:textId="77777777" w:rsidR="003735F6" w:rsidRPr="00EB4E7D" w:rsidRDefault="003735F6" w:rsidP="004774F4">
      <w:pPr>
        <w:rPr>
          <w:rFonts w:asciiTheme="minorHAnsi" w:hAnsiTheme="minorHAnsi" w:cstheme="minorHAnsi"/>
          <w:rPrChange w:id="164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641" w:author="Alhabibi, Haider@Energy" w:date="2023-08-14T16:28:00Z">
            <w:rPr>
              <w:rFonts w:asciiTheme="minorHAnsi" w:hAnsiTheme="minorHAnsi" w:cstheme="minorHAnsi"/>
              <w:sz w:val="20"/>
              <w:szCs w:val="20"/>
            </w:rPr>
          </w:rPrChange>
        </w:rPr>
        <w:t xml:space="preserve">If any part of the alteration does not comply with the prescriptive requirements, prescriptive compliance </w:t>
      </w:r>
      <w:proofErr w:type="gramStart"/>
      <w:r w:rsidRPr="00EB4E7D">
        <w:rPr>
          <w:rFonts w:asciiTheme="minorHAnsi" w:hAnsiTheme="minorHAnsi" w:cstheme="minorHAnsi"/>
          <w:rPrChange w:id="1642" w:author="Alhabibi, Haider@Energy" w:date="2023-08-14T16:28:00Z">
            <w:rPr>
              <w:rFonts w:asciiTheme="minorHAnsi" w:hAnsiTheme="minorHAnsi" w:cstheme="minorHAnsi"/>
              <w:sz w:val="20"/>
              <w:szCs w:val="20"/>
            </w:rPr>
          </w:rPrChange>
        </w:rPr>
        <w:t>fails</w:t>
      </w:r>
      <w:proofErr w:type="gramEnd"/>
      <w:r w:rsidRPr="00EB4E7D">
        <w:rPr>
          <w:rFonts w:asciiTheme="minorHAnsi" w:hAnsiTheme="minorHAnsi" w:cstheme="minorHAnsi"/>
          <w:rPrChange w:id="1643" w:author="Alhabibi, Haider@Energy" w:date="2023-08-14T16:28:00Z">
            <w:rPr>
              <w:rFonts w:asciiTheme="minorHAnsi" w:hAnsiTheme="minorHAnsi" w:cstheme="minorHAnsi"/>
              <w:sz w:val="20"/>
              <w:szCs w:val="20"/>
            </w:rPr>
          </w:rPrChange>
        </w:rPr>
        <w:t xml:space="preserve"> and the performance compliance approach must be used.</w:t>
      </w:r>
    </w:p>
    <w:p w14:paraId="0B73A6E8" w14:textId="77777777" w:rsidR="003735F6" w:rsidRPr="00EB4E7D" w:rsidRDefault="003735F6" w:rsidP="004774F4">
      <w:pPr>
        <w:rPr>
          <w:rFonts w:asciiTheme="minorHAnsi" w:hAnsiTheme="minorHAnsi" w:cstheme="minorHAnsi"/>
          <w:rPrChange w:id="1644" w:author="Alhabibi, Haider@Energy" w:date="2023-08-14T16:28:00Z">
            <w:rPr>
              <w:rFonts w:asciiTheme="minorHAnsi" w:hAnsiTheme="minorHAnsi" w:cstheme="minorHAnsi"/>
              <w:sz w:val="20"/>
              <w:szCs w:val="20"/>
            </w:rPr>
          </w:rPrChange>
        </w:rPr>
      </w:pPr>
    </w:p>
    <w:p w14:paraId="0B73A6E9" w14:textId="01875C6A" w:rsidR="003735F6" w:rsidRPr="00EB4E7D" w:rsidRDefault="003735F6" w:rsidP="004774F4">
      <w:pPr>
        <w:rPr>
          <w:rFonts w:asciiTheme="minorHAnsi" w:hAnsiTheme="minorHAnsi" w:cstheme="minorHAnsi"/>
          <w:b/>
          <w:rPrChange w:id="1645" w:author="Alhabibi, Haider@Energy" w:date="2023-08-14T16:28:00Z">
            <w:rPr>
              <w:rFonts w:asciiTheme="minorHAnsi" w:hAnsiTheme="minorHAnsi" w:cstheme="minorHAnsi"/>
              <w:b/>
              <w:sz w:val="20"/>
              <w:szCs w:val="20"/>
            </w:rPr>
          </w:rPrChange>
        </w:rPr>
      </w:pPr>
      <w:r w:rsidRPr="00EB4E7D">
        <w:rPr>
          <w:rFonts w:asciiTheme="minorHAnsi" w:hAnsiTheme="minorHAnsi" w:cstheme="minorHAnsi"/>
          <w:b/>
          <w:rPrChange w:id="1646" w:author="Alhabibi, Haider@Energy" w:date="2023-08-14T16:28:00Z">
            <w:rPr>
              <w:rFonts w:asciiTheme="minorHAnsi" w:hAnsiTheme="minorHAnsi" w:cstheme="minorHAnsi"/>
              <w:b/>
              <w:sz w:val="20"/>
              <w:szCs w:val="20"/>
            </w:rPr>
          </w:rPrChange>
        </w:rPr>
        <w:t xml:space="preserve">A. </w:t>
      </w:r>
      <w:r w:rsidR="00383471" w:rsidRPr="00EB4E7D">
        <w:rPr>
          <w:rFonts w:asciiTheme="minorHAnsi" w:hAnsiTheme="minorHAnsi" w:cstheme="minorHAnsi"/>
          <w:b/>
          <w:rPrChange w:id="1647" w:author="Alhabibi, Haider@Energy" w:date="2023-08-14T16:28:00Z">
            <w:rPr>
              <w:rFonts w:asciiTheme="minorHAnsi" w:hAnsiTheme="minorHAnsi" w:cstheme="minorHAnsi"/>
              <w:b/>
              <w:sz w:val="20"/>
              <w:szCs w:val="20"/>
            </w:rPr>
          </w:rPrChange>
        </w:rPr>
        <w:t>General Information</w:t>
      </w:r>
    </w:p>
    <w:p w14:paraId="3B0024D9" w14:textId="77777777" w:rsidR="00AD7B5A" w:rsidRPr="00EB4E7D" w:rsidRDefault="00AD7B5A" w:rsidP="00AD7B5A">
      <w:pPr>
        <w:pStyle w:val="ListParagraph"/>
        <w:numPr>
          <w:ilvl w:val="0"/>
          <w:numId w:val="35"/>
        </w:numPr>
        <w:rPr>
          <w:ins w:id="1648" w:author="Grewing, Kyle@Energy" w:date="2023-08-10T16:57:00Z"/>
          <w:rFonts w:asciiTheme="minorHAnsi" w:hAnsiTheme="minorHAnsi" w:cstheme="minorHAnsi"/>
        </w:rPr>
      </w:pPr>
      <w:ins w:id="1649" w:author="Grewing, Kyle@Energy" w:date="2023-08-10T16:57:00Z">
        <w:r w:rsidRPr="00EB4E7D">
          <w:rPr>
            <w:rFonts w:asciiTheme="minorHAnsi" w:hAnsiTheme="minorHAnsi" w:cstheme="minorHAnsi"/>
          </w:rPr>
          <w:t>Date Prepared: Enter the date of document preparation.</w:t>
        </w:r>
      </w:ins>
    </w:p>
    <w:p w14:paraId="0F9272AD" w14:textId="2F38C527" w:rsidR="00AD7B5A" w:rsidRPr="00EB4E7D" w:rsidRDefault="00AD7B5A" w:rsidP="00AD7B5A">
      <w:pPr>
        <w:pStyle w:val="ListParagraph"/>
        <w:numPr>
          <w:ilvl w:val="0"/>
          <w:numId w:val="35"/>
        </w:numPr>
        <w:rPr>
          <w:ins w:id="1650" w:author="Grewing, Kyle@Energy" w:date="2023-08-10T16:57:00Z"/>
          <w:rFonts w:asciiTheme="minorHAnsi" w:hAnsiTheme="minorHAnsi" w:cstheme="minorHAnsi"/>
        </w:rPr>
      </w:pPr>
      <w:ins w:id="1651" w:author="Grewing, Kyle@Energy" w:date="2023-08-10T16:57:00Z">
        <w:r w:rsidRPr="00EB4E7D">
          <w:rPr>
            <w:rFonts w:asciiTheme="minorHAnsi" w:hAnsiTheme="minorHAnsi" w:cstheme="minorHAnsi"/>
          </w:rPr>
          <w:t xml:space="preserve">Building Type: </w:t>
        </w:r>
      </w:ins>
      <w:ins w:id="1652" w:author="Grewing, Kyle@Energy" w:date="2023-08-14T15:27:00Z">
        <w:r w:rsidR="00C34F38" w:rsidRPr="00EB4E7D">
          <w:rPr>
            <w:rFonts w:asciiTheme="minorHAnsi" w:hAnsiTheme="minorHAnsi" w:cstheme="minorHAnsi"/>
          </w:rPr>
          <w:t>Defaults to Multifamily</w:t>
        </w:r>
      </w:ins>
    </w:p>
    <w:p w14:paraId="00460229" w14:textId="54B5379C" w:rsidR="00AD7B5A" w:rsidRPr="00EB4E7D" w:rsidRDefault="00AD7B5A" w:rsidP="00AD7B5A">
      <w:pPr>
        <w:pStyle w:val="ListParagraph"/>
        <w:numPr>
          <w:ilvl w:val="0"/>
          <w:numId w:val="35"/>
        </w:numPr>
        <w:rPr>
          <w:ins w:id="1653" w:author="Grewing, Kyle@Energy" w:date="2023-08-14T15:28:00Z"/>
          <w:rFonts w:asciiTheme="minorHAnsi" w:hAnsiTheme="minorHAnsi" w:cstheme="minorHAnsi"/>
        </w:rPr>
      </w:pPr>
      <w:ins w:id="1654" w:author="Grewing, Kyle@Energy" w:date="2023-08-10T16:57:00Z">
        <w:r w:rsidRPr="00EB4E7D">
          <w:rPr>
            <w:rFonts w:asciiTheme="minorHAnsi" w:hAnsiTheme="minorHAnsi" w:cstheme="minorHAnsi"/>
          </w:rPr>
          <w:t>Dwelling Unit Name</w:t>
        </w:r>
      </w:ins>
      <w:ins w:id="1655" w:author="Grewing, Kyle@Energy" w:date="2023-08-14T15:28:00Z">
        <w:r w:rsidR="00F61906" w:rsidRPr="00EB4E7D">
          <w:rPr>
            <w:rFonts w:asciiTheme="minorHAnsi" w:hAnsiTheme="minorHAnsi" w:cstheme="minorHAnsi"/>
          </w:rPr>
          <w:t>/Type</w:t>
        </w:r>
      </w:ins>
      <w:ins w:id="1656" w:author="Grewing, Kyle@Energy" w:date="2023-08-10T16:57:00Z">
        <w:r w:rsidRPr="00EB4E7D">
          <w:rPr>
            <w:rFonts w:asciiTheme="minorHAnsi" w:hAnsiTheme="minorHAnsi" w:cstheme="minorHAnsi"/>
          </w:rPr>
          <w:t xml:space="preserve">: Enter a unique dwelling unit name or any other identifying name that would readily distinguish this dwelling unit from others in this project. </w:t>
        </w:r>
      </w:ins>
    </w:p>
    <w:p w14:paraId="07E4472C" w14:textId="6CEEC138" w:rsidR="00F61906" w:rsidRPr="00EB4E7D" w:rsidRDefault="00F61906" w:rsidP="00AD7B5A">
      <w:pPr>
        <w:pStyle w:val="ListParagraph"/>
        <w:numPr>
          <w:ilvl w:val="0"/>
          <w:numId w:val="35"/>
        </w:numPr>
        <w:rPr>
          <w:ins w:id="1657" w:author="Grewing, Kyle@Energy" w:date="2023-08-10T16:57:00Z"/>
          <w:rFonts w:asciiTheme="minorHAnsi" w:hAnsiTheme="minorHAnsi" w:cstheme="minorHAnsi"/>
        </w:rPr>
      </w:pPr>
      <w:ins w:id="1658" w:author="Grewing, Kyle@Energy" w:date="2023-08-14T15:28:00Z">
        <w:r w:rsidRPr="00EB4E7D">
          <w:rPr>
            <w:rFonts w:asciiTheme="minorHAnsi" w:hAnsiTheme="minorHAnsi" w:cstheme="minorHAnsi"/>
          </w:rPr>
          <w:t xml:space="preserve">Dwelling Unit Count: Enter the </w:t>
        </w:r>
      </w:ins>
      <w:ins w:id="1659" w:author="Grewing, Kyle@Energy" w:date="2023-08-14T15:29:00Z">
        <w:r w:rsidRPr="00EB4E7D">
          <w:rPr>
            <w:rFonts w:asciiTheme="minorHAnsi" w:hAnsiTheme="minorHAnsi" w:cstheme="minorHAnsi"/>
          </w:rPr>
          <w:t>number of dwelling units.</w:t>
        </w:r>
      </w:ins>
    </w:p>
    <w:p w14:paraId="18CD91EC" w14:textId="77777777" w:rsidR="00AD7B5A" w:rsidRPr="00EB4E7D" w:rsidRDefault="00AD7B5A" w:rsidP="00AD7B5A">
      <w:pPr>
        <w:pStyle w:val="ListParagraph"/>
        <w:numPr>
          <w:ilvl w:val="0"/>
          <w:numId w:val="35"/>
        </w:numPr>
        <w:rPr>
          <w:ins w:id="1660" w:author="Grewing, Kyle@Energy" w:date="2023-08-10T16:57:00Z"/>
          <w:rFonts w:asciiTheme="minorHAnsi" w:hAnsiTheme="minorHAnsi" w:cstheme="minorHAnsi"/>
        </w:rPr>
      </w:pPr>
      <w:ins w:id="1661" w:author="Grewing, Kyle@Energy" w:date="2023-08-10T16:57:00Z">
        <w:r w:rsidRPr="00EB4E7D">
          <w:rPr>
            <w:rFonts w:asciiTheme="minorHAnsi" w:hAnsiTheme="minorHAnsi" w:cstheme="minorHAnsi"/>
          </w:rPr>
          <w:t>Climate Zone: Select the correct climate zone for the project. From the Reference Appendices, Joint Appendix, JA2.1.1.</w:t>
        </w:r>
      </w:ins>
    </w:p>
    <w:p w14:paraId="2163D8F7" w14:textId="222229AE" w:rsidR="00AD7B5A" w:rsidRPr="00EB4E7D" w:rsidRDefault="00AD7B5A" w:rsidP="00AD7B5A">
      <w:pPr>
        <w:pStyle w:val="ListParagraph"/>
        <w:numPr>
          <w:ilvl w:val="0"/>
          <w:numId w:val="35"/>
        </w:numPr>
        <w:rPr>
          <w:ins w:id="1662" w:author="Grewing, Kyle@Energy" w:date="2023-08-10T16:57:00Z"/>
          <w:rFonts w:asciiTheme="minorHAnsi" w:hAnsiTheme="minorHAnsi" w:cstheme="minorHAnsi"/>
        </w:rPr>
      </w:pPr>
      <w:ins w:id="1663" w:author="Grewing, Kyle@Energy" w:date="2023-08-10T16:57:00Z">
        <w:r w:rsidRPr="00EB4E7D">
          <w:rPr>
            <w:rFonts w:asciiTheme="minorHAnsi" w:hAnsiTheme="minorHAnsi" w:cstheme="minorHAnsi"/>
          </w:rPr>
          <w:t xml:space="preserve">Dwelling Unit </w:t>
        </w:r>
      </w:ins>
      <w:ins w:id="1664" w:author="Grewing, Kyle@Energy" w:date="2023-08-14T15:29:00Z">
        <w:r w:rsidR="00F61906" w:rsidRPr="00EB4E7D">
          <w:rPr>
            <w:rFonts w:asciiTheme="minorHAnsi" w:hAnsiTheme="minorHAnsi" w:cstheme="minorHAnsi"/>
          </w:rPr>
          <w:t xml:space="preserve">Total </w:t>
        </w:r>
      </w:ins>
      <w:ins w:id="1665" w:author="Grewing, Kyle@Energy" w:date="2023-08-10T16:57:00Z">
        <w:r w:rsidRPr="00EB4E7D">
          <w:rPr>
            <w:rFonts w:asciiTheme="minorHAnsi" w:hAnsiTheme="minorHAnsi" w:cstheme="minorHAnsi"/>
          </w:rPr>
          <w:t>C</w:t>
        </w:r>
      </w:ins>
      <w:ins w:id="1666" w:author="Grewing, Kyle@Energy" w:date="2023-08-14T15:29:00Z">
        <w:r w:rsidR="00F61906" w:rsidRPr="00EB4E7D">
          <w:rPr>
            <w:rFonts w:asciiTheme="minorHAnsi" w:hAnsiTheme="minorHAnsi" w:cstheme="minorHAnsi"/>
          </w:rPr>
          <w:t xml:space="preserve">onditioned </w:t>
        </w:r>
      </w:ins>
      <w:ins w:id="1667" w:author="Grewing, Kyle@Energy" w:date="2023-08-10T16:57:00Z">
        <w:r w:rsidRPr="00EB4E7D">
          <w:rPr>
            <w:rFonts w:asciiTheme="minorHAnsi" w:hAnsiTheme="minorHAnsi" w:cstheme="minorHAnsi"/>
          </w:rPr>
          <w:t>F</w:t>
        </w:r>
      </w:ins>
      <w:ins w:id="1668" w:author="Grewing, Kyle@Energy" w:date="2023-08-14T15:29:00Z">
        <w:r w:rsidR="00F61906" w:rsidRPr="00EB4E7D">
          <w:rPr>
            <w:rFonts w:asciiTheme="minorHAnsi" w:hAnsiTheme="minorHAnsi" w:cstheme="minorHAnsi"/>
          </w:rPr>
          <w:t xml:space="preserve">loor </w:t>
        </w:r>
      </w:ins>
      <w:ins w:id="1669" w:author="Grewing, Kyle@Energy" w:date="2023-08-10T16:57:00Z">
        <w:r w:rsidRPr="00EB4E7D">
          <w:rPr>
            <w:rFonts w:asciiTheme="minorHAnsi" w:hAnsiTheme="minorHAnsi" w:cstheme="minorHAnsi"/>
          </w:rPr>
          <w:t>A</w:t>
        </w:r>
      </w:ins>
      <w:ins w:id="1670" w:author="Grewing, Kyle@Energy" w:date="2023-08-14T15:29:00Z">
        <w:r w:rsidR="00F61906" w:rsidRPr="00EB4E7D">
          <w:rPr>
            <w:rFonts w:asciiTheme="minorHAnsi" w:hAnsiTheme="minorHAnsi" w:cstheme="minorHAnsi"/>
          </w:rPr>
          <w:t>rea</w:t>
        </w:r>
      </w:ins>
      <w:ins w:id="1671" w:author="Grewing, Kyle@Energy" w:date="2023-08-10T16:57:00Z">
        <w:r w:rsidRPr="00EB4E7D">
          <w:rPr>
            <w:rFonts w:asciiTheme="minorHAnsi" w:hAnsiTheme="minorHAnsi" w:cstheme="minorHAnsi"/>
          </w:rPr>
          <w:t xml:space="preserve"> (ft</w:t>
        </w:r>
        <w:r w:rsidRPr="00EB4E7D">
          <w:rPr>
            <w:rFonts w:asciiTheme="minorHAnsi" w:hAnsiTheme="minorHAnsi" w:cstheme="minorHAnsi"/>
            <w:vertAlign w:val="superscript"/>
          </w:rPr>
          <w:t>2</w:t>
        </w:r>
        <w:r w:rsidRPr="00EB4E7D">
          <w:rPr>
            <w:rFonts w:asciiTheme="minorHAnsi" w:hAnsiTheme="minorHAnsi" w:cstheme="minorHAnsi"/>
          </w:rPr>
          <w:t>): For one-dwelling projects, this field will equal the conditioned floor area (CFA) on that document. For multi-dwelling projects, this field will sum with other dwelling units to equal the total CFA on that document. If multiple systems are being affected, a CFA value will be assigned to each system in Section B. Those must sum to this total for the project. For projects NOT involving all systems in the dwelling, this is the CFA of only the portion of the dwelling unit affected.</w:t>
        </w:r>
      </w:ins>
    </w:p>
    <w:p w14:paraId="0E872F7E" w14:textId="77777777" w:rsidR="00AD7B5A" w:rsidRPr="00EB4E7D" w:rsidRDefault="00AD7B5A" w:rsidP="00AD7B5A">
      <w:pPr>
        <w:pStyle w:val="ListParagraph"/>
        <w:numPr>
          <w:ilvl w:val="0"/>
          <w:numId w:val="35"/>
        </w:numPr>
        <w:rPr>
          <w:ins w:id="1672" w:author="Grewing, Kyle@Energy" w:date="2023-08-10T16:57:00Z"/>
          <w:rFonts w:asciiTheme="minorHAnsi" w:hAnsiTheme="minorHAnsi" w:cstheme="minorHAnsi"/>
        </w:rPr>
      </w:pPr>
      <w:ins w:id="1673" w:author="Grewing, Kyle@Energy" w:date="2023-08-10T16:57:00Z">
        <w:r w:rsidRPr="00EB4E7D">
          <w:rPr>
            <w:rFonts w:asciiTheme="minorHAnsi" w:hAnsiTheme="minorHAnsi" w:cstheme="minorHAnsi"/>
          </w:rPr>
          <w:t xml:space="preserve">Number of Space Conditioning (SC) Systems in this Dwelling Unit: Enter the number of space conditioning systems in the dwelling unit.  </w:t>
        </w:r>
      </w:ins>
    </w:p>
    <w:p w14:paraId="0B73A6EB" w14:textId="765EF203" w:rsidR="003735F6" w:rsidRPr="00EB4E7D" w:rsidDel="00AD7B5A" w:rsidRDefault="003735F6" w:rsidP="004774F4">
      <w:pPr>
        <w:pStyle w:val="ListParagraph"/>
        <w:numPr>
          <w:ilvl w:val="0"/>
          <w:numId w:val="35"/>
        </w:numPr>
        <w:rPr>
          <w:del w:id="1674" w:author="Grewing, Kyle@Energy" w:date="2023-08-10T16:57:00Z"/>
          <w:rFonts w:asciiTheme="minorHAnsi" w:hAnsiTheme="minorHAnsi" w:cstheme="minorHAnsi"/>
          <w:rPrChange w:id="1675" w:author="Alhabibi, Haider@Energy" w:date="2023-08-14T16:28:00Z">
            <w:rPr>
              <w:del w:id="1676" w:author="Grewing, Kyle@Energy" w:date="2023-08-10T16:57:00Z"/>
              <w:rFonts w:asciiTheme="minorHAnsi" w:hAnsiTheme="minorHAnsi" w:cstheme="minorHAnsi"/>
              <w:sz w:val="20"/>
              <w:szCs w:val="20"/>
            </w:rPr>
          </w:rPrChange>
        </w:rPr>
      </w:pPr>
      <w:del w:id="1677" w:author="Grewing, Kyle@Energy" w:date="2023-08-10T16:57:00Z">
        <w:r w:rsidRPr="00EB4E7D" w:rsidDel="00AD7B5A">
          <w:rPr>
            <w:rFonts w:asciiTheme="minorHAnsi" w:hAnsiTheme="minorHAnsi" w:cstheme="minorHAnsi"/>
            <w:rPrChange w:id="1678" w:author="Alhabibi, Haider@Energy" w:date="2023-08-14T16:28:00Z">
              <w:rPr>
                <w:rFonts w:asciiTheme="minorHAnsi" w:hAnsiTheme="minorHAnsi" w:cstheme="minorHAnsi"/>
                <w:sz w:val="20"/>
                <w:szCs w:val="20"/>
              </w:rPr>
            </w:rPrChange>
          </w:rPr>
          <w:delText>Project Name: If the project utilizes a CF1R-ALT-01 (or CF1R-ADD-01), this field will reference the same field on that document for consistency. If not, enter a unique project identifier such as the house number and street name or example: “Jones’ Furnace Change out.”</w:delText>
        </w:r>
      </w:del>
    </w:p>
    <w:p w14:paraId="0B73A6EC" w14:textId="25EF2548" w:rsidR="003735F6" w:rsidRPr="00EB4E7D" w:rsidDel="00AD7B5A" w:rsidRDefault="003735F6" w:rsidP="004774F4">
      <w:pPr>
        <w:pStyle w:val="ListParagraph"/>
        <w:numPr>
          <w:ilvl w:val="0"/>
          <w:numId w:val="35"/>
        </w:numPr>
        <w:rPr>
          <w:del w:id="1679" w:author="Grewing, Kyle@Energy" w:date="2023-08-10T16:57:00Z"/>
          <w:rFonts w:asciiTheme="minorHAnsi" w:hAnsiTheme="minorHAnsi" w:cstheme="minorHAnsi"/>
          <w:rPrChange w:id="1680" w:author="Alhabibi, Haider@Energy" w:date="2023-08-14T16:28:00Z">
            <w:rPr>
              <w:del w:id="1681" w:author="Grewing, Kyle@Energy" w:date="2023-08-10T16:57:00Z"/>
              <w:rFonts w:asciiTheme="minorHAnsi" w:hAnsiTheme="minorHAnsi" w:cstheme="minorHAnsi"/>
              <w:sz w:val="20"/>
              <w:szCs w:val="20"/>
            </w:rPr>
          </w:rPrChange>
        </w:rPr>
      </w:pPr>
      <w:del w:id="1682" w:author="Grewing, Kyle@Energy" w:date="2023-08-10T16:57:00Z">
        <w:r w:rsidRPr="00EB4E7D" w:rsidDel="00AD7B5A">
          <w:rPr>
            <w:rFonts w:asciiTheme="minorHAnsi" w:hAnsiTheme="minorHAnsi" w:cstheme="minorHAnsi"/>
            <w:rPrChange w:id="1683" w:author="Alhabibi, Haider@Energy" w:date="2023-08-14T16:28:00Z">
              <w:rPr>
                <w:rFonts w:asciiTheme="minorHAnsi" w:hAnsiTheme="minorHAnsi" w:cstheme="minorHAnsi"/>
                <w:sz w:val="20"/>
                <w:szCs w:val="20"/>
              </w:rPr>
            </w:rPrChange>
          </w:rPr>
          <w:delText>Date Prepared: If the project utilizes a CF1R-ALT-01 (or CF1R-ADD-01), this field will reference the same field on that document for consistency. If not, enter the date of document preparation.</w:delText>
        </w:r>
      </w:del>
    </w:p>
    <w:p w14:paraId="0B73A6ED" w14:textId="2A55F7A1" w:rsidR="003735F6" w:rsidRPr="00EB4E7D" w:rsidDel="00AD7B5A" w:rsidRDefault="003735F6" w:rsidP="004774F4">
      <w:pPr>
        <w:pStyle w:val="ListParagraph"/>
        <w:numPr>
          <w:ilvl w:val="0"/>
          <w:numId w:val="35"/>
        </w:numPr>
        <w:rPr>
          <w:del w:id="1684" w:author="Grewing, Kyle@Energy" w:date="2023-08-10T16:57:00Z"/>
          <w:rFonts w:asciiTheme="minorHAnsi" w:hAnsiTheme="minorHAnsi" w:cstheme="minorHAnsi"/>
          <w:rPrChange w:id="1685" w:author="Alhabibi, Haider@Energy" w:date="2023-08-14T16:28:00Z">
            <w:rPr>
              <w:del w:id="1686" w:author="Grewing, Kyle@Energy" w:date="2023-08-10T16:57:00Z"/>
              <w:rFonts w:asciiTheme="minorHAnsi" w:hAnsiTheme="minorHAnsi" w:cstheme="minorHAnsi"/>
              <w:sz w:val="20"/>
              <w:szCs w:val="20"/>
            </w:rPr>
          </w:rPrChange>
        </w:rPr>
      </w:pPr>
      <w:del w:id="1687" w:author="Grewing, Kyle@Energy" w:date="2023-08-10T16:57:00Z">
        <w:r w:rsidRPr="00EB4E7D" w:rsidDel="00AD7B5A">
          <w:rPr>
            <w:rFonts w:asciiTheme="minorHAnsi" w:hAnsiTheme="minorHAnsi" w:cstheme="minorHAnsi"/>
            <w:rPrChange w:id="1688" w:author="Alhabibi, Haider@Energy" w:date="2023-08-14T16:28:00Z">
              <w:rPr>
                <w:rFonts w:asciiTheme="minorHAnsi" w:hAnsiTheme="minorHAnsi" w:cstheme="minorHAnsi"/>
                <w:sz w:val="20"/>
                <w:szCs w:val="20"/>
              </w:rPr>
            </w:rPrChange>
          </w:rPr>
          <w:delText>Project Location: If the project utilizes a CF1R-ALT-01 (or CF1R-ADD-01), this field will reference the same field on that document for consistency. If not, enter the legal street address of property or other applicable identifying information.</w:delText>
        </w:r>
      </w:del>
    </w:p>
    <w:p w14:paraId="0B73A6EE" w14:textId="2C9E20DF" w:rsidR="003735F6" w:rsidRPr="00EB4E7D" w:rsidDel="00AD7B5A" w:rsidRDefault="003735F6" w:rsidP="004774F4">
      <w:pPr>
        <w:pStyle w:val="ListParagraph"/>
        <w:numPr>
          <w:ilvl w:val="0"/>
          <w:numId w:val="35"/>
        </w:numPr>
        <w:rPr>
          <w:del w:id="1689" w:author="Grewing, Kyle@Energy" w:date="2023-08-10T16:57:00Z"/>
          <w:rFonts w:asciiTheme="minorHAnsi" w:hAnsiTheme="minorHAnsi" w:cstheme="minorHAnsi"/>
          <w:rPrChange w:id="1690" w:author="Alhabibi, Haider@Energy" w:date="2023-08-14T16:28:00Z">
            <w:rPr>
              <w:del w:id="1691" w:author="Grewing, Kyle@Energy" w:date="2023-08-10T16:57:00Z"/>
              <w:rFonts w:asciiTheme="minorHAnsi" w:hAnsiTheme="minorHAnsi" w:cs="Arial"/>
              <w:sz w:val="20"/>
              <w:szCs w:val="20"/>
            </w:rPr>
          </w:rPrChange>
        </w:rPr>
      </w:pPr>
      <w:del w:id="1692" w:author="Grewing, Kyle@Energy" w:date="2023-08-10T16:57:00Z">
        <w:r w:rsidRPr="00EB4E7D" w:rsidDel="00AD7B5A">
          <w:rPr>
            <w:rFonts w:asciiTheme="minorHAnsi" w:hAnsiTheme="minorHAnsi" w:cstheme="minorHAnsi"/>
            <w:rPrChange w:id="1693" w:author="Alhabibi, Haider@Energy" w:date="2023-08-14T16:28:00Z">
              <w:rPr>
                <w:rFonts w:asciiTheme="minorHAnsi" w:hAnsiTheme="minorHAnsi" w:cs="Arial"/>
                <w:sz w:val="20"/>
                <w:szCs w:val="20"/>
              </w:rPr>
            </w:rPrChange>
          </w:rPr>
          <w:lastRenderedPageBreak/>
          <w:delText>Building Type: If the project utilizes a CF1R-ALT-01 (or CF1R-ADD-01), this field will reference the same field on that document for consistency. If not, enter the building type from the list: Single Family (includes duplex), or Multi</w:delText>
        </w:r>
        <w:r w:rsidR="00F93A56" w:rsidRPr="00EB4E7D" w:rsidDel="00AD7B5A">
          <w:rPr>
            <w:rFonts w:asciiTheme="minorHAnsi" w:hAnsiTheme="minorHAnsi" w:cstheme="minorHAnsi"/>
            <w:rPrChange w:id="1694" w:author="Alhabibi, Haider@Energy" w:date="2023-08-14T16:28:00Z">
              <w:rPr>
                <w:rFonts w:asciiTheme="minorHAnsi" w:hAnsiTheme="minorHAnsi" w:cs="Arial"/>
                <w:sz w:val="20"/>
                <w:szCs w:val="20"/>
              </w:rPr>
            </w:rPrChange>
          </w:rPr>
          <w:delText>-</w:delText>
        </w:r>
        <w:r w:rsidRPr="00EB4E7D" w:rsidDel="00AD7B5A">
          <w:rPr>
            <w:rFonts w:asciiTheme="minorHAnsi" w:hAnsiTheme="minorHAnsi" w:cstheme="minorHAnsi"/>
            <w:rPrChange w:id="1695" w:author="Alhabibi, Haider@Energy" w:date="2023-08-14T16:28:00Z">
              <w:rPr>
                <w:rFonts w:asciiTheme="minorHAnsi" w:hAnsiTheme="minorHAnsi" w:cs="Arial"/>
                <w:sz w:val="20"/>
                <w:szCs w:val="20"/>
              </w:rPr>
            </w:rPrChange>
          </w:rPr>
          <w:delText>family (a building that shares common walls and common floors or ceilings).</w:delText>
        </w:r>
      </w:del>
      <w:ins w:id="1696" w:author="Shewmaker, Michael@Energy" w:date="2021-12-27T11:28:00Z">
        <w:del w:id="1697" w:author="Grewing, Kyle@Energy" w:date="2023-08-10T16:57:00Z">
          <w:r w:rsidR="006B1C4B" w:rsidRPr="00EB4E7D" w:rsidDel="00AD7B5A">
            <w:rPr>
              <w:rFonts w:asciiTheme="minorHAnsi" w:hAnsiTheme="minorHAnsi" w:cstheme="minorHAnsi"/>
              <w:rPrChange w:id="1698" w:author="Alhabibi, Haider@Energy" w:date="2023-08-14T16:28:00Z">
                <w:rPr>
                  <w:rFonts w:asciiTheme="minorHAnsi" w:hAnsiTheme="minorHAnsi" w:cstheme="minorHAnsi"/>
                  <w:sz w:val="20"/>
                  <w:szCs w:val="20"/>
                  <w:highlight w:val="yellow"/>
                </w:rPr>
              </w:rPrChange>
            </w:rPr>
            <w:delText>this field will automatically default to Single Family.</w:delText>
          </w:r>
        </w:del>
      </w:ins>
    </w:p>
    <w:p w14:paraId="0B73A6EF" w14:textId="6AC1D35D" w:rsidR="003735F6" w:rsidRPr="00EB4E7D" w:rsidDel="00AD7B5A" w:rsidRDefault="003735F6" w:rsidP="004774F4">
      <w:pPr>
        <w:pStyle w:val="ListParagraph"/>
        <w:numPr>
          <w:ilvl w:val="0"/>
          <w:numId w:val="35"/>
        </w:numPr>
        <w:rPr>
          <w:del w:id="1699" w:author="Grewing, Kyle@Energy" w:date="2023-08-10T16:57:00Z"/>
          <w:rFonts w:asciiTheme="minorHAnsi" w:hAnsiTheme="minorHAnsi" w:cstheme="minorHAnsi"/>
          <w:rPrChange w:id="1700" w:author="Alhabibi, Haider@Energy" w:date="2023-08-14T16:28:00Z">
            <w:rPr>
              <w:del w:id="1701" w:author="Grewing, Kyle@Energy" w:date="2023-08-10T16:57:00Z"/>
              <w:rFonts w:asciiTheme="minorHAnsi" w:hAnsiTheme="minorHAnsi" w:cstheme="minorHAnsi"/>
              <w:sz w:val="20"/>
              <w:szCs w:val="20"/>
            </w:rPr>
          </w:rPrChange>
        </w:rPr>
      </w:pPr>
      <w:del w:id="1702" w:author="Grewing, Kyle@Energy" w:date="2023-08-10T16:57:00Z">
        <w:r w:rsidRPr="00EB4E7D" w:rsidDel="00AD7B5A">
          <w:rPr>
            <w:rFonts w:asciiTheme="minorHAnsi" w:hAnsiTheme="minorHAnsi" w:cstheme="minorHAnsi"/>
            <w:rPrChange w:id="1703" w:author="Alhabibi, Haider@Energy" w:date="2023-08-14T16:28:00Z">
              <w:rPr>
                <w:rFonts w:asciiTheme="minorHAnsi" w:hAnsiTheme="minorHAnsi" w:cstheme="minorHAnsi"/>
                <w:sz w:val="20"/>
                <w:szCs w:val="20"/>
              </w:rPr>
            </w:rPrChange>
          </w:rPr>
          <w:delText>CA City: If the project utilizes a CF1R-ALT-01 (or CF1R-ADD-01), this field will reference the same field on that document for consistency.  If not, enter the legal city/town of property.</w:delText>
        </w:r>
      </w:del>
    </w:p>
    <w:p w14:paraId="0B73A6F0" w14:textId="240C175B" w:rsidR="003735F6" w:rsidRPr="00EB4E7D" w:rsidDel="00AD7B5A" w:rsidRDefault="003735F6" w:rsidP="004774F4">
      <w:pPr>
        <w:pStyle w:val="ListParagraph"/>
        <w:numPr>
          <w:ilvl w:val="0"/>
          <w:numId w:val="35"/>
        </w:numPr>
        <w:rPr>
          <w:del w:id="1704" w:author="Grewing, Kyle@Energy" w:date="2023-08-10T16:57:00Z"/>
          <w:rFonts w:asciiTheme="minorHAnsi" w:hAnsiTheme="minorHAnsi" w:cstheme="minorHAnsi"/>
          <w:rPrChange w:id="1705" w:author="Alhabibi, Haider@Energy" w:date="2023-08-14T16:28:00Z">
            <w:rPr>
              <w:del w:id="1706" w:author="Grewing, Kyle@Energy" w:date="2023-08-10T16:57:00Z"/>
              <w:rFonts w:asciiTheme="minorHAnsi" w:hAnsiTheme="minorHAnsi" w:cstheme="minorHAnsi"/>
              <w:sz w:val="20"/>
              <w:szCs w:val="20"/>
            </w:rPr>
          </w:rPrChange>
        </w:rPr>
      </w:pPr>
      <w:del w:id="1707" w:author="Grewing, Kyle@Energy" w:date="2023-08-10T16:57:00Z">
        <w:r w:rsidRPr="00EB4E7D" w:rsidDel="00AD7B5A">
          <w:rPr>
            <w:rFonts w:asciiTheme="minorHAnsi" w:hAnsiTheme="minorHAnsi" w:cstheme="minorHAnsi"/>
            <w:rPrChange w:id="1708" w:author="Alhabibi, Haider@Energy" w:date="2023-08-14T16:28:00Z">
              <w:rPr>
                <w:rFonts w:asciiTheme="minorHAnsi" w:hAnsiTheme="minorHAnsi" w:cstheme="minorHAnsi"/>
                <w:sz w:val="20"/>
                <w:szCs w:val="20"/>
              </w:rPr>
            </w:rPrChange>
          </w:rPr>
          <w:delText>Dwelling Unit Name: Enter a unique dwelling unit name or any other identifying name that would readily distinguish this dwelling unit from others in this project. Primarily needed for multi-family dwellings. For one-dwelling projects, use project name or another logical identifier.</w:delText>
        </w:r>
      </w:del>
    </w:p>
    <w:p w14:paraId="0B73A6F1" w14:textId="7D3957B8" w:rsidR="003735F6" w:rsidRPr="00EB4E7D" w:rsidDel="00AD7B5A" w:rsidRDefault="003735F6" w:rsidP="004774F4">
      <w:pPr>
        <w:pStyle w:val="ListParagraph"/>
        <w:numPr>
          <w:ilvl w:val="0"/>
          <w:numId w:val="35"/>
        </w:numPr>
        <w:rPr>
          <w:del w:id="1709" w:author="Grewing, Kyle@Energy" w:date="2023-08-10T16:57:00Z"/>
          <w:rFonts w:asciiTheme="minorHAnsi" w:hAnsiTheme="minorHAnsi" w:cstheme="minorHAnsi"/>
          <w:rPrChange w:id="1710" w:author="Alhabibi, Haider@Energy" w:date="2023-08-14T16:28:00Z">
            <w:rPr>
              <w:del w:id="1711" w:author="Grewing, Kyle@Energy" w:date="2023-08-10T16:57:00Z"/>
              <w:rFonts w:asciiTheme="minorHAnsi" w:hAnsiTheme="minorHAnsi" w:cstheme="minorHAnsi"/>
              <w:sz w:val="20"/>
              <w:szCs w:val="20"/>
            </w:rPr>
          </w:rPrChange>
        </w:rPr>
      </w:pPr>
      <w:del w:id="1712" w:author="Grewing, Kyle@Energy" w:date="2023-08-10T16:57:00Z">
        <w:r w:rsidRPr="00EB4E7D" w:rsidDel="00AD7B5A">
          <w:rPr>
            <w:rFonts w:asciiTheme="minorHAnsi" w:hAnsiTheme="minorHAnsi" w:cstheme="minorHAnsi"/>
            <w:rPrChange w:id="1713" w:author="Alhabibi, Haider@Energy" w:date="2023-08-14T16:28:00Z">
              <w:rPr>
                <w:rFonts w:asciiTheme="minorHAnsi" w:hAnsiTheme="minorHAnsi" w:cstheme="minorHAnsi"/>
                <w:sz w:val="20"/>
                <w:szCs w:val="20"/>
              </w:rPr>
            </w:rPrChange>
          </w:rPr>
          <w:delText>Zip Code: If the project utilizes a CF1R-ALT-01 (or CF1R-ADD-01), this field will reference the same field on that document for consistency. If not, enter the 5-digit zip code for the project location (used to determine climate zone).</w:delText>
        </w:r>
      </w:del>
    </w:p>
    <w:p w14:paraId="0B73A6F2" w14:textId="4BFF3D19" w:rsidR="003735F6" w:rsidRPr="00EB4E7D" w:rsidDel="00AD7B5A" w:rsidRDefault="003735F6" w:rsidP="004774F4">
      <w:pPr>
        <w:pStyle w:val="ListParagraph"/>
        <w:numPr>
          <w:ilvl w:val="0"/>
          <w:numId w:val="35"/>
        </w:numPr>
        <w:rPr>
          <w:del w:id="1714" w:author="Grewing, Kyle@Energy" w:date="2023-08-10T16:57:00Z"/>
          <w:rFonts w:asciiTheme="minorHAnsi" w:hAnsiTheme="minorHAnsi" w:cstheme="minorHAnsi"/>
          <w:rPrChange w:id="1715" w:author="Alhabibi, Haider@Energy" w:date="2023-08-14T16:28:00Z">
            <w:rPr>
              <w:del w:id="1716" w:author="Grewing, Kyle@Energy" w:date="2023-08-10T16:57:00Z"/>
              <w:rFonts w:asciiTheme="minorHAnsi" w:hAnsiTheme="minorHAnsi" w:cstheme="minorHAnsi"/>
              <w:sz w:val="20"/>
              <w:szCs w:val="20"/>
            </w:rPr>
          </w:rPrChange>
        </w:rPr>
      </w:pPr>
      <w:del w:id="1717" w:author="Grewing, Kyle@Energy" w:date="2023-08-10T16:57:00Z">
        <w:r w:rsidRPr="00EB4E7D" w:rsidDel="00AD7B5A">
          <w:rPr>
            <w:rFonts w:asciiTheme="minorHAnsi" w:hAnsiTheme="minorHAnsi" w:cstheme="minorHAnsi"/>
            <w:rPrChange w:id="1718" w:author="Alhabibi, Haider@Energy" w:date="2023-08-14T16:28:00Z">
              <w:rPr>
                <w:rFonts w:asciiTheme="minorHAnsi" w:hAnsiTheme="minorHAnsi" w:cstheme="minorHAnsi"/>
                <w:sz w:val="20"/>
                <w:szCs w:val="20"/>
              </w:rPr>
            </w:rPrChange>
          </w:rPr>
          <w:delText>Dwelling Unit CFA (ft</w:delText>
        </w:r>
        <w:r w:rsidRPr="00EB4E7D" w:rsidDel="00AD7B5A">
          <w:rPr>
            <w:rFonts w:asciiTheme="minorHAnsi" w:hAnsiTheme="minorHAnsi" w:cstheme="minorHAnsi"/>
            <w:vertAlign w:val="superscript"/>
            <w:rPrChange w:id="1719" w:author="Alhabibi, Haider@Energy" w:date="2023-08-14T16:28:00Z">
              <w:rPr>
                <w:rFonts w:asciiTheme="minorHAnsi" w:hAnsiTheme="minorHAnsi" w:cstheme="minorHAnsi"/>
                <w:sz w:val="20"/>
                <w:szCs w:val="20"/>
                <w:vertAlign w:val="superscript"/>
              </w:rPr>
            </w:rPrChange>
          </w:rPr>
          <w:delText>2</w:delText>
        </w:r>
        <w:r w:rsidRPr="00EB4E7D" w:rsidDel="00AD7B5A">
          <w:rPr>
            <w:rFonts w:asciiTheme="minorHAnsi" w:hAnsiTheme="minorHAnsi" w:cstheme="minorHAnsi"/>
            <w:rPrChange w:id="1720" w:author="Alhabibi, Haider@Energy" w:date="2023-08-14T16:28:00Z">
              <w:rPr>
                <w:rFonts w:asciiTheme="minorHAnsi" w:hAnsiTheme="minorHAnsi" w:cstheme="minorHAnsi"/>
                <w:sz w:val="20"/>
                <w:szCs w:val="20"/>
              </w:rPr>
            </w:rPrChange>
          </w:rPr>
          <w:delText>): If the project utilizes a CF1R-ALT-01 (or CF1R-ADD-01), this field will reference the same field on that document for consistency. For one-dwelling projects, this field will equal the conditioned floor area (CFA) on that document. For multi-dwelling projects, this field will sum with other dwelling units to equal the total CFA on that document. If this project does not utilize a CF1R-ALT-01 (or CF1R-ADD-01), enter the conditioned floor area in ft</w:delText>
        </w:r>
        <w:r w:rsidRPr="00EB4E7D" w:rsidDel="00AD7B5A">
          <w:rPr>
            <w:rFonts w:asciiTheme="minorHAnsi" w:hAnsiTheme="minorHAnsi" w:cstheme="minorHAnsi"/>
            <w:vertAlign w:val="superscript"/>
            <w:rPrChange w:id="1721" w:author="Alhabibi, Haider@Energy" w:date="2023-08-14T16:28:00Z">
              <w:rPr>
                <w:rFonts w:asciiTheme="minorHAnsi" w:hAnsiTheme="minorHAnsi" w:cstheme="minorHAnsi"/>
                <w:sz w:val="20"/>
                <w:szCs w:val="20"/>
                <w:vertAlign w:val="superscript"/>
              </w:rPr>
            </w:rPrChange>
          </w:rPr>
          <w:delText>2</w:delText>
        </w:r>
        <w:r w:rsidRPr="00EB4E7D" w:rsidDel="00AD7B5A">
          <w:rPr>
            <w:rFonts w:asciiTheme="minorHAnsi" w:hAnsiTheme="minorHAnsi" w:cstheme="minorHAnsi"/>
            <w:rPrChange w:id="1722" w:author="Alhabibi, Haider@Energy" w:date="2023-08-14T16:28:00Z">
              <w:rPr>
                <w:rFonts w:asciiTheme="minorHAnsi" w:hAnsiTheme="minorHAnsi" w:cstheme="minorHAnsi"/>
                <w:sz w:val="20"/>
                <w:szCs w:val="20"/>
              </w:rPr>
            </w:rPrChange>
          </w:rPr>
          <w:delText xml:space="preserve"> of the project. If multiple systems are being affected, a CFA value will be assigned to each system in Section B. Those must sum to this total for the project. For projects NOT involving all systems in the dwelling, this is the CFA of only the portion of the dwelling unit affected.</w:delText>
        </w:r>
      </w:del>
    </w:p>
    <w:p w14:paraId="0B73A6F3" w14:textId="21AE5719" w:rsidR="003735F6" w:rsidRPr="00EB4E7D" w:rsidDel="00AD7B5A" w:rsidRDefault="003735F6" w:rsidP="004774F4">
      <w:pPr>
        <w:pStyle w:val="ListParagraph"/>
        <w:numPr>
          <w:ilvl w:val="0"/>
          <w:numId w:val="35"/>
        </w:numPr>
        <w:rPr>
          <w:del w:id="1723" w:author="Grewing, Kyle@Energy" w:date="2023-08-10T16:57:00Z"/>
          <w:rFonts w:asciiTheme="minorHAnsi" w:hAnsiTheme="minorHAnsi" w:cstheme="minorHAnsi"/>
          <w:rPrChange w:id="1724" w:author="Alhabibi, Haider@Energy" w:date="2023-08-14T16:28:00Z">
            <w:rPr>
              <w:del w:id="1725" w:author="Grewing, Kyle@Energy" w:date="2023-08-10T16:57:00Z"/>
              <w:rFonts w:asciiTheme="minorHAnsi" w:hAnsiTheme="minorHAnsi" w:cstheme="minorHAnsi"/>
              <w:sz w:val="20"/>
              <w:szCs w:val="20"/>
            </w:rPr>
          </w:rPrChange>
        </w:rPr>
      </w:pPr>
      <w:del w:id="1726" w:author="Grewing, Kyle@Energy" w:date="2023-08-10T16:57:00Z">
        <w:r w:rsidRPr="00EB4E7D" w:rsidDel="00AD7B5A">
          <w:rPr>
            <w:rFonts w:asciiTheme="minorHAnsi" w:hAnsiTheme="minorHAnsi" w:cstheme="minorHAnsi"/>
            <w:rPrChange w:id="1727" w:author="Alhabibi, Haider@Energy" w:date="2023-08-14T16:28:00Z">
              <w:rPr>
                <w:rFonts w:asciiTheme="minorHAnsi" w:hAnsiTheme="minorHAnsi" w:cstheme="minorHAnsi"/>
                <w:sz w:val="20"/>
                <w:szCs w:val="20"/>
              </w:rPr>
            </w:rPrChange>
          </w:rPr>
          <w:delText xml:space="preserve">Climate Zone: If the project utilizes a CF1R-ALT-01 (or CF1R-ADD-01), this field will reference the same field on that document for consistency. If not, select the correct climate zone for the project. From </w:delText>
        </w:r>
      </w:del>
      <w:ins w:id="1728" w:author="Shewmaker, Michael@Energy" w:date="2021-12-27T11:29:00Z">
        <w:del w:id="1729" w:author="Grewing, Kyle@Energy" w:date="2023-08-10T16:57:00Z">
          <w:r w:rsidR="00755ECC" w:rsidRPr="00EB4E7D" w:rsidDel="00AD7B5A">
            <w:rPr>
              <w:rFonts w:asciiTheme="minorHAnsi" w:hAnsiTheme="minorHAnsi" w:cstheme="minorHAnsi"/>
              <w:rPrChange w:id="1730" w:author="Alhabibi, Haider@Energy" w:date="2023-08-14T16:28:00Z">
                <w:rPr>
                  <w:rFonts w:asciiTheme="minorHAnsi" w:hAnsiTheme="minorHAnsi" w:cstheme="minorHAnsi"/>
                  <w:sz w:val="20"/>
                  <w:szCs w:val="20"/>
                </w:rPr>
              </w:rPrChange>
            </w:rPr>
            <w:delText xml:space="preserve">the Reference Appendices, </w:delText>
          </w:r>
        </w:del>
      </w:ins>
      <w:del w:id="1731" w:author="Grewing, Kyle@Energy" w:date="2023-08-10T16:57:00Z">
        <w:r w:rsidRPr="00EB4E7D" w:rsidDel="00AD7B5A">
          <w:rPr>
            <w:rFonts w:asciiTheme="minorHAnsi" w:hAnsiTheme="minorHAnsi" w:cstheme="minorHAnsi"/>
            <w:rPrChange w:id="1732" w:author="Alhabibi, Haider@Energy" w:date="2023-08-14T16:28:00Z">
              <w:rPr>
                <w:rFonts w:asciiTheme="minorHAnsi" w:hAnsiTheme="minorHAnsi" w:cstheme="minorHAnsi"/>
                <w:sz w:val="20"/>
                <w:szCs w:val="20"/>
              </w:rPr>
            </w:rPrChange>
          </w:rPr>
          <w:delText>Joint Appendix</w:delText>
        </w:r>
      </w:del>
      <w:ins w:id="1733" w:author="Shewmaker, Michael@Energy" w:date="2021-12-27T11:29:00Z">
        <w:del w:id="1734" w:author="Grewing, Kyle@Energy" w:date="2023-08-10T16:57:00Z">
          <w:r w:rsidR="00755ECC" w:rsidRPr="00EB4E7D" w:rsidDel="00AD7B5A">
            <w:rPr>
              <w:rFonts w:asciiTheme="minorHAnsi" w:hAnsiTheme="minorHAnsi" w:cstheme="minorHAnsi"/>
              <w:rPrChange w:id="1735" w:author="Alhabibi, Haider@Energy" w:date="2023-08-14T16:28:00Z">
                <w:rPr>
                  <w:rFonts w:asciiTheme="minorHAnsi" w:hAnsiTheme="minorHAnsi" w:cstheme="minorHAnsi"/>
                  <w:sz w:val="20"/>
                  <w:szCs w:val="20"/>
                </w:rPr>
              </w:rPrChange>
            </w:rPr>
            <w:delText>,</w:delText>
          </w:r>
        </w:del>
      </w:ins>
      <w:del w:id="1736" w:author="Grewing, Kyle@Energy" w:date="2023-08-10T16:57:00Z">
        <w:r w:rsidRPr="00EB4E7D" w:rsidDel="00AD7B5A">
          <w:rPr>
            <w:rFonts w:asciiTheme="minorHAnsi" w:hAnsiTheme="minorHAnsi" w:cstheme="minorHAnsi"/>
            <w:rPrChange w:id="1737" w:author="Alhabibi, Haider@Energy" w:date="2023-08-14T16:28:00Z">
              <w:rPr>
                <w:rFonts w:asciiTheme="minorHAnsi" w:hAnsiTheme="minorHAnsi" w:cstheme="minorHAnsi"/>
                <w:sz w:val="20"/>
                <w:szCs w:val="20"/>
              </w:rPr>
            </w:rPrChange>
          </w:rPr>
          <w:delText xml:space="preserve"> JA2.1.1 of the 201</w:delText>
        </w:r>
        <w:r w:rsidR="00D81484" w:rsidRPr="00EB4E7D" w:rsidDel="00AD7B5A">
          <w:rPr>
            <w:rFonts w:asciiTheme="minorHAnsi" w:hAnsiTheme="minorHAnsi" w:cstheme="minorHAnsi"/>
            <w:rPrChange w:id="1738" w:author="Alhabibi, Haider@Energy" w:date="2023-08-14T16:28:00Z">
              <w:rPr>
                <w:rFonts w:asciiTheme="minorHAnsi" w:hAnsiTheme="minorHAnsi" w:cstheme="minorHAnsi"/>
                <w:sz w:val="20"/>
                <w:szCs w:val="20"/>
              </w:rPr>
            </w:rPrChange>
          </w:rPr>
          <w:delText>6</w:delText>
        </w:r>
        <w:r w:rsidRPr="00EB4E7D" w:rsidDel="00AD7B5A">
          <w:rPr>
            <w:rFonts w:asciiTheme="minorHAnsi" w:hAnsiTheme="minorHAnsi" w:cstheme="minorHAnsi"/>
            <w:rPrChange w:id="1739" w:author="Alhabibi, Haider@Energy" w:date="2023-08-14T16:28:00Z">
              <w:rPr>
                <w:rFonts w:asciiTheme="minorHAnsi" w:hAnsiTheme="minorHAnsi" w:cstheme="minorHAnsi"/>
                <w:sz w:val="20"/>
                <w:szCs w:val="20"/>
              </w:rPr>
            </w:rPrChange>
          </w:rPr>
          <w:delText xml:space="preserve"> Reference Appendices.</w:delText>
        </w:r>
      </w:del>
      <w:ins w:id="1740" w:author="Shewmaker, Michael@Energy" w:date="2021-12-27T11:29:00Z">
        <w:del w:id="1741" w:author="Grewing, Kyle@Energy" w:date="2023-08-10T16:57:00Z">
          <w:r w:rsidR="00755ECC" w:rsidRPr="00EB4E7D" w:rsidDel="00AD7B5A">
            <w:rPr>
              <w:rFonts w:asciiTheme="minorHAnsi" w:hAnsiTheme="minorHAnsi" w:cstheme="minorHAnsi"/>
              <w:rPrChange w:id="1742" w:author="Alhabibi, Haider@Energy" w:date="2023-08-14T16:28:00Z">
                <w:rPr>
                  <w:rFonts w:asciiTheme="minorHAnsi" w:hAnsiTheme="minorHAnsi" w:cstheme="minorHAnsi"/>
                  <w:sz w:val="20"/>
                  <w:szCs w:val="20"/>
                </w:rPr>
              </w:rPrChange>
            </w:rPr>
            <w:delText>.</w:delText>
          </w:r>
        </w:del>
      </w:ins>
    </w:p>
    <w:p w14:paraId="0B73A6F4" w14:textId="273518AB" w:rsidR="003735F6" w:rsidRPr="00EB4E7D" w:rsidDel="00AD7B5A" w:rsidRDefault="003735F6" w:rsidP="004774F4">
      <w:pPr>
        <w:pStyle w:val="ListParagraph"/>
        <w:numPr>
          <w:ilvl w:val="0"/>
          <w:numId w:val="35"/>
        </w:numPr>
        <w:rPr>
          <w:del w:id="1743" w:author="Grewing, Kyle@Energy" w:date="2023-08-10T16:57:00Z"/>
          <w:rFonts w:asciiTheme="minorHAnsi" w:hAnsiTheme="minorHAnsi" w:cstheme="minorHAnsi"/>
          <w:rPrChange w:id="1744" w:author="Alhabibi, Haider@Energy" w:date="2023-08-14T16:28:00Z">
            <w:rPr>
              <w:del w:id="1745" w:author="Grewing, Kyle@Energy" w:date="2023-08-10T16:57:00Z"/>
              <w:rFonts w:asciiTheme="minorHAnsi" w:hAnsiTheme="minorHAnsi" w:cstheme="minorHAnsi"/>
              <w:sz w:val="20"/>
              <w:szCs w:val="20"/>
            </w:rPr>
          </w:rPrChange>
        </w:rPr>
      </w:pPr>
      <w:del w:id="1746" w:author="Grewing, Kyle@Energy" w:date="2023-08-10T16:57:00Z">
        <w:r w:rsidRPr="00EB4E7D" w:rsidDel="00AD7B5A">
          <w:rPr>
            <w:rFonts w:asciiTheme="minorHAnsi" w:hAnsiTheme="minorHAnsi" w:cstheme="minorHAnsi"/>
            <w:rPrChange w:id="1747" w:author="Alhabibi, Haider@Energy" w:date="2023-08-14T16:28:00Z">
              <w:rPr>
                <w:rFonts w:asciiTheme="minorHAnsi" w:hAnsiTheme="minorHAnsi" w:cstheme="minorHAnsi"/>
                <w:sz w:val="20"/>
                <w:szCs w:val="20"/>
              </w:rPr>
            </w:rPrChange>
          </w:rPr>
          <w:delText xml:space="preserve">Number of Space Conditioning (SC) Systems </w:delText>
        </w:r>
        <w:r w:rsidR="00CB1318" w:rsidRPr="00EB4E7D" w:rsidDel="00AD7B5A">
          <w:rPr>
            <w:rFonts w:asciiTheme="minorHAnsi" w:hAnsiTheme="minorHAnsi" w:cstheme="minorHAnsi"/>
            <w:rPrChange w:id="1748" w:author="Alhabibi, Haider@Energy" w:date="2023-08-14T16:28:00Z">
              <w:rPr>
                <w:rFonts w:asciiTheme="minorHAnsi" w:hAnsiTheme="minorHAnsi" w:cstheme="minorHAnsi"/>
                <w:sz w:val="20"/>
                <w:szCs w:val="20"/>
              </w:rPr>
            </w:rPrChange>
          </w:rPr>
          <w:delText xml:space="preserve">in this </w:delText>
        </w:r>
        <w:r w:rsidR="00F93A56" w:rsidRPr="00EB4E7D" w:rsidDel="00AD7B5A">
          <w:rPr>
            <w:rFonts w:asciiTheme="minorHAnsi" w:hAnsiTheme="minorHAnsi" w:cstheme="minorHAnsi"/>
            <w:rPrChange w:id="1749" w:author="Alhabibi, Haider@Energy" w:date="2023-08-14T16:28:00Z">
              <w:rPr>
                <w:rFonts w:asciiTheme="minorHAnsi" w:hAnsiTheme="minorHAnsi" w:cstheme="minorHAnsi"/>
                <w:sz w:val="20"/>
                <w:szCs w:val="20"/>
              </w:rPr>
            </w:rPrChange>
          </w:rPr>
          <w:delText>D</w:delText>
        </w:r>
        <w:r w:rsidR="00CB1318" w:rsidRPr="00EB4E7D" w:rsidDel="00AD7B5A">
          <w:rPr>
            <w:rFonts w:asciiTheme="minorHAnsi" w:hAnsiTheme="minorHAnsi" w:cstheme="minorHAnsi"/>
            <w:rPrChange w:id="1750" w:author="Alhabibi, Haider@Energy" w:date="2023-08-14T16:28:00Z">
              <w:rPr>
                <w:rFonts w:asciiTheme="minorHAnsi" w:hAnsiTheme="minorHAnsi" w:cstheme="minorHAnsi"/>
                <w:sz w:val="20"/>
                <w:szCs w:val="20"/>
              </w:rPr>
            </w:rPrChange>
          </w:rPr>
          <w:delText xml:space="preserve">welling </w:delText>
        </w:r>
        <w:r w:rsidR="00F93A56" w:rsidRPr="00EB4E7D" w:rsidDel="00AD7B5A">
          <w:rPr>
            <w:rFonts w:asciiTheme="minorHAnsi" w:hAnsiTheme="minorHAnsi" w:cstheme="minorHAnsi"/>
            <w:rPrChange w:id="1751" w:author="Alhabibi, Haider@Energy" w:date="2023-08-14T16:28:00Z">
              <w:rPr>
                <w:rFonts w:asciiTheme="minorHAnsi" w:hAnsiTheme="minorHAnsi" w:cstheme="minorHAnsi"/>
                <w:sz w:val="20"/>
                <w:szCs w:val="20"/>
              </w:rPr>
            </w:rPrChange>
          </w:rPr>
          <w:delText>U</w:delText>
        </w:r>
        <w:r w:rsidR="00CB1318" w:rsidRPr="00EB4E7D" w:rsidDel="00AD7B5A">
          <w:rPr>
            <w:rFonts w:asciiTheme="minorHAnsi" w:hAnsiTheme="minorHAnsi" w:cstheme="minorHAnsi"/>
            <w:rPrChange w:id="1752" w:author="Alhabibi, Haider@Energy" w:date="2023-08-14T16:28:00Z">
              <w:rPr>
                <w:rFonts w:asciiTheme="minorHAnsi" w:hAnsiTheme="minorHAnsi" w:cstheme="minorHAnsi"/>
                <w:sz w:val="20"/>
                <w:szCs w:val="20"/>
              </w:rPr>
            </w:rPrChange>
          </w:rPr>
          <w:delText>nit</w:delText>
        </w:r>
        <w:r w:rsidRPr="00EB4E7D" w:rsidDel="00AD7B5A">
          <w:rPr>
            <w:rFonts w:asciiTheme="minorHAnsi" w:hAnsiTheme="minorHAnsi" w:cstheme="minorHAnsi"/>
            <w:rPrChange w:id="1753" w:author="Alhabibi, Haider@Energy" w:date="2023-08-14T16:28:00Z">
              <w:rPr>
                <w:rFonts w:asciiTheme="minorHAnsi" w:hAnsiTheme="minorHAnsi" w:cstheme="minorHAnsi"/>
                <w:sz w:val="20"/>
                <w:szCs w:val="20"/>
              </w:rPr>
            </w:rPrChange>
          </w:rPr>
          <w:delText xml:space="preserve">: Enter the number of space conditioning systems in the dwelling unit.  </w:delText>
        </w:r>
      </w:del>
    </w:p>
    <w:p w14:paraId="0B73A6F5" w14:textId="77777777" w:rsidR="003735F6" w:rsidRPr="00EB4E7D" w:rsidRDefault="003735F6" w:rsidP="004774F4">
      <w:pPr>
        <w:rPr>
          <w:rFonts w:asciiTheme="minorHAnsi" w:hAnsiTheme="minorHAnsi" w:cstheme="minorHAnsi"/>
          <w:rPrChange w:id="1754" w:author="Alhabibi, Haider@Energy" w:date="2023-08-14T16:28:00Z">
            <w:rPr>
              <w:rFonts w:asciiTheme="minorHAnsi" w:hAnsiTheme="minorHAnsi" w:cstheme="minorHAnsi"/>
              <w:sz w:val="20"/>
              <w:szCs w:val="20"/>
            </w:rPr>
          </w:rPrChange>
        </w:rPr>
      </w:pPr>
    </w:p>
    <w:p w14:paraId="2CFF3CA9" w14:textId="77777777" w:rsidR="00383471" w:rsidRPr="00EB4E7D" w:rsidRDefault="00383471">
      <w:pPr>
        <w:rPr>
          <w:rFonts w:asciiTheme="minorHAnsi" w:hAnsiTheme="minorHAnsi" w:cstheme="minorHAnsi"/>
          <w:b/>
          <w:rPrChange w:id="1755" w:author="Alhabibi, Haider@Energy" w:date="2023-08-14T16:28:00Z">
            <w:rPr>
              <w:rFonts w:asciiTheme="minorHAnsi" w:hAnsiTheme="minorHAnsi" w:cstheme="minorHAnsi"/>
              <w:b/>
              <w:sz w:val="20"/>
              <w:szCs w:val="20"/>
            </w:rPr>
          </w:rPrChange>
        </w:rPr>
      </w:pPr>
      <w:r w:rsidRPr="00EB4E7D">
        <w:rPr>
          <w:rFonts w:asciiTheme="minorHAnsi" w:hAnsiTheme="minorHAnsi" w:cstheme="minorHAnsi"/>
          <w:b/>
          <w:rPrChange w:id="1756" w:author="Alhabibi, Haider@Energy" w:date="2023-08-14T16:28:00Z">
            <w:rPr>
              <w:rFonts w:asciiTheme="minorHAnsi" w:hAnsiTheme="minorHAnsi" w:cstheme="minorHAnsi"/>
              <w:b/>
              <w:sz w:val="20"/>
              <w:szCs w:val="20"/>
            </w:rPr>
          </w:rPrChange>
        </w:rPr>
        <w:br w:type="page"/>
      </w:r>
    </w:p>
    <w:p w14:paraId="0B73A6F6" w14:textId="08AA7D8E" w:rsidR="003735F6" w:rsidRPr="00EB4E7D" w:rsidRDefault="003735F6" w:rsidP="004774F4">
      <w:pPr>
        <w:keepNext/>
        <w:rPr>
          <w:rFonts w:asciiTheme="minorHAnsi" w:hAnsiTheme="minorHAnsi" w:cstheme="minorHAnsi"/>
          <w:b/>
          <w:rPrChange w:id="1757" w:author="Alhabibi, Haider@Energy" w:date="2023-08-14T16:28:00Z">
            <w:rPr>
              <w:rFonts w:asciiTheme="minorHAnsi" w:hAnsiTheme="minorHAnsi" w:cstheme="minorHAnsi"/>
              <w:b/>
              <w:sz w:val="20"/>
              <w:szCs w:val="20"/>
            </w:rPr>
          </w:rPrChange>
        </w:rPr>
      </w:pPr>
      <w:r w:rsidRPr="00EB4E7D">
        <w:rPr>
          <w:rFonts w:asciiTheme="minorHAnsi" w:hAnsiTheme="minorHAnsi" w:cstheme="minorHAnsi"/>
          <w:b/>
          <w:rPrChange w:id="1758" w:author="Alhabibi, Haider@Energy" w:date="2023-08-14T16:28:00Z">
            <w:rPr>
              <w:rFonts w:asciiTheme="minorHAnsi" w:hAnsiTheme="minorHAnsi" w:cstheme="minorHAnsi"/>
              <w:b/>
              <w:sz w:val="20"/>
              <w:szCs w:val="20"/>
            </w:rPr>
          </w:rPrChange>
        </w:rPr>
        <w:lastRenderedPageBreak/>
        <w:t>B. Space Conditioning (SC) System Information (Section 150.2(b)1C)</w:t>
      </w:r>
    </w:p>
    <w:p w14:paraId="0B73A6F8" w14:textId="71DF9F32" w:rsidR="003735F6" w:rsidRPr="00EB4E7D" w:rsidRDefault="003735F6" w:rsidP="004713BE">
      <w:pPr>
        <w:pStyle w:val="ListParagraph"/>
        <w:numPr>
          <w:ilvl w:val="0"/>
          <w:numId w:val="28"/>
        </w:numPr>
        <w:rPr>
          <w:rFonts w:asciiTheme="minorHAnsi" w:hAnsiTheme="minorHAnsi" w:cstheme="minorHAnsi"/>
          <w:rPrChange w:id="1759"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60" w:author="Alhabibi, Haider@Energy" w:date="2023-08-14T16:28:00Z">
            <w:rPr>
              <w:rFonts w:asciiTheme="minorHAnsi" w:hAnsiTheme="minorHAnsi" w:cstheme="minorHAnsi"/>
              <w:sz w:val="20"/>
              <w:szCs w:val="20"/>
            </w:rPr>
          </w:rPrChange>
        </w:rPr>
        <w:t>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single-system dwelling units, enter a simple name such as “HVAC.”</w:t>
      </w:r>
    </w:p>
    <w:p w14:paraId="0B73A6F9" w14:textId="5094B42D" w:rsidR="003735F6" w:rsidRPr="00EB4E7D" w:rsidRDefault="003735F6" w:rsidP="004713BE">
      <w:pPr>
        <w:pStyle w:val="ListParagraph"/>
        <w:numPr>
          <w:ilvl w:val="0"/>
          <w:numId w:val="28"/>
        </w:numPr>
        <w:rPr>
          <w:rFonts w:asciiTheme="minorHAnsi" w:hAnsiTheme="minorHAnsi" w:cstheme="minorHAnsi"/>
          <w:rPrChange w:id="1761"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62" w:author="Alhabibi, Haider@Energy" w:date="2023-08-14T16:28:00Z">
            <w:rPr>
              <w:rFonts w:asciiTheme="minorHAnsi" w:hAnsiTheme="minorHAnsi" w:cstheme="minorHAnsi"/>
              <w:sz w:val="20"/>
              <w:szCs w:val="20"/>
            </w:rPr>
          </w:rPrChange>
        </w:rPr>
        <w:t xml:space="preserve">SC System </w:t>
      </w:r>
      <w:r w:rsidR="007A502F" w:rsidRPr="00EB4E7D">
        <w:rPr>
          <w:rFonts w:asciiTheme="minorHAnsi" w:hAnsiTheme="minorHAnsi" w:cstheme="minorHAnsi"/>
          <w:rPrChange w:id="1763" w:author="Alhabibi, Haider@Energy" w:date="2023-08-14T16:28:00Z">
            <w:rPr>
              <w:rFonts w:asciiTheme="minorHAnsi" w:hAnsiTheme="minorHAnsi" w:cstheme="minorHAnsi"/>
              <w:sz w:val="20"/>
              <w:szCs w:val="20"/>
            </w:rPr>
          </w:rPrChange>
        </w:rPr>
        <w:t>Description of</w:t>
      </w:r>
      <w:r w:rsidRPr="00EB4E7D">
        <w:rPr>
          <w:rFonts w:asciiTheme="minorHAnsi" w:hAnsiTheme="minorHAnsi" w:cstheme="minorHAnsi"/>
          <w:rPrChange w:id="1764" w:author="Alhabibi, Haider@Energy" w:date="2023-08-14T16:28:00Z">
            <w:rPr>
              <w:rFonts w:asciiTheme="minorHAnsi" w:hAnsiTheme="minorHAnsi" w:cstheme="minorHAnsi"/>
              <w:sz w:val="20"/>
              <w:szCs w:val="20"/>
            </w:rPr>
          </w:rPrChange>
        </w:rPr>
        <w:t xml:space="preserve"> Area Served: Enter a unique description of the portion of dwelling unit served by this system, such as “entire second floor,” “bedroom wing,” etc. For single-system dwelling units, enter a simple description such as “entire house.”</w:t>
      </w:r>
    </w:p>
    <w:p w14:paraId="0B73A6FA" w14:textId="77777777" w:rsidR="003735F6" w:rsidRPr="00EB4E7D" w:rsidRDefault="003735F6" w:rsidP="004713BE">
      <w:pPr>
        <w:pStyle w:val="ListParagraph"/>
        <w:numPr>
          <w:ilvl w:val="0"/>
          <w:numId w:val="28"/>
        </w:numPr>
        <w:rPr>
          <w:rFonts w:asciiTheme="minorHAnsi" w:hAnsiTheme="minorHAnsi" w:cstheme="minorHAnsi"/>
          <w:rPrChange w:id="1765"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66" w:author="Alhabibi, Haider@Energy" w:date="2023-08-14T16:28:00Z">
            <w:rPr>
              <w:rFonts w:asciiTheme="minorHAnsi" w:hAnsiTheme="minorHAnsi" w:cstheme="minorHAnsi"/>
              <w:sz w:val="20"/>
              <w:szCs w:val="20"/>
            </w:rPr>
          </w:rPrChange>
        </w:rPr>
        <w:t>CFA served by this SC System (ft</w:t>
      </w:r>
      <w:r w:rsidRPr="00EB4E7D">
        <w:rPr>
          <w:rFonts w:asciiTheme="minorHAnsi" w:hAnsiTheme="minorHAnsi" w:cstheme="minorHAnsi"/>
          <w:vertAlign w:val="superscript"/>
          <w:rPrChange w:id="1767" w:author="Alhabibi, Haider@Energy" w:date="2023-08-14T16:28:00Z">
            <w:rPr>
              <w:rFonts w:asciiTheme="minorHAnsi" w:hAnsiTheme="minorHAnsi" w:cstheme="minorHAnsi"/>
              <w:sz w:val="20"/>
              <w:szCs w:val="20"/>
              <w:vertAlign w:val="superscript"/>
            </w:rPr>
          </w:rPrChange>
        </w:rPr>
        <w:t>2</w:t>
      </w:r>
      <w:r w:rsidRPr="00EB4E7D">
        <w:rPr>
          <w:rFonts w:asciiTheme="minorHAnsi" w:hAnsiTheme="minorHAnsi" w:cstheme="minorHAnsi"/>
          <w:rPrChange w:id="1768" w:author="Alhabibi, Haider@Energy" w:date="2023-08-14T16:28:00Z">
            <w:rPr>
              <w:rFonts w:asciiTheme="minorHAnsi" w:hAnsiTheme="minorHAnsi" w:cstheme="minorHAnsi"/>
              <w:sz w:val="20"/>
              <w:szCs w:val="20"/>
            </w:rPr>
          </w:rPrChange>
        </w:rPr>
        <w:t>): Enter the CFA served by this system.</w:t>
      </w:r>
    </w:p>
    <w:p w14:paraId="0B73A6FB" w14:textId="1CF8732E" w:rsidR="003735F6" w:rsidRPr="00EB4E7D" w:rsidRDefault="003735F6" w:rsidP="004713BE">
      <w:pPr>
        <w:pStyle w:val="ListParagraph"/>
        <w:numPr>
          <w:ilvl w:val="0"/>
          <w:numId w:val="28"/>
        </w:numPr>
        <w:rPr>
          <w:rFonts w:asciiTheme="minorHAnsi" w:hAnsiTheme="minorHAnsi" w:cstheme="minorHAnsi"/>
          <w:rPrChange w:id="1769"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70" w:author="Alhabibi, Haider@Energy" w:date="2023-08-14T16:28:00Z">
            <w:rPr>
              <w:rFonts w:asciiTheme="minorHAnsi" w:hAnsiTheme="minorHAnsi" w:cstheme="minorHAnsi"/>
              <w:sz w:val="20"/>
              <w:szCs w:val="20"/>
            </w:rPr>
          </w:rPrChange>
        </w:rPr>
        <w:t>Is the altered or installed system a ducted system? Select “</w:t>
      </w:r>
      <w:r w:rsidRPr="00EB4E7D">
        <w:rPr>
          <w:rFonts w:asciiTheme="minorHAnsi" w:hAnsiTheme="minorHAnsi" w:cstheme="minorHAnsi"/>
          <w:b/>
          <w:rPrChange w:id="1771"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772" w:author="Alhabibi, Haider@Energy" w:date="2023-08-14T16:28:00Z">
            <w:rPr>
              <w:rFonts w:asciiTheme="minorHAnsi" w:hAnsiTheme="minorHAnsi" w:cstheme="minorHAnsi"/>
              <w:sz w:val="20"/>
              <w:szCs w:val="20"/>
            </w:rPr>
          </w:rPrChange>
        </w:rPr>
        <w:t xml:space="preserve"> if the system has a central air handler (package or split) that is connected to one or more supply air outlets via ducting of any shape or material. Select “</w:t>
      </w:r>
      <w:r w:rsidRPr="00EB4E7D">
        <w:rPr>
          <w:rFonts w:asciiTheme="minorHAnsi" w:hAnsiTheme="minorHAnsi" w:cstheme="minorHAnsi"/>
          <w:b/>
          <w:rPrChange w:id="1773"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774" w:author="Alhabibi, Haider@Energy" w:date="2023-08-14T16:28:00Z">
            <w:rPr>
              <w:rFonts w:asciiTheme="minorHAnsi" w:hAnsiTheme="minorHAnsi" w:cstheme="minorHAnsi"/>
              <w:sz w:val="20"/>
              <w:szCs w:val="20"/>
            </w:rPr>
          </w:rPrChange>
        </w:rPr>
        <w:t xml:space="preserve">” for </w:t>
      </w:r>
      <w:proofErr w:type="spellStart"/>
      <w:r w:rsidRPr="00EB4E7D">
        <w:rPr>
          <w:rFonts w:asciiTheme="minorHAnsi" w:hAnsiTheme="minorHAnsi" w:cstheme="minorHAnsi"/>
          <w:rPrChange w:id="1775" w:author="Alhabibi, Haider@Energy" w:date="2023-08-14T16:28:00Z">
            <w:rPr>
              <w:rFonts w:asciiTheme="minorHAnsi" w:hAnsiTheme="minorHAnsi" w:cstheme="minorHAnsi"/>
              <w:sz w:val="20"/>
              <w:szCs w:val="20"/>
            </w:rPr>
          </w:rPrChange>
        </w:rPr>
        <w:t>n</w:t>
      </w:r>
      <w:r w:rsidR="002F04BD" w:rsidRPr="00EB4E7D">
        <w:rPr>
          <w:rFonts w:asciiTheme="minorHAnsi" w:hAnsiTheme="minorHAnsi" w:cstheme="minorHAnsi"/>
          <w:rPrChange w:id="1776" w:author="Alhabibi, Haider@Energy" w:date="2023-08-14T16:28:00Z">
            <w:rPr>
              <w:rFonts w:asciiTheme="minorHAnsi" w:hAnsiTheme="minorHAnsi" w:cstheme="minorHAnsi"/>
              <w:sz w:val="20"/>
              <w:szCs w:val="20"/>
            </w:rPr>
          </w:rPrChange>
        </w:rPr>
        <w:t>on</w:t>
      </w:r>
      <w:r w:rsidRPr="00EB4E7D">
        <w:rPr>
          <w:rFonts w:asciiTheme="minorHAnsi" w:hAnsiTheme="minorHAnsi" w:cstheme="minorHAnsi"/>
          <w:rPrChange w:id="1777" w:author="Alhabibi, Haider@Energy" w:date="2023-08-14T16:28:00Z">
            <w:rPr>
              <w:rFonts w:asciiTheme="minorHAnsi" w:hAnsiTheme="minorHAnsi" w:cstheme="minorHAnsi"/>
              <w:sz w:val="20"/>
              <w:szCs w:val="20"/>
            </w:rPr>
          </w:rPrChange>
        </w:rPr>
        <w:t>ducted</w:t>
      </w:r>
      <w:proofErr w:type="spellEnd"/>
      <w:r w:rsidRPr="00EB4E7D">
        <w:rPr>
          <w:rFonts w:asciiTheme="minorHAnsi" w:hAnsiTheme="minorHAnsi" w:cstheme="minorHAnsi"/>
          <w:rPrChange w:id="1778" w:author="Alhabibi, Haider@Energy" w:date="2023-08-14T16:28:00Z">
            <w:rPr>
              <w:rFonts w:asciiTheme="minorHAnsi" w:hAnsiTheme="minorHAnsi" w:cstheme="minorHAnsi"/>
              <w:sz w:val="20"/>
              <w:szCs w:val="20"/>
            </w:rPr>
          </w:rPrChange>
        </w:rPr>
        <w:t xml:space="preserve"> systems such as ductless mini-splits, through-the-wall systems, package terminal air conditioners, etc.</w:t>
      </w:r>
    </w:p>
    <w:p w14:paraId="0B73A6FC" w14:textId="02675BD2" w:rsidR="003735F6" w:rsidRPr="00EB4E7D" w:rsidRDefault="003735F6" w:rsidP="004713BE">
      <w:pPr>
        <w:pStyle w:val="ListParagraph"/>
        <w:numPr>
          <w:ilvl w:val="0"/>
          <w:numId w:val="28"/>
        </w:numPr>
        <w:rPr>
          <w:rFonts w:asciiTheme="minorHAnsi" w:hAnsiTheme="minorHAnsi" w:cstheme="minorHAnsi"/>
          <w:rPrChange w:id="1779"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80" w:author="Alhabibi, Haider@Energy" w:date="2023-08-14T16:28:00Z">
            <w:rPr>
              <w:rFonts w:asciiTheme="minorHAnsi" w:hAnsiTheme="minorHAnsi" w:cstheme="minorHAnsi"/>
              <w:sz w:val="20"/>
              <w:szCs w:val="20"/>
            </w:rPr>
          </w:rPrChange>
        </w:rPr>
        <w:t>Altering or installing a refrigerant containing component? Select “</w:t>
      </w:r>
      <w:r w:rsidRPr="00EB4E7D">
        <w:rPr>
          <w:rFonts w:asciiTheme="minorHAnsi" w:hAnsiTheme="minorHAnsi" w:cstheme="minorHAnsi"/>
          <w:b/>
          <w:rPrChange w:id="1781"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782" w:author="Alhabibi, Haider@Energy" w:date="2023-08-14T16:28:00Z">
            <w:rPr>
              <w:rFonts w:asciiTheme="minorHAnsi" w:hAnsiTheme="minorHAnsi" w:cstheme="minorHAnsi"/>
              <w:sz w:val="20"/>
              <w:szCs w:val="20"/>
            </w:rPr>
          </w:rPrChange>
        </w:rPr>
        <w:t>” if the project includes installing or replacing a component that contains refrigerant; otherwise select “</w:t>
      </w:r>
      <w:r w:rsidRPr="00EB4E7D">
        <w:rPr>
          <w:rFonts w:asciiTheme="minorHAnsi" w:hAnsiTheme="minorHAnsi" w:cstheme="minorHAnsi"/>
          <w:b/>
          <w:rPrChange w:id="1783"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784" w:author="Alhabibi, Haider@Energy" w:date="2023-08-14T16:28:00Z">
            <w:rPr>
              <w:rFonts w:asciiTheme="minorHAnsi" w:hAnsiTheme="minorHAnsi" w:cstheme="minorHAnsi"/>
              <w:sz w:val="20"/>
              <w:szCs w:val="20"/>
            </w:rPr>
          </w:rPrChange>
        </w:rPr>
        <w:t>.” Refrigerant containing components include compressors, condensing coils, evaporator coil</w:t>
      </w:r>
      <w:r w:rsidR="002F04BD" w:rsidRPr="00EB4E7D">
        <w:rPr>
          <w:rFonts w:asciiTheme="minorHAnsi" w:hAnsiTheme="minorHAnsi" w:cstheme="minorHAnsi"/>
          <w:rPrChange w:id="1785" w:author="Alhabibi, Haider@Energy" w:date="2023-08-14T16:28:00Z">
            <w:rPr>
              <w:rFonts w:asciiTheme="minorHAnsi" w:hAnsiTheme="minorHAnsi" w:cstheme="minorHAnsi"/>
              <w:sz w:val="20"/>
              <w:szCs w:val="20"/>
            </w:rPr>
          </w:rPrChange>
        </w:rPr>
        <w:t>s</w:t>
      </w:r>
      <w:r w:rsidRPr="00EB4E7D">
        <w:rPr>
          <w:rFonts w:asciiTheme="minorHAnsi" w:hAnsiTheme="minorHAnsi" w:cstheme="minorHAnsi"/>
          <w:rPrChange w:id="1786" w:author="Alhabibi, Haider@Energy" w:date="2023-08-14T16:28:00Z">
            <w:rPr>
              <w:rFonts w:asciiTheme="minorHAnsi" w:hAnsiTheme="minorHAnsi" w:cstheme="minorHAnsi"/>
              <w:sz w:val="20"/>
              <w:szCs w:val="20"/>
            </w:rPr>
          </w:rPrChange>
        </w:rPr>
        <w:t>, refrigerant metering device</w:t>
      </w:r>
      <w:r w:rsidR="002F04BD" w:rsidRPr="00EB4E7D">
        <w:rPr>
          <w:rFonts w:asciiTheme="minorHAnsi" w:hAnsiTheme="minorHAnsi" w:cstheme="minorHAnsi"/>
          <w:rPrChange w:id="1787" w:author="Alhabibi, Haider@Energy" w:date="2023-08-14T16:28:00Z">
            <w:rPr>
              <w:rFonts w:asciiTheme="minorHAnsi" w:hAnsiTheme="minorHAnsi" w:cstheme="minorHAnsi"/>
              <w:sz w:val="20"/>
              <w:szCs w:val="20"/>
            </w:rPr>
          </w:rPrChange>
        </w:rPr>
        <w:t>s</w:t>
      </w:r>
      <w:r w:rsidRPr="00EB4E7D">
        <w:rPr>
          <w:rFonts w:asciiTheme="minorHAnsi" w:hAnsiTheme="minorHAnsi" w:cstheme="minorHAnsi"/>
          <w:rPrChange w:id="1788" w:author="Alhabibi, Haider@Energy" w:date="2023-08-14T16:28:00Z">
            <w:rPr>
              <w:rFonts w:asciiTheme="minorHAnsi" w:hAnsiTheme="minorHAnsi" w:cstheme="minorHAnsi"/>
              <w:sz w:val="20"/>
              <w:szCs w:val="20"/>
            </w:rPr>
          </w:rPrChange>
        </w:rPr>
        <w:t xml:space="preserve"> or refrigerating lines.</w:t>
      </w:r>
    </w:p>
    <w:p w14:paraId="0B73A6FD" w14:textId="7618410B" w:rsidR="003735F6" w:rsidRPr="00EB4E7D" w:rsidRDefault="003735F6" w:rsidP="004713BE">
      <w:pPr>
        <w:pStyle w:val="ListParagraph"/>
        <w:numPr>
          <w:ilvl w:val="0"/>
          <w:numId w:val="28"/>
        </w:numPr>
        <w:rPr>
          <w:rFonts w:asciiTheme="minorHAnsi" w:hAnsiTheme="minorHAnsi" w:cstheme="minorHAnsi"/>
          <w:rPrChange w:id="1789"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90" w:author="Alhabibi, Haider@Energy" w:date="2023-08-14T16:28:00Z">
            <w:rPr>
              <w:rFonts w:asciiTheme="minorHAnsi" w:hAnsiTheme="minorHAnsi" w:cstheme="minorHAnsi"/>
              <w:sz w:val="20"/>
              <w:szCs w:val="20"/>
            </w:rPr>
          </w:rPrChange>
        </w:rPr>
        <w:t>Installing new components? Select “</w:t>
      </w:r>
      <w:r w:rsidRPr="00EB4E7D">
        <w:rPr>
          <w:rFonts w:asciiTheme="minorHAnsi" w:hAnsiTheme="minorHAnsi" w:cstheme="minorHAnsi"/>
          <w:b/>
          <w:rPrChange w:id="1791"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792" w:author="Alhabibi, Haider@Energy" w:date="2023-08-14T16:28:00Z">
            <w:rPr>
              <w:rFonts w:asciiTheme="minorHAnsi" w:hAnsiTheme="minorHAnsi" w:cstheme="minorHAnsi"/>
              <w:sz w:val="20"/>
              <w:szCs w:val="20"/>
            </w:rPr>
          </w:rPrChange>
        </w:rPr>
        <w:t xml:space="preserve"> if new HVAC components such as a packaged unit, condensing unit, cooling/heating coil, or air-handling unit (e.g.</w:t>
      </w:r>
      <w:ins w:id="1793" w:author="Shewmaker, Michael@Energy" w:date="2021-12-27T11:30:00Z">
        <w:r w:rsidR="00D32BF0" w:rsidRPr="00EB4E7D">
          <w:rPr>
            <w:rFonts w:asciiTheme="minorHAnsi" w:hAnsiTheme="minorHAnsi" w:cstheme="minorHAnsi"/>
            <w:rPrChange w:id="1794" w:author="Alhabibi, Haider@Energy" w:date="2023-08-14T16:28:00Z">
              <w:rPr>
                <w:rFonts w:asciiTheme="minorHAnsi" w:hAnsiTheme="minorHAnsi" w:cstheme="minorHAnsi"/>
                <w:sz w:val="20"/>
                <w:szCs w:val="20"/>
              </w:rPr>
            </w:rPrChange>
          </w:rPr>
          <w:t>,</w:t>
        </w:r>
      </w:ins>
      <w:r w:rsidRPr="00EB4E7D">
        <w:rPr>
          <w:rFonts w:asciiTheme="minorHAnsi" w:hAnsiTheme="minorHAnsi" w:cstheme="minorHAnsi"/>
          <w:rPrChange w:id="1795" w:author="Alhabibi, Haider@Energy" w:date="2023-08-14T16:28:00Z">
            <w:rPr>
              <w:rFonts w:asciiTheme="minorHAnsi" w:hAnsiTheme="minorHAnsi" w:cstheme="minorHAnsi"/>
              <w:sz w:val="20"/>
              <w:szCs w:val="20"/>
            </w:rPr>
          </w:rPrChange>
        </w:rPr>
        <w:t xml:space="preserve"> furnace), etc. are being installed in the system; otherwise select “</w:t>
      </w:r>
      <w:r w:rsidRPr="00EB4E7D">
        <w:rPr>
          <w:rFonts w:asciiTheme="minorHAnsi" w:hAnsiTheme="minorHAnsi" w:cstheme="minorHAnsi"/>
          <w:b/>
          <w:rPrChange w:id="1796"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797" w:author="Alhabibi, Haider@Energy" w:date="2023-08-14T16:28:00Z">
            <w:rPr>
              <w:rFonts w:asciiTheme="minorHAnsi" w:hAnsiTheme="minorHAnsi" w:cstheme="minorHAnsi"/>
              <w:sz w:val="20"/>
              <w:szCs w:val="20"/>
            </w:rPr>
          </w:rPrChange>
        </w:rPr>
        <w:t>.”</w:t>
      </w:r>
    </w:p>
    <w:p w14:paraId="0B73A6FE" w14:textId="48AE83F5" w:rsidR="003735F6" w:rsidRPr="00EB4E7D" w:rsidRDefault="003735F6" w:rsidP="004713BE">
      <w:pPr>
        <w:pStyle w:val="ListParagraph"/>
        <w:numPr>
          <w:ilvl w:val="0"/>
          <w:numId w:val="28"/>
        </w:numPr>
        <w:rPr>
          <w:rFonts w:asciiTheme="minorHAnsi" w:hAnsiTheme="minorHAnsi" w:cstheme="minorHAnsi"/>
          <w:rPrChange w:id="1798"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799" w:author="Alhabibi, Haider@Energy" w:date="2023-08-14T16:28:00Z">
            <w:rPr>
              <w:rFonts w:asciiTheme="minorHAnsi" w:hAnsiTheme="minorHAnsi" w:cstheme="minorHAnsi"/>
              <w:sz w:val="20"/>
              <w:szCs w:val="20"/>
            </w:rPr>
          </w:rPrChange>
        </w:rPr>
        <w:t xml:space="preserve">Installing more than </w:t>
      </w:r>
      <w:del w:id="1800" w:author="Moua, Cheng@Energy" w:date="2021-11-12T15:36:00Z">
        <w:r w:rsidRPr="00EB4E7D" w:rsidDel="00AE02C1">
          <w:rPr>
            <w:rFonts w:asciiTheme="minorHAnsi" w:hAnsiTheme="minorHAnsi" w:cstheme="minorHAnsi"/>
            <w:rPrChange w:id="1801" w:author="Alhabibi, Haider@Energy" w:date="2023-08-14T16:28:00Z">
              <w:rPr>
                <w:rFonts w:asciiTheme="minorHAnsi" w:hAnsiTheme="minorHAnsi" w:cstheme="minorHAnsi"/>
                <w:sz w:val="20"/>
                <w:szCs w:val="20"/>
              </w:rPr>
            </w:rPrChange>
          </w:rPr>
          <w:delText xml:space="preserve">40 </w:delText>
        </w:r>
      </w:del>
      <w:ins w:id="1802" w:author="Moua, Cheng@Energy" w:date="2021-11-12T15:36:00Z">
        <w:r w:rsidR="00AE02C1" w:rsidRPr="00EB4E7D">
          <w:rPr>
            <w:rFonts w:asciiTheme="minorHAnsi" w:hAnsiTheme="minorHAnsi" w:cstheme="minorHAnsi"/>
            <w:rPrChange w:id="1803" w:author="Alhabibi, Haider@Energy" w:date="2023-08-14T16:28:00Z">
              <w:rPr>
                <w:rFonts w:asciiTheme="minorHAnsi" w:hAnsiTheme="minorHAnsi" w:cstheme="minorHAnsi"/>
                <w:sz w:val="20"/>
                <w:szCs w:val="20"/>
              </w:rPr>
            </w:rPrChange>
          </w:rPr>
          <w:t xml:space="preserve">25 </w:t>
        </w:r>
      </w:ins>
      <w:r w:rsidRPr="00EB4E7D">
        <w:rPr>
          <w:rFonts w:asciiTheme="minorHAnsi" w:hAnsiTheme="minorHAnsi" w:cstheme="minorHAnsi"/>
          <w:rPrChange w:id="1804" w:author="Alhabibi, Haider@Energy" w:date="2023-08-14T16:28:00Z">
            <w:rPr>
              <w:rFonts w:asciiTheme="minorHAnsi" w:hAnsiTheme="minorHAnsi" w:cstheme="minorHAnsi"/>
              <w:sz w:val="20"/>
              <w:szCs w:val="20"/>
            </w:rPr>
          </w:rPrChange>
        </w:rPr>
        <w:t>linear feet of new or replacement ducts? Select “</w:t>
      </w:r>
      <w:r w:rsidRPr="00EB4E7D">
        <w:rPr>
          <w:rFonts w:asciiTheme="minorHAnsi" w:hAnsiTheme="minorHAnsi" w:cstheme="minorHAnsi"/>
          <w:b/>
          <w:rPrChange w:id="1805"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806" w:author="Alhabibi, Haider@Energy" w:date="2023-08-14T16:28:00Z">
            <w:rPr>
              <w:rFonts w:asciiTheme="minorHAnsi" w:hAnsiTheme="minorHAnsi" w:cstheme="minorHAnsi"/>
              <w:sz w:val="20"/>
              <w:szCs w:val="20"/>
            </w:rPr>
          </w:rPrChange>
        </w:rPr>
        <w:t xml:space="preserve">” if the project involves installing more than </w:t>
      </w:r>
      <w:del w:id="1807" w:author="Moua, Cheng@Energy" w:date="2021-11-12T15:37:00Z">
        <w:r w:rsidRPr="00EB4E7D" w:rsidDel="00AE02C1">
          <w:rPr>
            <w:rFonts w:asciiTheme="minorHAnsi" w:hAnsiTheme="minorHAnsi" w:cstheme="minorHAnsi"/>
            <w:rPrChange w:id="1808" w:author="Alhabibi, Haider@Energy" w:date="2023-08-14T16:28:00Z">
              <w:rPr>
                <w:rFonts w:asciiTheme="minorHAnsi" w:hAnsiTheme="minorHAnsi" w:cstheme="minorHAnsi"/>
                <w:sz w:val="20"/>
                <w:szCs w:val="20"/>
              </w:rPr>
            </w:rPrChange>
          </w:rPr>
          <w:delText xml:space="preserve">40 </w:delText>
        </w:r>
      </w:del>
      <w:ins w:id="1809" w:author="Moua, Cheng@Energy" w:date="2021-11-12T15:37:00Z">
        <w:r w:rsidR="00AE02C1" w:rsidRPr="00EB4E7D">
          <w:rPr>
            <w:rFonts w:asciiTheme="minorHAnsi" w:hAnsiTheme="minorHAnsi" w:cstheme="minorHAnsi"/>
            <w:rPrChange w:id="1810" w:author="Alhabibi, Haider@Energy" w:date="2023-08-14T16:28:00Z">
              <w:rPr>
                <w:rFonts w:asciiTheme="minorHAnsi" w:hAnsiTheme="minorHAnsi" w:cstheme="minorHAnsi"/>
                <w:sz w:val="20"/>
                <w:szCs w:val="20"/>
              </w:rPr>
            </w:rPrChange>
          </w:rPr>
          <w:t xml:space="preserve">25 </w:t>
        </w:r>
      </w:ins>
      <w:r w:rsidRPr="00EB4E7D">
        <w:rPr>
          <w:rFonts w:asciiTheme="minorHAnsi" w:hAnsiTheme="minorHAnsi" w:cstheme="minorHAnsi"/>
          <w:rPrChange w:id="1811" w:author="Alhabibi, Haider@Energy" w:date="2023-08-14T16:28:00Z">
            <w:rPr>
              <w:rFonts w:asciiTheme="minorHAnsi" w:hAnsiTheme="minorHAnsi" w:cstheme="minorHAnsi"/>
              <w:sz w:val="20"/>
              <w:szCs w:val="20"/>
            </w:rPr>
          </w:rPrChange>
        </w:rPr>
        <w:t>linear feet of new or replacement ducts; otherwise select “</w:t>
      </w:r>
      <w:r w:rsidRPr="00EB4E7D">
        <w:rPr>
          <w:rFonts w:asciiTheme="minorHAnsi" w:hAnsiTheme="minorHAnsi" w:cstheme="minorHAnsi"/>
          <w:b/>
          <w:rPrChange w:id="1812"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813" w:author="Alhabibi, Haider@Energy" w:date="2023-08-14T16:28:00Z">
            <w:rPr>
              <w:rFonts w:asciiTheme="minorHAnsi" w:hAnsiTheme="minorHAnsi" w:cstheme="minorHAnsi"/>
              <w:sz w:val="20"/>
              <w:szCs w:val="20"/>
            </w:rPr>
          </w:rPrChange>
        </w:rPr>
        <w:t>.”</w:t>
      </w:r>
    </w:p>
    <w:p w14:paraId="0B73A6FF" w14:textId="5B916664" w:rsidR="003735F6" w:rsidRPr="00EB4E7D" w:rsidRDefault="003735F6" w:rsidP="004713BE">
      <w:pPr>
        <w:pStyle w:val="ListParagraph"/>
        <w:numPr>
          <w:ilvl w:val="0"/>
          <w:numId w:val="28"/>
        </w:numPr>
        <w:rPr>
          <w:rFonts w:asciiTheme="minorHAnsi" w:hAnsiTheme="minorHAnsi" w:cstheme="minorHAnsi"/>
          <w:rPrChange w:id="181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15" w:author="Alhabibi, Haider@Energy" w:date="2023-08-14T16:28:00Z">
            <w:rPr>
              <w:rFonts w:asciiTheme="minorHAnsi" w:hAnsiTheme="minorHAnsi" w:cstheme="minorHAnsi"/>
              <w:sz w:val="20"/>
              <w:szCs w:val="20"/>
            </w:rPr>
          </w:rPrChange>
        </w:rPr>
        <w:t>Is the entire duct system accessible for sealing and is more than 75</w:t>
      </w:r>
      <w:del w:id="1816" w:author="Shewmaker, Michael@Energy" w:date="2021-12-27T11:30:00Z">
        <w:r w:rsidRPr="00EB4E7D" w:rsidDel="00D32BF0">
          <w:rPr>
            <w:rFonts w:asciiTheme="minorHAnsi" w:hAnsiTheme="minorHAnsi" w:cstheme="minorHAnsi"/>
            <w:rPrChange w:id="1817" w:author="Alhabibi, Haider@Energy" w:date="2023-08-14T16:28:00Z">
              <w:rPr>
                <w:rFonts w:asciiTheme="minorHAnsi" w:hAnsiTheme="minorHAnsi" w:cstheme="minorHAnsi"/>
                <w:sz w:val="20"/>
                <w:szCs w:val="20"/>
              </w:rPr>
            </w:rPrChange>
          </w:rPr>
          <w:delText xml:space="preserve">% </w:delText>
        </w:r>
      </w:del>
      <w:ins w:id="1818" w:author="Shewmaker, Michael@Energy" w:date="2021-12-27T11:30:00Z">
        <w:r w:rsidR="00D32BF0" w:rsidRPr="00EB4E7D">
          <w:rPr>
            <w:rFonts w:asciiTheme="minorHAnsi" w:hAnsiTheme="minorHAnsi" w:cstheme="minorHAnsi"/>
            <w:rPrChange w:id="1819" w:author="Alhabibi, Haider@Energy" w:date="2023-08-14T16:28:00Z">
              <w:rPr>
                <w:rFonts w:asciiTheme="minorHAnsi" w:hAnsiTheme="minorHAnsi" w:cstheme="minorHAnsi"/>
                <w:sz w:val="20"/>
                <w:szCs w:val="20"/>
              </w:rPr>
            </w:rPrChange>
          </w:rPr>
          <w:t xml:space="preserve"> percent </w:t>
        </w:r>
      </w:ins>
      <w:r w:rsidRPr="00EB4E7D">
        <w:rPr>
          <w:rFonts w:asciiTheme="minorHAnsi" w:hAnsiTheme="minorHAnsi" w:cstheme="minorHAnsi"/>
          <w:rPrChange w:id="1820" w:author="Alhabibi, Haider@Energy" w:date="2023-08-14T16:28:00Z">
            <w:rPr>
              <w:rFonts w:asciiTheme="minorHAnsi" w:hAnsiTheme="minorHAnsi" w:cstheme="minorHAnsi"/>
              <w:sz w:val="20"/>
              <w:szCs w:val="20"/>
            </w:rPr>
          </w:rPrChange>
        </w:rPr>
        <w:t>of the duct system new or replaced? Select “</w:t>
      </w:r>
      <w:r w:rsidRPr="00EB4E7D">
        <w:rPr>
          <w:rFonts w:asciiTheme="minorHAnsi" w:hAnsiTheme="minorHAnsi" w:cstheme="minorHAnsi"/>
          <w:b/>
          <w:rPrChange w:id="1821"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822" w:author="Alhabibi, Haider@Energy" w:date="2023-08-14T16:28:00Z">
            <w:rPr>
              <w:rFonts w:asciiTheme="minorHAnsi" w:hAnsiTheme="minorHAnsi" w:cstheme="minorHAnsi"/>
              <w:sz w:val="20"/>
              <w:szCs w:val="20"/>
            </w:rPr>
          </w:rPrChange>
        </w:rPr>
        <w:t>” when, upon completion of the project, more tha</w:t>
      </w:r>
      <w:r w:rsidR="00D81484" w:rsidRPr="00EB4E7D">
        <w:rPr>
          <w:rFonts w:asciiTheme="minorHAnsi" w:hAnsiTheme="minorHAnsi" w:cstheme="minorHAnsi"/>
          <w:rPrChange w:id="1823" w:author="Alhabibi, Haider@Energy" w:date="2023-08-14T16:28:00Z">
            <w:rPr>
              <w:rFonts w:asciiTheme="minorHAnsi" w:hAnsiTheme="minorHAnsi" w:cstheme="minorHAnsi"/>
              <w:sz w:val="20"/>
              <w:szCs w:val="20"/>
            </w:rPr>
          </w:rPrChange>
        </w:rPr>
        <w:t>n</w:t>
      </w:r>
      <w:r w:rsidRPr="00EB4E7D">
        <w:rPr>
          <w:rFonts w:asciiTheme="minorHAnsi" w:hAnsiTheme="minorHAnsi" w:cstheme="minorHAnsi"/>
          <w:rPrChange w:id="1824" w:author="Alhabibi, Haider@Energy" w:date="2023-08-14T16:28:00Z">
            <w:rPr>
              <w:rFonts w:asciiTheme="minorHAnsi" w:hAnsiTheme="minorHAnsi" w:cstheme="minorHAnsi"/>
              <w:sz w:val="20"/>
              <w:szCs w:val="20"/>
            </w:rPr>
          </w:rPrChange>
        </w:rPr>
        <w:t xml:space="preserve"> 75</w:t>
      </w:r>
      <w:del w:id="1825" w:author="Shewmaker, Michael@Energy" w:date="2021-12-27T11:31:00Z">
        <w:r w:rsidRPr="00EB4E7D" w:rsidDel="003C0042">
          <w:rPr>
            <w:rFonts w:asciiTheme="minorHAnsi" w:hAnsiTheme="minorHAnsi" w:cstheme="minorHAnsi"/>
            <w:rPrChange w:id="1826" w:author="Alhabibi, Haider@Energy" w:date="2023-08-14T16:28:00Z">
              <w:rPr>
                <w:rFonts w:asciiTheme="minorHAnsi" w:hAnsiTheme="minorHAnsi" w:cstheme="minorHAnsi"/>
                <w:sz w:val="20"/>
                <w:szCs w:val="20"/>
              </w:rPr>
            </w:rPrChange>
          </w:rPr>
          <w:delText xml:space="preserve">% </w:delText>
        </w:r>
      </w:del>
      <w:ins w:id="1827" w:author="Shewmaker, Michael@Energy" w:date="2021-12-27T11:31:00Z">
        <w:r w:rsidR="003C0042" w:rsidRPr="00EB4E7D">
          <w:rPr>
            <w:rFonts w:asciiTheme="minorHAnsi" w:hAnsiTheme="minorHAnsi" w:cstheme="minorHAnsi"/>
            <w:rPrChange w:id="1828" w:author="Alhabibi, Haider@Energy" w:date="2023-08-14T16:28:00Z">
              <w:rPr>
                <w:rFonts w:asciiTheme="minorHAnsi" w:hAnsiTheme="minorHAnsi" w:cstheme="minorHAnsi"/>
                <w:sz w:val="20"/>
                <w:szCs w:val="20"/>
              </w:rPr>
            </w:rPrChange>
          </w:rPr>
          <w:t xml:space="preserve"> percent </w:t>
        </w:r>
      </w:ins>
      <w:r w:rsidRPr="00EB4E7D">
        <w:rPr>
          <w:rFonts w:asciiTheme="minorHAnsi" w:hAnsiTheme="minorHAnsi" w:cstheme="minorHAnsi"/>
          <w:rPrChange w:id="1829" w:author="Alhabibi, Haider@Energy" w:date="2023-08-14T16:28:00Z">
            <w:rPr>
              <w:rFonts w:asciiTheme="minorHAnsi" w:hAnsiTheme="minorHAnsi" w:cstheme="minorHAnsi"/>
              <w:sz w:val="20"/>
              <w:szCs w:val="20"/>
            </w:rPr>
          </w:rPrChange>
        </w:rPr>
        <w:t>of the ducts will be new ducts and/or replaced ducts, AND if at any time during the project all of the ducts are accessible for duct sealing; otherwise select “</w:t>
      </w:r>
      <w:r w:rsidRPr="00EB4E7D">
        <w:rPr>
          <w:rFonts w:asciiTheme="minorHAnsi" w:hAnsiTheme="minorHAnsi" w:cstheme="minorHAnsi"/>
          <w:b/>
          <w:rPrChange w:id="1830"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831" w:author="Alhabibi, Haider@Energy" w:date="2023-08-14T16:28:00Z">
            <w:rPr>
              <w:rFonts w:asciiTheme="minorHAnsi" w:hAnsiTheme="minorHAnsi" w:cstheme="minorHAnsi"/>
              <w:sz w:val="20"/>
              <w:szCs w:val="20"/>
            </w:rPr>
          </w:rPrChange>
        </w:rPr>
        <w:t xml:space="preserve">.” “Accessible” is defined in </w:t>
      </w:r>
      <w:ins w:id="1832" w:author="Shewmaker, Michael@Energy" w:date="2021-12-27T11:31:00Z">
        <w:r w:rsidR="003C0042" w:rsidRPr="00EB4E7D">
          <w:rPr>
            <w:rFonts w:asciiTheme="minorHAnsi" w:hAnsiTheme="minorHAnsi" w:cstheme="minorHAnsi"/>
            <w:rPrChange w:id="1833" w:author="Alhabibi, Haider@Energy" w:date="2023-08-14T16:28:00Z">
              <w:rPr>
                <w:rFonts w:asciiTheme="minorHAnsi" w:hAnsiTheme="minorHAnsi" w:cstheme="minorHAnsi"/>
                <w:sz w:val="20"/>
                <w:szCs w:val="20"/>
              </w:rPr>
            </w:rPrChange>
          </w:rPr>
          <w:t xml:space="preserve">the Reference Appendices, </w:t>
        </w:r>
      </w:ins>
      <w:r w:rsidRPr="00EB4E7D">
        <w:rPr>
          <w:rFonts w:asciiTheme="minorHAnsi" w:hAnsiTheme="minorHAnsi" w:cstheme="minorHAnsi"/>
          <w:rPrChange w:id="1834" w:author="Alhabibi, Haider@Energy" w:date="2023-08-14T16:28:00Z">
            <w:rPr>
              <w:rFonts w:asciiTheme="minorHAnsi" w:hAnsiTheme="minorHAnsi" w:cstheme="minorHAnsi"/>
              <w:sz w:val="20"/>
              <w:szCs w:val="20"/>
            </w:rPr>
          </w:rPrChange>
        </w:rPr>
        <w:t>Joint Appendix</w:t>
      </w:r>
      <w:ins w:id="1835" w:author="Shewmaker, Michael@Energy" w:date="2021-12-27T11:31:00Z">
        <w:r w:rsidR="003C0042" w:rsidRPr="00EB4E7D">
          <w:rPr>
            <w:rFonts w:asciiTheme="minorHAnsi" w:hAnsiTheme="minorHAnsi" w:cstheme="minorHAnsi"/>
            <w:rPrChange w:id="1836" w:author="Alhabibi, Haider@Energy" w:date="2023-08-14T16:28:00Z">
              <w:rPr>
                <w:rFonts w:asciiTheme="minorHAnsi" w:hAnsiTheme="minorHAnsi" w:cstheme="minorHAnsi"/>
                <w:sz w:val="20"/>
                <w:szCs w:val="20"/>
              </w:rPr>
            </w:rPrChange>
          </w:rPr>
          <w:t>,</w:t>
        </w:r>
      </w:ins>
      <w:r w:rsidRPr="00EB4E7D">
        <w:rPr>
          <w:rFonts w:asciiTheme="minorHAnsi" w:hAnsiTheme="minorHAnsi" w:cstheme="minorHAnsi"/>
          <w:rPrChange w:id="1837" w:author="Alhabibi, Haider@Energy" w:date="2023-08-14T16:28:00Z">
            <w:rPr>
              <w:rFonts w:asciiTheme="minorHAnsi" w:hAnsiTheme="minorHAnsi" w:cstheme="minorHAnsi"/>
              <w:sz w:val="20"/>
              <w:szCs w:val="20"/>
            </w:rPr>
          </w:rPrChange>
        </w:rPr>
        <w:t xml:space="preserve"> JA1</w:t>
      </w:r>
      <w:del w:id="1838" w:author="Shewmaker, Michael@Energy" w:date="2021-12-27T11:31:00Z">
        <w:r w:rsidRPr="00EB4E7D" w:rsidDel="003C0042">
          <w:rPr>
            <w:rFonts w:asciiTheme="minorHAnsi" w:hAnsiTheme="minorHAnsi" w:cstheme="minorHAnsi"/>
            <w:rPrChange w:id="1839" w:author="Alhabibi, Haider@Energy" w:date="2023-08-14T16:28:00Z">
              <w:rPr>
                <w:rFonts w:asciiTheme="minorHAnsi" w:hAnsiTheme="minorHAnsi" w:cstheme="minorHAnsi"/>
                <w:sz w:val="20"/>
                <w:szCs w:val="20"/>
              </w:rPr>
            </w:rPrChange>
          </w:rPr>
          <w:delText xml:space="preserve"> of the </w:delText>
        </w:r>
        <w:r w:rsidR="00743AE0" w:rsidRPr="00EB4E7D" w:rsidDel="003C0042">
          <w:rPr>
            <w:rFonts w:asciiTheme="minorHAnsi" w:hAnsiTheme="minorHAnsi" w:cstheme="minorHAnsi"/>
            <w:rPrChange w:id="1840" w:author="Alhabibi, Haider@Energy" w:date="2023-08-14T16:28:00Z">
              <w:rPr>
                <w:rFonts w:asciiTheme="minorHAnsi" w:hAnsiTheme="minorHAnsi" w:cstheme="minorHAnsi"/>
                <w:sz w:val="20"/>
                <w:szCs w:val="20"/>
              </w:rPr>
            </w:rPrChange>
          </w:rPr>
          <w:delText xml:space="preserve">2016 </w:delText>
        </w:r>
        <w:r w:rsidRPr="00EB4E7D" w:rsidDel="003C0042">
          <w:rPr>
            <w:rFonts w:asciiTheme="minorHAnsi" w:hAnsiTheme="minorHAnsi" w:cstheme="minorHAnsi"/>
            <w:rPrChange w:id="1841" w:author="Alhabibi, Haider@Energy" w:date="2023-08-14T16:28:00Z">
              <w:rPr>
                <w:rFonts w:asciiTheme="minorHAnsi" w:hAnsiTheme="minorHAnsi" w:cstheme="minorHAnsi"/>
                <w:sz w:val="20"/>
                <w:szCs w:val="20"/>
              </w:rPr>
            </w:rPrChange>
          </w:rPr>
          <w:delText>Reference Appendices (glossary)</w:delText>
        </w:r>
      </w:del>
      <w:r w:rsidRPr="00EB4E7D">
        <w:rPr>
          <w:rFonts w:asciiTheme="minorHAnsi" w:hAnsiTheme="minorHAnsi" w:cstheme="minorHAnsi"/>
          <w:rPrChange w:id="1842" w:author="Alhabibi, Haider@Energy" w:date="2023-08-14T16:28:00Z">
            <w:rPr>
              <w:rFonts w:asciiTheme="minorHAnsi" w:hAnsiTheme="minorHAnsi" w:cstheme="minorHAnsi"/>
              <w:sz w:val="20"/>
              <w:szCs w:val="20"/>
            </w:rPr>
          </w:rPrChange>
        </w:rPr>
        <w:t>.</w:t>
      </w:r>
    </w:p>
    <w:p w14:paraId="0B73A700" w14:textId="77777777" w:rsidR="003735F6" w:rsidRPr="00EB4E7D" w:rsidRDefault="003735F6" w:rsidP="004713BE">
      <w:pPr>
        <w:pStyle w:val="ListParagraph"/>
        <w:numPr>
          <w:ilvl w:val="0"/>
          <w:numId w:val="28"/>
        </w:numPr>
        <w:rPr>
          <w:rFonts w:asciiTheme="minorHAnsi" w:hAnsiTheme="minorHAnsi" w:cstheme="minorHAnsi"/>
          <w:rPrChange w:id="1843"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44" w:author="Alhabibi, Haider@Energy" w:date="2023-08-14T16:28:00Z">
            <w:rPr>
              <w:rFonts w:asciiTheme="minorHAnsi" w:hAnsiTheme="minorHAnsi" w:cstheme="minorHAnsi"/>
              <w:sz w:val="20"/>
              <w:szCs w:val="20"/>
            </w:rPr>
          </w:rPrChange>
        </w:rPr>
        <w:t xml:space="preserve">Are </w:t>
      </w:r>
      <w:proofErr w:type="gramStart"/>
      <w:r w:rsidRPr="00EB4E7D">
        <w:rPr>
          <w:rFonts w:asciiTheme="minorHAnsi" w:hAnsiTheme="minorHAnsi" w:cstheme="minorHAnsi"/>
          <w:rPrChange w:id="1845" w:author="Alhabibi, Haider@Energy" w:date="2023-08-14T16:28:00Z">
            <w:rPr>
              <w:rFonts w:asciiTheme="minorHAnsi" w:hAnsiTheme="minorHAnsi" w:cstheme="minorHAnsi"/>
              <w:sz w:val="20"/>
              <w:szCs w:val="20"/>
            </w:rPr>
          </w:rPrChange>
        </w:rPr>
        <w:t>all of</w:t>
      </w:r>
      <w:proofErr w:type="gramEnd"/>
      <w:r w:rsidRPr="00EB4E7D">
        <w:rPr>
          <w:rFonts w:asciiTheme="minorHAnsi" w:hAnsiTheme="minorHAnsi" w:cstheme="minorHAnsi"/>
          <w:rPrChange w:id="1846" w:author="Alhabibi, Haider@Energy" w:date="2023-08-14T16:28:00Z">
            <w:rPr>
              <w:rFonts w:asciiTheme="minorHAnsi" w:hAnsiTheme="minorHAnsi" w:cstheme="minorHAnsi"/>
              <w:sz w:val="20"/>
              <w:szCs w:val="20"/>
            </w:rPr>
          </w:rPrChange>
        </w:rPr>
        <w:t xml:space="preserve"> the system's components and ducts new (entirely new system) or replaced? Select “</w:t>
      </w:r>
      <w:r w:rsidRPr="00EB4E7D">
        <w:rPr>
          <w:rFonts w:asciiTheme="minorHAnsi" w:hAnsiTheme="minorHAnsi" w:cstheme="minorHAnsi"/>
          <w:b/>
          <w:rPrChange w:id="1847" w:author="Alhabibi, Haider@Energy" w:date="2023-08-14T16:28:00Z">
            <w:rPr>
              <w:rFonts w:asciiTheme="minorHAnsi" w:hAnsiTheme="minorHAnsi" w:cstheme="minorHAnsi"/>
              <w:b/>
              <w:sz w:val="20"/>
              <w:szCs w:val="20"/>
            </w:rPr>
          </w:rPrChange>
        </w:rPr>
        <w:t>YES</w:t>
      </w:r>
      <w:r w:rsidRPr="00EB4E7D">
        <w:rPr>
          <w:rFonts w:asciiTheme="minorHAnsi" w:hAnsiTheme="minorHAnsi" w:cstheme="minorHAnsi"/>
          <w:rPrChange w:id="1848" w:author="Alhabibi, Haider@Energy" w:date="2023-08-14T16:28:00Z">
            <w:rPr>
              <w:rFonts w:asciiTheme="minorHAnsi" w:hAnsiTheme="minorHAnsi" w:cstheme="minorHAnsi"/>
              <w:sz w:val="20"/>
              <w:szCs w:val="20"/>
            </w:rPr>
          </w:rPrChange>
        </w:rPr>
        <w:t xml:space="preserve">” if the duct system meets the definition of an “Entirely New or Replacement Duct System” and </w:t>
      </w:r>
      <w:proofErr w:type="gramStart"/>
      <w:r w:rsidRPr="00EB4E7D">
        <w:rPr>
          <w:rFonts w:asciiTheme="minorHAnsi" w:hAnsiTheme="minorHAnsi" w:cstheme="minorHAnsi"/>
          <w:rPrChange w:id="1849" w:author="Alhabibi, Haider@Energy" w:date="2023-08-14T16:28:00Z">
            <w:rPr>
              <w:rFonts w:asciiTheme="minorHAnsi" w:hAnsiTheme="minorHAnsi" w:cstheme="minorHAnsi"/>
              <w:sz w:val="20"/>
              <w:szCs w:val="20"/>
            </w:rPr>
          </w:rPrChange>
        </w:rPr>
        <w:t>all of</w:t>
      </w:r>
      <w:proofErr w:type="gramEnd"/>
      <w:r w:rsidRPr="00EB4E7D">
        <w:rPr>
          <w:rFonts w:asciiTheme="minorHAnsi" w:hAnsiTheme="minorHAnsi" w:cstheme="minorHAnsi"/>
          <w:rPrChange w:id="1850" w:author="Alhabibi, Haider@Energy" w:date="2023-08-14T16:28:00Z">
            <w:rPr>
              <w:rFonts w:asciiTheme="minorHAnsi" w:hAnsiTheme="minorHAnsi" w:cstheme="minorHAnsi"/>
              <w:sz w:val="20"/>
              <w:szCs w:val="20"/>
            </w:rPr>
          </w:rPrChange>
        </w:rPr>
        <w:t xml:space="preserve"> the heating and cooling components (furnace, condenser, coil, etc.) are all new or replaced; otherwise select “</w:t>
      </w:r>
      <w:r w:rsidRPr="00EB4E7D">
        <w:rPr>
          <w:rFonts w:asciiTheme="minorHAnsi" w:hAnsiTheme="minorHAnsi" w:cstheme="minorHAnsi"/>
          <w:b/>
          <w:rPrChange w:id="1851" w:author="Alhabibi, Haider@Energy" w:date="2023-08-14T16:28:00Z">
            <w:rPr>
              <w:rFonts w:asciiTheme="minorHAnsi" w:hAnsiTheme="minorHAnsi" w:cstheme="minorHAnsi"/>
              <w:b/>
              <w:sz w:val="20"/>
              <w:szCs w:val="20"/>
            </w:rPr>
          </w:rPrChange>
        </w:rPr>
        <w:t>NO</w:t>
      </w:r>
      <w:r w:rsidRPr="00EB4E7D">
        <w:rPr>
          <w:rFonts w:asciiTheme="minorHAnsi" w:hAnsiTheme="minorHAnsi" w:cstheme="minorHAnsi"/>
          <w:rPrChange w:id="1852" w:author="Alhabibi, Haider@Energy" w:date="2023-08-14T16:28:00Z">
            <w:rPr>
              <w:rFonts w:asciiTheme="minorHAnsi" w:hAnsiTheme="minorHAnsi" w:cstheme="minorHAnsi"/>
              <w:sz w:val="20"/>
              <w:szCs w:val="20"/>
            </w:rPr>
          </w:rPrChange>
        </w:rPr>
        <w:t>.”</w:t>
      </w:r>
    </w:p>
    <w:p w14:paraId="0B73A701" w14:textId="1294A621" w:rsidR="003735F6" w:rsidRPr="00EB4E7D" w:rsidRDefault="003735F6" w:rsidP="004713BE">
      <w:pPr>
        <w:pStyle w:val="ListParagraph"/>
        <w:numPr>
          <w:ilvl w:val="0"/>
          <w:numId w:val="28"/>
        </w:numPr>
        <w:rPr>
          <w:rFonts w:asciiTheme="minorHAnsi" w:hAnsiTheme="minorHAnsi" w:cstheme="minorHAnsi"/>
          <w:rPrChange w:id="1853"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54" w:author="Alhabibi, Haider@Energy" w:date="2023-08-14T16:28:00Z">
            <w:rPr>
              <w:rFonts w:asciiTheme="minorHAnsi" w:hAnsiTheme="minorHAnsi" w:cstheme="minorHAnsi"/>
              <w:sz w:val="20"/>
              <w:szCs w:val="20"/>
            </w:rPr>
          </w:rPrChange>
        </w:rPr>
        <w:t>Alteration Type: This field is calculated automatically based on the information entered in previous fields. Alteration types are defined in</w:t>
      </w:r>
      <w:ins w:id="1855" w:author="Shewmaker, Michael@Energy" w:date="2021-12-27T11:31:00Z">
        <w:r w:rsidR="004437DC" w:rsidRPr="00EB4E7D">
          <w:rPr>
            <w:rFonts w:asciiTheme="minorHAnsi" w:hAnsiTheme="minorHAnsi" w:cstheme="minorHAnsi"/>
            <w:rPrChange w:id="1856" w:author="Alhabibi, Haider@Energy" w:date="2023-08-14T16:28:00Z">
              <w:rPr>
                <w:rFonts w:asciiTheme="minorHAnsi" w:hAnsiTheme="minorHAnsi" w:cstheme="minorHAnsi"/>
                <w:sz w:val="20"/>
                <w:szCs w:val="20"/>
              </w:rPr>
            </w:rPrChange>
          </w:rPr>
          <w:t xml:space="preserve"> the Reference Appendices,</w:t>
        </w:r>
      </w:ins>
      <w:r w:rsidRPr="00EB4E7D">
        <w:rPr>
          <w:rFonts w:asciiTheme="minorHAnsi" w:hAnsiTheme="minorHAnsi" w:cstheme="minorHAnsi"/>
          <w:rPrChange w:id="1857" w:author="Alhabibi, Haider@Energy" w:date="2023-08-14T16:28:00Z">
            <w:rPr>
              <w:rFonts w:asciiTheme="minorHAnsi" w:hAnsiTheme="minorHAnsi" w:cstheme="minorHAnsi"/>
              <w:sz w:val="20"/>
              <w:szCs w:val="20"/>
            </w:rPr>
          </w:rPrChange>
        </w:rPr>
        <w:t xml:space="preserve"> Joint Appendix</w:t>
      </w:r>
      <w:ins w:id="1858" w:author="Shewmaker, Michael@Energy" w:date="2021-12-27T11:31:00Z">
        <w:r w:rsidR="004437DC" w:rsidRPr="00EB4E7D">
          <w:rPr>
            <w:rFonts w:asciiTheme="minorHAnsi" w:hAnsiTheme="minorHAnsi" w:cstheme="minorHAnsi"/>
            <w:rPrChange w:id="1859" w:author="Alhabibi, Haider@Energy" w:date="2023-08-14T16:28:00Z">
              <w:rPr>
                <w:rFonts w:asciiTheme="minorHAnsi" w:hAnsiTheme="minorHAnsi" w:cstheme="minorHAnsi"/>
                <w:sz w:val="20"/>
                <w:szCs w:val="20"/>
              </w:rPr>
            </w:rPrChange>
          </w:rPr>
          <w:t>,</w:t>
        </w:r>
      </w:ins>
      <w:r w:rsidRPr="00EB4E7D">
        <w:rPr>
          <w:rFonts w:asciiTheme="minorHAnsi" w:hAnsiTheme="minorHAnsi" w:cstheme="minorHAnsi"/>
          <w:rPrChange w:id="1860" w:author="Alhabibi, Haider@Energy" w:date="2023-08-14T16:28:00Z">
            <w:rPr>
              <w:rFonts w:asciiTheme="minorHAnsi" w:hAnsiTheme="minorHAnsi" w:cstheme="minorHAnsi"/>
              <w:sz w:val="20"/>
              <w:szCs w:val="20"/>
            </w:rPr>
          </w:rPrChange>
        </w:rPr>
        <w:t xml:space="preserve"> JA1</w:t>
      </w:r>
      <w:del w:id="1861" w:author="Shewmaker, Michael@Energy" w:date="2021-12-27T11:31:00Z">
        <w:r w:rsidRPr="00EB4E7D" w:rsidDel="004437DC">
          <w:rPr>
            <w:rFonts w:asciiTheme="minorHAnsi" w:hAnsiTheme="minorHAnsi" w:cstheme="minorHAnsi"/>
            <w:rPrChange w:id="1862" w:author="Alhabibi, Haider@Energy" w:date="2023-08-14T16:28:00Z">
              <w:rPr>
                <w:rFonts w:asciiTheme="minorHAnsi" w:hAnsiTheme="minorHAnsi" w:cstheme="minorHAnsi"/>
                <w:sz w:val="20"/>
                <w:szCs w:val="20"/>
              </w:rPr>
            </w:rPrChange>
          </w:rPr>
          <w:delText xml:space="preserve"> of the </w:delText>
        </w:r>
        <w:r w:rsidR="00743AE0" w:rsidRPr="00EB4E7D" w:rsidDel="004437DC">
          <w:rPr>
            <w:rFonts w:asciiTheme="minorHAnsi" w:hAnsiTheme="minorHAnsi" w:cstheme="minorHAnsi"/>
            <w:rPrChange w:id="1863" w:author="Alhabibi, Haider@Energy" w:date="2023-08-14T16:28:00Z">
              <w:rPr>
                <w:rFonts w:asciiTheme="minorHAnsi" w:hAnsiTheme="minorHAnsi" w:cstheme="minorHAnsi"/>
                <w:sz w:val="20"/>
                <w:szCs w:val="20"/>
              </w:rPr>
            </w:rPrChange>
          </w:rPr>
          <w:delText xml:space="preserve">2016 </w:delText>
        </w:r>
        <w:r w:rsidRPr="00EB4E7D" w:rsidDel="004437DC">
          <w:rPr>
            <w:rFonts w:asciiTheme="minorHAnsi" w:hAnsiTheme="minorHAnsi" w:cstheme="minorHAnsi"/>
            <w:rPrChange w:id="1864" w:author="Alhabibi, Haider@Energy" w:date="2023-08-14T16:28:00Z">
              <w:rPr>
                <w:rFonts w:asciiTheme="minorHAnsi" w:hAnsiTheme="minorHAnsi" w:cstheme="minorHAnsi"/>
                <w:sz w:val="20"/>
                <w:szCs w:val="20"/>
              </w:rPr>
            </w:rPrChange>
          </w:rPr>
          <w:delText>Reference Appendices</w:delText>
        </w:r>
      </w:del>
      <w:r w:rsidRPr="00EB4E7D">
        <w:rPr>
          <w:rFonts w:asciiTheme="minorHAnsi" w:hAnsiTheme="minorHAnsi" w:cstheme="minorHAnsi"/>
          <w:rPrChange w:id="1865" w:author="Alhabibi, Haider@Energy" w:date="2023-08-14T16:28:00Z">
            <w:rPr>
              <w:rFonts w:asciiTheme="minorHAnsi" w:hAnsiTheme="minorHAnsi" w:cstheme="minorHAnsi"/>
              <w:sz w:val="20"/>
              <w:szCs w:val="20"/>
            </w:rPr>
          </w:rPrChange>
        </w:rPr>
        <w:t>. The alteration type will determine which of the following sections are required by this document.</w:t>
      </w:r>
    </w:p>
    <w:p w14:paraId="0B73A702" w14:textId="77777777" w:rsidR="003735F6" w:rsidRPr="00EB4E7D" w:rsidRDefault="003735F6" w:rsidP="004774F4">
      <w:pPr>
        <w:rPr>
          <w:rFonts w:asciiTheme="minorHAnsi" w:hAnsiTheme="minorHAnsi" w:cstheme="minorHAnsi"/>
          <w:rPrChange w:id="1866" w:author="Alhabibi, Haider@Energy" w:date="2023-08-14T16:28:00Z">
            <w:rPr>
              <w:rFonts w:cs="Arial"/>
              <w:sz w:val="20"/>
              <w:szCs w:val="20"/>
            </w:rPr>
          </w:rPrChange>
        </w:rPr>
      </w:pPr>
    </w:p>
    <w:p w14:paraId="0B73A703" w14:textId="14E9536B" w:rsidR="003735F6" w:rsidRPr="00EB4E7D" w:rsidRDefault="003735F6" w:rsidP="004774F4">
      <w:pPr>
        <w:rPr>
          <w:rFonts w:asciiTheme="minorHAnsi" w:hAnsiTheme="minorHAnsi" w:cstheme="minorHAnsi"/>
          <w:b/>
          <w:rPrChange w:id="1867" w:author="Alhabibi, Haider@Energy" w:date="2023-08-14T16:28:00Z">
            <w:rPr>
              <w:rFonts w:asciiTheme="minorHAnsi" w:hAnsiTheme="minorHAnsi" w:cstheme="minorHAnsi"/>
              <w:b/>
              <w:sz w:val="20"/>
              <w:szCs w:val="20"/>
            </w:rPr>
          </w:rPrChange>
        </w:rPr>
      </w:pPr>
      <w:r w:rsidRPr="00EB4E7D">
        <w:rPr>
          <w:rFonts w:asciiTheme="minorHAnsi" w:hAnsiTheme="minorHAnsi" w:cstheme="minorHAnsi"/>
          <w:b/>
          <w:rPrChange w:id="1868" w:author="Alhabibi, Haider@Energy" w:date="2023-08-14T16:28:00Z">
            <w:rPr>
              <w:rFonts w:asciiTheme="minorHAnsi" w:hAnsiTheme="minorHAnsi" w:cstheme="minorHAnsi"/>
              <w:b/>
              <w:sz w:val="20"/>
              <w:szCs w:val="20"/>
            </w:rPr>
          </w:rPrChange>
        </w:rPr>
        <w:t xml:space="preserve">C. Extension of Existing Duct System, Greater Than </w:t>
      </w:r>
      <w:del w:id="1869" w:author="Moua, Cheng@Energy" w:date="2021-11-12T15:37:00Z">
        <w:r w:rsidRPr="00EB4E7D" w:rsidDel="00AE02C1">
          <w:rPr>
            <w:rFonts w:asciiTheme="minorHAnsi" w:hAnsiTheme="minorHAnsi" w:cstheme="minorHAnsi"/>
            <w:b/>
            <w:rPrChange w:id="1870" w:author="Alhabibi, Haider@Energy" w:date="2023-08-14T16:28:00Z">
              <w:rPr>
                <w:rFonts w:asciiTheme="minorHAnsi" w:hAnsiTheme="minorHAnsi" w:cstheme="minorHAnsi"/>
                <w:b/>
                <w:sz w:val="20"/>
                <w:szCs w:val="20"/>
              </w:rPr>
            </w:rPrChange>
          </w:rPr>
          <w:delText xml:space="preserve">40 </w:delText>
        </w:r>
      </w:del>
      <w:ins w:id="1871" w:author="Moua, Cheng@Energy" w:date="2021-11-12T15:37:00Z">
        <w:r w:rsidR="00AE02C1" w:rsidRPr="00EB4E7D">
          <w:rPr>
            <w:rFonts w:asciiTheme="minorHAnsi" w:hAnsiTheme="minorHAnsi" w:cstheme="minorHAnsi"/>
            <w:b/>
            <w:rPrChange w:id="1872" w:author="Alhabibi, Haider@Energy" w:date="2023-08-14T16:28:00Z">
              <w:rPr>
                <w:rFonts w:asciiTheme="minorHAnsi" w:hAnsiTheme="minorHAnsi" w:cstheme="minorHAnsi"/>
                <w:b/>
                <w:sz w:val="20"/>
                <w:szCs w:val="20"/>
              </w:rPr>
            </w:rPrChange>
          </w:rPr>
          <w:t xml:space="preserve">25 </w:t>
        </w:r>
      </w:ins>
      <w:r w:rsidRPr="00EB4E7D">
        <w:rPr>
          <w:rFonts w:asciiTheme="minorHAnsi" w:hAnsiTheme="minorHAnsi" w:cstheme="minorHAnsi"/>
          <w:b/>
          <w:rPrChange w:id="1873" w:author="Alhabibi, Haider@Energy" w:date="2023-08-14T16:28:00Z">
            <w:rPr>
              <w:rFonts w:asciiTheme="minorHAnsi" w:hAnsiTheme="minorHAnsi" w:cstheme="minorHAnsi"/>
              <w:b/>
              <w:sz w:val="20"/>
              <w:szCs w:val="20"/>
            </w:rPr>
          </w:rPrChange>
        </w:rPr>
        <w:t>Feet (Section 150.2(b)1Diib)</w:t>
      </w:r>
    </w:p>
    <w:p w14:paraId="0B73A704" w14:textId="77777777" w:rsidR="003735F6" w:rsidRPr="00EB4E7D" w:rsidRDefault="003735F6" w:rsidP="004774F4">
      <w:pPr>
        <w:pStyle w:val="ListParagraph"/>
        <w:numPr>
          <w:ilvl w:val="0"/>
          <w:numId w:val="29"/>
        </w:numPr>
        <w:rPr>
          <w:rFonts w:asciiTheme="minorHAnsi" w:hAnsiTheme="minorHAnsi" w:cstheme="minorHAnsi"/>
          <w:rPrChange w:id="187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75" w:author="Alhabibi, Haider@Energy" w:date="2023-08-14T16:28:00Z">
            <w:rPr>
              <w:rFonts w:asciiTheme="minorHAnsi" w:hAnsiTheme="minorHAnsi" w:cstheme="minorHAnsi"/>
              <w:sz w:val="20"/>
              <w:szCs w:val="20"/>
            </w:rPr>
          </w:rPrChange>
        </w:rPr>
        <w:t>System Identification or Name: This field is automatically filled from entries in Section B.</w:t>
      </w:r>
    </w:p>
    <w:p w14:paraId="3A75C26C" w14:textId="23772A63" w:rsidR="007A502F" w:rsidRPr="00EB4E7D" w:rsidRDefault="007A502F" w:rsidP="007A502F">
      <w:pPr>
        <w:pStyle w:val="ListParagraph"/>
        <w:numPr>
          <w:ilvl w:val="0"/>
          <w:numId w:val="29"/>
        </w:numPr>
        <w:rPr>
          <w:rFonts w:asciiTheme="minorHAnsi" w:hAnsiTheme="minorHAnsi" w:cstheme="minorHAnsi"/>
          <w:rPrChange w:id="1876"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77" w:author="Alhabibi, Haider@Energy" w:date="2023-08-14T16:28:00Z">
            <w:rPr>
              <w:rFonts w:asciiTheme="minorHAnsi" w:hAnsiTheme="minorHAnsi" w:cstheme="minorHAnsi"/>
              <w:sz w:val="20"/>
              <w:szCs w:val="20"/>
            </w:rPr>
          </w:rPrChange>
        </w:rPr>
        <w:t xml:space="preserve">SC System Location </w:t>
      </w:r>
      <w:r w:rsidR="00951E38" w:rsidRPr="00EB4E7D">
        <w:rPr>
          <w:rFonts w:asciiTheme="minorHAnsi" w:hAnsiTheme="minorHAnsi" w:cstheme="minorHAnsi"/>
          <w:rPrChange w:id="1878" w:author="Alhabibi, Haider@Energy" w:date="2023-08-14T16:28:00Z">
            <w:rPr>
              <w:rFonts w:asciiTheme="minorHAnsi" w:hAnsiTheme="minorHAnsi" w:cstheme="minorHAnsi"/>
              <w:sz w:val="20"/>
              <w:szCs w:val="20"/>
            </w:rPr>
          </w:rPrChange>
        </w:rPr>
        <w:t>or Description</w:t>
      </w:r>
      <w:r w:rsidRPr="00EB4E7D">
        <w:rPr>
          <w:rFonts w:asciiTheme="minorHAnsi" w:hAnsiTheme="minorHAnsi" w:cstheme="minorHAnsi"/>
          <w:rPrChange w:id="1879" w:author="Alhabibi, Haider@Energy" w:date="2023-08-14T16:28:00Z">
            <w:rPr>
              <w:rFonts w:asciiTheme="minorHAnsi" w:hAnsiTheme="minorHAnsi" w:cstheme="minorHAnsi"/>
              <w:sz w:val="20"/>
              <w:szCs w:val="20"/>
            </w:rPr>
          </w:rPrChange>
        </w:rPr>
        <w:t xml:space="preserve"> of Area Served. This field is automatically filled from entries in Section B.</w:t>
      </w:r>
    </w:p>
    <w:p w14:paraId="0B73A705" w14:textId="48CD9B0B" w:rsidR="003735F6" w:rsidRPr="00EB4E7D" w:rsidRDefault="007A502F" w:rsidP="004774F4">
      <w:pPr>
        <w:pStyle w:val="ListParagraph"/>
        <w:numPr>
          <w:ilvl w:val="0"/>
          <w:numId w:val="29"/>
        </w:numPr>
        <w:rPr>
          <w:rFonts w:asciiTheme="minorHAnsi" w:hAnsiTheme="minorHAnsi" w:cstheme="minorHAnsi"/>
          <w:rPrChange w:id="188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81" w:author="Alhabibi, Haider@Energy" w:date="2023-08-14T16:28:00Z">
            <w:rPr>
              <w:rFonts w:asciiTheme="minorHAnsi" w:hAnsiTheme="minorHAnsi" w:cstheme="minorHAnsi"/>
              <w:sz w:val="20"/>
              <w:szCs w:val="20"/>
            </w:rPr>
          </w:rPrChange>
        </w:rPr>
        <w:lastRenderedPageBreak/>
        <w:t xml:space="preserve">Required </w:t>
      </w:r>
      <w:r w:rsidR="003735F6" w:rsidRPr="00EB4E7D">
        <w:rPr>
          <w:rFonts w:asciiTheme="minorHAnsi" w:hAnsiTheme="minorHAnsi" w:cstheme="minorHAnsi"/>
          <w:rPrChange w:id="1882" w:author="Alhabibi, Haider@Energy" w:date="2023-08-14T16:28:00Z">
            <w:rPr>
              <w:rFonts w:asciiTheme="minorHAnsi" w:hAnsiTheme="minorHAnsi" w:cstheme="minorHAnsi"/>
              <w:sz w:val="20"/>
              <w:szCs w:val="20"/>
            </w:rPr>
          </w:rPrChange>
        </w:rPr>
        <w:t>New Duct R-value: This field is automatically calculated based on the climate zone selected in Section A. It represents the minimum R-value required. The installed R-value shown on the installation certificate (</w:t>
      </w:r>
      <w:ins w:id="1883" w:author="Grewing, Kyle@Energy" w:date="2023-08-14T14:45:00Z">
        <w:r w:rsidR="00A50751" w:rsidRPr="00EB4E7D">
          <w:rPr>
            <w:rFonts w:asciiTheme="minorHAnsi" w:hAnsiTheme="minorHAnsi" w:cstheme="minorHAnsi"/>
          </w:rPr>
          <w:t>LMCC</w:t>
        </w:r>
      </w:ins>
      <w:del w:id="1884" w:author="Grewing, Kyle@Energy" w:date="2023-08-14T14:45:00Z">
        <w:r w:rsidR="003735F6" w:rsidRPr="00EB4E7D" w:rsidDel="00A50751">
          <w:rPr>
            <w:rFonts w:asciiTheme="minorHAnsi" w:hAnsiTheme="minorHAnsi" w:cstheme="minorHAnsi"/>
            <w:rPrChange w:id="1885" w:author="Alhabibi, Haider@Energy" w:date="2023-08-14T16:28:00Z">
              <w:rPr>
                <w:rFonts w:asciiTheme="minorHAnsi" w:hAnsiTheme="minorHAnsi" w:cstheme="minorHAnsi"/>
                <w:sz w:val="20"/>
                <w:szCs w:val="20"/>
              </w:rPr>
            </w:rPrChange>
          </w:rPr>
          <w:delText>CF2R</w:delText>
        </w:r>
      </w:del>
      <w:r w:rsidR="003735F6" w:rsidRPr="00EB4E7D">
        <w:rPr>
          <w:rFonts w:asciiTheme="minorHAnsi" w:hAnsiTheme="minorHAnsi" w:cstheme="minorHAnsi"/>
          <w:rPrChange w:id="1886" w:author="Alhabibi, Haider@Energy" w:date="2023-08-14T16:28:00Z">
            <w:rPr>
              <w:rFonts w:asciiTheme="minorHAnsi" w:hAnsiTheme="minorHAnsi" w:cstheme="minorHAnsi"/>
              <w:sz w:val="20"/>
              <w:szCs w:val="20"/>
            </w:rPr>
          </w:rPrChange>
        </w:rPr>
        <w:t>) must meet or exceed this value.</w:t>
      </w:r>
    </w:p>
    <w:p w14:paraId="0B73A706" w14:textId="77777777" w:rsidR="003735F6" w:rsidRPr="00EB4E7D" w:rsidRDefault="003735F6" w:rsidP="004774F4">
      <w:pPr>
        <w:rPr>
          <w:rFonts w:asciiTheme="minorHAnsi" w:hAnsiTheme="minorHAnsi" w:cstheme="minorHAnsi"/>
          <w:b/>
          <w:rPrChange w:id="1887" w:author="Alhabibi, Haider@Energy" w:date="2023-08-14T16:28:00Z">
            <w:rPr>
              <w:rFonts w:asciiTheme="minorHAnsi" w:hAnsiTheme="minorHAnsi" w:cstheme="minorHAnsi"/>
              <w:b/>
              <w:sz w:val="20"/>
              <w:szCs w:val="20"/>
            </w:rPr>
          </w:rPrChange>
        </w:rPr>
      </w:pPr>
    </w:p>
    <w:p w14:paraId="0B73A707" w14:textId="44B5956B" w:rsidR="003735F6" w:rsidRPr="00EB4E7D" w:rsidRDefault="003735F6" w:rsidP="004774F4">
      <w:pPr>
        <w:rPr>
          <w:rFonts w:asciiTheme="minorHAnsi" w:hAnsiTheme="minorHAnsi" w:cstheme="minorHAnsi"/>
          <w:b/>
          <w:rPrChange w:id="1888" w:author="Alhabibi, Haider@Energy" w:date="2023-08-14T16:28:00Z">
            <w:rPr>
              <w:rFonts w:asciiTheme="minorHAnsi" w:hAnsiTheme="minorHAnsi" w:cstheme="minorHAnsi"/>
              <w:b/>
              <w:sz w:val="20"/>
              <w:szCs w:val="20"/>
            </w:rPr>
          </w:rPrChange>
        </w:rPr>
      </w:pPr>
      <w:r w:rsidRPr="00EB4E7D">
        <w:rPr>
          <w:rFonts w:asciiTheme="minorHAnsi" w:hAnsiTheme="minorHAnsi" w:cstheme="minorHAnsi"/>
          <w:b/>
          <w:rPrChange w:id="1889" w:author="Alhabibi, Haider@Energy" w:date="2023-08-14T16:28:00Z">
            <w:rPr>
              <w:rFonts w:asciiTheme="minorHAnsi" w:hAnsiTheme="minorHAnsi" w:cstheme="minorHAnsi"/>
              <w:b/>
              <w:sz w:val="20"/>
              <w:szCs w:val="20"/>
            </w:rPr>
          </w:rPrChange>
        </w:rPr>
        <w:t>D. Altered Space Conditioning System (Sections 150.2(b)1E and F)</w:t>
      </w:r>
    </w:p>
    <w:p w14:paraId="0B73A708" w14:textId="77777777" w:rsidR="003735F6" w:rsidRPr="00EB4E7D" w:rsidRDefault="003735F6" w:rsidP="004774F4">
      <w:pPr>
        <w:pStyle w:val="ListParagraph"/>
        <w:numPr>
          <w:ilvl w:val="0"/>
          <w:numId w:val="31"/>
        </w:numPr>
        <w:rPr>
          <w:rFonts w:asciiTheme="minorHAnsi" w:hAnsiTheme="minorHAnsi" w:cstheme="minorHAnsi"/>
          <w:rPrChange w:id="189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91" w:author="Alhabibi, Haider@Energy" w:date="2023-08-14T16:28:00Z">
            <w:rPr>
              <w:rFonts w:asciiTheme="minorHAnsi" w:hAnsiTheme="minorHAnsi" w:cstheme="minorHAnsi"/>
              <w:sz w:val="20"/>
              <w:szCs w:val="20"/>
            </w:rPr>
          </w:rPrChange>
        </w:rPr>
        <w:t>System Identification or Name: This field is automatically filled from entries in Section B.</w:t>
      </w:r>
    </w:p>
    <w:p w14:paraId="1B98655B" w14:textId="66C5E526" w:rsidR="00951E38" w:rsidRPr="00EB4E7D" w:rsidRDefault="00951E38" w:rsidP="00951E38">
      <w:pPr>
        <w:pStyle w:val="ListParagraph"/>
        <w:numPr>
          <w:ilvl w:val="0"/>
          <w:numId w:val="31"/>
        </w:numPr>
        <w:rPr>
          <w:rFonts w:asciiTheme="minorHAnsi" w:hAnsiTheme="minorHAnsi" w:cstheme="minorHAnsi"/>
          <w:rPrChange w:id="1892"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93" w:author="Alhabibi, Haider@Energy" w:date="2023-08-14T16:28:00Z">
            <w:rPr>
              <w:rFonts w:asciiTheme="minorHAnsi" w:hAnsiTheme="minorHAnsi" w:cstheme="minorHAnsi"/>
              <w:sz w:val="20"/>
              <w:szCs w:val="20"/>
            </w:rPr>
          </w:rPrChange>
        </w:rPr>
        <w:t>SC System Location or Description of Area Served. This field is automatically filled from entries in Section B.</w:t>
      </w:r>
    </w:p>
    <w:p w14:paraId="0B73A709" w14:textId="13F0E546" w:rsidR="003735F6" w:rsidRPr="00EB4E7D" w:rsidRDefault="003735F6" w:rsidP="004774F4">
      <w:pPr>
        <w:pStyle w:val="ListParagraph"/>
        <w:numPr>
          <w:ilvl w:val="0"/>
          <w:numId w:val="31"/>
        </w:numPr>
        <w:rPr>
          <w:rFonts w:asciiTheme="minorHAnsi" w:hAnsiTheme="minorHAnsi" w:cstheme="minorHAnsi"/>
          <w:rPrChange w:id="189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95" w:author="Alhabibi, Haider@Energy" w:date="2023-08-14T16:28:00Z">
            <w:rPr>
              <w:rFonts w:asciiTheme="minorHAnsi" w:hAnsiTheme="minorHAnsi" w:cstheme="minorHAnsi"/>
              <w:sz w:val="20"/>
              <w:szCs w:val="20"/>
            </w:rPr>
          </w:rPrChange>
        </w:rPr>
        <w:t>Heating System Type: Select the most appropriate heating system type from the list. If the type of system to be installed does not appear on the list, please contact the California Energy Commission Hotline at 800-772-3300.</w:t>
      </w:r>
    </w:p>
    <w:p w14:paraId="0B73A70A" w14:textId="77777777" w:rsidR="003735F6" w:rsidRPr="00EB4E7D" w:rsidRDefault="003735F6" w:rsidP="004774F4">
      <w:pPr>
        <w:pStyle w:val="ListParagraph"/>
        <w:numPr>
          <w:ilvl w:val="0"/>
          <w:numId w:val="31"/>
        </w:numPr>
        <w:rPr>
          <w:rFonts w:asciiTheme="minorHAnsi" w:hAnsiTheme="minorHAnsi" w:cstheme="minorHAnsi"/>
          <w:rPrChange w:id="1896"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97" w:author="Alhabibi, Haider@Energy" w:date="2023-08-14T16:28:00Z">
            <w:rPr>
              <w:rFonts w:asciiTheme="minorHAnsi" w:hAnsiTheme="minorHAnsi" w:cstheme="minorHAnsi"/>
              <w:sz w:val="20"/>
              <w:szCs w:val="20"/>
            </w:rPr>
          </w:rPrChange>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B" w14:textId="77777777" w:rsidR="003735F6" w:rsidRPr="00EB4E7D" w:rsidRDefault="003735F6" w:rsidP="004774F4">
      <w:pPr>
        <w:pStyle w:val="ListParagraph"/>
        <w:numPr>
          <w:ilvl w:val="0"/>
          <w:numId w:val="31"/>
        </w:numPr>
        <w:rPr>
          <w:rFonts w:asciiTheme="minorHAnsi" w:hAnsiTheme="minorHAnsi" w:cstheme="minorHAnsi"/>
          <w:rPrChange w:id="1898"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899" w:author="Alhabibi, Haider@Energy" w:date="2023-08-14T16:28:00Z">
            <w:rPr>
              <w:rFonts w:asciiTheme="minorHAnsi" w:hAnsiTheme="minorHAnsi" w:cstheme="minorHAnsi"/>
              <w:sz w:val="20"/>
              <w:szCs w:val="20"/>
            </w:rPr>
          </w:rPrChange>
        </w:rPr>
        <w:t>Heating Efficiency Type: Select the heating efficiency type from the list that is appropriate to the type of system being altered or installed.</w:t>
      </w:r>
    </w:p>
    <w:p w14:paraId="0B73A70C" w14:textId="37EB9568" w:rsidR="003735F6" w:rsidRPr="00EB4E7D" w:rsidRDefault="003735F6" w:rsidP="004774F4">
      <w:pPr>
        <w:pStyle w:val="ListParagraph"/>
        <w:numPr>
          <w:ilvl w:val="0"/>
          <w:numId w:val="31"/>
        </w:numPr>
        <w:rPr>
          <w:rFonts w:asciiTheme="minorHAnsi" w:hAnsiTheme="minorHAnsi" w:cstheme="minorHAnsi"/>
          <w:rPrChange w:id="190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01" w:author="Alhabibi, Haider@Energy" w:date="2023-08-14T16:28:00Z">
            <w:rPr>
              <w:rFonts w:asciiTheme="minorHAnsi" w:hAnsiTheme="minorHAnsi" w:cstheme="minorHAnsi"/>
              <w:sz w:val="20"/>
              <w:szCs w:val="20"/>
            </w:rPr>
          </w:rPrChange>
        </w:rPr>
        <w:t>Heating Minimum Efficiency Value: This field is filled automatically based on selections in previous fields. This field represents the minimum efficiency to be installed. The actual installed efficiency may be higher and will be recorded on the Installation Certificate (</w:t>
      </w:r>
      <w:ins w:id="1902" w:author="Grewing, Kyle@Energy" w:date="2023-08-14T14:42:00Z">
        <w:r w:rsidR="007E2011" w:rsidRPr="00EB4E7D">
          <w:rPr>
            <w:rFonts w:asciiTheme="minorHAnsi" w:hAnsiTheme="minorHAnsi" w:cstheme="minorHAnsi"/>
          </w:rPr>
          <w:t>LMCI</w:t>
        </w:r>
      </w:ins>
      <w:del w:id="1903" w:author="Grewing, Kyle@Energy" w:date="2023-08-14T14:42:00Z">
        <w:r w:rsidRPr="00EB4E7D" w:rsidDel="007E2011">
          <w:rPr>
            <w:rFonts w:asciiTheme="minorHAnsi" w:hAnsiTheme="minorHAnsi" w:cstheme="minorHAnsi"/>
            <w:rPrChange w:id="1904" w:author="Alhabibi, Haider@Energy" w:date="2023-08-14T16:28:00Z">
              <w:rPr>
                <w:rFonts w:asciiTheme="minorHAnsi" w:hAnsiTheme="minorHAnsi" w:cstheme="minorHAnsi"/>
                <w:sz w:val="20"/>
                <w:szCs w:val="20"/>
              </w:rPr>
            </w:rPrChange>
          </w:rPr>
          <w:delText>CF2R</w:delText>
        </w:r>
      </w:del>
      <w:r w:rsidRPr="00EB4E7D">
        <w:rPr>
          <w:rFonts w:asciiTheme="minorHAnsi" w:hAnsiTheme="minorHAnsi" w:cstheme="minorHAnsi"/>
          <w:rPrChange w:id="1905" w:author="Alhabibi, Haider@Energy" w:date="2023-08-14T16:28:00Z">
            <w:rPr>
              <w:rFonts w:asciiTheme="minorHAnsi" w:hAnsiTheme="minorHAnsi" w:cstheme="minorHAnsi"/>
              <w:sz w:val="20"/>
              <w:szCs w:val="20"/>
            </w:rPr>
          </w:rPrChange>
        </w:rPr>
        <w:t>). Optional: the user may enter a higher</w:t>
      </w:r>
      <w:r w:rsidR="00743AE0" w:rsidRPr="00EB4E7D">
        <w:rPr>
          <w:rFonts w:asciiTheme="minorHAnsi" w:hAnsiTheme="minorHAnsi" w:cstheme="minorHAnsi"/>
          <w:rPrChange w:id="1906" w:author="Alhabibi, Haider@Energy" w:date="2023-08-14T16:28:00Z">
            <w:rPr>
              <w:rFonts w:asciiTheme="minorHAnsi" w:hAnsiTheme="minorHAnsi" w:cstheme="minorHAnsi"/>
              <w:sz w:val="20"/>
              <w:szCs w:val="20"/>
            </w:rPr>
          </w:rPrChange>
        </w:rPr>
        <w:t>-</w:t>
      </w:r>
      <w:r w:rsidRPr="00EB4E7D">
        <w:rPr>
          <w:rFonts w:asciiTheme="minorHAnsi" w:hAnsiTheme="minorHAnsi" w:cstheme="minorHAnsi"/>
          <w:rPrChange w:id="1907" w:author="Alhabibi, Haider@Energy" w:date="2023-08-14T16:28:00Z">
            <w:rPr>
              <w:rFonts w:asciiTheme="minorHAnsi" w:hAnsiTheme="minorHAnsi" w:cstheme="minorHAnsi"/>
              <w:sz w:val="20"/>
              <w:szCs w:val="20"/>
            </w:rPr>
          </w:rPrChange>
        </w:rPr>
        <w:t>than-default value for situations where local codes or programs require a higher minimum efficiency value.</w:t>
      </w:r>
    </w:p>
    <w:p w14:paraId="0B73A70D" w14:textId="77777777" w:rsidR="003735F6" w:rsidRPr="00EB4E7D" w:rsidRDefault="003735F6" w:rsidP="004774F4">
      <w:pPr>
        <w:pStyle w:val="ListParagraph"/>
        <w:numPr>
          <w:ilvl w:val="0"/>
          <w:numId w:val="31"/>
        </w:numPr>
        <w:rPr>
          <w:rFonts w:asciiTheme="minorHAnsi" w:hAnsiTheme="minorHAnsi" w:cstheme="minorHAnsi"/>
          <w:rPrChange w:id="1908"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09" w:author="Alhabibi, Haider@Energy" w:date="2023-08-14T16:28:00Z">
            <w:rPr>
              <w:rFonts w:asciiTheme="minorHAnsi" w:hAnsiTheme="minorHAnsi" w:cstheme="minorHAnsi"/>
              <w:sz w:val="20"/>
              <w:szCs w:val="20"/>
            </w:rPr>
          </w:rPrChange>
        </w:rPr>
        <w:t>Cooling System Type: Select the most appropriate cooling system type from the list. If the type of system to be installed does not appear on the list, please contact the California Energy Commission Hotline at 800-772-3300.</w:t>
      </w:r>
    </w:p>
    <w:p w14:paraId="0B73A70E" w14:textId="77777777" w:rsidR="003735F6" w:rsidRPr="00EB4E7D" w:rsidRDefault="003735F6" w:rsidP="004774F4">
      <w:pPr>
        <w:pStyle w:val="ListParagraph"/>
        <w:numPr>
          <w:ilvl w:val="0"/>
          <w:numId w:val="31"/>
        </w:numPr>
        <w:rPr>
          <w:rFonts w:asciiTheme="minorHAnsi" w:hAnsiTheme="minorHAnsi" w:cstheme="minorHAnsi"/>
          <w:rPrChange w:id="1910" w:author="Alhabibi, Haider@Energy" w:date="2023-08-14T16:28:00Z">
            <w:rPr>
              <w:sz w:val="20"/>
              <w:szCs w:val="20"/>
            </w:rPr>
          </w:rPrChange>
        </w:rPr>
      </w:pPr>
      <w:r w:rsidRPr="00EB4E7D">
        <w:rPr>
          <w:rFonts w:asciiTheme="minorHAnsi" w:hAnsiTheme="minorHAnsi" w:cstheme="minorHAnsi"/>
          <w:rPrChange w:id="1911" w:author="Alhabibi, Haider@Energy" w:date="2023-08-14T16:28:00Z">
            <w:rPr>
              <w:rFonts w:asciiTheme="minorHAnsi" w:hAnsiTheme="minorHAnsi" w:cstheme="minorHAnsi"/>
              <w:sz w:val="20"/>
              <w:szCs w:val="20"/>
            </w:rPr>
          </w:rPrChange>
        </w:rPr>
        <w:t>Altered Cooling Components: User chooses as many as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F" w14:textId="77777777" w:rsidR="003735F6" w:rsidRPr="00EB4E7D" w:rsidRDefault="003735F6" w:rsidP="004774F4">
      <w:pPr>
        <w:pStyle w:val="ListParagraph"/>
        <w:numPr>
          <w:ilvl w:val="0"/>
          <w:numId w:val="31"/>
        </w:numPr>
        <w:rPr>
          <w:rFonts w:asciiTheme="minorHAnsi" w:hAnsiTheme="minorHAnsi" w:cstheme="minorHAnsi"/>
          <w:rPrChange w:id="1912"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13" w:author="Alhabibi, Haider@Energy" w:date="2023-08-14T16:28:00Z">
            <w:rPr>
              <w:rFonts w:asciiTheme="minorHAnsi" w:hAnsiTheme="minorHAnsi" w:cstheme="minorHAnsi"/>
              <w:sz w:val="20"/>
              <w:szCs w:val="20"/>
            </w:rPr>
          </w:rPrChange>
        </w:rPr>
        <w:t>Cooling Efficiency Type: Select the cooling efficiency type from the list that is appropriate to the type of system being altered or installed.</w:t>
      </w:r>
    </w:p>
    <w:p w14:paraId="0FDE755D" w14:textId="25B5F2A1" w:rsidR="007E2011" w:rsidRPr="00EB4E7D" w:rsidRDefault="007E2011" w:rsidP="007E2011">
      <w:pPr>
        <w:pStyle w:val="ListParagraph"/>
        <w:numPr>
          <w:ilvl w:val="0"/>
          <w:numId w:val="31"/>
        </w:numPr>
        <w:rPr>
          <w:ins w:id="1914" w:author="Alhabibi, Haider@Energy" w:date="2023-08-14T15:37:00Z"/>
          <w:rFonts w:asciiTheme="minorHAnsi" w:hAnsiTheme="minorHAnsi" w:cstheme="minorHAnsi"/>
        </w:rPr>
      </w:pPr>
      <w:bookmarkStart w:id="1915" w:name="_Hlk142914215"/>
      <w:ins w:id="1916" w:author="Grewing, Kyle@Energy" w:date="2023-08-14T14:08:00Z">
        <w:r w:rsidRPr="00EB4E7D">
          <w:rPr>
            <w:rFonts w:asciiTheme="minorHAnsi" w:hAnsiTheme="minorHAnsi" w:cstheme="minorHAnsi"/>
            <w:rPrChange w:id="1917" w:author="Alhabibi, Haider@Energy" w:date="2023-08-14T16:28:00Z">
              <w:rPr>
                <w:rFonts w:asciiTheme="minorHAnsi" w:hAnsiTheme="minorHAnsi" w:cstheme="minorHAnsi"/>
                <w:sz w:val="20"/>
                <w:szCs w:val="20"/>
              </w:rPr>
            </w:rPrChange>
          </w:rPr>
          <w:t xml:space="preserve">Cooling Minimum Efficiency Value SEER/SEER2: This field is filled automatically based on </w:t>
        </w:r>
      </w:ins>
      <w:ins w:id="1918" w:author="Grewing, Kyle@Energy" w:date="2023-08-14T14:39:00Z">
        <w:r w:rsidRPr="00EB4E7D">
          <w:rPr>
            <w:rFonts w:asciiTheme="minorHAnsi" w:hAnsiTheme="minorHAnsi" w:cstheme="minorHAnsi"/>
          </w:rPr>
          <w:t>LMCC-MCH</w:t>
        </w:r>
      </w:ins>
      <w:ins w:id="1919" w:author="Grewing, Kyle@Energy" w:date="2023-08-14T14:08:00Z">
        <w:r w:rsidRPr="00EB4E7D">
          <w:rPr>
            <w:rFonts w:asciiTheme="minorHAnsi" w:hAnsiTheme="minorHAnsi" w:cstheme="minorHAnsi"/>
            <w:rPrChange w:id="1920" w:author="Alhabibi, Haider@Energy" w:date="2023-08-14T16:28:00Z">
              <w:rPr>
                <w:rFonts w:asciiTheme="minorHAnsi" w:hAnsiTheme="minorHAnsi" w:cstheme="minorHAnsi"/>
                <w:sz w:val="20"/>
                <w:szCs w:val="20"/>
              </w:rPr>
            </w:rPrChange>
          </w:rPr>
          <w:t>-02 selections in previous fields. This field represents the minimum efficiency to be installed. The actual installed efficiency may be higher and will be recorded on the Installation Certificate (</w:t>
        </w:r>
      </w:ins>
      <w:ins w:id="1921" w:author="Grewing, Kyle@Energy" w:date="2023-08-14T14:39:00Z">
        <w:r w:rsidRPr="00EB4E7D">
          <w:rPr>
            <w:rFonts w:asciiTheme="minorHAnsi" w:hAnsiTheme="minorHAnsi" w:cstheme="minorHAnsi"/>
          </w:rPr>
          <w:t>LMCI</w:t>
        </w:r>
      </w:ins>
      <w:ins w:id="1922" w:author="Grewing, Kyle@Energy" w:date="2023-08-14T14:08:00Z">
        <w:r w:rsidRPr="00EB4E7D">
          <w:rPr>
            <w:rFonts w:asciiTheme="minorHAnsi" w:hAnsiTheme="minorHAnsi" w:cstheme="minorHAnsi"/>
            <w:rPrChange w:id="1923" w:author="Alhabibi, Haider@Energy" w:date="2023-08-14T16:28:00Z">
              <w:rPr>
                <w:rFonts w:asciiTheme="minorHAnsi" w:hAnsiTheme="minorHAnsi" w:cstheme="minorHAnsi"/>
                <w:sz w:val="20"/>
                <w:szCs w:val="20"/>
              </w:rPr>
            </w:rPrChange>
          </w:rPr>
          <w:t>). Optional: the user may enter a higher-than-default value for situations where local codes or programs require a higher minimum.</w:t>
        </w:r>
      </w:ins>
    </w:p>
    <w:p w14:paraId="75E04900" w14:textId="61F233B2" w:rsidR="003D1B1F" w:rsidRPr="00EB4E7D" w:rsidDel="007261AD" w:rsidRDefault="00740C43">
      <w:pPr>
        <w:ind w:left="270"/>
        <w:rPr>
          <w:ins w:id="1924" w:author="Grewing, Kyle@Energy" w:date="2023-08-14T14:08:00Z"/>
          <w:del w:id="1925" w:author="Alhabibi, Haider@Energy" w:date="2023-08-14T15:39:00Z"/>
          <w:rFonts w:asciiTheme="minorHAnsi" w:hAnsiTheme="minorHAnsi" w:cstheme="minorHAnsi"/>
          <w:rPrChange w:id="1926" w:author="Alhabibi, Haider@Energy" w:date="2023-08-14T16:28:00Z">
            <w:rPr>
              <w:ins w:id="1927" w:author="Grewing, Kyle@Energy" w:date="2023-08-14T14:08:00Z"/>
              <w:del w:id="1928" w:author="Alhabibi, Haider@Energy" w:date="2023-08-14T15:39:00Z"/>
              <w:sz w:val="20"/>
              <w:szCs w:val="20"/>
            </w:rPr>
          </w:rPrChange>
        </w:rPr>
        <w:pPrChange w:id="1929" w:author="Alhabibi, Haider@Energy" w:date="2023-08-14T15:38:00Z">
          <w:pPr>
            <w:pStyle w:val="ListParagraph"/>
            <w:numPr>
              <w:numId w:val="31"/>
            </w:numPr>
            <w:ind w:hanging="360"/>
          </w:pPr>
        </w:pPrChange>
      </w:pPr>
      <w:ins w:id="1930" w:author="Alhabibi, Haider@Energy" w:date="2023-08-14T15:37:00Z">
        <w:r w:rsidRPr="00EB4E7D">
          <w:rPr>
            <w:rFonts w:asciiTheme="minorHAnsi" w:hAnsiTheme="minorHAnsi" w:cstheme="minorHAnsi"/>
            <w:rPrChange w:id="1931" w:author="Alhabibi, Haider@Energy" w:date="2023-08-14T16:28:00Z">
              <w:rPr/>
            </w:rPrChange>
          </w:rPr>
          <w:t>10b</w:t>
        </w:r>
      </w:ins>
      <w:ins w:id="1932" w:author="Alhabibi, Haider@Energy" w:date="2023-08-14T15:38:00Z">
        <w:r w:rsidRPr="00EB4E7D">
          <w:rPr>
            <w:rFonts w:asciiTheme="minorHAnsi" w:hAnsiTheme="minorHAnsi" w:cstheme="minorHAnsi"/>
          </w:rPr>
          <w:t xml:space="preserve">. </w:t>
        </w:r>
      </w:ins>
    </w:p>
    <w:bookmarkEnd w:id="1915"/>
    <w:p w14:paraId="6B21D760" w14:textId="1CBF8BB9" w:rsidR="007E2011" w:rsidRPr="00EB4E7D" w:rsidRDefault="007E2011">
      <w:pPr>
        <w:ind w:left="720" w:hanging="450"/>
        <w:rPr>
          <w:rFonts w:asciiTheme="minorHAnsi" w:hAnsiTheme="minorHAnsi" w:cstheme="minorHAnsi"/>
          <w:rPrChange w:id="1933" w:author="Alhabibi, Haider@Energy" w:date="2023-08-14T16:28:00Z">
            <w:rPr>
              <w:sz w:val="20"/>
              <w:szCs w:val="20"/>
            </w:rPr>
          </w:rPrChange>
        </w:rPr>
        <w:pPrChange w:id="1934" w:author="Alhabibi, Haider@Energy" w:date="2023-08-14T15:39:00Z">
          <w:pPr>
            <w:pStyle w:val="ListParagraph"/>
            <w:numPr>
              <w:numId w:val="31"/>
            </w:numPr>
            <w:ind w:hanging="360"/>
          </w:pPr>
        </w:pPrChange>
      </w:pPr>
      <w:ins w:id="1935" w:author="Grewing, Kyle@Energy" w:date="2023-08-14T14:08:00Z">
        <w:r w:rsidRPr="00EB4E7D">
          <w:rPr>
            <w:rFonts w:asciiTheme="minorHAnsi" w:hAnsiTheme="minorHAnsi" w:cstheme="minorHAnsi"/>
            <w:rPrChange w:id="1936" w:author="Alhabibi, Haider@Energy" w:date="2023-08-14T16:28:00Z">
              <w:rPr>
                <w:sz w:val="20"/>
                <w:szCs w:val="20"/>
              </w:rPr>
            </w:rPrChange>
          </w:rPr>
          <w:t xml:space="preserve">Cooling Minimum Efficiency Value EER/EER2/CEER: This field is filled automatically based on </w:t>
        </w:r>
      </w:ins>
      <w:ins w:id="1937" w:author="Grewing, Kyle@Energy" w:date="2023-08-14T14:39:00Z">
        <w:r w:rsidRPr="00EB4E7D">
          <w:rPr>
            <w:rFonts w:asciiTheme="minorHAnsi" w:hAnsiTheme="minorHAnsi" w:cstheme="minorHAnsi"/>
          </w:rPr>
          <w:t>LMCC-MCH</w:t>
        </w:r>
      </w:ins>
      <w:ins w:id="1938" w:author="Grewing, Kyle@Energy" w:date="2023-08-14T14:08:00Z">
        <w:r w:rsidRPr="00EB4E7D">
          <w:rPr>
            <w:rFonts w:asciiTheme="minorHAnsi" w:hAnsiTheme="minorHAnsi" w:cstheme="minorHAnsi"/>
            <w:rPrChange w:id="1939" w:author="Alhabibi, Haider@Energy" w:date="2023-08-14T16:28:00Z">
              <w:rPr>
                <w:sz w:val="20"/>
                <w:szCs w:val="20"/>
              </w:rPr>
            </w:rPrChange>
          </w:rPr>
          <w:t>-02 selections in previous fields. This field represents the minimum efficiency to be installed. The actual installed efficiency may be higher and will be recorded on the Installation Certificate (</w:t>
        </w:r>
      </w:ins>
      <w:ins w:id="1940" w:author="Grewing, Kyle@Energy" w:date="2023-08-14T14:39:00Z">
        <w:r w:rsidRPr="00EB4E7D">
          <w:rPr>
            <w:rFonts w:asciiTheme="minorHAnsi" w:hAnsiTheme="minorHAnsi" w:cstheme="minorHAnsi"/>
          </w:rPr>
          <w:t>LMCI</w:t>
        </w:r>
      </w:ins>
      <w:ins w:id="1941" w:author="Grewing, Kyle@Energy" w:date="2023-08-14T14:08:00Z">
        <w:r w:rsidRPr="00EB4E7D">
          <w:rPr>
            <w:rFonts w:asciiTheme="minorHAnsi" w:hAnsiTheme="minorHAnsi" w:cstheme="minorHAnsi"/>
            <w:rPrChange w:id="1942" w:author="Alhabibi, Haider@Energy" w:date="2023-08-14T16:28:00Z">
              <w:rPr>
                <w:sz w:val="20"/>
                <w:szCs w:val="20"/>
              </w:rPr>
            </w:rPrChange>
          </w:rPr>
          <w:t>). Optional: the user may enter a higher-than-default value for situations where local codes or programs require a higher minimum.</w:t>
        </w:r>
      </w:ins>
      <w:del w:id="1943" w:author="Grewing, Kyle@Energy" w:date="2023-08-14T14:08:00Z">
        <w:r w:rsidR="003735F6" w:rsidRPr="00EB4E7D" w:rsidDel="007E2011">
          <w:rPr>
            <w:rFonts w:asciiTheme="minorHAnsi" w:hAnsiTheme="minorHAnsi" w:cstheme="minorHAnsi"/>
            <w:rPrChange w:id="1944" w:author="Alhabibi, Haider@Energy" w:date="2023-08-14T16:28:00Z">
              <w:rPr>
                <w:rFonts w:asciiTheme="minorHAnsi" w:hAnsiTheme="minorHAnsi" w:cstheme="minorHAnsi"/>
                <w:sz w:val="20"/>
                <w:szCs w:val="20"/>
              </w:rPr>
            </w:rPrChange>
          </w:rPr>
          <w:delText xml:space="preserve">Cooling Minimum Efficiency Value: This field is filled automatically based on selections in previous fields. This field represents the minimum efficiency to be installed. The actual installed efficiency may be higher and will be recorded on the Installation </w:delText>
        </w:r>
        <w:r w:rsidR="003735F6" w:rsidRPr="00EB4E7D" w:rsidDel="007E2011">
          <w:rPr>
            <w:rFonts w:asciiTheme="minorHAnsi" w:hAnsiTheme="minorHAnsi" w:cstheme="minorHAnsi"/>
            <w:rPrChange w:id="1945" w:author="Alhabibi, Haider@Energy" w:date="2023-08-14T16:28:00Z">
              <w:rPr>
                <w:rFonts w:asciiTheme="minorHAnsi" w:hAnsiTheme="minorHAnsi" w:cstheme="minorHAnsi"/>
                <w:sz w:val="20"/>
                <w:szCs w:val="20"/>
              </w:rPr>
            </w:rPrChange>
          </w:rPr>
          <w:lastRenderedPageBreak/>
          <w:delText>Certificate (CF2R). Optional: the user may enter a higher</w:delText>
        </w:r>
        <w:r w:rsidR="00743AE0" w:rsidRPr="00EB4E7D" w:rsidDel="007E2011">
          <w:rPr>
            <w:rFonts w:asciiTheme="minorHAnsi" w:hAnsiTheme="minorHAnsi" w:cstheme="minorHAnsi"/>
            <w:rPrChange w:id="1946" w:author="Alhabibi, Haider@Energy" w:date="2023-08-14T16:28:00Z">
              <w:rPr>
                <w:rFonts w:asciiTheme="minorHAnsi" w:hAnsiTheme="minorHAnsi" w:cstheme="minorHAnsi"/>
                <w:sz w:val="20"/>
                <w:szCs w:val="20"/>
              </w:rPr>
            </w:rPrChange>
          </w:rPr>
          <w:delText>-</w:delText>
        </w:r>
        <w:r w:rsidR="003735F6" w:rsidRPr="00EB4E7D" w:rsidDel="007E2011">
          <w:rPr>
            <w:rFonts w:asciiTheme="minorHAnsi" w:hAnsiTheme="minorHAnsi" w:cstheme="minorHAnsi"/>
            <w:rPrChange w:id="1947" w:author="Alhabibi, Haider@Energy" w:date="2023-08-14T16:28:00Z">
              <w:rPr>
                <w:rFonts w:asciiTheme="minorHAnsi" w:hAnsiTheme="minorHAnsi" w:cstheme="minorHAnsi"/>
                <w:sz w:val="20"/>
                <w:szCs w:val="20"/>
              </w:rPr>
            </w:rPrChange>
          </w:rPr>
          <w:delText>than-default value for situations where local codes or programs require a higher minimum.</w:delText>
        </w:r>
      </w:del>
    </w:p>
    <w:p w14:paraId="0B73A711" w14:textId="77777777" w:rsidR="003735F6" w:rsidRPr="00EB4E7D" w:rsidRDefault="003735F6" w:rsidP="004774F4">
      <w:pPr>
        <w:pStyle w:val="ListParagraph"/>
        <w:numPr>
          <w:ilvl w:val="0"/>
          <w:numId w:val="31"/>
        </w:numPr>
        <w:rPr>
          <w:rFonts w:asciiTheme="minorHAnsi" w:hAnsiTheme="minorHAnsi" w:cstheme="minorHAnsi"/>
          <w:rPrChange w:id="1948"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49" w:author="Alhabibi, Haider@Energy" w:date="2023-08-14T16:28:00Z">
            <w:rPr>
              <w:rFonts w:asciiTheme="minorHAnsi" w:hAnsiTheme="minorHAnsi" w:cstheme="minorHAnsi"/>
              <w:sz w:val="20"/>
              <w:szCs w:val="20"/>
            </w:rPr>
          </w:rPrChange>
        </w:rPr>
        <w:t>Required Thermostat Type: This field is filled automatically based on selections in previous fields. If “setback” appears here, a setback thermostat meeting the minimum requirements of Section 150.0(</w:t>
      </w:r>
      <w:proofErr w:type="spellStart"/>
      <w:r w:rsidRPr="00EB4E7D">
        <w:rPr>
          <w:rFonts w:asciiTheme="minorHAnsi" w:hAnsiTheme="minorHAnsi" w:cstheme="minorHAnsi"/>
          <w:rPrChange w:id="1950" w:author="Alhabibi, Haider@Energy" w:date="2023-08-14T16:28:00Z">
            <w:rPr>
              <w:rFonts w:asciiTheme="minorHAnsi" w:hAnsiTheme="minorHAnsi" w:cstheme="minorHAnsi"/>
              <w:sz w:val="20"/>
              <w:szCs w:val="20"/>
            </w:rPr>
          </w:rPrChange>
        </w:rPr>
        <w:t>i</w:t>
      </w:r>
      <w:proofErr w:type="spellEnd"/>
      <w:r w:rsidRPr="00EB4E7D">
        <w:rPr>
          <w:rFonts w:asciiTheme="minorHAnsi" w:hAnsiTheme="minorHAnsi" w:cstheme="minorHAnsi"/>
          <w:rPrChange w:id="1951" w:author="Alhabibi, Haider@Energy" w:date="2023-08-14T16:28:00Z">
            <w:rPr>
              <w:rFonts w:asciiTheme="minorHAnsi" w:hAnsiTheme="minorHAnsi" w:cstheme="minorHAnsi"/>
              <w:sz w:val="20"/>
              <w:szCs w:val="20"/>
            </w:rPr>
          </w:rPrChange>
        </w:rPr>
        <w:t>) is required to be installed as part of this project.</w:t>
      </w:r>
    </w:p>
    <w:p w14:paraId="0B73A712" w14:textId="4EED770D" w:rsidR="003735F6" w:rsidRPr="00EB4E7D" w:rsidRDefault="003735F6" w:rsidP="004774F4">
      <w:pPr>
        <w:pStyle w:val="ListParagraph"/>
        <w:numPr>
          <w:ilvl w:val="0"/>
          <w:numId w:val="31"/>
        </w:numPr>
        <w:rPr>
          <w:rFonts w:asciiTheme="minorHAnsi" w:hAnsiTheme="minorHAnsi" w:cstheme="minorHAnsi"/>
          <w:rPrChange w:id="1952"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53" w:author="Alhabibi, Haider@Energy" w:date="2023-08-14T16:28:00Z">
            <w:rPr>
              <w:rFonts w:asciiTheme="minorHAnsi" w:hAnsiTheme="minorHAnsi" w:cstheme="minorHAnsi"/>
              <w:sz w:val="20"/>
              <w:szCs w:val="20"/>
            </w:rPr>
          </w:rPrChange>
        </w:rPr>
        <w:t xml:space="preserve">New or Replaced Duct Length: Select the descriptor that describes the amount of duct, at the completion of the </w:t>
      </w:r>
      <w:r w:rsidR="00D637CA" w:rsidRPr="00EB4E7D">
        <w:rPr>
          <w:rFonts w:asciiTheme="minorHAnsi" w:hAnsiTheme="minorHAnsi" w:cstheme="minorHAnsi"/>
          <w:rPrChange w:id="1954" w:author="Alhabibi, Haider@Energy" w:date="2023-08-14T16:28:00Z">
            <w:rPr>
              <w:rFonts w:asciiTheme="minorHAnsi" w:hAnsiTheme="minorHAnsi" w:cstheme="minorHAnsi"/>
              <w:sz w:val="20"/>
              <w:szCs w:val="20"/>
            </w:rPr>
          </w:rPrChange>
        </w:rPr>
        <w:t>project that</w:t>
      </w:r>
      <w:r w:rsidRPr="00EB4E7D">
        <w:rPr>
          <w:rFonts w:asciiTheme="minorHAnsi" w:hAnsiTheme="minorHAnsi" w:cstheme="minorHAnsi"/>
          <w:rPrChange w:id="1955" w:author="Alhabibi, Haider@Energy" w:date="2023-08-14T16:28:00Z">
            <w:rPr>
              <w:rFonts w:asciiTheme="minorHAnsi" w:hAnsiTheme="minorHAnsi" w:cstheme="minorHAnsi"/>
              <w:sz w:val="20"/>
              <w:szCs w:val="20"/>
            </w:rPr>
          </w:rPrChange>
        </w:rPr>
        <w:t xml:space="preserve"> is added or replaced as part of this project.</w:t>
      </w:r>
    </w:p>
    <w:p w14:paraId="0B73A713" w14:textId="77777777" w:rsidR="003735F6" w:rsidRPr="00EB4E7D" w:rsidRDefault="003735F6" w:rsidP="004774F4">
      <w:pPr>
        <w:pStyle w:val="ListParagraph"/>
        <w:numPr>
          <w:ilvl w:val="0"/>
          <w:numId w:val="31"/>
        </w:numPr>
        <w:rPr>
          <w:rFonts w:asciiTheme="minorHAnsi" w:hAnsiTheme="minorHAnsi" w:cstheme="minorHAnsi"/>
          <w:rPrChange w:id="1956" w:author="Alhabibi, Haider@Energy" w:date="2023-08-14T16:28:00Z">
            <w:rPr>
              <w:rFonts w:asciiTheme="minorHAnsi" w:hAnsiTheme="minorHAnsi" w:cstheme="minorHAnsi"/>
              <w:sz w:val="20"/>
              <w:szCs w:val="20"/>
            </w:rPr>
          </w:rPrChange>
        </w:rPr>
      </w:pPr>
      <w:bookmarkStart w:id="1957" w:name="_Hlk142315971"/>
      <w:r w:rsidRPr="00EB4E7D">
        <w:rPr>
          <w:rFonts w:asciiTheme="minorHAnsi" w:hAnsiTheme="minorHAnsi" w:cstheme="minorHAnsi"/>
          <w:rPrChange w:id="1958" w:author="Alhabibi, Haider@Energy" w:date="2023-08-14T16:28:00Z">
            <w:rPr>
              <w:rFonts w:asciiTheme="minorHAnsi" w:hAnsiTheme="minorHAnsi" w:cstheme="minorHAnsi"/>
              <w:sz w:val="20"/>
              <w:szCs w:val="20"/>
            </w:rPr>
          </w:rPrChange>
        </w:rPr>
        <w:t>New Duct R-value: This field is filled automatically based on the entries in previous fields and the climate zone of the project.</w:t>
      </w:r>
    </w:p>
    <w:bookmarkEnd w:id="1957"/>
    <w:p w14:paraId="0B73A714" w14:textId="77777777" w:rsidR="003735F6" w:rsidRPr="00EB4E7D" w:rsidRDefault="003735F6" w:rsidP="004774F4">
      <w:pPr>
        <w:rPr>
          <w:rFonts w:asciiTheme="minorHAnsi" w:hAnsiTheme="minorHAnsi" w:cstheme="minorHAnsi"/>
          <w:rPrChange w:id="1959" w:author="Alhabibi, Haider@Energy" w:date="2023-08-14T16:28:00Z">
            <w:rPr>
              <w:rFonts w:asciiTheme="minorHAnsi" w:hAnsiTheme="minorHAnsi" w:cstheme="minorHAnsi"/>
              <w:sz w:val="20"/>
              <w:szCs w:val="20"/>
            </w:rPr>
          </w:rPrChange>
        </w:rPr>
      </w:pPr>
    </w:p>
    <w:p w14:paraId="0B73A715" w14:textId="0531F195" w:rsidR="003735F6" w:rsidRPr="00EB4E7D" w:rsidRDefault="003735F6" w:rsidP="004713BE">
      <w:pPr>
        <w:keepNext/>
        <w:rPr>
          <w:rFonts w:asciiTheme="minorHAnsi" w:hAnsiTheme="minorHAnsi" w:cstheme="minorHAnsi"/>
          <w:b/>
          <w:rPrChange w:id="1960" w:author="Alhabibi, Haider@Energy" w:date="2023-08-14T16:28:00Z">
            <w:rPr>
              <w:rFonts w:ascii="Calibri" w:hAnsi="Calibri"/>
              <w:b/>
              <w:sz w:val="20"/>
              <w:szCs w:val="20"/>
            </w:rPr>
          </w:rPrChange>
        </w:rPr>
      </w:pPr>
      <w:r w:rsidRPr="00EB4E7D">
        <w:rPr>
          <w:rFonts w:asciiTheme="minorHAnsi" w:hAnsiTheme="minorHAnsi" w:cstheme="minorHAnsi"/>
          <w:b/>
          <w:rPrChange w:id="1961" w:author="Alhabibi, Haider@Energy" w:date="2023-08-14T16:28:00Z">
            <w:rPr>
              <w:rFonts w:ascii="Calibri" w:hAnsi="Calibri"/>
              <w:b/>
              <w:sz w:val="20"/>
              <w:szCs w:val="20"/>
            </w:rPr>
          </w:rPrChange>
        </w:rPr>
        <w:t>E. Entirely New or Complete Replacement Duct System, with or without Equipment Changeout (Sections 150.2(b)1Diia and 150.2(b)1E, F)</w:t>
      </w:r>
    </w:p>
    <w:p w14:paraId="0B73A717" w14:textId="77777777" w:rsidR="003735F6" w:rsidRPr="00EB4E7D" w:rsidRDefault="003735F6" w:rsidP="004713BE">
      <w:pPr>
        <w:pStyle w:val="ListParagraph"/>
        <w:keepNext/>
        <w:numPr>
          <w:ilvl w:val="0"/>
          <w:numId w:val="43"/>
        </w:numPr>
        <w:rPr>
          <w:rFonts w:asciiTheme="minorHAnsi" w:hAnsiTheme="minorHAnsi" w:cstheme="minorHAnsi"/>
          <w:rPrChange w:id="1962"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63" w:author="Alhabibi, Haider@Energy" w:date="2023-08-14T16:28:00Z">
            <w:rPr>
              <w:rFonts w:asciiTheme="minorHAnsi" w:hAnsiTheme="minorHAnsi" w:cstheme="minorHAnsi"/>
              <w:sz w:val="20"/>
              <w:szCs w:val="20"/>
            </w:rPr>
          </w:rPrChange>
        </w:rPr>
        <w:t>System Identification or Name: This field is automatically filled from entries in Section B.</w:t>
      </w:r>
    </w:p>
    <w:p w14:paraId="2F194D0B" w14:textId="5D4BF836" w:rsidR="003F082B" w:rsidRPr="00EB4E7D" w:rsidRDefault="003F082B" w:rsidP="003F082B">
      <w:pPr>
        <w:pStyle w:val="ListParagraph"/>
        <w:keepNext/>
        <w:numPr>
          <w:ilvl w:val="0"/>
          <w:numId w:val="43"/>
        </w:numPr>
        <w:rPr>
          <w:rFonts w:asciiTheme="minorHAnsi" w:hAnsiTheme="minorHAnsi" w:cstheme="minorHAnsi"/>
          <w:rPrChange w:id="196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65" w:author="Alhabibi, Haider@Energy" w:date="2023-08-14T16:28:00Z">
            <w:rPr>
              <w:rFonts w:asciiTheme="minorHAnsi" w:hAnsiTheme="minorHAnsi" w:cstheme="minorHAnsi"/>
              <w:sz w:val="20"/>
              <w:szCs w:val="20"/>
            </w:rPr>
          </w:rPrChange>
        </w:rPr>
        <w:t>SC System Location or Description of Area Served. This field is automatically filled from entries in Section B.</w:t>
      </w:r>
    </w:p>
    <w:p w14:paraId="0B73A718" w14:textId="339325AE" w:rsidR="003735F6" w:rsidRPr="00EB4E7D" w:rsidRDefault="003735F6" w:rsidP="004713BE">
      <w:pPr>
        <w:pStyle w:val="ListParagraph"/>
        <w:keepNext/>
        <w:numPr>
          <w:ilvl w:val="0"/>
          <w:numId w:val="43"/>
        </w:numPr>
        <w:rPr>
          <w:rFonts w:asciiTheme="minorHAnsi" w:hAnsiTheme="minorHAnsi" w:cstheme="minorHAnsi"/>
          <w:rPrChange w:id="1966"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67" w:author="Alhabibi, Haider@Energy" w:date="2023-08-14T16:28:00Z">
            <w:rPr>
              <w:rFonts w:asciiTheme="minorHAnsi" w:hAnsiTheme="minorHAnsi" w:cstheme="minorHAnsi"/>
              <w:sz w:val="20"/>
              <w:szCs w:val="20"/>
            </w:rPr>
          </w:rPrChange>
        </w:rPr>
        <w:t>Heating System Type: Select the most appropriate heating system type from the list. If the type of system to be installed does not appear on the list, please contact the California Energy Commission Hotline at 800-772-3300.</w:t>
      </w:r>
    </w:p>
    <w:p w14:paraId="0B73A719" w14:textId="7BEBAD15" w:rsidR="003735F6" w:rsidRPr="00EB4E7D" w:rsidRDefault="003735F6" w:rsidP="004713BE">
      <w:pPr>
        <w:pStyle w:val="ListParagraph"/>
        <w:keepNext/>
        <w:numPr>
          <w:ilvl w:val="0"/>
          <w:numId w:val="43"/>
        </w:numPr>
        <w:rPr>
          <w:rFonts w:asciiTheme="minorHAnsi" w:hAnsiTheme="minorHAnsi" w:cstheme="minorHAnsi"/>
          <w:rPrChange w:id="1968"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69" w:author="Alhabibi, Haider@Energy" w:date="2023-08-14T16:28:00Z">
            <w:rPr>
              <w:rFonts w:asciiTheme="minorHAnsi" w:hAnsiTheme="minorHAnsi" w:cstheme="minorHAnsi"/>
              <w:sz w:val="20"/>
              <w:szCs w:val="20"/>
            </w:rPr>
          </w:rPrChange>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A" w14:textId="77777777" w:rsidR="003735F6" w:rsidRPr="00EB4E7D" w:rsidRDefault="003735F6" w:rsidP="004713BE">
      <w:pPr>
        <w:pStyle w:val="ListParagraph"/>
        <w:keepNext/>
        <w:numPr>
          <w:ilvl w:val="0"/>
          <w:numId w:val="43"/>
        </w:numPr>
        <w:rPr>
          <w:rFonts w:asciiTheme="minorHAnsi" w:hAnsiTheme="minorHAnsi" w:cstheme="minorHAnsi"/>
          <w:rPrChange w:id="197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71" w:author="Alhabibi, Haider@Energy" w:date="2023-08-14T16:28:00Z">
            <w:rPr>
              <w:rFonts w:asciiTheme="minorHAnsi" w:hAnsiTheme="minorHAnsi" w:cstheme="minorHAnsi"/>
              <w:sz w:val="20"/>
              <w:szCs w:val="20"/>
            </w:rPr>
          </w:rPrChange>
        </w:rPr>
        <w:t>Heating Efficiency Type: Select the heating efficiency type from the list that is appropriate to the type of system being altered or installed.</w:t>
      </w:r>
    </w:p>
    <w:p w14:paraId="0B73A71B" w14:textId="07998EAA" w:rsidR="003735F6" w:rsidRPr="00EB4E7D" w:rsidRDefault="003735F6" w:rsidP="004713BE">
      <w:pPr>
        <w:pStyle w:val="ListParagraph"/>
        <w:keepNext/>
        <w:numPr>
          <w:ilvl w:val="0"/>
          <w:numId w:val="43"/>
        </w:numPr>
        <w:rPr>
          <w:rFonts w:asciiTheme="minorHAnsi" w:hAnsiTheme="minorHAnsi" w:cstheme="minorHAnsi"/>
          <w:rPrChange w:id="1972"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73" w:author="Alhabibi, Haider@Energy" w:date="2023-08-14T16:28:00Z">
            <w:rPr>
              <w:rFonts w:asciiTheme="minorHAnsi" w:hAnsiTheme="minorHAnsi" w:cstheme="minorHAnsi"/>
              <w:sz w:val="20"/>
              <w:szCs w:val="20"/>
            </w:rPr>
          </w:rPrChange>
        </w:rPr>
        <w:t>Heating Minimum Efficiency Value: This field is filled automatically based on selections in previous fields. This field represents the minimum efficiency to be installed. The actual installed efficiency may be higher and will be recorded on the Installation Certificate (</w:t>
      </w:r>
      <w:ins w:id="1974" w:author="Grewing, Kyle@Energy" w:date="2023-08-14T14:46:00Z">
        <w:r w:rsidR="00A50751" w:rsidRPr="00EB4E7D">
          <w:rPr>
            <w:rFonts w:asciiTheme="minorHAnsi" w:hAnsiTheme="minorHAnsi" w:cstheme="minorHAnsi"/>
          </w:rPr>
          <w:t>LMCC</w:t>
        </w:r>
      </w:ins>
      <w:del w:id="1975" w:author="Grewing, Kyle@Energy" w:date="2023-08-14T14:45:00Z">
        <w:r w:rsidRPr="00EB4E7D" w:rsidDel="00A50751">
          <w:rPr>
            <w:rFonts w:asciiTheme="minorHAnsi" w:hAnsiTheme="minorHAnsi" w:cstheme="minorHAnsi"/>
            <w:rPrChange w:id="1976" w:author="Alhabibi, Haider@Energy" w:date="2023-08-14T16:28:00Z">
              <w:rPr>
                <w:rFonts w:asciiTheme="minorHAnsi" w:hAnsiTheme="minorHAnsi" w:cstheme="minorHAnsi"/>
                <w:sz w:val="20"/>
                <w:szCs w:val="20"/>
              </w:rPr>
            </w:rPrChange>
          </w:rPr>
          <w:delText>CF2R</w:delText>
        </w:r>
      </w:del>
      <w:r w:rsidRPr="00EB4E7D">
        <w:rPr>
          <w:rFonts w:asciiTheme="minorHAnsi" w:hAnsiTheme="minorHAnsi" w:cstheme="minorHAnsi"/>
          <w:rPrChange w:id="1977" w:author="Alhabibi, Haider@Energy" w:date="2023-08-14T16:28:00Z">
            <w:rPr>
              <w:rFonts w:asciiTheme="minorHAnsi" w:hAnsiTheme="minorHAnsi" w:cstheme="minorHAnsi"/>
              <w:sz w:val="20"/>
              <w:szCs w:val="20"/>
            </w:rPr>
          </w:rPrChange>
        </w:rPr>
        <w:t>). Optional: the user may enter a higher</w:t>
      </w:r>
      <w:r w:rsidR="00743AE0" w:rsidRPr="00EB4E7D">
        <w:rPr>
          <w:rFonts w:asciiTheme="minorHAnsi" w:hAnsiTheme="minorHAnsi" w:cstheme="minorHAnsi"/>
          <w:rPrChange w:id="1978" w:author="Alhabibi, Haider@Energy" w:date="2023-08-14T16:28:00Z">
            <w:rPr>
              <w:rFonts w:asciiTheme="minorHAnsi" w:hAnsiTheme="minorHAnsi" w:cstheme="minorHAnsi"/>
              <w:sz w:val="20"/>
              <w:szCs w:val="20"/>
            </w:rPr>
          </w:rPrChange>
        </w:rPr>
        <w:t>-</w:t>
      </w:r>
      <w:r w:rsidRPr="00EB4E7D">
        <w:rPr>
          <w:rFonts w:asciiTheme="minorHAnsi" w:hAnsiTheme="minorHAnsi" w:cstheme="minorHAnsi"/>
          <w:rPrChange w:id="1979" w:author="Alhabibi, Haider@Energy" w:date="2023-08-14T16:28:00Z">
            <w:rPr>
              <w:rFonts w:asciiTheme="minorHAnsi" w:hAnsiTheme="minorHAnsi" w:cstheme="minorHAnsi"/>
              <w:sz w:val="20"/>
              <w:szCs w:val="20"/>
            </w:rPr>
          </w:rPrChange>
        </w:rPr>
        <w:t>than-default value for situations where local codes or programs require a higher minimum.</w:t>
      </w:r>
    </w:p>
    <w:p w14:paraId="0B73A71C" w14:textId="6CAC7F82" w:rsidR="003735F6" w:rsidRPr="00EB4E7D" w:rsidRDefault="003735F6" w:rsidP="004713BE">
      <w:pPr>
        <w:pStyle w:val="ListParagraph"/>
        <w:keepNext/>
        <w:numPr>
          <w:ilvl w:val="0"/>
          <w:numId w:val="43"/>
        </w:numPr>
        <w:rPr>
          <w:rFonts w:asciiTheme="minorHAnsi" w:hAnsiTheme="minorHAnsi" w:cstheme="minorHAnsi"/>
          <w:rPrChange w:id="198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81" w:author="Alhabibi, Haider@Energy" w:date="2023-08-14T16:28:00Z">
            <w:rPr>
              <w:rFonts w:asciiTheme="minorHAnsi" w:hAnsiTheme="minorHAnsi" w:cstheme="minorHAnsi"/>
              <w:sz w:val="20"/>
              <w:szCs w:val="20"/>
            </w:rPr>
          </w:rPrChange>
        </w:rPr>
        <w:t>Cooling System Type: Select the most appropriate cooling system type from the list. If the type of system to be installed does not appear on the list, please contact the California Energy Commission Hotline at 800-772-3300.</w:t>
      </w:r>
    </w:p>
    <w:p w14:paraId="0B73A71D" w14:textId="30A497D6" w:rsidR="003735F6" w:rsidRPr="00EB4E7D" w:rsidRDefault="003735F6" w:rsidP="004713BE">
      <w:pPr>
        <w:pStyle w:val="ListParagraph"/>
        <w:keepNext/>
        <w:numPr>
          <w:ilvl w:val="0"/>
          <w:numId w:val="43"/>
        </w:numPr>
        <w:rPr>
          <w:rFonts w:asciiTheme="minorHAnsi" w:hAnsiTheme="minorHAnsi" w:cstheme="minorHAnsi"/>
          <w:rPrChange w:id="1982" w:author="Alhabibi, Haider@Energy" w:date="2023-08-14T16:28:00Z">
            <w:rPr>
              <w:sz w:val="20"/>
              <w:szCs w:val="20"/>
            </w:rPr>
          </w:rPrChange>
        </w:rPr>
      </w:pPr>
      <w:r w:rsidRPr="00EB4E7D">
        <w:rPr>
          <w:rFonts w:asciiTheme="minorHAnsi" w:hAnsiTheme="minorHAnsi" w:cstheme="minorHAnsi"/>
          <w:rPrChange w:id="1983" w:author="Alhabibi, Haider@Energy" w:date="2023-08-14T16:28:00Z">
            <w:rPr>
              <w:rFonts w:asciiTheme="minorHAnsi" w:hAnsiTheme="minorHAnsi" w:cstheme="minorHAnsi"/>
              <w:sz w:val="20"/>
              <w:szCs w:val="20"/>
            </w:rPr>
          </w:rPrChange>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E" w14:textId="77777777" w:rsidR="003735F6" w:rsidRPr="00EB4E7D" w:rsidDel="002A740C" w:rsidRDefault="003735F6" w:rsidP="004713BE">
      <w:pPr>
        <w:pStyle w:val="ListParagraph"/>
        <w:keepNext/>
        <w:numPr>
          <w:ilvl w:val="0"/>
          <w:numId w:val="43"/>
        </w:numPr>
        <w:rPr>
          <w:rFonts w:asciiTheme="minorHAnsi" w:hAnsiTheme="minorHAnsi" w:cstheme="minorHAnsi"/>
          <w:rPrChange w:id="198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1985" w:author="Alhabibi, Haider@Energy" w:date="2023-08-14T16:28:00Z">
            <w:rPr>
              <w:rFonts w:asciiTheme="minorHAnsi" w:hAnsiTheme="minorHAnsi" w:cstheme="minorHAnsi"/>
              <w:sz w:val="20"/>
              <w:szCs w:val="20"/>
            </w:rPr>
          </w:rPrChange>
        </w:rPr>
        <w:t>Cooling Efficiency Type: Select the cooling efficiency type from the list that is appropriate to the type of system being altered or installed.</w:t>
      </w:r>
    </w:p>
    <w:p w14:paraId="507EA60D" w14:textId="7E1DA349" w:rsidR="007E2011" w:rsidRPr="00EB4E7D" w:rsidRDefault="007E2011" w:rsidP="007E2011">
      <w:pPr>
        <w:pStyle w:val="ListParagraph"/>
        <w:numPr>
          <w:ilvl w:val="0"/>
          <w:numId w:val="43"/>
        </w:numPr>
        <w:rPr>
          <w:ins w:id="1986" w:author="Grewing, Kyle@Energy" w:date="2023-08-14T14:11:00Z"/>
          <w:rFonts w:asciiTheme="minorHAnsi" w:hAnsiTheme="minorHAnsi" w:cstheme="minorHAnsi"/>
        </w:rPr>
      </w:pPr>
      <w:ins w:id="1987" w:author="Grewing, Kyle@Energy" w:date="2023-08-14T14:10:00Z">
        <w:r w:rsidRPr="00EB4E7D">
          <w:rPr>
            <w:rFonts w:asciiTheme="minorHAnsi" w:hAnsiTheme="minorHAnsi" w:cstheme="minorHAnsi"/>
          </w:rPr>
          <w:t xml:space="preserve">Cooling Minimum Efficiency Value SEER/SEER2: This field is filled automatically based on </w:t>
        </w:r>
      </w:ins>
      <w:ins w:id="1988" w:author="Grewing, Kyle@Energy" w:date="2023-08-14T14:39:00Z">
        <w:r w:rsidRPr="00EB4E7D">
          <w:rPr>
            <w:rFonts w:asciiTheme="minorHAnsi" w:hAnsiTheme="minorHAnsi" w:cstheme="minorHAnsi"/>
          </w:rPr>
          <w:t>LMCC-MCH</w:t>
        </w:r>
      </w:ins>
      <w:ins w:id="1989" w:author="Grewing, Kyle@Energy" w:date="2023-08-14T14:10:00Z">
        <w:r w:rsidRPr="00EB4E7D">
          <w:rPr>
            <w:rFonts w:asciiTheme="minorHAnsi" w:hAnsiTheme="minorHAnsi" w:cstheme="minorHAnsi"/>
          </w:rPr>
          <w:t xml:space="preserve">-02 selections in previous fields. This field represents the minimum efficiency to be installed. The actual installed efficiency may be higher and will be recorded on the </w:t>
        </w:r>
        <w:r w:rsidRPr="00EB4E7D">
          <w:rPr>
            <w:rFonts w:asciiTheme="minorHAnsi" w:hAnsiTheme="minorHAnsi" w:cstheme="minorHAnsi"/>
          </w:rPr>
          <w:lastRenderedPageBreak/>
          <w:t>Installation Certificate (</w:t>
        </w:r>
      </w:ins>
      <w:ins w:id="1990" w:author="Grewing, Kyle@Energy" w:date="2023-08-14T14:39:00Z">
        <w:r w:rsidRPr="00EB4E7D">
          <w:rPr>
            <w:rFonts w:asciiTheme="minorHAnsi" w:hAnsiTheme="minorHAnsi" w:cstheme="minorHAnsi"/>
          </w:rPr>
          <w:t>LMCI</w:t>
        </w:r>
      </w:ins>
      <w:ins w:id="1991" w:author="Grewing, Kyle@Energy" w:date="2023-08-14T14:10:00Z">
        <w:r w:rsidRPr="00EB4E7D">
          <w:rPr>
            <w:rFonts w:asciiTheme="minorHAnsi" w:hAnsiTheme="minorHAnsi" w:cstheme="minorHAnsi"/>
          </w:rPr>
          <w:t>). Optional: the user may enter a higher-than-default value for situations where local codes or programs require a higher minimum.</w:t>
        </w:r>
      </w:ins>
    </w:p>
    <w:p w14:paraId="3D47C027" w14:textId="6874070B" w:rsidR="007E2011" w:rsidRPr="00EB4E7D" w:rsidRDefault="0099199F">
      <w:pPr>
        <w:ind w:left="1080" w:hanging="450"/>
        <w:rPr>
          <w:ins w:id="1992" w:author="Grewing, Kyle@Energy" w:date="2023-08-14T14:10:00Z"/>
          <w:rFonts w:asciiTheme="minorHAnsi" w:hAnsiTheme="minorHAnsi" w:cstheme="minorHAnsi"/>
          <w:rPrChange w:id="1993" w:author="Alhabibi, Haider@Energy" w:date="2023-08-14T16:28:00Z">
            <w:rPr>
              <w:ins w:id="1994" w:author="Grewing, Kyle@Energy" w:date="2023-08-14T14:10:00Z"/>
            </w:rPr>
          </w:rPrChange>
        </w:rPr>
        <w:pPrChange w:id="1995" w:author="Alhabibi, Haider@Energy" w:date="2023-08-14T16:18:00Z">
          <w:pPr>
            <w:pStyle w:val="ListParagraph"/>
            <w:numPr>
              <w:ilvl w:val="1"/>
              <w:numId w:val="43"/>
            </w:numPr>
            <w:ind w:left="1620" w:hanging="360"/>
          </w:pPr>
        </w:pPrChange>
      </w:pPr>
      <w:ins w:id="1996" w:author="Alhabibi, Haider@Energy" w:date="2023-08-14T16:15:00Z">
        <w:r w:rsidRPr="00EB4E7D">
          <w:rPr>
            <w:rFonts w:asciiTheme="minorHAnsi" w:hAnsiTheme="minorHAnsi" w:cstheme="minorHAnsi"/>
          </w:rPr>
          <w:t xml:space="preserve">10b. </w:t>
        </w:r>
      </w:ins>
      <w:ins w:id="1997" w:author="Grewing, Kyle@Energy" w:date="2023-08-14T14:10:00Z">
        <w:r w:rsidR="007E2011" w:rsidRPr="00EB4E7D">
          <w:rPr>
            <w:rFonts w:asciiTheme="minorHAnsi" w:hAnsiTheme="minorHAnsi" w:cstheme="minorHAnsi"/>
            <w:rPrChange w:id="1998" w:author="Alhabibi, Haider@Energy" w:date="2023-08-14T16:28:00Z">
              <w:rPr/>
            </w:rPrChange>
          </w:rPr>
          <w:t xml:space="preserve">Cooling Minimum Efficiency Value EER/EER2/CEER: This field is filled automatically based on </w:t>
        </w:r>
      </w:ins>
      <w:ins w:id="1999" w:author="Grewing, Kyle@Energy" w:date="2023-08-14T14:39:00Z">
        <w:r w:rsidR="007E2011" w:rsidRPr="00EB4E7D">
          <w:rPr>
            <w:rFonts w:asciiTheme="minorHAnsi" w:hAnsiTheme="minorHAnsi" w:cstheme="minorHAnsi"/>
            <w:rPrChange w:id="2000" w:author="Alhabibi, Haider@Energy" w:date="2023-08-14T16:28:00Z">
              <w:rPr/>
            </w:rPrChange>
          </w:rPr>
          <w:t>LMCC-MCH</w:t>
        </w:r>
      </w:ins>
      <w:ins w:id="2001" w:author="Grewing, Kyle@Energy" w:date="2023-08-14T14:10:00Z">
        <w:r w:rsidR="007E2011" w:rsidRPr="00EB4E7D">
          <w:rPr>
            <w:rFonts w:asciiTheme="minorHAnsi" w:hAnsiTheme="minorHAnsi" w:cstheme="minorHAnsi"/>
            <w:rPrChange w:id="2002" w:author="Alhabibi, Haider@Energy" w:date="2023-08-14T16:28:00Z">
              <w:rPr/>
            </w:rPrChange>
          </w:rPr>
          <w:t>-02 selections in previous fields. This field represents the minimum efficiency to be installed. The actual installed efficiency may be higher and will be recorded on the Installation Certificate (</w:t>
        </w:r>
      </w:ins>
      <w:ins w:id="2003" w:author="Grewing, Kyle@Energy" w:date="2023-08-14T14:39:00Z">
        <w:r w:rsidR="007E2011" w:rsidRPr="00EB4E7D">
          <w:rPr>
            <w:rFonts w:asciiTheme="minorHAnsi" w:hAnsiTheme="minorHAnsi" w:cstheme="minorHAnsi"/>
            <w:rPrChange w:id="2004" w:author="Alhabibi, Haider@Energy" w:date="2023-08-14T16:28:00Z">
              <w:rPr/>
            </w:rPrChange>
          </w:rPr>
          <w:t>LMCI</w:t>
        </w:r>
      </w:ins>
      <w:ins w:id="2005" w:author="Grewing, Kyle@Energy" w:date="2023-08-14T14:10:00Z">
        <w:r w:rsidR="007E2011" w:rsidRPr="00EB4E7D">
          <w:rPr>
            <w:rFonts w:asciiTheme="minorHAnsi" w:hAnsiTheme="minorHAnsi" w:cstheme="minorHAnsi"/>
            <w:rPrChange w:id="2006" w:author="Alhabibi, Haider@Energy" w:date="2023-08-14T16:28:00Z">
              <w:rPr/>
            </w:rPrChange>
          </w:rPr>
          <w:t>). Optional: the user may enter a higher-than-default value for situations where local codes or programs require a higher minimum.</w:t>
        </w:r>
      </w:ins>
    </w:p>
    <w:p w14:paraId="0B73A71F" w14:textId="04A7B7DB" w:rsidR="003735F6" w:rsidRPr="00EB4E7D" w:rsidDel="007E2011" w:rsidRDefault="003735F6" w:rsidP="004713BE">
      <w:pPr>
        <w:pStyle w:val="ListParagraph"/>
        <w:keepNext/>
        <w:numPr>
          <w:ilvl w:val="0"/>
          <w:numId w:val="43"/>
        </w:numPr>
        <w:rPr>
          <w:del w:id="2007" w:author="Grewing, Kyle@Energy" w:date="2023-08-14T14:10:00Z"/>
          <w:rFonts w:asciiTheme="minorHAnsi" w:hAnsiTheme="minorHAnsi" w:cstheme="minorHAnsi"/>
          <w:rPrChange w:id="2008" w:author="Alhabibi, Haider@Energy" w:date="2023-08-14T16:28:00Z">
            <w:rPr>
              <w:del w:id="2009" w:author="Grewing, Kyle@Energy" w:date="2023-08-14T14:10:00Z"/>
              <w:sz w:val="20"/>
              <w:szCs w:val="20"/>
            </w:rPr>
          </w:rPrChange>
        </w:rPr>
      </w:pPr>
      <w:del w:id="2010" w:author="Grewing, Kyle@Energy" w:date="2023-08-14T14:10:00Z">
        <w:r w:rsidRPr="00EB4E7D" w:rsidDel="007E2011">
          <w:rPr>
            <w:rFonts w:asciiTheme="minorHAnsi" w:hAnsiTheme="minorHAnsi" w:cstheme="minorHAnsi"/>
            <w:rPrChange w:id="2011" w:author="Alhabibi, Haider@Energy" w:date="2023-08-14T16:28:00Z">
              <w:rPr>
                <w:rFonts w:asciiTheme="minorHAnsi" w:hAnsiTheme="minorHAnsi" w:cstheme="minorHAnsi"/>
                <w:sz w:val="20"/>
                <w:szCs w:val="20"/>
              </w:rPr>
            </w:rPrChange>
          </w:rPr>
          <w:delTex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delText>
        </w:r>
        <w:r w:rsidR="00743AE0" w:rsidRPr="00EB4E7D" w:rsidDel="007E2011">
          <w:rPr>
            <w:rFonts w:asciiTheme="minorHAnsi" w:hAnsiTheme="minorHAnsi" w:cstheme="minorHAnsi"/>
            <w:rPrChange w:id="2012" w:author="Alhabibi, Haider@Energy" w:date="2023-08-14T16:28:00Z">
              <w:rPr>
                <w:rFonts w:asciiTheme="minorHAnsi" w:hAnsiTheme="minorHAnsi" w:cstheme="minorHAnsi"/>
                <w:sz w:val="20"/>
                <w:szCs w:val="20"/>
              </w:rPr>
            </w:rPrChange>
          </w:rPr>
          <w:delText>-</w:delText>
        </w:r>
        <w:r w:rsidRPr="00EB4E7D" w:rsidDel="007E2011">
          <w:rPr>
            <w:rFonts w:asciiTheme="minorHAnsi" w:hAnsiTheme="minorHAnsi" w:cstheme="minorHAnsi"/>
            <w:rPrChange w:id="2013" w:author="Alhabibi, Haider@Energy" w:date="2023-08-14T16:28:00Z">
              <w:rPr>
                <w:rFonts w:asciiTheme="minorHAnsi" w:hAnsiTheme="minorHAnsi" w:cstheme="minorHAnsi"/>
                <w:sz w:val="20"/>
                <w:szCs w:val="20"/>
              </w:rPr>
            </w:rPrChange>
          </w:rPr>
          <w:delText>than-default value for situations where local codes or programs require a higher minimum.</w:delText>
        </w:r>
      </w:del>
    </w:p>
    <w:p w14:paraId="0B73A720" w14:textId="6DDF1BCB" w:rsidR="003735F6" w:rsidRPr="00EB4E7D" w:rsidRDefault="003735F6" w:rsidP="004713BE">
      <w:pPr>
        <w:pStyle w:val="ListParagraph"/>
        <w:keepNext/>
        <w:numPr>
          <w:ilvl w:val="0"/>
          <w:numId w:val="43"/>
        </w:numPr>
        <w:rPr>
          <w:rFonts w:asciiTheme="minorHAnsi" w:hAnsiTheme="minorHAnsi" w:cstheme="minorHAnsi"/>
          <w:rPrChange w:id="201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15" w:author="Alhabibi, Haider@Energy" w:date="2023-08-14T16:28:00Z">
            <w:rPr>
              <w:rFonts w:asciiTheme="minorHAnsi" w:hAnsiTheme="minorHAnsi" w:cstheme="minorHAnsi"/>
              <w:sz w:val="20"/>
              <w:szCs w:val="20"/>
            </w:rPr>
          </w:rPrChange>
        </w:rPr>
        <w:t>Required Thermostat Type: This field is filled automatically based on selections in previous fields. If “setback” appears here, a setback thermostat meeting the minimum requirements is required to be installed as part of this project.</w:t>
      </w:r>
    </w:p>
    <w:p w14:paraId="0B73A721" w14:textId="77777777" w:rsidR="003735F6" w:rsidRPr="00EB4E7D" w:rsidRDefault="003735F6" w:rsidP="004713BE">
      <w:pPr>
        <w:pStyle w:val="ListParagraph"/>
        <w:keepNext/>
        <w:numPr>
          <w:ilvl w:val="0"/>
          <w:numId w:val="43"/>
        </w:numPr>
        <w:rPr>
          <w:rFonts w:asciiTheme="minorHAnsi" w:hAnsiTheme="minorHAnsi" w:cstheme="minorHAnsi"/>
          <w:rPrChange w:id="2016" w:author="Alhabibi, Haider@Energy" w:date="2023-08-14T16:28:00Z">
            <w:rPr>
              <w:sz w:val="20"/>
              <w:szCs w:val="20"/>
            </w:rPr>
          </w:rPrChange>
        </w:rPr>
      </w:pPr>
      <w:r w:rsidRPr="00EB4E7D">
        <w:rPr>
          <w:rFonts w:asciiTheme="minorHAnsi" w:hAnsiTheme="minorHAnsi" w:cstheme="minorHAnsi"/>
          <w:rPrChange w:id="2017" w:author="Alhabibi, Haider@Energy" w:date="2023-08-14T16:28:00Z">
            <w:rPr>
              <w:rFonts w:asciiTheme="minorHAnsi" w:hAnsiTheme="minorHAnsi" w:cstheme="minorHAnsi"/>
              <w:sz w:val="20"/>
              <w:szCs w:val="20"/>
            </w:rPr>
          </w:rPrChange>
        </w:rPr>
        <w:t>New Duct R-value: This field is filled automatically based on the entries in previous fields and the climate zone of the project.</w:t>
      </w:r>
    </w:p>
    <w:p w14:paraId="750EA697" w14:textId="77777777" w:rsidR="004774F4" w:rsidRPr="00EB4E7D" w:rsidRDefault="004774F4" w:rsidP="004713BE">
      <w:pPr>
        <w:pStyle w:val="ListParagraph"/>
        <w:ind w:left="1080"/>
        <w:rPr>
          <w:rFonts w:asciiTheme="minorHAnsi" w:hAnsiTheme="minorHAnsi" w:cstheme="minorHAnsi"/>
          <w:rPrChange w:id="2018" w:author="Alhabibi, Haider@Energy" w:date="2023-08-14T16:28:00Z">
            <w:rPr>
              <w:sz w:val="20"/>
              <w:szCs w:val="20"/>
            </w:rPr>
          </w:rPrChange>
        </w:rPr>
      </w:pPr>
    </w:p>
    <w:p w14:paraId="0B73A722" w14:textId="233A303D" w:rsidR="003735F6" w:rsidRPr="00EB4E7D" w:rsidRDefault="003735F6" w:rsidP="004713BE">
      <w:pPr>
        <w:keepNext/>
        <w:rPr>
          <w:rFonts w:asciiTheme="minorHAnsi" w:hAnsiTheme="minorHAnsi" w:cstheme="minorHAnsi"/>
          <w:b/>
          <w:rPrChange w:id="2019" w:author="Alhabibi, Haider@Energy" w:date="2023-08-14T16:28:00Z">
            <w:rPr>
              <w:rFonts w:ascii="Calibri" w:hAnsi="Calibri"/>
              <w:b/>
              <w:sz w:val="20"/>
              <w:szCs w:val="20"/>
            </w:rPr>
          </w:rPrChange>
        </w:rPr>
      </w:pPr>
      <w:r w:rsidRPr="00EB4E7D">
        <w:rPr>
          <w:rFonts w:asciiTheme="minorHAnsi" w:hAnsiTheme="minorHAnsi" w:cstheme="minorHAnsi"/>
          <w:b/>
          <w:rPrChange w:id="2020" w:author="Alhabibi, Haider@Energy" w:date="2023-08-14T16:28:00Z">
            <w:rPr>
              <w:rFonts w:ascii="Calibri" w:hAnsi="Calibri"/>
              <w:b/>
              <w:sz w:val="20"/>
              <w:szCs w:val="20"/>
            </w:rPr>
          </w:rPrChange>
        </w:rPr>
        <w:t>F. Entirely New or Complete Replacement Space Conditioning System (Section 150.2(b)1C)</w:t>
      </w:r>
    </w:p>
    <w:p w14:paraId="0B73A724" w14:textId="77777777" w:rsidR="003735F6" w:rsidRPr="00EB4E7D" w:rsidRDefault="003735F6" w:rsidP="004713BE">
      <w:pPr>
        <w:pStyle w:val="ListParagraph"/>
        <w:keepNext/>
        <w:numPr>
          <w:ilvl w:val="0"/>
          <w:numId w:val="45"/>
        </w:numPr>
        <w:rPr>
          <w:rFonts w:asciiTheme="minorHAnsi" w:hAnsiTheme="minorHAnsi" w:cstheme="minorHAnsi"/>
          <w:rPrChange w:id="2021"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22" w:author="Alhabibi, Haider@Energy" w:date="2023-08-14T16:28:00Z">
            <w:rPr>
              <w:rFonts w:asciiTheme="minorHAnsi" w:hAnsiTheme="minorHAnsi" w:cstheme="minorHAnsi"/>
              <w:sz w:val="20"/>
              <w:szCs w:val="20"/>
            </w:rPr>
          </w:rPrChange>
        </w:rPr>
        <w:t>System Identification or Name: This field is automatically filled from entries in Section B.</w:t>
      </w:r>
    </w:p>
    <w:p w14:paraId="79C08835" w14:textId="42B37CF2" w:rsidR="003F082B" w:rsidRPr="00EB4E7D" w:rsidRDefault="003F082B" w:rsidP="003F082B">
      <w:pPr>
        <w:pStyle w:val="ListParagraph"/>
        <w:keepNext/>
        <w:numPr>
          <w:ilvl w:val="0"/>
          <w:numId w:val="45"/>
        </w:numPr>
        <w:rPr>
          <w:rFonts w:asciiTheme="minorHAnsi" w:hAnsiTheme="minorHAnsi" w:cstheme="minorHAnsi"/>
          <w:rPrChange w:id="2023"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24" w:author="Alhabibi, Haider@Energy" w:date="2023-08-14T16:28:00Z">
            <w:rPr>
              <w:rFonts w:asciiTheme="minorHAnsi" w:hAnsiTheme="minorHAnsi" w:cstheme="minorHAnsi"/>
              <w:sz w:val="20"/>
              <w:szCs w:val="20"/>
            </w:rPr>
          </w:rPrChange>
        </w:rPr>
        <w:t>SC System Location or Description of Area Served. This field is automatically filled from entries in Section B</w:t>
      </w:r>
    </w:p>
    <w:p w14:paraId="0B73A725" w14:textId="526B4EF2" w:rsidR="003735F6" w:rsidRPr="00EB4E7D" w:rsidRDefault="003735F6" w:rsidP="004713BE">
      <w:pPr>
        <w:pStyle w:val="ListParagraph"/>
        <w:keepNext/>
        <w:numPr>
          <w:ilvl w:val="0"/>
          <w:numId w:val="45"/>
        </w:numPr>
        <w:rPr>
          <w:rFonts w:asciiTheme="minorHAnsi" w:hAnsiTheme="minorHAnsi" w:cstheme="minorHAnsi"/>
          <w:rPrChange w:id="2025"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26" w:author="Alhabibi, Haider@Energy" w:date="2023-08-14T16:28:00Z">
            <w:rPr>
              <w:rFonts w:asciiTheme="minorHAnsi" w:hAnsiTheme="minorHAnsi" w:cstheme="minorHAnsi"/>
              <w:sz w:val="20"/>
              <w:szCs w:val="20"/>
            </w:rPr>
          </w:rPrChange>
        </w:rPr>
        <w:t>Heating System Type: Select the most appropriate heating system type from the list. If the type of system to be installed does not appear on the list, please contact the California Energy Commission Hotline at 800-772-3300.</w:t>
      </w:r>
    </w:p>
    <w:p w14:paraId="0B73A726" w14:textId="77777777" w:rsidR="003735F6" w:rsidRPr="00EB4E7D" w:rsidRDefault="003735F6" w:rsidP="004713BE">
      <w:pPr>
        <w:pStyle w:val="ListParagraph"/>
        <w:keepNext/>
        <w:numPr>
          <w:ilvl w:val="0"/>
          <w:numId w:val="45"/>
        </w:numPr>
        <w:rPr>
          <w:rFonts w:asciiTheme="minorHAnsi" w:hAnsiTheme="minorHAnsi" w:cstheme="minorHAnsi"/>
          <w:rPrChange w:id="2027"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28" w:author="Alhabibi, Haider@Energy" w:date="2023-08-14T16:28:00Z">
            <w:rPr>
              <w:rFonts w:asciiTheme="minorHAnsi" w:hAnsiTheme="minorHAnsi" w:cstheme="minorHAnsi"/>
              <w:sz w:val="20"/>
              <w:szCs w:val="20"/>
            </w:rPr>
          </w:rPrChange>
        </w:rPr>
        <w:t>Altered Heating Component: This field is automatically filled.</w:t>
      </w:r>
    </w:p>
    <w:p w14:paraId="0B73A727" w14:textId="77777777" w:rsidR="003735F6" w:rsidRPr="00EB4E7D" w:rsidRDefault="003735F6" w:rsidP="004713BE">
      <w:pPr>
        <w:pStyle w:val="ListParagraph"/>
        <w:keepNext/>
        <w:numPr>
          <w:ilvl w:val="0"/>
          <w:numId w:val="45"/>
        </w:numPr>
        <w:rPr>
          <w:rFonts w:asciiTheme="minorHAnsi" w:hAnsiTheme="minorHAnsi" w:cstheme="minorHAnsi"/>
          <w:rPrChange w:id="2029"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30" w:author="Alhabibi, Haider@Energy" w:date="2023-08-14T16:28:00Z">
            <w:rPr>
              <w:rFonts w:asciiTheme="minorHAnsi" w:hAnsiTheme="minorHAnsi" w:cstheme="minorHAnsi"/>
              <w:sz w:val="20"/>
              <w:szCs w:val="20"/>
            </w:rPr>
          </w:rPrChange>
        </w:rPr>
        <w:t>Heating Efficiency Type: Select the heating efficiency type from the list that is appropriate to the type of system being altered or installed.</w:t>
      </w:r>
    </w:p>
    <w:p w14:paraId="0B73A728" w14:textId="07A6110B" w:rsidR="003735F6" w:rsidRPr="00EB4E7D" w:rsidRDefault="003735F6" w:rsidP="004713BE">
      <w:pPr>
        <w:pStyle w:val="ListParagraph"/>
        <w:keepNext/>
        <w:numPr>
          <w:ilvl w:val="0"/>
          <w:numId w:val="45"/>
        </w:numPr>
        <w:rPr>
          <w:rFonts w:asciiTheme="minorHAnsi" w:hAnsiTheme="minorHAnsi" w:cstheme="minorHAnsi"/>
          <w:rPrChange w:id="2031"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32" w:author="Alhabibi, Haider@Energy" w:date="2023-08-14T16:28:00Z">
            <w:rPr>
              <w:rFonts w:asciiTheme="minorHAnsi" w:hAnsiTheme="minorHAnsi" w:cstheme="minorHAnsi"/>
              <w:sz w:val="20"/>
              <w:szCs w:val="20"/>
            </w:rPr>
          </w:rPrChange>
        </w:rPr>
        <w:t xml:space="preserve">Heating Minimum Efficiency Value: This field is filled automatically based on selections in previous fields. This field represents the minimum efficiency to be installed. The actual installed efficiency may be higher and will be recorded on the Installation Certificate </w:t>
      </w:r>
      <w:r w:rsidRPr="00EB4E7D">
        <w:rPr>
          <w:rFonts w:asciiTheme="minorHAnsi" w:hAnsiTheme="minorHAnsi" w:cstheme="minorHAnsi"/>
          <w:rPrChange w:id="2033" w:author="Alhabibi, Haider@Energy" w:date="2023-08-14T16:28:00Z">
            <w:rPr>
              <w:rFonts w:asciiTheme="minorHAnsi" w:hAnsiTheme="minorHAnsi" w:cstheme="minorHAnsi"/>
              <w:sz w:val="20"/>
              <w:szCs w:val="20"/>
            </w:rPr>
          </w:rPrChange>
        </w:rPr>
        <w:lastRenderedPageBreak/>
        <w:t>(</w:t>
      </w:r>
      <w:ins w:id="2034" w:author="Grewing, Kyle@Energy" w:date="2023-08-14T14:46:00Z">
        <w:r w:rsidR="00A50751" w:rsidRPr="00EB4E7D">
          <w:rPr>
            <w:rFonts w:asciiTheme="minorHAnsi" w:hAnsiTheme="minorHAnsi" w:cstheme="minorHAnsi"/>
          </w:rPr>
          <w:t>LMCC</w:t>
        </w:r>
      </w:ins>
      <w:del w:id="2035" w:author="Grewing, Kyle@Energy" w:date="2023-08-14T14:46:00Z">
        <w:r w:rsidRPr="00EB4E7D" w:rsidDel="00A50751">
          <w:rPr>
            <w:rFonts w:asciiTheme="minorHAnsi" w:hAnsiTheme="minorHAnsi" w:cstheme="minorHAnsi"/>
            <w:rPrChange w:id="2036" w:author="Alhabibi, Haider@Energy" w:date="2023-08-14T16:28:00Z">
              <w:rPr>
                <w:rFonts w:asciiTheme="minorHAnsi" w:hAnsiTheme="minorHAnsi" w:cstheme="minorHAnsi"/>
                <w:sz w:val="20"/>
                <w:szCs w:val="20"/>
              </w:rPr>
            </w:rPrChange>
          </w:rPr>
          <w:delText>CF2R</w:delText>
        </w:r>
      </w:del>
      <w:r w:rsidRPr="00EB4E7D">
        <w:rPr>
          <w:rFonts w:asciiTheme="minorHAnsi" w:hAnsiTheme="minorHAnsi" w:cstheme="minorHAnsi"/>
          <w:rPrChange w:id="2037" w:author="Alhabibi, Haider@Energy" w:date="2023-08-14T16:28:00Z">
            <w:rPr>
              <w:rFonts w:asciiTheme="minorHAnsi" w:hAnsiTheme="minorHAnsi" w:cstheme="minorHAnsi"/>
              <w:sz w:val="20"/>
              <w:szCs w:val="20"/>
            </w:rPr>
          </w:rPrChange>
        </w:rPr>
        <w:t>). Optional: the user may enter a higher</w:t>
      </w:r>
      <w:r w:rsidR="00743AE0" w:rsidRPr="00EB4E7D">
        <w:rPr>
          <w:rFonts w:asciiTheme="minorHAnsi" w:hAnsiTheme="minorHAnsi" w:cstheme="minorHAnsi"/>
          <w:rPrChange w:id="2038" w:author="Alhabibi, Haider@Energy" w:date="2023-08-14T16:28:00Z">
            <w:rPr>
              <w:rFonts w:asciiTheme="minorHAnsi" w:hAnsiTheme="minorHAnsi" w:cstheme="minorHAnsi"/>
              <w:sz w:val="20"/>
              <w:szCs w:val="20"/>
            </w:rPr>
          </w:rPrChange>
        </w:rPr>
        <w:t>-</w:t>
      </w:r>
      <w:r w:rsidRPr="00EB4E7D">
        <w:rPr>
          <w:rFonts w:asciiTheme="minorHAnsi" w:hAnsiTheme="minorHAnsi" w:cstheme="minorHAnsi"/>
          <w:rPrChange w:id="2039" w:author="Alhabibi, Haider@Energy" w:date="2023-08-14T16:28:00Z">
            <w:rPr>
              <w:rFonts w:asciiTheme="minorHAnsi" w:hAnsiTheme="minorHAnsi" w:cstheme="minorHAnsi"/>
              <w:sz w:val="20"/>
              <w:szCs w:val="20"/>
            </w:rPr>
          </w:rPrChange>
        </w:rPr>
        <w:t>than-default value for situations where local codes or programs require a higher minimum.</w:t>
      </w:r>
    </w:p>
    <w:p w14:paraId="0B73A729" w14:textId="2DD5C45E" w:rsidR="003735F6" w:rsidRPr="00EB4E7D" w:rsidRDefault="003735F6" w:rsidP="004713BE">
      <w:pPr>
        <w:pStyle w:val="ListParagraph"/>
        <w:keepNext/>
        <w:numPr>
          <w:ilvl w:val="0"/>
          <w:numId w:val="45"/>
        </w:numPr>
        <w:rPr>
          <w:rFonts w:asciiTheme="minorHAnsi" w:hAnsiTheme="minorHAnsi" w:cstheme="minorHAnsi"/>
          <w:rPrChange w:id="2040"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41" w:author="Alhabibi, Haider@Energy" w:date="2023-08-14T16:28:00Z">
            <w:rPr>
              <w:rFonts w:asciiTheme="minorHAnsi" w:hAnsiTheme="minorHAnsi" w:cstheme="minorHAnsi"/>
              <w:sz w:val="20"/>
              <w:szCs w:val="20"/>
            </w:rPr>
          </w:rPrChange>
        </w:rPr>
        <w:t>Cooling System Type: Select the most appropriate cooling system type from the list. If the type of system to be installed does not appear on the list, please contact the California Energy Commission Hotline at 800-772-3300.</w:t>
      </w:r>
    </w:p>
    <w:p w14:paraId="0B73A72A" w14:textId="7A4BDD42" w:rsidR="003735F6" w:rsidRPr="00EB4E7D" w:rsidRDefault="003735F6" w:rsidP="004713BE">
      <w:pPr>
        <w:pStyle w:val="ListParagraph"/>
        <w:keepNext/>
        <w:numPr>
          <w:ilvl w:val="0"/>
          <w:numId w:val="45"/>
        </w:numPr>
        <w:rPr>
          <w:rFonts w:asciiTheme="minorHAnsi" w:hAnsiTheme="minorHAnsi" w:cstheme="minorHAnsi"/>
          <w:rPrChange w:id="2042" w:author="Alhabibi, Haider@Energy" w:date="2023-08-14T16:28:00Z">
            <w:rPr>
              <w:sz w:val="20"/>
              <w:szCs w:val="20"/>
            </w:rPr>
          </w:rPrChange>
        </w:rPr>
      </w:pPr>
      <w:r w:rsidRPr="00EB4E7D">
        <w:rPr>
          <w:rFonts w:asciiTheme="minorHAnsi" w:hAnsiTheme="minorHAnsi" w:cstheme="minorHAnsi"/>
          <w:rPrChange w:id="2043" w:author="Alhabibi, Haider@Energy" w:date="2023-08-14T16:28:00Z">
            <w:rPr>
              <w:rFonts w:asciiTheme="minorHAnsi" w:hAnsiTheme="minorHAnsi" w:cstheme="minorHAnsi"/>
              <w:sz w:val="20"/>
              <w:szCs w:val="20"/>
            </w:rPr>
          </w:rPrChange>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2B" w14:textId="77777777" w:rsidR="003735F6" w:rsidRPr="00EB4E7D" w:rsidDel="002A740C" w:rsidRDefault="003735F6" w:rsidP="004713BE">
      <w:pPr>
        <w:pStyle w:val="ListParagraph"/>
        <w:keepNext/>
        <w:numPr>
          <w:ilvl w:val="0"/>
          <w:numId w:val="45"/>
        </w:numPr>
        <w:rPr>
          <w:rFonts w:asciiTheme="minorHAnsi" w:hAnsiTheme="minorHAnsi" w:cstheme="minorHAnsi"/>
          <w:rPrChange w:id="2044" w:author="Alhabibi, Haider@Energy" w:date="2023-08-14T16:28:00Z">
            <w:rPr>
              <w:rFonts w:asciiTheme="minorHAnsi" w:hAnsiTheme="minorHAnsi" w:cstheme="minorHAnsi"/>
              <w:sz w:val="20"/>
              <w:szCs w:val="20"/>
            </w:rPr>
          </w:rPrChange>
        </w:rPr>
      </w:pPr>
      <w:r w:rsidRPr="00EB4E7D">
        <w:rPr>
          <w:rFonts w:asciiTheme="minorHAnsi" w:hAnsiTheme="minorHAnsi" w:cstheme="minorHAnsi"/>
          <w:rPrChange w:id="2045" w:author="Alhabibi, Haider@Energy" w:date="2023-08-14T16:28:00Z">
            <w:rPr>
              <w:rFonts w:asciiTheme="minorHAnsi" w:hAnsiTheme="minorHAnsi" w:cstheme="minorHAnsi"/>
              <w:sz w:val="20"/>
              <w:szCs w:val="20"/>
            </w:rPr>
          </w:rPrChange>
        </w:rPr>
        <w:t>Cooling Efficiency Type: Select the cooling efficiency type from the list that is appropriate to the type of system being altered or installed.</w:t>
      </w:r>
    </w:p>
    <w:p w14:paraId="78ED5AA2" w14:textId="3FDC9259" w:rsidR="007E2011" w:rsidRPr="00EB4E7D" w:rsidRDefault="007E2011" w:rsidP="007E2011">
      <w:pPr>
        <w:pStyle w:val="ListParagraph"/>
        <w:numPr>
          <w:ilvl w:val="0"/>
          <w:numId w:val="45"/>
        </w:numPr>
        <w:rPr>
          <w:ins w:id="2046" w:author="Grewing, Kyle@Energy" w:date="2023-08-14T14:12:00Z"/>
          <w:rFonts w:asciiTheme="minorHAnsi" w:hAnsiTheme="minorHAnsi" w:cstheme="minorHAnsi"/>
        </w:rPr>
      </w:pPr>
      <w:ins w:id="2047" w:author="Grewing, Kyle@Energy" w:date="2023-08-14T14:12:00Z">
        <w:r w:rsidRPr="00EB4E7D">
          <w:rPr>
            <w:rFonts w:asciiTheme="minorHAnsi" w:hAnsiTheme="minorHAnsi" w:cstheme="minorHAnsi"/>
          </w:rPr>
          <w:t xml:space="preserve">Cooling Minimum Efficiency Value SEER/SEER2: This field is filled automatically based on </w:t>
        </w:r>
      </w:ins>
      <w:ins w:id="2048" w:author="Grewing, Kyle@Energy" w:date="2023-08-14T14:38:00Z">
        <w:r w:rsidRPr="00EB4E7D">
          <w:rPr>
            <w:rFonts w:asciiTheme="minorHAnsi" w:hAnsiTheme="minorHAnsi" w:cstheme="minorHAnsi"/>
          </w:rPr>
          <w:t>LMCC-MCH-02</w:t>
        </w:r>
      </w:ins>
      <w:ins w:id="2049" w:author="Grewing, Kyle@Energy" w:date="2023-08-14T14:12:00Z">
        <w:r w:rsidRPr="00EB4E7D">
          <w:rPr>
            <w:rFonts w:asciiTheme="minorHAnsi" w:hAnsiTheme="minorHAnsi" w:cstheme="minorHAnsi"/>
          </w:rPr>
          <w:t xml:space="preserve"> selections in previous fields. This field represents the minimum efficiency to be installed. The actual installed efficiency may be higher and will be recorded on the Installation Certificate (</w:t>
        </w:r>
      </w:ins>
      <w:ins w:id="2050" w:author="Grewing, Kyle@Energy" w:date="2023-08-14T14:38:00Z">
        <w:r w:rsidRPr="00EB4E7D">
          <w:rPr>
            <w:rFonts w:asciiTheme="minorHAnsi" w:hAnsiTheme="minorHAnsi" w:cstheme="minorHAnsi"/>
          </w:rPr>
          <w:t>LMCI</w:t>
        </w:r>
      </w:ins>
      <w:ins w:id="2051" w:author="Grewing, Kyle@Energy" w:date="2023-08-14T14:12:00Z">
        <w:r w:rsidRPr="00EB4E7D">
          <w:rPr>
            <w:rFonts w:asciiTheme="minorHAnsi" w:hAnsiTheme="minorHAnsi" w:cstheme="minorHAnsi"/>
          </w:rPr>
          <w:t>). Optional: the user may enter a higher-than-default value for situations where local codes or programs require a higher minimum.</w:t>
        </w:r>
      </w:ins>
    </w:p>
    <w:p w14:paraId="44BAF9F4" w14:textId="6471906C" w:rsidR="007E2011" w:rsidRPr="00EB4E7D" w:rsidRDefault="0099199F">
      <w:pPr>
        <w:ind w:left="1080" w:hanging="540"/>
        <w:rPr>
          <w:ins w:id="2052" w:author="Grewing, Kyle@Energy" w:date="2023-08-14T14:12:00Z"/>
          <w:rFonts w:asciiTheme="minorHAnsi" w:hAnsiTheme="minorHAnsi" w:cstheme="minorHAnsi"/>
          <w:rPrChange w:id="2053" w:author="Alhabibi, Haider@Energy" w:date="2023-08-14T16:28:00Z">
            <w:rPr>
              <w:ins w:id="2054" w:author="Grewing, Kyle@Energy" w:date="2023-08-14T14:12:00Z"/>
            </w:rPr>
          </w:rPrChange>
        </w:rPr>
        <w:pPrChange w:id="2055" w:author="Alhabibi, Haider@Energy" w:date="2023-08-14T16:19:00Z">
          <w:pPr>
            <w:pStyle w:val="ListParagraph"/>
            <w:numPr>
              <w:ilvl w:val="1"/>
              <w:numId w:val="45"/>
            </w:numPr>
            <w:ind w:left="1800" w:hanging="360"/>
          </w:pPr>
        </w:pPrChange>
      </w:pPr>
      <w:ins w:id="2056" w:author="Alhabibi, Haider@Energy" w:date="2023-08-14T16:19:00Z">
        <w:r w:rsidRPr="00EB4E7D">
          <w:rPr>
            <w:rFonts w:asciiTheme="minorHAnsi" w:hAnsiTheme="minorHAnsi" w:cstheme="minorHAnsi"/>
          </w:rPr>
          <w:t xml:space="preserve">10b. </w:t>
        </w:r>
      </w:ins>
      <w:ins w:id="2057" w:author="Grewing, Kyle@Energy" w:date="2023-08-14T14:12:00Z">
        <w:r w:rsidR="007E2011" w:rsidRPr="00EB4E7D">
          <w:rPr>
            <w:rFonts w:asciiTheme="minorHAnsi" w:hAnsiTheme="minorHAnsi" w:cstheme="minorHAnsi"/>
            <w:rPrChange w:id="2058" w:author="Alhabibi, Haider@Energy" w:date="2023-08-14T16:28:00Z">
              <w:rPr/>
            </w:rPrChange>
          </w:rPr>
          <w:t xml:space="preserve">Cooling Minimum Efficiency Value EER/EER2/CEER: This field is filled automatically based on </w:t>
        </w:r>
      </w:ins>
      <w:ins w:id="2059" w:author="Grewing, Kyle@Energy" w:date="2023-08-14T14:38:00Z">
        <w:r w:rsidR="007E2011" w:rsidRPr="00EB4E7D">
          <w:rPr>
            <w:rFonts w:asciiTheme="minorHAnsi" w:hAnsiTheme="minorHAnsi" w:cstheme="minorHAnsi"/>
            <w:rPrChange w:id="2060" w:author="Alhabibi, Haider@Energy" w:date="2023-08-14T16:28:00Z">
              <w:rPr/>
            </w:rPrChange>
          </w:rPr>
          <w:t>LMCC-MCH</w:t>
        </w:r>
      </w:ins>
      <w:ins w:id="2061" w:author="Grewing, Kyle@Energy" w:date="2023-08-14T14:12:00Z">
        <w:r w:rsidR="007E2011" w:rsidRPr="00EB4E7D">
          <w:rPr>
            <w:rFonts w:asciiTheme="minorHAnsi" w:hAnsiTheme="minorHAnsi" w:cstheme="minorHAnsi"/>
            <w:rPrChange w:id="2062" w:author="Alhabibi, Haider@Energy" w:date="2023-08-14T16:28:00Z">
              <w:rPr/>
            </w:rPrChange>
          </w:rPr>
          <w:t>-02 selections in previous fields. This field represents the minimum efficiency to be installed. The actual installed efficiency may be higher and will be recorded on the Installation Certificate (</w:t>
        </w:r>
      </w:ins>
      <w:ins w:id="2063" w:author="Grewing, Kyle@Energy" w:date="2023-08-14T14:38:00Z">
        <w:r w:rsidR="007E2011" w:rsidRPr="00EB4E7D">
          <w:rPr>
            <w:rFonts w:asciiTheme="minorHAnsi" w:hAnsiTheme="minorHAnsi" w:cstheme="minorHAnsi"/>
            <w:rPrChange w:id="2064" w:author="Alhabibi, Haider@Energy" w:date="2023-08-14T16:28:00Z">
              <w:rPr/>
            </w:rPrChange>
          </w:rPr>
          <w:t>LMCI</w:t>
        </w:r>
      </w:ins>
      <w:ins w:id="2065" w:author="Grewing, Kyle@Energy" w:date="2023-08-14T14:12:00Z">
        <w:r w:rsidR="007E2011" w:rsidRPr="00EB4E7D">
          <w:rPr>
            <w:rFonts w:asciiTheme="minorHAnsi" w:hAnsiTheme="minorHAnsi" w:cstheme="minorHAnsi"/>
            <w:rPrChange w:id="2066" w:author="Alhabibi, Haider@Energy" w:date="2023-08-14T16:28:00Z">
              <w:rPr/>
            </w:rPrChange>
          </w:rPr>
          <w:t>). Optional: the user may enter a higher-than-default value for situations where local codes or programs require a higher minimum.</w:t>
        </w:r>
      </w:ins>
    </w:p>
    <w:p w14:paraId="0B73A72C" w14:textId="7A004F41" w:rsidR="003735F6" w:rsidRPr="00EB4E7D" w:rsidDel="007E2011" w:rsidRDefault="003735F6" w:rsidP="004713BE">
      <w:pPr>
        <w:pStyle w:val="ListParagraph"/>
        <w:keepNext/>
        <w:numPr>
          <w:ilvl w:val="0"/>
          <w:numId w:val="45"/>
        </w:numPr>
        <w:rPr>
          <w:del w:id="2067" w:author="Grewing, Kyle@Energy" w:date="2023-08-14T14:12:00Z"/>
          <w:rFonts w:asciiTheme="minorHAnsi" w:hAnsiTheme="minorHAnsi" w:cstheme="minorHAnsi"/>
          <w:rPrChange w:id="2068" w:author="Alhabibi, Haider@Energy" w:date="2023-08-14T16:28:00Z">
            <w:rPr>
              <w:del w:id="2069" w:author="Grewing, Kyle@Energy" w:date="2023-08-14T14:12:00Z"/>
              <w:sz w:val="20"/>
              <w:szCs w:val="20"/>
            </w:rPr>
          </w:rPrChange>
        </w:rPr>
      </w:pPr>
      <w:del w:id="2070" w:author="Grewing, Kyle@Energy" w:date="2023-08-14T14:12:00Z">
        <w:r w:rsidRPr="00EB4E7D" w:rsidDel="007E2011">
          <w:rPr>
            <w:rFonts w:asciiTheme="minorHAnsi" w:hAnsiTheme="minorHAnsi" w:cstheme="minorHAnsi"/>
            <w:rPrChange w:id="2071" w:author="Alhabibi, Haider@Energy" w:date="2023-08-14T16:28:00Z">
              <w:rPr>
                <w:rFonts w:asciiTheme="minorHAnsi" w:hAnsiTheme="minorHAnsi" w:cstheme="minorHAnsi"/>
                <w:sz w:val="20"/>
                <w:szCs w:val="20"/>
              </w:rPr>
            </w:rPrChange>
          </w:rPr>
          <w:delText xml:space="preserve">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higher-than-default value for situations where local codes or programs require a higher minimum. </w:delText>
        </w:r>
      </w:del>
    </w:p>
    <w:p w14:paraId="0B73A72D" w14:textId="6584BB59" w:rsidR="003735F6" w:rsidRPr="00EB4E7D" w:rsidRDefault="003735F6" w:rsidP="004713BE">
      <w:pPr>
        <w:pStyle w:val="ListParagraph"/>
        <w:keepNext/>
        <w:numPr>
          <w:ilvl w:val="0"/>
          <w:numId w:val="45"/>
        </w:numPr>
        <w:rPr>
          <w:rFonts w:asciiTheme="minorHAnsi" w:hAnsiTheme="minorHAnsi" w:cstheme="minorHAnsi"/>
          <w:rPrChange w:id="2072" w:author="Alhabibi, Haider@Energy" w:date="2023-08-14T16:28:00Z">
            <w:rPr>
              <w:sz w:val="20"/>
              <w:szCs w:val="20"/>
            </w:rPr>
          </w:rPrChange>
        </w:rPr>
      </w:pPr>
      <w:r w:rsidRPr="00EB4E7D">
        <w:rPr>
          <w:rFonts w:asciiTheme="minorHAnsi" w:hAnsiTheme="minorHAnsi" w:cstheme="minorHAnsi"/>
          <w:rPrChange w:id="2073" w:author="Alhabibi, Haider@Energy" w:date="2023-08-14T16:28:00Z">
            <w:rPr>
              <w:rFonts w:asciiTheme="minorHAnsi" w:hAnsiTheme="minorHAnsi" w:cstheme="minorHAnsi"/>
              <w:sz w:val="20"/>
              <w:szCs w:val="20"/>
            </w:rPr>
          </w:rPrChange>
        </w:rPr>
        <w:t>Required Thermostat Type: This field is filled automatically based on selections in previous fields. If “setback” appears here, a setback thermostat meeting the minimum requirements is required to be installed as part of this project.</w:t>
      </w:r>
    </w:p>
    <w:p w14:paraId="0B73A72E" w14:textId="77777777" w:rsidR="003735F6" w:rsidRPr="00EB4E7D" w:rsidRDefault="003735F6" w:rsidP="004713BE">
      <w:pPr>
        <w:pStyle w:val="ListParagraph"/>
        <w:keepNext/>
        <w:numPr>
          <w:ilvl w:val="0"/>
          <w:numId w:val="45"/>
        </w:numPr>
        <w:rPr>
          <w:rFonts w:asciiTheme="minorHAnsi" w:hAnsiTheme="minorHAnsi" w:cstheme="minorHAnsi"/>
          <w:rPrChange w:id="2074" w:author="Alhabibi, Haider@Energy" w:date="2023-08-14T16:28:00Z">
            <w:rPr>
              <w:sz w:val="20"/>
              <w:szCs w:val="20"/>
            </w:rPr>
          </w:rPrChange>
        </w:rPr>
      </w:pPr>
      <w:bookmarkStart w:id="2075" w:name="_Hlk142317024"/>
      <w:r w:rsidRPr="00EB4E7D">
        <w:rPr>
          <w:rFonts w:asciiTheme="minorHAnsi" w:hAnsiTheme="minorHAnsi" w:cstheme="minorHAnsi"/>
          <w:rPrChange w:id="2076" w:author="Alhabibi, Haider@Energy" w:date="2023-08-14T16:28:00Z">
            <w:rPr>
              <w:rFonts w:asciiTheme="minorHAnsi" w:hAnsiTheme="minorHAnsi" w:cstheme="minorHAnsi"/>
              <w:sz w:val="20"/>
              <w:szCs w:val="20"/>
            </w:rPr>
          </w:rPrChange>
        </w:rPr>
        <w:t xml:space="preserve">New Duct R-value: This field is filled automatically based on the entries in previous fields and the climate zone of the project. </w:t>
      </w:r>
    </w:p>
    <w:bookmarkEnd w:id="2075"/>
    <w:p w14:paraId="0B73A72F" w14:textId="77777777" w:rsidR="003735F6" w:rsidRPr="00EB4E7D" w:rsidRDefault="003735F6" w:rsidP="00F852A8">
      <w:pPr>
        <w:rPr>
          <w:rFonts w:asciiTheme="minorHAnsi" w:hAnsiTheme="minorHAnsi" w:cstheme="minorHAnsi"/>
          <w:b/>
          <w:rPrChange w:id="2077" w:author="Alhabibi, Haider@Energy" w:date="2023-08-14T16:28:00Z">
            <w:rPr>
              <w:rFonts w:ascii="Calibri" w:hAnsi="Calibri"/>
              <w:b/>
            </w:rPr>
          </w:rPrChange>
        </w:rPr>
      </w:pPr>
    </w:p>
    <w:p w14:paraId="0B73A730" w14:textId="77777777" w:rsidR="004451D0" w:rsidRPr="00EB4E7D" w:rsidRDefault="004451D0" w:rsidP="00F852A8">
      <w:pPr>
        <w:rPr>
          <w:rFonts w:asciiTheme="minorHAnsi" w:hAnsiTheme="minorHAnsi" w:cstheme="minorHAnsi"/>
          <w:b/>
          <w:rPrChange w:id="2078" w:author="Alhabibi, Haider@Energy" w:date="2023-08-14T16:28:00Z">
            <w:rPr>
              <w:rFonts w:ascii="Calibri" w:hAnsi="Calibri"/>
              <w:b/>
            </w:rPr>
          </w:rPrChange>
        </w:rPr>
      </w:pPr>
    </w:p>
    <w:p w14:paraId="0B73A731" w14:textId="77777777" w:rsidR="004451D0" w:rsidRPr="00EB4E7D" w:rsidRDefault="004451D0" w:rsidP="00F852A8">
      <w:pPr>
        <w:rPr>
          <w:rFonts w:asciiTheme="minorHAnsi" w:hAnsiTheme="minorHAnsi" w:cstheme="minorHAnsi"/>
          <w:b/>
          <w:rPrChange w:id="2079" w:author="Alhabibi, Haider@Energy" w:date="2023-08-14T16:28:00Z">
            <w:rPr>
              <w:rFonts w:ascii="Calibri" w:hAnsi="Calibri"/>
              <w:b/>
            </w:rPr>
          </w:rPrChange>
        </w:rPr>
      </w:pPr>
    </w:p>
    <w:p w14:paraId="0B73A732" w14:textId="77777777" w:rsidR="00753BB3" w:rsidRPr="00EB4E7D" w:rsidRDefault="00753BB3" w:rsidP="00F852A8">
      <w:pPr>
        <w:rPr>
          <w:rFonts w:asciiTheme="minorHAnsi" w:hAnsiTheme="minorHAnsi" w:cstheme="minorHAnsi"/>
          <w:rPrChange w:id="2080" w:author="Alhabibi, Haider@Energy" w:date="2023-08-14T16:28:00Z">
            <w:rPr>
              <w:rFonts w:ascii="Calibri" w:hAnsi="Calibri"/>
            </w:rPr>
          </w:rPrChange>
        </w:rPr>
      </w:pPr>
    </w:p>
    <w:p w14:paraId="0B73A733" w14:textId="77777777" w:rsidR="00F2777B" w:rsidRPr="00EB4E7D" w:rsidRDefault="00F2777B" w:rsidP="003765F8">
      <w:pPr>
        <w:rPr>
          <w:rFonts w:asciiTheme="minorHAnsi" w:hAnsiTheme="minorHAnsi" w:cstheme="minorHAnsi"/>
          <w:rPrChange w:id="2081" w:author="Alhabibi, Haider@Energy" w:date="2023-08-14T16:28:00Z">
            <w:rPr>
              <w:rFonts w:ascii="Calibri" w:hAnsi="Calibri"/>
            </w:rPr>
          </w:rPrChange>
        </w:rPr>
        <w:sectPr w:rsidR="00F2777B" w:rsidRPr="00EB4E7D">
          <w:headerReference w:type="even" r:id="rId19"/>
          <w:headerReference w:type="default" r:id="rId20"/>
          <w:footerReference w:type="default" r:id="rId21"/>
          <w:headerReference w:type="first" r:id="rId22"/>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1"/>
        <w:gridCol w:w="2833"/>
        <w:gridCol w:w="3540"/>
        <w:gridCol w:w="443"/>
        <w:gridCol w:w="3451"/>
        <w:gridCol w:w="3652"/>
      </w:tblGrid>
      <w:tr w:rsidR="00F2777B" w:rsidRPr="00EB4E7D" w14:paraId="0B73A738" w14:textId="77777777" w:rsidTr="00C34F38">
        <w:tc>
          <w:tcPr>
            <w:tcW w:w="14390" w:type="dxa"/>
            <w:gridSpan w:val="6"/>
            <w:shd w:val="clear" w:color="auto" w:fill="auto"/>
          </w:tcPr>
          <w:p w14:paraId="0B73A736" w14:textId="39D8DFCA" w:rsidR="00F2777B" w:rsidRPr="00EB4E7D" w:rsidRDefault="00F2777B" w:rsidP="00B73D3F">
            <w:pPr>
              <w:keepNext/>
              <w:rPr>
                <w:rFonts w:asciiTheme="minorHAnsi" w:hAnsiTheme="minorHAnsi" w:cstheme="minorHAnsi"/>
                <w:b/>
                <w:rPrChange w:id="2112" w:author="Alhabibi, Haider@Energy" w:date="2023-08-14T16:28:00Z">
                  <w:rPr>
                    <w:rFonts w:ascii="Calibri" w:hAnsi="Calibri"/>
                    <w:b/>
                    <w:sz w:val="20"/>
                  </w:rPr>
                </w:rPrChange>
              </w:rPr>
            </w:pPr>
            <w:r w:rsidRPr="00EB4E7D">
              <w:rPr>
                <w:rFonts w:asciiTheme="minorHAnsi" w:hAnsiTheme="minorHAnsi" w:cstheme="minorHAnsi"/>
                <w:b/>
                <w:rPrChange w:id="2113" w:author="Alhabibi, Haider@Energy" w:date="2023-08-14T16:28:00Z">
                  <w:rPr>
                    <w:rFonts w:ascii="Calibri" w:hAnsi="Calibri"/>
                    <w:b/>
                    <w:sz w:val="20"/>
                  </w:rPr>
                </w:rPrChange>
              </w:rPr>
              <w:lastRenderedPageBreak/>
              <w:t xml:space="preserve">A. </w:t>
            </w:r>
            <w:r w:rsidR="00383471" w:rsidRPr="00EB4E7D">
              <w:rPr>
                <w:rFonts w:asciiTheme="minorHAnsi" w:hAnsiTheme="minorHAnsi" w:cstheme="minorHAnsi"/>
                <w:b/>
                <w:rPrChange w:id="2114" w:author="Alhabibi, Haider@Energy" w:date="2023-08-14T16:28:00Z">
                  <w:rPr>
                    <w:rFonts w:ascii="Calibri" w:hAnsi="Calibri"/>
                    <w:b/>
                    <w:sz w:val="20"/>
                  </w:rPr>
                </w:rPrChange>
              </w:rPr>
              <w:t>General Information</w:t>
            </w:r>
          </w:p>
          <w:p w14:paraId="0B73A737" w14:textId="1BF1C7E1" w:rsidR="007C34FA" w:rsidRPr="00B63041" w:rsidRDefault="00F43314" w:rsidP="003D3F59">
            <w:pPr>
              <w:keepNext/>
              <w:rPr>
                <w:rFonts w:asciiTheme="minorHAnsi" w:hAnsiTheme="minorHAnsi" w:cstheme="minorHAnsi"/>
                <w:sz w:val="20"/>
                <w:szCs w:val="20"/>
                <w:rPrChange w:id="2115" w:author="Alhabibi, Haider@Energy" w:date="2023-08-14T16:53:00Z">
                  <w:rPr>
                    <w:rFonts w:ascii="Calibri" w:hAnsi="Calibri"/>
                    <w:sz w:val="18"/>
                    <w:szCs w:val="18"/>
                  </w:rPr>
                </w:rPrChange>
              </w:rPr>
            </w:pPr>
            <w:ins w:id="2116" w:author="Alhabibi, Haider@Energy" w:date="2022-03-02T13:24:00Z">
              <w:r w:rsidRPr="00B63041">
                <w:rPr>
                  <w:rFonts w:asciiTheme="minorHAnsi" w:hAnsiTheme="minorHAnsi" w:cstheme="minorHAnsi"/>
                  <w:sz w:val="20"/>
                  <w:szCs w:val="20"/>
                  <w:rPrChange w:id="2117" w:author="Alhabibi, Haider@Energy" w:date="2023-08-14T16:53:00Z">
                    <w:rPr>
                      <w:rFonts w:ascii="Calibri" w:hAnsi="Calibri"/>
                      <w:sz w:val="18"/>
                      <w:szCs w:val="18"/>
                    </w:rPr>
                  </w:rPrChange>
                </w:rPr>
                <w:t>&lt;&lt;Static Text - see the top&gt;&gt;</w:t>
              </w:r>
            </w:ins>
            <w:del w:id="2118" w:author="Alhabibi, Haider@Energy" w:date="2022-03-02T13:24:00Z">
              <w:r w:rsidR="007C34FA" w:rsidRPr="00B63041" w:rsidDel="00F43314">
                <w:rPr>
                  <w:rFonts w:asciiTheme="minorHAnsi" w:hAnsiTheme="minorHAnsi" w:cstheme="minorHAnsi"/>
                  <w:sz w:val="20"/>
                  <w:szCs w:val="20"/>
                  <w:rPrChange w:id="2119" w:author="Alhabibi, Haider@Energy" w:date="2023-08-14T16:53:00Z">
                    <w:rPr>
                      <w:rFonts w:ascii="Calibri" w:hAnsi="Calibri"/>
                      <w:sz w:val="18"/>
                      <w:szCs w:val="18"/>
                    </w:rPr>
                  </w:rPrChange>
                </w:rPr>
                <w:delText xml:space="preserve">CF1R-ALT-02 is applicable to multiple </w:delText>
              </w:r>
              <w:r w:rsidR="003D3F59" w:rsidRPr="00B63041" w:rsidDel="00F43314">
                <w:rPr>
                  <w:rFonts w:asciiTheme="minorHAnsi" w:hAnsiTheme="minorHAnsi" w:cstheme="minorHAnsi"/>
                  <w:sz w:val="20"/>
                  <w:szCs w:val="20"/>
                  <w:rPrChange w:id="2120" w:author="Alhabibi, Haider@Energy" w:date="2023-08-14T16:53:00Z">
                    <w:rPr>
                      <w:rFonts w:ascii="Calibri" w:hAnsi="Calibri"/>
                      <w:sz w:val="18"/>
                      <w:szCs w:val="18"/>
                    </w:rPr>
                  </w:rPrChange>
                </w:rPr>
                <w:delText>s</w:delText>
              </w:r>
              <w:r w:rsidR="007C34FA" w:rsidRPr="00B63041" w:rsidDel="00F43314">
                <w:rPr>
                  <w:rFonts w:asciiTheme="minorHAnsi" w:hAnsiTheme="minorHAnsi" w:cstheme="minorHAnsi"/>
                  <w:sz w:val="20"/>
                  <w:szCs w:val="20"/>
                  <w:rPrChange w:id="2121" w:author="Alhabibi, Haider@Energy" w:date="2023-08-14T16:53:00Z">
                    <w:rPr>
                      <w:rFonts w:ascii="Calibri" w:hAnsi="Calibri"/>
                      <w:sz w:val="18"/>
                      <w:szCs w:val="18"/>
                    </w:rPr>
                  </w:rPrChange>
                </w:rPr>
                <w:delText xml:space="preserve">pace </w:delText>
              </w:r>
              <w:r w:rsidR="003D3F59" w:rsidRPr="00B63041" w:rsidDel="00F43314">
                <w:rPr>
                  <w:rFonts w:asciiTheme="minorHAnsi" w:hAnsiTheme="minorHAnsi" w:cstheme="minorHAnsi"/>
                  <w:sz w:val="20"/>
                  <w:szCs w:val="20"/>
                  <w:rPrChange w:id="2122" w:author="Alhabibi, Haider@Energy" w:date="2023-08-14T16:53:00Z">
                    <w:rPr>
                      <w:rFonts w:ascii="Calibri" w:hAnsi="Calibri"/>
                      <w:sz w:val="18"/>
                      <w:szCs w:val="18"/>
                    </w:rPr>
                  </w:rPrChange>
                </w:rPr>
                <w:delText>c</w:delText>
              </w:r>
              <w:r w:rsidR="007C34FA" w:rsidRPr="00B63041" w:rsidDel="00F43314">
                <w:rPr>
                  <w:rFonts w:asciiTheme="minorHAnsi" w:hAnsiTheme="minorHAnsi" w:cstheme="minorHAnsi"/>
                  <w:sz w:val="20"/>
                  <w:szCs w:val="20"/>
                  <w:rPrChange w:id="2123" w:author="Alhabibi, Haider@Energy" w:date="2023-08-14T16:53:00Z">
                    <w:rPr>
                      <w:rFonts w:ascii="Calibri" w:hAnsi="Calibri"/>
                      <w:sz w:val="18"/>
                      <w:szCs w:val="18"/>
                    </w:rPr>
                  </w:rPrChange>
                </w:rPr>
                <w:delText xml:space="preserve">onditioning </w:delText>
              </w:r>
              <w:r w:rsidR="003D3F59" w:rsidRPr="00B63041" w:rsidDel="00F43314">
                <w:rPr>
                  <w:rFonts w:asciiTheme="minorHAnsi" w:hAnsiTheme="minorHAnsi" w:cstheme="minorHAnsi"/>
                  <w:sz w:val="20"/>
                  <w:szCs w:val="20"/>
                  <w:rPrChange w:id="2124" w:author="Alhabibi, Haider@Energy" w:date="2023-08-14T16:53:00Z">
                    <w:rPr>
                      <w:rFonts w:ascii="Calibri" w:hAnsi="Calibri"/>
                      <w:sz w:val="18"/>
                      <w:szCs w:val="18"/>
                    </w:rPr>
                  </w:rPrChange>
                </w:rPr>
                <w:delText>s</w:delText>
              </w:r>
              <w:r w:rsidR="007C34FA" w:rsidRPr="00B63041" w:rsidDel="00F43314">
                <w:rPr>
                  <w:rFonts w:asciiTheme="minorHAnsi" w:hAnsiTheme="minorHAnsi" w:cstheme="minorHAnsi"/>
                  <w:sz w:val="20"/>
                  <w:szCs w:val="20"/>
                  <w:rPrChange w:id="2125" w:author="Alhabibi, Haider@Energy" w:date="2023-08-14T16:53:00Z">
                    <w:rPr>
                      <w:rFonts w:ascii="Calibri" w:hAnsi="Calibri"/>
                      <w:sz w:val="18"/>
                      <w:szCs w:val="18"/>
                    </w:rPr>
                  </w:rPrChange>
                </w:rPr>
                <w:delText xml:space="preserve">ystems </w:delText>
              </w:r>
              <w:r w:rsidR="003D3F59" w:rsidRPr="00B63041" w:rsidDel="00F43314">
                <w:rPr>
                  <w:rFonts w:asciiTheme="minorHAnsi" w:hAnsiTheme="minorHAnsi" w:cstheme="minorHAnsi"/>
                  <w:sz w:val="20"/>
                  <w:szCs w:val="20"/>
                  <w:rPrChange w:id="2126" w:author="Alhabibi, Haider@Energy" w:date="2023-08-14T16:53:00Z">
                    <w:rPr>
                      <w:rFonts w:ascii="Calibri" w:hAnsi="Calibri"/>
                      <w:sz w:val="18"/>
                      <w:szCs w:val="18"/>
                    </w:rPr>
                  </w:rPrChange>
                </w:rPr>
                <w:delText>contained within</w:delText>
              </w:r>
              <w:r w:rsidR="007C34FA" w:rsidRPr="00B63041" w:rsidDel="00F43314">
                <w:rPr>
                  <w:rFonts w:asciiTheme="minorHAnsi" w:hAnsiTheme="minorHAnsi" w:cstheme="minorHAnsi"/>
                  <w:sz w:val="20"/>
                  <w:szCs w:val="20"/>
                  <w:rPrChange w:id="2127" w:author="Alhabibi, Haider@Energy" w:date="2023-08-14T16:53:00Z">
                    <w:rPr>
                      <w:rFonts w:ascii="Calibri" w:hAnsi="Calibri"/>
                      <w:sz w:val="18"/>
                      <w:szCs w:val="18"/>
                    </w:rPr>
                  </w:rPrChange>
                </w:rPr>
                <w:delText xml:space="preserve"> </w:delText>
              </w:r>
              <w:r w:rsidR="003D3F59" w:rsidRPr="00B63041" w:rsidDel="00F43314">
                <w:rPr>
                  <w:rFonts w:asciiTheme="minorHAnsi" w:hAnsiTheme="minorHAnsi" w:cstheme="minorHAnsi"/>
                  <w:sz w:val="20"/>
                  <w:szCs w:val="20"/>
                  <w:rPrChange w:id="2128" w:author="Alhabibi, Haider@Energy" w:date="2023-08-14T16:53:00Z">
                    <w:rPr>
                      <w:rFonts w:ascii="Calibri" w:hAnsi="Calibri"/>
                      <w:sz w:val="18"/>
                      <w:szCs w:val="18"/>
                    </w:rPr>
                  </w:rPrChange>
                </w:rPr>
                <w:delText>a single</w:delText>
              </w:r>
              <w:r w:rsidR="007C34FA" w:rsidRPr="00B63041" w:rsidDel="00F43314">
                <w:rPr>
                  <w:rFonts w:asciiTheme="minorHAnsi" w:hAnsiTheme="minorHAnsi" w:cstheme="minorHAnsi"/>
                  <w:sz w:val="20"/>
                  <w:szCs w:val="20"/>
                  <w:rPrChange w:id="2129" w:author="Alhabibi, Haider@Energy" w:date="2023-08-14T16:53:00Z">
                    <w:rPr>
                      <w:rFonts w:ascii="Calibri" w:hAnsi="Calibri"/>
                      <w:sz w:val="18"/>
                      <w:szCs w:val="18"/>
                    </w:rPr>
                  </w:rPrChange>
                </w:rPr>
                <w:delText xml:space="preserve"> dwelling unit.  </w:delText>
              </w:r>
              <w:r w:rsidR="003D3F59" w:rsidRPr="00B63041" w:rsidDel="00F43314">
                <w:rPr>
                  <w:rFonts w:asciiTheme="minorHAnsi" w:hAnsiTheme="minorHAnsi" w:cstheme="minorHAnsi"/>
                  <w:sz w:val="20"/>
                  <w:szCs w:val="20"/>
                  <w:rPrChange w:id="2130" w:author="Alhabibi, Haider@Energy" w:date="2023-08-14T16:53:00Z">
                    <w:rPr>
                      <w:rFonts w:ascii="Calibri" w:hAnsi="Calibri"/>
                      <w:sz w:val="18"/>
                      <w:szCs w:val="18"/>
                    </w:rPr>
                  </w:rPrChange>
                </w:rPr>
                <w:delText>When multiple dwelling units must be documented, use one CF1R-ALT-02 document for each dwelling unit</w:delText>
              </w:r>
            </w:del>
            <w:r w:rsidR="003D3F59" w:rsidRPr="00B63041">
              <w:rPr>
                <w:rFonts w:asciiTheme="minorHAnsi" w:hAnsiTheme="minorHAnsi" w:cstheme="minorHAnsi"/>
                <w:sz w:val="20"/>
                <w:szCs w:val="20"/>
                <w:rPrChange w:id="2131" w:author="Alhabibi, Haider@Energy" w:date="2023-08-14T16:53:00Z">
                  <w:rPr>
                    <w:rFonts w:ascii="Calibri" w:hAnsi="Calibri"/>
                    <w:sz w:val="18"/>
                    <w:szCs w:val="18"/>
                  </w:rPr>
                </w:rPrChange>
              </w:rPr>
              <w:t>.</w:t>
            </w:r>
          </w:p>
        </w:tc>
      </w:tr>
      <w:tr w:rsidR="00C34F38" w:rsidRPr="00EB4E7D" w14:paraId="0B73A73F" w14:textId="77777777" w:rsidTr="00C34F38">
        <w:tc>
          <w:tcPr>
            <w:tcW w:w="471" w:type="dxa"/>
            <w:vAlign w:val="center"/>
          </w:tcPr>
          <w:p w14:paraId="0B73A739" w14:textId="77777777" w:rsidR="00C34F38" w:rsidRPr="00B63041" w:rsidRDefault="00C34F38" w:rsidP="00C34F38">
            <w:pPr>
              <w:jc w:val="center"/>
              <w:rPr>
                <w:rFonts w:asciiTheme="minorHAnsi" w:hAnsiTheme="minorHAnsi" w:cstheme="minorHAnsi"/>
                <w:sz w:val="20"/>
                <w:szCs w:val="20"/>
                <w:rPrChange w:id="2132" w:author="Alhabibi, Haider@Energy" w:date="2023-08-14T16:53:00Z">
                  <w:rPr>
                    <w:rFonts w:ascii="Calibri" w:hAnsi="Calibri"/>
                    <w:sz w:val="18"/>
                    <w:szCs w:val="18"/>
                  </w:rPr>
                </w:rPrChange>
              </w:rPr>
            </w:pPr>
            <w:r w:rsidRPr="00B63041">
              <w:rPr>
                <w:rFonts w:asciiTheme="minorHAnsi" w:hAnsiTheme="minorHAnsi" w:cstheme="minorHAnsi"/>
                <w:sz w:val="20"/>
                <w:szCs w:val="20"/>
                <w:rPrChange w:id="2133" w:author="Alhabibi, Haider@Energy" w:date="2023-08-14T16:53:00Z">
                  <w:rPr>
                    <w:rFonts w:ascii="Calibri" w:hAnsi="Calibri"/>
                    <w:sz w:val="18"/>
                    <w:szCs w:val="18"/>
                  </w:rPr>
                </w:rPrChange>
              </w:rPr>
              <w:t>01</w:t>
            </w:r>
          </w:p>
        </w:tc>
        <w:tc>
          <w:tcPr>
            <w:tcW w:w="2833" w:type="dxa"/>
            <w:vAlign w:val="center"/>
          </w:tcPr>
          <w:p w14:paraId="0B73A73A" w14:textId="0B13CFD6" w:rsidR="00C34F38" w:rsidRPr="00B63041" w:rsidRDefault="00C34F38" w:rsidP="00C34F38">
            <w:pPr>
              <w:rPr>
                <w:rFonts w:asciiTheme="minorHAnsi" w:hAnsiTheme="minorHAnsi" w:cstheme="minorHAnsi"/>
                <w:sz w:val="20"/>
                <w:szCs w:val="20"/>
                <w:rPrChange w:id="2134" w:author="Alhabibi, Haider@Energy" w:date="2023-08-14T16:53:00Z">
                  <w:rPr>
                    <w:rFonts w:ascii="Calibri" w:hAnsi="Calibri"/>
                    <w:sz w:val="18"/>
                    <w:szCs w:val="18"/>
                  </w:rPr>
                </w:rPrChange>
              </w:rPr>
            </w:pPr>
            <w:ins w:id="2135" w:author="Grewing, Kyle@Energy" w:date="2023-08-14T14:59:00Z">
              <w:r w:rsidRPr="00B63041">
                <w:rPr>
                  <w:rFonts w:asciiTheme="minorHAnsi" w:hAnsiTheme="minorHAnsi" w:cstheme="minorHAnsi"/>
                  <w:sz w:val="20"/>
                  <w:szCs w:val="20"/>
                  <w:rPrChange w:id="2136" w:author="Alhabibi, Haider@Energy" w:date="2023-08-14T16:53:00Z">
                    <w:rPr>
                      <w:rFonts w:asciiTheme="minorHAnsi" w:hAnsiTheme="minorHAnsi" w:cstheme="minorHAnsi"/>
                    </w:rPr>
                  </w:rPrChange>
                </w:rPr>
                <w:t>Date Prepared:</w:t>
              </w:r>
            </w:ins>
            <w:del w:id="2137" w:author="Grewing, Kyle@Energy" w:date="2023-08-14T14:59:00Z">
              <w:r w:rsidRPr="00B63041" w:rsidDel="00C749F3">
                <w:rPr>
                  <w:rFonts w:asciiTheme="minorHAnsi" w:hAnsiTheme="minorHAnsi" w:cstheme="minorHAnsi"/>
                  <w:sz w:val="20"/>
                  <w:szCs w:val="20"/>
                  <w:rPrChange w:id="2138" w:author="Alhabibi, Haider@Energy" w:date="2023-08-14T16:53:00Z">
                    <w:rPr>
                      <w:rFonts w:ascii="Calibri" w:hAnsi="Calibri"/>
                      <w:sz w:val="18"/>
                      <w:szCs w:val="18"/>
                    </w:rPr>
                  </w:rPrChange>
                </w:rPr>
                <w:delText>Project Name:</w:delText>
              </w:r>
            </w:del>
          </w:p>
        </w:tc>
        <w:tc>
          <w:tcPr>
            <w:tcW w:w="3540" w:type="dxa"/>
            <w:vAlign w:val="center"/>
          </w:tcPr>
          <w:p w14:paraId="0B73A73B" w14:textId="69780285" w:rsidR="00C34F38" w:rsidRPr="00B63041" w:rsidRDefault="00C34F38" w:rsidP="00C34F38">
            <w:pPr>
              <w:rPr>
                <w:rFonts w:asciiTheme="minorHAnsi" w:hAnsiTheme="minorHAnsi" w:cstheme="minorHAnsi"/>
                <w:sz w:val="20"/>
                <w:szCs w:val="20"/>
                <w:rPrChange w:id="2139" w:author="Alhabibi, Haider@Energy" w:date="2023-08-14T16:53:00Z">
                  <w:rPr>
                    <w:rFonts w:ascii="Calibri" w:hAnsi="Calibri"/>
                    <w:sz w:val="18"/>
                    <w:szCs w:val="18"/>
                  </w:rPr>
                </w:rPrChange>
              </w:rPr>
            </w:pPr>
            <w:ins w:id="2140" w:author="Grewing, Kyle@Energy" w:date="2023-08-14T14:59:00Z">
              <w:r w:rsidRPr="00B63041">
                <w:rPr>
                  <w:rFonts w:asciiTheme="minorHAnsi" w:hAnsiTheme="minorHAnsi" w:cstheme="minorHAnsi"/>
                  <w:sz w:val="20"/>
                  <w:szCs w:val="20"/>
                  <w:rPrChange w:id="2141" w:author="Alhabibi, Haider@Energy" w:date="2023-08-14T16:53:00Z">
                    <w:rPr>
                      <w:rFonts w:asciiTheme="minorHAnsi" w:hAnsiTheme="minorHAnsi" w:cstheme="minorHAnsi"/>
                    </w:rPr>
                  </w:rPrChange>
                </w:rPr>
                <w:t>&lt;&lt; user input date format; pick from enumerated list&gt;&gt;</w:t>
              </w:r>
            </w:ins>
            <w:del w:id="2142" w:author="Grewing, Kyle@Energy" w:date="2023-08-14T14:59:00Z">
              <w:r w:rsidRPr="00B63041" w:rsidDel="00C749F3">
                <w:rPr>
                  <w:rFonts w:asciiTheme="minorHAnsi" w:hAnsiTheme="minorHAnsi" w:cstheme="minorHAnsi"/>
                  <w:sz w:val="20"/>
                  <w:szCs w:val="20"/>
                  <w:rPrChange w:id="2143" w:author="Alhabibi, Haider@Energy" w:date="2023-08-14T16:53:00Z">
                    <w:rPr>
                      <w:rFonts w:ascii="Calibri" w:hAnsi="Calibri"/>
                      <w:sz w:val="18"/>
                      <w:szCs w:val="18"/>
                    </w:rPr>
                  </w:rPrChange>
                </w:rPr>
                <w:delText xml:space="preserve">&lt;&lt; </w:delText>
              </w:r>
            </w:del>
            <w:del w:id="2144" w:author="Grewing, Kyle@Energy" w:date="2023-08-14T14:47:00Z">
              <w:r w:rsidRPr="00B63041" w:rsidDel="00A50751">
                <w:rPr>
                  <w:rFonts w:asciiTheme="minorHAnsi" w:hAnsiTheme="minorHAnsi" w:cstheme="minorHAnsi"/>
                  <w:sz w:val="20"/>
                  <w:szCs w:val="20"/>
                  <w:rPrChange w:id="2145" w:author="Alhabibi, Haider@Energy" w:date="2023-08-14T16:53:00Z">
                    <w:rPr>
                      <w:rFonts w:ascii="Calibri" w:hAnsi="Calibri"/>
                      <w:sz w:val="18"/>
                      <w:szCs w:val="18"/>
                    </w:rPr>
                  </w:rPrChange>
                </w:rPr>
                <w:delText xml:space="preserve">reference from CF1R-ALT-01, or CF1R-ADD-01 if applicable, else </w:delText>
              </w:r>
            </w:del>
            <w:del w:id="2146" w:author="Grewing, Kyle@Energy" w:date="2023-08-14T14:59:00Z">
              <w:r w:rsidRPr="00B63041" w:rsidDel="00C749F3">
                <w:rPr>
                  <w:rFonts w:asciiTheme="minorHAnsi" w:hAnsiTheme="minorHAnsi" w:cstheme="minorHAnsi"/>
                  <w:sz w:val="20"/>
                  <w:szCs w:val="20"/>
                  <w:rPrChange w:id="2147" w:author="Alhabibi, Haider@Energy" w:date="2023-08-14T16:53:00Z">
                    <w:rPr>
                      <w:rFonts w:ascii="Calibri" w:hAnsi="Calibri"/>
                      <w:sz w:val="18"/>
                      <w:szCs w:val="18"/>
                    </w:rPr>
                  </w:rPrChange>
                </w:rPr>
                <w:delText>user input text&gt;&gt;</w:delText>
              </w:r>
            </w:del>
          </w:p>
        </w:tc>
        <w:tc>
          <w:tcPr>
            <w:tcW w:w="443" w:type="dxa"/>
            <w:tcMar>
              <w:left w:w="29" w:type="dxa"/>
              <w:right w:w="29" w:type="dxa"/>
            </w:tcMar>
            <w:vAlign w:val="center"/>
          </w:tcPr>
          <w:p w14:paraId="0B73A73C" w14:textId="77777777" w:rsidR="00C34F38" w:rsidRPr="00B63041" w:rsidRDefault="00C34F38" w:rsidP="00C34F38">
            <w:pPr>
              <w:jc w:val="center"/>
              <w:rPr>
                <w:rFonts w:asciiTheme="minorHAnsi" w:hAnsiTheme="minorHAnsi" w:cstheme="minorHAnsi"/>
                <w:sz w:val="20"/>
                <w:szCs w:val="20"/>
                <w:rPrChange w:id="2148" w:author="Alhabibi, Haider@Energy" w:date="2023-08-14T16:53:00Z">
                  <w:rPr>
                    <w:rFonts w:ascii="Calibri" w:hAnsi="Calibri"/>
                    <w:sz w:val="18"/>
                    <w:szCs w:val="18"/>
                  </w:rPr>
                </w:rPrChange>
              </w:rPr>
            </w:pPr>
            <w:r w:rsidRPr="00B63041">
              <w:rPr>
                <w:rFonts w:asciiTheme="minorHAnsi" w:hAnsiTheme="minorHAnsi" w:cstheme="minorHAnsi"/>
                <w:sz w:val="20"/>
                <w:szCs w:val="20"/>
                <w:rPrChange w:id="2149" w:author="Alhabibi, Haider@Energy" w:date="2023-08-14T16:53:00Z">
                  <w:rPr>
                    <w:rFonts w:ascii="Calibri" w:hAnsi="Calibri"/>
                    <w:sz w:val="18"/>
                    <w:szCs w:val="18"/>
                  </w:rPr>
                </w:rPrChange>
              </w:rPr>
              <w:t>02</w:t>
            </w:r>
          </w:p>
        </w:tc>
        <w:tc>
          <w:tcPr>
            <w:tcW w:w="3451" w:type="dxa"/>
            <w:vAlign w:val="center"/>
          </w:tcPr>
          <w:p w14:paraId="0B73A73D" w14:textId="14A04784" w:rsidR="00C34F38" w:rsidRPr="00B63041" w:rsidRDefault="00C34F38" w:rsidP="00C34F38">
            <w:pPr>
              <w:rPr>
                <w:rFonts w:asciiTheme="minorHAnsi" w:hAnsiTheme="minorHAnsi" w:cstheme="minorHAnsi"/>
                <w:sz w:val="20"/>
                <w:szCs w:val="20"/>
                <w:rPrChange w:id="2150" w:author="Alhabibi, Haider@Energy" w:date="2023-08-14T16:53:00Z">
                  <w:rPr>
                    <w:rFonts w:ascii="Calibri" w:hAnsi="Calibri"/>
                    <w:sz w:val="18"/>
                    <w:szCs w:val="18"/>
                  </w:rPr>
                </w:rPrChange>
              </w:rPr>
            </w:pPr>
            <w:ins w:id="2151" w:author="Grewing, Kyle@Energy" w:date="2023-08-14T14:59:00Z">
              <w:r w:rsidRPr="00B63041">
                <w:rPr>
                  <w:rFonts w:asciiTheme="minorHAnsi" w:hAnsiTheme="minorHAnsi" w:cstheme="minorHAnsi"/>
                  <w:sz w:val="20"/>
                  <w:szCs w:val="20"/>
                  <w:rPrChange w:id="2152" w:author="Alhabibi, Haider@Energy" w:date="2023-08-14T16:53:00Z">
                    <w:rPr>
                      <w:rFonts w:asciiTheme="minorHAnsi" w:hAnsiTheme="minorHAnsi" w:cstheme="minorHAnsi"/>
                      <w:highlight w:val="yellow"/>
                    </w:rPr>
                  </w:rPrChange>
                </w:rPr>
                <w:t>Building Type:</w:t>
              </w:r>
            </w:ins>
            <w:del w:id="2153" w:author="Grewing, Kyle@Energy" w:date="2023-08-14T14:59:00Z">
              <w:r w:rsidRPr="00B63041" w:rsidDel="00C34F38">
                <w:rPr>
                  <w:rFonts w:asciiTheme="minorHAnsi" w:hAnsiTheme="minorHAnsi" w:cstheme="minorHAnsi"/>
                  <w:sz w:val="20"/>
                  <w:szCs w:val="20"/>
                  <w:rPrChange w:id="2154" w:author="Alhabibi, Haider@Energy" w:date="2023-08-14T16:53:00Z">
                    <w:rPr>
                      <w:rFonts w:ascii="Calibri" w:hAnsi="Calibri"/>
                      <w:sz w:val="18"/>
                      <w:szCs w:val="18"/>
                    </w:rPr>
                  </w:rPrChange>
                </w:rPr>
                <w:delText>Date Prepared:</w:delText>
              </w:r>
            </w:del>
          </w:p>
        </w:tc>
        <w:tc>
          <w:tcPr>
            <w:tcW w:w="3652" w:type="dxa"/>
            <w:vAlign w:val="center"/>
          </w:tcPr>
          <w:p w14:paraId="63E456E9" w14:textId="5ED3FAE2" w:rsidR="00C34F38" w:rsidRPr="00B63041" w:rsidRDefault="00C34F38" w:rsidP="00C34F38">
            <w:pPr>
              <w:rPr>
                <w:ins w:id="2155" w:author="Grewing, Kyle@Energy" w:date="2023-08-14T14:59:00Z"/>
                <w:rFonts w:asciiTheme="minorHAnsi" w:hAnsiTheme="minorHAnsi" w:cstheme="minorHAnsi"/>
                <w:sz w:val="20"/>
                <w:szCs w:val="20"/>
                <w:rPrChange w:id="2156" w:author="Alhabibi, Haider@Energy" w:date="2023-08-14T16:53:00Z">
                  <w:rPr>
                    <w:ins w:id="2157" w:author="Grewing, Kyle@Energy" w:date="2023-08-14T14:59:00Z"/>
                    <w:rFonts w:asciiTheme="minorHAnsi" w:hAnsiTheme="minorHAnsi" w:cstheme="minorHAnsi"/>
                    <w:highlight w:val="yellow"/>
                  </w:rPr>
                </w:rPrChange>
              </w:rPr>
            </w:pPr>
            <w:ins w:id="2158" w:author="Grewing, Kyle@Energy" w:date="2023-08-14T14:59:00Z">
              <w:r w:rsidRPr="00B63041">
                <w:rPr>
                  <w:rFonts w:asciiTheme="minorHAnsi" w:hAnsiTheme="minorHAnsi" w:cstheme="minorHAnsi"/>
                  <w:sz w:val="20"/>
                  <w:szCs w:val="20"/>
                  <w:rPrChange w:id="2159" w:author="Alhabibi, Haider@Energy" w:date="2023-08-14T16:53:00Z">
                    <w:rPr>
                      <w:rFonts w:asciiTheme="minorHAnsi" w:hAnsiTheme="minorHAnsi" w:cstheme="minorHAnsi"/>
                      <w:highlight w:val="yellow"/>
                    </w:rPr>
                  </w:rPrChange>
                </w:rPr>
                <w:t xml:space="preserve">&lt; default to </w:t>
              </w:r>
            </w:ins>
            <w:ins w:id="2160" w:author="Grewing, Kyle@Energy" w:date="2023-08-14T15:27:00Z">
              <w:r w:rsidRPr="00B63041">
                <w:rPr>
                  <w:rFonts w:asciiTheme="minorHAnsi" w:hAnsiTheme="minorHAnsi" w:cstheme="minorHAnsi"/>
                  <w:sz w:val="20"/>
                  <w:szCs w:val="20"/>
                  <w:rPrChange w:id="2161" w:author="Alhabibi, Haider@Energy" w:date="2023-08-14T16:53:00Z">
                    <w:rPr>
                      <w:rFonts w:asciiTheme="minorHAnsi" w:hAnsiTheme="minorHAnsi" w:cstheme="minorHAnsi"/>
                      <w:highlight w:val="yellow"/>
                    </w:rPr>
                  </w:rPrChange>
                </w:rPr>
                <w:t>Multif</w:t>
              </w:r>
            </w:ins>
            <w:ins w:id="2162" w:author="Grewing, Kyle@Energy" w:date="2023-08-14T14:59:00Z">
              <w:r w:rsidRPr="00B63041">
                <w:rPr>
                  <w:rFonts w:asciiTheme="minorHAnsi" w:hAnsiTheme="minorHAnsi" w:cstheme="minorHAnsi"/>
                  <w:sz w:val="20"/>
                  <w:szCs w:val="20"/>
                  <w:rPrChange w:id="2163" w:author="Alhabibi, Haider@Energy" w:date="2023-08-14T16:53:00Z">
                    <w:rPr>
                      <w:rFonts w:asciiTheme="minorHAnsi" w:hAnsiTheme="minorHAnsi" w:cstheme="minorHAnsi"/>
                      <w:highlight w:val="yellow"/>
                    </w:rPr>
                  </w:rPrChange>
                </w:rPr>
                <w:t>amily</w:t>
              </w:r>
            </w:ins>
            <w:ins w:id="2164" w:author="Grewing, Kyle@Energy" w:date="2023-08-14T15:27:00Z">
              <w:r w:rsidRPr="00B63041">
                <w:rPr>
                  <w:rFonts w:asciiTheme="minorHAnsi" w:hAnsiTheme="minorHAnsi" w:cstheme="minorHAnsi"/>
                  <w:sz w:val="20"/>
                  <w:szCs w:val="20"/>
                  <w:rPrChange w:id="2165" w:author="Alhabibi, Haider@Energy" w:date="2023-08-14T16:53:00Z">
                    <w:rPr>
                      <w:rFonts w:asciiTheme="minorHAnsi" w:hAnsiTheme="minorHAnsi" w:cstheme="minorHAnsi"/>
                      <w:highlight w:val="yellow"/>
                    </w:rPr>
                  </w:rPrChange>
                </w:rPr>
                <w:t xml:space="preserve"> </w:t>
              </w:r>
            </w:ins>
          </w:p>
          <w:p w14:paraId="0B73A73E" w14:textId="49E71F2E" w:rsidR="00C34F38" w:rsidRPr="00B63041" w:rsidRDefault="00C34F38" w:rsidP="00C34F38">
            <w:pPr>
              <w:rPr>
                <w:rFonts w:asciiTheme="minorHAnsi" w:hAnsiTheme="minorHAnsi" w:cstheme="minorHAnsi"/>
                <w:sz w:val="20"/>
                <w:szCs w:val="20"/>
                <w:rPrChange w:id="2166" w:author="Alhabibi, Haider@Energy" w:date="2023-08-14T16:53:00Z">
                  <w:rPr>
                    <w:rFonts w:ascii="Calibri" w:hAnsi="Calibri"/>
                    <w:sz w:val="18"/>
                    <w:szCs w:val="18"/>
                  </w:rPr>
                </w:rPrChange>
              </w:rPr>
            </w:pPr>
            <w:ins w:id="2167" w:author="Grewing, Kyle@Energy" w:date="2023-08-14T14:59:00Z">
              <w:r w:rsidRPr="00B63041">
                <w:rPr>
                  <w:rFonts w:asciiTheme="minorHAnsi" w:hAnsiTheme="minorHAnsi" w:cstheme="minorHAnsi"/>
                  <w:sz w:val="20"/>
                  <w:szCs w:val="20"/>
                  <w:rPrChange w:id="2168" w:author="Alhabibi, Haider@Energy" w:date="2023-08-14T16:53:00Z">
                    <w:rPr>
                      <w:rFonts w:asciiTheme="minorHAnsi" w:hAnsiTheme="minorHAnsi" w:cstheme="minorHAnsi"/>
                      <w:highlight w:val="yellow"/>
                    </w:rPr>
                  </w:rPrChange>
                </w:rPr>
                <w:t>&gt;&gt;</w:t>
              </w:r>
            </w:ins>
            <w:del w:id="2169" w:author="Grewing, Kyle@Energy" w:date="2023-08-14T14:59:00Z">
              <w:r w:rsidRPr="00B63041" w:rsidDel="00C34F38">
                <w:rPr>
                  <w:rFonts w:asciiTheme="minorHAnsi" w:hAnsiTheme="minorHAnsi" w:cstheme="minorHAnsi"/>
                  <w:sz w:val="20"/>
                  <w:szCs w:val="20"/>
                  <w:rPrChange w:id="2170" w:author="Alhabibi, Haider@Energy" w:date="2023-08-14T16:53:00Z">
                    <w:rPr>
                      <w:rFonts w:ascii="Calibri" w:hAnsi="Calibri"/>
                      <w:sz w:val="18"/>
                      <w:szCs w:val="18"/>
                    </w:rPr>
                  </w:rPrChange>
                </w:rPr>
                <w:delText xml:space="preserve">&lt;&lt; </w:delText>
              </w:r>
            </w:del>
            <w:del w:id="2171" w:author="Grewing, Kyle@Energy" w:date="2023-08-14T14:50:00Z">
              <w:r w:rsidRPr="00B63041" w:rsidDel="00A50751">
                <w:rPr>
                  <w:rFonts w:asciiTheme="minorHAnsi" w:hAnsiTheme="minorHAnsi" w:cstheme="minorHAnsi"/>
                  <w:sz w:val="20"/>
                  <w:szCs w:val="20"/>
                  <w:rPrChange w:id="2172" w:author="Alhabibi, Haider@Energy" w:date="2023-08-14T16:53:00Z">
                    <w:rPr>
                      <w:rFonts w:ascii="Calibri" w:hAnsi="Calibri"/>
                      <w:sz w:val="18"/>
                      <w:szCs w:val="18"/>
                    </w:rPr>
                  </w:rPrChange>
                </w:rPr>
                <w:delText xml:space="preserve">reference from CF1R-ALT-01, or CF1R-ADD-01 if applicable, else </w:delText>
              </w:r>
            </w:del>
            <w:del w:id="2173" w:author="Grewing, Kyle@Energy" w:date="2023-08-14T14:59:00Z">
              <w:r w:rsidRPr="00B63041" w:rsidDel="00C34F38">
                <w:rPr>
                  <w:rFonts w:asciiTheme="minorHAnsi" w:hAnsiTheme="minorHAnsi" w:cstheme="minorHAnsi"/>
                  <w:sz w:val="20"/>
                  <w:szCs w:val="20"/>
                  <w:rPrChange w:id="2174" w:author="Alhabibi, Haider@Energy" w:date="2023-08-14T16:53:00Z">
                    <w:rPr>
                      <w:rFonts w:ascii="Calibri" w:hAnsi="Calibri"/>
                      <w:sz w:val="18"/>
                      <w:szCs w:val="18"/>
                    </w:rPr>
                  </w:rPrChange>
                </w:rPr>
                <w:delText>user input date format; pick from enumerated list&gt;&gt;</w:delText>
              </w:r>
            </w:del>
          </w:p>
        </w:tc>
      </w:tr>
      <w:tr w:rsidR="00C34F38" w:rsidRPr="00EB4E7D" w14:paraId="0B73A748" w14:textId="77777777" w:rsidTr="00C34F38">
        <w:tc>
          <w:tcPr>
            <w:tcW w:w="471" w:type="dxa"/>
            <w:vAlign w:val="center"/>
          </w:tcPr>
          <w:p w14:paraId="0B73A740" w14:textId="77777777" w:rsidR="00C34F38" w:rsidRPr="00B63041" w:rsidRDefault="00C34F38" w:rsidP="00C34F38">
            <w:pPr>
              <w:jc w:val="center"/>
              <w:rPr>
                <w:rFonts w:asciiTheme="minorHAnsi" w:hAnsiTheme="minorHAnsi" w:cstheme="minorHAnsi"/>
                <w:sz w:val="20"/>
                <w:szCs w:val="20"/>
                <w:rPrChange w:id="2175" w:author="Alhabibi, Haider@Energy" w:date="2023-08-14T16:53:00Z">
                  <w:rPr>
                    <w:rFonts w:ascii="Calibri" w:hAnsi="Calibri"/>
                    <w:sz w:val="18"/>
                    <w:szCs w:val="18"/>
                  </w:rPr>
                </w:rPrChange>
              </w:rPr>
            </w:pPr>
            <w:r w:rsidRPr="00B63041">
              <w:rPr>
                <w:rFonts w:asciiTheme="minorHAnsi" w:hAnsiTheme="minorHAnsi" w:cstheme="minorHAnsi"/>
                <w:sz w:val="20"/>
                <w:szCs w:val="20"/>
                <w:rPrChange w:id="2176" w:author="Alhabibi, Haider@Energy" w:date="2023-08-14T16:53:00Z">
                  <w:rPr>
                    <w:rFonts w:ascii="Calibri" w:hAnsi="Calibri"/>
                    <w:sz w:val="18"/>
                    <w:szCs w:val="18"/>
                  </w:rPr>
                </w:rPrChange>
              </w:rPr>
              <w:t>03</w:t>
            </w:r>
          </w:p>
        </w:tc>
        <w:tc>
          <w:tcPr>
            <w:tcW w:w="2833" w:type="dxa"/>
            <w:vAlign w:val="center"/>
          </w:tcPr>
          <w:p w14:paraId="0B73A741" w14:textId="6EC099E8" w:rsidR="00C34F38" w:rsidRPr="00B63041" w:rsidRDefault="00C34F38" w:rsidP="00C34F38">
            <w:pPr>
              <w:rPr>
                <w:rFonts w:asciiTheme="minorHAnsi" w:hAnsiTheme="minorHAnsi" w:cstheme="minorHAnsi"/>
                <w:sz w:val="20"/>
                <w:szCs w:val="20"/>
                <w:rPrChange w:id="2177" w:author="Alhabibi, Haider@Energy" w:date="2023-08-14T16:53:00Z">
                  <w:rPr>
                    <w:rFonts w:ascii="Calibri" w:hAnsi="Calibri"/>
                    <w:sz w:val="18"/>
                    <w:szCs w:val="18"/>
                  </w:rPr>
                </w:rPrChange>
              </w:rPr>
            </w:pPr>
            <w:ins w:id="2178" w:author="Grewing, Kyle@Energy" w:date="2023-08-14T15:00:00Z">
              <w:r w:rsidRPr="00B63041">
                <w:rPr>
                  <w:rFonts w:asciiTheme="minorHAnsi" w:hAnsiTheme="minorHAnsi" w:cstheme="minorHAnsi"/>
                  <w:sz w:val="20"/>
                  <w:szCs w:val="20"/>
                  <w:rPrChange w:id="2179" w:author="Alhabibi, Haider@Energy" w:date="2023-08-14T16:53:00Z">
                    <w:rPr>
                      <w:rFonts w:asciiTheme="minorHAnsi" w:hAnsiTheme="minorHAnsi" w:cstheme="minorHAnsi"/>
                    </w:rPr>
                  </w:rPrChange>
                </w:rPr>
                <w:t>Dwelling Unit Name/Type:</w:t>
              </w:r>
            </w:ins>
            <w:del w:id="2180" w:author="Grewing, Kyle@Energy" w:date="2023-08-14T15:00:00Z">
              <w:r w:rsidRPr="00B63041" w:rsidDel="00720663">
                <w:rPr>
                  <w:rFonts w:asciiTheme="minorHAnsi" w:hAnsiTheme="minorHAnsi" w:cstheme="minorHAnsi"/>
                  <w:sz w:val="20"/>
                  <w:szCs w:val="20"/>
                  <w:rPrChange w:id="2181" w:author="Alhabibi, Haider@Energy" w:date="2023-08-14T16:53:00Z">
                    <w:rPr>
                      <w:rFonts w:ascii="Calibri" w:hAnsi="Calibri"/>
                      <w:sz w:val="18"/>
                      <w:szCs w:val="18"/>
                    </w:rPr>
                  </w:rPrChange>
                </w:rPr>
                <w:delText>Project Location:</w:delText>
              </w:r>
            </w:del>
          </w:p>
        </w:tc>
        <w:tc>
          <w:tcPr>
            <w:tcW w:w="3540" w:type="dxa"/>
            <w:vAlign w:val="center"/>
          </w:tcPr>
          <w:p w14:paraId="0B73A742" w14:textId="185AD87C" w:rsidR="00C34F38" w:rsidRPr="00B63041" w:rsidRDefault="00C34F38" w:rsidP="00C34F38">
            <w:pPr>
              <w:rPr>
                <w:rFonts w:asciiTheme="minorHAnsi" w:hAnsiTheme="minorHAnsi" w:cstheme="minorHAnsi"/>
                <w:sz w:val="20"/>
                <w:szCs w:val="20"/>
                <w:rPrChange w:id="2182" w:author="Alhabibi, Haider@Energy" w:date="2023-08-14T16:53:00Z">
                  <w:rPr>
                    <w:rFonts w:ascii="Calibri" w:hAnsi="Calibri"/>
                    <w:sz w:val="18"/>
                    <w:szCs w:val="18"/>
                  </w:rPr>
                </w:rPrChange>
              </w:rPr>
            </w:pPr>
            <w:ins w:id="2183" w:author="Grewing, Kyle@Energy" w:date="2023-08-14T15:00:00Z">
              <w:r w:rsidRPr="00B63041">
                <w:rPr>
                  <w:rFonts w:asciiTheme="minorHAnsi" w:hAnsiTheme="minorHAnsi" w:cstheme="minorHAnsi"/>
                  <w:sz w:val="20"/>
                  <w:szCs w:val="20"/>
                  <w:rPrChange w:id="2184" w:author="Alhabibi, Haider@Energy" w:date="2023-08-14T16:53:00Z">
                    <w:rPr>
                      <w:rFonts w:asciiTheme="minorHAnsi" w:hAnsiTheme="minorHAnsi" w:cstheme="minorHAnsi"/>
                    </w:rPr>
                  </w:rPrChange>
                </w:rPr>
                <w:t>&lt;&lt; user input text&gt;&gt;</w:t>
              </w:r>
            </w:ins>
            <w:del w:id="2185" w:author="Grewing, Kyle@Energy" w:date="2023-08-14T15:00:00Z">
              <w:r w:rsidRPr="00B63041" w:rsidDel="00720663">
                <w:rPr>
                  <w:rFonts w:asciiTheme="minorHAnsi" w:hAnsiTheme="minorHAnsi" w:cstheme="minorHAnsi"/>
                  <w:sz w:val="20"/>
                  <w:szCs w:val="20"/>
                  <w:rPrChange w:id="2186" w:author="Alhabibi, Haider@Energy" w:date="2023-08-14T16:53:00Z">
                    <w:rPr>
                      <w:rFonts w:ascii="Calibri" w:hAnsi="Calibri"/>
                      <w:sz w:val="18"/>
                      <w:szCs w:val="18"/>
                    </w:rPr>
                  </w:rPrChange>
                </w:rPr>
                <w:delText xml:space="preserve">&lt;&lt; </w:delText>
              </w:r>
            </w:del>
            <w:del w:id="2187" w:author="Grewing, Kyle@Energy" w:date="2023-08-14T14:48:00Z">
              <w:r w:rsidRPr="00B63041" w:rsidDel="00A50751">
                <w:rPr>
                  <w:rFonts w:asciiTheme="minorHAnsi" w:hAnsiTheme="minorHAnsi" w:cstheme="minorHAnsi"/>
                  <w:sz w:val="20"/>
                  <w:szCs w:val="20"/>
                  <w:rPrChange w:id="2188" w:author="Alhabibi, Haider@Energy" w:date="2023-08-14T16:53:00Z">
                    <w:rPr>
                      <w:rFonts w:ascii="Calibri" w:hAnsi="Calibri"/>
                      <w:sz w:val="18"/>
                      <w:szCs w:val="18"/>
                    </w:rPr>
                  </w:rPrChange>
                </w:rPr>
                <w:delText xml:space="preserve">reference from CF1R-ALT-01, or CF1R-ADD-01 if applicable, else </w:delText>
              </w:r>
            </w:del>
            <w:del w:id="2189" w:author="Grewing, Kyle@Energy" w:date="2023-08-14T15:00:00Z">
              <w:r w:rsidRPr="00B63041" w:rsidDel="00720663">
                <w:rPr>
                  <w:rFonts w:asciiTheme="minorHAnsi" w:hAnsiTheme="minorHAnsi" w:cstheme="minorHAnsi"/>
                  <w:sz w:val="20"/>
                  <w:szCs w:val="20"/>
                  <w:rPrChange w:id="2190" w:author="Alhabibi, Haider@Energy" w:date="2023-08-14T16:53:00Z">
                    <w:rPr>
                      <w:rFonts w:ascii="Calibri" w:hAnsi="Calibri"/>
                      <w:sz w:val="18"/>
                      <w:szCs w:val="18"/>
                    </w:rPr>
                  </w:rPrChange>
                </w:rPr>
                <w:delText>user input text: Street address or alternate applicable description of location &gt;&gt;</w:delText>
              </w:r>
            </w:del>
          </w:p>
        </w:tc>
        <w:tc>
          <w:tcPr>
            <w:tcW w:w="443" w:type="dxa"/>
            <w:tcMar>
              <w:left w:w="29" w:type="dxa"/>
              <w:right w:w="29" w:type="dxa"/>
            </w:tcMar>
            <w:vAlign w:val="center"/>
          </w:tcPr>
          <w:p w14:paraId="0B73A743" w14:textId="77777777" w:rsidR="00C34F38" w:rsidRPr="00B63041" w:rsidRDefault="00C34F38" w:rsidP="00C34F38">
            <w:pPr>
              <w:jc w:val="center"/>
              <w:rPr>
                <w:rFonts w:asciiTheme="minorHAnsi" w:hAnsiTheme="minorHAnsi" w:cstheme="minorHAnsi"/>
                <w:sz w:val="20"/>
                <w:szCs w:val="20"/>
                <w:rPrChange w:id="2191" w:author="Alhabibi, Haider@Energy" w:date="2023-08-14T16:53:00Z">
                  <w:rPr>
                    <w:rFonts w:ascii="Calibri" w:hAnsi="Calibri"/>
                    <w:sz w:val="18"/>
                    <w:szCs w:val="18"/>
                  </w:rPr>
                </w:rPrChange>
              </w:rPr>
            </w:pPr>
            <w:r w:rsidRPr="00B63041">
              <w:rPr>
                <w:rFonts w:asciiTheme="minorHAnsi" w:hAnsiTheme="minorHAnsi" w:cstheme="minorHAnsi"/>
                <w:sz w:val="20"/>
                <w:szCs w:val="20"/>
                <w:rPrChange w:id="2192" w:author="Alhabibi, Haider@Energy" w:date="2023-08-14T16:53:00Z">
                  <w:rPr>
                    <w:rFonts w:ascii="Calibri" w:hAnsi="Calibri"/>
                    <w:sz w:val="18"/>
                    <w:szCs w:val="18"/>
                  </w:rPr>
                </w:rPrChange>
              </w:rPr>
              <w:t>04</w:t>
            </w:r>
          </w:p>
        </w:tc>
        <w:tc>
          <w:tcPr>
            <w:tcW w:w="3451" w:type="dxa"/>
            <w:vAlign w:val="center"/>
          </w:tcPr>
          <w:p w14:paraId="0B73A744" w14:textId="323CDA87" w:rsidR="00C34F38" w:rsidRPr="00B63041" w:rsidRDefault="00C34F38" w:rsidP="00C34F38">
            <w:pPr>
              <w:rPr>
                <w:rFonts w:asciiTheme="minorHAnsi" w:hAnsiTheme="minorHAnsi" w:cstheme="minorHAnsi"/>
                <w:sz w:val="20"/>
                <w:szCs w:val="20"/>
                <w:rPrChange w:id="2193" w:author="Alhabibi, Haider@Energy" w:date="2023-08-14T16:53:00Z">
                  <w:rPr>
                    <w:rFonts w:ascii="Calibri" w:hAnsi="Calibri"/>
                    <w:sz w:val="18"/>
                    <w:szCs w:val="18"/>
                  </w:rPr>
                </w:rPrChange>
              </w:rPr>
            </w:pPr>
            <w:del w:id="2194" w:author="Grewing, Kyle@Energy" w:date="2023-08-14T15:00:00Z">
              <w:r w:rsidRPr="00B63041" w:rsidDel="00C34F38">
                <w:rPr>
                  <w:rFonts w:asciiTheme="minorHAnsi" w:hAnsiTheme="minorHAnsi" w:cstheme="minorHAnsi"/>
                  <w:sz w:val="20"/>
                  <w:szCs w:val="20"/>
                  <w:rPrChange w:id="2195" w:author="Alhabibi, Haider@Energy" w:date="2023-08-14T16:53:00Z">
                    <w:rPr>
                      <w:rFonts w:ascii="Calibri" w:hAnsi="Calibri"/>
                      <w:sz w:val="18"/>
                      <w:szCs w:val="18"/>
                    </w:rPr>
                  </w:rPrChange>
                </w:rPr>
                <w:delText>Building Type</w:delText>
              </w:r>
            </w:del>
            <w:ins w:id="2196" w:author="Grewing, Kyle@Energy" w:date="2023-08-14T15:00:00Z">
              <w:r w:rsidRPr="00B63041">
                <w:rPr>
                  <w:rFonts w:asciiTheme="minorHAnsi" w:hAnsiTheme="minorHAnsi" w:cstheme="minorHAnsi"/>
                  <w:sz w:val="20"/>
                  <w:szCs w:val="20"/>
                  <w:rPrChange w:id="2197" w:author="Alhabibi, Haider@Energy" w:date="2023-08-14T16:53:00Z">
                    <w:rPr>
                      <w:rFonts w:asciiTheme="minorHAnsi" w:hAnsiTheme="minorHAnsi" w:cstheme="minorHAnsi"/>
                      <w:highlight w:val="yellow"/>
                    </w:rPr>
                  </w:rPrChange>
                </w:rPr>
                <w:t>Dwelling Unit Count</w:t>
              </w:r>
            </w:ins>
            <w:r w:rsidRPr="00B63041">
              <w:rPr>
                <w:rFonts w:asciiTheme="minorHAnsi" w:hAnsiTheme="minorHAnsi" w:cstheme="minorHAnsi"/>
                <w:sz w:val="20"/>
                <w:szCs w:val="20"/>
                <w:rPrChange w:id="2198" w:author="Alhabibi, Haider@Energy" w:date="2023-08-14T16:53:00Z">
                  <w:rPr>
                    <w:rFonts w:ascii="Calibri" w:hAnsi="Calibri"/>
                    <w:sz w:val="18"/>
                    <w:szCs w:val="18"/>
                  </w:rPr>
                </w:rPrChange>
              </w:rPr>
              <w:t>:</w:t>
            </w:r>
          </w:p>
        </w:tc>
        <w:tc>
          <w:tcPr>
            <w:tcW w:w="3652" w:type="dxa"/>
            <w:vAlign w:val="center"/>
          </w:tcPr>
          <w:p w14:paraId="0B73A745" w14:textId="5576AD41" w:rsidR="00C34F38" w:rsidRPr="00B63041" w:rsidDel="00C34F38" w:rsidRDefault="00C34F38" w:rsidP="00C34F38">
            <w:pPr>
              <w:rPr>
                <w:del w:id="2199" w:author="Grewing, Kyle@Energy" w:date="2023-08-14T15:00:00Z"/>
                <w:rFonts w:asciiTheme="minorHAnsi" w:hAnsiTheme="minorHAnsi" w:cstheme="minorHAnsi"/>
                <w:sz w:val="20"/>
                <w:szCs w:val="20"/>
                <w:rPrChange w:id="2200" w:author="Alhabibi, Haider@Energy" w:date="2023-08-14T16:53:00Z">
                  <w:rPr>
                    <w:del w:id="2201" w:author="Grewing, Kyle@Energy" w:date="2023-08-14T15:00:00Z"/>
                    <w:rFonts w:ascii="Calibri" w:hAnsi="Calibri"/>
                    <w:sz w:val="18"/>
                    <w:szCs w:val="18"/>
                  </w:rPr>
                </w:rPrChange>
              </w:rPr>
            </w:pPr>
            <w:r w:rsidRPr="00B63041">
              <w:rPr>
                <w:rFonts w:asciiTheme="minorHAnsi" w:hAnsiTheme="minorHAnsi" w:cstheme="minorHAnsi"/>
                <w:sz w:val="20"/>
                <w:szCs w:val="20"/>
                <w:rPrChange w:id="2202" w:author="Alhabibi, Haider@Energy" w:date="2023-08-14T16:53:00Z">
                  <w:rPr>
                    <w:rFonts w:ascii="Calibri" w:hAnsi="Calibri"/>
                    <w:sz w:val="18"/>
                    <w:szCs w:val="18"/>
                  </w:rPr>
                </w:rPrChange>
              </w:rPr>
              <w:t xml:space="preserve">&lt; </w:t>
            </w:r>
            <w:del w:id="2203" w:author="Grewing, Kyle@Energy" w:date="2023-08-14T15:00:00Z">
              <w:r w:rsidRPr="00B63041" w:rsidDel="00C34F38">
                <w:rPr>
                  <w:rFonts w:asciiTheme="minorHAnsi" w:hAnsiTheme="minorHAnsi" w:cstheme="minorHAnsi"/>
                  <w:sz w:val="20"/>
                  <w:szCs w:val="20"/>
                  <w:rPrChange w:id="2204" w:author="Alhabibi, Haider@Energy" w:date="2023-08-14T16:53:00Z">
                    <w:rPr>
                      <w:rFonts w:ascii="Calibri" w:hAnsi="Calibri"/>
                      <w:sz w:val="18"/>
                      <w:szCs w:val="18"/>
                    </w:rPr>
                  </w:rPrChange>
                </w:rPr>
                <w:delText>reference from CF1R-ALT-01, or CF1R-ADD-01 if applicable, else user select one from list:</w:delText>
              </w:r>
            </w:del>
            <w:ins w:id="2205" w:author="Shewmaker, Michael@Energy" w:date="2021-12-27T11:27:00Z">
              <w:del w:id="2206" w:author="Grewing, Kyle@Energy" w:date="2023-08-14T15:00:00Z">
                <w:r w:rsidRPr="00B63041" w:rsidDel="00C34F38">
                  <w:rPr>
                    <w:rFonts w:asciiTheme="minorHAnsi" w:hAnsiTheme="minorHAnsi" w:cstheme="minorHAnsi"/>
                    <w:sz w:val="20"/>
                    <w:szCs w:val="20"/>
                    <w:rPrChange w:id="2207" w:author="Alhabibi, Haider@Energy" w:date="2023-08-14T16:53:00Z">
                      <w:rPr>
                        <w:rFonts w:ascii="Calibri" w:hAnsi="Calibri"/>
                        <w:sz w:val="18"/>
                        <w:szCs w:val="18"/>
                        <w:highlight w:val="yellow"/>
                      </w:rPr>
                    </w:rPrChange>
                  </w:rPr>
                  <w:delText>default to</w:delText>
                </w:r>
              </w:del>
            </w:ins>
            <w:del w:id="2208" w:author="Grewing, Kyle@Energy" w:date="2023-08-14T15:00:00Z">
              <w:r w:rsidRPr="00B63041" w:rsidDel="00C34F38">
                <w:rPr>
                  <w:rFonts w:asciiTheme="minorHAnsi" w:hAnsiTheme="minorHAnsi" w:cstheme="minorHAnsi"/>
                  <w:sz w:val="20"/>
                  <w:szCs w:val="20"/>
                  <w:rPrChange w:id="2209" w:author="Alhabibi, Haider@Energy" w:date="2023-08-14T16:53:00Z">
                    <w:rPr>
                      <w:rFonts w:ascii="Calibri" w:hAnsi="Calibri"/>
                      <w:sz w:val="18"/>
                      <w:szCs w:val="18"/>
                    </w:rPr>
                  </w:rPrChange>
                </w:rPr>
                <w:delText xml:space="preserve"> </w:delText>
              </w:r>
            </w:del>
          </w:p>
          <w:p w14:paraId="0B73A746" w14:textId="6FC3D256" w:rsidR="00C34F38" w:rsidRPr="00B63041" w:rsidDel="00C34F38" w:rsidRDefault="00C34F38">
            <w:pPr>
              <w:rPr>
                <w:del w:id="2210" w:author="Grewing, Kyle@Energy" w:date="2023-08-14T15:07:00Z"/>
                <w:rFonts w:asciiTheme="minorHAnsi" w:hAnsiTheme="minorHAnsi" w:cstheme="minorHAnsi"/>
                <w:sz w:val="20"/>
                <w:szCs w:val="20"/>
                <w:rPrChange w:id="2211" w:author="Alhabibi, Haider@Energy" w:date="2023-08-14T16:53:00Z">
                  <w:rPr>
                    <w:del w:id="2212" w:author="Grewing, Kyle@Energy" w:date="2023-08-14T15:07:00Z"/>
                    <w:rFonts w:ascii="Calibri" w:hAnsi="Calibri"/>
                    <w:sz w:val="18"/>
                    <w:szCs w:val="18"/>
                  </w:rPr>
                </w:rPrChange>
              </w:rPr>
            </w:pPr>
            <w:del w:id="2213" w:author="Grewing, Kyle@Energy" w:date="2023-08-14T15:00:00Z">
              <w:r w:rsidRPr="00B63041" w:rsidDel="00C34F38">
                <w:rPr>
                  <w:rFonts w:asciiTheme="minorHAnsi" w:hAnsiTheme="minorHAnsi" w:cstheme="minorHAnsi"/>
                  <w:sz w:val="20"/>
                  <w:szCs w:val="20"/>
                  <w:rPrChange w:id="2214" w:author="Alhabibi, Haider@Energy" w:date="2023-08-14T16:53:00Z">
                    <w:rPr>
                      <w:rFonts w:ascii="Calibri" w:hAnsi="Calibri"/>
                      <w:sz w:val="18"/>
                      <w:szCs w:val="18"/>
                    </w:rPr>
                  </w:rPrChange>
                </w:rPr>
                <w:delText xml:space="preserve">*Single Family; </w:delText>
              </w:r>
            </w:del>
            <w:ins w:id="2215" w:author="Grewing, Kyle@Energy" w:date="2023-08-14T15:07:00Z">
              <w:r w:rsidRPr="00B63041">
                <w:rPr>
                  <w:rFonts w:asciiTheme="minorHAnsi" w:hAnsiTheme="minorHAnsi" w:cstheme="minorHAnsi"/>
                  <w:sz w:val="20"/>
                  <w:szCs w:val="20"/>
                  <w:rPrChange w:id="2216" w:author="Alhabibi, Haider@Energy" w:date="2023-08-14T16:53:00Z">
                    <w:rPr>
                      <w:rFonts w:asciiTheme="minorHAnsi" w:hAnsiTheme="minorHAnsi" w:cstheme="minorHAnsi"/>
                    </w:rPr>
                  </w:rPrChange>
                </w:rPr>
                <w:t>user input integer; xxx</w:t>
              </w:r>
            </w:ins>
          </w:p>
          <w:p w14:paraId="0B73A747" w14:textId="5D7A285F" w:rsidR="00C34F38" w:rsidRPr="00B63041" w:rsidRDefault="00C34F38" w:rsidP="00C34F38">
            <w:pPr>
              <w:rPr>
                <w:rFonts w:asciiTheme="minorHAnsi" w:hAnsiTheme="minorHAnsi" w:cstheme="minorHAnsi"/>
                <w:sz w:val="20"/>
                <w:szCs w:val="20"/>
                <w:rPrChange w:id="2217" w:author="Alhabibi, Haider@Energy" w:date="2023-08-14T16:53:00Z">
                  <w:rPr>
                    <w:rFonts w:ascii="Calibri" w:hAnsi="Calibri"/>
                    <w:sz w:val="18"/>
                    <w:szCs w:val="18"/>
                  </w:rPr>
                </w:rPrChange>
              </w:rPr>
            </w:pPr>
            <w:del w:id="2218" w:author="Shewmaker, Michael@Energy" w:date="2021-12-27T11:27:00Z">
              <w:r w:rsidRPr="00B63041" w:rsidDel="00CA3C06">
                <w:rPr>
                  <w:rFonts w:asciiTheme="minorHAnsi" w:hAnsiTheme="minorHAnsi" w:cstheme="minorHAnsi"/>
                  <w:sz w:val="20"/>
                  <w:szCs w:val="20"/>
                  <w:rPrChange w:id="2219" w:author="Alhabibi, Haider@Energy" w:date="2023-08-14T16:53:00Z">
                    <w:rPr>
                      <w:rFonts w:ascii="Calibri" w:hAnsi="Calibri"/>
                      <w:sz w:val="18"/>
                      <w:szCs w:val="18"/>
                    </w:rPr>
                  </w:rPrChange>
                </w:rPr>
                <w:delText>* Multi Family</w:delText>
              </w:r>
            </w:del>
            <w:r w:rsidRPr="00B63041">
              <w:rPr>
                <w:rFonts w:asciiTheme="minorHAnsi" w:hAnsiTheme="minorHAnsi" w:cstheme="minorHAnsi"/>
                <w:sz w:val="20"/>
                <w:szCs w:val="20"/>
                <w:rPrChange w:id="2220" w:author="Alhabibi, Haider@Energy" w:date="2023-08-14T16:53:00Z">
                  <w:rPr>
                    <w:rFonts w:ascii="Calibri" w:hAnsi="Calibri"/>
                    <w:sz w:val="18"/>
                    <w:szCs w:val="18"/>
                  </w:rPr>
                </w:rPrChange>
              </w:rPr>
              <w:t>&gt;&gt;</w:t>
            </w:r>
          </w:p>
        </w:tc>
      </w:tr>
      <w:tr w:rsidR="00C34F38" w:rsidRPr="00EB4E7D" w14:paraId="0B73A74F" w14:textId="77777777" w:rsidTr="00C34F38">
        <w:tc>
          <w:tcPr>
            <w:tcW w:w="471" w:type="dxa"/>
            <w:vAlign w:val="center"/>
          </w:tcPr>
          <w:p w14:paraId="0B73A749" w14:textId="77777777" w:rsidR="00C34F38" w:rsidRPr="00B63041" w:rsidRDefault="00C34F38" w:rsidP="00C34F38">
            <w:pPr>
              <w:jc w:val="center"/>
              <w:rPr>
                <w:rFonts w:asciiTheme="minorHAnsi" w:hAnsiTheme="minorHAnsi" w:cstheme="minorHAnsi"/>
                <w:sz w:val="20"/>
                <w:szCs w:val="20"/>
                <w:rPrChange w:id="2221" w:author="Alhabibi, Haider@Energy" w:date="2023-08-14T16:53:00Z">
                  <w:rPr>
                    <w:rFonts w:ascii="Calibri" w:hAnsi="Calibri"/>
                    <w:sz w:val="18"/>
                    <w:szCs w:val="18"/>
                  </w:rPr>
                </w:rPrChange>
              </w:rPr>
            </w:pPr>
            <w:r w:rsidRPr="00B63041">
              <w:rPr>
                <w:rFonts w:asciiTheme="minorHAnsi" w:hAnsiTheme="minorHAnsi" w:cstheme="minorHAnsi"/>
                <w:sz w:val="20"/>
                <w:szCs w:val="20"/>
                <w:rPrChange w:id="2222" w:author="Alhabibi, Haider@Energy" w:date="2023-08-14T16:53:00Z">
                  <w:rPr>
                    <w:rFonts w:ascii="Calibri" w:hAnsi="Calibri"/>
                    <w:sz w:val="18"/>
                    <w:szCs w:val="18"/>
                  </w:rPr>
                </w:rPrChange>
              </w:rPr>
              <w:t>05</w:t>
            </w:r>
          </w:p>
        </w:tc>
        <w:tc>
          <w:tcPr>
            <w:tcW w:w="2833" w:type="dxa"/>
            <w:vAlign w:val="center"/>
          </w:tcPr>
          <w:p w14:paraId="0B73A74A" w14:textId="0A3A2DFB" w:rsidR="00C34F38" w:rsidRPr="00B63041" w:rsidRDefault="00C34F38" w:rsidP="00C34F38">
            <w:pPr>
              <w:rPr>
                <w:rFonts w:asciiTheme="minorHAnsi" w:hAnsiTheme="minorHAnsi" w:cstheme="minorHAnsi"/>
                <w:sz w:val="20"/>
                <w:szCs w:val="20"/>
                <w:rPrChange w:id="2223" w:author="Alhabibi, Haider@Energy" w:date="2023-08-14T16:53:00Z">
                  <w:rPr>
                    <w:rFonts w:ascii="Calibri" w:hAnsi="Calibri"/>
                    <w:sz w:val="18"/>
                    <w:szCs w:val="18"/>
                  </w:rPr>
                </w:rPrChange>
              </w:rPr>
            </w:pPr>
            <w:ins w:id="2224" w:author="Grewing, Kyle@Energy" w:date="2023-08-14T15:01:00Z">
              <w:r w:rsidRPr="00B63041">
                <w:rPr>
                  <w:rFonts w:asciiTheme="minorHAnsi" w:hAnsiTheme="minorHAnsi" w:cstheme="minorHAnsi"/>
                  <w:sz w:val="20"/>
                  <w:szCs w:val="20"/>
                  <w:rPrChange w:id="2225" w:author="Alhabibi, Haider@Energy" w:date="2023-08-14T16:53:00Z">
                    <w:rPr>
                      <w:rFonts w:asciiTheme="minorHAnsi" w:hAnsiTheme="minorHAnsi" w:cstheme="minorHAnsi"/>
                    </w:rPr>
                  </w:rPrChange>
                </w:rPr>
                <w:t>Climate Zone:</w:t>
              </w:r>
            </w:ins>
            <w:del w:id="2226" w:author="Grewing, Kyle@Energy" w:date="2023-08-14T15:01:00Z">
              <w:r w:rsidRPr="00B63041" w:rsidDel="00394C76">
                <w:rPr>
                  <w:rFonts w:asciiTheme="minorHAnsi" w:hAnsiTheme="minorHAnsi" w:cstheme="minorHAnsi"/>
                  <w:sz w:val="20"/>
                  <w:szCs w:val="20"/>
                  <w:rPrChange w:id="2227" w:author="Alhabibi, Haider@Energy" w:date="2023-08-14T16:53:00Z">
                    <w:rPr>
                      <w:rFonts w:ascii="Calibri" w:hAnsi="Calibri"/>
                      <w:sz w:val="18"/>
                      <w:szCs w:val="18"/>
                    </w:rPr>
                  </w:rPrChange>
                </w:rPr>
                <w:delText>CA City:</w:delText>
              </w:r>
            </w:del>
          </w:p>
        </w:tc>
        <w:tc>
          <w:tcPr>
            <w:tcW w:w="3540" w:type="dxa"/>
            <w:vAlign w:val="center"/>
          </w:tcPr>
          <w:p w14:paraId="0B73A74B" w14:textId="5E8DD12A" w:rsidR="00C34F38" w:rsidRPr="00B63041" w:rsidRDefault="00C34F38" w:rsidP="00C34F38">
            <w:pPr>
              <w:tabs>
                <w:tab w:val="left" w:pos="1194"/>
              </w:tabs>
              <w:rPr>
                <w:rFonts w:asciiTheme="minorHAnsi" w:hAnsiTheme="minorHAnsi" w:cstheme="minorHAnsi"/>
                <w:sz w:val="20"/>
                <w:szCs w:val="20"/>
                <w:rPrChange w:id="2228" w:author="Alhabibi, Haider@Energy" w:date="2023-08-14T16:53:00Z">
                  <w:rPr>
                    <w:rFonts w:ascii="Calibri" w:hAnsi="Calibri"/>
                    <w:sz w:val="18"/>
                    <w:szCs w:val="18"/>
                  </w:rPr>
                </w:rPrChange>
              </w:rPr>
            </w:pPr>
            <w:ins w:id="2229" w:author="Grewing, Kyle@Energy" w:date="2023-08-14T15:01:00Z">
              <w:r w:rsidRPr="00B63041">
                <w:rPr>
                  <w:rFonts w:asciiTheme="minorHAnsi" w:hAnsiTheme="minorHAnsi" w:cstheme="minorHAnsi"/>
                  <w:sz w:val="20"/>
                  <w:szCs w:val="20"/>
                  <w:rPrChange w:id="2230" w:author="Alhabibi, Haider@Energy" w:date="2023-08-14T16:53:00Z">
                    <w:rPr>
                      <w:rFonts w:asciiTheme="minorHAnsi" w:hAnsiTheme="minorHAnsi" w:cstheme="minorHAnsi"/>
                    </w:rPr>
                  </w:rPrChange>
                </w:rPr>
                <w:t>&lt;&lt; user input text:  pick from enumerated list&gt;&gt;</w:t>
              </w:r>
            </w:ins>
            <w:del w:id="2231" w:author="Grewing, Kyle@Energy" w:date="2023-08-14T15:01:00Z">
              <w:r w:rsidRPr="00B63041" w:rsidDel="00394C76">
                <w:rPr>
                  <w:rFonts w:asciiTheme="minorHAnsi" w:hAnsiTheme="minorHAnsi" w:cstheme="minorHAnsi"/>
                  <w:sz w:val="20"/>
                  <w:szCs w:val="20"/>
                  <w:rPrChange w:id="2232" w:author="Alhabibi, Haider@Energy" w:date="2023-08-14T16:53:00Z">
                    <w:rPr>
                      <w:rFonts w:ascii="Calibri" w:hAnsi="Calibri"/>
                      <w:sz w:val="18"/>
                      <w:szCs w:val="18"/>
                    </w:rPr>
                  </w:rPrChange>
                </w:rPr>
                <w:delText xml:space="preserve">&lt;&lt; </w:delText>
              </w:r>
            </w:del>
            <w:del w:id="2233" w:author="Grewing, Kyle@Energy" w:date="2023-08-14T14:48:00Z">
              <w:r w:rsidRPr="00B63041" w:rsidDel="00A50751">
                <w:rPr>
                  <w:rFonts w:asciiTheme="minorHAnsi" w:hAnsiTheme="minorHAnsi" w:cstheme="minorHAnsi"/>
                  <w:sz w:val="20"/>
                  <w:szCs w:val="20"/>
                  <w:rPrChange w:id="2234" w:author="Alhabibi, Haider@Energy" w:date="2023-08-14T16:53:00Z">
                    <w:rPr>
                      <w:rFonts w:ascii="Calibri" w:hAnsi="Calibri"/>
                      <w:sz w:val="18"/>
                      <w:szCs w:val="18"/>
                    </w:rPr>
                  </w:rPrChange>
                </w:rPr>
                <w:delText xml:space="preserve">reference from CF1R-ALT-01, or CF1R-ADD-01 if applicable, else </w:delText>
              </w:r>
            </w:del>
            <w:del w:id="2235" w:author="Grewing, Kyle@Energy" w:date="2023-08-14T15:01:00Z">
              <w:r w:rsidRPr="00B63041" w:rsidDel="00394C76">
                <w:rPr>
                  <w:rFonts w:asciiTheme="minorHAnsi" w:hAnsiTheme="minorHAnsi" w:cstheme="minorHAnsi"/>
                  <w:sz w:val="20"/>
                  <w:szCs w:val="20"/>
                  <w:rPrChange w:id="2236" w:author="Alhabibi, Haider@Energy" w:date="2023-08-14T16:53:00Z">
                    <w:rPr>
                      <w:rFonts w:ascii="Calibri" w:hAnsi="Calibri"/>
                      <w:sz w:val="18"/>
                      <w:szCs w:val="18"/>
                    </w:rPr>
                  </w:rPrChange>
                </w:rPr>
                <w:delText>user input text: a city name&gt;&gt;</w:delText>
              </w:r>
            </w:del>
          </w:p>
        </w:tc>
        <w:tc>
          <w:tcPr>
            <w:tcW w:w="443" w:type="dxa"/>
            <w:tcMar>
              <w:left w:w="29" w:type="dxa"/>
              <w:right w:w="29" w:type="dxa"/>
            </w:tcMar>
            <w:vAlign w:val="center"/>
          </w:tcPr>
          <w:p w14:paraId="0B73A74C" w14:textId="77777777" w:rsidR="00C34F38" w:rsidRPr="00B63041" w:rsidRDefault="00C34F38" w:rsidP="00C34F38">
            <w:pPr>
              <w:jc w:val="center"/>
              <w:rPr>
                <w:rFonts w:asciiTheme="minorHAnsi" w:hAnsiTheme="minorHAnsi" w:cstheme="minorHAnsi"/>
                <w:sz w:val="20"/>
                <w:szCs w:val="20"/>
                <w:rPrChange w:id="2237" w:author="Alhabibi, Haider@Energy" w:date="2023-08-14T16:53:00Z">
                  <w:rPr>
                    <w:rFonts w:ascii="Calibri" w:hAnsi="Calibri"/>
                    <w:sz w:val="18"/>
                    <w:szCs w:val="18"/>
                  </w:rPr>
                </w:rPrChange>
              </w:rPr>
            </w:pPr>
            <w:r w:rsidRPr="00B63041">
              <w:rPr>
                <w:rFonts w:asciiTheme="minorHAnsi" w:hAnsiTheme="minorHAnsi" w:cstheme="minorHAnsi"/>
                <w:sz w:val="20"/>
                <w:szCs w:val="20"/>
                <w:rPrChange w:id="2238" w:author="Alhabibi, Haider@Energy" w:date="2023-08-14T16:53:00Z">
                  <w:rPr>
                    <w:rFonts w:ascii="Calibri" w:hAnsi="Calibri"/>
                    <w:sz w:val="18"/>
                    <w:szCs w:val="18"/>
                  </w:rPr>
                </w:rPrChange>
              </w:rPr>
              <w:t>06</w:t>
            </w:r>
          </w:p>
        </w:tc>
        <w:tc>
          <w:tcPr>
            <w:tcW w:w="3451" w:type="dxa"/>
            <w:vAlign w:val="center"/>
          </w:tcPr>
          <w:p w14:paraId="0B73A74D" w14:textId="472E9044" w:rsidR="00C34F38" w:rsidRPr="00B63041" w:rsidRDefault="00C34F38" w:rsidP="00C34F38">
            <w:pPr>
              <w:rPr>
                <w:rFonts w:asciiTheme="minorHAnsi" w:hAnsiTheme="minorHAnsi" w:cstheme="minorHAnsi"/>
                <w:sz w:val="20"/>
                <w:szCs w:val="20"/>
                <w:rPrChange w:id="2239" w:author="Alhabibi, Haider@Energy" w:date="2023-08-14T16:53:00Z">
                  <w:rPr>
                    <w:rFonts w:ascii="Calibri" w:hAnsi="Calibri"/>
                    <w:sz w:val="18"/>
                    <w:szCs w:val="18"/>
                  </w:rPr>
                </w:rPrChange>
              </w:rPr>
            </w:pPr>
            <w:ins w:id="2240" w:author="Grewing, Kyle@Energy" w:date="2023-08-14T15:01:00Z">
              <w:r w:rsidRPr="00B63041">
                <w:rPr>
                  <w:rFonts w:asciiTheme="minorHAnsi" w:hAnsiTheme="minorHAnsi" w:cstheme="minorHAnsi"/>
                  <w:sz w:val="20"/>
                  <w:szCs w:val="20"/>
                  <w:rPrChange w:id="2241" w:author="Alhabibi, Haider@Energy" w:date="2023-08-14T16:53:00Z">
                    <w:rPr>
                      <w:rFonts w:asciiTheme="minorHAnsi" w:hAnsiTheme="minorHAnsi" w:cstheme="minorHAnsi"/>
                    </w:rPr>
                  </w:rPrChange>
                </w:rPr>
                <w:t>Dwelling Unit Total Conditioned Floor Area (ft</w:t>
              </w:r>
              <w:r w:rsidRPr="00B63041">
                <w:rPr>
                  <w:rFonts w:asciiTheme="minorHAnsi" w:hAnsiTheme="minorHAnsi" w:cstheme="minorHAnsi"/>
                  <w:sz w:val="20"/>
                  <w:szCs w:val="20"/>
                  <w:vertAlign w:val="superscript"/>
                  <w:rPrChange w:id="2242" w:author="Alhabibi, Haider@Energy" w:date="2023-08-14T16:53:00Z">
                    <w:rPr>
                      <w:rFonts w:asciiTheme="minorHAnsi" w:hAnsiTheme="minorHAnsi" w:cstheme="minorHAnsi"/>
                      <w:vertAlign w:val="superscript"/>
                    </w:rPr>
                  </w:rPrChange>
                </w:rPr>
                <w:t>2</w:t>
              </w:r>
              <w:r w:rsidRPr="00B63041">
                <w:rPr>
                  <w:rFonts w:asciiTheme="minorHAnsi" w:hAnsiTheme="minorHAnsi" w:cstheme="minorHAnsi"/>
                  <w:sz w:val="20"/>
                  <w:szCs w:val="20"/>
                  <w:rPrChange w:id="2243" w:author="Alhabibi, Haider@Energy" w:date="2023-08-14T16:53:00Z">
                    <w:rPr>
                      <w:rFonts w:asciiTheme="minorHAnsi" w:hAnsiTheme="minorHAnsi" w:cstheme="minorHAnsi"/>
                    </w:rPr>
                  </w:rPrChange>
                </w:rPr>
                <w:t>)</w:t>
              </w:r>
            </w:ins>
            <w:del w:id="2244" w:author="Grewing, Kyle@Energy" w:date="2023-08-14T15:01:00Z">
              <w:r w:rsidRPr="00B63041" w:rsidDel="008F0E64">
                <w:rPr>
                  <w:rFonts w:asciiTheme="minorHAnsi" w:hAnsiTheme="minorHAnsi" w:cstheme="minorHAnsi"/>
                  <w:sz w:val="20"/>
                  <w:szCs w:val="20"/>
                  <w:rPrChange w:id="2245" w:author="Alhabibi, Haider@Energy" w:date="2023-08-14T16:53:00Z">
                    <w:rPr>
                      <w:rFonts w:ascii="Calibri" w:hAnsi="Calibri"/>
                      <w:sz w:val="18"/>
                      <w:szCs w:val="18"/>
                    </w:rPr>
                  </w:rPrChange>
                </w:rPr>
                <w:delText>Dwelling Unit Name:</w:delText>
              </w:r>
            </w:del>
          </w:p>
        </w:tc>
        <w:tc>
          <w:tcPr>
            <w:tcW w:w="3652" w:type="dxa"/>
            <w:vAlign w:val="center"/>
          </w:tcPr>
          <w:p w14:paraId="0B73A74E" w14:textId="296ED9E8" w:rsidR="00C34F38" w:rsidRPr="00B63041" w:rsidRDefault="00C34F38" w:rsidP="00C34F38">
            <w:pPr>
              <w:rPr>
                <w:rFonts w:asciiTheme="minorHAnsi" w:hAnsiTheme="minorHAnsi" w:cstheme="minorHAnsi"/>
                <w:sz w:val="20"/>
                <w:szCs w:val="20"/>
                <w:rPrChange w:id="2246" w:author="Alhabibi, Haider@Energy" w:date="2023-08-14T16:53:00Z">
                  <w:rPr>
                    <w:rFonts w:ascii="Calibri" w:hAnsi="Calibri"/>
                    <w:sz w:val="18"/>
                    <w:szCs w:val="18"/>
                  </w:rPr>
                </w:rPrChange>
              </w:rPr>
            </w:pPr>
            <w:ins w:id="2247" w:author="Grewing, Kyle@Energy" w:date="2023-08-14T15:01:00Z">
              <w:r w:rsidRPr="00B63041">
                <w:rPr>
                  <w:rFonts w:asciiTheme="minorHAnsi" w:hAnsiTheme="minorHAnsi" w:cstheme="minorHAnsi"/>
                  <w:sz w:val="20"/>
                  <w:szCs w:val="20"/>
                  <w:rPrChange w:id="2248" w:author="Alhabibi, Haider@Energy" w:date="2023-08-14T16:53:00Z">
                    <w:rPr>
                      <w:rFonts w:asciiTheme="minorHAnsi" w:hAnsiTheme="minorHAnsi" w:cstheme="minorHAnsi"/>
                    </w:rPr>
                  </w:rPrChange>
                </w:rPr>
                <w:t xml:space="preserve">&lt;&lt; user input integer; </w:t>
              </w:r>
              <w:proofErr w:type="spellStart"/>
              <w:r w:rsidRPr="00B63041">
                <w:rPr>
                  <w:rFonts w:asciiTheme="minorHAnsi" w:hAnsiTheme="minorHAnsi" w:cstheme="minorHAnsi"/>
                  <w:sz w:val="20"/>
                  <w:szCs w:val="20"/>
                  <w:rPrChange w:id="2249" w:author="Alhabibi, Haider@Energy" w:date="2023-08-14T16:53:00Z">
                    <w:rPr>
                      <w:rFonts w:asciiTheme="minorHAnsi" w:hAnsiTheme="minorHAnsi" w:cstheme="minorHAnsi"/>
                    </w:rPr>
                  </w:rPrChange>
                </w:rPr>
                <w:t>xxxxx</w:t>
              </w:r>
              <w:proofErr w:type="spellEnd"/>
              <w:r w:rsidRPr="00B63041">
                <w:rPr>
                  <w:rFonts w:asciiTheme="minorHAnsi" w:hAnsiTheme="minorHAnsi" w:cstheme="minorHAnsi"/>
                  <w:sz w:val="20"/>
                  <w:szCs w:val="20"/>
                  <w:rPrChange w:id="2250" w:author="Alhabibi, Haider@Energy" w:date="2023-08-14T16:53:00Z">
                    <w:rPr>
                      <w:rFonts w:asciiTheme="minorHAnsi" w:hAnsiTheme="minorHAnsi" w:cstheme="minorHAnsi"/>
                    </w:rPr>
                  </w:rPrChange>
                </w:rPr>
                <w:t>; &gt;&gt;</w:t>
              </w:r>
            </w:ins>
            <w:del w:id="2251" w:author="Grewing, Kyle@Energy" w:date="2023-08-14T15:01:00Z">
              <w:r w:rsidRPr="00B63041" w:rsidDel="008F0E64">
                <w:rPr>
                  <w:rFonts w:asciiTheme="minorHAnsi" w:hAnsiTheme="minorHAnsi" w:cstheme="minorHAnsi"/>
                  <w:sz w:val="20"/>
                  <w:szCs w:val="20"/>
                  <w:rPrChange w:id="2252" w:author="Alhabibi, Haider@Energy" w:date="2023-08-14T16:53:00Z">
                    <w:rPr>
                      <w:rFonts w:ascii="Calibri" w:hAnsi="Calibri"/>
                      <w:sz w:val="18"/>
                      <w:szCs w:val="18"/>
                    </w:rPr>
                  </w:rPrChange>
                </w:rPr>
                <w:delText xml:space="preserve">&lt;&lt; </w:delText>
              </w:r>
            </w:del>
            <w:del w:id="2253" w:author="Grewing, Kyle@Energy" w:date="2023-08-14T14:49:00Z">
              <w:r w:rsidRPr="00B63041" w:rsidDel="00A50751">
                <w:rPr>
                  <w:rFonts w:asciiTheme="minorHAnsi" w:hAnsiTheme="minorHAnsi" w:cstheme="minorHAnsi"/>
                  <w:sz w:val="20"/>
                  <w:szCs w:val="20"/>
                  <w:rPrChange w:id="2254" w:author="Alhabibi, Haider@Energy" w:date="2023-08-14T16:53:00Z">
                    <w:rPr>
                      <w:rFonts w:ascii="Calibri" w:hAnsi="Calibri"/>
                      <w:sz w:val="18"/>
                      <w:szCs w:val="18"/>
                    </w:rPr>
                  </w:rPrChange>
                </w:rPr>
                <w:delText xml:space="preserve">reference from CF1R-ALT-01, or CF1R-ADD-01 if applicable, else </w:delText>
              </w:r>
            </w:del>
            <w:del w:id="2255" w:author="Grewing, Kyle@Energy" w:date="2023-08-14T15:01:00Z">
              <w:r w:rsidRPr="00B63041" w:rsidDel="008F0E64">
                <w:rPr>
                  <w:rFonts w:asciiTheme="minorHAnsi" w:hAnsiTheme="minorHAnsi" w:cstheme="minorHAnsi"/>
                  <w:sz w:val="20"/>
                  <w:szCs w:val="20"/>
                  <w:rPrChange w:id="2256" w:author="Alhabibi, Haider@Energy" w:date="2023-08-14T16:53:00Z">
                    <w:rPr>
                      <w:rFonts w:ascii="Calibri" w:hAnsi="Calibri"/>
                      <w:sz w:val="18"/>
                      <w:szCs w:val="18"/>
                    </w:rPr>
                  </w:rPrChange>
                </w:rPr>
                <w:delText>user input text&gt;&gt;</w:delText>
              </w:r>
            </w:del>
          </w:p>
        </w:tc>
      </w:tr>
      <w:tr w:rsidR="00C34F38" w:rsidRPr="00EB4E7D" w14:paraId="0B73A756" w14:textId="77777777" w:rsidTr="00C34F38">
        <w:tc>
          <w:tcPr>
            <w:tcW w:w="471" w:type="dxa"/>
            <w:vAlign w:val="center"/>
          </w:tcPr>
          <w:p w14:paraId="0B73A750" w14:textId="77777777" w:rsidR="00C34F38" w:rsidRPr="00B63041" w:rsidRDefault="00C34F38" w:rsidP="00C34F38">
            <w:pPr>
              <w:jc w:val="center"/>
              <w:rPr>
                <w:rFonts w:asciiTheme="minorHAnsi" w:hAnsiTheme="minorHAnsi" w:cstheme="minorHAnsi"/>
                <w:sz w:val="20"/>
                <w:szCs w:val="20"/>
                <w:rPrChange w:id="2257" w:author="Alhabibi, Haider@Energy" w:date="2023-08-14T16:53:00Z">
                  <w:rPr>
                    <w:rFonts w:ascii="Calibri" w:hAnsi="Calibri"/>
                    <w:sz w:val="18"/>
                    <w:szCs w:val="18"/>
                  </w:rPr>
                </w:rPrChange>
              </w:rPr>
            </w:pPr>
            <w:r w:rsidRPr="00B63041">
              <w:rPr>
                <w:rFonts w:asciiTheme="minorHAnsi" w:hAnsiTheme="minorHAnsi" w:cstheme="minorHAnsi"/>
                <w:sz w:val="20"/>
                <w:szCs w:val="20"/>
                <w:rPrChange w:id="2258" w:author="Alhabibi, Haider@Energy" w:date="2023-08-14T16:53:00Z">
                  <w:rPr>
                    <w:rFonts w:ascii="Calibri" w:hAnsi="Calibri"/>
                    <w:sz w:val="18"/>
                    <w:szCs w:val="18"/>
                  </w:rPr>
                </w:rPrChange>
              </w:rPr>
              <w:t>07</w:t>
            </w:r>
          </w:p>
        </w:tc>
        <w:tc>
          <w:tcPr>
            <w:tcW w:w="2833" w:type="dxa"/>
            <w:vAlign w:val="center"/>
          </w:tcPr>
          <w:p w14:paraId="0B73A751" w14:textId="466D57FB" w:rsidR="00C34F38" w:rsidRPr="00B63041" w:rsidRDefault="00C34F38" w:rsidP="00C34F38">
            <w:pPr>
              <w:rPr>
                <w:rFonts w:asciiTheme="minorHAnsi" w:hAnsiTheme="minorHAnsi" w:cstheme="minorHAnsi"/>
                <w:sz w:val="20"/>
                <w:szCs w:val="20"/>
                <w:rPrChange w:id="2259" w:author="Alhabibi, Haider@Energy" w:date="2023-08-14T16:53:00Z">
                  <w:rPr>
                    <w:rFonts w:ascii="Calibri" w:hAnsi="Calibri"/>
                    <w:sz w:val="18"/>
                    <w:szCs w:val="18"/>
                  </w:rPr>
                </w:rPrChange>
              </w:rPr>
            </w:pPr>
            <w:ins w:id="2260" w:author="Grewing, Kyle@Energy" w:date="2023-08-14T15:01:00Z">
              <w:r w:rsidRPr="00B63041">
                <w:rPr>
                  <w:rFonts w:asciiTheme="minorHAnsi" w:hAnsiTheme="minorHAnsi" w:cstheme="minorHAnsi"/>
                  <w:sz w:val="20"/>
                  <w:szCs w:val="20"/>
                  <w:rPrChange w:id="2261" w:author="Alhabibi, Haider@Energy" w:date="2023-08-14T16:53:00Z">
                    <w:rPr>
                      <w:rFonts w:asciiTheme="minorHAnsi" w:hAnsiTheme="minorHAnsi" w:cstheme="minorHAnsi"/>
                    </w:rPr>
                  </w:rPrChange>
                </w:rPr>
                <w:t>Number of space conditioning (SC) systems in this dwelling unit.</w:t>
              </w:r>
            </w:ins>
            <w:del w:id="2262" w:author="Grewing, Kyle@Energy" w:date="2023-08-14T15:01:00Z">
              <w:r w:rsidRPr="00B63041" w:rsidDel="006C0923">
                <w:rPr>
                  <w:rFonts w:asciiTheme="minorHAnsi" w:hAnsiTheme="minorHAnsi" w:cstheme="minorHAnsi"/>
                  <w:sz w:val="20"/>
                  <w:szCs w:val="20"/>
                  <w:rPrChange w:id="2263" w:author="Alhabibi, Haider@Energy" w:date="2023-08-14T16:53:00Z">
                    <w:rPr>
                      <w:rFonts w:ascii="Calibri" w:hAnsi="Calibri"/>
                      <w:sz w:val="18"/>
                      <w:szCs w:val="18"/>
                    </w:rPr>
                  </w:rPrChange>
                </w:rPr>
                <w:delText>Zip Code:</w:delText>
              </w:r>
            </w:del>
          </w:p>
        </w:tc>
        <w:tc>
          <w:tcPr>
            <w:tcW w:w="3540" w:type="dxa"/>
            <w:vAlign w:val="center"/>
          </w:tcPr>
          <w:p w14:paraId="0B73A752" w14:textId="76072C35" w:rsidR="00C34F38" w:rsidRPr="00B63041" w:rsidRDefault="00C34F38" w:rsidP="00C34F38">
            <w:pPr>
              <w:rPr>
                <w:rFonts w:asciiTheme="minorHAnsi" w:hAnsiTheme="minorHAnsi" w:cstheme="minorHAnsi"/>
                <w:sz w:val="20"/>
                <w:szCs w:val="20"/>
                <w:rPrChange w:id="2264" w:author="Alhabibi, Haider@Energy" w:date="2023-08-14T16:53:00Z">
                  <w:rPr>
                    <w:rFonts w:ascii="Calibri" w:hAnsi="Calibri"/>
                    <w:sz w:val="18"/>
                    <w:szCs w:val="18"/>
                  </w:rPr>
                </w:rPrChange>
              </w:rPr>
            </w:pPr>
            <w:ins w:id="2265" w:author="Grewing, Kyle@Energy" w:date="2023-08-14T15:01:00Z">
              <w:r w:rsidRPr="00B63041">
                <w:rPr>
                  <w:rFonts w:asciiTheme="minorHAnsi" w:hAnsiTheme="minorHAnsi" w:cstheme="minorHAnsi"/>
                  <w:sz w:val="20"/>
                  <w:szCs w:val="20"/>
                  <w:rPrChange w:id="2266" w:author="Alhabibi, Haider@Energy" w:date="2023-08-14T16:53:00Z">
                    <w:rPr>
                      <w:rFonts w:asciiTheme="minorHAnsi" w:hAnsiTheme="minorHAnsi" w:cstheme="minorHAnsi"/>
                    </w:rPr>
                  </w:rPrChange>
                </w:rPr>
                <w:t>&lt;&lt; user input:  integer, xx&gt;&gt;</w:t>
              </w:r>
            </w:ins>
            <w:del w:id="2267" w:author="Grewing, Kyle@Energy" w:date="2023-08-14T15:01:00Z">
              <w:r w:rsidRPr="00B63041" w:rsidDel="006C0923">
                <w:rPr>
                  <w:rFonts w:asciiTheme="minorHAnsi" w:hAnsiTheme="minorHAnsi" w:cstheme="minorHAnsi"/>
                  <w:sz w:val="20"/>
                  <w:szCs w:val="20"/>
                  <w:rPrChange w:id="2268" w:author="Alhabibi, Haider@Energy" w:date="2023-08-14T16:53:00Z">
                    <w:rPr>
                      <w:rFonts w:ascii="Calibri" w:hAnsi="Calibri"/>
                      <w:sz w:val="18"/>
                      <w:szCs w:val="18"/>
                    </w:rPr>
                  </w:rPrChange>
                </w:rPr>
                <w:delText xml:space="preserve">&lt;&lt; </w:delText>
              </w:r>
            </w:del>
            <w:del w:id="2269" w:author="Grewing, Kyle@Energy" w:date="2023-08-14T14:48:00Z">
              <w:r w:rsidRPr="00B63041" w:rsidDel="00A50751">
                <w:rPr>
                  <w:rFonts w:asciiTheme="minorHAnsi" w:hAnsiTheme="minorHAnsi" w:cstheme="minorHAnsi"/>
                  <w:sz w:val="20"/>
                  <w:szCs w:val="20"/>
                  <w:rPrChange w:id="2270" w:author="Alhabibi, Haider@Energy" w:date="2023-08-14T16:53:00Z">
                    <w:rPr>
                      <w:rFonts w:ascii="Calibri" w:hAnsi="Calibri"/>
                      <w:sz w:val="18"/>
                      <w:szCs w:val="18"/>
                    </w:rPr>
                  </w:rPrChange>
                </w:rPr>
                <w:delText xml:space="preserve">reference from CF1R-ALT-01, or CF1R-ADD-01 if applicable, else </w:delText>
              </w:r>
            </w:del>
            <w:del w:id="2271" w:author="Grewing, Kyle@Energy" w:date="2023-08-14T15:01:00Z">
              <w:r w:rsidRPr="00B63041" w:rsidDel="006C0923">
                <w:rPr>
                  <w:rFonts w:asciiTheme="minorHAnsi" w:hAnsiTheme="minorHAnsi" w:cstheme="minorHAnsi"/>
                  <w:sz w:val="20"/>
                  <w:szCs w:val="20"/>
                  <w:rPrChange w:id="2272" w:author="Alhabibi, Haider@Energy" w:date="2023-08-14T16:53:00Z">
                    <w:rPr>
                      <w:rFonts w:ascii="Calibri" w:hAnsi="Calibri"/>
                      <w:sz w:val="18"/>
                      <w:szCs w:val="18"/>
                    </w:rPr>
                  </w:rPrChange>
                </w:rPr>
                <w:delText>user input text: pick from enumerated list&gt;&gt;</w:delText>
              </w:r>
            </w:del>
          </w:p>
        </w:tc>
        <w:tc>
          <w:tcPr>
            <w:tcW w:w="443" w:type="dxa"/>
            <w:tcMar>
              <w:left w:w="29" w:type="dxa"/>
              <w:right w:w="29" w:type="dxa"/>
            </w:tcMar>
            <w:vAlign w:val="center"/>
          </w:tcPr>
          <w:p w14:paraId="0B73A753" w14:textId="74C22B7B" w:rsidR="00C34F38" w:rsidRPr="00B63041" w:rsidRDefault="00C34F38" w:rsidP="00C34F38">
            <w:pPr>
              <w:jc w:val="center"/>
              <w:rPr>
                <w:rFonts w:asciiTheme="minorHAnsi" w:hAnsiTheme="minorHAnsi" w:cstheme="minorHAnsi"/>
                <w:sz w:val="20"/>
                <w:szCs w:val="20"/>
                <w:rPrChange w:id="2273" w:author="Alhabibi, Haider@Energy" w:date="2023-08-14T16:53:00Z">
                  <w:rPr>
                    <w:rFonts w:ascii="Calibri" w:hAnsi="Calibri"/>
                    <w:sz w:val="18"/>
                    <w:szCs w:val="18"/>
                  </w:rPr>
                </w:rPrChange>
              </w:rPr>
            </w:pPr>
            <w:del w:id="2274" w:author="Grewing, Kyle@Energy" w:date="2023-08-14T15:07:00Z">
              <w:r w:rsidRPr="00B63041" w:rsidDel="00C34F38">
                <w:rPr>
                  <w:rFonts w:asciiTheme="minorHAnsi" w:hAnsiTheme="minorHAnsi" w:cstheme="minorHAnsi"/>
                  <w:sz w:val="20"/>
                  <w:szCs w:val="20"/>
                  <w:rPrChange w:id="2275" w:author="Alhabibi, Haider@Energy" w:date="2023-08-14T16:53:00Z">
                    <w:rPr>
                      <w:rFonts w:ascii="Calibri" w:hAnsi="Calibri"/>
                      <w:sz w:val="18"/>
                      <w:szCs w:val="18"/>
                    </w:rPr>
                  </w:rPrChange>
                </w:rPr>
                <w:delText>08</w:delText>
              </w:r>
            </w:del>
            <w:ins w:id="2276" w:author="Grewing, Kyle@Energy" w:date="2023-08-14T15:07:00Z">
              <w:r w:rsidRPr="00B63041">
                <w:rPr>
                  <w:rFonts w:asciiTheme="minorHAnsi" w:hAnsiTheme="minorHAnsi" w:cstheme="minorHAnsi"/>
                  <w:sz w:val="20"/>
                  <w:szCs w:val="20"/>
                  <w:rPrChange w:id="2277" w:author="Alhabibi, Haider@Energy" w:date="2023-08-14T16:53:00Z">
                    <w:rPr>
                      <w:rFonts w:asciiTheme="minorHAnsi" w:hAnsiTheme="minorHAnsi" w:cstheme="minorHAnsi"/>
                    </w:rPr>
                  </w:rPrChange>
                </w:rPr>
                <w:t xml:space="preserve"> </w:t>
              </w:r>
            </w:ins>
          </w:p>
        </w:tc>
        <w:tc>
          <w:tcPr>
            <w:tcW w:w="3451" w:type="dxa"/>
            <w:vAlign w:val="center"/>
          </w:tcPr>
          <w:p w14:paraId="0B73A754" w14:textId="51724C56" w:rsidR="00C34F38" w:rsidRPr="00B63041" w:rsidRDefault="00C34F38" w:rsidP="00C34F38">
            <w:pPr>
              <w:rPr>
                <w:rFonts w:asciiTheme="minorHAnsi" w:hAnsiTheme="minorHAnsi" w:cstheme="minorHAnsi"/>
                <w:sz w:val="20"/>
                <w:szCs w:val="20"/>
                <w:rPrChange w:id="2278" w:author="Alhabibi, Haider@Energy" w:date="2023-08-14T16:53:00Z">
                  <w:rPr>
                    <w:rFonts w:ascii="Calibri" w:hAnsi="Calibri"/>
                    <w:sz w:val="18"/>
                    <w:szCs w:val="18"/>
                  </w:rPr>
                </w:rPrChange>
              </w:rPr>
            </w:pPr>
            <w:del w:id="2279" w:author="Grewing, Kyle@Energy" w:date="2023-08-14T15:07:00Z">
              <w:r w:rsidRPr="00B63041" w:rsidDel="00C34F38">
                <w:rPr>
                  <w:rFonts w:asciiTheme="minorHAnsi" w:hAnsiTheme="minorHAnsi" w:cstheme="minorHAnsi"/>
                  <w:sz w:val="20"/>
                  <w:szCs w:val="20"/>
                  <w:rPrChange w:id="2280" w:author="Alhabibi, Haider@Energy" w:date="2023-08-14T16:53:00Z">
                    <w:rPr>
                      <w:rFonts w:ascii="Calibri" w:hAnsi="Calibri"/>
                      <w:sz w:val="18"/>
                      <w:szCs w:val="18"/>
                    </w:rPr>
                  </w:rPrChange>
                </w:rPr>
                <w:delText>Dwelling Unit CFA (ft</w:delText>
              </w:r>
              <w:r w:rsidRPr="00B63041" w:rsidDel="00C34F38">
                <w:rPr>
                  <w:rFonts w:asciiTheme="minorHAnsi" w:hAnsiTheme="minorHAnsi" w:cstheme="minorHAnsi"/>
                  <w:sz w:val="20"/>
                  <w:szCs w:val="20"/>
                  <w:vertAlign w:val="superscript"/>
                  <w:rPrChange w:id="2281" w:author="Alhabibi, Haider@Energy" w:date="2023-08-14T16:53:00Z">
                    <w:rPr>
                      <w:rFonts w:ascii="Calibri" w:hAnsi="Calibri"/>
                      <w:sz w:val="18"/>
                      <w:szCs w:val="18"/>
                      <w:vertAlign w:val="superscript"/>
                    </w:rPr>
                  </w:rPrChange>
                </w:rPr>
                <w:delText>2</w:delText>
              </w:r>
              <w:r w:rsidRPr="00B63041" w:rsidDel="00C34F38">
                <w:rPr>
                  <w:rFonts w:asciiTheme="minorHAnsi" w:hAnsiTheme="minorHAnsi" w:cstheme="minorHAnsi"/>
                  <w:sz w:val="20"/>
                  <w:szCs w:val="20"/>
                  <w:rPrChange w:id="2282" w:author="Alhabibi, Haider@Energy" w:date="2023-08-14T16:53:00Z">
                    <w:rPr>
                      <w:rFonts w:ascii="Calibri" w:hAnsi="Calibri"/>
                      <w:sz w:val="18"/>
                      <w:szCs w:val="18"/>
                    </w:rPr>
                  </w:rPrChange>
                </w:rPr>
                <w:delText>)</w:delText>
              </w:r>
            </w:del>
            <w:ins w:id="2283" w:author="Grewing, Kyle@Energy" w:date="2023-08-14T15:07:00Z">
              <w:r w:rsidRPr="00B63041">
                <w:rPr>
                  <w:rFonts w:asciiTheme="minorHAnsi" w:hAnsiTheme="minorHAnsi" w:cstheme="minorHAnsi"/>
                  <w:sz w:val="20"/>
                  <w:szCs w:val="20"/>
                  <w:rPrChange w:id="2284" w:author="Alhabibi, Haider@Energy" w:date="2023-08-14T16:53:00Z">
                    <w:rPr>
                      <w:rFonts w:asciiTheme="minorHAnsi" w:hAnsiTheme="minorHAnsi" w:cstheme="minorHAnsi"/>
                    </w:rPr>
                  </w:rPrChange>
                </w:rPr>
                <w:t xml:space="preserve"> </w:t>
              </w:r>
            </w:ins>
          </w:p>
        </w:tc>
        <w:tc>
          <w:tcPr>
            <w:tcW w:w="3652" w:type="dxa"/>
            <w:vAlign w:val="center"/>
          </w:tcPr>
          <w:p w14:paraId="0B73A755" w14:textId="26E3A573" w:rsidR="00C34F38" w:rsidRPr="00B63041" w:rsidRDefault="00C34F38" w:rsidP="00C34F38">
            <w:pPr>
              <w:rPr>
                <w:rFonts w:asciiTheme="minorHAnsi" w:hAnsiTheme="minorHAnsi" w:cstheme="minorHAnsi"/>
                <w:sz w:val="20"/>
                <w:szCs w:val="20"/>
                <w:rPrChange w:id="2285" w:author="Alhabibi, Haider@Energy" w:date="2023-08-14T16:53:00Z">
                  <w:rPr>
                    <w:rFonts w:ascii="Calibri" w:hAnsi="Calibri"/>
                    <w:sz w:val="18"/>
                    <w:szCs w:val="18"/>
                  </w:rPr>
                </w:rPrChange>
              </w:rPr>
            </w:pPr>
            <w:del w:id="2286" w:author="Grewing, Kyle@Energy" w:date="2023-08-14T15:07:00Z">
              <w:r w:rsidRPr="00B63041" w:rsidDel="00C34F38">
                <w:rPr>
                  <w:rFonts w:asciiTheme="minorHAnsi" w:hAnsiTheme="minorHAnsi" w:cstheme="minorHAnsi"/>
                  <w:sz w:val="20"/>
                  <w:szCs w:val="20"/>
                  <w:rPrChange w:id="2287" w:author="Alhabibi, Haider@Energy" w:date="2023-08-14T16:53:00Z">
                    <w:rPr>
                      <w:rFonts w:ascii="Calibri" w:hAnsi="Calibri"/>
                      <w:sz w:val="18"/>
                      <w:szCs w:val="18"/>
                    </w:rPr>
                  </w:rPrChange>
                </w:rPr>
                <w:delText xml:space="preserve">&lt;&lt; </w:delText>
              </w:r>
            </w:del>
            <w:del w:id="2288" w:author="Grewing, Kyle@Energy" w:date="2023-08-14T14:49:00Z">
              <w:r w:rsidRPr="00B63041" w:rsidDel="00A50751">
                <w:rPr>
                  <w:rFonts w:asciiTheme="minorHAnsi" w:hAnsiTheme="minorHAnsi" w:cstheme="minorHAnsi"/>
                  <w:sz w:val="20"/>
                  <w:szCs w:val="20"/>
                  <w:rPrChange w:id="2289" w:author="Alhabibi, Haider@Energy" w:date="2023-08-14T16:53:00Z">
                    <w:rPr>
                      <w:rFonts w:ascii="Calibri" w:hAnsi="Calibri"/>
                      <w:sz w:val="18"/>
                      <w:szCs w:val="18"/>
                    </w:rPr>
                  </w:rPrChange>
                </w:rPr>
                <w:delText xml:space="preserve">reference from CF1R-ALT-01, or CF1R-ADD-01 if applicable, else </w:delText>
              </w:r>
            </w:del>
            <w:del w:id="2290" w:author="Grewing, Kyle@Energy" w:date="2023-08-14T15:07:00Z">
              <w:r w:rsidRPr="00B63041" w:rsidDel="00C34F38">
                <w:rPr>
                  <w:rFonts w:asciiTheme="minorHAnsi" w:hAnsiTheme="minorHAnsi" w:cstheme="minorHAnsi"/>
                  <w:sz w:val="20"/>
                  <w:szCs w:val="20"/>
                  <w:rPrChange w:id="2291" w:author="Alhabibi, Haider@Energy" w:date="2023-08-14T16:53:00Z">
                    <w:rPr>
                      <w:rFonts w:ascii="Calibri" w:hAnsi="Calibri"/>
                      <w:sz w:val="18"/>
                      <w:szCs w:val="18"/>
                    </w:rPr>
                  </w:rPrChange>
                </w:rPr>
                <w:delText>user input integer; xxxxx; &gt;&gt;</w:delText>
              </w:r>
            </w:del>
            <w:ins w:id="2292" w:author="Grewing, Kyle@Energy" w:date="2023-08-14T15:07:00Z">
              <w:r w:rsidRPr="00B63041">
                <w:rPr>
                  <w:rFonts w:asciiTheme="minorHAnsi" w:hAnsiTheme="minorHAnsi" w:cstheme="minorHAnsi"/>
                  <w:sz w:val="20"/>
                  <w:szCs w:val="20"/>
                  <w:rPrChange w:id="2293" w:author="Alhabibi, Haider@Energy" w:date="2023-08-14T16:53:00Z">
                    <w:rPr>
                      <w:rFonts w:asciiTheme="minorHAnsi" w:hAnsiTheme="minorHAnsi" w:cstheme="minorHAnsi"/>
                    </w:rPr>
                  </w:rPrChange>
                </w:rPr>
                <w:t xml:space="preserve"> </w:t>
              </w:r>
            </w:ins>
          </w:p>
        </w:tc>
      </w:tr>
      <w:tr w:rsidR="00C34F38" w:rsidRPr="00EB4E7D" w:rsidDel="00C34F38" w14:paraId="0B73A75D" w14:textId="466D5644" w:rsidTr="00C34F38">
        <w:trPr>
          <w:del w:id="2294" w:author="Grewing, Kyle@Energy" w:date="2023-08-14T15:07:00Z"/>
        </w:trPr>
        <w:tc>
          <w:tcPr>
            <w:tcW w:w="471" w:type="dxa"/>
            <w:vAlign w:val="center"/>
          </w:tcPr>
          <w:p w14:paraId="0B73A757" w14:textId="1F50B695" w:rsidR="00C34F38" w:rsidRPr="00B63041" w:rsidDel="00C34F38" w:rsidRDefault="00C34F38" w:rsidP="00C34F38">
            <w:pPr>
              <w:jc w:val="center"/>
              <w:rPr>
                <w:del w:id="2295" w:author="Grewing, Kyle@Energy" w:date="2023-08-14T15:07:00Z"/>
                <w:rFonts w:asciiTheme="minorHAnsi" w:hAnsiTheme="minorHAnsi" w:cstheme="minorHAnsi"/>
                <w:sz w:val="20"/>
                <w:szCs w:val="20"/>
                <w:rPrChange w:id="2296" w:author="Alhabibi, Haider@Energy" w:date="2023-08-14T16:53:00Z">
                  <w:rPr>
                    <w:del w:id="2297" w:author="Grewing, Kyle@Energy" w:date="2023-08-14T15:07:00Z"/>
                    <w:rFonts w:ascii="Calibri" w:hAnsi="Calibri"/>
                    <w:sz w:val="18"/>
                    <w:szCs w:val="18"/>
                  </w:rPr>
                </w:rPrChange>
              </w:rPr>
            </w:pPr>
            <w:del w:id="2298" w:author="Grewing, Kyle@Energy" w:date="2023-08-14T15:07:00Z">
              <w:r w:rsidRPr="00B63041" w:rsidDel="00C34F38">
                <w:rPr>
                  <w:rFonts w:asciiTheme="minorHAnsi" w:hAnsiTheme="minorHAnsi" w:cstheme="minorHAnsi"/>
                  <w:sz w:val="20"/>
                  <w:szCs w:val="20"/>
                  <w:rPrChange w:id="2299" w:author="Alhabibi, Haider@Energy" w:date="2023-08-14T16:53:00Z">
                    <w:rPr>
                      <w:rFonts w:ascii="Calibri" w:hAnsi="Calibri"/>
                      <w:sz w:val="18"/>
                      <w:szCs w:val="18"/>
                    </w:rPr>
                  </w:rPrChange>
                </w:rPr>
                <w:delText>09</w:delText>
              </w:r>
            </w:del>
          </w:p>
        </w:tc>
        <w:tc>
          <w:tcPr>
            <w:tcW w:w="2833" w:type="dxa"/>
            <w:vAlign w:val="center"/>
          </w:tcPr>
          <w:p w14:paraId="0B73A758" w14:textId="259B03D2" w:rsidR="00C34F38" w:rsidRPr="00B63041" w:rsidDel="00C34F38" w:rsidRDefault="00C34F38" w:rsidP="00C34F38">
            <w:pPr>
              <w:rPr>
                <w:del w:id="2300" w:author="Grewing, Kyle@Energy" w:date="2023-08-14T15:07:00Z"/>
                <w:rFonts w:asciiTheme="minorHAnsi" w:hAnsiTheme="minorHAnsi" w:cstheme="minorHAnsi"/>
                <w:sz w:val="20"/>
                <w:szCs w:val="20"/>
                <w:rPrChange w:id="2301" w:author="Alhabibi, Haider@Energy" w:date="2023-08-14T16:53:00Z">
                  <w:rPr>
                    <w:del w:id="2302" w:author="Grewing, Kyle@Energy" w:date="2023-08-14T15:07:00Z"/>
                    <w:rFonts w:ascii="Calibri" w:hAnsi="Calibri"/>
                    <w:sz w:val="18"/>
                    <w:szCs w:val="18"/>
                  </w:rPr>
                </w:rPrChange>
              </w:rPr>
            </w:pPr>
            <w:del w:id="2303" w:author="Grewing, Kyle@Energy" w:date="2023-08-14T15:07:00Z">
              <w:r w:rsidRPr="00B63041" w:rsidDel="00C34F38">
                <w:rPr>
                  <w:rFonts w:asciiTheme="minorHAnsi" w:hAnsiTheme="minorHAnsi" w:cstheme="minorHAnsi"/>
                  <w:sz w:val="20"/>
                  <w:szCs w:val="20"/>
                  <w:rPrChange w:id="2304" w:author="Alhabibi, Haider@Energy" w:date="2023-08-14T16:53:00Z">
                    <w:rPr>
                      <w:rFonts w:ascii="Calibri" w:hAnsi="Calibri"/>
                      <w:sz w:val="18"/>
                      <w:szCs w:val="18"/>
                    </w:rPr>
                  </w:rPrChange>
                </w:rPr>
                <w:delText>Climate Zone:</w:delText>
              </w:r>
            </w:del>
          </w:p>
        </w:tc>
        <w:tc>
          <w:tcPr>
            <w:tcW w:w="3540" w:type="dxa"/>
            <w:vAlign w:val="center"/>
          </w:tcPr>
          <w:p w14:paraId="0B73A759" w14:textId="3B9068A7" w:rsidR="00C34F38" w:rsidRPr="00B63041" w:rsidDel="00C34F38" w:rsidRDefault="00C34F38" w:rsidP="00C34F38">
            <w:pPr>
              <w:rPr>
                <w:del w:id="2305" w:author="Grewing, Kyle@Energy" w:date="2023-08-14T15:07:00Z"/>
                <w:rFonts w:asciiTheme="minorHAnsi" w:hAnsiTheme="minorHAnsi" w:cstheme="minorHAnsi"/>
                <w:sz w:val="20"/>
                <w:szCs w:val="20"/>
                <w:rPrChange w:id="2306" w:author="Alhabibi, Haider@Energy" w:date="2023-08-14T16:53:00Z">
                  <w:rPr>
                    <w:del w:id="2307" w:author="Grewing, Kyle@Energy" w:date="2023-08-14T15:07:00Z"/>
                    <w:rFonts w:ascii="Calibri" w:hAnsi="Calibri"/>
                    <w:sz w:val="18"/>
                    <w:szCs w:val="18"/>
                  </w:rPr>
                </w:rPrChange>
              </w:rPr>
            </w:pPr>
            <w:del w:id="2308" w:author="Grewing, Kyle@Energy" w:date="2023-08-14T15:07:00Z">
              <w:r w:rsidRPr="00B63041" w:rsidDel="00C34F38">
                <w:rPr>
                  <w:rFonts w:asciiTheme="minorHAnsi" w:hAnsiTheme="minorHAnsi" w:cstheme="minorHAnsi"/>
                  <w:sz w:val="20"/>
                  <w:szCs w:val="20"/>
                  <w:rPrChange w:id="2309" w:author="Alhabibi, Haider@Energy" w:date="2023-08-14T16:53:00Z">
                    <w:rPr>
                      <w:rFonts w:ascii="Calibri" w:hAnsi="Calibri"/>
                      <w:sz w:val="18"/>
                      <w:szCs w:val="18"/>
                    </w:rPr>
                  </w:rPrChange>
                </w:rPr>
                <w:delText xml:space="preserve">&lt;&lt; </w:delText>
              </w:r>
            </w:del>
            <w:del w:id="2310" w:author="Grewing, Kyle@Energy" w:date="2023-08-14T14:48:00Z">
              <w:r w:rsidRPr="00B63041" w:rsidDel="00A50751">
                <w:rPr>
                  <w:rFonts w:asciiTheme="minorHAnsi" w:hAnsiTheme="minorHAnsi" w:cstheme="minorHAnsi"/>
                  <w:sz w:val="20"/>
                  <w:szCs w:val="20"/>
                  <w:rPrChange w:id="2311" w:author="Alhabibi, Haider@Energy" w:date="2023-08-14T16:53:00Z">
                    <w:rPr>
                      <w:rFonts w:ascii="Calibri" w:hAnsi="Calibri"/>
                      <w:sz w:val="18"/>
                      <w:szCs w:val="18"/>
                    </w:rPr>
                  </w:rPrChange>
                </w:rPr>
                <w:delText xml:space="preserve">reference from CF1R-ALT-01, or CF1R-ADD-01 if applicable, else </w:delText>
              </w:r>
            </w:del>
            <w:del w:id="2312" w:author="Grewing, Kyle@Energy" w:date="2023-08-14T15:07:00Z">
              <w:r w:rsidRPr="00B63041" w:rsidDel="00C34F38">
                <w:rPr>
                  <w:rFonts w:asciiTheme="minorHAnsi" w:hAnsiTheme="minorHAnsi" w:cstheme="minorHAnsi"/>
                  <w:sz w:val="20"/>
                  <w:szCs w:val="20"/>
                  <w:rPrChange w:id="2313" w:author="Alhabibi, Haider@Energy" w:date="2023-08-14T16:53:00Z">
                    <w:rPr>
                      <w:rFonts w:ascii="Calibri" w:hAnsi="Calibri"/>
                      <w:sz w:val="18"/>
                      <w:szCs w:val="18"/>
                    </w:rPr>
                  </w:rPrChange>
                </w:rPr>
                <w:delText>user input text:  pick from enumerated list&gt;&gt;</w:delText>
              </w:r>
            </w:del>
          </w:p>
        </w:tc>
        <w:tc>
          <w:tcPr>
            <w:tcW w:w="443" w:type="dxa"/>
            <w:tcMar>
              <w:left w:w="29" w:type="dxa"/>
              <w:right w:w="29" w:type="dxa"/>
            </w:tcMar>
            <w:vAlign w:val="center"/>
          </w:tcPr>
          <w:p w14:paraId="0B73A75A" w14:textId="1040D56B" w:rsidR="00C34F38" w:rsidRPr="00B63041" w:rsidDel="00C34F38" w:rsidRDefault="00C34F38" w:rsidP="00C34F38">
            <w:pPr>
              <w:jc w:val="center"/>
              <w:rPr>
                <w:del w:id="2314" w:author="Grewing, Kyle@Energy" w:date="2023-08-14T15:07:00Z"/>
                <w:rFonts w:asciiTheme="minorHAnsi" w:hAnsiTheme="minorHAnsi" w:cstheme="minorHAnsi"/>
                <w:sz w:val="20"/>
                <w:szCs w:val="20"/>
                <w:rPrChange w:id="2315" w:author="Alhabibi, Haider@Energy" w:date="2023-08-14T16:53:00Z">
                  <w:rPr>
                    <w:del w:id="2316" w:author="Grewing, Kyle@Energy" w:date="2023-08-14T15:07:00Z"/>
                    <w:rFonts w:ascii="Calibri" w:hAnsi="Calibri"/>
                    <w:sz w:val="18"/>
                    <w:szCs w:val="18"/>
                  </w:rPr>
                </w:rPrChange>
              </w:rPr>
            </w:pPr>
            <w:del w:id="2317" w:author="Grewing, Kyle@Energy" w:date="2023-08-14T15:07:00Z">
              <w:r w:rsidRPr="00B63041" w:rsidDel="00C34F38">
                <w:rPr>
                  <w:rFonts w:asciiTheme="minorHAnsi" w:hAnsiTheme="minorHAnsi" w:cstheme="minorHAnsi"/>
                  <w:sz w:val="20"/>
                  <w:szCs w:val="20"/>
                  <w:rPrChange w:id="2318" w:author="Alhabibi, Haider@Energy" w:date="2023-08-14T16:53:00Z">
                    <w:rPr>
                      <w:rFonts w:ascii="Calibri" w:hAnsi="Calibri"/>
                      <w:sz w:val="18"/>
                      <w:szCs w:val="18"/>
                    </w:rPr>
                  </w:rPrChange>
                </w:rPr>
                <w:delText>10</w:delText>
              </w:r>
            </w:del>
          </w:p>
        </w:tc>
        <w:tc>
          <w:tcPr>
            <w:tcW w:w="3451" w:type="dxa"/>
            <w:vAlign w:val="center"/>
          </w:tcPr>
          <w:p w14:paraId="0B73A75B" w14:textId="76A961BA" w:rsidR="00C34F38" w:rsidRPr="00B63041" w:rsidDel="00C34F38" w:rsidRDefault="00C34F38" w:rsidP="00C34F38">
            <w:pPr>
              <w:rPr>
                <w:del w:id="2319" w:author="Grewing, Kyle@Energy" w:date="2023-08-14T15:07:00Z"/>
                <w:rFonts w:asciiTheme="minorHAnsi" w:hAnsiTheme="minorHAnsi" w:cstheme="minorHAnsi"/>
                <w:sz w:val="20"/>
                <w:szCs w:val="20"/>
                <w:rPrChange w:id="2320" w:author="Alhabibi, Haider@Energy" w:date="2023-08-14T16:53:00Z">
                  <w:rPr>
                    <w:del w:id="2321" w:author="Grewing, Kyle@Energy" w:date="2023-08-14T15:07:00Z"/>
                    <w:rFonts w:ascii="Calibri" w:hAnsi="Calibri"/>
                    <w:sz w:val="18"/>
                    <w:szCs w:val="18"/>
                  </w:rPr>
                </w:rPrChange>
              </w:rPr>
            </w:pPr>
            <w:del w:id="2322" w:author="Grewing, Kyle@Energy" w:date="2023-08-14T15:07:00Z">
              <w:r w:rsidRPr="00B63041" w:rsidDel="00C34F38">
                <w:rPr>
                  <w:rFonts w:asciiTheme="minorHAnsi" w:hAnsiTheme="minorHAnsi" w:cstheme="minorHAnsi"/>
                  <w:sz w:val="20"/>
                  <w:szCs w:val="20"/>
                  <w:rPrChange w:id="2323" w:author="Alhabibi, Haider@Energy" w:date="2023-08-14T16:53:00Z">
                    <w:rPr>
                      <w:rFonts w:ascii="Calibri" w:hAnsi="Calibri"/>
                      <w:sz w:val="18"/>
                      <w:szCs w:val="18"/>
                    </w:rPr>
                  </w:rPrChange>
                </w:rPr>
                <w:delText>Number of space conditioning (SC) systems in this dwelling unit.</w:delText>
              </w:r>
            </w:del>
          </w:p>
        </w:tc>
        <w:tc>
          <w:tcPr>
            <w:tcW w:w="3652" w:type="dxa"/>
            <w:vAlign w:val="center"/>
          </w:tcPr>
          <w:p w14:paraId="0B73A75C" w14:textId="793D798F" w:rsidR="00C34F38" w:rsidRPr="00B63041" w:rsidDel="00C34F38" w:rsidRDefault="00C34F38" w:rsidP="00C34F38">
            <w:pPr>
              <w:rPr>
                <w:del w:id="2324" w:author="Grewing, Kyle@Energy" w:date="2023-08-14T15:07:00Z"/>
                <w:rFonts w:asciiTheme="minorHAnsi" w:hAnsiTheme="minorHAnsi" w:cstheme="minorHAnsi"/>
                <w:sz w:val="20"/>
                <w:szCs w:val="20"/>
                <w:rPrChange w:id="2325" w:author="Alhabibi, Haider@Energy" w:date="2023-08-14T16:53:00Z">
                  <w:rPr>
                    <w:del w:id="2326" w:author="Grewing, Kyle@Energy" w:date="2023-08-14T15:07:00Z"/>
                    <w:rFonts w:ascii="Calibri" w:hAnsi="Calibri"/>
                    <w:sz w:val="18"/>
                    <w:szCs w:val="18"/>
                  </w:rPr>
                </w:rPrChange>
              </w:rPr>
            </w:pPr>
            <w:del w:id="2327" w:author="Grewing, Kyle@Energy" w:date="2023-08-14T15:07:00Z">
              <w:r w:rsidRPr="00B63041" w:rsidDel="00C34F38">
                <w:rPr>
                  <w:rFonts w:asciiTheme="minorHAnsi" w:hAnsiTheme="minorHAnsi" w:cstheme="minorHAnsi"/>
                  <w:sz w:val="20"/>
                  <w:szCs w:val="20"/>
                  <w:rPrChange w:id="2328" w:author="Alhabibi, Haider@Energy" w:date="2023-08-14T16:53:00Z">
                    <w:rPr>
                      <w:rFonts w:ascii="Calibri" w:hAnsi="Calibri"/>
                      <w:sz w:val="18"/>
                      <w:szCs w:val="18"/>
                    </w:rPr>
                  </w:rPrChange>
                </w:rPr>
                <w:delText>&lt;&lt;</w:delText>
              </w:r>
            </w:del>
            <w:del w:id="2329" w:author="Grewing, Kyle@Energy" w:date="2023-08-14T14:49:00Z">
              <w:r w:rsidRPr="00B63041" w:rsidDel="00A50751">
                <w:rPr>
                  <w:rFonts w:asciiTheme="minorHAnsi" w:hAnsiTheme="minorHAnsi" w:cstheme="minorHAnsi"/>
                  <w:sz w:val="20"/>
                  <w:szCs w:val="20"/>
                  <w:rPrChange w:id="2330" w:author="Alhabibi, Haider@Energy" w:date="2023-08-14T16:53:00Z">
                    <w:rPr>
                      <w:rFonts w:ascii="Calibri" w:hAnsi="Calibri"/>
                      <w:sz w:val="18"/>
                      <w:szCs w:val="18"/>
                    </w:rPr>
                  </w:rPrChange>
                </w:rPr>
                <w:delText xml:space="preserve"> reference from CF1R-ALT-01, or CF1R-ADD-01 if applicable,</w:delText>
              </w:r>
            </w:del>
            <w:del w:id="2331" w:author="Grewing, Kyle@Energy" w:date="2023-08-14T15:07:00Z">
              <w:r w:rsidRPr="00B63041" w:rsidDel="00C34F38">
                <w:rPr>
                  <w:rFonts w:asciiTheme="minorHAnsi" w:hAnsiTheme="minorHAnsi" w:cstheme="minorHAnsi"/>
                  <w:sz w:val="20"/>
                  <w:szCs w:val="20"/>
                  <w:rPrChange w:id="2332" w:author="Alhabibi, Haider@Energy" w:date="2023-08-14T16:53:00Z">
                    <w:rPr>
                      <w:rFonts w:ascii="Calibri" w:hAnsi="Calibri"/>
                      <w:sz w:val="18"/>
                      <w:szCs w:val="18"/>
                    </w:rPr>
                  </w:rPrChange>
                </w:rPr>
                <w:delText xml:space="preserve"> else user input:  integer, xx&gt;&gt;</w:delText>
              </w:r>
            </w:del>
          </w:p>
        </w:tc>
      </w:tr>
    </w:tbl>
    <w:p w14:paraId="0B73A75E" w14:textId="77777777" w:rsidR="003F0F7A" w:rsidRPr="00EB4E7D" w:rsidRDefault="003F0F7A" w:rsidP="00097AAE">
      <w:pPr>
        <w:rPr>
          <w:rFonts w:asciiTheme="minorHAnsi" w:hAnsiTheme="minorHAnsi" w:cstheme="minorHAnsi"/>
          <w:rPrChange w:id="2333" w:author="Alhabibi, Haider@Energy" w:date="2023-08-14T16:28:00Z">
            <w:rPr/>
          </w:rPrChange>
        </w:rPr>
      </w:pPr>
    </w:p>
    <w:tbl>
      <w:tblPr>
        <w:tblpPr w:leftFromText="180" w:rightFromText="180" w:vertAnchor="text" w:tblpY="1"/>
        <w:tblOverlap w:val="never"/>
        <w:tblW w:w="14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2334" w:author="Alhabibi, Haider@Energy" w:date="2023-08-14T16:31:00Z">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1372"/>
        <w:gridCol w:w="1372"/>
        <w:gridCol w:w="1372"/>
        <w:gridCol w:w="1372"/>
        <w:gridCol w:w="1372"/>
        <w:gridCol w:w="1372"/>
        <w:gridCol w:w="1372"/>
        <w:gridCol w:w="1372"/>
        <w:gridCol w:w="1372"/>
        <w:gridCol w:w="2044"/>
        <w:tblGridChange w:id="2335">
          <w:tblGrid>
            <w:gridCol w:w="1351"/>
            <w:gridCol w:w="1351"/>
            <w:gridCol w:w="1351"/>
            <w:gridCol w:w="1351"/>
            <w:gridCol w:w="1350"/>
            <w:gridCol w:w="1350"/>
            <w:gridCol w:w="1350"/>
            <w:gridCol w:w="1350"/>
            <w:gridCol w:w="1350"/>
            <w:gridCol w:w="2230"/>
          </w:tblGrid>
        </w:tblGridChange>
      </w:tblGrid>
      <w:tr w:rsidR="003C15CE" w:rsidRPr="00EB4E7D" w14:paraId="0B73A761" w14:textId="77777777" w:rsidTr="007E50CC">
        <w:trPr>
          <w:trHeight w:val="222"/>
          <w:trPrChange w:id="2336" w:author="Alhabibi, Haider@Energy" w:date="2023-08-14T16:31:00Z">
            <w:trPr>
              <w:trHeight w:val="222"/>
            </w:trPr>
          </w:trPrChange>
        </w:trPr>
        <w:tc>
          <w:tcPr>
            <w:tcW w:w="14392" w:type="dxa"/>
            <w:gridSpan w:val="10"/>
            <w:shd w:val="clear" w:color="auto" w:fill="auto"/>
            <w:tcPrChange w:id="2337" w:author="Alhabibi, Haider@Energy" w:date="2023-08-14T16:31:00Z">
              <w:tcPr>
                <w:tcW w:w="14616" w:type="dxa"/>
                <w:gridSpan w:val="10"/>
                <w:shd w:val="clear" w:color="auto" w:fill="auto"/>
              </w:tcPr>
            </w:tcPrChange>
          </w:tcPr>
          <w:p w14:paraId="0B73A75F" w14:textId="2B1D99A1" w:rsidR="003C15CE" w:rsidRPr="00B63041" w:rsidRDefault="003C15CE" w:rsidP="00866A0E">
            <w:pPr>
              <w:keepNext/>
              <w:rPr>
                <w:rFonts w:asciiTheme="minorHAnsi" w:hAnsiTheme="minorHAnsi" w:cstheme="minorHAnsi"/>
                <w:b/>
                <w:rPrChange w:id="2338" w:author="Alhabibi, Haider@Energy" w:date="2023-08-14T16:52:00Z">
                  <w:rPr>
                    <w:rFonts w:ascii="Calibri" w:hAnsi="Calibri"/>
                    <w:b/>
                    <w:sz w:val="20"/>
                  </w:rPr>
                </w:rPrChange>
              </w:rPr>
            </w:pPr>
            <w:r w:rsidRPr="00B63041">
              <w:rPr>
                <w:rFonts w:asciiTheme="minorHAnsi" w:hAnsiTheme="minorHAnsi" w:cstheme="minorHAnsi"/>
                <w:b/>
                <w:rPrChange w:id="2339" w:author="Alhabibi, Haider@Energy" w:date="2023-08-14T16:52:00Z">
                  <w:rPr>
                    <w:rFonts w:ascii="Calibri" w:hAnsi="Calibri"/>
                    <w:b/>
                    <w:sz w:val="20"/>
                  </w:rPr>
                </w:rPrChange>
              </w:rPr>
              <w:t xml:space="preserve">B. Space Conditioning (SC) System Information </w:t>
            </w:r>
          </w:p>
          <w:p w14:paraId="0B73A760" w14:textId="77777777" w:rsidR="003C15CE" w:rsidRPr="00B63041" w:rsidRDefault="003C15CE" w:rsidP="00866A0E">
            <w:pPr>
              <w:keepNext/>
              <w:rPr>
                <w:rFonts w:asciiTheme="minorHAnsi" w:hAnsiTheme="minorHAnsi" w:cstheme="minorHAnsi"/>
                <w:b/>
                <w:sz w:val="20"/>
                <w:szCs w:val="20"/>
                <w:rPrChange w:id="2340" w:author="Alhabibi, Haider@Energy" w:date="2023-08-14T16:52:00Z">
                  <w:rPr>
                    <w:rFonts w:ascii="Calibri" w:hAnsi="Calibri"/>
                    <w:b/>
                    <w:sz w:val="18"/>
                    <w:szCs w:val="18"/>
                  </w:rPr>
                </w:rPrChange>
              </w:rPr>
            </w:pPr>
            <w:r w:rsidRPr="00B63041">
              <w:rPr>
                <w:rFonts w:asciiTheme="minorHAnsi" w:hAnsiTheme="minorHAnsi" w:cstheme="minorHAnsi"/>
                <w:sz w:val="20"/>
                <w:szCs w:val="20"/>
                <w:rPrChange w:id="2341" w:author="Alhabibi, Haider@Energy" w:date="2023-08-14T16:52:00Z">
                  <w:rPr>
                    <w:rFonts w:ascii="Calibri" w:hAnsi="Calibri"/>
                    <w:sz w:val="18"/>
                    <w:szCs w:val="18"/>
                  </w:rPr>
                </w:rPrChange>
              </w:rPr>
              <w:t>&lt;&lt;</w:t>
            </w:r>
            <w:r w:rsidRPr="00B63041">
              <w:rPr>
                <w:rFonts w:asciiTheme="minorHAnsi" w:hAnsiTheme="minorHAnsi" w:cstheme="minorHAnsi"/>
                <w:sz w:val="20"/>
                <w:szCs w:val="20"/>
                <w:rPrChange w:id="2342" w:author="Alhabibi, Haider@Energy" w:date="2023-08-14T16:52:00Z">
                  <w:rPr>
                    <w:sz w:val="18"/>
                    <w:szCs w:val="18"/>
                  </w:rPr>
                </w:rPrChange>
              </w:rPr>
              <w:t xml:space="preserve"> </w:t>
            </w:r>
            <w:r w:rsidRPr="00B63041">
              <w:rPr>
                <w:rFonts w:asciiTheme="minorHAnsi" w:hAnsiTheme="minorHAnsi" w:cstheme="minorHAnsi"/>
                <w:sz w:val="20"/>
                <w:szCs w:val="20"/>
                <w:rPrChange w:id="2343" w:author="Alhabibi, Haider@Energy" w:date="2023-08-14T16:52:00Z">
                  <w:rPr>
                    <w:rFonts w:ascii="Calibri" w:hAnsi="Calibri"/>
                    <w:sz w:val="18"/>
                    <w:szCs w:val="18"/>
                  </w:rPr>
                </w:rPrChange>
              </w:rPr>
              <w:t>require one row of data to be entered in this table for each of the quantity of space conditioning systems entered in A10&gt;&gt;</w:t>
            </w:r>
          </w:p>
        </w:tc>
      </w:tr>
      <w:tr w:rsidR="003C15CE" w:rsidRPr="00EB4E7D" w14:paraId="0B73A76C" w14:textId="77777777" w:rsidTr="007E50CC">
        <w:trPr>
          <w:trHeight w:val="223"/>
          <w:trPrChange w:id="2344" w:author="Alhabibi, Haider@Energy" w:date="2023-08-14T16:31:00Z">
            <w:trPr>
              <w:trHeight w:val="223"/>
            </w:trPr>
          </w:trPrChange>
        </w:trPr>
        <w:tc>
          <w:tcPr>
            <w:tcW w:w="1372" w:type="dxa"/>
            <w:vAlign w:val="bottom"/>
            <w:tcPrChange w:id="2345" w:author="Alhabibi, Haider@Energy" w:date="2023-08-14T16:31:00Z">
              <w:tcPr>
                <w:tcW w:w="1372" w:type="dxa"/>
                <w:vAlign w:val="bottom"/>
              </w:tcPr>
            </w:tcPrChange>
          </w:tcPr>
          <w:p w14:paraId="0B73A762" w14:textId="77777777" w:rsidR="003C15CE" w:rsidRPr="00EB4E7D" w:rsidRDefault="003C15CE" w:rsidP="00866A0E">
            <w:pPr>
              <w:keepNext/>
              <w:jc w:val="center"/>
              <w:rPr>
                <w:rFonts w:asciiTheme="minorHAnsi" w:hAnsiTheme="minorHAnsi" w:cstheme="minorHAnsi"/>
                <w:rPrChange w:id="2346" w:author="Alhabibi, Haider@Energy" w:date="2023-08-14T16:28:00Z">
                  <w:rPr>
                    <w:rFonts w:ascii="Calibri" w:hAnsi="Calibri"/>
                    <w:sz w:val="18"/>
                    <w:szCs w:val="18"/>
                  </w:rPr>
                </w:rPrChange>
              </w:rPr>
            </w:pPr>
            <w:r w:rsidRPr="00EB4E7D">
              <w:rPr>
                <w:rFonts w:asciiTheme="minorHAnsi" w:hAnsiTheme="minorHAnsi" w:cstheme="minorHAnsi"/>
                <w:rPrChange w:id="2347" w:author="Alhabibi, Haider@Energy" w:date="2023-08-14T16:28:00Z">
                  <w:rPr>
                    <w:rFonts w:ascii="Calibri" w:hAnsi="Calibri"/>
                    <w:sz w:val="18"/>
                    <w:szCs w:val="18"/>
                  </w:rPr>
                </w:rPrChange>
              </w:rPr>
              <w:t>01</w:t>
            </w:r>
          </w:p>
        </w:tc>
        <w:tc>
          <w:tcPr>
            <w:tcW w:w="1372" w:type="dxa"/>
            <w:tcPrChange w:id="2348" w:author="Alhabibi, Haider@Energy" w:date="2023-08-14T16:31:00Z">
              <w:tcPr>
                <w:tcW w:w="1372" w:type="dxa"/>
              </w:tcPr>
            </w:tcPrChange>
          </w:tcPr>
          <w:p w14:paraId="0B73A763" w14:textId="77777777" w:rsidR="003C15CE" w:rsidRPr="00B63041" w:rsidRDefault="003C15CE" w:rsidP="00866A0E">
            <w:pPr>
              <w:keepNext/>
              <w:jc w:val="center"/>
              <w:rPr>
                <w:rFonts w:asciiTheme="minorHAnsi" w:hAnsiTheme="minorHAnsi" w:cstheme="minorHAnsi"/>
                <w:sz w:val="20"/>
                <w:szCs w:val="20"/>
                <w:rPrChange w:id="2349" w:author="Alhabibi, Haider@Energy" w:date="2023-08-14T16:52:00Z">
                  <w:rPr>
                    <w:rFonts w:ascii="Calibri" w:hAnsi="Calibri"/>
                    <w:sz w:val="18"/>
                    <w:szCs w:val="18"/>
                  </w:rPr>
                </w:rPrChange>
              </w:rPr>
            </w:pPr>
            <w:r w:rsidRPr="00B63041">
              <w:rPr>
                <w:rFonts w:asciiTheme="minorHAnsi" w:hAnsiTheme="minorHAnsi" w:cstheme="minorHAnsi"/>
                <w:sz w:val="20"/>
                <w:szCs w:val="20"/>
                <w:rPrChange w:id="2350" w:author="Alhabibi, Haider@Energy" w:date="2023-08-14T16:52:00Z">
                  <w:rPr>
                    <w:rFonts w:ascii="Calibri" w:hAnsi="Calibri"/>
                    <w:sz w:val="18"/>
                    <w:szCs w:val="18"/>
                  </w:rPr>
                </w:rPrChange>
              </w:rPr>
              <w:t>02</w:t>
            </w:r>
          </w:p>
        </w:tc>
        <w:tc>
          <w:tcPr>
            <w:tcW w:w="1372" w:type="dxa"/>
            <w:vAlign w:val="bottom"/>
            <w:tcPrChange w:id="2351" w:author="Alhabibi, Haider@Energy" w:date="2023-08-14T16:31:00Z">
              <w:tcPr>
                <w:tcW w:w="1372" w:type="dxa"/>
                <w:vAlign w:val="bottom"/>
              </w:tcPr>
            </w:tcPrChange>
          </w:tcPr>
          <w:p w14:paraId="0B73A764" w14:textId="77777777" w:rsidR="003C15CE" w:rsidRPr="00B63041" w:rsidRDefault="003C15CE" w:rsidP="00866A0E">
            <w:pPr>
              <w:keepNext/>
              <w:jc w:val="center"/>
              <w:rPr>
                <w:rFonts w:asciiTheme="minorHAnsi" w:hAnsiTheme="minorHAnsi" w:cstheme="minorHAnsi"/>
                <w:sz w:val="20"/>
                <w:szCs w:val="20"/>
                <w:rPrChange w:id="2352" w:author="Alhabibi, Haider@Energy" w:date="2023-08-14T16:52:00Z">
                  <w:rPr>
                    <w:rFonts w:ascii="Calibri" w:hAnsi="Calibri"/>
                    <w:sz w:val="18"/>
                    <w:szCs w:val="18"/>
                  </w:rPr>
                </w:rPrChange>
              </w:rPr>
            </w:pPr>
            <w:r w:rsidRPr="00B63041">
              <w:rPr>
                <w:rFonts w:asciiTheme="minorHAnsi" w:hAnsiTheme="minorHAnsi" w:cstheme="minorHAnsi"/>
                <w:sz w:val="20"/>
                <w:szCs w:val="20"/>
                <w:rPrChange w:id="2353" w:author="Alhabibi, Haider@Energy" w:date="2023-08-14T16:52:00Z">
                  <w:rPr>
                    <w:rFonts w:ascii="Calibri" w:hAnsi="Calibri"/>
                    <w:sz w:val="18"/>
                    <w:szCs w:val="18"/>
                  </w:rPr>
                </w:rPrChange>
              </w:rPr>
              <w:t>03</w:t>
            </w:r>
          </w:p>
        </w:tc>
        <w:tc>
          <w:tcPr>
            <w:tcW w:w="1372" w:type="dxa"/>
            <w:tcPrChange w:id="2354" w:author="Alhabibi, Haider@Energy" w:date="2023-08-14T16:31:00Z">
              <w:tcPr>
                <w:tcW w:w="1372" w:type="dxa"/>
              </w:tcPr>
            </w:tcPrChange>
          </w:tcPr>
          <w:p w14:paraId="0B73A765" w14:textId="77777777" w:rsidR="003C15CE" w:rsidRPr="00B63041" w:rsidRDefault="003C15CE" w:rsidP="00866A0E">
            <w:pPr>
              <w:keepNext/>
              <w:jc w:val="center"/>
              <w:rPr>
                <w:rFonts w:asciiTheme="minorHAnsi" w:hAnsiTheme="minorHAnsi" w:cstheme="minorHAnsi"/>
                <w:sz w:val="20"/>
                <w:szCs w:val="20"/>
                <w:rPrChange w:id="2355" w:author="Alhabibi, Haider@Energy" w:date="2023-08-14T16:52:00Z">
                  <w:rPr>
                    <w:rFonts w:ascii="Calibri" w:hAnsi="Calibri"/>
                    <w:sz w:val="18"/>
                    <w:szCs w:val="18"/>
                  </w:rPr>
                </w:rPrChange>
              </w:rPr>
            </w:pPr>
            <w:r w:rsidRPr="00B63041">
              <w:rPr>
                <w:rFonts w:asciiTheme="minorHAnsi" w:hAnsiTheme="minorHAnsi" w:cstheme="minorHAnsi"/>
                <w:sz w:val="20"/>
                <w:szCs w:val="20"/>
                <w:rPrChange w:id="2356" w:author="Alhabibi, Haider@Energy" w:date="2023-08-14T16:52:00Z">
                  <w:rPr>
                    <w:rFonts w:ascii="Calibri" w:hAnsi="Calibri"/>
                    <w:sz w:val="18"/>
                    <w:szCs w:val="18"/>
                  </w:rPr>
                </w:rPrChange>
              </w:rPr>
              <w:t>04</w:t>
            </w:r>
          </w:p>
        </w:tc>
        <w:tc>
          <w:tcPr>
            <w:tcW w:w="1372" w:type="dxa"/>
            <w:tcPrChange w:id="2357" w:author="Alhabibi, Haider@Energy" w:date="2023-08-14T16:31:00Z">
              <w:tcPr>
                <w:tcW w:w="1372" w:type="dxa"/>
              </w:tcPr>
            </w:tcPrChange>
          </w:tcPr>
          <w:p w14:paraId="0B73A766" w14:textId="77777777" w:rsidR="003C15CE" w:rsidRPr="00B63041" w:rsidRDefault="003C15CE" w:rsidP="00866A0E">
            <w:pPr>
              <w:keepNext/>
              <w:jc w:val="center"/>
              <w:rPr>
                <w:rFonts w:asciiTheme="minorHAnsi" w:hAnsiTheme="minorHAnsi" w:cstheme="minorHAnsi"/>
                <w:sz w:val="20"/>
                <w:szCs w:val="20"/>
                <w:rPrChange w:id="2358" w:author="Alhabibi, Haider@Energy" w:date="2023-08-14T16:52:00Z">
                  <w:rPr>
                    <w:rFonts w:ascii="Calibri" w:hAnsi="Calibri"/>
                    <w:sz w:val="18"/>
                    <w:szCs w:val="18"/>
                  </w:rPr>
                </w:rPrChange>
              </w:rPr>
            </w:pPr>
            <w:r w:rsidRPr="00B63041">
              <w:rPr>
                <w:rFonts w:asciiTheme="minorHAnsi" w:hAnsiTheme="minorHAnsi" w:cstheme="minorHAnsi"/>
                <w:sz w:val="20"/>
                <w:szCs w:val="20"/>
                <w:rPrChange w:id="2359" w:author="Alhabibi, Haider@Energy" w:date="2023-08-14T16:52:00Z">
                  <w:rPr>
                    <w:rFonts w:ascii="Calibri" w:hAnsi="Calibri"/>
                    <w:sz w:val="18"/>
                    <w:szCs w:val="18"/>
                  </w:rPr>
                </w:rPrChange>
              </w:rPr>
              <w:t>05</w:t>
            </w:r>
          </w:p>
        </w:tc>
        <w:tc>
          <w:tcPr>
            <w:tcW w:w="1372" w:type="dxa"/>
            <w:tcPrChange w:id="2360" w:author="Alhabibi, Haider@Energy" w:date="2023-08-14T16:31:00Z">
              <w:tcPr>
                <w:tcW w:w="1372" w:type="dxa"/>
              </w:tcPr>
            </w:tcPrChange>
          </w:tcPr>
          <w:p w14:paraId="0B73A767" w14:textId="77777777" w:rsidR="003C15CE" w:rsidRPr="00B63041" w:rsidRDefault="003C15CE" w:rsidP="00866A0E">
            <w:pPr>
              <w:keepNext/>
              <w:jc w:val="center"/>
              <w:rPr>
                <w:rFonts w:asciiTheme="minorHAnsi" w:hAnsiTheme="minorHAnsi" w:cstheme="minorHAnsi"/>
                <w:sz w:val="20"/>
                <w:szCs w:val="20"/>
                <w:rPrChange w:id="2361" w:author="Alhabibi, Haider@Energy" w:date="2023-08-14T16:52:00Z">
                  <w:rPr>
                    <w:rFonts w:ascii="Calibri" w:hAnsi="Calibri"/>
                    <w:sz w:val="18"/>
                    <w:szCs w:val="18"/>
                  </w:rPr>
                </w:rPrChange>
              </w:rPr>
            </w:pPr>
            <w:r w:rsidRPr="00B63041">
              <w:rPr>
                <w:rFonts w:asciiTheme="minorHAnsi" w:hAnsiTheme="minorHAnsi" w:cstheme="minorHAnsi"/>
                <w:sz w:val="20"/>
                <w:szCs w:val="20"/>
                <w:rPrChange w:id="2362" w:author="Alhabibi, Haider@Energy" w:date="2023-08-14T16:52:00Z">
                  <w:rPr>
                    <w:rFonts w:ascii="Calibri" w:hAnsi="Calibri"/>
                    <w:sz w:val="18"/>
                    <w:szCs w:val="18"/>
                  </w:rPr>
                </w:rPrChange>
              </w:rPr>
              <w:t>06</w:t>
            </w:r>
          </w:p>
        </w:tc>
        <w:tc>
          <w:tcPr>
            <w:tcW w:w="1372" w:type="dxa"/>
            <w:tcPrChange w:id="2363" w:author="Alhabibi, Haider@Energy" w:date="2023-08-14T16:31:00Z">
              <w:tcPr>
                <w:tcW w:w="1372" w:type="dxa"/>
              </w:tcPr>
            </w:tcPrChange>
          </w:tcPr>
          <w:p w14:paraId="0B73A768" w14:textId="77777777" w:rsidR="003C15CE" w:rsidRPr="00B63041" w:rsidRDefault="003C15CE" w:rsidP="00866A0E">
            <w:pPr>
              <w:keepNext/>
              <w:jc w:val="center"/>
              <w:rPr>
                <w:rFonts w:asciiTheme="minorHAnsi" w:hAnsiTheme="minorHAnsi" w:cstheme="minorHAnsi"/>
                <w:sz w:val="20"/>
                <w:szCs w:val="20"/>
                <w:rPrChange w:id="2364" w:author="Alhabibi, Haider@Energy" w:date="2023-08-14T16:52:00Z">
                  <w:rPr>
                    <w:rFonts w:ascii="Calibri" w:hAnsi="Calibri"/>
                    <w:sz w:val="18"/>
                    <w:szCs w:val="18"/>
                  </w:rPr>
                </w:rPrChange>
              </w:rPr>
            </w:pPr>
            <w:r w:rsidRPr="00B63041">
              <w:rPr>
                <w:rFonts w:asciiTheme="minorHAnsi" w:hAnsiTheme="minorHAnsi" w:cstheme="minorHAnsi"/>
                <w:sz w:val="20"/>
                <w:szCs w:val="20"/>
                <w:rPrChange w:id="2365" w:author="Alhabibi, Haider@Energy" w:date="2023-08-14T16:52:00Z">
                  <w:rPr>
                    <w:rFonts w:ascii="Calibri" w:hAnsi="Calibri"/>
                    <w:sz w:val="18"/>
                    <w:szCs w:val="18"/>
                  </w:rPr>
                </w:rPrChange>
              </w:rPr>
              <w:t>07</w:t>
            </w:r>
          </w:p>
        </w:tc>
        <w:tc>
          <w:tcPr>
            <w:tcW w:w="1372" w:type="dxa"/>
            <w:tcPrChange w:id="2366" w:author="Alhabibi, Haider@Energy" w:date="2023-08-14T16:31:00Z">
              <w:tcPr>
                <w:tcW w:w="1372" w:type="dxa"/>
              </w:tcPr>
            </w:tcPrChange>
          </w:tcPr>
          <w:p w14:paraId="0B73A769" w14:textId="77777777" w:rsidR="003C15CE" w:rsidRPr="00B63041" w:rsidRDefault="003C15CE" w:rsidP="00866A0E">
            <w:pPr>
              <w:keepNext/>
              <w:jc w:val="center"/>
              <w:rPr>
                <w:rFonts w:asciiTheme="minorHAnsi" w:hAnsiTheme="minorHAnsi" w:cstheme="minorHAnsi"/>
                <w:sz w:val="20"/>
                <w:szCs w:val="20"/>
                <w:rPrChange w:id="2367" w:author="Alhabibi, Haider@Energy" w:date="2023-08-14T16:52:00Z">
                  <w:rPr>
                    <w:rFonts w:ascii="Calibri" w:hAnsi="Calibri"/>
                    <w:sz w:val="18"/>
                    <w:szCs w:val="18"/>
                  </w:rPr>
                </w:rPrChange>
              </w:rPr>
            </w:pPr>
            <w:r w:rsidRPr="00B63041">
              <w:rPr>
                <w:rFonts w:asciiTheme="minorHAnsi" w:hAnsiTheme="minorHAnsi" w:cstheme="minorHAnsi"/>
                <w:sz w:val="20"/>
                <w:szCs w:val="20"/>
                <w:rPrChange w:id="2368" w:author="Alhabibi, Haider@Energy" w:date="2023-08-14T16:52:00Z">
                  <w:rPr>
                    <w:rFonts w:ascii="Calibri" w:hAnsi="Calibri"/>
                    <w:sz w:val="18"/>
                    <w:szCs w:val="18"/>
                  </w:rPr>
                </w:rPrChange>
              </w:rPr>
              <w:t>08</w:t>
            </w:r>
          </w:p>
        </w:tc>
        <w:tc>
          <w:tcPr>
            <w:tcW w:w="1372" w:type="dxa"/>
            <w:tcPrChange w:id="2369" w:author="Alhabibi, Haider@Energy" w:date="2023-08-14T16:31:00Z">
              <w:tcPr>
                <w:tcW w:w="1372" w:type="dxa"/>
              </w:tcPr>
            </w:tcPrChange>
          </w:tcPr>
          <w:p w14:paraId="0B73A76A" w14:textId="77777777" w:rsidR="003C15CE" w:rsidRPr="00B63041" w:rsidRDefault="003C15CE" w:rsidP="00866A0E">
            <w:pPr>
              <w:keepNext/>
              <w:jc w:val="center"/>
              <w:rPr>
                <w:rFonts w:asciiTheme="minorHAnsi" w:hAnsiTheme="minorHAnsi" w:cstheme="minorHAnsi"/>
                <w:sz w:val="20"/>
                <w:szCs w:val="20"/>
                <w:rPrChange w:id="2370" w:author="Alhabibi, Haider@Energy" w:date="2023-08-14T16:52:00Z">
                  <w:rPr>
                    <w:rFonts w:ascii="Calibri" w:hAnsi="Calibri"/>
                    <w:sz w:val="18"/>
                    <w:szCs w:val="18"/>
                  </w:rPr>
                </w:rPrChange>
              </w:rPr>
            </w:pPr>
            <w:r w:rsidRPr="00B63041">
              <w:rPr>
                <w:rFonts w:asciiTheme="minorHAnsi" w:hAnsiTheme="minorHAnsi" w:cstheme="minorHAnsi"/>
                <w:sz w:val="20"/>
                <w:szCs w:val="20"/>
                <w:rPrChange w:id="2371" w:author="Alhabibi, Haider@Energy" w:date="2023-08-14T16:52:00Z">
                  <w:rPr>
                    <w:rFonts w:ascii="Calibri" w:hAnsi="Calibri"/>
                    <w:sz w:val="18"/>
                    <w:szCs w:val="18"/>
                  </w:rPr>
                </w:rPrChange>
              </w:rPr>
              <w:t>09</w:t>
            </w:r>
          </w:p>
        </w:tc>
        <w:tc>
          <w:tcPr>
            <w:tcW w:w="2044" w:type="dxa"/>
            <w:vAlign w:val="bottom"/>
            <w:tcPrChange w:id="2372" w:author="Alhabibi, Haider@Energy" w:date="2023-08-14T16:31:00Z">
              <w:tcPr>
                <w:tcW w:w="2268" w:type="dxa"/>
                <w:vAlign w:val="bottom"/>
              </w:tcPr>
            </w:tcPrChange>
          </w:tcPr>
          <w:p w14:paraId="0B73A76B" w14:textId="77777777" w:rsidR="003C15CE" w:rsidRPr="00B63041" w:rsidRDefault="003C15CE" w:rsidP="00866A0E">
            <w:pPr>
              <w:keepNext/>
              <w:jc w:val="center"/>
              <w:rPr>
                <w:rFonts w:asciiTheme="minorHAnsi" w:hAnsiTheme="minorHAnsi" w:cstheme="minorHAnsi"/>
                <w:sz w:val="20"/>
                <w:szCs w:val="20"/>
                <w:rPrChange w:id="2373" w:author="Alhabibi, Haider@Energy" w:date="2023-08-14T16:52:00Z">
                  <w:rPr>
                    <w:rFonts w:ascii="Calibri" w:hAnsi="Calibri"/>
                    <w:sz w:val="18"/>
                    <w:szCs w:val="18"/>
                  </w:rPr>
                </w:rPrChange>
              </w:rPr>
            </w:pPr>
            <w:r w:rsidRPr="00B63041">
              <w:rPr>
                <w:rFonts w:asciiTheme="minorHAnsi" w:hAnsiTheme="minorHAnsi" w:cstheme="minorHAnsi"/>
                <w:sz w:val="20"/>
                <w:szCs w:val="20"/>
                <w:rPrChange w:id="2374" w:author="Alhabibi, Haider@Energy" w:date="2023-08-14T16:52:00Z">
                  <w:rPr>
                    <w:rFonts w:ascii="Calibri" w:hAnsi="Calibri"/>
                    <w:sz w:val="18"/>
                    <w:szCs w:val="18"/>
                  </w:rPr>
                </w:rPrChange>
              </w:rPr>
              <w:t>10</w:t>
            </w:r>
          </w:p>
        </w:tc>
      </w:tr>
      <w:tr w:rsidR="003C15CE" w:rsidRPr="00EB4E7D" w14:paraId="0B73A779" w14:textId="77777777" w:rsidTr="007E50CC">
        <w:trPr>
          <w:trHeight w:val="390"/>
          <w:trPrChange w:id="2375" w:author="Alhabibi, Haider@Energy" w:date="2023-08-14T16:31:00Z">
            <w:trPr>
              <w:trHeight w:val="390"/>
            </w:trPr>
          </w:trPrChange>
        </w:trPr>
        <w:tc>
          <w:tcPr>
            <w:tcW w:w="1372" w:type="dxa"/>
            <w:vAlign w:val="bottom"/>
            <w:tcPrChange w:id="2376" w:author="Alhabibi, Haider@Energy" w:date="2023-08-14T16:31:00Z">
              <w:tcPr>
                <w:tcW w:w="1372" w:type="dxa"/>
                <w:vAlign w:val="bottom"/>
              </w:tcPr>
            </w:tcPrChange>
          </w:tcPr>
          <w:p w14:paraId="0B73A76E" w14:textId="4B313D1D" w:rsidR="003C15CE" w:rsidRPr="00EB4E7D" w:rsidRDefault="003C15CE" w:rsidP="00866A0E">
            <w:pPr>
              <w:keepNext/>
              <w:jc w:val="center"/>
              <w:rPr>
                <w:rFonts w:asciiTheme="minorHAnsi" w:hAnsiTheme="minorHAnsi" w:cstheme="minorHAnsi"/>
                <w:rPrChange w:id="2377" w:author="Alhabibi, Haider@Energy" w:date="2023-08-14T16:28:00Z">
                  <w:rPr>
                    <w:rFonts w:ascii="Calibri" w:hAnsi="Calibri"/>
                    <w:sz w:val="18"/>
                    <w:szCs w:val="18"/>
                  </w:rPr>
                </w:rPrChange>
              </w:rPr>
            </w:pPr>
            <w:r w:rsidRPr="00EB4E7D">
              <w:rPr>
                <w:rFonts w:asciiTheme="minorHAnsi" w:hAnsiTheme="minorHAnsi" w:cstheme="minorHAnsi"/>
                <w:rPrChange w:id="2378" w:author="Alhabibi, Haider@Energy" w:date="2023-08-14T16:28:00Z">
                  <w:rPr>
                    <w:rFonts w:ascii="Calibri" w:hAnsi="Calibri"/>
                    <w:sz w:val="18"/>
                    <w:szCs w:val="18"/>
                  </w:rPr>
                </w:rPrChange>
              </w:rPr>
              <w:t xml:space="preserve">SC </w:t>
            </w:r>
            <w:proofErr w:type="gramStart"/>
            <w:r w:rsidRPr="00EB4E7D">
              <w:rPr>
                <w:rFonts w:asciiTheme="minorHAnsi" w:hAnsiTheme="minorHAnsi" w:cstheme="minorHAnsi"/>
                <w:rPrChange w:id="2379" w:author="Alhabibi, Haider@Energy" w:date="2023-08-14T16:28:00Z">
                  <w:rPr>
                    <w:rFonts w:ascii="Calibri" w:hAnsi="Calibri"/>
                    <w:sz w:val="18"/>
                    <w:szCs w:val="18"/>
                  </w:rPr>
                </w:rPrChange>
              </w:rPr>
              <w:t xml:space="preserve">System  </w:t>
            </w:r>
            <w:r w:rsidR="00B42E5A" w:rsidRPr="00EB4E7D">
              <w:rPr>
                <w:rFonts w:asciiTheme="minorHAnsi" w:hAnsiTheme="minorHAnsi" w:cstheme="minorHAnsi"/>
                <w:rPrChange w:id="2380" w:author="Alhabibi, Haider@Energy" w:date="2023-08-14T16:28:00Z">
                  <w:rPr>
                    <w:rFonts w:ascii="Calibri" w:hAnsi="Calibri"/>
                    <w:sz w:val="18"/>
                    <w:szCs w:val="18"/>
                  </w:rPr>
                </w:rPrChange>
              </w:rPr>
              <w:t>ID</w:t>
            </w:r>
            <w:proofErr w:type="gramEnd"/>
            <w:r w:rsidR="00B42E5A" w:rsidRPr="00EB4E7D">
              <w:rPr>
                <w:rFonts w:asciiTheme="minorHAnsi" w:hAnsiTheme="minorHAnsi" w:cstheme="minorHAnsi"/>
                <w:rPrChange w:id="2381" w:author="Alhabibi, Haider@Energy" w:date="2023-08-14T16:28:00Z">
                  <w:rPr>
                    <w:rFonts w:ascii="Calibri" w:hAnsi="Calibri"/>
                    <w:sz w:val="18"/>
                    <w:szCs w:val="18"/>
                  </w:rPr>
                </w:rPrChange>
              </w:rPr>
              <w:t>/</w:t>
            </w:r>
            <w:r w:rsidRPr="00EB4E7D">
              <w:rPr>
                <w:rFonts w:asciiTheme="minorHAnsi" w:hAnsiTheme="minorHAnsi" w:cstheme="minorHAnsi"/>
                <w:rPrChange w:id="2382" w:author="Alhabibi, Haider@Energy" w:date="2023-08-14T16:28:00Z">
                  <w:rPr>
                    <w:rFonts w:ascii="Calibri" w:hAnsi="Calibri"/>
                    <w:sz w:val="18"/>
                    <w:szCs w:val="18"/>
                  </w:rPr>
                </w:rPrChange>
              </w:rPr>
              <w:t>Name</w:t>
            </w:r>
          </w:p>
        </w:tc>
        <w:tc>
          <w:tcPr>
            <w:tcW w:w="1372" w:type="dxa"/>
            <w:vAlign w:val="bottom"/>
            <w:tcPrChange w:id="2383" w:author="Alhabibi, Haider@Energy" w:date="2023-08-14T16:31:00Z">
              <w:tcPr>
                <w:tcW w:w="1372" w:type="dxa"/>
                <w:vAlign w:val="bottom"/>
              </w:tcPr>
            </w:tcPrChange>
          </w:tcPr>
          <w:p w14:paraId="0B73A76F" w14:textId="77777777" w:rsidR="003C15CE" w:rsidRPr="00B63041" w:rsidRDefault="003C15CE" w:rsidP="00866A0E">
            <w:pPr>
              <w:keepNext/>
              <w:jc w:val="center"/>
              <w:rPr>
                <w:rFonts w:asciiTheme="minorHAnsi" w:hAnsiTheme="minorHAnsi" w:cstheme="minorHAnsi"/>
                <w:sz w:val="20"/>
                <w:szCs w:val="20"/>
                <w:rPrChange w:id="2384" w:author="Alhabibi, Haider@Energy" w:date="2023-08-14T16:52:00Z">
                  <w:rPr>
                    <w:rFonts w:ascii="Calibri" w:hAnsi="Calibri"/>
                    <w:sz w:val="18"/>
                    <w:szCs w:val="18"/>
                  </w:rPr>
                </w:rPrChange>
              </w:rPr>
            </w:pPr>
            <w:r w:rsidRPr="00B63041">
              <w:rPr>
                <w:rFonts w:asciiTheme="minorHAnsi" w:hAnsiTheme="minorHAnsi" w:cstheme="minorHAnsi"/>
                <w:sz w:val="20"/>
                <w:szCs w:val="20"/>
                <w:rPrChange w:id="2385" w:author="Alhabibi, Haider@Energy" w:date="2023-08-14T16:52:00Z">
                  <w:rPr>
                    <w:rFonts w:ascii="Calibri" w:hAnsi="Calibri"/>
                    <w:sz w:val="18"/>
                    <w:szCs w:val="18"/>
                  </w:rPr>
                </w:rPrChange>
              </w:rPr>
              <w:t xml:space="preserve">SC System </w:t>
            </w:r>
          </w:p>
          <w:p w14:paraId="0B73A770" w14:textId="35FCB15E" w:rsidR="003C15CE" w:rsidRPr="00B63041" w:rsidRDefault="00B42E5A" w:rsidP="00866A0E">
            <w:pPr>
              <w:keepNext/>
              <w:jc w:val="center"/>
              <w:rPr>
                <w:rFonts w:asciiTheme="minorHAnsi" w:hAnsiTheme="minorHAnsi" w:cstheme="minorHAnsi"/>
                <w:sz w:val="20"/>
                <w:szCs w:val="20"/>
                <w:rPrChange w:id="2386" w:author="Alhabibi, Haider@Energy" w:date="2023-08-14T16:52:00Z">
                  <w:rPr>
                    <w:rFonts w:ascii="Calibri" w:hAnsi="Calibri"/>
                    <w:sz w:val="18"/>
                    <w:szCs w:val="18"/>
                  </w:rPr>
                </w:rPrChange>
              </w:rPr>
            </w:pPr>
            <w:r w:rsidRPr="00B63041">
              <w:rPr>
                <w:rFonts w:asciiTheme="minorHAnsi" w:hAnsiTheme="minorHAnsi" w:cstheme="minorHAnsi"/>
                <w:sz w:val="20"/>
                <w:szCs w:val="20"/>
                <w:rPrChange w:id="2387" w:author="Alhabibi, Haider@Energy" w:date="2023-08-14T16:52:00Z">
                  <w:rPr>
                    <w:rFonts w:ascii="Calibri" w:hAnsi="Calibri"/>
                    <w:sz w:val="18"/>
                    <w:szCs w:val="18"/>
                  </w:rPr>
                </w:rPrChange>
              </w:rPr>
              <w:t xml:space="preserve">Description of </w:t>
            </w:r>
            <w:r w:rsidR="003C15CE" w:rsidRPr="00B63041">
              <w:rPr>
                <w:rFonts w:asciiTheme="minorHAnsi" w:hAnsiTheme="minorHAnsi" w:cstheme="minorHAnsi"/>
                <w:sz w:val="20"/>
                <w:szCs w:val="20"/>
                <w:rPrChange w:id="2388" w:author="Alhabibi, Haider@Energy" w:date="2023-08-14T16:52:00Z">
                  <w:rPr>
                    <w:rFonts w:ascii="Calibri" w:hAnsi="Calibri"/>
                    <w:sz w:val="18"/>
                    <w:szCs w:val="18"/>
                  </w:rPr>
                </w:rPrChange>
              </w:rPr>
              <w:t>Area Served</w:t>
            </w:r>
          </w:p>
        </w:tc>
        <w:tc>
          <w:tcPr>
            <w:tcW w:w="1372" w:type="dxa"/>
            <w:vAlign w:val="bottom"/>
            <w:tcPrChange w:id="2389" w:author="Alhabibi, Haider@Energy" w:date="2023-08-14T16:31:00Z">
              <w:tcPr>
                <w:tcW w:w="1372" w:type="dxa"/>
                <w:vAlign w:val="bottom"/>
              </w:tcPr>
            </w:tcPrChange>
          </w:tcPr>
          <w:p w14:paraId="0B73A771" w14:textId="77777777" w:rsidR="003C15CE" w:rsidRPr="00B63041" w:rsidRDefault="003C15CE" w:rsidP="00866A0E">
            <w:pPr>
              <w:keepNext/>
              <w:jc w:val="center"/>
              <w:rPr>
                <w:rFonts w:asciiTheme="minorHAnsi" w:hAnsiTheme="minorHAnsi" w:cstheme="minorHAnsi"/>
                <w:sz w:val="20"/>
                <w:szCs w:val="20"/>
                <w:rPrChange w:id="2390" w:author="Alhabibi, Haider@Energy" w:date="2023-08-14T16:52:00Z">
                  <w:rPr>
                    <w:rFonts w:ascii="Calibri" w:hAnsi="Calibri"/>
                    <w:sz w:val="18"/>
                    <w:szCs w:val="18"/>
                  </w:rPr>
                </w:rPrChange>
              </w:rPr>
            </w:pPr>
            <w:r w:rsidRPr="00B63041">
              <w:rPr>
                <w:rFonts w:asciiTheme="minorHAnsi" w:hAnsiTheme="minorHAnsi" w:cstheme="minorHAnsi"/>
                <w:sz w:val="20"/>
                <w:szCs w:val="20"/>
                <w:rPrChange w:id="2391" w:author="Alhabibi, Haider@Energy" w:date="2023-08-14T16:52:00Z">
                  <w:rPr>
                    <w:rFonts w:ascii="Calibri" w:hAnsi="Calibri"/>
                    <w:sz w:val="18"/>
                    <w:szCs w:val="18"/>
                  </w:rPr>
                </w:rPrChange>
              </w:rPr>
              <w:t>CFA served by this SC System (ft</w:t>
            </w:r>
            <w:r w:rsidRPr="00B63041">
              <w:rPr>
                <w:rFonts w:asciiTheme="minorHAnsi" w:hAnsiTheme="minorHAnsi" w:cstheme="minorHAnsi"/>
                <w:sz w:val="20"/>
                <w:szCs w:val="20"/>
                <w:vertAlign w:val="superscript"/>
                <w:rPrChange w:id="2392" w:author="Alhabibi, Haider@Energy" w:date="2023-08-14T16:52:00Z">
                  <w:rPr>
                    <w:rFonts w:ascii="Calibri" w:hAnsi="Calibri"/>
                    <w:sz w:val="18"/>
                    <w:szCs w:val="18"/>
                    <w:vertAlign w:val="superscript"/>
                  </w:rPr>
                </w:rPrChange>
              </w:rPr>
              <w:t>2</w:t>
            </w:r>
            <w:r w:rsidRPr="00B63041">
              <w:rPr>
                <w:rFonts w:asciiTheme="minorHAnsi" w:hAnsiTheme="minorHAnsi" w:cstheme="minorHAnsi"/>
                <w:sz w:val="20"/>
                <w:szCs w:val="20"/>
                <w:rPrChange w:id="2393" w:author="Alhabibi, Haider@Energy" w:date="2023-08-14T16:52:00Z">
                  <w:rPr>
                    <w:rFonts w:ascii="Calibri" w:hAnsi="Calibri"/>
                    <w:sz w:val="18"/>
                    <w:szCs w:val="18"/>
                  </w:rPr>
                </w:rPrChange>
              </w:rPr>
              <w:t>):</w:t>
            </w:r>
          </w:p>
        </w:tc>
        <w:tc>
          <w:tcPr>
            <w:tcW w:w="1372" w:type="dxa"/>
            <w:vAlign w:val="bottom"/>
            <w:tcPrChange w:id="2394" w:author="Alhabibi, Haider@Energy" w:date="2023-08-14T16:31:00Z">
              <w:tcPr>
                <w:tcW w:w="1372" w:type="dxa"/>
                <w:vAlign w:val="bottom"/>
              </w:tcPr>
            </w:tcPrChange>
          </w:tcPr>
          <w:p w14:paraId="0B73A772" w14:textId="77777777" w:rsidR="003C15CE" w:rsidRPr="00B63041" w:rsidRDefault="003C15CE" w:rsidP="00866A0E">
            <w:pPr>
              <w:keepNext/>
              <w:autoSpaceDE w:val="0"/>
              <w:autoSpaceDN w:val="0"/>
              <w:adjustRightInd w:val="0"/>
              <w:jc w:val="center"/>
              <w:rPr>
                <w:rFonts w:asciiTheme="minorHAnsi" w:hAnsiTheme="minorHAnsi" w:cstheme="minorHAnsi"/>
                <w:color w:val="000000"/>
                <w:sz w:val="20"/>
                <w:szCs w:val="20"/>
                <w:rPrChange w:id="2395"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sz w:val="20"/>
                <w:szCs w:val="20"/>
                <w:rPrChange w:id="2396" w:author="Alhabibi, Haider@Energy" w:date="2023-08-14T16:52:00Z">
                  <w:rPr>
                    <w:rFonts w:asciiTheme="minorHAnsi" w:hAnsiTheme="minorHAnsi" w:cstheme="minorHAnsi"/>
                    <w:color w:val="000000"/>
                    <w:sz w:val="18"/>
                    <w:szCs w:val="18"/>
                  </w:rPr>
                </w:rPrChange>
              </w:rPr>
              <w:t xml:space="preserve">Is the </w:t>
            </w:r>
            <w:r w:rsidR="004A41B2" w:rsidRPr="00B63041">
              <w:rPr>
                <w:rFonts w:asciiTheme="minorHAnsi" w:hAnsiTheme="minorHAnsi" w:cstheme="minorHAnsi"/>
                <w:color w:val="000000"/>
                <w:sz w:val="20"/>
                <w:szCs w:val="20"/>
                <w:rPrChange w:id="2397" w:author="Alhabibi, Haider@Energy" w:date="2023-08-14T16:52:00Z">
                  <w:rPr>
                    <w:rFonts w:asciiTheme="minorHAnsi" w:hAnsiTheme="minorHAnsi" w:cstheme="minorHAnsi"/>
                    <w:color w:val="000000"/>
                    <w:sz w:val="18"/>
                    <w:szCs w:val="18"/>
                  </w:rPr>
                </w:rPrChange>
              </w:rPr>
              <w:t xml:space="preserve">SC </w:t>
            </w:r>
            <w:r w:rsidRPr="00B63041">
              <w:rPr>
                <w:rFonts w:asciiTheme="minorHAnsi" w:hAnsiTheme="minorHAnsi" w:cstheme="minorHAnsi"/>
                <w:color w:val="000000"/>
                <w:sz w:val="20"/>
                <w:szCs w:val="20"/>
                <w:rPrChange w:id="2398" w:author="Alhabibi, Haider@Energy" w:date="2023-08-14T16:52:00Z">
                  <w:rPr>
                    <w:rFonts w:asciiTheme="minorHAnsi" w:hAnsiTheme="minorHAnsi" w:cstheme="minorHAnsi"/>
                    <w:color w:val="000000"/>
                    <w:sz w:val="18"/>
                    <w:szCs w:val="18"/>
                  </w:rPr>
                </w:rPrChange>
              </w:rPr>
              <w:t>system a ducted system?</w:t>
            </w:r>
          </w:p>
        </w:tc>
        <w:tc>
          <w:tcPr>
            <w:tcW w:w="1372" w:type="dxa"/>
            <w:vAlign w:val="bottom"/>
            <w:tcPrChange w:id="2399" w:author="Alhabibi, Haider@Energy" w:date="2023-08-14T16:31:00Z">
              <w:tcPr>
                <w:tcW w:w="1372" w:type="dxa"/>
                <w:vAlign w:val="bottom"/>
              </w:tcPr>
            </w:tcPrChange>
          </w:tcPr>
          <w:p w14:paraId="0B73A773" w14:textId="77777777" w:rsidR="003C15CE" w:rsidRPr="00B63041" w:rsidRDefault="00E97C67" w:rsidP="00866A0E">
            <w:pPr>
              <w:keepNext/>
              <w:autoSpaceDE w:val="0"/>
              <w:autoSpaceDN w:val="0"/>
              <w:adjustRightInd w:val="0"/>
              <w:jc w:val="center"/>
              <w:rPr>
                <w:rFonts w:asciiTheme="minorHAnsi" w:hAnsiTheme="minorHAnsi" w:cstheme="minorHAnsi"/>
                <w:color w:val="000000"/>
                <w:sz w:val="20"/>
                <w:szCs w:val="20"/>
                <w:rPrChange w:id="2400"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sz w:val="20"/>
                <w:szCs w:val="20"/>
                <w:rPrChange w:id="2401" w:author="Alhabibi, Haider@Energy" w:date="2023-08-14T16:52:00Z">
                  <w:rPr>
                    <w:rFonts w:asciiTheme="minorHAnsi" w:hAnsiTheme="minorHAnsi" w:cstheme="minorHAnsi"/>
                    <w:color w:val="000000"/>
                    <w:sz w:val="18"/>
                    <w:szCs w:val="18"/>
                  </w:rPr>
                </w:rPrChange>
              </w:rPr>
              <w:t>I</w:t>
            </w:r>
            <w:r w:rsidR="003C15CE" w:rsidRPr="00B63041">
              <w:rPr>
                <w:rFonts w:asciiTheme="minorHAnsi" w:hAnsiTheme="minorHAnsi" w:cstheme="minorHAnsi"/>
                <w:color w:val="000000"/>
                <w:sz w:val="20"/>
                <w:szCs w:val="20"/>
                <w:rPrChange w:id="2402" w:author="Alhabibi, Haider@Energy" w:date="2023-08-14T16:52:00Z">
                  <w:rPr>
                    <w:rFonts w:asciiTheme="minorHAnsi" w:hAnsiTheme="minorHAnsi" w:cstheme="minorHAnsi"/>
                    <w:color w:val="000000"/>
                    <w:sz w:val="18"/>
                    <w:szCs w:val="18"/>
                  </w:rPr>
                </w:rPrChange>
              </w:rPr>
              <w:t>nstalling a refrigerant containing component?</w:t>
            </w:r>
          </w:p>
        </w:tc>
        <w:tc>
          <w:tcPr>
            <w:tcW w:w="1372" w:type="dxa"/>
            <w:vAlign w:val="bottom"/>
            <w:tcPrChange w:id="2403" w:author="Alhabibi, Haider@Energy" w:date="2023-08-14T16:31:00Z">
              <w:tcPr>
                <w:tcW w:w="1372" w:type="dxa"/>
                <w:vAlign w:val="bottom"/>
              </w:tcPr>
            </w:tcPrChange>
          </w:tcPr>
          <w:p w14:paraId="0B73A774" w14:textId="77777777" w:rsidR="003C15CE" w:rsidRPr="00B63041" w:rsidRDefault="003C15CE" w:rsidP="00866A0E">
            <w:pPr>
              <w:keepNext/>
              <w:autoSpaceDE w:val="0"/>
              <w:autoSpaceDN w:val="0"/>
              <w:adjustRightInd w:val="0"/>
              <w:jc w:val="center"/>
              <w:rPr>
                <w:rFonts w:asciiTheme="minorHAnsi" w:hAnsiTheme="minorHAnsi" w:cstheme="minorHAnsi"/>
                <w:color w:val="000000"/>
                <w:sz w:val="20"/>
                <w:szCs w:val="20"/>
                <w:rPrChange w:id="2404"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sz w:val="20"/>
                <w:szCs w:val="20"/>
                <w:rPrChange w:id="2405" w:author="Alhabibi, Haider@Energy" w:date="2023-08-14T16:52:00Z">
                  <w:rPr>
                    <w:rFonts w:asciiTheme="minorHAnsi" w:hAnsiTheme="minorHAnsi" w:cstheme="minorHAnsi"/>
                    <w:color w:val="000000"/>
                    <w:sz w:val="18"/>
                    <w:szCs w:val="18"/>
                  </w:rPr>
                </w:rPrChange>
              </w:rPr>
              <w:t xml:space="preserve">Installing new </w:t>
            </w:r>
            <w:r w:rsidR="007B798F" w:rsidRPr="00B63041">
              <w:rPr>
                <w:rFonts w:asciiTheme="minorHAnsi" w:hAnsiTheme="minorHAnsi" w:cstheme="minorHAnsi"/>
                <w:color w:val="000000"/>
                <w:sz w:val="20"/>
                <w:szCs w:val="20"/>
                <w:rPrChange w:id="2406" w:author="Alhabibi, Haider@Energy" w:date="2023-08-14T16:52:00Z">
                  <w:rPr>
                    <w:rFonts w:asciiTheme="minorHAnsi" w:hAnsiTheme="minorHAnsi" w:cstheme="minorHAnsi"/>
                    <w:color w:val="000000"/>
                    <w:sz w:val="18"/>
                    <w:szCs w:val="18"/>
                  </w:rPr>
                </w:rPrChange>
              </w:rPr>
              <w:t>SC s</w:t>
            </w:r>
            <w:r w:rsidR="004A41B2" w:rsidRPr="00B63041">
              <w:rPr>
                <w:rFonts w:asciiTheme="minorHAnsi" w:hAnsiTheme="minorHAnsi" w:cstheme="minorHAnsi"/>
                <w:color w:val="000000"/>
                <w:sz w:val="20"/>
                <w:szCs w:val="20"/>
                <w:rPrChange w:id="2407" w:author="Alhabibi, Haider@Energy" w:date="2023-08-14T16:52:00Z">
                  <w:rPr>
                    <w:rFonts w:asciiTheme="minorHAnsi" w:hAnsiTheme="minorHAnsi" w:cstheme="minorHAnsi"/>
                    <w:color w:val="000000"/>
                    <w:sz w:val="18"/>
                    <w:szCs w:val="18"/>
                  </w:rPr>
                </w:rPrChange>
              </w:rPr>
              <w:t xml:space="preserve">ystem </w:t>
            </w:r>
            <w:r w:rsidRPr="00B63041">
              <w:rPr>
                <w:rFonts w:asciiTheme="minorHAnsi" w:hAnsiTheme="minorHAnsi" w:cstheme="minorHAnsi"/>
                <w:color w:val="000000"/>
                <w:sz w:val="20"/>
                <w:szCs w:val="20"/>
                <w:rPrChange w:id="2408" w:author="Alhabibi, Haider@Energy" w:date="2023-08-14T16:52:00Z">
                  <w:rPr>
                    <w:rFonts w:asciiTheme="minorHAnsi" w:hAnsiTheme="minorHAnsi" w:cstheme="minorHAnsi"/>
                    <w:color w:val="000000"/>
                    <w:sz w:val="18"/>
                    <w:szCs w:val="18"/>
                  </w:rPr>
                </w:rPrChange>
              </w:rPr>
              <w:t xml:space="preserve">components? </w:t>
            </w:r>
          </w:p>
        </w:tc>
        <w:tc>
          <w:tcPr>
            <w:tcW w:w="1372" w:type="dxa"/>
            <w:vAlign w:val="bottom"/>
            <w:tcPrChange w:id="2409" w:author="Alhabibi, Haider@Energy" w:date="2023-08-14T16:31:00Z">
              <w:tcPr>
                <w:tcW w:w="1372" w:type="dxa"/>
                <w:vAlign w:val="bottom"/>
              </w:tcPr>
            </w:tcPrChange>
          </w:tcPr>
          <w:p w14:paraId="0B73A775" w14:textId="69CC227E" w:rsidR="003C15CE" w:rsidRPr="00B63041" w:rsidRDefault="003C15CE" w:rsidP="00866A0E">
            <w:pPr>
              <w:keepNext/>
              <w:autoSpaceDE w:val="0"/>
              <w:autoSpaceDN w:val="0"/>
              <w:adjustRightInd w:val="0"/>
              <w:jc w:val="center"/>
              <w:rPr>
                <w:rFonts w:asciiTheme="minorHAnsi" w:hAnsiTheme="minorHAnsi" w:cstheme="minorHAnsi"/>
                <w:color w:val="000000"/>
                <w:sz w:val="20"/>
                <w:szCs w:val="20"/>
                <w:rPrChange w:id="2410"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sz w:val="20"/>
                <w:szCs w:val="20"/>
                <w:rPrChange w:id="2411" w:author="Alhabibi, Haider@Energy" w:date="2023-08-14T16:52:00Z">
                  <w:rPr>
                    <w:rFonts w:asciiTheme="minorHAnsi" w:hAnsiTheme="minorHAnsi" w:cstheme="minorHAnsi"/>
                    <w:color w:val="000000"/>
                    <w:sz w:val="18"/>
                    <w:szCs w:val="18"/>
                  </w:rPr>
                </w:rPrChange>
              </w:rPr>
              <w:t xml:space="preserve">Installing more than </w:t>
            </w:r>
            <w:del w:id="2412" w:author="Moua, Cheng@Energy" w:date="2021-11-12T15:38:00Z">
              <w:r w:rsidRPr="00B63041" w:rsidDel="00AE02C1">
                <w:rPr>
                  <w:rFonts w:asciiTheme="minorHAnsi" w:hAnsiTheme="minorHAnsi" w:cstheme="minorHAnsi"/>
                  <w:color w:val="000000"/>
                  <w:sz w:val="20"/>
                  <w:szCs w:val="20"/>
                  <w:rPrChange w:id="2413" w:author="Alhabibi, Haider@Energy" w:date="2023-08-14T16:52:00Z">
                    <w:rPr>
                      <w:rFonts w:asciiTheme="minorHAnsi" w:hAnsiTheme="minorHAnsi" w:cstheme="minorHAnsi"/>
                      <w:color w:val="000000"/>
                      <w:sz w:val="18"/>
                      <w:szCs w:val="18"/>
                    </w:rPr>
                  </w:rPrChange>
                </w:rPr>
                <w:delText xml:space="preserve">40 </w:delText>
              </w:r>
            </w:del>
            <w:ins w:id="2414" w:author="Moua, Cheng@Energy" w:date="2021-11-12T15:38:00Z">
              <w:r w:rsidR="00AE02C1" w:rsidRPr="00B63041">
                <w:rPr>
                  <w:rFonts w:asciiTheme="minorHAnsi" w:hAnsiTheme="minorHAnsi" w:cstheme="minorHAnsi"/>
                  <w:color w:val="000000"/>
                  <w:sz w:val="20"/>
                  <w:szCs w:val="20"/>
                  <w:rPrChange w:id="2415" w:author="Alhabibi, Haider@Energy" w:date="2023-08-14T16:52:00Z">
                    <w:rPr>
                      <w:rFonts w:asciiTheme="minorHAnsi" w:hAnsiTheme="minorHAnsi" w:cstheme="minorHAnsi"/>
                      <w:color w:val="000000"/>
                      <w:sz w:val="18"/>
                      <w:szCs w:val="18"/>
                    </w:rPr>
                  </w:rPrChange>
                </w:rPr>
                <w:t xml:space="preserve">25 </w:t>
              </w:r>
            </w:ins>
            <w:r w:rsidRPr="00B63041">
              <w:rPr>
                <w:rFonts w:asciiTheme="minorHAnsi" w:hAnsiTheme="minorHAnsi" w:cstheme="minorHAnsi"/>
                <w:color w:val="000000"/>
                <w:sz w:val="20"/>
                <w:szCs w:val="20"/>
                <w:rPrChange w:id="2416" w:author="Alhabibi, Haider@Energy" w:date="2023-08-14T16:52:00Z">
                  <w:rPr>
                    <w:rFonts w:asciiTheme="minorHAnsi" w:hAnsiTheme="minorHAnsi" w:cstheme="minorHAnsi"/>
                    <w:color w:val="000000"/>
                    <w:sz w:val="18"/>
                    <w:szCs w:val="18"/>
                  </w:rPr>
                </w:rPrChange>
              </w:rPr>
              <w:t>feet of ducts?</w:t>
            </w:r>
          </w:p>
        </w:tc>
        <w:tc>
          <w:tcPr>
            <w:tcW w:w="1372" w:type="dxa"/>
            <w:vAlign w:val="bottom"/>
            <w:tcPrChange w:id="2417" w:author="Alhabibi, Haider@Energy" w:date="2023-08-14T16:31:00Z">
              <w:tcPr>
                <w:tcW w:w="1372" w:type="dxa"/>
                <w:vAlign w:val="bottom"/>
              </w:tcPr>
            </w:tcPrChange>
          </w:tcPr>
          <w:p w14:paraId="0B73A776" w14:textId="77777777" w:rsidR="003C15CE" w:rsidRPr="00B63041" w:rsidRDefault="00E97C67" w:rsidP="00866A0E">
            <w:pPr>
              <w:keepNext/>
              <w:autoSpaceDE w:val="0"/>
              <w:autoSpaceDN w:val="0"/>
              <w:adjustRightInd w:val="0"/>
              <w:jc w:val="center"/>
              <w:rPr>
                <w:rFonts w:asciiTheme="minorHAnsi" w:hAnsiTheme="minorHAnsi" w:cstheme="minorHAnsi"/>
                <w:color w:val="000000"/>
                <w:sz w:val="20"/>
                <w:szCs w:val="20"/>
                <w:rPrChange w:id="2418"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sz w:val="20"/>
                <w:szCs w:val="20"/>
                <w:rPrChange w:id="2419" w:author="Alhabibi, Haider@Energy" w:date="2023-08-14T16:52:00Z">
                  <w:rPr>
                    <w:rFonts w:asciiTheme="minorHAnsi" w:hAnsiTheme="minorHAnsi" w:cstheme="minorHAnsi"/>
                    <w:color w:val="000000"/>
                    <w:sz w:val="18"/>
                    <w:szCs w:val="18"/>
                  </w:rPr>
                </w:rPrChange>
              </w:rPr>
              <w:t>Installing e</w:t>
            </w:r>
            <w:r w:rsidR="003C15CE" w:rsidRPr="00B63041">
              <w:rPr>
                <w:rFonts w:asciiTheme="minorHAnsi" w:hAnsiTheme="minorHAnsi" w:cstheme="minorHAnsi"/>
                <w:color w:val="000000"/>
                <w:sz w:val="20"/>
                <w:szCs w:val="20"/>
                <w:rPrChange w:id="2420" w:author="Alhabibi, Haider@Energy" w:date="2023-08-14T16:52:00Z">
                  <w:rPr>
                    <w:rFonts w:asciiTheme="minorHAnsi" w:hAnsiTheme="minorHAnsi" w:cstheme="minorHAnsi"/>
                    <w:color w:val="000000"/>
                    <w:sz w:val="18"/>
                    <w:szCs w:val="18"/>
                  </w:rPr>
                </w:rPrChange>
              </w:rPr>
              <w:t>ntire</w:t>
            </w:r>
            <w:r w:rsidR="004A41B2" w:rsidRPr="00B63041">
              <w:rPr>
                <w:rFonts w:asciiTheme="minorHAnsi" w:hAnsiTheme="minorHAnsi" w:cstheme="minorHAnsi"/>
                <w:color w:val="000000"/>
                <w:sz w:val="20"/>
                <w:szCs w:val="20"/>
                <w:rPrChange w:id="2421" w:author="Alhabibi, Haider@Energy" w:date="2023-08-14T16:52:00Z">
                  <w:rPr>
                    <w:rFonts w:asciiTheme="minorHAnsi" w:hAnsiTheme="minorHAnsi" w:cstheme="minorHAnsi"/>
                    <w:color w:val="000000"/>
                    <w:sz w:val="18"/>
                    <w:szCs w:val="18"/>
                  </w:rPr>
                </w:rPrChange>
              </w:rPr>
              <w:t xml:space="preserve">ly new </w:t>
            </w:r>
            <w:r w:rsidR="003C15CE" w:rsidRPr="00B63041">
              <w:rPr>
                <w:rFonts w:asciiTheme="minorHAnsi" w:hAnsiTheme="minorHAnsi" w:cstheme="minorHAnsi"/>
                <w:color w:val="000000"/>
                <w:sz w:val="20"/>
                <w:szCs w:val="20"/>
                <w:rPrChange w:id="2422" w:author="Alhabibi, Haider@Energy" w:date="2023-08-14T16:52:00Z">
                  <w:rPr>
                    <w:rFonts w:asciiTheme="minorHAnsi" w:hAnsiTheme="minorHAnsi" w:cstheme="minorHAnsi"/>
                    <w:color w:val="000000"/>
                    <w:sz w:val="18"/>
                    <w:szCs w:val="18"/>
                  </w:rPr>
                </w:rPrChange>
              </w:rPr>
              <w:t>duct system?</w:t>
            </w:r>
          </w:p>
        </w:tc>
        <w:tc>
          <w:tcPr>
            <w:tcW w:w="1372" w:type="dxa"/>
            <w:vAlign w:val="bottom"/>
            <w:tcPrChange w:id="2423" w:author="Alhabibi, Haider@Energy" w:date="2023-08-14T16:31:00Z">
              <w:tcPr>
                <w:tcW w:w="1372" w:type="dxa"/>
                <w:vAlign w:val="bottom"/>
              </w:tcPr>
            </w:tcPrChange>
          </w:tcPr>
          <w:p w14:paraId="0B73A777" w14:textId="156DBC4E" w:rsidR="003C15CE" w:rsidRPr="00B63041" w:rsidRDefault="003C15CE" w:rsidP="00866A0E">
            <w:pPr>
              <w:keepNext/>
              <w:autoSpaceDE w:val="0"/>
              <w:autoSpaceDN w:val="0"/>
              <w:adjustRightInd w:val="0"/>
              <w:jc w:val="center"/>
              <w:rPr>
                <w:rFonts w:asciiTheme="minorHAnsi" w:hAnsiTheme="minorHAnsi" w:cstheme="minorHAnsi"/>
                <w:color w:val="000000"/>
                <w:sz w:val="20"/>
                <w:szCs w:val="20"/>
                <w:rPrChange w:id="2424" w:author="Alhabibi, Haider@Energy" w:date="2023-08-14T16:52:00Z">
                  <w:rPr>
                    <w:rFonts w:asciiTheme="minorHAnsi" w:hAnsiTheme="minorHAnsi" w:cstheme="minorHAnsi"/>
                    <w:color w:val="000000"/>
                    <w:sz w:val="18"/>
                    <w:szCs w:val="18"/>
                  </w:rPr>
                </w:rPrChange>
              </w:rPr>
            </w:pPr>
            <w:r w:rsidRPr="00B63041">
              <w:rPr>
                <w:rFonts w:asciiTheme="minorHAnsi" w:hAnsiTheme="minorHAnsi" w:cstheme="minorHAnsi"/>
                <w:color w:val="000000" w:themeColor="text1"/>
                <w:sz w:val="20"/>
                <w:szCs w:val="20"/>
                <w:rPrChange w:id="2425" w:author="Alhabibi, Haider@Energy" w:date="2023-08-14T16:52:00Z">
                  <w:rPr>
                    <w:rFonts w:asciiTheme="minorHAnsi" w:hAnsiTheme="minorHAnsi" w:cstheme="minorHAnsi"/>
                    <w:color w:val="000000" w:themeColor="text1"/>
                    <w:sz w:val="18"/>
                    <w:szCs w:val="18"/>
                  </w:rPr>
                </w:rPrChange>
              </w:rPr>
              <w:t xml:space="preserve"> </w:t>
            </w:r>
            <w:r w:rsidR="00E97C67" w:rsidRPr="00B63041">
              <w:rPr>
                <w:rFonts w:asciiTheme="minorHAnsi" w:hAnsiTheme="minorHAnsi" w:cstheme="minorHAnsi"/>
                <w:color w:val="000000" w:themeColor="text1"/>
                <w:sz w:val="20"/>
                <w:szCs w:val="20"/>
                <w:rPrChange w:id="2426" w:author="Alhabibi, Haider@Energy" w:date="2023-08-14T16:52:00Z">
                  <w:rPr>
                    <w:rFonts w:asciiTheme="minorHAnsi" w:hAnsiTheme="minorHAnsi" w:cstheme="minorHAnsi"/>
                    <w:color w:val="000000" w:themeColor="text1"/>
                    <w:sz w:val="18"/>
                    <w:szCs w:val="18"/>
                  </w:rPr>
                </w:rPrChange>
              </w:rPr>
              <w:t>Installing e</w:t>
            </w:r>
            <w:r w:rsidRPr="00B63041">
              <w:rPr>
                <w:rFonts w:asciiTheme="minorHAnsi" w:hAnsiTheme="minorHAnsi" w:cstheme="minorHAnsi"/>
                <w:color w:val="000000" w:themeColor="text1"/>
                <w:sz w:val="20"/>
                <w:szCs w:val="20"/>
                <w:rPrChange w:id="2427" w:author="Alhabibi, Haider@Energy" w:date="2023-08-14T16:52:00Z">
                  <w:rPr>
                    <w:rFonts w:asciiTheme="minorHAnsi" w:hAnsiTheme="minorHAnsi" w:cstheme="minorHAnsi"/>
                    <w:color w:val="000000" w:themeColor="text1"/>
                    <w:sz w:val="18"/>
                    <w:szCs w:val="18"/>
                  </w:rPr>
                </w:rPrChange>
              </w:rPr>
              <w:t xml:space="preserve">ntirely new </w:t>
            </w:r>
            <w:r w:rsidR="004A41B2" w:rsidRPr="00B63041">
              <w:rPr>
                <w:rFonts w:asciiTheme="minorHAnsi" w:hAnsiTheme="minorHAnsi" w:cstheme="minorHAnsi"/>
                <w:color w:val="000000" w:themeColor="text1"/>
                <w:sz w:val="20"/>
                <w:szCs w:val="20"/>
                <w:rPrChange w:id="2428" w:author="Alhabibi, Haider@Energy" w:date="2023-08-14T16:52:00Z">
                  <w:rPr>
                    <w:rFonts w:asciiTheme="minorHAnsi" w:hAnsiTheme="minorHAnsi" w:cstheme="minorHAnsi"/>
                    <w:color w:val="000000" w:themeColor="text1"/>
                    <w:sz w:val="18"/>
                    <w:szCs w:val="18"/>
                  </w:rPr>
                </w:rPrChange>
              </w:rPr>
              <w:t xml:space="preserve">SC </w:t>
            </w:r>
            <w:r w:rsidRPr="00B63041">
              <w:rPr>
                <w:rFonts w:asciiTheme="minorHAnsi" w:hAnsiTheme="minorHAnsi" w:cstheme="minorHAnsi"/>
                <w:color w:val="000000" w:themeColor="text1"/>
                <w:sz w:val="20"/>
                <w:szCs w:val="20"/>
                <w:rPrChange w:id="2429" w:author="Alhabibi, Haider@Energy" w:date="2023-08-14T16:52:00Z">
                  <w:rPr>
                    <w:rFonts w:asciiTheme="minorHAnsi" w:hAnsiTheme="minorHAnsi" w:cstheme="minorHAnsi"/>
                    <w:color w:val="000000" w:themeColor="text1"/>
                    <w:sz w:val="18"/>
                    <w:szCs w:val="18"/>
                  </w:rPr>
                </w:rPrChange>
              </w:rPr>
              <w:t>system</w:t>
            </w:r>
            <w:r w:rsidR="004A41B2" w:rsidRPr="00B63041">
              <w:rPr>
                <w:rFonts w:asciiTheme="minorHAnsi" w:hAnsiTheme="minorHAnsi" w:cstheme="minorHAnsi"/>
                <w:color w:val="000000" w:themeColor="text1"/>
                <w:sz w:val="20"/>
                <w:szCs w:val="20"/>
                <w:rPrChange w:id="2430" w:author="Alhabibi, Haider@Energy" w:date="2023-08-14T16:52:00Z">
                  <w:rPr>
                    <w:rFonts w:asciiTheme="minorHAnsi" w:hAnsiTheme="minorHAnsi" w:cstheme="minorHAnsi"/>
                    <w:color w:val="000000" w:themeColor="text1"/>
                    <w:sz w:val="18"/>
                    <w:szCs w:val="18"/>
                  </w:rPr>
                </w:rPrChange>
              </w:rPr>
              <w:t>?</w:t>
            </w:r>
          </w:p>
        </w:tc>
        <w:tc>
          <w:tcPr>
            <w:tcW w:w="2044" w:type="dxa"/>
            <w:vAlign w:val="bottom"/>
            <w:tcPrChange w:id="2431" w:author="Alhabibi, Haider@Energy" w:date="2023-08-14T16:31:00Z">
              <w:tcPr>
                <w:tcW w:w="2268" w:type="dxa"/>
                <w:vAlign w:val="bottom"/>
              </w:tcPr>
            </w:tcPrChange>
          </w:tcPr>
          <w:p w14:paraId="0B73A778" w14:textId="77777777" w:rsidR="003C15CE" w:rsidRPr="00B63041" w:rsidRDefault="003C15CE" w:rsidP="00866A0E">
            <w:pPr>
              <w:keepNext/>
              <w:jc w:val="center"/>
              <w:rPr>
                <w:rFonts w:asciiTheme="minorHAnsi" w:hAnsiTheme="minorHAnsi" w:cstheme="minorHAnsi"/>
                <w:sz w:val="20"/>
                <w:szCs w:val="20"/>
                <w:rPrChange w:id="2432" w:author="Alhabibi, Haider@Energy" w:date="2023-08-14T16:52:00Z">
                  <w:rPr>
                    <w:rFonts w:ascii="Calibri" w:hAnsi="Calibri"/>
                    <w:sz w:val="18"/>
                    <w:szCs w:val="18"/>
                  </w:rPr>
                </w:rPrChange>
              </w:rPr>
            </w:pPr>
            <w:r w:rsidRPr="00B63041">
              <w:rPr>
                <w:rFonts w:asciiTheme="minorHAnsi" w:hAnsiTheme="minorHAnsi" w:cstheme="minorHAnsi"/>
                <w:sz w:val="20"/>
                <w:szCs w:val="20"/>
                <w:rPrChange w:id="2433" w:author="Alhabibi, Haider@Energy" w:date="2023-08-14T16:52:00Z">
                  <w:rPr>
                    <w:rFonts w:ascii="Calibri" w:hAnsi="Calibri"/>
                    <w:sz w:val="18"/>
                    <w:szCs w:val="18"/>
                  </w:rPr>
                </w:rPrChange>
              </w:rPr>
              <w:t>Alteration Type:</w:t>
            </w:r>
          </w:p>
        </w:tc>
      </w:tr>
      <w:tr w:rsidR="003C15CE" w:rsidRPr="00EB4E7D" w14:paraId="0B73A78B" w14:textId="77777777" w:rsidTr="007E50CC">
        <w:trPr>
          <w:trHeight w:val="432"/>
          <w:trPrChange w:id="2434" w:author="Alhabibi, Haider@Energy" w:date="2023-08-14T16:31:00Z">
            <w:trPr>
              <w:trHeight w:val="432"/>
            </w:trPr>
          </w:trPrChange>
        </w:trPr>
        <w:tc>
          <w:tcPr>
            <w:tcW w:w="1372" w:type="dxa"/>
            <w:tcPrChange w:id="2435" w:author="Alhabibi, Haider@Energy" w:date="2023-08-14T16:31:00Z">
              <w:tcPr>
                <w:tcW w:w="1372" w:type="dxa"/>
              </w:tcPr>
            </w:tcPrChange>
          </w:tcPr>
          <w:p w14:paraId="0B73A77A" w14:textId="62D55C8E" w:rsidR="006664EE" w:rsidRPr="00B63041" w:rsidRDefault="003C15CE" w:rsidP="00866A0E">
            <w:pPr>
              <w:keepNext/>
              <w:rPr>
                <w:rFonts w:asciiTheme="minorHAnsi" w:hAnsiTheme="minorHAnsi" w:cstheme="minorHAnsi"/>
                <w:sz w:val="18"/>
                <w:szCs w:val="18"/>
                <w:rPrChange w:id="2436" w:author="Alhabibi, Haider@Energy" w:date="2023-08-14T16:53:00Z">
                  <w:rPr>
                    <w:rFonts w:ascii="Calibri" w:hAnsi="Calibri"/>
                    <w:sz w:val="14"/>
                    <w:szCs w:val="14"/>
                  </w:rPr>
                </w:rPrChange>
              </w:rPr>
            </w:pPr>
            <w:r w:rsidRPr="00B63041">
              <w:rPr>
                <w:rFonts w:asciiTheme="minorHAnsi" w:hAnsiTheme="minorHAnsi" w:cstheme="minorHAnsi"/>
                <w:sz w:val="18"/>
                <w:szCs w:val="18"/>
                <w:rPrChange w:id="2437" w:author="Alhabibi, Haider@Energy" w:date="2023-08-14T16:53:00Z">
                  <w:rPr>
                    <w:rFonts w:ascii="Calibri" w:hAnsi="Calibri"/>
                    <w:sz w:val="14"/>
                    <w:szCs w:val="14"/>
                  </w:rPr>
                </w:rPrChange>
              </w:rPr>
              <w:t>&lt;&lt;user input:  text, max 20 characters</w:t>
            </w:r>
          </w:p>
          <w:p w14:paraId="0B73A77B" w14:textId="77777777" w:rsidR="006664EE" w:rsidRPr="00B63041" w:rsidRDefault="006664EE" w:rsidP="00866A0E">
            <w:pPr>
              <w:keepNext/>
              <w:rPr>
                <w:rFonts w:asciiTheme="minorHAnsi" w:hAnsiTheme="minorHAnsi" w:cstheme="minorHAnsi"/>
                <w:sz w:val="18"/>
                <w:szCs w:val="18"/>
                <w:rPrChange w:id="2438" w:author="Alhabibi, Haider@Energy" w:date="2023-08-14T16:53:00Z">
                  <w:rPr>
                    <w:rFonts w:ascii="Calibri" w:hAnsi="Calibri"/>
                    <w:sz w:val="14"/>
                    <w:szCs w:val="14"/>
                  </w:rPr>
                </w:rPrChange>
              </w:rPr>
            </w:pPr>
          </w:p>
          <w:p w14:paraId="0B73A77C" w14:textId="6CA2647F" w:rsidR="003C15CE" w:rsidRPr="00B63041" w:rsidRDefault="006664EE" w:rsidP="00866A0E">
            <w:pPr>
              <w:keepNext/>
              <w:rPr>
                <w:rFonts w:asciiTheme="minorHAnsi" w:hAnsiTheme="minorHAnsi" w:cstheme="minorHAnsi"/>
                <w:sz w:val="18"/>
                <w:szCs w:val="18"/>
                <w:rPrChange w:id="2439" w:author="Alhabibi, Haider@Energy" w:date="2023-08-14T16:53:00Z">
                  <w:rPr>
                    <w:rFonts w:ascii="Calibri" w:hAnsi="Calibri"/>
                    <w:sz w:val="14"/>
                    <w:szCs w:val="14"/>
                  </w:rPr>
                </w:rPrChange>
              </w:rPr>
            </w:pPr>
            <w:r w:rsidRPr="00B63041">
              <w:rPr>
                <w:rFonts w:asciiTheme="minorHAnsi" w:hAnsiTheme="minorHAnsi" w:cstheme="minorHAnsi"/>
                <w:sz w:val="18"/>
                <w:szCs w:val="18"/>
                <w:rPrChange w:id="2440" w:author="Alhabibi, Haider@Energy" w:date="2023-08-14T16:53:00Z">
                  <w:rPr>
                    <w:rFonts w:ascii="Calibri" w:hAnsi="Calibri"/>
                    <w:sz w:val="14"/>
                    <w:szCs w:val="14"/>
                  </w:rPr>
                </w:rPrChange>
              </w:rPr>
              <w:t xml:space="preserve">do not allow duplicate system names to be used </w:t>
            </w:r>
            <w:r w:rsidR="00B42E5A" w:rsidRPr="00B63041">
              <w:rPr>
                <w:rFonts w:asciiTheme="minorHAnsi" w:hAnsiTheme="minorHAnsi" w:cstheme="minorHAnsi"/>
                <w:sz w:val="18"/>
                <w:szCs w:val="18"/>
                <w:rPrChange w:id="2441" w:author="Alhabibi, Haider@Energy" w:date="2023-08-14T16:53:00Z">
                  <w:rPr>
                    <w:rFonts w:ascii="Calibri" w:hAnsi="Calibri"/>
                    <w:sz w:val="14"/>
                    <w:szCs w:val="14"/>
                  </w:rPr>
                </w:rPrChange>
              </w:rPr>
              <w:t xml:space="preserve">for </w:t>
            </w:r>
            <w:r w:rsidR="00B42E5A" w:rsidRPr="00B63041">
              <w:rPr>
                <w:rFonts w:asciiTheme="minorHAnsi" w:hAnsiTheme="minorHAnsi" w:cstheme="minorHAnsi"/>
                <w:sz w:val="18"/>
                <w:szCs w:val="18"/>
                <w:rPrChange w:id="2442" w:author="Alhabibi, Haider@Energy" w:date="2023-08-14T16:53:00Z">
                  <w:rPr>
                    <w:rFonts w:ascii="Calibri" w:hAnsi="Calibri"/>
                    <w:sz w:val="14"/>
                    <w:szCs w:val="14"/>
                  </w:rPr>
                </w:rPrChange>
              </w:rPr>
              <w:lastRenderedPageBreak/>
              <w:t>this dwelling unit</w:t>
            </w:r>
            <w:r w:rsidR="003C15CE" w:rsidRPr="00B63041">
              <w:rPr>
                <w:rFonts w:asciiTheme="minorHAnsi" w:hAnsiTheme="minorHAnsi" w:cstheme="minorHAnsi"/>
                <w:sz w:val="18"/>
                <w:szCs w:val="18"/>
                <w:rPrChange w:id="2443" w:author="Alhabibi, Haider@Energy" w:date="2023-08-14T16:53:00Z">
                  <w:rPr>
                    <w:rFonts w:ascii="Calibri" w:hAnsi="Calibri"/>
                    <w:sz w:val="14"/>
                    <w:szCs w:val="14"/>
                  </w:rPr>
                </w:rPrChange>
              </w:rPr>
              <w:t>&gt;&gt;</w:t>
            </w:r>
          </w:p>
        </w:tc>
        <w:tc>
          <w:tcPr>
            <w:tcW w:w="1372" w:type="dxa"/>
            <w:tcPrChange w:id="2444" w:author="Alhabibi, Haider@Energy" w:date="2023-08-14T16:31:00Z">
              <w:tcPr>
                <w:tcW w:w="1372" w:type="dxa"/>
              </w:tcPr>
            </w:tcPrChange>
          </w:tcPr>
          <w:p w14:paraId="680EF175" w14:textId="76FE9151" w:rsidR="00B42E5A" w:rsidRPr="00B63041" w:rsidRDefault="003C15CE" w:rsidP="00866A0E">
            <w:pPr>
              <w:keepNext/>
              <w:rPr>
                <w:rFonts w:asciiTheme="minorHAnsi" w:hAnsiTheme="minorHAnsi" w:cstheme="minorHAnsi"/>
                <w:sz w:val="18"/>
                <w:szCs w:val="18"/>
                <w:rPrChange w:id="2445" w:author="Alhabibi, Haider@Energy" w:date="2023-08-14T16:53:00Z">
                  <w:rPr>
                    <w:rFonts w:ascii="Calibri" w:hAnsi="Calibri"/>
                    <w:sz w:val="14"/>
                    <w:szCs w:val="14"/>
                  </w:rPr>
                </w:rPrChange>
              </w:rPr>
            </w:pPr>
            <w:r w:rsidRPr="00B63041">
              <w:rPr>
                <w:rFonts w:asciiTheme="minorHAnsi" w:hAnsiTheme="minorHAnsi" w:cstheme="minorHAnsi"/>
                <w:sz w:val="18"/>
                <w:szCs w:val="18"/>
                <w:rPrChange w:id="2446" w:author="Alhabibi, Haider@Energy" w:date="2023-08-14T16:53:00Z">
                  <w:rPr>
                    <w:rFonts w:ascii="Calibri" w:hAnsi="Calibri"/>
                    <w:sz w:val="14"/>
                    <w:szCs w:val="14"/>
                  </w:rPr>
                </w:rPrChange>
              </w:rPr>
              <w:lastRenderedPageBreak/>
              <w:t>&lt;&lt;user input:  text, max 20 characters</w:t>
            </w:r>
          </w:p>
          <w:p w14:paraId="272F8558" w14:textId="77777777" w:rsidR="00B42E5A" w:rsidRPr="00B63041" w:rsidRDefault="00B42E5A" w:rsidP="00866A0E">
            <w:pPr>
              <w:keepNext/>
              <w:rPr>
                <w:rFonts w:asciiTheme="minorHAnsi" w:hAnsiTheme="minorHAnsi" w:cstheme="minorHAnsi"/>
                <w:sz w:val="18"/>
                <w:szCs w:val="18"/>
                <w:rPrChange w:id="2447" w:author="Alhabibi, Haider@Energy" w:date="2023-08-14T16:53:00Z">
                  <w:rPr>
                    <w:rFonts w:ascii="Calibri" w:hAnsi="Calibri"/>
                    <w:sz w:val="14"/>
                    <w:szCs w:val="14"/>
                  </w:rPr>
                </w:rPrChange>
              </w:rPr>
            </w:pPr>
          </w:p>
          <w:p w14:paraId="0B73A77D" w14:textId="4127849A" w:rsidR="003C15CE" w:rsidRPr="00B63041" w:rsidRDefault="00B42E5A" w:rsidP="00866A0E">
            <w:pPr>
              <w:keepNext/>
              <w:rPr>
                <w:rFonts w:asciiTheme="minorHAnsi" w:hAnsiTheme="minorHAnsi" w:cstheme="minorHAnsi"/>
                <w:sz w:val="18"/>
                <w:szCs w:val="18"/>
                <w:rPrChange w:id="2448" w:author="Alhabibi, Haider@Energy" w:date="2023-08-14T16:53:00Z">
                  <w:rPr>
                    <w:rFonts w:ascii="Calibri" w:hAnsi="Calibri"/>
                    <w:sz w:val="14"/>
                    <w:szCs w:val="14"/>
                  </w:rPr>
                </w:rPrChange>
              </w:rPr>
            </w:pPr>
            <w:r w:rsidRPr="00B63041">
              <w:rPr>
                <w:rFonts w:asciiTheme="minorHAnsi" w:hAnsiTheme="minorHAnsi" w:cstheme="minorHAnsi"/>
                <w:sz w:val="18"/>
                <w:szCs w:val="18"/>
                <w:rPrChange w:id="2449" w:author="Alhabibi, Haider@Energy" w:date="2023-08-14T16:53:00Z">
                  <w:rPr>
                    <w:rFonts w:ascii="Calibri" w:hAnsi="Calibri"/>
                    <w:sz w:val="14"/>
                    <w:szCs w:val="14"/>
                  </w:rPr>
                </w:rPrChange>
              </w:rPr>
              <w:t xml:space="preserve">do not allow duplicate </w:t>
            </w:r>
            <w:proofErr w:type="gramStart"/>
            <w:r w:rsidRPr="00B63041">
              <w:rPr>
                <w:rFonts w:asciiTheme="minorHAnsi" w:hAnsiTheme="minorHAnsi" w:cstheme="minorHAnsi"/>
                <w:sz w:val="18"/>
                <w:szCs w:val="18"/>
                <w:rPrChange w:id="2450" w:author="Alhabibi, Haider@Energy" w:date="2023-08-14T16:53:00Z">
                  <w:rPr>
                    <w:rFonts w:ascii="Calibri" w:hAnsi="Calibri"/>
                    <w:sz w:val="14"/>
                    <w:szCs w:val="14"/>
                  </w:rPr>
                </w:rPrChange>
              </w:rPr>
              <w:t>descriptions  to</w:t>
            </w:r>
            <w:proofErr w:type="gramEnd"/>
            <w:r w:rsidRPr="00B63041">
              <w:rPr>
                <w:rFonts w:asciiTheme="minorHAnsi" w:hAnsiTheme="minorHAnsi" w:cstheme="minorHAnsi"/>
                <w:sz w:val="18"/>
                <w:szCs w:val="18"/>
                <w:rPrChange w:id="2451" w:author="Alhabibi, Haider@Energy" w:date="2023-08-14T16:53:00Z">
                  <w:rPr>
                    <w:rFonts w:ascii="Calibri" w:hAnsi="Calibri"/>
                    <w:sz w:val="14"/>
                    <w:szCs w:val="14"/>
                  </w:rPr>
                </w:rPrChange>
              </w:rPr>
              <w:t xml:space="preserve"> be used for this </w:t>
            </w:r>
            <w:r w:rsidRPr="00B63041">
              <w:rPr>
                <w:rFonts w:asciiTheme="minorHAnsi" w:hAnsiTheme="minorHAnsi" w:cstheme="minorHAnsi"/>
                <w:sz w:val="18"/>
                <w:szCs w:val="18"/>
                <w:rPrChange w:id="2452" w:author="Alhabibi, Haider@Energy" w:date="2023-08-14T16:53:00Z">
                  <w:rPr>
                    <w:rFonts w:ascii="Calibri" w:hAnsi="Calibri"/>
                    <w:sz w:val="14"/>
                    <w:szCs w:val="14"/>
                  </w:rPr>
                </w:rPrChange>
              </w:rPr>
              <w:lastRenderedPageBreak/>
              <w:t>dwelling unit</w:t>
            </w:r>
            <w:r w:rsidR="008B5B52" w:rsidRPr="00B63041">
              <w:rPr>
                <w:rFonts w:asciiTheme="minorHAnsi" w:hAnsiTheme="minorHAnsi" w:cstheme="minorHAnsi"/>
                <w:sz w:val="18"/>
                <w:szCs w:val="18"/>
                <w:rPrChange w:id="2453" w:author="Alhabibi, Haider@Energy" w:date="2023-08-14T16:53:00Z">
                  <w:rPr>
                    <w:rFonts w:ascii="Calibri" w:hAnsi="Calibri"/>
                    <w:sz w:val="14"/>
                    <w:szCs w:val="14"/>
                  </w:rPr>
                </w:rPrChange>
              </w:rPr>
              <w:t xml:space="preserve"> (for this MCH-01)</w:t>
            </w:r>
            <w:r w:rsidR="003C15CE" w:rsidRPr="00B63041">
              <w:rPr>
                <w:rFonts w:asciiTheme="minorHAnsi" w:hAnsiTheme="minorHAnsi" w:cstheme="minorHAnsi"/>
                <w:sz w:val="18"/>
                <w:szCs w:val="18"/>
                <w:rPrChange w:id="2454" w:author="Alhabibi, Haider@Energy" w:date="2023-08-14T16:53:00Z">
                  <w:rPr>
                    <w:rFonts w:ascii="Calibri" w:hAnsi="Calibri"/>
                    <w:sz w:val="14"/>
                    <w:szCs w:val="14"/>
                  </w:rPr>
                </w:rPrChange>
              </w:rPr>
              <w:t>&gt;&gt;</w:t>
            </w:r>
          </w:p>
        </w:tc>
        <w:tc>
          <w:tcPr>
            <w:tcW w:w="1372" w:type="dxa"/>
            <w:tcPrChange w:id="2455" w:author="Alhabibi, Haider@Energy" w:date="2023-08-14T16:31:00Z">
              <w:tcPr>
                <w:tcW w:w="1372" w:type="dxa"/>
              </w:tcPr>
            </w:tcPrChange>
          </w:tcPr>
          <w:p w14:paraId="0B73A77E" w14:textId="77777777" w:rsidR="003C15CE" w:rsidRPr="00B63041" w:rsidRDefault="003C15CE" w:rsidP="00866A0E">
            <w:pPr>
              <w:keepNext/>
              <w:rPr>
                <w:rFonts w:asciiTheme="minorHAnsi" w:hAnsiTheme="minorHAnsi" w:cstheme="minorHAnsi"/>
                <w:sz w:val="18"/>
                <w:szCs w:val="18"/>
                <w:rPrChange w:id="2456" w:author="Alhabibi, Haider@Energy" w:date="2023-08-14T16:53:00Z">
                  <w:rPr>
                    <w:rFonts w:ascii="Calibri" w:hAnsi="Calibri"/>
                    <w:sz w:val="14"/>
                    <w:szCs w:val="14"/>
                  </w:rPr>
                </w:rPrChange>
              </w:rPr>
            </w:pPr>
            <w:r w:rsidRPr="00B63041">
              <w:rPr>
                <w:rFonts w:asciiTheme="minorHAnsi" w:hAnsiTheme="minorHAnsi" w:cstheme="minorHAnsi"/>
                <w:sz w:val="18"/>
                <w:szCs w:val="18"/>
                <w:rPrChange w:id="2457" w:author="Alhabibi, Haider@Energy" w:date="2023-08-14T16:53:00Z">
                  <w:rPr>
                    <w:rFonts w:ascii="Calibri" w:hAnsi="Calibri"/>
                    <w:sz w:val="14"/>
                    <w:szCs w:val="14"/>
                  </w:rPr>
                </w:rPrChange>
              </w:rPr>
              <w:lastRenderedPageBreak/>
              <w:t xml:space="preserve">&lt;&lt;numeric; </w:t>
            </w:r>
            <w:proofErr w:type="spellStart"/>
            <w:proofErr w:type="gramStart"/>
            <w:r w:rsidRPr="00B63041">
              <w:rPr>
                <w:rFonts w:asciiTheme="minorHAnsi" w:hAnsiTheme="minorHAnsi" w:cstheme="minorHAnsi"/>
                <w:sz w:val="18"/>
                <w:szCs w:val="18"/>
                <w:rPrChange w:id="2458" w:author="Alhabibi, Haider@Energy" w:date="2023-08-14T16:53:00Z">
                  <w:rPr>
                    <w:rFonts w:ascii="Calibri" w:hAnsi="Calibri"/>
                    <w:sz w:val="14"/>
                    <w:szCs w:val="14"/>
                  </w:rPr>
                </w:rPrChange>
              </w:rPr>
              <w:t>xxxx</w:t>
            </w:r>
            <w:proofErr w:type="spellEnd"/>
            <w:r w:rsidRPr="00B63041">
              <w:rPr>
                <w:rFonts w:asciiTheme="minorHAnsi" w:hAnsiTheme="minorHAnsi" w:cstheme="minorHAnsi"/>
                <w:sz w:val="18"/>
                <w:szCs w:val="18"/>
                <w:rPrChange w:id="2459" w:author="Alhabibi, Haider@Energy" w:date="2023-08-14T16:53:00Z">
                  <w:rPr>
                    <w:rFonts w:ascii="Calibri" w:hAnsi="Calibri"/>
                    <w:sz w:val="14"/>
                    <w:szCs w:val="14"/>
                  </w:rPr>
                </w:rPrChange>
              </w:rPr>
              <w:t>;  require</w:t>
            </w:r>
            <w:proofErr w:type="gramEnd"/>
            <w:r w:rsidRPr="00B63041">
              <w:rPr>
                <w:rFonts w:asciiTheme="minorHAnsi" w:hAnsiTheme="minorHAnsi" w:cstheme="minorHAnsi"/>
                <w:sz w:val="18"/>
                <w:szCs w:val="18"/>
                <w:rPrChange w:id="2460" w:author="Alhabibi, Haider@Energy" w:date="2023-08-14T16:53:00Z">
                  <w:rPr>
                    <w:rFonts w:ascii="Calibri" w:hAnsi="Calibri"/>
                    <w:sz w:val="14"/>
                    <w:szCs w:val="14"/>
                  </w:rPr>
                </w:rPrChange>
              </w:rPr>
              <w:t xml:space="preserve"> the sum of the CFA values entered in this column to be equal to </w:t>
            </w:r>
            <w:r w:rsidR="00DA7125" w:rsidRPr="00B63041">
              <w:rPr>
                <w:rFonts w:asciiTheme="minorHAnsi" w:hAnsiTheme="minorHAnsi" w:cstheme="minorHAnsi"/>
                <w:sz w:val="18"/>
                <w:szCs w:val="18"/>
                <w:rPrChange w:id="2461" w:author="Alhabibi, Haider@Energy" w:date="2023-08-14T16:53:00Z">
                  <w:rPr>
                    <w:rFonts w:ascii="Calibri" w:hAnsi="Calibri"/>
                    <w:sz w:val="14"/>
                    <w:szCs w:val="14"/>
                  </w:rPr>
                </w:rPrChange>
              </w:rPr>
              <w:t xml:space="preserve">the value for CFA </w:t>
            </w:r>
            <w:r w:rsidR="00DA7125" w:rsidRPr="00B63041">
              <w:rPr>
                <w:rFonts w:asciiTheme="minorHAnsi" w:hAnsiTheme="minorHAnsi" w:cstheme="minorHAnsi"/>
                <w:sz w:val="18"/>
                <w:szCs w:val="18"/>
                <w:rPrChange w:id="2462" w:author="Alhabibi, Haider@Energy" w:date="2023-08-14T16:53:00Z">
                  <w:rPr>
                    <w:rFonts w:ascii="Calibri" w:hAnsi="Calibri"/>
                    <w:sz w:val="14"/>
                    <w:szCs w:val="14"/>
                  </w:rPr>
                </w:rPrChange>
              </w:rPr>
              <w:lastRenderedPageBreak/>
              <w:t>entered in A08</w:t>
            </w:r>
            <w:r w:rsidRPr="00B63041">
              <w:rPr>
                <w:rFonts w:asciiTheme="minorHAnsi" w:hAnsiTheme="minorHAnsi" w:cstheme="minorHAnsi"/>
                <w:sz w:val="18"/>
                <w:szCs w:val="18"/>
                <w:rPrChange w:id="2463" w:author="Alhabibi, Haider@Energy" w:date="2023-08-14T16:53:00Z">
                  <w:rPr>
                    <w:rFonts w:ascii="Calibri" w:hAnsi="Calibri"/>
                    <w:sz w:val="14"/>
                    <w:szCs w:val="14"/>
                  </w:rPr>
                </w:rPrChange>
              </w:rPr>
              <w:t>&gt;&gt;</w:t>
            </w:r>
          </w:p>
        </w:tc>
        <w:tc>
          <w:tcPr>
            <w:tcW w:w="1372" w:type="dxa"/>
            <w:tcPrChange w:id="2464" w:author="Alhabibi, Haider@Energy" w:date="2023-08-14T16:31:00Z">
              <w:tcPr>
                <w:tcW w:w="1372" w:type="dxa"/>
              </w:tcPr>
            </w:tcPrChange>
          </w:tcPr>
          <w:p w14:paraId="0B73A77F" w14:textId="77777777" w:rsidR="003C15CE" w:rsidRPr="00B63041" w:rsidRDefault="00CC7AF1" w:rsidP="00866A0E">
            <w:pPr>
              <w:keepNext/>
              <w:rPr>
                <w:rFonts w:asciiTheme="minorHAnsi" w:hAnsiTheme="minorHAnsi" w:cstheme="minorHAnsi"/>
                <w:sz w:val="18"/>
                <w:szCs w:val="18"/>
                <w:rPrChange w:id="2465" w:author="Alhabibi, Haider@Energy" w:date="2023-08-14T16:53:00Z">
                  <w:rPr>
                    <w:rFonts w:ascii="Calibri" w:hAnsi="Calibri"/>
                    <w:sz w:val="14"/>
                    <w:szCs w:val="14"/>
                  </w:rPr>
                </w:rPrChange>
              </w:rPr>
            </w:pPr>
            <w:r w:rsidRPr="00B63041">
              <w:rPr>
                <w:rFonts w:asciiTheme="minorHAnsi" w:hAnsiTheme="minorHAnsi" w:cstheme="minorHAnsi"/>
                <w:sz w:val="18"/>
                <w:szCs w:val="18"/>
                <w:rPrChange w:id="2466" w:author="Alhabibi, Haider@Energy" w:date="2023-08-14T16:53:00Z">
                  <w:rPr>
                    <w:rFonts w:ascii="Calibri" w:hAnsi="Calibri"/>
                    <w:sz w:val="14"/>
                    <w:szCs w:val="14"/>
                  </w:rPr>
                </w:rPrChange>
              </w:rPr>
              <w:lastRenderedPageBreak/>
              <w:t>user pick from list: "yes"; or "no"&gt;&gt;</w:t>
            </w:r>
          </w:p>
        </w:tc>
        <w:tc>
          <w:tcPr>
            <w:tcW w:w="1372" w:type="dxa"/>
            <w:tcPrChange w:id="2467" w:author="Alhabibi, Haider@Energy" w:date="2023-08-14T16:31:00Z">
              <w:tcPr>
                <w:tcW w:w="1372" w:type="dxa"/>
              </w:tcPr>
            </w:tcPrChange>
          </w:tcPr>
          <w:p w14:paraId="0B73A780" w14:textId="77777777" w:rsidR="003C15CE" w:rsidRPr="00B63041" w:rsidRDefault="00CC7AF1" w:rsidP="00866A0E">
            <w:pPr>
              <w:keepNext/>
              <w:rPr>
                <w:rFonts w:asciiTheme="minorHAnsi" w:hAnsiTheme="minorHAnsi" w:cstheme="minorHAnsi"/>
                <w:sz w:val="18"/>
                <w:szCs w:val="18"/>
                <w:rPrChange w:id="2468" w:author="Alhabibi, Haider@Energy" w:date="2023-08-14T16:53:00Z">
                  <w:rPr>
                    <w:rFonts w:ascii="Calibri" w:hAnsi="Calibri"/>
                    <w:sz w:val="14"/>
                    <w:szCs w:val="14"/>
                  </w:rPr>
                </w:rPrChange>
              </w:rPr>
            </w:pPr>
            <w:r w:rsidRPr="00B63041">
              <w:rPr>
                <w:rFonts w:asciiTheme="minorHAnsi" w:hAnsiTheme="minorHAnsi" w:cstheme="minorHAnsi"/>
                <w:sz w:val="18"/>
                <w:szCs w:val="18"/>
                <w:rPrChange w:id="2469" w:author="Alhabibi, Haider@Energy" w:date="2023-08-14T16:53:00Z">
                  <w:rPr>
                    <w:rFonts w:ascii="Calibri" w:hAnsi="Calibri"/>
                    <w:sz w:val="14"/>
                    <w:szCs w:val="14"/>
                  </w:rPr>
                </w:rPrChange>
              </w:rPr>
              <w:t>user pick from list: "yes"; or "no"&gt;&gt;</w:t>
            </w:r>
          </w:p>
        </w:tc>
        <w:tc>
          <w:tcPr>
            <w:tcW w:w="1372" w:type="dxa"/>
            <w:tcPrChange w:id="2470" w:author="Alhabibi, Haider@Energy" w:date="2023-08-14T16:31:00Z">
              <w:tcPr>
                <w:tcW w:w="1372" w:type="dxa"/>
              </w:tcPr>
            </w:tcPrChange>
          </w:tcPr>
          <w:p w14:paraId="0B73A781" w14:textId="77777777" w:rsidR="003C15CE" w:rsidRPr="00B63041" w:rsidRDefault="00CC7AF1" w:rsidP="00866A0E">
            <w:pPr>
              <w:keepNext/>
              <w:rPr>
                <w:rFonts w:asciiTheme="minorHAnsi" w:hAnsiTheme="minorHAnsi" w:cstheme="minorHAnsi"/>
                <w:sz w:val="18"/>
                <w:szCs w:val="18"/>
                <w:rPrChange w:id="2471" w:author="Alhabibi, Haider@Energy" w:date="2023-08-14T16:53:00Z">
                  <w:rPr>
                    <w:rFonts w:ascii="Calibri" w:hAnsi="Calibri"/>
                    <w:sz w:val="14"/>
                    <w:szCs w:val="14"/>
                  </w:rPr>
                </w:rPrChange>
              </w:rPr>
            </w:pPr>
            <w:r w:rsidRPr="00B63041">
              <w:rPr>
                <w:rFonts w:asciiTheme="minorHAnsi" w:hAnsiTheme="minorHAnsi" w:cstheme="minorHAnsi"/>
                <w:sz w:val="18"/>
                <w:szCs w:val="18"/>
                <w:rPrChange w:id="2472" w:author="Alhabibi, Haider@Energy" w:date="2023-08-14T16:53:00Z">
                  <w:rPr>
                    <w:rFonts w:ascii="Calibri" w:hAnsi="Calibri"/>
                    <w:sz w:val="14"/>
                    <w:szCs w:val="14"/>
                  </w:rPr>
                </w:rPrChange>
              </w:rPr>
              <w:t>user pick from list: "yes"; or "no"&gt;&gt;</w:t>
            </w:r>
          </w:p>
        </w:tc>
        <w:tc>
          <w:tcPr>
            <w:tcW w:w="1372" w:type="dxa"/>
            <w:tcPrChange w:id="2473" w:author="Alhabibi, Haider@Energy" w:date="2023-08-14T16:31:00Z">
              <w:tcPr>
                <w:tcW w:w="1372" w:type="dxa"/>
              </w:tcPr>
            </w:tcPrChange>
          </w:tcPr>
          <w:p w14:paraId="0B73A782" w14:textId="77777777" w:rsidR="003C15CE" w:rsidRPr="00B63041" w:rsidRDefault="00897405" w:rsidP="00866A0E">
            <w:pPr>
              <w:keepNext/>
              <w:rPr>
                <w:rFonts w:asciiTheme="minorHAnsi" w:hAnsiTheme="minorHAnsi" w:cstheme="minorHAnsi"/>
                <w:sz w:val="18"/>
                <w:szCs w:val="18"/>
                <w:rPrChange w:id="2474" w:author="Alhabibi, Haider@Energy" w:date="2023-08-14T16:53:00Z">
                  <w:rPr>
                    <w:rFonts w:ascii="Calibri" w:hAnsi="Calibri"/>
                    <w:sz w:val="14"/>
                    <w:szCs w:val="14"/>
                  </w:rPr>
                </w:rPrChange>
              </w:rPr>
            </w:pPr>
            <w:r w:rsidRPr="00B63041">
              <w:rPr>
                <w:rFonts w:asciiTheme="minorHAnsi" w:hAnsiTheme="minorHAnsi" w:cstheme="minorHAnsi"/>
                <w:sz w:val="18"/>
                <w:szCs w:val="18"/>
                <w:rPrChange w:id="2475" w:author="Alhabibi, Haider@Energy" w:date="2023-08-14T16:53:00Z">
                  <w:rPr>
                    <w:rFonts w:ascii="Calibri" w:hAnsi="Calibri"/>
                    <w:sz w:val="14"/>
                    <w:szCs w:val="14"/>
                  </w:rPr>
                </w:rPrChange>
              </w:rPr>
              <w:t>user pick from list: "yes"; or "no"&gt;&gt;</w:t>
            </w:r>
          </w:p>
        </w:tc>
        <w:tc>
          <w:tcPr>
            <w:tcW w:w="1372" w:type="dxa"/>
            <w:tcPrChange w:id="2476" w:author="Alhabibi, Haider@Energy" w:date="2023-08-14T16:31:00Z">
              <w:tcPr>
                <w:tcW w:w="1372" w:type="dxa"/>
              </w:tcPr>
            </w:tcPrChange>
          </w:tcPr>
          <w:p w14:paraId="0B73A783" w14:textId="77777777" w:rsidR="003C15CE" w:rsidRPr="00B63041" w:rsidRDefault="00897405" w:rsidP="00866A0E">
            <w:pPr>
              <w:keepNext/>
              <w:rPr>
                <w:rFonts w:asciiTheme="minorHAnsi" w:hAnsiTheme="minorHAnsi" w:cstheme="minorHAnsi"/>
                <w:sz w:val="18"/>
                <w:szCs w:val="18"/>
                <w:rPrChange w:id="2477" w:author="Alhabibi, Haider@Energy" w:date="2023-08-14T16:53:00Z">
                  <w:rPr>
                    <w:rFonts w:ascii="Calibri" w:hAnsi="Calibri"/>
                    <w:sz w:val="14"/>
                    <w:szCs w:val="14"/>
                  </w:rPr>
                </w:rPrChange>
              </w:rPr>
            </w:pPr>
            <w:r w:rsidRPr="00B63041">
              <w:rPr>
                <w:rFonts w:asciiTheme="minorHAnsi" w:hAnsiTheme="minorHAnsi" w:cstheme="minorHAnsi"/>
                <w:sz w:val="18"/>
                <w:szCs w:val="18"/>
                <w:rPrChange w:id="2478" w:author="Alhabibi, Haider@Energy" w:date="2023-08-14T16:53:00Z">
                  <w:rPr>
                    <w:rFonts w:ascii="Calibri" w:hAnsi="Calibri"/>
                    <w:sz w:val="14"/>
                    <w:szCs w:val="14"/>
                  </w:rPr>
                </w:rPrChange>
              </w:rPr>
              <w:t>user pick from list: "yes"; or "no"&gt;&gt;</w:t>
            </w:r>
          </w:p>
        </w:tc>
        <w:tc>
          <w:tcPr>
            <w:tcW w:w="1372" w:type="dxa"/>
            <w:tcPrChange w:id="2479" w:author="Alhabibi, Haider@Energy" w:date="2023-08-14T16:31:00Z">
              <w:tcPr>
                <w:tcW w:w="1372" w:type="dxa"/>
              </w:tcPr>
            </w:tcPrChange>
          </w:tcPr>
          <w:p w14:paraId="0B73A784" w14:textId="77777777" w:rsidR="003C15CE" w:rsidRPr="00B63041" w:rsidRDefault="00897405" w:rsidP="00866A0E">
            <w:pPr>
              <w:keepNext/>
              <w:rPr>
                <w:rFonts w:asciiTheme="minorHAnsi" w:hAnsiTheme="minorHAnsi" w:cstheme="minorHAnsi"/>
                <w:sz w:val="18"/>
                <w:szCs w:val="18"/>
                <w:rPrChange w:id="2480" w:author="Alhabibi, Haider@Energy" w:date="2023-08-14T16:53:00Z">
                  <w:rPr>
                    <w:rFonts w:ascii="Calibri" w:hAnsi="Calibri"/>
                    <w:sz w:val="14"/>
                    <w:szCs w:val="14"/>
                  </w:rPr>
                </w:rPrChange>
              </w:rPr>
            </w:pPr>
            <w:r w:rsidRPr="00B63041">
              <w:rPr>
                <w:rFonts w:asciiTheme="minorHAnsi" w:hAnsiTheme="minorHAnsi" w:cstheme="minorHAnsi"/>
                <w:sz w:val="18"/>
                <w:szCs w:val="18"/>
                <w:rPrChange w:id="2481" w:author="Alhabibi, Haider@Energy" w:date="2023-08-14T16:53:00Z">
                  <w:rPr>
                    <w:rFonts w:ascii="Calibri" w:hAnsi="Calibri"/>
                    <w:sz w:val="14"/>
                    <w:szCs w:val="14"/>
                  </w:rPr>
                </w:rPrChange>
              </w:rPr>
              <w:t>user pick from list: "yes"; or "no"&gt;&gt;</w:t>
            </w:r>
          </w:p>
        </w:tc>
        <w:tc>
          <w:tcPr>
            <w:tcW w:w="2044" w:type="dxa"/>
            <w:tcPrChange w:id="2482" w:author="Alhabibi, Haider@Energy" w:date="2023-08-14T16:31:00Z">
              <w:tcPr>
                <w:tcW w:w="2268" w:type="dxa"/>
              </w:tcPr>
            </w:tcPrChange>
          </w:tcPr>
          <w:p w14:paraId="0B73A785" w14:textId="3A2D216A" w:rsidR="003C15CE" w:rsidRPr="00B63041" w:rsidRDefault="00897405" w:rsidP="00866A0E">
            <w:pPr>
              <w:rPr>
                <w:rFonts w:asciiTheme="minorHAnsi" w:hAnsiTheme="minorHAnsi" w:cstheme="minorHAnsi"/>
                <w:sz w:val="18"/>
                <w:szCs w:val="18"/>
                <w:rPrChange w:id="2483" w:author="Alhabibi, Haider@Energy" w:date="2023-08-14T16:53:00Z">
                  <w:rPr>
                    <w:rFonts w:asciiTheme="minorHAnsi" w:hAnsiTheme="minorHAnsi" w:cstheme="minorHAnsi"/>
                    <w:sz w:val="14"/>
                    <w:szCs w:val="14"/>
                  </w:rPr>
                </w:rPrChange>
              </w:rPr>
            </w:pPr>
            <w:r w:rsidRPr="00B63041">
              <w:rPr>
                <w:rFonts w:asciiTheme="minorHAnsi" w:hAnsiTheme="minorHAnsi" w:cstheme="minorHAnsi"/>
                <w:sz w:val="18"/>
                <w:szCs w:val="18"/>
                <w:rPrChange w:id="2484" w:author="Alhabibi, Haider@Energy" w:date="2023-08-14T16:53:00Z">
                  <w:rPr>
                    <w:rFonts w:asciiTheme="minorHAnsi" w:hAnsiTheme="minorHAnsi" w:cstheme="minorHAnsi"/>
                    <w:sz w:val="14"/>
                    <w:szCs w:val="14"/>
                  </w:rPr>
                </w:rPrChange>
              </w:rPr>
              <w:t xml:space="preserve">&lt;&lt;  Calculated field: determine the correct result for "alteration type" for entry in this field by the user responses in </w:t>
            </w:r>
            <w:r w:rsidRPr="00B63041">
              <w:rPr>
                <w:rFonts w:asciiTheme="minorHAnsi" w:hAnsiTheme="minorHAnsi" w:cstheme="minorHAnsi"/>
                <w:sz w:val="18"/>
                <w:szCs w:val="18"/>
                <w:rPrChange w:id="2485" w:author="Alhabibi, Haider@Energy" w:date="2023-08-14T16:53:00Z">
                  <w:rPr>
                    <w:rFonts w:asciiTheme="minorHAnsi" w:hAnsiTheme="minorHAnsi" w:cstheme="minorHAnsi"/>
                    <w:sz w:val="14"/>
                    <w:szCs w:val="14"/>
                    <w:highlight w:val="yellow"/>
                  </w:rPr>
                </w:rPrChange>
              </w:rPr>
              <w:t>B04, B05 , B06, B07, B08, B09</w:t>
            </w:r>
            <w:r w:rsidRPr="00B63041">
              <w:rPr>
                <w:rFonts w:asciiTheme="minorHAnsi" w:hAnsiTheme="minorHAnsi" w:cstheme="minorHAnsi"/>
                <w:sz w:val="18"/>
                <w:szCs w:val="18"/>
                <w:rPrChange w:id="2486" w:author="Alhabibi, Haider@Energy" w:date="2023-08-14T16:53:00Z">
                  <w:rPr>
                    <w:rFonts w:asciiTheme="minorHAnsi" w:hAnsiTheme="minorHAnsi" w:cstheme="minorHAnsi"/>
                    <w:sz w:val="14"/>
                    <w:szCs w:val="14"/>
                  </w:rPr>
                </w:rPrChange>
              </w:rPr>
              <w:t xml:space="preserve"> and use of "</w:t>
            </w:r>
            <w:r w:rsidRPr="00B63041">
              <w:rPr>
                <w:rFonts w:asciiTheme="minorHAnsi" w:hAnsiTheme="minorHAnsi" w:cstheme="minorHAnsi"/>
                <w:color w:val="000000"/>
                <w:sz w:val="18"/>
                <w:szCs w:val="18"/>
                <w:u w:val="single"/>
                <w:rPrChange w:id="2487" w:author="Alhabibi, Haider@Energy" w:date="2023-08-14T16:53:00Z">
                  <w:rPr>
                    <w:rFonts w:asciiTheme="minorHAnsi" w:hAnsiTheme="minorHAnsi" w:cstheme="minorHAnsi"/>
                    <w:color w:val="000000"/>
                    <w:sz w:val="14"/>
                    <w:szCs w:val="14"/>
                    <w:u w:val="single"/>
                  </w:rPr>
                </w:rPrChange>
              </w:rPr>
              <w:t xml:space="preserve">Logic Table for </w:t>
            </w:r>
            <w:r w:rsidRPr="00B63041">
              <w:rPr>
                <w:rFonts w:asciiTheme="minorHAnsi" w:hAnsiTheme="minorHAnsi" w:cstheme="minorHAnsi"/>
                <w:color w:val="000000"/>
                <w:sz w:val="18"/>
                <w:szCs w:val="18"/>
                <w:u w:val="single"/>
                <w:rPrChange w:id="2488" w:author="Alhabibi, Haider@Energy" w:date="2023-08-14T16:53:00Z">
                  <w:rPr>
                    <w:rFonts w:asciiTheme="minorHAnsi" w:hAnsiTheme="minorHAnsi" w:cstheme="minorHAnsi"/>
                    <w:color w:val="000000"/>
                    <w:sz w:val="14"/>
                    <w:szCs w:val="14"/>
                    <w:u w:val="single"/>
                  </w:rPr>
                </w:rPrChange>
              </w:rPr>
              <w:lastRenderedPageBreak/>
              <w:t>Determining Alteration Type and HERS Verification Requirements</w:t>
            </w:r>
            <w:r w:rsidRPr="00B63041">
              <w:rPr>
                <w:rFonts w:asciiTheme="minorHAnsi" w:hAnsiTheme="minorHAnsi" w:cstheme="minorHAnsi"/>
                <w:sz w:val="18"/>
                <w:szCs w:val="18"/>
                <w:rPrChange w:id="2489" w:author="Alhabibi, Haider@Energy" w:date="2023-08-14T16:53:00Z">
                  <w:rPr>
                    <w:rFonts w:asciiTheme="minorHAnsi" w:hAnsiTheme="minorHAnsi" w:cstheme="minorHAnsi"/>
                    <w:sz w:val="14"/>
                    <w:szCs w:val="14"/>
                  </w:rPr>
                </w:rPrChange>
              </w:rPr>
              <w:t xml:space="preserve">" (inserted below this section); constrain user input for fields </w:t>
            </w:r>
            <w:r w:rsidRPr="00B63041">
              <w:rPr>
                <w:rFonts w:asciiTheme="minorHAnsi" w:hAnsiTheme="minorHAnsi" w:cstheme="minorHAnsi"/>
                <w:sz w:val="18"/>
                <w:szCs w:val="18"/>
                <w:rPrChange w:id="2490" w:author="Alhabibi, Haider@Energy" w:date="2023-08-14T16:53:00Z">
                  <w:rPr>
                    <w:rFonts w:asciiTheme="minorHAnsi" w:hAnsiTheme="minorHAnsi" w:cstheme="minorHAnsi"/>
                    <w:sz w:val="14"/>
                    <w:szCs w:val="14"/>
                    <w:highlight w:val="yellow"/>
                  </w:rPr>
                </w:rPrChange>
              </w:rPr>
              <w:t>B04-B09</w:t>
            </w:r>
            <w:r w:rsidRPr="00B63041">
              <w:rPr>
                <w:rFonts w:asciiTheme="minorHAnsi" w:hAnsiTheme="minorHAnsi" w:cstheme="minorHAnsi"/>
                <w:sz w:val="18"/>
                <w:szCs w:val="18"/>
                <w:rPrChange w:id="2491" w:author="Alhabibi, Haider@Energy" w:date="2023-08-14T16:53:00Z">
                  <w:rPr>
                    <w:rFonts w:asciiTheme="minorHAnsi" w:hAnsiTheme="minorHAnsi" w:cstheme="minorHAnsi"/>
                    <w:sz w:val="14"/>
                    <w:szCs w:val="14"/>
                  </w:rPr>
                </w:rPrChange>
              </w:rPr>
              <w:t xml:space="preserve"> to allow only the available combinations of responses given in the Logic Table in rows a through </w:t>
            </w:r>
            <w:r w:rsidR="001B1825" w:rsidRPr="00B63041">
              <w:rPr>
                <w:rFonts w:asciiTheme="minorHAnsi" w:hAnsiTheme="minorHAnsi" w:cstheme="minorHAnsi"/>
                <w:sz w:val="18"/>
                <w:szCs w:val="18"/>
                <w:rPrChange w:id="2492" w:author="Alhabibi, Haider@Energy" w:date="2023-08-14T16:53:00Z">
                  <w:rPr>
                    <w:rFonts w:asciiTheme="minorHAnsi" w:hAnsiTheme="minorHAnsi" w:cstheme="minorHAnsi"/>
                    <w:sz w:val="14"/>
                    <w:szCs w:val="14"/>
                  </w:rPr>
                </w:rPrChange>
              </w:rPr>
              <w:t>t</w:t>
            </w:r>
            <w:r w:rsidRPr="00B63041">
              <w:rPr>
                <w:rFonts w:asciiTheme="minorHAnsi" w:hAnsiTheme="minorHAnsi" w:cstheme="minorHAnsi"/>
                <w:sz w:val="18"/>
                <w:szCs w:val="18"/>
                <w:rPrChange w:id="2493" w:author="Alhabibi, Haider@Energy" w:date="2023-08-14T16:53:00Z">
                  <w:rPr>
                    <w:rFonts w:asciiTheme="minorHAnsi" w:hAnsiTheme="minorHAnsi" w:cstheme="minorHAnsi"/>
                    <w:sz w:val="14"/>
                    <w:szCs w:val="14"/>
                  </w:rPr>
                </w:rPrChange>
              </w:rPr>
              <w:t>;  alteration types are:</w:t>
            </w:r>
          </w:p>
          <w:p w14:paraId="0B73A786" w14:textId="77777777" w:rsidR="003C15CE" w:rsidRPr="00B63041" w:rsidRDefault="00897405" w:rsidP="00866A0E">
            <w:pPr>
              <w:rPr>
                <w:rFonts w:asciiTheme="minorHAnsi" w:hAnsiTheme="minorHAnsi" w:cstheme="minorHAnsi"/>
                <w:sz w:val="18"/>
                <w:szCs w:val="18"/>
                <w:rPrChange w:id="2494" w:author="Alhabibi, Haider@Energy" w:date="2023-08-14T16:53:00Z">
                  <w:rPr>
                    <w:rFonts w:asciiTheme="minorHAnsi" w:hAnsiTheme="minorHAnsi" w:cstheme="minorHAnsi"/>
                    <w:sz w:val="14"/>
                    <w:szCs w:val="14"/>
                  </w:rPr>
                </w:rPrChange>
              </w:rPr>
            </w:pPr>
            <w:r w:rsidRPr="00B63041">
              <w:rPr>
                <w:rFonts w:asciiTheme="minorHAnsi" w:hAnsiTheme="minorHAnsi" w:cstheme="minorHAnsi"/>
                <w:sz w:val="18"/>
                <w:szCs w:val="18"/>
                <w:rPrChange w:id="2495" w:author="Alhabibi, Haider@Energy" w:date="2023-08-14T16:53:00Z">
                  <w:rPr>
                    <w:rFonts w:asciiTheme="minorHAnsi" w:hAnsiTheme="minorHAnsi" w:cstheme="minorHAnsi"/>
                    <w:sz w:val="14"/>
                    <w:szCs w:val="14"/>
                  </w:rPr>
                </w:rPrChange>
              </w:rPr>
              <w:t>*Extension of Existing Duct System (</w:t>
            </w:r>
            <w:r w:rsidR="006664EE" w:rsidRPr="00B63041">
              <w:rPr>
                <w:rFonts w:asciiTheme="minorHAnsi" w:hAnsiTheme="minorHAnsi" w:cstheme="minorHAnsi"/>
                <w:sz w:val="18"/>
                <w:szCs w:val="18"/>
                <w:rPrChange w:id="2496" w:author="Alhabibi, Haider@Energy" w:date="2023-08-14T16:53:00Z">
                  <w:rPr>
                    <w:rFonts w:asciiTheme="minorHAnsi" w:hAnsiTheme="minorHAnsi" w:cstheme="minorHAnsi"/>
                    <w:sz w:val="14"/>
                    <w:szCs w:val="14"/>
                  </w:rPr>
                </w:rPrChange>
              </w:rPr>
              <w:t xml:space="preserve">Section </w:t>
            </w:r>
            <w:r w:rsidR="003C15CE" w:rsidRPr="00B63041">
              <w:rPr>
                <w:rFonts w:asciiTheme="minorHAnsi" w:hAnsiTheme="minorHAnsi" w:cstheme="minorHAnsi"/>
                <w:sz w:val="18"/>
                <w:szCs w:val="18"/>
                <w:rPrChange w:id="2497" w:author="Alhabibi, Haider@Energy" w:date="2023-08-14T16:53:00Z">
                  <w:rPr>
                    <w:rFonts w:asciiTheme="minorHAnsi" w:hAnsiTheme="minorHAnsi" w:cstheme="minorHAnsi"/>
                    <w:sz w:val="14"/>
                    <w:szCs w:val="14"/>
                  </w:rPr>
                </w:rPrChange>
              </w:rPr>
              <w:t>C</w:t>
            </w:r>
            <w:proofErr w:type="gramStart"/>
            <w:r w:rsidR="003C15CE" w:rsidRPr="00B63041">
              <w:rPr>
                <w:rFonts w:asciiTheme="minorHAnsi" w:hAnsiTheme="minorHAnsi" w:cstheme="minorHAnsi"/>
                <w:sz w:val="18"/>
                <w:szCs w:val="18"/>
                <w:rPrChange w:id="2498" w:author="Alhabibi, Haider@Energy" w:date="2023-08-14T16:53:00Z">
                  <w:rPr>
                    <w:rFonts w:asciiTheme="minorHAnsi" w:hAnsiTheme="minorHAnsi" w:cstheme="minorHAnsi"/>
                    <w:sz w:val="14"/>
                    <w:szCs w:val="14"/>
                  </w:rPr>
                </w:rPrChange>
              </w:rPr>
              <w:t>);</w:t>
            </w:r>
            <w:proofErr w:type="gramEnd"/>
            <w:r w:rsidR="003C15CE" w:rsidRPr="00B63041">
              <w:rPr>
                <w:rFonts w:asciiTheme="minorHAnsi" w:hAnsiTheme="minorHAnsi" w:cstheme="minorHAnsi"/>
                <w:sz w:val="18"/>
                <w:szCs w:val="18"/>
                <w:rPrChange w:id="2499" w:author="Alhabibi, Haider@Energy" w:date="2023-08-14T16:53:00Z">
                  <w:rPr>
                    <w:rFonts w:asciiTheme="minorHAnsi" w:hAnsiTheme="minorHAnsi" w:cstheme="minorHAnsi"/>
                    <w:sz w:val="14"/>
                    <w:szCs w:val="14"/>
                  </w:rPr>
                </w:rPrChange>
              </w:rPr>
              <w:t xml:space="preserve"> </w:t>
            </w:r>
          </w:p>
          <w:p w14:paraId="0B73A787" w14:textId="77777777" w:rsidR="003C15CE" w:rsidRPr="00B63041" w:rsidRDefault="00CC7AF1" w:rsidP="00866A0E">
            <w:pPr>
              <w:rPr>
                <w:rFonts w:asciiTheme="minorHAnsi" w:hAnsiTheme="minorHAnsi" w:cstheme="minorHAnsi"/>
                <w:sz w:val="18"/>
                <w:szCs w:val="18"/>
                <w:rPrChange w:id="2500" w:author="Alhabibi, Haider@Energy" w:date="2023-08-14T16:53:00Z">
                  <w:rPr>
                    <w:rFonts w:asciiTheme="minorHAnsi" w:hAnsiTheme="minorHAnsi" w:cstheme="minorHAnsi"/>
                    <w:sz w:val="14"/>
                    <w:szCs w:val="14"/>
                  </w:rPr>
                </w:rPrChange>
              </w:rPr>
            </w:pPr>
            <w:r w:rsidRPr="00B63041">
              <w:rPr>
                <w:rFonts w:asciiTheme="minorHAnsi" w:hAnsiTheme="minorHAnsi" w:cstheme="minorHAnsi"/>
                <w:sz w:val="18"/>
                <w:szCs w:val="18"/>
                <w:rPrChange w:id="2501" w:author="Alhabibi, Haider@Energy" w:date="2023-08-14T16:53:00Z">
                  <w:rPr>
                    <w:rFonts w:asciiTheme="minorHAnsi" w:hAnsiTheme="minorHAnsi" w:cstheme="minorHAnsi"/>
                    <w:sz w:val="14"/>
                    <w:szCs w:val="14"/>
                  </w:rPr>
                </w:rPrChange>
              </w:rPr>
              <w:t>*</w:t>
            </w:r>
            <w:r w:rsidR="003C15CE" w:rsidRPr="00B63041">
              <w:rPr>
                <w:rFonts w:asciiTheme="minorHAnsi" w:hAnsiTheme="minorHAnsi" w:cstheme="minorHAnsi"/>
                <w:sz w:val="18"/>
                <w:szCs w:val="18"/>
                <w:rPrChange w:id="2502" w:author="Alhabibi, Haider@Energy" w:date="2023-08-14T16:53:00Z">
                  <w:rPr>
                    <w:rFonts w:asciiTheme="minorHAnsi" w:hAnsiTheme="minorHAnsi" w:cstheme="minorHAnsi"/>
                    <w:sz w:val="14"/>
                    <w:szCs w:val="14"/>
                  </w:rPr>
                </w:rPrChange>
              </w:rPr>
              <w:t>Altered Space Conditioning System (</w:t>
            </w:r>
            <w:r w:rsidR="006664EE" w:rsidRPr="00B63041">
              <w:rPr>
                <w:rFonts w:asciiTheme="minorHAnsi" w:hAnsiTheme="minorHAnsi" w:cstheme="minorHAnsi"/>
                <w:sz w:val="18"/>
                <w:szCs w:val="18"/>
                <w:rPrChange w:id="2503" w:author="Alhabibi, Haider@Energy" w:date="2023-08-14T16:53:00Z">
                  <w:rPr>
                    <w:rFonts w:asciiTheme="minorHAnsi" w:hAnsiTheme="minorHAnsi" w:cstheme="minorHAnsi"/>
                    <w:sz w:val="14"/>
                    <w:szCs w:val="14"/>
                  </w:rPr>
                </w:rPrChange>
              </w:rPr>
              <w:t xml:space="preserve">Section </w:t>
            </w:r>
            <w:r w:rsidR="003C15CE" w:rsidRPr="00B63041">
              <w:rPr>
                <w:rFonts w:asciiTheme="minorHAnsi" w:hAnsiTheme="minorHAnsi" w:cstheme="minorHAnsi"/>
                <w:sz w:val="18"/>
                <w:szCs w:val="18"/>
                <w:rPrChange w:id="2504" w:author="Alhabibi, Haider@Energy" w:date="2023-08-14T16:53:00Z">
                  <w:rPr>
                    <w:rFonts w:asciiTheme="minorHAnsi" w:hAnsiTheme="minorHAnsi" w:cstheme="minorHAnsi"/>
                    <w:sz w:val="14"/>
                    <w:szCs w:val="14"/>
                  </w:rPr>
                </w:rPrChange>
              </w:rPr>
              <w:t>D</w:t>
            </w:r>
            <w:proofErr w:type="gramStart"/>
            <w:r w:rsidR="003C15CE" w:rsidRPr="00B63041">
              <w:rPr>
                <w:rFonts w:asciiTheme="minorHAnsi" w:hAnsiTheme="minorHAnsi" w:cstheme="minorHAnsi"/>
                <w:sz w:val="18"/>
                <w:szCs w:val="18"/>
                <w:rPrChange w:id="2505" w:author="Alhabibi, Haider@Energy" w:date="2023-08-14T16:53:00Z">
                  <w:rPr>
                    <w:rFonts w:asciiTheme="minorHAnsi" w:hAnsiTheme="minorHAnsi" w:cstheme="minorHAnsi"/>
                    <w:sz w:val="14"/>
                    <w:szCs w:val="14"/>
                  </w:rPr>
                </w:rPrChange>
              </w:rPr>
              <w:t>);</w:t>
            </w:r>
            <w:proofErr w:type="gramEnd"/>
            <w:r w:rsidR="003C15CE" w:rsidRPr="00B63041">
              <w:rPr>
                <w:rFonts w:asciiTheme="minorHAnsi" w:hAnsiTheme="minorHAnsi" w:cstheme="minorHAnsi"/>
                <w:sz w:val="18"/>
                <w:szCs w:val="18"/>
                <w:rPrChange w:id="2506" w:author="Alhabibi, Haider@Energy" w:date="2023-08-14T16:53:00Z">
                  <w:rPr>
                    <w:rFonts w:asciiTheme="minorHAnsi" w:hAnsiTheme="minorHAnsi" w:cstheme="minorHAnsi"/>
                    <w:sz w:val="14"/>
                    <w:szCs w:val="14"/>
                  </w:rPr>
                </w:rPrChange>
              </w:rPr>
              <w:t xml:space="preserve"> </w:t>
            </w:r>
          </w:p>
          <w:p w14:paraId="0B73A788" w14:textId="77777777" w:rsidR="003C15CE" w:rsidRPr="00B63041" w:rsidRDefault="00CC7AF1" w:rsidP="00866A0E">
            <w:pPr>
              <w:rPr>
                <w:rFonts w:asciiTheme="minorHAnsi" w:hAnsiTheme="minorHAnsi" w:cstheme="minorHAnsi"/>
                <w:sz w:val="18"/>
                <w:szCs w:val="18"/>
                <w:rPrChange w:id="2507" w:author="Alhabibi, Haider@Energy" w:date="2023-08-14T16:53:00Z">
                  <w:rPr>
                    <w:rFonts w:asciiTheme="minorHAnsi" w:hAnsiTheme="minorHAnsi" w:cstheme="minorHAnsi"/>
                    <w:sz w:val="14"/>
                    <w:szCs w:val="14"/>
                  </w:rPr>
                </w:rPrChange>
              </w:rPr>
            </w:pPr>
            <w:r w:rsidRPr="00B63041">
              <w:rPr>
                <w:rFonts w:asciiTheme="minorHAnsi" w:hAnsiTheme="minorHAnsi" w:cstheme="minorHAnsi"/>
                <w:sz w:val="18"/>
                <w:szCs w:val="18"/>
                <w:rPrChange w:id="2508" w:author="Alhabibi, Haider@Energy" w:date="2023-08-14T16:53:00Z">
                  <w:rPr>
                    <w:rFonts w:asciiTheme="minorHAnsi" w:hAnsiTheme="minorHAnsi" w:cstheme="minorHAnsi"/>
                    <w:sz w:val="14"/>
                    <w:szCs w:val="14"/>
                  </w:rPr>
                </w:rPrChange>
              </w:rPr>
              <w:t>*</w:t>
            </w:r>
            <w:r w:rsidR="003C15CE" w:rsidRPr="00B63041">
              <w:rPr>
                <w:rFonts w:asciiTheme="minorHAnsi" w:hAnsiTheme="minorHAnsi" w:cstheme="minorHAnsi"/>
                <w:sz w:val="18"/>
                <w:szCs w:val="18"/>
                <w:rPrChange w:id="2509" w:author="Alhabibi, Haider@Energy" w:date="2023-08-14T16:53:00Z">
                  <w:rPr>
                    <w:rFonts w:asciiTheme="minorHAnsi" w:hAnsiTheme="minorHAnsi" w:cstheme="minorHAnsi"/>
                    <w:sz w:val="14"/>
                    <w:szCs w:val="14"/>
                  </w:rPr>
                </w:rPrChange>
              </w:rPr>
              <w:t>Entirely New or Complete Replacement Duct System with or without Equipment Changeout (</w:t>
            </w:r>
            <w:r w:rsidR="006664EE" w:rsidRPr="00B63041">
              <w:rPr>
                <w:rFonts w:asciiTheme="minorHAnsi" w:hAnsiTheme="minorHAnsi" w:cstheme="minorHAnsi"/>
                <w:sz w:val="18"/>
                <w:szCs w:val="18"/>
                <w:rPrChange w:id="2510" w:author="Alhabibi, Haider@Energy" w:date="2023-08-14T16:53:00Z">
                  <w:rPr>
                    <w:rFonts w:asciiTheme="minorHAnsi" w:hAnsiTheme="minorHAnsi" w:cstheme="minorHAnsi"/>
                    <w:sz w:val="14"/>
                    <w:szCs w:val="14"/>
                  </w:rPr>
                </w:rPrChange>
              </w:rPr>
              <w:t xml:space="preserve">Section </w:t>
            </w:r>
            <w:r w:rsidR="003C15CE" w:rsidRPr="00B63041">
              <w:rPr>
                <w:rFonts w:asciiTheme="minorHAnsi" w:hAnsiTheme="minorHAnsi" w:cstheme="minorHAnsi"/>
                <w:sz w:val="18"/>
                <w:szCs w:val="18"/>
                <w:rPrChange w:id="2511" w:author="Alhabibi, Haider@Energy" w:date="2023-08-14T16:53:00Z">
                  <w:rPr>
                    <w:rFonts w:asciiTheme="minorHAnsi" w:hAnsiTheme="minorHAnsi" w:cstheme="minorHAnsi"/>
                    <w:sz w:val="14"/>
                    <w:szCs w:val="14"/>
                  </w:rPr>
                </w:rPrChange>
              </w:rPr>
              <w:t>E)</w:t>
            </w:r>
          </w:p>
          <w:p w14:paraId="0B73A789" w14:textId="77777777" w:rsidR="006664EE" w:rsidRPr="00B63041" w:rsidRDefault="00CC7AF1" w:rsidP="00866A0E">
            <w:pPr>
              <w:rPr>
                <w:rFonts w:asciiTheme="minorHAnsi" w:hAnsiTheme="minorHAnsi" w:cstheme="minorHAnsi"/>
                <w:sz w:val="18"/>
                <w:szCs w:val="18"/>
                <w:rPrChange w:id="2512" w:author="Alhabibi, Haider@Energy" w:date="2023-08-14T16:53:00Z">
                  <w:rPr>
                    <w:rFonts w:asciiTheme="minorHAnsi" w:hAnsiTheme="minorHAnsi" w:cstheme="minorHAnsi"/>
                    <w:sz w:val="14"/>
                    <w:szCs w:val="14"/>
                  </w:rPr>
                </w:rPrChange>
              </w:rPr>
            </w:pPr>
            <w:r w:rsidRPr="00B63041">
              <w:rPr>
                <w:rFonts w:asciiTheme="minorHAnsi" w:hAnsiTheme="minorHAnsi" w:cstheme="minorHAnsi"/>
                <w:sz w:val="18"/>
                <w:szCs w:val="18"/>
                <w:rPrChange w:id="2513" w:author="Alhabibi, Haider@Energy" w:date="2023-08-14T16:53:00Z">
                  <w:rPr>
                    <w:rFonts w:asciiTheme="minorHAnsi" w:hAnsiTheme="minorHAnsi" w:cstheme="minorHAnsi"/>
                    <w:sz w:val="14"/>
                    <w:szCs w:val="14"/>
                  </w:rPr>
                </w:rPrChange>
              </w:rPr>
              <w:t>*</w:t>
            </w:r>
            <w:r w:rsidR="003C15CE" w:rsidRPr="00B63041">
              <w:rPr>
                <w:rFonts w:asciiTheme="minorHAnsi" w:hAnsiTheme="minorHAnsi" w:cstheme="minorHAnsi"/>
                <w:sz w:val="18"/>
                <w:szCs w:val="18"/>
                <w:rPrChange w:id="2514" w:author="Alhabibi, Haider@Energy" w:date="2023-08-14T16:53:00Z">
                  <w:rPr>
                    <w:rFonts w:asciiTheme="minorHAnsi" w:hAnsiTheme="minorHAnsi" w:cstheme="minorHAnsi"/>
                    <w:sz w:val="14"/>
                    <w:szCs w:val="14"/>
                  </w:rPr>
                </w:rPrChange>
              </w:rPr>
              <w:t>Entirely New or Complete Replacement Space Conditioning System (</w:t>
            </w:r>
            <w:r w:rsidR="006664EE" w:rsidRPr="00B63041">
              <w:rPr>
                <w:rFonts w:asciiTheme="minorHAnsi" w:hAnsiTheme="minorHAnsi" w:cstheme="minorHAnsi"/>
                <w:sz w:val="18"/>
                <w:szCs w:val="18"/>
                <w:rPrChange w:id="2515" w:author="Alhabibi, Haider@Energy" w:date="2023-08-14T16:53:00Z">
                  <w:rPr>
                    <w:rFonts w:asciiTheme="minorHAnsi" w:hAnsiTheme="minorHAnsi" w:cstheme="minorHAnsi"/>
                    <w:sz w:val="14"/>
                    <w:szCs w:val="14"/>
                  </w:rPr>
                </w:rPrChange>
              </w:rPr>
              <w:t xml:space="preserve">Section </w:t>
            </w:r>
            <w:r w:rsidR="003C15CE" w:rsidRPr="00B63041">
              <w:rPr>
                <w:rFonts w:asciiTheme="minorHAnsi" w:hAnsiTheme="minorHAnsi" w:cstheme="minorHAnsi"/>
                <w:sz w:val="18"/>
                <w:szCs w:val="18"/>
                <w:rPrChange w:id="2516" w:author="Alhabibi, Haider@Energy" w:date="2023-08-14T16:53:00Z">
                  <w:rPr>
                    <w:rFonts w:asciiTheme="minorHAnsi" w:hAnsiTheme="minorHAnsi" w:cstheme="minorHAnsi"/>
                    <w:sz w:val="14"/>
                    <w:szCs w:val="14"/>
                  </w:rPr>
                </w:rPrChange>
              </w:rPr>
              <w:t>F)</w:t>
            </w:r>
          </w:p>
          <w:p w14:paraId="0B73A78A" w14:textId="77777777" w:rsidR="003C15CE" w:rsidRPr="00B63041" w:rsidRDefault="006664EE" w:rsidP="00866A0E">
            <w:pPr>
              <w:rPr>
                <w:rFonts w:asciiTheme="minorHAnsi" w:hAnsiTheme="minorHAnsi" w:cstheme="minorHAnsi"/>
                <w:sz w:val="18"/>
                <w:szCs w:val="18"/>
                <w:rPrChange w:id="2517" w:author="Alhabibi, Haider@Energy" w:date="2023-08-14T16:53:00Z">
                  <w:rPr>
                    <w:sz w:val="14"/>
                    <w:szCs w:val="14"/>
                  </w:rPr>
                </w:rPrChange>
              </w:rPr>
            </w:pPr>
            <w:r w:rsidRPr="00B63041">
              <w:rPr>
                <w:rFonts w:asciiTheme="minorHAnsi" w:hAnsiTheme="minorHAnsi" w:cstheme="minorHAnsi"/>
                <w:sz w:val="18"/>
                <w:szCs w:val="18"/>
                <w:rPrChange w:id="2518" w:author="Alhabibi, Haider@Energy" w:date="2023-08-14T16:53:00Z">
                  <w:rPr>
                    <w:rFonts w:asciiTheme="minorHAnsi" w:hAnsiTheme="minorHAnsi" w:cstheme="minorHAnsi"/>
                    <w:sz w:val="14"/>
                    <w:szCs w:val="14"/>
                  </w:rPr>
                </w:rPrChange>
              </w:rPr>
              <w:t>*</w:t>
            </w:r>
            <w:r w:rsidR="00FC1189" w:rsidRPr="00B63041">
              <w:rPr>
                <w:rFonts w:asciiTheme="minorHAnsi" w:hAnsiTheme="minorHAnsi" w:cstheme="minorHAnsi"/>
                <w:color w:val="000000"/>
                <w:sz w:val="18"/>
                <w:szCs w:val="18"/>
                <w:rPrChange w:id="2519" w:author="Alhabibi, Haider@Energy" w:date="2023-08-14T16:53:00Z">
                  <w:rPr>
                    <w:rFonts w:asciiTheme="minorHAnsi" w:hAnsiTheme="minorHAnsi" w:cstheme="minorHAnsi"/>
                    <w:color w:val="000000"/>
                    <w:sz w:val="14"/>
                    <w:szCs w:val="14"/>
                  </w:rPr>
                </w:rPrChange>
              </w:rPr>
              <w:t xml:space="preserve"> No A</w:t>
            </w:r>
            <w:r w:rsidRPr="00B63041">
              <w:rPr>
                <w:rFonts w:asciiTheme="minorHAnsi" w:hAnsiTheme="minorHAnsi" w:cstheme="minorHAnsi"/>
                <w:color w:val="000000"/>
                <w:sz w:val="18"/>
                <w:szCs w:val="18"/>
                <w:rPrChange w:id="2520" w:author="Alhabibi, Haider@Energy" w:date="2023-08-14T16:53:00Z">
                  <w:rPr>
                    <w:rFonts w:asciiTheme="minorHAnsi" w:hAnsiTheme="minorHAnsi" w:cstheme="minorHAnsi"/>
                    <w:color w:val="000000"/>
                    <w:sz w:val="14"/>
                    <w:szCs w:val="14"/>
                  </w:rPr>
                </w:rPrChange>
              </w:rPr>
              <w:t>lteration Performed</w:t>
            </w:r>
            <w:r w:rsidRPr="00B63041">
              <w:rPr>
                <w:rFonts w:asciiTheme="minorHAnsi" w:hAnsiTheme="minorHAnsi" w:cstheme="minorHAnsi"/>
                <w:sz w:val="18"/>
                <w:szCs w:val="18"/>
                <w:rPrChange w:id="2521" w:author="Alhabibi, Haider@Energy" w:date="2023-08-14T16:53:00Z">
                  <w:rPr>
                    <w:rFonts w:asciiTheme="minorHAnsi" w:hAnsiTheme="minorHAnsi" w:cstheme="minorHAnsi"/>
                    <w:sz w:val="14"/>
                    <w:szCs w:val="14"/>
                  </w:rPr>
                </w:rPrChange>
              </w:rPr>
              <w:t xml:space="preserve"> </w:t>
            </w:r>
            <w:r w:rsidR="003C15CE" w:rsidRPr="00B63041">
              <w:rPr>
                <w:rFonts w:asciiTheme="minorHAnsi" w:hAnsiTheme="minorHAnsi" w:cstheme="minorHAnsi"/>
                <w:sz w:val="18"/>
                <w:szCs w:val="18"/>
                <w:rPrChange w:id="2522" w:author="Alhabibi, Haider@Energy" w:date="2023-08-14T16:53:00Z">
                  <w:rPr>
                    <w:rFonts w:asciiTheme="minorHAnsi" w:hAnsiTheme="minorHAnsi" w:cstheme="minorHAnsi"/>
                    <w:sz w:val="14"/>
                    <w:szCs w:val="14"/>
                  </w:rPr>
                </w:rPrChange>
              </w:rPr>
              <w:t>&gt;&gt;</w:t>
            </w:r>
          </w:p>
        </w:tc>
      </w:tr>
    </w:tbl>
    <w:p w14:paraId="0B73A78C" w14:textId="77777777" w:rsidR="006664EE" w:rsidRPr="00EB4E7D" w:rsidRDefault="006664EE" w:rsidP="00097AAE">
      <w:pPr>
        <w:rPr>
          <w:rFonts w:asciiTheme="minorHAnsi" w:hAnsiTheme="minorHAnsi" w:cstheme="minorHAnsi"/>
          <w:rPrChange w:id="2523" w:author="Alhabibi, Haider@Energy" w:date="2023-08-14T16:28:00Z">
            <w:rPr/>
          </w:rPrChange>
        </w:rPr>
      </w:pPr>
    </w:p>
    <w:p w14:paraId="0B73A78D" w14:textId="77777777" w:rsidR="006664EE" w:rsidRPr="00EB4E7D" w:rsidRDefault="006664EE">
      <w:pPr>
        <w:rPr>
          <w:rFonts w:asciiTheme="minorHAnsi" w:hAnsiTheme="minorHAnsi" w:cstheme="minorHAnsi"/>
          <w:rPrChange w:id="2524" w:author="Alhabibi, Haider@Energy" w:date="2023-08-14T16:28:00Z">
            <w:rPr/>
          </w:rPrChange>
        </w:rPr>
      </w:pPr>
      <w:r w:rsidRPr="00EB4E7D">
        <w:rPr>
          <w:rFonts w:asciiTheme="minorHAnsi" w:hAnsiTheme="minorHAnsi" w:cstheme="minorHAnsi"/>
          <w:rPrChange w:id="2525" w:author="Alhabibi, Haider@Energy" w:date="2023-08-14T16:28:00Z">
            <w:rPr/>
          </w:rPrChange>
        </w:rPr>
        <w:br w:type="page"/>
      </w:r>
    </w:p>
    <w:p w14:paraId="0B73A790" w14:textId="77777777" w:rsidR="00E053A3" w:rsidRPr="00EB4E7D" w:rsidRDefault="00E053A3" w:rsidP="00097AAE">
      <w:pPr>
        <w:rPr>
          <w:rFonts w:asciiTheme="minorHAnsi" w:hAnsiTheme="minorHAnsi" w:cstheme="minorHAnsi"/>
          <w:rPrChange w:id="2526" w:author="Alhabibi, Haider@Energy" w:date="2023-08-14T16:28:00Z">
            <w:rPr/>
          </w:rPrChange>
        </w:rPr>
      </w:pPr>
    </w:p>
    <w:p w14:paraId="02E2B7EE" w14:textId="77777777" w:rsidR="004713BE" w:rsidRPr="00EB4E7D" w:rsidRDefault="004713BE" w:rsidP="00097AAE">
      <w:pPr>
        <w:rPr>
          <w:rFonts w:asciiTheme="minorHAnsi" w:hAnsiTheme="minorHAnsi" w:cstheme="minorHAnsi"/>
          <w:rPrChange w:id="2527" w:author="Alhabibi, Haider@Energy" w:date="2023-08-14T16:28:00Z">
            <w:rPr/>
          </w:rPrChange>
        </w:rPr>
      </w:pPr>
    </w:p>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9571AB" w:rsidRPr="00EB4E7D" w14:paraId="0B73A792" w14:textId="77777777" w:rsidTr="008A6B44">
        <w:trPr>
          <w:trHeight w:val="218"/>
        </w:trPr>
        <w:tc>
          <w:tcPr>
            <w:tcW w:w="14390" w:type="dxa"/>
            <w:gridSpan w:val="10"/>
            <w:tcBorders>
              <w:top w:val="single" w:sz="4" w:space="0" w:color="auto"/>
              <w:left w:val="single" w:sz="4" w:space="0" w:color="auto"/>
              <w:bottom w:val="nil"/>
              <w:right w:val="single" w:sz="4" w:space="0" w:color="auto"/>
            </w:tcBorders>
            <w:vAlign w:val="center"/>
          </w:tcPr>
          <w:p w14:paraId="0B73A791" w14:textId="77777777" w:rsidR="009571AB" w:rsidRPr="00EB4E7D" w:rsidRDefault="009571AB" w:rsidP="009571AB">
            <w:pPr>
              <w:autoSpaceDE w:val="0"/>
              <w:autoSpaceDN w:val="0"/>
              <w:adjustRightInd w:val="0"/>
              <w:rPr>
                <w:rFonts w:asciiTheme="minorHAnsi" w:hAnsiTheme="minorHAnsi" w:cstheme="minorHAnsi"/>
                <w:b/>
                <w:color w:val="000000"/>
              </w:rPr>
            </w:pPr>
            <w:r w:rsidRPr="00EB4E7D">
              <w:rPr>
                <w:rFonts w:asciiTheme="minorHAnsi" w:hAnsiTheme="minorHAnsi" w:cstheme="minorHAnsi"/>
                <w:b/>
                <w:color w:val="000000"/>
                <w:rPrChange w:id="2528" w:author="Alhabibi, Haider@Energy" w:date="2023-08-14T16:28:00Z">
                  <w:rPr>
                    <w:rFonts w:asciiTheme="minorHAnsi" w:hAnsiTheme="minorHAnsi" w:cstheme="minorHAnsi"/>
                    <w:b/>
                    <w:color w:val="000000"/>
                    <w:sz w:val="20"/>
                  </w:rPr>
                </w:rPrChange>
              </w:rPr>
              <w:t>Logic Table for Determining Alteration Type and HERS Verification Requirements</w:t>
            </w:r>
            <w:r w:rsidR="00491069" w:rsidRPr="00EB4E7D">
              <w:rPr>
                <w:rFonts w:asciiTheme="minorHAnsi" w:hAnsiTheme="minorHAnsi" w:cstheme="minorHAnsi"/>
                <w:b/>
                <w:color w:val="000000"/>
                <w:rPrChange w:id="2529" w:author="Alhabibi, Haider@Energy" w:date="2023-08-14T16:28:00Z">
                  <w:rPr>
                    <w:rFonts w:asciiTheme="minorHAnsi" w:hAnsiTheme="minorHAnsi" w:cstheme="minorHAnsi"/>
                    <w:b/>
                    <w:color w:val="000000"/>
                    <w:sz w:val="20"/>
                  </w:rPr>
                </w:rPrChange>
              </w:rPr>
              <w:t xml:space="preserve"> (this table not shown on the completed document)</w:t>
            </w:r>
          </w:p>
        </w:tc>
      </w:tr>
      <w:tr w:rsidR="009571AB" w:rsidRPr="00EB4E7D" w14:paraId="0B73A79D" w14:textId="77777777" w:rsidTr="008A6B44">
        <w:trPr>
          <w:trHeight w:val="218"/>
        </w:trPr>
        <w:tc>
          <w:tcPr>
            <w:tcW w:w="258" w:type="dxa"/>
            <w:tcBorders>
              <w:top w:val="nil"/>
              <w:left w:val="single" w:sz="4" w:space="0" w:color="auto"/>
              <w:bottom w:val="nil"/>
              <w:right w:val="nil"/>
            </w:tcBorders>
            <w:vAlign w:val="center"/>
          </w:tcPr>
          <w:p w14:paraId="0B73A793" w14:textId="77777777" w:rsidR="00A67A18" w:rsidRPr="00EB4E7D" w:rsidRDefault="00A67A18" w:rsidP="00A67A18">
            <w:pPr>
              <w:autoSpaceDE w:val="0"/>
              <w:autoSpaceDN w:val="0"/>
              <w:adjustRightInd w:val="0"/>
              <w:jc w:val="center"/>
              <w:rPr>
                <w:rFonts w:asciiTheme="minorHAnsi" w:hAnsiTheme="minorHAnsi" w:cstheme="minorHAnsi"/>
                <w:color w:val="000000"/>
                <w:rPrChange w:id="2530" w:author="Alhabibi, Haider@Energy" w:date="2023-08-14T16:28:00Z">
                  <w:rPr>
                    <w:rFonts w:ascii="Calibri" w:hAnsi="Calibri" w:cs="Calibri"/>
                    <w:color w:val="000000"/>
                  </w:rPr>
                </w:rPrChange>
              </w:rPr>
            </w:pPr>
          </w:p>
        </w:tc>
        <w:tc>
          <w:tcPr>
            <w:tcW w:w="1464" w:type="dxa"/>
            <w:tcBorders>
              <w:top w:val="single" w:sz="6" w:space="0" w:color="auto"/>
              <w:left w:val="single" w:sz="6" w:space="0" w:color="auto"/>
              <w:bottom w:val="single" w:sz="6" w:space="0" w:color="auto"/>
              <w:right w:val="single" w:sz="6" w:space="0" w:color="auto"/>
            </w:tcBorders>
            <w:vAlign w:val="center"/>
          </w:tcPr>
          <w:p w14:paraId="0B73A794"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31"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32" w:author="Alhabibi, Haider@Energy" w:date="2023-08-14T16:52:00Z">
                  <w:rPr>
                    <w:rFonts w:asciiTheme="minorHAnsi" w:hAnsiTheme="minorHAnsi" w:cstheme="minorHAnsi"/>
                    <w:b/>
                    <w:bCs/>
                    <w:color w:val="000000"/>
                    <w:sz w:val="16"/>
                    <w:szCs w:val="16"/>
                  </w:rPr>
                </w:rPrChange>
              </w:rPr>
              <w:t>1</w:t>
            </w:r>
          </w:p>
        </w:tc>
        <w:tc>
          <w:tcPr>
            <w:tcW w:w="1463" w:type="dxa"/>
            <w:tcBorders>
              <w:top w:val="single" w:sz="6" w:space="0" w:color="auto"/>
              <w:left w:val="single" w:sz="6" w:space="0" w:color="auto"/>
              <w:bottom w:val="single" w:sz="6" w:space="0" w:color="auto"/>
              <w:right w:val="single" w:sz="6" w:space="0" w:color="auto"/>
            </w:tcBorders>
            <w:vAlign w:val="center"/>
          </w:tcPr>
          <w:p w14:paraId="0B73A795"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33"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34" w:author="Alhabibi, Haider@Energy" w:date="2023-08-14T16:52:00Z">
                  <w:rPr>
                    <w:rFonts w:asciiTheme="minorHAnsi" w:hAnsiTheme="minorHAnsi" w:cstheme="minorHAnsi"/>
                    <w:b/>
                    <w:bCs/>
                    <w:color w:val="000000"/>
                    <w:sz w:val="16"/>
                    <w:szCs w:val="16"/>
                  </w:rPr>
                </w:rPrChange>
              </w:rPr>
              <w:t>2</w:t>
            </w:r>
          </w:p>
        </w:tc>
        <w:tc>
          <w:tcPr>
            <w:tcW w:w="1462" w:type="dxa"/>
            <w:tcBorders>
              <w:top w:val="single" w:sz="6" w:space="0" w:color="auto"/>
              <w:left w:val="single" w:sz="6" w:space="0" w:color="auto"/>
              <w:bottom w:val="single" w:sz="6" w:space="0" w:color="auto"/>
              <w:right w:val="single" w:sz="6" w:space="0" w:color="auto"/>
            </w:tcBorders>
            <w:vAlign w:val="center"/>
          </w:tcPr>
          <w:p w14:paraId="0B73A796"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35"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36" w:author="Alhabibi, Haider@Energy" w:date="2023-08-14T16:52:00Z">
                  <w:rPr>
                    <w:rFonts w:asciiTheme="minorHAnsi" w:hAnsiTheme="minorHAnsi" w:cstheme="minorHAnsi"/>
                    <w:b/>
                    <w:bCs/>
                    <w:color w:val="000000"/>
                    <w:sz w:val="16"/>
                    <w:szCs w:val="16"/>
                  </w:rPr>
                </w:rPrChange>
              </w:rPr>
              <w:t>3</w:t>
            </w:r>
          </w:p>
        </w:tc>
        <w:tc>
          <w:tcPr>
            <w:tcW w:w="1463" w:type="dxa"/>
            <w:tcBorders>
              <w:top w:val="single" w:sz="6" w:space="0" w:color="auto"/>
              <w:left w:val="single" w:sz="6" w:space="0" w:color="auto"/>
              <w:bottom w:val="single" w:sz="6" w:space="0" w:color="auto"/>
              <w:right w:val="single" w:sz="6" w:space="0" w:color="auto"/>
            </w:tcBorders>
            <w:vAlign w:val="center"/>
          </w:tcPr>
          <w:p w14:paraId="0B73A797"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37"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38" w:author="Alhabibi, Haider@Energy" w:date="2023-08-14T16:52:00Z">
                  <w:rPr>
                    <w:rFonts w:asciiTheme="minorHAnsi" w:hAnsiTheme="minorHAnsi" w:cstheme="minorHAnsi"/>
                    <w:b/>
                    <w:bCs/>
                    <w:color w:val="000000"/>
                    <w:sz w:val="16"/>
                    <w:szCs w:val="16"/>
                  </w:rPr>
                </w:rPrChange>
              </w:rPr>
              <w:t>4</w:t>
            </w:r>
          </w:p>
        </w:tc>
        <w:tc>
          <w:tcPr>
            <w:tcW w:w="1462" w:type="dxa"/>
            <w:tcBorders>
              <w:top w:val="single" w:sz="6" w:space="0" w:color="auto"/>
              <w:left w:val="single" w:sz="6" w:space="0" w:color="auto"/>
              <w:bottom w:val="single" w:sz="6" w:space="0" w:color="auto"/>
              <w:right w:val="single" w:sz="6" w:space="0" w:color="auto"/>
            </w:tcBorders>
            <w:vAlign w:val="center"/>
          </w:tcPr>
          <w:p w14:paraId="0B73A798"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39"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40" w:author="Alhabibi, Haider@Energy" w:date="2023-08-14T16:52:00Z">
                  <w:rPr>
                    <w:rFonts w:asciiTheme="minorHAnsi" w:hAnsiTheme="minorHAnsi" w:cstheme="minorHAnsi"/>
                    <w:b/>
                    <w:bCs/>
                    <w:color w:val="000000"/>
                    <w:sz w:val="16"/>
                    <w:szCs w:val="16"/>
                  </w:rPr>
                </w:rPrChange>
              </w:rPr>
              <w:t>5</w:t>
            </w:r>
          </w:p>
        </w:tc>
        <w:tc>
          <w:tcPr>
            <w:tcW w:w="1463" w:type="dxa"/>
            <w:tcBorders>
              <w:top w:val="single" w:sz="6" w:space="0" w:color="auto"/>
              <w:left w:val="single" w:sz="6" w:space="0" w:color="auto"/>
              <w:bottom w:val="single" w:sz="6" w:space="0" w:color="auto"/>
              <w:right w:val="single" w:sz="6" w:space="0" w:color="auto"/>
            </w:tcBorders>
            <w:vAlign w:val="center"/>
          </w:tcPr>
          <w:p w14:paraId="0B73A799"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41" w:author="Alhabibi, Haider@Energy" w:date="2023-08-14T16:52:00Z">
                  <w:rPr>
                    <w:rFonts w:asciiTheme="minorHAnsi" w:hAnsiTheme="minorHAnsi" w:cstheme="minorHAnsi"/>
                    <w:b/>
                    <w:bCs/>
                    <w:color w:val="000000"/>
                    <w:sz w:val="16"/>
                    <w:szCs w:val="16"/>
                  </w:rPr>
                </w:rPrChange>
              </w:rPr>
            </w:pPr>
            <w:r w:rsidRPr="00B63041">
              <w:rPr>
                <w:rFonts w:asciiTheme="minorHAnsi" w:hAnsiTheme="minorHAnsi" w:cstheme="minorHAnsi"/>
                <w:b/>
                <w:bCs/>
                <w:color w:val="000000"/>
                <w:sz w:val="20"/>
                <w:szCs w:val="20"/>
                <w:rPrChange w:id="2542" w:author="Alhabibi, Haider@Energy" w:date="2023-08-14T16:52:00Z">
                  <w:rPr>
                    <w:rFonts w:asciiTheme="minorHAnsi" w:hAnsiTheme="minorHAnsi" w:cstheme="minorHAnsi"/>
                    <w:b/>
                    <w:bCs/>
                    <w:color w:val="000000"/>
                    <w:sz w:val="16"/>
                    <w:szCs w:val="16"/>
                  </w:rPr>
                </w:rPrChange>
              </w:rPr>
              <w:t>6</w:t>
            </w:r>
          </w:p>
        </w:tc>
        <w:tc>
          <w:tcPr>
            <w:tcW w:w="1775" w:type="dxa"/>
            <w:tcBorders>
              <w:top w:val="single" w:sz="6" w:space="0" w:color="auto"/>
              <w:left w:val="single" w:sz="6" w:space="0" w:color="auto"/>
              <w:bottom w:val="nil"/>
              <w:right w:val="single" w:sz="6" w:space="0" w:color="auto"/>
            </w:tcBorders>
            <w:vAlign w:val="center"/>
          </w:tcPr>
          <w:p w14:paraId="0B73A79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4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44" w:author="Alhabibi, Haider@Energy" w:date="2023-08-14T16:52:00Z">
                  <w:rPr>
                    <w:rFonts w:asciiTheme="minorHAnsi" w:hAnsiTheme="minorHAnsi" w:cstheme="minorHAnsi"/>
                    <w:color w:val="000000"/>
                    <w:sz w:val="16"/>
                    <w:szCs w:val="16"/>
                  </w:rPr>
                </w:rPrChange>
              </w:rPr>
              <w:t>7</w:t>
            </w:r>
          </w:p>
        </w:tc>
        <w:tc>
          <w:tcPr>
            <w:tcW w:w="1020" w:type="dxa"/>
            <w:tcBorders>
              <w:top w:val="single" w:sz="6" w:space="0" w:color="auto"/>
              <w:left w:val="single" w:sz="6" w:space="0" w:color="auto"/>
              <w:bottom w:val="nil"/>
              <w:right w:val="single" w:sz="6" w:space="0" w:color="auto"/>
            </w:tcBorders>
            <w:vAlign w:val="center"/>
          </w:tcPr>
          <w:p w14:paraId="0B73A79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4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46" w:author="Alhabibi, Haider@Energy" w:date="2023-08-14T16:52:00Z">
                  <w:rPr>
                    <w:rFonts w:asciiTheme="minorHAnsi" w:hAnsiTheme="minorHAnsi" w:cstheme="minorHAnsi"/>
                    <w:color w:val="000000"/>
                    <w:sz w:val="16"/>
                    <w:szCs w:val="16"/>
                  </w:rPr>
                </w:rPrChange>
              </w:rPr>
              <w:t>8</w:t>
            </w:r>
          </w:p>
        </w:tc>
        <w:tc>
          <w:tcPr>
            <w:tcW w:w="2560" w:type="dxa"/>
            <w:tcBorders>
              <w:top w:val="single" w:sz="6" w:space="0" w:color="auto"/>
              <w:left w:val="single" w:sz="6" w:space="0" w:color="auto"/>
              <w:bottom w:val="nil"/>
              <w:right w:val="single" w:sz="4" w:space="0" w:color="auto"/>
            </w:tcBorders>
            <w:vAlign w:val="center"/>
          </w:tcPr>
          <w:p w14:paraId="0B73A79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4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48" w:author="Alhabibi, Haider@Energy" w:date="2023-08-14T16:52:00Z">
                  <w:rPr>
                    <w:rFonts w:asciiTheme="minorHAnsi" w:hAnsiTheme="minorHAnsi" w:cstheme="minorHAnsi"/>
                    <w:color w:val="000000"/>
                    <w:sz w:val="16"/>
                    <w:szCs w:val="16"/>
                  </w:rPr>
                </w:rPrChange>
              </w:rPr>
              <w:t>9</w:t>
            </w:r>
          </w:p>
        </w:tc>
      </w:tr>
      <w:tr w:rsidR="009571AB" w:rsidRPr="00EB4E7D" w14:paraId="0B73A7A8" w14:textId="77777777" w:rsidTr="008A6B44">
        <w:trPr>
          <w:trHeight w:val="1470"/>
        </w:trPr>
        <w:tc>
          <w:tcPr>
            <w:tcW w:w="258" w:type="dxa"/>
            <w:tcBorders>
              <w:top w:val="single" w:sz="6" w:space="0" w:color="auto"/>
              <w:left w:val="single" w:sz="4" w:space="0" w:color="auto"/>
              <w:bottom w:val="nil"/>
              <w:right w:val="nil"/>
            </w:tcBorders>
            <w:vAlign w:val="bottom"/>
          </w:tcPr>
          <w:p w14:paraId="0B73A79E" w14:textId="77777777" w:rsidR="00A67A18" w:rsidRPr="00EB4E7D" w:rsidRDefault="00A67A18" w:rsidP="00A67A18">
            <w:pPr>
              <w:autoSpaceDE w:val="0"/>
              <w:autoSpaceDN w:val="0"/>
              <w:adjustRightInd w:val="0"/>
              <w:jc w:val="center"/>
              <w:rPr>
                <w:rFonts w:asciiTheme="minorHAnsi" w:hAnsiTheme="minorHAnsi" w:cstheme="minorHAnsi"/>
                <w:color w:val="000000"/>
                <w:rPrChange w:id="2549" w:author="Alhabibi, Haider@Energy" w:date="2023-08-14T16:28:00Z">
                  <w:rPr>
                    <w:rFonts w:ascii="Calibri" w:hAnsi="Calibri" w:cs="Calibri"/>
                    <w:color w:val="000000"/>
                    <w:sz w:val="16"/>
                    <w:szCs w:val="16"/>
                  </w:rPr>
                </w:rPrChange>
              </w:rPr>
            </w:pPr>
          </w:p>
        </w:tc>
        <w:tc>
          <w:tcPr>
            <w:tcW w:w="1464" w:type="dxa"/>
            <w:tcBorders>
              <w:top w:val="single" w:sz="6" w:space="0" w:color="auto"/>
              <w:left w:val="single" w:sz="6" w:space="0" w:color="auto"/>
              <w:bottom w:val="single" w:sz="6" w:space="0" w:color="auto"/>
              <w:right w:val="single" w:sz="6" w:space="0" w:color="auto"/>
            </w:tcBorders>
            <w:vAlign w:val="bottom"/>
          </w:tcPr>
          <w:p w14:paraId="0B73A79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5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51" w:author="Alhabibi, Haider@Energy" w:date="2023-08-14T16:52:00Z">
                  <w:rPr>
                    <w:rFonts w:asciiTheme="minorHAnsi" w:hAnsiTheme="minorHAnsi" w:cstheme="minorHAnsi"/>
                    <w:color w:val="000000"/>
                    <w:sz w:val="16"/>
                    <w:szCs w:val="16"/>
                  </w:rPr>
                </w:rPrChange>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0B73A7A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5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53" w:author="Alhabibi, Haider@Energy" w:date="2023-08-14T16:52:00Z">
                  <w:rPr>
                    <w:rFonts w:asciiTheme="minorHAnsi" w:hAnsiTheme="minorHAnsi" w:cstheme="minorHAnsi"/>
                    <w:color w:val="000000"/>
                    <w:sz w:val="16"/>
                    <w:szCs w:val="16"/>
                  </w:rPr>
                </w:rPrChange>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0B73A7A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5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55" w:author="Alhabibi, Haider@Energy" w:date="2023-08-14T16:52:00Z">
                  <w:rPr>
                    <w:rFonts w:asciiTheme="minorHAnsi" w:hAnsiTheme="minorHAnsi" w:cstheme="minorHAnsi"/>
                    <w:color w:val="000000"/>
                    <w:sz w:val="16"/>
                    <w:szCs w:val="16"/>
                  </w:rPr>
                </w:rPrChange>
              </w:rPr>
              <w:t>Installing new components?  (</w:t>
            </w:r>
            <w:proofErr w:type="gramStart"/>
            <w:r w:rsidRPr="00B63041">
              <w:rPr>
                <w:rFonts w:asciiTheme="minorHAnsi" w:hAnsiTheme="minorHAnsi" w:cstheme="minorHAnsi"/>
                <w:color w:val="000000"/>
                <w:sz w:val="20"/>
                <w:szCs w:val="20"/>
                <w:rPrChange w:id="2556" w:author="Alhabibi, Haider@Energy" w:date="2023-08-14T16:52:00Z">
                  <w:rPr>
                    <w:rFonts w:asciiTheme="minorHAnsi" w:hAnsiTheme="minorHAnsi" w:cstheme="minorHAnsi"/>
                    <w:color w:val="000000"/>
                    <w:sz w:val="16"/>
                    <w:szCs w:val="16"/>
                  </w:rPr>
                </w:rPrChange>
              </w:rPr>
              <w:t>packaged</w:t>
            </w:r>
            <w:proofErr w:type="gramEnd"/>
            <w:r w:rsidRPr="00B63041">
              <w:rPr>
                <w:rFonts w:asciiTheme="minorHAnsi" w:hAnsiTheme="minorHAnsi" w:cstheme="minorHAnsi"/>
                <w:color w:val="000000"/>
                <w:sz w:val="20"/>
                <w:szCs w:val="20"/>
                <w:rPrChange w:id="2557" w:author="Alhabibi, Haider@Energy" w:date="2023-08-14T16:52:00Z">
                  <w:rPr>
                    <w:rFonts w:asciiTheme="minorHAnsi" w:hAnsiTheme="minorHAnsi" w:cstheme="minorHAnsi"/>
                    <w:color w:val="000000"/>
                    <w:sz w:val="16"/>
                    <w:szCs w:val="16"/>
                  </w:rPr>
                </w:rPrChange>
              </w:rPr>
              <w:t xml:space="preserve"> unit, or condensing unit, or cooling/heating coil, or air-handling unit, </w:t>
            </w:r>
            <w:proofErr w:type="spellStart"/>
            <w:r w:rsidRPr="00B63041">
              <w:rPr>
                <w:rFonts w:asciiTheme="minorHAnsi" w:hAnsiTheme="minorHAnsi" w:cstheme="minorHAnsi"/>
                <w:color w:val="000000"/>
                <w:sz w:val="20"/>
                <w:szCs w:val="20"/>
                <w:rPrChange w:id="2558" w:author="Alhabibi, Haider@Energy" w:date="2023-08-14T16:52:00Z">
                  <w:rPr>
                    <w:rFonts w:asciiTheme="minorHAnsi" w:hAnsiTheme="minorHAnsi" w:cstheme="minorHAnsi"/>
                    <w:color w:val="000000"/>
                    <w:sz w:val="16"/>
                    <w:szCs w:val="16"/>
                  </w:rPr>
                </w:rPrChange>
              </w:rPr>
              <w:t>etc</w:t>
            </w:r>
            <w:proofErr w:type="spellEnd"/>
            <w:r w:rsidRPr="00B63041">
              <w:rPr>
                <w:rFonts w:asciiTheme="minorHAnsi" w:hAnsiTheme="minorHAnsi" w:cstheme="minorHAnsi"/>
                <w:color w:val="000000"/>
                <w:sz w:val="20"/>
                <w:szCs w:val="20"/>
                <w:rPrChange w:id="2559" w:author="Alhabibi, Haider@Energy" w:date="2023-08-14T16:52:00Z">
                  <w:rPr>
                    <w:rFonts w:asciiTheme="minorHAnsi" w:hAnsiTheme="minorHAnsi" w:cstheme="minorHAnsi"/>
                    <w:color w:val="000000"/>
                    <w:sz w:val="16"/>
                    <w:szCs w:val="16"/>
                  </w:rPr>
                </w:rPrChange>
              </w:rPr>
              <w:t>)</w:t>
            </w:r>
          </w:p>
        </w:tc>
        <w:tc>
          <w:tcPr>
            <w:tcW w:w="1463" w:type="dxa"/>
            <w:tcBorders>
              <w:top w:val="single" w:sz="6" w:space="0" w:color="auto"/>
              <w:left w:val="single" w:sz="6" w:space="0" w:color="auto"/>
              <w:bottom w:val="single" w:sz="6" w:space="0" w:color="auto"/>
              <w:right w:val="single" w:sz="6" w:space="0" w:color="auto"/>
            </w:tcBorders>
            <w:vAlign w:val="bottom"/>
          </w:tcPr>
          <w:p w14:paraId="0B73A7A2" w14:textId="7AF8FCFA"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6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61" w:author="Alhabibi, Haider@Energy" w:date="2023-08-14T16:52:00Z">
                  <w:rPr>
                    <w:rFonts w:asciiTheme="minorHAnsi" w:hAnsiTheme="minorHAnsi" w:cstheme="minorHAnsi"/>
                    <w:color w:val="000000"/>
                    <w:sz w:val="16"/>
                    <w:szCs w:val="16"/>
                  </w:rPr>
                </w:rPrChange>
              </w:rPr>
              <w:t xml:space="preserve">Installing more than </w:t>
            </w:r>
            <w:del w:id="2562" w:author="Moua, Cheng@Energy" w:date="2021-11-12T15:39:00Z">
              <w:r w:rsidRPr="00B63041" w:rsidDel="00AE02C1">
                <w:rPr>
                  <w:rFonts w:asciiTheme="minorHAnsi" w:hAnsiTheme="minorHAnsi" w:cstheme="minorHAnsi"/>
                  <w:color w:val="000000"/>
                  <w:sz w:val="20"/>
                  <w:szCs w:val="20"/>
                  <w:rPrChange w:id="2563" w:author="Alhabibi, Haider@Energy" w:date="2023-08-14T16:52:00Z">
                    <w:rPr>
                      <w:rFonts w:asciiTheme="minorHAnsi" w:hAnsiTheme="minorHAnsi" w:cstheme="minorHAnsi"/>
                      <w:color w:val="000000"/>
                      <w:sz w:val="16"/>
                      <w:szCs w:val="16"/>
                    </w:rPr>
                  </w:rPrChange>
                </w:rPr>
                <w:delText xml:space="preserve">40 </w:delText>
              </w:r>
            </w:del>
            <w:ins w:id="2564" w:author="Moua, Cheng@Energy" w:date="2021-11-12T15:39:00Z">
              <w:r w:rsidR="00AE02C1" w:rsidRPr="00B63041">
                <w:rPr>
                  <w:rFonts w:asciiTheme="minorHAnsi" w:hAnsiTheme="minorHAnsi" w:cstheme="minorHAnsi"/>
                  <w:color w:val="000000"/>
                  <w:sz w:val="20"/>
                  <w:szCs w:val="20"/>
                  <w:rPrChange w:id="2565" w:author="Alhabibi, Haider@Energy" w:date="2023-08-14T16:52:00Z">
                    <w:rPr>
                      <w:rFonts w:asciiTheme="minorHAnsi" w:hAnsiTheme="minorHAnsi" w:cstheme="minorHAnsi"/>
                      <w:color w:val="000000"/>
                      <w:sz w:val="16"/>
                      <w:szCs w:val="16"/>
                    </w:rPr>
                  </w:rPrChange>
                </w:rPr>
                <w:t xml:space="preserve">25 </w:t>
              </w:r>
            </w:ins>
            <w:r w:rsidRPr="00B63041">
              <w:rPr>
                <w:rFonts w:asciiTheme="minorHAnsi" w:hAnsiTheme="minorHAnsi" w:cstheme="minorHAnsi"/>
                <w:color w:val="000000"/>
                <w:sz w:val="20"/>
                <w:szCs w:val="20"/>
                <w:rPrChange w:id="2566" w:author="Alhabibi, Haider@Energy" w:date="2023-08-14T16:52:00Z">
                  <w:rPr>
                    <w:rFonts w:asciiTheme="minorHAnsi" w:hAnsiTheme="minorHAnsi" w:cstheme="minorHAnsi"/>
                    <w:color w:val="000000"/>
                    <w:sz w:val="16"/>
                    <w:szCs w:val="16"/>
                  </w:rPr>
                </w:rPrChange>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0B73A7A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6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68" w:author="Alhabibi, Haider@Energy" w:date="2023-08-14T16:52:00Z">
                  <w:rPr>
                    <w:rFonts w:asciiTheme="minorHAnsi" w:hAnsiTheme="minorHAnsi" w:cstheme="minorHAnsi"/>
                    <w:color w:val="000000"/>
                    <w:sz w:val="16"/>
                    <w:szCs w:val="16"/>
                  </w:rPr>
                </w:rPrChange>
              </w:rPr>
              <w:t>Is the entire duct system accessible for sealing, and is more than 75</w:t>
            </w:r>
            <w:proofErr w:type="gramStart"/>
            <w:r w:rsidRPr="00B63041">
              <w:rPr>
                <w:rFonts w:asciiTheme="minorHAnsi" w:hAnsiTheme="minorHAnsi" w:cstheme="minorHAnsi"/>
                <w:color w:val="000000"/>
                <w:sz w:val="20"/>
                <w:szCs w:val="20"/>
                <w:rPrChange w:id="2569" w:author="Alhabibi, Haider@Energy" w:date="2023-08-14T16:52:00Z">
                  <w:rPr>
                    <w:rFonts w:asciiTheme="minorHAnsi" w:hAnsiTheme="minorHAnsi" w:cstheme="minorHAnsi"/>
                    <w:color w:val="000000"/>
                    <w:sz w:val="16"/>
                    <w:szCs w:val="16"/>
                  </w:rPr>
                </w:rPrChange>
              </w:rPr>
              <w:t>%  of</w:t>
            </w:r>
            <w:proofErr w:type="gramEnd"/>
            <w:r w:rsidRPr="00B63041">
              <w:rPr>
                <w:rFonts w:asciiTheme="minorHAnsi" w:hAnsiTheme="minorHAnsi" w:cstheme="minorHAnsi"/>
                <w:color w:val="000000"/>
                <w:sz w:val="20"/>
                <w:szCs w:val="20"/>
                <w:rPrChange w:id="2570" w:author="Alhabibi, Haider@Energy" w:date="2023-08-14T16:52:00Z">
                  <w:rPr>
                    <w:rFonts w:asciiTheme="minorHAnsi" w:hAnsiTheme="minorHAnsi" w:cstheme="minorHAnsi"/>
                    <w:color w:val="000000"/>
                    <w:sz w:val="16"/>
                    <w:szCs w:val="16"/>
                  </w:rPr>
                </w:rPrChange>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0B73A7A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7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72" w:author="Alhabibi, Haider@Energy" w:date="2023-08-14T16:52:00Z">
                  <w:rPr>
                    <w:rFonts w:asciiTheme="minorHAnsi" w:hAnsiTheme="minorHAnsi" w:cstheme="minorHAnsi"/>
                    <w:color w:val="000000"/>
                    <w:sz w:val="16"/>
                    <w:szCs w:val="16"/>
                  </w:rPr>
                </w:rPrChange>
              </w:rPr>
              <w:t xml:space="preserve">Are </w:t>
            </w:r>
            <w:proofErr w:type="gramStart"/>
            <w:r w:rsidRPr="00B63041">
              <w:rPr>
                <w:rFonts w:asciiTheme="minorHAnsi" w:hAnsiTheme="minorHAnsi" w:cstheme="minorHAnsi"/>
                <w:color w:val="000000"/>
                <w:sz w:val="20"/>
                <w:szCs w:val="20"/>
                <w:u w:val="single"/>
                <w:rPrChange w:id="2573" w:author="Alhabibi, Haider@Energy" w:date="2023-08-14T16:52:00Z">
                  <w:rPr>
                    <w:rFonts w:asciiTheme="minorHAnsi" w:hAnsiTheme="minorHAnsi" w:cstheme="minorHAnsi"/>
                    <w:color w:val="000000"/>
                    <w:sz w:val="16"/>
                    <w:szCs w:val="16"/>
                    <w:u w:val="single"/>
                  </w:rPr>
                </w:rPrChange>
              </w:rPr>
              <w:t>all</w:t>
            </w:r>
            <w:r w:rsidRPr="00B63041">
              <w:rPr>
                <w:rFonts w:asciiTheme="minorHAnsi" w:hAnsiTheme="minorHAnsi" w:cstheme="minorHAnsi"/>
                <w:color w:val="000000"/>
                <w:sz w:val="20"/>
                <w:szCs w:val="20"/>
                <w:rPrChange w:id="2574" w:author="Alhabibi, Haider@Energy" w:date="2023-08-14T16:52:00Z">
                  <w:rPr>
                    <w:rFonts w:asciiTheme="minorHAnsi" w:hAnsiTheme="minorHAnsi" w:cstheme="minorHAnsi"/>
                    <w:color w:val="000000"/>
                    <w:sz w:val="16"/>
                    <w:szCs w:val="16"/>
                  </w:rPr>
                </w:rPrChange>
              </w:rPr>
              <w:t xml:space="preserve"> of</w:t>
            </w:r>
            <w:proofErr w:type="gramEnd"/>
            <w:r w:rsidRPr="00B63041">
              <w:rPr>
                <w:rFonts w:asciiTheme="minorHAnsi" w:hAnsiTheme="minorHAnsi" w:cstheme="minorHAnsi"/>
                <w:color w:val="000000"/>
                <w:sz w:val="20"/>
                <w:szCs w:val="20"/>
                <w:rPrChange w:id="2575" w:author="Alhabibi, Haider@Energy" w:date="2023-08-14T16:52:00Z">
                  <w:rPr>
                    <w:rFonts w:asciiTheme="minorHAnsi" w:hAnsiTheme="minorHAnsi" w:cstheme="minorHAnsi"/>
                    <w:color w:val="000000"/>
                    <w:sz w:val="16"/>
                    <w:szCs w:val="16"/>
                  </w:rPr>
                </w:rPrChange>
              </w:rPr>
              <w:t xml:space="preserve"> the system's components and ducts new or replaced? (</w:t>
            </w:r>
            <w:proofErr w:type="gramStart"/>
            <w:r w:rsidRPr="00B63041">
              <w:rPr>
                <w:rFonts w:asciiTheme="minorHAnsi" w:hAnsiTheme="minorHAnsi" w:cstheme="minorHAnsi"/>
                <w:color w:val="000000"/>
                <w:sz w:val="20"/>
                <w:szCs w:val="20"/>
                <w:rPrChange w:id="2576" w:author="Alhabibi, Haider@Energy" w:date="2023-08-14T16:52:00Z">
                  <w:rPr>
                    <w:rFonts w:asciiTheme="minorHAnsi" w:hAnsiTheme="minorHAnsi" w:cstheme="minorHAnsi"/>
                    <w:color w:val="000000"/>
                    <w:sz w:val="16"/>
                    <w:szCs w:val="16"/>
                  </w:rPr>
                </w:rPrChange>
              </w:rPr>
              <w:t>entirely</w:t>
            </w:r>
            <w:proofErr w:type="gramEnd"/>
            <w:r w:rsidRPr="00B63041">
              <w:rPr>
                <w:rFonts w:asciiTheme="minorHAnsi" w:hAnsiTheme="minorHAnsi" w:cstheme="minorHAnsi"/>
                <w:color w:val="000000"/>
                <w:sz w:val="20"/>
                <w:szCs w:val="20"/>
                <w:rPrChange w:id="2577" w:author="Alhabibi, Haider@Energy" w:date="2023-08-14T16:52:00Z">
                  <w:rPr>
                    <w:rFonts w:asciiTheme="minorHAnsi" w:hAnsiTheme="minorHAnsi" w:cstheme="minorHAnsi"/>
                    <w:color w:val="000000"/>
                    <w:sz w:val="16"/>
                    <w:szCs w:val="16"/>
                  </w:rPr>
                </w:rPrChange>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B73A7A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7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79" w:author="Alhabibi, Haider@Energy" w:date="2023-08-14T16:52:00Z">
                  <w:rPr>
                    <w:rFonts w:asciiTheme="minorHAnsi" w:hAnsiTheme="minorHAnsi" w:cstheme="minorHAnsi"/>
                    <w:color w:val="000000"/>
                    <w:sz w:val="16"/>
                    <w:szCs w:val="16"/>
                  </w:rPr>
                </w:rPrChange>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B73A7A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8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81" w:author="Alhabibi, Haider@Energy" w:date="2023-08-14T16:52:00Z">
                  <w:rPr>
                    <w:rFonts w:asciiTheme="minorHAnsi" w:hAnsiTheme="minorHAnsi" w:cstheme="minorHAnsi"/>
                    <w:color w:val="000000"/>
                    <w:sz w:val="16"/>
                    <w:szCs w:val="16"/>
                  </w:rPr>
                </w:rPrChange>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0B73A7A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8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83" w:author="Alhabibi, Haider@Energy" w:date="2023-08-14T16:52:00Z">
                  <w:rPr>
                    <w:rFonts w:asciiTheme="minorHAnsi" w:hAnsiTheme="minorHAnsi" w:cstheme="minorHAnsi"/>
                    <w:color w:val="000000"/>
                    <w:sz w:val="16"/>
                    <w:szCs w:val="16"/>
                  </w:rPr>
                </w:rPrChange>
              </w:rPr>
              <w:t>notes</w:t>
            </w:r>
          </w:p>
        </w:tc>
      </w:tr>
      <w:tr w:rsidR="009571AB" w:rsidRPr="00EB4E7D" w14:paraId="0B73A7B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A9"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584"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585" w:author="Alhabibi, Haider@Energy" w:date="2023-08-14T16:52:00Z">
                  <w:rPr>
                    <w:rFonts w:ascii="Calibri" w:hAnsi="Calibri" w:cs="Calibri"/>
                    <w:b/>
                    <w:bCs/>
                    <w:color w:val="000000"/>
                    <w:sz w:val="16"/>
                    <w:szCs w:val="16"/>
                  </w:rPr>
                </w:rPrChange>
              </w:rPr>
              <w:t>a</w:t>
            </w:r>
          </w:p>
        </w:tc>
        <w:tc>
          <w:tcPr>
            <w:tcW w:w="1464" w:type="dxa"/>
            <w:tcBorders>
              <w:top w:val="single" w:sz="6" w:space="0" w:color="auto"/>
              <w:left w:val="single" w:sz="6" w:space="0" w:color="auto"/>
              <w:bottom w:val="single" w:sz="6" w:space="0" w:color="auto"/>
              <w:right w:val="single" w:sz="6" w:space="0" w:color="auto"/>
            </w:tcBorders>
            <w:vAlign w:val="center"/>
          </w:tcPr>
          <w:p w14:paraId="0B73A7A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8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87"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8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89"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A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9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91"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9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93"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A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9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95"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59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97"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0"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59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599"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1"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0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01" w:author="Alhabibi, Haider@Energy" w:date="2023-08-14T16:52:00Z">
                  <w:rPr>
                    <w:rFonts w:asciiTheme="minorHAnsi" w:hAnsiTheme="minorHAnsi" w:cstheme="minorHAnsi"/>
                    <w:color w:val="000000"/>
                    <w:sz w:val="16"/>
                    <w:szCs w:val="16"/>
                  </w:rPr>
                </w:rPrChange>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2"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02"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603"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604" w:author="Alhabibi, Haider@Energy" w:date="2023-08-14T16:52:00Z">
                  <w:rPr>
                    <w:rFonts w:asciiTheme="minorHAnsi" w:hAnsiTheme="minorHAnsi" w:cstheme="minorHAnsi"/>
                    <w:color w:val="000000"/>
                    <w:sz w:val="16"/>
                    <w:szCs w:val="16"/>
                  </w:rPr>
                </w:rPrChange>
              </w:rPr>
              <w:t xml:space="preserve"> alteration to refrigerant containing component - mini-split or packaged AC</w:t>
            </w:r>
          </w:p>
        </w:tc>
      </w:tr>
      <w:tr w:rsidR="009571AB" w:rsidRPr="00EB4E7D" w14:paraId="0B73A7B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4"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605"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606" w:author="Alhabibi, Haider@Energy" w:date="2023-08-14T16:52:00Z">
                  <w:rPr>
                    <w:rFonts w:ascii="Calibri" w:hAnsi="Calibri" w:cs="Calibri"/>
                    <w:b/>
                    <w:bCs/>
                    <w:color w:val="000000"/>
                    <w:sz w:val="16"/>
                    <w:szCs w:val="16"/>
                  </w:rPr>
                </w:rPrChange>
              </w:rPr>
              <w:t>b</w:t>
            </w:r>
          </w:p>
        </w:tc>
        <w:tc>
          <w:tcPr>
            <w:tcW w:w="1464" w:type="dxa"/>
            <w:tcBorders>
              <w:top w:val="single" w:sz="6" w:space="0" w:color="auto"/>
              <w:left w:val="single" w:sz="6" w:space="0" w:color="auto"/>
              <w:bottom w:val="single" w:sz="6" w:space="0" w:color="auto"/>
              <w:right w:val="single" w:sz="6" w:space="0" w:color="auto"/>
            </w:tcBorders>
            <w:vAlign w:val="center"/>
          </w:tcPr>
          <w:p w14:paraId="0B73A7B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0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08"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0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10"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B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1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1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B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1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14"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B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1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16"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1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18"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B"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1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20"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C"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2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22" w:author="Alhabibi, Haider@Energy" w:date="2023-08-14T16:52:00Z">
                  <w:rPr>
                    <w:rFonts w:asciiTheme="minorHAnsi" w:hAnsiTheme="minorHAnsi" w:cstheme="minorHAnsi"/>
                    <w:color w:val="000000"/>
                    <w:sz w:val="16"/>
                    <w:szCs w:val="16"/>
                  </w:rPr>
                </w:rPrChange>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D"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23"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624"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625" w:author="Alhabibi, Haider@Energy" w:date="2023-08-14T16:52:00Z">
                  <w:rPr>
                    <w:rFonts w:asciiTheme="minorHAnsi" w:hAnsiTheme="minorHAnsi" w:cstheme="minorHAnsi"/>
                    <w:color w:val="000000"/>
                    <w:sz w:val="16"/>
                    <w:szCs w:val="16"/>
                  </w:rPr>
                </w:rPrChange>
              </w:rPr>
              <w:t xml:space="preserve"> changeout mini-split system component</w:t>
            </w:r>
          </w:p>
        </w:tc>
      </w:tr>
      <w:tr w:rsidR="009571AB" w:rsidRPr="00EB4E7D" w14:paraId="0B73A7C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F"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626"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627" w:author="Alhabibi, Haider@Energy" w:date="2023-08-14T16:52:00Z">
                  <w:rPr>
                    <w:rFonts w:ascii="Calibri" w:hAnsi="Calibri" w:cs="Calibri"/>
                    <w:b/>
                    <w:bCs/>
                    <w:color w:val="000000"/>
                    <w:sz w:val="16"/>
                    <w:szCs w:val="16"/>
                  </w:rPr>
                </w:rPrChange>
              </w:rPr>
              <w:t>c</w:t>
            </w:r>
          </w:p>
        </w:tc>
        <w:tc>
          <w:tcPr>
            <w:tcW w:w="1464" w:type="dxa"/>
            <w:tcBorders>
              <w:top w:val="single" w:sz="6" w:space="0" w:color="auto"/>
              <w:left w:val="single" w:sz="6" w:space="0" w:color="auto"/>
              <w:bottom w:val="single" w:sz="6" w:space="0" w:color="auto"/>
              <w:right w:val="single" w:sz="6" w:space="0" w:color="auto"/>
            </w:tcBorders>
            <w:vAlign w:val="center"/>
          </w:tcPr>
          <w:p w14:paraId="0B73A7C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2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29"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3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31"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3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33"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3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35"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3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37"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C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3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39"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C6"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4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41"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C7"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42"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643"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C8" w14:textId="706B9D60" w:rsidR="00A67A18" w:rsidRPr="00B63041" w:rsidRDefault="00A67A18" w:rsidP="00A67A18">
            <w:pPr>
              <w:autoSpaceDE w:val="0"/>
              <w:autoSpaceDN w:val="0"/>
              <w:adjustRightInd w:val="0"/>
              <w:rPr>
                <w:rFonts w:asciiTheme="minorHAnsi" w:hAnsiTheme="minorHAnsi" w:cstheme="minorHAnsi"/>
                <w:color w:val="000000"/>
                <w:sz w:val="20"/>
                <w:szCs w:val="20"/>
                <w:rPrChange w:id="2644"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645"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646" w:author="Alhabibi, Haider@Energy" w:date="2023-08-14T16:52:00Z">
                  <w:rPr>
                    <w:rFonts w:asciiTheme="minorHAnsi" w:hAnsiTheme="minorHAnsi" w:cstheme="minorHAnsi"/>
                    <w:color w:val="000000"/>
                    <w:sz w:val="16"/>
                    <w:szCs w:val="16"/>
                  </w:rPr>
                </w:rPrChange>
              </w:rPr>
              <w:t xml:space="preserve"> new </w:t>
            </w:r>
            <w:r w:rsidR="000D4927" w:rsidRPr="00B63041">
              <w:rPr>
                <w:rFonts w:asciiTheme="minorHAnsi" w:hAnsiTheme="minorHAnsi" w:cstheme="minorHAnsi"/>
                <w:color w:val="000000"/>
                <w:sz w:val="20"/>
                <w:szCs w:val="20"/>
                <w:rPrChange w:id="2647" w:author="Alhabibi, Haider@Energy" w:date="2023-08-14T16:52:00Z">
                  <w:rPr>
                    <w:rFonts w:asciiTheme="minorHAnsi" w:hAnsiTheme="minorHAnsi" w:cstheme="minorHAnsi"/>
                    <w:color w:val="000000"/>
                    <w:sz w:val="16"/>
                    <w:szCs w:val="16"/>
                  </w:rPr>
                </w:rPrChange>
              </w:rPr>
              <w:t xml:space="preserve">ducted </w:t>
            </w:r>
            <w:r w:rsidRPr="00B63041">
              <w:rPr>
                <w:rFonts w:asciiTheme="minorHAnsi" w:hAnsiTheme="minorHAnsi" w:cstheme="minorHAnsi"/>
                <w:color w:val="000000"/>
                <w:sz w:val="20"/>
                <w:szCs w:val="20"/>
                <w:rPrChange w:id="2648" w:author="Alhabibi, Haider@Energy" w:date="2023-08-14T16:52:00Z">
                  <w:rPr>
                    <w:rFonts w:asciiTheme="minorHAnsi" w:hAnsiTheme="minorHAnsi" w:cstheme="minorHAnsi"/>
                    <w:color w:val="000000"/>
                    <w:sz w:val="16"/>
                    <w:szCs w:val="16"/>
                  </w:rPr>
                </w:rPrChange>
              </w:rPr>
              <w:t xml:space="preserve">hydronic </w:t>
            </w:r>
            <w:r w:rsidR="000D4927" w:rsidRPr="00B63041">
              <w:rPr>
                <w:rFonts w:asciiTheme="minorHAnsi" w:hAnsiTheme="minorHAnsi" w:cstheme="minorHAnsi"/>
                <w:color w:val="000000"/>
                <w:sz w:val="20"/>
                <w:szCs w:val="20"/>
                <w:rPrChange w:id="2649" w:author="Alhabibi, Haider@Energy" w:date="2023-08-14T16:52:00Z">
                  <w:rPr>
                    <w:rFonts w:asciiTheme="minorHAnsi" w:hAnsiTheme="minorHAnsi" w:cstheme="minorHAnsi"/>
                    <w:color w:val="000000"/>
                    <w:sz w:val="16"/>
                    <w:szCs w:val="16"/>
                  </w:rPr>
                </w:rPrChange>
              </w:rPr>
              <w:t xml:space="preserve">fan coil unit </w:t>
            </w:r>
            <w:r w:rsidRPr="00B63041">
              <w:rPr>
                <w:rFonts w:asciiTheme="minorHAnsi" w:hAnsiTheme="minorHAnsi" w:cstheme="minorHAnsi"/>
                <w:color w:val="000000"/>
                <w:sz w:val="20"/>
                <w:szCs w:val="20"/>
                <w:rPrChange w:id="2650" w:author="Alhabibi, Haider@Energy" w:date="2023-08-14T16:52:00Z">
                  <w:rPr>
                    <w:rFonts w:asciiTheme="minorHAnsi" w:hAnsiTheme="minorHAnsi" w:cstheme="minorHAnsi"/>
                    <w:color w:val="000000"/>
                    <w:sz w:val="16"/>
                    <w:szCs w:val="16"/>
                  </w:rPr>
                </w:rPrChange>
              </w:rPr>
              <w:t>or furnace</w:t>
            </w:r>
          </w:p>
        </w:tc>
      </w:tr>
      <w:tr w:rsidR="009571AB" w:rsidRPr="00EB4E7D" w14:paraId="0B73A7D4"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CA"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651"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652" w:author="Alhabibi, Haider@Energy" w:date="2023-08-14T16:52:00Z">
                  <w:rPr>
                    <w:rFonts w:ascii="Calibri" w:hAnsi="Calibri" w:cs="Calibri"/>
                    <w:b/>
                    <w:bCs/>
                    <w:color w:val="000000"/>
                    <w:sz w:val="16"/>
                    <w:szCs w:val="16"/>
                  </w:rPr>
                </w:rPrChange>
              </w:rPr>
              <w:t>d</w:t>
            </w:r>
          </w:p>
        </w:tc>
        <w:tc>
          <w:tcPr>
            <w:tcW w:w="1464" w:type="dxa"/>
            <w:tcBorders>
              <w:top w:val="single" w:sz="6" w:space="0" w:color="auto"/>
              <w:left w:val="single" w:sz="6" w:space="0" w:color="auto"/>
              <w:bottom w:val="single" w:sz="6" w:space="0" w:color="auto"/>
              <w:right w:val="single" w:sz="6" w:space="0" w:color="auto"/>
            </w:tcBorders>
            <w:vAlign w:val="center"/>
          </w:tcPr>
          <w:p w14:paraId="0B73A7C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5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54"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5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56"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5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58"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5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60"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C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6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62"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6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64"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1"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6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66"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2"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67"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668"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D3"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69"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670"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671" w:author="Alhabibi, Haider@Energy" w:date="2023-08-14T16:52:00Z">
                  <w:rPr>
                    <w:rFonts w:asciiTheme="minorHAnsi" w:hAnsiTheme="minorHAnsi" w:cstheme="minorHAnsi"/>
                    <w:color w:val="000000"/>
                    <w:sz w:val="16"/>
                    <w:szCs w:val="16"/>
                  </w:rPr>
                </w:rPrChange>
              </w:rPr>
              <w:t xml:space="preserve"> new furnace + duct alteration</w:t>
            </w:r>
          </w:p>
        </w:tc>
      </w:tr>
      <w:tr w:rsidR="009571AB" w:rsidRPr="00EB4E7D" w14:paraId="0B73A7DF"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D5"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672"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673" w:author="Alhabibi, Haider@Energy" w:date="2023-08-14T16:52:00Z">
                  <w:rPr>
                    <w:rFonts w:ascii="Calibri" w:hAnsi="Calibri" w:cs="Calibri"/>
                    <w:b/>
                    <w:bCs/>
                    <w:color w:val="000000"/>
                    <w:sz w:val="16"/>
                    <w:szCs w:val="16"/>
                  </w:rPr>
                </w:rPrChange>
              </w:rPr>
              <w:t>e</w:t>
            </w:r>
          </w:p>
        </w:tc>
        <w:tc>
          <w:tcPr>
            <w:tcW w:w="1464" w:type="dxa"/>
            <w:tcBorders>
              <w:top w:val="single" w:sz="6" w:space="0" w:color="auto"/>
              <w:left w:val="single" w:sz="6" w:space="0" w:color="auto"/>
              <w:bottom w:val="single" w:sz="6" w:space="0" w:color="auto"/>
              <w:right w:val="single" w:sz="6" w:space="0" w:color="auto"/>
            </w:tcBorders>
            <w:vAlign w:val="center"/>
          </w:tcPr>
          <w:p w14:paraId="0B73A7D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7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75"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D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7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77"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D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7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79"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8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81"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D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8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83"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8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85"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C"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8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87"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D"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8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89" w:author="Alhabibi, Haider@Energy" w:date="2023-08-14T16:52:00Z">
                  <w:rPr>
                    <w:rFonts w:asciiTheme="minorHAnsi" w:hAnsiTheme="minorHAnsi" w:cstheme="minorHAnsi"/>
                    <w:color w:val="000000"/>
                    <w:sz w:val="16"/>
                    <w:szCs w:val="16"/>
                  </w:rPr>
                </w:rPrChange>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DE"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690"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691"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692" w:author="Alhabibi, Haider@Energy" w:date="2023-08-14T16:52:00Z">
                  <w:rPr>
                    <w:rFonts w:asciiTheme="minorHAnsi" w:hAnsiTheme="minorHAnsi" w:cstheme="minorHAnsi"/>
                    <w:color w:val="000000"/>
                    <w:sz w:val="16"/>
                    <w:szCs w:val="16"/>
                  </w:rPr>
                </w:rPrChange>
              </w:rPr>
              <w:t xml:space="preserve"> alteration to a refrigerant containing component - split system</w:t>
            </w:r>
          </w:p>
        </w:tc>
      </w:tr>
      <w:tr w:rsidR="009571AB" w:rsidRPr="00EB4E7D" w14:paraId="0B73A7EA"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0"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693"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694" w:author="Alhabibi, Haider@Energy" w:date="2023-08-14T16:52:00Z">
                  <w:rPr>
                    <w:rFonts w:ascii="Calibri" w:hAnsi="Calibri" w:cs="Calibri"/>
                    <w:b/>
                    <w:bCs/>
                    <w:color w:val="000000"/>
                    <w:sz w:val="16"/>
                    <w:szCs w:val="16"/>
                  </w:rPr>
                </w:rPrChange>
              </w:rPr>
              <w:t>f</w:t>
            </w:r>
          </w:p>
        </w:tc>
        <w:tc>
          <w:tcPr>
            <w:tcW w:w="1464" w:type="dxa"/>
            <w:tcBorders>
              <w:top w:val="single" w:sz="6" w:space="0" w:color="auto"/>
              <w:left w:val="single" w:sz="6" w:space="0" w:color="auto"/>
              <w:bottom w:val="single" w:sz="6" w:space="0" w:color="auto"/>
              <w:right w:val="single" w:sz="6" w:space="0" w:color="auto"/>
            </w:tcBorders>
            <w:vAlign w:val="center"/>
          </w:tcPr>
          <w:p w14:paraId="0B73A7E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9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96"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9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698"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69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00"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0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02"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E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0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04"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E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0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06"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E7"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0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08"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E8"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0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10"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711"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E9"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12"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713"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714" w:author="Alhabibi, Haider@Energy" w:date="2023-08-14T16:52:00Z">
                  <w:rPr>
                    <w:rFonts w:asciiTheme="minorHAnsi" w:hAnsiTheme="minorHAnsi" w:cstheme="minorHAnsi"/>
                    <w:color w:val="000000"/>
                    <w:sz w:val="16"/>
                    <w:szCs w:val="16"/>
                  </w:rPr>
                </w:rPrChange>
              </w:rPr>
              <w:t xml:space="preserve"> changeout refrigerant containing components</w:t>
            </w:r>
          </w:p>
        </w:tc>
      </w:tr>
      <w:tr w:rsidR="009571AB" w:rsidRPr="00EB4E7D" w14:paraId="0B73A7F5"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B"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715"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716" w:author="Alhabibi, Haider@Energy" w:date="2023-08-14T16:52:00Z">
                  <w:rPr>
                    <w:rFonts w:ascii="Calibri" w:hAnsi="Calibri" w:cs="Calibri"/>
                    <w:b/>
                    <w:bCs/>
                    <w:color w:val="000000"/>
                    <w:sz w:val="16"/>
                    <w:szCs w:val="16"/>
                  </w:rPr>
                </w:rPrChange>
              </w:rPr>
              <w:t>g</w:t>
            </w:r>
          </w:p>
        </w:tc>
        <w:tc>
          <w:tcPr>
            <w:tcW w:w="1464" w:type="dxa"/>
            <w:tcBorders>
              <w:top w:val="single" w:sz="6" w:space="0" w:color="auto"/>
              <w:left w:val="single" w:sz="6" w:space="0" w:color="auto"/>
              <w:bottom w:val="single" w:sz="6" w:space="0" w:color="auto"/>
              <w:right w:val="single" w:sz="6" w:space="0" w:color="auto"/>
            </w:tcBorders>
            <w:vAlign w:val="center"/>
          </w:tcPr>
          <w:p w14:paraId="0B73A7E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1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18"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1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20"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2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2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2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24"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2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26"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2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28"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2"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2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30"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3"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3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32"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733"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4" w14:textId="35EF9A36" w:rsidR="00A67A18" w:rsidRPr="00B63041" w:rsidRDefault="00A67A18" w:rsidP="00A67A18">
            <w:pPr>
              <w:autoSpaceDE w:val="0"/>
              <w:autoSpaceDN w:val="0"/>
              <w:adjustRightInd w:val="0"/>
              <w:rPr>
                <w:rFonts w:asciiTheme="minorHAnsi" w:hAnsiTheme="minorHAnsi" w:cstheme="minorHAnsi"/>
                <w:color w:val="000000"/>
                <w:sz w:val="20"/>
                <w:szCs w:val="20"/>
                <w:rPrChange w:id="2734"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735"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736" w:author="Alhabibi, Haider@Energy" w:date="2023-08-14T16:52:00Z">
                  <w:rPr>
                    <w:rFonts w:asciiTheme="minorHAnsi" w:hAnsiTheme="minorHAnsi" w:cstheme="minorHAnsi"/>
                    <w:color w:val="000000"/>
                    <w:sz w:val="16"/>
                    <w:szCs w:val="16"/>
                  </w:rPr>
                </w:rPrChange>
              </w:rPr>
              <w:t xml:space="preserve"> changeout refrigerant containing comp</w:t>
            </w:r>
            <w:r w:rsidR="002C0B08" w:rsidRPr="00B63041">
              <w:rPr>
                <w:rFonts w:asciiTheme="minorHAnsi" w:hAnsiTheme="minorHAnsi" w:cstheme="minorHAnsi"/>
                <w:color w:val="000000"/>
                <w:sz w:val="20"/>
                <w:szCs w:val="20"/>
                <w:rPrChange w:id="2737" w:author="Alhabibi, Haider@Energy" w:date="2023-08-14T16:52:00Z">
                  <w:rPr>
                    <w:rFonts w:asciiTheme="minorHAnsi" w:hAnsiTheme="minorHAnsi" w:cstheme="minorHAnsi"/>
                    <w:color w:val="000000"/>
                    <w:sz w:val="16"/>
                    <w:szCs w:val="16"/>
                  </w:rPr>
                </w:rPrChange>
              </w:rPr>
              <w:t>o</w:t>
            </w:r>
            <w:r w:rsidRPr="00B63041">
              <w:rPr>
                <w:rFonts w:asciiTheme="minorHAnsi" w:hAnsiTheme="minorHAnsi" w:cstheme="minorHAnsi"/>
                <w:color w:val="000000"/>
                <w:sz w:val="20"/>
                <w:szCs w:val="20"/>
                <w:rPrChange w:id="2738" w:author="Alhabibi, Haider@Energy" w:date="2023-08-14T16:52:00Z">
                  <w:rPr>
                    <w:rFonts w:asciiTheme="minorHAnsi" w:hAnsiTheme="minorHAnsi" w:cstheme="minorHAnsi"/>
                    <w:color w:val="000000"/>
                    <w:sz w:val="16"/>
                    <w:szCs w:val="16"/>
                  </w:rPr>
                </w:rPrChange>
              </w:rPr>
              <w:t>nent + altered ducts</w:t>
            </w:r>
          </w:p>
        </w:tc>
      </w:tr>
      <w:tr w:rsidR="009571AB" w:rsidRPr="00EB4E7D" w14:paraId="0B73A800"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F6"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739"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740" w:author="Alhabibi, Haider@Energy" w:date="2023-08-14T16:52:00Z">
                  <w:rPr>
                    <w:rFonts w:ascii="Calibri" w:hAnsi="Calibri" w:cs="Calibri"/>
                    <w:b/>
                    <w:bCs/>
                    <w:color w:val="000000"/>
                    <w:sz w:val="16"/>
                    <w:szCs w:val="16"/>
                  </w:rPr>
                </w:rPrChange>
              </w:rPr>
              <w:t>h</w:t>
            </w:r>
          </w:p>
        </w:tc>
        <w:tc>
          <w:tcPr>
            <w:tcW w:w="1464" w:type="dxa"/>
            <w:tcBorders>
              <w:top w:val="single" w:sz="6" w:space="0" w:color="auto"/>
              <w:left w:val="single" w:sz="6" w:space="0" w:color="auto"/>
              <w:bottom w:val="single" w:sz="6" w:space="0" w:color="auto"/>
              <w:right w:val="single" w:sz="6" w:space="0" w:color="auto"/>
            </w:tcBorders>
            <w:vAlign w:val="center"/>
          </w:tcPr>
          <w:p w14:paraId="0B73A7F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4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4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F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4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44"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4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46"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4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48"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4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50"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5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52"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D"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5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54" w:author="Alhabibi, Haider@Energy" w:date="2023-08-14T16:52:00Z">
                  <w:rPr>
                    <w:rFonts w:asciiTheme="minorHAnsi" w:hAnsiTheme="minorHAnsi" w:cstheme="minorHAnsi"/>
                    <w:color w:val="000000"/>
                    <w:sz w:val="16"/>
                    <w:szCs w:val="16"/>
                  </w:rPr>
                </w:rPrChange>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E"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5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56"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757"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F"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58"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759"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760" w:author="Alhabibi, Haider@Energy" w:date="2023-08-14T16:52:00Z">
                  <w:rPr>
                    <w:rFonts w:asciiTheme="minorHAnsi" w:hAnsiTheme="minorHAnsi" w:cstheme="minorHAnsi"/>
                    <w:color w:val="000000"/>
                    <w:sz w:val="16"/>
                    <w:szCs w:val="16"/>
                  </w:rPr>
                </w:rPrChange>
              </w:rPr>
              <w:t xml:space="preserve"> alteration to refrigerant containing component + altered ducts   </w:t>
            </w:r>
          </w:p>
        </w:tc>
      </w:tr>
      <w:tr w:rsidR="009571AB" w:rsidRPr="00EB4E7D" w14:paraId="0B73A80B"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1"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761" w:author="Alhabibi, Haider@Energy" w:date="2023-08-14T16:52:00Z">
                  <w:rPr>
                    <w:rFonts w:ascii="Calibri" w:hAnsi="Calibri" w:cs="Calibri"/>
                    <w:b/>
                    <w:bCs/>
                    <w:color w:val="000000"/>
                    <w:sz w:val="16"/>
                    <w:szCs w:val="16"/>
                  </w:rPr>
                </w:rPrChange>
              </w:rPr>
            </w:pPr>
            <w:proofErr w:type="spellStart"/>
            <w:r w:rsidRPr="00B63041">
              <w:rPr>
                <w:rFonts w:asciiTheme="minorHAnsi" w:hAnsiTheme="minorHAnsi" w:cstheme="minorHAnsi"/>
                <w:b/>
                <w:bCs/>
                <w:color w:val="000000"/>
                <w:sz w:val="20"/>
                <w:szCs w:val="20"/>
                <w:rPrChange w:id="2762" w:author="Alhabibi, Haider@Energy" w:date="2023-08-14T16:52:00Z">
                  <w:rPr>
                    <w:rFonts w:ascii="Calibri" w:hAnsi="Calibri" w:cs="Calibri"/>
                    <w:b/>
                    <w:bCs/>
                    <w:color w:val="000000"/>
                    <w:sz w:val="16"/>
                    <w:szCs w:val="16"/>
                  </w:rPr>
                </w:rPrChange>
              </w:rPr>
              <w:lastRenderedPageBreak/>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0B73A80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6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64"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6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66"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6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68"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0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6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70"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0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7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7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7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74"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08"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7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76" w:author="Alhabibi, Haider@Energy" w:date="2023-08-14T16:52:00Z">
                  <w:rPr>
                    <w:rFonts w:asciiTheme="minorHAnsi" w:hAnsiTheme="minorHAnsi" w:cstheme="minorHAnsi"/>
                    <w:color w:val="000000"/>
                    <w:sz w:val="16"/>
                    <w:szCs w:val="16"/>
                  </w:rPr>
                </w:rPrChange>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09"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77"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778"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779"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2780"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0A"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81"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782"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783" w:author="Alhabibi, Haider@Energy" w:date="2023-08-14T16:52:00Z">
                  <w:rPr>
                    <w:rFonts w:asciiTheme="minorHAnsi" w:hAnsiTheme="minorHAnsi" w:cstheme="minorHAnsi"/>
                    <w:color w:val="000000"/>
                    <w:sz w:val="16"/>
                    <w:szCs w:val="16"/>
                  </w:rPr>
                </w:rPrChange>
              </w:rPr>
              <w:t xml:space="preserve"> new duct system without equipment changeout</w:t>
            </w:r>
          </w:p>
        </w:tc>
      </w:tr>
      <w:tr w:rsidR="009571AB" w:rsidRPr="00EB4E7D" w14:paraId="0B73A816"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C"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784"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785" w:author="Alhabibi, Haider@Energy" w:date="2023-08-14T16:52:00Z">
                  <w:rPr>
                    <w:rFonts w:ascii="Calibri" w:hAnsi="Calibri" w:cs="Calibri"/>
                    <w:b/>
                    <w:bCs/>
                    <w:color w:val="000000"/>
                    <w:sz w:val="16"/>
                    <w:szCs w:val="16"/>
                  </w:rPr>
                </w:rPrChange>
              </w:rPr>
              <w:t>j</w:t>
            </w:r>
          </w:p>
        </w:tc>
        <w:tc>
          <w:tcPr>
            <w:tcW w:w="1464" w:type="dxa"/>
            <w:tcBorders>
              <w:top w:val="single" w:sz="6" w:space="0" w:color="auto"/>
              <w:left w:val="single" w:sz="6" w:space="0" w:color="auto"/>
              <w:bottom w:val="single" w:sz="6" w:space="0" w:color="auto"/>
              <w:right w:val="single" w:sz="6" w:space="0" w:color="auto"/>
            </w:tcBorders>
            <w:vAlign w:val="center"/>
          </w:tcPr>
          <w:p w14:paraId="0B73A80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8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87"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8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89"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9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91"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9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93"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9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95"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79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97"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3"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79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799" w:author="Alhabibi, Haider@Energy" w:date="2023-08-14T16:52:00Z">
                  <w:rPr>
                    <w:rFonts w:asciiTheme="minorHAnsi" w:hAnsiTheme="minorHAnsi" w:cstheme="minorHAnsi"/>
                    <w:color w:val="000000"/>
                    <w:sz w:val="16"/>
                    <w:szCs w:val="16"/>
                  </w:rPr>
                </w:rPrChange>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4"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00"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801"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802"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2803"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15"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04"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805"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806" w:author="Alhabibi, Haider@Energy" w:date="2023-08-14T16:52:00Z">
                  <w:rPr>
                    <w:rFonts w:asciiTheme="minorHAnsi" w:hAnsiTheme="minorHAnsi" w:cstheme="minorHAnsi"/>
                    <w:color w:val="000000"/>
                    <w:sz w:val="16"/>
                    <w:szCs w:val="16"/>
                  </w:rPr>
                </w:rPrChange>
              </w:rPr>
              <w:t xml:space="preserve"> new furnace + new duct system</w:t>
            </w:r>
          </w:p>
        </w:tc>
      </w:tr>
      <w:tr w:rsidR="009571AB" w:rsidRPr="00EB4E7D" w14:paraId="0B73A821"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17"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807"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808" w:author="Alhabibi, Haider@Energy" w:date="2023-08-14T16:52:00Z">
                  <w:rPr>
                    <w:rFonts w:ascii="Calibri" w:hAnsi="Calibri" w:cs="Calibri"/>
                    <w:b/>
                    <w:bCs/>
                    <w:color w:val="000000"/>
                    <w:sz w:val="16"/>
                    <w:szCs w:val="16"/>
                  </w:rPr>
                </w:rPrChange>
              </w:rPr>
              <w:t>k</w:t>
            </w:r>
          </w:p>
        </w:tc>
        <w:tc>
          <w:tcPr>
            <w:tcW w:w="1464" w:type="dxa"/>
            <w:tcBorders>
              <w:top w:val="single" w:sz="6" w:space="0" w:color="auto"/>
              <w:left w:val="single" w:sz="6" w:space="0" w:color="auto"/>
              <w:bottom w:val="single" w:sz="6" w:space="0" w:color="auto"/>
              <w:right w:val="single" w:sz="6" w:space="0" w:color="auto"/>
            </w:tcBorders>
            <w:vAlign w:val="center"/>
          </w:tcPr>
          <w:p w14:paraId="0B73A81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0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10"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1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12"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1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14"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1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1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16"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1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18"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1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20"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E"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2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22" w:author="Alhabibi, Haider@Energy" w:date="2023-08-14T16:52:00Z">
                  <w:rPr>
                    <w:rFonts w:asciiTheme="minorHAnsi" w:hAnsiTheme="minorHAnsi" w:cstheme="minorHAnsi"/>
                    <w:color w:val="000000"/>
                    <w:sz w:val="16"/>
                    <w:szCs w:val="16"/>
                  </w:rPr>
                </w:rPrChange>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F"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2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24"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825"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826"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2827"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0"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28"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829"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830" w:author="Alhabibi, Haider@Energy" w:date="2023-08-14T16:52:00Z">
                  <w:rPr>
                    <w:rFonts w:asciiTheme="minorHAnsi" w:hAnsiTheme="minorHAnsi" w:cstheme="minorHAnsi"/>
                    <w:color w:val="000000"/>
                    <w:sz w:val="16"/>
                    <w:szCs w:val="16"/>
                  </w:rPr>
                </w:rPrChange>
              </w:rPr>
              <w:t xml:space="preserve"> alteration to a refrigerant containing component + new duct system</w:t>
            </w:r>
          </w:p>
        </w:tc>
      </w:tr>
      <w:tr w:rsidR="009571AB" w:rsidRPr="00EB4E7D" w14:paraId="0B73A82C"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22"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831"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832" w:author="Alhabibi, Haider@Energy" w:date="2023-08-14T16:52:00Z">
                  <w:rPr>
                    <w:rFonts w:ascii="Calibri" w:hAnsi="Calibri" w:cs="Calibri"/>
                    <w:b/>
                    <w:bCs/>
                    <w:color w:val="000000"/>
                    <w:sz w:val="16"/>
                    <w:szCs w:val="16"/>
                  </w:rPr>
                </w:rPrChange>
              </w:rPr>
              <w:t>l</w:t>
            </w:r>
          </w:p>
        </w:tc>
        <w:tc>
          <w:tcPr>
            <w:tcW w:w="1464" w:type="dxa"/>
            <w:tcBorders>
              <w:top w:val="single" w:sz="6" w:space="0" w:color="auto"/>
              <w:left w:val="single" w:sz="6" w:space="0" w:color="auto"/>
              <w:bottom w:val="single" w:sz="6" w:space="0" w:color="auto"/>
              <w:right w:val="single" w:sz="6" w:space="0" w:color="auto"/>
            </w:tcBorders>
            <w:vAlign w:val="center"/>
          </w:tcPr>
          <w:p w14:paraId="0B73A82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3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34"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3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36"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3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38"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3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40"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4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4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4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44"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29"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4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46" w:author="Alhabibi, Haider@Energy" w:date="2023-08-14T16:52:00Z">
                  <w:rPr>
                    <w:rFonts w:asciiTheme="minorHAnsi" w:hAnsiTheme="minorHAnsi" w:cstheme="minorHAnsi"/>
                    <w:color w:val="000000"/>
                    <w:sz w:val="16"/>
                    <w:szCs w:val="16"/>
                  </w:rPr>
                </w:rPrChange>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2A"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4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48"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849"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850"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2851"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B" w14:textId="41CCE357" w:rsidR="00A67A18" w:rsidRPr="00B63041" w:rsidRDefault="00A67A18" w:rsidP="00A67A18">
            <w:pPr>
              <w:autoSpaceDE w:val="0"/>
              <w:autoSpaceDN w:val="0"/>
              <w:adjustRightInd w:val="0"/>
              <w:rPr>
                <w:rFonts w:asciiTheme="minorHAnsi" w:hAnsiTheme="minorHAnsi" w:cstheme="minorHAnsi"/>
                <w:color w:val="000000"/>
                <w:sz w:val="20"/>
                <w:szCs w:val="20"/>
                <w:rPrChange w:id="2852"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853"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854" w:author="Alhabibi, Haider@Energy" w:date="2023-08-14T16:52:00Z">
                  <w:rPr>
                    <w:rFonts w:asciiTheme="minorHAnsi" w:hAnsiTheme="minorHAnsi" w:cstheme="minorHAnsi"/>
                    <w:color w:val="000000"/>
                    <w:sz w:val="16"/>
                    <w:szCs w:val="16"/>
                  </w:rPr>
                </w:rPrChange>
              </w:rPr>
              <w:t xml:space="preserve"> changeout refrigerant containing component + new duct system</w:t>
            </w:r>
          </w:p>
        </w:tc>
      </w:tr>
      <w:tr w:rsidR="009571AB" w:rsidRPr="00EB4E7D" w14:paraId="0B73A837"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2D"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855"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856" w:author="Alhabibi, Haider@Energy" w:date="2023-08-14T16:52:00Z">
                  <w:rPr>
                    <w:rFonts w:ascii="Calibri" w:hAnsi="Calibri" w:cs="Calibri"/>
                    <w:b/>
                    <w:bCs/>
                    <w:color w:val="000000"/>
                    <w:sz w:val="16"/>
                    <w:szCs w:val="16"/>
                  </w:rPr>
                </w:rPrChange>
              </w:rPr>
              <w:t>m</w:t>
            </w:r>
          </w:p>
        </w:tc>
        <w:tc>
          <w:tcPr>
            <w:tcW w:w="1464" w:type="dxa"/>
            <w:tcBorders>
              <w:top w:val="single" w:sz="6" w:space="0" w:color="auto"/>
              <w:left w:val="single" w:sz="6" w:space="0" w:color="auto"/>
              <w:bottom w:val="single" w:sz="6" w:space="0" w:color="auto"/>
              <w:right w:val="single" w:sz="6" w:space="0" w:color="auto"/>
            </w:tcBorders>
            <w:vAlign w:val="center"/>
          </w:tcPr>
          <w:p w14:paraId="0B73A82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5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58"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2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5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60"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6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6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6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64"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6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66"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6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68" w:author="Alhabibi, Haider@Energy" w:date="2023-08-14T16:52:00Z">
                  <w:rPr>
                    <w:rFonts w:asciiTheme="minorHAnsi" w:hAnsiTheme="minorHAnsi" w:cstheme="minorHAnsi"/>
                    <w:color w:val="000000"/>
                    <w:sz w:val="16"/>
                    <w:szCs w:val="16"/>
                  </w:rPr>
                </w:rPrChange>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4"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6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70" w:author="Alhabibi, Haider@Energy" w:date="2023-08-14T16:52:00Z">
                  <w:rPr>
                    <w:rFonts w:asciiTheme="minorHAnsi" w:hAnsiTheme="minorHAnsi" w:cstheme="minorHAnsi"/>
                    <w:color w:val="000000"/>
                    <w:sz w:val="16"/>
                    <w:szCs w:val="16"/>
                  </w:rPr>
                </w:rPrChange>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35"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7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72" w:author="Alhabibi, Haider@Energy" w:date="2023-08-14T16:52:00Z">
                  <w:rPr>
                    <w:rFonts w:asciiTheme="minorHAnsi" w:hAnsiTheme="minorHAnsi" w:cstheme="minorHAnsi"/>
                    <w:color w:val="000000"/>
                    <w:sz w:val="16"/>
                    <w:szCs w:val="16"/>
                  </w:rPr>
                </w:rPrChange>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36" w14:textId="48E5BB55" w:rsidR="00A67A18" w:rsidRPr="00B63041" w:rsidRDefault="00A67A18" w:rsidP="00A67A18">
            <w:pPr>
              <w:autoSpaceDE w:val="0"/>
              <w:autoSpaceDN w:val="0"/>
              <w:adjustRightInd w:val="0"/>
              <w:rPr>
                <w:rFonts w:asciiTheme="minorHAnsi" w:hAnsiTheme="minorHAnsi" w:cstheme="minorHAnsi"/>
                <w:color w:val="000000"/>
                <w:sz w:val="20"/>
                <w:szCs w:val="20"/>
                <w:rPrChange w:id="2873"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874"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875" w:author="Alhabibi, Haider@Energy" w:date="2023-08-14T16:52:00Z">
                  <w:rPr>
                    <w:rFonts w:asciiTheme="minorHAnsi" w:hAnsiTheme="minorHAnsi" w:cstheme="minorHAnsi"/>
                    <w:color w:val="000000"/>
                    <w:sz w:val="16"/>
                    <w:szCs w:val="16"/>
                  </w:rPr>
                </w:rPrChange>
              </w:rPr>
              <w:t xml:space="preserve"> </w:t>
            </w:r>
            <w:r w:rsidR="000D4927" w:rsidRPr="00B63041">
              <w:rPr>
                <w:rFonts w:asciiTheme="minorHAnsi" w:hAnsiTheme="minorHAnsi" w:cstheme="minorHAnsi"/>
                <w:color w:val="000000"/>
                <w:sz w:val="20"/>
                <w:szCs w:val="20"/>
                <w:rPrChange w:id="2876" w:author="Alhabibi, Haider@Energy" w:date="2023-08-14T16:52:00Z">
                  <w:rPr>
                    <w:rFonts w:asciiTheme="minorHAnsi" w:hAnsiTheme="minorHAnsi" w:cstheme="minorHAnsi"/>
                    <w:color w:val="000000"/>
                    <w:sz w:val="16"/>
                    <w:szCs w:val="16"/>
                  </w:rPr>
                </w:rPrChange>
              </w:rPr>
              <w:t xml:space="preserve">entirely </w:t>
            </w:r>
            <w:r w:rsidRPr="00B63041">
              <w:rPr>
                <w:rFonts w:asciiTheme="minorHAnsi" w:hAnsiTheme="minorHAnsi" w:cstheme="minorHAnsi"/>
                <w:color w:val="000000"/>
                <w:sz w:val="20"/>
                <w:szCs w:val="20"/>
                <w:rPrChange w:id="2877" w:author="Alhabibi, Haider@Energy" w:date="2023-08-14T16:52:00Z">
                  <w:rPr>
                    <w:rFonts w:asciiTheme="minorHAnsi" w:hAnsiTheme="minorHAnsi" w:cstheme="minorHAnsi"/>
                    <w:color w:val="000000"/>
                    <w:sz w:val="16"/>
                    <w:szCs w:val="16"/>
                  </w:rPr>
                </w:rPrChange>
              </w:rPr>
              <w:t>new ductless hydronic heating system</w:t>
            </w:r>
            <w:r w:rsidR="000D4927" w:rsidRPr="00B63041">
              <w:rPr>
                <w:rFonts w:asciiTheme="minorHAnsi" w:hAnsiTheme="minorHAnsi" w:cstheme="minorHAnsi"/>
                <w:color w:val="000000"/>
                <w:sz w:val="20"/>
                <w:szCs w:val="20"/>
                <w:rPrChange w:id="2878" w:author="Alhabibi, Haider@Energy" w:date="2023-08-14T16:52:00Z">
                  <w:rPr>
                    <w:rFonts w:asciiTheme="minorHAnsi" w:hAnsiTheme="minorHAnsi" w:cstheme="minorHAnsi"/>
                    <w:color w:val="000000"/>
                    <w:sz w:val="16"/>
                    <w:szCs w:val="16"/>
                  </w:rPr>
                </w:rPrChange>
              </w:rPr>
              <w:t xml:space="preserve"> </w:t>
            </w:r>
            <w:r w:rsidR="000D4927" w:rsidRPr="00B63041">
              <w:rPr>
                <w:rFonts w:asciiTheme="minorHAnsi" w:hAnsiTheme="minorHAnsi" w:cstheme="minorHAnsi"/>
                <w:color w:val="000000"/>
                <w:sz w:val="20"/>
                <w:szCs w:val="20"/>
                <w:rPrChange w:id="2879" w:author="Alhabibi, Haider@Energy" w:date="2023-08-14T16:52:00Z">
                  <w:rPr>
                    <w:rFonts w:ascii="Calibri" w:hAnsi="Calibri" w:cs="Calibri"/>
                    <w:color w:val="000000"/>
                    <w:sz w:val="16"/>
                    <w:szCs w:val="16"/>
                  </w:rPr>
                </w:rPrChange>
              </w:rPr>
              <w:t>(boiler heating only); or new wall heater</w:t>
            </w:r>
          </w:p>
        </w:tc>
      </w:tr>
      <w:tr w:rsidR="009571AB" w:rsidRPr="00EB4E7D" w14:paraId="0B73A84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38"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880"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881" w:author="Alhabibi, Haider@Energy" w:date="2023-08-14T16:52:00Z">
                  <w:rPr>
                    <w:rFonts w:ascii="Calibri" w:hAnsi="Calibri" w:cs="Calibri"/>
                    <w:b/>
                    <w:bCs/>
                    <w:color w:val="000000"/>
                    <w:sz w:val="16"/>
                    <w:szCs w:val="16"/>
                  </w:rPr>
                </w:rPrChange>
              </w:rPr>
              <w:t>n</w:t>
            </w:r>
          </w:p>
        </w:tc>
        <w:tc>
          <w:tcPr>
            <w:tcW w:w="1464" w:type="dxa"/>
            <w:tcBorders>
              <w:top w:val="single" w:sz="6" w:space="0" w:color="auto"/>
              <w:left w:val="single" w:sz="6" w:space="0" w:color="auto"/>
              <w:bottom w:val="single" w:sz="6" w:space="0" w:color="auto"/>
              <w:right w:val="single" w:sz="6" w:space="0" w:color="auto"/>
            </w:tcBorders>
            <w:vAlign w:val="center"/>
          </w:tcPr>
          <w:p w14:paraId="0B73A83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8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83"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8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85"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3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8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87"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8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89"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9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91"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89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93" w:author="Alhabibi, Haider@Energy" w:date="2023-08-14T16:52:00Z">
                  <w:rPr>
                    <w:rFonts w:asciiTheme="minorHAnsi" w:hAnsiTheme="minorHAnsi" w:cstheme="minorHAnsi"/>
                    <w:color w:val="000000"/>
                    <w:sz w:val="16"/>
                    <w:szCs w:val="16"/>
                  </w:rPr>
                </w:rPrChange>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F"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9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95" w:author="Alhabibi, Haider@Energy" w:date="2023-08-14T16:52:00Z">
                  <w:rPr>
                    <w:rFonts w:asciiTheme="minorHAnsi" w:hAnsiTheme="minorHAnsi" w:cstheme="minorHAnsi"/>
                    <w:color w:val="000000"/>
                    <w:sz w:val="16"/>
                    <w:szCs w:val="16"/>
                  </w:rPr>
                </w:rPrChange>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0"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89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897" w:author="Alhabibi, Haider@Energy" w:date="2023-08-14T16:52:00Z">
                  <w:rPr>
                    <w:rFonts w:asciiTheme="minorHAnsi" w:hAnsiTheme="minorHAnsi" w:cstheme="minorHAnsi"/>
                    <w:color w:val="000000"/>
                    <w:sz w:val="16"/>
                    <w:szCs w:val="16"/>
                  </w:rPr>
                </w:rPrChange>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841" w14:textId="0594F147" w:rsidR="00A67A18" w:rsidRPr="00B63041" w:rsidRDefault="00A67A18" w:rsidP="00A67A18">
            <w:pPr>
              <w:autoSpaceDE w:val="0"/>
              <w:autoSpaceDN w:val="0"/>
              <w:adjustRightInd w:val="0"/>
              <w:rPr>
                <w:rFonts w:asciiTheme="minorHAnsi" w:hAnsiTheme="minorHAnsi" w:cstheme="minorHAnsi"/>
                <w:color w:val="000000"/>
                <w:sz w:val="20"/>
                <w:szCs w:val="20"/>
                <w:rPrChange w:id="2898"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899"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900" w:author="Alhabibi, Haider@Energy" w:date="2023-08-14T16:52:00Z">
                  <w:rPr>
                    <w:rFonts w:asciiTheme="minorHAnsi" w:hAnsiTheme="minorHAnsi" w:cstheme="minorHAnsi"/>
                    <w:color w:val="000000"/>
                    <w:sz w:val="16"/>
                    <w:szCs w:val="16"/>
                  </w:rPr>
                </w:rPrChange>
              </w:rPr>
              <w:t xml:space="preserve"> new mini-split (weigh-in); or new room pack</w:t>
            </w:r>
            <w:r w:rsidR="008A6B44" w:rsidRPr="00B63041">
              <w:rPr>
                <w:rFonts w:asciiTheme="minorHAnsi" w:hAnsiTheme="minorHAnsi" w:cstheme="minorHAnsi"/>
                <w:color w:val="000000"/>
                <w:sz w:val="20"/>
                <w:szCs w:val="20"/>
                <w:rPrChange w:id="2901" w:author="Alhabibi, Haider@Energy" w:date="2023-08-14T16:52:00Z">
                  <w:rPr>
                    <w:rFonts w:asciiTheme="minorHAnsi" w:hAnsiTheme="minorHAnsi" w:cstheme="minorHAnsi"/>
                    <w:color w:val="000000"/>
                    <w:sz w:val="16"/>
                    <w:szCs w:val="16"/>
                  </w:rPr>
                </w:rPrChange>
              </w:rPr>
              <w:t>a</w:t>
            </w:r>
            <w:r w:rsidRPr="00B63041">
              <w:rPr>
                <w:rFonts w:asciiTheme="minorHAnsi" w:hAnsiTheme="minorHAnsi" w:cstheme="minorHAnsi"/>
                <w:color w:val="000000"/>
                <w:sz w:val="20"/>
                <w:szCs w:val="20"/>
                <w:rPrChange w:id="2902" w:author="Alhabibi, Haider@Energy" w:date="2023-08-14T16:52:00Z">
                  <w:rPr>
                    <w:rFonts w:asciiTheme="minorHAnsi" w:hAnsiTheme="minorHAnsi" w:cstheme="minorHAnsi"/>
                    <w:color w:val="000000"/>
                    <w:sz w:val="16"/>
                    <w:szCs w:val="16"/>
                  </w:rPr>
                </w:rPrChange>
              </w:rPr>
              <w:t>ged AC (factory charged)</w:t>
            </w:r>
          </w:p>
        </w:tc>
      </w:tr>
      <w:tr w:rsidR="009571AB" w:rsidRPr="00EB4E7D" w14:paraId="0B73A84D"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43"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903"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904" w:author="Alhabibi, Haider@Energy" w:date="2023-08-14T16:52:00Z">
                  <w:rPr>
                    <w:rFonts w:ascii="Calibri" w:hAnsi="Calibri" w:cs="Calibri"/>
                    <w:b/>
                    <w:bCs/>
                    <w:color w:val="000000"/>
                    <w:sz w:val="16"/>
                    <w:szCs w:val="16"/>
                  </w:rPr>
                </w:rPrChange>
              </w:rPr>
              <w:t>o</w:t>
            </w:r>
          </w:p>
        </w:tc>
        <w:tc>
          <w:tcPr>
            <w:tcW w:w="1464" w:type="dxa"/>
            <w:tcBorders>
              <w:top w:val="single" w:sz="6" w:space="0" w:color="auto"/>
              <w:left w:val="single" w:sz="6" w:space="0" w:color="auto"/>
              <w:bottom w:val="single" w:sz="6" w:space="0" w:color="auto"/>
              <w:right w:val="single" w:sz="6" w:space="0" w:color="auto"/>
            </w:tcBorders>
            <w:vAlign w:val="center"/>
          </w:tcPr>
          <w:p w14:paraId="0B73A84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0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06"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0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08"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4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0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10"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1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12"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4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1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14"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1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16" w:author="Alhabibi, Haider@Energy" w:date="2023-08-14T16:52:00Z">
                  <w:rPr>
                    <w:rFonts w:asciiTheme="minorHAnsi" w:hAnsiTheme="minorHAnsi" w:cstheme="minorHAnsi"/>
                    <w:color w:val="000000"/>
                    <w:sz w:val="16"/>
                    <w:szCs w:val="16"/>
                  </w:rPr>
                </w:rPrChange>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4A"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1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18" w:author="Alhabibi, Haider@Energy" w:date="2023-08-14T16:52:00Z">
                  <w:rPr>
                    <w:rFonts w:asciiTheme="minorHAnsi" w:hAnsiTheme="minorHAnsi" w:cstheme="minorHAnsi"/>
                    <w:color w:val="000000"/>
                    <w:sz w:val="16"/>
                    <w:szCs w:val="16"/>
                  </w:rPr>
                </w:rPrChange>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B" w14:textId="3E941CD5" w:rsidR="00A67A18" w:rsidRPr="00B63041" w:rsidRDefault="00A67A18" w:rsidP="00025C78">
            <w:pPr>
              <w:autoSpaceDE w:val="0"/>
              <w:autoSpaceDN w:val="0"/>
              <w:adjustRightInd w:val="0"/>
              <w:rPr>
                <w:rFonts w:asciiTheme="minorHAnsi" w:hAnsiTheme="minorHAnsi" w:cstheme="minorHAnsi"/>
                <w:color w:val="000000"/>
                <w:sz w:val="20"/>
                <w:szCs w:val="20"/>
                <w:rPrChange w:id="2919"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920"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921" w:author="Alhabibi, Haider@Energy" w:date="2023-08-14T16:52:00Z">
                  <w:rPr>
                    <w:rFonts w:asciiTheme="minorHAnsi" w:hAnsiTheme="minorHAnsi" w:cstheme="minorHAnsi"/>
                    <w:color w:val="000000"/>
                    <w:sz w:val="16"/>
                    <w:szCs w:val="16"/>
                  </w:rPr>
                </w:rPrChange>
              </w:rPr>
              <w:t xml:space="preserve"> </w:t>
            </w:r>
          </w:p>
        </w:tc>
        <w:tc>
          <w:tcPr>
            <w:tcW w:w="2560" w:type="dxa"/>
            <w:tcBorders>
              <w:top w:val="single" w:sz="6" w:space="0" w:color="auto"/>
              <w:left w:val="single" w:sz="6" w:space="0" w:color="auto"/>
              <w:bottom w:val="single" w:sz="6" w:space="0" w:color="auto"/>
              <w:right w:val="single" w:sz="4" w:space="0" w:color="auto"/>
            </w:tcBorders>
            <w:vAlign w:val="center"/>
          </w:tcPr>
          <w:p w14:paraId="0B73A84C" w14:textId="7C762ADD" w:rsidR="00A67A18" w:rsidRPr="00B63041" w:rsidRDefault="00A67A18" w:rsidP="00A67A18">
            <w:pPr>
              <w:autoSpaceDE w:val="0"/>
              <w:autoSpaceDN w:val="0"/>
              <w:adjustRightInd w:val="0"/>
              <w:rPr>
                <w:rFonts w:asciiTheme="minorHAnsi" w:hAnsiTheme="minorHAnsi" w:cstheme="minorHAnsi"/>
                <w:color w:val="000000"/>
                <w:sz w:val="20"/>
                <w:szCs w:val="20"/>
                <w:rPrChange w:id="2922"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923"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924" w:author="Alhabibi, Haider@Energy" w:date="2023-08-14T16:52:00Z">
                  <w:rPr>
                    <w:rFonts w:asciiTheme="minorHAnsi" w:hAnsiTheme="minorHAnsi" w:cstheme="minorHAnsi"/>
                    <w:color w:val="000000"/>
                    <w:sz w:val="16"/>
                    <w:szCs w:val="16"/>
                  </w:rPr>
                </w:rPrChange>
              </w:rPr>
              <w:t xml:space="preserve"> new ducted hydronic heating system</w:t>
            </w:r>
            <w:r w:rsidR="00025C78" w:rsidRPr="00B63041">
              <w:rPr>
                <w:rFonts w:asciiTheme="minorHAnsi" w:hAnsiTheme="minorHAnsi" w:cstheme="minorHAnsi"/>
                <w:color w:val="000000"/>
                <w:sz w:val="20"/>
                <w:szCs w:val="20"/>
                <w:rPrChange w:id="2925" w:author="Alhabibi, Haider@Energy" w:date="2023-08-14T16:52:00Z">
                  <w:rPr>
                    <w:rFonts w:asciiTheme="minorHAnsi" w:hAnsiTheme="minorHAnsi" w:cstheme="minorHAnsi"/>
                    <w:color w:val="000000"/>
                    <w:sz w:val="16"/>
                    <w:szCs w:val="16"/>
                  </w:rPr>
                </w:rPrChange>
              </w:rPr>
              <w:t xml:space="preserve">, or other new </w:t>
            </w:r>
            <w:r w:rsidR="008A6B44" w:rsidRPr="00B63041">
              <w:rPr>
                <w:rFonts w:asciiTheme="minorHAnsi" w:hAnsiTheme="minorHAnsi" w:cstheme="minorHAnsi"/>
                <w:color w:val="000000"/>
                <w:sz w:val="20"/>
                <w:szCs w:val="20"/>
                <w:rPrChange w:id="2926" w:author="Alhabibi, Haider@Energy" w:date="2023-08-14T16:52:00Z">
                  <w:rPr>
                    <w:rFonts w:asciiTheme="minorHAnsi" w:hAnsiTheme="minorHAnsi" w:cstheme="minorHAnsi"/>
                    <w:color w:val="000000"/>
                    <w:sz w:val="16"/>
                    <w:szCs w:val="16"/>
                  </w:rPr>
                </w:rPrChange>
              </w:rPr>
              <w:t xml:space="preserve">ducted </w:t>
            </w:r>
            <w:r w:rsidR="00025C78" w:rsidRPr="00B63041">
              <w:rPr>
                <w:rFonts w:asciiTheme="minorHAnsi" w:hAnsiTheme="minorHAnsi" w:cstheme="minorHAnsi"/>
                <w:color w:val="000000"/>
                <w:sz w:val="20"/>
                <w:szCs w:val="20"/>
                <w:rPrChange w:id="2927" w:author="Alhabibi, Haider@Energy" w:date="2023-08-14T16:52:00Z">
                  <w:rPr>
                    <w:rFonts w:asciiTheme="minorHAnsi" w:hAnsiTheme="minorHAnsi" w:cstheme="minorHAnsi"/>
                    <w:color w:val="000000"/>
                    <w:sz w:val="16"/>
                    <w:szCs w:val="16"/>
                  </w:rPr>
                </w:rPrChange>
              </w:rPr>
              <w:t>heating-only system</w:t>
            </w:r>
            <w:r w:rsidR="00766A0C" w:rsidRPr="00B63041">
              <w:rPr>
                <w:rFonts w:asciiTheme="minorHAnsi" w:hAnsiTheme="minorHAnsi" w:cstheme="minorHAnsi"/>
                <w:color w:val="000000"/>
                <w:sz w:val="20"/>
                <w:szCs w:val="20"/>
                <w:rPrChange w:id="2928" w:author="Alhabibi, Haider@Energy" w:date="2023-08-14T16:52:00Z">
                  <w:rPr>
                    <w:rFonts w:asciiTheme="minorHAnsi" w:hAnsiTheme="minorHAnsi" w:cstheme="minorHAnsi"/>
                    <w:color w:val="000000"/>
                    <w:sz w:val="16"/>
                    <w:szCs w:val="16"/>
                  </w:rPr>
                </w:rPrChange>
              </w:rPr>
              <w:t xml:space="preserve"> </w:t>
            </w:r>
          </w:p>
        </w:tc>
      </w:tr>
      <w:tr w:rsidR="009571AB" w:rsidRPr="00EB4E7D" w14:paraId="0B73A858"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4E"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929"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930" w:author="Alhabibi, Haider@Energy" w:date="2023-08-14T16:52:00Z">
                  <w:rPr>
                    <w:rFonts w:ascii="Calibri" w:hAnsi="Calibri" w:cs="Calibri"/>
                    <w:b/>
                    <w:bCs/>
                    <w:color w:val="000000"/>
                    <w:sz w:val="16"/>
                    <w:szCs w:val="16"/>
                  </w:rPr>
                </w:rPrChange>
              </w:rPr>
              <w:t>p</w:t>
            </w:r>
          </w:p>
        </w:tc>
        <w:tc>
          <w:tcPr>
            <w:tcW w:w="1464" w:type="dxa"/>
            <w:tcBorders>
              <w:top w:val="single" w:sz="6" w:space="0" w:color="auto"/>
              <w:left w:val="single" w:sz="6" w:space="0" w:color="auto"/>
              <w:bottom w:val="single" w:sz="6" w:space="0" w:color="auto"/>
              <w:right w:val="single" w:sz="6" w:space="0" w:color="auto"/>
            </w:tcBorders>
            <w:vAlign w:val="center"/>
          </w:tcPr>
          <w:p w14:paraId="0B73A84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3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32"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3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34"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3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36"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3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38"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3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40"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4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42" w:author="Alhabibi, Haider@Energy" w:date="2023-08-14T16:52:00Z">
                  <w:rPr>
                    <w:rFonts w:asciiTheme="minorHAnsi" w:hAnsiTheme="minorHAnsi" w:cstheme="minorHAnsi"/>
                    <w:color w:val="000000"/>
                    <w:sz w:val="16"/>
                    <w:szCs w:val="16"/>
                  </w:rPr>
                </w:rPrChange>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55"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4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44" w:author="Alhabibi, Haider@Energy" w:date="2023-08-14T16:52:00Z">
                  <w:rPr>
                    <w:rFonts w:asciiTheme="minorHAnsi" w:hAnsiTheme="minorHAnsi" w:cstheme="minorHAnsi"/>
                    <w:color w:val="000000"/>
                    <w:sz w:val="16"/>
                    <w:szCs w:val="16"/>
                  </w:rPr>
                </w:rPrChange>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56"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4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46"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2947"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2948"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2949"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57"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50"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951"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952" w:author="Alhabibi, Haider@Energy" w:date="2023-08-14T16:52:00Z">
                  <w:rPr>
                    <w:rFonts w:asciiTheme="minorHAnsi" w:hAnsiTheme="minorHAnsi" w:cstheme="minorHAnsi"/>
                    <w:color w:val="000000"/>
                    <w:sz w:val="16"/>
                    <w:szCs w:val="16"/>
                  </w:rPr>
                </w:rPrChange>
              </w:rPr>
              <w:t xml:space="preserve"> new split system</w:t>
            </w:r>
          </w:p>
        </w:tc>
      </w:tr>
      <w:tr w:rsidR="009571AB" w:rsidRPr="00EB4E7D" w14:paraId="0B73A86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59"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953"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954" w:author="Alhabibi, Haider@Energy" w:date="2023-08-14T16:52:00Z">
                  <w:rPr>
                    <w:rFonts w:ascii="Calibri" w:hAnsi="Calibri" w:cs="Calibri"/>
                    <w:b/>
                    <w:bCs/>
                    <w:color w:val="000000"/>
                    <w:sz w:val="16"/>
                    <w:szCs w:val="16"/>
                  </w:rPr>
                </w:rPrChange>
              </w:rPr>
              <w:t>q</w:t>
            </w:r>
          </w:p>
        </w:tc>
        <w:tc>
          <w:tcPr>
            <w:tcW w:w="1464" w:type="dxa"/>
            <w:tcBorders>
              <w:top w:val="single" w:sz="6" w:space="0" w:color="auto"/>
              <w:left w:val="single" w:sz="6" w:space="0" w:color="auto"/>
              <w:bottom w:val="single" w:sz="6" w:space="0" w:color="auto"/>
              <w:right w:val="single" w:sz="6" w:space="0" w:color="auto"/>
            </w:tcBorders>
            <w:vAlign w:val="center"/>
          </w:tcPr>
          <w:p w14:paraId="0B73A85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5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56"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B"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5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58"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5C"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5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60"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D"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6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62"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E"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6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64"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F"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6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66"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0"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6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68" w:author="Alhabibi, Haider@Energy" w:date="2023-08-14T16:52:00Z">
                  <w:rPr>
                    <w:rFonts w:asciiTheme="minorHAnsi" w:hAnsiTheme="minorHAnsi" w:cstheme="minorHAnsi"/>
                    <w:color w:val="000000"/>
                    <w:sz w:val="16"/>
                    <w:szCs w:val="16"/>
                  </w:rPr>
                </w:rPrChange>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861"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69"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2970" w:author="Alhabibi, Haider@Energy" w:date="2023-08-14T16:52:00Z">
                  <w:rPr>
                    <w:rFonts w:asciiTheme="minorHAnsi" w:hAnsiTheme="minorHAnsi" w:cstheme="minorHAnsi"/>
                    <w:color w:val="000000"/>
                    <w:sz w:val="16"/>
                    <w:szCs w:val="16"/>
                  </w:rPr>
                </w:rPrChange>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862"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71"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2972"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2973" w:author="Alhabibi, Haider@Energy" w:date="2023-08-14T16:52:00Z">
                  <w:rPr>
                    <w:rFonts w:asciiTheme="minorHAnsi" w:hAnsiTheme="minorHAnsi" w:cstheme="minorHAnsi"/>
                    <w:color w:val="000000"/>
                    <w:sz w:val="16"/>
                    <w:szCs w:val="16"/>
                  </w:rPr>
                </w:rPrChange>
              </w:rPr>
              <w:t xml:space="preserve"> altered ducts</w:t>
            </w:r>
          </w:p>
        </w:tc>
      </w:tr>
      <w:tr w:rsidR="009571AB" w:rsidRPr="00EB4E7D" w14:paraId="0B73A86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4"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974"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975" w:author="Alhabibi, Haider@Energy" w:date="2023-08-14T16:52:00Z">
                  <w:rPr>
                    <w:rFonts w:ascii="Calibri" w:hAnsi="Calibri" w:cs="Calibri"/>
                    <w:b/>
                    <w:bCs/>
                    <w:color w:val="000000"/>
                    <w:sz w:val="16"/>
                    <w:szCs w:val="16"/>
                  </w:rPr>
                </w:rPrChange>
              </w:rPr>
              <w:lastRenderedPageBreak/>
              <w:t>r</w:t>
            </w:r>
          </w:p>
        </w:tc>
        <w:tc>
          <w:tcPr>
            <w:tcW w:w="1464" w:type="dxa"/>
            <w:tcBorders>
              <w:top w:val="single" w:sz="6" w:space="0" w:color="auto"/>
              <w:left w:val="single" w:sz="6" w:space="0" w:color="auto"/>
              <w:bottom w:val="single" w:sz="6" w:space="0" w:color="auto"/>
              <w:right w:val="single" w:sz="6" w:space="0" w:color="auto"/>
            </w:tcBorders>
            <w:vAlign w:val="center"/>
          </w:tcPr>
          <w:p w14:paraId="0B73A86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7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77"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6"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7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79"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7"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8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81"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8"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8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83"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9"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8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85"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A"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8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87"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B"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8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89" w:author="Alhabibi, Haider@Energy" w:date="2023-08-14T16:52:00Z">
                  <w:rPr>
                    <w:rFonts w:asciiTheme="minorHAnsi" w:hAnsiTheme="minorHAnsi" w:cstheme="minorHAnsi"/>
                    <w:color w:val="000000"/>
                    <w:sz w:val="16"/>
                    <w:szCs w:val="16"/>
                  </w:rPr>
                </w:rPrChange>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6C"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9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91" w:author="Alhabibi, Haider@Energy" w:date="2023-08-14T16:52:00Z">
                  <w:rPr>
                    <w:rFonts w:asciiTheme="minorHAnsi" w:hAnsiTheme="minorHAnsi" w:cstheme="minorHAnsi"/>
                    <w:color w:val="000000"/>
                    <w:sz w:val="16"/>
                    <w:szCs w:val="16"/>
                  </w:rPr>
                </w:rPrChange>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6D"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299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93" w:author="Alhabibi, Haider@Energy" w:date="2023-08-14T16:52:00Z">
                  <w:rPr>
                    <w:rFonts w:asciiTheme="minorHAnsi" w:hAnsiTheme="minorHAnsi" w:cstheme="minorHAnsi"/>
                    <w:color w:val="000000"/>
                    <w:sz w:val="16"/>
                    <w:szCs w:val="16"/>
                  </w:rPr>
                </w:rPrChange>
              </w:rPr>
              <w:t>no alteration performed</w:t>
            </w:r>
          </w:p>
        </w:tc>
      </w:tr>
      <w:tr w:rsidR="00FA0D34" w:rsidRPr="00EB4E7D" w14:paraId="0B73A87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F" w14:textId="77777777" w:rsidR="00A67A18" w:rsidRPr="00B63041" w:rsidRDefault="00A67A18" w:rsidP="00A67A18">
            <w:pPr>
              <w:autoSpaceDE w:val="0"/>
              <w:autoSpaceDN w:val="0"/>
              <w:adjustRightInd w:val="0"/>
              <w:jc w:val="center"/>
              <w:rPr>
                <w:rFonts w:asciiTheme="minorHAnsi" w:hAnsiTheme="minorHAnsi" w:cstheme="minorHAnsi"/>
                <w:b/>
                <w:bCs/>
                <w:color w:val="000000"/>
                <w:sz w:val="20"/>
                <w:szCs w:val="20"/>
                <w:rPrChange w:id="2994"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2995" w:author="Alhabibi, Haider@Energy" w:date="2023-08-14T16:52:00Z">
                  <w:rPr>
                    <w:rFonts w:ascii="Calibri" w:hAnsi="Calibri" w:cs="Calibri"/>
                    <w:b/>
                    <w:bCs/>
                    <w:color w:val="000000"/>
                    <w:sz w:val="16"/>
                    <w:szCs w:val="16"/>
                  </w:rPr>
                </w:rPrChange>
              </w:rPr>
              <w:t>s</w:t>
            </w:r>
          </w:p>
        </w:tc>
        <w:tc>
          <w:tcPr>
            <w:tcW w:w="1464" w:type="dxa"/>
            <w:tcBorders>
              <w:top w:val="single" w:sz="6" w:space="0" w:color="auto"/>
              <w:left w:val="single" w:sz="6" w:space="0" w:color="auto"/>
              <w:bottom w:val="single" w:sz="6" w:space="0" w:color="auto"/>
              <w:right w:val="single" w:sz="6" w:space="0" w:color="auto"/>
            </w:tcBorders>
            <w:vAlign w:val="center"/>
          </w:tcPr>
          <w:p w14:paraId="0B73A870"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9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97"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71"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299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2999"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2"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300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01"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3"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300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03"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4"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300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05" w:author="Alhabibi, Haider@Energy" w:date="2023-08-14T16:52:00Z">
                  <w:rPr>
                    <w:rFonts w:asciiTheme="minorHAnsi" w:hAnsiTheme="minorHAnsi" w:cstheme="minorHAns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5" w14:textId="77777777" w:rsidR="00A67A18" w:rsidRPr="00B63041" w:rsidRDefault="00A67A18" w:rsidP="00A67A18">
            <w:pPr>
              <w:autoSpaceDE w:val="0"/>
              <w:autoSpaceDN w:val="0"/>
              <w:adjustRightInd w:val="0"/>
              <w:jc w:val="center"/>
              <w:rPr>
                <w:rFonts w:asciiTheme="minorHAnsi" w:hAnsiTheme="minorHAnsi" w:cstheme="minorHAnsi"/>
                <w:color w:val="000000"/>
                <w:sz w:val="20"/>
                <w:szCs w:val="20"/>
                <w:rPrChange w:id="300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07" w:author="Alhabibi, Haider@Energy" w:date="2023-08-14T16:52:00Z">
                  <w:rPr>
                    <w:rFonts w:asciiTheme="minorHAnsi" w:hAnsiTheme="minorHAnsi" w:cstheme="minorHAns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76"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300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09" w:author="Alhabibi, Haider@Energy" w:date="2023-08-14T16:52:00Z">
                  <w:rPr>
                    <w:rFonts w:asciiTheme="minorHAnsi" w:hAnsiTheme="minorHAnsi" w:cstheme="minorHAnsi"/>
                    <w:color w:val="000000"/>
                    <w:sz w:val="16"/>
                    <w:szCs w:val="16"/>
                  </w:rPr>
                </w:rPrChange>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77"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301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11" w:author="Alhabibi, Haider@Energy" w:date="2023-08-14T16:52:00Z">
                  <w:rPr>
                    <w:rFonts w:asciiTheme="minorHAnsi" w:hAnsiTheme="minorHAnsi" w:cstheme="minorHAnsi"/>
                    <w:color w:val="000000"/>
                    <w:sz w:val="16"/>
                    <w:szCs w:val="16"/>
                  </w:rPr>
                </w:rPrChange>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78" w14:textId="77777777" w:rsidR="00A67A18" w:rsidRPr="00B63041" w:rsidRDefault="00A67A18" w:rsidP="00A67A18">
            <w:pPr>
              <w:autoSpaceDE w:val="0"/>
              <w:autoSpaceDN w:val="0"/>
              <w:adjustRightInd w:val="0"/>
              <w:rPr>
                <w:rFonts w:asciiTheme="minorHAnsi" w:hAnsiTheme="minorHAnsi" w:cstheme="minorHAnsi"/>
                <w:color w:val="000000"/>
                <w:sz w:val="20"/>
                <w:szCs w:val="20"/>
                <w:rPrChange w:id="301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13" w:author="Alhabibi, Haider@Energy" w:date="2023-08-14T16:52:00Z">
                  <w:rPr>
                    <w:rFonts w:asciiTheme="minorHAnsi" w:hAnsiTheme="minorHAnsi" w:cstheme="minorHAnsi"/>
                    <w:color w:val="000000"/>
                    <w:sz w:val="16"/>
                    <w:szCs w:val="16"/>
                  </w:rPr>
                </w:rPrChange>
              </w:rPr>
              <w:t>no alteration performed</w:t>
            </w:r>
          </w:p>
        </w:tc>
      </w:tr>
      <w:tr w:rsidR="004B56B8" w:rsidRPr="00EB4E7D" w14:paraId="10C2C2E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D96CD" w14:textId="5C5A050B" w:rsidR="004B56B8" w:rsidRPr="00B63041" w:rsidRDefault="004B56B8" w:rsidP="00A67A18">
            <w:pPr>
              <w:autoSpaceDE w:val="0"/>
              <w:autoSpaceDN w:val="0"/>
              <w:adjustRightInd w:val="0"/>
              <w:jc w:val="center"/>
              <w:rPr>
                <w:rFonts w:asciiTheme="minorHAnsi" w:hAnsiTheme="minorHAnsi" w:cstheme="minorHAnsi"/>
                <w:b/>
                <w:bCs/>
                <w:color w:val="000000"/>
                <w:sz w:val="20"/>
                <w:szCs w:val="20"/>
                <w:rPrChange w:id="3014"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3015" w:author="Alhabibi, Haider@Energy" w:date="2023-08-14T16:52:00Z">
                  <w:rPr>
                    <w:rFonts w:ascii="Calibri" w:hAnsi="Calibri" w:cs="Calibri"/>
                    <w:b/>
                    <w:bCs/>
                    <w:color w:val="000000"/>
                    <w:sz w:val="16"/>
                    <w:szCs w:val="16"/>
                  </w:rPr>
                </w:rPrChange>
              </w:rPr>
              <w:t>t</w:t>
            </w:r>
          </w:p>
        </w:tc>
        <w:tc>
          <w:tcPr>
            <w:tcW w:w="1464" w:type="dxa"/>
            <w:tcBorders>
              <w:top w:val="single" w:sz="6" w:space="0" w:color="auto"/>
              <w:left w:val="single" w:sz="6" w:space="0" w:color="auto"/>
              <w:bottom w:val="single" w:sz="6" w:space="0" w:color="auto"/>
              <w:right w:val="single" w:sz="6" w:space="0" w:color="auto"/>
            </w:tcBorders>
            <w:vAlign w:val="center"/>
          </w:tcPr>
          <w:p w14:paraId="725F0AFD" w14:textId="04806BBD"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1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17"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33587EB" w14:textId="4DB1E4FC"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1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19" w:author="Alhabibi, Haider@Energy" w:date="2023-08-14T16:52:00Z">
                  <w:rPr>
                    <w:rFonts w:asciiTheme="minorHAnsi" w:hAnsiTheme="minorHAnsi" w:cstheme="minorHAnsi"/>
                    <w:color w:val="000000"/>
                    <w:sz w:val="16"/>
                    <w:szCs w:val="16"/>
                  </w:rPr>
                </w:rPrChange>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7AC0D85" w14:textId="3CAA81A5"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2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21"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E8FAEA4" w14:textId="743C7892"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22"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23" w:author="Alhabibi, Haider@Energy" w:date="2023-08-14T16:52:00Z">
                  <w:rPr>
                    <w:rFonts w:asciiTheme="minorHAnsi" w:hAnsiTheme="minorHAnsi" w:cstheme="minorHAns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2B7EB5" w14:textId="4EEA6CE1"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2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25" w:author="Alhabibi, Haider@Energy" w:date="2023-08-14T16:52:00Z">
                  <w:rPr>
                    <w:rFonts w:asciiTheme="minorHAnsi" w:hAnsiTheme="minorHAnsi" w:cstheme="minorHAns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A890E9" w14:textId="125FC68A" w:rsidR="004B56B8" w:rsidRPr="00B63041" w:rsidRDefault="004B56B8" w:rsidP="00A67A18">
            <w:pPr>
              <w:autoSpaceDE w:val="0"/>
              <w:autoSpaceDN w:val="0"/>
              <w:adjustRightInd w:val="0"/>
              <w:jc w:val="center"/>
              <w:rPr>
                <w:rFonts w:asciiTheme="minorHAnsi" w:hAnsiTheme="minorHAnsi" w:cstheme="minorHAnsi"/>
                <w:color w:val="000000"/>
                <w:sz w:val="20"/>
                <w:szCs w:val="20"/>
                <w:rPrChange w:id="3026"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27" w:author="Alhabibi, Haider@Energy" w:date="2023-08-14T16:52:00Z">
                  <w:rPr>
                    <w:rFonts w:asciiTheme="minorHAnsi" w:hAnsiTheme="minorHAnsi" w:cstheme="minorHAnsi"/>
                    <w:color w:val="000000"/>
                    <w:sz w:val="16"/>
                    <w:szCs w:val="16"/>
                  </w:rPr>
                </w:rPrChange>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31CC2C76" w14:textId="7F504497" w:rsidR="004B56B8" w:rsidRPr="00B63041" w:rsidRDefault="004B56B8" w:rsidP="00A67A18">
            <w:pPr>
              <w:autoSpaceDE w:val="0"/>
              <w:autoSpaceDN w:val="0"/>
              <w:adjustRightInd w:val="0"/>
              <w:rPr>
                <w:rFonts w:asciiTheme="minorHAnsi" w:hAnsiTheme="minorHAnsi" w:cstheme="minorHAnsi"/>
                <w:color w:val="000000"/>
                <w:sz w:val="20"/>
                <w:szCs w:val="20"/>
                <w:rPrChange w:id="3028"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29" w:author="Alhabibi, Haider@Energy" w:date="2023-08-14T16:52:00Z">
                  <w:rPr>
                    <w:rFonts w:asciiTheme="minorHAnsi" w:hAnsiTheme="minorHAnsi" w:cstheme="minorHAnsi"/>
                    <w:color w:val="000000"/>
                    <w:sz w:val="16"/>
                    <w:szCs w:val="16"/>
                  </w:rPr>
                </w:rPrChange>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0D28157" w14:textId="4564585B" w:rsidR="004B56B8" w:rsidRPr="00B63041" w:rsidRDefault="004B56B8" w:rsidP="00A67A18">
            <w:pPr>
              <w:autoSpaceDE w:val="0"/>
              <w:autoSpaceDN w:val="0"/>
              <w:adjustRightInd w:val="0"/>
              <w:rPr>
                <w:rFonts w:asciiTheme="minorHAnsi" w:hAnsiTheme="minorHAnsi" w:cstheme="minorHAnsi"/>
                <w:color w:val="000000"/>
                <w:sz w:val="20"/>
                <w:szCs w:val="20"/>
                <w:rPrChange w:id="3030"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31" w:author="Alhabibi, Haider@Energy" w:date="2023-08-14T16:52:00Z">
                  <w:rPr>
                    <w:rFonts w:asciiTheme="minorHAnsi" w:hAnsiTheme="minorHAnsi" w:cstheme="minorHAnsi"/>
                    <w:color w:val="000000"/>
                    <w:sz w:val="16"/>
                    <w:szCs w:val="16"/>
                  </w:rPr>
                </w:rPrChange>
              </w:rPr>
              <w:t xml:space="preserve">RC + </w:t>
            </w:r>
            <w:proofErr w:type="spellStart"/>
            <w:r w:rsidRPr="00B63041">
              <w:rPr>
                <w:rFonts w:asciiTheme="minorHAnsi" w:hAnsiTheme="minorHAnsi" w:cstheme="minorHAnsi"/>
                <w:color w:val="000000"/>
                <w:sz w:val="20"/>
                <w:szCs w:val="20"/>
                <w:rPrChange w:id="3032"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3033" w:author="Alhabibi, Haider@Energy" w:date="2023-08-14T16:52:00Z">
                  <w:rPr>
                    <w:rFonts w:asciiTheme="minorHAnsi" w:hAnsiTheme="minorHAnsi" w:cstheme="minorHAnsi"/>
                    <w:color w:val="000000"/>
                    <w:sz w:val="16"/>
                    <w:szCs w:val="16"/>
                  </w:rPr>
                </w:rPrChange>
              </w:rPr>
              <w:t xml:space="preserve"> + FE/AF or Tbl150.0-</w:t>
            </w:r>
            <w:proofErr w:type="gramStart"/>
            <w:r w:rsidRPr="00B63041">
              <w:rPr>
                <w:rFonts w:asciiTheme="minorHAnsi" w:hAnsiTheme="minorHAnsi" w:cstheme="minorHAnsi"/>
                <w:color w:val="000000"/>
                <w:sz w:val="20"/>
                <w:szCs w:val="20"/>
                <w:rPrChange w:id="3034" w:author="Alhabibi, Haider@Energy" w:date="2023-08-14T16:52:00Z">
                  <w:rPr>
                    <w:rFonts w:asciiTheme="minorHAnsi" w:hAnsiTheme="minorHAnsi" w:cstheme="minorHAnsi"/>
                    <w:color w:val="000000"/>
                    <w:sz w:val="16"/>
                    <w:szCs w:val="16"/>
                  </w:rPr>
                </w:rPrChange>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6B88B3F" w14:textId="638D900E" w:rsidR="004B56B8" w:rsidRPr="00B63041" w:rsidRDefault="004B56B8" w:rsidP="00A67A18">
            <w:pPr>
              <w:autoSpaceDE w:val="0"/>
              <w:autoSpaceDN w:val="0"/>
              <w:adjustRightInd w:val="0"/>
              <w:rPr>
                <w:rFonts w:asciiTheme="minorHAnsi" w:hAnsiTheme="minorHAnsi" w:cstheme="minorHAnsi"/>
                <w:color w:val="000000"/>
                <w:sz w:val="20"/>
                <w:szCs w:val="20"/>
                <w:rPrChange w:id="3035"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3036" w:author="Alhabibi, Haider@Energy" w:date="2023-08-14T16:52:00Z">
                  <w:rPr>
                    <w:rFonts w:asciiTheme="minorHAnsi" w:hAnsiTheme="minorHAnsi" w:cstheme="minorHAnsi"/>
                    <w:color w:val="000000"/>
                    <w:sz w:val="16"/>
                    <w:szCs w:val="16"/>
                  </w:rPr>
                </w:rPrChange>
              </w:rPr>
              <w:t>e.g.</w:t>
            </w:r>
            <w:proofErr w:type="gramEnd"/>
            <w:r w:rsidRPr="00B63041">
              <w:rPr>
                <w:rFonts w:asciiTheme="minorHAnsi" w:hAnsiTheme="minorHAnsi" w:cstheme="minorHAnsi"/>
                <w:color w:val="000000"/>
                <w:sz w:val="20"/>
                <w:szCs w:val="20"/>
                <w:rPrChange w:id="3037" w:author="Alhabibi, Haider@Energy" w:date="2023-08-14T16:52:00Z">
                  <w:rPr>
                    <w:rFonts w:asciiTheme="minorHAnsi" w:hAnsiTheme="minorHAnsi" w:cstheme="minorHAnsi"/>
                    <w:color w:val="000000"/>
                    <w:sz w:val="16"/>
                    <w:szCs w:val="16"/>
                  </w:rPr>
                </w:rPrChange>
              </w:rPr>
              <w:t xml:space="preserve"> new ducted system that has less than </w:t>
            </w:r>
            <w:del w:id="3038" w:author="Moua, Cheng@Energy" w:date="2021-11-12T15:39:00Z">
              <w:r w:rsidRPr="00B63041" w:rsidDel="00AE02C1">
                <w:rPr>
                  <w:rFonts w:asciiTheme="minorHAnsi" w:hAnsiTheme="minorHAnsi" w:cstheme="minorHAnsi"/>
                  <w:color w:val="000000"/>
                  <w:sz w:val="20"/>
                  <w:szCs w:val="20"/>
                  <w:rPrChange w:id="3039" w:author="Alhabibi, Haider@Energy" w:date="2023-08-14T16:52:00Z">
                    <w:rPr>
                      <w:rFonts w:asciiTheme="minorHAnsi" w:hAnsiTheme="minorHAnsi" w:cstheme="minorHAnsi"/>
                      <w:color w:val="000000"/>
                      <w:sz w:val="16"/>
                      <w:szCs w:val="16"/>
                    </w:rPr>
                  </w:rPrChange>
                </w:rPr>
                <w:delText xml:space="preserve">40 </w:delText>
              </w:r>
            </w:del>
            <w:ins w:id="3040" w:author="Moua, Cheng@Energy" w:date="2021-11-12T15:39:00Z">
              <w:r w:rsidR="00AE02C1" w:rsidRPr="00B63041">
                <w:rPr>
                  <w:rFonts w:asciiTheme="minorHAnsi" w:hAnsiTheme="minorHAnsi" w:cstheme="minorHAnsi"/>
                  <w:color w:val="000000"/>
                  <w:sz w:val="20"/>
                  <w:szCs w:val="20"/>
                  <w:rPrChange w:id="3041" w:author="Alhabibi, Haider@Energy" w:date="2023-08-14T16:52:00Z">
                    <w:rPr>
                      <w:rFonts w:asciiTheme="minorHAnsi" w:hAnsiTheme="minorHAnsi" w:cstheme="minorHAnsi"/>
                      <w:color w:val="000000"/>
                      <w:sz w:val="16"/>
                      <w:szCs w:val="16"/>
                    </w:rPr>
                  </w:rPrChange>
                </w:rPr>
                <w:t xml:space="preserve">25 </w:t>
              </w:r>
            </w:ins>
            <w:r w:rsidRPr="00B63041">
              <w:rPr>
                <w:rFonts w:asciiTheme="minorHAnsi" w:hAnsiTheme="minorHAnsi" w:cstheme="minorHAnsi"/>
                <w:color w:val="000000"/>
                <w:sz w:val="20"/>
                <w:szCs w:val="20"/>
                <w:rPrChange w:id="3042" w:author="Alhabibi, Haider@Energy" w:date="2023-08-14T16:52:00Z">
                  <w:rPr>
                    <w:rFonts w:asciiTheme="minorHAnsi" w:hAnsiTheme="minorHAnsi" w:cstheme="minorHAnsi"/>
                    <w:color w:val="000000"/>
                    <w:sz w:val="16"/>
                    <w:szCs w:val="16"/>
                  </w:rPr>
                </w:rPrChange>
              </w:rPr>
              <w:t>ft of ducts</w:t>
            </w:r>
          </w:p>
        </w:tc>
      </w:tr>
      <w:tr w:rsidR="008A6B44" w:rsidRPr="00EB4E7D" w14:paraId="312CD9F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ACCDA76" w14:textId="5EF960A9" w:rsidR="008A6B44" w:rsidRPr="00B63041" w:rsidRDefault="008A6B44" w:rsidP="008A6B44">
            <w:pPr>
              <w:autoSpaceDE w:val="0"/>
              <w:autoSpaceDN w:val="0"/>
              <w:adjustRightInd w:val="0"/>
              <w:jc w:val="center"/>
              <w:rPr>
                <w:rFonts w:asciiTheme="minorHAnsi" w:hAnsiTheme="minorHAnsi" w:cstheme="minorHAnsi"/>
                <w:b/>
                <w:bCs/>
                <w:color w:val="000000"/>
                <w:sz w:val="20"/>
                <w:szCs w:val="20"/>
                <w:rPrChange w:id="3043" w:author="Alhabibi, Haider@Energy" w:date="2023-08-14T16:52:00Z">
                  <w:rPr>
                    <w:rFonts w:ascii="Calibri" w:hAnsi="Calibri" w:cs="Calibri"/>
                    <w:b/>
                    <w:bCs/>
                    <w:color w:val="000000"/>
                    <w:sz w:val="16"/>
                    <w:szCs w:val="16"/>
                  </w:rPr>
                </w:rPrChange>
              </w:rPr>
            </w:pPr>
            <w:r w:rsidRPr="00B63041">
              <w:rPr>
                <w:rFonts w:asciiTheme="minorHAnsi" w:hAnsiTheme="minorHAnsi" w:cstheme="minorHAnsi"/>
                <w:b/>
                <w:bCs/>
                <w:color w:val="000000"/>
                <w:sz w:val="20"/>
                <w:szCs w:val="20"/>
                <w:rPrChange w:id="3044" w:author="Alhabibi, Haider@Energy" w:date="2023-08-14T16:52:00Z">
                  <w:rPr>
                    <w:rFonts w:ascii="Calibri" w:hAnsi="Calibri" w:cs="Calibri"/>
                    <w:b/>
                    <w:bCs/>
                    <w:color w:val="000000"/>
                    <w:sz w:val="16"/>
                    <w:szCs w:val="16"/>
                  </w:rPr>
                </w:rPrChange>
              </w:rPr>
              <w:t>u</w:t>
            </w:r>
          </w:p>
        </w:tc>
        <w:tc>
          <w:tcPr>
            <w:tcW w:w="1464" w:type="dxa"/>
            <w:tcBorders>
              <w:top w:val="single" w:sz="6" w:space="0" w:color="auto"/>
              <w:left w:val="single" w:sz="6" w:space="0" w:color="auto"/>
              <w:bottom w:val="single" w:sz="6" w:space="0" w:color="auto"/>
              <w:right w:val="single" w:sz="6" w:space="0" w:color="auto"/>
            </w:tcBorders>
            <w:vAlign w:val="center"/>
          </w:tcPr>
          <w:p w14:paraId="3FE5AE32" w14:textId="1FFE21EB"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4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46" w:author="Alhabibi, Haider@Energy" w:date="2023-08-14T16:52:00Z">
                  <w:rPr>
                    <w:rFonts w:ascii="Calibri" w:hAnsi="Calibri" w:cs="Calibr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9587905" w14:textId="7367E4C6"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4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48" w:author="Alhabibi, Haider@Energy" w:date="2023-08-14T16:52:00Z">
                  <w:rPr>
                    <w:rFonts w:ascii="Calibri" w:hAnsi="Calibri" w:cs="Calibr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227B240" w14:textId="73C066CE"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4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50" w:author="Alhabibi, Haider@Energy" w:date="2023-08-14T16:52:00Z">
                  <w:rPr>
                    <w:rFonts w:ascii="Calibri" w:hAnsi="Calibri" w:cs="Calibri"/>
                    <w:color w:val="000000"/>
                    <w:sz w:val="16"/>
                    <w:szCs w:val="16"/>
                  </w:rPr>
                </w:rPrChange>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EDF746" w14:textId="3734D5D0"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51"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52" w:author="Alhabibi, Haider@Energy" w:date="2023-08-14T16:52:00Z">
                  <w:rPr>
                    <w:rFonts w:ascii="Calibri" w:hAnsi="Calibri" w:cs="Calibri"/>
                    <w:color w:val="000000"/>
                    <w:sz w:val="16"/>
                    <w:szCs w:val="16"/>
                  </w:rPr>
                </w:rPrChange>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3410DA" w14:textId="00FB527A"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5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54" w:author="Alhabibi, Haider@Energy" w:date="2023-08-14T16:52:00Z">
                  <w:rPr>
                    <w:rFonts w:ascii="Calibri" w:hAnsi="Calibri" w:cs="Calibri"/>
                    <w:color w:val="000000"/>
                    <w:sz w:val="16"/>
                    <w:szCs w:val="16"/>
                  </w:rPr>
                </w:rPrChange>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772C32" w14:textId="4497B17E" w:rsidR="008A6B44" w:rsidRPr="00B63041" w:rsidRDefault="008A6B44" w:rsidP="008A6B44">
            <w:pPr>
              <w:autoSpaceDE w:val="0"/>
              <w:autoSpaceDN w:val="0"/>
              <w:adjustRightInd w:val="0"/>
              <w:jc w:val="center"/>
              <w:rPr>
                <w:rFonts w:asciiTheme="minorHAnsi" w:hAnsiTheme="minorHAnsi" w:cstheme="minorHAnsi"/>
                <w:color w:val="000000"/>
                <w:sz w:val="20"/>
                <w:szCs w:val="20"/>
                <w:rPrChange w:id="3055"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56" w:author="Alhabibi, Haider@Energy" w:date="2023-08-14T16:52:00Z">
                  <w:rPr>
                    <w:rFonts w:ascii="Calibri" w:hAnsi="Calibri" w:cs="Calibri"/>
                    <w:color w:val="000000"/>
                    <w:sz w:val="16"/>
                    <w:szCs w:val="16"/>
                  </w:rPr>
                </w:rPrChange>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E7726E" w14:textId="0A80F7D5" w:rsidR="008A6B44" w:rsidRPr="00B63041" w:rsidRDefault="008A6B44" w:rsidP="008A6B44">
            <w:pPr>
              <w:autoSpaceDE w:val="0"/>
              <w:autoSpaceDN w:val="0"/>
              <w:adjustRightInd w:val="0"/>
              <w:rPr>
                <w:rFonts w:asciiTheme="minorHAnsi" w:hAnsiTheme="minorHAnsi" w:cstheme="minorHAnsi"/>
                <w:color w:val="000000"/>
                <w:sz w:val="20"/>
                <w:szCs w:val="20"/>
                <w:rPrChange w:id="305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58" w:author="Alhabibi, Haider@Energy" w:date="2023-08-14T16:52:00Z">
                  <w:rPr>
                    <w:rFonts w:ascii="Calibri" w:hAnsi="Calibri" w:cs="Cambria"/>
                    <w:color w:val="000000"/>
                    <w:sz w:val="16"/>
                    <w:szCs w:val="16"/>
                  </w:rPr>
                </w:rPrChange>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B1D8788" w14:textId="10B06925" w:rsidR="008A6B44" w:rsidRPr="00B63041" w:rsidRDefault="008A6B44" w:rsidP="008A6B44">
            <w:pPr>
              <w:autoSpaceDE w:val="0"/>
              <w:autoSpaceDN w:val="0"/>
              <w:adjustRightInd w:val="0"/>
              <w:rPr>
                <w:rFonts w:asciiTheme="minorHAnsi" w:hAnsiTheme="minorHAnsi" w:cstheme="minorHAnsi"/>
                <w:color w:val="000000"/>
                <w:sz w:val="20"/>
                <w:szCs w:val="20"/>
                <w:rPrChange w:id="3059"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60" w:author="Alhabibi, Haider@Energy" w:date="2023-08-14T16:52:00Z">
                  <w:rPr>
                    <w:rFonts w:ascii="Calibri" w:hAnsi="Calibri" w:cs="Calibri"/>
                    <w:color w:val="000000"/>
                    <w:sz w:val="16"/>
                    <w:szCs w:val="16"/>
                  </w:rPr>
                </w:rPrChange>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6E52E44" w14:textId="5ABE5DD9" w:rsidR="008A6B44" w:rsidRPr="00B63041" w:rsidRDefault="008A6B44" w:rsidP="008A6B44">
            <w:pPr>
              <w:autoSpaceDE w:val="0"/>
              <w:autoSpaceDN w:val="0"/>
              <w:adjustRightInd w:val="0"/>
              <w:rPr>
                <w:rFonts w:asciiTheme="minorHAnsi" w:hAnsiTheme="minorHAnsi" w:cstheme="minorHAnsi"/>
                <w:color w:val="000000"/>
                <w:sz w:val="20"/>
                <w:szCs w:val="20"/>
                <w:rPrChange w:id="3061" w:author="Alhabibi, Haider@Energy" w:date="2023-08-14T16:52:00Z">
                  <w:rPr>
                    <w:rFonts w:asciiTheme="minorHAnsi" w:hAnsiTheme="minorHAnsi" w:cstheme="minorHAnsi"/>
                    <w:color w:val="000000"/>
                    <w:sz w:val="16"/>
                    <w:szCs w:val="16"/>
                  </w:rPr>
                </w:rPrChange>
              </w:rPr>
            </w:pPr>
            <w:proofErr w:type="gramStart"/>
            <w:r w:rsidRPr="00B63041">
              <w:rPr>
                <w:rFonts w:asciiTheme="minorHAnsi" w:hAnsiTheme="minorHAnsi" w:cstheme="minorHAnsi"/>
                <w:color w:val="000000"/>
                <w:sz w:val="20"/>
                <w:szCs w:val="20"/>
                <w:rPrChange w:id="3062" w:author="Alhabibi, Haider@Energy" w:date="2023-08-14T16:52:00Z">
                  <w:rPr>
                    <w:rFonts w:ascii="Calibri" w:hAnsi="Calibri" w:cs="Cambria"/>
                    <w:color w:val="000000"/>
                    <w:sz w:val="16"/>
                    <w:szCs w:val="16"/>
                  </w:rPr>
                </w:rPrChange>
              </w:rPr>
              <w:t>e.g.</w:t>
            </w:r>
            <w:proofErr w:type="gramEnd"/>
            <w:r w:rsidRPr="00B63041">
              <w:rPr>
                <w:rFonts w:asciiTheme="minorHAnsi" w:hAnsiTheme="minorHAnsi" w:cstheme="minorHAnsi"/>
                <w:color w:val="000000"/>
                <w:sz w:val="20"/>
                <w:szCs w:val="20"/>
                <w:rPrChange w:id="3063" w:author="Alhabibi, Haider@Energy" w:date="2023-08-14T16:52:00Z">
                  <w:rPr>
                    <w:rFonts w:ascii="Calibri" w:hAnsi="Calibri" w:cs="Cambria"/>
                    <w:color w:val="000000"/>
                    <w:sz w:val="16"/>
                    <w:szCs w:val="16"/>
                  </w:rPr>
                </w:rPrChange>
              </w:rPr>
              <w:t xml:space="preserve"> new ducted hydronic fan coil unit or new hydronic heating boiler</w:t>
            </w:r>
          </w:p>
        </w:tc>
      </w:tr>
      <w:tr w:rsidR="00FA0D34" w:rsidRPr="00EB4E7D" w14:paraId="0B73A87E" w14:textId="77777777" w:rsidTr="008A6B44">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0B73A87A" w14:textId="77777777" w:rsidR="00FA0D34" w:rsidRPr="00B63041" w:rsidRDefault="00BD2559" w:rsidP="00A67A18">
            <w:pPr>
              <w:autoSpaceDE w:val="0"/>
              <w:autoSpaceDN w:val="0"/>
              <w:adjustRightInd w:val="0"/>
              <w:rPr>
                <w:rFonts w:asciiTheme="minorHAnsi" w:hAnsiTheme="minorHAnsi" w:cstheme="minorHAnsi"/>
                <w:color w:val="000000"/>
                <w:sz w:val="20"/>
                <w:szCs w:val="20"/>
                <w:rPrChange w:id="3064"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65" w:author="Alhabibi, Haider@Energy" w:date="2023-08-14T16:52:00Z">
                  <w:rPr>
                    <w:rFonts w:asciiTheme="minorHAnsi" w:hAnsiTheme="minorHAnsi" w:cstheme="minorHAnsi"/>
                    <w:color w:val="000000"/>
                    <w:sz w:val="16"/>
                    <w:szCs w:val="16"/>
                  </w:rPr>
                </w:rPrChange>
              </w:rPr>
              <w:t>Nomenclature</w:t>
            </w:r>
            <w:r w:rsidR="00FA0D34" w:rsidRPr="00B63041">
              <w:rPr>
                <w:rFonts w:asciiTheme="minorHAnsi" w:hAnsiTheme="minorHAnsi" w:cstheme="minorHAnsi"/>
                <w:color w:val="000000"/>
                <w:sz w:val="20"/>
                <w:szCs w:val="20"/>
                <w:rPrChange w:id="3066" w:author="Alhabibi, Haider@Energy" w:date="2023-08-14T16:52:00Z">
                  <w:rPr>
                    <w:rFonts w:asciiTheme="minorHAnsi" w:hAnsiTheme="minorHAnsi" w:cstheme="minorHAnsi"/>
                    <w:color w:val="000000"/>
                    <w:sz w:val="16"/>
                    <w:szCs w:val="16"/>
                  </w:rPr>
                </w:rPrChange>
              </w:rPr>
              <w:t>:</w:t>
            </w:r>
          </w:p>
          <w:p w14:paraId="0B73A87B" w14:textId="77777777" w:rsidR="00FA0D34" w:rsidRPr="00B63041" w:rsidRDefault="00FA0D34" w:rsidP="00A67A18">
            <w:pPr>
              <w:autoSpaceDE w:val="0"/>
              <w:autoSpaceDN w:val="0"/>
              <w:adjustRightInd w:val="0"/>
              <w:rPr>
                <w:rFonts w:asciiTheme="minorHAnsi" w:hAnsiTheme="minorHAnsi" w:cstheme="minorHAnsi"/>
                <w:color w:val="000000"/>
                <w:sz w:val="20"/>
                <w:szCs w:val="20"/>
                <w:rPrChange w:id="3067"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68" w:author="Alhabibi, Haider@Energy" w:date="2023-08-14T16:52:00Z">
                  <w:rPr>
                    <w:rFonts w:asciiTheme="minorHAnsi" w:hAnsiTheme="minorHAnsi" w:cstheme="minorHAnsi"/>
                    <w:color w:val="000000"/>
                    <w:sz w:val="16"/>
                    <w:szCs w:val="16"/>
                  </w:rPr>
                </w:rPrChange>
              </w:rPr>
              <w:t>RC = Refrigerant Charge Verification (MCH-25)</w:t>
            </w:r>
            <w:r w:rsidR="00A90A9F" w:rsidRPr="00B63041">
              <w:rPr>
                <w:rFonts w:asciiTheme="minorHAnsi" w:hAnsiTheme="minorHAnsi" w:cstheme="minorHAnsi"/>
                <w:color w:val="000000"/>
                <w:sz w:val="20"/>
                <w:szCs w:val="20"/>
                <w:rPrChange w:id="3069" w:author="Alhabibi, Haider@Energy" w:date="2023-08-14T16:52:00Z">
                  <w:rPr>
                    <w:rFonts w:asciiTheme="minorHAnsi" w:hAnsiTheme="minorHAnsi" w:cstheme="minorHAnsi"/>
                    <w:color w:val="000000"/>
                    <w:sz w:val="16"/>
                    <w:szCs w:val="16"/>
                  </w:rPr>
                </w:rPrChange>
              </w:rPr>
              <w:t xml:space="preserve"> applicable in CZ 2, 8-15</w:t>
            </w:r>
          </w:p>
          <w:p w14:paraId="0B73A87C" w14:textId="77777777" w:rsidR="00FA0D34" w:rsidRPr="00B63041" w:rsidRDefault="00FA0D34" w:rsidP="00A67A18">
            <w:pPr>
              <w:autoSpaceDE w:val="0"/>
              <w:autoSpaceDN w:val="0"/>
              <w:adjustRightInd w:val="0"/>
              <w:rPr>
                <w:rFonts w:asciiTheme="minorHAnsi" w:hAnsiTheme="minorHAnsi" w:cstheme="minorHAnsi"/>
                <w:color w:val="000000"/>
                <w:sz w:val="20"/>
                <w:szCs w:val="20"/>
                <w:rPrChange w:id="3070" w:author="Alhabibi, Haider@Energy" w:date="2023-08-14T16:52:00Z">
                  <w:rPr>
                    <w:rFonts w:asciiTheme="minorHAnsi" w:hAnsiTheme="minorHAnsi" w:cstheme="minorHAnsi"/>
                    <w:color w:val="000000"/>
                    <w:sz w:val="16"/>
                    <w:szCs w:val="16"/>
                  </w:rPr>
                </w:rPrChange>
              </w:rPr>
            </w:pPr>
            <w:proofErr w:type="spellStart"/>
            <w:r w:rsidRPr="00B63041">
              <w:rPr>
                <w:rFonts w:asciiTheme="minorHAnsi" w:hAnsiTheme="minorHAnsi" w:cstheme="minorHAnsi"/>
                <w:color w:val="000000"/>
                <w:sz w:val="20"/>
                <w:szCs w:val="20"/>
                <w:rPrChange w:id="3071" w:author="Alhabibi, Haider@Energy" w:date="2023-08-14T16:52:00Z">
                  <w:rPr>
                    <w:rFonts w:asciiTheme="minorHAnsi" w:hAnsiTheme="minorHAnsi" w:cstheme="minorHAnsi"/>
                    <w:color w:val="000000"/>
                    <w:sz w:val="16"/>
                    <w:szCs w:val="16"/>
                  </w:rPr>
                </w:rPrChange>
              </w:rPr>
              <w:t>DctLk</w:t>
            </w:r>
            <w:proofErr w:type="spellEnd"/>
            <w:r w:rsidRPr="00B63041">
              <w:rPr>
                <w:rFonts w:asciiTheme="minorHAnsi" w:hAnsiTheme="minorHAnsi" w:cstheme="minorHAnsi"/>
                <w:color w:val="000000"/>
                <w:sz w:val="20"/>
                <w:szCs w:val="20"/>
                <w:rPrChange w:id="3072" w:author="Alhabibi, Haider@Energy" w:date="2023-08-14T16:52:00Z">
                  <w:rPr>
                    <w:rFonts w:asciiTheme="minorHAnsi" w:hAnsiTheme="minorHAnsi" w:cstheme="minorHAnsi"/>
                    <w:color w:val="000000"/>
                    <w:sz w:val="16"/>
                    <w:szCs w:val="16"/>
                  </w:rPr>
                </w:rPrChange>
              </w:rPr>
              <w:t xml:space="preserve"> = Duct Leakage Test (MCH-20)</w:t>
            </w:r>
          </w:p>
          <w:p w14:paraId="0B73A87D" w14:textId="77777777" w:rsidR="00FA0D34" w:rsidRPr="00B63041" w:rsidRDefault="00FA0D34" w:rsidP="00A67A18">
            <w:pPr>
              <w:autoSpaceDE w:val="0"/>
              <w:autoSpaceDN w:val="0"/>
              <w:adjustRightInd w:val="0"/>
              <w:rPr>
                <w:rFonts w:asciiTheme="minorHAnsi" w:hAnsiTheme="minorHAnsi" w:cstheme="minorHAnsi"/>
                <w:color w:val="000000"/>
                <w:sz w:val="20"/>
                <w:szCs w:val="20"/>
                <w:rPrChange w:id="3073" w:author="Alhabibi, Haider@Energy" w:date="2023-08-14T16:52:00Z">
                  <w:rPr>
                    <w:rFonts w:asciiTheme="minorHAnsi" w:hAnsiTheme="minorHAnsi" w:cstheme="minorHAnsi"/>
                    <w:color w:val="000000"/>
                    <w:sz w:val="16"/>
                    <w:szCs w:val="16"/>
                  </w:rPr>
                </w:rPrChange>
              </w:rPr>
            </w:pPr>
            <w:r w:rsidRPr="00B63041">
              <w:rPr>
                <w:rFonts w:asciiTheme="minorHAnsi" w:hAnsiTheme="minorHAnsi" w:cstheme="minorHAnsi"/>
                <w:color w:val="000000"/>
                <w:sz w:val="20"/>
                <w:szCs w:val="20"/>
                <w:rPrChange w:id="3074" w:author="Alhabibi, Haider@Energy" w:date="2023-08-14T16:52:00Z">
                  <w:rPr>
                    <w:rFonts w:asciiTheme="minorHAnsi" w:hAnsiTheme="minorHAnsi" w:cstheme="minorHAnsi"/>
                    <w:color w:val="000000"/>
                    <w:sz w:val="16"/>
                    <w:szCs w:val="16"/>
                  </w:rPr>
                </w:rPrChange>
              </w:rPr>
              <w:t>FE/AF or Tbl150.0-</w:t>
            </w:r>
            <w:proofErr w:type="gramStart"/>
            <w:r w:rsidRPr="00B63041">
              <w:rPr>
                <w:rFonts w:asciiTheme="minorHAnsi" w:hAnsiTheme="minorHAnsi" w:cstheme="minorHAnsi"/>
                <w:color w:val="000000"/>
                <w:sz w:val="20"/>
                <w:szCs w:val="20"/>
                <w:rPrChange w:id="3075" w:author="Alhabibi, Haider@Energy" w:date="2023-08-14T16:52:00Z">
                  <w:rPr>
                    <w:rFonts w:asciiTheme="minorHAnsi" w:hAnsiTheme="minorHAnsi" w:cstheme="minorHAnsi"/>
                    <w:color w:val="000000"/>
                    <w:sz w:val="16"/>
                    <w:szCs w:val="16"/>
                  </w:rPr>
                </w:rPrChange>
              </w:rPr>
              <w:t>C,D</w:t>
            </w:r>
            <w:proofErr w:type="gramEnd"/>
            <w:r w:rsidRPr="00B63041">
              <w:rPr>
                <w:rFonts w:asciiTheme="minorHAnsi" w:hAnsiTheme="minorHAnsi" w:cstheme="minorHAnsi"/>
                <w:color w:val="000000"/>
                <w:sz w:val="20"/>
                <w:szCs w:val="20"/>
                <w:rPrChange w:id="3076" w:author="Alhabibi, Haider@Energy" w:date="2023-08-14T16:52:00Z">
                  <w:rPr>
                    <w:rFonts w:asciiTheme="minorHAnsi" w:hAnsiTheme="minorHAnsi" w:cstheme="minorHAnsi"/>
                    <w:color w:val="000000"/>
                    <w:sz w:val="16"/>
                    <w:szCs w:val="16"/>
                  </w:rPr>
                </w:rPrChange>
              </w:rPr>
              <w:t xml:space="preserve"> - Fan Efficacy and Airflow Rate verification (MCH-22; MCH-23) or alternative compliance: (MCH-28)</w:t>
            </w:r>
          </w:p>
        </w:tc>
      </w:tr>
    </w:tbl>
    <w:p w14:paraId="0B73A87F" w14:textId="77777777" w:rsidR="00E053A3" w:rsidRPr="00EB4E7D" w:rsidRDefault="00E053A3" w:rsidP="00097AAE">
      <w:pPr>
        <w:rPr>
          <w:rFonts w:asciiTheme="minorHAnsi" w:hAnsiTheme="minorHAnsi" w:cstheme="minorHAnsi"/>
          <w:rPrChange w:id="3077" w:author="Alhabibi, Haider@Energy" w:date="2023-08-14T16:28:00Z">
            <w:rPr/>
          </w:rPrChange>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2"/>
        <w:gridCol w:w="1259"/>
        <w:gridCol w:w="1259"/>
        <w:gridCol w:w="10610"/>
      </w:tblGrid>
      <w:tr w:rsidR="00231CD7" w:rsidRPr="00EB4E7D" w14:paraId="0B73A883" w14:textId="77777777" w:rsidTr="00231CD7">
        <w:trPr>
          <w:trHeight w:val="222"/>
        </w:trPr>
        <w:tc>
          <w:tcPr>
            <w:tcW w:w="15978" w:type="dxa"/>
            <w:gridSpan w:val="4"/>
            <w:tcBorders>
              <w:top w:val="single" w:sz="4" w:space="0" w:color="auto"/>
              <w:left w:val="single" w:sz="4" w:space="0" w:color="auto"/>
              <w:right w:val="single" w:sz="4" w:space="0" w:color="auto"/>
            </w:tcBorders>
          </w:tcPr>
          <w:p w14:paraId="0B73A881" w14:textId="3060F055" w:rsidR="00231CD7" w:rsidRPr="00EB4E7D" w:rsidRDefault="00231CD7" w:rsidP="001F25DC">
            <w:pPr>
              <w:keepNext/>
              <w:rPr>
                <w:rFonts w:asciiTheme="minorHAnsi" w:hAnsiTheme="minorHAnsi" w:cstheme="minorHAnsi"/>
                <w:b/>
                <w:rPrChange w:id="3078" w:author="Alhabibi, Haider@Energy" w:date="2023-08-14T16:28:00Z">
                  <w:rPr>
                    <w:rFonts w:ascii="Calibri" w:hAnsi="Calibri"/>
                    <w:b/>
                    <w:sz w:val="20"/>
                  </w:rPr>
                </w:rPrChange>
              </w:rPr>
            </w:pPr>
            <w:r w:rsidRPr="00EB4E7D">
              <w:rPr>
                <w:rFonts w:asciiTheme="minorHAnsi" w:hAnsiTheme="minorHAnsi" w:cstheme="minorHAnsi"/>
                <w:b/>
                <w:rPrChange w:id="3079" w:author="Alhabibi, Haider@Energy" w:date="2023-08-14T16:28:00Z">
                  <w:rPr>
                    <w:rFonts w:ascii="Calibri" w:hAnsi="Calibri"/>
                    <w:b/>
                    <w:sz w:val="20"/>
                  </w:rPr>
                </w:rPrChange>
              </w:rPr>
              <w:lastRenderedPageBreak/>
              <w:t xml:space="preserve">C. Extension of Existing Duct System, Greater Than </w:t>
            </w:r>
            <w:del w:id="3080" w:author="Moua, Cheng@Energy" w:date="2021-11-12T15:40:00Z">
              <w:r w:rsidRPr="00EB4E7D" w:rsidDel="00AE02C1">
                <w:rPr>
                  <w:rFonts w:asciiTheme="minorHAnsi" w:hAnsiTheme="minorHAnsi" w:cstheme="minorHAnsi"/>
                  <w:b/>
                  <w:rPrChange w:id="3081" w:author="Alhabibi, Haider@Energy" w:date="2023-08-14T16:28:00Z">
                    <w:rPr>
                      <w:rFonts w:ascii="Calibri" w:hAnsi="Calibri"/>
                      <w:b/>
                      <w:sz w:val="20"/>
                    </w:rPr>
                  </w:rPrChange>
                </w:rPr>
                <w:delText xml:space="preserve">40 </w:delText>
              </w:r>
            </w:del>
            <w:ins w:id="3082" w:author="Moua, Cheng@Energy" w:date="2021-11-12T15:40:00Z">
              <w:r w:rsidR="00AE02C1" w:rsidRPr="00EB4E7D">
                <w:rPr>
                  <w:rFonts w:asciiTheme="minorHAnsi" w:hAnsiTheme="minorHAnsi" w:cstheme="minorHAnsi"/>
                  <w:b/>
                  <w:rPrChange w:id="3083" w:author="Alhabibi, Haider@Energy" w:date="2023-08-14T16:28:00Z">
                    <w:rPr>
                      <w:rFonts w:ascii="Calibri" w:hAnsi="Calibri"/>
                      <w:b/>
                      <w:sz w:val="20"/>
                    </w:rPr>
                  </w:rPrChange>
                </w:rPr>
                <w:t xml:space="preserve">25 </w:t>
              </w:r>
            </w:ins>
            <w:r w:rsidRPr="00EB4E7D">
              <w:rPr>
                <w:rFonts w:asciiTheme="minorHAnsi" w:hAnsiTheme="minorHAnsi" w:cstheme="minorHAnsi"/>
                <w:b/>
                <w:rPrChange w:id="3084" w:author="Alhabibi, Haider@Energy" w:date="2023-08-14T16:28:00Z">
                  <w:rPr>
                    <w:rFonts w:ascii="Calibri" w:hAnsi="Calibri"/>
                    <w:b/>
                    <w:sz w:val="20"/>
                  </w:rPr>
                </w:rPrChange>
              </w:rPr>
              <w:t>Feet (Section 150.2(b)1Diib)</w:t>
            </w:r>
          </w:p>
          <w:p w14:paraId="0B73A882" w14:textId="55EB00C1" w:rsidR="00231CD7" w:rsidRPr="00B63041" w:rsidRDefault="00231CD7" w:rsidP="001B1825">
            <w:pPr>
              <w:keepNext/>
              <w:rPr>
                <w:rFonts w:asciiTheme="minorHAnsi" w:hAnsiTheme="minorHAnsi" w:cstheme="minorHAnsi"/>
                <w:sz w:val="20"/>
                <w:szCs w:val="20"/>
                <w:rPrChange w:id="3085" w:author="Alhabibi, Haider@Energy" w:date="2023-08-14T16:51:00Z">
                  <w:rPr>
                    <w:rFonts w:ascii="Calibri" w:hAnsi="Calibri"/>
                  </w:rPr>
                </w:rPrChange>
              </w:rPr>
            </w:pPr>
            <w:r w:rsidRPr="00B63041">
              <w:rPr>
                <w:rFonts w:asciiTheme="minorHAnsi" w:hAnsiTheme="minorHAnsi" w:cstheme="minorHAnsi"/>
                <w:sz w:val="20"/>
                <w:szCs w:val="20"/>
                <w:rPrChange w:id="3086" w:author="Alhabibi, Haider@Energy" w:date="2023-08-14T16:51:00Z">
                  <w:rPr>
                    <w:rFonts w:ascii="Calibri" w:hAnsi="Calibri"/>
                    <w:sz w:val="18"/>
                    <w:szCs w:val="18"/>
                  </w:rPr>
                </w:rPrChange>
              </w:rPr>
              <w:t xml:space="preserve">&lt;&lt;if there are no Alteration Types in column </w:t>
            </w:r>
            <w:r w:rsidR="001B1825" w:rsidRPr="00B63041">
              <w:rPr>
                <w:rFonts w:asciiTheme="minorHAnsi" w:hAnsiTheme="minorHAnsi" w:cstheme="minorHAnsi"/>
                <w:sz w:val="20"/>
                <w:szCs w:val="20"/>
                <w:rPrChange w:id="3087" w:author="Alhabibi, Haider@Energy" w:date="2023-08-14T16:51:00Z">
                  <w:rPr>
                    <w:rFonts w:ascii="Calibri" w:hAnsi="Calibri"/>
                    <w:sz w:val="18"/>
                    <w:szCs w:val="18"/>
                    <w:highlight w:val="yellow"/>
                  </w:rPr>
                </w:rPrChange>
              </w:rPr>
              <w:t>B10</w:t>
            </w:r>
            <w:r w:rsidR="001B1825" w:rsidRPr="00B63041">
              <w:rPr>
                <w:rFonts w:asciiTheme="minorHAnsi" w:hAnsiTheme="minorHAnsi" w:cstheme="minorHAnsi"/>
                <w:sz w:val="20"/>
                <w:szCs w:val="20"/>
                <w:rPrChange w:id="3088" w:author="Alhabibi, Haider@Energy" w:date="2023-08-14T16:51:00Z">
                  <w:rPr>
                    <w:rFonts w:ascii="Calibri" w:hAnsi="Calibri"/>
                    <w:sz w:val="18"/>
                    <w:szCs w:val="18"/>
                  </w:rPr>
                </w:rPrChange>
              </w:rPr>
              <w:t xml:space="preserve"> </w:t>
            </w:r>
            <w:r w:rsidRPr="00B63041">
              <w:rPr>
                <w:rFonts w:asciiTheme="minorHAnsi" w:hAnsiTheme="minorHAnsi" w:cstheme="minorHAnsi"/>
                <w:sz w:val="20"/>
                <w:szCs w:val="20"/>
                <w:rPrChange w:id="3089" w:author="Alhabibi, Haider@Energy" w:date="2023-08-14T16:51:00Z">
                  <w:rPr>
                    <w:rFonts w:ascii="Calibri" w:hAnsi="Calibri"/>
                    <w:sz w:val="18"/>
                    <w:szCs w:val="18"/>
                  </w:rPr>
                </w:rPrChange>
              </w:rPr>
              <w:t>equal to "Extension of Existing Duct System (Section C)" then display the "section does not apply" message, else</w:t>
            </w:r>
            <w:r w:rsidRPr="00B63041">
              <w:rPr>
                <w:rFonts w:asciiTheme="minorHAnsi" w:hAnsiTheme="minorHAnsi" w:cstheme="minorHAnsi"/>
                <w:sz w:val="20"/>
                <w:szCs w:val="20"/>
                <w:rPrChange w:id="3090" w:author="Alhabibi, Haider@Energy" w:date="2023-08-14T16:51:00Z">
                  <w:rPr>
                    <w:sz w:val="18"/>
                    <w:szCs w:val="18"/>
                  </w:rPr>
                </w:rPrChange>
              </w:rPr>
              <w:t xml:space="preserve"> </w:t>
            </w:r>
            <w:r w:rsidRPr="00B63041">
              <w:rPr>
                <w:rFonts w:asciiTheme="minorHAnsi" w:hAnsiTheme="minorHAnsi" w:cstheme="minorHAnsi"/>
                <w:sz w:val="20"/>
                <w:szCs w:val="20"/>
                <w:rPrChange w:id="3091" w:author="Alhabibi, Haider@Energy" w:date="2023-08-14T16:51:00Z">
                  <w:rPr>
                    <w:rFonts w:ascii="Calibri" w:hAnsi="Calibri"/>
                    <w:sz w:val="18"/>
                    <w:szCs w:val="18"/>
                  </w:rPr>
                </w:rPrChange>
              </w:rPr>
              <w:t xml:space="preserve">require one row of data to be entered in this table for each SC System of alteration type in column </w:t>
            </w:r>
            <w:r w:rsidR="0069325F" w:rsidRPr="00B63041">
              <w:rPr>
                <w:rFonts w:asciiTheme="minorHAnsi" w:hAnsiTheme="minorHAnsi" w:cstheme="minorHAnsi"/>
                <w:sz w:val="20"/>
                <w:szCs w:val="20"/>
                <w:rPrChange w:id="3092" w:author="Alhabibi, Haider@Energy" w:date="2023-08-14T16:51:00Z">
                  <w:rPr>
                    <w:rFonts w:ascii="Calibri" w:hAnsi="Calibri"/>
                    <w:sz w:val="18"/>
                    <w:szCs w:val="18"/>
                    <w:highlight w:val="yellow"/>
                  </w:rPr>
                </w:rPrChange>
              </w:rPr>
              <w:t>B10</w:t>
            </w:r>
            <w:r w:rsidRPr="00B63041">
              <w:rPr>
                <w:rFonts w:asciiTheme="minorHAnsi" w:hAnsiTheme="minorHAnsi" w:cstheme="minorHAnsi"/>
                <w:sz w:val="20"/>
                <w:szCs w:val="20"/>
                <w:rPrChange w:id="3093" w:author="Alhabibi, Haider@Energy" w:date="2023-08-14T16:51:00Z">
                  <w:rPr>
                    <w:rFonts w:ascii="Calibri" w:hAnsi="Calibri"/>
                    <w:sz w:val="18"/>
                    <w:szCs w:val="18"/>
                  </w:rPr>
                </w:rPrChange>
              </w:rPr>
              <w:t xml:space="preserve"> equal to: "Extension of Existing Duct System (Section C)"</w:t>
            </w:r>
          </w:p>
        </w:tc>
      </w:tr>
      <w:tr w:rsidR="00231CD7" w:rsidRPr="00EB4E7D" w14:paraId="0B73A887" w14:textId="77777777" w:rsidTr="00231CD7">
        <w:trPr>
          <w:trHeight w:val="223"/>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4" w14:textId="77777777" w:rsidR="00231CD7" w:rsidRPr="00EB4E7D" w:rsidRDefault="00231CD7" w:rsidP="001F25DC">
            <w:pPr>
              <w:keepNext/>
              <w:jc w:val="center"/>
              <w:rPr>
                <w:rFonts w:asciiTheme="minorHAnsi" w:hAnsiTheme="minorHAnsi" w:cstheme="minorHAnsi"/>
                <w:rPrChange w:id="3094" w:author="Alhabibi, Haider@Energy" w:date="2023-08-14T16:28:00Z">
                  <w:rPr>
                    <w:rFonts w:ascii="Calibri" w:hAnsi="Calibri"/>
                    <w:sz w:val="18"/>
                    <w:szCs w:val="18"/>
                  </w:rPr>
                </w:rPrChange>
              </w:rPr>
            </w:pPr>
            <w:r w:rsidRPr="00EB4E7D">
              <w:rPr>
                <w:rFonts w:asciiTheme="minorHAnsi" w:hAnsiTheme="minorHAnsi" w:cstheme="minorHAnsi"/>
                <w:rPrChange w:id="3095" w:author="Alhabibi, Haider@Energy" w:date="2023-08-14T16:28:00Z">
                  <w:rPr>
                    <w:rFonts w:ascii="Calibri" w:hAnsi="Calibri"/>
                    <w:sz w:val="18"/>
                    <w:szCs w:val="18"/>
                  </w:rPr>
                </w:rPrChange>
              </w:rPr>
              <w:t>01</w:t>
            </w:r>
          </w:p>
        </w:tc>
        <w:tc>
          <w:tcPr>
            <w:tcW w:w="1380" w:type="dxa"/>
            <w:tcBorders>
              <w:top w:val="single" w:sz="4" w:space="0" w:color="auto"/>
              <w:left w:val="single" w:sz="4" w:space="0" w:color="auto"/>
              <w:bottom w:val="single" w:sz="4" w:space="0" w:color="auto"/>
              <w:right w:val="single" w:sz="4" w:space="0" w:color="auto"/>
            </w:tcBorders>
          </w:tcPr>
          <w:p w14:paraId="6BBE58DD" w14:textId="7BB0D554" w:rsidR="00231CD7" w:rsidRPr="00EB4E7D" w:rsidRDefault="00CD3D2A" w:rsidP="001F25DC">
            <w:pPr>
              <w:keepNext/>
              <w:jc w:val="center"/>
              <w:rPr>
                <w:rFonts w:asciiTheme="minorHAnsi" w:hAnsiTheme="minorHAnsi" w:cstheme="minorHAnsi"/>
                <w:rPrChange w:id="3096" w:author="Alhabibi, Haider@Energy" w:date="2023-08-14T16:28:00Z">
                  <w:rPr>
                    <w:rFonts w:ascii="Calibri" w:hAnsi="Calibri"/>
                    <w:sz w:val="18"/>
                    <w:szCs w:val="18"/>
                  </w:rPr>
                </w:rPrChange>
              </w:rPr>
            </w:pPr>
            <w:r w:rsidRPr="00EB4E7D">
              <w:rPr>
                <w:rFonts w:asciiTheme="minorHAnsi" w:hAnsiTheme="minorHAnsi" w:cstheme="minorHAnsi"/>
                <w:rPrChange w:id="3097" w:author="Alhabibi, Haider@Energy" w:date="2023-08-14T16:28:00Z">
                  <w:rPr>
                    <w:rFonts w:ascii="Calibri" w:hAnsi="Calibri"/>
                    <w:sz w:val="18"/>
                    <w:szCs w:val="18"/>
                  </w:rPr>
                </w:rPrChange>
              </w:rPr>
              <w:t>02</w:t>
            </w:r>
          </w:p>
        </w:tc>
        <w:tc>
          <w:tcPr>
            <w:tcW w:w="1380" w:type="dxa"/>
            <w:tcBorders>
              <w:top w:val="single" w:sz="4" w:space="0" w:color="auto"/>
              <w:left w:val="single" w:sz="4" w:space="0" w:color="auto"/>
              <w:bottom w:val="single" w:sz="4" w:space="0" w:color="auto"/>
              <w:right w:val="single" w:sz="4" w:space="0" w:color="auto"/>
            </w:tcBorders>
          </w:tcPr>
          <w:p w14:paraId="0B73A885" w14:textId="3388CA00" w:rsidR="00231CD7" w:rsidRPr="00EB4E7D" w:rsidRDefault="00CD3D2A" w:rsidP="001F25DC">
            <w:pPr>
              <w:keepNext/>
              <w:jc w:val="center"/>
              <w:rPr>
                <w:rFonts w:asciiTheme="minorHAnsi" w:hAnsiTheme="minorHAnsi" w:cstheme="minorHAnsi"/>
                <w:rPrChange w:id="3098" w:author="Alhabibi, Haider@Energy" w:date="2023-08-14T16:28:00Z">
                  <w:rPr>
                    <w:rFonts w:ascii="Calibri" w:hAnsi="Calibri"/>
                    <w:sz w:val="18"/>
                    <w:szCs w:val="18"/>
                  </w:rPr>
                </w:rPrChange>
              </w:rPr>
            </w:pPr>
            <w:r w:rsidRPr="00EB4E7D">
              <w:rPr>
                <w:rFonts w:asciiTheme="minorHAnsi" w:hAnsiTheme="minorHAnsi" w:cstheme="minorHAnsi"/>
                <w:rPrChange w:id="3099" w:author="Alhabibi, Haider@Energy" w:date="2023-08-14T16:28:00Z">
                  <w:rPr>
                    <w:rFonts w:ascii="Calibri" w:hAnsi="Calibri"/>
                    <w:sz w:val="18"/>
                    <w:szCs w:val="18"/>
                  </w:rPr>
                </w:rPrChange>
              </w:rPr>
              <w:t>03</w:t>
            </w:r>
          </w:p>
        </w:tc>
        <w:tc>
          <w:tcPr>
            <w:tcW w:w="11835" w:type="dxa"/>
            <w:tcBorders>
              <w:left w:val="single" w:sz="4" w:space="0" w:color="auto"/>
              <w:bottom w:val="nil"/>
              <w:right w:val="single" w:sz="4" w:space="0" w:color="auto"/>
            </w:tcBorders>
          </w:tcPr>
          <w:p w14:paraId="0B73A886" w14:textId="77777777" w:rsidR="00231CD7" w:rsidRPr="00EB4E7D" w:rsidRDefault="00231CD7" w:rsidP="001F25DC">
            <w:pPr>
              <w:keepNext/>
              <w:jc w:val="center"/>
              <w:rPr>
                <w:rFonts w:asciiTheme="minorHAnsi" w:hAnsiTheme="minorHAnsi" w:cstheme="minorHAnsi"/>
                <w:b/>
                <w:rPrChange w:id="3100" w:author="Alhabibi, Haider@Energy" w:date="2023-08-14T16:28:00Z">
                  <w:rPr>
                    <w:rFonts w:ascii="Calibri" w:hAnsi="Calibri"/>
                    <w:b/>
                    <w:sz w:val="18"/>
                    <w:szCs w:val="18"/>
                  </w:rPr>
                </w:rPrChange>
              </w:rPr>
            </w:pPr>
          </w:p>
        </w:tc>
      </w:tr>
      <w:tr w:rsidR="00231CD7" w:rsidRPr="00EB4E7D" w14:paraId="0B73A88B" w14:textId="77777777" w:rsidTr="00231CD7">
        <w:trPr>
          <w:trHeight w:val="390"/>
        </w:trPr>
        <w:tc>
          <w:tcPr>
            <w:tcW w:w="1383" w:type="dxa"/>
            <w:tcBorders>
              <w:top w:val="single" w:sz="4" w:space="0" w:color="auto"/>
              <w:left w:val="single" w:sz="4" w:space="0" w:color="auto"/>
              <w:bottom w:val="single" w:sz="4" w:space="0" w:color="auto"/>
              <w:right w:val="single" w:sz="4" w:space="0" w:color="auto"/>
            </w:tcBorders>
            <w:shd w:val="clear" w:color="auto" w:fill="auto"/>
            <w:vAlign w:val="bottom"/>
          </w:tcPr>
          <w:p w14:paraId="0B73A888" w14:textId="7E43738B" w:rsidR="00231CD7" w:rsidRPr="00EB4E7D" w:rsidRDefault="00C05EA8" w:rsidP="00C05EA8">
            <w:pPr>
              <w:keepNext/>
              <w:jc w:val="center"/>
              <w:rPr>
                <w:rFonts w:asciiTheme="minorHAnsi" w:hAnsiTheme="minorHAnsi" w:cstheme="minorHAnsi"/>
                <w:rPrChange w:id="3101" w:author="Alhabibi, Haider@Energy" w:date="2023-08-14T16:28:00Z">
                  <w:rPr>
                    <w:rFonts w:ascii="Calibri" w:hAnsi="Calibri"/>
                    <w:sz w:val="18"/>
                    <w:szCs w:val="18"/>
                  </w:rPr>
                </w:rPrChange>
              </w:rPr>
            </w:pPr>
            <w:r w:rsidRPr="00EB4E7D">
              <w:rPr>
                <w:rFonts w:asciiTheme="minorHAnsi" w:hAnsiTheme="minorHAnsi" w:cstheme="minorHAnsi"/>
                <w:rPrChange w:id="3102" w:author="Alhabibi, Haider@Energy" w:date="2023-08-14T16:28:00Z">
                  <w:rPr>
                    <w:rFonts w:ascii="Calibri" w:hAnsi="Calibri"/>
                    <w:sz w:val="18"/>
                    <w:szCs w:val="18"/>
                  </w:rPr>
                </w:rPrChange>
              </w:rPr>
              <w:t xml:space="preserve">SC </w:t>
            </w:r>
            <w:proofErr w:type="gramStart"/>
            <w:r w:rsidR="00231CD7" w:rsidRPr="00EB4E7D">
              <w:rPr>
                <w:rFonts w:asciiTheme="minorHAnsi" w:hAnsiTheme="minorHAnsi" w:cstheme="minorHAnsi"/>
                <w:rPrChange w:id="3103" w:author="Alhabibi, Haider@Energy" w:date="2023-08-14T16:28:00Z">
                  <w:rPr>
                    <w:rFonts w:ascii="Calibri" w:hAnsi="Calibri"/>
                    <w:sz w:val="18"/>
                    <w:szCs w:val="18"/>
                  </w:rPr>
                </w:rPrChange>
              </w:rPr>
              <w:t xml:space="preserve">System  </w:t>
            </w:r>
            <w:r w:rsidRPr="00EB4E7D">
              <w:rPr>
                <w:rFonts w:asciiTheme="minorHAnsi" w:hAnsiTheme="minorHAnsi" w:cstheme="minorHAnsi"/>
                <w:rPrChange w:id="3104" w:author="Alhabibi, Haider@Energy" w:date="2023-08-14T16:28:00Z">
                  <w:rPr>
                    <w:rFonts w:ascii="Calibri" w:hAnsi="Calibri"/>
                    <w:sz w:val="18"/>
                    <w:szCs w:val="18"/>
                  </w:rPr>
                </w:rPrChange>
              </w:rPr>
              <w:t>ID</w:t>
            </w:r>
            <w:proofErr w:type="gramEnd"/>
            <w:r w:rsidRPr="00EB4E7D">
              <w:rPr>
                <w:rFonts w:asciiTheme="minorHAnsi" w:hAnsiTheme="minorHAnsi" w:cstheme="minorHAnsi"/>
                <w:rPrChange w:id="3105" w:author="Alhabibi, Haider@Energy" w:date="2023-08-14T16:28:00Z">
                  <w:rPr>
                    <w:rFonts w:ascii="Calibri" w:hAnsi="Calibri"/>
                    <w:sz w:val="18"/>
                    <w:szCs w:val="18"/>
                  </w:rPr>
                </w:rPrChange>
              </w:rPr>
              <w:t>/</w:t>
            </w:r>
            <w:r w:rsidR="00231CD7" w:rsidRPr="00EB4E7D">
              <w:rPr>
                <w:rFonts w:asciiTheme="minorHAnsi" w:hAnsiTheme="minorHAnsi" w:cstheme="minorHAnsi"/>
                <w:rPrChange w:id="3106" w:author="Alhabibi, Haider@Energy" w:date="2023-08-14T16:28:00Z">
                  <w:rPr>
                    <w:rFonts w:ascii="Calibri" w:hAnsi="Calibri"/>
                    <w:sz w:val="18"/>
                    <w:szCs w:val="18"/>
                  </w:rPr>
                </w:rPrChange>
              </w:rPr>
              <w:t>Name</w:t>
            </w:r>
          </w:p>
        </w:tc>
        <w:tc>
          <w:tcPr>
            <w:tcW w:w="1380" w:type="dxa"/>
            <w:tcBorders>
              <w:top w:val="single" w:sz="4" w:space="0" w:color="auto"/>
              <w:left w:val="single" w:sz="4" w:space="0" w:color="auto"/>
              <w:bottom w:val="single" w:sz="4" w:space="0" w:color="auto"/>
              <w:right w:val="single" w:sz="4" w:space="0" w:color="auto"/>
            </w:tcBorders>
          </w:tcPr>
          <w:p w14:paraId="718FCCE9" w14:textId="77777777" w:rsidR="00231CD7" w:rsidRPr="00EB4E7D" w:rsidRDefault="00231CD7" w:rsidP="00231CD7">
            <w:pPr>
              <w:keepNext/>
              <w:jc w:val="center"/>
              <w:rPr>
                <w:rFonts w:asciiTheme="minorHAnsi" w:hAnsiTheme="minorHAnsi" w:cstheme="minorHAnsi"/>
                <w:rPrChange w:id="3107" w:author="Alhabibi, Haider@Energy" w:date="2023-08-14T16:28:00Z">
                  <w:rPr>
                    <w:rFonts w:ascii="Calibri" w:hAnsi="Calibri"/>
                    <w:sz w:val="18"/>
                    <w:szCs w:val="18"/>
                  </w:rPr>
                </w:rPrChange>
              </w:rPr>
            </w:pPr>
            <w:r w:rsidRPr="00EB4E7D">
              <w:rPr>
                <w:rFonts w:asciiTheme="minorHAnsi" w:hAnsiTheme="minorHAnsi" w:cstheme="minorHAnsi"/>
                <w:rPrChange w:id="3108" w:author="Alhabibi, Haider@Energy" w:date="2023-08-14T16:28:00Z">
                  <w:rPr>
                    <w:rFonts w:ascii="Calibri" w:hAnsi="Calibri"/>
                    <w:sz w:val="18"/>
                    <w:szCs w:val="18"/>
                  </w:rPr>
                </w:rPrChange>
              </w:rPr>
              <w:t xml:space="preserve">SC System </w:t>
            </w:r>
          </w:p>
          <w:p w14:paraId="191BDE0B" w14:textId="12852E37" w:rsidR="00231CD7" w:rsidRPr="00EB4E7D" w:rsidRDefault="0099130E" w:rsidP="00231CD7">
            <w:pPr>
              <w:keepNext/>
              <w:jc w:val="center"/>
              <w:rPr>
                <w:rFonts w:asciiTheme="minorHAnsi" w:hAnsiTheme="minorHAnsi" w:cstheme="minorHAnsi"/>
                <w:rPrChange w:id="3109" w:author="Alhabibi, Haider@Energy" w:date="2023-08-14T16:28:00Z">
                  <w:rPr>
                    <w:rFonts w:ascii="Calibri" w:hAnsi="Calibri"/>
                    <w:sz w:val="18"/>
                    <w:szCs w:val="18"/>
                  </w:rPr>
                </w:rPrChange>
              </w:rPr>
            </w:pPr>
            <w:r w:rsidRPr="00EB4E7D">
              <w:rPr>
                <w:rFonts w:asciiTheme="minorHAnsi" w:hAnsiTheme="minorHAnsi" w:cstheme="minorHAnsi"/>
                <w:rPrChange w:id="3110" w:author="Alhabibi, Haider@Energy" w:date="2023-08-14T16:28:00Z">
                  <w:rPr>
                    <w:rFonts w:ascii="Calibri" w:hAnsi="Calibri"/>
                    <w:sz w:val="18"/>
                    <w:szCs w:val="18"/>
                  </w:rPr>
                </w:rPrChange>
              </w:rPr>
              <w:t>Description of</w:t>
            </w:r>
            <w:r w:rsidR="00231CD7" w:rsidRPr="00EB4E7D">
              <w:rPr>
                <w:rFonts w:asciiTheme="minorHAnsi" w:hAnsiTheme="minorHAnsi" w:cstheme="minorHAnsi"/>
                <w:rPrChange w:id="3111" w:author="Alhabibi, Haider@Energy" w:date="2023-08-14T16:28:00Z">
                  <w:rPr>
                    <w:rFonts w:ascii="Calibri" w:hAnsi="Calibri"/>
                    <w:sz w:val="18"/>
                    <w:szCs w:val="18"/>
                  </w:rPr>
                </w:rPrChange>
              </w:rPr>
              <w:t xml:space="preserve"> Area Served</w:t>
            </w:r>
          </w:p>
        </w:tc>
        <w:tc>
          <w:tcPr>
            <w:tcW w:w="1380" w:type="dxa"/>
            <w:tcBorders>
              <w:top w:val="single" w:sz="4" w:space="0" w:color="auto"/>
              <w:left w:val="single" w:sz="4" w:space="0" w:color="auto"/>
              <w:bottom w:val="single" w:sz="4" w:space="0" w:color="auto"/>
              <w:right w:val="single" w:sz="4" w:space="0" w:color="auto"/>
            </w:tcBorders>
            <w:vAlign w:val="bottom"/>
          </w:tcPr>
          <w:p w14:paraId="67E76E14" w14:textId="00640B8D" w:rsidR="00231CD7" w:rsidRPr="00EB4E7D" w:rsidRDefault="00231CD7" w:rsidP="002C2937">
            <w:pPr>
              <w:keepNext/>
              <w:jc w:val="center"/>
              <w:rPr>
                <w:rFonts w:asciiTheme="minorHAnsi" w:hAnsiTheme="minorHAnsi" w:cstheme="minorHAnsi"/>
                <w:rPrChange w:id="3112" w:author="Alhabibi, Haider@Energy" w:date="2023-08-14T16:28:00Z">
                  <w:rPr>
                    <w:rFonts w:ascii="Calibri" w:hAnsi="Calibri"/>
                    <w:sz w:val="18"/>
                    <w:szCs w:val="18"/>
                  </w:rPr>
                </w:rPrChange>
              </w:rPr>
            </w:pPr>
            <w:r w:rsidRPr="00EB4E7D">
              <w:rPr>
                <w:rFonts w:asciiTheme="minorHAnsi" w:hAnsiTheme="minorHAnsi" w:cstheme="minorHAnsi"/>
                <w:rPrChange w:id="3113" w:author="Alhabibi, Haider@Energy" w:date="2023-08-14T16:28:00Z">
                  <w:rPr>
                    <w:rFonts w:ascii="Calibri" w:hAnsi="Calibri"/>
                    <w:sz w:val="18"/>
                    <w:szCs w:val="18"/>
                  </w:rPr>
                </w:rPrChange>
              </w:rPr>
              <w:t>Required</w:t>
            </w:r>
          </w:p>
          <w:p w14:paraId="0B73A889" w14:textId="16FFA19B" w:rsidR="00231CD7" w:rsidRPr="00EB4E7D" w:rsidRDefault="00231CD7" w:rsidP="002C2937">
            <w:pPr>
              <w:keepNext/>
              <w:jc w:val="center"/>
              <w:rPr>
                <w:rFonts w:asciiTheme="minorHAnsi" w:hAnsiTheme="minorHAnsi" w:cstheme="minorHAnsi"/>
                <w:rPrChange w:id="3114" w:author="Alhabibi, Haider@Energy" w:date="2023-08-14T16:28:00Z">
                  <w:rPr>
                    <w:rFonts w:ascii="Calibri" w:hAnsi="Calibri"/>
                    <w:sz w:val="18"/>
                    <w:szCs w:val="18"/>
                  </w:rPr>
                </w:rPrChange>
              </w:rPr>
            </w:pPr>
            <w:r w:rsidRPr="00EB4E7D">
              <w:rPr>
                <w:rFonts w:asciiTheme="minorHAnsi" w:hAnsiTheme="minorHAnsi" w:cstheme="minorHAnsi"/>
                <w:rPrChange w:id="3115" w:author="Alhabibi, Haider@Energy" w:date="2023-08-14T16:28:00Z">
                  <w:rPr>
                    <w:rFonts w:ascii="Calibri" w:hAnsi="Calibri"/>
                    <w:sz w:val="18"/>
                    <w:szCs w:val="18"/>
                  </w:rPr>
                </w:rPrChange>
              </w:rPr>
              <w:t xml:space="preserve"> New Duct </w:t>
            </w:r>
            <w:r w:rsidRPr="00EB4E7D">
              <w:rPr>
                <w:rFonts w:asciiTheme="minorHAnsi" w:hAnsiTheme="minorHAnsi" w:cstheme="minorHAnsi"/>
                <w:rPrChange w:id="3116" w:author="Alhabibi, Haider@Energy" w:date="2023-08-14T16:28:00Z">
                  <w:rPr>
                    <w:rFonts w:ascii="Calibri" w:hAnsi="Calibri"/>
                    <w:sz w:val="18"/>
                    <w:szCs w:val="18"/>
                  </w:rPr>
                </w:rPrChange>
              </w:rPr>
              <w:br/>
              <w:t>R-Value</w:t>
            </w:r>
          </w:p>
        </w:tc>
        <w:tc>
          <w:tcPr>
            <w:tcW w:w="11835" w:type="dxa"/>
            <w:tcBorders>
              <w:top w:val="nil"/>
              <w:left w:val="single" w:sz="4" w:space="0" w:color="auto"/>
              <w:bottom w:val="nil"/>
              <w:right w:val="single" w:sz="4" w:space="0" w:color="auto"/>
            </w:tcBorders>
          </w:tcPr>
          <w:p w14:paraId="0B73A88A" w14:textId="77777777" w:rsidR="00231CD7" w:rsidRPr="00EB4E7D" w:rsidRDefault="00231CD7" w:rsidP="002C2937">
            <w:pPr>
              <w:keepNext/>
              <w:jc w:val="center"/>
              <w:rPr>
                <w:rFonts w:asciiTheme="minorHAnsi" w:hAnsiTheme="minorHAnsi" w:cstheme="minorHAnsi"/>
                <w:b/>
                <w:rPrChange w:id="3117" w:author="Alhabibi, Haider@Energy" w:date="2023-08-14T16:28:00Z">
                  <w:rPr>
                    <w:rFonts w:ascii="Calibri" w:hAnsi="Calibri"/>
                    <w:b/>
                    <w:sz w:val="18"/>
                    <w:szCs w:val="18"/>
                  </w:rPr>
                </w:rPrChange>
              </w:rPr>
            </w:pPr>
          </w:p>
        </w:tc>
      </w:tr>
      <w:tr w:rsidR="00231CD7" w:rsidRPr="00EB4E7D" w14:paraId="0B73A88F"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C" w14:textId="77777777" w:rsidR="00231CD7" w:rsidRPr="00B63041" w:rsidRDefault="00231CD7" w:rsidP="004B10AF">
            <w:pPr>
              <w:keepNext/>
              <w:jc w:val="center"/>
              <w:rPr>
                <w:rFonts w:asciiTheme="minorHAnsi" w:hAnsiTheme="minorHAnsi" w:cstheme="minorHAnsi"/>
                <w:sz w:val="16"/>
                <w:szCs w:val="16"/>
                <w:rPrChange w:id="3118" w:author="Alhabibi, Haider@Energy" w:date="2023-08-14T16:51:00Z">
                  <w:rPr>
                    <w:rFonts w:ascii="Calibri" w:hAnsi="Calibri"/>
                    <w:sz w:val="16"/>
                    <w:szCs w:val="16"/>
                  </w:rPr>
                </w:rPrChange>
              </w:rPr>
            </w:pPr>
            <w:r w:rsidRPr="00B63041">
              <w:rPr>
                <w:rFonts w:asciiTheme="minorHAnsi" w:hAnsiTheme="minorHAnsi" w:cstheme="minorHAnsi"/>
                <w:sz w:val="16"/>
                <w:szCs w:val="16"/>
                <w:rPrChange w:id="3119" w:author="Alhabibi, Haider@Energy" w:date="2023-08-14T16:51:00Z">
                  <w:rPr>
                    <w:rFonts w:ascii="Calibri" w:hAnsi="Calibri"/>
                    <w:sz w:val="16"/>
                    <w:szCs w:val="16"/>
                  </w:rPr>
                </w:rPrChange>
              </w:rPr>
              <w:t>&lt;&lt;</w:t>
            </w:r>
            <w:r w:rsidRPr="00B63041">
              <w:rPr>
                <w:rFonts w:asciiTheme="minorHAnsi" w:hAnsiTheme="minorHAnsi" w:cstheme="minorHAnsi"/>
                <w:sz w:val="16"/>
                <w:szCs w:val="16"/>
              </w:rPr>
              <w:t xml:space="preserve"> auto filled from </w:t>
            </w:r>
            <w:r w:rsidRPr="00B63041">
              <w:rPr>
                <w:rFonts w:asciiTheme="minorHAnsi" w:hAnsiTheme="minorHAnsi" w:cstheme="minorHAnsi"/>
                <w:sz w:val="16"/>
                <w:szCs w:val="16"/>
                <w:rPrChange w:id="3120" w:author="Alhabibi, Haider@Energy" w:date="2023-08-14T16:51:00Z">
                  <w:rPr>
                    <w:rFonts w:asciiTheme="minorHAnsi" w:hAnsiTheme="minorHAnsi" w:cstheme="minorHAnsi"/>
                    <w:sz w:val="16"/>
                    <w:szCs w:val="16"/>
                    <w:highlight w:val="yellow"/>
                  </w:rPr>
                </w:rPrChange>
              </w:rPr>
              <w:t>B01</w:t>
            </w:r>
            <w:r w:rsidRPr="00B63041" w:rsidDel="004B10AF">
              <w:rPr>
                <w:rFonts w:asciiTheme="minorHAnsi" w:hAnsiTheme="minorHAnsi" w:cstheme="minorHAnsi"/>
                <w:sz w:val="16"/>
                <w:szCs w:val="16"/>
                <w:rPrChange w:id="3121" w:author="Alhabibi, Haider@Energy" w:date="2023-08-14T16:51:00Z">
                  <w:rPr>
                    <w:rFonts w:ascii="Calibri" w:hAnsi="Calibri"/>
                    <w:sz w:val="16"/>
                    <w:szCs w:val="16"/>
                  </w:rPr>
                </w:rPrChange>
              </w:rPr>
              <w:t xml:space="preserve"> </w:t>
            </w:r>
            <w:r w:rsidRPr="00B63041">
              <w:rPr>
                <w:rFonts w:asciiTheme="minorHAnsi" w:hAnsiTheme="minorHAnsi" w:cstheme="minorHAnsi"/>
                <w:sz w:val="16"/>
                <w:szCs w:val="16"/>
                <w:rPrChange w:id="3122" w:author="Alhabibi, Haider@Energy" w:date="2023-08-14T16:51:00Z">
                  <w:rPr>
                    <w:rFonts w:ascii="Calibri" w:hAnsi="Calibri"/>
                    <w:sz w:val="16"/>
                    <w:szCs w:val="16"/>
                  </w:rPr>
                </w:rPrChange>
              </w:rPr>
              <w:t>&gt;&gt;</w:t>
            </w:r>
          </w:p>
        </w:tc>
        <w:tc>
          <w:tcPr>
            <w:tcW w:w="1380" w:type="dxa"/>
            <w:tcBorders>
              <w:top w:val="single" w:sz="4" w:space="0" w:color="auto"/>
              <w:left w:val="single" w:sz="4" w:space="0" w:color="auto"/>
              <w:bottom w:val="single" w:sz="4" w:space="0" w:color="auto"/>
              <w:right w:val="single" w:sz="4" w:space="0" w:color="auto"/>
            </w:tcBorders>
          </w:tcPr>
          <w:p w14:paraId="7B7B0EB1" w14:textId="69FFD9FE" w:rsidR="00231CD7" w:rsidRPr="00B63041" w:rsidRDefault="00CD3D2A" w:rsidP="004C05E6">
            <w:pPr>
              <w:keepNext/>
              <w:jc w:val="center"/>
              <w:rPr>
                <w:rFonts w:asciiTheme="minorHAnsi" w:hAnsiTheme="minorHAnsi" w:cstheme="minorHAnsi"/>
                <w:sz w:val="16"/>
                <w:szCs w:val="16"/>
                <w:rPrChange w:id="3123" w:author="Alhabibi, Haider@Energy" w:date="2023-08-14T16:51:00Z">
                  <w:rPr>
                    <w:rFonts w:ascii="Calibri" w:hAnsi="Calibri"/>
                    <w:sz w:val="16"/>
                    <w:szCs w:val="16"/>
                  </w:rPr>
                </w:rPrChange>
              </w:rPr>
            </w:pPr>
            <w:r w:rsidRPr="00B63041">
              <w:rPr>
                <w:rFonts w:asciiTheme="minorHAnsi" w:hAnsiTheme="minorHAnsi" w:cstheme="minorHAnsi"/>
                <w:sz w:val="16"/>
                <w:szCs w:val="16"/>
                <w:rPrChange w:id="3124" w:author="Alhabibi, Haider@Energy" w:date="2023-08-14T16:51:00Z">
                  <w:rPr>
                    <w:rFonts w:ascii="Calibri" w:hAnsi="Calibri"/>
                    <w:sz w:val="16"/>
                    <w:szCs w:val="16"/>
                  </w:rPr>
                </w:rPrChange>
              </w:rPr>
              <w:t xml:space="preserve">&lt;&lt; auto filled from </w:t>
            </w:r>
            <w:r w:rsidRPr="00B63041">
              <w:rPr>
                <w:rFonts w:asciiTheme="minorHAnsi" w:hAnsiTheme="minorHAnsi" w:cstheme="minorHAnsi"/>
                <w:sz w:val="16"/>
                <w:szCs w:val="16"/>
                <w:rPrChange w:id="3125" w:author="Alhabibi, Haider@Energy" w:date="2023-08-14T16:51:00Z">
                  <w:rPr>
                    <w:rFonts w:ascii="Calibri" w:hAnsi="Calibri"/>
                    <w:sz w:val="16"/>
                    <w:szCs w:val="16"/>
                    <w:highlight w:val="yellow"/>
                  </w:rPr>
                </w:rPrChange>
              </w:rPr>
              <w:t>B02</w:t>
            </w:r>
            <w:r w:rsidRPr="00B63041">
              <w:rPr>
                <w:rFonts w:asciiTheme="minorHAnsi" w:hAnsiTheme="minorHAnsi" w:cstheme="minorHAnsi"/>
                <w:sz w:val="16"/>
                <w:szCs w:val="16"/>
                <w:rPrChange w:id="3126" w:author="Alhabibi, Haider@Energy" w:date="2023-08-14T16:51:00Z">
                  <w:rPr>
                    <w:rFonts w:ascii="Calibri" w:hAnsi="Calibri"/>
                    <w:sz w:val="16"/>
                    <w:szCs w:val="16"/>
                  </w:rPr>
                </w:rPrChange>
              </w:rPr>
              <w:t xml:space="preserve"> &gt;&gt;</w:t>
            </w:r>
          </w:p>
        </w:tc>
        <w:tc>
          <w:tcPr>
            <w:tcW w:w="1380" w:type="dxa"/>
            <w:tcBorders>
              <w:top w:val="single" w:sz="4" w:space="0" w:color="auto"/>
              <w:left w:val="single" w:sz="4" w:space="0" w:color="auto"/>
              <w:bottom w:val="single" w:sz="4" w:space="0" w:color="auto"/>
              <w:right w:val="single" w:sz="4" w:space="0" w:color="auto"/>
            </w:tcBorders>
          </w:tcPr>
          <w:p w14:paraId="0B73A88D" w14:textId="5D534C2B" w:rsidR="00231CD7" w:rsidRPr="00B63041" w:rsidRDefault="00231CD7" w:rsidP="004C05E6">
            <w:pPr>
              <w:keepNext/>
              <w:jc w:val="center"/>
              <w:rPr>
                <w:rFonts w:asciiTheme="minorHAnsi" w:hAnsiTheme="minorHAnsi" w:cstheme="minorHAnsi"/>
                <w:sz w:val="16"/>
                <w:szCs w:val="16"/>
                <w:rPrChange w:id="3127" w:author="Alhabibi, Haider@Energy" w:date="2023-08-14T16:51:00Z">
                  <w:rPr>
                    <w:rFonts w:ascii="Calibri" w:hAnsi="Calibri"/>
                    <w:sz w:val="16"/>
                    <w:szCs w:val="16"/>
                  </w:rPr>
                </w:rPrChange>
              </w:rPr>
            </w:pPr>
            <w:r w:rsidRPr="00B63041">
              <w:rPr>
                <w:rFonts w:asciiTheme="minorHAnsi" w:hAnsiTheme="minorHAnsi" w:cstheme="minorHAnsi"/>
                <w:sz w:val="16"/>
                <w:szCs w:val="16"/>
                <w:rPrChange w:id="3128" w:author="Alhabibi, Haider@Energy" w:date="2023-08-14T16:51:00Z">
                  <w:rPr>
                    <w:rFonts w:ascii="Calibri" w:hAnsi="Calibri"/>
                    <w:sz w:val="16"/>
                    <w:szCs w:val="16"/>
                  </w:rPr>
                </w:rPrChange>
              </w:rPr>
              <w:t>&lt;&lt;calculated field: if A09= CZ</w:t>
            </w:r>
            <w:del w:id="3129" w:author="Thomas" w:date="2021-10-29T15:00:00Z">
              <w:r w:rsidRPr="00B63041" w:rsidDel="00E2141C">
                <w:rPr>
                  <w:rFonts w:asciiTheme="minorHAnsi" w:hAnsiTheme="minorHAnsi" w:cstheme="minorHAnsi"/>
                  <w:sz w:val="16"/>
                  <w:szCs w:val="16"/>
                  <w:rPrChange w:id="3130" w:author="Alhabibi, Haider@Energy" w:date="2023-08-14T16:51:00Z">
                    <w:rPr>
                      <w:rFonts w:ascii="Calibri" w:hAnsi="Calibri"/>
                      <w:sz w:val="16"/>
                      <w:szCs w:val="16"/>
                    </w:rPr>
                  </w:rPrChange>
                </w:rPr>
                <w:delText xml:space="preserve"> </w:delText>
              </w:r>
            </w:del>
            <w:ins w:id="3131" w:author="Thomas" w:date="2021-10-29T15:00:00Z">
              <w:r w:rsidR="00E2141C" w:rsidRPr="00B63041">
                <w:rPr>
                  <w:rFonts w:asciiTheme="minorHAnsi" w:hAnsiTheme="minorHAnsi" w:cstheme="minorHAnsi"/>
                  <w:sz w:val="16"/>
                  <w:szCs w:val="16"/>
                  <w:rPrChange w:id="3132" w:author="Alhabibi, Haider@Energy" w:date="2023-08-14T16:51:00Z">
                    <w:rPr>
                      <w:rFonts w:ascii="Calibri" w:hAnsi="Calibri"/>
                      <w:sz w:val="16"/>
                      <w:szCs w:val="16"/>
                    </w:rPr>
                  </w:rPrChange>
                </w:rPr>
                <w:t>3, 5-7</w:t>
              </w:r>
            </w:ins>
            <w:del w:id="3133" w:author="Thomas" w:date="2021-10-29T15:00:00Z">
              <w:r w:rsidRPr="00B63041" w:rsidDel="00E2141C">
                <w:rPr>
                  <w:rFonts w:asciiTheme="minorHAnsi" w:hAnsiTheme="minorHAnsi" w:cstheme="minorHAnsi"/>
                  <w:sz w:val="16"/>
                  <w:szCs w:val="16"/>
                  <w:rPrChange w:id="3134" w:author="Alhabibi, Haider@Energy" w:date="2023-08-14T16:51:00Z">
                    <w:rPr>
                      <w:rFonts w:ascii="Calibri" w:hAnsi="Calibri"/>
                      <w:sz w:val="16"/>
                      <w:szCs w:val="16"/>
                    </w:rPr>
                  </w:rPrChange>
                </w:rPr>
                <w:delText>1-10, 12, 13</w:delText>
              </w:r>
            </w:del>
            <w:r w:rsidRPr="00B63041">
              <w:rPr>
                <w:rFonts w:asciiTheme="minorHAnsi" w:hAnsiTheme="minorHAnsi" w:cstheme="minorHAnsi"/>
                <w:sz w:val="16"/>
                <w:szCs w:val="16"/>
                <w:rPrChange w:id="3135" w:author="Alhabibi, Haider@Energy" w:date="2023-08-14T16:51:00Z">
                  <w:rPr>
                    <w:rFonts w:ascii="Calibri" w:hAnsi="Calibri"/>
                    <w:sz w:val="16"/>
                    <w:szCs w:val="16"/>
                  </w:rPr>
                </w:rPrChange>
              </w:rPr>
              <w:t xml:space="preserve">, then value = "R-6."; else if A09=CZ </w:t>
            </w:r>
            <w:del w:id="3136" w:author="Thomas" w:date="2021-10-29T15:00:00Z">
              <w:r w:rsidRPr="00B63041" w:rsidDel="00E2141C">
                <w:rPr>
                  <w:rFonts w:asciiTheme="minorHAnsi" w:hAnsiTheme="minorHAnsi" w:cstheme="minorHAnsi"/>
                  <w:sz w:val="16"/>
                  <w:szCs w:val="16"/>
                  <w:rPrChange w:id="3137" w:author="Alhabibi, Haider@Energy" w:date="2023-08-14T16:51:00Z">
                    <w:rPr>
                      <w:rFonts w:ascii="Calibri" w:hAnsi="Calibri"/>
                      <w:sz w:val="16"/>
                      <w:szCs w:val="16"/>
                    </w:rPr>
                  </w:rPrChange>
                </w:rPr>
                <w:delText>11, 14-16</w:delText>
              </w:r>
            </w:del>
            <w:ins w:id="3138" w:author="Thomas" w:date="2021-10-29T15:00:00Z">
              <w:r w:rsidR="00E2141C" w:rsidRPr="00B63041">
                <w:rPr>
                  <w:rFonts w:asciiTheme="minorHAnsi" w:hAnsiTheme="minorHAnsi" w:cstheme="minorHAnsi"/>
                  <w:sz w:val="16"/>
                  <w:szCs w:val="16"/>
                  <w:rPrChange w:id="3139" w:author="Alhabibi, Haider@Energy" w:date="2023-08-14T16:51:00Z">
                    <w:rPr>
                      <w:rFonts w:ascii="Calibri" w:hAnsi="Calibri"/>
                      <w:sz w:val="16"/>
                      <w:szCs w:val="16"/>
                    </w:rPr>
                  </w:rPrChange>
                </w:rPr>
                <w:t>1, 2, 4, 8-16</w:t>
              </w:r>
            </w:ins>
            <w:r w:rsidRPr="00B63041">
              <w:rPr>
                <w:rFonts w:asciiTheme="minorHAnsi" w:hAnsiTheme="minorHAnsi" w:cstheme="minorHAnsi"/>
                <w:sz w:val="16"/>
                <w:szCs w:val="16"/>
                <w:rPrChange w:id="3140" w:author="Alhabibi, Haider@Energy" w:date="2023-08-14T16:51:00Z">
                  <w:rPr>
                    <w:rFonts w:ascii="Calibri" w:hAnsi="Calibri"/>
                    <w:sz w:val="16"/>
                    <w:szCs w:val="16"/>
                  </w:rPr>
                </w:rPrChange>
              </w:rPr>
              <w:t xml:space="preserve"> then value = "R-8."</w:t>
            </w:r>
          </w:p>
        </w:tc>
        <w:tc>
          <w:tcPr>
            <w:tcW w:w="11835" w:type="dxa"/>
            <w:tcBorders>
              <w:top w:val="nil"/>
              <w:left w:val="single" w:sz="4" w:space="0" w:color="auto"/>
              <w:bottom w:val="nil"/>
              <w:right w:val="single" w:sz="4" w:space="0" w:color="auto"/>
            </w:tcBorders>
          </w:tcPr>
          <w:p w14:paraId="0B73A88E" w14:textId="77777777" w:rsidR="00231CD7" w:rsidRPr="00EB4E7D" w:rsidRDefault="00231CD7" w:rsidP="004C05E6">
            <w:pPr>
              <w:keepNext/>
              <w:jc w:val="center"/>
              <w:rPr>
                <w:rFonts w:asciiTheme="minorHAnsi" w:hAnsiTheme="minorHAnsi" w:cstheme="minorHAnsi"/>
                <w:rPrChange w:id="3141" w:author="Alhabibi, Haider@Energy" w:date="2023-08-14T16:28:00Z">
                  <w:rPr>
                    <w:rFonts w:ascii="Calibri" w:hAnsi="Calibri"/>
                    <w:sz w:val="16"/>
                    <w:szCs w:val="16"/>
                  </w:rPr>
                </w:rPrChange>
              </w:rPr>
            </w:pPr>
          </w:p>
        </w:tc>
      </w:tr>
      <w:tr w:rsidR="00231CD7" w:rsidRPr="00EB4E7D" w14:paraId="0B73A893"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90" w14:textId="77777777" w:rsidR="00231CD7" w:rsidRPr="00EB4E7D" w:rsidRDefault="00231CD7" w:rsidP="001F25DC">
            <w:pPr>
              <w:keepNext/>
              <w:jc w:val="center"/>
              <w:rPr>
                <w:rFonts w:asciiTheme="minorHAnsi" w:hAnsiTheme="minorHAnsi" w:cstheme="minorHAnsi"/>
                <w:rPrChange w:id="3142" w:author="Alhabibi, Haider@Energy" w:date="2023-08-14T16:28:00Z">
                  <w:rPr>
                    <w:rFonts w:ascii="Calibri" w:hAnsi="Calibri"/>
                    <w:sz w:val="18"/>
                    <w:szCs w:val="18"/>
                  </w:rPr>
                </w:rPrChange>
              </w:rPr>
            </w:pPr>
          </w:p>
        </w:tc>
        <w:tc>
          <w:tcPr>
            <w:tcW w:w="1380" w:type="dxa"/>
            <w:tcBorders>
              <w:top w:val="single" w:sz="4" w:space="0" w:color="auto"/>
              <w:left w:val="single" w:sz="4" w:space="0" w:color="auto"/>
              <w:bottom w:val="single" w:sz="4" w:space="0" w:color="auto"/>
              <w:right w:val="single" w:sz="4" w:space="0" w:color="auto"/>
            </w:tcBorders>
          </w:tcPr>
          <w:p w14:paraId="160BCA56" w14:textId="77777777" w:rsidR="00231CD7" w:rsidRPr="00EB4E7D" w:rsidRDefault="00231CD7" w:rsidP="001F25DC">
            <w:pPr>
              <w:keepNext/>
              <w:jc w:val="center"/>
              <w:rPr>
                <w:rFonts w:asciiTheme="minorHAnsi" w:hAnsiTheme="minorHAnsi" w:cstheme="minorHAnsi"/>
                <w:rPrChange w:id="3143" w:author="Alhabibi, Haider@Energy" w:date="2023-08-14T16:28:00Z">
                  <w:rPr>
                    <w:rFonts w:ascii="Calibri" w:hAnsi="Calibri"/>
                    <w:sz w:val="18"/>
                    <w:szCs w:val="18"/>
                  </w:rPr>
                </w:rPrChange>
              </w:rPr>
            </w:pPr>
          </w:p>
        </w:tc>
        <w:tc>
          <w:tcPr>
            <w:tcW w:w="1380" w:type="dxa"/>
            <w:tcBorders>
              <w:top w:val="single" w:sz="4" w:space="0" w:color="auto"/>
              <w:left w:val="single" w:sz="4" w:space="0" w:color="auto"/>
              <w:bottom w:val="single" w:sz="4" w:space="0" w:color="auto"/>
              <w:right w:val="single" w:sz="4" w:space="0" w:color="auto"/>
            </w:tcBorders>
          </w:tcPr>
          <w:p w14:paraId="0B73A891" w14:textId="3AEFA14D" w:rsidR="00231CD7" w:rsidRPr="00EB4E7D" w:rsidRDefault="00231CD7" w:rsidP="001F25DC">
            <w:pPr>
              <w:keepNext/>
              <w:jc w:val="center"/>
              <w:rPr>
                <w:rFonts w:asciiTheme="minorHAnsi" w:hAnsiTheme="minorHAnsi" w:cstheme="minorHAnsi"/>
                <w:rPrChange w:id="3144" w:author="Alhabibi, Haider@Energy" w:date="2023-08-14T16:28:00Z">
                  <w:rPr>
                    <w:rFonts w:ascii="Calibri" w:hAnsi="Calibri"/>
                    <w:sz w:val="18"/>
                    <w:szCs w:val="18"/>
                  </w:rPr>
                </w:rPrChange>
              </w:rPr>
            </w:pPr>
          </w:p>
        </w:tc>
        <w:tc>
          <w:tcPr>
            <w:tcW w:w="11835" w:type="dxa"/>
            <w:tcBorders>
              <w:top w:val="nil"/>
              <w:left w:val="single" w:sz="4" w:space="0" w:color="auto"/>
              <w:right w:val="single" w:sz="4" w:space="0" w:color="auto"/>
            </w:tcBorders>
          </w:tcPr>
          <w:p w14:paraId="0B73A892" w14:textId="77777777" w:rsidR="00231CD7" w:rsidRPr="00EB4E7D" w:rsidRDefault="00231CD7" w:rsidP="001F25DC">
            <w:pPr>
              <w:keepNext/>
              <w:jc w:val="center"/>
              <w:rPr>
                <w:rFonts w:asciiTheme="minorHAnsi" w:hAnsiTheme="minorHAnsi" w:cstheme="minorHAnsi"/>
                <w:rPrChange w:id="3145" w:author="Alhabibi, Haider@Energy" w:date="2023-08-14T16:28:00Z">
                  <w:rPr>
                    <w:rFonts w:ascii="Calibri" w:hAnsi="Calibri"/>
                    <w:sz w:val="18"/>
                    <w:szCs w:val="18"/>
                  </w:rPr>
                </w:rPrChange>
              </w:rPr>
            </w:pPr>
          </w:p>
        </w:tc>
      </w:tr>
      <w:tr w:rsidR="00231CD7" w:rsidRPr="00EB4E7D" w14:paraId="0B73A89B" w14:textId="77777777" w:rsidTr="00231CD7">
        <w:trPr>
          <w:trHeight w:val="432"/>
        </w:trPr>
        <w:tc>
          <w:tcPr>
            <w:tcW w:w="15978" w:type="dxa"/>
            <w:gridSpan w:val="4"/>
            <w:tcBorders>
              <w:left w:val="single" w:sz="4" w:space="0" w:color="auto"/>
              <w:bottom w:val="single" w:sz="4" w:space="0" w:color="auto"/>
              <w:right w:val="single" w:sz="4" w:space="0" w:color="auto"/>
            </w:tcBorders>
          </w:tcPr>
          <w:p w14:paraId="0B73A894" w14:textId="2A49D346" w:rsidR="00231CD7" w:rsidRPr="00B63041" w:rsidDel="006D2931" w:rsidRDefault="006D2931" w:rsidP="001F25DC">
            <w:pPr>
              <w:keepNext/>
              <w:rPr>
                <w:del w:id="3146" w:author="Alhabibi, Haider@Energy" w:date="2022-03-02T13:25:00Z"/>
                <w:rFonts w:asciiTheme="minorHAnsi" w:hAnsiTheme="minorHAnsi" w:cstheme="minorHAnsi"/>
                <w:sz w:val="20"/>
                <w:szCs w:val="20"/>
                <w:u w:val="single"/>
                <w:rPrChange w:id="3147" w:author="Alhabibi, Haider@Energy" w:date="2023-08-14T16:51:00Z">
                  <w:rPr>
                    <w:del w:id="3148" w:author="Alhabibi, Haider@Energy" w:date="2022-03-02T13:25:00Z"/>
                    <w:rFonts w:asciiTheme="minorHAnsi" w:hAnsiTheme="minorHAnsi" w:cstheme="minorHAnsi"/>
                    <w:sz w:val="18"/>
                    <w:szCs w:val="18"/>
                    <w:u w:val="single"/>
                  </w:rPr>
                </w:rPrChange>
              </w:rPr>
            </w:pPr>
            <w:ins w:id="3149" w:author="Alhabibi, Haider@Energy" w:date="2022-03-02T13:25:00Z">
              <w:r w:rsidRPr="00B63041">
                <w:rPr>
                  <w:rFonts w:asciiTheme="minorHAnsi" w:hAnsiTheme="minorHAnsi" w:cstheme="minorHAnsi"/>
                  <w:sz w:val="20"/>
                  <w:szCs w:val="20"/>
                  <w:u w:val="single"/>
                  <w:rPrChange w:id="3150" w:author="Alhabibi, Haider@Energy" w:date="2023-08-14T16:51:00Z">
                    <w:rPr>
                      <w:rFonts w:asciiTheme="minorHAnsi" w:hAnsiTheme="minorHAnsi" w:cstheme="minorHAnsi"/>
                      <w:sz w:val="18"/>
                      <w:szCs w:val="18"/>
                      <w:u w:val="single"/>
                    </w:rPr>
                  </w:rPrChange>
                </w:rPr>
                <w:t>&lt;&lt;Static Text - see the top&gt;&gt;</w:t>
              </w:r>
            </w:ins>
            <w:del w:id="3151" w:author="Alhabibi, Haider@Energy" w:date="2022-03-02T13:25:00Z">
              <w:r w:rsidR="00231CD7" w:rsidRPr="00B63041" w:rsidDel="006D2931">
                <w:rPr>
                  <w:rFonts w:asciiTheme="minorHAnsi" w:hAnsiTheme="minorHAnsi" w:cstheme="minorHAnsi"/>
                  <w:sz w:val="20"/>
                  <w:szCs w:val="20"/>
                  <w:u w:val="single"/>
                  <w:rPrChange w:id="3152" w:author="Alhabibi, Haider@Energy" w:date="2023-08-14T16:51:00Z">
                    <w:rPr>
                      <w:rFonts w:asciiTheme="minorHAnsi" w:hAnsiTheme="minorHAnsi" w:cstheme="minorHAnsi"/>
                      <w:sz w:val="18"/>
                      <w:szCs w:val="18"/>
                      <w:u w:val="single"/>
                    </w:rPr>
                  </w:rPrChange>
                </w:rPr>
                <w:delText xml:space="preserve">Required Documentation: </w:delText>
              </w:r>
            </w:del>
          </w:p>
          <w:p w14:paraId="0B73A895" w14:textId="2A0CB42B" w:rsidR="00231CD7" w:rsidRPr="00B63041" w:rsidDel="006D2931" w:rsidRDefault="00231CD7" w:rsidP="001F25DC">
            <w:pPr>
              <w:keepNext/>
              <w:rPr>
                <w:del w:id="3153" w:author="Alhabibi, Haider@Energy" w:date="2022-03-02T13:25:00Z"/>
                <w:rFonts w:asciiTheme="minorHAnsi" w:hAnsiTheme="minorHAnsi" w:cstheme="minorHAnsi"/>
                <w:sz w:val="20"/>
                <w:szCs w:val="20"/>
                <w:rPrChange w:id="3154" w:author="Alhabibi, Haider@Energy" w:date="2023-08-14T16:51:00Z">
                  <w:rPr>
                    <w:del w:id="3155" w:author="Alhabibi, Haider@Energy" w:date="2022-03-02T13:25:00Z"/>
                    <w:rFonts w:asciiTheme="minorHAnsi" w:hAnsiTheme="minorHAnsi" w:cstheme="minorHAnsi"/>
                    <w:sz w:val="18"/>
                    <w:szCs w:val="18"/>
                  </w:rPr>
                </w:rPrChange>
              </w:rPr>
            </w:pPr>
            <w:del w:id="3156" w:author="Alhabibi, Haider@Energy" w:date="2022-03-02T13:25:00Z">
              <w:r w:rsidRPr="00B63041" w:rsidDel="006D2931">
                <w:rPr>
                  <w:rFonts w:asciiTheme="minorHAnsi" w:hAnsiTheme="minorHAnsi" w:cstheme="minorHAnsi"/>
                  <w:sz w:val="20"/>
                  <w:szCs w:val="20"/>
                  <w:rPrChange w:id="3157" w:author="Alhabibi, Haider@Energy" w:date="2023-08-14T16:51:00Z">
                    <w:rPr>
                      <w:rFonts w:asciiTheme="minorHAnsi" w:hAnsiTheme="minorHAnsi" w:cstheme="minorHAnsi"/>
                      <w:sz w:val="18"/>
                      <w:szCs w:val="18"/>
                    </w:rPr>
                  </w:rPrChange>
                </w:rPr>
                <w:delText>CF2R-MCH-01-E - Space Conditioning Systems</w:delText>
              </w:r>
            </w:del>
          </w:p>
          <w:p w14:paraId="0B73A896" w14:textId="20281E4B" w:rsidR="00231CD7" w:rsidRPr="00B63041" w:rsidDel="006D2931" w:rsidRDefault="00231CD7" w:rsidP="00800204">
            <w:pPr>
              <w:keepNext/>
              <w:rPr>
                <w:del w:id="3158" w:author="Alhabibi, Haider@Energy" w:date="2022-03-02T13:25:00Z"/>
                <w:rFonts w:asciiTheme="minorHAnsi" w:hAnsiTheme="minorHAnsi" w:cstheme="minorHAnsi"/>
                <w:b/>
                <w:sz w:val="20"/>
                <w:szCs w:val="20"/>
                <w:rPrChange w:id="3159" w:author="Alhabibi, Haider@Energy" w:date="2023-08-14T16:51:00Z">
                  <w:rPr>
                    <w:del w:id="3160" w:author="Alhabibi, Haider@Energy" w:date="2022-03-02T13:25:00Z"/>
                    <w:rFonts w:asciiTheme="minorHAnsi" w:hAnsiTheme="minorHAnsi" w:cstheme="minorHAnsi"/>
                    <w:b/>
                    <w:sz w:val="18"/>
                    <w:szCs w:val="18"/>
                  </w:rPr>
                </w:rPrChange>
              </w:rPr>
            </w:pPr>
            <w:del w:id="3161" w:author="Alhabibi, Haider@Energy" w:date="2022-03-02T13:25:00Z">
              <w:r w:rsidRPr="00B63041" w:rsidDel="006D2931">
                <w:rPr>
                  <w:rFonts w:asciiTheme="minorHAnsi" w:hAnsiTheme="minorHAnsi" w:cstheme="minorHAnsi"/>
                  <w:sz w:val="20"/>
                  <w:szCs w:val="20"/>
                  <w:rPrChange w:id="3162" w:author="Alhabibi, Haider@Energy" w:date="2023-08-14T16:51:00Z">
                    <w:rPr>
                      <w:rFonts w:asciiTheme="minorHAnsi" w:hAnsiTheme="minorHAnsi" w:cstheme="minorHAnsi"/>
                      <w:sz w:val="18"/>
                      <w:szCs w:val="18"/>
                    </w:rPr>
                  </w:rPrChange>
                </w:rPr>
                <w:delText>-Duct insulation requirement for the new portions of supply-air and return-air ducts or plenums: R</w:delText>
              </w:r>
            </w:del>
            <w:ins w:id="3163" w:author="Moua, Cheng@Energy" w:date="2021-11-12T15:43:00Z">
              <w:del w:id="3164" w:author="Alhabibi, Haider@Energy" w:date="2022-03-02T13:25:00Z">
                <w:r w:rsidR="00AE02C1" w:rsidRPr="00B63041" w:rsidDel="006D2931">
                  <w:rPr>
                    <w:rFonts w:asciiTheme="minorHAnsi" w:hAnsiTheme="minorHAnsi" w:cstheme="minorHAnsi"/>
                    <w:sz w:val="20"/>
                    <w:szCs w:val="20"/>
                    <w:rPrChange w:id="3165" w:author="Alhabibi, Haider@Energy" w:date="2023-08-14T16:51:00Z">
                      <w:rPr>
                        <w:rFonts w:asciiTheme="minorHAnsi" w:hAnsiTheme="minorHAnsi" w:cstheme="minorHAnsi"/>
                        <w:sz w:val="18"/>
                        <w:szCs w:val="18"/>
                      </w:rPr>
                    </w:rPrChange>
                  </w:rPr>
                  <w:delText>-</w:delText>
                </w:r>
              </w:del>
            </w:ins>
            <w:del w:id="3166" w:author="Alhabibi, Haider@Energy" w:date="2022-03-02T13:25:00Z">
              <w:r w:rsidRPr="00B63041" w:rsidDel="006D2931">
                <w:rPr>
                  <w:rFonts w:asciiTheme="minorHAnsi" w:hAnsiTheme="minorHAnsi" w:cstheme="minorHAnsi"/>
                  <w:sz w:val="20"/>
                  <w:szCs w:val="20"/>
                  <w:rPrChange w:id="3167" w:author="Alhabibi, Haider@Energy" w:date="2023-08-14T16:51:00Z">
                    <w:rPr>
                      <w:rFonts w:asciiTheme="minorHAnsi" w:hAnsiTheme="minorHAnsi" w:cstheme="minorHAnsi"/>
                      <w:sz w:val="18"/>
                      <w:szCs w:val="18"/>
                    </w:rPr>
                  </w:rPrChange>
                </w:rPr>
                <w:delText xml:space="preserve">6 (CZ </w:delText>
              </w:r>
            </w:del>
            <w:commentRangeStart w:id="3168"/>
            <w:ins w:id="3169" w:author="Thomas" w:date="2021-10-29T15:01:00Z">
              <w:del w:id="3170" w:author="Alhabibi, Haider@Energy" w:date="2022-03-02T13:25:00Z">
                <w:r w:rsidR="00E2141C" w:rsidRPr="00B63041" w:rsidDel="006D2931">
                  <w:rPr>
                    <w:rFonts w:asciiTheme="minorHAnsi" w:hAnsiTheme="minorHAnsi" w:cstheme="minorHAnsi"/>
                    <w:sz w:val="20"/>
                    <w:szCs w:val="20"/>
                    <w:rPrChange w:id="3171" w:author="Alhabibi, Haider@Energy" w:date="2023-08-14T16:51:00Z">
                      <w:rPr>
                        <w:rFonts w:asciiTheme="minorHAnsi" w:hAnsiTheme="minorHAnsi" w:cstheme="minorHAnsi"/>
                        <w:sz w:val="18"/>
                        <w:szCs w:val="18"/>
                      </w:rPr>
                    </w:rPrChange>
                  </w:rPr>
                  <w:delText>3, 5</w:delText>
                </w:r>
              </w:del>
            </w:ins>
            <w:ins w:id="3172" w:author="Thomas" w:date="2021-10-29T15:02:00Z">
              <w:del w:id="3173" w:author="Alhabibi, Haider@Energy" w:date="2022-03-02T13:25:00Z">
                <w:r w:rsidR="00E2141C" w:rsidRPr="00B63041" w:rsidDel="006D2931">
                  <w:rPr>
                    <w:rFonts w:asciiTheme="minorHAnsi" w:hAnsiTheme="minorHAnsi" w:cstheme="minorHAnsi"/>
                    <w:sz w:val="20"/>
                    <w:szCs w:val="20"/>
                    <w:rPrChange w:id="3174" w:author="Alhabibi, Haider@Energy" w:date="2023-08-14T16:51:00Z">
                      <w:rPr>
                        <w:rFonts w:asciiTheme="minorHAnsi" w:hAnsiTheme="minorHAnsi" w:cstheme="minorHAnsi"/>
                        <w:sz w:val="18"/>
                        <w:szCs w:val="18"/>
                      </w:rPr>
                    </w:rPrChange>
                  </w:rPr>
                  <w:delText>-7</w:delText>
                </w:r>
              </w:del>
            </w:ins>
            <w:del w:id="3175" w:author="Alhabibi, Haider@Energy" w:date="2022-03-02T13:25:00Z">
              <w:r w:rsidRPr="00B63041" w:rsidDel="006D2931">
                <w:rPr>
                  <w:rFonts w:asciiTheme="minorHAnsi" w:hAnsiTheme="minorHAnsi" w:cstheme="minorHAnsi"/>
                  <w:sz w:val="20"/>
                  <w:szCs w:val="20"/>
                  <w:rPrChange w:id="3176" w:author="Alhabibi, Haider@Energy" w:date="2023-08-14T16:51:00Z">
                    <w:rPr>
                      <w:rFonts w:asciiTheme="minorHAnsi" w:hAnsiTheme="minorHAnsi" w:cstheme="minorHAnsi"/>
                      <w:sz w:val="18"/>
                      <w:szCs w:val="18"/>
                    </w:rPr>
                  </w:rPrChange>
                </w:rPr>
                <w:delText xml:space="preserve">1-10, 12 &amp; 13) and R-8 (CZ </w:delText>
              </w:r>
            </w:del>
            <w:ins w:id="3177" w:author="Thomas" w:date="2021-10-29T15:02:00Z">
              <w:del w:id="3178" w:author="Alhabibi, Haider@Energy" w:date="2022-03-02T13:25:00Z">
                <w:r w:rsidR="00E2141C" w:rsidRPr="00B63041" w:rsidDel="006D2931">
                  <w:rPr>
                    <w:rFonts w:asciiTheme="minorHAnsi" w:hAnsiTheme="minorHAnsi" w:cstheme="minorHAnsi"/>
                    <w:sz w:val="20"/>
                    <w:szCs w:val="20"/>
                    <w:rPrChange w:id="3179" w:author="Alhabibi, Haider@Energy" w:date="2023-08-14T16:51:00Z">
                      <w:rPr>
                        <w:rFonts w:asciiTheme="minorHAnsi" w:hAnsiTheme="minorHAnsi" w:cstheme="minorHAnsi"/>
                        <w:sz w:val="18"/>
                        <w:szCs w:val="18"/>
                      </w:rPr>
                    </w:rPrChange>
                  </w:rPr>
                  <w:delText>1, 2, 4, 8-16</w:delText>
                </w:r>
              </w:del>
            </w:ins>
            <w:del w:id="3180" w:author="Alhabibi, Haider@Energy" w:date="2022-03-02T13:25:00Z">
              <w:r w:rsidRPr="00B63041" w:rsidDel="006D2931">
                <w:rPr>
                  <w:rFonts w:asciiTheme="minorHAnsi" w:hAnsiTheme="minorHAnsi" w:cstheme="minorHAnsi"/>
                  <w:sz w:val="20"/>
                  <w:szCs w:val="20"/>
                  <w:rPrChange w:id="3181" w:author="Alhabibi, Haider@Energy" w:date="2023-08-14T16:51:00Z">
                    <w:rPr>
                      <w:rFonts w:asciiTheme="minorHAnsi" w:hAnsiTheme="minorHAnsi" w:cstheme="minorHAnsi"/>
                      <w:sz w:val="18"/>
                      <w:szCs w:val="18"/>
                    </w:rPr>
                  </w:rPrChange>
                </w:rPr>
                <w:delText>11 &amp; 14-16).</w:delText>
              </w:r>
            </w:del>
          </w:p>
          <w:p w14:paraId="0B73A897" w14:textId="1687B88E" w:rsidR="00231CD7" w:rsidRPr="00B63041" w:rsidDel="006D2931" w:rsidRDefault="00231CD7" w:rsidP="001F25DC">
            <w:pPr>
              <w:keepNext/>
              <w:rPr>
                <w:del w:id="3182" w:author="Alhabibi, Haider@Energy" w:date="2022-03-02T13:25:00Z"/>
                <w:rFonts w:asciiTheme="minorHAnsi" w:hAnsiTheme="minorHAnsi" w:cstheme="minorHAnsi"/>
                <w:sz w:val="20"/>
                <w:szCs w:val="20"/>
                <w:rPrChange w:id="3183" w:author="Alhabibi, Haider@Energy" w:date="2023-08-14T16:51:00Z">
                  <w:rPr>
                    <w:del w:id="3184" w:author="Alhabibi, Haider@Energy" w:date="2022-03-02T13:25:00Z"/>
                    <w:rFonts w:asciiTheme="minorHAnsi" w:hAnsiTheme="minorHAnsi" w:cstheme="minorHAnsi"/>
                    <w:sz w:val="18"/>
                    <w:szCs w:val="18"/>
                  </w:rPr>
                </w:rPrChange>
              </w:rPr>
            </w:pPr>
            <w:del w:id="3185" w:author="Alhabibi, Haider@Energy" w:date="2022-03-02T13:25:00Z">
              <w:r w:rsidRPr="00B63041" w:rsidDel="006D2931">
                <w:rPr>
                  <w:rFonts w:asciiTheme="minorHAnsi" w:hAnsiTheme="minorHAnsi" w:cstheme="minorHAnsi"/>
                  <w:sz w:val="20"/>
                  <w:szCs w:val="20"/>
                  <w:rPrChange w:id="3186" w:author="Alhabibi, Haider@Energy" w:date="2023-08-14T16:51:00Z">
                    <w:rPr>
                      <w:rFonts w:asciiTheme="minorHAnsi" w:hAnsiTheme="minorHAnsi" w:cstheme="minorHAnsi"/>
                      <w:sz w:val="18"/>
                      <w:szCs w:val="18"/>
                    </w:rPr>
                  </w:rPrChange>
                </w:rPr>
                <w:delText>CF2R &amp; CF3R-MCH-20-H – Duct Leakage Test</w:delText>
              </w:r>
            </w:del>
          </w:p>
          <w:p w14:paraId="0B73A898" w14:textId="461B32CB" w:rsidR="00231CD7" w:rsidRPr="00B63041" w:rsidDel="006D2931" w:rsidRDefault="00231CD7" w:rsidP="001F25DC">
            <w:pPr>
              <w:keepNext/>
              <w:rPr>
                <w:del w:id="3187" w:author="Alhabibi, Haider@Energy" w:date="2022-03-02T13:25:00Z"/>
                <w:rFonts w:asciiTheme="minorHAnsi" w:hAnsiTheme="minorHAnsi" w:cstheme="minorHAnsi"/>
                <w:sz w:val="20"/>
                <w:szCs w:val="20"/>
                <w:rPrChange w:id="3188" w:author="Alhabibi, Haider@Energy" w:date="2023-08-14T16:51:00Z">
                  <w:rPr>
                    <w:del w:id="3189" w:author="Alhabibi, Haider@Energy" w:date="2022-03-02T13:25:00Z"/>
                    <w:rFonts w:asciiTheme="minorHAnsi" w:hAnsiTheme="minorHAnsi" w:cstheme="minorHAnsi"/>
                    <w:sz w:val="18"/>
                    <w:szCs w:val="18"/>
                  </w:rPr>
                </w:rPrChange>
              </w:rPr>
            </w:pPr>
            <w:del w:id="3190" w:author="Alhabibi, Haider@Energy" w:date="2022-03-02T13:25:00Z">
              <w:r w:rsidRPr="00B63041" w:rsidDel="006D2931">
                <w:rPr>
                  <w:rFonts w:asciiTheme="minorHAnsi" w:hAnsiTheme="minorHAnsi" w:cstheme="minorHAnsi"/>
                  <w:sz w:val="20"/>
                  <w:szCs w:val="20"/>
                  <w:rPrChange w:id="3191" w:author="Alhabibi, Haider@Energy" w:date="2023-08-14T16:51:00Z">
                    <w:rPr>
                      <w:rFonts w:asciiTheme="minorHAnsi" w:hAnsiTheme="minorHAnsi" w:cstheme="minorHAnsi"/>
                      <w:sz w:val="18"/>
                      <w:szCs w:val="18"/>
                    </w:rPr>
                  </w:rPrChange>
                </w:rPr>
                <w:delText xml:space="preserve">-Leakage rate compliance:  ≤ </w:delText>
              </w:r>
            </w:del>
            <w:ins w:id="3192" w:author="Shewmaker, Michael@Energy" w:date="2021-12-27T11:35:00Z">
              <w:del w:id="3193" w:author="Alhabibi, Haider@Energy" w:date="2022-03-02T13:25:00Z">
                <w:r w:rsidR="00907CC0" w:rsidRPr="00B63041" w:rsidDel="006D2931">
                  <w:rPr>
                    <w:rFonts w:asciiTheme="minorHAnsi" w:hAnsiTheme="minorHAnsi" w:cstheme="minorHAnsi"/>
                    <w:sz w:val="20"/>
                    <w:szCs w:val="20"/>
                    <w:rPrChange w:id="3194" w:author="Alhabibi, Haider@Energy" w:date="2023-08-14T16:51:00Z">
                      <w:rPr>
                        <w:rFonts w:asciiTheme="minorHAnsi" w:hAnsiTheme="minorHAnsi" w:cstheme="minorHAnsi"/>
                        <w:sz w:val="18"/>
                        <w:szCs w:val="18"/>
                      </w:rPr>
                    </w:rPrChange>
                  </w:rPr>
                  <w:delText xml:space="preserve">less than or equal to </w:delText>
                </w:r>
              </w:del>
            </w:ins>
            <w:del w:id="3195" w:author="Alhabibi, Haider@Energy" w:date="2022-03-02T13:25:00Z">
              <w:r w:rsidRPr="00B63041" w:rsidDel="006D2931">
                <w:rPr>
                  <w:rFonts w:asciiTheme="minorHAnsi" w:hAnsiTheme="minorHAnsi" w:cstheme="minorHAnsi"/>
                  <w:sz w:val="20"/>
                  <w:szCs w:val="20"/>
                  <w:rPrChange w:id="3196" w:author="Alhabibi, Haider@Energy" w:date="2023-08-14T16:51:00Z">
                    <w:rPr>
                      <w:rFonts w:asciiTheme="minorHAnsi" w:hAnsiTheme="minorHAnsi" w:cstheme="minorHAnsi"/>
                      <w:sz w:val="18"/>
                      <w:szCs w:val="18"/>
                    </w:rPr>
                  </w:rPrChange>
                </w:rPr>
                <w:delText>1</w:delText>
              </w:r>
            </w:del>
            <w:ins w:id="3197" w:author="Thomas" w:date="2021-10-29T15:02:00Z">
              <w:del w:id="3198" w:author="Alhabibi, Haider@Energy" w:date="2022-03-02T13:25:00Z">
                <w:r w:rsidR="00E2141C" w:rsidRPr="00B63041" w:rsidDel="006D2931">
                  <w:rPr>
                    <w:rFonts w:asciiTheme="minorHAnsi" w:hAnsiTheme="minorHAnsi" w:cstheme="minorHAnsi"/>
                    <w:sz w:val="20"/>
                    <w:szCs w:val="20"/>
                    <w:rPrChange w:id="3199" w:author="Alhabibi, Haider@Energy" w:date="2023-08-14T16:51:00Z">
                      <w:rPr>
                        <w:rFonts w:asciiTheme="minorHAnsi" w:hAnsiTheme="minorHAnsi" w:cstheme="minorHAnsi"/>
                        <w:sz w:val="18"/>
                        <w:szCs w:val="18"/>
                      </w:rPr>
                    </w:rPrChange>
                  </w:rPr>
                  <w:delText>0</w:delText>
                </w:r>
              </w:del>
            </w:ins>
            <w:del w:id="3200" w:author="Alhabibi, Haider@Energy" w:date="2022-03-02T13:25:00Z">
              <w:r w:rsidRPr="00B63041" w:rsidDel="006D2931">
                <w:rPr>
                  <w:rFonts w:asciiTheme="minorHAnsi" w:hAnsiTheme="minorHAnsi" w:cstheme="minorHAnsi"/>
                  <w:sz w:val="20"/>
                  <w:szCs w:val="20"/>
                  <w:rPrChange w:id="3201" w:author="Alhabibi, Haider@Energy" w:date="2023-08-14T16:51:00Z">
                    <w:rPr>
                      <w:rFonts w:asciiTheme="minorHAnsi" w:hAnsiTheme="minorHAnsi" w:cstheme="minorHAnsi"/>
                      <w:sz w:val="18"/>
                      <w:szCs w:val="18"/>
                    </w:rPr>
                  </w:rPrChange>
                </w:rPr>
                <w:delText xml:space="preserve">5%,  or ≤ </w:delText>
              </w:r>
            </w:del>
            <w:ins w:id="3202" w:author="Shewmaker, Michael@Energy" w:date="2021-12-27T11:35:00Z">
              <w:del w:id="3203" w:author="Alhabibi, Haider@Energy" w:date="2022-03-02T13:25:00Z">
                <w:r w:rsidR="00907CC0" w:rsidRPr="00B63041" w:rsidDel="006D2931">
                  <w:rPr>
                    <w:rFonts w:asciiTheme="minorHAnsi" w:hAnsiTheme="minorHAnsi" w:cstheme="minorHAnsi"/>
                    <w:sz w:val="20"/>
                    <w:szCs w:val="20"/>
                    <w:rPrChange w:id="3204" w:author="Alhabibi, Haider@Energy" w:date="2023-08-14T16:51:00Z">
                      <w:rPr>
                        <w:rFonts w:asciiTheme="minorHAnsi" w:hAnsiTheme="minorHAnsi" w:cstheme="minorHAnsi"/>
                        <w:sz w:val="18"/>
                        <w:szCs w:val="18"/>
                      </w:rPr>
                    </w:rPrChange>
                  </w:rPr>
                  <w:delText xml:space="preserve">less than or equal to </w:delText>
                </w:r>
              </w:del>
            </w:ins>
            <w:ins w:id="3205" w:author="Thomas" w:date="2021-10-29T15:02:00Z">
              <w:del w:id="3206" w:author="Alhabibi, Haider@Energy" w:date="2022-03-02T13:25:00Z">
                <w:r w:rsidR="00E2141C" w:rsidRPr="00B63041" w:rsidDel="006D2931">
                  <w:rPr>
                    <w:rFonts w:asciiTheme="minorHAnsi" w:hAnsiTheme="minorHAnsi" w:cstheme="minorHAnsi"/>
                    <w:sz w:val="20"/>
                    <w:szCs w:val="20"/>
                    <w:rPrChange w:id="3207" w:author="Alhabibi, Haider@Energy" w:date="2023-08-14T16:51:00Z">
                      <w:rPr>
                        <w:rFonts w:asciiTheme="minorHAnsi" w:hAnsiTheme="minorHAnsi" w:cstheme="minorHAnsi"/>
                        <w:sz w:val="18"/>
                        <w:szCs w:val="18"/>
                      </w:rPr>
                    </w:rPrChange>
                  </w:rPr>
                  <w:delText>7</w:delText>
                </w:r>
              </w:del>
            </w:ins>
            <w:del w:id="3208" w:author="Alhabibi, Haider@Energy" w:date="2022-03-02T13:25:00Z">
              <w:r w:rsidRPr="00B63041" w:rsidDel="006D2931">
                <w:rPr>
                  <w:rFonts w:asciiTheme="minorHAnsi" w:hAnsiTheme="minorHAnsi" w:cstheme="minorHAnsi"/>
                  <w:sz w:val="20"/>
                  <w:szCs w:val="20"/>
                  <w:rPrChange w:id="3209" w:author="Alhabibi, Haider@Energy" w:date="2023-08-14T16:51:00Z">
                    <w:rPr>
                      <w:rFonts w:asciiTheme="minorHAnsi" w:hAnsiTheme="minorHAnsi" w:cstheme="minorHAnsi"/>
                      <w:sz w:val="18"/>
                      <w:szCs w:val="18"/>
                    </w:rPr>
                  </w:rPrChange>
                </w:rPr>
                <w:delText>1</w:delText>
              </w:r>
              <w:commentRangeEnd w:id="3168"/>
              <w:r w:rsidR="00AE02C1" w:rsidRPr="00B63041" w:rsidDel="006D2931">
                <w:rPr>
                  <w:rStyle w:val="CommentReference"/>
                  <w:rFonts w:asciiTheme="minorHAnsi" w:hAnsiTheme="minorHAnsi" w:cstheme="minorHAnsi"/>
                  <w:sz w:val="20"/>
                  <w:szCs w:val="20"/>
                  <w:rPrChange w:id="3210" w:author="Alhabibi, Haider@Energy" w:date="2023-08-14T16:51:00Z">
                    <w:rPr>
                      <w:rStyle w:val="CommentReference"/>
                      <w:szCs w:val="20"/>
                    </w:rPr>
                  </w:rPrChange>
                </w:rPr>
                <w:commentReference w:id="3168"/>
              </w:r>
              <w:r w:rsidRPr="00B63041" w:rsidDel="006D2931">
                <w:rPr>
                  <w:rFonts w:asciiTheme="minorHAnsi" w:hAnsiTheme="minorHAnsi" w:cstheme="minorHAnsi"/>
                  <w:sz w:val="20"/>
                  <w:szCs w:val="20"/>
                  <w:rPrChange w:id="3211" w:author="Alhabibi, Haider@Energy" w:date="2023-08-14T16:51:00Z">
                    <w:rPr>
                      <w:rFonts w:asciiTheme="minorHAnsi" w:hAnsiTheme="minorHAnsi" w:cstheme="minorHAnsi"/>
                      <w:sz w:val="18"/>
                      <w:szCs w:val="18"/>
                    </w:rPr>
                  </w:rPrChange>
                </w:rPr>
                <w:delText>0% leakage to outside, or seal all accessible leaks</w:delText>
              </w:r>
            </w:del>
          </w:p>
          <w:p w14:paraId="0B73A899" w14:textId="54C20F20" w:rsidR="00231CD7" w:rsidRPr="00B63041" w:rsidDel="006D2931" w:rsidRDefault="00231CD7" w:rsidP="001F25DC">
            <w:pPr>
              <w:keepNext/>
              <w:rPr>
                <w:del w:id="3212" w:author="Alhabibi, Haider@Energy" w:date="2022-03-02T13:25:00Z"/>
                <w:rFonts w:asciiTheme="minorHAnsi" w:hAnsiTheme="minorHAnsi" w:cstheme="minorHAnsi"/>
                <w:sz w:val="20"/>
                <w:szCs w:val="20"/>
                <w:u w:val="single"/>
                <w:rPrChange w:id="3213" w:author="Alhabibi, Haider@Energy" w:date="2023-08-14T16:51:00Z">
                  <w:rPr>
                    <w:del w:id="3214" w:author="Alhabibi, Haider@Energy" w:date="2022-03-02T13:25:00Z"/>
                    <w:rFonts w:asciiTheme="minorHAnsi" w:hAnsiTheme="minorHAnsi" w:cstheme="minorHAnsi"/>
                    <w:sz w:val="18"/>
                    <w:szCs w:val="18"/>
                    <w:u w:val="single"/>
                  </w:rPr>
                </w:rPrChange>
              </w:rPr>
            </w:pPr>
            <w:del w:id="3215" w:author="Alhabibi, Haider@Energy" w:date="2022-03-02T13:25:00Z">
              <w:r w:rsidRPr="00B63041" w:rsidDel="006D2931">
                <w:rPr>
                  <w:rFonts w:asciiTheme="minorHAnsi" w:hAnsiTheme="minorHAnsi" w:cstheme="minorHAnsi"/>
                  <w:sz w:val="20"/>
                  <w:szCs w:val="20"/>
                  <w:u w:val="single"/>
                  <w:rPrChange w:id="3216" w:author="Alhabibi, Haider@Energy" w:date="2023-08-14T16:51:00Z">
                    <w:rPr>
                      <w:rFonts w:asciiTheme="minorHAnsi" w:hAnsiTheme="minorHAnsi" w:cstheme="minorHAnsi"/>
                      <w:sz w:val="18"/>
                      <w:szCs w:val="18"/>
                      <w:u w:val="single"/>
                    </w:rPr>
                  </w:rPrChange>
                </w:rPr>
                <w:delText>Exceptions:</w:delText>
              </w:r>
            </w:del>
          </w:p>
          <w:p w14:paraId="0B73A89A" w14:textId="573513EA" w:rsidR="00231CD7" w:rsidRPr="00EB4E7D" w:rsidRDefault="00231CD7" w:rsidP="001F25DC">
            <w:pPr>
              <w:keepNext/>
              <w:rPr>
                <w:rFonts w:asciiTheme="minorHAnsi" w:hAnsiTheme="minorHAnsi" w:cstheme="minorHAnsi"/>
                <w:rPrChange w:id="3217" w:author="Alhabibi, Haider@Energy" w:date="2023-08-14T16:28:00Z">
                  <w:rPr/>
                </w:rPrChange>
              </w:rPr>
            </w:pPr>
            <w:del w:id="3218" w:author="Alhabibi, Haider@Energy" w:date="2022-03-02T13:25:00Z">
              <w:r w:rsidRPr="00B63041" w:rsidDel="006D2931">
                <w:rPr>
                  <w:rFonts w:asciiTheme="minorHAnsi" w:hAnsiTheme="minorHAnsi" w:cstheme="minorHAnsi"/>
                  <w:sz w:val="20"/>
                  <w:szCs w:val="20"/>
                  <w:rPrChange w:id="3219" w:author="Alhabibi, Haider@Energy" w:date="2023-08-14T16:51:00Z">
                    <w:rPr>
                      <w:rFonts w:asciiTheme="minorHAnsi" w:hAnsiTheme="minorHAnsi" w:cstheme="minorHAnsi"/>
                      <w:sz w:val="18"/>
                      <w:szCs w:val="18"/>
                    </w:rPr>
                  </w:rPrChange>
                </w:rPr>
                <w:delText>Existing duct systems constructed, insulated</w:delText>
              </w:r>
            </w:del>
            <w:ins w:id="3220" w:author="Shewmaker, Michael@Energy" w:date="2021-12-27T11:35:00Z">
              <w:del w:id="3221" w:author="Alhabibi, Haider@Energy" w:date="2022-03-02T13:25:00Z">
                <w:r w:rsidR="00907CC0" w:rsidRPr="00B63041" w:rsidDel="006D2931">
                  <w:rPr>
                    <w:rFonts w:asciiTheme="minorHAnsi" w:hAnsiTheme="minorHAnsi" w:cstheme="minorHAnsi"/>
                    <w:sz w:val="20"/>
                    <w:szCs w:val="20"/>
                    <w:rPrChange w:id="3222" w:author="Alhabibi, Haider@Energy" w:date="2023-08-14T16:51:00Z">
                      <w:rPr>
                        <w:rFonts w:asciiTheme="minorHAnsi" w:hAnsiTheme="minorHAnsi" w:cstheme="minorHAnsi"/>
                        <w:sz w:val="18"/>
                        <w:szCs w:val="18"/>
                      </w:rPr>
                    </w:rPrChange>
                  </w:rPr>
                  <w:delText>,</w:delText>
                </w:r>
              </w:del>
            </w:ins>
            <w:del w:id="3223" w:author="Alhabibi, Haider@Energy" w:date="2022-03-02T13:25:00Z">
              <w:r w:rsidRPr="00B63041" w:rsidDel="006D2931">
                <w:rPr>
                  <w:rFonts w:asciiTheme="minorHAnsi" w:hAnsiTheme="minorHAnsi" w:cstheme="minorHAnsi"/>
                  <w:sz w:val="20"/>
                  <w:szCs w:val="20"/>
                  <w:rPrChange w:id="3224" w:author="Alhabibi, Haider@Energy" w:date="2023-08-14T16:51:00Z">
                    <w:rPr>
                      <w:rFonts w:asciiTheme="minorHAnsi" w:hAnsiTheme="minorHAnsi" w:cstheme="minorHAnsi"/>
                      <w:sz w:val="18"/>
                      <w:szCs w:val="18"/>
                    </w:rPr>
                  </w:rPrChange>
                </w:rPr>
                <w:delText xml:space="preserve"> or sealed with asbestos are exempt from MCH-20 duct leakage testing requirements</w:delText>
              </w:r>
            </w:del>
          </w:p>
        </w:tc>
      </w:tr>
    </w:tbl>
    <w:p w14:paraId="0B73A89C" w14:textId="6CA9D604" w:rsidR="0099199F" w:rsidRPr="00EB4E7D" w:rsidRDefault="0099199F">
      <w:pPr>
        <w:rPr>
          <w:ins w:id="3225" w:author="Alhabibi, Haider@Energy" w:date="2023-08-14T16:25:00Z"/>
          <w:rFonts w:asciiTheme="minorHAnsi" w:hAnsiTheme="minorHAnsi" w:cstheme="minorHAnsi"/>
        </w:rPr>
      </w:pPr>
    </w:p>
    <w:p w14:paraId="4A844333" w14:textId="77777777" w:rsidR="0099199F" w:rsidRPr="00EB4E7D" w:rsidRDefault="0099199F">
      <w:pPr>
        <w:rPr>
          <w:ins w:id="3226" w:author="Alhabibi, Haider@Energy" w:date="2023-08-14T16:25:00Z"/>
          <w:rFonts w:asciiTheme="minorHAnsi" w:hAnsiTheme="minorHAnsi" w:cstheme="minorHAnsi"/>
        </w:rPr>
      </w:pPr>
      <w:ins w:id="3227" w:author="Alhabibi, Haider@Energy" w:date="2023-08-14T16:25:00Z">
        <w:r w:rsidRPr="00EB4E7D">
          <w:rPr>
            <w:rFonts w:asciiTheme="minorHAnsi" w:hAnsiTheme="minorHAnsi" w:cstheme="minorHAnsi"/>
          </w:rPr>
          <w:br w:type="page"/>
        </w:r>
      </w:ins>
    </w:p>
    <w:p w14:paraId="2880B4EE" w14:textId="77777777" w:rsidR="00CB7804" w:rsidRPr="00EB4E7D" w:rsidRDefault="00CB7804">
      <w:pPr>
        <w:rPr>
          <w:rFonts w:asciiTheme="minorHAnsi" w:hAnsiTheme="minorHAnsi" w:cstheme="minorHAnsi"/>
          <w:rPrChange w:id="3228" w:author="Alhabibi, Haider@Energy" w:date="2023-08-14T16:28:00Z">
            <w:rPr/>
          </w:rPrChange>
        </w:rPr>
      </w:pPr>
    </w:p>
    <w:tbl>
      <w:tblPr>
        <w:tblpPr w:leftFromText="180" w:rightFromText="180" w:vertAnchor="text" w:tblpY="1"/>
        <w:tblOverlap w:val="never"/>
        <w:tblW w:w="14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Change w:id="3229" w:author="Alhabibi, Haider@Energy" w:date="2023-08-14T16:24:00Z">
          <w:tblPr>
            <w:tblW w:w="5367"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PrChange>
      </w:tblPr>
      <w:tblGrid>
        <w:gridCol w:w="989"/>
        <w:gridCol w:w="929"/>
        <w:gridCol w:w="1569"/>
        <w:gridCol w:w="1043"/>
        <w:gridCol w:w="861"/>
        <w:gridCol w:w="904"/>
        <w:gridCol w:w="1766"/>
        <w:gridCol w:w="1093"/>
        <w:gridCol w:w="867"/>
        <w:gridCol w:w="910"/>
        <w:gridCol w:w="986"/>
        <w:gridCol w:w="986"/>
        <w:gridCol w:w="830"/>
        <w:gridCol w:w="659"/>
        <w:tblGridChange w:id="3230">
          <w:tblGrid>
            <w:gridCol w:w="989"/>
            <w:gridCol w:w="929"/>
            <w:gridCol w:w="1569"/>
            <w:gridCol w:w="1043"/>
            <w:gridCol w:w="861"/>
            <w:gridCol w:w="904"/>
            <w:gridCol w:w="1766"/>
            <w:gridCol w:w="1093"/>
            <w:gridCol w:w="867"/>
            <w:gridCol w:w="910"/>
            <w:gridCol w:w="986"/>
            <w:gridCol w:w="986"/>
            <w:gridCol w:w="830"/>
            <w:gridCol w:w="659"/>
            <w:gridCol w:w="29"/>
            <w:gridCol w:w="1019"/>
          </w:tblGrid>
        </w:tblGridChange>
      </w:tblGrid>
      <w:tr w:rsidR="0099199F" w:rsidRPr="00EB4E7D" w14:paraId="0B73A8A0" w14:textId="77777777" w:rsidTr="0099199F">
        <w:trPr>
          <w:cantSplit/>
          <w:trHeight w:val="190"/>
          <w:trPrChange w:id="3231" w:author="Alhabibi, Haider@Energy" w:date="2023-08-14T16:24:00Z">
            <w:trPr>
              <w:cantSplit/>
              <w:trHeight w:val="222"/>
            </w:trPr>
          </w:trPrChange>
        </w:trPr>
        <w:tc>
          <w:tcPr>
            <w:tcW w:w="14392" w:type="dxa"/>
            <w:gridSpan w:val="14"/>
            <w:tcPrChange w:id="3232" w:author="Alhabibi, Haider@Energy" w:date="2023-08-14T16:24:00Z">
              <w:tcPr>
                <w:tcW w:w="15440" w:type="dxa"/>
                <w:gridSpan w:val="16"/>
              </w:tcPr>
            </w:tcPrChange>
          </w:tcPr>
          <w:p w14:paraId="0B73A89E" w14:textId="5E36DD1C" w:rsidR="0099199F" w:rsidRPr="00EB4E7D" w:rsidRDefault="0099199F" w:rsidP="0099199F">
            <w:pPr>
              <w:keepNext/>
              <w:rPr>
                <w:rFonts w:asciiTheme="minorHAnsi" w:hAnsiTheme="minorHAnsi" w:cstheme="minorHAnsi"/>
                <w:b/>
                <w:rPrChange w:id="3233" w:author="Alhabibi, Haider@Energy" w:date="2023-08-14T16:28:00Z">
                  <w:rPr>
                    <w:rFonts w:ascii="Calibri" w:hAnsi="Calibri"/>
                    <w:b/>
                  </w:rPr>
                </w:rPrChange>
              </w:rPr>
            </w:pPr>
            <w:r w:rsidRPr="00EB4E7D">
              <w:rPr>
                <w:rFonts w:asciiTheme="minorHAnsi" w:hAnsiTheme="minorHAnsi" w:cstheme="minorHAnsi"/>
                <w:b/>
                <w:rPrChange w:id="3234" w:author="Alhabibi, Haider@Energy" w:date="2023-08-14T16:28:00Z">
                  <w:rPr>
                    <w:rFonts w:ascii="Calibri" w:hAnsi="Calibri"/>
                    <w:b/>
                    <w:sz w:val="20"/>
                    <w:szCs w:val="22"/>
                  </w:rPr>
                </w:rPrChange>
              </w:rPr>
              <w:t>D. Altered Space Conditioning System (Sections 150.2(b)1E and F)</w:t>
            </w:r>
          </w:p>
          <w:p w14:paraId="0B73A89F" w14:textId="7CB4A450" w:rsidR="0099199F" w:rsidRPr="00B63041" w:rsidRDefault="0099199F" w:rsidP="0099199F">
            <w:pPr>
              <w:keepNext/>
              <w:rPr>
                <w:rFonts w:asciiTheme="minorHAnsi" w:hAnsiTheme="minorHAnsi" w:cstheme="minorHAnsi"/>
                <w:b/>
                <w:sz w:val="20"/>
                <w:szCs w:val="20"/>
                <w:rPrChange w:id="3235" w:author="Alhabibi, Haider@Energy" w:date="2023-08-14T16:48:00Z">
                  <w:rPr>
                    <w:rFonts w:ascii="Calibri" w:hAnsi="Calibri"/>
                    <w:b/>
                    <w:sz w:val="20"/>
                    <w:szCs w:val="20"/>
                  </w:rPr>
                </w:rPrChange>
              </w:rPr>
            </w:pPr>
            <w:r w:rsidRPr="00B63041">
              <w:rPr>
                <w:rFonts w:asciiTheme="minorHAnsi" w:hAnsiTheme="minorHAnsi" w:cstheme="minorHAnsi"/>
                <w:sz w:val="20"/>
                <w:szCs w:val="20"/>
                <w:rPrChange w:id="3236" w:author="Alhabibi, Haider@Energy" w:date="2023-08-14T16:48:00Z">
                  <w:rPr>
                    <w:rFonts w:ascii="Calibri" w:hAnsi="Calibri"/>
                    <w:sz w:val="18"/>
                    <w:szCs w:val="18"/>
                  </w:rPr>
                </w:rPrChange>
              </w:rPr>
              <w:t>&lt;&lt;</w:t>
            </w:r>
            <w:r w:rsidRPr="00B63041">
              <w:rPr>
                <w:rFonts w:asciiTheme="minorHAnsi" w:hAnsiTheme="minorHAnsi" w:cstheme="minorHAnsi"/>
                <w:b/>
                <w:sz w:val="20"/>
                <w:szCs w:val="20"/>
                <w:rPrChange w:id="3237" w:author="Alhabibi, Haider@Energy" w:date="2023-08-14T16:48:00Z">
                  <w:rPr>
                    <w:rFonts w:ascii="Calibri" w:hAnsi="Calibri"/>
                    <w:b/>
                    <w:sz w:val="18"/>
                    <w:szCs w:val="18"/>
                  </w:rPr>
                </w:rPrChange>
              </w:rPr>
              <w:t>if</w:t>
            </w:r>
            <w:r w:rsidRPr="00B63041">
              <w:rPr>
                <w:rFonts w:asciiTheme="minorHAnsi" w:hAnsiTheme="minorHAnsi" w:cstheme="minorHAnsi"/>
                <w:sz w:val="20"/>
                <w:szCs w:val="20"/>
                <w:rPrChange w:id="3238" w:author="Alhabibi, Haider@Energy" w:date="2023-08-14T16:48:00Z">
                  <w:rPr>
                    <w:rFonts w:ascii="Calibri" w:hAnsi="Calibri"/>
                    <w:sz w:val="18"/>
                    <w:szCs w:val="18"/>
                  </w:rPr>
                </w:rPrChange>
              </w:rPr>
              <w:t xml:space="preserve"> there are no Alteration Types in column </w:t>
            </w:r>
            <w:r w:rsidRPr="00B63041">
              <w:rPr>
                <w:rFonts w:asciiTheme="minorHAnsi" w:hAnsiTheme="minorHAnsi" w:cstheme="minorHAnsi"/>
                <w:sz w:val="20"/>
                <w:szCs w:val="20"/>
                <w:rPrChange w:id="3239" w:author="Alhabibi, Haider@Energy" w:date="2023-08-14T16:48:00Z">
                  <w:rPr>
                    <w:rFonts w:ascii="Calibri" w:hAnsi="Calibri"/>
                    <w:sz w:val="18"/>
                    <w:szCs w:val="18"/>
                    <w:highlight w:val="yellow"/>
                  </w:rPr>
                </w:rPrChange>
              </w:rPr>
              <w:t>B10</w:t>
            </w:r>
            <w:r w:rsidRPr="00B63041">
              <w:rPr>
                <w:rFonts w:asciiTheme="minorHAnsi" w:hAnsiTheme="minorHAnsi" w:cstheme="minorHAnsi"/>
                <w:sz w:val="20"/>
                <w:szCs w:val="20"/>
                <w:rPrChange w:id="3240" w:author="Alhabibi, Haider@Energy" w:date="2023-08-14T16:48:00Z">
                  <w:rPr>
                    <w:rFonts w:ascii="Calibri" w:hAnsi="Calibri"/>
                    <w:sz w:val="18"/>
                    <w:szCs w:val="18"/>
                  </w:rPr>
                </w:rPrChange>
              </w:rPr>
              <w:t xml:space="preserve"> equal to "Altered Space Conditioning System (Section D)" then display the "section does not apply" message; </w:t>
            </w:r>
            <w:r w:rsidRPr="00B63041">
              <w:rPr>
                <w:rFonts w:asciiTheme="minorHAnsi" w:hAnsiTheme="minorHAnsi" w:cstheme="minorHAnsi"/>
                <w:b/>
                <w:sz w:val="20"/>
                <w:szCs w:val="20"/>
                <w:rPrChange w:id="3241" w:author="Alhabibi, Haider@Energy" w:date="2023-08-14T16:48:00Z">
                  <w:rPr>
                    <w:rFonts w:ascii="Calibri" w:hAnsi="Calibri"/>
                    <w:b/>
                    <w:sz w:val="18"/>
                    <w:szCs w:val="18"/>
                  </w:rPr>
                </w:rPrChange>
              </w:rPr>
              <w:t>else</w:t>
            </w:r>
            <w:r w:rsidRPr="00B63041">
              <w:rPr>
                <w:rFonts w:asciiTheme="minorHAnsi" w:hAnsiTheme="minorHAnsi" w:cstheme="minorHAnsi"/>
                <w:sz w:val="20"/>
                <w:szCs w:val="20"/>
                <w:rPrChange w:id="3242" w:author="Alhabibi, Haider@Energy" w:date="2023-08-14T16:48:00Z">
                  <w:rPr>
                    <w:rFonts w:ascii="Calibri" w:hAnsi="Calibri"/>
                    <w:sz w:val="18"/>
                    <w:szCs w:val="18"/>
                  </w:rPr>
                </w:rPrChange>
              </w:rPr>
              <w:t xml:space="preserve"> require one row of data in this table for each SC System of alteration type in column </w:t>
            </w:r>
            <w:r w:rsidRPr="00B63041">
              <w:rPr>
                <w:rFonts w:asciiTheme="minorHAnsi" w:hAnsiTheme="minorHAnsi" w:cstheme="minorHAnsi"/>
                <w:sz w:val="20"/>
                <w:szCs w:val="20"/>
                <w:rPrChange w:id="3243" w:author="Alhabibi, Haider@Energy" w:date="2023-08-14T16:48:00Z">
                  <w:rPr>
                    <w:rFonts w:ascii="Calibri" w:hAnsi="Calibri"/>
                    <w:sz w:val="18"/>
                    <w:szCs w:val="18"/>
                    <w:highlight w:val="yellow"/>
                  </w:rPr>
                </w:rPrChange>
              </w:rPr>
              <w:t>B10</w:t>
            </w:r>
            <w:r w:rsidRPr="00B63041">
              <w:rPr>
                <w:rFonts w:asciiTheme="minorHAnsi" w:hAnsiTheme="minorHAnsi" w:cstheme="minorHAnsi"/>
                <w:sz w:val="20"/>
                <w:szCs w:val="20"/>
                <w:rPrChange w:id="3244" w:author="Alhabibi, Haider@Energy" w:date="2023-08-14T16:48:00Z">
                  <w:rPr>
                    <w:rFonts w:ascii="Calibri" w:hAnsi="Calibri"/>
                    <w:sz w:val="18"/>
                    <w:szCs w:val="18"/>
                  </w:rPr>
                </w:rPrChange>
              </w:rPr>
              <w:t xml:space="preserve"> equal to: "Altered Space Conditioning System (Section D)"&gt;&gt;</w:t>
            </w:r>
          </w:p>
        </w:tc>
      </w:tr>
      <w:tr w:rsidR="0099199F" w:rsidRPr="00EB4E7D" w14:paraId="0B73A8AD" w14:textId="77777777" w:rsidTr="0099199F">
        <w:trPr>
          <w:cantSplit/>
          <w:trHeight w:val="191"/>
        </w:trPr>
        <w:tc>
          <w:tcPr>
            <w:tcW w:w="989" w:type="dxa"/>
            <w:shd w:val="clear" w:color="auto" w:fill="auto"/>
          </w:tcPr>
          <w:p w14:paraId="0B73A8A1" w14:textId="77777777" w:rsidR="00C34F38" w:rsidRPr="00B63041" w:rsidRDefault="00C34F38" w:rsidP="0099199F">
            <w:pPr>
              <w:keepNext/>
              <w:jc w:val="center"/>
              <w:rPr>
                <w:rFonts w:asciiTheme="minorHAnsi" w:hAnsiTheme="minorHAnsi" w:cstheme="minorHAnsi"/>
                <w:sz w:val="20"/>
                <w:szCs w:val="20"/>
                <w:rPrChange w:id="3245" w:author="Alhabibi, Haider@Energy" w:date="2023-08-14T16:51:00Z">
                  <w:rPr>
                    <w:rFonts w:ascii="Calibri" w:hAnsi="Calibri"/>
                    <w:sz w:val="18"/>
                    <w:szCs w:val="18"/>
                  </w:rPr>
                </w:rPrChange>
              </w:rPr>
            </w:pPr>
            <w:r w:rsidRPr="00B63041">
              <w:rPr>
                <w:rFonts w:asciiTheme="minorHAnsi" w:hAnsiTheme="minorHAnsi" w:cstheme="minorHAnsi"/>
                <w:sz w:val="20"/>
                <w:szCs w:val="20"/>
                <w:rPrChange w:id="3246" w:author="Alhabibi, Haider@Energy" w:date="2023-08-14T16:51:00Z">
                  <w:rPr>
                    <w:rFonts w:ascii="Calibri" w:hAnsi="Calibri"/>
                    <w:sz w:val="18"/>
                    <w:szCs w:val="18"/>
                  </w:rPr>
                </w:rPrChange>
              </w:rPr>
              <w:t>01</w:t>
            </w:r>
          </w:p>
        </w:tc>
        <w:tc>
          <w:tcPr>
            <w:tcW w:w="929" w:type="dxa"/>
          </w:tcPr>
          <w:p w14:paraId="7737FC32" w14:textId="0AA2B899" w:rsidR="00C34F38" w:rsidRPr="00B63041" w:rsidRDefault="00C34F38" w:rsidP="0099199F">
            <w:pPr>
              <w:keepNext/>
              <w:jc w:val="center"/>
              <w:rPr>
                <w:rFonts w:asciiTheme="minorHAnsi" w:hAnsiTheme="minorHAnsi" w:cstheme="minorHAnsi"/>
                <w:sz w:val="20"/>
                <w:szCs w:val="20"/>
                <w:rPrChange w:id="3247" w:author="Alhabibi, Haider@Energy" w:date="2023-08-14T16:51:00Z">
                  <w:rPr>
                    <w:rFonts w:ascii="Calibri" w:hAnsi="Calibri"/>
                    <w:sz w:val="18"/>
                    <w:szCs w:val="18"/>
                  </w:rPr>
                </w:rPrChange>
              </w:rPr>
            </w:pPr>
            <w:r w:rsidRPr="00B63041">
              <w:rPr>
                <w:rFonts w:asciiTheme="minorHAnsi" w:hAnsiTheme="minorHAnsi" w:cstheme="minorHAnsi"/>
                <w:sz w:val="20"/>
                <w:szCs w:val="20"/>
                <w:rPrChange w:id="3248" w:author="Alhabibi, Haider@Energy" w:date="2023-08-14T16:51:00Z">
                  <w:rPr>
                    <w:rFonts w:ascii="Calibri" w:hAnsi="Calibri"/>
                    <w:sz w:val="18"/>
                    <w:szCs w:val="18"/>
                  </w:rPr>
                </w:rPrChange>
              </w:rPr>
              <w:t>02</w:t>
            </w:r>
          </w:p>
        </w:tc>
        <w:tc>
          <w:tcPr>
            <w:tcW w:w="1569" w:type="dxa"/>
            <w:shd w:val="clear" w:color="auto" w:fill="auto"/>
          </w:tcPr>
          <w:p w14:paraId="0B73A8A2" w14:textId="391084FA" w:rsidR="00C34F38" w:rsidRPr="00B63041" w:rsidRDefault="00C34F38" w:rsidP="0099199F">
            <w:pPr>
              <w:keepNext/>
              <w:jc w:val="center"/>
              <w:rPr>
                <w:rFonts w:asciiTheme="minorHAnsi" w:hAnsiTheme="minorHAnsi" w:cstheme="minorHAnsi"/>
                <w:sz w:val="20"/>
                <w:szCs w:val="20"/>
                <w:rPrChange w:id="3249" w:author="Alhabibi, Haider@Energy" w:date="2023-08-14T16:51:00Z">
                  <w:rPr>
                    <w:rFonts w:ascii="Calibri" w:hAnsi="Calibri"/>
                    <w:sz w:val="18"/>
                    <w:szCs w:val="18"/>
                  </w:rPr>
                </w:rPrChange>
              </w:rPr>
            </w:pPr>
            <w:r w:rsidRPr="00B63041">
              <w:rPr>
                <w:rFonts w:asciiTheme="minorHAnsi" w:hAnsiTheme="minorHAnsi" w:cstheme="minorHAnsi"/>
                <w:sz w:val="20"/>
                <w:szCs w:val="20"/>
                <w:rPrChange w:id="3250" w:author="Alhabibi, Haider@Energy" w:date="2023-08-14T16:51:00Z">
                  <w:rPr>
                    <w:rFonts w:ascii="Calibri" w:hAnsi="Calibri"/>
                    <w:sz w:val="18"/>
                    <w:szCs w:val="18"/>
                  </w:rPr>
                </w:rPrChange>
              </w:rPr>
              <w:t>03</w:t>
            </w:r>
          </w:p>
        </w:tc>
        <w:tc>
          <w:tcPr>
            <w:tcW w:w="1043" w:type="dxa"/>
          </w:tcPr>
          <w:p w14:paraId="0B73A8A3" w14:textId="49CA44A9" w:rsidR="00C34F38" w:rsidRPr="00B63041" w:rsidRDefault="00C34F38" w:rsidP="0099199F">
            <w:pPr>
              <w:keepNext/>
              <w:jc w:val="center"/>
              <w:rPr>
                <w:rFonts w:asciiTheme="minorHAnsi" w:hAnsiTheme="minorHAnsi" w:cstheme="minorHAnsi"/>
                <w:sz w:val="20"/>
                <w:szCs w:val="20"/>
                <w:rPrChange w:id="3251" w:author="Alhabibi, Haider@Energy" w:date="2023-08-14T16:51:00Z">
                  <w:rPr>
                    <w:rFonts w:ascii="Calibri" w:hAnsi="Calibri"/>
                    <w:sz w:val="18"/>
                    <w:szCs w:val="18"/>
                  </w:rPr>
                </w:rPrChange>
              </w:rPr>
            </w:pPr>
            <w:r w:rsidRPr="00B63041">
              <w:rPr>
                <w:rFonts w:asciiTheme="minorHAnsi" w:hAnsiTheme="minorHAnsi" w:cstheme="minorHAnsi"/>
                <w:sz w:val="20"/>
                <w:szCs w:val="20"/>
                <w:rPrChange w:id="3252" w:author="Alhabibi, Haider@Energy" w:date="2023-08-14T16:51:00Z">
                  <w:rPr>
                    <w:rFonts w:ascii="Calibri" w:hAnsi="Calibri"/>
                    <w:sz w:val="18"/>
                    <w:szCs w:val="18"/>
                  </w:rPr>
                </w:rPrChange>
              </w:rPr>
              <w:t>04</w:t>
            </w:r>
          </w:p>
        </w:tc>
        <w:tc>
          <w:tcPr>
            <w:tcW w:w="861" w:type="dxa"/>
          </w:tcPr>
          <w:p w14:paraId="0B73A8A4" w14:textId="6FB8D910" w:rsidR="00C34F38" w:rsidRPr="00B63041" w:rsidRDefault="00C34F38" w:rsidP="0099199F">
            <w:pPr>
              <w:keepNext/>
              <w:jc w:val="center"/>
              <w:rPr>
                <w:rFonts w:asciiTheme="minorHAnsi" w:hAnsiTheme="minorHAnsi" w:cstheme="minorHAnsi"/>
                <w:sz w:val="20"/>
                <w:szCs w:val="20"/>
                <w:rPrChange w:id="3253" w:author="Alhabibi, Haider@Energy" w:date="2023-08-14T16:51:00Z">
                  <w:rPr>
                    <w:rFonts w:ascii="Calibri" w:hAnsi="Calibri"/>
                    <w:sz w:val="18"/>
                    <w:szCs w:val="18"/>
                  </w:rPr>
                </w:rPrChange>
              </w:rPr>
            </w:pPr>
            <w:r w:rsidRPr="00B63041">
              <w:rPr>
                <w:rFonts w:asciiTheme="minorHAnsi" w:hAnsiTheme="minorHAnsi" w:cstheme="minorHAnsi"/>
                <w:sz w:val="20"/>
                <w:szCs w:val="20"/>
                <w:rPrChange w:id="3254" w:author="Alhabibi, Haider@Energy" w:date="2023-08-14T16:51:00Z">
                  <w:rPr>
                    <w:rFonts w:ascii="Calibri" w:hAnsi="Calibri"/>
                    <w:sz w:val="18"/>
                    <w:szCs w:val="18"/>
                  </w:rPr>
                </w:rPrChange>
              </w:rPr>
              <w:t>05</w:t>
            </w:r>
          </w:p>
        </w:tc>
        <w:tc>
          <w:tcPr>
            <w:tcW w:w="904" w:type="dxa"/>
          </w:tcPr>
          <w:p w14:paraId="0B73A8A5" w14:textId="216C3A91" w:rsidR="00C34F38" w:rsidRPr="00B63041" w:rsidRDefault="00C34F38" w:rsidP="0099199F">
            <w:pPr>
              <w:keepNext/>
              <w:jc w:val="center"/>
              <w:rPr>
                <w:rFonts w:asciiTheme="minorHAnsi" w:hAnsiTheme="minorHAnsi" w:cstheme="minorHAnsi"/>
                <w:sz w:val="20"/>
                <w:szCs w:val="20"/>
                <w:rPrChange w:id="3255" w:author="Alhabibi, Haider@Energy" w:date="2023-08-14T16:51:00Z">
                  <w:rPr>
                    <w:rFonts w:ascii="Calibri" w:hAnsi="Calibri"/>
                    <w:sz w:val="18"/>
                    <w:szCs w:val="18"/>
                  </w:rPr>
                </w:rPrChange>
              </w:rPr>
            </w:pPr>
            <w:r w:rsidRPr="00B63041">
              <w:rPr>
                <w:rFonts w:asciiTheme="minorHAnsi" w:hAnsiTheme="minorHAnsi" w:cstheme="minorHAnsi"/>
                <w:sz w:val="20"/>
                <w:szCs w:val="20"/>
                <w:rPrChange w:id="3256" w:author="Alhabibi, Haider@Energy" w:date="2023-08-14T16:51:00Z">
                  <w:rPr>
                    <w:rFonts w:ascii="Calibri" w:hAnsi="Calibri"/>
                    <w:sz w:val="18"/>
                    <w:szCs w:val="18"/>
                  </w:rPr>
                </w:rPrChange>
              </w:rPr>
              <w:t>06</w:t>
            </w:r>
          </w:p>
        </w:tc>
        <w:tc>
          <w:tcPr>
            <w:tcW w:w="1766" w:type="dxa"/>
          </w:tcPr>
          <w:p w14:paraId="0B73A8A6" w14:textId="500F9AFA" w:rsidR="00C34F38" w:rsidRPr="00B63041" w:rsidRDefault="00C34F38" w:rsidP="0099199F">
            <w:pPr>
              <w:keepNext/>
              <w:jc w:val="center"/>
              <w:rPr>
                <w:rFonts w:asciiTheme="minorHAnsi" w:hAnsiTheme="minorHAnsi" w:cstheme="minorHAnsi"/>
                <w:sz w:val="20"/>
                <w:szCs w:val="20"/>
                <w:rPrChange w:id="3257" w:author="Alhabibi, Haider@Energy" w:date="2023-08-14T16:51:00Z">
                  <w:rPr>
                    <w:rFonts w:ascii="Calibri" w:hAnsi="Calibri"/>
                    <w:sz w:val="18"/>
                    <w:szCs w:val="18"/>
                  </w:rPr>
                </w:rPrChange>
              </w:rPr>
            </w:pPr>
            <w:r w:rsidRPr="00B63041">
              <w:rPr>
                <w:rFonts w:asciiTheme="minorHAnsi" w:hAnsiTheme="minorHAnsi" w:cstheme="minorHAnsi"/>
                <w:sz w:val="20"/>
                <w:szCs w:val="20"/>
                <w:rPrChange w:id="3258" w:author="Alhabibi, Haider@Energy" w:date="2023-08-14T16:51:00Z">
                  <w:rPr>
                    <w:rFonts w:ascii="Calibri" w:hAnsi="Calibri"/>
                    <w:sz w:val="18"/>
                    <w:szCs w:val="18"/>
                  </w:rPr>
                </w:rPrChange>
              </w:rPr>
              <w:t>07</w:t>
            </w:r>
          </w:p>
        </w:tc>
        <w:tc>
          <w:tcPr>
            <w:tcW w:w="1093" w:type="dxa"/>
          </w:tcPr>
          <w:p w14:paraId="0B73A8A7" w14:textId="01B93B8C" w:rsidR="00C34F38" w:rsidRPr="00B63041" w:rsidRDefault="00C34F38" w:rsidP="0099199F">
            <w:pPr>
              <w:keepNext/>
              <w:jc w:val="center"/>
              <w:rPr>
                <w:rFonts w:asciiTheme="minorHAnsi" w:hAnsiTheme="minorHAnsi" w:cstheme="minorHAnsi"/>
                <w:sz w:val="20"/>
                <w:szCs w:val="20"/>
                <w:rPrChange w:id="3259" w:author="Alhabibi, Haider@Energy" w:date="2023-08-14T16:51:00Z">
                  <w:rPr>
                    <w:rFonts w:ascii="Calibri" w:hAnsi="Calibri"/>
                    <w:sz w:val="18"/>
                    <w:szCs w:val="18"/>
                  </w:rPr>
                </w:rPrChange>
              </w:rPr>
            </w:pPr>
            <w:r w:rsidRPr="00B63041">
              <w:rPr>
                <w:rFonts w:asciiTheme="minorHAnsi" w:hAnsiTheme="minorHAnsi" w:cstheme="minorHAnsi"/>
                <w:sz w:val="20"/>
                <w:szCs w:val="20"/>
                <w:rPrChange w:id="3260" w:author="Alhabibi, Haider@Energy" w:date="2023-08-14T16:51:00Z">
                  <w:rPr>
                    <w:rFonts w:ascii="Calibri" w:hAnsi="Calibri"/>
                    <w:sz w:val="18"/>
                    <w:szCs w:val="18"/>
                  </w:rPr>
                </w:rPrChange>
              </w:rPr>
              <w:t>08</w:t>
            </w:r>
          </w:p>
        </w:tc>
        <w:tc>
          <w:tcPr>
            <w:tcW w:w="867" w:type="dxa"/>
          </w:tcPr>
          <w:p w14:paraId="0B73A8A8" w14:textId="3A2E0B5A" w:rsidR="00C34F38" w:rsidRPr="00B63041" w:rsidRDefault="00C34F38" w:rsidP="0099199F">
            <w:pPr>
              <w:keepNext/>
              <w:jc w:val="center"/>
              <w:rPr>
                <w:rFonts w:asciiTheme="minorHAnsi" w:hAnsiTheme="minorHAnsi" w:cstheme="minorHAnsi"/>
                <w:sz w:val="20"/>
                <w:szCs w:val="20"/>
                <w:rPrChange w:id="3261" w:author="Alhabibi, Haider@Energy" w:date="2023-08-14T16:51:00Z">
                  <w:rPr>
                    <w:rFonts w:ascii="Calibri" w:hAnsi="Calibri"/>
                    <w:sz w:val="18"/>
                    <w:szCs w:val="18"/>
                  </w:rPr>
                </w:rPrChange>
              </w:rPr>
            </w:pPr>
            <w:r w:rsidRPr="00B63041">
              <w:rPr>
                <w:rFonts w:asciiTheme="minorHAnsi" w:hAnsiTheme="minorHAnsi" w:cstheme="minorHAnsi"/>
                <w:sz w:val="20"/>
                <w:szCs w:val="20"/>
                <w:rPrChange w:id="3262" w:author="Alhabibi, Haider@Energy" w:date="2023-08-14T16:51:00Z">
                  <w:rPr>
                    <w:rFonts w:ascii="Calibri" w:hAnsi="Calibri"/>
                    <w:sz w:val="18"/>
                    <w:szCs w:val="18"/>
                  </w:rPr>
                </w:rPrChange>
              </w:rPr>
              <w:t>09</w:t>
            </w:r>
          </w:p>
        </w:tc>
        <w:tc>
          <w:tcPr>
            <w:tcW w:w="910" w:type="dxa"/>
          </w:tcPr>
          <w:p w14:paraId="0B73A8A9" w14:textId="13765CF5" w:rsidR="00C34F38" w:rsidRPr="00B63041" w:rsidRDefault="00C34F38" w:rsidP="0099199F">
            <w:pPr>
              <w:keepNext/>
              <w:jc w:val="center"/>
              <w:rPr>
                <w:rFonts w:asciiTheme="minorHAnsi" w:hAnsiTheme="minorHAnsi" w:cstheme="minorHAnsi"/>
                <w:sz w:val="20"/>
                <w:szCs w:val="20"/>
                <w:rPrChange w:id="3263" w:author="Alhabibi, Haider@Energy" w:date="2023-08-14T16:51:00Z">
                  <w:rPr>
                    <w:rFonts w:ascii="Calibri" w:hAnsi="Calibri"/>
                    <w:sz w:val="18"/>
                    <w:szCs w:val="18"/>
                  </w:rPr>
                </w:rPrChange>
              </w:rPr>
            </w:pPr>
            <w:r w:rsidRPr="00B63041">
              <w:rPr>
                <w:rFonts w:asciiTheme="minorHAnsi" w:hAnsiTheme="minorHAnsi" w:cstheme="minorHAnsi"/>
                <w:sz w:val="20"/>
                <w:szCs w:val="20"/>
                <w:rPrChange w:id="3264" w:author="Alhabibi, Haider@Energy" w:date="2023-08-14T16:51:00Z">
                  <w:rPr>
                    <w:rFonts w:ascii="Calibri" w:hAnsi="Calibri"/>
                    <w:sz w:val="18"/>
                    <w:szCs w:val="18"/>
                  </w:rPr>
                </w:rPrChange>
              </w:rPr>
              <w:t>10</w:t>
            </w:r>
          </w:p>
        </w:tc>
        <w:tc>
          <w:tcPr>
            <w:tcW w:w="986" w:type="dxa"/>
          </w:tcPr>
          <w:p w14:paraId="15FA6D7E" w14:textId="3283A4D1" w:rsidR="00C34F38" w:rsidRPr="00B63041" w:rsidRDefault="00C34F38" w:rsidP="0099199F">
            <w:pPr>
              <w:keepNext/>
              <w:jc w:val="center"/>
              <w:rPr>
                <w:rFonts w:asciiTheme="minorHAnsi" w:hAnsiTheme="minorHAnsi" w:cstheme="minorHAnsi"/>
                <w:sz w:val="20"/>
                <w:szCs w:val="20"/>
                <w:rPrChange w:id="3265" w:author="Alhabibi, Haider@Energy" w:date="2023-08-14T16:51:00Z">
                  <w:rPr>
                    <w:rFonts w:asciiTheme="minorHAnsi" w:hAnsiTheme="minorHAnsi" w:cstheme="minorHAnsi"/>
                  </w:rPr>
                </w:rPrChange>
              </w:rPr>
            </w:pPr>
            <w:ins w:id="3266" w:author="Grewing, Kyle@Energy" w:date="2023-08-14T14:51:00Z">
              <w:r w:rsidRPr="00B63041">
                <w:rPr>
                  <w:rFonts w:ascii="Calibri" w:hAnsi="Calibri"/>
                  <w:sz w:val="20"/>
                  <w:szCs w:val="20"/>
                  <w:rPrChange w:id="3267" w:author="Alhabibi, Haider@Energy" w:date="2023-08-14T16:51:00Z">
                    <w:rPr>
                      <w:rFonts w:ascii="Calibri" w:hAnsi="Calibri"/>
                      <w:sz w:val="18"/>
                      <w:szCs w:val="18"/>
                    </w:rPr>
                  </w:rPrChange>
                </w:rPr>
                <w:t>10b</w:t>
              </w:r>
            </w:ins>
          </w:p>
        </w:tc>
        <w:tc>
          <w:tcPr>
            <w:tcW w:w="986" w:type="dxa"/>
          </w:tcPr>
          <w:p w14:paraId="0B73A8AA" w14:textId="54BA9BDE" w:rsidR="00C34F38" w:rsidRPr="00B63041" w:rsidRDefault="00C34F38" w:rsidP="0099199F">
            <w:pPr>
              <w:keepNext/>
              <w:jc w:val="center"/>
              <w:rPr>
                <w:rFonts w:asciiTheme="minorHAnsi" w:hAnsiTheme="minorHAnsi" w:cstheme="minorHAnsi"/>
                <w:sz w:val="20"/>
                <w:szCs w:val="20"/>
                <w:rPrChange w:id="3268" w:author="Alhabibi, Haider@Energy" w:date="2023-08-14T16:51:00Z">
                  <w:rPr>
                    <w:rFonts w:ascii="Calibri" w:hAnsi="Calibri"/>
                    <w:sz w:val="18"/>
                    <w:szCs w:val="18"/>
                  </w:rPr>
                </w:rPrChange>
              </w:rPr>
            </w:pPr>
            <w:r w:rsidRPr="00B63041">
              <w:rPr>
                <w:rFonts w:asciiTheme="minorHAnsi" w:hAnsiTheme="minorHAnsi" w:cstheme="minorHAnsi"/>
                <w:sz w:val="20"/>
                <w:szCs w:val="20"/>
                <w:rPrChange w:id="3269" w:author="Alhabibi, Haider@Energy" w:date="2023-08-14T16:51:00Z">
                  <w:rPr>
                    <w:rFonts w:ascii="Calibri" w:hAnsi="Calibri"/>
                    <w:sz w:val="18"/>
                    <w:szCs w:val="18"/>
                  </w:rPr>
                </w:rPrChange>
              </w:rPr>
              <w:t>11</w:t>
            </w:r>
          </w:p>
        </w:tc>
        <w:tc>
          <w:tcPr>
            <w:tcW w:w="830" w:type="dxa"/>
          </w:tcPr>
          <w:p w14:paraId="0B73A8AB" w14:textId="21C845EA" w:rsidR="00C34F38" w:rsidRPr="00B63041" w:rsidRDefault="00C34F38" w:rsidP="0099199F">
            <w:pPr>
              <w:keepNext/>
              <w:jc w:val="center"/>
              <w:rPr>
                <w:rFonts w:asciiTheme="minorHAnsi" w:hAnsiTheme="minorHAnsi" w:cstheme="minorHAnsi"/>
                <w:sz w:val="20"/>
                <w:szCs w:val="20"/>
                <w:rPrChange w:id="3270" w:author="Alhabibi, Haider@Energy" w:date="2023-08-14T16:51:00Z">
                  <w:rPr>
                    <w:rFonts w:ascii="Calibri" w:hAnsi="Calibri"/>
                    <w:sz w:val="18"/>
                    <w:szCs w:val="18"/>
                  </w:rPr>
                </w:rPrChange>
              </w:rPr>
            </w:pPr>
            <w:r w:rsidRPr="00B63041">
              <w:rPr>
                <w:rFonts w:asciiTheme="minorHAnsi" w:hAnsiTheme="minorHAnsi" w:cstheme="minorHAnsi"/>
                <w:sz w:val="20"/>
                <w:szCs w:val="20"/>
                <w:rPrChange w:id="3271" w:author="Alhabibi, Haider@Energy" w:date="2023-08-14T16:51:00Z">
                  <w:rPr>
                    <w:rFonts w:ascii="Calibri" w:hAnsi="Calibri"/>
                    <w:sz w:val="18"/>
                    <w:szCs w:val="18"/>
                  </w:rPr>
                </w:rPrChange>
              </w:rPr>
              <w:t>12</w:t>
            </w:r>
          </w:p>
        </w:tc>
        <w:tc>
          <w:tcPr>
            <w:tcW w:w="659" w:type="dxa"/>
          </w:tcPr>
          <w:p w14:paraId="0B73A8AC" w14:textId="1B2EEFC9" w:rsidR="00C34F38" w:rsidRPr="00B63041" w:rsidRDefault="00C34F38" w:rsidP="0099199F">
            <w:pPr>
              <w:keepNext/>
              <w:jc w:val="center"/>
              <w:rPr>
                <w:rFonts w:asciiTheme="minorHAnsi" w:hAnsiTheme="minorHAnsi" w:cstheme="minorHAnsi"/>
                <w:sz w:val="20"/>
                <w:szCs w:val="20"/>
                <w:rPrChange w:id="3272" w:author="Alhabibi, Haider@Energy" w:date="2023-08-14T16:51:00Z">
                  <w:rPr>
                    <w:rFonts w:ascii="Calibri" w:hAnsi="Calibri"/>
                    <w:sz w:val="18"/>
                    <w:szCs w:val="18"/>
                  </w:rPr>
                </w:rPrChange>
              </w:rPr>
            </w:pPr>
            <w:r w:rsidRPr="00B63041">
              <w:rPr>
                <w:rFonts w:asciiTheme="minorHAnsi" w:hAnsiTheme="minorHAnsi" w:cstheme="minorHAnsi"/>
                <w:sz w:val="20"/>
                <w:szCs w:val="20"/>
                <w:rPrChange w:id="3273" w:author="Alhabibi, Haider@Energy" w:date="2023-08-14T16:51:00Z">
                  <w:rPr>
                    <w:rFonts w:ascii="Calibri" w:hAnsi="Calibri"/>
                    <w:sz w:val="18"/>
                    <w:szCs w:val="18"/>
                  </w:rPr>
                </w:rPrChange>
              </w:rPr>
              <w:t>13</w:t>
            </w:r>
          </w:p>
        </w:tc>
      </w:tr>
      <w:tr w:rsidR="0099199F" w:rsidRPr="00EB4E7D" w14:paraId="0B73A8BE" w14:textId="77777777" w:rsidTr="0099199F">
        <w:tblPrEx>
          <w:tblPrExChange w:id="3274" w:author="Alhabibi, Haider@Energy" w:date="2023-08-14T16:24:00Z">
            <w:tblPrEx>
              <w:tblW w:w="14435" w:type="dxa"/>
            </w:tblPrEx>
          </w:tblPrExChange>
        </w:tblPrEx>
        <w:trPr>
          <w:cantSplit/>
          <w:trHeight w:val="333"/>
          <w:trPrChange w:id="3275" w:author="Alhabibi, Haider@Energy" w:date="2023-08-14T16:24:00Z">
            <w:trPr>
              <w:gridAfter w:val="0"/>
              <w:wAfter w:w="14" w:type="dxa"/>
              <w:cantSplit/>
              <w:trHeight w:val="333"/>
            </w:trPr>
          </w:trPrChange>
        </w:trPr>
        <w:tc>
          <w:tcPr>
            <w:tcW w:w="989" w:type="dxa"/>
            <w:shd w:val="clear" w:color="auto" w:fill="auto"/>
            <w:vAlign w:val="bottom"/>
            <w:tcPrChange w:id="3276" w:author="Alhabibi, Haider@Energy" w:date="2023-08-14T16:24:00Z">
              <w:tcPr>
                <w:tcW w:w="989" w:type="dxa"/>
                <w:shd w:val="clear" w:color="auto" w:fill="auto"/>
                <w:vAlign w:val="bottom"/>
              </w:tcPr>
            </w:tcPrChange>
          </w:tcPr>
          <w:p w14:paraId="0B73A8AE" w14:textId="2745E6DC" w:rsidR="00C34F38" w:rsidRPr="00B63041" w:rsidRDefault="00C34F38" w:rsidP="0099199F">
            <w:pPr>
              <w:keepNext/>
              <w:jc w:val="center"/>
              <w:rPr>
                <w:rFonts w:asciiTheme="minorHAnsi" w:hAnsiTheme="minorHAnsi" w:cstheme="minorHAnsi"/>
                <w:sz w:val="20"/>
                <w:szCs w:val="20"/>
                <w:rPrChange w:id="3277" w:author="Alhabibi, Haider@Energy" w:date="2023-08-14T16:51:00Z">
                  <w:rPr>
                    <w:rFonts w:ascii="Calibri" w:hAnsi="Calibri"/>
                    <w:sz w:val="18"/>
                    <w:szCs w:val="18"/>
                  </w:rPr>
                </w:rPrChange>
              </w:rPr>
            </w:pPr>
            <w:r w:rsidRPr="00B63041">
              <w:rPr>
                <w:rFonts w:asciiTheme="minorHAnsi" w:hAnsiTheme="minorHAnsi" w:cstheme="minorHAnsi"/>
                <w:sz w:val="20"/>
                <w:szCs w:val="20"/>
                <w:rPrChange w:id="3278" w:author="Alhabibi, Haider@Energy" w:date="2023-08-14T16:51:00Z">
                  <w:rPr>
                    <w:rFonts w:ascii="Calibri" w:hAnsi="Calibri"/>
                    <w:sz w:val="18"/>
                    <w:szCs w:val="18"/>
                  </w:rPr>
                </w:rPrChange>
              </w:rPr>
              <w:t>SC System ID/Name</w:t>
            </w:r>
          </w:p>
        </w:tc>
        <w:tc>
          <w:tcPr>
            <w:tcW w:w="929" w:type="dxa"/>
            <w:tcPrChange w:id="3279" w:author="Alhabibi, Haider@Energy" w:date="2023-08-14T16:24:00Z">
              <w:tcPr>
                <w:tcW w:w="929" w:type="dxa"/>
              </w:tcPr>
            </w:tcPrChange>
          </w:tcPr>
          <w:p w14:paraId="1CCF1301" w14:textId="77777777" w:rsidR="00C34F38" w:rsidRPr="00B63041" w:rsidRDefault="00C34F38" w:rsidP="0099199F">
            <w:pPr>
              <w:keepNext/>
              <w:jc w:val="center"/>
              <w:rPr>
                <w:rFonts w:asciiTheme="minorHAnsi" w:hAnsiTheme="minorHAnsi" w:cstheme="minorHAnsi"/>
                <w:sz w:val="20"/>
                <w:szCs w:val="20"/>
                <w:rPrChange w:id="3280" w:author="Alhabibi, Haider@Energy" w:date="2023-08-14T16:51:00Z">
                  <w:rPr>
                    <w:rFonts w:ascii="Calibri" w:hAnsi="Calibri"/>
                    <w:sz w:val="18"/>
                    <w:szCs w:val="18"/>
                  </w:rPr>
                </w:rPrChange>
              </w:rPr>
            </w:pPr>
            <w:r w:rsidRPr="00B63041">
              <w:rPr>
                <w:rFonts w:asciiTheme="minorHAnsi" w:hAnsiTheme="minorHAnsi" w:cstheme="minorHAnsi"/>
                <w:sz w:val="20"/>
                <w:szCs w:val="20"/>
                <w:rPrChange w:id="3281" w:author="Alhabibi, Haider@Energy" w:date="2023-08-14T16:51:00Z">
                  <w:rPr>
                    <w:rFonts w:ascii="Calibri" w:hAnsi="Calibri"/>
                    <w:sz w:val="18"/>
                    <w:szCs w:val="18"/>
                  </w:rPr>
                </w:rPrChange>
              </w:rPr>
              <w:t xml:space="preserve">SC System </w:t>
            </w:r>
          </w:p>
          <w:p w14:paraId="702A8AED" w14:textId="734B1D85" w:rsidR="00C34F38" w:rsidRPr="00B63041" w:rsidRDefault="00C34F38" w:rsidP="0099199F">
            <w:pPr>
              <w:keepNext/>
              <w:jc w:val="center"/>
              <w:rPr>
                <w:rFonts w:asciiTheme="minorHAnsi" w:hAnsiTheme="minorHAnsi" w:cstheme="minorHAnsi"/>
                <w:sz w:val="20"/>
                <w:szCs w:val="20"/>
                <w:rPrChange w:id="3282" w:author="Alhabibi, Haider@Energy" w:date="2023-08-14T16:51:00Z">
                  <w:rPr>
                    <w:rFonts w:ascii="Calibri" w:hAnsi="Calibri"/>
                    <w:sz w:val="18"/>
                    <w:szCs w:val="18"/>
                  </w:rPr>
                </w:rPrChange>
              </w:rPr>
            </w:pPr>
            <w:r w:rsidRPr="00B63041">
              <w:rPr>
                <w:rFonts w:asciiTheme="minorHAnsi" w:hAnsiTheme="minorHAnsi" w:cstheme="minorHAnsi"/>
                <w:sz w:val="20"/>
                <w:szCs w:val="20"/>
                <w:rPrChange w:id="3283" w:author="Alhabibi, Haider@Energy" w:date="2023-08-14T16:51:00Z">
                  <w:rPr>
                    <w:rFonts w:ascii="Calibri" w:hAnsi="Calibri"/>
                    <w:sz w:val="18"/>
                    <w:szCs w:val="18"/>
                  </w:rPr>
                </w:rPrChange>
              </w:rPr>
              <w:t>Description of Area Served</w:t>
            </w:r>
          </w:p>
        </w:tc>
        <w:tc>
          <w:tcPr>
            <w:tcW w:w="1569" w:type="dxa"/>
            <w:shd w:val="clear" w:color="auto" w:fill="auto"/>
            <w:vAlign w:val="bottom"/>
            <w:tcPrChange w:id="3284" w:author="Alhabibi, Haider@Energy" w:date="2023-08-14T16:24:00Z">
              <w:tcPr>
                <w:tcW w:w="1569" w:type="dxa"/>
                <w:shd w:val="clear" w:color="auto" w:fill="auto"/>
                <w:vAlign w:val="bottom"/>
              </w:tcPr>
            </w:tcPrChange>
          </w:tcPr>
          <w:p w14:paraId="0B73A8AF" w14:textId="39D309C5" w:rsidR="00C34F38" w:rsidRPr="00B63041" w:rsidRDefault="00C34F38" w:rsidP="0099199F">
            <w:pPr>
              <w:keepNext/>
              <w:jc w:val="center"/>
              <w:rPr>
                <w:rFonts w:asciiTheme="minorHAnsi" w:hAnsiTheme="minorHAnsi" w:cstheme="minorHAnsi"/>
                <w:sz w:val="20"/>
                <w:szCs w:val="20"/>
                <w:rPrChange w:id="3285" w:author="Alhabibi, Haider@Energy" w:date="2023-08-14T16:51:00Z">
                  <w:rPr>
                    <w:rFonts w:ascii="Calibri" w:hAnsi="Calibri"/>
                    <w:sz w:val="18"/>
                    <w:szCs w:val="18"/>
                  </w:rPr>
                </w:rPrChange>
              </w:rPr>
            </w:pPr>
            <w:r w:rsidRPr="00B63041">
              <w:rPr>
                <w:rFonts w:asciiTheme="minorHAnsi" w:hAnsiTheme="minorHAnsi" w:cstheme="minorHAnsi"/>
                <w:sz w:val="20"/>
                <w:szCs w:val="20"/>
                <w:rPrChange w:id="3286" w:author="Alhabibi, Haider@Energy" w:date="2023-08-14T16:51:00Z">
                  <w:rPr>
                    <w:rFonts w:ascii="Calibri" w:hAnsi="Calibri"/>
                    <w:sz w:val="18"/>
                    <w:szCs w:val="18"/>
                  </w:rPr>
                </w:rPrChange>
              </w:rPr>
              <w:t>Heating System Type</w:t>
            </w:r>
          </w:p>
        </w:tc>
        <w:tc>
          <w:tcPr>
            <w:tcW w:w="1043" w:type="dxa"/>
            <w:vAlign w:val="bottom"/>
            <w:tcPrChange w:id="3287" w:author="Alhabibi, Haider@Energy" w:date="2023-08-14T16:24:00Z">
              <w:tcPr>
                <w:tcW w:w="1043" w:type="dxa"/>
                <w:vAlign w:val="bottom"/>
              </w:tcPr>
            </w:tcPrChange>
          </w:tcPr>
          <w:p w14:paraId="0B73A8B0" w14:textId="77777777" w:rsidR="00C34F38" w:rsidRPr="00B63041" w:rsidRDefault="00C34F38" w:rsidP="0099199F">
            <w:pPr>
              <w:keepNext/>
              <w:jc w:val="center"/>
              <w:rPr>
                <w:rFonts w:asciiTheme="minorHAnsi" w:hAnsiTheme="minorHAnsi" w:cstheme="minorHAnsi"/>
                <w:sz w:val="20"/>
                <w:szCs w:val="20"/>
                <w:rPrChange w:id="3288" w:author="Alhabibi, Haider@Energy" w:date="2023-08-14T16:51:00Z">
                  <w:rPr>
                    <w:rFonts w:ascii="Calibri" w:hAnsi="Calibri"/>
                    <w:sz w:val="18"/>
                    <w:szCs w:val="18"/>
                  </w:rPr>
                </w:rPrChange>
              </w:rPr>
            </w:pPr>
            <w:r w:rsidRPr="00B63041">
              <w:rPr>
                <w:rFonts w:asciiTheme="minorHAnsi" w:hAnsiTheme="minorHAnsi" w:cstheme="minorHAnsi"/>
                <w:sz w:val="20"/>
                <w:szCs w:val="20"/>
                <w:rPrChange w:id="3289" w:author="Alhabibi, Haider@Energy" w:date="2023-08-14T16:51:00Z">
                  <w:rPr>
                    <w:rFonts w:ascii="Calibri" w:hAnsi="Calibri"/>
                    <w:sz w:val="18"/>
                    <w:szCs w:val="18"/>
                  </w:rPr>
                </w:rPrChange>
              </w:rPr>
              <w:t>Altered</w:t>
            </w:r>
          </w:p>
          <w:p w14:paraId="0B73A8B1" w14:textId="77777777" w:rsidR="00C34F38" w:rsidRPr="00B63041" w:rsidRDefault="00C34F38" w:rsidP="0099199F">
            <w:pPr>
              <w:keepNext/>
              <w:jc w:val="center"/>
              <w:rPr>
                <w:rFonts w:asciiTheme="minorHAnsi" w:hAnsiTheme="minorHAnsi" w:cstheme="minorHAnsi"/>
                <w:sz w:val="20"/>
                <w:szCs w:val="20"/>
                <w:rPrChange w:id="3290" w:author="Alhabibi, Haider@Energy" w:date="2023-08-14T16:51:00Z">
                  <w:rPr>
                    <w:rFonts w:ascii="Calibri" w:hAnsi="Calibri"/>
                    <w:sz w:val="18"/>
                    <w:szCs w:val="18"/>
                  </w:rPr>
                </w:rPrChange>
              </w:rPr>
            </w:pPr>
            <w:r w:rsidRPr="00B63041">
              <w:rPr>
                <w:rFonts w:asciiTheme="minorHAnsi" w:hAnsiTheme="minorHAnsi" w:cstheme="minorHAnsi"/>
                <w:sz w:val="20"/>
                <w:szCs w:val="20"/>
                <w:rPrChange w:id="3291" w:author="Alhabibi, Haider@Energy" w:date="2023-08-14T16:51:00Z">
                  <w:rPr>
                    <w:rFonts w:ascii="Calibri" w:hAnsi="Calibri"/>
                    <w:sz w:val="18"/>
                    <w:szCs w:val="18"/>
                  </w:rPr>
                </w:rPrChange>
              </w:rPr>
              <w:t>Heating Component</w:t>
            </w:r>
          </w:p>
        </w:tc>
        <w:tc>
          <w:tcPr>
            <w:tcW w:w="861" w:type="dxa"/>
            <w:vAlign w:val="bottom"/>
            <w:tcPrChange w:id="3292" w:author="Alhabibi, Haider@Energy" w:date="2023-08-14T16:24:00Z">
              <w:tcPr>
                <w:tcW w:w="861" w:type="dxa"/>
                <w:vAlign w:val="bottom"/>
              </w:tcPr>
            </w:tcPrChange>
          </w:tcPr>
          <w:p w14:paraId="0B73A8B2" w14:textId="77777777" w:rsidR="00C34F38" w:rsidRPr="00B63041" w:rsidRDefault="00C34F38" w:rsidP="0099199F">
            <w:pPr>
              <w:keepNext/>
              <w:jc w:val="center"/>
              <w:rPr>
                <w:rFonts w:asciiTheme="minorHAnsi" w:hAnsiTheme="minorHAnsi" w:cstheme="minorHAnsi"/>
                <w:sz w:val="20"/>
                <w:szCs w:val="20"/>
                <w:rPrChange w:id="3293" w:author="Alhabibi, Haider@Energy" w:date="2023-08-14T16:51:00Z">
                  <w:rPr>
                    <w:rFonts w:ascii="Calibri" w:hAnsi="Calibri"/>
                    <w:sz w:val="16"/>
                    <w:szCs w:val="16"/>
                  </w:rPr>
                </w:rPrChange>
              </w:rPr>
            </w:pPr>
            <w:r w:rsidRPr="00B63041">
              <w:rPr>
                <w:rFonts w:asciiTheme="minorHAnsi" w:hAnsiTheme="minorHAnsi" w:cstheme="minorHAnsi"/>
                <w:sz w:val="20"/>
                <w:szCs w:val="20"/>
                <w:rPrChange w:id="3294" w:author="Alhabibi, Haider@Energy" w:date="2023-08-14T16:51:00Z">
                  <w:rPr>
                    <w:rFonts w:ascii="Calibri" w:hAnsi="Calibri"/>
                    <w:sz w:val="16"/>
                    <w:szCs w:val="16"/>
                  </w:rPr>
                </w:rPrChange>
              </w:rPr>
              <w:t>Heating Efficiency Type</w:t>
            </w:r>
          </w:p>
        </w:tc>
        <w:tc>
          <w:tcPr>
            <w:tcW w:w="904" w:type="dxa"/>
            <w:vAlign w:val="bottom"/>
            <w:tcPrChange w:id="3295" w:author="Alhabibi, Haider@Energy" w:date="2023-08-14T16:24:00Z">
              <w:tcPr>
                <w:tcW w:w="904" w:type="dxa"/>
                <w:vAlign w:val="bottom"/>
              </w:tcPr>
            </w:tcPrChange>
          </w:tcPr>
          <w:p w14:paraId="0B73A8B3" w14:textId="77777777" w:rsidR="00C34F38" w:rsidRPr="00B63041" w:rsidRDefault="00C34F38" w:rsidP="0099199F">
            <w:pPr>
              <w:keepNext/>
              <w:jc w:val="center"/>
              <w:rPr>
                <w:rFonts w:asciiTheme="minorHAnsi" w:hAnsiTheme="minorHAnsi" w:cstheme="minorHAnsi"/>
                <w:sz w:val="20"/>
                <w:szCs w:val="20"/>
                <w:rPrChange w:id="3296" w:author="Alhabibi, Haider@Energy" w:date="2023-08-14T16:51:00Z">
                  <w:rPr>
                    <w:rFonts w:ascii="Calibri" w:hAnsi="Calibri"/>
                    <w:sz w:val="16"/>
                    <w:szCs w:val="16"/>
                  </w:rPr>
                </w:rPrChange>
              </w:rPr>
            </w:pPr>
            <w:r w:rsidRPr="00B63041">
              <w:rPr>
                <w:rFonts w:asciiTheme="minorHAnsi" w:hAnsiTheme="minorHAnsi" w:cstheme="minorHAnsi"/>
                <w:sz w:val="20"/>
                <w:szCs w:val="20"/>
                <w:rPrChange w:id="3297" w:author="Alhabibi, Haider@Energy" w:date="2023-08-14T16:51:00Z">
                  <w:rPr>
                    <w:rFonts w:ascii="Calibri" w:hAnsi="Calibri"/>
                    <w:sz w:val="16"/>
                    <w:szCs w:val="16"/>
                  </w:rPr>
                </w:rPrChange>
              </w:rPr>
              <w:t xml:space="preserve">Heating </w:t>
            </w:r>
          </w:p>
          <w:p w14:paraId="0B73A8B4" w14:textId="77777777" w:rsidR="00C34F38" w:rsidRPr="00B63041" w:rsidRDefault="00C34F38" w:rsidP="0099199F">
            <w:pPr>
              <w:keepNext/>
              <w:jc w:val="center"/>
              <w:rPr>
                <w:rFonts w:asciiTheme="minorHAnsi" w:hAnsiTheme="minorHAnsi" w:cstheme="minorHAnsi"/>
                <w:sz w:val="20"/>
                <w:szCs w:val="20"/>
                <w:rPrChange w:id="3298" w:author="Alhabibi, Haider@Energy" w:date="2023-08-14T16:51:00Z">
                  <w:rPr>
                    <w:rFonts w:ascii="Calibri" w:hAnsi="Calibri"/>
                    <w:sz w:val="16"/>
                    <w:szCs w:val="16"/>
                  </w:rPr>
                </w:rPrChange>
              </w:rPr>
            </w:pPr>
            <w:r w:rsidRPr="00B63041">
              <w:rPr>
                <w:rFonts w:asciiTheme="minorHAnsi" w:hAnsiTheme="minorHAnsi" w:cstheme="minorHAnsi"/>
                <w:sz w:val="20"/>
                <w:szCs w:val="20"/>
                <w:rPrChange w:id="3299" w:author="Alhabibi, Haider@Energy" w:date="2023-08-14T16:51:00Z">
                  <w:rPr>
                    <w:rFonts w:ascii="Calibri" w:hAnsi="Calibri"/>
                    <w:sz w:val="16"/>
                    <w:szCs w:val="16"/>
                  </w:rPr>
                </w:rPrChange>
              </w:rPr>
              <w:t>Minimum Efficiency Value</w:t>
            </w:r>
          </w:p>
        </w:tc>
        <w:tc>
          <w:tcPr>
            <w:tcW w:w="1766" w:type="dxa"/>
            <w:vAlign w:val="bottom"/>
            <w:tcPrChange w:id="3300" w:author="Alhabibi, Haider@Energy" w:date="2023-08-14T16:24:00Z">
              <w:tcPr>
                <w:tcW w:w="1766" w:type="dxa"/>
                <w:vAlign w:val="bottom"/>
              </w:tcPr>
            </w:tcPrChange>
          </w:tcPr>
          <w:p w14:paraId="0B73A8B5" w14:textId="77777777" w:rsidR="00C34F38" w:rsidRPr="00B63041" w:rsidRDefault="00C34F38" w:rsidP="0099199F">
            <w:pPr>
              <w:keepNext/>
              <w:jc w:val="center"/>
              <w:rPr>
                <w:rFonts w:asciiTheme="minorHAnsi" w:hAnsiTheme="minorHAnsi" w:cstheme="minorHAnsi"/>
                <w:sz w:val="20"/>
                <w:szCs w:val="20"/>
                <w:rPrChange w:id="3301" w:author="Alhabibi, Haider@Energy" w:date="2023-08-14T16:51:00Z">
                  <w:rPr>
                    <w:rFonts w:ascii="Calibri" w:hAnsi="Calibri"/>
                    <w:sz w:val="18"/>
                    <w:szCs w:val="18"/>
                  </w:rPr>
                </w:rPrChange>
              </w:rPr>
            </w:pPr>
            <w:r w:rsidRPr="00B63041">
              <w:rPr>
                <w:rFonts w:asciiTheme="minorHAnsi" w:hAnsiTheme="minorHAnsi" w:cstheme="minorHAnsi"/>
                <w:sz w:val="20"/>
                <w:szCs w:val="20"/>
                <w:rPrChange w:id="3302" w:author="Alhabibi, Haider@Energy" w:date="2023-08-14T16:51:00Z">
                  <w:rPr>
                    <w:rFonts w:ascii="Calibri" w:hAnsi="Calibri"/>
                    <w:sz w:val="18"/>
                    <w:szCs w:val="18"/>
                  </w:rPr>
                </w:rPrChange>
              </w:rPr>
              <w:t>Cooling System Type</w:t>
            </w:r>
          </w:p>
        </w:tc>
        <w:tc>
          <w:tcPr>
            <w:tcW w:w="1093" w:type="dxa"/>
            <w:vAlign w:val="bottom"/>
            <w:tcPrChange w:id="3303" w:author="Alhabibi, Haider@Energy" w:date="2023-08-14T16:24:00Z">
              <w:tcPr>
                <w:tcW w:w="1093" w:type="dxa"/>
                <w:vAlign w:val="bottom"/>
              </w:tcPr>
            </w:tcPrChange>
          </w:tcPr>
          <w:p w14:paraId="0B73A8B6" w14:textId="77777777" w:rsidR="00C34F38" w:rsidRPr="00B63041" w:rsidRDefault="00C34F38" w:rsidP="0099199F">
            <w:pPr>
              <w:keepNext/>
              <w:jc w:val="center"/>
              <w:rPr>
                <w:rFonts w:asciiTheme="minorHAnsi" w:hAnsiTheme="minorHAnsi" w:cstheme="minorHAnsi"/>
                <w:sz w:val="20"/>
                <w:szCs w:val="20"/>
                <w:rPrChange w:id="3304" w:author="Alhabibi, Haider@Energy" w:date="2023-08-14T16:51:00Z">
                  <w:rPr>
                    <w:rFonts w:ascii="Calibri" w:hAnsi="Calibri"/>
                    <w:sz w:val="18"/>
                    <w:szCs w:val="18"/>
                  </w:rPr>
                </w:rPrChange>
              </w:rPr>
            </w:pPr>
            <w:r w:rsidRPr="00B63041">
              <w:rPr>
                <w:rFonts w:asciiTheme="minorHAnsi" w:hAnsiTheme="minorHAnsi" w:cstheme="minorHAnsi"/>
                <w:sz w:val="20"/>
                <w:szCs w:val="20"/>
                <w:rPrChange w:id="3305" w:author="Alhabibi, Haider@Energy" w:date="2023-08-14T16:51:00Z">
                  <w:rPr>
                    <w:rFonts w:ascii="Calibri" w:hAnsi="Calibri"/>
                    <w:sz w:val="18"/>
                    <w:szCs w:val="18"/>
                  </w:rPr>
                </w:rPrChange>
              </w:rPr>
              <w:t>Altered</w:t>
            </w:r>
          </w:p>
          <w:p w14:paraId="0B73A8B7" w14:textId="77777777" w:rsidR="00C34F38" w:rsidRPr="00B63041" w:rsidRDefault="00C34F38" w:rsidP="0099199F">
            <w:pPr>
              <w:keepNext/>
              <w:jc w:val="center"/>
              <w:rPr>
                <w:rFonts w:asciiTheme="minorHAnsi" w:hAnsiTheme="minorHAnsi" w:cstheme="minorHAnsi"/>
                <w:sz w:val="20"/>
                <w:szCs w:val="20"/>
                <w:rPrChange w:id="3306" w:author="Alhabibi, Haider@Energy" w:date="2023-08-14T16:51:00Z">
                  <w:rPr>
                    <w:rFonts w:ascii="Calibri" w:hAnsi="Calibri"/>
                    <w:sz w:val="18"/>
                    <w:szCs w:val="18"/>
                  </w:rPr>
                </w:rPrChange>
              </w:rPr>
            </w:pPr>
            <w:r w:rsidRPr="00B63041">
              <w:rPr>
                <w:rFonts w:asciiTheme="minorHAnsi" w:hAnsiTheme="minorHAnsi" w:cstheme="minorHAnsi"/>
                <w:sz w:val="20"/>
                <w:szCs w:val="20"/>
                <w:rPrChange w:id="3307" w:author="Alhabibi, Haider@Energy" w:date="2023-08-14T16:51:00Z">
                  <w:rPr>
                    <w:rFonts w:ascii="Calibri" w:hAnsi="Calibri"/>
                    <w:sz w:val="18"/>
                    <w:szCs w:val="18"/>
                  </w:rPr>
                </w:rPrChange>
              </w:rPr>
              <w:t>Cooling Components</w:t>
            </w:r>
          </w:p>
        </w:tc>
        <w:tc>
          <w:tcPr>
            <w:tcW w:w="867" w:type="dxa"/>
            <w:vAlign w:val="bottom"/>
            <w:tcPrChange w:id="3308" w:author="Alhabibi, Haider@Energy" w:date="2023-08-14T16:24:00Z">
              <w:tcPr>
                <w:tcW w:w="867" w:type="dxa"/>
                <w:vAlign w:val="bottom"/>
              </w:tcPr>
            </w:tcPrChange>
          </w:tcPr>
          <w:p w14:paraId="0B73A8B8" w14:textId="77777777" w:rsidR="00C34F38" w:rsidRPr="00B63041" w:rsidRDefault="00C34F38" w:rsidP="0099199F">
            <w:pPr>
              <w:keepNext/>
              <w:jc w:val="center"/>
              <w:rPr>
                <w:rFonts w:asciiTheme="minorHAnsi" w:hAnsiTheme="minorHAnsi" w:cstheme="minorHAnsi"/>
                <w:sz w:val="20"/>
                <w:szCs w:val="20"/>
                <w:rPrChange w:id="3309" w:author="Alhabibi, Haider@Energy" w:date="2023-08-14T16:51:00Z">
                  <w:rPr>
                    <w:rFonts w:ascii="Calibri" w:hAnsi="Calibri"/>
                    <w:sz w:val="16"/>
                    <w:szCs w:val="16"/>
                  </w:rPr>
                </w:rPrChange>
              </w:rPr>
            </w:pPr>
            <w:r w:rsidRPr="00B63041">
              <w:rPr>
                <w:rFonts w:asciiTheme="minorHAnsi" w:hAnsiTheme="minorHAnsi" w:cstheme="minorHAnsi"/>
                <w:sz w:val="20"/>
                <w:szCs w:val="20"/>
                <w:rPrChange w:id="3310" w:author="Alhabibi, Haider@Energy" w:date="2023-08-14T16:51:00Z">
                  <w:rPr>
                    <w:rFonts w:ascii="Calibri" w:hAnsi="Calibri"/>
                    <w:sz w:val="16"/>
                    <w:szCs w:val="16"/>
                  </w:rPr>
                </w:rPrChange>
              </w:rPr>
              <w:t>Cooling Efficiency Type</w:t>
            </w:r>
          </w:p>
        </w:tc>
        <w:tc>
          <w:tcPr>
            <w:tcW w:w="910" w:type="dxa"/>
            <w:vAlign w:val="bottom"/>
            <w:tcPrChange w:id="3311" w:author="Alhabibi, Haider@Energy" w:date="2023-08-14T16:24:00Z">
              <w:tcPr>
                <w:tcW w:w="910" w:type="dxa"/>
                <w:vAlign w:val="bottom"/>
              </w:tcPr>
            </w:tcPrChange>
          </w:tcPr>
          <w:p w14:paraId="0B73A8B9" w14:textId="77777777" w:rsidR="00C34F38" w:rsidRPr="00B63041" w:rsidRDefault="00C34F38" w:rsidP="0099199F">
            <w:pPr>
              <w:keepNext/>
              <w:jc w:val="center"/>
              <w:rPr>
                <w:rFonts w:asciiTheme="minorHAnsi" w:hAnsiTheme="minorHAnsi" w:cstheme="minorHAnsi"/>
                <w:sz w:val="20"/>
                <w:szCs w:val="20"/>
                <w:rPrChange w:id="3312" w:author="Alhabibi, Haider@Energy" w:date="2023-08-14T16:51:00Z">
                  <w:rPr>
                    <w:rFonts w:ascii="Calibri" w:hAnsi="Calibri"/>
                    <w:sz w:val="16"/>
                    <w:szCs w:val="16"/>
                  </w:rPr>
                </w:rPrChange>
              </w:rPr>
            </w:pPr>
            <w:r w:rsidRPr="00B63041">
              <w:rPr>
                <w:rFonts w:asciiTheme="minorHAnsi" w:hAnsiTheme="minorHAnsi" w:cstheme="minorHAnsi"/>
                <w:sz w:val="20"/>
                <w:szCs w:val="20"/>
                <w:rPrChange w:id="3313" w:author="Alhabibi, Haider@Energy" w:date="2023-08-14T16:51:00Z">
                  <w:rPr>
                    <w:rFonts w:ascii="Calibri" w:hAnsi="Calibri"/>
                    <w:sz w:val="16"/>
                    <w:szCs w:val="16"/>
                  </w:rPr>
                </w:rPrChange>
              </w:rPr>
              <w:t xml:space="preserve">Cooling </w:t>
            </w:r>
          </w:p>
          <w:p w14:paraId="0B73A8BA" w14:textId="349CCB52" w:rsidR="00C34F38" w:rsidRPr="00B63041" w:rsidRDefault="00C34F38" w:rsidP="0099199F">
            <w:pPr>
              <w:keepNext/>
              <w:jc w:val="center"/>
              <w:rPr>
                <w:rFonts w:asciiTheme="minorHAnsi" w:hAnsiTheme="minorHAnsi" w:cstheme="minorHAnsi"/>
                <w:sz w:val="20"/>
                <w:szCs w:val="20"/>
                <w:rPrChange w:id="3314" w:author="Alhabibi, Haider@Energy" w:date="2023-08-14T16:51:00Z">
                  <w:rPr>
                    <w:rFonts w:ascii="Calibri" w:hAnsi="Calibri"/>
                    <w:sz w:val="16"/>
                    <w:szCs w:val="16"/>
                  </w:rPr>
                </w:rPrChange>
              </w:rPr>
            </w:pPr>
            <w:r w:rsidRPr="00B63041">
              <w:rPr>
                <w:rFonts w:asciiTheme="minorHAnsi" w:hAnsiTheme="minorHAnsi" w:cstheme="minorHAnsi"/>
                <w:sz w:val="20"/>
                <w:szCs w:val="20"/>
                <w:rPrChange w:id="3315" w:author="Alhabibi, Haider@Energy" w:date="2023-08-14T16:51:00Z">
                  <w:rPr>
                    <w:rFonts w:ascii="Calibri" w:hAnsi="Calibri"/>
                    <w:sz w:val="16"/>
                    <w:szCs w:val="16"/>
                  </w:rPr>
                </w:rPrChange>
              </w:rPr>
              <w:t xml:space="preserve">Minimum Efficiency </w:t>
            </w:r>
            <w:proofErr w:type="gramStart"/>
            <w:r w:rsidRPr="00B63041">
              <w:rPr>
                <w:rFonts w:asciiTheme="minorHAnsi" w:hAnsiTheme="minorHAnsi" w:cstheme="minorHAnsi"/>
                <w:sz w:val="20"/>
                <w:szCs w:val="20"/>
                <w:rPrChange w:id="3316" w:author="Alhabibi, Haider@Energy" w:date="2023-08-14T16:51:00Z">
                  <w:rPr>
                    <w:rFonts w:ascii="Calibri" w:hAnsi="Calibri"/>
                    <w:sz w:val="16"/>
                    <w:szCs w:val="16"/>
                  </w:rPr>
                </w:rPrChange>
              </w:rPr>
              <w:t>Value</w:t>
            </w:r>
            <w:ins w:id="3317" w:author="Alhabibi, Haider@Energy" w:date="2023-08-14T16:32:00Z">
              <w:r w:rsidR="007E50CC" w:rsidRPr="00B63041">
                <w:rPr>
                  <w:rFonts w:asciiTheme="minorHAnsi" w:hAnsiTheme="minorHAnsi" w:cstheme="minorHAnsi"/>
                  <w:sz w:val="20"/>
                  <w:szCs w:val="20"/>
                  <w:rPrChange w:id="3318" w:author="Alhabibi, Haider@Energy" w:date="2023-08-14T16:51:00Z">
                    <w:rPr>
                      <w:rFonts w:asciiTheme="minorHAnsi" w:hAnsiTheme="minorHAnsi" w:cstheme="minorHAnsi"/>
                    </w:rPr>
                  </w:rPrChange>
                </w:rPr>
                <w:t xml:space="preserve"> </w:t>
              </w:r>
              <w:r w:rsidR="007E50CC" w:rsidRPr="00B63041">
                <w:rPr>
                  <w:rFonts w:asciiTheme="minorHAnsi" w:hAnsiTheme="minorHAnsi" w:cstheme="minorHAnsi"/>
                  <w:sz w:val="20"/>
                  <w:szCs w:val="20"/>
                  <w:rPrChange w:id="3319" w:author="Alhabibi, Haider@Energy" w:date="2023-08-14T16:51:00Z">
                    <w:rPr>
                      <w:rFonts w:ascii="Calibri" w:hAnsi="Calibri"/>
                      <w:sz w:val="16"/>
                      <w:szCs w:val="16"/>
                    </w:rPr>
                  </w:rPrChange>
                </w:rPr>
                <w:t xml:space="preserve"> SEER</w:t>
              </w:r>
              <w:proofErr w:type="gramEnd"/>
              <w:r w:rsidR="007E50CC" w:rsidRPr="00B63041">
                <w:rPr>
                  <w:rFonts w:asciiTheme="minorHAnsi" w:hAnsiTheme="minorHAnsi" w:cstheme="minorHAnsi"/>
                  <w:sz w:val="20"/>
                  <w:szCs w:val="20"/>
                  <w:rPrChange w:id="3320" w:author="Alhabibi, Haider@Energy" w:date="2023-08-14T16:51:00Z">
                    <w:rPr>
                      <w:rFonts w:ascii="Calibri" w:hAnsi="Calibri"/>
                      <w:sz w:val="16"/>
                      <w:szCs w:val="16"/>
                    </w:rPr>
                  </w:rPrChange>
                </w:rPr>
                <w:t>/SEER2</w:t>
              </w:r>
            </w:ins>
          </w:p>
        </w:tc>
        <w:tc>
          <w:tcPr>
            <w:tcW w:w="986" w:type="dxa"/>
            <w:tcPrChange w:id="3321" w:author="Alhabibi, Haider@Energy" w:date="2023-08-14T16:24:00Z">
              <w:tcPr>
                <w:tcW w:w="986" w:type="dxa"/>
              </w:tcPr>
            </w:tcPrChange>
          </w:tcPr>
          <w:p w14:paraId="1B8CCD05" w14:textId="7F56C29C" w:rsidR="00C34F38" w:rsidRPr="00B63041" w:rsidRDefault="00C34F38" w:rsidP="0099199F">
            <w:pPr>
              <w:keepNext/>
              <w:jc w:val="center"/>
              <w:rPr>
                <w:rFonts w:asciiTheme="minorHAnsi" w:hAnsiTheme="minorHAnsi" w:cstheme="minorHAnsi"/>
                <w:sz w:val="20"/>
                <w:szCs w:val="20"/>
                <w:rPrChange w:id="3322" w:author="Alhabibi, Haider@Energy" w:date="2023-08-14T16:51:00Z">
                  <w:rPr>
                    <w:rFonts w:asciiTheme="minorHAnsi" w:hAnsiTheme="minorHAnsi" w:cstheme="minorHAnsi"/>
                  </w:rPr>
                </w:rPrChange>
              </w:rPr>
            </w:pPr>
            <w:ins w:id="3323" w:author="Grewing, Kyle@Energy" w:date="2023-08-14T14:51:00Z">
              <w:r w:rsidRPr="00B63041">
                <w:rPr>
                  <w:rFonts w:ascii="Calibri" w:hAnsi="Calibri"/>
                  <w:sz w:val="20"/>
                  <w:szCs w:val="20"/>
                  <w:rPrChange w:id="3324" w:author="Alhabibi, Haider@Energy" w:date="2023-08-14T16:51:00Z">
                    <w:rPr>
                      <w:rFonts w:ascii="Calibri" w:hAnsi="Calibri"/>
                      <w:sz w:val="18"/>
                      <w:szCs w:val="18"/>
                    </w:rPr>
                  </w:rPrChange>
                </w:rPr>
                <w:t>Cooling Minimum Efficiency Value EER/EER2/CEER</w:t>
              </w:r>
            </w:ins>
          </w:p>
        </w:tc>
        <w:tc>
          <w:tcPr>
            <w:tcW w:w="986" w:type="dxa"/>
            <w:vAlign w:val="bottom"/>
            <w:tcPrChange w:id="3325" w:author="Alhabibi, Haider@Energy" w:date="2023-08-14T16:24:00Z">
              <w:tcPr>
                <w:tcW w:w="986" w:type="dxa"/>
                <w:vAlign w:val="bottom"/>
              </w:tcPr>
            </w:tcPrChange>
          </w:tcPr>
          <w:p w14:paraId="0B73A8BB" w14:textId="43472615" w:rsidR="00C34F38" w:rsidRPr="00B63041" w:rsidRDefault="00C34F38" w:rsidP="0099199F">
            <w:pPr>
              <w:keepNext/>
              <w:jc w:val="center"/>
              <w:rPr>
                <w:rFonts w:asciiTheme="minorHAnsi" w:hAnsiTheme="minorHAnsi" w:cstheme="minorHAnsi"/>
                <w:sz w:val="20"/>
                <w:szCs w:val="20"/>
                <w:rPrChange w:id="3326" w:author="Alhabibi, Haider@Energy" w:date="2023-08-14T16:51:00Z">
                  <w:rPr>
                    <w:rFonts w:ascii="Calibri" w:hAnsi="Calibri"/>
                    <w:sz w:val="18"/>
                    <w:szCs w:val="18"/>
                  </w:rPr>
                </w:rPrChange>
              </w:rPr>
            </w:pPr>
            <w:r w:rsidRPr="00B63041">
              <w:rPr>
                <w:rFonts w:asciiTheme="minorHAnsi" w:hAnsiTheme="minorHAnsi" w:cstheme="minorHAnsi"/>
                <w:sz w:val="20"/>
                <w:szCs w:val="20"/>
                <w:rPrChange w:id="3327" w:author="Alhabibi, Haider@Energy" w:date="2023-08-14T16:51:00Z">
                  <w:rPr>
                    <w:rFonts w:ascii="Calibri" w:hAnsi="Calibri"/>
                    <w:sz w:val="18"/>
                    <w:szCs w:val="18"/>
                  </w:rPr>
                </w:rPrChange>
              </w:rPr>
              <w:t>Required Thermostat</w:t>
            </w:r>
            <w:r w:rsidRPr="00B63041">
              <w:rPr>
                <w:rFonts w:asciiTheme="minorHAnsi" w:hAnsiTheme="minorHAnsi" w:cstheme="minorHAnsi"/>
                <w:sz w:val="20"/>
                <w:szCs w:val="20"/>
                <w:rPrChange w:id="3328" w:author="Alhabibi, Haider@Energy" w:date="2023-08-14T16:51:00Z">
                  <w:rPr>
                    <w:rFonts w:ascii="Calibri" w:hAnsi="Calibri"/>
                    <w:sz w:val="18"/>
                    <w:szCs w:val="18"/>
                  </w:rPr>
                </w:rPrChange>
              </w:rPr>
              <w:br/>
              <w:t>Type</w:t>
            </w:r>
          </w:p>
        </w:tc>
        <w:tc>
          <w:tcPr>
            <w:tcW w:w="830" w:type="dxa"/>
            <w:vAlign w:val="bottom"/>
            <w:tcPrChange w:id="3329" w:author="Alhabibi, Haider@Energy" w:date="2023-08-14T16:24:00Z">
              <w:tcPr>
                <w:tcW w:w="830" w:type="dxa"/>
                <w:vAlign w:val="bottom"/>
              </w:tcPr>
            </w:tcPrChange>
          </w:tcPr>
          <w:p w14:paraId="0B73A8BC" w14:textId="77777777" w:rsidR="00C34F38" w:rsidRPr="00B63041" w:rsidRDefault="00C34F38" w:rsidP="0099199F">
            <w:pPr>
              <w:keepNext/>
              <w:jc w:val="center"/>
              <w:rPr>
                <w:rFonts w:asciiTheme="minorHAnsi" w:hAnsiTheme="minorHAnsi" w:cstheme="minorHAnsi"/>
                <w:sz w:val="20"/>
                <w:szCs w:val="20"/>
                <w:rPrChange w:id="3330" w:author="Alhabibi, Haider@Energy" w:date="2023-08-14T16:51:00Z">
                  <w:rPr>
                    <w:rFonts w:ascii="Calibri" w:hAnsi="Calibri"/>
                    <w:sz w:val="18"/>
                    <w:szCs w:val="18"/>
                  </w:rPr>
                </w:rPrChange>
              </w:rPr>
            </w:pPr>
            <w:r w:rsidRPr="00B63041">
              <w:rPr>
                <w:rFonts w:asciiTheme="minorHAnsi" w:hAnsiTheme="minorHAnsi" w:cstheme="minorHAnsi"/>
                <w:sz w:val="20"/>
                <w:szCs w:val="20"/>
                <w:rPrChange w:id="3331" w:author="Alhabibi, Haider@Energy" w:date="2023-08-14T16:51:00Z">
                  <w:rPr>
                    <w:rFonts w:ascii="Calibri" w:hAnsi="Calibri"/>
                    <w:sz w:val="18"/>
                    <w:szCs w:val="18"/>
                  </w:rPr>
                </w:rPrChange>
              </w:rPr>
              <w:t>New or Replaced Duct Length</w:t>
            </w:r>
          </w:p>
        </w:tc>
        <w:tc>
          <w:tcPr>
            <w:tcW w:w="659" w:type="dxa"/>
            <w:vAlign w:val="bottom"/>
            <w:tcPrChange w:id="3332" w:author="Alhabibi, Haider@Energy" w:date="2023-08-14T16:24:00Z">
              <w:tcPr>
                <w:tcW w:w="688" w:type="dxa"/>
                <w:gridSpan w:val="2"/>
                <w:vAlign w:val="bottom"/>
              </w:tcPr>
            </w:tcPrChange>
          </w:tcPr>
          <w:p w14:paraId="0B73A8BD" w14:textId="77777777" w:rsidR="00C34F38" w:rsidRPr="00B63041" w:rsidRDefault="00C34F38" w:rsidP="0099199F">
            <w:pPr>
              <w:keepNext/>
              <w:jc w:val="center"/>
              <w:rPr>
                <w:rFonts w:asciiTheme="minorHAnsi" w:hAnsiTheme="minorHAnsi" w:cstheme="minorHAnsi"/>
                <w:sz w:val="20"/>
                <w:szCs w:val="20"/>
                <w:rPrChange w:id="3333" w:author="Alhabibi, Haider@Energy" w:date="2023-08-14T16:51:00Z">
                  <w:rPr>
                    <w:rFonts w:ascii="Calibri" w:hAnsi="Calibri"/>
                    <w:sz w:val="18"/>
                    <w:szCs w:val="18"/>
                  </w:rPr>
                </w:rPrChange>
              </w:rPr>
            </w:pPr>
            <w:r w:rsidRPr="00B63041">
              <w:rPr>
                <w:rFonts w:asciiTheme="minorHAnsi" w:hAnsiTheme="minorHAnsi" w:cstheme="minorHAnsi"/>
                <w:sz w:val="20"/>
                <w:szCs w:val="20"/>
                <w:rPrChange w:id="3334" w:author="Alhabibi, Haider@Energy" w:date="2023-08-14T16:51:00Z">
                  <w:rPr>
                    <w:rFonts w:ascii="Calibri" w:hAnsi="Calibri"/>
                    <w:sz w:val="18"/>
                    <w:szCs w:val="18"/>
                  </w:rPr>
                </w:rPrChange>
              </w:rPr>
              <w:t xml:space="preserve">New Duct </w:t>
            </w:r>
            <w:r w:rsidRPr="00B63041">
              <w:rPr>
                <w:rFonts w:asciiTheme="minorHAnsi" w:hAnsiTheme="minorHAnsi" w:cstheme="minorHAnsi"/>
                <w:sz w:val="20"/>
                <w:szCs w:val="20"/>
                <w:rPrChange w:id="3335" w:author="Alhabibi, Haider@Energy" w:date="2023-08-14T16:51:00Z">
                  <w:rPr>
                    <w:rFonts w:ascii="Calibri" w:hAnsi="Calibri"/>
                    <w:sz w:val="18"/>
                    <w:szCs w:val="18"/>
                  </w:rPr>
                </w:rPrChange>
              </w:rPr>
              <w:br/>
              <w:t>R-Value</w:t>
            </w:r>
          </w:p>
        </w:tc>
      </w:tr>
      <w:tr w:rsidR="0099199F" w:rsidRPr="00EB4E7D" w14:paraId="0B73A90E" w14:textId="77777777" w:rsidTr="0099199F">
        <w:tblPrEx>
          <w:tblPrExChange w:id="3336" w:author="Alhabibi, Haider@Energy" w:date="2023-08-14T16:24:00Z">
            <w:tblPrEx>
              <w:tblW w:w="14435" w:type="dxa"/>
            </w:tblPrEx>
          </w:tblPrExChange>
        </w:tblPrEx>
        <w:trPr>
          <w:cantSplit/>
          <w:trHeight w:val="370"/>
          <w:trPrChange w:id="3337" w:author="Alhabibi, Haider@Energy" w:date="2023-08-14T16:24:00Z">
            <w:trPr>
              <w:gridAfter w:val="0"/>
              <w:wAfter w:w="14" w:type="dxa"/>
              <w:cantSplit/>
              <w:trHeight w:val="370"/>
            </w:trPr>
          </w:trPrChange>
        </w:trPr>
        <w:tc>
          <w:tcPr>
            <w:tcW w:w="989" w:type="dxa"/>
            <w:shd w:val="clear" w:color="auto" w:fill="auto"/>
            <w:tcPrChange w:id="3338" w:author="Alhabibi, Haider@Energy" w:date="2023-08-14T16:24:00Z">
              <w:tcPr>
                <w:tcW w:w="989" w:type="dxa"/>
                <w:shd w:val="clear" w:color="auto" w:fill="auto"/>
              </w:tcPr>
            </w:tcPrChange>
          </w:tcPr>
          <w:p w14:paraId="0B73A8BF" w14:textId="77777777" w:rsidR="00C34F38" w:rsidRPr="00B63041" w:rsidRDefault="00C34F38" w:rsidP="0099199F">
            <w:pPr>
              <w:keepNext/>
              <w:rPr>
                <w:rFonts w:asciiTheme="minorHAnsi" w:hAnsiTheme="minorHAnsi" w:cstheme="minorHAnsi"/>
                <w:sz w:val="16"/>
                <w:szCs w:val="16"/>
                <w:rPrChange w:id="333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40" w:author="Alhabibi, Haider@Energy" w:date="2023-08-14T16:50:00Z">
                  <w:rPr>
                    <w:rFonts w:asciiTheme="minorHAnsi" w:hAnsiTheme="minorHAnsi" w:cstheme="minorHAnsi"/>
                    <w:sz w:val="14"/>
                    <w:szCs w:val="14"/>
                  </w:rPr>
                </w:rPrChange>
              </w:rPr>
              <w:t xml:space="preserve">&lt;&lt;auto filled from </w:t>
            </w:r>
            <w:r w:rsidRPr="00B63041">
              <w:rPr>
                <w:rFonts w:asciiTheme="minorHAnsi" w:hAnsiTheme="minorHAnsi" w:cstheme="minorHAnsi"/>
                <w:sz w:val="16"/>
                <w:szCs w:val="16"/>
                <w:rPrChange w:id="3341" w:author="Alhabibi, Haider@Energy" w:date="2023-08-14T16:50:00Z">
                  <w:rPr>
                    <w:rFonts w:asciiTheme="minorHAnsi" w:hAnsiTheme="minorHAnsi" w:cstheme="minorHAnsi"/>
                    <w:sz w:val="14"/>
                    <w:szCs w:val="14"/>
                    <w:highlight w:val="yellow"/>
                  </w:rPr>
                </w:rPrChange>
              </w:rPr>
              <w:t>B01</w:t>
            </w:r>
            <w:r w:rsidRPr="00B63041" w:rsidDel="004B10AF">
              <w:rPr>
                <w:rFonts w:asciiTheme="minorHAnsi" w:hAnsiTheme="minorHAnsi" w:cstheme="minorHAnsi"/>
                <w:sz w:val="16"/>
                <w:szCs w:val="16"/>
                <w:rPrChange w:id="3342" w:author="Alhabibi, Haider@Energy" w:date="2023-08-14T16:50:00Z">
                  <w:rPr>
                    <w:rFonts w:asciiTheme="minorHAnsi" w:hAnsiTheme="minorHAnsi" w:cstheme="minorHAnsi"/>
                    <w:sz w:val="14"/>
                    <w:szCs w:val="14"/>
                  </w:rPr>
                </w:rPrChange>
              </w:rPr>
              <w:t xml:space="preserve"> </w:t>
            </w:r>
            <w:r w:rsidRPr="00B63041">
              <w:rPr>
                <w:rFonts w:asciiTheme="minorHAnsi" w:hAnsiTheme="minorHAnsi" w:cstheme="minorHAnsi"/>
                <w:sz w:val="16"/>
                <w:szCs w:val="16"/>
                <w:rPrChange w:id="3343" w:author="Alhabibi, Haider@Energy" w:date="2023-08-14T16:50:00Z">
                  <w:rPr>
                    <w:rFonts w:asciiTheme="minorHAnsi" w:hAnsiTheme="minorHAnsi" w:cstheme="minorHAnsi"/>
                    <w:sz w:val="14"/>
                    <w:szCs w:val="14"/>
                  </w:rPr>
                </w:rPrChange>
              </w:rPr>
              <w:t>&gt;&gt;</w:t>
            </w:r>
          </w:p>
        </w:tc>
        <w:tc>
          <w:tcPr>
            <w:tcW w:w="929" w:type="dxa"/>
            <w:tcPrChange w:id="3344" w:author="Alhabibi, Haider@Energy" w:date="2023-08-14T16:24:00Z">
              <w:tcPr>
                <w:tcW w:w="929" w:type="dxa"/>
              </w:tcPr>
            </w:tcPrChange>
          </w:tcPr>
          <w:p w14:paraId="1EC3C7DB" w14:textId="0D16AC7D" w:rsidR="00C34F38" w:rsidRPr="00B63041" w:rsidRDefault="00C34F38" w:rsidP="0099199F">
            <w:pPr>
              <w:rPr>
                <w:rFonts w:asciiTheme="minorHAnsi" w:hAnsiTheme="minorHAnsi" w:cstheme="minorHAnsi"/>
                <w:sz w:val="16"/>
                <w:szCs w:val="16"/>
                <w:rPrChange w:id="334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46" w:author="Alhabibi, Haider@Energy" w:date="2023-08-14T16:50:00Z">
                  <w:rPr>
                    <w:rFonts w:asciiTheme="minorHAnsi" w:hAnsiTheme="minorHAnsi" w:cstheme="minorHAnsi"/>
                    <w:sz w:val="14"/>
                    <w:szCs w:val="14"/>
                  </w:rPr>
                </w:rPrChange>
              </w:rPr>
              <w:t xml:space="preserve">&lt;&lt; auto filled from </w:t>
            </w:r>
            <w:r w:rsidRPr="00B63041">
              <w:rPr>
                <w:rFonts w:asciiTheme="minorHAnsi" w:hAnsiTheme="minorHAnsi" w:cstheme="minorHAnsi"/>
                <w:sz w:val="16"/>
                <w:szCs w:val="16"/>
                <w:rPrChange w:id="3347" w:author="Alhabibi, Haider@Energy" w:date="2023-08-14T16:50:00Z">
                  <w:rPr>
                    <w:rFonts w:asciiTheme="minorHAnsi" w:hAnsiTheme="minorHAnsi" w:cstheme="minorHAnsi"/>
                    <w:sz w:val="14"/>
                    <w:szCs w:val="14"/>
                    <w:highlight w:val="yellow"/>
                  </w:rPr>
                </w:rPrChange>
              </w:rPr>
              <w:t>B02</w:t>
            </w:r>
            <w:r w:rsidRPr="00B63041">
              <w:rPr>
                <w:rFonts w:asciiTheme="minorHAnsi" w:hAnsiTheme="minorHAnsi" w:cstheme="minorHAnsi"/>
                <w:sz w:val="16"/>
                <w:szCs w:val="16"/>
                <w:rPrChange w:id="3348" w:author="Alhabibi, Haider@Energy" w:date="2023-08-14T16:50:00Z">
                  <w:rPr>
                    <w:rFonts w:asciiTheme="minorHAnsi" w:hAnsiTheme="minorHAnsi" w:cstheme="minorHAnsi"/>
                    <w:sz w:val="14"/>
                    <w:szCs w:val="14"/>
                  </w:rPr>
                </w:rPrChange>
              </w:rPr>
              <w:t xml:space="preserve"> &gt;&gt;</w:t>
            </w:r>
          </w:p>
        </w:tc>
        <w:tc>
          <w:tcPr>
            <w:tcW w:w="1569" w:type="dxa"/>
            <w:shd w:val="clear" w:color="auto" w:fill="auto"/>
            <w:tcPrChange w:id="3349" w:author="Alhabibi, Haider@Energy" w:date="2023-08-14T16:24:00Z">
              <w:tcPr>
                <w:tcW w:w="1569" w:type="dxa"/>
                <w:shd w:val="clear" w:color="auto" w:fill="auto"/>
              </w:tcPr>
            </w:tcPrChange>
          </w:tcPr>
          <w:p w14:paraId="0B73A8C0" w14:textId="2B20A76D" w:rsidR="00C34F38" w:rsidRPr="00B63041" w:rsidRDefault="00C34F38" w:rsidP="0099199F">
            <w:pPr>
              <w:rPr>
                <w:rFonts w:asciiTheme="minorHAnsi" w:hAnsiTheme="minorHAnsi" w:cstheme="minorHAnsi"/>
                <w:sz w:val="16"/>
                <w:szCs w:val="16"/>
                <w:rPrChange w:id="335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51" w:author="Alhabibi, Haider@Energy" w:date="2023-08-14T16:50:00Z">
                  <w:rPr>
                    <w:rFonts w:asciiTheme="minorHAnsi" w:hAnsiTheme="minorHAnsi" w:cstheme="minorHAnsi"/>
                    <w:sz w:val="14"/>
                    <w:szCs w:val="14"/>
                  </w:rPr>
                </w:rPrChange>
              </w:rPr>
              <w:t xml:space="preserve">&lt;&lt;user pick one from list: </w:t>
            </w:r>
          </w:p>
          <w:p w14:paraId="0B73A8C1" w14:textId="77777777" w:rsidR="00C34F38" w:rsidRPr="00B63041" w:rsidRDefault="00C34F38" w:rsidP="0099199F">
            <w:pPr>
              <w:rPr>
                <w:rFonts w:asciiTheme="minorHAnsi" w:hAnsiTheme="minorHAnsi" w:cstheme="minorHAnsi"/>
                <w:sz w:val="16"/>
                <w:szCs w:val="16"/>
                <w:rPrChange w:id="335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5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54"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355" w:author="Alhabibi, Haider@Energy" w:date="2023-08-14T16:50:00Z">
                  <w:rPr>
                    <w:rFonts w:asciiTheme="minorHAnsi" w:hAnsiTheme="minorHAnsi" w:cstheme="minorHAnsi"/>
                    <w:sz w:val="14"/>
                    <w:szCs w:val="14"/>
                  </w:rPr>
                </w:rPrChange>
              </w:rPr>
              <w:t xml:space="preserve"> gas furnace;</w:t>
            </w:r>
          </w:p>
          <w:p w14:paraId="0B73A8C2" w14:textId="77777777" w:rsidR="00C34F38" w:rsidRPr="00B63041" w:rsidRDefault="00C34F38" w:rsidP="0099199F">
            <w:pPr>
              <w:rPr>
                <w:rFonts w:asciiTheme="minorHAnsi" w:hAnsiTheme="minorHAnsi" w:cstheme="minorHAnsi"/>
                <w:sz w:val="16"/>
                <w:szCs w:val="16"/>
                <w:rPrChange w:id="335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5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58"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359" w:author="Alhabibi, Haider@Energy" w:date="2023-08-14T16:50:00Z">
                  <w:rPr>
                    <w:rFonts w:asciiTheme="minorHAnsi" w:hAnsiTheme="minorHAnsi" w:cstheme="minorHAnsi"/>
                    <w:sz w:val="14"/>
                    <w:szCs w:val="14"/>
                  </w:rPr>
                </w:rPrChange>
              </w:rPr>
              <w:t xml:space="preserve"> split HP; </w:t>
            </w:r>
          </w:p>
          <w:p w14:paraId="0B73A8C3" w14:textId="77777777" w:rsidR="00C34F38" w:rsidRPr="00B63041" w:rsidRDefault="00C34F38" w:rsidP="0099199F">
            <w:pPr>
              <w:rPr>
                <w:rFonts w:asciiTheme="minorHAnsi" w:hAnsiTheme="minorHAnsi" w:cstheme="minorHAnsi"/>
                <w:sz w:val="16"/>
                <w:szCs w:val="16"/>
                <w:rPrChange w:id="336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61"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62"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363" w:author="Alhabibi, Haider@Energy" w:date="2023-08-14T16:50:00Z">
                  <w:rPr>
                    <w:rFonts w:asciiTheme="minorHAnsi" w:hAnsiTheme="minorHAnsi" w:cstheme="minorHAnsi"/>
                    <w:sz w:val="14"/>
                    <w:szCs w:val="14"/>
                  </w:rPr>
                </w:rPrChange>
              </w:rPr>
              <w:t xml:space="preserve"> packaged HP; </w:t>
            </w:r>
          </w:p>
          <w:p w14:paraId="0B73A8C4" w14:textId="77777777" w:rsidR="00C34F38" w:rsidRPr="00B63041" w:rsidRDefault="00C34F38" w:rsidP="0099199F">
            <w:pPr>
              <w:rPr>
                <w:rFonts w:asciiTheme="minorHAnsi" w:hAnsiTheme="minorHAnsi" w:cstheme="minorHAnsi"/>
                <w:sz w:val="16"/>
                <w:szCs w:val="16"/>
                <w:rPrChange w:id="336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65"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66"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367" w:author="Alhabibi, Haider@Energy" w:date="2023-08-14T16:50:00Z">
                  <w:rPr>
                    <w:rFonts w:asciiTheme="minorHAnsi" w:hAnsiTheme="minorHAnsi" w:cstheme="minorHAnsi"/>
                    <w:sz w:val="14"/>
                    <w:szCs w:val="14"/>
                  </w:rPr>
                </w:rPrChange>
              </w:rPr>
              <w:t xml:space="preserve"> large packaged HP; </w:t>
            </w:r>
          </w:p>
          <w:p w14:paraId="0B73A8C5" w14:textId="4292CCF1" w:rsidR="00C34F38" w:rsidRPr="00B63041" w:rsidRDefault="00C34F38" w:rsidP="0099199F">
            <w:pPr>
              <w:rPr>
                <w:rFonts w:asciiTheme="minorHAnsi" w:hAnsiTheme="minorHAnsi" w:cstheme="minorHAnsi"/>
                <w:sz w:val="16"/>
                <w:szCs w:val="16"/>
                <w:rPrChange w:id="336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6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70" w:author="Alhabibi, Haider@Energy" w:date="2023-08-14T16:50: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3371" w:author="Alhabibi, Haider@Energy" w:date="2023-08-14T16:50:00Z">
                  <w:rPr>
                    <w:rFonts w:asciiTheme="minorHAnsi" w:hAnsiTheme="minorHAnsi" w:cstheme="minorHAnsi"/>
                    <w:sz w:val="14"/>
                    <w:szCs w:val="14"/>
                  </w:rPr>
                </w:rPrChange>
              </w:rPr>
              <w:t xml:space="preserve"> mini-split HP;</w:t>
            </w:r>
          </w:p>
          <w:p w14:paraId="0B73A8C6" w14:textId="77777777" w:rsidR="00C34F38" w:rsidRPr="00B63041" w:rsidRDefault="00C34F38" w:rsidP="0099199F">
            <w:pPr>
              <w:rPr>
                <w:rFonts w:asciiTheme="minorHAnsi" w:hAnsiTheme="minorHAnsi" w:cstheme="minorHAnsi"/>
                <w:sz w:val="16"/>
                <w:szCs w:val="16"/>
                <w:rPrChange w:id="337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7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74" w:author="Alhabibi, Haider@Energy" w:date="2023-08-14T16:50: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3375" w:author="Alhabibi, Haider@Energy" w:date="2023-08-14T16:50:00Z">
                  <w:rPr>
                    <w:rFonts w:asciiTheme="minorHAnsi" w:hAnsiTheme="minorHAnsi" w:cstheme="minorHAnsi"/>
                    <w:sz w:val="14"/>
                    <w:szCs w:val="14"/>
                  </w:rPr>
                </w:rPrChange>
              </w:rPr>
              <w:t xml:space="preserve"> HP;</w:t>
            </w:r>
          </w:p>
          <w:p w14:paraId="0B73A8C7" w14:textId="77777777" w:rsidR="00C34F38" w:rsidRPr="00B63041" w:rsidRDefault="00C34F38" w:rsidP="0099199F">
            <w:pPr>
              <w:rPr>
                <w:rFonts w:asciiTheme="minorHAnsi" w:hAnsiTheme="minorHAnsi" w:cstheme="minorHAnsi"/>
                <w:sz w:val="16"/>
                <w:szCs w:val="16"/>
                <w:rPrChange w:id="337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7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78" w:author="Alhabibi, Haider@Energy" w:date="2023-08-14T16:50:00Z">
                  <w:rPr>
                    <w:rFonts w:asciiTheme="minorHAnsi" w:hAnsiTheme="minorHAnsi" w:cstheme="minorHAnsi"/>
                    <w:sz w:val="14"/>
                    <w:szCs w:val="14"/>
                  </w:rPr>
                </w:rPrChange>
              </w:rPr>
              <w:t>boiler;</w:t>
            </w:r>
            <w:proofErr w:type="gramEnd"/>
          </w:p>
          <w:p w14:paraId="0B73A8C8" w14:textId="06E533EE" w:rsidR="00C34F38" w:rsidRPr="00B63041" w:rsidRDefault="00C34F38" w:rsidP="0099199F">
            <w:pPr>
              <w:rPr>
                <w:rFonts w:asciiTheme="minorHAnsi" w:hAnsiTheme="minorHAnsi" w:cstheme="minorHAnsi"/>
                <w:sz w:val="16"/>
                <w:szCs w:val="16"/>
                <w:rPrChange w:id="337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80"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81" w:author="Alhabibi, Haider@Energy" w:date="2023-08-14T16:50:00Z">
                  <w:rPr>
                    <w:rFonts w:asciiTheme="minorHAnsi" w:hAnsiTheme="minorHAnsi" w:cstheme="minorHAnsi"/>
                    <w:sz w:val="14"/>
                    <w:szCs w:val="14"/>
                  </w:rPr>
                </w:rPrChange>
              </w:rPr>
              <w:t>hydronic;</w:t>
            </w:r>
            <w:proofErr w:type="gramEnd"/>
          </w:p>
          <w:p w14:paraId="6F7A6E55" w14:textId="77777777" w:rsidR="00C34F38" w:rsidRPr="00B63041" w:rsidRDefault="00C34F38" w:rsidP="0099199F">
            <w:pPr>
              <w:rPr>
                <w:rFonts w:asciiTheme="minorHAnsi" w:hAnsiTheme="minorHAnsi" w:cstheme="minorHAnsi"/>
                <w:sz w:val="16"/>
                <w:szCs w:val="16"/>
                <w:rPrChange w:id="338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8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84" w:author="Alhabibi, Haider@Energy" w:date="2023-08-14T16:50: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3385" w:author="Alhabibi, Haider@Energy" w:date="2023-08-14T16:50:00Z">
                  <w:rPr>
                    <w:rFonts w:asciiTheme="minorHAnsi" w:hAnsiTheme="minorHAnsi" w:cstheme="minorHAnsi"/>
                    <w:sz w:val="14"/>
                    <w:szCs w:val="14"/>
                  </w:rPr>
                </w:rPrChange>
              </w:rPr>
              <w:t xml:space="preserve"> hydronic;</w:t>
            </w:r>
          </w:p>
          <w:p w14:paraId="0B73A8C9" w14:textId="77777777" w:rsidR="00C34F38" w:rsidRPr="00B63041" w:rsidRDefault="00C34F38" w:rsidP="0099199F">
            <w:pPr>
              <w:rPr>
                <w:rFonts w:asciiTheme="minorHAnsi" w:hAnsiTheme="minorHAnsi" w:cstheme="minorHAnsi"/>
                <w:sz w:val="16"/>
                <w:szCs w:val="16"/>
                <w:rPrChange w:id="338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87" w:author="Alhabibi, Haider@Energy" w:date="2023-08-14T16:50:00Z">
                  <w:rPr>
                    <w:rFonts w:asciiTheme="minorHAnsi" w:hAnsiTheme="minorHAnsi" w:cstheme="minorHAnsi"/>
                    <w:sz w:val="14"/>
                    <w:szCs w:val="14"/>
                  </w:rPr>
                </w:rPrChange>
              </w:rPr>
              <w:t>*</w:t>
            </w:r>
            <w:proofErr w:type="spellStart"/>
            <w:r w:rsidRPr="00B63041">
              <w:rPr>
                <w:rFonts w:asciiTheme="minorHAnsi" w:hAnsiTheme="minorHAnsi" w:cstheme="minorHAnsi"/>
                <w:sz w:val="16"/>
                <w:szCs w:val="16"/>
                <w:rPrChange w:id="3388" w:author="Alhabibi, Haider@Energy" w:date="2023-08-14T16:50: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3389" w:author="Alhabibi, Haider@Energy" w:date="2023-08-14T16:50: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3390" w:author="Alhabibi, Haider@Energy" w:date="2023-08-14T16:50:00Z">
                  <w:rPr>
                    <w:rFonts w:asciiTheme="minorHAnsi" w:hAnsiTheme="minorHAnsi" w:cstheme="minorHAnsi"/>
                    <w:sz w:val="14"/>
                    <w:szCs w:val="14"/>
                  </w:rPr>
                </w:rPrChange>
              </w:rPr>
              <w:t>air;</w:t>
            </w:r>
            <w:proofErr w:type="gramEnd"/>
          </w:p>
          <w:p w14:paraId="0B73A8CA" w14:textId="77777777" w:rsidR="00C34F38" w:rsidRPr="00B63041" w:rsidRDefault="00C34F38" w:rsidP="0099199F">
            <w:pPr>
              <w:rPr>
                <w:rFonts w:asciiTheme="minorHAnsi" w:hAnsiTheme="minorHAnsi" w:cstheme="minorHAnsi"/>
                <w:sz w:val="16"/>
                <w:szCs w:val="16"/>
                <w:rPrChange w:id="339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9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93" w:author="Alhabibi, Haider@Energy" w:date="2023-08-14T16:50: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3394"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395" w:author="Alhabibi, Haider@Energy" w:date="2023-08-14T16:50: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3396" w:author="Alhabibi, Haider@Energy" w:date="2023-08-14T16:50:00Z">
                  <w:rPr>
                    <w:rFonts w:asciiTheme="minorHAnsi" w:hAnsiTheme="minorHAnsi" w:cstheme="minorHAnsi"/>
                    <w:sz w:val="14"/>
                    <w:szCs w:val="14"/>
                  </w:rPr>
                </w:rPrChange>
              </w:rPr>
              <w:t xml:space="preserve"> air;</w:t>
            </w:r>
          </w:p>
          <w:p w14:paraId="0B73A8CB" w14:textId="77777777" w:rsidR="00C34F38" w:rsidRPr="00B63041" w:rsidRDefault="00C34F38" w:rsidP="0099199F">
            <w:pPr>
              <w:rPr>
                <w:rFonts w:asciiTheme="minorHAnsi" w:hAnsiTheme="minorHAnsi" w:cstheme="minorHAnsi"/>
                <w:sz w:val="16"/>
                <w:szCs w:val="16"/>
                <w:rPrChange w:id="339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39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399" w:author="Alhabibi, Haider@Energy" w:date="2023-08-14T16:50: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3400" w:author="Alhabibi, Haider@Energy" w:date="2023-08-14T16:50:00Z">
                  <w:rPr>
                    <w:rFonts w:asciiTheme="minorHAnsi" w:hAnsiTheme="minorHAnsi" w:cstheme="minorHAnsi"/>
                    <w:sz w:val="14"/>
                    <w:szCs w:val="14"/>
                  </w:rPr>
                </w:rPrChange>
              </w:rPr>
              <w:t xml:space="preserve"> HP,</w:t>
            </w:r>
          </w:p>
          <w:p w14:paraId="0B73A8CC" w14:textId="77777777" w:rsidR="00C34F38" w:rsidRPr="00B63041" w:rsidRDefault="00C34F38" w:rsidP="0099199F">
            <w:pPr>
              <w:rPr>
                <w:rFonts w:asciiTheme="minorHAnsi" w:hAnsiTheme="minorHAnsi" w:cstheme="minorHAnsi"/>
                <w:sz w:val="16"/>
                <w:szCs w:val="16"/>
                <w:rPrChange w:id="340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0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03" w:author="Alhabibi, Haider@Energy" w:date="2023-08-14T16:50: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3404"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405" w:author="Alhabibi, Haider@Energy" w:date="2023-08-14T16:50: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3406" w:author="Alhabibi, Haider@Energy" w:date="2023-08-14T16:50:00Z">
                  <w:rPr>
                    <w:rFonts w:asciiTheme="minorHAnsi" w:hAnsiTheme="minorHAnsi" w:cstheme="minorHAnsi"/>
                    <w:sz w:val="14"/>
                    <w:szCs w:val="14"/>
                  </w:rPr>
                </w:rPrChange>
              </w:rPr>
              <w:t xml:space="preserve"> air;</w:t>
            </w:r>
          </w:p>
          <w:p w14:paraId="0B73A8CE" w14:textId="77777777" w:rsidR="00C34F38" w:rsidRPr="00B63041" w:rsidRDefault="00C34F38" w:rsidP="0099199F">
            <w:pPr>
              <w:rPr>
                <w:rFonts w:asciiTheme="minorHAnsi" w:hAnsiTheme="minorHAnsi" w:cstheme="minorHAnsi"/>
                <w:sz w:val="16"/>
                <w:szCs w:val="16"/>
                <w:rPrChange w:id="340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0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09" w:author="Alhabibi, Haider@Energy" w:date="2023-08-14T16:50: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3410" w:author="Alhabibi, Haider@Energy" w:date="2023-08-14T16:50:00Z">
                  <w:rPr>
                    <w:rFonts w:asciiTheme="minorHAnsi" w:hAnsiTheme="minorHAnsi" w:cstheme="minorHAnsi"/>
                    <w:sz w:val="14"/>
                    <w:szCs w:val="14"/>
                  </w:rPr>
                </w:rPrChange>
              </w:rPr>
              <w:t xml:space="preserve"> wall furnace;</w:t>
            </w:r>
          </w:p>
          <w:p w14:paraId="0B73A8CF" w14:textId="77777777" w:rsidR="00C34F38" w:rsidRPr="00B63041" w:rsidRDefault="00C34F38" w:rsidP="0099199F">
            <w:pPr>
              <w:rPr>
                <w:rFonts w:asciiTheme="minorHAnsi" w:hAnsiTheme="minorHAnsi" w:cstheme="minorHAnsi"/>
                <w:sz w:val="16"/>
                <w:szCs w:val="16"/>
                <w:rPrChange w:id="341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1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13" w:author="Alhabibi, Haider@Energy" w:date="2023-08-14T16:50: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3414" w:author="Alhabibi, Haider@Energy" w:date="2023-08-14T16:50:00Z">
                  <w:rPr>
                    <w:rFonts w:asciiTheme="minorHAnsi" w:hAnsiTheme="minorHAnsi" w:cstheme="minorHAnsi"/>
                    <w:sz w:val="14"/>
                    <w:szCs w:val="14"/>
                  </w:rPr>
                </w:rPrChange>
              </w:rPr>
              <w:t xml:space="preserve"> space heater;</w:t>
            </w:r>
          </w:p>
          <w:p w14:paraId="0B73A8D0" w14:textId="24F891C4" w:rsidR="00C34F38" w:rsidRPr="00B63041" w:rsidRDefault="00C34F38" w:rsidP="0099199F">
            <w:pPr>
              <w:rPr>
                <w:rFonts w:asciiTheme="minorHAnsi" w:hAnsiTheme="minorHAnsi" w:cstheme="minorHAnsi"/>
                <w:sz w:val="16"/>
                <w:szCs w:val="16"/>
                <w:rPrChange w:id="341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16"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17" w:author="Alhabibi, Haider@Energy" w:date="2023-08-14T16:50:00Z">
                  <w:rPr>
                    <w:rFonts w:asciiTheme="minorHAnsi" w:hAnsiTheme="minorHAnsi" w:cstheme="minorHAnsi"/>
                    <w:sz w:val="14"/>
                    <w:szCs w:val="14"/>
                  </w:rPr>
                </w:rPrChange>
              </w:rPr>
              <w:t>electric;</w:t>
            </w:r>
            <w:proofErr w:type="gramEnd"/>
          </w:p>
          <w:p w14:paraId="1CFFD308" w14:textId="64068232" w:rsidR="00C34F38" w:rsidRPr="00B63041" w:rsidRDefault="00C34F38" w:rsidP="0099199F">
            <w:pPr>
              <w:rPr>
                <w:rFonts w:asciiTheme="minorHAnsi" w:hAnsiTheme="minorHAnsi" w:cstheme="minorHAnsi"/>
                <w:sz w:val="16"/>
                <w:szCs w:val="16"/>
                <w:rPrChange w:id="3418"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19" w:author="Alhabibi, Haider@Energy" w:date="2023-08-14T16:50:00Z">
                  <w:rPr>
                    <w:rFonts w:asciiTheme="minorHAnsi" w:hAnsiTheme="minorHAnsi" w:cstheme="minorHAnsi"/>
                    <w:sz w:val="14"/>
                    <w:szCs w:val="10"/>
                  </w:rPr>
                </w:rPrChange>
              </w:rPr>
              <w:t xml:space="preserve">*non-air-source heat </w:t>
            </w:r>
            <w:proofErr w:type="gramStart"/>
            <w:r w:rsidRPr="00B63041">
              <w:rPr>
                <w:rFonts w:asciiTheme="minorHAnsi" w:hAnsiTheme="minorHAnsi" w:cstheme="minorHAnsi"/>
                <w:sz w:val="16"/>
                <w:szCs w:val="16"/>
                <w:rPrChange w:id="3420" w:author="Alhabibi, Haider@Energy" w:date="2023-08-14T16:50:00Z">
                  <w:rPr>
                    <w:rFonts w:asciiTheme="minorHAnsi" w:hAnsiTheme="minorHAnsi" w:cstheme="minorHAnsi"/>
                    <w:sz w:val="14"/>
                    <w:szCs w:val="10"/>
                  </w:rPr>
                </w:rPrChange>
              </w:rPr>
              <w:t>pump;</w:t>
            </w:r>
            <w:proofErr w:type="gramEnd"/>
          </w:p>
          <w:p w14:paraId="68BD9C91" w14:textId="118A9C0D" w:rsidR="00C34F38" w:rsidRPr="00B63041" w:rsidRDefault="00C34F38" w:rsidP="0099199F">
            <w:pPr>
              <w:rPr>
                <w:rFonts w:asciiTheme="minorHAnsi" w:hAnsiTheme="minorHAnsi" w:cstheme="minorHAnsi"/>
                <w:sz w:val="16"/>
                <w:szCs w:val="16"/>
                <w:rPrChange w:id="3421"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22" w:author="Alhabibi, Haider@Energy" w:date="2023-08-14T16:50:00Z">
                  <w:rPr>
                    <w:rFonts w:asciiTheme="minorHAnsi" w:hAnsiTheme="minorHAnsi" w:cstheme="minorHAnsi"/>
                    <w:sz w:val="14"/>
                    <w:szCs w:val="10"/>
                  </w:rPr>
                </w:rPrChange>
              </w:rPr>
              <w:t xml:space="preserve">*Wood </w:t>
            </w:r>
            <w:proofErr w:type="gramStart"/>
            <w:r w:rsidRPr="00B63041">
              <w:rPr>
                <w:rFonts w:asciiTheme="minorHAnsi" w:hAnsiTheme="minorHAnsi" w:cstheme="minorHAnsi"/>
                <w:sz w:val="16"/>
                <w:szCs w:val="16"/>
                <w:rPrChange w:id="3423" w:author="Alhabibi, Haider@Energy" w:date="2023-08-14T16:50:00Z">
                  <w:rPr>
                    <w:rFonts w:asciiTheme="minorHAnsi" w:hAnsiTheme="minorHAnsi" w:cstheme="minorHAnsi"/>
                    <w:sz w:val="14"/>
                    <w:szCs w:val="10"/>
                  </w:rPr>
                </w:rPrChange>
              </w:rPr>
              <w:t>Heat;</w:t>
            </w:r>
            <w:proofErr w:type="gramEnd"/>
          </w:p>
          <w:p w14:paraId="0B73A8D1" w14:textId="217C408C" w:rsidR="00C34F38" w:rsidRPr="00B63041" w:rsidRDefault="00C34F38" w:rsidP="0099199F">
            <w:pPr>
              <w:rPr>
                <w:rFonts w:asciiTheme="minorHAnsi" w:hAnsiTheme="minorHAnsi" w:cstheme="minorHAnsi"/>
                <w:sz w:val="16"/>
                <w:szCs w:val="16"/>
                <w:rPrChange w:id="342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25" w:author="Alhabibi, Haider@Energy" w:date="2023-08-14T16:50:00Z">
                  <w:rPr>
                    <w:rFonts w:asciiTheme="minorHAnsi" w:hAnsiTheme="minorHAnsi" w:cstheme="minorHAnsi"/>
                    <w:sz w:val="14"/>
                    <w:szCs w:val="14"/>
                  </w:rPr>
                </w:rPrChange>
              </w:rPr>
              <w:t>*</w:t>
            </w:r>
            <w:r w:rsidRPr="00B63041" w:rsidDel="001F6D61">
              <w:rPr>
                <w:rFonts w:asciiTheme="minorHAnsi" w:hAnsiTheme="minorHAnsi" w:cstheme="minorHAnsi"/>
                <w:sz w:val="16"/>
                <w:szCs w:val="16"/>
                <w:rPrChange w:id="3426" w:author="Alhabibi, Haider@Energy" w:date="2023-08-14T16:50: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3427" w:author="Alhabibi, Haider@Energy" w:date="2023-08-14T16:50: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3428" w:author="Alhabibi, Haider@Energy" w:date="2023-08-14T16:50:00Z">
                  <w:rPr>
                    <w:rFonts w:asciiTheme="minorHAnsi" w:hAnsiTheme="minorHAnsi" w:cstheme="minorHAnsi"/>
                    <w:sz w:val="14"/>
                    <w:szCs w:val="14"/>
                  </w:rPr>
                </w:rPrChange>
              </w:rPr>
              <w:t xml:space="preserve"> heating;</w:t>
            </w:r>
          </w:p>
          <w:p w14:paraId="77BF93E5" w14:textId="441BB757" w:rsidR="00C34F38" w:rsidRPr="00B63041" w:rsidRDefault="00C34F38" w:rsidP="0099199F">
            <w:pPr>
              <w:rPr>
                <w:rFonts w:asciiTheme="minorHAnsi" w:hAnsiTheme="minorHAnsi" w:cstheme="minorHAnsi"/>
                <w:sz w:val="16"/>
                <w:szCs w:val="16"/>
                <w:rPrChange w:id="342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30" w:author="Alhabibi, Haider@Energy" w:date="2023-08-14T16:50: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3431" w:author="Alhabibi, Haider@Energy" w:date="2023-08-14T16:50:00Z">
                  <w:rPr>
                    <w:rFonts w:asciiTheme="minorHAnsi" w:hAnsiTheme="minorHAnsi" w:cstheme="minorHAnsi"/>
                    <w:sz w:val="14"/>
                    <w:szCs w:val="14"/>
                  </w:rPr>
                </w:rPrChange>
              </w:rPr>
              <w:t>HP;</w:t>
            </w:r>
            <w:proofErr w:type="gramEnd"/>
          </w:p>
          <w:p w14:paraId="76556509" w14:textId="72336E77" w:rsidR="00C34F38" w:rsidRPr="00B63041" w:rsidRDefault="00C34F38" w:rsidP="0099199F">
            <w:pPr>
              <w:rPr>
                <w:rFonts w:asciiTheme="minorHAnsi" w:hAnsiTheme="minorHAnsi" w:cstheme="minorHAnsi"/>
                <w:sz w:val="16"/>
                <w:szCs w:val="16"/>
                <w:rPrChange w:id="343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33" w:author="Alhabibi, Haider@Energy" w:date="2023-08-14T16:50:00Z">
                  <w:rPr>
                    <w:rFonts w:asciiTheme="minorHAnsi" w:hAnsiTheme="minorHAnsi" w:cstheme="minorHAnsi"/>
                    <w:sz w:val="14"/>
                    <w:szCs w:val="10"/>
                  </w:rPr>
                </w:rPrChange>
              </w:rPr>
              <w:t xml:space="preserve">*Ductless VRF </w:t>
            </w:r>
            <w:proofErr w:type="gramStart"/>
            <w:r w:rsidRPr="00B63041">
              <w:rPr>
                <w:rFonts w:asciiTheme="minorHAnsi" w:hAnsiTheme="minorHAnsi" w:cstheme="minorHAnsi"/>
                <w:sz w:val="16"/>
                <w:szCs w:val="16"/>
                <w:rPrChange w:id="3434" w:author="Alhabibi, Haider@Energy" w:date="2023-08-14T16:50:00Z">
                  <w:rPr>
                    <w:rFonts w:asciiTheme="minorHAnsi" w:hAnsiTheme="minorHAnsi" w:cstheme="minorHAnsi"/>
                    <w:sz w:val="14"/>
                    <w:szCs w:val="10"/>
                  </w:rPr>
                </w:rPrChange>
              </w:rPr>
              <w:t>HP;</w:t>
            </w:r>
            <w:proofErr w:type="gramEnd"/>
          </w:p>
          <w:p w14:paraId="6805AB15" w14:textId="36CF3174" w:rsidR="00C34F38" w:rsidRPr="00B63041" w:rsidRDefault="00C34F38" w:rsidP="0099199F">
            <w:pPr>
              <w:rPr>
                <w:rFonts w:asciiTheme="minorHAnsi" w:hAnsiTheme="minorHAnsi" w:cstheme="minorHAnsi"/>
                <w:sz w:val="16"/>
                <w:szCs w:val="16"/>
                <w:rPrChange w:id="343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36" w:author="Alhabibi, Haider@Energy" w:date="2023-08-14T16:50:00Z">
                  <w:rPr>
                    <w:rFonts w:asciiTheme="minorHAnsi" w:hAnsiTheme="minorHAnsi" w:cstheme="minorHAnsi"/>
                    <w:sz w:val="14"/>
                    <w:szCs w:val="14"/>
                  </w:rPr>
                </w:rPrChange>
              </w:rPr>
              <w:t xml:space="preserve">*Packaged gas </w:t>
            </w:r>
            <w:proofErr w:type="gramStart"/>
            <w:r w:rsidRPr="00B63041">
              <w:rPr>
                <w:rFonts w:asciiTheme="minorHAnsi" w:hAnsiTheme="minorHAnsi" w:cstheme="minorHAnsi"/>
                <w:sz w:val="16"/>
                <w:szCs w:val="16"/>
                <w:rPrChange w:id="3437" w:author="Alhabibi, Haider@Energy" w:date="2023-08-14T16:50:00Z">
                  <w:rPr>
                    <w:rFonts w:asciiTheme="minorHAnsi" w:hAnsiTheme="minorHAnsi" w:cstheme="minorHAnsi"/>
                    <w:sz w:val="14"/>
                    <w:szCs w:val="14"/>
                  </w:rPr>
                </w:rPrChange>
              </w:rPr>
              <w:t>furnace;</w:t>
            </w:r>
            <w:proofErr w:type="gramEnd"/>
          </w:p>
          <w:p w14:paraId="2DEE01ED" w14:textId="105C5431" w:rsidR="00C34F38" w:rsidRPr="00B63041" w:rsidRDefault="00C34F38" w:rsidP="0099199F">
            <w:pPr>
              <w:rPr>
                <w:rFonts w:asciiTheme="minorHAnsi" w:hAnsiTheme="minorHAnsi" w:cstheme="minorHAnsi"/>
                <w:sz w:val="16"/>
                <w:szCs w:val="16"/>
                <w:rPrChange w:id="3438"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39" w:author="Alhabibi, Haider@Energy" w:date="2023-08-14T16:50:00Z">
                  <w:rPr>
                    <w:rFonts w:asciiTheme="minorHAnsi" w:hAnsiTheme="minorHAnsi" w:cstheme="minorHAnsi"/>
                    <w:sz w:val="14"/>
                    <w:szCs w:val="10"/>
                  </w:rPr>
                </w:rPrChange>
              </w:rPr>
              <w:lastRenderedPageBreak/>
              <w:t>*</w:t>
            </w:r>
            <w:proofErr w:type="spellStart"/>
            <w:proofErr w:type="gramStart"/>
            <w:r w:rsidRPr="00B63041">
              <w:rPr>
                <w:rFonts w:asciiTheme="minorHAnsi" w:hAnsiTheme="minorHAnsi" w:cstheme="minorHAnsi"/>
                <w:sz w:val="16"/>
                <w:szCs w:val="16"/>
                <w:rPrChange w:id="3440" w:author="Alhabibi, Haider@Energy" w:date="2023-08-14T16:50: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3441" w:author="Alhabibi, Haider@Energy" w:date="2023-08-14T16:50:00Z">
                  <w:rPr>
                    <w:rFonts w:asciiTheme="minorHAnsi" w:hAnsiTheme="minorHAnsi" w:cstheme="minorHAnsi"/>
                    <w:sz w:val="14"/>
                    <w:szCs w:val="10"/>
                  </w:rPr>
                </w:rPrChange>
              </w:rPr>
              <w:t xml:space="preserve"> HP-ducted;</w:t>
            </w:r>
          </w:p>
          <w:p w14:paraId="1ECC99AC" w14:textId="3A2C2075" w:rsidR="00C34F38" w:rsidRPr="00B63041" w:rsidRDefault="00C34F38" w:rsidP="0099199F">
            <w:pPr>
              <w:rPr>
                <w:rFonts w:asciiTheme="minorHAnsi" w:hAnsiTheme="minorHAnsi" w:cstheme="minorHAnsi"/>
                <w:sz w:val="16"/>
                <w:szCs w:val="16"/>
                <w:rPrChange w:id="3442"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43" w:author="Alhabibi, Haider@Energy" w:date="2023-08-14T16:50:00Z">
                  <w:rPr>
                    <w:rFonts w:asciiTheme="minorHAnsi" w:hAnsiTheme="minorHAnsi" w:cstheme="minorHAnsi"/>
                    <w:sz w:val="14"/>
                    <w:szCs w:val="10"/>
                  </w:rPr>
                </w:rPrChange>
              </w:rPr>
              <w:t>*</w:t>
            </w:r>
            <w:proofErr w:type="spellStart"/>
            <w:proofErr w:type="gramStart"/>
            <w:r w:rsidRPr="00B63041">
              <w:rPr>
                <w:rFonts w:asciiTheme="minorHAnsi" w:hAnsiTheme="minorHAnsi" w:cstheme="minorHAnsi"/>
                <w:sz w:val="16"/>
                <w:szCs w:val="16"/>
                <w:rPrChange w:id="3444" w:author="Alhabibi, Haider@Energy" w:date="2023-08-14T16:50: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3445" w:author="Alhabibi, Haider@Energy" w:date="2023-08-14T16:50:00Z">
                  <w:rPr>
                    <w:rFonts w:asciiTheme="minorHAnsi" w:hAnsiTheme="minorHAnsi" w:cstheme="minorHAnsi"/>
                    <w:sz w:val="14"/>
                    <w:szCs w:val="10"/>
                  </w:rPr>
                </w:rPrChange>
              </w:rPr>
              <w:t xml:space="preserve"> HP-ductless;</w:t>
            </w:r>
          </w:p>
          <w:p w14:paraId="2A301448" w14:textId="20524B1C" w:rsidR="00C34F38" w:rsidRPr="00B63041" w:rsidRDefault="00C34F38" w:rsidP="0099199F">
            <w:pPr>
              <w:rPr>
                <w:rFonts w:asciiTheme="minorHAnsi" w:hAnsiTheme="minorHAnsi" w:cstheme="minorHAnsi"/>
                <w:sz w:val="16"/>
                <w:szCs w:val="16"/>
                <w:rPrChange w:id="3446"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47" w:author="Alhabibi, Haider@Energy" w:date="2023-08-14T16:50:00Z">
                  <w:rPr>
                    <w:rFonts w:asciiTheme="minorHAnsi" w:hAnsiTheme="minorHAnsi" w:cstheme="minorHAnsi"/>
                    <w:sz w:val="14"/>
                    <w:szCs w:val="10"/>
                  </w:rPr>
                </w:rPrChange>
              </w:rPr>
              <w:t>*</w:t>
            </w:r>
            <w:proofErr w:type="spellStart"/>
            <w:proofErr w:type="gramStart"/>
            <w:r w:rsidRPr="00B63041">
              <w:rPr>
                <w:rFonts w:asciiTheme="minorHAnsi" w:hAnsiTheme="minorHAnsi" w:cstheme="minorHAnsi"/>
                <w:sz w:val="16"/>
                <w:szCs w:val="16"/>
                <w:rPrChange w:id="3448" w:author="Alhabibi, Haider@Energy" w:date="2023-08-14T16:50: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3449" w:author="Alhabibi, Haider@Energy" w:date="2023-08-14T16:50:00Z">
                  <w:rPr>
                    <w:rFonts w:asciiTheme="minorHAnsi" w:hAnsiTheme="minorHAnsi" w:cstheme="minorHAnsi"/>
                    <w:sz w:val="14"/>
                    <w:szCs w:val="10"/>
                  </w:rPr>
                </w:rPrChange>
              </w:rPr>
              <w:t xml:space="preserve"> </w:t>
            </w:r>
            <w:proofErr w:type="spellStart"/>
            <w:r w:rsidRPr="00B63041">
              <w:rPr>
                <w:rFonts w:asciiTheme="minorHAnsi" w:hAnsiTheme="minorHAnsi" w:cstheme="minorHAnsi"/>
                <w:sz w:val="16"/>
                <w:szCs w:val="16"/>
                <w:rPrChange w:id="3450" w:author="Alhabibi, Haider@Energy" w:date="2023-08-14T16:50:00Z">
                  <w:rPr>
                    <w:rFonts w:asciiTheme="minorHAnsi" w:hAnsiTheme="minorHAnsi" w:cstheme="minorHAnsi"/>
                    <w:sz w:val="14"/>
                    <w:szCs w:val="10"/>
                  </w:rPr>
                </w:rPrChange>
              </w:rPr>
              <w:t>HP-ducted+ductless</w:t>
            </w:r>
            <w:proofErr w:type="spellEnd"/>
            <w:r w:rsidRPr="00B63041">
              <w:rPr>
                <w:rFonts w:asciiTheme="minorHAnsi" w:hAnsiTheme="minorHAnsi" w:cstheme="minorHAnsi"/>
                <w:sz w:val="16"/>
                <w:szCs w:val="16"/>
                <w:rPrChange w:id="3451" w:author="Alhabibi, Haider@Energy" w:date="2023-08-14T16:50:00Z">
                  <w:rPr>
                    <w:rFonts w:asciiTheme="minorHAnsi" w:hAnsiTheme="minorHAnsi" w:cstheme="minorHAnsi"/>
                    <w:sz w:val="14"/>
                    <w:szCs w:val="10"/>
                  </w:rPr>
                </w:rPrChange>
              </w:rPr>
              <w:t>;</w:t>
            </w:r>
          </w:p>
          <w:p w14:paraId="1186DBDC" w14:textId="6D46F798" w:rsidR="00C34F38" w:rsidRPr="00B63041" w:rsidRDefault="00C34F38" w:rsidP="0099199F">
            <w:pPr>
              <w:rPr>
                <w:rFonts w:asciiTheme="minorHAnsi" w:hAnsiTheme="minorHAnsi" w:cstheme="minorHAnsi"/>
                <w:sz w:val="16"/>
                <w:szCs w:val="16"/>
                <w:rPrChange w:id="3452"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53" w:author="Alhabibi, Haider@Energy" w:date="2023-08-14T16:50:00Z">
                  <w:rPr>
                    <w:rFonts w:asciiTheme="minorHAnsi" w:hAnsiTheme="minorHAnsi" w:cstheme="minorHAnsi"/>
                    <w:sz w:val="14"/>
                    <w:szCs w:val="10"/>
                  </w:rPr>
                </w:rPrChange>
              </w:rPr>
              <w:t>*VCHP-</w:t>
            </w:r>
            <w:proofErr w:type="gramStart"/>
            <w:r w:rsidRPr="00B63041">
              <w:rPr>
                <w:rFonts w:asciiTheme="minorHAnsi" w:hAnsiTheme="minorHAnsi" w:cstheme="minorHAnsi"/>
                <w:sz w:val="16"/>
                <w:szCs w:val="16"/>
                <w:rPrChange w:id="3454" w:author="Alhabibi, Haider@Energy" w:date="2023-08-14T16:50:00Z">
                  <w:rPr>
                    <w:rFonts w:asciiTheme="minorHAnsi" w:hAnsiTheme="minorHAnsi" w:cstheme="minorHAnsi"/>
                    <w:sz w:val="14"/>
                    <w:szCs w:val="10"/>
                  </w:rPr>
                </w:rPrChange>
              </w:rPr>
              <w:t>ducted;</w:t>
            </w:r>
            <w:proofErr w:type="gramEnd"/>
            <w:r w:rsidRPr="00B63041">
              <w:rPr>
                <w:rFonts w:asciiTheme="minorHAnsi" w:hAnsiTheme="minorHAnsi" w:cstheme="minorHAnsi"/>
                <w:sz w:val="16"/>
                <w:szCs w:val="16"/>
                <w:rPrChange w:id="3455" w:author="Alhabibi, Haider@Energy" w:date="2023-08-14T16:50:00Z">
                  <w:rPr>
                    <w:rFonts w:asciiTheme="minorHAnsi" w:hAnsiTheme="minorHAnsi" w:cstheme="minorHAnsi"/>
                    <w:sz w:val="14"/>
                    <w:szCs w:val="10"/>
                  </w:rPr>
                </w:rPrChange>
              </w:rPr>
              <w:t xml:space="preserve"> </w:t>
            </w:r>
          </w:p>
          <w:p w14:paraId="7DAD4842" w14:textId="220DF1C0" w:rsidR="00C34F38" w:rsidRPr="00B63041" w:rsidRDefault="00C34F38" w:rsidP="0099199F">
            <w:pPr>
              <w:rPr>
                <w:rFonts w:asciiTheme="minorHAnsi" w:hAnsiTheme="minorHAnsi" w:cstheme="minorHAnsi"/>
                <w:sz w:val="16"/>
                <w:szCs w:val="16"/>
                <w:rPrChange w:id="3456"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57" w:author="Alhabibi, Haider@Energy" w:date="2023-08-14T16:50:00Z">
                  <w:rPr>
                    <w:rFonts w:asciiTheme="minorHAnsi" w:hAnsiTheme="minorHAnsi" w:cstheme="minorHAnsi"/>
                    <w:sz w:val="14"/>
                    <w:szCs w:val="10"/>
                  </w:rPr>
                </w:rPrChange>
              </w:rPr>
              <w:t>*VCHP-</w:t>
            </w:r>
            <w:proofErr w:type="gramStart"/>
            <w:r w:rsidRPr="00B63041">
              <w:rPr>
                <w:rFonts w:asciiTheme="minorHAnsi" w:hAnsiTheme="minorHAnsi" w:cstheme="minorHAnsi"/>
                <w:sz w:val="16"/>
                <w:szCs w:val="16"/>
                <w:rPrChange w:id="3458" w:author="Alhabibi, Haider@Energy" w:date="2023-08-14T16:50:00Z">
                  <w:rPr>
                    <w:rFonts w:asciiTheme="minorHAnsi" w:hAnsiTheme="minorHAnsi" w:cstheme="minorHAnsi"/>
                    <w:sz w:val="14"/>
                    <w:szCs w:val="10"/>
                  </w:rPr>
                </w:rPrChange>
              </w:rPr>
              <w:t>ductless;</w:t>
            </w:r>
            <w:proofErr w:type="gramEnd"/>
          </w:p>
          <w:p w14:paraId="7BB9F4CC" w14:textId="147A1E90" w:rsidR="00C34F38" w:rsidRPr="00B63041" w:rsidRDefault="00C34F38" w:rsidP="0099199F">
            <w:pPr>
              <w:rPr>
                <w:rFonts w:asciiTheme="minorHAnsi" w:hAnsiTheme="minorHAnsi" w:cstheme="minorHAnsi"/>
                <w:sz w:val="16"/>
                <w:szCs w:val="16"/>
                <w:rPrChange w:id="3459"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60" w:author="Alhabibi, Haider@Energy" w:date="2023-08-14T16:50:00Z">
                  <w:rPr>
                    <w:rFonts w:asciiTheme="minorHAnsi" w:hAnsiTheme="minorHAnsi" w:cstheme="minorHAnsi"/>
                    <w:sz w:val="14"/>
                    <w:szCs w:val="10"/>
                  </w:rPr>
                </w:rPrChange>
              </w:rPr>
              <w:t>*</w:t>
            </w:r>
            <w:proofErr w:type="spellStart"/>
            <w:r w:rsidRPr="00B63041">
              <w:rPr>
                <w:rFonts w:asciiTheme="minorHAnsi" w:hAnsiTheme="minorHAnsi" w:cstheme="minorHAnsi"/>
                <w:sz w:val="16"/>
                <w:szCs w:val="16"/>
                <w:rPrChange w:id="3461" w:author="Alhabibi, Haider@Energy" w:date="2023-08-14T16:50:00Z">
                  <w:rPr>
                    <w:rFonts w:asciiTheme="minorHAnsi" w:hAnsiTheme="minorHAnsi" w:cstheme="minorHAnsi"/>
                    <w:sz w:val="14"/>
                    <w:szCs w:val="10"/>
                  </w:rPr>
                </w:rPrChange>
              </w:rPr>
              <w:t>VCHP-ducted+</w:t>
            </w:r>
            <w:proofErr w:type="gramStart"/>
            <w:r w:rsidRPr="00B63041">
              <w:rPr>
                <w:rFonts w:asciiTheme="minorHAnsi" w:hAnsiTheme="minorHAnsi" w:cstheme="minorHAnsi"/>
                <w:sz w:val="16"/>
                <w:szCs w:val="16"/>
                <w:rPrChange w:id="3462" w:author="Alhabibi, Haider@Energy" w:date="2023-08-14T16:50:00Z">
                  <w:rPr>
                    <w:rFonts w:asciiTheme="minorHAnsi" w:hAnsiTheme="minorHAnsi" w:cstheme="minorHAnsi"/>
                    <w:sz w:val="14"/>
                    <w:szCs w:val="10"/>
                  </w:rPr>
                </w:rPrChange>
              </w:rPr>
              <w:t>ductless</w:t>
            </w:r>
            <w:proofErr w:type="spellEnd"/>
            <w:r w:rsidRPr="00B63041">
              <w:rPr>
                <w:rFonts w:asciiTheme="minorHAnsi" w:hAnsiTheme="minorHAnsi" w:cstheme="minorHAnsi"/>
                <w:sz w:val="16"/>
                <w:szCs w:val="16"/>
                <w:rPrChange w:id="3463" w:author="Alhabibi, Haider@Energy" w:date="2023-08-14T16:50:00Z">
                  <w:rPr>
                    <w:rFonts w:asciiTheme="minorHAnsi" w:hAnsiTheme="minorHAnsi" w:cstheme="minorHAnsi"/>
                    <w:sz w:val="14"/>
                    <w:szCs w:val="10"/>
                  </w:rPr>
                </w:rPrChange>
              </w:rPr>
              <w:t>;</w:t>
            </w:r>
            <w:proofErr w:type="gramEnd"/>
          </w:p>
          <w:p w14:paraId="776ACF2A" w14:textId="77777777" w:rsidR="00C34F38" w:rsidRPr="00B63041" w:rsidRDefault="00C34F38" w:rsidP="0099199F">
            <w:pPr>
              <w:rPr>
                <w:rFonts w:asciiTheme="minorHAnsi" w:hAnsiTheme="minorHAnsi" w:cstheme="minorHAnsi"/>
                <w:sz w:val="16"/>
                <w:szCs w:val="16"/>
                <w:rPrChange w:id="3464"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65" w:author="Alhabibi, Haider@Energy" w:date="2023-08-14T16:50:00Z">
                  <w:rPr>
                    <w:rFonts w:asciiTheme="minorHAnsi" w:hAnsiTheme="minorHAnsi" w:cstheme="minorHAnsi"/>
                    <w:sz w:val="14"/>
                    <w:szCs w:val="10"/>
                  </w:rPr>
                </w:rPrChange>
              </w:rPr>
              <w:t>*</w:t>
            </w:r>
            <w:proofErr w:type="gramStart"/>
            <w:r w:rsidRPr="00B63041">
              <w:rPr>
                <w:rFonts w:asciiTheme="minorHAnsi" w:hAnsiTheme="minorHAnsi" w:cstheme="minorHAnsi"/>
                <w:sz w:val="16"/>
                <w:szCs w:val="16"/>
                <w:rPrChange w:id="3466" w:author="Alhabibi, Haider@Energy" w:date="2023-08-14T16:50:00Z">
                  <w:rPr>
                    <w:rFonts w:asciiTheme="minorHAnsi" w:hAnsiTheme="minorHAnsi" w:cstheme="minorHAnsi"/>
                    <w:sz w:val="14"/>
                    <w:szCs w:val="10"/>
                  </w:rPr>
                </w:rPrChange>
              </w:rPr>
              <w:t>ducted</w:t>
            </w:r>
            <w:proofErr w:type="gramEnd"/>
            <w:r w:rsidRPr="00B63041">
              <w:rPr>
                <w:rFonts w:asciiTheme="minorHAnsi" w:hAnsiTheme="minorHAnsi" w:cstheme="minorHAnsi"/>
                <w:sz w:val="16"/>
                <w:szCs w:val="16"/>
                <w:rPrChange w:id="3467" w:author="Alhabibi, Haider@Energy" w:date="2023-08-14T16:50:00Z">
                  <w:rPr>
                    <w:rFonts w:asciiTheme="minorHAnsi" w:hAnsiTheme="minorHAnsi" w:cstheme="minorHAnsi"/>
                    <w:sz w:val="14"/>
                    <w:szCs w:val="10"/>
                  </w:rPr>
                </w:rPrChange>
              </w:rPr>
              <w:t xml:space="preserve"> mini-split HP;</w:t>
            </w:r>
          </w:p>
          <w:p w14:paraId="33A2C8A0" w14:textId="77777777" w:rsidR="00C34F38" w:rsidRPr="00B63041" w:rsidRDefault="00C34F38" w:rsidP="0099199F">
            <w:pPr>
              <w:rPr>
                <w:rFonts w:asciiTheme="minorHAnsi" w:hAnsiTheme="minorHAnsi" w:cstheme="minorHAnsi"/>
                <w:sz w:val="16"/>
                <w:szCs w:val="16"/>
                <w:rPrChange w:id="3468" w:author="Alhabibi, Haider@Energy" w:date="2023-08-14T16:50:00Z">
                  <w:rPr>
                    <w:rFonts w:asciiTheme="minorHAnsi" w:hAnsiTheme="minorHAnsi" w:cstheme="minorHAnsi"/>
                    <w:sz w:val="14"/>
                    <w:szCs w:val="10"/>
                  </w:rPr>
                </w:rPrChange>
              </w:rPr>
            </w:pPr>
            <w:r w:rsidRPr="00B63041">
              <w:rPr>
                <w:rFonts w:asciiTheme="minorHAnsi" w:hAnsiTheme="minorHAnsi" w:cstheme="minorHAnsi"/>
                <w:sz w:val="16"/>
                <w:szCs w:val="16"/>
                <w:rPrChange w:id="3469" w:author="Alhabibi, Haider@Energy" w:date="2023-08-14T16:50:00Z">
                  <w:rPr>
                    <w:rFonts w:asciiTheme="minorHAnsi" w:hAnsiTheme="minorHAnsi" w:cstheme="minorHAnsi"/>
                    <w:sz w:val="14"/>
                    <w:szCs w:val="10"/>
                  </w:rPr>
                </w:rPrChange>
              </w:rPr>
              <w:t>*</w:t>
            </w:r>
            <w:proofErr w:type="gramStart"/>
            <w:r w:rsidRPr="00B63041">
              <w:rPr>
                <w:rFonts w:asciiTheme="minorHAnsi" w:hAnsiTheme="minorHAnsi" w:cstheme="minorHAnsi"/>
                <w:sz w:val="16"/>
                <w:szCs w:val="16"/>
                <w:rPrChange w:id="3470" w:author="Alhabibi, Haider@Energy" w:date="2023-08-14T16:50:00Z">
                  <w:rPr>
                    <w:rFonts w:asciiTheme="minorHAnsi" w:hAnsiTheme="minorHAnsi" w:cstheme="minorHAnsi"/>
                    <w:sz w:val="14"/>
                    <w:szCs w:val="10"/>
                  </w:rPr>
                </w:rPrChange>
              </w:rPr>
              <w:t>SPVHP;</w:t>
            </w:r>
            <w:proofErr w:type="gramEnd"/>
          </w:p>
          <w:p w14:paraId="0B73A8D2" w14:textId="43A0DDFA" w:rsidR="00C34F38" w:rsidRPr="00B63041" w:rsidRDefault="00C34F38" w:rsidP="0099199F">
            <w:pPr>
              <w:rPr>
                <w:rFonts w:asciiTheme="minorHAnsi" w:hAnsiTheme="minorHAnsi" w:cstheme="minorHAnsi"/>
                <w:sz w:val="16"/>
                <w:szCs w:val="16"/>
                <w:rPrChange w:id="3471" w:author="Alhabibi, Haider@Energy" w:date="2023-08-14T16:50:00Z">
                  <w:rPr>
                    <w:rFonts w:asciiTheme="minorHAnsi" w:hAnsiTheme="minorHAnsi" w:cstheme="minorHAnsi"/>
                    <w:sz w:val="10"/>
                    <w:szCs w:val="10"/>
                  </w:rPr>
                </w:rPrChange>
              </w:rPr>
            </w:pPr>
            <w:r w:rsidRPr="00B63041">
              <w:rPr>
                <w:rFonts w:asciiTheme="minorHAnsi" w:hAnsiTheme="minorHAnsi" w:cstheme="minorHAnsi"/>
                <w:sz w:val="16"/>
                <w:szCs w:val="16"/>
                <w:rPrChange w:id="3472" w:author="Alhabibi, Haider@Energy" w:date="2023-08-14T16:50:00Z">
                  <w:rPr>
                    <w:rFonts w:asciiTheme="minorHAnsi" w:hAnsiTheme="minorHAnsi" w:cstheme="minorHAnsi"/>
                    <w:sz w:val="14"/>
                    <w:szCs w:val="10"/>
                  </w:rPr>
                </w:rPrChange>
              </w:rPr>
              <w:t>*PTHP&gt;&gt;</w:t>
            </w:r>
          </w:p>
        </w:tc>
        <w:tc>
          <w:tcPr>
            <w:tcW w:w="1043" w:type="dxa"/>
            <w:tcPrChange w:id="3473" w:author="Alhabibi, Haider@Energy" w:date="2023-08-14T16:24:00Z">
              <w:tcPr>
                <w:tcW w:w="1043" w:type="dxa"/>
              </w:tcPr>
            </w:tcPrChange>
          </w:tcPr>
          <w:p w14:paraId="0B73A8D3" w14:textId="77777777" w:rsidR="00C34F38" w:rsidRPr="00B63041" w:rsidRDefault="00C34F38" w:rsidP="0099199F">
            <w:pPr>
              <w:rPr>
                <w:rFonts w:asciiTheme="minorHAnsi" w:hAnsiTheme="minorHAnsi" w:cstheme="minorHAnsi"/>
                <w:sz w:val="16"/>
                <w:szCs w:val="16"/>
                <w:rPrChange w:id="347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75" w:author="Alhabibi, Haider@Energy" w:date="2023-08-14T16:50:00Z">
                  <w:rPr>
                    <w:rFonts w:asciiTheme="minorHAnsi" w:hAnsiTheme="minorHAnsi" w:cstheme="minorHAnsi"/>
                    <w:sz w:val="14"/>
                    <w:szCs w:val="14"/>
                  </w:rPr>
                </w:rPrChange>
              </w:rPr>
              <w:lastRenderedPageBreak/>
              <w:t xml:space="preserve">&lt;&lt; user pick as many as are applicable from list: </w:t>
            </w:r>
          </w:p>
          <w:p w14:paraId="0B73A8D4" w14:textId="77777777" w:rsidR="00C34F38" w:rsidRPr="00B63041" w:rsidRDefault="00C34F38" w:rsidP="0099199F">
            <w:pPr>
              <w:rPr>
                <w:rFonts w:asciiTheme="minorHAnsi" w:hAnsiTheme="minorHAnsi" w:cstheme="minorHAnsi"/>
                <w:sz w:val="16"/>
                <w:szCs w:val="16"/>
                <w:rPrChange w:id="347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7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78" w:author="Alhabibi, Haider@Energy" w:date="2023-08-14T16:50: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3479" w:author="Alhabibi, Haider@Energy" w:date="2023-08-14T16:50:00Z">
                  <w:rPr>
                    <w:rFonts w:asciiTheme="minorHAnsi" w:hAnsiTheme="minorHAnsi" w:cstheme="minorHAnsi"/>
                    <w:sz w:val="14"/>
                    <w:szCs w:val="14"/>
                  </w:rPr>
                </w:rPrChange>
              </w:rPr>
              <w:t xml:space="preserve"> furnace AHU;</w:t>
            </w:r>
          </w:p>
          <w:p w14:paraId="0B73A8D5" w14:textId="77777777" w:rsidR="00C34F38" w:rsidRPr="00B63041" w:rsidRDefault="00C34F38" w:rsidP="0099199F">
            <w:pPr>
              <w:rPr>
                <w:rFonts w:asciiTheme="minorHAnsi" w:hAnsiTheme="minorHAnsi" w:cstheme="minorHAnsi"/>
                <w:sz w:val="16"/>
                <w:szCs w:val="16"/>
                <w:rPrChange w:id="348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81"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482" w:author="Alhabibi, Haider@Energy" w:date="2023-08-14T16:50:00Z">
                  <w:rPr>
                    <w:rFonts w:asciiTheme="minorHAnsi" w:hAnsiTheme="minorHAnsi" w:cstheme="minorHAnsi"/>
                    <w:sz w:val="14"/>
                    <w:szCs w:val="14"/>
                  </w:rPr>
                </w:rPrChange>
              </w:rPr>
              <w:t>fancoil</w:t>
            </w:r>
            <w:proofErr w:type="spellEnd"/>
            <w:proofErr w:type="gramEnd"/>
            <w:r w:rsidRPr="00B63041">
              <w:rPr>
                <w:rFonts w:asciiTheme="minorHAnsi" w:hAnsiTheme="minorHAnsi" w:cstheme="minorHAnsi"/>
                <w:sz w:val="16"/>
                <w:szCs w:val="16"/>
                <w:rPrChange w:id="3483" w:author="Alhabibi, Haider@Energy" w:date="2023-08-14T16:50:00Z">
                  <w:rPr>
                    <w:rFonts w:asciiTheme="minorHAnsi" w:hAnsiTheme="minorHAnsi" w:cstheme="minorHAnsi"/>
                    <w:sz w:val="14"/>
                    <w:szCs w:val="14"/>
                  </w:rPr>
                </w:rPrChange>
              </w:rPr>
              <w:t xml:space="preserve"> AHU;</w:t>
            </w:r>
          </w:p>
          <w:p w14:paraId="0B73A8D6" w14:textId="77777777" w:rsidR="00C34F38" w:rsidRPr="00B63041" w:rsidRDefault="00C34F38" w:rsidP="0099199F">
            <w:pPr>
              <w:rPr>
                <w:rFonts w:asciiTheme="minorHAnsi" w:hAnsiTheme="minorHAnsi" w:cstheme="minorHAnsi"/>
                <w:sz w:val="16"/>
                <w:szCs w:val="16"/>
                <w:rPrChange w:id="348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85"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86" w:author="Alhabibi, Haider@Energy" w:date="2023-08-14T16:50:00Z">
                  <w:rPr>
                    <w:rFonts w:asciiTheme="minorHAnsi" w:hAnsiTheme="minorHAnsi" w:cstheme="minorHAnsi"/>
                    <w:sz w:val="14"/>
                    <w:szCs w:val="14"/>
                  </w:rPr>
                </w:rPrChange>
              </w:rPr>
              <w:t>outdoor</w:t>
            </w:r>
            <w:proofErr w:type="gramEnd"/>
            <w:r w:rsidRPr="00B63041">
              <w:rPr>
                <w:rFonts w:asciiTheme="minorHAnsi" w:hAnsiTheme="minorHAnsi" w:cstheme="minorHAnsi"/>
                <w:sz w:val="16"/>
                <w:szCs w:val="16"/>
                <w:rPrChange w:id="3487" w:author="Alhabibi, Haider@Energy" w:date="2023-08-14T16:50:00Z">
                  <w:rPr>
                    <w:rFonts w:asciiTheme="minorHAnsi" w:hAnsiTheme="minorHAnsi" w:cstheme="minorHAnsi"/>
                    <w:sz w:val="14"/>
                    <w:szCs w:val="14"/>
                  </w:rPr>
                </w:rPrChange>
              </w:rPr>
              <w:t xml:space="preserve"> condensing unit;</w:t>
            </w:r>
          </w:p>
          <w:p w14:paraId="0B73A8D7" w14:textId="77777777" w:rsidR="00C34F38" w:rsidRPr="00B63041" w:rsidRDefault="00C34F38" w:rsidP="0099199F">
            <w:pPr>
              <w:rPr>
                <w:rFonts w:asciiTheme="minorHAnsi" w:hAnsiTheme="minorHAnsi" w:cstheme="minorHAnsi"/>
                <w:sz w:val="16"/>
                <w:szCs w:val="16"/>
                <w:rPrChange w:id="348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8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90" w:author="Alhabibi, Haider@Energy" w:date="2023-08-14T16:50: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3491" w:author="Alhabibi, Haider@Energy" w:date="2023-08-14T16:50:00Z">
                  <w:rPr>
                    <w:rFonts w:asciiTheme="minorHAnsi" w:hAnsiTheme="minorHAnsi" w:cstheme="minorHAnsi"/>
                    <w:sz w:val="14"/>
                    <w:szCs w:val="14"/>
                  </w:rPr>
                </w:rPrChange>
              </w:rPr>
              <w:t xml:space="preserve"> coil;</w:t>
            </w:r>
          </w:p>
          <w:p w14:paraId="0B73A8D8" w14:textId="77777777" w:rsidR="00C34F38" w:rsidRPr="00B63041" w:rsidRDefault="00C34F38" w:rsidP="0099199F">
            <w:pPr>
              <w:rPr>
                <w:rFonts w:asciiTheme="minorHAnsi" w:hAnsiTheme="minorHAnsi" w:cstheme="minorHAnsi"/>
                <w:sz w:val="16"/>
                <w:szCs w:val="16"/>
                <w:rPrChange w:id="349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9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494" w:author="Alhabibi, Haider@Energy" w:date="2023-08-14T16:50:00Z">
                  <w:rPr>
                    <w:rFonts w:asciiTheme="minorHAnsi" w:hAnsiTheme="minorHAnsi" w:cstheme="minorHAnsi"/>
                    <w:sz w:val="14"/>
                    <w:szCs w:val="14"/>
                  </w:rPr>
                </w:rPrChange>
              </w:rPr>
              <w:t>boiler;</w:t>
            </w:r>
            <w:proofErr w:type="gramEnd"/>
          </w:p>
          <w:p w14:paraId="0B73A8D9" w14:textId="77777777" w:rsidR="00C34F38" w:rsidRPr="00B63041" w:rsidRDefault="00C34F38" w:rsidP="0099199F">
            <w:pPr>
              <w:rPr>
                <w:rFonts w:asciiTheme="minorHAnsi" w:hAnsiTheme="minorHAnsi" w:cstheme="minorHAnsi"/>
                <w:sz w:val="16"/>
                <w:szCs w:val="16"/>
                <w:rPrChange w:id="349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96" w:author="Alhabibi, Haider@Energy" w:date="2023-08-14T16:50:00Z">
                  <w:rPr>
                    <w:rFonts w:asciiTheme="minorHAnsi" w:hAnsiTheme="minorHAnsi" w:cstheme="minorHAnsi"/>
                    <w:sz w:val="14"/>
                    <w:szCs w:val="14"/>
                  </w:rPr>
                </w:rPrChange>
              </w:rPr>
              <w:t xml:space="preserve">*TXV or </w:t>
            </w:r>
            <w:proofErr w:type="gramStart"/>
            <w:r w:rsidRPr="00B63041">
              <w:rPr>
                <w:rFonts w:asciiTheme="minorHAnsi" w:hAnsiTheme="minorHAnsi" w:cstheme="minorHAnsi"/>
                <w:sz w:val="16"/>
                <w:szCs w:val="16"/>
                <w:rPrChange w:id="3497" w:author="Alhabibi, Haider@Energy" w:date="2023-08-14T16:50:00Z">
                  <w:rPr>
                    <w:rFonts w:asciiTheme="minorHAnsi" w:hAnsiTheme="minorHAnsi" w:cstheme="minorHAnsi"/>
                    <w:sz w:val="14"/>
                    <w:szCs w:val="14"/>
                  </w:rPr>
                </w:rPrChange>
              </w:rPr>
              <w:t>EXV;</w:t>
            </w:r>
            <w:proofErr w:type="gramEnd"/>
          </w:p>
          <w:p w14:paraId="0B73A8DA" w14:textId="77777777" w:rsidR="00C34F38" w:rsidRPr="00B63041" w:rsidRDefault="00C34F38" w:rsidP="0099199F">
            <w:pPr>
              <w:rPr>
                <w:rFonts w:asciiTheme="minorHAnsi" w:hAnsiTheme="minorHAnsi" w:cstheme="minorHAnsi"/>
                <w:sz w:val="16"/>
                <w:szCs w:val="16"/>
                <w:rPrChange w:id="349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49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00" w:author="Alhabibi, Haider@Energy" w:date="2023-08-14T16:50:00Z">
                  <w:rPr>
                    <w:rFonts w:asciiTheme="minorHAnsi" w:hAnsiTheme="minorHAnsi" w:cstheme="minorHAnsi"/>
                    <w:sz w:val="14"/>
                    <w:szCs w:val="14"/>
                  </w:rPr>
                </w:rPrChange>
              </w:rPr>
              <w:t>compressor;</w:t>
            </w:r>
            <w:proofErr w:type="gramEnd"/>
          </w:p>
          <w:p w14:paraId="0B73A8DB" w14:textId="77777777" w:rsidR="00C34F38" w:rsidRPr="00B63041" w:rsidRDefault="00C34F38" w:rsidP="0099199F">
            <w:pPr>
              <w:rPr>
                <w:rFonts w:asciiTheme="minorHAnsi" w:hAnsiTheme="minorHAnsi" w:cstheme="minorHAnsi"/>
                <w:sz w:val="16"/>
                <w:szCs w:val="16"/>
                <w:rPrChange w:id="350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0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03" w:author="Alhabibi, Haider@Energy" w:date="2023-08-14T16:50:00Z">
                  <w:rPr>
                    <w:rFonts w:asciiTheme="minorHAnsi" w:hAnsiTheme="minorHAnsi" w:cstheme="minorHAnsi"/>
                    <w:sz w:val="14"/>
                    <w:szCs w:val="14"/>
                  </w:rPr>
                </w:rPrChange>
              </w:rPr>
              <w:t>refrigerant</w:t>
            </w:r>
            <w:proofErr w:type="gramEnd"/>
            <w:r w:rsidRPr="00B63041">
              <w:rPr>
                <w:rFonts w:asciiTheme="minorHAnsi" w:hAnsiTheme="minorHAnsi" w:cstheme="minorHAnsi"/>
                <w:sz w:val="16"/>
                <w:szCs w:val="16"/>
                <w:rPrChange w:id="3504"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505" w:author="Alhabibi, Haider@Energy" w:date="2023-08-14T16:50:00Z">
                  <w:rPr>
                    <w:rFonts w:asciiTheme="minorHAnsi" w:hAnsiTheme="minorHAnsi" w:cstheme="minorHAnsi"/>
                    <w:sz w:val="14"/>
                    <w:szCs w:val="14"/>
                  </w:rPr>
                </w:rPrChange>
              </w:rPr>
              <w:t>lineset</w:t>
            </w:r>
            <w:proofErr w:type="spellEnd"/>
            <w:r w:rsidRPr="00B63041">
              <w:rPr>
                <w:rFonts w:asciiTheme="minorHAnsi" w:hAnsiTheme="minorHAnsi" w:cstheme="minorHAnsi"/>
                <w:sz w:val="16"/>
                <w:szCs w:val="16"/>
                <w:rPrChange w:id="3506" w:author="Alhabibi, Haider@Energy" w:date="2023-08-14T16:50:00Z">
                  <w:rPr>
                    <w:rFonts w:asciiTheme="minorHAnsi" w:hAnsiTheme="minorHAnsi" w:cstheme="minorHAnsi"/>
                    <w:sz w:val="14"/>
                    <w:szCs w:val="14"/>
                  </w:rPr>
                </w:rPrChange>
              </w:rPr>
              <w:t>;</w:t>
            </w:r>
          </w:p>
          <w:p w14:paraId="0B73A8DC" w14:textId="77777777" w:rsidR="00C34F38" w:rsidRPr="00B63041" w:rsidRDefault="00C34F38" w:rsidP="0099199F">
            <w:pPr>
              <w:rPr>
                <w:rFonts w:asciiTheme="minorHAnsi" w:hAnsiTheme="minorHAnsi" w:cstheme="minorHAnsi"/>
                <w:sz w:val="16"/>
                <w:szCs w:val="16"/>
                <w:rPrChange w:id="350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0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09" w:author="Alhabibi, Haider@Energy" w:date="2023-08-14T16:50: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3510" w:author="Alhabibi, Haider@Energy" w:date="2023-08-14T16:50:00Z">
                  <w:rPr>
                    <w:rFonts w:asciiTheme="minorHAnsi" w:hAnsiTheme="minorHAnsi" w:cstheme="minorHAnsi"/>
                    <w:sz w:val="14"/>
                    <w:szCs w:val="14"/>
                  </w:rPr>
                </w:rPrChange>
              </w:rPr>
              <w:t xml:space="preserve"> heating component altered&gt;&gt;</w:t>
            </w:r>
          </w:p>
        </w:tc>
        <w:tc>
          <w:tcPr>
            <w:tcW w:w="861" w:type="dxa"/>
            <w:tcPrChange w:id="3511" w:author="Alhabibi, Haider@Energy" w:date="2023-08-14T16:24:00Z">
              <w:tcPr>
                <w:tcW w:w="861" w:type="dxa"/>
              </w:tcPr>
            </w:tcPrChange>
          </w:tcPr>
          <w:p w14:paraId="0B73A8DD" w14:textId="3FB63E32" w:rsidR="00C34F38" w:rsidRPr="00B63041" w:rsidRDefault="00C34F38" w:rsidP="0099199F">
            <w:pPr>
              <w:keepNext/>
              <w:rPr>
                <w:rFonts w:asciiTheme="minorHAnsi" w:hAnsiTheme="minorHAnsi" w:cstheme="minorHAnsi"/>
                <w:sz w:val="16"/>
                <w:szCs w:val="16"/>
                <w:rPrChange w:id="351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13" w:author="Alhabibi, Haider@Energy" w:date="2023-08-14T16:50: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3514" w:author="Alhabibi, Haider@Energy" w:date="2023-08-14T16:50:00Z">
                  <w:rPr>
                    <w:rFonts w:asciiTheme="minorHAnsi" w:hAnsiTheme="minorHAnsi" w:cstheme="minorHAnsi"/>
                    <w:sz w:val="14"/>
                    <w:szCs w:val="14"/>
                    <w:highlight w:val="yellow"/>
                  </w:rPr>
                </w:rPrChange>
              </w:rPr>
              <w:t>D04</w:t>
            </w:r>
            <w:r w:rsidRPr="00B63041">
              <w:rPr>
                <w:rFonts w:asciiTheme="minorHAnsi" w:hAnsiTheme="minorHAnsi" w:cstheme="minorHAnsi"/>
                <w:sz w:val="16"/>
                <w:szCs w:val="16"/>
                <w:rPrChange w:id="3515" w:author="Alhabibi, Haider@Energy" w:date="2023-08-14T16:50:00Z">
                  <w:rPr>
                    <w:rFonts w:asciiTheme="minorHAnsi" w:hAnsiTheme="minorHAnsi" w:cstheme="minorHAnsi"/>
                    <w:sz w:val="14"/>
                    <w:szCs w:val="14"/>
                  </w:rPr>
                </w:rPrChange>
              </w:rPr>
              <w:t xml:space="preserve">= no heating component altered, then value =n/a, </w:t>
            </w:r>
          </w:p>
          <w:p w14:paraId="0B73A8DE" w14:textId="77777777" w:rsidR="00C34F38" w:rsidRPr="00B63041" w:rsidRDefault="00C34F38" w:rsidP="0099199F">
            <w:pPr>
              <w:keepNext/>
              <w:rPr>
                <w:rFonts w:asciiTheme="minorHAnsi" w:hAnsiTheme="minorHAnsi" w:cstheme="minorHAnsi"/>
                <w:sz w:val="16"/>
                <w:szCs w:val="16"/>
                <w:rPrChange w:id="351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17" w:author="Alhabibi, Haider@Energy" w:date="2023-08-14T16:50:00Z">
                  <w:rPr>
                    <w:rFonts w:asciiTheme="minorHAnsi" w:hAnsiTheme="minorHAnsi" w:cstheme="minorHAnsi"/>
                    <w:sz w:val="14"/>
                    <w:szCs w:val="14"/>
                  </w:rPr>
                </w:rPrChange>
              </w:rPr>
              <w:t xml:space="preserve">else user pick from list:  </w:t>
            </w:r>
          </w:p>
          <w:p w14:paraId="0B73A8DF" w14:textId="51AC8071" w:rsidR="00C34F38" w:rsidRPr="00B63041" w:rsidRDefault="00C34F38" w:rsidP="0099199F">
            <w:pPr>
              <w:keepNext/>
              <w:rPr>
                <w:rFonts w:asciiTheme="minorHAnsi" w:hAnsiTheme="minorHAnsi" w:cstheme="minorHAnsi"/>
                <w:sz w:val="16"/>
                <w:szCs w:val="16"/>
                <w:rPrChange w:id="351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19" w:author="Alhabibi, Haider@Energy" w:date="2023-08-14T16:50:00Z">
                  <w:rPr>
                    <w:rFonts w:asciiTheme="minorHAnsi" w:hAnsiTheme="minorHAnsi" w:cstheme="minorHAnsi"/>
                    <w:sz w:val="14"/>
                    <w:szCs w:val="14"/>
                  </w:rPr>
                </w:rPrChange>
              </w:rPr>
              <w:t xml:space="preserve">*AFUE; *HSPF; </w:t>
            </w:r>
            <w:ins w:id="3520" w:author="Shewmaker, Michael@Energy" w:date="2021-12-27T11:36:00Z">
              <w:r w:rsidRPr="00B63041">
                <w:rPr>
                  <w:rFonts w:asciiTheme="minorHAnsi" w:hAnsiTheme="minorHAnsi" w:cstheme="minorHAnsi"/>
                  <w:sz w:val="16"/>
                  <w:szCs w:val="16"/>
                  <w:rPrChange w:id="3521" w:author="Alhabibi, Haider@Energy" w:date="2023-08-14T16:50:00Z">
                    <w:rPr>
                      <w:rFonts w:asciiTheme="minorHAnsi" w:hAnsiTheme="minorHAnsi" w:cstheme="minorHAnsi"/>
                      <w:sz w:val="14"/>
                      <w:szCs w:val="14"/>
                    </w:rPr>
                  </w:rPrChange>
                </w:rPr>
                <w:t xml:space="preserve">*HSPF2; </w:t>
              </w:r>
            </w:ins>
            <w:r w:rsidRPr="00B63041">
              <w:rPr>
                <w:rFonts w:asciiTheme="minorHAnsi" w:hAnsiTheme="minorHAnsi" w:cstheme="minorHAnsi"/>
                <w:sz w:val="16"/>
                <w:szCs w:val="16"/>
                <w:rPrChange w:id="3522" w:author="Alhabibi, Haider@Energy" w:date="2023-08-14T16:50:00Z">
                  <w:rPr>
                    <w:rFonts w:asciiTheme="minorHAnsi" w:hAnsiTheme="minorHAnsi" w:cstheme="minorHAnsi"/>
                    <w:sz w:val="14"/>
                    <w:szCs w:val="14"/>
                  </w:rPr>
                </w:rPrChange>
              </w:rPr>
              <w:t>*COP&gt;&gt;</w:t>
            </w:r>
          </w:p>
        </w:tc>
        <w:tc>
          <w:tcPr>
            <w:tcW w:w="904" w:type="dxa"/>
            <w:tcPrChange w:id="3523" w:author="Alhabibi, Haider@Energy" w:date="2023-08-14T16:24:00Z">
              <w:tcPr>
                <w:tcW w:w="904" w:type="dxa"/>
              </w:tcPr>
            </w:tcPrChange>
          </w:tcPr>
          <w:p w14:paraId="0B73A8E0" w14:textId="4D7CC773" w:rsidR="00C34F38" w:rsidRPr="00B63041" w:rsidRDefault="00C34F38" w:rsidP="0099199F">
            <w:pPr>
              <w:keepNext/>
              <w:rPr>
                <w:rFonts w:asciiTheme="minorHAnsi" w:hAnsiTheme="minorHAnsi" w:cstheme="minorHAnsi"/>
                <w:sz w:val="16"/>
                <w:szCs w:val="16"/>
                <w:rPrChange w:id="352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25" w:author="Alhabibi, Haider@Energy" w:date="2023-08-14T16:50: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3526" w:author="Alhabibi, Haider@Energy" w:date="2023-08-14T16:50:00Z">
                  <w:rPr>
                    <w:rFonts w:asciiTheme="minorHAnsi" w:hAnsiTheme="minorHAnsi" w:cstheme="minorHAnsi"/>
                    <w:sz w:val="14"/>
                    <w:szCs w:val="14"/>
                    <w:highlight w:val="yellow"/>
                  </w:rPr>
                </w:rPrChange>
              </w:rPr>
              <w:t>D04</w:t>
            </w:r>
            <w:r w:rsidRPr="00B63041">
              <w:rPr>
                <w:rFonts w:asciiTheme="minorHAnsi" w:hAnsiTheme="minorHAnsi" w:cstheme="minorHAnsi"/>
                <w:sz w:val="16"/>
                <w:szCs w:val="16"/>
                <w:rPrChange w:id="3527" w:author="Alhabibi, Haider@Energy" w:date="2023-08-14T16:50:00Z">
                  <w:rPr>
                    <w:rFonts w:asciiTheme="minorHAnsi" w:hAnsiTheme="minorHAnsi" w:cstheme="minorHAnsi"/>
                    <w:sz w:val="14"/>
                    <w:szCs w:val="14"/>
                  </w:rPr>
                </w:rPrChange>
              </w:rPr>
              <w:t xml:space="preserve">= no heating component altered, then value =n/a, </w:t>
            </w:r>
          </w:p>
          <w:p w14:paraId="0B73A8E1" w14:textId="43DB68E6" w:rsidR="00C34F38" w:rsidRPr="00B63041" w:rsidRDefault="00C34F38" w:rsidP="0099199F">
            <w:pPr>
              <w:keepNext/>
              <w:rPr>
                <w:rFonts w:asciiTheme="minorHAnsi" w:hAnsiTheme="minorHAnsi" w:cstheme="minorHAnsi"/>
                <w:sz w:val="16"/>
                <w:szCs w:val="16"/>
                <w:rPrChange w:id="352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29" w:author="Alhabibi, Haider@Energy" w:date="2023-08-14T16:50:00Z">
                  <w:rPr>
                    <w:rFonts w:asciiTheme="minorHAnsi" w:hAnsiTheme="minorHAnsi" w:cstheme="minorHAnsi"/>
                    <w:sz w:val="14"/>
                    <w:szCs w:val="14"/>
                  </w:rPr>
                </w:rPrChange>
              </w:rPr>
              <w:t xml:space="preserve">else </w:t>
            </w:r>
            <w:proofErr w:type="gramStart"/>
            <w:r w:rsidRPr="00B63041">
              <w:rPr>
                <w:rFonts w:asciiTheme="minorHAnsi" w:hAnsiTheme="minorHAnsi" w:cstheme="minorHAnsi"/>
                <w:sz w:val="16"/>
                <w:szCs w:val="16"/>
                <w:rPrChange w:id="3530" w:author="Alhabibi, Haider@Energy" w:date="2023-08-14T16:50:00Z">
                  <w:rPr>
                    <w:rFonts w:asciiTheme="minorHAnsi" w:hAnsiTheme="minorHAnsi" w:cstheme="minorHAnsi"/>
                    <w:sz w:val="14"/>
                    <w:szCs w:val="14"/>
                  </w:rPr>
                </w:rPrChange>
              </w:rPr>
              <w:t>user</w:t>
            </w:r>
            <w:proofErr w:type="gramEnd"/>
            <w:r w:rsidRPr="00B63041">
              <w:rPr>
                <w:rFonts w:asciiTheme="minorHAnsi" w:hAnsiTheme="minorHAnsi" w:cstheme="minorHAnsi"/>
                <w:sz w:val="16"/>
                <w:szCs w:val="16"/>
                <w:rPrChange w:id="3531" w:author="Alhabibi, Haider@Energy" w:date="2023-08-14T16:50:00Z">
                  <w:rPr>
                    <w:rFonts w:asciiTheme="minorHAnsi" w:hAnsiTheme="minorHAnsi" w:cstheme="minorHAnsi"/>
                    <w:sz w:val="14"/>
                    <w:szCs w:val="14"/>
                  </w:rPr>
                </w:rPrChange>
              </w:rPr>
              <w:t xml:space="preserve"> enter numeric value </w:t>
            </w:r>
          </w:p>
          <w:p w14:paraId="764F6B2D" w14:textId="77777777" w:rsidR="00C34F38" w:rsidRPr="00B63041" w:rsidRDefault="00C34F38" w:rsidP="0099199F">
            <w:pPr>
              <w:keepNext/>
              <w:rPr>
                <w:rFonts w:asciiTheme="minorHAnsi" w:hAnsiTheme="minorHAnsi" w:cstheme="minorHAnsi"/>
                <w:sz w:val="16"/>
                <w:szCs w:val="16"/>
                <w:rPrChange w:id="3532" w:author="Alhabibi, Haider@Energy" w:date="2023-08-14T16:50: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3533" w:author="Alhabibi, Haider@Energy" w:date="2023-08-14T16:50:00Z">
                  <w:rPr>
                    <w:rFonts w:asciiTheme="minorHAnsi" w:hAnsiTheme="minorHAnsi" w:cstheme="minorHAnsi"/>
                    <w:sz w:val="14"/>
                    <w:szCs w:val="14"/>
                  </w:rPr>
                </w:rPrChange>
              </w:rPr>
              <w:t>xx.</w:t>
            </w:r>
            <w:proofErr w:type="gramStart"/>
            <w:r w:rsidRPr="00B63041">
              <w:rPr>
                <w:rFonts w:asciiTheme="minorHAnsi" w:hAnsiTheme="minorHAnsi" w:cstheme="minorHAnsi"/>
                <w:sz w:val="16"/>
                <w:szCs w:val="16"/>
                <w:rPrChange w:id="3534" w:author="Alhabibi, Haider@Energy" w:date="2023-08-14T16:50:00Z">
                  <w:rPr>
                    <w:rFonts w:asciiTheme="minorHAnsi" w:hAnsiTheme="minorHAnsi" w:cstheme="minorHAnsi"/>
                    <w:sz w:val="14"/>
                    <w:szCs w:val="14"/>
                  </w:rPr>
                </w:rPrChange>
              </w:rPr>
              <w:t>x</w:t>
            </w:r>
            <w:proofErr w:type="spellEnd"/>
            <w:r w:rsidRPr="00B63041">
              <w:rPr>
                <w:rFonts w:asciiTheme="minorHAnsi" w:hAnsiTheme="minorHAnsi" w:cstheme="minorHAnsi"/>
                <w:sz w:val="16"/>
                <w:szCs w:val="16"/>
                <w:rPrChange w:id="3535" w:author="Alhabibi, Haider@Energy" w:date="2023-08-14T16:50:00Z">
                  <w:rPr>
                    <w:rFonts w:asciiTheme="minorHAnsi" w:hAnsiTheme="minorHAnsi" w:cstheme="minorHAnsi"/>
                    <w:sz w:val="14"/>
                    <w:szCs w:val="14"/>
                  </w:rPr>
                </w:rPrChange>
              </w:rPr>
              <w:t>;</w:t>
            </w:r>
            <w:proofErr w:type="gramEnd"/>
            <w:r w:rsidRPr="00B63041">
              <w:rPr>
                <w:rFonts w:asciiTheme="minorHAnsi" w:hAnsiTheme="minorHAnsi" w:cstheme="minorHAnsi"/>
                <w:sz w:val="16"/>
                <w:szCs w:val="16"/>
                <w:rPrChange w:id="3536" w:author="Alhabibi, Haider@Energy" w:date="2023-08-14T16:50:00Z">
                  <w:rPr>
                    <w:rFonts w:asciiTheme="minorHAnsi" w:hAnsiTheme="minorHAnsi" w:cstheme="minorHAnsi"/>
                    <w:sz w:val="14"/>
                    <w:szCs w:val="14"/>
                  </w:rPr>
                </w:rPrChange>
              </w:rPr>
              <w:t xml:space="preserve">  </w:t>
            </w:r>
          </w:p>
          <w:p w14:paraId="747AEE20" w14:textId="77777777" w:rsidR="00C34F38" w:rsidRPr="00B63041" w:rsidRDefault="00C34F38" w:rsidP="0099199F">
            <w:pPr>
              <w:keepNext/>
              <w:rPr>
                <w:rFonts w:asciiTheme="minorHAnsi" w:hAnsiTheme="minorHAnsi" w:cstheme="minorHAnsi"/>
                <w:sz w:val="16"/>
                <w:szCs w:val="16"/>
                <w:rPrChange w:id="3537" w:author="Alhabibi, Haider@Energy" w:date="2023-08-14T16:50:00Z">
                  <w:rPr>
                    <w:rFonts w:asciiTheme="minorHAnsi" w:hAnsiTheme="minorHAnsi" w:cstheme="minorHAnsi"/>
                    <w:sz w:val="14"/>
                    <w:szCs w:val="14"/>
                  </w:rPr>
                </w:rPrChange>
              </w:rPr>
            </w:pPr>
          </w:p>
          <w:p w14:paraId="0B73A8E2" w14:textId="4411A886" w:rsidR="00C34F38" w:rsidRPr="00B63041" w:rsidRDefault="00C34F38" w:rsidP="0099199F">
            <w:pPr>
              <w:keepNext/>
              <w:rPr>
                <w:rFonts w:asciiTheme="minorHAnsi" w:hAnsiTheme="minorHAnsi" w:cstheme="minorHAnsi"/>
                <w:sz w:val="16"/>
                <w:szCs w:val="16"/>
                <w:rPrChange w:id="353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39" w:author="Alhabibi, Haider@Energy" w:date="2023-08-14T16:50:00Z">
                  <w:rPr>
                    <w:rFonts w:asciiTheme="minorHAnsi" w:hAnsiTheme="minorHAnsi" w:cstheme="minorHAnsi"/>
                    <w:sz w:val="14"/>
                    <w:szCs w:val="14"/>
                  </w:rPr>
                </w:rPrChange>
              </w:rPr>
              <w:t>default minimum value for AFUE=</w:t>
            </w:r>
          </w:p>
          <w:p w14:paraId="0B73A8E3" w14:textId="10B80D31" w:rsidR="00C34F38" w:rsidRPr="00B63041" w:rsidRDefault="00C34F38" w:rsidP="0099199F">
            <w:pPr>
              <w:keepNext/>
              <w:rPr>
                <w:rFonts w:asciiTheme="minorHAnsi" w:hAnsiTheme="minorHAnsi" w:cstheme="minorHAnsi"/>
                <w:sz w:val="16"/>
                <w:szCs w:val="16"/>
                <w:rPrChange w:id="3540" w:author="Alhabibi, Haider@Energy" w:date="2023-08-14T16:50:00Z">
                  <w:rPr>
                    <w:rFonts w:asciiTheme="minorHAnsi" w:hAnsiTheme="minorHAnsi" w:cstheme="minorHAnsi"/>
                    <w:sz w:val="14"/>
                    <w:szCs w:val="14"/>
                  </w:rPr>
                </w:rPrChange>
              </w:rPr>
            </w:pPr>
            <w:del w:id="3541" w:author="Alhabibi, Haider@Energy" w:date="2023-08-14T16:39:00Z">
              <w:r w:rsidRPr="00B63041" w:rsidDel="007E50CC">
                <w:rPr>
                  <w:rFonts w:asciiTheme="minorHAnsi" w:hAnsiTheme="minorHAnsi" w:cstheme="minorHAnsi"/>
                  <w:sz w:val="16"/>
                  <w:szCs w:val="16"/>
                  <w:rPrChange w:id="3542" w:author="Alhabibi, Haider@Energy" w:date="2023-08-14T16:50:00Z">
                    <w:rPr>
                      <w:rFonts w:asciiTheme="minorHAnsi" w:hAnsiTheme="minorHAnsi" w:cstheme="minorHAnsi"/>
                      <w:sz w:val="14"/>
                      <w:szCs w:val="14"/>
                    </w:rPr>
                  </w:rPrChange>
                </w:rPr>
                <w:delText>0.80</w:delText>
              </w:r>
            </w:del>
            <w:ins w:id="3543" w:author="Alhabibi, Haider@Energy" w:date="2023-08-14T16:39:00Z">
              <w:r w:rsidR="007E50CC" w:rsidRPr="00B63041">
                <w:rPr>
                  <w:rFonts w:asciiTheme="minorHAnsi" w:hAnsiTheme="minorHAnsi" w:cstheme="minorHAnsi"/>
                  <w:sz w:val="16"/>
                  <w:szCs w:val="16"/>
                  <w:rPrChange w:id="3544" w:author="Alhabibi, Haider@Energy" w:date="2023-08-14T16:50:00Z">
                    <w:rPr>
                      <w:rFonts w:asciiTheme="minorHAnsi" w:hAnsiTheme="minorHAnsi" w:cstheme="minorHAnsi"/>
                    </w:rPr>
                  </w:rPrChange>
                </w:rPr>
                <w:t>80</w:t>
              </w:r>
            </w:ins>
            <w:r w:rsidRPr="00B63041">
              <w:rPr>
                <w:rFonts w:asciiTheme="minorHAnsi" w:hAnsiTheme="minorHAnsi" w:cstheme="minorHAnsi"/>
                <w:sz w:val="16"/>
                <w:szCs w:val="16"/>
                <w:rPrChange w:id="3545" w:author="Alhabibi, Haider@Energy" w:date="2023-08-14T16:50:00Z">
                  <w:rPr>
                    <w:rFonts w:asciiTheme="minorHAnsi" w:hAnsiTheme="minorHAnsi" w:cstheme="minorHAnsi"/>
                    <w:sz w:val="14"/>
                    <w:szCs w:val="14"/>
                  </w:rPr>
                </w:rPrChange>
              </w:rPr>
              <w:t xml:space="preserve">; or </w:t>
            </w:r>
            <w:commentRangeStart w:id="3546"/>
            <w:commentRangeStart w:id="3547"/>
            <w:r w:rsidRPr="00B63041">
              <w:rPr>
                <w:rFonts w:asciiTheme="minorHAnsi" w:hAnsiTheme="minorHAnsi" w:cstheme="minorHAnsi"/>
                <w:sz w:val="16"/>
                <w:szCs w:val="16"/>
                <w:rPrChange w:id="3548" w:author="Alhabibi, Haider@Energy" w:date="2023-08-14T16:50:00Z">
                  <w:rPr>
                    <w:rFonts w:asciiTheme="minorHAnsi" w:hAnsiTheme="minorHAnsi" w:cstheme="minorHAnsi"/>
                    <w:sz w:val="14"/>
                    <w:szCs w:val="14"/>
                  </w:rPr>
                </w:rPrChange>
              </w:rPr>
              <w:t>default minimum value for HSPF=</w:t>
            </w:r>
          </w:p>
          <w:p w14:paraId="0B73A8E4" w14:textId="00416E3A" w:rsidR="00C34F38" w:rsidRPr="00B63041" w:rsidRDefault="00C34F38" w:rsidP="0099199F">
            <w:pPr>
              <w:keepNext/>
              <w:rPr>
                <w:rFonts w:asciiTheme="minorHAnsi" w:hAnsiTheme="minorHAnsi" w:cstheme="minorHAnsi"/>
                <w:sz w:val="16"/>
                <w:szCs w:val="16"/>
                <w:rPrChange w:id="354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50" w:author="Alhabibi, Haider@Energy" w:date="2023-08-14T16:50:00Z">
                  <w:rPr>
                    <w:rFonts w:asciiTheme="minorHAnsi" w:hAnsiTheme="minorHAnsi" w:cstheme="minorHAnsi"/>
                    <w:sz w:val="14"/>
                    <w:szCs w:val="14"/>
                  </w:rPr>
                </w:rPrChange>
              </w:rPr>
              <w:t>8.0;</w:t>
            </w:r>
            <w:commentRangeEnd w:id="3546"/>
            <w:r w:rsidRPr="00B63041">
              <w:rPr>
                <w:rStyle w:val="CommentReference"/>
                <w:rFonts w:asciiTheme="minorHAnsi" w:hAnsiTheme="minorHAnsi" w:cstheme="minorHAnsi"/>
                <w:szCs w:val="16"/>
                <w:rPrChange w:id="3551" w:author="Alhabibi, Haider@Energy" w:date="2023-08-14T16:50:00Z">
                  <w:rPr>
                    <w:rStyle w:val="CommentReference"/>
                    <w:szCs w:val="20"/>
                  </w:rPr>
                </w:rPrChange>
              </w:rPr>
              <w:commentReference w:id="3546"/>
            </w:r>
            <w:commentRangeEnd w:id="3547"/>
            <w:r w:rsidRPr="00B63041">
              <w:rPr>
                <w:rStyle w:val="CommentReference"/>
                <w:rFonts w:asciiTheme="minorHAnsi" w:hAnsiTheme="minorHAnsi" w:cstheme="minorHAnsi"/>
                <w:szCs w:val="16"/>
                <w:rPrChange w:id="3553" w:author="Alhabibi, Haider@Energy" w:date="2023-08-14T16:50:00Z">
                  <w:rPr>
                    <w:rStyle w:val="CommentReference"/>
                    <w:szCs w:val="20"/>
                  </w:rPr>
                </w:rPrChange>
              </w:rPr>
              <w:commentReference w:id="3547"/>
            </w:r>
            <w:r w:rsidRPr="00B63041">
              <w:rPr>
                <w:rFonts w:asciiTheme="minorHAnsi" w:hAnsiTheme="minorHAnsi" w:cstheme="minorHAnsi"/>
                <w:sz w:val="16"/>
                <w:szCs w:val="16"/>
                <w:rPrChange w:id="3554" w:author="Alhabibi, Haider@Energy" w:date="2023-08-14T16:50:00Z">
                  <w:rPr>
                    <w:rFonts w:asciiTheme="minorHAnsi" w:hAnsiTheme="minorHAnsi" w:cstheme="minorHAnsi"/>
                    <w:sz w:val="14"/>
                    <w:szCs w:val="14"/>
                  </w:rPr>
                </w:rPrChange>
              </w:rPr>
              <w:t xml:space="preserve"> </w:t>
            </w:r>
            <w:ins w:id="3555" w:author="Shewmaker, Michael@Energy" w:date="2022-01-13T17:23:00Z">
              <w:r w:rsidRPr="00B63041">
                <w:rPr>
                  <w:rFonts w:asciiTheme="minorHAnsi" w:hAnsiTheme="minorHAnsi" w:cstheme="minorHAnsi"/>
                  <w:sz w:val="16"/>
                  <w:szCs w:val="16"/>
                  <w:rPrChange w:id="3556" w:author="Alhabibi, Haider@Energy" w:date="2023-08-14T16:50:00Z">
                    <w:rPr>
                      <w:rFonts w:asciiTheme="minorHAnsi" w:hAnsiTheme="minorHAnsi" w:cstheme="minorHAnsi"/>
                      <w:sz w:val="14"/>
                      <w:szCs w:val="14"/>
                    </w:rPr>
                  </w:rPrChange>
                </w:rPr>
                <w:t>or default minim</w:t>
              </w:r>
            </w:ins>
            <w:ins w:id="3557" w:author="Shewmaker, Michael@Energy" w:date="2022-01-13T17:24:00Z">
              <w:r w:rsidRPr="00B63041">
                <w:rPr>
                  <w:rFonts w:asciiTheme="minorHAnsi" w:hAnsiTheme="minorHAnsi" w:cstheme="minorHAnsi"/>
                  <w:sz w:val="16"/>
                  <w:szCs w:val="16"/>
                  <w:rPrChange w:id="3558" w:author="Alhabibi, Haider@Energy" w:date="2023-08-14T16:50:00Z">
                    <w:rPr>
                      <w:rFonts w:asciiTheme="minorHAnsi" w:hAnsiTheme="minorHAnsi" w:cstheme="minorHAnsi"/>
                      <w:sz w:val="14"/>
                      <w:szCs w:val="14"/>
                    </w:rPr>
                  </w:rPrChange>
                </w:rPr>
                <w:t>um value for HSPF2=</w:t>
              </w:r>
            </w:ins>
            <w:ins w:id="3559" w:author="Shewmaker, Michael@Energy" w:date="2022-01-13T17:26:00Z">
              <w:r w:rsidRPr="00B63041">
                <w:rPr>
                  <w:rFonts w:asciiTheme="minorHAnsi" w:hAnsiTheme="minorHAnsi" w:cstheme="minorHAnsi"/>
                  <w:sz w:val="16"/>
                  <w:szCs w:val="16"/>
                  <w:rPrChange w:id="3560" w:author="Alhabibi, Haider@Energy" w:date="2023-08-14T16:50:00Z">
                    <w:rPr>
                      <w:rFonts w:asciiTheme="minorHAnsi" w:hAnsiTheme="minorHAnsi" w:cstheme="minorHAnsi"/>
                      <w:sz w:val="14"/>
                      <w:szCs w:val="14"/>
                    </w:rPr>
                  </w:rPrChange>
                </w:rPr>
                <w:t>6.7</w:t>
              </w:r>
            </w:ins>
            <w:r w:rsidRPr="00B63041">
              <w:rPr>
                <w:rFonts w:asciiTheme="minorHAnsi" w:hAnsiTheme="minorHAnsi" w:cstheme="minorHAnsi"/>
                <w:sz w:val="16"/>
                <w:szCs w:val="16"/>
                <w:rPrChange w:id="3561" w:author="Alhabibi, Haider@Energy" w:date="2023-08-14T16:50:00Z">
                  <w:rPr>
                    <w:rFonts w:asciiTheme="minorHAnsi" w:hAnsiTheme="minorHAnsi" w:cstheme="minorHAnsi"/>
                    <w:sz w:val="14"/>
                    <w:szCs w:val="14"/>
                  </w:rPr>
                </w:rPrChange>
              </w:rPr>
              <w:t xml:space="preserve">allow user to overwrite default value, but flag non-default values </w:t>
            </w:r>
            <w:r w:rsidRPr="00B63041">
              <w:rPr>
                <w:rFonts w:asciiTheme="minorHAnsi" w:hAnsiTheme="minorHAnsi" w:cstheme="minorHAnsi"/>
                <w:sz w:val="16"/>
                <w:szCs w:val="16"/>
                <w:rPrChange w:id="3562" w:author="Alhabibi, Haider@Energy" w:date="2023-08-14T16:50:00Z">
                  <w:rPr>
                    <w:rFonts w:asciiTheme="minorHAnsi" w:hAnsiTheme="minorHAnsi" w:cstheme="minorHAnsi"/>
                    <w:sz w:val="14"/>
                    <w:szCs w:val="14"/>
                  </w:rPr>
                </w:rPrChange>
              </w:rPr>
              <w:lastRenderedPageBreak/>
              <w:t>and report in project status notes field &gt;&gt;</w:t>
            </w:r>
          </w:p>
        </w:tc>
        <w:tc>
          <w:tcPr>
            <w:tcW w:w="1766" w:type="dxa"/>
            <w:tcPrChange w:id="3563" w:author="Alhabibi, Haider@Energy" w:date="2023-08-14T16:24:00Z">
              <w:tcPr>
                <w:tcW w:w="1766" w:type="dxa"/>
              </w:tcPr>
            </w:tcPrChange>
          </w:tcPr>
          <w:p w14:paraId="0B73A8E5" w14:textId="77777777" w:rsidR="00C34F38" w:rsidRPr="00B63041" w:rsidRDefault="00C34F38" w:rsidP="0099199F">
            <w:pPr>
              <w:rPr>
                <w:rFonts w:asciiTheme="minorHAnsi" w:hAnsiTheme="minorHAnsi" w:cstheme="minorHAnsi"/>
                <w:sz w:val="16"/>
                <w:szCs w:val="16"/>
                <w:rPrChange w:id="356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65" w:author="Alhabibi, Haider@Energy" w:date="2023-08-14T16:50:00Z">
                  <w:rPr>
                    <w:rFonts w:asciiTheme="minorHAnsi" w:hAnsiTheme="minorHAnsi" w:cstheme="minorHAnsi"/>
                    <w:sz w:val="14"/>
                    <w:szCs w:val="14"/>
                  </w:rPr>
                </w:rPrChange>
              </w:rPr>
              <w:lastRenderedPageBreak/>
              <w:t xml:space="preserve">&lt;&lt;user pick one from list:  </w:t>
            </w:r>
          </w:p>
          <w:p w14:paraId="0B73A8E6" w14:textId="77777777" w:rsidR="00C34F38" w:rsidRPr="00B63041" w:rsidRDefault="00C34F38" w:rsidP="0099199F">
            <w:pPr>
              <w:rPr>
                <w:rFonts w:asciiTheme="minorHAnsi" w:hAnsiTheme="minorHAnsi" w:cstheme="minorHAnsi"/>
                <w:sz w:val="16"/>
                <w:szCs w:val="16"/>
                <w:rPrChange w:id="356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6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68"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569" w:author="Alhabibi, Haider@Energy" w:date="2023-08-14T16:50:00Z">
                  <w:rPr>
                    <w:rFonts w:asciiTheme="minorHAnsi" w:hAnsiTheme="minorHAnsi" w:cstheme="minorHAnsi"/>
                    <w:sz w:val="14"/>
                    <w:szCs w:val="14"/>
                  </w:rPr>
                </w:rPrChange>
              </w:rPr>
              <w:t xml:space="preserve"> split AC;</w:t>
            </w:r>
          </w:p>
          <w:p w14:paraId="0B73A8E7" w14:textId="77777777" w:rsidR="00C34F38" w:rsidRPr="00B63041" w:rsidRDefault="00C34F38" w:rsidP="0099199F">
            <w:pPr>
              <w:rPr>
                <w:rFonts w:asciiTheme="minorHAnsi" w:hAnsiTheme="minorHAnsi" w:cstheme="minorHAnsi"/>
                <w:sz w:val="16"/>
                <w:szCs w:val="16"/>
                <w:rPrChange w:id="357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71"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72"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573" w:author="Alhabibi, Haider@Energy" w:date="2023-08-14T16:50:00Z">
                  <w:rPr>
                    <w:rFonts w:asciiTheme="minorHAnsi" w:hAnsiTheme="minorHAnsi" w:cstheme="minorHAnsi"/>
                    <w:sz w:val="14"/>
                    <w:szCs w:val="14"/>
                  </w:rPr>
                </w:rPrChange>
              </w:rPr>
              <w:t xml:space="preserve"> split HP;</w:t>
            </w:r>
          </w:p>
          <w:p w14:paraId="0B73A8E8" w14:textId="77777777" w:rsidR="00C34F38" w:rsidRPr="00B63041" w:rsidRDefault="00C34F38" w:rsidP="0099199F">
            <w:pPr>
              <w:rPr>
                <w:rFonts w:asciiTheme="minorHAnsi" w:hAnsiTheme="minorHAnsi" w:cstheme="minorHAnsi"/>
                <w:sz w:val="16"/>
                <w:szCs w:val="16"/>
                <w:rPrChange w:id="357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75" w:author="Alhabibi, Haider@Energy" w:date="2023-08-14T16:50:00Z">
                  <w:rPr>
                    <w:rFonts w:asciiTheme="minorHAnsi" w:hAnsiTheme="minorHAnsi" w:cstheme="minorHAnsi"/>
                    <w:sz w:val="14"/>
                    <w:szCs w:val="14"/>
                  </w:rPr>
                </w:rPrChange>
              </w:rPr>
              <w:t xml:space="preserve">*central packaged </w:t>
            </w:r>
            <w:proofErr w:type="gramStart"/>
            <w:r w:rsidRPr="00B63041">
              <w:rPr>
                <w:rFonts w:asciiTheme="minorHAnsi" w:hAnsiTheme="minorHAnsi" w:cstheme="minorHAnsi"/>
                <w:sz w:val="16"/>
                <w:szCs w:val="16"/>
                <w:rPrChange w:id="3576" w:author="Alhabibi, Haider@Energy" w:date="2023-08-14T16:50:00Z">
                  <w:rPr>
                    <w:rFonts w:asciiTheme="minorHAnsi" w:hAnsiTheme="minorHAnsi" w:cstheme="minorHAnsi"/>
                    <w:sz w:val="14"/>
                    <w:szCs w:val="14"/>
                  </w:rPr>
                </w:rPrChange>
              </w:rPr>
              <w:t>AC ;</w:t>
            </w:r>
            <w:proofErr w:type="gramEnd"/>
          </w:p>
          <w:p w14:paraId="0B73A8E9" w14:textId="77777777" w:rsidR="00C34F38" w:rsidRPr="00B63041" w:rsidRDefault="00C34F38" w:rsidP="0099199F">
            <w:pPr>
              <w:rPr>
                <w:rFonts w:asciiTheme="minorHAnsi" w:hAnsiTheme="minorHAnsi" w:cstheme="minorHAnsi"/>
                <w:sz w:val="16"/>
                <w:szCs w:val="16"/>
                <w:rPrChange w:id="357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7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79"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580" w:author="Alhabibi, Haider@Energy" w:date="2023-08-14T16:50:00Z">
                  <w:rPr>
                    <w:rFonts w:asciiTheme="minorHAnsi" w:hAnsiTheme="minorHAnsi" w:cstheme="minorHAnsi"/>
                    <w:sz w:val="14"/>
                    <w:szCs w:val="14"/>
                  </w:rPr>
                </w:rPrChange>
              </w:rPr>
              <w:t xml:space="preserve"> packaged HP;</w:t>
            </w:r>
          </w:p>
          <w:p w14:paraId="0B73A8EA" w14:textId="77777777" w:rsidR="00C34F38" w:rsidRPr="00B63041" w:rsidRDefault="00C34F38" w:rsidP="0099199F">
            <w:pPr>
              <w:rPr>
                <w:rFonts w:asciiTheme="minorHAnsi" w:hAnsiTheme="minorHAnsi" w:cstheme="minorHAnsi"/>
                <w:sz w:val="16"/>
                <w:szCs w:val="16"/>
                <w:rPrChange w:id="358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82" w:author="Alhabibi, Haider@Energy" w:date="2023-08-14T16:50:00Z">
                  <w:rPr>
                    <w:rFonts w:asciiTheme="minorHAnsi" w:hAnsiTheme="minorHAnsi" w:cstheme="minorHAnsi"/>
                    <w:sz w:val="14"/>
                    <w:szCs w:val="14"/>
                  </w:rPr>
                </w:rPrChange>
              </w:rPr>
              <w:t xml:space="preserve">* central large packaged </w:t>
            </w:r>
            <w:proofErr w:type="gramStart"/>
            <w:r w:rsidRPr="00B63041">
              <w:rPr>
                <w:rFonts w:asciiTheme="minorHAnsi" w:hAnsiTheme="minorHAnsi" w:cstheme="minorHAnsi"/>
                <w:sz w:val="16"/>
                <w:szCs w:val="16"/>
                <w:rPrChange w:id="3583" w:author="Alhabibi, Haider@Energy" w:date="2023-08-14T16:50:00Z">
                  <w:rPr>
                    <w:rFonts w:asciiTheme="minorHAnsi" w:hAnsiTheme="minorHAnsi" w:cstheme="minorHAnsi"/>
                    <w:sz w:val="14"/>
                    <w:szCs w:val="14"/>
                  </w:rPr>
                </w:rPrChange>
              </w:rPr>
              <w:t>AC ;</w:t>
            </w:r>
            <w:proofErr w:type="gramEnd"/>
          </w:p>
          <w:p w14:paraId="0B73A8EB" w14:textId="77777777" w:rsidR="00C34F38" w:rsidRPr="00B63041" w:rsidRDefault="00C34F38" w:rsidP="0099199F">
            <w:pPr>
              <w:rPr>
                <w:rFonts w:asciiTheme="minorHAnsi" w:hAnsiTheme="minorHAnsi" w:cstheme="minorHAnsi"/>
                <w:sz w:val="16"/>
                <w:szCs w:val="16"/>
                <w:rPrChange w:id="358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85"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86" w:author="Alhabibi, Haider@Energy" w:date="2023-08-14T16:50: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3587" w:author="Alhabibi, Haider@Energy" w:date="2023-08-14T16:50:00Z">
                  <w:rPr>
                    <w:rFonts w:asciiTheme="minorHAnsi" w:hAnsiTheme="minorHAnsi" w:cstheme="minorHAnsi"/>
                    <w:sz w:val="14"/>
                    <w:szCs w:val="14"/>
                  </w:rPr>
                </w:rPrChange>
              </w:rPr>
              <w:t xml:space="preserve"> large packaged HP;</w:t>
            </w:r>
          </w:p>
          <w:p w14:paraId="0B73A8EC" w14:textId="70220519" w:rsidR="00C34F38" w:rsidRPr="00B63041" w:rsidRDefault="00C34F38" w:rsidP="0099199F">
            <w:pPr>
              <w:rPr>
                <w:rFonts w:asciiTheme="minorHAnsi" w:hAnsiTheme="minorHAnsi" w:cstheme="minorHAnsi"/>
                <w:sz w:val="16"/>
                <w:szCs w:val="16"/>
                <w:rPrChange w:id="358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8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90" w:author="Alhabibi, Haider@Energy" w:date="2023-08-14T16:50: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3591" w:author="Alhabibi, Haider@Energy" w:date="2023-08-14T16:50:00Z">
                  <w:rPr>
                    <w:rFonts w:asciiTheme="minorHAnsi" w:hAnsiTheme="minorHAnsi" w:cstheme="minorHAnsi"/>
                    <w:sz w:val="14"/>
                    <w:szCs w:val="14"/>
                  </w:rPr>
                </w:rPrChange>
              </w:rPr>
              <w:t xml:space="preserve"> mini-split AC;</w:t>
            </w:r>
          </w:p>
          <w:p w14:paraId="0B73A8ED" w14:textId="1882B3D9" w:rsidR="00C34F38" w:rsidRPr="00B63041" w:rsidRDefault="00C34F38" w:rsidP="0099199F">
            <w:pPr>
              <w:rPr>
                <w:rFonts w:asciiTheme="minorHAnsi" w:hAnsiTheme="minorHAnsi" w:cstheme="minorHAnsi"/>
                <w:sz w:val="16"/>
                <w:szCs w:val="16"/>
                <w:rPrChange w:id="359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9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94" w:author="Alhabibi, Haider@Energy" w:date="2023-08-14T16:50: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3595" w:author="Alhabibi, Haider@Energy" w:date="2023-08-14T16:50:00Z">
                  <w:rPr>
                    <w:rFonts w:asciiTheme="minorHAnsi" w:hAnsiTheme="minorHAnsi" w:cstheme="minorHAnsi"/>
                    <w:sz w:val="14"/>
                    <w:szCs w:val="14"/>
                  </w:rPr>
                </w:rPrChange>
              </w:rPr>
              <w:t xml:space="preserve"> mini-split HP;</w:t>
            </w:r>
          </w:p>
          <w:p w14:paraId="0B73A8EE" w14:textId="77777777" w:rsidR="00C34F38" w:rsidRPr="00B63041" w:rsidRDefault="00C34F38" w:rsidP="0099199F">
            <w:pPr>
              <w:rPr>
                <w:rFonts w:asciiTheme="minorHAnsi" w:hAnsiTheme="minorHAnsi" w:cstheme="minorHAnsi"/>
                <w:sz w:val="16"/>
                <w:szCs w:val="16"/>
                <w:rPrChange w:id="359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59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598" w:author="Alhabibi, Haider@Energy" w:date="2023-08-14T16:50: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3599" w:author="Alhabibi, Haider@Energy" w:date="2023-08-14T16:50:00Z">
                  <w:rPr>
                    <w:rFonts w:asciiTheme="minorHAnsi" w:hAnsiTheme="minorHAnsi" w:cstheme="minorHAnsi"/>
                    <w:sz w:val="14"/>
                    <w:szCs w:val="14"/>
                  </w:rPr>
                </w:rPrChange>
              </w:rPr>
              <w:t xml:space="preserve"> absorption AC;</w:t>
            </w:r>
          </w:p>
          <w:p w14:paraId="0B73A8EF" w14:textId="77777777" w:rsidR="00C34F38" w:rsidRPr="00B63041" w:rsidRDefault="00C34F38" w:rsidP="0099199F">
            <w:pPr>
              <w:rPr>
                <w:rFonts w:asciiTheme="minorHAnsi" w:hAnsiTheme="minorHAnsi" w:cstheme="minorHAnsi"/>
                <w:sz w:val="16"/>
                <w:szCs w:val="16"/>
                <w:rPrChange w:id="360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01"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02" w:author="Alhabibi, Haider@Energy" w:date="2023-08-14T16:50: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3603" w:author="Alhabibi, Haider@Energy" w:date="2023-08-14T16:50:00Z">
                  <w:rPr>
                    <w:rFonts w:asciiTheme="minorHAnsi" w:hAnsiTheme="minorHAnsi" w:cstheme="minorHAnsi"/>
                    <w:sz w:val="14"/>
                    <w:szCs w:val="14"/>
                  </w:rPr>
                </w:rPrChange>
              </w:rPr>
              <w:t xml:space="preserve"> AC;</w:t>
            </w:r>
          </w:p>
          <w:p w14:paraId="0B73A8F0" w14:textId="77777777" w:rsidR="00C34F38" w:rsidRPr="00B63041" w:rsidRDefault="00C34F38" w:rsidP="0099199F">
            <w:pPr>
              <w:rPr>
                <w:rFonts w:asciiTheme="minorHAnsi" w:hAnsiTheme="minorHAnsi" w:cstheme="minorHAnsi"/>
                <w:sz w:val="16"/>
                <w:szCs w:val="16"/>
                <w:rPrChange w:id="360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05"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06" w:author="Alhabibi, Haider@Energy" w:date="2023-08-14T16:50: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3607" w:author="Alhabibi, Haider@Energy" w:date="2023-08-14T16:50:00Z">
                  <w:rPr>
                    <w:rFonts w:asciiTheme="minorHAnsi" w:hAnsiTheme="minorHAnsi" w:cstheme="minorHAnsi"/>
                    <w:sz w:val="14"/>
                    <w:szCs w:val="14"/>
                  </w:rPr>
                </w:rPrChange>
              </w:rPr>
              <w:t xml:space="preserve"> HP; </w:t>
            </w:r>
          </w:p>
          <w:p w14:paraId="0B73A8F1" w14:textId="77777777" w:rsidR="00C34F38" w:rsidRPr="00B63041" w:rsidRDefault="00C34F38" w:rsidP="0099199F">
            <w:pPr>
              <w:rPr>
                <w:rFonts w:asciiTheme="minorHAnsi" w:hAnsiTheme="minorHAnsi" w:cstheme="minorHAnsi"/>
                <w:sz w:val="16"/>
                <w:szCs w:val="16"/>
                <w:rPrChange w:id="360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0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10" w:author="Alhabibi, Haider@Energy" w:date="2023-08-14T16:50: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3611" w:author="Alhabibi, Haider@Energy" w:date="2023-08-14T16:50:00Z">
                  <w:rPr>
                    <w:rFonts w:asciiTheme="minorHAnsi" w:hAnsiTheme="minorHAnsi" w:cstheme="minorHAnsi"/>
                    <w:sz w:val="14"/>
                    <w:szCs w:val="14"/>
                  </w:rPr>
                </w:rPrChange>
              </w:rPr>
              <w:t xml:space="preserve"> HP;</w:t>
            </w:r>
          </w:p>
          <w:p w14:paraId="0B73A8F2" w14:textId="77777777" w:rsidR="00C34F38" w:rsidRPr="00B63041" w:rsidRDefault="00C34F38" w:rsidP="0099199F">
            <w:pPr>
              <w:rPr>
                <w:rFonts w:asciiTheme="minorHAnsi" w:hAnsiTheme="minorHAnsi" w:cstheme="minorHAnsi"/>
                <w:sz w:val="16"/>
                <w:szCs w:val="16"/>
                <w:rPrChange w:id="361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1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14" w:author="Alhabibi, Haider@Energy" w:date="2023-08-14T16:50: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3615"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616" w:author="Alhabibi, Haider@Energy" w:date="2023-08-14T16:50: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3617" w:author="Alhabibi, Haider@Energy" w:date="2023-08-14T16:50:00Z">
                  <w:rPr>
                    <w:rFonts w:asciiTheme="minorHAnsi" w:hAnsiTheme="minorHAnsi" w:cstheme="minorHAnsi"/>
                    <w:sz w:val="14"/>
                    <w:szCs w:val="14"/>
                  </w:rPr>
                </w:rPrChange>
              </w:rPr>
              <w:t xml:space="preserve"> air</w:t>
            </w:r>
          </w:p>
          <w:p w14:paraId="0B73A8F3" w14:textId="77777777" w:rsidR="00C34F38" w:rsidRPr="00B63041" w:rsidRDefault="00C34F38" w:rsidP="0099199F">
            <w:pPr>
              <w:rPr>
                <w:rFonts w:asciiTheme="minorHAnsi" w:hAnsiTheme="minorHAnsi" w:cstheme="minorHAnsi"/>
                <w:sz w:val="16"/>
                <w:szCs w:val="16"/>
                <w:rPrChange w:id="361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1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20" w:author="Alhabibi, Haider@Energy" w:date="2023-08-14T16:50: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3621" w:author="Alhabibi, Haider@Energy" w:date="2023-08-14T16:50:00Z">
                  <w:rPr>
                    <w:rFonts w:asciiTheme="minorHAnsi" w:hAnsiTheme="minorHAnsi" w:cstheme="minorHAnsi"/>
                    <w:sz w:val="14"/>
                    <w:szCs w:val="14"/>
                  </w:rPr>
                </w:rPrChange>
              </w:rPr>
              <w:t xml:space="preserve"> – direct;</w:t>
            </w:r>
          </w:p>
          <w:p w14:paraId="0B73A8F4" w14:textId="77777777" w:rsidR="00C34F38" w:rsidRPr="00B63041" w:rsidRDefault="00C34F38" w:rsidP="0099199F">
            <w:pPr>
              <w:rPr>
                <w:rFonts w:asciiTheme="minorHAnsi" w:hAnsiTheme="minorHAnsi" w:cstheme="minorHAnsi"/>
                <w:sz w:val="16"/>
                <w:szCs w:val="16"/>
                <w:rPrChange w:id="362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23"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24" w:author="Alhabibi, Haider@Energy" w:date="2023-08-14T16:50: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3625" w:author="Alhabibi, Haider@Energy" w:date="2023-08-14T16:50:00Z">
                  <w:rPr>
                    <w:rFonts w:asciiTheme="minorHAnsi" w:hAnsiTheme="minorHAnsi" w:cstheme="minorHAnsi"/>
                    <w:sz w:val="14"/>
                    <w:szCs w:val="14"/>
                  </w:rPr>
                </w:rPrChange>
              </w:rPr>
              <w:t xml:space="preserve"> – indirect;</w:t>
            </w:r>
          </w:p>
          <w:p w14:paraId="0B73A8F5" w14:textId="77777777" w:rsidR="00C34F38" w:rsidRPr="00B63041" w:rsidRDefault="00C34F38" w:rsidP="0099199F">
            <w:pPr>
              <w:rPr>
                <w:rFonts w:asciiTheme="minorHAnsi" w:hAnsiTheme="minorHAnsi" w:cstheme="minorHAnsi"/>
                <w:sz w:val="16"/>
                <w:szCs w:val="16"/>
                <w:rPrChange w:id="362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27"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28" w:author="Alhabibi, Haider@Energy" w:date="2023-08-14T16:50: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3629" w:author="Alhabibi, Haider@Energy" w:date="2023-08-14T16:50:00Z">
                  <w:rPr>
                    <w:rFonts w:asciiTheme="minorHAnsi" w:hAnsiTheme="minorHAnsi" w:cstheme="minorHAnsi"/>
                    <w:sz w:val="14"/>
                    <w:szCs w:val="14"/>
                  </w:rPr>
                </w:rPrChange>
              </w:rPr>
              <w:t xml:space="preserve"> – indirect/direct;</w:t>
            </w:r>
          </w:p>
          <w:p w14:paraId="0B73A8F6" w14:textId="77777777" w:rsidR="00C34F38" w:rsidRPr="00B63041" w:rsidRDefault="00C34F38" w:rsidP="0099199F">
            <w:pPr>
              <w:rPr>
                <w:rFonts w:asciiTheme="minorHAnsi" w:hAnsiTheme="minorHAnsi" w:cstheme="minorHAnsi"/>
                <w:sz w:val="16"/>
                <w:szCs w:val="16"/>
                <w:rPrChange w:id="363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31"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32" w:author="Alhabibi, Haider@Energy" w:date="2023-08-14T16:50:00Z">
                  <w:rPr>
                    <w:rFonts w:asciiTheme="minorHAnsi" w:hAnsiTheme="minorHAnsi" w:cstheme="minorHAnsi"/>
                    <w:sz w:val="14"/>
                    <w:szCs w:val="14"/>
                  </w:rPr>
                </w:rPrChange>
              </w:rPr>
              <w:t>evaporatively</w:t>
            </w:r>
            <w:proofErr w:type="gramEnd"/>
            <w:r w:rsidRPr="00B63041">
              <w:rPr>
                <w:rFonts w:asciiTheme="minorHAnsi" w:hAnsiTheme="minorHAnsi" w:cstheme="minorHAnsi"/>
                <w:sz w:val="16"/>
                <w:szCs w:val="16"/>
                <w:rPrChange w:id="3633" w:author="Alhabibi, Haider@Energy" w:date="2023-08-14T16:50:00Z">
                  <w:rPr>
                    <w:rFonts w:asciiTheme="minorHAnsi" w:hAnsiTheme="minorHAnsi" w:cstheme="minorHAnsi"/>
                    <w:sz w:val="14"/>
                    <w:szCs w:val="14"/>
                  </w:rPr>
                </w:rPrChange>
              </w:rPr>
              <w:t xml:space="preserve"> cooled condenser;</w:t>
            </w:r>
          </w:p>
          <w:p w14:paraId="0B73A8F7" w14:textId="32EA1272" w:rsidR="00C34F38" w:rsidRPr="00B63041" w:rsidRDefault="00C34F38" w:rsidP="0099199F">
            <w:pPr>
              <w:rPr>
                <w:rFonts w:asciiTheme="minorHAnsi" w:hAnsiTheme="minorHAnsi" w:cstheme="minorHAnsi"/>
                <w:sz w:val="16"/>
                <w:szCs w:val="16"/>
                <w:rPrChange w:id="363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35" w:author="Alhabibi, Haider@Energy" w:date="2023-08-14T16:50:00Z">
                  <w:rPr>
                    <w:rFonts w:asciiTheme="minorHAnsi" w:hAnsiTheme="minorHAnsi" w:cstheme="minorHAnsi"/>
                    <w:sz w:val="14"/>
                    <w:szCs w:val="14"/>
                  </w:rPr>
                </w:rPrChange>
              </w:rPr>
              <w:t xml:space="preserve">*Ice Storage </w:t>
            </w:r>
            <w:proofErr w:type="gramStart"/>
            <w:r w:rsidRPr="00B63041">
              <w:rPr>
                <w:rFonts w:asciiTheme="minorHAnsi" w:hAnsiTheme="minorHAnsi" w:cstheme="minorHAnsi"/>
                <w:sz w:val="16"/>
                <w:szCs w:val="16"/>
                <w:rPrChange w:id="3636" w:author="Alhabibi, Haider@Energy" w:date="2023-08-14T16:50:00Z">
                  <w:rPr>
                    <w:rFonts w:asciiTheme="minorHAnsi" w:hAnsiTheme="minorHAnsi" w:cstheme="minorHAnsi"/>
                    <w:sz w:val="14"/>
                    <w:szCs w:val="14"/>
                  </w:rPr>
                </w:rPrChange>
              </w:rPr>
              <w:t>AC;</w:t>
            </w:r>
            <w:proofErr w:type="gramEnd"/>
          </w:p>
          <w:p w14:paraId="23F6CAD1" w14:textId="77777777" w:rsidR="00C34F38" w:rsidRPr="00B63041" w:rsidRDefault="00C34F38" w:rsidP="0099199F">
            <w:pPr>
              <w:rPr>
                <w:rFonts w:asciiTheme="minorHAnsi" w:hAnsiTheme="minorHAnsi" w:cstheme="minorHAnsi"/>
                <w:sz w:val="16"/>
                <w:szCs w:val="16"/>
                <w:rPrChange w:id="363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38" w:author="Alhabibi, Haider@Energy" w:date="2023-08-14T16:50:00Z">
                  <w:rPr>
                    <w:rFonts w:asciiTheme="minorHAnsi" w:hAnsiTheme="minorHAnsi" w:cstheme="minorHAnsi"/>
                    <w:sz w:val="14"/>
                    <w:szCs w:val="14"/>
                  </w:rPr>
                </w:rPrChange>
              </w:rPr>
              <w:t xml:space="preserve">*non-air-source heat </w:t>
            </w:r>
            <w:proofErr w:type="gramStart"/>
            <w:r w:rsidRPr="00B63041">
              <w:rPr>
                <w:rFonts w:asciiTheme="minorHAnsi" w:hAnsiTheme="minorHAnsi" w:cstheme="minorHAnsi"/>
                <w:sz w:val="16"/>
                <w:szCs w:val="16"/>
                <w:rPrChange w:id="3639" w:author="Alhabibi, Haider@Energy" w:date="2023-08-14T16:50:00Z">
                  <w:rPr>
                    <w:rFonts w:asciiTheme="minorHAnsi" w:hAnsiTheme="minorHAnsi" w:cstheme="minorHAnsi"/>
                    <w:sz w:val="14"/>
                    <w:szCs w:val="14"/>
                  </w:rPr>
                </w:rPrChange>
              </w:rPr>
              <w:t>pump;</w:t>
            </w:r>
            <w:proofErr w:type="gramEnd"/>
          </w:p>
          <w:p w14:paraId="4DCF85D2" w14:textId="77777777" w:rsidR="00C34F38" w:rsidRPr="00B63041" w:rsidRDefault="00C34F38" w:rsidP="0099199F">
            <w:pPr>
              <w:rPr>
                <w:rFonts w:asciiTheme="minorHAnsi" w:hAnsiTheme="minorHAnsi" w:cstheme="minorHAnsi"/>
                <w:sz w:val="16"/>
                <w:szCs w:val="16"/>
                <w:rPrChange w:id="364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41" w:author="Alhabibi, Haider@Energy" w:date="2023-08-14T16:50:00Z">
                  <w:rPr>
                    <w:rFonts w:asciiTheme="minorHAnsi" w:hAnsiTheme="minorHAnsi" w:cstheme="minorHAnsi"/>
                    <w:sz w:val="14"/>
                    <w:szCs w:val="14"/>
                  </w:rPr>
                </w:rPrChange>
              </w:rPr>
              <w:t xml:space="preserve">*non-air-cooled air </w:t>
            </w:r>
            <w:proofErr w:type="gramStart"/>
            <w:r w:rsidRPr="00B63041">
              <w:rPr>
                <w:rFonts w:asciiTheme="minorHAnsi" w:hAnsiTheme="minorHAnsi" w:cstheme="minorHAnsi"/>
                <w:sz w:val="16"/>
                <w:szCs w:val="16"/>
                <w:rPrChange w:id="3642" w:author="Alhabibi, Haider@Energy" w:date="2023-08-14T16:50:00Z">
                  <w:rPr>
                    <w:rFonts w:asciiTheme="minorHAnsi" w:hAnsiTheme="minorHAnsi" w:cstheme="minorHAnsi"/>
                    <w:sz w:val="14"/>
                    <w:szCs w:val="14"/>
                  </w:rPr>
                </w:rPrChange>
              </w:rPr>
              <w:t>conditioner;</w:t>
            </w:r>
            <w:proofErr w:type="gramEnd"/>
          </w:p>
          <w:p w14:paraId="6A3C9713" w14:textId="77777777" w:rsidR="00C34F38" w:rsidRPr="00B63041" w:rsidRDefault="00C34F38" w:rsidP="0099199F">
            <w:pPr>
              <w:rPr>
                <w:rFonts w:asciiTheme="minorHAnsi" w:hAnsiTheme="minorHAnsi" w:cstheme="minorHAnsi"/>
                <w:sz w:val="16"/>
                <w:szCs w:val="16"/>
                <w:rPrChange w:id="364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44"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645" w:author="Alhabibi, Haider@Energy" w:date="2023-08-14T16:50: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3646" w:author="Alhabibi, Haider@Energy" w:date="2023-08-14T16:50:00Z">
                  <w:rPr>
                    <w:rFonts w:asciiTheme="minorHAnsi" w:hAnsiTheme="minorHAnsi" w:cstheme="minorHAnsi"/>
                    <w:sz w:val="14"/>
                    <w:szCs w:val="14"/>
                  </w:rPr>
                </w:rPrChange>
              </w:rPr>
              <w:t xml:space="preserve"> cooling</w:t>
            </w:r>
          </w:p>
          <w:p w14:paraId="4F1EEC58" w14:textId="77777777" w:rsidR="00C34F38" w:rsidRPr="00B63041" w:rsidRDefault="00C34F38" w:rsidP="0099199F">
            <w:pPr>
              <w:rPr>
                <w:rFonts w:asciiTheme="minorHAnsi" w:hAnsiTheme="minorHAnsi" w:cstheme="minorHAnsi"/>
                <w:sz w:val="16"/>
                <w:szCs w:val="16"/>
                <w:rPrChange w:id="364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48" w:author="Alhabibi, Haider@Energy" w:date="2023-08-14T16:50: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3649" w:author="Alhabibi, Haider@Energy" w:date="2023-08-14T16:50:00Z">
                  <w:rPr>
                    <w:rFonts w:asciiTheme="minorHAnsi" w:hAnsiTheme="minorHAnsi" w:cstheme="minorHAnsi"/>
                    <w:sz w:val="14"/>
                    <w:szCs w:val="14"/>
                  </w:rPr>
                </w:rPrChange>
              </w:rPr>
              <w:t>HP;</w:t>
            </w:r>
            <w:proofErr w:type="gramEnd"/>
          </w:p>
          <w:p w14:paraId="705DD6AA" w14:textId="77777777" w:rsidR="00C34F38" w:rsidRPr="00B63041" w:rsidRDefault="00C34F38" w:rsidP="0099199F">
            <w:pPr>
              <w:rPr>
                <w:rFonts w:asciiTheme="minorHAnsi" w:hAnsiTheme="minorHAnsi" w:cstheme="minorHAnsi"/>
                <w:sz w:val="16"/>
                <w:szCs w:val="16"/>
                <w:rPrChange w:id="365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51" w:author="Alhabibi, Haider@Energy" w:date="2023-08-14T16:50: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3652" w:author="Alhabibi, Haider@Energy" w:date="2023-08-14T16:50:00Z">
                  <w:rPr>
                    <w:rFonts w:asciiTheme="minorHAnsi" w:hAnsiTheme="minorHAnsi" w:cstheme="minorHAnsi"/>
                    <w:sz w:val="14"/>
                    <w:szCs w:val="14"/>
                  </w:rPr>
                </w:rPrChange>
              </w:rPr>
              <w:t>AC;</w:t>
            </w:r>
            <w:proofErr w:type="gramEnd"/>
          </w:p>
          <w:p w14:paraId="5B012AC5" w14:textId="77777777" w:rsidR="00C34F38" w:rsidRPr="00B63041" w:rsidRDefault="00C34F38" w:rsidP="0099199F">
            <w:pPr>
              <w:rPr>
                <w:rFonts w:asciiTheme="minorHAnsi" w:hAnsiTheme="minorHAnsi" w:cstheme="minorHAnsi"/>
                <w:sz w:val="16"/>
                <w:szCs w:val="16"/>
                <w:rPrChange w:id="365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54" w:author="Alhabibi, Haider@Energy" w:date="2023-08-14T16:50: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3655" w:author="Alhabibi, Haider@Energy" w:date="2023-08-14T16:50:00Z">
                  <w:rPr>
                    <w:rFonts w:asciiTheme="minorHAnsi" w:hAnsiTheme="minorHAnsi" w:cstheme="minorHAnsi"/>
                    <w:sz w:val="14"/>
                    <w:szCs w:val="14"/>
                  </w:rPr>
                </w:rPrChange>
              </w:rPr>
              <w:t>HP;</w:t>
            </w:r>
            <w:proofErr w:type="gramEnd"/>
          </w:p>
          <w:p w14:paraId="56D2C0E0" w14:textId="77777777" w:rsidR="00C34F38" w:rsidRPr="00B63041" w:rsidRDefault="00C34F38" w:rsidP="0099199F">
            <w:pPr>
              <w:rPr>
                <w:rFonts w:asciiTheme="minorHAnsi" w:hAnsiTheme="minorHAnsi" w:cstheme="minorHAnsi"/>
                <w:sz w:val="16"/>
                <w:szCs w:val="16"/>
                <w:rPrChange w:id="365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57" w:author="Alhabibi, Haider@Energy" w:date="2023-08-14T16:50:00Z">
                  <w:rPr>
                    <w:rFonts w:asciiTheme="minorHAnsi" w:hAnsiTheme="minorHAnsi" w:cstheme="minorHAnsi"/>
                    <w:sz w:val="14"/>
                    <w:szCs w:val="14"/>
                  </w:rPr>
                </w:rPrChange>
              </w:rPr>
              <w:lastRenderedPageBreak/>
              <w:t xml:space="preserve">*Ductless VRF </w:t>
            </w:r>
            <w:proofErr w:type="gramStart"/>
            <w:r w:rsidRPr="00B63041">
              <w:rPr>
                <w:rFonts w:asciiTheme="minorHAnsi" w:hAnsiTheme="minorHAnsi" w:cstheme="minorHAnsi"/>
                <w:sz w:val="16"/>
                <w:szCs w:val="16"/>
                <w:rPrChange w:id="3658" w:author="Alhabibi, Haider@Energy" w:date="2023-08-14T16:50:00Z">
                  <w:rPr>
                    <w:rFonts w:asciiTheme="minorHAnsi" w:hAnsiTheme="minorHAnsi" w:cstheme="minorHAnsi"/>
                    <w:sz w:val="14"/>
                    <w:szCs w:val="14"/>
                  </w:rPr>
                </w:rPrChange>
              </w:rPr>
              <w:t>AC;</w:t>
            </w:r>
            <w:proofErr w:type="gramEnd"/>
          </w:p>
          <w:p w14:paraId="6E3E2E22" w14:textId="6F9C6875" w:rsidR="00C34F38" w:rsidRPr="00B63041" w:rsidRDefault="00C34F38" w:rsidP="0099199F">
            <w:pPr>
              <w:rPr>
                <w:rFonts w:asciiTheme="minorHAnsi" w:hAnsiTheme="minorHAnsi" w:cstheme="minorHAnsi"/>
                <w:sz w:val="16"/>
                <w:szCs w:val="16"/>
                <w:rPrChange w:id="365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60"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61"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62" w:author="Alhabibi, Haider@Energy" w:date="2023-08-14T16:50:00Z">
                  <w:rPr>
                    <w:rFonts w:asciiTheme="minorHAnsi" w:hAnsiTheme="minorHAnsi" w:cstheme="minorHAnsi"/>
                    <w:sz w:val="14"/>
                    <w:szCs w:val="14"/>
                  </w:rPr>
                </w:rPrChange>
              </w:rPr>
              <w:t xml:space="preserve"> AC-ducted;</w:t>
            </w:r>
          </w:p>
          <w:p w14:paraId="627CC99B" w14:textId="205F1C83" w:rsidR="00C34F38" w:rsidRPr="00B63041" w:rsidRDefault="00C34F38" w:rsidP="0099199F">
            <w:pPr>
              <w:rPr>
                <w:rFonts w:asciiTheme="minorHAnsi" w:hAnsiTheme="minorHAnsi" w:cstheme="minorHAnsi"/>
                <w:sz w:val="16"/>
                <w:szCs w:val="16"/>
                <w:rPrChange w:id="366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64"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65"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66" w:author="Alhabibi, Haider@Energy" w:date="2023-08-14T16:50:00Z">
                  <w:rPr>
                    <w:rFonts w:asciiTheme="minorHAnsi" w:hAnsiTheme="minorHAnsi" w:cstheme="minorHAnsi"/>
                    <w:sz w:val="14"/>
                    <w:szCs w:val="14"/>
                  </w:rPr>
                </w:rPrChange>
              </w:rPr>
              <w:t xml:space="preserve"> AC-ductless;</w:t>
            </w:r>
          </w:p>
          <w:p w14:paraId="684F37DE" w14:textId="42FE5687" w:rsidR="00C34F38" w:rsidRPr="00B63041" w:rsidRDefault="00C34F38" w:rsidP="0099199F">
            <w:pPr>
              <w:rPr>
                <w:rFonts w:asciiTheme="minorHAnsi" w:hAnsiTheme="minorHAnsi" w:cstheme="minorHAnsi"/>
                <w:sz w:val="16"/>
                <w:szCs w:val="16"/>
                <w:rPrChange w:id="366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68"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69"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70"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671" w:author="Alhabibi, Haider@Energy" w:date="2023-08-14T16:50:00Z">
                  <w:rPr>
                    <w:rFonts w:asciiTheme="minorHAnsi" w:hAnsiTheme="minorHAnsi" w:cstheme="minorHAnsi"/>
                    <w:sz w:val="14"/>
                    <w:szCs w:val="14"/>
                  </w:rPr>
                </w:rPrChange>
              </w:rPr>
              <w:t>AC-ducted+ductless</w:t>
            </w:r>
            <w:proofErr w:type="spellEnd"/>
            <w:r w:rsidRPr="00B63041">
              <w:rPr>
                <w:rFonts w:asciiTheme="minorHAnsi" w:hAnsiTheme="minorHAnsi" w:cstheme="minorHAnsi"/>
                <w:sz w:val="16"/>
                <w:szCs w:val="16"/>
                <w:rPrChange w:id="3672" w:author="Alhabibi, Haider@Energy" w:date="2023-08-14T16:50:00Z">
                  <w:rPr>
                    <w:rFonts w:asciiTheme="minorHAnsi" w:hAnsiTheme="minorHAnsi" w:cstheme="minorHAnsi"/>
                    <w:sz w:val="14"/>
                    <w:szCs w:val="14"/>
                  </w:rPr>
                </w:rPrChange>
              </w:rPr>
              <w:t>;</w:t>
            </w:r>
          </w:p>
          <w:p w14:paraId="421F2374" w14:textId="2DD31252" w:rsidR="00C34F38" w:rsidRPr="00B63041" w:rsidRDefault="00C34F38" w:rsidP="0099199F">
            <w:pPr>
              <w:rPr>
                <w:rFonts w:asciiTheme="minorHAnsi" w:hAnsiTheme="minorHAnsi" w:cstheme="minorHAnsi"/>
                <w:sz w:val="16"/>
                <w:szCs w:val="16"/>
                <w:rPrChange w:id="367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74"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75"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76" w:author="Alhabibi, Haider@Energy" w:date="2023-08-14T16:50:00Z">
                  <w:rPr>
                    <w:rFonts w:asciiTheme="minorHAnsi" w:hAnsiTheme="minorHAnsi" w:cstheme="minorHAnsi"/>
                    <w:sz w:val="14"/>
                    <w:szCs w:val="14"/>
                  </w:rPr>
                </w:rPrChange>
              </w:rPr>
              <w:t xml:space="preserve"> HP-ducted;</w:t>
            </w:r>
          </w:p>
          <w:p w14:paraId="3F9FF0E2" w14:textId="37048182" w:rsidR="00C34F38" w:rsidRPr="00B63041" w:rsidRDefault="00C34F38" w:rsidP="0099199F">
            <w:pPr>
              <w:rPr>
                <w:rFonts w:asciiTheme="minorHAnsi" w:hAnsiTheme="minorHAnsi" w:cstheme="minorHAnsi"/>
                <w:sz w:val="16"/>
                <w:szCs w:val="16"/>
                <w:rPrChange w:id="367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78"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79"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80" w:author="Alhabibi, Haider@Energy" w:date="2023-08-14T16:50:00Z">
                  <w:rPr>
                    <w:rFonts w:asciiTheme="minorHAnsi" w:hAnsiTheme="minorHAnsi" w:cstheme="minorHAnsi"/>
                    <w:sz w:val="14"/>
                    <w:szCs w:val="14"/>
                  </w:rPr>
                </w:rPrChange>
              </w:rPr>
              <w:t xml:space="preserve"> HP-ductless;</w:t>
            </w:r>
          </w:p>
          <w:p w14:paraId="75E8DC79" w14:textId="617262DB" w:rsidR="00C34F38" w:rsidRPr="00B63041" w:rsidRDefault="00C34F38" w:rsidP="0099199F">
            <w:pPr>
              <w:rPr>
                <w:rFonts w:asciiTheme="minorHAnsi" w:hAnsiTheme="minorHAnsi" w:cstheme="minorHAnsi"/>
                <w:sz w:val="16"/>
                <w:szCs w:val="16"/>
                <w:rPrChange w:id="368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82" w:author="Alhabibi, Haider@Energy" w:date="2023-08-14T16:50: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3683" w:author="Alhabibi, Haider@Energy" w:date="2023-08-14T16:50: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3684"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685" w:author="Alhabibi, Haider@Energy" w:date="2023-08-14T16:50:00Z">
                  <w:rPr>
                    <w:rFonts w:asciiTheme="minorHAnsi" w:hAnsiTheme="minorHAnsi" w:cstheme="minorHAnsi"/>
                    <w:sz w:val="14"/>
                    <w:szCs w:val="14"/>
                  </w:rPr>
                </w:rPrChange>
              </w:rPr>
              <w:t>HP-ducted+ductless</w:t>
            </w:r>
            <w:proofErr w:type="spellEnd"/>
            <w:r w:rsidRPr="00B63041">
              <w:rPr>
                <w:rFonts w:asciiTheme="minorHAnsi" w:hAnsiTheme="minorHAnsi" w:cstheme="minorHAnsi"/>
                <w:sz w:val="16"/>
                <w:szCs w:val="16"/>
                <w:rPrChange w:id="3686" w:author="Alhabibi, Haider@Energy" w:date="2023-08-14T16:50:00Z">
                  <w:rPr>
                    <w:rFonts w:asciiTheme="minorHAnsi" w:hAnsiTheme="minorHAnsi" w:cstheme="minorHAnsi"/>
                    <w:sz w:val="14"/>
                    <w:szCs w:val="14"/>
                  </w:rPr>
                </w:rPrChange>
              </w:rPr>
              <w:t>;</w:t>
            </w:r>
          </w:p>
          <w:p w14:paraId="015F0E03" w14:textId="3F5DE441" w:rsidR="00C34F38" w:rsidRPr="00B63041" w:rsidRDefault="00C34F38" w:rsidP="0099199F">
            <w:pPr>
              <w:rPr>
                <w:rFonts w:asciiTheme="minorHAnsi" w:hAnsiTheme="minorHAnsi" w:cstheme="minorHAnsi"/>
                <w:sz w:val="16"/>
                <w:szCs w:val="16"/>
                <w:rPrChange w:id="368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88" w:author="Alhabibi, Haider@Energy" w:date="2023-08-14T16:50:00Z">
                  <w:rPr>
                    <w:rFonts w:asciiTheme="minorHAnsi" w:hAnsiTheme="minorHAnsi" w:cstheme="minorHAnsi"/>
                    <w:sz w:val="14"/>
                    <w:szCs w:val="14"/>
                  </w:rPr>
                </w:rPrChange>
              </w:rPr>
              <w:t>*VCHP-</w:t>
            </w:r>
            <w:proofErr w:type="gramStart"/>
            <w:r w:rsidRPr="00B63041">
              <w:rPr>
                <w:rFonts w:asciiTheme="minorHAnsi" w:hAnsiTheme="minorHAnsi" w:cstheme="minorHAnsi"/>
                <w:sz w:val="16"/>
                <w:szCs w:val="16"/>
                <w:rPrChange w:id="3689" w:author="Alhabibi, Haider@Energy" w:date="2023-08-14T16:50: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3690" w:author="Alhabibi, Haider@Energy" w:date="2023-08-14T16:50:00Z">
                  <w:rPr>
                    <w:rFonts w:asciiTheme="minorHAnsi" w:hAnsiTheme="minorHAnsi" w:cstheme="minorHAnsi"/>
                    <w:sz w:val="14"/>
                    <w:szCs w:val="14"/>
                  </w:rPr>
                </w:rPrChange>
              </w:rPr>
              <w:t xml:space="preserve"> </w:t>
            </w:r>
          </w:p>
          <w:p w14:paraId="36A94CE7" w14:textId="4E819F1C" w:rsidR="00C34F38" w:rsidRPr="00B63041" w:rsidRDefault="00C34F38" w:rsidP="0099199F">
            <w:pPr>
              <w:rPr>
                <w:rFonts w:asciiTheme="minorHAnsi" w:hAnsiTheme="minorHAnsi" w:cstheme="minorHAnsi"/>
                <w:sz w:val="16"/>
                <w:szCs w:val="16"/>
                <w:rPrChange w:id="369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92" w:author="Alhabibi, Haider@Energy" w:date="2023-08-14T16:50:00Z">
                  <w:rPr>
                    <w:rFonts w:asciiTheme="minorHAnsi" w:hAnsiTheme="minorHAnsi" w:cstheme="minorHAnsi"/>
                    <w:sz w:val="14"/>
                    <w:szCs w:val="14"/>
                  </w:rPr>
                </w:rPrChange>
              </w:rPr>
              <w:t>*VCHP-</w:t>
            </w:r>
            <w:proofErr w:type="gramStart"/>
            <w:r w:rsidRPr="00B63041">
              <w:rPr>
                <w:rFonts w:asciiTheme="minorHAnsi" w:hAnsiTheme="minorHAnsi" w:cstheme="minorHAnsi"/>
                <w:sz w:val="16"/>
                <w:szCs w:val="16"/>
                <w:rPrChange w:id="3693" w:author="Alhabibi, Haider@Energy" w:date="2023-08-14T16:50:00Z">
                  <w:rPr>
                    <w:rFonts w:asciiTheme="minorHAnsi" w:hAnsiTheme="minorHAnsi" w:cstheme="minorHAnsi"/>
                    <w:sz w:val="14"/>
                    <w:szCs w:val="14"/>
                  </w:rPr>
                </w:rPrChange>
              </w:rPr>
              <w:t>ductless;</w:t>
            </w:r>
            <w:proofErr w:type="gramEnd"/>
          </w:p>
          <w:p w14:paraId="17F7FC29" w14:textId="357AA212" w:rsidR="00C34F38" w:rsidRPr="00B63041" w:rsidRDefault="00C34F38" w:rsidP="0099199F">
            <w:pPr>
              <w:rPr>
                <w:rFonts w:asciiTheme="minorHAnsi" w:hAnsiTheme="minorHAnsi" w:cstheme="minorHAnsi"/>
                <w:sz w:val="16"/>
                <w:szCs w:val="16"/>
                <w:rPrChange w:id="369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695" w:author="Alhabibi, Haider@Energy" w:date="2023-08-14T16:50:00Z">
                  <w:rPr>
                    <w:rFonts w:asciiTheme="minorHAnsi" w:hAnsiTheme="minorHAnsi" w:cstheme="minorHAnsi"/>
                    <w:sz w:val="14"/>
                    <w:szCs w:val="14"/>
                  </w:rPr>
                </w:rPrChange>
              </w:rPr>
              <w:t>*</w:t>
            </w:r>
            <w:proofErr w:type="spellStart"/>
            <w:r w:rsidRPr="00B63041">
              <w:rPr>
                <w:rFonts w:asciiTheme="minorHAnsi" w:hAnsiTheme="minorHAnsi" w:cstheme="minorHAnsi"/>
                <w:sz w:val="16"/>
                <w:szCs w:val="16"/>
                <w:rPrChange w:id="3696" w:author="Alhabibi, Haider@Energy" w:date="2023-08-14T16:50:00Z">
                  <w:rPr>
                    <w:rFonts w:asciiTheme="minorHAnsi" w:hAnsiTheme="minorHAnsi" w:cstheme="minorHAnsi"/>
                    <w:sz w:val="14"/>
                    <w:szCs w:val="14"/>
                  </w:rPr>
                </w:rPrChange>
              </w:rPr>
              <w:t>VCHP-ducted+</w:t>
            </w:r>
            <w:proofErr w:type="gramStart"/>
            <w:r w:rsidRPr="00B63041">
              <w:rPr>
                <w:rFonts w:asciiTheme="minorHAnsi" w:hAnsiTheme="minorHAnsi" w:cstheme="minorHAnsi"/>
                <w:sz w:val="16"/>
                <w:szCs w:val="16"/>
                <w:rPrChange w:id="3697" w:author="Alhabibi, Haider@Energy" w:date="2023-08-14T16:50:00Z">
                  <w:rPr>
                    <w:rFonts w:asciiTheme="minorHAnsi" w:hAnsiTheme="minorHAnsi" w:cstheme="minorHAnsi"/>
                    <w:sz w:val="14"/>
                    <w:szCs w:val="14"/>
                  </w:rPr>
                </w:rPrChange>
              </w:rPr>
              <w:t>ductless</w:t>
            </w:r>
            <w:proofErr w:type="spellEnd"/>
            <w:r w:rsidRPr="00B63041">
              <w:rPr>
                <w:rFonts w:asciiTheme="minorHAnsi" w:hAnsiTheme="minorHAnsi" w:cstheme="minorHAnsi"/>
                <w:sz w:val="16"/>
                <w:szCs w:val="16"/>
                <w:rPrChange w:id="3698" w:author="Alhabibi, Haider@Energy" w:date="2023-08-14T16:50:00Z">
                  <w:rPr>
                    <w:rFonts w:asciiTheme="minorHAnsi" w:hAnsiTheme="minorHAnsi" w:cstheme="minorHAnsi"/>
                    <w:sz w:val="14"/>
                    <w:szCs w:val="14"/>
                  </w:rPr>
                </w:rPrChange>
              </w:rPr>
              <w:t>;</w:t>
            </w:r>
            <w:proofErr w:type="gramEnd"/>
          </w:p>
          <w:p w14:paraId="1F915F5A" w14:textId="522A8592" w:rsidR="00C34F38" w:rsidRPr="00B63041" w:rsidRDefault="00C34F38" w:rsidP="0099199F">
            <w:pPr>
              <w:rPr>
                <w:rFonts w:asciiTheme="minorHAnsi" w:hAnsiTheme="minorHAnsi" w:cstheme="minorHAnsi"/>
                <w:sz w:val="16"/>
                <w:szCs w:val="16"/>
                <w:rPrChange w:id="369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00"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01" w:author="Alhabibi, Haider@Energy" w:date="2023-08-14T16:50: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3702" w:author="Alhabibi, Haider@Energy" w:date="2023-08-14T16:50:00Z">
                  <w:rPr>
                    <w:rFonts w:asciiTheme="minorHAnsi" w:hAnsiTheme="minorHAnsi" w:cstheme="minorHAnsi"/>
                    <w:sz w:val="14"/>
                    <w:szCs w:val="14"/>
                  </w:rPr>
                </w:rPrChange>
              </w:rPr>
              <w:t xml:space="preserve"> mini-split AC;</w:t>
            </w:r>
          </w:p>
          <w:p w14:paraId="647CEABC" w14:textId="77777777" w:rsidR="00C34F38" w:rsidRPr="00B63041" w:rsidRDefault="00C34F38" w:rsidP="0099199F">
            <w:pPr>
              <w:rPr>
                <w:rFonts w:asciiTheme="minorHAnsi" w:hAnsiTheme="minorHAnsi" w:cstheme="minorHAnsi"/>
                <w:sz w:val="16"/>
                <w:szCs w:val="16"/>
                <w:rPrChange w:id="370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04"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05" w:author="Alhabibi, Haider@Energy" w:date="2023-08-14T16:50: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3706" w:author="Alhabibi, Haider@Energy" w:date="2023-08-14T16:50:00Z">
                  <w:rPr>
                    <w:rFonts w:asciiTheme="minorHAnsi" w:hAnsiTheme="minorHAnsi" w:cstheme="minorHAnsi"/>
                    <w:sz w:val="14"/>
                    <w:szCs w:val="14"/>
                  </w:rPr>
                </w:rPrChange>
              </w:rPr>
              <w:t xml:space="preserve"> mini-split HP;</w:t>
            </w:r>
          </w:p>
          <w:p w14:paraId="1A3DB7E4" w14:textId="1AF74CA9" w:rsidR="00C34F38" w:rsidRPr="00B63041" w:rsidRDefault="00C34F38" w:rsidP="0099199F">
            <w:pPr>
              <w:rPr>
                <w:rFonts w:asciiTheme="minorHAnsi" w:hAnsiTheme="minorHAnsi" w:cstheme="minorHAnsi"/>
                <w:sz w:val="16"/>
                <w:szCs w:val="16"/>
                <w:rPrChange w:id="370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0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09" w:author="Alhabibi, Haider@Energy" w:date="2023-08-14T16:50:00Z">
                  <w:rPr>
                    <w:rFonts w:asciiTheme="minorHAnsi" w:hAnsiTheme="minorHAnsi" w:cstheme="minorHAnsi"/>
                    <w:sz w:val="14"/>
                    <w:szCs w:val="14"/>
                  </w:rPr>
                </w:rPrChange>
              </w:rPr>
              <w:t>SPVAC;</w:t>
            </w:r>
            <w:proofErr w:type="gramEnd"/>
          </w:p>
          <w:p w14:paraId="4CC463CB" w14:textId="77777777" w:rsidR="00C34F38" w:rsidRPr="00B63041" w:rsidRDefault="00C34F38" w:rsidP="0099199F">
            <w:pPr>
              <w:rPr>
                <w:rFonts w:asciiTheme="minorHAnsi" w:hAnsiTheme="minorHAnsi" w:cstheme="minorHAnsi"/>
                <w:sz w:val="16"/>
                <w:szCs w:val="16"/>
                <w:rPrChange w:id="371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11"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12" w:author="Alhabibi, Haider@Energy" w:date="2023-08-14T16:50:00Z">
                  <w:rPr>
                    <w:rFonts w:asciiTheme="minorHAnsi" w:hAnsiTheme="minorHAnsi" w:cstheme="minorHAnsi"/>
                    <w:sz w:val="14"/>
                    <w:szCs w:val="14"/>
                  </w:rPr>
                </w:rPrChange>
              </w:rPr>
              <w:t>SPVHP;</w:t>
            </w:r>
            <w:proofErr w:type="gramEnd"/>
          </w:p>
          <w:p w14:paraId="253544E7" w14:textId="77777777" w:rsidR="00C34F38" w:rsidRPr="00B63041" w:rsidRDefault="00C34F38" w:rsidP="0099199F">
            <w:pPr>
              <w:rPr>
                <w:rFonts w:asciiTheme="minorHAnsi" w:hAnsiTheme="minorHAnsi" w:cstheme="minorHAnsi"/>
                <w:sz w:val="16"/>
                <w:szCs w:val="16"/>
                <w:rPrChange w:id="371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14"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15" w:author="Alhabibi, Haider@Energy" w:date="2023-08-14T16:50:00Z">
                  <w:rPr>
                    <w:rFonts w:asciiTheme="minorHAnsi" w:hAnsiTheme="minorHAnsi" w:cstheme="minorHAnsi"/>
                    <w:sz w:val="14"/>
                    <w:szCs w:val="14"/>
                  </w:rPr>
                </w:rPrChange>
              </w:rPr>
              <w:t>PTAC;</w:t>
            </w:r>
            <w:proofErr w:type="gramEnd"/>
          </w:p>
          <w:p w14:paraId="0B73A8F8" w14:textId="2128F400" w:rsidR="00C34F38" w:rsidRPr="00B63041" w:rsidRDefault="00C34F38" w:rsidP="0099199F">
            <w:pPr>
              <w:rPr>
                <w:rFonts w:asciiTheme="minorHAnsi" w:hAnsiTheme="minorHAnsi" w:cstheme="minorHAnsi"/>
                <w:sz w:val="16"/>
                <w:szCs w:val="16"/>
                <w:rPrChange w:id="371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17" w:author="Alhabibi, Haider@Energy" w:date="2023-08-14T16:50:00Z">
                  <w:rPr>
                    <w:rFonts w:asciiTheme="minorHAnsi" w:hAnsiTheme="minorHAnsi" w:cstheme="minorHAnsi"/>
                    <w:sz w:val="14"/>
                    <w:szCs w:val="14"/>
                  </w:rPr>
                </w:rPrChange>
              </w:rPr>
              <w:t>*PTHP&gt;&gt;</w:t>
            </w:r>
          </w:p>
        </w:tc>
        <w:tc>
          <w:tcPr>
            <w:tcW w:w="1093" w:type="dxa"/>
            <w:tcPrChange w:id="3718" w:author="Alhabibi, Haider@Energy" w:date="2023-08-14T16:24:00Z">
              <w:tcPr>
                <w:tcW w:w="1093" w:type="dxa"/>
              </w:tcPr>
            </w:tcPrChange>
          </w:tcPr>
          <w:p w14:paraId="0B73A8F9" w14:textId="77777777" w:rsidR="00C34F38" w:rsidRPr="00B63041" w:rsidRDefault="00C34F38" w:rsidP="0099199F">
            <w:pPr>
              <w:rPr>
                <w:rFonts w:asciiTheme="minorHAnsi" w:hAnsiTheme="minorHAnsi" w:cstheme="minorHAnsi"/>
                <w:sz w:val="16"/>
                <w:szCs w:val="16"/>
                <w:rPrChange w:id="3719"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20" w:author="Alhabibi, Haider@Energy" w:date="2023-08-14T16:50:00Z">
                  <w:rPr>
                    <w:rFonts w:asciiTheme="minorHAnsi" w:hAnsiTheme="minorHAnsi" w:cstheme="minorHAnsi"/>
                    <w:sz w:val="14"/>
                    <w:szCs w:val="14"/>
                  </w:rPr>
                </w:rPrChange>
              </w:rPr>
              <w:lastRenderedPageBreak/>
              <w:t xml:space="preserve">&lt;&lt;user pick as many as are applicable from list: </w:t>
            </w:r>
          </w:p>
          <w:p w14:paraId="0B73A8FA" w14:textId="77777777" w:rsidR="00C34F38" w:rsidRPr="00B63041" w:rsidRDefault="00C34F38" w:rsidP="0099199F">
            <w:pPr>
              <w:rPr>
                <w:rFonts w:asciiTheme="minorHAnsi" w:hAnsiTheme="minorHAnsi" w:cstheme="minorHAnsi"/>
                <w:sz w:val="16"/>
                <w:szCs w:val="16"/>
                <w:rPrChange w:id="372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2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23" w:author="Alhabibi, Haider@Energy" w:date="2023-08-14T16:50:00Z">
                  <w:rPr>
                    <w:rFonts w:asciiTheme="minorHAnsi" w:hAnsiTheme="minorHAnsi" w:cstheme="minorHAnsi"/>
                    <w:sz w:val="14"/>
                    <w:szCs w:val="14"/>
                  </w:rPr>
                </w:rPrChange>
              </w:rPr>
              <w:t>outdoor</w:t>
            </w:r>
            <w:proofErr w:type="gramEnd"/>
            <w:r w:rsidRPr="00B63041">
              <w:rPr>
                <w:rFonts w:asciiTheme="minorHAnsi" w:hAnsiTheme="minorHAnsi" w:cstheme="minorHAnsi"/>
                <w:sz w:val="16"/>
                <w:szCs w:val="16"/>
                <w:rPrChange w:id="3724" w:author="Alhabibi, Haider@Energy" w:date="2023-08-14T16:50:00Z">
                  <w:rPr>
                    <w:rFonts w:asciiTheme="minorHAnsi" w:hAnsiTheme="minorHAnsi" w:cstheme="minorHAnsi"/>
                    <w:sz w:val="14"/>
                    <w:szCs w:val="14"/>
                  </w:rPr>
                </w:rPrChange>
              </w:rPr>
              <w:t xml:space="preserve"> condensing unit;</w:t>
            </w:r>
          </w:p>
          <w:p w14:paraId="0B73A8FB" w14:textId="77777777" w:rsidR="00C34F38" w:rsidRPr="00B63041" w:rsidRDefault="00C34F38" w:rsidP="0099199F">
            <w:pPr>
              <w:rPr>
                <w:rFonts w:asciiTheme="minorHAnsi" w:hAnsiTheme="minorHAnsi" w:cstheme="minorHAnsi"/>
                <w:sz w:val="16"/>
                <w:szCs w:val="16"/>
                <w:rPrChange w:id="372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26"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27" w:author="Alhabibi, Haider@Energy" w:date="2023-08-14T16:50: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3728"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729" w:author="Alhabibi, Haider@Energy" w:date="2023-08-14T16:50:00Z">
                  <w:rPr>
                    <w:rFonts w:asciiTheme="minorHAnsi" w:hAnsiTheme="minorHAnsi" w:cstheme="minorHAnsi"/>
                    <w:sz w:val="14"/>
                    <w:szCs w:val="14"/>
                  </w:rPr>
                </w:rPrChange>
              </w:rPr>
              <w:t>fancoil</w:t>
            </w:r>
            <w:proofErr w:type="spellEnd"/>
            <w:r w:rsidRPr="00B63041">
              <w:rPr>
                <w:rFonts w:asciiTheme="minorHAnsi" w:hAnsiTheme="minorHAnsi" w:cstheme="minorHAnsi"/>
                <w:sz w:val="16"/>
                <w:szCs w:val="16"/>
                <w:rPrChange w:id="3730" w:author="Alhabibi, Haider@Energy" w:date="2023-08-14T16:50:00Z">
                  <w:rPr>
                    <w:rFonts w:asciiTheme="minorHAnsi" w:hAnsiTheme="minorHAnsi" w:cstheme="minorHAnsi"/>
                    <w:sz w:val="14"/>
                    <w:szCs w:val="14"/>
                  </w:rPr>
                </w:rPrChange>
              </w:rPr>
              <w:t xml:space="preserve"> AHU;</w:t>
            </w:r>
          </w:p>
          <w:p w14:paraId="0B73A8FC" w14:textId="77777777" w:rsidR="00C34F38" w:rsidRPr="00B63041" w:rsidRDefault="00C34F38" w:rsidP="0099199F">
            <w:pPr>
              <w:rPr>
                <w:rFonts w:asciiTheme="minorHAnsi" w:hAnsiTheme="minorHAnsi" w:cstheme="minorHAnsi"/>
                <w:sz w:val="16"/>
                <w:szCs w:val="16"/>
                <w:rPrChange w:id="373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3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33" w:author="Alhabibi, Haider@Energy" w:date="2023-08-14T16:50: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3734" w:author="Alhabibi, Haider@Energy" w:date="2023-08-14T16:50:00Z">
                  <w:rPr>
                    <w:rFonts w:asciiTheme="minorHAnsi" w:hAnsiTheme="minorHAnsi" w:cstheme="minorHAnsi"/>
                    <w:sz w:val="14"/>
                    <w:szCs w:val="14"/>
                  </w:rPr>
                </w:rPrChange>
              </w:rPr>
              <w:t xml:space="preserve"> coil;</w:t>
            </w:r>
          </w:p>
          <w:p w14:paraId="0B73A8FD" w14:textId="77777777" w:rsidR="00C34F38" w:rsidRPr="00B63041" w:rsidRDefault="00C34F38" w:rsidP="0099199F">
            <w:pPr>
              <w:rPr>
                <w:rFonts w:asciiTheme="minorHAnsi" w:hAnsiTheme="minorHAnsi" w:cstheme="minorHAnsi"/>
                <w:sz w:val="16"/>
                <w:szCs w:val="16"/>
                <w:rPrChange w:id="3735"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36" w:author="Alhabibi, Haider@Energy" w:date="2023-08-14T16:50:00Z">
                  <w:rPr>
                    <w:rFonts w:asciiTheme="minorHAnsi" w:hAnsiTheme="minorHAnsi" w:cstheme="minorHAnsi"/>
                    <w:sz w:val="14"/>
                    <w:szCs w:val="14"/>
                  </w:rPr>
                </w:rPrChange>
              </w:rPr>
              <w:t xml:space="preserve">*TXV or </w:t>
            </w:r>
            <w:proofErr w:type="gramStart"/>
            <w:r w:rsidRPr="00B63041">
              <w:rPr>
                <w:rFonts w:asciiTheme="minorHAnsi" w:hAnsiTheme="minorHAnsi" w:cstheme="minorHAnsi"/>
                <w:sz w:val="16"/>
                <w:szCs w:val="16"/>
                <w:rPrChange w:id="3737" w:author="Alhabibi, Haider@Energy" w:date="2023-08-14T16:50:00Z">
                  <w:rPr>
                    <w:rFonts w:asciiTheme="minorHAnsi" w:hAnsiTheme="minorHAnsi" w:cstheme="minorHAnsi"/>
                    <w:sz w:val="14"/>
                    <w:szCs w:val="14"/>
                  </w:rPr>
                </w:rPrChange>
              </w:rPr>
              <w:t>EXV;</w:t>
            </w:r>
            <w:proofErr w:type="gramEnd"/>
          </w:p>
          <w:p w14:paraId="0B73A8FE" w14:textId="77777777" w:rsidR="00C34F38" w:rsidRPr="00B63041" w:rsidRDefault="00C34F38" w:rsidP="0099199F">
            <w:pPr>
              <w:rPr>
                <w:rFonts w:asciiTheme="minorHAnsi" w:hAnsiTheme="minorHAnsi" w:cstheme="minorHAnsi"/>
                <w:sz w:val="16"/>
                <w:szCs w:val="16"/>
                <w:rPrChange w:id="373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39"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40" w:author="Alhabibi, Haider@Energy" w:date="2023-08-14T16:50:00Z">
                  <w:rPr>
                    <w:rFonts w:asciiTheme="minorHAnsi" w:hAnsiTheme="minorHAnsi" w:cstheme="minorHAnsi"/>
                    <w:sz w:val="14"/>
                    <w:szCs w:val="14"/>
                  </w:rPr>
                </w:rPrChange>
              </w:rPr>
              <w:t>Compressor;</w:t>
            </w:r>
            <w:proofErr w:type="gramEnd"/>
          </w:p>
          <w:p w14:paraId="0B73A8FF" w14:textId="77777777" w:rsidR="00C34F38" w:rsidRPr="00B63041" w:rsidRDefault="00C34F38" w:rsidP="0099199F">
            <w:pPr>
              <w:rPr>
                <w:rFonts w:asciiTheme="minorHAnsi" w:hAnsiTheme="minorHAnsi" w:cstheme="minorHAnsi"/>
                <w:sz w:val="16"/>
                <w:szCs w:val="16"/>
                <w:rPrChange w:id="3741"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42"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43" w:author="Alhabibi, Haider@Energy" w:date="2023-08-14T16:50:00Z">
                  <w:rPr>
                    <w:rFonts w:asciiTheme="minorHAnsi" w:hAnsiTheme="minorHAnsi" w:cstheme="minorHAnsi"/>
                    <w:sz w:val="14"/>
                    <w:szCs w:val="14"/>
                  </w:rPr>
                </w:rPrChange>
              </w:rPr>
              <w:t>refrigerant</w:t>
            </w:r>
            <w:proofErr w:type="gramEnd"/>
            <w:r w:rsidRPr="00B63041">
              <w:rPr>
                <w:rFonts w:asciiTheme="minorHAnsi" w:hAnsiTheme="minorHAnsi" w:cstheme="minorHAnsi"/>
                <w:sz w:val="16"/>
                <w:szCs w:val="16"/>
                <w:rPrChange w:id="3744" w:author="Alhabibi, Haider@Energy" w:date="2023-08-14T16:50: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3745" w:author="Alhabibi, Haider@Energy" w:date="2023-08-14T16:50:00Z">
                  <w:rPr>
                    <w:rFonts w:asciiTheme="minorHAnsi" w:hAnsiTheme="minorHAnsi" w:cstheme="minorHAnsi"/>
                    <w:sz w:val="14"/>
                    <w:szCs w:val="14"/>
                  </w:rPr>
                </w:rPrChange>
              </w:rPr>
              <w:t>lineset</w:t>
            </w:r>
            <w:proofErr w:type="spellEnd"/>
            <w:r w:rsidRPr="00B63041">
              <w:rPr>
                <w:rFonts w:asciiTheme="minorHAnsi" w:hAnsiTheme="minorHAnsi" w:cstheme="minorHAnsi"/>
                <w:sz w:val="16"/>
                <w:szCs w:val="16"/>
                <w:rPrChange w:id="3746" w:author="Alhabibi, Haider@Energy" w:date="2023-08-14T16:50:00Z">
                  <w:rPr>
                    <w:rFonts w:asciiTheme="minorHAnsi" w:hAnsiTheme="minorHAnsi" w:cstheme="minorHAnsi"/>
                    <w:sz w:val="14"/>
                    <w:szCs w:val="14"/>
                  </w:rPr>
                </w:rPrChange>
              </w:rPr>
              <w:t>;</w:t>
            </w:r>
          </w:p>
          <w:p w14:paraId="0B73A900" w14:textId="77777777" w:rsidR="00C34F38" w:rsidRPr="00B63041" w:rsidRDefault="00C34F38" w:rsidP="0099199F">
            <w:pPr>
              <w:rPr>
                <w:rFonts w:asciiTheme="minorHAnsi" w:hAnsiTheme="minorHAnsi" w:cstheme="minorHAnsi"/>
                <w:sz w:val="16"/>
                <w:szCs w:val="16"/>
                <w:rPrChange w:id="374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48"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49" w:author="Alhabibi, Haider@Energy" w:date="2023-08-14T16:50: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3750" w:author="Alhabibi, Haider@Energy" w:date="2023-08-14T16:50:00Z">
                  <w:rPr>
                    <w:rFonts w:asciiTheme="minorHAnsi" w:hAnsiTheme="minorHAnsi" w:cstheme="minorHAnsi"/>
                    <w:sz w:val="14"/>
                    <w:szCs w:val="14"/>
                  </w:rPr>
                </w:rPrChange>
              </w:rPr>
              <w:t xml:space="preserve"> cooling component altered&gt;&gt;</w:t>
            </w:r>
          </w:p>
        </w:tc>
        <w:tc>
          <w:tcPr>
            <w:tcW w:w="867" w:type="dxa"/>
            <w:tcPrChange w:id="3751" w:author="Alhabibi, Haider@Energy" w:date="2023-08-14T16:24:00Z">
              <w:tcPr>
                <w:tcW w:w="867" w:type="dxa"/>
              </w:tcPr>
            </w:tcPrChange>
          </w:tcPr>
          <w:p w14:paraId="0B73A901" w14:textId="46FC64F6" w:rsidR="00C34F38" w:rsidRPr="00B63041" w:rsidRDefault="00C34F38" w:rsidP="0099199F">
            <w:pPr>
              <w:keepNext/>
              <w:rPr>
                <w:rFonts w:asciiTheme="minorHAnsi" w:hAnsiTheme="minorHAnsi" w:cstheme="minorHAnsi"/>
                <w:sz w:val="16"/>
                <w:szCs w:val="16"/>
                <w:rPrChange w:id="3752"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53" w:author="Alhabibi, Haider@Energy" w:date="2023-08-14T16:50: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3754" w:author="Alhabibi, Haider@Energy" w:date="2023-08-14T16:50:00Z">
                  <w:rPr>
                    <w:rFonts w:asciiTheme="minorHAnsi" w:hAnsiTheme="minorHAnsi" w:cstheme="minorHAnsi"/>
                    <w:sz w:val="14"/>
                    <w:szCs w:val="14"/>
                    <w:highlight w:val="yellow"/>
                  </w:rPr>
                </w:rPrChange>
              </w:rPr>
              <w:t>D08</w:t>
            </w:r>
            <w:r w:rsidRPr="00B63041">
              <w:rPr>
                <w:rFonts w:asciiTheme="minorHAnsi" w:hAnsiTheme="minorHAnsi" w:cstheme="minorHAnsi"/>
                <w:sz w:val="16"/>
                <w:szCs w:val="16"/>
                <w:rPrChange w:id="3755" w:author="Alhabibi, Haider@Energy" w:date="2023-08-14T16:50:00Z">
                  <w:rPr>
                    <w:rFonts w:asciiTheme="minorHAnsi" w:hAnsiTheme="minorHAnsi" w:cstheme="minorHAnsi"/>
                    <w:sz w:val="14"/>
                    <w:szCs w:val="14"/>
                  </w:rPr>
                </w:rPrChange>
              </w:rPr>
              <w:t xml:space="preserve">= no cooling component altered, then value =n/a, </w:t>
            </w:r>
          </w:p>
          <w:p w14:paraId="0B73A902" w14:textId="77777777" w:rsidR="00C34F38" w:rsidRPr="00B63041" w:rsidRDefault="00C34F38" w:rsidP="0099199F">
            <w:pPr>
              <w:keepNext/>
              <w:rPr>
                <w:rFonts w:asciiTheme="minorHAnsi" w:hAnsiTheme="minorHAnsi" w:cstheme="minorHAnsi"/>
                <w:sz w:val="16"/>
                <w:szCs w:val="16"/>
                <w:rPrChange w:id="3756"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57" w:author="Alhabibi, Haider@Energy" w:date="2023-08-14T16:50:00Z">
                  <w:rPr>
                    <w:rFonts w:asciiTheme="minorHAnsi" w:hAnsiTheme="minorHAnsi" w:cstheme="minorHAnsi"/>
                    <w:sz w:val="14"/>
                    <w:szCs w:val="14"/>
                  </w:rPr>
                </w:rPrChange>
              </w:rPr>
              <w:t xml:space="preserve">else user pick from list:  </w:t>
            </w:r>
          </w:p>
          <w:p w14:paraId="0B73A903" w14:textId="0830660E" w:rsidR="00C34F38" w:rsidRPr="00B63041" w:rsidRDefault="00C34F38" w:rsidP="0099199F">
            <w:pPr>
              <w:keepNext/>
              <w:rPr>
                <w:rFonts w:asciiTheme="minorHAnsi" w:hAnsiTheme="minorHAnsi" w:cstheme="minorHAnsi"/>
                <w:sz w:val="16"/>
                <w:szCs w:val="16"/>
                <w:rPrChange w:id="3758"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59" w:author="Alhabibi, Haider@Energy" w:date="2023-08-14T16:50:00Z">
                  <w:rPr>
                    <w:rFonts w:asciiTheme="minorHAnsi" w:hAnsiTheme="minorHAnsi" w:cstheme="minorHAnsi"/>
                    <w:sz w:val="14"/>
                    <w:szCs w:val="14"/>
                  </w:rPr>
                </w:rPrChange>
              </w:rPr>
              <w:t>*</w:t>
            </w:r>
            <w:del w:id="3760" w:author="Alhabibi, Haider@Energy" w:date="2023-08-14T16:36:00Z">
              <w:r w:rsidRPr="00B63041" w:rsidDel="007E50CC">
                <w:rPr>
                  <w:rFonts w:asciiTheme="minorHAnsi" w:hAnsiTheme="minorHAnsi" w:cstheme="minorHAnsi"/>
                  <w:sz w:val="16"/>
                  <w:szCs w:val="16"/>
                  <w:rPrChange w:id="3761" w:author="Alhabibi, Haider@Energy" w:date="2023-08-14T16:50:00Z">
                    <w:rPr>
                      <w:rFonts w:asciiTheme="minorHAnsi" w:hAnsiTheme="minorHAnsi" w:cstheme="minorHAnsi"/>
                      <w:sz w:val="14"/>
                      <w:szCs w:val="14"/>
                    </w:rPr>
                  </w:rPrChange>
                </w:rPr>
                <w:delText>S</w:delText>
              </w:r>
            </w:del>
            <w:r w:rsidRPr="00B63041">
              <w:rPr>
                <w:rFonts w:asciiTheme="minorHAnsi" w:hAnsiTheme="minorHAnsi" w:cstheme="minorHAnsi"/>
                <w:sz w:val="16"/>
                <w:szCs w:val="16"/>
                <w:rPrChange w:id="3762" w:author="Alhabibi, Haider@Energy" w:date="2023-08-14T16:50:00Z">
                  <w:rPr>
                    <w:rFonts w:asciiTheme="minorHAnsi" w:hAnsiTheme="minorHAnsi" w:cstheme="minorHAnsi"/>
                    <w:sz w:val="14"/>
                    <w:szCs w:val="14"/>
                  </w:rPr>
                </w:rPrChange>
              </w:rPr>
              <w:t>EER</w:t>
            </w:r>
            <w:ins w:id="3763" w:author="Alhabibi, Haider@Energy" w:date="2023-08-14T16:37:00Z">
              <w:r w:rsidR="007E50CC" w:rsidRPr="00B63041">
                <w:rPr>
                  <w:rFonts w:asciiTheme="minorHAnsi" w:hAnsiTheme="minorHAnsi" w:cstheme="minorHAnsi"/>
                  <w:sz w:val="16"/>
                  <w:szCs w:val="16"/>
                  <w:rPrChange w:id="3764" w:author="Alhabibi, Haider@Energy" w:date="2023-08-14T16:50:00Z">
                    <w:rPr>
                      <w:rFonts w:asciiTheme="minorHAnsi" w:hAnsiTheme="minorHAnsi" w:cstheme="minorHAnsi"/>
                    </w:rPr>
                  </w:rPrChange>
                </w:rPr>
                <w:t>/SEER</w:t>
              </w:r>
            </w:ins>
            <w:r w:rsidRPr="00B63041">
              <w:rPr>
                <w:rFonts w:asciiTheme="minorHAnsi" w:hAnsiTheme="minorHAnsi" w:cstheme="minorHAnsi"/>
                <w:sz w:val="16"/>
                <w:szCs w:val="16"/>
                <w:rPrChange w:id="3765" w:author="Alhabibi, Haider@Energy" w:date="2023-08-14T16:50:00Z">
                  <w:rPr>
                    <w:rFonts w:asciiTheme="minorHAnsi" w:hAnsiTheme="minorHAnsi" w:cstheme="minorHAnsi"/>
                    <w:sz w:val="14"/>
                    <w:szCs w:val="14"/>
                  </w:rPr>
                </w:rPrChange>
              </w:rPr>
              <w:t xml:space="preserve">; </w:t>
            </w:r>
            <w:ins w:id="3766" w:author="Shewmaker, Michael@Energy" w:date="2021-12-27T11:37:00Z">
              <w:r w:rsidRPr="00B63041">
                <w:rPr>
                  <w:rFonts w:asciiTheme="minorHAnsi" w:hAnsiTheme="minorHAnsi" w:cstheme="minorHAnsi"/>
                  <w:sz w:val="16"/>
                  <w:szCs w:val="16"/>
                  <w:rPrChange w:id="3767" w:author="Alhabibi, Haider@Energy" w:date="2023-08-14T16:50:00Z">
                    <w:rPr>
                      <w:rFonts w:asciiTheme="minorHAnsi" w:hAnsiTheme="minorHAnsi" w:cstheme="minorHAnsi"/>
                      <w:sz w:val="14"/>
                      <w:szCs w:val="14"/>
                    </w:rPr>
                  </w:rPrChange>
                </w:rPr>
                <w:t>*</w:t>
              </w:r>
            </w:ins>
            <w:ins w:id="3768" w:author="Alhabibi, Haider@Energy" w:date="2023-08-14T16:37:00Z">
              <w:r w:rsidR="007E50CC" w:rsidRPr="00B63041">
                <w:rPr>
                  <w:rFonts w:asciiTheme="minorHAnsi" w:hAnsiTheme="minorHAnsi" w:cstheme="minorHAnsi"/>
                  <w:sz w:val="16"/>
                  <w:szCs w:val="16"/>
                  <w:rPrChange w:id="3769" w:author="Alhabibi, Haider@Energy" w:date="2023-08-14T16:50:00Z">
                    <w:rPr>
                      <w:rFonts w:asciiTheme="minorHAnsi" w:hAnsiTheme="minorHAnsi" w:cstheme="minorHAnsi"/>
                    </w:rPr>
                  </w:rPrChange>
                </w:rPr>
                <w:t>EER</w:t>
              </w:r>
            </w:ins>
            <w:ins w:id="3770" w:author="Alhabibi, Haider@Energy" w:date="2023-08-14T16:38:00Z">
              <w:r w:rsidR="007E50CC" w:rsidRPr="00B63041">
                <w:rPr>
                  <w:rFonts w:asciiTheme="minorHAnsi" w:hAnsiTheme="minorHAnsi" w:cstheme="minorHAnsi"/>
                  <w:sz w:val="16"/>
                  <w:szCs w:val="16"/>
                  <w:rPrChange w:id="3771" w:author="Alhabibi, Haider@Energy" w:date="2023-08-14T16:50:00Z">
                    <w:rPr>
                      <w:rFonts w:asciiTheme="minorHAnsi" w:hAnsiTheme="minorHAnsi" w:cstheme="minorHAnsi"/>
                    </w:rPr>
                  </w:rPrChange>
                </w:rPr>
                <w:t>2</w:t>
              </w:r>
            </w:ins>
            <w:ins w:id="3772" w:author="Alhabibi, Haider@Energy" w:date="2023-08-14T16:37:00Z">
              <w:r w:rsidR="007E50CC" w:rsidRPr="00B63041">
                <w:rPr>
                  <w:rFonts w:asciiTheme="minorHAnsi" w:hAnsiTheme="minorHAnsi" w:cstheme="minorHAnsi"/>
                  <w:sz w:val="16"/>
                  <w:szCs w:val="16"/>
                  <w:rPrChange w:id="3773" w:author="Alhabibi, Haider@Energy" w:date="2023-08-14T16:50:00Z">
                    <w:rPr>
                      <w:rFonts w:asciiTheme="minorHAnsi" w:hAnsiTheme="minorHAnsi" w:cstheme="minorHAnsi"/>
                    </w:rPr>
                  </w:rPrChange>
                </w:rPr>
                <w:t>/</w:t>
              </w:r>
            </w:ins>
            <w:proofErr w:type="gramStart"/>
            <w:ins w:id="3774" w:author="Shewmaker, Michael@Energy" w:date="2021-12-27T11:37:00Z">
              <w:r w:rsidRPr="00B63041">
                <w:rPr>
                  <w:rFonts w:asciiTheme="minorHAnsi" w:hAnsiTheme="minorHAnsi" w:cstheme="minorHAnsi"/>
                  <w:sz w:val="16"/>
                  <w:szCs w:val="16"/>
                  <w:rPrChange w:id="3775" w:author="Alhabibi, Haider@Energy" w:date="2023-08-14T16:50:00Z">
                    <w:rPr>
                      <w:rFonts w:asciiTheme="minorHAnsi" w:hAnsiTheme="minorHAnsi" w:cstheme="minorHAnsi"/>
                      <w:sz w:val="14"/>
                      <w:szCs w:val="14"/>
                    </w:rPr>
                  </w:rPrChange>
                </w:rPr>
                <w:t>SEER2;</w:t>
              </w:r>
              <w:proofErr w:type="gramEnd"/>
              <w:r w:rsidRPr="00B63041">
                <w:rPr>
                  <w:rFonts w:asciiTheme="minorHAnsi" w:hAnsiTheme="minorHAnsi" w:cstheme="minorHAnsi"/>
                  <w:sz w:val="16"/>
                  <w:szCs w:val="16"/>
                  <w:rPrChange w:id="3776" w:author="Alhabibi, Haider@Energy" w:date="2023-08-14T16:50:00Z">
                    <w:rPr>
                      <w:rFonts w:asciiTheme="minorHAnsi" w:hAnsiTheme="minorHAnsi" w:cstheme="minorHAnsi"/>
                      <w:sz w:val="14"/>
                      <w:szCs w:val="14"/>
                    </w:rPr>
                  </w:rPrChange>
                </w:rPr>
                <w:t xml:space="preserve"> </w:t>
              </w:r>
            </w:ins>
          </w:p>
          <w:p w14:paraId="7E936140" w14:textId="1A08A9A8" w:rsidR="00C34F38" w:rsidRPr="00B63041" w:rsidRDefault="00C34F38" w:rsidP="0099199F">
            <w:pPr>
              <w:keepNext/>
              <w:rPr>
                <w:ins w:id="3777" w:author="Shewmaker, Michael@Energy" w:date="2021-12-27T11:37:00Z"/>
                <w:rFonts w:asciiTheme="minorHAnsi" w:hAnsiTheme="minorHAnsi" w:cstheme="minorHAnsi"/>
                <w:sz w:val="16"/>
                <w:szCs w:val="16"/>
                <w:rPrChange w:id="3778" w:author="Alhabibi, Haider@Energy" w:date="2023-08-14T16:50:00Z">
                  <w:rPr>
                    <w:ins w:id="3779" w:author="Shewmaker, Michael@Energy" w:date="2021-12-27T11:37:00Z"/>
                    <w:rFonts w:asciiTheme="minorHAnsi" w:hAnsiTheme="minorHAnsi" w:cstheme="minorHAnsi"/>
                    <w:sz w:val="14"/>
                    <w:szCs w:val="14"/>
                  </w:rPr>
                </w:rPrChange>
              </w:rPr>
            </w:pPr>
            <w:r w:rsidRPr="00B63041">
              <w:rPr>
                <w:rFonts w:asciiTheme="minorHAnsi" w:hAnsiTheme="minorHAnsi" w:cstheme="minorHAnsi"/>
                <w:sz w:val="16"/>
                <w:szCs w:val="16"/>
                <w:rPrChange w:id="3780" w:author="Alhabibi, Haider@Energy" w:date="2023-08-14T16:50: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3781" w:author="Alhabibi, Haider@Energy" w:date="2023-08-14T16:50:00Z">
                  <w:rPr>
                    <w:rFonts w:asciiTheme="minorHAnsi" w:hAnsiTheme="minorHAnsi" w:cstheme="minorHAnsi"/>
                    <w:sz w:val="14"/>
                    <w:szCs w:val="14"/>
                  </w:rPr>
                </w:rPrChange>
              </w:rPr>
              <w:t>EER</w:t>
            </w:r>
            <w:ins w:id="3782" w:author="Shewmaker, Michael@Energy" w:date="2021-12-27T11:37:00Z">
              <w:r w:rsidRPr="00B63041">
                <w:rPr>
                  <w:rFonts w:asciiTheme="minorHAnsi" w:hAnsiTheme="minorHAnsi" w:cstheme="minorHAnsi"/>
                  <w:sz w:val="16"/>
                  <w:szCs w:val="16"/>
                  <w:rPrChange w:id="3783" w:author="Alhabibi, Haider@Energy" w:date="2023-08-14T16:50:00Z">
                    <w:rPr>
                      <w:rFonts w:asciiTheme="minorHAnsi" w:hAnsiTheme="minorHAnsi" w:cstheme="minorHAnsi"/>
                      <w:sz w:val="14"/>
                      <w:szCs w:val="14"/>
                    </w:rPr>
                  </w:rPrChange>
                </w:rPr>
                <w:t>;</w:t>
              </w:r>
              <w:proofErr w:type="gramEnd"/>
            </w:ins>
          </w:p>
          <w:p w14:paraId="59614B0D" w14:textId="272C9EAD" w:rsidR="00C34F38" w:rsidRPr="00B63041" w:rsidRDefault="00C34F38" w:rsidP="0099199F">
            <w:pPr>
              <w:keepNext/>
              <w:rPr>
                <w:rFonts w:asciiTheme="minorHAnsi" w:hAnsiTheme="minorHAnsi" w:cstheme="minorHAnsi"/>
                <w:sz w:val="16"/>
                <w:szCs w:val="16"/>
                <w:rPrChange w:id="3784" w:author="Alhabibi, Haider@Energy" w:date="2023-08-14T16:50:00Z">
                  <w:rPr>
                    <w:rFonts w:asciiTheme="minorHAnsi" w:hAnsiTheme="minorHAnsi" w:cstheme="minorHAnsi"/>
                    <w:sz w:val="14"/>
                    <w:szCs w:val="14"/>
                  </w:rPr>
                </w:rPrChange>
              </w:rPr>
            </w:pPr>
            <w:ins w:id="3785" w:author="Shewmaker, Michael@Energy" w:date="2021-12-27T11:37:00Z">
              <w:r w:rsidRPr="00B63041">
                <w:rPr>
                  <w:rFonts w:asciiTheme="minorHAnsi" w:hAnsiTheme="minorHAnsi" w:cstheme="minorHAnsi"/>
                  <w:sz w:val="16"/>
                  <w:szCs w:val="16"/>
                  <w:rPrChange w:id="3786" w:author="Alhabibi, Haider@Energy" w:date="2023-08-14T16:50:00Z">
                    <w:rPr>
                      <w:rFonts w:asciiTheme="minorHAnsi" w:hAnsiTheme="minorHAnsi" w:cstheme="minorHAnsi"/>
                      <w:sz w:val="14"/>
                      <w:szCs w:val="14"/>
                    </w:rPr>
                  </w:rPrChange>
                </w:rPr>
                <w:t>*EER2</w:t>
              </w:r>
            </w:ins>
          </w:p>
          <w:p w14:paraId="0B73A904" w14:textId="290C0480" w:rsidR="00C34F38" w:rsidRPr="00B63041" w:rsidRDefault="00C34F38" w:rsidP="0099199F">
            <w:pPr>
              <w:keepNext/>
              <w:rPr>
                <w:rFonts w:asciiTheme="minorHAnsi" w:hAnsiTheme="minorHAnsi" w:cstheme="minorHAnsi"/>
                <w:sz w:val="16"/>
                <w:szCs w:val="16"/>
                <w:rPrChange w:id="378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88" w:author="Alhabibi, Haider@Energy" w:date="2023-08-14T16:50:00Z">
                  <w:rPr>
                    <w:rFonts w:asciiTheme="minorHAnsi" w:hAnsiTheme="minorHAnsi" w:cstheme="minorHAnsi"/>
                    <w:sz w:val="14"/>
                    <w:szCs w:val="14"/>
                  </w:rPr>
                </w:rPrChange>
              </w:rPr>
              <w:t>*CEER&gt;&gt;</w:t>
            </w:r>
          </w:p>
        </w:tc>
        <w:tc>
          <w:tcPr>
            <w:tcW w:w="910" w:type="dxa"/>
            <w:tcPrChange w:id="3789" w:author="Alhabibi, Haider@Energy" w:date="2023-08-14T16:24:00Z">
              <w:tcPr>
                <w:tcW w:w="910" w:type="dxa"/>
              </w:tcPr>
            </w:tcPrChange>
          </w:tcPr>
          <w:p w14:paraId="0B73A905" w14:textId="5BBA1791" w:rsidR="00C34F38" w:rsidRPr="00B63041" w:rsidRDefault="00C34F38" w:rsidP="0099199F">
            <w:pPr>
              <w:keepNext/>
              <w:rPr>
                <w:rFonts w:asciiTheme="minorHAnsi" w:hAnsiTheme="minorHAnsi" w:cstheme="minorHAnsi"/>
                <w:sz w:val="16"/>
                <w:szCs w:val="16"/>
                <w:rPrChange w:id="379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91" w:author="Alhabibi, Haider@Energy" w:date="2023-08-14T16:50: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3792" w:author="Alhabibi, Haider@Energy" w:date="2023-08-14T16:50:00Z">
                  <w:rPr>
                    <w:rFonts w:asciiTheme="minorHAnsi" w:hAnsiTheme="minorHAnsi" w:cstheme="minorHAnsi"/>
                    <w:sz w:val="14"/>
                    <w:szCs w:val="14"/>
                    <w:highlight w:val="yellow"/>
                  </w:rPr>
                </w:rPrChange>
              </w:rPr>
              <w:t>D08</w:t>
            </w:r>
            <w:r w:rsidRPr="00B63041">
              <w:rPr>
                <w:rFonts w:asciiTheme="minorHAnsi" w:hAnsiTheme="minorHAnsi" w:cstheme="minorHAnsi"/>
                <w:sz w:val="16"/>
                <w:szCs w:val="16"/>
                <w:rPrChange w:id="3793" w:author="Alhabibi, Haider@Energy" w:date="2023-08-14T16:50:00Z">
                  <w:rPr>
                    <w:rFonts w:asciiTheme="minorHAnsi" w:hAnsiTheme="minorHAnsi" w:cstheme="minorHAnsi"/>
                    <w:sz w:val="14"/>
                    <w:szCs w:val="14"/>
                  </w:rPr>
                </w:rPrChange>
              </w:rPr>
              <w:t xml:space="preserve">= no cooling component altered, then value =n/a, </w:t>
            </w:r>
          </w:p>
          <w:p w14:paraId="0B73A906" w14:textId="77777777" w:rsidR="00C34F38" w:rsidRPr="00B63041" w:rsidRDefault="00C34F38" w:rsidP="0099199F">
            <w:pPr>
              <w:keepNext/>
              <w:rPr>
                <w:rFonts w:asciiTheme="minorHAnsi" w:hAnsiTheme="minorHAnsi" w:cstheme="minorHAnsi"/>
                <w:sz w:val="16"/>
                <w:szCs w:val="16"/>
                <w:rPrChange w:id="379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795" w:author="Alhabibi, Haider@Energy" w:date="2023-08-14T16:50:00Z">
                  <w:rPr>
                    <w:rFonts w:asciiTheme="minorHAnsi" w:hAnsiTheme="minorHAnsi" w:cstheme="minorHAnsi"/>
                    <w:sz w:val="14"/>
                    <w:szCs w:val="14"/>
                  </w:rPr>
                </w:rPrChange>
              </w:rPr>
              <w:t xml:space="preserve">else </w:t>
            </w:r>
            <w:proofErr w:type="gramStart"/>
            <w:r w:rsidRPr="00B63041">
              <w:rPr>
                <w:rFonts w:asciiTheme="minorHAnsi" w:hAnsiTheme="minorHAnsi" w:cstheme="minorHAnsi"/>
                <w:sz w:val="16"/>
                <w:szCs w:val="16"/>
                <w:rPrChange w:id="3796" w:author="Alhabibi, Haider@Energy" w:date="2023-08-14T16:50:00Z">
                  <w:rPr>
                    <w:rFonts w:asciiTheme="minorHAnsi" w:hAnsiTheme="minorHAnsi" w:cstheme="minorHAnsi"/>
                    <w:sz w:val="14"/>
                    <w:szCs w:val="14"/>
                  </w:rPr>
                </w:rPrChange>
              </w:rPr>
              <w:t>user</w:t>
            </w:r>
            <w:proofErr w:type="gramEnd"/>
            <w:r w:rsidRPr="00B63041">
              <w:rPr>
                <w:rFonts w:asciiTheme="minorHAnsi" w:hAnsiTheme="minorHAnsi" w:cstheme="minorHAnsi"/>
                <w:sz w:val="16"/>
                <w:szCs w:val="16"/>
                <w:rPrChange w:id="3797" w:author="Alhabibi, Haider@Energy" w:date="2023-08-14T16:50:00Z">
                  <w:rPr>
                    <w:rFonts w:asciiTheme="minorHAnsi" w:hAnsiTheme="minorHAnsi" w:cstheme="minorHAnsi"/>
                    <w:sz w:val="14"/>
                    <w:szCs w:val="14"/>
                  </w:rPr>
                </w:rPrChange>
              </w:rPr>
              <w:t xml:space="preserve"> enter value: </w:t>
            </w:r>
          </w:p>
          <w:p w14:paraId="0B73A907" w14:textId="333EF08B" w:rsidR="00C34F38" w:rsidRPr="00B63041" w:rsidRDefault="00C34F38" w:rsidP="0099199F">
            <w:pPr>
              <w:keepNext/>
              <w:rPr>
                <w:rFonts w:asciiTheme="minorHAnsi" w:hAnsiTheme="minorHAnsi" w:cstheme="minorHAnsi"/>
                <w:sz w:val="16"/>
                <w:szCs w:val="16"/>
                <w:rPrChange w:id="3798" w:author="Alhabibi, Haider@Energy" w:date="2023-08-14T16:50: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3799" w:author="Alhabibi, Haider@Energy" w:date="2023-08-14T16:50:00Z">
                  <w:rPr>
                    <w:rFonts w:asciiTheme="minorHAnsi" w:hAnsiTheme="minorHAnsi" w:cstheme="minorHAnsi"/>
                    <w:sz w:val="14"/>
                    <w:szCs w:val="14"/>
                  </w:rPr>
                </w:rPrChange>
              </w:rPr>
              <w:t>xx.x</w:t>
            </w:r>
            <w:proofErr w:type="spellEnd"/>
            <w:proofErr w:type="gramStart"/>
            <w:r w:rsidRPr="00B63041">
              <w:rPr>
                <w:rFonts w:asciiTheme="minorHAnsi" w:hAnsiTheme="minorHAnsi" w:cstheme="minorHAnsi"/>
                <w:sz w:val="16"/>
                <w:szCs w:val="16"/>
                <w:rPrChange w:id="3800" w:author="Alhabibi, Haider@Energy" w:date="2023-08-14T16:50:00Z">
                  <w:rPr>
                    <w:rFonts w:asciiTheme="minorHAnsi" w:hAnsiTheme="minorHAnsi" w:cstheme="minorHAnsi"/>
                    <w:sz w:val="14"/>
                    <w:szCs w:val="14"/>
                  </w:rPr>
                </w:rPrChange>
              </w:rPr>
              <w:t>;  default</w:t>
            </w:r>
            <w:proofErr w:type="gramEnd"/>
            <w:r w:rsidRPr="00B63041">
              <w:rPr>
                <w:rFonts w:asciiTheme="minorHAnsi" w:hAnsiTheme="minorHAnsi" w:cstheme="minorHAnsi"/>
                <w:sz w:val="16"/>
                <w:szCs w:val="16"/>
                <w:rPrChange w:id="3801" w:author="Alhabibi, Haider@Energy" w:date="2023-08-14T16:50:00Z">
                  <w:rPr>
                    <w:rFonts w:asciiTheme="minorHAnsi" w:hAnsiTheme="minorHAnsi" w:cstheme="minorHAnsi"/>
                    <w:sz w:val="14"/>
                    <w:szCs w:val="14"/>
                  </w:rPr>
                </w:rPrChange>
              </w:rPr>
              <w:t xml:space="preserve"> </w:t>
            </w:r>
            <w:commentRangeStart w:id="3802"/>
            <w:commentRangeStart w:id="3803"/>
            <w:r w:rsidRPr="00B63041">
              <w:rPr>
                <w:rFonts w:asciiTheme="minorHAnsi" w:hAnsiTheme="minorHAnsi" w:cstheme="minorHAnsi"/>
                <w:sz w:val="16"/>
                <w:szCs w:val="16"/>
                <w:rPrChange w:id="3804" w:author="Alhabibi, Haider@Energy" w:date="2023-08-14T16:50:00Z">
                  <w:rPr>
                    <w:rFonts w:asciiTheme="minorHAnsi" w:hAnsiTheme="minorHAnsi" w:cstheme="minorHAnsi"/>
                    <w:sz w:val="14"/>
                    <w:szCs w:val="14"/>
                  </w:rPr>
                </w:rPrChange>
              </w:rPr>
              <w:t xml:space="preserve">minimum value for </w:t>
            </w:r>
            <w:ins w:id="3805" w:author="Alhabibi, Haider@Energy" w:date="2023-08-14T16:34:00Z">
              <w:r w:rsidR="007E50CC" w:rsidRPr="00B63041">
                <w:rPr>
                  <w:rFonts w:asciiTheme="minorHAnsi" w:hAnsiTheme="minorHAnsi" w:cstheme="minorHAnsi"/>
                  <w:sz w:val="16"/>
                  <w:szCs w:val="16"/>
                  <w:rPrChange w:id="3806" w:author="Alhabibi, Haider@Energy" w:date="2023-08-14T16:50:00Z">
                    <w:rPr>
                      <w:rFonts w:asciiTheme="minorHAnsi" w:hAnsiTheme="minorHAnsi" w:cstheme="minorHAnsi"/>
                    </w:rPr>
                  </w:rPrChange>
                </w:rPr>
                <w:t>EER/</w:t>
              </w:r>
            </w:ins>
            <w:r w:rsidRPr="00B63041">
              <w:rPr>
                <w:rFonts w:asciiTheme="minorHAnsi" w:hAnsiTheme="minorHAnsi" w:cstheme="minorHAnsi"/>
                <w:sz w:val="16"/>
                <w:szCs w:val="16"/>
                <w:rPrChange w:id="3807" w:author="Alhabibi, Haider@Energy" w:date="2023-08-14T16:50:00Z">
                  <w:rPr>
                    <w:rFonts w:asciiTheme="minorHAnsi" w:hAnsiTheme="minorHAnsi" w:cstheme="minorHAnsi"/>
                    <w:sz w:val="14"/>
                    <w:szCs w:val="14"/>
                  </w:rPr>
                </w:rPrChange>
              </w:rPr>
              <w:t>SEER=14</w:t>
            </w:r>
            <w:commentRangeEnd w:id="3802"/>
            <w:r w:rsidRPr="00B63041">
              <w:rPr>
                <w:rStyle w:val="CommentReference"/>
                <w:rFonts w:asciiTheme="minorHAnsi" w:hAnsiTheme="minorHAnsi" w:cstheme="minorHAnsi"/>
                <w:szCs w:val="16"/>
                <w:rPrChange w:id="3808" w:author="Alhabibi, Haider@Energy" w:date="2023-08-14T16:50:00Z">
                  <w:rPr>
                    <w:rStyle w:val="CommentReference"/>
                    <w:szCs w:val="20"/>
                  </w:rPr>
                </w:rPrChange>
              </w:rPr>
              <w:commentReference w:id="3802"/>
            </w:r>
            <w:commentRangeEnd w:id="3803"/>
            <w:r w:rsidRPr="00B63041">
              <w:rPr>
                <w:rStyle w:val="CommentReference"/>
                <w:rFonts w:asciiTheme="minorHAnsi" w:hAnsiTheme="minorHAnsi" w:cstheme="minorHAnsi"/>
                <w:szCs w:val="16"/>
                <w:rPrChange w:id="3810" w:author="Alhabibi, Haider@Energy" w:date="2023-08-14T16:50:00Z">
                  <w:rPr>
                    <w:rStyle w:val="CommentReference"/>
                    <w:szCs w:val="20"/>
                  </w:rPr>
                </w:rPrChange>
              </w:rPr>
              <w:commentReference w:id="3803"/>
            </w:r>
            <w:r w:rsidRPr="00B63041">
              <w:rPr>
                <w:rFonts w:asciiTheme="minorHAnsi" w:hAnsiTheme="minorHAnsi" w:cstheme="minorHAnsi"/>
                <w:sz w:val="16"/>
                <w:szCs w:val="16"/>
                <w:rPrChange w:id="3811" w:author="Alhabibi, Haider@Energy" w:date="2023-08-14T16:50:00Z">
                  <w:rPr>
                    <w:rFonts w:asciiTheme="minorHAnsi" w:hAnsiTheme="minorHAnsi" w:cstheme="minorHAnsi"/>
                    <w:sz w:val="14"/>
                    <w:szCs w:val="14"/>
                  </w:rPr>
                </w:rPrChange>
              </w:rPr>
              <w:t>;</w:t>
            </w:r>
            <w:ins w:id="3812" w:author="Shewmaker, Michael@Energy" w:date="2022-01-13T17:26:00Z">
              <w:r w:rsidRPr="00B63041">
                <w:rPr>
                  <w:rFonts w:asciiTheme="minorHAnsi" w:hAnsiTheme="minorHAnsi" w:cstheme="minorHAnsi"/>
                  <w:sz w:val="16"/>
                  <w:szCs w:val="16"/>
                  <w:rPrChange w:id="3813" w:author="Alhabibi, Haider@Energy" w:date="2023-08-14T16:50:00Z">
                    <w:rPr>
                      <w:rFonts w:asciiTheme="minorHAnsi" w:hAnsiTheme="minorHAnsi" w:cstheme="minorHAnsi"/>
                      <w:sz w:val="14"/>
                      <w:szCs w:val="14"/>
                    </w:rPr>
                  </w:rPrChange>
                </w:rPr>
                <w:t xml:space="preserve">or default minimum value for </w:t>
              </w:r>
            </w:ins>
            <w:ins w:id="3814" w:author="Alhabibi, Haider@Energy" w:date="2023-08-14T16:35:00Z">
              <w:r w:rsidR="007E50CC" w:rsidRPr="00B63041">
                <w:rPr>
                  <w:rFonts w:asciiTheme="minorHAnsi" w:hAnsiTheme="minorHAnsi" w:cstheme="minorHAnsi"/>
                  <w:sz w:val="16"/>
                  <w:szCs w:val="16"/>
                  <w:rPrChange w:id="3815" w:author="Alhabibi, Haider@Energy" w:date="2023-08-14T16:50:00Z">
                    <w:rPr>
                      <w:rFonts w:asciiTheme="minorHAnsi" w:hAnsiTheme="minorHAnsi" w:cstheme="minorHAnsi"/>
                    </w:rPr>
                  </w:rPrChange>
                </w:rPr>
                <w:t>EER2/</w:t>
              </w:r>
            </w:ins>
            <w:ins w:id="3816" w:author="Shewmaker, Michael@Energy" w:date="2022-01-13T17:26:00Z">
              <w:r w:rsidRPr="00B63041">
                <w:rPr>
                  <w:rFonts w:asciiTheme="minorHAnsi" w:hAnsiTheme="minorHAnsi" w:cstheme="minorHAnsi"/>
                  <w:sz w:val="16"/>
                  <w:szCs w:val="16"/>
                  <w:rPrChange w:id="3817" w:author="Alhabibi, Haider@Energy" w:date="2023-08-14T16:50:00Z">
                    <w:rPr>
                      <w:rFonts w:asciiTheme="minorHAnsi" w:hAnsiTheme="minorHAnsi" w:cstheme="minorHAnsi"/>
                      <w:sz w:val="14"/>
                      <w:szCs w:val="14"/>
                    </w:rPr>
                  </w:rPrChange>
                </w:rPr>
                <w:t>SEER2=13.4</w:t>
              </w:r>
            </w:ins>
            <w:r w:rsidRPr="00B63041">
              <w:rPr>
                <w:rFonts w:asciiTheme="minorHAnsi" w:hAnsiTheme="minorHAnsi" w:cstheme="minorHAnsi"/>
                <w:sz w:val="16"/>
                <w:szCs w:val="16"/>
                <w:rPrChange w:id="3818" w:author="Alhabibi, Haider@Energy" w:date="2023-08-14T16:50:00Z">
                  <w:rPr>
                    <w:rFonts w:asciiTheme="minorHAnsi" w:hAnsiTheme="minorHAnsi" w:cstheme="minorHAnsi"/>
                    <w:sz w:val="14"/>
                    <w:szCs w:val="14"/>
                  </w:rPr>
                </w:rPrChange>
              </w:rPr>
              <w:t xml:space="preserve">  allow user to overwrite default value, but flag non-default values and report in project status notes field &gt;&gt;</w:t>
            </w:r>
          </w:p>
        </w:tc>
        <w:tc>
          <w:tcPr>
            <w:tcW w:w="986" w:type="dxa"/>
            <w:tcPrChange w:id="3819" w:author="Alhabibi, Haider@Energy" w:date="2023-08-14T16:24:00Z">
              <w:tcPr>
                <w:tcW w:w="986" w:type="dxa"/>
              </w:tcPr>
            </w:tcPrChange>
          </w:tcPr>
          <w:p w14:paraId="79F4FCBF" w14:textId="3E74CEF6" w:rsidR="00C34F38" w:rsidRPr="00B63041" w:rsidRDefault="00C34F38" w:rsidP="0099199F">
            <w:pPr>
              <w:keepNext/>
              <w:rPr>
                <w:rFonts w:asciiTheme="minorHAnsi" w:hAnsiTheme="minorHAnsi" w:cstheme="minorHAnsi"/>
                <w:sz w:val="16"/>
                <w:szCs w:val="16"/>
                <w:rPrChange w:id="3820" w:author="Alhabibi, Haider@Energy" w:date="2023-08-14T16:50:00Z">
                  <w:rPr>
                    <w:rFonts w:asciiTheme="minorHAnsi" w:hAnsiTheme="minorHAnsi" w:cstheme="minorHAnsi"/>
                  </w:rPr>
                </w:rPrChange>
              </w:rPr>
            </w:pPr>
            <w:ins w:id="3821" w:author="Grewing, Kyle@Energy" w:date="2023-08-14T14:51:00Z">
              <w:r w:rsidRPr="00B63041">
                <w:rPr>
                  <w:rFonts w:asciiTheme="minorHAnsi" w:hAnsiTheme="minorHAnsi"/>
                  <w:sz w:val="16"/>
                  <w:szCs w:val="16"/>
                  <w:rPrChange w:id="3822" w:author="Alhabibi, Haider@Energy" w:date="2023-08-14T16:50:00Z">
                    <w:rPr>
                      <w:rFonts w:asciiTheme="minorHAnsi" w:hAnsiTheme="minorHAnsi"/>
                      <w:sz w:val="14"/>
                      <w:szCs w:val="14"/>
                    </w:rPr>
                  </w:rPrChange>
                </w:rPr>
                <w:t xml:space="preserve">&lt;&lt;if D08 = no cooling component altered, then value = N/A; else user enter value: </w:t>
              </w:r>
              <w:proofErr w:type="spellStart"/>
              <w:r w:rsidRPr="00B63041">
                <w:rPr>
                  <w:rFonts w:asciiTheme="minorHAnsi" w:hAnsiTheme="minorHAnsi"/>
                  <w:sz w:val="16"/>
                  <w:szCs w:val="16"/>
                  <w:rPrChange w:id="3823" w:author="Alhabibi, Haider@Energy" w:date="2023-08-14T16:50:00Z">
                    <w:rPr>
                      <w:rFonts w:asciiTheme="minorHAnsi" w:hAnsiTheme="minorHAnsi"/>
                      <w:sz w:val="14"/>
                      <w:szCs w:val="14"/>
                    </w:rPr>
                  </w:rPrChange>
                </w:rPr>
                <w:t>xx.x</w:t>
              </w:r>
              <w:proofErr w:type="spellEnd"/>
              <w:r w:rsidRPr="00B63041">
                <w:rPr>
                  <w:rFonts w:asciiTheme="minorHAnsi" w:hAnsiTheme="minorHAnsi"/>
                  <w:sz w:val="16"/>
                  <w:szCs w:val="16"/>
                  <w:rPrChange w:id="3824" w:author="Alhabibi, Haider@Energy" w:date="2023-08-14T16:50:00Z">
                    <w:rPr>
                      <w:rFonts w:asciiTheme="minorHAnsi" w:hAnsiTheme="minorHAnsi"/>
                      <w:sz w:val="14"/>
                      <w:szCs w:val="14"/>
                    </w:rPr>
                  </w:rPrChange>
                </w:rPr>
                <w:t xml:space="preserve">; default minimum value for EER and EER/SEER=11.7; or default minimum value for EER2 and EER2/SEER2=11.2; or default minimum value for CEER=8.7; allow user to overwrite default value, but flag non-default values and report in project status </w:t>
              </w:r>
              <w:r w:rsidRPr="00B63041">
                <w:rPr>
                  <w:rFonts w:asciiTheme="minorHAnsi" w:hAnsiTheme="minorHAnsi"/>
                  <w:sz w:val="16"/>
                  <w:szCs w:val="16"/>
                  <w:rPrChange w:id="3825" w:author="Alhabibi, Haider@Energy" w:date="2023-08-14T16:50:00Z">
                    <w:rPr>
                      <w:rFonts w:asciiTheme="minorHAnsi" w:hAnsiTheme="minorHAnsi"/>
                      <w:sz w:val="14"/>
                      <w:szCs w:val="14"/>
                    </w:rPr>
                  </w:rPrChange>
                </w:rPr>
                <w:lastRenderedPageBreak/>
                <w:t>notes field&gt;&gt;</w:t>
              </w:r>
            </w:ins>
          </w:p>
        </w:tc>
        <w:tc>
          <w:tcPr>
            <w:tcW w:w="986" w:type="dxa"/>
            <w:tcPrChange w:id="3826" w:author="Alhabibi, Haider@Energy" w:date="2023-08-14T16:24:00Z">
              <w:tcPr>
                <w:tcW w:w="986" w:type="dxa"/>
              </w:tcPr>
            </w:tcPrChange>
          </w:tcPr>
          <w:p w14:paraId="0B73A908" w14:textId="03A2070C" w:rsidR="00C34F38" w:rsidRPr="00B63041" w:rsidRDefault="00C34F38" w:rsidP="0099199F">
            <w:pPr>
              <w:keepNext/>
              <w:rPr>
                <w:rFonts w:asciiTheme="minorHAnsi" w:hAnsiTheme="minorHAnsi" w:cstheme="minorHAnsi"/>
                <w:sz w:val="16"/>
                <w:szCs w:val="16"/>
                <w:rPrChange w:id="382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828" w:author="Alhabibi, Haider@Energy" w:date="2023-08-14T16:50:00Z">
                  <w:rPr>
                    <w:rFonts w:asciiTheme="minorHAnsi" w:hAnsiTheme="minorHAnsi" w:cstheme="minorHAnsi"/>
                    <w:sz w:val="14"/>
                    <w:szCs w:val="14"/>
                  </w:rPr>
                </w:rPrChange>
              </w:rPr>
              <w:lastRenderedPageBreak/>
              <w:t>&lt;&lt; setback&gt;&gt;</w:t>
            </w:r>
          </w:p>
        </w:tc>
        <w:tc>
          <w:tcPr>
            <w:tcW w:w="830" w:type="dxa"/>
            <w:tcPrChange w:id="3829" w:author="Alhabibi, Haider@Energy" w:date="2023-08-14T16:24:00Z">
              <w:tcPr>
                <w:tcW w:w="830" w:type="dxa"/>
              </w:tcPr>
            </w:tcPrChange>
          </w:tcPr>
          <w:p w14:paraId="0B73A909" w14:textId="77777777" w:rsidR="00C34F38" w:rsidRPr="00B63041" w:rsidRDefault="00C34F38" w:rsidP="0099199F">
            <w:pPr>
              <w:keepNext/>
              <w:rPr>
                <w:rFonts w:asciiTheme="minorHAnsi" w:hAnsiTheme="minorHAnsi" w:cstheme="minorHAnsi"/>
                <w:sz w:val="16"/>
                <w:szCs w:val="16"/>
                <w:rPrChange w:id="3830"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831" w:author="Alhabibi, Haider@Energy" w:date="2023-08-14T16:50:00Z">
                  <w:rPr>
                    <w:rFonts w:asciiTheme="minorHAnsi" w:hAnsiTheme="minorHAnsi" w:cstheme="minorHAnsi"/>
                    <w:sz w:val="14"/>
                    <w:szCs w:val="14"/>
                  </w:rPr>
                </w:rPrChange>
              </w:rPr>
              <w:t xml:space="preserve">&lt;&lt; calculated field:  if </w:t>
            </w:r>
            <w:r w:rsidRPr="00B63041">
              <w:rPr>
                <w:rFonts w:asciiTheme="minorHAnsi" w:hAnsiTheme="minorHAnsi" w:cstheme="minorHAnsi"/>
                <w:sz w:val="16"/>
                <w:szCs w:val="16"/>
                <w:rPrChange w:id="3832" w:author="Alhabibi, Haider@Energy" w:date="2023-08-14T16:50:00Z">
                  <w:rPr>
                    <w:rFonts w:asciiTheme="minorHAnsi" w:hAnsiTheme="minorHAnsi" w:cstheme="minorHAnsi"/>
                    <w:sz w:val="14"/>
                    <w:szCs w:val="14"/>
                    <w:highlight w:val="yellow"/>
                  </w:rPr>
                </w:rPrChange>
              </w:rPr>
              <w:t>B04</w:t>
            </w:r>
            <w:r w:rsidRPr="00B63041">
              <w:rPr>
                <w:rFonts w:asciiTheme="minorHAnsi" w:hAnsiTheme="minorHAnsi" w:cstheme="minorHAnsi"/>
                <w:sz w:val="16"/>
                <w:szCs w:val="16"/>
                <w:rPrChange w:id="3833" w:author="Alhabibi, Haider@Energy" w:date="2023-08-14T16:50:00Z">
                  <w:rPr>
                    <w:rFonts w:asciiTheme="minorHAnsi" w:hAnsiTheme="minorHAnsi" w:cstheme="minorHAnsi"/>
                    <w:sz w:val="14"/>
                    <w:szCs w:val="14"/>
                  </w:rPr>
                </w:rPrChange>
              </w:rPr>
              <w:t>=no, then display N/A; else user pick from list:</w:t>
            </w:r>
          </w:p>
          <w:p w14:paraId="0B73A90A" w14:textId="54010635" w:rsidR="00C34F38" w:rsidRPr="00B63041" w:rsidRDefault="00C34F38" w:rsidP="0099199F">
            <w:pPr>
              <w:keepNext/>
              <w:rPr>
                <w:rFonts w:asciiTheme="minorHAnsi" w:hAnsiTheme="minorHAnsi" w:cstheme="minorHAnsi"/>
                <w:sz w:val="16"/>
                <w:szCs w:val="16"/>
                <w:rPrChange w:id="3834"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835" w:author="Alhabibi, Haider@Energy" w:date="2023-08-14T16:50:00Z">
                  <w:rPr>
                    <w:rFonts w:asciiTheme="minorHAnsi" w:hAnsiTheme="minorHAnsi" w:cstheme="minorHAnsi"/>
                    <w:sz w:val="14"/>
                    <w:szCs w:val="14"/>
                  </w:rPr>
                </w:rPrChange>
              </w:rPr>
              <w:t>*≤</w:t>
            </w:r>
            <w:del w:id="3836" w:author="Shewmaker, Michael@Energy" w:date="2021-12-27T11:38:00Z">
              <w:r w:rsidRPr="00B63041" w:rsidDel="002A0E1B">
                <w:rPr>
                  <w:rFonts w:asciiTheme="minorHAnsi" w:hAnsiTheme="minorHAnsi" w:cstheme="minorHAnsi"/>
                  <w:sz w:val="16"/>
                  <w:szCs w:val="16"/>
                  <w:rPrChange w:id="3837" w:author="Alhabibi, Haider@Energy" w:date="2023-08-14T16:50:00Z">
                    <w:rPr>
                      <w:rFonts w:asciiTheme="minorHAnsi" w:hAnsiTheme="minorHAnsi" w:cstheme="minorHAnsi"/>
                      <w:sz w:val="14"/>
                      <w:szCs w:val="14"/>
                    </w:rPr>
                  </w:rPrChange>
                </w:rPr>
                <w:delText>40</w:delText>
              </w:r>
            </w:del>
            <w:ins w:id="3838" w:author="Shewmaker, Michael@Energy" w:date="2021-12-27T11:38:00Z">
              <w:r w:rsidRPr="00B63041">
                <w:rPr>
                  <w:rFonts w:asciiTheme="minorHAnsi" w:hAnsiTheme="minorHAnsi" w:cstheme="minorHAnsi"/>
                  <w:sz w:val="16"/>
                  <w:szCs w:val="16"/>
                  <w:rPrChange w:id="3839" w:author="Alhabibi, Haider@Energy" w:date="2023-08-14T16:50:00Z">
                    <w:rPr>
                      <w:rFonts w:asciiTheme="minorHAnsi" w:hAnsiTheme="minorHAnsi" w:cstheme="minorHAnsi"/>
                      <w:sz w:val="14"/>
                      <w:szCs w:val="14"/>
                    </w:rPr>
                  </w:rPrChange>
                </w:rPr>
                <w:t>25</w:t>
              </w:r>
            </w:ins>
            <w:r w:rsidRPr="00B63041">
              <w:rPr>
                <w:rFonts w:asciiTheme="minorHAnsi" w:hAnsiTheme="minorHAnsi" w:cstheme="minorHAnsi"/>
                <w:sz w:val="16"/>
                <w:szCs w:val="16"/>
                <w:rPrChange w:id="3840" w:author="Alhabibi, Haider@Energy" w:date="2023-08-14T16:50:00Z">
                  <w:rPr>
                    <w:rFonts w:asciiTheme="minorHAnsi" w:hAnsiTheme="minorHAnsi" w:cstheme="minorHAnsi"/>
                    <w:sz w:val="14"/>
                    <w:szCs w:val="14"/>
                  </w:rPr>
                </w:rPrChange>
              </w:rPr>
              <w:t>ft; *&gt;</w:t>
            </w:r>
            <w:del w:id="3841" w:author="Shewmaker, Michael@Energy" w:date="2021-12-27T11:38:00Z">
              <w:r w:rsidRPr="00B63041" w:rsidDel="002A0E1B">
                <w:rPr>
                  <w:rFonts w:asciiTheme="minorHAnsi" w:hAnsiTheme="minorHAnsi" w:cstheme="minorHAnsi"/>
                  <w:sz w:val="16"/>
                  <w:szCs w:val="16"/>
                  <w:rPrChange w:id="3842" w:author="Alhabibi, Haider@Energy" w:date="2023-08-14T16:50:00Z">
                    <w:rPr>
                      <w:rFonts w:asciiTheme="minorHAnsi" w:hAnsiTheme="minorHAnsi" w:cstheme="minorHAnsi"/>
                      <w:sz w:val="14"/>
                      <w:szCs w:val="14"/>
                    </w:rPr>
                  </w:rPrChange>
                </w:rPr>
                <w:delText>40</w:delText>
              </w:r>
            </w:del>
            <w:ins w:id="3843" w:author="Shewmaker, Michael@Energy" w:date="2021-12-27T11:38:00Z">
              <w:r w:rsidRPr="00B63041">
                <w:rPr>
                  <w:rFonts w:asciiTheme="minorHAnsi" w:hAnsiTheme="minorHAnsi" w:cstheme="minorHAnsi"/>
                  <w:sz w:val="16"/>
                  <w:szCs w:val="16"/>
                  <w:rPrChange w:id="3844" w:author="Alhabibi, Haider@Energy" w:date="2023-08-14T16:50:00Z">
                    <w:rPr>
                      <w:rFonts w:asciiTheme="minorHAnsi" w:hAnsiTheme="minorHAnsi" w:cstheme="minorHAnsi"/>
                      <w:sz w:val="14"/>
                      <w:szCs w:val="14"/>
                    </w:rPr>
                  </w:rPrChange>
                </w:rPr>
                <w:t>25</w:t>
              </w:r>
            </w:ins>
            <w:r w:rsidRPr="00B63041">
              <w:rPr>
                <w:rFonts w:asciiTheme="minorHAnsi" w:hAnsiTheme="minorHAnsi" w:cstheme="minorHAnsi"/>
                <w:sz w:val="16"/>
                <w:szCs w:val="16"/>
                <w:rPrChange w:id="3845" w:author="Alhabibi, Haider@Energy" w:date="2023-08-14T16:50:00Z">
                  <w:rPr>
                    <w:rFonts w:asciiTheme="minorHAnsi" w:hAnsiTheme="minorHAnsi" w:cstheme="minorHAnsi"/>
                    <w:sz w:val="14"/>
                    <w:szCs w:val="14"/>
                  </w:rPr>
                </w:rPrChange>
              </w:rPr>
              <w:t>ft; *N/A-no ducts replaced&gt;&gt;</w:t>
            </w:r>
          </w:p>
        </w:tc>
        <w:tc>
          <w:tcPr>
            <w:tcW w:w="659" w:type="dxa"/>
            <w:tcPrChange w:id="3846" w:author="Alhabibi, Haider@Energy" w:date="2023-08-14T16:24:00Z">
              <w:tcPr>
                <w:tcW w:w="688" w:type="dxa"/>
                <w:gridSpan w:val="2"/>
              </w:tcPr>
            </w:tcPrChange>
          </w:tcPr>
          <w:p w14:paraId="0B73A90B" w14:textId="77777777" w:rsidR="00C34F38" w:rsidRPr="00B63041" w:rsidRDefault="00C34F38" w:rsidP="0099199F">
            <w:pPr>
              <w:keepNext/>
              <w:rPr>
                <w:rFonts w:asciiTheme="minorHAnsi" w:hAnsiTheme="minorHAnsi" w:cstheme="minorHAnsi"/>
                <w:sz w:val="16"/>
                <w:szCs w:val="16"/>
                <w:rPrChange w:id="3847"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848" w:author="Alhabibi, Haider@Energy" w:date="2023-08-14T16:50:00Z">
                  <w:rPr>
                    <w:rFonts w:asciiTheme="minorHAnsi" w:hAnsiTheme="minorHAnsi" w:cstheme="minorHAnsi"/>
                    <w:sz w:val="14"/>
                    <w:szCs w:val="14"/>
                  </w:rPr>
                </w:rPrChange>
              </w:rPr>
              <w:t xml:space="preserve">&lt;&lt;calculated field: if </w:t>
            </w:r>
            <w:r w:rsidRPr="00B63041">
              <w:rPr>
                <w:rFonts w:asciiTheme="minorHAnsi" w:hAnsiTheme="minorHAnsi" w:cstheme="minorHAnsi"/>
                <w:sz w:val="16"/>
                <w:szCs w:val="16"/>
                <w:rPrChange w:id="3849" w:author="Alhabibi, Haider@Energy" w:date="2023-08-14T16:50:00Z">
                  <w:rPr>
                    <w:rFonts w:asciiTheme="minorHAnsi" w:hAnsiTheme="minorHAnsi" w:cstheme="minorHAnsi"/>
                    <w:sz w:val="14"/>
                    <w:szCs w:val="14"/>
                    <w:highlight w:val="yellow"/>
                  </w:rPr>
                </w:rPrChange>
              </w:rPr>
              <w:t>B04</w:t>
            </w:r>
            <w:r w:rsidRPr="00B63041">
              <w:rPr>
                <w:rFonts w:asciiTheme="minorHAnsi" w:hAnsiTheme="minorHAnsi" w:cstheme="minorHAnsi"/>
                <w:sz w:val="16"/>
                <w:szCs w:val="16"/>
                <w:rPrChange w:id="3850" w:author="Alhabibi, Haider@Energy" w:date="2023-08-14T16:50:00Z">
                  <w:rPr>
                    <w:rFonts w:asciiTheme="minorHAnsi" w:hAnsiTheme="minorHAnsi" w:cstheme="minorHAnsi"/>
                    <w:sz w:val="14"/>
                    <w:szCs w:val="14"/>
                  </w:rPr>
                </w:rPrChange>
              </w:rPr>
              <w:t>=no, then display N/</w:t>
            </w:r>
            <w:proofErr w:type="gramStart"/>
            <w:r w:rsidRPr="00B63041">
              <w:rPr>
                <w:rFonts w:asciiTheme="minorHAnsi" w:hAnsiTheme="minorHAnsi" w:cstheme="minorHAnsi"/>
                <w:sz w:val="16"/>
                <w:szCs w:val="16"/>
                <w:rPrChange w:id="3851" w:author="Alhabibi, Haider@Energy" w:date="2023-08-14T16:50:00Z">
                  <w:rPr>
                    <w:rFonts w:asciiTheme="minorHAnsi" w:hAnsiTheme="minorHAnsi" w:cstheme="minorHAnsi"/>
                    <w:sz w:val="14"/>
                    <w:szCs w:val="14"/>
                  </w:rPr>
                </w:rPrChange>
              </w:rPr>
              <w:t>A;</w:t>
            </w:r>
            <w:proofErr w:type="gramEnd"/>
            <w:r w:rsidRPr="00B63041">
              <w:rPr>
                <w:rFonts w:asciiTheme="minorHAnsi" w:hAnsiTheme="minorHAnsi" w:cstheme="minorHAnsi"/>
                <w:sz w:val="16"/>
                <w:szCs w:val="16"/>
                <w:rPrChange w:id="3852" w:author="Alhabibi, Haider@Energy" w:date="2023-08-14T16:50:00Z">
                  <w:rPr>
                    <w:rFonts w:asciiTheme="minorHAnsi" w:hAnsiTheme="minorHAnsi" w:cstheme="minorHAnsi"/>
                    <w:sz w:val="14"/>
                    <w:szCs w:val="14"/>
                  </w:rPr>
                </w:rPrChange>
              </w:rPr>
              <w:t xml:space="preserve"> </w:t>
            </w:r>
          </w:p>
          <w:p w14:paraId="0B73A90C" w14:textId="0D270C97" w:rsidR="00C34F38" w:rsidRPr="00B63041" w:rsidRDefault="00C34F38" w:rsidP="0099199F">
            <w:pPr>
              <w:keepNext/>
              <w:rPr>
                <w:rFonts w:asciiTheme="minorHAnsi" w:hAnsiTheme="minorHAnsi" w:cstheme="minorHAnsi"/>
                <w:sz w:val="16"/>
                <w:szCs w:val="16"/>
                <w:rPrChange w:id="3853" w:author="Alhabibi, Haider@Energy" w:date="2023-08-14T16:50:00Z">
                  <w:rPr>
                    <w:rFonts w:asciiTheme="minorHAnsi" w:hAnsiTheme="minorHAnsi" w:cstheme="minorHAnsi"/>
                    <w:sz w:val="14"/>
                    <w:szCs w:val="14"/>
                  </w:rPr>
                </w:rPrChange>
              </w:rPr>
            </w:pPr>
            <w:r w:rsidRPr="00B63041">
              <w:rPr>
                <w:rFonts w:asciiTheme="minorHAnsi" w:hAnsiTheme="minorHAnsi" w:cstheme="minorHAnsi"/>
                <w:sz w:val="16"/>
                <w:szCs w:val="16"/>
                <w:rPrChange w:id="3854" w:author="Alhabibi, Haider@Energy" w:date="2023-08-14T16:50:00Z">
                  <w:rPr>
                    <w:rFonts w:asciiTheme="minorHAnsi" w:hAnsiTheme="minorHAnsi" w:cstheme="minorHAnsi"/>
                    <w:sz w:val="14"/>
                    <w:szCs w:val="14"/>
                  </w:rPr>
                </w:rPrChange>
              </w:rPr>
              <w:t xml:space="preserve">elseif </w:t>
            </w:r>
            <w:r w:rsidRPr="00B63041">
              <w:rPr>
                <w:rFonts w:asciiTheme="minorHAnsi" w:hAnsiTheme="minorHAnsi" w:cstheme="minorHAnsi"/>
                <w:sz w:val="16"/>
                <w:szCs w:val="16"/>
                <w:rPrChange w:id="3855" w:author="Alhabibi, Haider@Energy" w:date="2023-08-14T16:50:00Z">
                  <w:rPr>
                    <w:rFonts w:asciiTheme="minorHAnsi" w:hAnsiTheme="minorHAnsi" w:cstheme="minorHAnsi"/>
                    <w:sz w:val="14"/>
                    <w:szCs w:val="14"/>
                    <w:highlight w:val="yellow"/>
                  </w:rPr>
                </w:rPrChange>
              </w:rPr>
              <w:t>D12</w:t>
            </w:r>
            <w:r w:rsidRPr="00B63041">
              <w:rPr>
                <w:rFonts w:asciiTheme="minorHAnsi" w:hAnsiTheme="minorHAnsi" w:cstheme="minorHAnsi"/>
                <w:sz w:val="16"/>
                <w:szCs w:val="16"/>
                <w:rPrChange w:id="3856" w:author="Alhabibi, Haider@Energy" w:date="2023-08-14T16:50:00Z">
                  <w:rPr>
                    <w:rFonts w:asciiTheme="minorHAnsi" w:hAnsiTheme="minorHAnsi" w:cstheme="minorHAnsi"/>
                    <w:sz w:val="14"/>
                    <w:szCs w:val="14"/>
                  </w:rPr>
                </w:rPrChange>
              </w:rPr>
              <w:t>=N/A, then display N/</w:t>
            </w:r>
            <w:proofErr w:type="gramStart"/>
            <w:r w:rsidRPr="00B63041">
              <w:rPr>
                <w:rFonts w:asciiTheme="minorHAnsi" w:hAnsiTheme="minorHAnsi" w:cstheme="minorHAnsi"/>
                <w:sz w:val="16"/>
                <w:szCs w:val="16"/>
                <w:rPrChange w:id="3857" w:author="Alhabibi, Haider@Energy" w:date="2023-08-14T16:50:00Z">
                  <w:rPr>
                    <w:rFonts w:asciiTheme="minorHAnsi" w:hAnsiTheme="minorHAnsi" w:cstheme="minorHAnsi"/>
                    <w:sz w:val="14"/>
                    <w:szCs w:val="14"/>
                  </w:rPr>
                </w:rPrChange>
              </w:rPr>
              <w:t>A;</w:t>
            </w:r>
            <w:proofErr w:type="gramEnd"/>
          </w:p>
          <w:p w14:paraId="0B73A90D" w14:textId="1C678656" w:rsidR="00C34F38" w:rsidRPr="00B63041" w:rsidRDefault="00C34F38" w:rsidP="0099199F">
            <w:pPr>
              <w:keepNext/>
              <w:rPr>
                <w:rFonts w:asciiTheme="minorHAnsi" w:hAnsiTheme="minorHAnsi" w:cstheme="minorHAnsi"/>
                <w:sz w:val="16"/>
                <w:szCs w:val="16"/>
                <w:rPrChange w:id="3858" w:author="Alhabibi, Haider@Energy" w:date="2023-08-14T16:50: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3859" w:author="Alhabibi, Haider@Energy" w:date="2023-08-14T16:50:00Z">
                  <w:rPr>
                    <w:rFonts w:asciiTheme="minorHAnsi" w:hAnsiTheme="minorHAnsi" w:cstheme="minorHAnsi"/>
                    <w:sz w:val="14"/>
                    <w:szCs w:val="14"/>
                  </w:rPr>
                </w:rPrChange>
              </w:rPr>
              <w:t>elsif</w:t>
            </w:r>
            <w:proofErr w:type="spellEnd"/>
            <w:r w:rsidRPr="00B63041">
              <w:rPr>
                <w:rFonts w:asciiTheme="minorHAnsi" w:hAnsiTheme="minorHAnsi" w:cstheme="minorHAnsi"/>
                <w:sz w:val="16"/>
                <w:szCs w:val="16"/>
                <w:rPrChange w:id="3860" w:author="Alhabibi, Haider@Energy" w:date="2023-08-14T16:50:00Z">
                  <w:rPr>
                    <w:rFonts w:asciiTheme="minorHAnsi" w:hAnsiTheme="minorHAnsi" w:cstheme="minorHAnsi"/>
                    <w:sz w:val="14"/>
                    <w:szCs w:val="14"/>
                  </w:rPr>
                </w:rPrChange>
              </w:rPr>
              <w:t xml:space="preserve"> A09= CZ</w:t>
            </w:r>
            <w:del w:id="3861" w:author="Thomas" w:date="2021-10-29T15:44:00Z">
              <w:r w:rsidRPr="00B63041" w:rsidDel="001548D2">
                <w:rPr>
                  <w:rFonts w:asciiTheme="minorHAnsi" w:hAnsiTheme="minorHAnsi" w:cstheme="minorHAnsi"/>
                  <w:sz w:val="16"/>
                  <w:szCs w:val="16"/>
                  <w:rPrChange w:id="3862" w:author="Alhabibi, Haider@Energy" w:date="2023-08-14T16:50:00Z">
                    <w:rPr>
                      <w:rFonts w:asciiTheme="minorHAnsi" w:hAnsiTheme="minorHAnsi" w:cstheme="minorHAnsi"/>
                      <w:sz w:val="14"/>
                      <w:szCs w:val="14"/>
                    </w:rPr>
                  </w:rPrChange>
                </w:rPr>
                <w:delText xml:space="preserve"> </w:delText>
              </w:r>
            </w:del>
            <w:ins w:id="3863" w:author="Thomas" w:date="2021-10-29T15:44:00Z">
              <w:r w:rsidRPr="00B63041">
                <w:rPr>
                  <w:rFonts w:asciiTheme="minorHAnsi" w:hAnsiTheme="minorHAnsi" w:cstheme="minorHAnsi"/>
                  <w:sz w:val="16"/>
                  <w:szCs w:val="16"/>
                  <w:rPrChange w:id="3864" w:author="Alhabibi, Haider@Energy" w:date="2023-08-14T16:50:00Z">
                    <w:rPr>
                      <w:rFonts w:asciiTheme="minorHAnsi" w:hAnsiTheme="minorHAnsi" w:cstheme="minorHAnsi"/>
                      <w:sz w:val="14"/>
                      <w:szCs w:val="14"/>
                    </w:rPr>
                  </w:rPrChange>
                </w:rPr>
                <w:t>3, 5-7</w:t>
              </w:r>
            </w:ins>
            <w:del w:id="3865" w:author="Thomas" w:date="2021-10-29T15:44:00Z">
              <w:r w:rsidRPr="00B63041" w:rsidDel="001548D2">
                <w:rPr>
                  <w:rFonts w:asciiTheme="minorHAnsi" w:hAnsiTheme="minorHAnsi" w:cstheme="minorHAnsi"/>
                  <w:sz w:val="16"/>
                  <w:szCs w:val="16"/>
                  <w:rPrChange w:id="3866" w:author="Alhabibi, Haider@Energy" w:date="2023-08-14T16:50:00Z">
                    <w:rPr>
                      <w:rFonts w:asciiTheme="minorHAnsi" w:hAnsiTheme="minorHAnsi" w:cstheme="minorHAnsi"/>
                      <w:sz w:val="14"/>
                      <w:szCs w:val="14"/>
                    </w:rPr>
                  </w:rPrChange>
                </w:rPr>
                <w:delText>1-10, 12, 13</w:delText>
              </w:r>
            </w:del>
            <w:r w:rsidRPr="00B63041">
              <w:rPr>
                <w:rFonts w:asciiTheme="minorHAnsi" w:hAnsiTheme="minorHAnsi" w:cstheme="minorHAnsi"/>
                <w:sz w:val="16"/>
                <w:szCs w:val="16"/>
                <w:rPrChange w:id="3867" w:author="Alhabibi, Haider@Energy" w:date="2023-08-14T16:50:00Z">
                  <w:rPr>
                    <w:rFonts w:asciiTheme="minorHAnsi" w:hAnsiTheme="minorHAnsi" w:cstheme="minorHAnsi"/>
                    <w:sz w:val="14"/>
                    <w:szCs w:val="14"/>
                  </w:rPr>
                </w:rPrChange>
              </w:rPr>
              <w:t xml:space="preserve">, then "R-6."; else if A09=CZ </w:t>
            </w:r>
            <w:ins w:id="3868" w:author="Thomas" w:date="2021-10-29T15:44:00Z">
              <w:r w:rsidRPr="00B63041">
                <w:rPr>
                  <w:rFonts w:asciiTheme="minorHAnsi" w:hAnsiTheme="minorHAnsi" w:cstheme="minorHAnsi"/>
                  <w:sz w:val="16"/>
                  <w:szCs w:val="16"/>
                  <w:rPrChange w:id="3869" w:author="Alhabibi, Haider@Energy" w:date="2023-08-14T16:50:00Z">
                    <w:rPr>
                      <w:rFonts w:asciiTheme="minorHAnsi" w:hAnsiTheme="minorHAnsi" w:cstheme="minorHAnsi"/>
                      <w:sz w:val="14"/>
                      <w:szCs w:val="14"/>
                    </w:rPr>
                  </w:rPrChange>
                </w:rPr>
                <w:t>1, 2, 4, 8-16</w:t>
              </w:r>
            </w:ins>
            <w:del w:id="3870" w:author="Thomas" w:date="2021-10-29T15:44:00Z">
              <w:r w:rsidRPr="00B63041" w:rsidDel="001548D2">
                <w:rPr>
                  <w:rFonts w:asciiTheme="minorHAnsi" w:hAnsiTheme="minorHAnsi" w:cstheme="minorHAnsi"/>
                  <w:sz w:val="16"/>
                  <w:szCs w:val="16"/>
                  <w:rPrChange w:id="3871" w:author="Alhabibi, Haider@Energy" w:date="2023-08-14T16:50:00Z">
                    <w:rPr>
                      <w:rFonts w:asciiTheme="minorHAnsi" w:hAnsiTheme="minorHAnsi" w:cstheme="minorHAnsi"/>
                      <w:sz w:val="14"/>
                      <w:szCs w:val="14"/>
                    </w:rPr>
                  </w:rPrChange>
                </w:rPr>
                <w:delText xml:space="preserve">11, 14-16 </w:delText>
              </w:r>
            </w:del>
            <w:r w:rsidRPr="00B63041">
              <w:rPr>
                <w:rFonts w:asciiTheme="minorHAnsi" w:hAnsiTheme="minorHAnsi" w:cstheme="minorHAnsi"/>
                <w:sz w:val="16"/>
                <w:szCs w:val="16"/>
                <w:rPrChange w:id="3872" w:author="Alhabibi, Haider@Energy" w:date="2023-08-14T16:50:00Z">
                  <w:rPr>
                    <w:rFonts w:asciiTheme="minorHAnsi" w:hAnsiTheme="minorHAnsi" w:cstheme="minorHAnsi"/>
                    <w:sz w:val="14"/>
                    <w:szCs w:val="14"/>
                  </w:rPr>
                </w:rPrChange>
              </w:rPr>
              <w:t>then "R-8."</w:t>
            </w:r>
          </w:p>
        </w:tc>
      </w:tr>
      <w:tr w:rsidR="0099199F" w:rsidRPr="00EB4E7D" w14:paraId="0B73A91B" w14:textId="77777777" w:rsidTr="0099199F">
        <w:tblPrEx>
          <w:tblPrExChange w:id="3873" w:author="Alhabibi, Haider@Energy" w:date="2023-08-14T16:24:00Z">
            <w:tblPrEx>
              <w:tblW w:w="14435" w:type="dxa"/>
            </w:tblPrEx>
          </w:tblPrExChange>
        </w:tblPrEx>
        <w:trPr>
          <w:cantSplit/>
          <w:trHeight w:val="370"/>
          <w:trPrChange w:id="3874" w:author="Alhabibi, Haider@Energy" w:date="2023-08-14T16:24:00Z">
            <w:trPr>
              <w:gridAfter w:val="0"/>
              <w:wAfter w:w="14" w:type="dxa"/>
              <w:cantSplit/>
              <w:trHeight w:val="370"/>
            </w:trPr>
          </w:trPrChange>
        </w:trPr>
        <w:tc>
          <w:tcPr>
            <w:tcW w:w="989" w:type="dxa"/>
            <w:shd w:val="clear" w:color="auto" w:fill="auto"/>
            <w:tcPrChange w:id="3875" w:author="Alhabibi, Haider@Energy" w:date="2023-08-14T16:24:00Z">
              <w:tcPr>
                <w:tcW w:w="989" w:type="dxa"/>
                <w:shd w:val="clear" w:color="auto" w:fill="auto"/>
              </w:tcPr>
            </w:tcPrChange>
          </w:tcPr>
          <w:p w14:paraId="0B73A90F" w14:textId="3C8144D5" w:rsidR="00C34F38" w:rsidRPr="00EB4E7D" w:rsidRDefault="00C34F38" w:rsidP="0099199F">
            <w:pPr>
              <w:keepNext/>
              <w:jc w:val="center"/>
              <w:rPr>
                <w:rFonts w:asciiTheme="minorHAnsi" w:hAnsiTheme="minorHAnsi" w:cstheme="minorHAnsi"/>
                <w:rPrChange w:id="3876" w:author="Alhabibi, Haider@Energy" w:date="2023-08-14T16:28:00Z">
                  <w:rPr>
                    <w:rFonts w:ascii="Calibri" w:hAnsi="Calibri"/>
                    <w:sz w:val="18"/>
                    <w:szCs w:val="18"/>
                  </w:rPr>
                </w:rPrChange>
              </w:rPr>
            </w:pPr>
          </w:p>
        </w:tc>
        <w:tc>
          <w:tcPr>
            <w:tcW w:w="929" w:type="dxa"/>
            <w:tcPrChange w:id="3877" w:author="Alhabibi, Haider@Energy" w:date="2023-08-14T16:24:00Z">
              <w:tcPr>
                <w:tcW w:w="929" w:type="dxa"/>
              </w:tcPr>
            </w:tcPrChange>
          </w:tcPr>
          <w:p w14:paraId="6B3929ED" w14:textId="77777777" w:rsidR="00C34F38" w:rsidRPr="00EB4E7D" w:rsidRDefault="00C34F38" w:rsidP="0099199F">
            <w:pPr>
              <w:keepNext/>
              <w:jc w:val="center"/>
              <w:rPr>
                <w:rFonts w:asciiTheme="minorHAnsi" w:hAnsiTheme="minorHAnsi" w:cstheme="minorHAnsi"/>
                <w:rPrChange w:id="3878" w:author="Alhabibi, Haider@Energy" w:date="2023-08-14T16:28:00Z">
                  <w:rPr>
                    <w:rFonts w:ascii="Calibri" w:hAnsi="Calibri"/>
                    <w:sz w:val="18"/>
                    <w:szCs w:val="18"/>
                  </w:rPr>
                </w:rPrChange>
              </w:rPr>
            </w:pPr>
          </w:p>
        </w:tc>
        <w:tc>
          <w:tcPr>
            <w:tcW w:w="1569" w:type="dxa"/>
            <w:shd w:val="clear" w:color="auto" w:fill="auto"/>
            <w:tcPrChange w:id="3879" w:author="Alhabibi, Haider@Energy" w:date="2023-08-14T16:24:00Z">
              <w:tcPr>
                <w:tcW w:w="1569" w:type="dxa"/>
                <w:shd w:val="clear" w:color="auto" w:fill="auto"/>
              </w:tcPr>
            </w:tcPrChange>
          </w:tcPr>
          <w:p w14:paraId="0B73A910" w14:textId="57D6EC6E" w:rsidR="00C34F38" w:rsidRPr="00EB4E7D" w:rsidRDefault="00C34F38" w:rsidP="0099199F">
            <w:pPr>
              <w:keepNext/>
              <w:jc w:val="center"/>
              <w:rPr>
                <w:rFonts w:asciiTheme="minorHAnsi" w:hAnsiTheme="minorHAnsi" w:cstheme="minorHAnsi"/>
                <w:rPrChange w:id="3880" w:author="Alhabibi, Haider@Energy" w:date="2023-08-14T16:28:00Z">
                  <w:rPr>
                    <w:rFonts w:ascii="Calibri" w:hAnsi="Calibri"/>
                    <w:sz w:val="18"/>
                    <w:szCs w:val="18"/>
                  </w:rPr>
                </w:rPrChange>
              </w:rPr>
            </w:pPr>
          </w:p>
        </w:tc>
        <w:tc>
          <w:tcPr>
            <w:tcW w:w="1043" w:type="dxa"/>
            <w:tcPrChange w:id="3881" w:author="Alhabibi, Haider@Energy" w:date="2023-08-14T16:24:00Z">
              <w:tcPr>
                <w:tcW w:w="1043" w:type="dxa"/>
              </w:tcPr>
            </w:tcPrChange>
          </w:tcPr>
          <w:p w14:paraId="0B73A911" w14:textId="77777777" w:rsidR="00C34F38" w:rsidRPr="00EB4E7D" w:rsidRDefault="00C34F38" w:rsidP="0099199F">
            <w:pPr>
              <w:keepNext/>
              <w:jc w:val="center"/>
              <w:rPr>
                <w:rFonts w:asciiTheme="minorHAnsi" w:hAnsiTheme="minorHAnsi" w:cstheme="minorHAnsi"/>
                <w:rPrChange w:id="3882" w:author="Alhabibi, Haider@Energy" w:date="2023-08-14T16:28:00Z">
                  <w:rPr>
                    <w:rFonts w:ascii="Calibri" w:hAnsi="Calibri"/>
                    <w:sz w:val="18"/>
                    <w:szCs w:val="18"/>
                  </w:rPr>
                </w:rPrChange>
              </w:rPr>
            </w:pPr>
          </w:p>
        </w:tc>
        <w:tc>
          <w:tcPr>
            <w:tcW w:w="861" w:type="dxa"/>
            <w:tcPrChange w:id="3883" w:author="Alhabibi, Haider@Energy" w:date="2023-08-14T16:24:00Z">
              <w:tcPr>
                <w:tcW w:w="861" w:type="dxa"/>
              </w:tcPr>
            </w:tcPrChange>
          </w:tcPr>
          <w:p w14:paraId="0B73A912" w14:textId="77777777" w:rsidR="00C34F38" w:rsidRPr="00EB4E7D" w:rsidRDefault="00C34F38" w:rsidP="0099199F">
            <w:pPr>
              <w:keepNext/>
              <w:jc w:val="center"/>
              <w:rPr>
                <w:rFonts w:asciiTheme="minorHAnsi" w:hAnsiTheme="minorHAnsi" w:cstheme="minorHAnsi"/>
                <w:rPrChange w:id="3884" w:author="Alhabibi, Haider@Energy" w:date="2023-08-14T16:28:00Z">
                  <w:rPr>
                    <w:rFonts w:ascii="Calibri" w:hAnsi="Calibri"/>
                    <w:sz w:val="18"/>
                    <w:szCs w:val="18"/>
                  </w:rPr>
                </w:rPrChange>
              </w:rPr>
            </w:pPr>
          </w:p>
        </w:tc>
        <w:tc>
          <w:tcPr>
            <w:tcW w:w="904" w:type="dxa"/>
            <w:tcPrChange w:id="3885" w:author="Alhabibi, Haider@Energy" w:date="2023-08-14T16:24:00Z">
              <w:tcPr>
                <w:tcW w:w="904" w:type="dxa"/>
              </w:tcPr>
            </w:tcPrChange>
          </w:tcPr>
          <w:p w14:paraId="0B73A913" w14:textId="77777777" w:rsidR="00C34F38" w:rsidRPr="00EB4E7D" w:rsidRDefault="00C34F38" w:rsidP="0099199F">
            <w:pPr>
              <w:keepNext/>
              <w:jc w:val="center"/>
              <w:rPr>
                <w:rFonts w:asciiTheme="minorHAnsi" w:hAnsiTheme="minorHAnsi" w:cstheme="minorHAnsi"/>
                <w:rPrChange w:id="3886" w:author="Alhabibi, Haider@Energy" w:date="2023-08-14T16:28:00Z">
                  <w:rPr>
                    <w:rFonts w:ascii="Calibri" w:hAnsi="Calibri"/>
                    <w:sz w:val="18"/>
                    <w:szCs w:val="18"/>
                  </w:rPr>
                </w:rPrChange>
              </w:rPr>
            </w:pPr>
          </w:p>
        </w:tc>
        <w:tc>
          <w:tcPr>
            <w:tcW w:w="1766" w:type="dxa"/>
            <w:tcPrChange w:id="3887" w:author="Alhabibi, Haider@Energy" w:date="2023-08-14T16:24:00Z">
              <w:tcPr>
                <w:tcW w:w="1766" w:type="dxa"/>
              </w:tcPr>
            </w:tcPrChange>
          </w:tcPr>
          <w:p w14:paraId="0B73A914" w14:textId="77777777" w:rsidR="00C34F38" w:rsidRPr="00EB4E7D" w:rsidRDefault="00C34F38" w:rsidP="0099199F">
            <w:pPr>
              <w:keepNext/>
              <w:jc w:val="center"/>
              <w:rPr>
                <w:rFonts w:asciiTheme="minorHAnsi" w:hAnsiTheme="minorHAnsi" w:cstheme="minorHAnsi"/>
                <w:rPrChange w:id="3888" w:author="Alhabibi, Haider@Energy" w:date="2023-08-14T16:28:00Z">
                  <w:rPr>
                    <w:rFonts w:ascii="Calibri" w:hAnsi="Calibri"/>
                    <w:sz w:val="18"/>
                    <w:szCs w:val="18"/>
                  </w:rPr>
                </w:rPrChange>
              </w:rPr>
            </w:pPr>
          </w:p>
        </w:tc>
        <w:tc>
          <w:tcPr>
            <w:tcW w:w="1093" w:type="dxa"/>
            <w:tcPrChange w:id="3889" w:author="Alhabibi, Haider@Energy" w:date="2023-08-14T16:24:00Z">
              <w:tcPr>
                <w:tcW w:w="1093" w:type="dxa"/>
              </w:tcPr>
            </w:tcPrChange>
          </w:tcPr>
          <w:p w14:paraId="0B73A915" w14:textId="77777777" w:rsidR="00C34F38" w:rsidRPr="00EB4E7D" w:rsidRDefault="00C34F38" w:rsidP="0099199F">
            <w:pPr>
              <w:keepNext/>
              <w:jc w:val="center"/>
              <w:rPr>
                <w:rFonts w:asciiTheme="minorHAnsi" w:hAnsiTheme="minorHAnsi" w:cstheme="minorHAnsi"/>
                <w:rPrChange w:id="3890" w:author="Alhabibi, Haider@Energy" w:date="2023-08-14T16:28:00Z">
                  <w:rPr>
                    <w:rFonts w:ascii="Calibri" w:hAnsi="Calibri"/>
                    <w:sz w:val="18"/>
                    <w:szCs w:val="18"/>
                  </w:rPr>
                </w:rPrChange>
              </w:rPr>
            </w:pPr>
          </w:p>
        </w:tc>
        <w:tc>
          <w:tcPr>
            <w:tcW w:w="867" w:type="dxa"/>
            <w:tcPrChange w:id="3891" w:author="Alhabibi, Haider@Energy" w:date="2023-08-14T16:24:00Z">
              <w:tcPr>
                <w:tcW w:w="867" w:type="dxa"/>
              </w:tcPr>
            </w:tcPrChange>
          </w:tcPr>
          <w:p w14:paraId="0B73A916" w14:textId="77777777" w:rsidR="00C34F38" w:rsidRPr="00EB4E7D" w:rsidRDefault="00C34F38" w:rsidP="0099199F">
            <w:pPr>
              <w:keepNext/>
              <w:jc w:val="center"/>
              <w:rPr>
                <w:rFonts w:asciiTheme="minorHAnsi" w:hAnsiTheme="minorHAnsi" w:cstheme="minorHAnsi"/>
                <w:rPrChange w:id="3892" w:author="Alhabibi, Haider@Energy" w:date="2023-08-14T16:28:00Z">
                  <w:rPr>
                    <w:rFonts w:ascii="Calibri" w:hAnsi="Calibri"/>
                    <w:sz w:val="18"/>
                    <w:szCs w:val="18"/>
                  </w:rPr>
                </w:rPrChange>
              </w:rPr>
            </w:pPr>
          </w:p>
        </w:tc>
        <w:tc>
          <w:tcPr>
            <w:tcW w:w="910" w:type="dxa"/>
            <w:tcPrChange w:id="3893" w:author="Alhabibi, Haider@Energy" w:date="2023-08-14T16:24:00Z">
              <w:tcPr>
                <w:tcW w:w="910" w:type="dxa"/>
              </w:tcPr>
            </w:tcPrChange>
          </w:tcPr>
          <w:p w14:paraId="0B73A917" w14:textId="77777777" w:rsidR="00C34F38" w:rsidRPr="00EB4E7D" w:rsidRDefault="00C34F38" w:rsidP="0099199F">
            <w:pPr>
              <w:keepNext/>
              <w:jc w:val="center"/>
              <w:rPr>
                <w:rFonts w:asciiTheme="minorHAnsi" w:hAnsiTheme="minorHAnsi" w:cstheme="minorHAnsi"/>
                <w:rPrChange w:id="3894" w:author="Alhabibi, Haider@Energy" w:date="2023-08-14T16:28:00Z">
                  <w:rPr>
                    <w:rFonts w:ascii="Calibri" w:hAnsi="Calibri"/>
                    <w:sz w:val="18"/>
                    <w:szCs w:val="18"/>
                  </w:rPr>
                </w:rPrChange>
              </w:rPr>
            </w:pPr>
          </w:p>
        </w:tc>
        <w:tc>
          <w:tcPr>
            <w:tcW w:w="986" w:type="dxa"/>
            <w:tcPrChange w:id="3895" w:author="Alhabibi, Haider@Energy" w:date="2023-08-14T16:24:00Z">
              <w:tcPr>
                <w:tcW w:w="986" w:type="dxa"/>
              </w:tcPr>
            </w:tcPrChange>
          </w:tcPr>
          <w:p w14:paraId="482E499A" w14:textId="77777777" w:rsidR="00C34F38" w:rsidRPr="00EB4E7D" w:rsidRDefault="00C34F38" w:rsidP="0099199F">
            <w:pPr>
              <w:keepNext/>
              <w:jc w:val="center"/>
              <w:rPr>
                <w:rFonts w:asciiTheme="minorHAnsi" w:hAnsiTheme="minorHAnsi" w:cstheme="minorHAnsi"/>
              </w:rPr>
            </w:pPr>
          </w:p>
        </w:tc>
        <w:tc>
          <w:tcPr>
            <w:tcW w:w="986" w:type="dxa"/>
            <w:tcPrChange w:id="3896" w:author="Alhabibi, Haider@Energy" w:date="2023-08-14T16:24:00Z">
              <w:tcPr>
                <w:tcW w:w="986" w:type="dxa"/>
              </w:tcPr>
            </w:tcPrChange>
          </w:tcPr>
          <w:p w14:paraId="0B73A918" w14:textId="46911DBA" w:rsidR="00C34F38" w:rsidRPr="00EB4E7D" w:rsidRDefault="00C34F38" w:rsidP="0099199F">
            <w:pPr>
              <w:keepNext/>
              <w:jc w:val="center"/>
              <w:rPr>
                <w:rFonts w:asciiTheme="minorHAnsi" w:hAnsiTheme="minorHAnsi" w:cstheme="minorHAnsi"/>
                <w:rPrChange w:id="3897" w:author="Alhabibi, Haider@Energy" w:date="2023-08-14T16:28:00Z">
                  <w:rPr>
                    <w:rFonts w:ascii="Calibri" w:hAnsi="Calibri"/>
                    <w:sz w:val="18"/>
                    <w:szCs w:val="18"/>
                  </w:rPr>
                </w:rPrChange>
              </w:rPr>
            </w:pPr>
          </w:p>
        </w:tc>
        <w:tc>
          <w:tcPr>
            <w:tcW w:w="830" w:type="dxa"/>
            <w:tcPrChange w:id="3898" w:author="Alhabibi, Haider@Energy" w:date="2023-08-14T16:24:00Z">
              <w:tcPr>
                <w:tcW w:w="830" w:type="dxa"/>
              </w:tcPr>
            </w:tcPrChange>
          </w:tcPr>
          <w:p w14:paraId="0B73A919" w14:textId="77777777" w:rsidR="00C34F38" w:rsidRPr="00EB4E7D" w:rsidRDefault="00C34F38" w:rsidP="0099199F">
            <w:pPr>
              <w:keepNext/>
              <w:jc w:val="center"/>
              <w:rPr>
                <w:rFonts w:asciiTheme="minorHAnsi" w:hAnsiTheme="minorHAnsi" w:cstheme="minorHAnsi"/>
                <w:rPrChange w:id="3899" w:author="Alhabibi, Haider@Energy" w:date="2023-08-14T16:28:00Z">
                  <w:rPr>
                    <w:rFonts w:ascii="Calibri" w:hAnsi="Calibri"/>
                    <w:sz w:val="18"/>
                    <w:szCs w:val="18"/>
                  </w:rPr>
                </w:rPrChange>
              </w:rPr>
            </w:pPr>
          </w:p>
        </w:tc>
        <w:tc>
          <w:tcPr>
            <w:tcW w:w="659" w:type="dxa"/>
            <w:tcPrChange w:id="3900" w:author="Alhabibi, Haider@Energy" w:date="2023-08-14T16:24:00Z">
              <w:tcPr>
                <w:tcW w:w="688" w:type="dxa"/>
                <w:gridSpan w:val="2"/>
              </w:tcPr>
            </w:tcPrChange>
          </w:tcPr>
          <w:p w14:paraId="0B73A91A" w14:textId="77777777" w:rsidR="00C34F38" w:rsidRPr="00EB4E7D" w:rsidRDefault="00C34F38" w:rsidP="0099199F">
            <w:pPr>
              <w:keepNext/>
              <w:jc w:val="center"/>
              <w:rPr>
                <w:rFonts w:asciiTheme="minorHAnsi" w:hAnsiTheme="minorHAnsi" w:cstheme="minorHAnsi"/>
                <w:rPrChange w:id="3901" w:author="Alhabibi, Haider@Energy" w:date="2023-08-14T16:28:00Z">
                  <w:rPr>
                    <w:rFonts w:ascii="Calibri" w:hAnsi="Calibri"/>
                    <w:sz w:val="18"/>
                    <w:szCs w:val="18"/>
                  </w:rPr>
                </w:rPrChange>
              </w:rPr>
            </w:pPr>
          </w:p>
        </w:tc>
      </w:tr>
      <w:tr w:rsidR="00B63041" w:rsidRPr="00EB4E7D" w14:paraId="0B73A927" w14:textId="77777777" w:rsidTr="008F3A77">
        <w:trPr>
          <w:cantSplit/>
          <w:trHeight w:val="370"/>
        </w:trPr>
        <w:tc>
          <w:tcPr>
            <w:tcW w:w="14392" w:type="dxa"/>
            <w:gridSpan w:val="14"/>
          </w:tcPr>
          <w:p w14:paraId="0B73A91C" w14:textId="32CA7B67" w:rsidR="00B63041" w:rsidRPr="00B63041" w:rsidDel="00344836" w:rsidRDefault="00B63041" w:rsidP="0099199F">
            <w:pPr>
              <w:keepNext/>
              <w:rPr>
                <w:del w:id="3902" w:author="Alhabibi, Haider@Energy" w:date="2022-03-02T13:26:00Z"/>
                <w:rFonts w:asciiTheme="minorHAnsi" w:hAnsiTheme="minorHAnsi" w:cstheme="minorHAnsi"/>
                <w:sz w:val="20"/>
                <w:szCs w:val="20"/>
                <w:u w:val="single"/>
                <w:rPrChange w:id="3903" w:author="Alhabibi, Haider@Energy" w:date="2023-08-14T16:48:00Z">
                  <w:rPr>
                    <w:del w:id="3904" w:author="Alhabibi, Haider@Energy" w:date="2022-03-02T13:26:00Z"/>
                    <w:rFonts w:asciiTheme="minorHAnsi" w:hAnsiTheme="minorHAnsi" w:cstheme="minorHAnsi"/>
                    <w:sz w:val="18"/>
                    <w:szCs w:val="18"/>
                    <w:u w:val="single"/>
                  </w:rPr>
                </w:rPrChange>
              </w:rPr>
            </w:pPr>
            <w:ins w:id="3905" w:author="Alhabibi, Haider@Energy" w:date="2022-03-02T13:26:00Z">
              <w:r w:rsidRPr="00B63041">
                <w:rPr>
                  <w:rFonts w:asciiTheme="minorHAnsi" w:hAnsiTheme="minorHAnsi" w:cstheme="minorHAnsi"/>
                  <w:sz w:val="20"/>
                  <w:szCs w:val="20"/>
                  <w:u w:val="single"/>
                  <w:rPrChange w:id="3906" w:author="Alhabibi, Haider@Energy" w:date="2023-08-14T16:48:00Z">
                    <w:rPr>
                      <w:rFonts w:asciiTheme="minorHAnsi" w:hAnsiTheme="minorHAnsi" w:cstheme="minorHAnsi"/>
                      <w:sz w:val="18"/>
                      <w:szCs w:val="18"/>
                      <w:u w:val="single"/>
                    </w:rPr>
                  </w:rPrChange>
                </w:rPr>
                <w:t>&lt;&lt;Static Text - see the top&gt;&gt;</w:t>
              </w:r>
            </w:ins>
            <w:del w:id="3907" w:author="Alhabibi, Haider@Energy" w:date="2022-03-02T13:26:00Z">
              <w:r w:rsidRPr="00B63041" w:rsidDel="00344836">
                <w:rPr>
                  <w:rFonts w:asciiTheme="minorHAnsi" w:hAnsiTheme="minorHAnsi" w:cstheme="minorHAnsi"/>
                  <w:sz w:val="20"/>
                  <w:szCs w:val="20"/>
                  <w:u w:val="single"/>
                  <w:rPrChange w:id="3908" w:author="Alhabibi, Haider@Energy" w:date="2023-08-14T16:48:00Z">
                    <w:rPr>
                      <w:rFonts w:asciiTheme="minorHAnsi" w:hAnsiTheme="minorHAnsi" w:cstheme="minorHAnsi"/>
                      <w:sz w:val="18"/>
                      <w:szCs w:val="18"/>
                      <w:u w:val="single"/>
                    </w:rPr>
                  </w:rPrChange>
                </w:rPr>
                <w:delText xml:space="preserve">Required Documentation: </w:delText>
              </w:r>
            </w:del>
          </w:p>
          <w:p w14:paraId="0B73A91D" w14:textId="32F0EA6A" w:rsidR="00B63041" w:rsidRPr="00B63041" w:rsidDel="00344836" w:rsidRDefault="00B63041" w:rsidP="0099199F">
            <w:pPr>
              <w:keepNext/>
              <w:rPr>
                <w:del w:id="3909" w:author="Alhabibi, Haider@Energy" w:date="2022-03-02T13:26:00Z"/>
                <w:rFonts w:asciiTheme="minorHAnsi" w:hAnsiTheme="minorHAnsi" w:cstheme="minorHAnsi"/>
                <w:sz w:val="20"/>
                <w:szCs w:val="20"/>
                <w:rPrChange w:id="3910" w:author="Alhabibi, Haider@Energy" w:date="2023-08-14T16:48:00Z">
                  <w:rPr>
                    <w:del w:id="3911" w:author="Alhabibi, Haider@Energy" w:date="2022-03-02T13:26:00Z"/>
                    <w:rFonts w:asciiTheme="minorHAnsi" w:hAnsiTheme="minorHAnsi" w:cstheme="minorHAnsi"/>
                    <w:sz w:val="18"/>
                    <w:szCs w:val="18"/>
                  </w:rPr>
                </w:rPrChange>
              </w:rPr>
            </w:pPr>
            <w:del w:id="3912" w:author="Alhabibi, Haider@Energy" w:date="2022-03-02T13:26:00Z">
              <w:r w:rsidRPr="00B63041" w:rsidDel="00344836">
                <w:rPr>
                  <w:rFonts w:asciiTheme="minorHAnsi" w:hAnsiTheme="minorHAnsi" w:cstheme="minorHAnsi"/>
                  <w:sz w:val="20"/>
                  <w:szCs w:val="20"/>
                  <w:rPrChange w:id="3913" w:author="Alhabibi, Haider@Energy" w:date="2023-08-14T16:48:00Z">
                    <w:rPr>
                      <w:rFonts w:asciiTheme="minorHAnsi" w:hAnsiTheme="minorHAnsi" w:cstheme="minorHAnsi"/>
                      <w:sz w:val="18"/>
                      <w:szCs w:val="18"/>
                    </w:rPr>
                  </w:rPrChange>
                </w:rPr>
                <w:delText xml:space="preserve">CF2R-MCH-01-E - Space Conditioning Systems </w:delText>
              </w:r>
            </w:del>
          </w:p>
          <w:p w14:paraId="0B73A91E" w14:textId="29EB4F8D" w:rsidR="00B63041" w:rsidRPr="00B63041" w:rsidDel="00344836" w:rsidRDefault="00B63041" w:rsidP="0099199F">
            <w:pPr>
              <w:keepNext/>
              <w:rPr>
                <w:del w:id="3914" w:author="Alhabibi, Haider@Energy" w:date="2022-03-02T13:26:00Z"/>
                <w:rFonts w:asciiTheme="minorHAnsi" w:hAnsiTheme="minorHAnsi" w:cstheme="minorHAnsi"/>
                <w:b/>
                <w:sz w:val="20"/>
                <w:szCs w:val="20"/>
                <w:rPrChange w:id="3915" w:author="Alhabibi, Haider@Energy" w:date="2023-08-14T16:48:00Z">
                  <w:rPr>
                    <w:del w:id="3916" w:author="Alhabibi, Haider@Energy" w:date="2022-03-02T13:26:00Z"/>
                    <w:rFonts w:asciiTheme="minorHAnsi" w:hAnsiTheme="minorHAnsi" w:cstheme="minorHAnsi"/>
                    <w:b/>
                    <w:sz w:val="18"/>
                    <w:szCs w:val="18"/>
                  </w:rPr>
                </w:rPrChange>
              </w:rPr>
            </w:pPr>
            <w:del w:id="3917" w:author="Alhabibi, Haider@Energy" w:date="2022-03-02T13:26:00Z">
              <w:r w:rsidRPr="00B63041" w:rsidDel="00344836">
                <w:rPr>
                  <w:rFonts w:asciiTheme="minorHAnsi" w:hAnsiTheme="minorHAnsi" w:cstheme="minorHAnsi"/>
                  <w:sz w:val="20"/>
                  <w:szCs w:val="20"/>
                  <w:rPrChange w:id="3918" w:author="Alhabibi, Haider@Energy" w:date="2023-08-14T16:48:00Z">
                    <w:rPr>
                      <w:rFonts w:asciiTheme="minorHAnsi" w:hAnsiTheme="minorHAnsi" w:cstheme="minorHAnsi"/>
                      <w:sz w:val="18"/>
                      <w:szCs w:val="18"/>
                    </w:rPr>
                  </w:rPrChange>
                </w:rPr>
                <w:delText>-Duct insulation requirement for the new portions of supply-air and return-air ducts or plenums: R</w:delText>
              </w:r>
            </w:del>
            <w:ins w:id="3919" w:author="Moua, Cheng@Energy" w:date="2021-11-12T15:43:00Z">
              <w:del w:id="3920" w:author="Alhabibi, Haider@Energy" w:date="2022-03-02T13:26:00Z">
                <w:r w:rsidRPr="00B63041" w:rsidDel="00344836">
                  <w:rPr>
                    <w:rFonts w:asciiTheme="minorHAnsi" w:hAnsiTheme="minorHAnsi" w:cstheme="minorHAnsi"/>
                    <w:sz w:val="20"/>
                    <w:szCs w:val="20"/>
                    <w:rPrChange w:id="3921" w:author="Alhabibi, Haider@Energy" w:date="2023-08-14T16:48:00Z">
                      <w:rPr>
                        <w:rFonts w:asciiTheme="minorHAnsi" w:hAnsiTheme="minorHAnsi" w:cstheme="minorHAnsi"/>
                        <w:sz w:val="18"/>
                        <w:szCs w:val="18"/>
                      </w:rPr>
                    </w:rPrChange>
                  </w:rPr>
                  <w:delText>-</w:delText>
                </w:r>
              </w:del>
            </w:ins>
            <w:del w:id="3922" w:author="Alhabibi, Haider@Energy" w:date="2022-03-02T13:26:00Z">
              <w:r w:rsidRPr="00B63041" w:rsidDel="00344836">
                <w:rPr>
                  <w:rFonts w:asciiTheme="minorHAnsi" w:hAnsiTheme="minorHAnsi" w:cstheme="minorHAnsi"/>
                  <w:sz w:val="20"/>
                  <w:szCs w:val="20"/>
                  <w:rPrChange w:id="3923" w:author="Alhabibi, Haider@Energy" w:date="2023-08-14T16:48:00Z">
                    <w:rPr>
                      <w:rFonts w:asciiTheme="minorHAnsi" w:hAnsiTheme="minorHAnsi" w:cstheme="minorHAnsi"/>
                      <w:sz w:val="18"/>
                      <w:szCs w:val="18"/>
                    </w:rPr>
                  </w:rPrChange>
                </w:rPr>
                <w:delText xml:space="preserve">6 (CZ </w:delText>
              </w:r>
            </w:del>
            <w:ins w:id="3924" w:author="Mertens, Thomas" w:date="2021-11-01T14:43:00Z">
              <w:del w:id="3925" w:author="Alhabibi, Haider@Energy" w:date="2022-03-02T13:26:00Z">
                <w:r w:rsidRPr="00B63041" w:rsidDel="00344836">
                  <w:rPr>
                    <w:rFonts w:asciiTheme="minorHAnsi" w:hAnsiTheme="minorHAnsi" w:cstheme="minorHAnsi"/>
                    <w:sz w:val="20"/>
                    <w:szCs w:val="20"/>
                    <w:rPrChange w:id="3926" w:author="Alhabibi, Haider@Energy" w:date="2023-08-14T16:48:00Z">
                      <w:rPr>
                        <w:rFonts w:asciiTheme="minorHAnsi" w:hAnsiTheme="minorHAnsi" w:cstheme="minorHAnsi"/>
                        <w:sz w:val="18"/>
                        <w:szCs w:val="18"/>
                      </w:rPr>
                    </w:rPrChange>
                  </w:rPr>
                  <w:delText>3, 5-7</w:delText>
                </w:r>
              </w:del>
            </w:ins>
            <w:del w:id="3927" w:author="Alhabibi, Haider@Energy" w:date="2022-03-02T13:26:00Z">
              <w:r w:rsidRPr="00B63041" w:rsidDel="00344836">
                <w:rPr>
                  <w:rFonts w:asciiTheme="minorHAnsi" w:hAnsiTheme="minorHAnsi" w:cstheme="minorHAnsi"/>
                  <w:sz w:val="20"/>
                  <w:szCs w:val="20"/>
                  <w:rPrChange w:id="3928" w:author="Alhabibi, Haider@Energy" w:date="2023-08-14T16:48:00Z">
                    <w:rPr>
                      <w:rFonts w:asciiTheme="minorHAnsi" w:hAnsiTheme="minorHAnsi" w:cstheme="minorHAnsi"/>
                      <w:sz w:val="18"/>
                      <w:szCs w:val="18"/>
                    </w:rPr>
                  </w:rPrChange>
                </w:rPr>
                <w:delText xml:space="preserve">1-10, 12 &amp; 13) and R-8 (CZ </w:delText>
              </w:r>
            </w:del>
            <w:ins w:id="3929" w:author="Mertens, Thomas" w:date="2021-11-01T14:43:00Z">
              <w:del w:id="3930" w:author="Alhabibi, Haider@Energy" w:date="2022-03-02T13:26:00Z">
                <w:r w:rsidRPr="00B63041" w:rsidDel="00344836">
                  <w:rPr>
                    <w:rFonts w:asciiTheme="minorHAnsi" w:hAnsiTheme="minorHAnsi" w:cstheme="minorHAnsi"/>
                    <w:sz w:val="20"/>
                    <w:szCs w:val="20"/>
                    <w:rPrChange w:id="3931" w:author="Alhabibi, Haider@Energy" w:date="2023-08-14T16:48:00Z">
                      <w:rPr>
                        <w:rFonts w:asciiTheme="minorHAnsi" w:hAnsiTheme="minorHAnsi" w:cstheme="minorHAnsi"/>
                        <w:sz w:val="18"/>
                        <w:szCs w:val="18"/>
                      </w:rPr>
                    </w:rPrChange>
                  </w:rPr>
                  <w:delText>1, 2, 4, 8-16</w:delText>
                </w:r>
              </w:del>
            </w:ins>
            <w:del w:id="3932" w:author="Alhabibi, Haider@Energy" w:date="2022-03-02T13:26:00Z">
              <w:r w:rsidRPr="00B63041" w:rsidDel="00344836">
                <w:rPr>
                  <w:rFonts w:asciiTheme="minorHAnsi" w:hAnsiTheme="minorHAnsi" w:cstheme="minorHAnsi"/>
                  <w:sz w:val="20"/>
                  <w:szCs w:val="20"/>
                  <w:rPrChange w:id="3933" w:author="Alhabibi, Haider@Energy" w:date="2023-08-14T16:48:00Z">
                    <w:rPr>
                      <w:rFonts w:asciiTheme="minorHAnsi" w:hAnsiTheme="minorHAnsi" w:cstheme="minorHAnsi"/>
                      <w:sz w:val="18"/>
                      <w:szCs w:val="18"/>
                    </w:rPr>
                  </w:rPrChange>
                </w:rPr>
                <w:delText>11 &amp; 14-16)</w:delText>
              </w:r>
            </w:del>
          </w:p>
          <w:p w14:paraId="0B73A91F" w14:textId="193BBD91" w:rsidR="00B63041" w:rsidRPr="00B63041" w:rsidDel="00344836" w:rsidRDefault="00B63041" w:rsidP="0099199F">
            <w:pPr>
              <w:keepNext/>
              <w:rPr>
                <w:del w:id="3934" w:author="Alhabibi, Haider@Energy" w:date="2022-03-02T13:26:00Z"/>
                <w:rFonts w:asciiTheme="minorHAnsi" w:hAnsiTheme="minorHAnsi" w:cstheme="minorHAnsi"/>
                <w:sz w:val="20"/>
                <w:szCs w:val="20"/>
                <w:rPrChange w:id="3935" w:author="Alhabibi, Haider@Energy" w:date="2023-08-14T16:48:00Z">
                  <w:rPr>
                    <w:del w:id="3936" w:author="Alhabibi, Haider@Energy" w:date="2022-03-02T13:26:00Z"/>
                    <w:rFonts w:asciiTheme="minorHAnsi" w:hAnsiTheme="minorHAnsi" w:cstheme="minorHAnsi"/>
                    <w:sz w:val="18"/>
                    <w:szCs w:val="18"/>
                  </w:rPr>
                </w:rPrChange>
              </w:rPr>
            </w:pPr>
            <w:del w:id="3937" w:author="Alhabibi, Haider@Energy" w:date="2022-03-02T13:26:00Z">
              <w:r w:rsidRPr="00B63041" w:rsidDel="00344836">
                <w:rPr>
                  <w:rFonts w:asciiTheme="minorHAnsi" w:hAnsiTheme="minorHAnsi" w:cstheme="minorHAnsi"/>
                  <w:sz w:val="20"/>
                  <w:szCs w:val="20"/>
                  <w:rPrChange w:id="3938" w:author="Alhabibi, Haider@Energy" w:date="2023-08-14T16:48:00Z">
                    <w:rPr>
                      <w:rFonts w:asciiTheme="minorHAnsi" w:hAnsiTheme="minorHAnsi" w:cstheme="minorHAnsi"/>
                      <w:sz w:val="18"/>
                      <w:szCs w:val="18"/>
                    </w:rPr>
                  </w:rPrChange>
                </w:rPr>
                <w:delText xml:space="preserve">CF2R &amp; CF3R-MCH-20-H – Duct Leakage Test required when heating or cooling components are installed in ducted systems, or when more than 40 </w:delText>
              </w:r>
            </w:del>
            <w:ins w:id="3939" w:author="Moua, Cheng@Energy" w:date="2021-11-12T15:43:00Z">
              <w:del w:id="3940" w:author="Alhabibi, Haider@Energy" w:date="2022-03-02T13:26:00Z">
                <w:r w:rsidRPr="00B63041" w:rsidDel="00344836">
                  <w:rPr>
                    <w:rFonts w:asciiTheme="minorHAnsi" w:hAnsiTheme="minorHAnsi" w:cstheme="minorHAnsi"/>
                    <w:sz w:val="20"/>
                    <w:szCs w:val="20"/>
                    <w:rPrChange w:id="3941" w:author="Alhabibi, Haider@Energy" w:date="2023-08-14T16:48:00Z">
                      <w:rPr>
                        <w:rFonts w:asciiTheme="minorHAnsi" w:hAnsiTheme="minorHAnsi" w:cstheme="minorHAnsi"/>
                        <w:sz w:val="18"/>
                        <w:szCs w:val="18"/>
                      </w:rPr>
                    </w:rPrChange>
                  </w:rPr>
                  <w:delText xml:space="preserve">25 </w:delText>
                </w:r>
              </w:del>
            </w:ins>
            <w:del w:id="3942" w:author="Alhabibi, Haider@Energy" w:date="2022-03-02T13:26:00Z">
              <w:r w:rsidRPr="00B63041" w:rsidDel="00344836">
                <w:rPr>
                  <w:rFonts w:asciiTheme="minorHAnsi" w:hAnsiTheme="minorHAnsi" w:cstheme="minorHAnsi"/>
                  <w:sz w:val="20"/>
                  <w:szCs w:val="20"/>
                  <w:rPrChange w:id="3943" w:author="Alhabibi, Haider@Energy" w:date="2023-08-14T16:48:00Z">
                    <w:rPr>
                      <w:rFonts w:asciiTheme="minorHAnsi" w:hAnsiTheme="minorHAnsi" w:cstheme="minorHAnsi"/>
                      <w:sz w:val="18"/>
                      <w:szCs w:val="18"/>
                    </w:rPr>
                  </w:rPrChange>
                </w:rPr>
                <w:delText>ft of duct length is replaced.</w:delText>
              </w:r>
            </w:del>
          </w:p>
          <w:p w14:paraId="0B73A920" w14:textId="45A0A61B" w:rsidR="00B63041" w:rsidRPr="00B63041" w:rsidDel="00344836" w:rsidRDefault="00B63041" w:rsidP="0099199F">
            <w:pPr>
              <w:keepNext/>
              <w:rPr>
                <w:del w:id="3944" w:author="Alhabibi, Haider@Energy" w:date="2022-03-02T13:26:00Z"/>
                <w:rFonts w:asciiTheme="minorHAnsi" w:hAnsiTheme="minorHAnsi" w:cstheme="minorHAnsi"/>
                <w:sz w:val="20"/>
                <w:szCs w:val="20"/>
                <w:rPrChange w:id="3945" w:author="Alhabibi, Haider@Energy" w:date="2023-08-14T16:48:00Z">
                  <w:rPr>
                    <w:del w:id="3946" w:author="Alhabibi, Haider@Energy" w:date="2022-03-02T13:26:00Z"/>
                    <w:rFonts w:asciiTheme="minorHAnsi" w:hAnsiTheme="minorHAnsi" w:cstheme="minorHAnsi"/>
                    <w:sz w:val="18"/>
                    <w:szCs w:val="18"/>
                  </w:rPr>
                </w:rPrChange>
              </w:rPr>
            </w:pPr>
            <w:del w:id="3947" w:author="Alhabibi, Haider@Energy" w:date="2022-03-02T13:26:00Z">
              <w:r w:rsidRPr="00B63041" w:rsidDel="00344836">
                <w:rPr>
                  <w:rFonts w:asciiTheme="minorHAnsi" w:hAnsiTheme="minorHAnsi" w:cstheme="minorHAnsi"/>
                  <w:sz w:val="20"/>
                  <w:szCs w:val="20"/>
                  <w:rPrChange w:id="3948" w:author="Alhabibi, Haider@Energy" w:date="2023-08-14T16:48:00Z">
                    <w:rPr>
                      <w:rFonts w:asciiTheme="minorHAnsi" w:hAnsiTheme="minorHAnsi" w:cstheme="minorHAnsi"/>
                      <w:sz w:val="18"/>
                      <w:szCs w:val="18"/>
                    </w:rPr>
                  </w:rPrChange>
                </w:rPr>
                <w:delText xml:space="preserve">-Leakage rate compliance: ≤ </w:delText>
              </w:r>
            </w:del>
            <w:ins w:id="3949" w:author="Shewmaker, Michael@Energy" w:date="2021-12-27T11:39:00Z">
              <w:del w:id="3950" w:author="Alhabibi, Haider@Energy" w:date="2022-03-02T13:26:00Z">
                <w:r w:rsidRPr="00B63041" w:rsidDel="00344836">
                  <w:rPr>
                    <w:rFonts w:asciiTheme="minorHAnsi" w:hAnsiTheme="minorHAnsi" w:cstheme="minorHAnsi"/>
                    <w:sz w:val="20"/>
                    <w:szCs w:val="20"/>
                    <w:rPrChange w:id="3951" w:author="Alhabibi, Haider@Energy" w:date="2023-08-14T16:48:00Z">
                      <w:rPr>
                        <w:rFonts w:asciiTheme="minorHAnsi" w:hAnsiTheme="minorHAnsi" w:cstheme="minorHAnsi"/>
                        <w:sz w:val="18"/>
                        <w:szCs w:val="18"/>
                      </w:rPr>
                    </w:rPrChange>
                  </w:rPr>
                  <w:delText xml:space="preserve">less than or equal to </w:delText>
                </w:r>
              </w:del>
            </w:ins>
            <w:del w:id="3952" w:author="Alhabibi, Haider@Energy" w:date="2022-03-02T13:26:00Z">
              <w:r w:rsidRPr="00B63041" w:rsidDel="00344836">
                <w:rPr>
                  <w:rFonts w:asciiTheme="minorHAnsi" w:hAnsiTheme="minorHAnsi" w:cstheme="minorHAnsi"/>
                  <w:sz w:val="20"/>
                  <w:szCs w:val="20"/>
                  <w:rPrChange w:id="3953" w:author="Alhabibi, Haider@Energy" w:date="2023-08-14T16:48:00Z">
                    <w:rPr>
                      <w:rFonts w:asciiTheme="minorHAnsi" w:hAnsiTheme="minorHAnsi" w:cstheme="minorHAnsi"/>
                      <w:sz w:val="18"/>
                      <w:szCs w:val="18"/>
                    </w:rPr>
                  </w:rPrChange>
                </w:rPr>
                <w:delText>1</w:delText>
              </w:r>
            </w:del>
            <w:ins w:id="3954" w:author="Mertens, Thomas" w:date="2021-11-01T14:44:00Z">
              <w:del w:id="3955" w:author="Alhabibi, Haider@Energy" w:date="2022-03-02T13:26:00Z">
                <w:r w:rsidRPr="00B63041" w:rsidDel="00344836">
                  <w:rPr>
                    <w:rFonts w:asciiTheme="minorHAnsi" w:hAnsiTheme="minorHAnsi" w:cstheme="minorHAnsi"/>
                    <w:sz w:val="20"/>
                    <w:szCs w:val="20"/>
                    <w:rPrChange w:id="3956" w:author="Alhabibi, Haider@Energy" w:date="2023-08-14T16:48:00Z">
                      <w:rPr>
                        <w:rFonts w:asciiTheme="minorHAnsi" w:hAnsiTheme="minorHAnsi" w:cstheme="minorHAnsi"/>
                        <w:sz w:val="18"/>
                        <w:szCs w:val="18"/>
                      </w:rPr>
                    </w:rPrChange>
                  </w:rPr>
                  <w:delText>0</w:delText>
                </w:r>
              </w:del>
            </w:ins>
            <w:del w:id="3957" w:author="Alhabibi, Haider@Energy" w:date="2022-03-02T13:26:00Z">
              <w:r w:rsidRPr="00B63041" w:rsidDel="00344836">
                <w:rPr>
                  <w:rFonts w:asciiTheme="minorHAnsi" w:hAnsiTheme="minorHAnsi" w:cstheme="minorHAnsi"/>
                  <w:sz w:val="20"/>
                  <w:szCs w:val="20"/>
                  <w:rPrChange w:id="3958" w:author="Alhabibi, Haider@Energy" w:date="2023-08-14T16:48:00Z">
                    <w:rPr>
                      <w:rFonts w:asciiTheme="minorHAnsi" w:hAnsiTheme="minorHAnsi" w:cstheme="minorHAnsi"/>
                      <w:sz w:val="18"/>
                      <w:szCs w:val="18"/>
                    </w:rPr>
                  </w:rPrChange>
                </w:rPr>
                <w:delText xml:space="preserve">5%, or ≤ </w:delText>
              </w:r>
            </w:del>
            <w:ins w:id="3959" w:author="Shewmaker, Michael@Energy" w:date="2021-12-27T11:39:00Z">
              <w:del w:id="3960" w:author="Alhabibi, Haider@Energy" w:date="2022-03-02T13:26:00Z">
                <w:r w:rsidRPr="00B63041" w:rsidDel="00344836">
                  <w:rPr>
                    <w:rFonts w:asciiTheme="minorHAnsi" w:hAnsiTheme="minorHAnsi" w:cstheme="minorHAnsi"/>
                    <w:sz w:val="20"/>
                    <w:szCs w:val="20"/>
                    <w:rPrChange w:id="3961" w:author="Alhabibi, Haider@Energy" w:date="2023-08-14T16:48:00Z">
                      <w:rPr>
                        <w:rFonts w:asciiTheme="minorHAnsi" w:hAnsiTheme="minorHAnsi" w:cstheme="minorHAnsi"/>
                        <w:sz w:val="18"/>
                        <w:szCs w:val="18"/>
                      </w:rPr>
                    </w:rPrChange>
                  </w:rPr>
                  <w:delText xml:space="preserve">less than or equal to </w:delText>
                </w:r>
              </w:del>
            </w:ins>
            <w:ins w:id="3962" w:author="Mertens, Thomas" w:date="2021-11-01T14:44:00Z">
              <w:del w:id="3963" w:author="Alhabibi, Haider@Energy" w:date="2022-03-02T13:26:00Z">
                <w:r w:rsidRPr="00B63041" w:rsidDel="00344836">
                  <w:rPr>
                    <w:rFonts w:asciiTheme="minorHAnsi" w:hAnsiTheme="minorHAnsi" w:cstheme="minorHAnsi"/>
                    <w:sz w:val="20"/>
                    <w:szCs w:val="20"/>
                    <w:rPrChange w:id="3964" w:author="Alhabibi, Haider@Energy" w:date="2023-08-14T16:48:00Z">
                      <w:rPr>
                        <w:rFonts w:asciiTheme="minorHAnsi" w:hAnsiTheme="minorHAnsi" w:cstheme="minorHAnsi"/>
                        <w:sz w:val="18"/>
                        <w:szCs w:val="18"/>
                      </w:rPr>
                    </w:rPrChange>
                  </w:rPr>
                  <w:delText>7</w:delText>
                </w:r>
              </w:del>
            </w:ins>
            <w:del w:id="3965" w:author="Alhabibi, Haider@Energy" w:date="2022-03-02T13:26:00Z">
              <w:r w:rsidRPr="00B63041" w:rsidDel="00344836">
                <w:rPr>
                  <w:rFonts w:asciiTheme="minorHAnsi" w:hAnsiTheme="minorHAnsi" w:cstheme="minorHAnsi"/>
                  <w:sz w:val="20"/>
                  <w:szCs w:val="20"/>
                  <w:rPrChange w:id="3966" w:author="Alhabibi, Haider@Energy" w:date="2023-08-14T16:48:00Z">
                    <w:rPr>
                      <w:rFonts w:asciiTheme="minorHAnsi" w:hAnsiTheme="minorHAnsi" w:cstheme="minorHAnsi"/>
                      <w:sz w:val="18"/>
                      <w:szCs w:val="18"/>
                    </w:rPr>
                  </w:rPrChange>
                </w:rPr>
                <w:delText>10% leakage to outside, or seal all accessible leaks.</w:delText>
              </w:r>
            </w:del>
          </w:p>
          <w:p w14:paraId="0B73A921" w14:textId="70C2CD9D" w:rsidR="00B63041" w:rsidRPr="00B63041" w:rsidDel="00344836" w:rsidRDefault="00B63041" w:rsidP="0099199F">
            <w:pPr>
              <w:keepNext/>
              <w:rPr>
                <w:del w:id="3967" w:author="Alhabibi, Haider@Energy" w:date="2022-03-02T13:26:00Z"/>
                <w:rFonts w:asciiTheme="minorHAnsi" w:hAnsiTheme="minorHAnsi" w:cstheme="minorHAnsi"/>
                <w:sz w:val="20"/>
                <w:szCs w:val="20"/>
                <w:rPrChange w:id="3968" w:author="Alhabibi, Haider@Energy" w:date="2023-08-14T16:48:00Z">
                  <w:rPr>
                    <w:del w:id="3969" w:author="Alhabibi, Haider@Energy" w:date="2022-03-02T13:26:00Z"/>
                    <w:rFonts w:asciiTheme="minorHAnsi" w:hAnsiTheme="minorHAnsi" w:cstheme="minorHAnsi"/>
                    <w:sz w:val="18"/>
                    <w:szCs w:val="18"/>
                  </w:rPr>
                </w:rPrChange>
              </w:rPr>
            </w:pPr>
            <w:del w:id="3970" w:author="Alhabibi, Haider@Energy" w:date="2022-03-02T13:26:00Z">
              <w:r w:rsidRPr="00B63041" w:rsidDel="00344836">
                <w:rPr>
                  <w:rFonts w:asciiTheme="minorHAnsi" w:hAnsiTheme="minorHAnsi" w:cstheme="minorHAnsi"/>
                  <w:sz w:val="20"/>
                  <w:szCs w:val="20"/>
                  <w:rPrChange w:id="3971" w:author="Alhabibi, Haider@Energy" w:date="2023-08-14T16:48:00Z">
                    <w:rPr>
                      <w:rFonts w:asciiTheme="minorHAnsi" w:hAnsiTheme="minorHAnsi" w:cstheme="minorHAnsi"/>
                      <w:sz w:val="18"/>
                      <w:szCs w:val="18"/>
                    </w:rPr>
                  </w:rPrChange>
                </w:rPr>
                <w:delText>CF2R &amp; CF3R-MCH-25-H Refrigerant Charge verification required when refrigerant containing components are installed or altered (</w:delText>
              </w:r>
              <w:r w:rsidRPr="00B63041" w:rsidDel="00344836">
                <w:rPr>
                  <w:rFonts w:asciiTheme="minorHAnsi" w:hAnsiTheme="minorHAnsi" w:cstheme="minorHAnsi"/>
                  <w:color w:val="000000"/>
                  <w:sz w:val="20"/>
                  <w:szCs w:val="20"/>
                  <w:rPrChange w:id="3972" w:author="Alhabibi, Haider@Energy" w:date="2023-08-14T16:48:00Z">
                    <w:rPr>
                      <w:rFonts w:asciiTheme="minorHAnsi" w:hAnsiTheme="minorHAnsi" w:cstheme="minorHAnsi"/>
                      <w:color w:val="000000"/>
                      <w:sz w:val="16"/>
                      <w:szCs w:val="16"/>
                    </w:rPr>
                  </w:rPrChange>
                </w:rPr>
                <w:delText>applicable in CZ 2, 8-15)</w:delText>
              </w:r>
              <w:r w:rsidRPr="00B63041" w:rsidDel="00344836">
                <w:rPr>
                  <w:rFonts w:asciiTheme="minorHAnsi" w:hAnsiTheme="minorHAnsi" w:cstheme="minorHAnsi"/>
                  <w:sz w:val="20"/>
                  <w:szCs w:val="20"/>
                  <w:rPrChange w:id="3973" w:author="Alhabibi, Haider@Energy" w:date="2023-08-14T16:48:00Z">
                    <w:rPr>
                      <w:rFonts w:asciiTheme="minorHAnsi" w:hAnsiTheme="minorHAnsi" w:cstheme="minorHAnsi"/>
                      <w:sz w:val="18"/>
                      <w:szCs w:val="18"/>
                    </w:rPr>
                  </w:rPrChange>
                </w:rPr>
                <w:delText>.</w:delText>
              </w:r>
            </w:del>
          </w:p>
          <w:p w14:paraId="0B73A922" w14:textId="1FAA1142" w:rsidR="00B63041" w:rsidRPr="00B63041" w:rsidDel="00344836" w:rsidRDefault="00B63041" w:rsidP="0099199F">
            <w:pPr>
              <w:keepNext/>
              <w:rPr>
                <w:del w:id="3974" w:author="Alhabibi, Haider@Energy" w:date="2022-03-02T13:26:00Z"/>
                <w:rFonts w:asciiTheme="minorHAnsi" w:hAnsiTheme="minorHAnsi" w:cstheme="minorHAnsi"/>
                <w:sz w:val="20"/>
                <w:szCs w:val="20"/>
                <w:rPrChange w:id="3975" w:author="Alhabibi, Haider@Energy" w:date="2023-08-14T16:48:00Z">
                  <w:rPr>
                    <w:del w:id="3976" w:author="Alhabibi, Haider@Energy" w:date="2022-03-02T13:26:00Z"/>
                    <w:rFonts w:asciiTheme="minorHAnsi" w:hAnsiTheme="minorHAnsi" w:cstheme="minorHAnsi"/>
                    <w:sz w:val="18"/>
                    <w:szCs w:val="18"/>
                  </w:rPr>
                </w:rPrChange>
              </w:rPr>
            </w:pPr>
            <w:del w:id="3977" w:author="Alhabibi, Haider@Energy" w:date="2022-03-02T13:26:00Z">
              <w:r w:rsidRPr="00B63041" w:rsidDel="00344836">
                <w:rPr>
                  <w:rFonts w:asciiTheme="minorHAnsi" w:hAnsiTheme="minorHAnsi" w:cstheme="minorHAnsi"/>
                  <w:sz w:val="20"/>
                  <w:szCs w:val="20"/>
                  <w:rPrChange w:id="3978" w:author="Alhabibi, Haider@Energy" w:date="2023-08-14T16:48:00Z">
                    <w:rPr>
                      <w:rFonts w:asciiTheme="minorHAnsi" w:hAnsiTheme="minorHAnsi" w:cstheme="minorHAnsi"/>
                      <w:sz w:val="18"/>
                      <w:szCs w:val="18"/>
                    </w:rPr>
                  </w:rPrChange>
                </w:rPr>
                <w:delText xml:space="preserve">CF2R &amp; CF3R-MCH-23 Airflow Rate ≥ </w:delText>
              </w:r>
            </w:del>
            <w:ins w:id="3979" w:author="Shewmaker, Michael@Energy" w:date="2021-12-27T11:39:00Z">
              <w:del w:id="3980" w:author="Alhabibi, Haider@Energy" w:date="2022-03-02T13:26:00Z">
                <w:r w:rsidRPr="00B63041" w:rsidDel="00344836">
                  <w:rPr>
                    <w:rFonts w:asciiTheme="minorHAnsi" w:hAnsiTheme="minorHAnsi" w:cstheme="minorHAnsi"/>
                    <w:sz w:val="20"/>
                    <w:szCs w:val="20"/>
                    <w:rPrChange w:id="3981" w:author="Alhabibi, Haider@Energy" w:date="2023-08-14T16:48:00Z">
                      <w:rPr>
                        <w:rFonts w:asciiTheme="minorHAnsi" w:hAnsiTheme="minorHAnsi" w:cstheme="minorHAnsi"/>
                        <w:sz w:val="18"/>
                        <w:szCs w:val="18"/>
                      </w:rPr>
                    </w:rPrChange>
                  </w:rPr>
                  <w:delText xml:space="preserve">greater than or equal to </w:delText>
                </w:r>
              </w:del>
            </w:ins>
            <w:del w:id="3982" w:author="Alhabibi, Haider@Energy" w:date="2022-03-02T13:26:00Z">
              <w:r w:rsidRPr="00B63041" w:rsidDel="00344836">
                <w:rPr>
                  <w:rFonts w:asciiTheme="minorHAnsi" w:hAnsiTheme="minorHAnsi" w:cstheme="minorHAnsi"/>
                  <w:sz w:val="20"/>
                  <w:szCs w:val="20"/>
                  <w:rPrChange w:id="3983" w:author="Alhabibi, Haider@Energy" w:date="2023-08-14T16:48:00Z">
                    <w:rPr>
                      <w:rFonts w:asciiTheme="minorHAnsi" w:hAnsiTheme="minorHAnsi" w:cstheme="minorHAnsi"/>
                      <w:sz w:val="18"/>
                      <w:szCs w:val="18"/>
                    </w:rPr>
                  </w:rPrChange>
                </w:rPr>
                <w:delText>300 CFM/ton required when MCH-25 is required.</w:delText>
              </w:r>
            </w:del>
          </w:p>
          <w:p w14:paraId="0B73A923" w14:textId="68163932" w:rsidR="00B63041" w:rsidRPr="00B63041" w:rsidDel="00344836" w:rsidRDefault="00B63041" w:rsidP="0099199F">
            <w:pPr>
              <w:keepNext/>
              <w:rPr>
                <w:del w:id="3984" w:author="Alhabibi, Haider@Energy" w:date="2022-03-02T13:26:00Z"/>
                <w:rFonts w:asciiTheme="minorHAnsi" w:hAnsiTheme="minorHAnsi" w:cstheme="minorHAnsi"/>
                <w:sz w:val="20"/>
                <w:szCs w:val="20"/>
                <w:u w:val="single"/>
                <w:rPrChange w:id="3985" w:author="Alhabibi, Haider@Energy" w:date="2023-08-14T16:48:00Z">
                  <w:rPr>
                    <w:del w:id="3986" w:author="Alhabibi, Haider@Energy" w:date="2022-03-02T13:26:00Z"/>
                    <w:rFonts w:asciiTheme="minorHAnsi" w:hAnsiTheme="minorHAnsi" w:cstheme="minorHAnsi"/>
                    <w:sz w:val="18"/>
                    <w:szCs w:val="18"/>
                    <w:u w:val="single"/>
                  </w:rPr>
                </w:rPrChange>
              </w:rPr>
            </w:pPr>
            <w:del w:id="3987" w:author="Alhabibi, Haider@Energy" w:date="2022-03-02T13:26:00Z">
              <w:r w:rsidRPr="00B63041" w:rsidDel="00344836">
                <w:rPr>
                  <w:rFonts w:asciiTheme="minorHAnsi" w:hAnsiTheme="minorHAnsi" w:cstheme="minorHAnsi"/>
                  <w:sz w:val="20"/>
                  <w:szCs w:val="20"/>
                  <w:u w:val="single"/>
                  <w:rPrChange w:id="3988" w:author="Alhabibi, Haider@Energy" w:date="2023-08-14T16:48:00Z">
                    <w:rPr>
                      <w:rFonts w:asciiTheme="minorHAnsi" w:hAnsiTheme="minorHAnsi" w:cstheme="minorHAnsi"/>
                      <w:sz w:val="18"/>
                      <w:szCs w:val="18"/>
                      <w:u w:val="single"/>
                    </w:rPr>
                  </w:rPrChange>
                </w:rPr>
                <w:delText>Exceptions:</w:delText>
              </w:r>
            </w:del>
          </w:p>
          <w:p w14:paraId="0B73A924" w14:textId="23EB18C8" w:rsidR="00B63041" w:rsidRPr="00B63041" w:rsidDel="00344836" w:rsidRDefault="00B63041" w:rsidP="0099199F">
            <w:pPr>
              <w:keepNext/>
              <w:rPr>
                <w:del w:id="3989" w:author="Alhabibi, Haider@Energy" w:date="2022-03-02T13:26:00Z"/>
                <w:rFonts w:asciiTheme="minorHAnsi" w:hAnsiTheme="minorHAnsi" w:cstheme="minorHAnsi"/>
                <w:sz w:val="20"/>
                <w:szCs w:val="20"/>
                <w:rPrChange w:id="3990" w:author="Alhabibi, Haider@Energy" w:date="2023-08-14T16:48:00Z">
                  <w:rPr>
                    <w:del w:id="3991" w:author="Alhabibi, Haider@Energy" w:date="2022-03-02T13:26:00Z"/>
                    <w:rFonts w:asciiTheme="minorHAnsi" w:hAnsiTheme="minorHAnsi" w:cstheme="minorHAnsi"/>
                    <w:sz w:val="18"/>
                    <w:szCs w:val="18"/>
                  </w:rPr>
                </w:rPrChange>
              </w:rPr>
            </w:pPr>
            <w:del w:id="3992" w:author="Alhabibi, Haider@Energy" w:date="2022-03-02T13:26:00Z">
              <w:r w:rsidRPr="00B63041" w:rsidDel="00344836">
                <w:rPr>
                  <w:rFonts w:asciiTheme="minorHAnsi" w:hAnsiTheme="minorHAnsi" w:cstheme="minorHAnsi"/>
                  <w:sz w:val="20"/>
                  <w:szCs w:val="20"/>
                  <w:rPrChange w:id="3993" w:author="Alhabibi, Haider@Energy" w:date="2023-08-14T16:48:00Z">
                    <w:rPr>
                      <w:rFonts w:asciiTheme="minorHAnsi" w:hAnsiTheme="minorHAnsi" w:cstheme="minorHAnsi"/>
                      <w:sz w:val="18"/>
                      <w:szCs w:val="18"/>
                    </w:rPr>
                  </w:rPrChange>
                </w:rPr>
                <w:delText>-Duct systems registered with HERS provider as previously sealed are exempt from MCH-20 Duct Leakage Testing requirements.</w:delText>
              </w:r>
            </w:del>
          </w:p>
          <w:p w14:paraId="0B73A925" w14:textId="33B54907" w:rsidR="00B63041" w:rsidRPr="00B63041" w:rsidDel="00344836" w:rsidRDefault="00B63041" w:rsidP="0099199F">
            <w:pPr>
              <w:keepNext/>
              <w:rPr>
                <w:del w:id="3994" w:author="Alhabibi, Haider@Energy" w:date="2022-03-02T13:26:00Z"/>
                <w:rFonts w:asciiTheme="minorHAnsi" w:hAnsiTheme="minorHAnsi" w:cstheme="minorHAnsi"/>
                <w:sz w:val="20"/>
                <w:szCs w:val="20"/>
                <w:rPrChange w:id="3995" w:author="Alhabibi, Haider@Energy" w:date="2023-08-14T16:48:00Z">
                  <w:rPr>
                    <w:del w:id="3996" w:author="Alhabibi, Haider@Energy" w:date="2022-03-02T13:26:00Z"/>
                    <w:rFonts w:asciiTheme="minorHAnsi" w:hAnsiTheme="minorHAnsi" w:cstheme="minorHAnsi"/>
                    <w:sz w:val="18"/>
                    <w:szCs w:val="18"/>
                  </w:rPr>
                </w:rPrChange>
              </w:rPr>
            </w:pPr>
            <w:del w:id="3997" w:author="Alhabibi, Haider@Energy" w:date="2022-03-02T13:26:00Z">
              <w:r w:rsidRPr="00B63041" w:rsidDel="00344836">
                <w:rPr>
                  <w:rFonts w:asciiTheme="minorHAnsi" w:hAnsiTheme="minorHAnsi" w:cstheme="minorHAnsi"/>
                  <w:sz w:val="20"/>
                  <w:szCs w:val="20"/>
                  <w:rPrChange w:id="3998" w:author="Alhabibi, Haider@Energy" w:date="2023-08-14T16:48:00Z">
                    <w:rPr>
                      <w:rFonts w:asciiTheme="minorHAnsi" w:hAnsiTheme="minorHAnsi" w:cstheme="minorHAnsi"/>
                      <w:sz w:val="18"/>
                      <w:szCs w:val="18"/>
                    </w:rPr>
                  </w:rPrChange>
                </w:rPr>
                <w:delText>-Heating-only systems and Air Handler/Furnace changes do not require verification of Air Flow MCH-23, or Refrigerant Charge MCH-25.</w:delText>
              </w:r>
            </w:del>
          </w:p>
          <w:p w14:paraId="0B73A926" w14:textId="728536D1" w:rsidR="00B63041" w:rsidRPr="00B63041" w:rsidRDefault="00B63041" w:rsidP="0099199F">
            <w:pPr>
              <w:keepNext/>
              <w:rPr>
                <w:rFonts w:asciiTheme="minorHAnsi" w:hAnsiTheme="minorHAnsi" w:cstheme="minorHAnsi"/>
                <w:sz w:val="20"/>
                <w:szCs w:val="20"/>
                <w:rPrChange w:id="3999" w:author="Alhabibi, Haider@Energy" w:date="2023-08-14T16:48:00Z">
                  <w:rPr/>
                </w:rPrChange>
              </w:rPr>
            </w:pPr>
            <w:del w:id="4000" w:author="Alhabibi, Haider@Energy" w:date="2022-03-02T13:26:00Z">
              <w:r w:rsidRPr="00B63041" w:rsidDel="00344836">
                <w:rPr>
                  <w:rFonts w:asciiTheme="minorHAnsi" w:hAnsiTheme="minorHAnsi" w:cstheme="minorHAnsi"/>
                  <w:sz w:val="20"/>
                  <w:szCs w:val="20"/>
                  <w:rPrChange w:id="4001" w:author="Alhabibi, Haider@Energy" w:date="2023-08-14T16:48:00Z">
                    <w:rPr>
                      <w:rFonts w:asciiTheme="minorHAnsi" w:hAnsiTheme="minorHAnsi" w:cstheme="minorHAnsi"/>
                      <w:sz w:val="18"/>
                      <w:szCs w:val="18"/>
                    </w:rPr>
                  </w:rPrChange>
                </w:rPr>
                <w:delText>-Existing duct systems constructed, insulated</w:delText>
              </w:r>
            </w:del>
            <w:ins w:id="4002" w:author="Shewmaker, Michael@Energy" w:date="2021-12-27T11:39:00Z">
              <w:del w:id="4003" w:author="Alhabibi, Haider@Energy" w:date="2022-03-02T13:26:00Z">
                <w:r w:rsidRPr="00B63041" w:rsidDel="00344836">
                  <w:rPr>
                    <w:rFonts w:asciiTheme="minorHAnsi" w:hAnsiTheme="minorHAnsi" w:cstheme="minorHAnsi"/>
                    <w:sz w:val="20"/>
                    <w:szCs w:val="20"/>
                    <w:rPrChange w:id="4004" w:author="Alhabibi, Haider@Energy" w:date="2023-08-14T16:48:00Z">
                      <w:rPr>
                        <w:rFonts w:asciiTheme="minorHAnsi" w:hAnsiTheme="minorHAnsi" w:cstheme="minorHAnsi"/>
                        <w:sz w:val="18"/>
                        <w:szCs w:val="18"/>
                      </w:rPr>
                    </w:rPrChange>
                  </w:rPr>
                  <w:delText>,</w:delText>
                </w:r>
              </w:del>
            </w:ins>
            <w:del w:id="4005" w:author="Alhabibi, Haider@Energy" w:date="2022-03-02T13:26:00Z">
              <w:r w:rsidRPr="00B63041" w:rsidDel="00344836">
                <w:rPr>
                  <w:rFonts w:asciiTheme="minorHAnsi" w:hAnsiTheme="minorHAnsi" w:cstheme="minorHAnsi"/>
                  <w:sz w:val="20"/>
                  <w:szCs w:val="20"/>
                  <w:rPrChange w:id="4006" w:author="Alhabibi, Haider@Energy" w:date="2023-08-14T16:48:00Z">
                    <w:rPr>
                      <w:rFonts w:asciiTheme="minorHAnsi" w:hAnsiTheme="minorHAnsi" w:cstheme="minorHAnsi"/>
                      <w:sz w:val="18"/>
                      <w:szCs w:val="18"/>
                    </w:rPr>
                  </w:rPrChange>
                </w:rPr>
                <w:delText xml:space="preserve"> or sealed with asbestos are exempt from MCH-20 Duct Leakage Testing requirements.</w:delText>
              </w:r>
            </w:del>
          </w:p>
        </w:tc>
      </w:tr>
    </w:tbl>
    <w:p w14:paraId="579D495A" w14:textId="77777777" w:rsidR="00A32895" w:rsidRPr="00EB4E7D" w:rsidRDefault="00A32895">
      <w:pPr>
        <w:rPr>
          <w:rFonts w:asciiTheme="minorHAnsi" w:hAnsiTheme="minorHAnsi" w:cstheme="minorHAnsi"/>
          <w:rPrChange w:id="4007" w:author="Alhabibi, Haider@Energy" w:date="2023-08-14T16:28:00Z">
            <w:rPr/>
          </w:rPrChange>
        </w:rPr>
      </w:pPr>
    </w:p>
    <w:tbl>
      <w:tblPr>
        <w:tblpPr w:leftFromText="180" w:rightFromText="180" w:vertAnchor="text" w:tblpY="1"/>
        <w:tblOverlap w:val="never"/>
        <w:tblW w:w="14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4008" w:author="Alhabibi, Haider@Energy" w:date="2023-08-14T16:27:00Z">
          <w:tblPr>
            <w:tblpPr w:leftFromText="180" w:rightFromText="180" w:vertAnchor="text" w:tblpY="1"/>
            <w:tblOverlap w:val="never"/>
            <w:tblW w:w="14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934"/>
        <w:gridCol w:w="995"/>
        <w:gridCol w:w="1661"/>
        <w:gridCol w:w="998"/>
        <w:gridCol w:w="915"/>
        <w:gridCol w:w="1081"/>
        <w:gridCol w:w="1348"/>
        <w:gridCol w:w="1559"/>
        <w:gridCol w:w="1081"/>
        <w:gridCol w:w="1081"/>
        <w:gridCol w:w="915"/>
        <w:gridCol w:w="915"/>
        <w:gridCol w:w="915"/>
        <w:gridCol w:w="12"/>
        <w:tblGridChange w:id="4009">
          <w:tblGrid>
            <w:gridCol w:w="958"/>
            <w:gridCol w:w="1021"/>
            <w:gridCol w:w="1704"/>
            <w:gridCol w:w="1024"/>
            <w:gridCol w:w="939"/>
            <w:gridCol w:w="1109"/>
            <w:gridCol w:w="1383"/>
            <w:gridCol w:w="1599"/>
            <w:gridCol w:w="1109"/>
            <w:gridCol w:w="1109"/>
            <w:gridCol w:w="939"/>
            <w:gridCol w:w="939"/>
            <w:gridCol w:w="577"/>
            <w:gridCol w:w="362"/>
            <w:gridCol w:w="6"/>
          </w:tblGrid>
        </w:tblGridChange>
      </w:tblGrid>
      <w:tr w:rsidR="0099199F" w:rsidRPr="00EB4E7D" w14:paraId="0B73A92C" w14:textId="77777777" w:rsidTr="0099199F">
        <w:trPr>
          <w:trHeight w:val="222"/>
          <w:trPrChange w:id="4010" w:author="Alhabibi, Haider@Energy" w:date="2023-08-14T16:27:00Z">
            <w:trPr>
              <w:trHeight w:val="222"/>
            </w:trPr>
          </w:trPrChange>
        </w:trPr>
        <w:tc>
          <w:tcPr>
            <w:tcW w:w="14410" w:type="dxa"/>
            <w:gridSpan w:val="14"/>
            <w:tcPrChange w:id="4011" w:author="Alhabibi, Haider@Energy" w:date="2023-08-14T16:27:00Z">
              <w:tcPr>
                <w:tcW w:w="14778" w:type="dxa"/>
                <w:gridSpan w:val="15"/>
              </w:tcPr>
            </w:tcPrChange>
          </w:tcPr>
          <w:p w14:paraId="0B73A92A" w14:textId="0825A053" w:rsidR="0099199F" w:rsidRPr="00EB4E7D" w:rsidRDefault="0099199F" w:rsidP="0099199F">
            <w:pPr>
              <w:keepNext/>
              <w:rPr>
                <w:rFonts w:asciiTheme="minorHAnsi" w:hAnsiTheme="minorHAnsi" w:cstheme="minorHAnsi"/>
                <w:b/>
                <w:rPrChange w:id="4012" w:author="Alhabibi, Haider@Energy" w:date="2023-08-14T16:28:00Z">
                  <w:rPr>
                    <w:rFonts w:ascii="Calibri" w:hAnsi="Calibri"/>
                    <w:b/>
                  </w:rPr>
                </w:rPrChange>
              </w:rPr>
            </w:pPr>
            <w:r w:rsidRPr="00EB4E7D">
              <w:rPr>
                <w:rFonts w:asciiTheme="minorHAnsi" w:hAnsiTheme="minorHAnsi" w:cstheme="minorHAnsi"/>
                <w:b/>
                <w:rPrChange w:id="4013" w:author="Alhabibi, Haider@Energy" w:date="2023-08-14T16:28:00Z">
                  <w:rPr>
                    <w:rFonts w:ascii="Calibri" w:hAnsi="Calibri"/>
                    <w:b/>
                    <w:sz w:val="20"/>
                    <w:szCs w:val="22"/>
                  </w:rPr>
                </w:rPrChange>
              </w:rPr>
              <w:t>E. Entirely New or Complete Replacement Duct System, with or without Equipment Changeout (Sections 150.2(b)1Diia and 150.2(b)1E, F)</w:t>
            </w:r>
          </w:p>
          <w:p w14:paraId="0B73A92B" w14:textId="2E1ABA73" w:rsidR="0099199F" w:rsidRPr="00150456" w:rsidRDefault="0099199F" w:rsidP="0099199F">
            <w:pPr>
              <w:keepNext/>
              <w:rPr>
                <w:rFonts w:asciiTheme="minorHAnsi" w:hAnsiTheme="minorHAnsi" w:cstheme="minorHAnsi"/>
                <w:b/>
                <w:sz w:val="18"/>
                <w:szCs w:val="18"/>
                <w:rPrChange w:id="4014" w:author="Alhabibi, Haider@Energy" w:date="2023-08-14T16:42:00Z">
                  <w:rPr>
                    <w:rFonts w:ascii="Calibri" w:hAnsi="Calibri"/>
                    <w:b/>
                  </w:rPr>
                </w:rPrChange>
              </w:rPr>
            </w:pPr>
            <w:r w:rsidRPr="00150456">
              <w:rPr>
                <w:rFonts w:asciiTheme="minorHAnsi" w:hAnsiTheme="minorHAnsi" w:cstheme="minorHAnsi"/>
                <w:sz w:val="18"/>
                <w:szCs w:val="18"/>
                <w:rPrChange w:id="4015" w:author="Alhabibi, Haider@Energy" w:date="2023-08-14T16:42:00Z">
                  <w:rPr>
                    <w:rFonts w:ascii="Calibri" w:hAnsi="Calibri"/>
                    <w:sz w:val="18"/>
                    <w:szCs w:val="18"/>
                  </w:rPr>
                </w:rPrChange>
              </w:rPr>
              <w:t xml:space="preserve">&lt;&lt;if there are no Alteration Types in column </w:t>
            </w:r>
            <w:r w:rsidRPr="00150456">
              <w:rPr>
                <w:rFonts w:asciiTheme="minorHAnsi" w:hAnsiTheme="minorHAnsi" w:cstheme="minorHAnsi"/>
                <w:sz w:val="18"/>
                <w:szCs w:val="18"/>
                <w:rPrChange w:id="4016" w:author="Alhabibi, Haider@Energy" w:date="2023-08-14T16:42:00Z">
                  <w:rPr>
                    <w:rFonts w:ascii="Calibri" w:hAnsi="Calibri"/>
                    <w:sz w:val="18"/>
                    <w:szCs w:val="18"/>
                    <w:highlight w:val="yellow"/>
                  </w:rPr>
                </w:rPrChange>
              </w:rPr>
              <w:t>B10</w:t>
            </w:r>
            <w:r w:rsidRPr="00150456">
              <w:rPr>
                <w:rFonts w:asciiTheme="minorHAnsi" w:hAnsiTheme="minorHAnsi" w:cstheme="minorHAnsi"/>
                <w:sz w:val="18"/>
                <w:szCs w:val="18"/>
                <w:rPrChange w:id="4017" w:author="Alhabibi, Haider@Energy" w:date="2023-08-14T16:42:00Z">
                  <w:rPr>
                    <w:rFonts w:ascii="Calibri" w:hAnsi="Calibri"/>
                    <w:sz w:val="18"/>
                    <w:szCs w:val="18"/>
                  </w:rPr>
                </w:rPrChange>
              </w:rPr>
              <w:t xml:space="preserve"> equal to "Entirely New or Complete Replacement Duct System with or without Equipment Changeout (Section E)" then display the "section does not apply" message; else require one row of data in this table for each SC System of alteration type in column </w:t>
            </w:r>
            <w:r w:rsidRPr="00150456">
              <w:rPr>
                <w:rFonts w:asciiTheme="minorHAnsi" w:hAnsiTheme="minorHAnsi" w:cstheme="minorHAnsi"/>
                <w:sz w:val="18"/>
                <w:szCs w:val="18"/>
                <w:rPrChange w:id="4018" w:author="Alhabibi, Haider@Energy" w:date="2023-08-14T16:42:00Z">
                  <w:rPr>
                    <w:rFonts w:ascii="Calibri" w:hAnsi="Calibri"/>
                    <w:sz w:val="18"/>
                    <w:szCs w:val="18"/>
                    <w:highlight w:val="yellow"/>
                  </w:rPr>
                </w:rPrChange>
              </w:rPr>
              <w:t>B10</w:t>
            </w:r>
            <w:r w:rsidRPr="00150456">
              <w:rPr>
                <w:rFonts w:asciiTheme="minorHAnsi" w:hAnsiTheme="minorHAnsi" w:cstheme="minorHAnsi"/>
                <w:sz w:val="18"/>
                <w:szCs w:val="18"/>
                <w:rPrChange w:id="4019" w:author="Alhabibi, Haider@Energy" w:date="2023-08-14T16:42:00Z">
                  <w:rPr>
                    <w:rFonts w:ascii="Calibri" w:hAnsi="Calibri"/>
                    <w:sz w:val="18"/>
                    <w:szCs w:val="18"/>
                  </w:rPr>
                </w:rPrChange>
              </w:rPr>
              <w:t xml:space="preserve"> equal to: "Entirely New or Complete Replacement Duct System with or without Equipment Changeout (Section E)"&gt;&gt;</w:t>
            </w:r>
          </w:p>
        </w:tc>
      </w:tr>
      <w:tr w:rsidR="0099199F" w:rsidRPr="00EB4E7D" w14:paraId="0B73A939" w14:textId="77777777" w:rsidTr="0099199F">
        <w:tblPrEx>
          <w:tblPrExChange w:id="4020" w:author="Alhabibi, Haider@Energy" w:date="2023-08-14T16:27:00Z">
            <w:tblPrEx>
              <w:jc w:val="center"/>
            </w:tblPrEx>
          </w:tblPrExChange>
        </w:tblPrEx>
        <w:trPr>
          <w:gridAfter w:val="1"/>
          <w:wAfter w:w="12" w:type="dxa"/>
          <w:trHeight w:val="223"/>
          <w:trPrChange w:id="4021" w:author="Alhabibi, Haider@Energy" w:date="2023-08-14T16:27:00Z">
            <w:trPr>
              <w:gridAfter w:val="1"/>
              <w:wAfter w:w="6" w:type="dxa"/>
              <w:trHeight w:val="223"/>
              <w:jc w:val="center"/>
            </w:trPr>
          </w:trPrChange>
        </w:trPr>
        <w:tc>
          <w:tcPr>
            <w:tcW w:w="934" w:type="dxa"/>
            <w:shd w:val="clear" w:color="auto" w:fill="auto"/>
            <w:tcPrChange w:id="4022" w:author="Alhabibi, Haider@Energy" w:date="2023-08-14T16:27:00Z">
              <w:tcPr>
                <w:tcW w:w="958" w:type="dxa"/>
                <w:shd w:val="clear" w:color="auto" w:fill="auto"/>
              </w:tcPr>
            </w:tcPrChange>
          </w:tcPr>
          <w:p w14:paraId="0B73A92E" w14:textId="413A23BD" w:rsidR="00C34F38" w:rsidRPr="00B63041" w:rsidRDefault="00C34F38" w:rsidP="0099199F">
            <w:pPr>
              <w:keepNext/>
              <w:jc w:val="center"/>
              <w:rPr>
                <w:rFonts w:asciiTheme="minorHAnsi" w:hAnsiTheme="minorHAnsi" w:cstheme="minorHAnsi"/>
                <w:sz w:val="20"/>
                <w:szCs w:val="20"/>
                <w:rPrChange w:id="4023" w:author="Alhabibi, Haider@Energy" w:date="2023-08-14T16:50:00Z">
                  <w:rPr>
                    <w:rFonts w:ascii="Calibri" w:hAnsi="Calibri"/>
                    <w:sz w:val="18"/>
                    <w:szCs w:val="18"/>
                  </w:rPr>
                </w:rPrChange>
              </w:rPr>
            </w:pPr>
            <w:r w:rsidRPr="00B63041">
              <w:rPr>
                <w:rFonts w:asciiTheme="minorHAnsi" w:hAnsiTheme="minorHAnsi" w:cstheme="minorHAnsi"/>
                <w:sz w:val="20"/>
                <w:szCs w:val="20"/>
                <w:rPrChange w:id="4024" w:author="Alhabibi, Haider@Energy" w:date="2023-08-14T16:50:00Z">
                  <w:rPr>
                    <w:rFonts w:ascii="Calibri" w:hAnsi="Calibri"/>
                    <w:sz w:val="18"/>
                    <w:szCs w:val="18"/>
                  </w:rPr>
                </w:rPrChange>
              </w:rPr>
              <w:t>01</w:t>
            </w:r>
          </w:p>
        </w:tc>
        <w:tc>
          <w:tcPr>
            <w:tcW w:w="995" w:type="dxa"/>
            <w:tcPrChange w:id="4025" w:author="Alhabibi, Haider@Energy" w:date="2023-08-14T16:27:00Z">
              <w:tcPr>
                <w:tcW w:w="1021" w:type="dxa"/>
              </w:tcPr>
            </w:tcPrChange>
          </w:tcPr>
          <w:p w14:paraId="496D80FA" w14:textId="54EA0AFA" w:rsidR="00C34F38" w:rsidRPr="00B63041" w:rsidRDefault="00C34F38" w:rsidP="0099199F">
            <w:pPr>
              <w:keepNext/>
              <w:jc w:val="center"/>
              <w:rPr>
                <w:rFonts w:asciiTheme="minorHAnsi" w:hAnsiTheme="minorHAnsi" w:cstheme="minorHAnsi"/>
                <w:sz w:val="20"/>
                <w:szCs w:val="20"/>
                <w:rPrChange w:id="4026" w:author="Alhabibi, Haider@Energy" w:date="2023-08-14T16:50:00Z">
                  <w:rPr>
                    <w:rFonts w:ascii="Calibri" w:hAnsi="Calibri"/>
                    <w:sz w:val="18"/>
                    <w:szCs w:val="18"/>
                  </w:rPr>
                </w:rPrChange>
              </w:rPr>
            </w:pPr>
            <w:r w:rsidRPr="00B63041">
              <w:rPr>
                <w:rFonts w:asciiTheme="minorHAnsi" w:hAnsiTheme="minorHAnsi" w:cstheme="minorHAnsi"/>
                <w:sz w:val="20"/>
                <w:szCs w:val="20"/>
                <w:rPrChange w:id="4027" w:author="Alhabibi, Haider@Energy" w:date="2023-08-14T16:50:00Z">
                  <w:rPr>
                    <w:rFonts w:ascii="Calibri" w:hAnsi="Calibri"/>
                    <w:sz w:val="18"/>
                    <w:szCs w:val="18"/>
                  </w:rPr>
                </w:rPrChange>
              </w:rPr>
              <w:t>02</w:t>
            </w:r>
          </w:p>
        </w:tc>
        <w:tc>
          <w:tcPr>
            <w:tcW w:w="1661" w:type="dxa"/>
            <w:shd w:val="clear" w:color="auto" w:fill="auto"/>
            <w:tcPrChange w:id="4028" w:author="Alhabibi, Haider@Energy" w:date="2023-08-14T16:27:00Z">
              <w:tcPr>
                <w:tcW w:w="1704" w:type="dxa"/>
                <w:shd w:val="clear" w:color="auto" w:fill="auto"/>
              </w:tcPr>
            </w:tcPrChange>
          </w:tcPr>
          <w:p w14:paraId="0B73A92F" w14:textId="526F8D17" w:rsidR="00C34F38" w:rsidRPr="00B63041" w:rsidRDefault="00C34F38" w:rsidP="0099199F">
            <w:pPr>
              <w:keepNext/>
              <w:jc w:val="center"/>
              <w:rPr>
                <w:rFonts w:asciiTheme="minorHAnsi" w:hAnsiTheme="minorHAnsi" w:cstheme="minorHAnsi"/>
                <w:sz w:val="20"/>
                <w:szCs w:val="20"/>
                <w:rPrChange w:id="4029" w:author="Alhabibi, Haider@Energy" w:date="2023-08-14T16:50:00Z">
                  <w:rPr>
                    <w:rFonts w:ascii="Calibri" w:hAnsi="Calibri"/>
                    <w:sz w:val="18"/>
                    <w:szCs w:val="18"/>
                  </w:rPr>
                </w:rPrChange>
              </w:rPr>
            </w:pPr>
            <w:r w:rsidRPr="00B63041">
              <w:rPr>
                <w:rFonts w:asciiTheme="minorHAnsi" w:hAnsiTheme="minorHAnsi" w:cstheme="minorHAnsi"/>
                <w:sz w:val="20"/>
                <w:szCs w:val="20"/>
                <w:rPrChange w:id="4030" w:author="Alhabibi, Haider@Energy" w:date="2023-08-14T16:50:00Z">
                  <w:rPr>
                    <w:rFonts w:ascii="Calibri" w:hAnsi="Calibri"/>
                    <w:sz w:val="18"/>
                    <w:szCs w:val="18"/>
                  </w:rPr>
                </w:rPrChange>
              </w:rPr>
              <w:t>03</w:t>
            </w:r>
          </w:p>
        </w:tc>
        <w:tc>
          <w:tcPr>
            <w:tcW w:w="998" w:type="dxa"/>
            <w:tcPrChange w:id="4031" w:author="Alhabibi, Haider@Energy" w:date="2023-08-14T16:27:00Z">
              <w:tcPr>
                <w:tcW w:w="1024" w:type="dxa"/>
              </w:tcPr>
            </w:tcPrChange>
          </w:tcPr>
          <w:p w14:paraId="0B73A930" w14:textId="1C8497DB" w:rsidR="00C34F38" w:rsidRPr="00B63041" w:rsidRDefault="00C34F38" w:rsidP="0099199F">
            <w:pPr>
              <w:keepNext/>
              <w:jc w:val="center"/>
              <w:rPr>
                <w:rFonts w:asciiTheme="minorHAnsi" w:hAnsiTheme="minorHAnsi" w:cstheme="minorHAnsi"/>
                <w:sz w:val="20"/>
                <w:szCs w:val="20"/>
                <w:rPrChange w:id="4032" w:author="Alhabibi, Haider@Energy" w:date="2023-08-14T16:50:00Z">
                  <w:rPr>
                    <w:rFonts w:ascii="Calibri" w:hAnsi="Calibri"/>
                    <w:sz w:val="18"/>
                    <w:szCs w:val="18"/>
                  </w:rPr>
                </w:rPrChange>
              </w:rPr>
            </w:pPr>
            <w:r w:rsidRPr="00B63041">
              <w:rPr>
                <w:rFonts w:asciiTheme="minorHAnsi" w:hAnsiTheme="minorHAnsi" w:cstheme="minorHAnsi"/>
                <w:sz w:val="20"/>
                <w:szCs w:val="20"/>
                <w:rPrChange w:id="4033" w:author="Alhabibi, Haider@Energy" w:date="2023-08-14T16:50:00Z">
                  <w:rPr>
                    <w:rFonts w:ascii="Calibri" w:hAnsi="Calibri"/>
                    <w:sz w:val="18"/>
                    <w:szCs w:val="18"/>
                  </w:rPr>
                </w:rPrChange>
              </w:rPr>
              <w:t>04</w:t>
            </w:r>
          </w:p>
        </w:tc>
        <w:tc>
          <w:tcPr>
            <w:tcW w:w="915" w:type="dxa"/>
            <w:tcPrChange w:id="4034" w:author="Alhabibi, Haider@Energy" w:date="2023-08-14T16:27:00Z">
              <w:tcPr>
                <w:tcW w:w="939" w:type="dxa"/>
              </w:tcPr>
            </w:tcPrChange>
          </w:tcPr>
          <w:p w14:paraId="0B73A931" w14:textId="25C260A3" w:rsidR="00C34F38" w:rsidRPr="00B63041" w:rsidRDefault="00C34F38" w:rsidP="0099199F">
            <w:pPr>
              <w:keepNext/>
              <w:jc w:val="center"/>
              <w:rPr>
                <w:rFonts w:asciiTheme="minorHAnsi" w:hAnsiTheme="minorHAnsi" w:cstheme="minorHAnsi"/>
                <w:sz w:val="20"/>
                <w:szCs w:val="20"/>
                <w:rPrChange w:id="4035" w:author="Alhabibi, Haider@Energy" w:date="2023-08-14T16:50:00Z">
                  <w:rPr>
                    <w:rFonts w:ascii="Calibri" w:hAnsi="Calibri"/>
                    <w:sz w:val="18"/>
                    <w:szCs w:val="18"/>
                  </w:rPr>
                </w:rPrChange>
              </w:rPr>
            </w:pPr>
            <w:r w:rsidRPr="00B63041">
              <w:rPr>
                <w:rFonts w:asciiTheme="minorHAnsi" w:hAnsiTheme="minorHAnsi" w:cstheme="minorHAnsi"/>
                <w:sz w:val="20"/>
                <w:szCs w:val="20"/>
                <w:rPrChange w:id="4036" w:author="Alhabibi, Haider@Energy" w:date="2023-08-14T16:50:00Z">
                  <w:rPr>
                    <w:rFonts w:ascii="Calibri" w:hAnsi="Calibri"/>
                    <w:sz w:val="18"/>
                    <w:szCs w:val="18"/>
                  </w:rPr>
                </w:rPrChange>
              </w:rPr>
              <w:t>05</w:t>
            </w:r>
          </w:p>
        </w:tc>
        <w:tc>
          <w:tcPr>
            <w:tcW w:w="1081" w:type="dxa"/>
            <w:tcPrChange w:id="4037" w:author="Alhabibi, Haider@Energy" w:date="2023-08-14T16:27:00Z">
              <w:tcPr>
                <w:tcW w:w="1109" w:type="dxa"/>
              </w:tcPr>
            </w:tcPrChange>
          </w:tcPr>
          <w:p w14:paraId="0B73A932" w14:textId="2D0209E9" w:rsidR="00C34F38" w:rsidRPr="00B63041" w:rsidRDefault="00C34F38" w:rsidP="0099199F">
            <w:pPr>
              <w:keepNext/>
              <w:jc w:val="center"/>
              <w:rPr>
                <w:rFonts w:asciiTheme="minorHAnsi" w:hAnsiTheme="minorHAnsi" w:cstheme="minorHAnsi"/>
                <w:sz w:val="20"/>
                <w:szCs w:val="20"/>
                <w:rPrChange w:id="4038" w:author="Alhabibi, Haider@Energy" w:date="2023-08-14T16:50:00Z">
                  <w:rPr>
                    <w:rFonts w:ascii="Calibri" w:hAnsi="Calibri"/>
                    <w:sz w:val="18"/>
                    <w:szCs w:val="18"/>
                  </w:rPr>
                </w:rPrChange>
              </w:rPr>
            </w:pPr>
            <w:r w:rsidRPr="00B63041">
              <w:rPr>
                <w:rFonts w:asciiTheme="minorHAnsi" w:hAnsiTheme="minorHAnsi" w:cstheme="minorHAnsi"/>
                <w:sz w:val="20"/>
                <w:szCs w:val="20"/>
                <w:rPrChange w:id="4039" w:author="Alhabibi, Haider@Energy" w:date="2023-08-14T16:50:00Z">
                  <w:rPr>
                    <w:rFonts w:ascii="Calibri" w:hAnsi="Calibri"/>
                    <w:sz w:val="18"/>
                    <w:szCs w:val="18"/>
                  </w:rPr>
                </w:rPrChange>
              </w:rPr>
              <w:t>06</w:t>
            </w:r>
          </w:p>
        </w:tc>
        <w:tc>
          <w:tcPr>
            <w:tcW w:w="1348" w:type="dxa"/>
            <w:tcPrChange w:id="4040" w:author="Alhabibi, Haider@Energy" w:date="2023-08-14T16:27:00Z">
              <w:tcPr>
                <w:tcW w:w="1383" w:type="dxa"/>
              </w:tcPr>
            </w:tcPrChange>
          </w:tcPr>
          <w:p w14:paraId="0B73A933" w14:textId="4242E811" w:rsidR="00C34F38" w:rsidRPr="00B63041" w:rsidRDefault="00C34F38" w:rsidP="0099199F">
            <w:pPr>
              <w:keepNext/>
              <w:jc w:val="center"/>
              <w:rPr>
                <w:rFonts w:asciiTheme="minorHAnsi" w:hAnsiTheme="minorHAnsi" w:cstheme="minorHAnsi"/>
                <w:sz w:val="20"/>
                <w:szCs w:val="20"/>
                <w:rPrChange w:id="4041" w:author="Alhabibi, Haider@Energy" w:date="2023-08-14T16:50:00Z">
                  <w:rPr>
                    <w:rFonts w:ascii="Calibri" w:hAnsi="Calibri"/>
                    <w:sz w:val="18"/>
                    <w:szCs w:val="18"/>
                  </w:rPr>
                </w:rPrChange>
              </w:rPr>
            </w:pPr>
            <w:r w:rsidRPr="00B63041">
              <w:rPr>
                <w:rFonts w:asciiTheme="minorHAnsi" w:hAnsiTheme="minorHAnsi" w:cstheme="minorHAnsi"/>
                <w:sz w:val="20"/>
                <w:szCs w:val="20"/>
                <w:rPrChange w:id="4042" w:author="Alhabibi, Haider@Energy" w:date="2023-08-14T16:50:00Z">
                  <w:rPr>
                    <w:rFonts w:ascii="Calibri" w:hAnsi="Calibri"/>
                    <w:sz w:val="18"/>
                    <w:szCs w:val="18"/>
                  </w:rPr>
                </w:rPrChange>
              </w:rPr>
              <w:t>07</w:t>
            </w:r>
          </w:p>
        </w:tc>
        <w:tc>
          <w:tcPr>
            <w:tcW w:w="1559" w:type="dxa"/>
            <w:tcPrChange w:id="4043" w:author="Alhabibi, Haider@Energy" w:date="2023-08-14T16:27:00Z">
              <w:tcPr>
                <w:tcW w:w="1599" w:type="dxa"/>
              </w:tcPr>
            </w:tcPrChange>
          </w:tcPr>
          <w:p w14:paraId="0B73A934" w14:textId="1BCDA567" w:rsidR="00C34F38" w:rsidRPr="00B63041" w:rsidRDefault="00C34F38" w:rsidP="0099199F">
            <w:pPr>
              <w:keepNext/>
              <w:jc w:val="center"/>
              <w:rPr>
                <w:rFonts w:asciiTheme="minorHAnsi" w:hAnsiTheme="minorHAnsi" w:cstheme="minorHAnsi"/>
                <w:sz w:val="20"/>
                <w:szCs w:val="20"/>
                <w:rPrChange w:id="4044" w:author="Alhabibi, Haider@Energy" w:date="2023-08-14T16:50:00Z">
                  <w:rPr>
                    <w:rFonts w:ascii="Calibri" w:hAnsi="Calibri"/>
                    <w:sz w:val="18"/>
                    <w:szCs w:val="18"/>
                  </w:rPr>
                </w:rPrChange>
              </w:rPr>
            </w:pPr>
            <w:r w:rsidRPr="00B63041">
              <w:rPr>
                <w:rFonts w:asciiTheme="minorHAnsi" w:hAnsiTheme="minorHAnsi" w:cstheme="minorHAnsi"/>
                <w:sz w:val="20"/>
                <w:szCs w:val="20"/>
                <w:rPrChange w:id="4045" w:author="Alhabibi, Haider@Energy" w:date="2023-08-14T16:50:00Z">
                  <w:rPr>
                    <w:rFonts w:ascii="Calibri" w:hAnsi="Calibri"/>
                    <w:sz w:val="18"/>
                    <w:szCs w:val="18"/>
                  </w:rPr>
                </w:rPrChange>
              </w:rPr>
              <w:t>08</w:t>
            </w:r>
          </w:p>
        </w:tc>
        <w:tc>
          <w:tcPr>
            <w:tcW w:w="1081" w:type="dxa"/>
            <w:tcPrChange w:id="4046" w:author="Alhabibi, Haider@Energy" w:date="2023-08-14T16:27:00Z">
              <w:tcPr>
                <w:tcW w:w="1109" w:type="dxa"/>
              </w:tcPr>
            </w:tcPrChange>
          </w:tcPr>
          <w:p w14:paraId="0B73A935" w14:textId="3B4F1000" w:rsidR="00C34F38" w:rsidRPr="00B63041" w:rsidRDefault="00C34F38" w:rsidP="0099199F">
            <w:pPr>
              <w:keepNext/>
              <w:jc w:val="center"/>
              <w:rPr>
                <w:rFonts w:asciiTheme="minorHAnsi" w:hAnsiTheme="minorHAnsi" w:cstheme="minorHAnsi"/>
                <w:sz w:val="20"/>
                <w:szCs w:val="20"/>
                <w:rPrChange w:id="4047" w:author="Alhabibi, Haider@Energy" w:date="2023-08-14T16:50:00Z">
                  <w:rPr>
                    <w:rFonts w:ascii="Calibri" w:hAnsi="Calibri"/>
                    <w:sz w:val="18"/>
                    <w:szCs w:val="18"/>
                  </w:rPr>
                </w:rPrChange>
              </w:rPr>
            </w:pPr>
            <w:r w:rsidRPr="00B63041">
              <w:rPr>
                <w:rFonts w:asciiTheme="minorHAnsi" w:hAnsiTheme="minorHAnsi" w:cstheme="minorHAnsi"/>
                <w:sz w:val="20"/>
                <w:szCs w:val="20"/>
                <w:rPrChange w:id="4048" w:author="Alhabibi, Haider@Energy" w:date="2023-08-14T16:50:00Z">
                  <w:rPr>
                    <w:rFonts w:ascii="Calibri" w:hAnsi="Calibri"/>
                    <w:sz w:val="18"/>
                    <w:szCs w:val="18"/>
                  </w:rPr>
                </w:rPrChange>
              </w:rPr>
              <w:t>09</w:t>
            </w:r>
          </w:p>
        </w:tc>
        <w:tc>
          <w:tcPr>
            <w:tcW w:w="1081" w:type="dxa"/>
            <w:tcPrChange w:id="4049" w:author="Alhabibi, Haider@Energy" w:date="2023-08-14T16:27:00Z">
              <w:tcPr>
                <w:tcW w:w="1109" w:type="dxa"/>
              </w:tcPr>
            </w:tcPrChange>
          </w:tcPr>
          <w:p w14:paraId="0B73A936" w14:textId="63259096" w:rsidR="00C34F38" w:rsidRPr="00B63041" w:rsidRDefault="00C34F38" w:rsidP="0099199F">
            <w:pPr>
              <w:keepNext/>
              <w:jc w:val="center"/>
              <w:rPr>
                <w:rFonts w:asciiTheme="minorHAnsi" w:hAnsiTheme="minorHAnsi" w:cstheme="minorHAnsi"/>
                <w:sz w:val="20"/>
                <w:szCs w:val="20"/>
                <w:rPrChange w:id="4050" w:author="Alhabibi, Haider@Energy" w:date="2023-08-14T16:50:00Z">
                  <w:rPr>
                    <w:rFonts w:ascii="Calibri" w:hAnsi="Calibri"/>
                    <w:sz w:val="18"/>
                    <w:szCs w:val="18"/>
                  </w:rPr>
                </w:rPrChange>
              </w:rPr>
            </w:pPr>
            <w:r w:rsidRPr="00B63041">
              <w:rPr>
                <w:rFonts w:asciiTheme="minorHAnsi" w:hAnsiTheme="minorHAnsi" w:cstheme="minorHAnsi"/>
                <w:sz w:val="20"/>
                <w:szCs w:val="20"/>
                <w:rPrChange w:id="4051" w:author="Alhabibi, Haider@Energy" w:date="2023-08-14T16:50:00Z">
                  <w:rPr>
                    <w:rFonts w:ascii="Calibri" w:hAnsi="Calibri"/>
                    <w:sz w:val="18"/>
                    <w:szCs w:val="18"/>
                  </w:rPr>
                </w:rPrChange>
              </w:rPr>
              <w:t>10</w:t>
            </w:r>
          </w:p>
        </w:tc>
        <w:tc>
          <w:tcPr>
            <w:tcW w:w="915" w:type="dxa"/>
            <w:tcPrChange w:id="4052" w:author="Alhabibi, Haider@Energy" w:date="2023-08-14T16:27:00Z">
              <w:tcPr>
                <w:tcW w:w="939" w:type="dxa"/>
              </w:tcPr>
            </w:tcPrChange>
          </w:tcPr>
          <w:p w14:paraId="16378210" w14:textId="34AB0CE3" w:rsidR="00C34F38" w:rsidRPr="00B63041" w:rsidRDefault="00C34F38" w:rsidP="0099199F">
            <w:pPr>
              <w:keepNext/>
              <w:jc w:val="center"/>
              <w:rPr>
                <w:rFonts w:asciiTheme="minorHAnsi" w:hAnsiTheme="minorHAnsi" w:cstheme="minorHAnsi"/>
                <w:sz w:val="20"/>
                <w:szCs w:val="20"/>
                <w:rPrChange w:id="4053" w:author="Alhabibi, Haider@Energy" w:date="2023-08-14T16:50:00Z">
                  <w:rPr>
                    <w:rFonts w:asciiTheme="minorHAnsi" w:hAnsiTheme="minorHAnsi" w:cstheme="minorHAnsi"/>
                  </w:rPr>
                </w:rPrChange>
              </w:rPr>
            </w:pPr>
            <w:ins w:id="4054" w:author="Grewing, Kyle@Energy" w:date="2023-08-14T14:56:00Z">
              <w:r w:rsidRPr="00B63041">
                <w:rPr>
                  <w:rFonts w:ascii="Calibri" w:hAnsi="Calibri"/>
                  <w:sz w:val="20"/>
                  <w:szCs w:val="20"/>
                  <w:rPrChange w:id="4055" w:author="Alhabibi, Haider@Energy" w:date="2023-08-14T16:50:00Z">
                    <w:rPr>
                      <w:rFonts w:ascii="Calibri" w:hAnsi="Calibri"/>
                      <w:sz w:val="18"/>
                      <w:szCs w:val="18"/>
                    </w:rPr>
                  </w:rPrChange>
                </w:rPr>
                <w:t>10b</w:t>
              </w:r>
            </w:ins>
          </w:p>
        </w:tc>
        <w:tc>
          <w:tcPr>
            <w:tcW w:w="915" w:type="dxa"/>
            <w:tcPrChange w:id="4056" w:author="Alhabibi, Haider@Energy" w:date="2023-08-14T16:27:00Z">
              <w:tcPr>
                <w:tcW w:w="939" w:type="dxa"/>
              </w:tcPr>
            </w:tcPrChange>
          </w:tcPr>
          <w:p w14:paraId="0B73A937" w14:textId="3DEF08F5" w:rsidR="00C34F38" w:rsidRPr="00B63041" w:rsidRDefault="00C34F38" w:rsidP="0099199F">
            <w:pPr>
              <w:keepNext/>
              <w:jc w:val="center"/>
              <w:rPr>
                <w:rFonts w:asciiTheme="minorHAnsi" w:hAnsiTheme="minorHAnsi" w:cstheme="minorHAnsi"/>
                <w:sz w:val="20"/>
                <w:szCs w:val="20"/>
                <w:rPrChange w:id="4057" w:author="Alhabibi, Haider@Energy" w:date="2023-08-14T16:50:00Z">
                  <w:rPr>
                    <w:rFonts w:ascii="Calibri" w:hAnsi="Calibri"/>
                    <w:sz w:val="18"/>
                    <w:szCs w:val="18"/>
                  </w:rPr>
                </w:rPrChange>
              </w:rPr>
            </w:pPr>
            <w:r w:rsidRPr="00B63041">
              <w:rPr>
                <w:rFonts w:asciiTheme="minorHAnsi" w:hAnsiTheme="minorHAnsi" w:cstheme="minorHAnsi"/>
                <w:sz w:val="20"/>
                <w:szCs w:val="20"/>
                <w:rPrChange w:id="4058" w:author="Alhabibi, Haider@Energy" w:date="2023-08-14T16:50:00Z">
                  <w:rPr>
                    <w:rFonts w:ascii="Calibri" w:hAnsi="Calibri"/>
                    <w:sz w:val="18"/>
                    <w:szCs w:val="18"/>
                  </w:rPr>
                </w:rPrChange>
              </w:rPr>
              <w:t>11</w:t>
            </w:r>
          </w:p>
        </w:tc>
        <w:tc>
          <w:tcPr>
            <w:tcW w:w="915" w:type="dxa"/>
            <w:tcPrChange w:id="4059" w:author="Alhabibi, Haider@Energy" w:date="2023-08-14T16:27:00Z">
              <w:tcPr>
                <w:tcW w:w="939" w:type="dxa"/>
                <w:gridSpan w:val="2"/>
              </w:tcPr>
            </w:tcPrChange>
          </w:tcPr>
          <w:p w14:paraId="0B73A938" w14:textId="3C823C88" w:rsidR="00C34F38" w:rsidRPr="00B63041" w:rsidRDefault="00C34F38" w:rsidP="0099199F">
            <w:pPr>
              <w:keepNext/>
              <w:jc w:val="center"/>
              <w:rPr>
                <w:rFonts w:asciiTheme="minorHAnsi" w:hAnsiTheme="minorHAnsi" w:cstheme="minorHAnsi"/>
                <w:sz w:val="20"/>
                <w:szCs w:val="20"/>
                <w:rPrChange w:id="4060" w:author="Alhabibi, Haider@Energy" w:date="2023-08-14T16:50:00Z">
                  <w:rPr>
                    <w:rFonts w:ascii="Calibri" w:hAnsi="Calibri"/>
                    <w:sz w:val="18"/>
                    <w:szCs w:val="18"/>
                  </w:rPr>
                </w:rPrChange>
              </w:rPr>
            </w:pPr>
            <w:r w:rsidRPr="00B63041">
              <w:rPr>
                <w:rFonts w:asciiTheme="minorHAnsi" w:hAnsiTheme="minorHAnsi" w:cstheme="minorHAnsi"/>
                <w:sz w:val="20"/>
                <w:szCs w:val="20"/>
                <w:rPrChange w:id="4061" w:author="Alhabibi, Haider@Energy" w:date="2023-08-14T16:50:00Z">
                  <w:rPr>
                    <w:rFonts w:ascii="Calibri" w:hAnsi="Calibri"/>
                    <w:sz w:val="18"/>
                    <w:szCs w:val="18"/>
                  </w:rPr>
                </w:rPrChange>
              </w:rPr>
              <w:t>12</w:t>
            </w:r>
          </w:p>
        </w:tc>
      </w:tr>
      <w:tr w:rsidR="0099199F" w:rsidRPr="00EB4E7D" w14:paraId="0B73A94A" w14:textId="77777777" w:rsidTr="0099199F">
        <w:tblPrEx>
          <w:tblPrExChange w:id="4062" w:author="Alhabibi, Haider@Energy" w:date="2023-08-14T16:27:00Z">
            <w:tblPrEx>
              <w:jc w:val="center"/>
            </w:tblPrEx>
          </w:tblPrExChange>
        </w:tblPrEx>
        <w:trPr>
          <w:gridAfter w:val="1"/>
          <w:wAfter w:w="12" w:type="dxa"/>
          <w:trHeight w:val="391"/>
          <w:trPrChange w:id="4063" w:author="Alhabibi, Haider@Energy" w:date="2023-08-14T16:27:00Z">
            <w:trPr>
              <w:gridAfter w:val="1"/>
              <w:wAfter w:w="6" w:type="dxa"/>
              <w:trHeight w:val="390"/>
              <w:jc w:val="center"/>
            </w:trPr>
          </w:trPrChange>
        </w:trPr>
        <w:tc>
          <w:tcPr>
            <w:tcW w:w="934" w:type="dxa"/>
            <w:shd w:val="clear" w:color="auto" w:fill="auto"/>
            <w:vAlign w:val="bottom"/>
            <w:tcPrChange w:id="4064" w:author="Alhabibi, Haider@Energy" w:date="2023-08-14T16:27:00Z">
              <w:tcPr>
                <w:tcW w:w="958" w:type="dxa"/>
                <w:shd w:val="clear" w:color="auto" w:fill="auto"/>
                <w:vAlign w:val="bottom"/>
              </w:tcPr>
            </w:tcPrChange>
          </w:tcPr>
          <w:p w14:paraId="0B73A93A" w14:textId="7CD0B1B9" w:rsidR="00C34F38" w:rsidRPr="00B63041" w:rsidRDefault="00C34F38" w:rsidP="0099199F">
            <w:pPr>
              <w:keepNext/>
              <w:jc w:val="center"/>
              <w:rPr>
                <w:rFonts w:asciiTheme="minorHAnsi" w:hAnsiTheme="minorHAnsi" w:cstheme="minorHAnsi"/>
                <w:sz w:val="20"/>
                <w:szCs w:val="20"/>
                <w:rPrChange w:id="4065" w:author="Alhabibi, Haider@Energy" w:date="2023-08-14T16:50:00Z">
                  <w:rPr>
                    <w:rFonts w:ascii="Calibri" w:hAnsi="Calibri"/>
                    <w:sz w:val="18"/>
                    <w:szCs w:val="18"/>
                  </w:rPr>
                </w:rPrChange>
              </w:rPr>
            </w:pPr>
            <w:r w:rsidRPr="00B63041">
              <w:rPr>
                <w:rFonts w:asciiTheme="minorHAnsi" w:hAnsiTheme="minorHAnsi" w:cstheme="minorHAnsi"/>
                <w:sz w:val="20"/>
                <w:szCs w:val="20"/>
                <w:rPrChange w:id="4066" w:author="Alhabibi, Haider@Energy" w:date="2023-08-14T16:50:00Z">
                  <w:rPr>
                    <w:rFonts w:ascii="Calibri" w:hAnsi="Calibri"/>
                    <w:sz w:val="18"/>
                    <w:szCs w:val="18"/>
                  </w:rPr>
                </w:rPrChange>
              </w:rPr>
              <w:t xml:space="preserve">SC System </w:t>
            </w:r>
            <w:r w:rsidRPr="00B63041">
              <w:rPr>
                <w:rFonts w:asciiTheme="minorHAnsi" w:hAnsiTheme="minorHAnsi" w:cstheme="minorHAnsi"/>
                <w:sz w:val="20"/>
                <w:szCs w:val="20"/>
                <w:rPrChange w:id="4067" w:author="Alhabibi, Haider@Energy" w:date="2023-08-14T16:50:00Z">
                  <w:rPr>
                    <w:rFonts w:ascii="Calibri" w:hAnsi="Calibri"/>
                    <w:sz w:val="10"/>
                    <w:szCs w:val="10"/>
                  </w:rPr>
                </w:rPrChange>
              </w:rPr>
              <w:t>Identification or</w:t>
            </w:r>
            <w:r w:rsidRPr="00B63041">
              <w:rPr>
                <w:rFonts w:asciiTheme="minorHAnsi" w:hAnsiTheme="minorHAnsi" w:cstheme="minorHAnsi"/>
                <w:sz w:val="20"/>
                <w:szCs w:val="20"/>
                <w:rPrChange w:id="4068" w:author="Alhabibi, Haider@Energy" w:date="2023-08-14T16:50:00Z">
                  <w:rPr>
                    <w:rFonts w:ascii="Calibri" w:hAnsi="Calibri"/>
                    <w:sz w:val="18"/>
                    <w:szCs w:val="18"/>
                  </w:rPr>
                </w:rPrChange>
              </w:rPr>
              <w:t xml:space="preserve"> ID/Name</w:t>
            </w:r>
          </w:p>
        </w:tc>
        <w:tc>
          <w:tcPr>
            <w:tcW w:w="995" w:type="dxa"/>
            <w:tcPrChange w:id="4069" w:author="Alhabibi, Haider@Energy" w:date="2023-08-14T16:27:00Z">
              <w:tcPr>
                <w:tcW w:w="1021" w:type="dxa"/>
              </w:tcPr>
            </w:tcPrChange>
          </w:tcPr>
          <w:p w14:paraId="17FD0CD2" w14:textId="77777777" w:rsidR="00C34F38" w:rsidRPr="00B63041" w:rsidRDefault="00C34F38" w:rsidP="0099199F">
            <w:pPr>
              <w:keepNext/>
              <w:jc w:val="center"/>
              <w:rPr>
                <w:rFonts w:asciiTheme="minorHAnsi" w:hAnsiTheme="minorHAnsi" w:cstheme="minorHAnsi"/>
                <w:sz w:val="20"/>
                <w:szCs w:val="20"/>
                <w:rPrChange w:id="4070" w:author="Alhabibi, Haider@Energy" w:date="2023-08-14T16:50:00Z">
                  <w:rPr>
                    <w:rFonts w:ascii="Calibri" w:hAnsi="Calibri"/>
                    <w:sz w:val="18"/>
                    <w:szCs w:val="18"/>
                  </w:rPr>
                </w:rPrChange>
              </w:rPr>
            </w:pPr>
            <w:r w:rsidRPr="00B63041">
              <w:rPr>
                <w:rFonts w:asciiTheme="minorHAnsi" w:hAnsiTheme="minorHAnsi" w:cstheme="minorHAnsi"/>
                <w:sz w:val="20"/>
                <w:szCs w:val="20"/>
                <w:rPrChange w:id="4071" w:author="Alhabibi, Haider@Energy" w:date="2023-08-14T16:50:00Z">
                  <w:rPr>
                    <w:rFonts w:ascii="Calibri" w:hAnsi="Calibri"/>
                    <w:sz w:val="18"/>
                    <w:szCs w:val="18"/>
                  </w:rPr>
                </w:rPrChange>
              </w:rPr>
              <w:t xml:space="preserve">SC System </w:t>
            </w:r>
          </w:p>
          <w:p w14:paraId="732E3068" w14:textId="4C37E5B8" w:rsidR="00C34F38" w:rsidRPr="00B63041" w:rsidRDefault="00C34F38" w:rsidP="0099199F">
            <w:pPr>
              <w:keepNext/>
              <w:jc w:val="center"/>
              <w:rPr>
                <w:rFonts w:asciiTheme="minorHAnsi" w:hAnsiTheme="minorHAnsi" w:cstheme="minorHAnsi"/>
                <w:sz w:val="20"/>
                <w:szCs w:val="20"/>
                <w:rPrChange w:id="4072" w:author="Alhabibi, Haider@Energy" w:date="2023-08-14T16:50:00Z">
                  <w:rPr>
                    <w:rFonts w:ascii="Calibri" w:hAnsi="Calibri"/>
                    <w:sz w:val="18"/>
                    <w:szCs w:val="18"/>
                  </w:rPr>
                </w:rPrChange>
              </w:rPr>
            </w:pPr>
            <w:r w:rsidRPr="00B63041">
              <w:rPr>
                <w:rFonts w:asciiTheme="minorHAnsi" w:hAnsiTheme="minorHAnsi" w:cstheme="minorHAnsi"/>
                <w:sz w:val="20"/>
                <w:szCs w:val="20"/>
                <w:rPrChange w:id="4073" w:author="Alhabibi, Haider@Energy" w:date="2023-08-14T16:50:00Z">
                  <w:rPr>
                    <w:rFonts w:ascii="Calibri" w:hAnsi="Calibri"/>
                    <w:sz w:val="18"/>
                    <w:szCs w:val="18"/>
                  </w:rPr>
                </w:rPrChange>
              </w:rPr>
              <w:t>Description of Area Served</w:t>
            </w:r>
          </w:p>
        </w:tc>
        <w:tc>
          <w:tcPr>
            <w:tcW w:w="1661" w:type="dxa"/>
            <w:shd w:val="clear" w:color="auto" w:fill="auto"/>
            <w:vAlign w:val="bottom"/>
            <w:tcPrChange w:id="4074" w:author="Alhabibi, Haider@Energy" w:date="2023-08-14T16:27:00Z">
              <w:tcPr>
                <w:tcW w:w="1704" w:type="dxa"/>
                <w:shd w:val="clear" w:color="auto" w:fill="auto"/>
                <w:vAlign w:val="bottom"/>
              </w:tcPr>
            </w:tcPrChange>
          </w:tcPr>
          <w:p w14:paraId="0B73A93B" w14:textId="08F9D35C" w:rsidR="00C34F38" w:rsidRPr="00B63041" w:rsidRDefault="00C34F38" w:rsidP="0099199F">
            <w:pPr>
              <w:keepNext/>
              <w:jc w:val="center"/>
              <w:rPr>
                <w:rFonts w:asciiTheme="minorHAnsi" w:hAnsiTheme="minorHAnsi" w:cstheme="minorHAnsi"/>
                <w:sz w:val="20"/>
                <w:szCs w:val="20"/>
                <w:rPrChange w:id="4075" w:author="Alhabibi, Haider@Energy" w:date="2023-08-14T16:50:00Z">
                  <w:rPr>
                    <w:rFonts w:ascii="Calibri" w:hAnsi="Calibri"/>
                    <w:sz w:val="18"/>
                    <w:szCs w:val="18"/>
                  </w:rPr>
                </w:rPrChange>
              </w:rPr>
            </w:pPr>
            <w:r w:rsidRPr="00B63041">
              <w:rPr>
                <w:rFonts w:asciiTheme="minorHAnsi" w:hAnsiTheme="minorHAnsi" w:cstheme="minorHAnsi"/>
                <w:sz w:val="20"/>
                <w:szCs w:val="20"/>
                <w:rPrChange w:id="4076" w:author="Alhabibi, Haider@Energy" w:date="2023-08-14T16:50:00Z">
                  <w:rPr>
                    <w:rFonts w:ascii="Calibri" w:hAnsi="Calibri"/>
                    <w:sz w:val="18"/>
                    <w:szCs w:val="18"/>
                  </w:rPr>
                </w:rPrChange>
              </w:rPr>
              <w:t>Heating System Type</w:t>
            </w:r>
          </w:p>
        </w:tc>
        <w:tc>
          <w:tcPr>
            <w:tcW w:w="998" w:type="dxa"/>
            <w:vAlign w:val="bottom"/>
            <w:tcPrChange w:id="4077" w:author="Alhabibi, Haider@Energy" w:date="2023-08-14T16:27:00Z">
              <w:tcPr>
                <w:tcW w:w="1024" w:type="dxa"/>
                <w:vAlign w:val="bottom"/>
              </w:tcPr>
            </w:tcPrChange>
          </w:tcPr>
          <w:p w14:paraId="0B73A93C" w14:textId="77777777" w:rsidR="00C34F38" w:rsidRPr="00B63041" w:rsidRDefault="00C34F38" w:rsidP="0099199F">
            <w:pPr>
              <w:keepNext/>
              <w:jc w:val="center"/>
              <w:rPr>
                <w:rFonts w:asciiTheme="minorHAnsi" w:hAnsiTheme="minorHAnsi" w:cstheme="minorHAnsi"/>
                <w:sz w:val="20"/>
                <w:szCs w:val="20"/>
                <w:rPrChange w:id="4078" w:author="Alhabibi, Haider@Energy" w:date="2023-08-14T16:50:00Z">
                  <w:rPr>
                    <w:rFonts w:ascii="Calibri" w:hAnsi="Calibri"/>
                    <w:sz w:val="18"/>
                    <w:szCs w:val="18"/>
                  </w:rPr>
                </w:rPrChange>
              </w:rPr>
            </w:pPr>
            <w:r w:rsidRPr="00B63041">
              <w:rPr>
                <w:rFonts w:asciiTheme="minorHAnsi" w:hAnsiTheme="minorHAnsi" w:cstheme="minorHAnsi"/>
                <w:sz w:val="20"/>
                <w:szCs w:val="20"/>
                <w:rPrChange w:id="4079" w:author="Alhabibi, Haider@Energy" w:date="2023-08-14T16:50:00Z">
                  <w:rPr>
                    <w:rFonts w:ascii="Calibri" w:hAnsi="Calibri"/>
                    <w:sz w:val="18"/>
                    <w:szCs w:val="18"/>
                  </w:rPr>
                </w:rPrChange>
              </w:rPr>
              <w:t>Altered</w:t>
            </w:r>
          </w:p>
          <w:p w14:paraId="0B73A93D" w14:textId="77777777" w:rsidR="00C34F38" w:rsidRPr="00B63041" w:rsidRDefault="00C34F38" w:rsidP="0099199F">
            <w:pPr>
              <w:keepNext/>
              <w:jc w:val="center"/>
              <w:rPr>
                <w:rFonts w:asciiTheme="minorHAnsi" w:hAnsiTheme="minorHAnsi" w:cstheme="minorHAnsi"/>
                <w:sz w:val="20"/>
                <w:szCs w:val="20"/>
                <w:rPrChange w:id="4080" w:author="Alhabibi, Haider@Energy" w:date="2023-08-14T16:50:00Z">
                  <w:rPr>
                    <w:rFonts w:ascii="Calibri" w:hAnsi="Calibri"/>
                    <w:sz w:val="18"/>
                    <w:szCs w:val="18"/>
                  </w:rPr>
                </w:rPrChange>
              </w:rPr>
            </w:pPr>
            <w:r w:rsidRPr="00B63041">
              <w:rPr>
                <w:rFonts w:asciiTheme="minorHAnsi" w:hAnsiTheme="minorHAnsi" w:cstheme="minorHAnsi"/>
                <w:sz w:val="20"/>
                <w:szCs w:val="20"/>
                <w:rPrChange w:id="4081" w:author="Alhabibi, Haider@Energy" w:date="2023-08-14T16:50:00Z">
                  <w:rPr>
                    <w:rFonts w:ascii="Calibri" w:hAnsi="Calibri"/>
                    <w:sz w:val="18"/>
                    <w:szCs w:val="18"/>
                  </w:rPr>
                </w:rPrChange>
              </w:rPr>
              <w:t>Heating Component</w:t>
            </w:r>
          </w:p>
        </w:tc>
        <w:tc>
          <w:tcPr>
            <w:tcW w:w="915" w:type="dxa"/>
            <w:vAlign w:val="bottom"/>
            <w:tcPrChange w:id="4082" w:author="Alhabibi, Haider@Energy" w:date="2023-08-14T16:27:00Z">
              <w:tcPr>
                <w:tcW w:w="939" w:type="dxa"/>
                <w:vAlign w:val="bottom"/>
              </w:tcPr>
            </w:tcPrChange>
          </w:tcPr>
          <w:p w14:paraId="0B73A93E" w14:textId="77777777" w:rsidR="00C34F38" w:rsidRPr="00B63041" w:rsidRDefault="00C34F38" w:rsidP="0099199F">
            <w:pPr>
              <w:keepNext/>
              <w:jc w:val="center"/>
              <w:rPr>
                <w:rFonts w:asciiTheme="minorHAnsi" w:hAnsiTheme="minorHAnsi" w:cstheme="minorHAnsi"/>
                <w:sz w:val="20"/>
                <w:szCs w:val="20"/>
                <w:rPrChange w:id="4083" w:author="Alhabibi, Haider@Energy" w:date="2023-08-14T16:50:00Z">
                  <w:rPr>
                    <w:rFonts w:ascii="Calibri" w:hAnsi="Calibri"/>
                    <w:sz w:val="18"/>
                    <w:szCs w:val="18"/>
                  </w:rPr>
                </w:rPrChange>
              </w:rPr>
            </w:pPr>
            <w:r w:rsidRPr="00B63041">
              <w:rPr>
                <w:rFonts w:asciiTheme="minorHAnsi" w:hAnsiTheme="minorHAnsi" w:cstheme="minorHAnsi"/>
                <w:sz w:val="20"/>
                <w:szCs w:val="20"/>
                <w:rPrChange w:id="4084" w:author="Alhabibi, Haider@Energy" w:date="2023-08-14T16:50:00Z">
                  <w:rPr>
                    <w:rFonts w:ascii="Calibri" w:hAnsi="Calibri"/>
                    <w:sz w:val="18"/>
                    <w:szCs w:val="18"/>
                  </w:rPr>
                </w:rPrChange>
              </w:rPr>
              <w:t>Heating Efficiency Type</w:t>
            </w:r>
          </w:p>
        </w:tc>
        <w:tc>
          <w:tcPr>
            <w:tcW w:w="1081" w:type="dxa"/>
            <w:vAlign w:val="bottom"/>
            <w:tcPrChange w:id="4085" w:author="Alhabibi, Haider@Energy" w:date="2023-08-14T16:27:00Z">
              <w:tcPr>
                <w:tcW w:w="1109" w:type="dxa"/>
                <w:vAlign w:val="bottom"/>
              </w:tcPr>
            </w:tcPrChange>
          </w:tcPr>
          <w:p w14:paraId="0B73A93F" w14:textId="77777777" w:rsidR="00C34F38" w:rsidRPr="00B63041" w:rsidRDefault="00C34F38" w:rsidP="0099199F">
            <w:pPr>
              <w:keepNext/>
              <w:jc w:val="center"/>
              <w:rPr>
                <w:rFonts w:asciiTheme="minorHAnsi" w:hAnsiTheme="minorHAnsi" w:cstheme="minorHAnsi"/>
                <w:sz w:val="20"/>
                <w:szCs w:val="20"/>
                <w:rPrChange w:id="4086" w:author="Alhabibi, Haider@Energy" w:date="2023-08-14T16:50:00Z">
                  <w:rPr>
                    <w:rFonts w:ascii="Calibri" w:hAnsi="Calibri"/>
                    <w:sz w:val="18"/>
                    <w:szCs w:val="18"/>
                  </w:rPr>
                </w:rPrChange>
              </w:rPr>
            </w:pPr>
            <w:r w:rsidRPr="00B63041">
              <w:rPr>
                <w:rFonts w:asciiTheme="minorHAnsi" w:hAnsiTheme="minorHAnsi" w:cstheme="minorHAnsi"/>
                <w:sz w:val="20"/>
                <w:szCs w:val="20"/>
                <w:rPrChange w:id="4087" w:author="Alhabibi, Haider@Energy" w:date="2023-08-14T16:50:00Z">
                  <w:rPr>
                    <w:rFonts w:ascii="Calibri" w:hAnsi="Calibri"/>
                    <w:sz w:val="18"/>
                    <w:szCs w:val="18"/>
                  </w:rPr>
                </w:rPrChange>
              </w:rPr>
              <w:t xml:space="preserve">Heating </w:t>
            </w:r>
          </w:p>
          <w:p w14:paraId="0B73A940" w14:textId="77777777" w:rsidR="00C34F38" w:rsidRPr="00B63041" w:rsidRDefault="00C34F38" w:rsidP="0099199F">
            <w:pPr>
              <w:keepNext/>
              <w:jc w:val="center"/>
              <w:rPr>
                <w:rFonts w:asciiTheme="minorHAnsi" w:hAnsiTheme="minorHAnsi" w:cstheme="minorHAnsi"/>
                <w:sz w:val="20"/>
                <w:szCs w:val="20"/>
                <w:rPrChange w:id="4088" w:author="Alhabibi, Haider@Energy" w:date="2023-08-14T16:50:00Z">
                  <w:rPr>
                    <w:rFonts w:ascii="Calibri" w:hAnsi="Calibri"/>
                    <w:sz w:val="18"/>
                    <w:szCs w:val="18"/>
                  </w:rPr>
                </w:rPrChange>
              </w:rPr>
            </w:pPr>
            <w:r w:rsidRPr="00B63041">
              <w:rPr>
                <w:rFonts w:asciiTheme="minorHAnsi" w:hAnsiTheme="minorHAnsi" w:cstheme="minorHAnsi"/>
                <w:sz w:val="20"/>
                <w:szCs w:val="20"/>
                <w:rPrChange w:id="4089" w:author="Alhabibi, Haider@Energy" w:date="2023-08-14T16:50:00Z">
                  <w:rPr>
                    <w:rFonts w:ascii="Calibri" w:hAnsi="Calibri"/>
                    <w:sz w:val="18"/>
                    <w:szCs w:val="18"/>
                  </w:rPr>
                </w:rPrChange>
              </w:rPr>
              <w:t>Minimum Efficiency Value</w:t>
            </w:r>
          </w:p>
        </w:tc>
        <w:tc>
          <w:tcPr>
            <w:tcW w:w="1348" w:type="dxa"/>
            <w:vAlign w:val="bottom"/>
            <w:tcPrChange w:id="4090" w:author="Alhabibi, Haider@Energy" w:date="2023-08-14T16:27:00Z">
              <w:tcPr>
                <w:tcW w:w="1383" w:type="dxa"/>
                <w:vAlign w:val="bottom"/>
              </w:tcPr>
            </w:tcPrChange>
          </w:tcPr>
          <w:p w14:paraId="0B73A941" w14:textId="77777777" w:rsidR="00C34F38" w:rsidRPr="00B63041" w:rsidRDefault="00C34F38" w:rsidP="0099199F">
            <w:pPr>
              <w:keepNext/>
              <w:jc w:val="center"/>
              <w:rPr>
                <w:rFonts w:asciiTheme="minorHAnsi" w:hAnsiTheme="minorHAnsi" w:cstheme="minorHAnsi"/>
                <w:sz w:val="20"/>
                <w:szCs w:val="20"/>
                <w:rPrChange w:id="4091" w:author="Alhabibi, Haider@Energy" w:date="2023-08-14T16:50:00Z">
                  <w:rPr>
                    <w:rFonts w:ascii="Calibri" w:hAnsi="Calibri"/>
                    <w:sz w:val="18"/>
                    <w:szCs w:val="18"/>
                  </w:rPr>
                </w:rPrChange>
              </w:rPr>
            </w:pPr>
            <w:r w:rsidRPr="00B63041">
              <w:rPr>
                <w:rFonts w:asciiTheme="minorHAnsi" w:hAnsiTheme="minorHAnsi" w:cstheme="minorHAnsi"/>
                <w:sz w:val="20"/>
                <w:szCs w:val="20"/>
                <w:rPrChange w:id="4092" w:author="Alhabibi, Haider@Energy" w:date="2023-08-14T16:50:00Z">
                  <w:rPr>
                    <w:rFonts w:ascii="Calibri" w:hAnsi="Calibri"/>
                    <w:sz w:val="18"/>
                    <w:szCs w:val="18"/>
                  </w:rPr>
                </w:rPrChange>
              </w:rPr>
              <w:t>Cooling System Type</w:t>
            </w:r>
          </w:p>
        </w:tc>
        <w:tc>
          <w:tcPr>
            <w:tcW w:w="1559" w:type="dxa"/>
            <w:vAlign w:val="bottom"/>
            <w:tcPrChange w:id="4093" w:author="Alhabibi, Haider@Energy" w:date="2023-08-14T16:27:00Z">
              <w:tcPr>
                <w:tcW w:w="1599" w:type="dxa"/>
                <w:vAlign w:val="bottom"/>
              </w:tcPr>
            </w:tcPrChange>
          </w:tcPr>
          <w:p w14:paraId="0B73A942" w14:textId="77777777" w:rsidR="00C34F38" w:rsidRPr="00B63041" w:rsidRDefault="00C34F38" w:rsidP="0099199F">
            <w:pPr>
              <w:keepNext/>
              <w:jc w:val="center"/>
              <w:rPr>
                <w:rFonts w:asciiTheme="minorHAnsi" w:hAnsiTheme="minorHAnsi" w:cstheme="minorHAnsi"/>
                <w:sz w:val="20"/>
                <w:szCs w:val="20"/>
                <w:rPrChange w:id="4094" w:author="Alhabibi, Haider@Energy" w:date="2023-08-14T16:50:00Z">
                  <w:rPr>
                    <w:rFonts w:ascii="Calibri" w:hAnsi="Calibri"/>
                    <w:sz w:val="18"/>
                    <w:szCs w:val="18"/>
                  </w:rPr>
                </w:rPrChange>
              </w:rPr>
            </w:pPr>
            <w:r w:rsidRPr="00B63041">
              <w:rPr>
                <w:rFonts w:asciiTheme="minorHAnsi" w:hAnsiTheme="minorHAnsi" w:cstheme="minorHAnsi"/>
                <w:sz w:val="20"/>
                <w:szCs w:val="20"/>
                <w:rPrChange w:id="4095" w:author="Alhabibi, Haider@Energy" w:date="2023-08-14T16:50:00Z">
                  <w:rPr>
                    <w:rFonts w:ascii="Calibri" w:hAnsi="Calibri"/>
                    <w:sz w:val="18"/>
                    <w:szCs w:val="18"/>
                  </w:rPr>
                </w:rPrChange>
              </w:rPr>
              <w:t>Altered</w:t>
            </w:r>
          </w:p>
          <w:p w14:paraId="0B73A943" w14:textId="77777777" w:rsidR="00C34F38" w:rsidRPr="00B63041" w:rsidRDefault="00C34F38" w:rsidP="0099199F">
            <w:pPr>
              <w:keepNext/>
              <w:jc w:val="center"/>
              <w:rPr>
                <w:rFonts w:asciiTheme="minorHAnsi" w:hAnsiTheme="minorHAnsi" w:cstheme="minorHAnsi"/>
                <w:sz w:val="20"/>
                <w:szCs w:val="20"/>
                <w:rPrChange w:id="4096" w:author="Alhabibi, Haider@Energy" w:date="2023-08-14T16:50:00Z">
                  <w:rPr>
                    <w:rFonts w:ascii="Calibri" w:hAnsi="Calibri"/>
                    <w:sz w:val="18"/>
                    <w:szCs w:val="18"/>
                  </w:rPr>
                </w:rPrChange>
              </w:rPr>
            </w:pPr>
            <w:r w:rsidRPr="00B63041">
              <w:rPr>
                <w:rFonts w:asciiTheme="minorHAnsi" w:hAnsiTheme="minorHAnsi" w:cstheme="minorHAnsi"/>
                <w:sz w:val="20"/>
                <w:szCs w:val="20"/>
                <w:rPrChange w:id="4097" w:author="Alhabibi, Haider@Energy" w:date="2023-08-14T16:50:00Z">
                  <w:rPr>
                    <w:rFonts w:ascii="Calibri" w:hAnsi="Calibri"/>
                    <w:sz w:val="18"/>
                    <w:szCs w:val="18"/>
                  </w:rPr>
                </w:rPrChange>
              </w:rPr>
              <w:t>Cooling Components</w:t>
            </w:r>
          </w:p>
        </w:tc>
        <w:tc>
          <w:tcPr>
            <w:tcW w:w="1081" w:type="dxa"/>
            <w:vAlign w:val="bottom"/>
            <w:tcPrChange w:id="4098" w:author="Alhabibi, Haider@Energy" w:date="2023-08-14T16:27:00Z">
              <w:tcPr>
                <w:tcW w:w="1109" w:type="dxa"/>
                <w:vAlign w:val="bottom"/>
              </w:tcPr>
            </w:tcPrChange>
          </w:tcPr>
          <w:p w14:paraId="0B73A944" w14:textId="77777777" w:rsidR="00C34F38" w:rsidRPr="00B63041" w:rsidRDefault="00C34F38" w:rsidP="0099199F">
            <w:pPr>
              <w:keepNext/>
              <w:jc w:val="center"/>
              <w:rPr>
                <w:rFonts w:asciiTheme="minorHAnsi" w:hAnsiTheme="minorHAnsi" w:cstheme="minorHAnsi"/>
                <w:sz w:val="20"/>
                <w:szCs w:val="20"/>
                <w:rPrChange w:id="4099" w:author="Alhabibi, Haider@Energy" w:date="2023-08-14T16:50:00Z">
                  <w:rPr>
                    <w:rFonts w:ascii="Calibri" w:hAnsi="Calibri"/>
                    <w:sz w:val="18"/>
                    <w:szCs w:val="18"/>
                  </w:rPr>
                </w:rPrChange>
              </w:rPr>
            </w:pPr>
            <w:r w:rsidRPr="00B63041">
              <w:rPr>
                <w:rFonts w:asciiTheme="minorHAnsi" w:hAnsiTheme="minorHAnsi" w:cstheme="minorHAnsi"/>
                <w:sz w:val="20"/>
                <w:szCs w:val="20"/>
                <w:rPrChange w:id="4100" w:author="Alhabibi, Haider@Energy" w:date="2023-08-14T16:50:00Z">
                  <w:rPr>
                    <w:rFonts w:ascii="Calibri" w:hAnsi="Calibri"/>
                    <w:sz w:val="18"/>
                    <w:szCs w:val="18"/>
                  </w:rPr>
                </w:rPrChange>
              </w:rPr>
              <w:t xml:space="preserve">Cooling </w:t>
            </w:r>
          </w:p>
          <w:p w14:paraId="0B73A945" w14:textId="77777777" w:rsidR="00C34F38" w:rsidRPr="00B63041" w:rsidRDefault="00C34F38" w:rsidP="0099199F">
            <w:pPr>
              <w:keepNext/>
              <w:jc w:val="center"/>
              <w:rPr>
                <w:rFonts w:asciiTheme="minorHAnsi" w:hAnsiTheme="minorHAnsi" w:cstheme="minorHAnsi"/>
                <w:sz w:val="20"/>
                <w:szCs w:val="20"/>
                <w:rPrChange w:id="4101" w:author="Alhabibi, Haider@Energy" w:date="2023-08-14T16:50:00Z">
                  <w:rPr>
                    <w:rFonts w:ascii="Calibri" w:hAnsi="Calibri"/>
                    <w:sz w:val="18"/>
                    <w:szCs w:val="18"/>
                  </w:rPr>
                </w:rPrChange>
              </w:rPr>
            </w:pPr>
            <w:r w:rsidRPr="00B63041">
              <w:rPr>
                <w:rFonts w:asciiTheme="minorHAnsi" w:hAnsiTheme="minorHAnsi" w:cstheme="minorHAnsi"/>
                <w:sz w:val="20"/>
                <w:szCs w:val="20"/>
                <w:rPrChange w:id="4102" w:author="Alhabibi, Haider@Energy" w:date="2023-08-14T16:50:00Z">
                  <w:rPr>
                    <w:rFonts w:ascii="Calibri" w:hAnsi="Calibri"/>
                    <w:sz w:val="18"/>
                    <w:szCs w:val="18"/>
                  </w:rPr>
                </w:rPrChange>
              </w:rPr>
              <w:t>Efficiency Type</w:t>
            </w:r>
          </w:p>
        </w:tc>
        <w:tc>
          <w:tcPr>
            <w:tcW w:w="1081" w:type="dxa"/>
            <w:vAlign w:val="bottom"/>
            <w:tcPrChange w:id="4103" w:author="Alhabibi, Haider@Energy" w:date="2023-08-14T16:27:00Z">
              <w:tcPr>
                <w:tcW w:w="1109" w:type="dxa"/>
                <w:vAlign w:val="bottom"/>
              </w:tcPr>
            </w:tcPrChange>
          </w:tcPr>
          <w:p w14:paraId="0B73A946" w14:textId="77777777" w:rsidR="00C34F38" w:rsidRPr="00B63041" w:rsidRDefault="00C34F38" w:rsidP="0099199F">
            <w:pPr>
              <w:keepNext/>
              <w:jc w:val="center"/>
              <w:rPr>
                <w:rFonts w:asciiTheme="minorHAnsi" w:hAnsiTheme="minorHAnsi" w:cstheme="minorHAnsi"/>
                <w:sz w:val="20"/>
                <w:szCs w:val="20"/>
                <w:rPrChange w:id="4104" w:author="Alhabibi, Haider@Energy" w:date="2023-08-14T16:50:00Z">
                  <w:rPr>
                    <w:rFonts w:ascii="Calibri" w:hAnsi="Calibri"/>
                    <w:sz w:val="18"/>
                    <w:szCs w:val="18"/>
                  </w:rPr>
                </w:rPrChange>
              </w:rPr>
            </w:pPr>
            <w:r w:rsidRPr="00B63041">
              <w:rPr>
                <w:rFonts w:asciiTheme="minorHAnsi" w:hAnsiTheme="minorHAnsi" w:cstheme="minorHAnsi"/>
                <w:sz w:val="20"/>
                <w:szCs w:val="20"/>
                <w:rPrChange w:id="4105" w:author="Alhabibi, Haider@Energy" w:date="2023-08-14T16:50:00Z">
                  <w:rPr>
                    <w:rFonts w:ascii="Calibri" w:hAnsi="Calibri"/>
                    <w:sz w:val="18"/>
                    <w:szCs w:val="18"/>
                  </w:rPr>
                </w:rPrChange>
              </w:rPr>
              <w:t xml:space="preserve">Cooling </w:t>
            </w:r>
          </w:p>
          <w:p w14:paraId="0B73A947" w14:textId="16FF9F5D" w:rsidR="00C34F38" w:rsidRPr="00B63041" w:rsidRDefault="00C34F38" w:rsidP="0099199F">
            <w:pPr>
              <w:keepNext/>
              <w:jc w:val="center"/>
              <w:rPr>
                <w:rFonts w:asciiTheme="minorHAnsi" w:hAnsiTheme="minorHAnsi" w:cstheme="minorHAnsi"/>
                <w:sz w:val="20"/>
                <w:szCs w:val="20"/>
                <w:rPrChange w:id="4106" w:author="Alhabibi, Haider@Energy" w:date="2023-08-14T16:50:00Z">
                  <w:rPr>
                    <w:rFonts w:ascii="Calibri" w:hAnsi="Calibri"/>
                    <w:sz w:val="18"/>
                    <w:szCs w:val="18"/>
                  </w:rPr>
                </w:rPrChange>
              </w:rPr>
            </w:pPr>
            <w:r w:rsidRPr="00B63041">
              <w:rPr>
                <w:rFonts w:asciiTheme="minorHAnsi" w:hAnsiTheme="minorHAnsi" w:cstheme="minorHAnsi"/>
                <w:sz w:val="20"/>
                <w:szCs w:val="20"/>
                <w:rPrChange w:id="4107" w:author="Alhabibi, Haider@Energy" w:date="2023-08-14T16:50:00Z">
                  <w:rPr>
                    <w:rFonts w:ascii="Calibri" w:hAnsi="Calibri"/>
                    <w:sz w:val="18"/>
                    <w:szCs w:val="18"/>
                  </w:rPr>
                </w:rPrChange>
              </w:rPr>
              <w:t>Minimum Efficiency Value</w:t>
            </w:r>
            <w:ins w:id="4108" w:author="Alhabibi, Haider@Energy" w:date="2023-08-14T16:39:00Z">
              <w:r w:rsidR="00150456" w:rsidRPr="00B63041">
                <w:rPr>
                  <w:sz w:val="20"/>
                  <w:szCs w:val="20"/>
                  <w:rPrChange w:id="4109" w:author="Alhabibi, Haider@Energy" w:date="2023-08-14T16:50:00Z">
                    <w:rPr/>
                  </w:rPrChange>
                </w:rPr>
                <w:t xml:space="preserve"> </w:t>
              </w:r>
              <w:r w:rsidR="00150456" w:rsidRPr="00B63041">
                <w:rPr>
                  <w:rFonts w:asciiTheme="minorHAnsi" w:hAnsiTheme="minorHAnsi" w:cstheme="minorHAnsi"/>
                  <w:sz w:val="20"/>
                  <w:szCs w:val="20"/>
                  <w:rPrChange w:id="4110" w:author="Alhabibi, Haider@Energy" w:date="2023-08-14T16:50:00Z">
                    <w:rPr>
                      <w:rFonts w:asciiTheme="minorHAnsi" w:hAnsiTheme="minorHAnsi" w:cstheme="minorHAnsi"/>
                    </w:rPr>
                  </w:rPrChange>
                </w:rPr>
                <w:t>SEER/SEER2</w:t>
              </w:r>
            </w:ins>
          </w:p>
        </w:tc>
        <w:tc>
          <w:tcPr>
            <w:tcW w:w="915" w:type="dxa"/>
            <w:tcPrChange w:id="4111" w:author="Alhabibi, Haider@Energy" w:date="2023-08-14T16:27:00Z">
              <w:tcPr>
                <w:tcW w:w="939" w:type="dxa"/>
              </w:tcPr>
            </w:tcPrChange>
          </w:tcPr>
          <w:p w14:paraId="1896C706" w14:textId="211A3356" w:rsidR="00C34F38" w:rsidRPr="00B63041" w:rsidRDefault="00C34F38" w:rsidP="0099199F">
            <w:pPr>
              <w:keepNext/>
              <w:jc w:val="center"/>
              <w:rPr>
                <w:rFonts w:asciiTheme="minorHAnsi" w:hAnsiTheme="minorHAnsi" w:cstheme="minorHAnsi"/>
                <w:sz w:val="20"/>
                <w:szCs w:val="20"/>
                <w:rPrChange w:id="4112" w:author="Alhabibi, Haider@Energy" w:date="2023-08-14T16:50:00Z">
                  <w:rPr>
                    <w:rFonts w:asciiTheme="minorHAnsi" w:hAnsiTheme="minorHAnsi" w:cstheme="minorHAnsi"/>
                  </w:rPr>
                </w:rPrChange>
              </w:rPr>
            </w:pPr>
            <w:ins w:id="4113" w:author="Grewing, Kyle@Energy" w:date="2023-08-14T14:56:00Z">
              <w:r w:rsidRPr="00B63041">
                <w:rPr>
                  <w:rFonts w:ascii="Calibri" w:hAnsi="Calibri"/>
                  <w:sz w:val="20"/>
                  <w:szCs w:val="20"/>
                  <w:rPrChange w:id="4114" w:author="Alhabibi, Haider@Energy" w:date="2023-08-14T16:50:00Z">
                    <w:rPr>
                      <w:rFonts w:ascii="Calibri" w:hAnsi="Calibri"/>
                      <w:sz w:val="18"/>
                      <w:szCs w:val="18"/>
                    </w:rPr>
                  </w:rPrChange>
                </w:rPr>
                <w:t xml:space="preserve">Cooling Minimum Efficiency Value </w:t>
              </w:r>
              <w:r w:rsidRPr="00B63041">
                <w:rPr>
                  <w:rFonts w:ascii="Calibri" w:hAnsi="Calibri"/>
                  <w:sz w:val="20"/>
                  <w:szCs w:val="20"/>
                  <w:rPrChange w:id="4115" w:author="Alhabibi, Haider@Energy" w:date="2023-08-14T16:50:00Z">
                    <w:rPr>
                      <w:rFonts w:ascii="Calibri" w:hAnsi="Calibri"/>
                      <w:sz w:val="18"/>
                      <w:szCs w:val="18"/>
                    </w:rPr>
                  </w:rPrChange>
                </w:rPr>
                <w:lastRenderedPageBreak/>
                <w:t>EER/EER2/CEER</w:t>
              </w:r>
            </w:ins>
          </w:p>
        </w:tc>
        <w:tc>
          <w:tcPr>
            <w:tcW w:w="915" w:type="dxa"/>
            <w:vAlign w:val="bottom"/>
            <w:tcPrChange w:id="4116" w:author="Alhabibi, Haider@Energy" w:date="2023-08-14T16:27:00Z">
              <w:tcPr>
                <w:tcW w:w="939" w:type="dxa"/>
                <w:vAlign w:val="bottom"/>
              </w:tcPr>
            </w:tcPrChange>
          </w:tcPr>
          <w:p w14:paraId="0B73A948" w14:textId="6A85583B" w:rsidR="00C34F38" w:rsidRPr="00B63041" w:rsidRDefault="00C34F38" w:rsidP="0099199F">
            <w:pPr>
              <w:keepNext/>
              <w:jc w:val="center"/>
              <w:rPr>
                <w:rFonts w:asciiTheme="minorHAnsi" w:hAnsiTheme="minorHAnsi" w:cstheme="minorHAnsi"/>
                <w:sz w:val="20"/>
                <w:szCs w:val="20"/>
                <w:rPrChange w:id="4117" w:author="Alhabibi, Haider@Energy" w:date="2023-08-14T16:50:00Z">
                  <w:rPr>
                    <w:rFonts w:ascii="Calibri" w:hAnsi="Calibri"/>
                    <w:sz w:val="18"/>
                    <w:szCs w:val="18"/>
                  </w:rPr>
                </w:rPrChange>
              </w:rPr>
            </w:pPr>
            <w:r w:rsidRPr="00B63041">
              <w:rPr>
                <w:rFonts w:asciiTheme="minorHAnsi" w:hAnsiTheme="minorHAnsi" w:cstheme="minorHAnsi"/>
                <w:sz w:val="20"/>
                <w:szCs w:val="20"/>
                <w:rPrChange w:id="4118" w:author="Alhabibi, Haider@Energy" w:date="2023-08-14T16:50:00Z">
                  <w:rPr>
                    <w:rFonts w:ascii="Calibri" w:hAnsi="Calibri"/>
                    <w:sz w:val="18"/>
                    <w:szCs w:val="18"/>
                  </w:rPr>
                </w:rPrChange>
              </w:rPr>
              <w:lastRenderedPageBreak/>
              <w:t>Required Thermostat</w:t>
            </w:r>
            <w:r w:rsidRPr="00B63041">
              <w:rPr>
                <w:rFonts w:asciiTheme="minorHAnsi" w:hAnsiTheme="minorHAnsi" w:cstheme="minorHAnsi"/>
                <w:sz w:val="20"/>
                <w:szCs w:val="20"/>
                <w:rPrChange w:id="4119" w:author="Alhabibi, Haider@Energy" w:date="2023-08-14T16:50:00Z">
                  <w:rPr>
                    <w:rFonts w:ascii="Calibri" w:hAnsi="Calibri"/>
                    <w:sz w:val="18"/>
                    <w:szCs w:val="18"/>
                  </w:rPr>
                </w:rPrChange>
              </w:rPr>
              <w:br/>
              <w:t>Type</w:t>
            </w:r>
          </w:p>
        </w:tc>
        <w:tc>
          <w:tcPr>
            <w:tcW w:w="915" w:type="dxa"/>
            <w:vAlign w:val="bottom"/>
            <w:tcPrChange w:id="4120" w:author="Alhabibi, Haider@Energy" w:date="2023-08-14T16:27:00Z">
              <w:tcPr>
                <w:tcW w:w="939" w:type="dxa"/>
                <w:gridSpan w:val="2"/>
                <w:vAlign w:val="bottom"/>
              </w:tcPr>
            </w:tcPrChange>
          </w:tcPr>
          <w:p w14:paraId="0B73A949" w14:textId="77777777" w:rsidR="00C34F38" w:rsidRPr="00B63041" w:rsidRDefault="00C34F38" w:rsidP="0099199F">
            <w:pPr>
              <w:keepNext/>
              <w:jc w:val="center"/>
              <w:rPr>
                <w:rFonts w:asciiTheme="minorHAnsi" w:hAnsiTheme="minorHAnsi" w:cstheme="minorHAnsi"/>
                <w:sz w:val="20"/>
                <w:szCs w:val="20"/>
                <w:rPrChange w:id="4121" w:author="Alhabibi, Haider@Energy" w:date="2023-08-14T16:50:00Z">
                  <w:rPr>
                    <w:rFonts w:ascii="Calibri" w:hAnsi="Calibri"/>
                    <w:sz w:val="18"/>
                    <w:szCs w:val="18"/>
                  </w:rPr>
                </w:rPrChange>
              </w:rPr>
            </w:pPr>
            <w:r w:rsidRPr="00B63041">
              <w:rPr>
                <w:rFonts w:asciiTheme="minorHAnsi" w:hAnsiTheme="minorHAnsi" w:cstheme="minorHAnsi"/>
                <w:sz w:val="20"/>
                <w:szCs w:val="20"/>
                <w:rPrChange w:id="4122" w:author="Alhabibi, Haider@Energy" w:date="2023-08-14T16:50:00Z">
                  <w:rPr>
                    <w:rFonts w:ascii="Calibri" w:hAnsi="Calibri"/>
                    <w:sz w:val="18"/>
                    <w:szCs w:val="18"/>
                  </w:rPr>
                </w:rPrChange>
              </w:rPr>
              <w:t xml:space="preserve">New Duct </w:t>
            </w:r>
            <w:r w:rsidRPr="00B63041">
              <w:rPr>
                <w:rFonts w:asciiTheme="minorHAnsi" w:hAnsiTheme="minorHAnsi" w:cstheme="minorHAnsi"/>
                <w:sz w:val="20"/>
                <w:szCs w:val="20"/>
                <w:rPrChange w:id="4123" w:author="Alhabibi, Haider@Energy" w:date="2023-08-14T16:50:00Z">
                  <w:rPr>
                    <w:rFonts w:ascii="Calibri" w:hAnsi="Calibri"/>
                    <w:sz w:val="18"/>
                    <w:szCs w:val="18"/>
                  </w:rPr>
                </w:rPrChange>
              </w:rPr>
              <w:br/>
              <w:t>R-Value</w:t>
            </w:r>
          </w:p>
        </w:tc>
      </w:tr>
      <w:tr w:rsidR="0099199F" w:rsidRPr="00EB4E7D" w14:paraId="0B73A993" w14:textId="77777777" w:rsidTr="0099199F">
        <w:tblPrEx>
          <w:tblPrExChange w:id="4124" w:author="Alhabibi, Haider@Energy" w:date="2023-08-14T16:27:00Z">
            <w:tblPrEx>
              <w:jc w:val="center"/>
            </w:tblPrEx>
          </w:tblPrExChange>
        </w:tblPrEx>
        <w:trPr>
          <w:gridAfter w:val="1"/>
          <w:wAfter w:w="12" w:type="dxa"/>
          <w:trHeight w:val="433"/>
          <w:trPrChange w:id="4125" w:author="Alhabibi, Haider@Energy" w:date="2023-08-14T16:27:00Z">
            <w:trPr>
              <w:gridAfter w:val="1"/>
              <w:wAfter w:w="6" w:type="dxa"/>
              <w:trHeight w:val="432"/>
              <w:jc w:val="center"/>
            </w:trPr>
          </w:trPrChange>
        </w:trPr>
        <w:tc>
          <w:tcPr>
            <w:tcW w:w="934" w:type="dxa"/>
            <w:shd w:val="clear" w:color="auto" w:fill="auto"/>
            <w:tcPrChange w:id="4126" w:author="Alhabibi, Haider@Energy" w:date="2023-08-14T16:27:00Z">
              <w:tcPr>
                <w:tcW w:w="958" w:type="dxa"/>
                <w:shd w:val="clear" w:color="auto" w:fill="auto"/>
              </w:tcPr>
            </w:tcPrChange>
          </w:tcPr>
          <w:p w14:paraId="0B73A94B" w14:textId="4F37A618" w:rsidR="00C34F38" w:rsidRPr="00B63041" w:rsidRDefault="00C34F38" w:rsidP="0099199F">
            <w:pPr>
              <w:keepNext/>
              <w:jc w:val="center"/>
              <w:rPr>
                <w:rFonts w:asciiTheme="minorHAnsi" w:hAnsiTheme="minorHAnsi" w:cstheme="minorHAnsi"/>
                <w:sz w:val="16"/>
                <w:szCs w:val="16"/>
                <w:rPrChange w:id="4127" w:author="Alhabibi, Haider@Energy" w:date="2023-08-14T16:47:00Z">
                  <w:rPr>
                    <w:rFonts w:ascii="Calibri" w:hAnsi="Calibri"/>
                    <w:sz w:val="14"/>
                    <w:szCs w:val="14"/>
                  </w:rPr>
                </w:rPrChange>
              </w:rPr>
            </w:pPr>
            <w:r w:rsidRPr="00B63041">
              <w:rPr>
                <w:rFonts w:asciiTheme="minorHAnsi" w:hAnsiTheme="minorHAnsi" w:cstheme="minorHAnsi"/>
                <w:sz w:val="16"/>
                <w:szCs w:val="16"/>
                <w:rPrChange w:id="4128" w:author="Alhabibi, Haider@Energy" w:date="2023-08-14T16:47:00Z">
                  <w:rPr>
                    <w:rFonts w:ascii="Calibri" w:hAnsi="Calibri"/>
                    <w:sz w:val="14"/>
                    <w:szCs w:val="14"/>
                  </w:rPr>
                </w:rPrChange>
              </w:rPr>
              <w:t>&lt;&lt;</w:t>
            </w:r>
            <w:r w:rsidRPr="00B63041">
              <w:rPr>
                <w:rFonts w:asciiTheme="minorHAnsi" w:hAnsiTheme="minorHAnsi" w:cstheme="minorHAnsi"/>
                <w:sz w:val="16"/>
                <w:szCs w:val="16"/>
                <w:rPrChange w:id="4129" w:author="Alhabibi, Haider@Energy" w:date="2023-08-14T16:47:00Z">
                  <w:rPr>
                    <w:rFonts w:asciiTheme="minorHAnsi" w:hAnsiTheme="minorHAnsi" w:cstheme="minorHAnsi"/>
                    <w:sz w:val="14"/>
                    <w:szCs w:val="14"/>
                  </w:rPr>
                </w:rPrChange>
              </w:rPr>
              <w:t xml:space="preserve"> auto filled from </w:t>
            </w:r>
            <w:r w:rsidRPr="00B63041">
              <w:rPr>
                <w:rFonts w:asciiTheme="minorHAnsi" w:hAnsiTheme="minorHAnsi" w:cstheme="minorHAnsi"/>
                <w:sz w:val="16"/>
                <w:szCs w:val="16"/>
                <w:rPrChange w:id="4130" w:author="Alhabibi, Haider@Energy" w:date="2023-08-14T16:47:00Z">
                  <w:rPr>
                    <w:rFonts w:asciiTheme="minorHAnsi" w:hAnsiTheme="minorHAnsi" w:cstheme="minorHAnsi"/>
                    <w:sz w:val="14"/>
                    <w:szCs w:val="14"/>
                    <w:highlight w:val="yellow"/>
                  </w:rPr>
                </w:rPrChange>
              </w:rPr>
              <w:t>B01</w:t>
            </w:r>
            <w:r w:rsidRPr="00B63041" w:rsidDel="004B10AF">
              <w:rPr>
                <w:rFonts w:asciiTheme="minorHAnsi" w:hAnsiTheme="minorHAnsi" w:cstheme="minorHAnsi"/>
                <w:sz w:val="16"/>
                <w:szCs w:val="16"/>
                <w:rPrChange w:id="4131" w:author="Alhabibi, Haider@Energy" w:date="2023-08-14T16:47:00Z">
                  <w:rPr>
                    <w:rFonts w:ascii="Calibri" w:hAnsi="Calibri"/>
                    <w:sz w:val="14"/>
                    <w:szCs w:val="14"/>
                  </w:rPr>
                </w:rPrChange>
              </w:rPr>
              <w:t xml:space="preserve"> </w:t>
            </w:r>
            <w:r w:rsidRPr="00B63041">
              <w:rPr>
                <w:rFonts w:asciiTheme="minorHAnsi" w:hAnsiTheme="minorHAnsi" w:cstheme="minorHAnsi"/>
                <w:sz w:val="16"/>
                <w:szCs w:val="16"/>
                <w:rPrChange w:id="4132" w:author="Alhabibi, Haider@Energy" w:date="2023-08-14T16:47:00Z">
                  <w:rPr>
                    <w:rFonts w:ascii="Calibri" w:hAnsi="Calibri"/>
                    <w:sz w:val="14"/>
                    <w:szCs w:val="14"/>
                  </w:rPr>
                </w:rPrChange>
              </w:rPr>
              <w:t>&gt;&gt;</w:t>
            </w:r>
          </w:p>
        </w:tc>
        <w:tc>
          <w:tcPr>
            <w:tcW w:w="995" w:type="dxa"/>
            <w:tcPrChange w:id="4133" w:author="Alhabibi, Haider@Energy" w:date="2023-08-14T16:27:00Z">
              <w:tcPr>
                <w:tcW w:w="1021" w:type="dxa"/>
              </w:tcPr>
            </w:tcPrChange>
          </w:tcPr>
          <w:p w14:paraId="0C189E47" w14:textId="624E2C85" w:rsidR="00C34F38" w:rsidRPr="00B63041" w:rsidRDefault="00C34F38" w:rsidP="0099199F">
            <w:pPr>
              <w:rPr>
                <w:rFonts w:asciiTheme="minorHAnsi" w:hAnsiTheme="minorHAnsi" w:cstheme="minorHAnsi"/>
                <w:sz w:val="16"/>
                <w:szCs w:val="16"/>
                <w:rPrChange w:id="413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35" w:author="Alhabibi, Haider@Energy" w:date="2023-08-14T16:47:00Z">
                  <w:rPr>
                    <w:rFonts w:asciiTheme="minorHAnsi" w:hAnsiTheme="minorHAnsi" w:cstheme="minorHAnsi"/>
                    <w:sz w:val="14"/>
                    <w:szCs w:val="14"/>
                  </w:rPr>
                </w:rPrChange>
              </w:rPr>
              <w:t xml:space="preserve">&lt;&lt; auto filled from </w:t>
            </w:r>
            <w:r w:rsidRPr="00B63041">
              <w:rPr>
                <w:rFonts w:asciiTheme="minorHAnsi" w:hAnsiTheme="minorHAnsi" w:cstheme="minorHAnsi"/>
                <w:sz w:val="16"/>
                <w:szCs w:val="16"/>
                <w:rPrChange w:id="4136" w:author="Alhabibi, Haider@Energy" w:date="2023-08-14T16:47:00Z">
                  <w:rPr>
                    <w:rFonts w:asciiTheme="minorHAnsi" w:hAnsiTheme="minorHAnsi" w:cstheme="minorHAnsi"/>
                    <w:sz w:val="14"/>
                    <w:szCs w:val="14"/>
                    <w:highlight w:val="yellow"/>
                  </w:rPr>
                </w:rPrChange>
              </w:rPr>
              <w:t>B02</w:t>
            </w:r>
            <w:r w:rsidRPr="00B63041">
              <w:rPr>
                <w:rFonts w:asciiTheme="minorHAnsi" w:hAnsiTheme="minorHAnsi" w:cstheme="minorHAnsi"/>
                <w:sz w:val="16"/>
                <w:szCs w:val="16"/>
                <w:rPrChange w:id="4137" w:author="Alhabibi, Haider@Energy" w:date="2023-08-14T16:47:00Z">
                  <w:rPr>
                    <w:rFonts w:asciiTheme="minorHAnsi" w:hAnsiTheme="minorHAnsi" w:cstheme="minorHAnsi"/>
                    <w:sz w:val="14"/>
                    <w:szCs w:val="14"/>
                  </w:rPr>
                </w:rPrChange>
              </w:rPr>
              <w:t xml:space="preserve"> &gt;&gt;</w:t>
            </w:r>
          </w:p>
        </w:tc>
        <w:tc>
          <w:tcPr>
            <w:tcW w:w="1661" w:type="dxa"/>
            <w:shd w:val="clear" w:color="auto" w:fill="auto"/>
            <w:tcPrChange w:id="4138" w:author="Alhabibi, Haider@Energy" w:date="2023-08-14T16:27:00Z">
              <w:tcPr>
                <w:tcW w:w="1704" w:type="dxa"/>
                <w:shd w:val="clear" w:color="auto" w:fill="auto"/>
              </w:tcPr>
            </w:tcPrChange>
          </w:tcPr>
          <w:p w14:paraId="0B73A94C" w14:textId="4E040AA1" w:rsidR="00C34F38" w:rsidRPr="00B63041" w:rsidRDefault="00C34F38" w:rsidP="0099199F">
            <w:pPr>
              <w:rPr>
                <w:rFonts w:asciiTheme="minorHAnsi" w:hAnsiTheme="minorHAnsi" w:cstheme="minorHAnsi"/>
                <w:sz w:val="16"/>
                <w:szCs w:val="16"/>
                <w:rPrChange w:id="4139"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40" w:author="Alhabibi, Haider@Energy" w:date="2023-08-14T16:47:00Z">
                  <w:rPr>
                    <w:rFonts w:asciiTheme="minorHAnsi" w:hAnsiTheme="minorHAnsi" w:cstheme="minorHAnsi"/>
                    <w:sz w:val="14"/>
                    <w:szCs w:val="14"/>
                  </w:rPr>
                </w:rPrChange>
              </w:rPr>
              <w:t xml:space="preserve">&lt;&lt;user pick one from list: </w:t>
            </w:r>
          </w:p>
          <w:p w14:paraId="0B73A94D" w14:textId="77777777" w:rsidR="00C34F38" w:rsidRPr="00B63041" w:rsidRDefault="00C34F38" w:rsidP="0099199F">
            <w:pPr>
              <w:rPr>
                <w:rFonts w:asciiTheme="minorHAnsi" w:hAnsiTheme="minorHAnsi" w:cstheme="minorHAnsi"/>
                <w:sz w:val="16"/>
                <w:szCs w:val="16"/>
                <w:rPrChange w:id="414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4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43"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144" w:author="Alhabibi, Haider@Energy" w:date="2023-08-14T16:47:00Z">
                  <w:rPr>
                    <w:rFonts w:asciiTheme="minorHAnsi" w:hAnsiTheme="minorHAnsi" w:cstheme="minorHAnsi"/>
                    <w:sz w:val="14"/>
                    <w:szCs w:val="14"/>
                  </w:rPr>
                </w:rPrChange>
              </w:rPr>
              <w:t xml:space="preserve"> gas furnace;</w:t>
            </w:r>
          </w:p>
          <w:p w14:paraId="0B73A94E" w14:textId="77777777" w:rsidR="00C34F38" w:rsidRPr="00B63041" w:rsidRDefault="00C34F38" w:rsidP="0099199F">
            <w:pPr>
              <w:rPr>
                <w:rFonts w:asciiTheme="minorHAnsi" w:hAnsiTheme="minorHAnsi" w:cstheme="minorHAnsi"/>
                <w:sz w:val="16"/>
                <w:szCs w:val="16"/>
                <w:rPrChange w:id="414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46"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47"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148" w:author="Alhabibi, Haider@Energy" w:date="2023-08-14T16:47:00Z">
                  <w:rPr>
                    <w:rFonts w:asciiTheme="minorHAnsi" w:hAnsiTheme="minorHAnsi" w:cstheme="minorHAnsi"/>
                    <w:sz w:val="14"/>
                    <w:szCs w:val="14"/>
                  </w:rPr>
                </w:rPrChange>
              </w:rPr>
              <w:t xml:space="preserve"> split HP; </w:t>
            </w:r>
          </w:p>
          <w:p w14:paraId="0B73A94F" w14:textId="67322764" w:rsidR="00C34F38" w:rsidRPr="00B63041" w:rsidRDefault="00C34F38" w:rsidP="0099199F">
            <w:pPr>
              <w:rPr>
                <w:rFonts w:asciiTheme="minorHAnsi" w:hAnsiTheme="minorHAnsi" w:cstheme="minorHAnsi"/>
                <w:sz w:val="16"/>
                <w:szCs w:val="16"/>
                <w:rPrChange w:id="4149"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50"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51"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152" w:author="Alhabibi, Haider@Energy" w:date="2023-08-14T16:47:00Z">
                  <w:rPr>
                    <w:rFonts w:asciiTheme="minorHAnsi" w:hAnsiTheme="minorHAnsi" w:cstheme="minorHAnsi"/>
                    <w:sz w:val="14"/>
                    <w:szCs w:val="14"/>
                  </w:rPr>
                </w:rPrChange>
              </w:rPr>
              <w:t xml:space="preserve"> packaged HP;</w:t>
            </w:r>
          </w:p>
          <w:p w14:paraId="0B73A950" w14:textId="77777777" w:rsidR="00C34F38" w:rsidRPr="00B63041" w:rsidRDefault="00C34F38" w:rsidP="0099199F">
            <w:pPr>
              <w:rPr>
                <w:rFonts w:asciiTheme="minorHAnsi" w:hAnsiTheme="minorHAnsi" w:cstheme="minorHAnsi"/>
                <w:sz w:val="16"/>
                <w:szCs w:val="16"/>
                <w:rPrChange w:id="4153"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54"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55"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156" w:author="Alhabibi, Haider@Energy" w:date="2023-08-14T16:47:00Z">
                  <w:rPr>
                    <w:rFonts w:asciiTheme="minorHAnsi" w:hAnsiTheme="minorHAnsi" w:cstheme="minorHAnsi"/>
                    <w:sz w:val="14"/>
                    <w:szCs w:val="14"/>
                  </w:rPr>
                </w:rPrChange>
              </w:rPr>
              <w:t xml:space="preserve"> large packaged HP</w:t>
            </w:r>
          </w:p>
          <w:p w14:paraId="0B73A951" w14:textId="77777777" w:rsidR="00C34F38" w:rsidRPr="00B63041" w:rsidRDefault="00C34F38" w:rsidP="0099199F">
            <w:pPr>
              <w:rPr>
                <w:rFonts w:asciiTheme="minorHAnsi" w:hAnsiTheme="minorHAnsi" w:cstheme="minorHAnsi"/>
                <w:sz w:val="16"/>
                <w:szCs w:val="16"/>
                <w:rPrChange w:id="415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58"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59" w:author="Alhabibi, Haider@Energy" w:date="2023-08-14T16:47: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4160" w:author="Alhabibi, Haider@Energy" w:date="2023-08-14T16:47:00Z">
                  <w:rPr>
                    <w:rFonts w:asciiTheme="minorHAnsi" w:hAnsiTheme="minorHAnsi" w:cstheme="minorHAnsi"/>
                    <w:sz w:val="14"/>
                    <w:szCs w:val="14"/>
                  </w:rPr>
                </w:rPrChange>
              </w:rPr>
              <w:t xml:space="preserve"> split HP;</w:t>
            </w:r>
          </w:p>
          <w:p w14:paraId="0B73A952" w14:textId="77777777" w:rsidR="00C34F38" w:rsidRPr="00B63041" w:rsidRDefault="00C34F38" w:rsidP="0099199F">
            <w:pPr>
              <w:rPr>
                <w:rFonts w:asciiTheme="minorHAnsi" w:hAnsiTheme="minorHAnsi" w:cstheme="minorHAnsi"/>
                <w:sz w:val="16"/>
                <w:szCs w:val="16"/>
                <w:rPrChange w:id="416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6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63" w:author="Alhabibi, Haider@Energy" w:date="2023-08-14T16:47: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4164" w:author="Alhabibi, Haider@Energy" w:date="2023-08-14T16:47:00Z">
                  <w:rPr>
                    <w:rFonts w:asciiTheme="minorHAnsi" w:hAnsiTheme="minorHAnsi" w:cstheme="minorHAnsi"/>
                    <w:sz w:val="14"/>
                    <w:szCs w:val="14"/>
                  </w:rPr>
                </w:rPrChange>
              </w:rPr>
              <w:t xml:space="preserve"> HP;</w:t>
            </w:r>
          </w:p>
          <w:p w14:paraId="0B73A953" w14:textId="77777777" w:rsidR="00C34F38" w:rsidRPr="00B63041" w:rsidRDefault="00C34F38" w:rsidP="0099199F">
            <w:pPr>
              <w:rPr>
                <w:rFonts w:asciiTheme="minorHAnsi" w:hAnsiTheme="minorHAnsi" w:cstheme="minorHAnsi"/>
                <w:sz w:val="16"/>
                <w:szCs w:val="16"/>
                <w:rPrChange w:id="416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66"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67" w:author="Alhabibi, Haider@Energy" w:date="2023-08-14T16:47:00Z">
                  <w:rPr>
                    <w:rFonts w:asciiTheme="minorHAnsi" w:hAnsiTheme="minorHAnsi" w:cstheme="minorHAnsi"/>
                    <w:sz w:val="14"/>
                    <w:szCs w:val="14"/>
                  </w:rPr>
                </w:rPrChange>
              </w:rPr>
              <w:t>boiler;</w:t>
            </w:r>
            <w:proofErr w:type="gramEnd"/>
          </w:p>
          <w:p w14:paraId="0B73A954" w14:textId="77777777" w:rsidR="00C34F38" w:rsidRPr="00B63041" w:rsidRDefault="00C34F38" w:rsidP="0099199F">
            <w:pPr>
              <w:rPr>
                <w:rFonts w:asciiTheme="minorHAnsi" w:hAnsiTheme="minorHAnsi" w:cstheme="minorHAnsi"/>
                <w:sz w:val="16"/>
                <w:szCs w:val="16"/>
                <w:rPrChange w:id="416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6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70" w:author="Alhabibi, Haider@Energy" w:date="2023-08-14T16:47:00Z">
                  <w:rPr>
                    <w:rFonts w:asciiTheme="minorHAnsi" w:hAnsiTheme="minorHAnsi" w:cstheme="minorHAnsi"/>
                    <w:sz w:val="14"/>
                    <w:szCs w:val="14"/>
                  </w:rPr>
                </w:rPrChange>
              </w:rPr>
              <w:t>hydronic;</w:t>
            </w:r>
            <w:proofErr w:type="gramEnd"/>
          </w:p>
          <w:p w14:paraId="0B73A955" w14:textId="77777777" w:rsidR="00C34F38" w:rsidRPr="00B63041" w:rsidRDefault="00C34F38" w:rsidP="0099199F">
            <w:pPr>
              <w:rPr>
                <w:rFonts w:asciiTheme="minorHAnsi" w:hAnsiTheme="minorHAnsi" w:cstheme="minorHAnsi"/>
                <w:sz w:val="16"/>
                <w:szCs w:val="16"/>
                <w:rPrChange w:id="417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7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73" w:author="Alhabibi, Haider@Energy" w:date="2023-08-14T16:47: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4174" w:author="Alhabibi, Haider@Energy" w:date="2023-08-14T16:47:00Z">
                  <w:rPr>
                    <w:rFonts w:asciiTheme="minorHAnsi" w:hAnsiTheme="minorHAnsi" w:cstheme="minorHAnsi"/>
                    <w:sz w:val="14"/>
                    <w:szCs w:val="14"/>
                  </w:rPr>
                </w:rPrChange>
              </w:rPr>
              <w:t xml:space="preserve"> hydronic;</w:t>
            </w:r>
          </w:p>
          <w:p w14:paraId="0B73A956" w14:textId="77777777" w:rsidR="00C34F38" w:rsidRPr="00B63041" w:rsidRDefault="00C34F38" w:rsidP="0099199F">
            <w:pPr>
              <w:rPr>
                <w:rFonts w:asciiTheme="minorHAnsi" w:hAnsiTheme="minorHAnsi" w:cstheme="minorHAnsi"/>
                <w:sz w:val="16"/>
                <w:szCs w:val="16"/>
                <w:rPrChange w:id="417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76" w:author="Alhabibi, Haider@Energy" w:date="2023-08-14T16:47:00Z">
                  <w:rPr>
                    <w:rFonts w:asciiTheme="minorHAnsi" w:hAnsiTheme="minorHAnsi" w:cstheme="minorHAnsi"/>
                    <w:sz w:val="14"/>
                    <w:szCs w:val="14"/>
                  </w:rPr>
                </w:rPrChange>
              </w:rPr>
              <w:t>*</w:t>
            </w:r>
            <w:proofErr w:type="spellStart"/>
            <w:r w:rsidRPr="00B63041">
              <w:rPr>
                <w:rFonts w:asciiTheme="minorHAnsi" w:hAnsiTheme="minorHAnsi" w:cstheme="minorHAnsi"/>
                <w:sz w:val="16"/>
                <w:szCs w:val="16"/>
                <w:rPrChange w:id="4177" w:author="Alhabibi, Haider@Energy" w:date="2023-08-14T16:47: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4178" w:author="Alhabibi, Haider@Energy" w:date="2023-08-14T16:47: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4179" w:author="Alhabibi, Haider@Energy" w:date="2023-08-14T16:47:00Z">
                  <w:rPr>
                    <w:rFonts w:asciiTheme="minorHAnsi" w:hAnsiTheme="minorHAnsi" w:cstheme="minorHAnsi"/>
                    <w:sz w:val="14"/>
                    <w:szCs w:val="14"/>
                  </w:rPr>
                </w:rPrChange>
              </w:rPr>
              <w:t>air;</w:t>
            </w:r>
            <w:proofErr w:type="gramEnd"/>
          </w:p>
          <w:p w14:paraId="0B73A957" w14:textId="77777777" w:rsidR="00C34F38" w:rsidRPr="00B63041" w:rsidRDefault="00C34F38" w:rsidP="0099199F">
            <w:pPr>
              <w:rPr>
                <w:rFonts w:asciiTheme="minorHAnsi" w:hAnsiTheme="minorHAnsi" w:cstheme="minorHAnsi"/>
                <w:sz w:val="16"/>
                <w:szCs w:val="16"/>
                <w:rPrChange w:id="418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8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82" w:author="Alhabibi, Haider@Energy" w:date="2023-08-14T16:47: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4183"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184" w:author="Alhabibi, Haider@Energy" w:date="2023-08-14T16:47: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4185" w:author="Alhabibi, Haider@Energy" w:date="2023-08-14T16:47:00Z">
                  <w:rPr>
                    <w:rFonts w:asciiTheme="minorHAnsi" w:hAnsiTheme="minorHAnsi" w:cstheme="minorHAnsi"/>
                    <w:sz w:val="14"/>
                    <w:szCs w:val="14"/>
                  </w:rPr>
                </w:rPrChange>
              </w:rPr>
              <w:t xml:space="preserve"> air;</w:t>
            </w:r>
          </w:p>
          <w:p w14:paraId="0B73A958" w14:textId="77777777" w:rsidR="00C34F38" w:rsidRPr="00B63041" w:rsidRDefault="00C34F38" w:rsidP="0099199F">
            <w:pPr>
              <w:rPr>
                <w:rFonts w:asciiTheme="minorHAnsi" w:hAnsiTheme="minorHAnsi" w:cstheme="minorHAnsi"/>
                <w:sz w:val="16"/>
                <w:szCs w:val="16"/>
                <w:rPrChange w:id="418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8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88" w:author="Alhabibi, Haider@Energy" w:date="2023-08-14T16:47: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189" w:author="Alhabibi, Haider@Energy" w:date="2023-08-14T16:47:00Z">
                  <w:rPr>
                    <w:rFonts w:asciiTheme="minorHAnsi" w:hAnsiTheme="minorHAnsi" w:cstheme="minorHAnsi"/>
                    <w:sz w:val="14"/>
                    <w:szCs w:val="14"/>
                  </w:rPr>
                </w:rPrChange>
              </w:rPr>
              <w:t xml:space="preserve"> HP,</w:t>
            </w:r>
          </w:p>
          <w:p w14:paraId="0B73A959" w14:textId="77777777" w:rsidR="00C34F38" w:rsidRPr="00B63041" w:rsidRDefault="00C34F38" w:rsidP="0099199F">
            <w:pPr>
              <w:rPr>
                <w:rFonts w:asciiTheme="minorHAnsi" w:hAnsiTheme="minorHAnsi" w:cstheme="minorHAnsi"/>
                <w:sz w:val="16"/>
                <w:szCs w:val="16"/>
                <w:rPrChange w:id="419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9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92" w:author="Alhabibi, Haider@Energy" w:date="2023-08-14T16:47: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193"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194" w:author="Alhabibi, Haider@Energy" w:date="2023-08-14T16:47: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4195" w:author="Alhabibi, Haider@Energy" w:date="2023-08-14T16:47:00Z">
                  <w:rPr>
                    <w:rFonts w:asciiTheme="minorHAnsi" w:hAnsiTheme="minorHAnsi" w:cstheme="minorHAnsi"/>
                    <w:sz w:val="14"/>
                    <w:szCs w:val="14"/>
                  </w:rPr>
                </w:rPrChange>
              </w:rPr>
              <w:t xml:space="preserve"> air;</w:t>
            </w:r>
          </w:p>
          <w:p w14:paraId="0B73A95A" w14:textId="77777777" w:rsidR="00C34F38" w:rsidRPr="00B63041" w:rsidRDefault="00C34F38" w:rsidP="0099199F">
            <w:pPr>
              <w:rPr>
                <w:rFonts w:asciiTheme="minorHAnsi" w:hAnsiTheme="minorHAnsi" w:cstheme="minorHAnsi"/>
                <w:sz w:val="16"/>
                <w:szCs w:val="16"/>
                <w:rPrChange w:id="419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19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198" w:author="Alhabibi, Haider@Energy" w:date="2023-08-14T16:47: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199" w:author="Alhabibi, Haider@Energy" w:date="2023-08-14T16:47:00Z">
                  <w:rPr>
                    <w:rFonts w:asciiTheme="minorHAnsi" w:hAnsiTheme="minorHAnsi" w:cstheme="minorHAnsi"/>
                    <w:sz w:val="14"/>
                    <w:szCs w:val="14"/>
                  </w:rPr>
                </w:rPrChange>
              </w:rPr>
              <w:t xml:space="preserve"> wall furnace;</w:t>
            </w:r>
          </w:p>
          <w:p w14:paraId="0B73A95B" w14:textId="77777777" w:rsidR="00C34F38" w:rsidRPr="00B63041" w:rsidRDefault="00C34F38" w:rsidP="0099199F">
            <w:pPr>
              <w:rPr>
                <w:rFonts w:asciiTheme="minorHAnsi" w:hAnsiTheme="minorHAnsi" w:cstheme="minorHAnsi"/>
                <w:sz w:val="16"/>
                <w:szCs w:val="16"/>
                <w:rPrChange w:id="420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0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02" w:author="Alhabibi, Haider@Energy" w:date="2023-08-14T16:47: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203" w:author="Alhabibi, Haider@Energy" w:date="2023-08-14T16:47:00Z">
                  <w:rPr>
                    <w:rFonts w:asciiTheme="minorHAnsi" w:hAnsiTheme="minorHAnsi" w:cstheme="minorHAnsi"/>
                    <w:sz w:val="14"/>
                    <w:szCs w:val="14"/>
                  </w:rPr>
                </w:rPrChange>
              </w:rPr>
              <w:t xml:space="preserve"> space heater;</w:t>
            </w:r>
          </w:p>
          <w:p w14:paraId="0B73A95C" w14:textId="77777777" w:rsidR="00C34F38" w:rsidRPr="00B63041" w:rsidRDefault="00C34F38" w:rsidP="0099199F">
            <w:pPr>
              <w:rPr>
                <w:rFonts w:asciiTheme="minorHAnsi" w:hAnsiTheme="minorHAnsi" w:cstheme="minorHAnsi"/>
                <w:sz w:val="16"/>
                <w:szCs w:val="16"/>
                <w:rPrChange w:id="420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0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06" w:author="Alhabibi, Haider@Energy" w:date="2023-08-14T16:47:00Z">
                  <w:rPr>
                    <w:rFonts w:asciiTheme="minorHAnsi" w:hAnsiTheme="minorHAnsi" w:cstheme="minorHAnsi"/>
                    <w:sz w:val="14"/>
                    <w:szCs w:val="14"/>
                  </w:rPr>
                </w:rPrChange>
              </w:rPr>
              <w:t>electric</w:t>
            </w:r>
            <w:proofErr w:type="gramEnd"/>
          </w:p>
          <w:p w14:paraId="01CEEA23" w14:textId="40B25478" w:rsidR="00C34F38" w:rsidRPr="00B63041" w:rsidRDefault="00C34F38" w:rsidP="0099199F">
            <w:pPr>
              <w:rPr>
                <w:rFonts w:asciiTheme="minorHAnsi" w:hAnsiTheme="minorHAnsi" w:cstheme="minorHAnsi"/>
                <w:sz w:val="16"/>
                <w:szCs w:val="16"/>
                <w:rPrChange w:id="420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08" w:author="Alhabibi, Haider@Energy" w:date="2023-08-14T16:47:00Z">
                  <w:rPr>
                    <w:rFonts w:asciiTheme="minorHAnsi" w:hAnsiTheme="minorHAnsi" w:cstheme="minorHAnsi"/>
                    <w:sz w:val="14"/>
                    <w:szCs w:val="14"/>
                  </w:rPr>
                </w:rPrChange>
              </w:rPr>
              <w:t>*</w:t>
            </w:r>
            <w:r w:rsidRPr="00B63041" w:rsidDel="001F6D61">
              <w:rPr>
                <w:rFonts w:asciiTheme="minorHAnsi" w:hAnsiTheme="minorHAnsi" w:cstheme="minorHAnsi"/>
                <w:sz w:val="16"/>
                <w:szCs w:val="16"/>
                <w:rPrChange w:id="4209" w:author="Alhabibi, Haider@Energy" w:date="2023-08-14T16:47: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4210" w:author="Alhabibi, Haider@Energy" w:date="2023-08-14T16:47: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4211" w:author="Alhabibi, Haider@Energy" w:date="2023-08-14T16:47:00Z">
                  <w:rPr>
                    <w:rFonts w:asciiTheme="minorHAnsi" w:hAnsiTheme="minorHAnsi" w:cstheme="minorHAnsi"/>
                    <w:sz w:val="14"/>
                    <w:szCs w:val="14"/>
                  </w:rPr>
                </w:rPrChange>
              </w:rPr>
              <w:t xml:space="preserve"> heating;</w:t>
            </w:r>
          </w:p>
          <w:p w14:paraId="4B0FD91D" w14:textId="77777777" w:rsidR="00C34F38" w:rsidRPr="00B63041" w:rsidRDefault="00C34F38" w:rsidP="0099199F">
            <w:pPr>
              <w:rPr>
                <w:rFonts w:asciiTheme="minorHAnsi" w:hAnsiTheme="minorHAnsi" w:cstheme="minorHAnsi"/>
                <w:sz w:val="16"/>
                <w:szCs w:val="16"/>
                <w:rPrChange w:id="421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13" w:author="Alhabibi, Haider@Energy" w:date="2023-08-14T16:47:00Z">
                  <w:rPr>
                    <w:rFonts w:asciiTheme="minorHAnsi" w:hAnsiTheme="minorHAnsi" w:cstheme="minorHAnsi"/>
                    <w:sz w:val="14"/>
                    <w:szCs w:val="14"/>
                  </w:rPr>
                </w:rPrChange>
              </w:rPr>
              <w:t xml:space="preserve">*Wood </w:t>
            </w:r>
            <w:proofErr w:type="gramStart"/>
            <w:r w:rsidRPr="00B63041">
              <w:rPr>
                <w:rFonts w:asciiTheme="minorHAnsi" w:hAnsiTheme="minorHAnsi" w:cstheme="minorHAnsi"/>
                <w:sz w:val="16"/>
                <w:szCs w:val="16"/>
                <w:rPrChange w:id="4214" w:author="Alhabibi, Haider@Energy" w:date="2023-08-14T16:47:00Z">
                  <w:rPr>
                    <w:rFonts w:asciiTheme="minorHAnsi" w:hAnsiTheme="minorHAnsi" w:cstheme="minorHAnsi"/>
                    <w:sz w:val="14"/>
                    <w:szCs w:val="14"/>
                  </w:rPr>
                </w:rPrChange>
              </w:rPr>
              <w:t>Heat;</w:t>
            </w:r>
            <w:proofErr w:type="gramEnd"/>
          </w:p>
          <w:p w14:paraId="43D36A73" w14:textId="324BE997" w:rsidR="00C34F38" w:rsidRPr="00B63041" w:rsidRDefault="00C34F38" w:rsidP="0099199F">
            <w:pPr>
              <w:rPr>
                <w:rFonts w:asciiTheme="minorHAnsi" w:hAnsiTheme="minorHAnsi" w:cstheme="minorHAnsi"/>
                <w:sz w:val="16"/>
                <w:szCs w:val="16"/>
                <w:rPrChange w:id="421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16" w:author="Alhabibi, Haider@Energy" w:date="2023-08-14T16:47:00Z">
                  <w:rPr>
                    <w:rFonts w:asciiTheme="minorHAnsi" w:hAnsiTheme="minorHAnsi" w:cstheme="minorHAnsi"/>
                    <w:sz w:val="14"/>
                    <w:szCs w:val="14"/>
                  </w:rPr>
                </w:rPrChange>
              </w:rPr>
              <w:t xml:space="preserve">*Packaged gas </w:t>
            </w:r>
            <w:proofErr w:type="gramStart"/>
            <w:r w:rsidRPr="00B63041">
              <w:rPr>
                <w:rFonts w:asciiTheme="minorHAnsi" w:hAnsiTheme="minorHAnsi" w:cstheme="minorHAnsi"/>
                <w:sz w:val="16"/>
                <w:szCs w:val="16"/>
                <w:rPrChange w:id="4217" w:author="Alhabibi, Haider@Energy" w:date="2023-08-14T16:47:00Z">
                  <w:rPr>
                    <w:rFonts w:asciiTheme="minorHAnsi" w:hAnsiTheme="minorHAnsi" w:cstheme="minorHAnsi"/>
                    <w:sz w:val="14"/>
                    <w:szCs w:val="14"/>
                  </w:rPr>
                </w:rPrChange>
              </w:rPr>
              <w:t>furnace;</w:t>
            </w:r>
            <w:proofErr w:type="gramEnd"/>
          </w:p>
          <w:p w14:paraId="254D1821" w14:textId="5406A4E6" w:rsidR="00C34F38" w:rsidRPr="00B63041" w:rsidRDefault="00C34F38" w:rsidP="0099199F">
            <w:pPr>
              <w:rPr>
                <w:rFonts w:asciiTheme="minorHAnsi" w:hAnsiTheme="minorHAnsi" w:cstheme="minorHAnsi"/>
                <w:sz w:val="16"/>
                <w:szCs w:val="16"/>
                <w:rPrChange w:id="421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19" w:author="Alhabibi, Haider@Energy" w:date="2023-08-14T16:47:00Z">
                  <w:rPr>
                    <w:rFonts w:asciiTheme="minorHAnsi" w:hAnsiTheme="minorHAnsi" w:cstheme="minorHAnsi"/>
                    <w:sz w:val="14"/>
                    <w:szCs w:val="14"/>
                  </w:rPr>
                </w:rPrChange>
              </w:rPr>
              <w:t xml:space="preserve">*non-air-source </w:t>
            </w:r>
            <w:proofErr w:type="gramStart"/>
            <w:r w:rsidRPr="00B63041">
              <w:rPr>
                <w:rFonts w:asciiTheme="minorHAnsi" w:hAnsiTheme="minorHAnsi" w:cstheme="minorHAnsi"/>
                <w:sz w:val="16"/>
                <w:szCs w:val="16"/>
                <w:rPrChange w:id="4220" w:author="Alhabibi, Haider@Energy" w:date="2023-08-14T16:47:00Z">
                  <w:rPr>
                    <w:rFonts w:asciiTheme="minorHAnsi" w:hAnsiTheme="minorHAnsi" w:cstheme="minorHAnsi"/>
                    <w:sz w:val="14"/>
                    <w:szCs w:val="14"/>
                  </w:rPr>
                </w:rPrChange>
              </w:rPr>
              <w:t>HP;</w:t>
            </w:r>
            <w:proofErr w:type="gramEnd"/>
          </w:p>
          <w:p w14:paraId="0D9DE707" w14:textId="77777777" w:rsidR="00C34F38" w:rsidRPr="00B63041" w:rsidRDefault="00C34F38" w:rsidP="0099199F">
            <w:pPr>
              <w:rPr>
                <w:rFonts w:asciiTheme="minorHAnsi" w:hAnsiTheme="minorHAnsi" w:cstheme="minorHAnsi"/>
                <w:sz w:val="16"/>
                <w:szCs w:val="16"/>
                <w:rPrChange w:id="422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22" w:author="Alhabibi, Haider@Energy" w:date="2023-08-14T16:47: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4223" w:author="Alhabibi, Haider@Energy" w:date="2023-08-14T16:47:00Z">
                  <w:rPr>
                    <w:rFonts w:asciiTheme="minorHAnsi" w:hAnsiTheme="minorHAnsi" w:cstheme="minorHAnsi"/>
                    <w:sz w:val="14"/>
                    <w:szCs w:val="14"/>
                  </w:rPr>
                </w:rPrChange>
              </w:rPr>
              <w:t>HP;</w:t>
            </w:r>
            <w:proofErr w:type="gramEnd"/>
          </w:p>
          <w:p w14:paraId="7DB4B5BB" w14:textId="77777777" w:rsidR="00C34F38" w:rsidRPr="00B63041" w:rsidRDefault="00C34F38" w:rsidP="0099199F">
            <w:pPr>
              <w:rPr>
                <w:rFonts w:asciiTheme="minorHAnsi" w:hAnsiTheme="minorHAnsi" w:cstheme="minorHAnsi"/>
                <w:sz w:val="16"/>
                <w:szCs w:val="16"/>
                <w:rPrChange w:id="422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25" w:author="Alhabibi, Haider@Energy" w:date="2023-08-14T16:47: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4226" w:author="Alhabibi, Haider@Energy" w:date="2023-08-14T16:47:00Z">
                  <w:rPr>
                    <w:rFonts w:asciiTheme="minorHAnsi" w:hAnsiTheme="minorHAnsi" w:cstheme="minorHAnsi"/>
                    <w:sz w:val="14"/>
                    <w:szCs w:val="14"/>
                  </w:rPr>
                </w:rPrChange>
              </w:rPr>
              <w:t>HP;</w:t>
            </w:r>
            <w:proofErr w:type="gramEnd"/>
          </w:p>
          <w:p w14:paraId="7DC157F1" w14:textId="7B0AF9F6" w:rsidR="00C34F38" w:rsidRPr="00B63041" w:rsidRDefault="00C34F38" w:rsidP="0099199F">
            <w:pPr>
              <w:rPr>
                <w:rFonts w:asciiTheme="minorHAnsi" w:hAnsiTheme="minorHAnsi" w:cstheme="minorHAnsi"/>
                <w:sz w:val="16"/>
                <w:szCs w:val="16"/>
                <w:rPrChange w:id="422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28"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229"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230" w:author="Alhabibi, Haider@Energy" w:date="2023-08-14T16:47:00Z">
                  <w:rPr>
                    <w:rFonts w:asciiTheme="minorHAnsi" w:hAnsiTheme="minorHAnsi" w:cstheme="minorHAnsi"/>
                    <w:sz w:val="14"/>
                    <w:szCs w:val="14"/>
                  </w:rPr>
                </w:rPrChange>
              </w:rPr>
              <w:t xml:space="preserve"> HP-ducted;</w:t>
            </w:r>
          </w:p>
          <w:p w14:paraId="7D57C4E3" w14:textId="3665A4F7" w:rsidR="00C34F38" w:rsidRPr="00B63041" w:rsidRDefault="00C34F38" w:rsidP="0099199F">
            <w:pPr>
              <w:rPr>
                <w:rFonts w:asciiTheme="minorHAnsi" w:hAnsiTheme="minorHAnsi" w:cstheme="minorHAnsi"/>
                <w:sz w:val="16"/>
                <w:szCs w:val="16"/>
                <w:rPrChange w:id="423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32"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233"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234" w:author="Alhabibi, Haider@Energy" w:date="2023-08-14T16:47:00Z">
                  <w:rPr>
                    <w:rFonts w:asciiTheme="minorHAnsi" w:hAnsiTheme="minorHAnsi" w:cstheme="minorHAnsi"/>
                    <w:sz w:val="14"/>
                    <w:szCs w:val="14"/>
                  </w:rPr>
                </w:rPrChange>
              </w:rPr>
              <w:t xml:space="preserve"> HP-ductless;</w:t>
            </w:r>
          </w:p>
          <w:p w14:paraId="2B2940E9" w14:textId="7A671A18" w:rsidR="00C34F38" w:rsidRPr="00B63041" w:rsidRDefault="00C34F38" w:rsidP="0099199F">
            <w:pPr>
              <w:rPr>
                <w:rFonts w:asciiTheme="minorHAnsi" w:hAnsiTheme="minorHAnsi" w:cstheme="minorHAnsi"/>
                <w:sz w:val="16"/>
                <w:szCs w:val="16"/>
                <w:rPrChange w:id="423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36"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237"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238"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239" w:author="Alhabibi, Haider@Energy" w:date="2023-08-14T16:47:00Z">
                  <w:rPr>
                    <w:rFonts w:asciiTheme="minorHAnsi" w:hAnsiTheme="minorHAnsi" w:cstheme="minorHAnsi"/>
                    <w:sz w:val="14"/>
                    <w:szCs w:val="14"/>
                  </w:rPr>
                </w:rPrChange>
              </w:rPr>
              <w:t>HP-ducted+ductless</w:t>
            </w:r>
            <w:proofErr w:type="spellEnd"/>
            <w:r w:rsidRPr="00B63041">
              <w:rPr>
                <w:rFonts w:asciiTheme="minorHAnsi" w:hAnsiTheme="minorHAnsi" w:cstheme="minorHAnsi"/>
                <w:sz w:val="16"/>
                <w:szCs w:val="16"/>
                <w:rPrChange w:id="4240" w:author="Alhabibi, Haider@Energy" w:date="2023-08-14T16:47:00Z">
                  <w:rPr>
                    <w:rFonts w:asciiTheme="minorHAnsi" w:hAnsiTheme="minorHAnsi" w:cstheme="minorHAnsi"/>
                    <w:sz w:val="14"/>
                    <w:szCs w:val="14"/>
                  </w:rPr>
                </w:rPrChange>
              </w:rPr>
              <w:t>;</w:t>
            </w:r>
          </w:p>
          <w:p w14:paraId="15080A41" w14:textId="77777777" w:rsidR="00C34F38" w:rsidRPr="00B63041" w:rsidRDefault="00C34F38" w:rsidP="0099199F">
            <w:pPr>
              <w:rPr>
                <w:rFonts w:asciiTheme="minorHAnsi" w:hAnsiTheme="minorHAnsi" w:cstheme="minorHAnsi"/>
                <w:sz w:val="16"/>
                <w:szCs w:val="16"/>
                <w:rPrChange w:id="424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4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43" w:author="Alhabibi, Haider@Energy" w:date="2023-08-14T16:47: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4244" w:author="Alhabibi, Haider@Energy" w:date="2023-08-14T16:47:00Z">
                  <w:rPr>
                    <w:rFonts w:asciiTheme="minorHAnsi" w:hAnsiTheme="minorHAnsi" w:cstheme="minorHAnsi"/>
                    <w:sz w:val="14"/>
                    <w:szCs w:val="14"/>
                  </w:rPr>
                </w:rPrChange>
              </w:rPr>
              <w:t xml:space="preserve"> mini-split HP;</w:t>
            </w:r>
          </w:p>
          <w:p w14:paraId="2736CC56" w14:textId="77777777" w:rsidR="00C34F38" w:rsidRPr="00B63041" w:rsidRDefault="00C34F38" w:rsidP="0099199F">
            <w:pPr>
              <w:rPr>
                <w:rFonts w:asciiTheme="minorHAnsi" w:hAnsiTheme="minorHAnsi" w:cstheme="minorHAnsi"/>
                <w:sz w:val="16"/>
                <w:szCs w:val="16"/>
                <w:rPrChange w:id="424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46"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47" w:author="Alhabibi, Haider@Energy" w:date="2023-08-14T16:47:00Z">
                  <w:rPr>
                    <w:rFonts w:asciiTheme="minorHAnsi" w:hAnsiTheme="minorHAnsi" w:cstheme="minorHAnsi"/>
                    <w:sz w:val="14"/>
                    <w:szCs w:val="14"/>
                  </w:rPr>
                </w:rPrChange>
              </w:rPr>
              <w:t>SPVHP;</w:t>
            </w:r>
            <w:proofErr w:type="gramEnd"/>
          </w:p>
          <w:p w14:paraId="0B73A95D" w14:textId="3539ED69" w:rsidR="00C34F38" w:rsidRPr="00B63041" w:rsidRDefault="00C34F38" w:rsidP="0099199F">
            <w:pPr>
              <w:rPr>
                <w:rFonts w:asciiTheme="minorHAnsi" w:hAnsiTheme="minorHAnsi" w:cstheme="minorHAnsi"/>
                <w:sz w:val="16"/>
                <w:szCs w:val="16"/>
                <w:rPrChange w:id="424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49" w:author="Alhabibi, Haider@Energy" w:date="2023-08-14T16:47:00Z">
                  <w:rPr>
                    <w:rFonts w:asciiTheme="minorHAnsi" w:hAnsiTheme="minorHAnsi" w:cstheme="minorHAnsi"/>
                    <w:sz w:val="14"/>
                    <w:szCs w:val="14"/>
                  </w:rPr>
                </w:rPrChange>
              </w:rPr>
              <w:t>*PTHP &gt;&gt;</w:t>
            </w:r>
          </w:p>
        </w:tc>
        <w:tc>
          <w:tcPr>
            <w:tcW w:w="998" w:type="dxa"/>
            <w:tcPrChange w:id="4250" w:author="Alhabibi, Haider@Energy" w:date="2023-08-14T16:27:00Z">
              <w:tcPr>
                <w:tcW w:w="1024" w:type="dxa"/>
              </w:tcPr>
            </w:tcPrChange>
          </w:tcPr>
          <w:p w14:paraId="0B73A95E" w14:textId="77777777" w:rsidR="00C34F38" w:rsidRPr="00B63041" w:rsidRDefault="00C34F38" w:rsidP="0099199F">
            <w:pPr>
              <w:rPr>
                <w:rFonts w:asciiTheme="minorHAnsi" w:hAnsiTheme="minorHAnsi" w:cstheme="minorHAnsi"/>
                <w:sz w:val="16"/>
                <w:szCs w:val="16"/>
                <w:rPrChange w:id="425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52" w:author="Alhabibi, Haider@Energy" w:date="2023-08-14T16:47:00Z">
                  <w:rPr>
                    <w:rFonts w:asciiTheme="minorHAnsi" w:hAnsiTheme="minorHAnsi" w:cstheme="minorHAnsi"/>
                    <w:sz w:val="14"/>
                    <w:szCs w:val="14"/>
                  </w:rPr>
                </w:rPrChange>
              </w:rPr>
              <w:t xml:space="preserve">&lt;&lt; user pick as many as are applicable from list: </w:t>
            </w:r>
          </w:p>
          <w:p w14:paraId="0B73A95F" w14:textId="77777777" w:rsidR="00C34F38" w:rsidRPr="00B63041" w:rsidRDefault="00C34F38" w:rsidP="0099199F">
            <w:pPr>
              <w:rPr>
                <w:rFonts w:asciiTheme="minorHAnsi" w:hAnsiTheme="minorHAnsi" w:cstheme="minorHAnsi"/>
                <w:sz w:val="16"/>
                <w:szCs w:val="16"/>
                <w:rPrChange w:id="4253"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54"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55" w:author="Alhabibi, Haider@Energy" w:date="2023-08-14T16:47: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256" w:author="Alhabibi, Haider@Energy" w:date="2023-08-14T16:47:00Z">
                  <w:rPr>
                    <w:rFonts w:asciiTheme="minorHAnsi" w:hAnsiTheme="minorHAnsi" w:cstheme="minorHAnsi"/>
                    <w:sz w:val="14"/>
                    <w:szCs w:val="14"/>
                  </w:rPr>
                </w:rPrChange>
              </w:rPr>
              <w:t xml:space="preserve"> furnace AHU;</w:t>
            </w:r>
          </w:p>
          <w:p w14:paraId="0B73A960" w14:textId="77777777" w:rsidR="00C34F38" w:rsidRPr="00B63041" w:rsidRDefault="00C34F38" w:rsidP="0099199F">
            <w:pPr>
              <w:rPr>
                <w:rFonts w:asciiTheme="minorHAnsi" w:hAnsiTheme="minorHAnsi" w:cstheme="minorHAnsi"/>
                <w:sz w:val="16"/>
                <w:szCs w:val="16"/>
                <w:rPrChange w:id="425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58"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259" w:author="Alhabibi, Haider@Energy" w:date="2023-08-14T16:47:00Z">
                  <w:rPr>
                    <w:rFonts w:asciiTheme="minorHAnsi" w:hAnsiTheme="minorHAnsi" w:cstheme="minorHAnsi"/>
                    <w:sz w:val="14"/>
                    <w:szCs w:val="14"/>
                  </w:rPr>
                </w:rPrChange>
              </w:rPr>
              <w:t>fancoil</w:t>
            </w:r>
            <w:proofErr w:type="spellEnd"/>
            <w:proofErr w:type="gramEnd"/>
            <w:r w:rsidRPr="00B63041">
              <w:rPr>
                <w:rFonts w:asciiTheme="minorHAnsi" w:hAnsiTheme="minorHAnsi" w:cstheme="minorHAnsi"/>
                <w:sz w:val="16"/>
                <w:szCs w:val="16"/>
                <w:rPrChange w:id="4260" w:author="Alhabibi, Haider@Energy" w:date="2023-08-14T16:47:00Z">
                  <w:rPr>
                    <w:rFonts w:asciiTheme="minorHAnsi" w:hAnsiTheme="minorHAnsi" w:cstheme="minorHAnsi"/>
                    <w:sz w:val="14"/>
                    <w:szCs w:val="14"/>
                  </w:rPr>
                </w:rPrChange>
              </w:rPr>
              <w:t xml:space="preserve"> AHU;</w:t>
            </w:r>
          </w:p>
          <w:p w14:paraId="0B73A961" w14:textId="77777777" w:rsidR="00C34F38" w:rsidRPr="00B63041" w:rsidRDefault="00C34F38" w:rsidP="0099199F">
            <w:pPr>
              <w:rPr>
                <w:rFonts w:asciiTheme="minorHAnsi" w:hAnsiTheme="minorHAnsi" w:cstheme="minorHAnsi"/>
                <w:sz w:val="16"/>
                <w:szCs w:val="16"/>
                <w:rPrChange w:id="426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6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63" w:author="Alhabibi, Haider@Energy" w:date="2023-08-14T16:47:00Z">
                  <w:rPr>
                    <w:rFonts w:asciiTheme="minorHAnsi" w:hAnsiTheme="minorHAnsi" w:cstheme="minorHAnsi"/>
                    <w:sz w:val="14"/>
                    <w:szCs w:val="14"/>
                  </w:rPr>
                </w:rPrChange>
              </w:rPr>
              <w:t>outdoor</w:t>
            </w:r>
            <w:proofErr w:type="gramEnd"/>
            <w:r w:rsidRPr="00B63041">
              <w:rPr>
                <w:rFonts w:asciiTheme="minorHAnsi" w:hAnsiTheme="minorHAnsi" w:cstheme="minorHAnsi"/>
                <w:sz w:val="16"/>
                <w:szCs w:val="16"/>
                <w:rPrChange w:id="4264" w:author="Alhabibi, Haider@Energy" w:date="2023-08-14T16:47:00Z">
                  <w:rPr>
                    <w:rFonts w:asciiTheme="minorHAnsi" w:hAnsiTheme="minorHAnsi" w:cstheme="minorHAnsi"/>
                    <w:sz w:val="14"/>
                    <w:szCs w:val="14"/>
                  </w:rPr>
                </w:rPrChange>
              </w:rPr>
              <w:t xml:space="preserve"> condensing unit;</w:t>
            </w:r>
          </w:p>
          <w:p w14:paraId="0B73A962" w14:textId="77777777" w:rsidR="00C34F38" w:rsidRPr="00B63041" w:rsidRDefault="00C34F38" w:rsidP="0099199F">
            <w:pPr>
              <w:rPr>
                <w:rFonts w:asciiTheme="minorHAnsi" w:hAnsiTheme="minorHAnsi" w:cstheme="minorHAnsi"/>
                <w:sz w:val="16"/>
                <w:szCs w:val="16"/>
                <w:rPrChange w:id="426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66"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67" w:author="Alhabibi, Haider@Energy" w:date="2023-08-14T16:47: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4268" w:author="Alhabibi, Haider@Energy" w:date="2023-08-14T16:47:00Z">
                  <w:rPr>
                    <w:rFonts w:asciiTheme="minorHAnsi" w:hAnsiTheme="minorHAnsi" w:cstheme="minorHAnsi"/>
                    <w:sz w:val="14"/>
                    <w:szCs w:val="14"/>
                  </w:rPr>
                </w:rPrChange>
              </w:rPr>
              <w:t xml:space="preserve"> coil;</w:t>
            </w:r>
          </w:p>
          <w:p w14:paraId="0B73A963" w14:textId="77777777" w:rsidR="00C34F38" w:rsidRPr="00B63041" w:rsidRDefault="00C34F38" w:rsidP="0099199F">
            <w:pPr>
              <w:rPr>
                <w:rFonts w:asciiTheme="minorHAnsi" w:hAnsiTheme="minorHAnsi" w:cstheme="minorHAnsi"/>
                <w:sz w:val="16"/>
                <w:szCs w:val="16"/>
                <w:rPrChange w:id="4269"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70"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71" w:author="Alhabibi, Haider@Energy" w:date="2023-08-14T16:47:00Z">
                  <w:rPr>
                    <w:rFonts w:asciiTheme="minorHAnsi" w:hAnsiTheme="minorHAnsi" w:cstheme="minorHAnsi"/>
                    <w:sz w:val="14"/>
                    <w:szCs w:val="14"/>
                  </w:rPr>
                </w:rPrChange>
              </w:rPr>
              <w:t>boiler;</w:t>
            </w:r>
            <w:proofErr w:type="gramEnd"/>
          </w:p>
          <w:p w14:paraId="0B73A964" w14:textId="77777777" w:rsidR="00C34F38" w:rsidRPr="00B63041" w:rsidRDefault="00C34F38" w:rsidP="0099199F">
            <w:pPr>
              <w:rPr>
                <w:rFonts w:asciiTheme="minorHAnsi" w:hAnsiTheme="minorHAnsi" w:cstheme="minorHAnsi"/>
                <w:sz w:val="16"/>
                <w:szCs w:val="16"/>
                <w:rPrChange w:id="427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73" w:author="Alhabibi, Haider@Energy" w:date="2023-08-14T16:47:00Z">
                  <w:rPr>
                    <w:rFonts w:asciiTheme="minorHAnsi" w:hAnsiTheme="minorHAnsi" w:cstheme="minorHAnsi"/>
                    <w:sz w:val="14"/>
                    <w:szCs w:val="14"/>
                  </w:rPr>
                </w:rPrChange>
              </w:rPr>
              <w:t xml:space="preserve">*TXV or </w:t>
            </w:r>
            <w:proofErr w:type="gramStart"/>
            <w:r w:rsidRPr="00B63041">
              <w:rPr>
                <w:rFonts w:asciiTheme="minorHAnsi" w:hAnsiTheme="minorHAnsi" w:cstheme="minorHAnsi"/>
                <w:sz w:val="16"/>
                <w:szCs w:val="16"/>
                <w:rPrChange w:id="4274" w:author="Alhabibi, Haider@Energy" w:date="2023-08-14T16:47:00Z">
                  <w:rPr>
                    <w:rFonts w:asciiTheme="minorHAnsi" w:hAnsiTheme="minorHAnsi" w:cstheme="minorHAnsi"/>
                    <w:sz w:val="14"/>
                    <w:szCs w:val="14"/>
                  </w:rPr>
                </w:rPrChange>
              </w:rPr>
              <w:t>EXV;</w:t>
            </w:r>
            <w:proofErr w:type="gramEnd"/>
          </w:p>
          <w:p w14:paraId="0B73A965" w14:textId="77777777" w:rsidR="00C34F38" w:rsidRPr="00B63041" w:rsidRDefault="00C34F38" w:rsidP="0099199F">
            <w:pPr>
              <w:rPr>
                <w:rFonts w:asciiTheme="minorHAnsi" w:hAnsiTheme="minorHAnsi" w:cstheme="minorHAnsi"/>
                <w:sz w:val="16"/>
                <w:szCs w:val="16"/>
                <w:rPrChange w:id="4275"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76"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77" w:author="Alhabibi, Haider@Energy" w:date="2023-08-14T16:47:00Z">
                  <w:rPr>
                    <w:rFonts w:asciiTheme="minorHAnsi" w:hAnsiTheme="minorHAnsi" w:cstheme="minorHAnsi"/>
                    <w:sz w:val="14"/>
                    <w:szCs w:val="14"/>
                  </w:rPr>
                </w:rPrChange>
              </w:rPr>
              <w:t>compressor;</w:t>
            </w:r>
            <w:proofErr w:type="gramEnd"/>
          </w:p>
          <w:p w14:paraId="0B73A966" w14:textId="77777777" w:rsidR="00C34F38" w:rsidRPr="00B63041" w:rsidRDefault="00C34F38" w:rsidP="0099199F">
            <w:pPr>
              <w:rPr>
                <w:rFonts w:asciiTheme="minorHAnsi" w:hAnsiTheme="minorHAnsi" w:cstheme="minorHAnsi"/>
                <w:sz w:val="16"/>
                <w:szCs w:val="16"/>
                <w:rPrChange w:id="427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7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80" w:author="Alhabibi, Haider@Energy" w:date="2023-08-14T16:47:00Z">
                  <w:rPr>
                    <w:rFonts w:asciiTheme="minorHAnsi" w:hAnsiTheme="minorHAnsi" w:cstheme="minorHAnsi"/>
                    <w:sz w:val="14"/>
                    <w:szCs w:val="14"/>
                  </w:rPr>
                </w:rPrChange>
              </w:rPr>
              <w:t>refrigerant</w:t>
            </w:r>
            <w:proofErr w:type="gramEnd"/>
            <w:r w:rsidRPr="00B63041">
              <w:rPr>
                <w:rFonts w:asciiTheme="minorHAnsi" w:hAnsiTheme="minorHAnsi" w:cstheme="minorHAnsi"/>
                <w:sz w:val="16"/>
                <w:szCs w:val="16"/>
                <w:rPrChange w:id="4281"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282" w:author="Alhabibi, Haider@Energy" w:date="2023-08-14T16:47:00Z">
                  <w:rPr>
                    <w:rFonts w:asciiTheme="minorHAnsi" w:hAnsiTheme="minorHAnsi" w:cstheme="minorHAnsi"/>
                    <w:sz w:val="14"/>
                    <w:szCs w:val="14"/>
                  </w:rPr>
                </w:rPrChange>
              </w:rPr>
              <w:t>lineset</w:t>
            </w:r>
            <w:proofErr w:type="spellEnd"/>
            <w:r w:rsidRPr="00B63041">
              <w:rPr>
                <w:rFonts w:asciiTheme="minorHAnsi" w:hAnsiTheme="minorHAnsi" w:cstheme="minorHAnsi"/>
                <w:sz w:val="16"/>
                <w:szCs w:val="16"/>
                <w:rPrChange w:id="4283" w:author="Alhabibi, Haider@Energy" w:date="2023-08-14T16:47:00Z">
                  <w:rPr>
                    <w:rFonts w:asciiTheme="minorHAnsi" w:hAnsiTheme="minorHAnsi" w:cstheme="minorHAnsi"/>
                    <w:sz w:val="14"/>
                    <w:szCs w:val="14"/>
                  </w:rPr>
                </w:rPrChange>
              </w:rPr>
              <w:t>;</w:t>
            </w:r>
          </w:p>
          <w:p w14:paraId="0B73A967" w14:textId="77777777" w:rsidR="00C34F38" w:rsidRPr="00B63041" w:rsidRDefault="00C34F38" w:rsidP="0099199F">
            <w:pPr>
              <w:rPr>
                <w:rFonts w:asciiTheme="minorHAnsi" w:hAnsiTheme="minorHAnsi" w:cstheme="minorHAnsi"/>
                <w:sz w:val="16"/>
                <w:szCs w:val="16"/>
                <w:rPrChange w:id="4284" w:author="Alhabibi, Haider@Energy" w:date="2023-08-14T16:47:00Z">
                  <w:rPr>
                    <w:sz w:val="14"/>
                    <w:szCs w:val="14"/>
                  </w:rPr>
                </w:rPrChange>
              </w:rPr>
            </w:pPr>
            <w:r w:rsidRPr="00B63041">
              <w:rPr>
                <w:rFonts w:asciiTheme="minorHAnsi" w:hAnsiTheme="minorHAnsi" w:cstheme="minorHAnsi"/>
                <w:sz w:val="16"/>
                <w:szCs w:val="16"/>
                <w:rPrChange w:id="428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286" w:author="Alhabibi, Haider@Energy" w:date="2023-08-14T16:47: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4287" w:author="Alhabibi, Haider@Energy" w:date="2023-08-14T16:47:00Z">
                  <w:rPr>
                    <w:rFonts w:asciiTheme="minorHAnsi" w:hAnsiTheme="minorHAnsi" w:cstheme="minorHAnsi"/>
                    <w:sz w:val="14"/>
                    <w:szCs w:val="14"/>
                  </w:rPr>
                </w:rPrChange>
              </w:rPr>
              <w:t xml:space="preserve"> heating component altered&gt;&gt;</w:t>
            </w:r>
          </w:p>
        </w:tc>
        <w:tc>
          <w:tcPr>
            <w:tcW w:w="915" w:type="dxa"/>
            <w:tcPrChange w:id="4288" w:author="Alhabibi, Haider@Energy" w:date="2023-08-14T16:27:00Z">
              <w:tcPr>
                <w:tcW w:w="939" w:type="dxa"/>
              </w:tcPr>
            </w:tcPrChange>
          </w:tcPr>
          <w:p w14:paraId="0B73A968" w14:textId="6B58F077" w:rsidR="00C34F38" w:rsidRPr="00B63041" w:rsidRDefault="00C34F38" w:rsidP="0099199F">
            <w:pPr>
              <w:keepNext/>
              <w:rPr>
                <w:rFonts w:asciiTheme="minorHAnsi" w:hAnsiTheme="minorHAnsi" w:cstheme="minorHAnsi"/>
                <w:sz w:val="16"/>
                <w:szCs w:val="16"/>
                <w:rPrChange w:id="4289"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90" w:author="Alhabibi, Haider@Energy" w:date="2023-08-14T16:47:00Z">
                  <w:rPr>
                    <w:rFonts w:asciiTheme="minorHAnsi" w:hAnsiTheme="minorHAnsi" w:cstheme="minorHAnsi"/>
                    <w:sz w:val="14"/>
                    <w:szCs w:val="14"/>
                  </w:rPr>
                </w:rPrChange>
              </w:rPr>
              <w:t xml:space="preserve">&lt;&lt;if </w:t>
            </w:r>
            <w:r w:rsidRPr="00B63041">
              <w:rPr>
                <w:rFonts w:asciiTheme="minorHAnsi" w:hAnsiTheme="minorHAnsi" w:cstheme="minorHAnsi"/>
                <w:sz w:val="16"/>
                <w:szCs w:val="16"/>
                <w:rPrChange w:id="4291" w:author="Alhabibi, Haider@Energy" w:date="2023-08-14T16:47:00Z">
                  <w:rPr>
                    <w:rFonts w:asciiTheme="minorHAnsi" w:hAnsiTheme="minorHAnsi" w:cstheme="minorHAnsi"/>
                    <w:sz w:val="14"/>
                    <w:szCs w:val="14"/>
                    <w:highlight w:val="yellow"/>
                  </w:rPr>
                </w:rPrChange>
              </w:rPr>
              <w:t>E0</w:t>
            </w:r>
            <w:r w:rsidRPr="00B63041">
              <w:rPr>
                <w:rFonts w:asciiTheme="minorHAnsi" w:hAnsiTheme="minorHAnsi" w:cstheme="minorHAnsi"/>
                <w:sz w:val="16"/>
                <w:szCs w:val="16"/>
                <w:rPrChange w:id="4292" w:author="Alhabibi, Haider@Energy" w:date="2023-08-14T16:47:00Z">
                  <w:rPr>
                    <w:rFonts w:asciiTheme="minorHAnsi" w:hAnsiTheme="minorHAnsi" w:cstheme="minorHAnsi"/>
                    <w:sz w:val="14"/>
                    <w:szCs w:val="14"/>
                  </w:rPr>
                </w:rPrChange>
              </w:rPr>
              <w:t xml:space="preserve">4= no heating component altered, then value =n/a, </w:t>
            </w:r>
          </w:p>
          <w:p w14:paraId="0B73A969" w14:textId="77777777" w:rsidR="00C34F38" w:rsidRPr="00B63041" w:rsidRDefault="00C34F38" w:rsidP="0099199F">
            <w:pPr>
              <w:keepNext/>
              <w:rPr>
                <w:rFonts w:asciiTheme="minorHAnsi" w:hAnsiTheme="minorHAnsi" w:cstheme="minorHAnsi"/>
                <w:sz w:val="16"/>
                <w:szCs w:val="16"/>
                <w:rPrChange w:id="4293"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294" w:author="Alhabibi, Haider@Energy" w:date="2023-08-14T16:47:00Z">
                  <w:rPr>
                    <w:rFonts w:asciiTheme="minorHAnsi" w:hAnsiTheme="minorHAnsi" w:cstheme="minorHAnsi"/>
                    <w:sz w:val="14"/>
                    <w:szCs w:val="14"/>
                  </w:rPr>
                </w:rPrChange>
              </w:rPr>
              <w:t xml:space="preserve">else user pick from list:  </w:t>
            </w:r>
          </w:p>
          <w:p w14:paraId="0B73A96A" w14:textId="6B18FDF4" w:rsidR="00C34F38" w:rsidRPr="00B63041" w:rsidRDefault="00C34F38" w:rsidP="0099199F">
            <w:pPr>
              <w:keepNext/>
              <w:rPr>
                <w:rFonts w:asciiTheme="minorHAnsi" w:hAnsiTheme="minorHAnsi" w:cstheme="minorHAnsi"/>
                <w:sz w:val="16"/>
                <w:szCs w:val="16"/>
                <w:rPrChange w:id="4295" w:author="Alhabibi, Haider@Energy" w:date="2023-08-14T16:47:00Z">
                  <w:rPr>
                    <w:rFonts w:ascii="Calibri" w:hAnsi="Calibri"/>
                    <w:sz w:val="14"/>
                    <w:szCs w:val="14"/>
                  </w:rPr>
                </w:rPrChange>
              </w:rPr>
            </w:pPr>
            <w:r w:rsidRPr="00B63041">
              <w:rPr>
                <w:rFonts w:asciiTheme="minorHAnsi" w:hAnsiTheme="minorHAnsi" w:cstheme="minorHAnsi"/>
                <w:sz w:val="16"/>
                <w:szCs w:val="16"/>
                <w:rPrChange w:id="4296" w:author="Alhabibi, Haider@Energy" w:date="2023-08-14T16:47:00Z">
                  <w:rPr>
                    <w:rFonts w:asciiTheme="minorHAnsi" w:hAnsiTheme="minorHAnsi" w:cstheme="minorHAnsi"/>
                    <w:sz w:val="14"/>
                    <w:szCs w:val="14"/>
                  </w:rPr>
                </w:rPrChange>
              </w:rPr>
              <w:t xml:space="preserve">*AFUE; *HSPF; </w:t>
            </w:r>
            <w:ins w:id="4297" w:author="Shewmaker, Michael@Energy" w:date="2021-12-27T11:47:00Z">
              <w:r w:rsidRPr="00B63041">
                <w:rPr>
                  <w:rFonts w:asciiTheme="minorHAnsi" w:hAnsiTheme="minorHAnsi" w:cstheme="minorHAnsi"/>
                  <w:sz w:val="16"/>
                  <w:szCs w:val="16"/>
                  <w:rPrChange w:id="4298" w:author="Alhabibi, Haider@Energy" w:date="2023-08-14T16:47:00Z">
                    <w:rPr>
                      <w:rFonts w:asciiTheme="minorHAnsi" w:hAnsiTheme="minorHAnsi" w:cstheme="minorHAnsi"/>
                      <w:sz w:val="14"/>
                      <w:szCs w:val="14"/>
                    </w:rPr>
                  </w:rPrChange>
                </w:rPr>
                <w:t xml:space="preserve">*HSPF2; </w:t>
              </w:r>
            </w:ins>
            <w:r w:rsidRPr="00B63041">
              <w:rPr>
                <w:rFonts w:asciiTheme="minorHAnsi" w:hAnsiTheme="minorHAnsi" w:cstheme="minorHAnsi"/>
                <w:sz w:val="16"/>
                <w:szCs w:val="16"/>
                <w:rPrChange w:id="4299" w:author="Alhabibi, Haider@Energy" w:date="2023-08-14T16:47:00Z">
                  <w:rPr>
                    <w:rFonts w:asciiTheme="minorHAnsi" w:hAnsiTheme="minorHAnsi" w:cstheme="minorHAnsi"/>
                    <w:sz w:val="14"/>
                    <w:szCs w:val="14"/>
                  </w:rPr>
                </w:rPrChange>
              </w:rPr>
              <w:t>*COP&gt;&gt;</w:t>
            </w:r>
          </w:p>
        </w:tc>
        <w:tc>
          <w:tcPr>
            <w:tcW w:w="1081" w:type="dxa"/>
            <w:tcPrChange w:id="4300" w:author="Alhabibi, Haider@Energy" w:date="2023-08-14T16:27:00Z">
              <w:tcPr>
                <w:tcW w:w="1109" w:type="dxa"/>
              </w:tcPr>
            </w:tcPrChange>
          </w:tcPr>
          <w:p w14:paraId="0B73A96B" w14:textId="4E0DF4E0" w:rsidR="00C34F38" w:rsidRPr="00B63041" w:rsidRDefault="00C34F38" w:rsidP="0099199F">
            <w:pPr>
              <w:keepNext/>
              <w:rPr>
                <w:rFonts w:asciiTheme="minorHAnsi" w:hAnsiTheme="minorHAnsi" w:cstheme="minorHAnsi"/>
                <w:sz w:val="16"/>
                <w:szCs w:val="16"/>
                <w:rPrChange w:id="430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02" w:author="Alhabibi, Haider@Energy" w:date="2023-08-14T16:47: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4303" w:author="Alhabibi, Haider@Energy" w:date="2023-08-14T16:47:00Z">
                  <w:rPr>
                    <w:rFonts w:asciiTheme="minorHAnsi" w:hAnsiTheme="minorHAnsi" w:cstheme="minorHAnsi"/>
                    <w:sz w:val="14"/>
                    <w:szCs w:val="14"/>
                    <w:highlight w:val="yellow"/>
                  </w:rPr>
                </w:rPrChange>
              </w:rPr>
              <w:t>E04</w:t>
            </w:r>
            <w:r w:rsidRPr="00B63041">
              <w:rPr>
                <w:rFonts w:asciiTheme="minorHAnsi" w:hAnsiTheme="minorHAnsi" w:cstheme="minorHAnsi"/>
                <w:sz w:val="16"/>
                <w:szCs w:val="16"/>
                <w:rPrChange w:id="4304" w:author="Alhabibi, Haider@Energy" w:date="2023-08-14T16:47:00Z">
                  <w:rPr>
                    <w:rFonts w:asciiTheme="minorHAnsi" w:hAnsiTheme="minorHAnsi" w:cstheme="minorHAnsi"/>
                    <w:sz w:val="14"/>
                    <w:szCs w:val="14"/>
                  </w:rPr>
                </w:rPrChange>
              </w:rPr>
              <w:t xml:space="preserve">= no heating component altered, then value =n/a, </w:t>
            </w:r>
          </w:p>
          <w:p w14:paraId="0B73A96C" w14:textId="77777777" w:rsidR="00C34F38" w:rsidRPr="00B63041" w:rsidRDefault="00C34F38" w:rsidP="0099199F">
            <w:pPr>
              <w:keepNext/>
              <w:rPr>
                <w:rFonts w:asciiTheme="minorHAnsi" w:hAnsiTheme="minorHAnsi" w:cstheme="minorHAnsi"/>
                <w:sz w:val="16"/>
                <w:szCs w:val="16"/>
                <w:rPrChange w:id="4305" w:author="Alhabibi, Haider@Energy" w:date="2023-08-14T16:47: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4306" w:author="Alhabibi, Haider@Energy" w:date="2023-08-14T16:47:00Z">
                  <w:rPr>
                    <w:rFonts w:asciiTheme="minorHAnsi" w:hAnsiTheme="minorHAnsi" w:cstheme="minorHAnsi"/>
                    <w:sz w:val="14"/>
                    <w:szCs w:val="14"/>
                  </w:rPr>
                </w:rPrChange>
              </w:rPr>
              <w:t>elseuser</w:t>
            </w:r>
            <w:proofErr w:type="spellEnd"/>
            <w:r w:rsidRPr="00B63041">
              <w:rPr>
                <w:rFonts w:asciiTheme="minorHAnsi" w:hAnsiTheme="minorHAnsi" w:cstheme="minorHAnsi"/>
                <w:sz w:val="16"/>
                <w:szCs w:val="16"/>
                <w:rPrChange w:id="4307" w:author="Alhabibi, Haider@Energy" w:date="2023-08-14T16:47:00Z">
                  <w:rPr>
                    <w:rFonts w:asciiTheme="minorHAnsi" w:hAnsiTheme="minorHAnsi" w:cstheme="minorHAnsi"/>
                    <w:sz w:val="14"/>
                    <w:szCs w:val="14"/>
                  </w:rPr>
                </w:rPrChange>
              </w:rPr>
              <w:t xml:space="preserve"> enter value: </w:t>
            </w:r>
          </w:p>
          <w:p w14:paraId="0B73A96D" w14:textId="77777777" w:rsidR="00C34F38" w:rsidRPr="00B63041" w:rsidRDefault="00C34F38" w:rsidP="0099199F">
            <w:pPr>
              <w:keepNext/>
              <w:rPr>
                <w:rFonts w:asciiTheme="minorHAnsi" w:hAnsiTheme="minorHAnsi" w:cstheme="minorHAnsi"/>
                <w:sz w:val="16"/>
                <w:szCs w:val="16"/>
                <w:rPrChange w:id="4308" w:author="Alhabibi, Haider@Energy" w:date="2023-08-14T16:47: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4309" w:author="Alhabibi, Haider@Energy" w:date="2023-08-14T16:47:00Z">
                  <w:rPr>
                    <w:rFonts w:asciiTheme="minorHAnsi" w:hAnsiTheme="minorHAnsi" w:cstheme="minorHAnsi"/>
                    <w:sz w:val="14"/>
                    <w:szCs w:val="14"/>
                  </w:rPr>
                </w:rPrChange>
              </w:rPr>
              <w:t>xx.x</w:t>
            </w:r>
            <w:proofErr w:type="spellEnd"/>
            <w:proofErr w:type="gramStart"/>
            <w:r w:rsidRPr="00B63041">
              <w:rPr>
                <w:rFonts w:asciiTheme="minorHAnsi" w:hAnsiTheme="minorHAnsi" w:cstheme="minorHAnsi"/>
                <w:sz w:val="16"/>
                <w:szCs w:val="16"/>
                <w:rPrChange w:id="4310" w:author="Alhabibi, Haider@Energy" w:date="2023-08-14T16:47:00Z">
                  <w:rPr>
                    <w:rFonts w:asciiTheme="minorHAnsi" w:hAnsiTheme="minorHAnsi" w:cstheme="minorHAnsi"/>
                    <w:sz w:val="14"/>
                    <w:szCs w:val="14"/>
                  </w:rPr>
                </w:rPrChange>
              </w:rPr>
              <w:t>;  default</w:t>
            </w:r>
            <w:proofErr w:type="gramEnd"/>
            <w:r w:rsidRPr="00B63041">
              <w:rPr>
                <w:rFonts w:asciiTheme="minorHAnsi" w:hAnsiTheme="minorHAnsi" w:cstheme="minorHAnsi"/>
                <w:sz w:val="16"/>
                <w:szCs w:val="16"/>
                <w:rPrChange w:id="4311" w:author="Alhabibi, Haider@Energy" w:date="2023-08-14T16:47:00Z">
                  <w:rPr>
                    <w:rFonts w:asciiTheme="minorHAnsi" w:hAnsiTheme="minorHAnsi" w:cstheme="minorHAnsi"/>
                    <w:sz w:val="14"/>
                    <w:szCs w:val="14"/>
                  </w:rPr>
                </w:rPrChange>
              </w:rPr>
              <w:t xml:space="preserve"> minimum value for AFUE=</w:t>
            </w:r>
          </w:p>
          <w:p w14:paraId="0B73A96E" w14:textId="54F00E76" w:rsidR="00C34F38" w:rsidRPr="00B63041" w:rsidRDefault="00C34F38" w:rsidP="0099199F">
            <w:pPr>
              <w:keepNext/>
              <w:rPr>
                <w:rFonts w:asciiTheme="minorHAnsi" w:hAnsiTheme="minorHAnsi" w:cstheme="minorHAnsi"/>
                <w:sz w:val="16"/>
                <w:szCs w:val="16"/>
                <w:rPrChange w:id="431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13" w:author="Alhabibi, Haider@Energy" w:date="2023-08-14T16:47:00Z">
                  <w:rPr>
                    <w:rFonts w:asciiTheme="minorHAnsi" w:hAnsiTheme="minorHAnsi" w:cstheme="minorHAnsi"/>
                    <w:sz w:val="14"/>
                    <w:szCs w:val="14"/>
                  </w:rPr>
                </w:rPrChange>
              </w:rPr>
              <w:t xml:space="preserve">0.80; </w:t>
            </w:r>
            <w:commentRangeStart w:id="4314"/>
            <w:r w:rsidRPr="00B63041">
              <w:rPr>
                <w:rFonts w:asciiTheme="minorHAnsi" w:hAnsiTheme="minorHAnsi" w:cstheme="minorHAnsi"/>
                <w:sz w:val="16"/>
                <w:szCs w:val="16"/>
                <w:rPrChange w:id="4315" w:author="Alhabibi, Haider@Energy" w:date="2023-08-14T16:47:00Z">
                  <w:rPr>
                    <w:rFonts w:asciiTheme="minorHAnsi" w:hAnsiTheme="minorHAnsi" w:cstheme="minorHAnsi"/>
                    <w:sz w:val="14"/>
                    <w:szCs w:val="14"/>
                  </w:rPr>
                </w:rPrChange>
              </w:rPr>
              <w:t>or default minimum value for HSPF=</w:t>
            </w:r>
          </w:p>
          <w:p w14:paraId="0B73A96F" w14:textId="46FAFF0C" w:rsidR="00C34F38" w:rsidRPr="00B63041" w:rsidRDefault="00C34F38" w:rsidP="0099199F">
            <w:pPr>
              <w:keepNext/>
              <w:jc w:val="center"/>
              <w:rPr>
                <w:rFonts w:asciiTheme="minorHAnsi" w:hAnsiTheme="minorHAnsi" w:cstheme="minorHAnsi"/>
                <w:sz w:val="16"/>
                <w:szCs w:val="16"/>
                <w:rPrChange w:id="4316" w:author="Alhabibi, Haider@Energy" w:date="2023-08-14T16:47:00Z">
                  <w:rPr>
                    <w:rFonts w:ascii="Calibri" w:hAnsi="Calibri"/>
                    <w:sz w:val="14"/>
                    <w:szCs w:val="14"/>
                  </w:rPr>
                </w:rPrChange>
              </w:rPr>
            </w:pPr>
            <w:r w:rsidRPr="00B63041">
              <w:rPr>
                <w:rFonts w:asciiTheme="minorHAnsi" w:hAnsiTheme="minorHAnsi" w:cstheme="minorHAnsi"/>
                <w:sz w:val="16"/>
                <w:szCs w:val="16"/>
                <w:rPrChange w:id="4317" w:author="Alhabibi, Haider@Energy" w:date="2023-08-14T16:47:00Z">
                  <w:rPr>
                    <w:rFonts w:asciiTheme="minorHAnsi" w:hAnsiTheme="minorHAnsi" w:cstheme="minorHAnsi"/>
                    <w:sz w:val="14"/>
                    <w:szCs w:val="14"/>
                  </w:rPr>
                </w:rPrChange>
              </w:rPr>
              <w:t>8.0;</w:t>
            </w:r>
            <w:commentRangeEnd w:id="4314"/>
            <w:r w:rsidRPr="00B63041">
              <w:rPr>
                <w:rStyle w:val="CommentReference"/>
                <w:rFonts w:asciiTheme="minorHAnsi" w:hAnsiTheme="minorHAnsi" w:cstheme="minorHAnsi"/>
                <w:szCs w:val="16"/>
                <w:rPrChange w:id="4318" w:author="Alhabibi, Haider@Energy" w:date="2023-08-14T16:47:00Z">
                  <w:rPr>
                    <w:rStyle w:val="CommentReference"/>
                    <w:szCs w:val="20"/>
                  </w:rPr>
                </w:rPrChange>
              </w:rPr>
              <w:commentReference w:id="4314"/>
            </w:r>
            <w:r w:rsidRPr="00B63041">
              <w:rPr>
                <w:rFonts w:asciiTheme="minorHAnsi" w:hAnsiTheme="minorHAnsi" w:cstheme="minorHAnsi"/>
                <w:sz w:val="16"/>
                <w:szCs w:val="16"/>
                <w:rPrChange w:id="4319" w:author="Alhabibi, Haider@Energy" w:date="2023-08-14T16:47:00Z">
                  <w:rPr>
                    <w:rFonts w:asciiTheme="minorHAnsi" w:hAnsiTheme="minorHAnsi" w:cstheme="minorHAnsi"/>
                    <w:sz w:val="14"/>
                    <w:szCs w:val="14"/>
                  </w:rPr>
                </w:rPrChange>
              </w:rPr>
              <w:t xml:space="preserve"> </w:t>
            </w:r>
            <w:ins w:id="4320" w:author="Shewmaker, Michael@Energy" w:date="2022-01-13T17:27:00Z">
              <w:r w:rsidRPr="00B63041">
                <w:rPr>
                  <w:rFonts w:asciiTheme="minorHAnsi" w:hAnsiTheme="minorHAnsi" w:cstheme="minorHAnsi"/>
                  <w:sz w:val="16"/>
                  <w:szCs w:val="16"/>
                  <w:rPrChange w:id="4321" w:author="Alhabibi, Haider@Energy" w:date="2023-08-14T16:47:00Z">
                    <w:rPr>
                      <w:rFonts w:asciiTheme="minorHAnsi" w:hAnsiTheme="minorHAnsi" w:cstheme="minorHAnsi"/>
                      <w:sz w:val="14"/>
                      <w:szCs w:val="14"/>
                    </w:rPr>
                  </w:rPrChange>
                </w:rPr>
                <w:t>or default minimum value for HSPF2=6.7;</w:t>
              </w:r>
            </w:ins>
            <w:r w:rsidRPr="00B63041">
              <w:rPr>
                <w:rFonts w:asciiTheme="minorHAnsi" w:hAnsiTheme="minorHAnsi" w:cstheme="minorHAnsi"/>
                <w:sz w:val="16"/>
                <w:szCs w:val="16"/>
                <w:rPrChange w:id="4322" w:author="Alhabibi, Haider@Energy" w:date="2023-08-14T16:47:00Z">
                  <w:rPr>
                    <w:rFonts w:asciiTheme="minorHAnsi" w:hAnsiTheme="minorHAnsi" w:cstheme="minorHAnsi"/>
                    <w:sz w:val="14"/>
                    <w:szCs w:val="14"/>
                  </w:rPr>
                </w:rPrChange>
              </w:rPr>
              <w:t xml:space="preserve"> allow user to overwrite default value, but </w:t>
            </w:r>
            <w:r w:rsidRPr="00B63041">
              <w:rPr>
                <w:rFonts w:asciiTheme="minorHAnsi" w:hAnsiTheme="minorHAnsi" w:cstheme="minorHAnsi"/>
                <w:sz w:val="16"/>
                <w:szCs w:val="16"/>
                <w:rPrChange w:id="4323" w:author="Alhabibi, Haider@Energy" w:date="2023-08-14T16:47:00Z">
                  <w:rPr>
                    <w:rFonts w:ascii="Calibri" w:hAnsi="Calibri"/>
                    <w:sz w:val="14"/>
                    <w:szCs w:val="14"/>
                  </w:rPr>
                </w:rPrChange>
              </w:rPr>
              <w:t>flag non-default values and report in project status notes field</w:t>
            </w:r>
            <w:r w:rsidRPr="00B63041">
              <w:rPr>
                <w:rFonts w:asciiTheme="minorHAnsi" w:hAnsiTheme="minorHAnsi" w:cstheme="minorHAnsi"/>
                <w:sz w:val="16"/>
                <w:szCs w:val="16"/>
                <w:rPrChange w:id="4324" w:author="Alhabibi, Haider@Energy" w:date="2023-08-14T16:47:00Z">
                  <w:rPr>
                    <w:rFonts w:asciiTheme="minorHAnsi" w:hAnsiTheme="minorHAnsi" w:cstheme="minorHAnsi"/>
                    <w:sz w:val="14"/>
                    <w:szCs w:val="14"/>
                  </w:rPr>
                </w:rPrChange>
              </w:rPr>
              <w:t xml:space="preserve"> &gt;&gt;</w:t>
            </w:r>
          </w:p>
        </w:tc>
        <w:tc>
          <w:tcPr>
            <w:tcW w:w="1348" w:type="dxa"/>
            <w:tcPrChange w:id="4325" w:author="Alhabibi, Haider@Energy" w:date="2023-08-14T16:27:00Z">
              <w:tcPr>
                <w:tcW w:w="1383" w:type="dxa"/>
              </w:tcPr>
            </w:tcPrChange>
          </w:tcPr>
          <w:p w14:paraId="0B73A970" w14:textId="77777777" w:rsidR="00C34F38" w:rsidRPr="00B63041" w:rsidRDefault="00C34F38" w:rsidP="0099199F">
            <w:pPr>
              <w:rPr>
                <w:rFonts w:asciiTheme="minorHAnsi" w:hAnsiTheme="minorHAnsi" w:cstheme="minorHAnsi"/>
                <w:sz w:val="16"/>
                <w:szCs w:val="16"/>
                <w:rPrChange w:id="432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27" w:author="Alhabibi, Haider@Energy" w:date="2023-08-14T16:47:00Z">
                  <w:rPr>
                    <w:rFonts w:asciiTheme="minorHAnsi" w:hAnsiTheme="minorHAnsi" w:cstheme="minorHAnsi"/>
                    <w:sz w:val="14"/>
                    <w:szCs w:val="14"/>
                  </w:rPr>
                </w:rPrChange>
              </w:rPr>
              <w:t xml:space="preserve">&lt;&lt;user pick one from list:  </w:t>
            </w:r>
          </w:p>
          <w:p w14:paraId="0B73A971" w14:textId="77777777" w:rsidR="00C34F38" w:rsidRPr="00B63041" w:rsidRDefault="00C34F38" w:rsidP="0099199F">
            <w:pPr>
              <w:rPr>
                <w:rFonts w:asciiTheme="minorHAnsi" w:hAnsiTheme="minorHAnsi" w:cstheme="minorHAnsi"/>
                <w:sz w:val="16"/>
                <w:szCs w:val="16"/>
                <w:rPrChange w:id="432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2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30"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331" w:author="Alhabibi, Haider@Energy" w:date="2023-08-14T16:47:00Z">
                  <w:rPr>
                    <w:rFonts w:asciiTheme="minorHAnsi" w:hAnsiTheme="minorHAnsi" w:cstheme="minorHAnsi"/>
                    <w:sz w:val="14"/>
                    <w:szCs w:val="14"/>
                  </w:rPr>
                </w:rPrChange>
              </w:rPr>
              <w:t xml:space="preserve"> split AC;</w:t>
            </w:r>
          </w:p>
          <w:p w14:paraId="0B73A972" w14:textId="77777777" w:rsidR="00C34F38" w:rsidRPr="00B63041" w:rsidRDefault="00C34F38" w:rsidP="0099199F">
            <w:pPr>
              <w:rPr>
                <w:rFonts w:asciiTheme="minorHAnsi" w:hAnsiTheme="minorHAnsi" w:cstheme="minorHAnsi"/>
                <w:sz w:val="16"/>
                <w:szCs w:val="16"/>
                <w:rPrChange w:id="433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33"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34"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335" w:author="Alhabibi, Haider@Energy" w:date="2023-08-14T16:47:00Z">
                  <w:rPr>
                    <w:rFonts w:asciiTheme="minorHAnsi" w:hAnsiTheme="minorHAnsi" w:cstheme="minorHAnsi"/>
                    <w:sz w:val="14"/>
                    <w:szCs w:val="14"/>
                  </w:rPr>
                </w:rPrChange>
              </w:rPr>
              <w:t xml:space="preserve"> split HP</w:t>
            </w:r>
          </w:p>
          <w:p w14:paraId="0B73A973" w14:textId="77777777" w:rsidR="00C34F38" w:rsidRPr="00B63041" w:rsidRDefault="00C34F38" w:rsidP="0099199F">
            <w:pPr>
              <w:rPr>
                <w:rFonts w:asciiTheme="minorHAnsi" w:hAnsiTheme="minorHAnsi" w:cstheme="minorHAnsi"/>
                <w:sz w:val="16"/>
                <w:szCs w:val="16"/>
                <w:rPrChange w:id="433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37" w:author="Alhabibi, Haider@Energy" w:date="2023-08-14T16:47:00Z">
                  <w:rPr>
                    <w:rFonts w:asciiTheme="minorHAnsi" w:hAnsiTheme="minorHAnsi" w:cstheme="minorHAnsi"/>
                    <w:sz w:val="14"/>
                    <w:szCs w:val="14"/>
                  </w:rPr>
                </w:rPrChange>
              </w:rPr>
              <w:t xml:space="preserve">*central packaged </w:t>
            </w:r>
            <w:proofErr w:type="gramStart"/>
            <w:r w:rsidRPr="00B63041">
              <w:rPr>
                <w:rFonts w:asciiTheme="minorHAnsi" w:hAnsiTheme="minorHAnsi" w:cstheme="minorHAnsi"/>
                <w:sz w:val="16"/>
                <w:szCs w:val="16"/>
                <w:rPrChange w:id="4338" w:author="Alhabibi, Haider@Energy" w:date="2023-08-14T16:47:00Z">
                  <w:rPr>
                    <w:rFonts w:asciiTheme="minorHAnsi" w:hAnsiTheme="minorHAnsi" w:cstheme="minorHAnsi"/>
                    <w:sz w:val="14"/>
                    <w:szCs w:val="14"/>
                  </w:rPr>
                </w:rPrChange>
              </w:rPr>
              <w:t>AC ;</w:t>
            </w:r>
            <w:proofErr w:type="gramEnd"/>
          </w:p>
          <w:p w14:paraId="0B73A974" w14:textId="77777777" w:rsidR="00C34F38" w:rsidRPr="00B63041" w:rsidRDefault="00C34F38" w:rsidP="0099199F">
            <w:pPr>
              <w:rPr>
                <w:rFonts w:asciiTheme="minorHAnsi" w:hAnsiTheme="minorHAnsi" w:cstheme="minorHAnsi"/>
                <w:sz w:val="16"/>
                <w:szCs w:val="16"/>
                <w:rPrChange w:id="4339"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40"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41"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342" w:author="Alhabibi, Haider@Energy" w:date="2023-08-14T16:47:00Z">
                  <w:rPr>
                    <w:rFonts w:asciiTheme="minorHAnsi" w:hAnsiTheme="minorHAnsi" w:cstheme="minorHAnsi"/>
                    <w:sz w:val="14"/>
                    <w:szCs w:val="14"/>
                  </w:rPr>
                </w:rPrChange>
              </w:rPr>
              <w:t xml:space="preserve"> packaged HP</w:t>
            </w:r>
          </w:p>
          <w:p w14:paraId="0B73A975" w14:textId="271259B3" w:rsidR="00C34F38" w:rsidRPr="00B63041" w:rsidRDefault="00C34F38" w:rsidP="0099199F">
            <w:pPr>
              <w:rPr>
                <w:rFonts w:asciiTheme="minorHAnsi" w:hAnsiTheme="minorHAnsi" w:cstheme="minorHAnsi"/>
                <w:sz w:val="16"/>
                <w:szCs w:val="16"/>
                <w:rPrChange w:id="4343"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44" w:author="Alhabibi, Haider@Energy" w:date="2023-08-14T16:47:00Z">
                  <w:rPr>
                    <w:rFonts w:asciiTheme="minorHAnsi" w:hAnsiTheme="minorHAnsi" w:cstheme="minorHAnsi"/>
                    <w:sz w:val="14"/>
                    <w:szCs w:val="14"/>
                  </w:rPr>
                </w:rPrChange>
              </w:rPr>
              <w:t xml:space="preserve">*central large packaged </w:t>
            </w:r>
            <w:proofErr w:type="gramStart"/>
            <w:r w:rsidRPr="00B63041">
              <w:rPr>
                <w:rFonts w:asciiTheme="minorHAnsi" w:hAnsiTheme="minorHAnsi" w:cstheme="minorHAnsi"/>
                <w:sz w:val="16"/>
                <w:szCs w:val="16"/>
                <w:rPrChange w:id="4345" w:author="Alhabibi, Haider@Energy" w:date="2023-08-14T16:47:00Z">
                  <w:rPr>
                    <w:rFonts w:asciiTheme="minorHAnsi" w:hAnsiTheme="minorHAnsi" w:cstheme="minorHAnsi"/>
                    <w:sz w:val="14"/>
                    <w:szCs w:val="14"/>
                  </w:rPr>
                </w:rPrChange>
              </w:rPr>
              <w:t>AC ;</w:t>
            </w:r>
            <w:proofErr w:type="gramEnd"/>
          </w:p>
          <w:p w14:paraId="0B73A976" w14:textId="77777777" w:rsidR="00C34F38" w:rsidRPr="00B63041" w:rsidRDefault="00C34F38" w:rsidP="0099199F">
            <w:pPr>
              <w:rPr>
                <w:rFonts w:asciiTheme="minorHAnsi" w:hAnsiTheme="minorHAnsi" w:cstheme="minorHAnsi"/>
                <w:sz w:val="16"/>
                <w:szCs w:val="16"/>
                <w:rPrChange w:id="434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4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48" w:author="Alhabibi, Haider@Energy" w:date="2023-08-14T16:47: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349" w:author="Alhabibi, Haider@Energy" w:date="2023-08-14T16:47:00Z">
                  <w:rPr>
                    <w:rFonts w:asciiTheme="minorHAnsi" w:hAnsiTheme="minorHAnsi" w:cstheme="minorHAnsi"/>
                    <w:sz w:val="14"/>
                    <w:szCs w:val="14"/>
                  </w:rPr>
                </w:rPrChange>
              </w:rPr>
              <w:t xml:space="preserve"> large packaged HP</w:t>
            </w:r>
          </w:p>
          <w:p w14:paraId="0B73A977" w14:textId="77777777" w:rsidR="00C34F38" w:rsidRPr="00B63041" w:rsidRDefault="00C34F38" w:rsidP="0099199F">
            <w:pPr>
              <w:rPr>
                <w:rFonts w:asciiTheme="minorHAnsi" w:hAnsiTheme="minorHAnsi" w:cstheme="minorHAnsi"/>
                <w:sz w:val="16"/>
                <w:szCs w:val="16"/>
                <w:rPrChange w:id="435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5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52" w:author="Alhabibi, Haider@Energy" w:date="2023-08-14T16:47: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4353" w:author="Alhabibi, Haider@Energy" w:date="2023-08-14T16:47:00Z">
                  <w:rPr>
                    <w:rFonts w:asciiTheme="minorHAnsi" w:hAnsiTheme="minorHAnsi" w:cstheme="minorHAnsi"/>
                    <w:sz w:val="14"/>
                    <w:szCs w:val="14"/>
                  </w:rPr>
                </w:rPrChange>
              </w:rPr>
              <w:t xml:space="preserve"> split AC;</w:t>
            </w:r>
          </w:p>
          <w:p w14:paraId="0B73A978" w14:textId="77777777" w:rsidR="00C34F38" w:rsidRPr="00B63041" w:rsidRDefault="00C34F38" w:rsidP="0099199F">
            <w:pPr>
              <w:rPr>
                <w:rFonts w:asciiTheme="minorHAnsi" w:hAnsiTheme="minorHAnsi" w:cstheme="minorHAnsi"/>
                <w:sz w:val="16"/>
                <w:szCs w:val="16"/>
                <w:rPrChange w:id="435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5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56" w:author="Alhabibi, Haider@Energy" w:date="2023-08-14T16:47: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4357" w:author="Alhabibi, Haider@Energy" w:date="2023-08-14T16:47:00Z">
                  <w:rPr>
                    <w:rFonts w:asciiTheme="minorHAnsi" w:hAnsiTheme="minorHAnsi" w:cstheme="minorHAnsi"/>
                    <w:sz w:val="14"/>
                    <w:szCs w:val="14"/>
                  </w:rPr>
                </w:rPrChange>
              </w:rPr>
              <w:t xml:space="preserve"> split HP;</w:t>
            </w:r>
          </w:p>
          <w:p w14:paraId="0B73A979" w14:textId="77777777" w:rsidR="00C34F38" w:rsidRPr="00B63041" w:rsidRDefault="00C34F38" w:rsidP="0099199F">
            <w:pPr>
              <w:rPr>
                <w:rFonts w:asciiTheme="minorHAnsi" w:hAnsiTheme="minorHAnsi" w:cstheme="minorHAnsi"/>
                <w:sz w:val="16"/>
                <w:szCs w:val="16"/>
                <w:rPrChange w:id="435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5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60" w:author="Alhabibi, Haider@Energy" w:date="2023-08-14T16:47: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361" w:author="Alhabibi, Haider@Energy" w:date="2023-08-14T16:47:00Z">
                  <w:rPr>
                    <w:rFonts w:asciiTheme="minorHAnsi" w:hAnsiTheme="minorHAnsi" w:cstheme="minorHAnsi"/>
                    <w:sz w:val="14"/>
                    <w:szCs w:val="14"/>
                  </w:rPr>
                </w:rPrChange>
              </w:rPr>
              <w:t xml:space="preserve"> absorption AC</w:t>
            </w:r>
          </w:p>
          <w:p w14:paraId="0B73A97A" w14:textId="77777777" w:rsidR="00C34F38" w:rsidRPr="00B63041" w:rsidRDefault="00C34F38" w:rsidP="0099199F">
            <w:pPr>
              <w:rPr>
                <w:rFonts w:asciiTheme="minorHAnsi" w:hAnsiTheme="minorHAnsi" w:cstheme="minorHAnsi"/>
                <w:sz w:val="16"/>
                <w:szCs w:val="16"/>
                <w:rPrChange w:id="436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63"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64" w:author="Alhabibi, Haider@Energy" w:date="2023-08-14T16:47: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4365" w:author="Alhabibi, Haider@Energy" w:date="2023-08-14T16:47:00Z">
                  <w:rPr>
                    <w:rFonts w:asciiTheme="minorHAnsi" w:hAnsiTheme="minorHAnsi" w:cstheme="minorHAnsi"/>
                    <w:sz w:val="14"/>
                    <w:szCs w:val="14"/>
                  </w:rPr>
                </w:rPrChange>
              </w:rPr>
              <w:t xml:space="preserve"> AC;</w:t>
            </w:r>
          </w:p>
          <w:p w14:paraId="0B73A97B" w14:textId="77777777" w:rsidR="00C34F38" w:rsidRPr="00B63041" w:rsidRDefault="00C34F38" w:rsidP="0099199F">
            <w:pPr>
              <w:rPr>
                <w:rFonts w:asciiTheme="minorHAnsi" w:hAnsiTheme="minorHAnsi" w:cstheme="minorHAnsi"/>
                <w:sz w:val="16"/>
                <w:szCs w:val="16"/>
                <w:rPrChange w:id="436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6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68" w:author="Alhabibi, Haider@Energy" w:date="2023-08-14T16:47: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4369" w:author="Alhabibi, Haider@Energy" w:date="2023-08-14T16:47:00Z">
                  <w:rPr>
                    <w:rFonts w:asciiTheme="minorHAnsi" w:hAnsiTheme="minorHAnsi" w:cstheme="minorHAnsi"/>
                    <w:sz w:val="14"/>
                    <w:szCs w:val="14"/>
                  </w:rPr>
                </w:rPrChange>
              </w:rPr>
              <w:t xml:space="preserve"> HP; </w:t>
            </w:r>
          </w:p>
          <w:p w14:paraId="0B73A97C" w14:textId="77777777" w:rsidR="00C34F38" w:rsidRPr="00B63041" w:rsidRDefault="00C34F38" w:rsidP="0099199F">
            <w:pPr>
              <w:rPr>
                <w:rFonts w:asciiTheme="minorHAnsi" w:hAnsiTheme="minorHAnsi" w:cstheme="minorHAnsi"/>
                <w:sz w:val="16"/>
                <w:szCs w:val="16"/>
                <w:rPrChange w:id="437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7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72" w:author="Alhabibi, Haider@Energy" w:date="2023-08-14T16:47: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373" w:author="Alhabibi, Haider@Energy" w:date="2023-08-14T16:47:00Z">
                  <w:rPr>
                    <w:rFonts w:asciiTheme="minorHAnsi" w:hAnsiTheme="minorHAnsi" w:cstheme="minorHAnsi"/>
                    <w:sz w:val="14"/>
                    <w:szCs w:val="14"/>
                  </w:rPr>
                </w:rPrChange>
              </w:rPr>
              <w:t xml:space="preserve"> HP,</w:t>
            </w:r>
          </w:p>
          <w:p w14:paraId="0B73A97D" w14:textId="5EF5382B" w:rsidR="00C34F38" w:rsidRPr="00B63041" w:rsidRDefault="00C34F38" w:rsidP="0099199F">
            <w:pPr>
              <w:rPr>
                <w:rFonts w:asciiTheme="minorHAnsi" w:hAnsiTheme="minorHAnsi" w:cstheme="minorHAnsi"/>
                <w:sz w:val="16"/>
                <w:szCs w:val="16"/>
                <w:rPrChange w:id="437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7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76" w:author="Alhabibi, Haider@Energy" w:date="2023-08-14T16:47: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377"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378" w:author="Alhabibi, Haider@Energy" w:date="2023-08-14T16:47: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4379" w:author="Alhabibi, Haider@Energy" w:date="2023-08-14T16:47:00Z">
                  <w:rPr>
                    <w:rFonts w:asciiTheme="minorHAnsi" w:hAnsiTheme="minorHAnsi" w:cstheme="minorHAnsi"/>
                    <w:sz w:val="14"/>
                    <w:szCs w:val="14"/>
                  </w:rPr>
                </w:rPrChange>
              </w:rPr>
              <w:t xml:space="preserve"> air;</w:t>
            </w:r>
          </w:p>
          <w:p w14:paraId="0B73A97E" w14:textId="0B5FB655" w:rsidR="00C34F38" w:rsidRPr="00B63041" w:rsidRDefault="00C34F38" w:rsidP="0099199F">
            <w:pPr>
              <w:rPr>
                <w:rFonts w:asciiTheme="minorHAnsi" w:hAnsiTheme="minorHAnsi" w:cstheme="minorHAnsi"/>
                <w:sz w:val="16"/>
                <w:szCs w:val="16"/>
                <w:rPrChange w:id="438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8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82" w:author="Alhabibi, Haider@Energy" w:date="2023-08-14T16:47: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4383" w:author="Alhabibi, Haider@Energy" w:date="2023-08-14T16:47:00Z">
                  <w:rPr>
                    <w:rFonts w:asciiTheme="minorHAnsi" w:hAnsiTheme="minorHAnsi" w:cstheme="minorHAnsi"/>
                    <w:sz w:val="14"/>
                    <w:szCs w:val="14"/>
                  </w:rPr>
                </w:rPrChange>
              </w:rPr>
              <w:t xml:space="preserve"> - direct;</w:t>
            </w:r>
          </w:p>
          <w:p w14:paraId="0B73A97F" w14:textId="0E1E8BE7" w:rsidR="00C34F38" w:rsidRPr="00B63041" w:rsidRDefault="00C34F38" w:rsidP="0099199F">
            <w:pPr>
              <w:rPr>
                <w:rFonts w:asciiTheme="minorHAnsi" w:hAnsiTheme="minorHAnsi" w:cstheme="minorHAnsi"/>
                <w:sz w:val="16"/>
                <w:szCs w:val="16"/>
                <w:rPrChange w:id="438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8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86" w:author="Alhabibi, Haider@Energy" w:date="2023-08-14T16:47: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4387" w:author="Alhabibi, Haider@Energy" w:date="2023-08-14T16:47:00Z">
                  <w:rPr>
                    <w:rFonts w:asciiTheme="minorHAnsi" w:hAnsiTheme="minorHAnsi" w:cstheme="minorHAnsi"/>
                    <w:sz w:val="14"/>
                    <w:szCs w:val="14"/>
                  </w:rPr>
                </w:rPrChange>
              </w:rPr>
              <w:t xml:space="preserve"> – indirect;</w:t>
            </w:r>
          </w:p>
          <w:p w14:paraId="0B73A980" w14:textId="77777777" w:rsidR="00C34F38" w:rsidRPr="00B63041" w:rsidRDefault="00C34F38" w:rsidP="0099199F">
            <w:pPr>
              <w:rPr>
                <w:rFonts w:asciiTheme="minorHAnsi" w:hAnsiTheme="minorHAnsi" w:cstheme="minorHAnsi"/>
                <w:sz w:val="16"/>
                <w:szCs w:val="16"/>
                <w:rPrChange w:id="438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8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90" w:author="Alhabibi, Haider@Energy" w:date="2023-08-14T16:47: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4391" w:author="Alhabibi, Haider@Energy" w:date="2023-08-14T16:47:00Z">
                  <w:rPr>
                    <w:rFonts w:asciiTheme="minorHAnsi" w:hAnsiTheme="minorHAnsi" w:cstheme="minorHAnsi"/>
                    <w:sz w:val="14"/>
                    <w:szCs w:val="14"/>
                  </w:rPr>
                </w:rPrChange>
              </w:rPr>
              <w:t xml:space="preserve"> - </w:t>
            </w:r>
            <w:proofErr w:type="spellStart"/>
            <w:r w:rsidRPr="00B63041">
              <w:rPr>
                <w:rFonts w:asciiTheme="minorHAnsi" w:hAnsiTheme="minorHAnsi" w:cstheme="minorHAnsi"/>
                <w:sz w:val="16"/>
                <w:szCs w:val="16"/>
                <w:rPrChange w:id="4392" w:author="Alhabibi, Haider@Energy" w:date="2023-08-14T16:47:00Z">
                  <w:rPr>
                    <w:rFonts w:asciiTheme="minorHAnsi" w:hAnsiTheme="minorHAnsi" w:cstheme="minorHAnsi"/>
                    <w:sz w:val="14"/>
                    <w:szCs w:val="14"/>
                  </w:rPr>
                </w:rPrChange>
              </w:rPr>
              <w:t>indirectdirect</w:t>
            </w:r>
            <w:proofErr w:type="spellEnd"/>
          </w:p>
          <w:p w14:paraId="0B73A981" w14:textId="24BD71DE" w:rsidR="00C34F38" w:rsidRPr="00B63041" w:rsidRDefault="00C34F38" w:rsidP="0099199F">
            <w:pPr>
              <w:rPr>
                <w:rFonts w:asciiTheme="minorHAnsi" w:hAnsiTheme="minorHAnsi" w:cstheme="minorHAnsi"/>
                <w:sz w:val="16"/>
                <w:szCs w:val="16"/>
                <w:rPrChange w:id="4393"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94"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395" w:author="Alhabibi, Haider@Energy" w:date="2023-08-14T16:47:00Z">
                  <w:rPr>
                    <w:rFonts w:asciiTheme="minorHAnsi" w:hAnsiTheme="minorHAnsi" w:cstheme="minorHAnsi"/>
                    <w:sz w:val="14"/>
                    <w:szCs w:val="14"/>
                  </w:rPr>
                </w:rPrChange>
              </w:rPr>
              <w:t>evaporatively</w:t>
            </w:r>
            <w:proofErr w:type="gramEnd"/>
            <w:r w:rsidRPr="00B63041">
              <w:rPr>
                <w:rFonts w:asciiTheme="minorHAnsi" w:hAnsiTheme="minorHAnsi" w:cstheme="minorHAnsi"/>
                <w:sz w:val="16"/>
                <w:szCs w:val="16"/>
                <w:rPrChange w:id="4396" w:author="Alhabibi, Haider@Energy" w:date="2023-08-14T16:47:00Z">
                  <w:rPr>
                    <w:rFonts w:asciiTheme="minorHAnsi" w:hAnsiTheme="minorHAnsi" w:cstheme="minorHAnsi"/>
                    <w:sz w:val="14"/>
                    <w:szCs w:val="14"/>
                  </w:rPr>
                </w:rPrChange>
              </w:rPr>
              <w:t xml:space="preserve"> cooled condenser;</w:t>
            </w:r>
          </w:p>
          <w:p w14:paraId="0B73A982" w14:textId="4FD3FE13" w:rsidR="00C34F38" w:rsidRPr="00B63041" w:rsidRDefault="00C34F38" w:rsidP="0099199F">
            <w:pPr>
              <w:rPr>
                <w:rFonts w:asciiTheme="minorHAnsi" w:hAnsiTheme="minorHAnsi" w:cstheme="minorHAnsi"/>
                <w:sz w:val="16"/>
                <w:szCs w:val="16"/>
                <w:rPrChange w:id="439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398" w:author="Alhabibi, Haider@Energy" w:date="2023-08-14T16:47:00Z">
                  <w:rPr>
                    <w:rFonts w:asciiTheme="minorHAnsi" w:hAnsiTheme="minorHAnsi" w:cstheme="minorHAnsi"/>
                    <w:sz w:val="14"/>
                    <w:szCs w:val="14"/>
                  </w:rPr>
                </w:rPrChange>
              </w:rPr>
              <w:t xml:space="preserve">*Ice Storage </w:t>
            </w:r>
            <w:proofErr w:type="gramStart"/>
            <w:r w:rsidRPr="00B63041">
              <w:rPr>
                <w:rFonts w:asciiTheme="minorHAnsi" w:hAnsiTheme="minorHAnsi" w:cstheme="minorHAnsi"/>
                <w:sz w:val="16"/>
                <w:szCs w:val="16"/>
                <w:rPrChange w:id="4399" w:author="Alhabibi, Haider@Energy" w:date="2023-08-14T16:47:00Z">
                  <w:rPr>
                    <w:rFonts w:asciiTheme="minorHAnsi" w:hAnsiTheme="minorHAnsi" w:cstheme="minorHAnsi"/>
                    <w:sz w:val="14"/>
                    <w:szCs w:val="14"/>
                  </w:rPr>
                </w:rPrChange>
              </w:rPr>
              <w:t>AC;</w:t>
            </w:r>
            <w:proofErr w:type="gramEnd"/>
          </w:p>
          <w:p w14:paraId="193DED89" w14:textId="6991E3CE" w:rsidR="00C34F38" w:rsidRPr="00B63041" w:rsidRDefault="00C34F38" w:rsidP="0099199F">
            <w:pPr>
              <w:rPr>
                <w:rFonts w:asciiTheme="minorHAnsi" w:hAnsiTheme="minorHAnsi" w:cstheme="minorHAnsi"/>
                <w:sz w:val="16"/>
                <w:szCs w:val="16"/>
                <w:rPrChange w:id="440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0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02" w:author="Alhabibi, Haider@Energy" w:date="2023-08-14T16:47: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4403" w:author="Alhabibi, Haider@Energy" w:date="2023-08-14T16:47:00Z">
                  <w:rPr>
                    <w:rFonts w:asciiTheme="minorHAnsi" w:hAnsiTheme="minorHAnsi" w:cstheme="minorHAnsi"/>
                    <w:sz w:val="14"/>
                    <w:szCs w:val="14"/>
                  </w:rPr>
                </w:rPrChange>
              </w:rPr>
              <w:t xml:space="preserve"> cooling;</w:t>
            </w:r>
          </w:p>
          <w:p w14:paraId="36F620C2" w14:textId="77777777" w:rsidR="00C34F38" w:rsidRPr="00B63041" w:rsidRDefault="00C34F38" w:rsidP="0099199F">
            <w:pPr>
              <w:rPr>
                <w:rFonts w:asciiTheme="minorHAnsi" w:hAnsiTheme="minorHAnsi" w:cstheme="minorHAnsi"/>
                <w:sz w:val="16"/>
                <w:szCs w:val="16"/>
                <w:rPrChange w:id="440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05" w:author="Alhabibi, Haider@Energy" w:date="2023-08-14T16:47: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4406" w:author="Alhabibi, Haider@Energy" w:date="2023-08-14T16:47:00Z">
                  <w:rPr>
                    <w:rFonts w:asciiTheme="minorHAnsi" w:hAnsiTheme="minorHAnsi" w:cstheme="minorHAnsi"/>
                    <w:sz w:val="14"/>
                    <w:szCs w:val="14"/>
                  </w:rPr>
                </w:rPrChange>
              </w:rPr>
              <w:t>HP;</w:t>
            </w:r>
            <w:proofErr w:type="gramEnd"/>
          </w:p>
          <w:p w14:paraId="1CDD43D5" w14:textId="1B53764A" w:rsidR="00C34F38" w:rsidRPr="00B63041" w:rsidRDefault="00C34F38" w:rsidP="0099199F">
            <w:pPr>
              <w:rPr>
                <w:rFonts w:asciiTheme="minorHAnsi" w:hAnsiTheme="minorHAnsi" w:cstheme="minorHAnsi"/>
                <w:sz w:val="16"/>
                <w:szCs w:val="16"/>
                <w:rPrChange w:id="440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08" w:author="Alhabibi, Haider@Energy" w:date="2023-08-14T16:47: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4409" w:author="Alhabibi, Haider@Energy" w:date="2023-08-14T16:47:00Z">
                  <w:rPr>
                    <w:rFonts w:asciiTheme="minorHAnsi" w:hAnsiTheme="minorHAnsi" w:cstheme="minorHAnsi"/>
                    <w:sz w:val="14"/>
                    <w:szCs w:val="14"/>
                  </w:rPr>
                </w:rPrChange>
              </w:rPr>
              <w:t>AC;</w:t>
            </w:r>
            <w:proofErr w:type="gramEnd"/>
          </w:p>
          <w:p w14:paraId="5959A1F0" w14:textId="2290EAF9" w:rsidR="00C34F38" w:rsidRPr="00B63041" w:rsidRDefault="00C34F38" w:rsidP="0099199F">
            <w:pPr>
              <w:rPr>
                <w:rFonts w:asciiTheme="minorHAnsi" w:hAnsiTheme="minorHAnsi" w:cstheme="minorHAnsi"/>
                <w:sz w:val="16"/>
                <w:szCs w:val="16"/>
                <w:rPrChange w:id="441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11"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412"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13" w:author="Alhabibi, Haider@Energy" w:date="2023-08-14T16:47:00Z">
                  <w:rPr>
                    <w:rFonts w:asciiTheme="minorHAnsi" w:hAnsiTheme="minorHAnsi" w:cstheme="minorHAnsi"/>
                    <w:sz w:val="14"/>
                    <w:szCs w:val="14"/>
                  </w:rPr>
                </w:rPrChange>
              </w:rPr>
              <w:t xml:space="preserve"> AC-ducted;</w:t>
            </w:r>
          </w:p>
          <w:p w14:paraId="5EA64C3A" w14:textId="50474F42" w:rsidR="00C34F38" w:rsidRPr="00B63041" w:rsidRDefault="00C34F38" w:rsidP="0099199F">
            <w:pPr>
              <w:rPr>
                <w:rFonts w:asciiTheme="minorHAnsi" w:hAnsiTheme="minorHAnsi" w:cstheme="minorHAnsi"/>
                <w:sz w:val="16"/>
                <w:szCs w:val="16"/>
                <w:rPrChange w:id="441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15"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416"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17" w:author="Alhabibi, Haider@Energy" w:date="2023-08-14T16:47:00Z">
                  <w:rPr>
                    <w:rFonts w:asciiTheme="minorHAnsi" w:hAnsiTheme="minorHAnsi" w:cstheme="minorHAnsi"/>
                    <w:sz w:val="14"/>
                    <w:szCs w:val="14"/>
                  </w:rPr>
                </w:rPrChange>
              </w:rPr>
              <w:t xml:space="preserve"> AC-ductless;</w:t>
            </w:r>
          </w:p>
          <w:p w14:paraId="2CC73752" w14:textId="30482256" w:rsidR="00C34F38" w:rsidRPr="00B63041" w:rsidRDefault="00C34F38" w:rsidP="0099199F">
            <w:pPr>
              <w:rPr>
                <w:rFonts w:asciiTheme="minorHAnsi" w:hAnsiTheme="minorHAnsi" w:cstheme="minorHAnsi"/>
                <w:sz w:val="16"/>
                <w:szCs w:val="16"/>
                <w:rPrChange w:id="441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19"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420"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21"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422" w:author="Alhabibi, Haider@Energy" w:date="2023-08-14T16:47:00Z">
                  <w:rPr>
                    <w:rFonts w:asciiTheme="minorHAnsi" w:hAnsiTheme="minorHAnsi" w:cstheme="minorHAnsi"/>
                    <w:sz w:val="14"/>
                    <w:szCs w:val="14"/>
                  </w:rPr>
                </w:rPrChange>
              </w:rPr>
              <w:t>AC-ducted+ductless</w:t>
            </w:r>
            <w:proofErr w:type="spellEnd"/>
            <w:r w:rsidRPr="00B63041">
              <w:rPr>
                <w:rFonts w:asciiTheme="minorHAnsi" w:hAnsiTheme="minorHAnsi" w:cstheme="minorHAnsi"/>
                <w:sz w:val="16"/>
                <w:szCs w:val="16"/>
                <w:rPrChange w:id="4423" w:author="Alhabibi, Haider@Energy" w:date="2023-08-14T16:47:00Z">
                  <w:rPr>
                    <w:rFonts w:asciiTheme="minorHAnsi" w:hAnsiTheme="minorHAnsi" w:cstheme="minorHAnsi"/>
                    <w:sz w:val="14"/>
                    <w:szCs w:val="14"/>
                  </w:rPr>
                </w:rPrChange>
              </w:rPr>
              <w:t>;</w:t>
            </w:r>
          </w:p>
          <w:p w14:paraId="71A20DFE" w14:textId="107DC5C3" w:rsidR="00C34F38" w:rsidRPr="00B63041" w:rsidRDefault="00C34F38" w:rsidP="0099199F">
            <w:pPr>
              <w:rPr>
                <w:rFonts w:asciiTheme="minorHAnsi" w:hAnsiTheme="minorHAnsi" w:cstheme="minorHAnsi"/>
                <w:sz w:val="16"/>
                <w:szCs w:val="16"/>
                <w:rPrChange w:id="442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25"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426"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27" w:author="Alhabibi, Haider@Energy" w:date="2023-08-14T16:47:00Z">
                  <w:rPr>
                    <w:rFonts w:asciiTheme="minorHAnsi" w:hAnsiTheme="minorHAnsi" w:cstheme="minorHAnsi"/>
                    <w:sz w:val="14"/>
                    <w:szCs w:val="14"/>
                  </w:rPr>
                </w:rPrChange>
              </w:rPr>
              <w:t xml:space="preserve"> HP-ducted;</w:t>
            </w:r>
          </w:p>
          <w:p w14:paraId="70FFB4DE" w14:textId="5A0190AE" w:rsidR="00C34F38" w:rsidRPr="00B63041" w:rsidRDefault="00C34F38" w:rsidP="0099199F">
            <w:pPr>
              <w:rPr>
                <w:rFonts w:asciiTheme="minorHAnsi" w:hAnsiTheme="minorHAnsi" w:cstheme="minorHAnsi"/>
                <w:sz w:val="16"/>
                <w:szCs w:val="16"/>
                <w:rPrChange w:id="442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29" w:author="Alhabibi, Haider@Energy" w:date="2023-08-14T16:47: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4430"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31" w:author="Alhabibi, Haider@Energy" w:date="2023-08-14T16:47:00Z">
                  <w:rPr>
                    <w:rFonts w:asciiTheme="minorHAnsi" w:hAnsiTheme="minorHAnsi" w:cstheme="minorHAnsi"/>
                    <w:sz w:val="14"/>
                    <w:szCs w:val="14"/>
                  </w:rPr>
                </w:rPrChange>
              </w:rPr>
              <w:t xml:space="preserve"> HP-ductless;</w:t>
            </w:r>
          </w:p>
          <w:p w14:paraId="1CCAA28F" w14:textId="3541692C" w:rsidR="00C34F38" w:rsidRPr="00B63041" w:rsidRDefault="00C34F38" w:rsidP="0099199F">
            <w:pPr>
              <w:rPr>
                <w:rFonts w:asciiTheme="minorHAnsi" w:hAnsiTheme="minorHAnsi" w:cstheme="minorHAnsi"/>
                <w:sz w:val="16"/>
                <w:szCs w:val="16"/>
                <w:rPrChange w:id="443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33" w:author="Alhabibi, Haider@Energy" w:date="2023-08-14T16:47:00Z">
                  <w:rPr>
                    <w:rFonts w:asciiTheme="minorHAnsi" w:hAnsiTheme="minorHAnsi" w:cstheme="minorHAnsi"/>
                    <w:sz w:val="14"/>
                    <w:szCs w:val="14"/>
                  </w:rPr>
                </w:rPrChange>
              </w:rPr>
              <w:lastRenderedPageBreak/>
              <w:t>*</w:t>
            </w:r>
            <w:proofErr w:type="spellStart"/>
            <w:proofErr w:type="gramStart"/>
            <w:r w:rsidRPr="00B63041">
              <w:rPr>
                <w:rFonts w:asciiTheme="minorHAnsi" w:hAnsiTheme="minorHAnsi" w:cstheme="minorHAnsi"/>
                <w:sz w:val="16"/>
                <w:szCs w:val="16"/>
                <w:rPrChange w:id="4434" w:author="Alhabibi, Haider@Energy" w:date="2023-08-14T16:47: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4435"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436" w:author="Alhabibi, Haider@Energy" w:date="2023-08-14T16:47:00Z">
                  <w:rPr>
                    <w:rFonts w:asciiTheme="minorHAnsi" w:hAnsiTheme="minorHAnsi" w:cstheme="minorHAnsi"/>
                    <w:sz w:val="14"/>
                    <w:szCs w:val="14"/>
                  </w:rPr>
                </w:rPrChange>
              </w:rPr>
              <w:t>HP-ducted+ductless</w:t>
            </w:r>
            <w:proofErr w:type="spellEnd"/>
            <w:r w:rsidRPr="00B63041">
              <w:rPr>
                <w:rFonts w:asciiTheme="minorHAnsi" w:hAnsiTheme="minorHAnsi" w:cstheme="minorHAnsi"/>
                <w:sz w:val="16"/>
                <w:szCs w:val="16"/>
                <w:rPrChange w:id="4437" w:author="Alhabibi, Haider@Energy" w:date="2023-08-14T16:47:00Z">
                  <w:rPr>
                    <w:rFonts w:asciiTheme="minorHAnsi" w:hAnsiTheme="minorHAnsi" w:cstheme="minorHAnsi"/>
                    <w:sz w:val="14"/>
                    <w:szCs w:val="14"/>
                  </w:rPr>
                </w:rPrChange>
              </w:rPr>
              <w:t>;</w:t>
            </w:r>
          </w:p>
          <w:p w14:paraId="6D77AEFC" w14:textId="77777777" w:rsidR="00C34F38" w:rsidRPr="00B63041" w:rsidRDefault="00C34F38" w:rsidP="0099199F">
            <w:pPr>
              <w:rPr>
                <w:rFonts w:asciiTheme="minorHAnsi" w:hAnsiTheme="minorHAnsi" w:cstheme="minorHAnsi"/>
                <w:sz w:val="16"/>
                <w:szCs w:val="16"/>
                <w:rPrChange w:id="443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39" w:author="Alhabibi, Haider@Energy" w:date="2023-08-14T16:47:00Z">
                  <w:rPr>
                    <w:rFonts w:asciiTheme="minorHAnsi" w:hAnsiTheme="minorHAnsi" w:cstheme="minorHAnsi"/>
                    <w:sz w:val="14"/>
                    <w:szCs w:val="14"/>
                  </w:rPr>
                </w:rPrChange>
              </w:rPr>
              <w:t xml:space="preserve">*non-air-source heat </w:t>
            </w:r>
            <w:proofErr w:type="gramStart"/>
            <w:r w:rsidRPr="00B63041">
              <w:rPr>
                <w:rFonts w:asciiTheme="minorHAnsi" w:hAnsiTheme="minorHAnsi" w:cstheme="minorHAnsi"/>
                <w:sz w:val="16"/>
                <w:szCs w:val="16"/>
                <w:rPrChange w:id="4440" w:author="Alhabibi, Haider@Energy" w:date="2023-08-14T16:47:00Z">
                  <w:rPr>
                    <w:rFonts w:asciiTheme="minorHAnsi" w:hAnsiTheme="minorHAnsi" w:cstheme="minorHAnsi"/>
                    <w:sz w:val="14"/>
                    <w:szCs w:val="14"/>
                  </w:rPr>
                </w:rPrChange>
              </w:rPr>
              <w:t>pump;</w:t>
            </w:r>
            <w:proofErr w:type="gramEnd"/>
          </w:p>
          <w:p w14:paraId="296C8D16" w14:textId="61840EE1" w:rsidR="00C34F38" w:rsidRPr="00B63041" w:rsidRDefault="00C34F38" w:rsidP="0099199F">
            <w:pPr>
              <w:rPr>
                <w:rFonts w:asciiTheme="minorHAnsi" w:hAnsiTheme="minorHAnsi" w:cstheme="minorHAnsi"/>
                <w:sz w:val="16"/>
                <w:szCs w:val="16"/>
                <w:rPrChange w:id="444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42" w:author="Alhabibi, Haider@Energy" w:date="2023-08-14T16:47:00Z">
                  <w:rPr>
                    <w:rFonts w:asciiTheme="minorHAnsi" w:hAnsiTheme="minorHAnsi" w:cstheme="minorHAnsi"/>
                    <w:sz w:val="14"/>
                    <w:szCs w:val="14"/>
                  </w:rPr>
                </w:rPrChange>
              </w:rPr>
              <w:t xml:space="preserve">*non-air-cooled air </w:t>
            </w:r>
            <w:proofErr w:type="gramStart"/>
            <w:r w:rsidRPr="00B63041">
              <w:rPr>
                <w:rFonts w:asciiTheme="minorHAnsi" w:hAnsiTheme="minorHAnsi" w:cstheme="minorHAnsi"/>
                <w:sz w:val="16"/>
                <w:szCs w:val="16"/>
                <w:rPrChange w:id="4443" w:author="Alhabibi, Haider@Energy" w:date="2023-08-14T16:47:00Z">
                  <w:rPr>
                    <w:rFonts w:asciiTheme="minorHAnsi" w:hAnsiTheme="minorHAnsi" w:cstheme="minorHAnsi"/>
                    <w:sz w:val="14"/>
                    <w:szCs w:val="14"/>
                  </w:rPr>
                </w:rPrChange>
              </w:rPr>
              <w:t>conditioner;</w:t>
            </w:r>
            <w:proofErr w:type="gramEnd"/>
          </w:p>
          <w:p w14:paraId="537A1AD0" w14:textId="77777777" w:rsidR="00C34F38" w:rsidRPr="00B63041" w:rsidRDefault="00C34F38" w:rsidP="0099199F">
            <w:pPr>
              <w:rPr>
                <w:rFonts w:asciiTheme="minorHAnsi" w:hAnsiTheme="minorHAnsi" w:cstheme="minorHAnsi"/>
                <w:sz w:val="16"/>
                <w:szCs w:val="16"/>
                <w:rPrChange w:id="444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45" w:author="Alhabibi, Haider@Energy" w:date="2023-08-14T16:47: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4446" w:author="Alhabibi, Haider@Energy" w:date="2023-08-14T16:47:00Z">
                  <w:rPr>
                    <w:rFonts w:asciiTheme="minorHAnsi" w:hAnsiTheme="minorHAnsi" w:cstheme="minorHAnsi"/>
                    <w:sz w:val="14"/>
                    <w:szCs w:val="14"/>
                  </w:rPr>
                </w:rPrChange>
              </w:rPr>
              <w:t>HP;</w:t>
            </w:r>
            <w:proofErr w:type="gramEnd"/>
          </w:p>
          <w:p w14:paraId="0E636D70" w14:textId="77777777" w:rsidR="00C34F38" w:rsidRPr="00B63041" w:rsidRDefault="00C34F38" w:rsidP="0099199F">
            <w:pPr>
              <w:rPr>
                <w:rFonts w:asciiTheme="minorHAnsi" w:hAnsiTheme="minorHAnsi" w:cstheme="minorHAnsi"/>
                <w:sz w:val="16"/>
                <w:szCs w:val="16"/>
                <w:rPrChange w:id="444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48" w:author="Alhabibi, Haider@Energy" w:date="2023-08-14T16:47: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4449" w:author="Alhabibi, Haider@Energy" w:date="2023-08-14T16:47:00Z">
                  <w:rPr>
                    <w:rFonts w:asciiTheme="minorHAnsi" w:hAnsiTheme="minorHAnsi" w:cstheme="minorHAnsi"/>
                    <w:sz w:val="14"/>
                    <w:szCs w:val="14"/>
                  </w:rPr>
                </w:rPrChange>
              </w:rPr>
              <w:t>AC;</w:t>
            </w:r>
            <w:proofErr w:type="gramEnd"/>
          </w:p>
          <w:p w14:paraId="5EBCB436" w14:textId="63C5D38B" w:rsidR="00C34F38" w:rsidRPr="00B63041" w:rsidRDefault="00C34F38" w:rsidP="0099199F">
            <w:pPr>
              <w:rPr>
                <w:rFonts w:asciiTheme="minorHAnsi" w:hAnsiTheme="minorHAnsi" w:cstheme="minorHAnsi"/>
                <w:sz w:val="16"/>
                <w:szCs w:val="16"/>
                <w:rPrChange w:id="445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5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52" w:author="Alhabibi, Haider@Energy" w:date="2023-08-14T16:47: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4453" w:author="Alhabibi, Haider@Energy" w:date="2023-08-14T16:47:00Z">
                  <w:rPr>
                    <w:rFonts w:asciiTheme="minorHAnsi" w:hAnsiTheme="minorHAnsi" w:cstheme="minorHAnsi"/>
                    <w:sz w:val="14"/>
                    <w:szCs w:val="14"/>
                  </w:rPr>
                </w:rPrChange>
              </w:rPr>
              <w:t xml:space="preserve"> mini-split AC;</w:t>
            </w:r>
          </w:p>
          <w:p w14:paraId="577EFC21" w14:textId="4A267AE1" w:rsidR="00C34F38" w:rsidRPr="00B63041" w:rsidRDefault="00C34F38" w:rsidP="0099199F">
            <w:pPr>
              <w:rPr>
                <w:rFonts w:asciiTheme="minorHAnsi" w:hAnsiTheme="minorHAnsi" w:cstheme="minorHAnsi"/>
                <w:sz w:val="16"/>
                <w:szCs w:val="16"/>
                <w:rPrChange w:id="445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5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56" w:author="Alhabibi, Haider@Energy" w:date="2023-08-14T16:47: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4457" w:author="Alhabibi, Haider@Energy" w:date="2023-08-14T16:47:00Z">
                  <w:rPr>
                    <w:rFonts w:asciiTheme="minorHAnsi" w:hAnsiTheme="minorHAnsi" w:cstheme="minorHAnsi"/>
                    <w:sz w:val="14"/>
                    <w:szCs w:val="14"/>
                  </w:rPr>
                </w:rPrChange>
              </w:rPr>
              <w:t xml:space="preserve"> mini-split HP;</w:t>
            </w:r>
          </w:p>
          <w:p w14:paraId="6DA00C97" w14:textId="77777777" w:rsidR="00C34F38" w:rsidRPr="00B63041" w:rsidRDefault="00C34F38" w:rsidP="0099199F">
            <w:pPr>
              <w:rPr>
                <w:rFonts w:asciiTheme="minorHAnsi" w:hAnsiTheme="minorHAnsi" w:cstheme="minorHAnsi"/>
                <w:sz w:val="16"/>
                <w:szCs w:val="16"/>
                <w:rPrChange w:id="445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5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60" w:author="Alhabibi, Haider@Energy" w:date="2023-08-14T16:47:00Z">
                  <w:rPr>
                    <w:rFonts w:asciiTheme="minorHAnsi" w:hAnsiTheme="minorHAnsi" w:cstheme="minorHAnsi"/>
                    <w:sz w:val="14"/>
                    <w:szCs w:val="14"/>
                  </w:rPr>
                </w:rPrChange>
              </w:rPr>
              <w:t>SPVAC;</w:t>
            </w:r>
            <w:proofErr w:type="gramEnd"/>
          </w:p>
          <w:p w14:paraId="300FE1DC" w14:textId="77777777" w:rsidR="00C34F38" w:rsidRPr="00B63041" w:rsidRDefault="00C34F38" w:rsidP="0099199F">
            <w:pPr>
              <w:rPr>
                <w:rFonts w:asciiTheme="minorHAnsi" w:hAnsiTheme="minorHAnsi" w:cstheme="minorHAnsi"/>
                <w:sz w:val="16"/>
                <w:szCs w:val="16"/>
                <w:rPrChange w:id="446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62"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63" w:author="Alhabibi, Haider@Energy" w:date="2023-08-14T16:47:00Z">
                  <w:rPr>
                    <w:rFonts w:asciiTheme="minorHAnsi" w:hAnsiTheme="minorHAnsi" w:cstheme="minorHAnsi"/>
                    <w:sz w:val="14"/>
                    <w:szCs w:val="14"/>
                  </w:rPr>
                </w:rPrChange>
              </w:rPr>
              <w:t>SPVHP;</w:t>
            </w:r>
            <w:proofErr w:type="gramEnd"/>
          </w:p>
          <w:p w14:paraId="6C588910" w14:textId="77777777" w:rsidR="00C34F38" w:rsidRPr="00B63041" w:rsidRDefault="00C34F38" w:rsidP="0099199F">
            <w:pPr>
              <w:rPr>
                <w:rFonts w:asciiTheme="minorHAnsi" w:hAnsiTheme="minorHAnsi" w:cstheme="minorHAnsi"/>
                <w:sz w:val="16"/>
                <w:szCs w:val="16"/>
                <w:rPrChange w:id="4464"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6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66" w:author="Alhabibi, Haider@Energy" w:date="2023-08-14T16:47:00Z">
                  <w:rPr>
                    <w:rFonts w:asciiTheme="minorHAnsi" w:hAnsiTheme="minorHAnsi" w:cstheme="minorHAnsi"/>
                    <w:sz w:val="14"/>
                    <w:szCs w:val="14"/>
                  </w:rPr>
                </w:rPrChange>
              </w:rPr>
              <w:t>PTAC;</w:t>
            </w:r>
            <w:proofErr w:type="gramEnd"/>
          </w:p>
          <w:p w14:paraId="0B73A983" w14:textId="541CD914" w:rsidR="00C34F38" w:rsidRPr="00B63041" w:rsidRDefault="00C34F38" w:rsidP="0099199F">
            <w:pPr>
              <w:rPr>
                <w:rFonts w:asciiTheme="minorHAnsi" w:hAnsiTheme="minorHAnsi" w:cstheme="minorHAnsi"/>
                <w:sz w:val="16"/>
                <w:szCs w:val="16"/>
                <w:rPrChange w:id="4467"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68" w:author="Alhabibi, Haider@Energy" w:date="2023-08-14T16:47:00Z">
                  <w:rPr>
                    <w:rFonts w:asciiTheme="minorHAnsi" w:hAnsiTheme="minorHAnsi" w:cstheme="minorHAnsi"/>
                    <w:sz w:val="14"/>
                    <w:szCs w:val="14"/>
                  </w:rPr>
                </w:rPrChange>
              </w:rPr>
              <w:t>*PTHP&gt;&gt;</w:t>
            </w:r>
          </w:p>
        </w:tc>
        <w:tc>
          <w:tcPr>
            <w:tcW w:w="1559" w:type="dxa"/>
            <w:tcPrChange w:id="4469" w:author="Alhabibi, Haider@Energy" w:date="2023-08-14T16:27:00Z">
              <w:tcPr>
                <w:tcW w:w="1599" w:type="dxa"/>
              </w:tcPr>
            </w:tcPrChange>
          </w:tcPr>
          <w:p w14:paraId="0B73A984" w14:textId="77777777" w:rsidR="00C34F38" w:rsidRPr="00B63041" w:rsidRDefault="00C34F38" w:rsidP="0099199F">
            <w:pPr>
              <w:rPr>
                <w:rFonts w:asciiTheme="minorHAnsi" w:hAnsiTheme="minorHAnsi" w:cstheme="minorHAnsi"/>
                <w:sz w:val="16"/>
                <w:szCs w:val="16"/>
                <w:rPrChange w:id="447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71" w:author="Alhabibi, Haider@Energy" w:date="2023-08-14T16:47:00Z">
                  <w:rPr>
                    <w:rFonts w:asciiTheme="minorHAnsi" w:hAnsiTheme="minorHAnsi" w:cstheme="minorHAnsi"/>
                    <w:sz w:val="14"/>
                    <w:szCs w:val="14"/>
                  </w:rPr>
                </w:rPrChange>
              </w:rPr>
              <w:lastRenderedPageBreak/>
              <w:t xml:space="preserve">&lt;&lt;user pick as many as are applicable from list: </w:t>
            </w:r>
          </w:p>
          <w:p w14:paraId="0B73A985" w14:textId="77777777" w:rsidR="00C34F38" w:rsidRPr="00B63041" w:rsidRDefault="00C34F38" w:rsidP="0099199F">
            <w:pPr>
              <w:rPr>
                <w:rFonts w:asciiTheme="minorHAnsi" w:hAnsiTheme="minorHAnsi" w:cstheme="minorHAnsi"/>
                <w:sz w:val="16"/>
                <w:szCs w:val="16"/>
                <w:rPrChange w:id="447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73"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74" w:author="Alhabibi, Haider@Energy" w:date="2023-08-14T16:47:00Z">
                  <w:rPr>
                    <w:rFonts w:asciiTheme="minorHAnsi" w:hAnsiTheme="minorHAnsi" w:cstheme="minorHAnsi"/>
                    <w:sz w:val="14"/>
                    <w:szCs w:val="14"/>
                  </w:rPr>
                </w:rPrChange>
              </w:rPr>
              <w:t>outdoor</w:t>
            </w:r>
            <w:proofErr w:type="gramEnd"/>
            <w:r w:rsidRPr="00B63041">
              <w:rPr>
                <w:rFonts w:asciiTheme="minorHAnsi" w:hAnsiTheme="minorHAnsi" w:cstheme="minorHAnsi"/>
                <w:sz w:val="16"/>
                <w:szCs w:val="16"/>
                <w:rPrChange w:id="4475" w:author="Alhabibi, Haider@Energy" w:date="2023-08-14T16:47:00Z">
                  <w:rPr>
                    <w:rFonts w:asciiTheme="minorHAnsi" w:hAnsiTheme="minorHAnsi" w:cstheme="minorHAnsi"/>
                    <w:sz w:val="14"/>
                    <w:szCs w:val="14"/>
                  </w:rPr>
                </w:rPrChange>
              </w:rPr>
              <w:t xml:space="preserve"> condensing unit,</w:t>
            </w:r>
          </w:p>
          <w:p w14:paraId="0B73A986" w14:textId="77777777" w:rsidR="00C34F38" w:rsidRPr="00B63041" w:rsidRDefault="00C34F38" w:rsidP="0099199F">
            <w:pPr>
              <w:rPr>
                <w:rFonts w:asciiTheme="minorHAnsi" w:hAnsiTheme="minorHAnsi" w:cstheme="minorHAnsi"/>
                <w:sz w:val="16"/>
                <w:szCs w:val="16"/>
                <w:rPrChange w:id="447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7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78" w:author="Alhabibi, Haider@Energy" w:date="2023-08-14T16:47: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4479"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480" w:author="Alhabibi, Haider@Energy" w:date="2023-08-14T16:47:00Z">
                  <w:rPr>
                    <w:rFonts w:asciiTheme="minorHAnsi" w:hAnsiTheme="minorHAnsi" w:cstheme="minorHAnsi"/>
                    <w:sz w:val="14"/>
                    <w:szCs w:val="14"/>
                  </w:rPr>
                </w:rPrChange>
              </w:rPr>
              <w:t>fancoil</w:t>
            </w:r>
            <w:proofErr w:type="spellEnd"/>
            <w:r w:rsidRPr="00B63041">
              <w:rPr>
                <w:rFonts w:asciiTheme="minorHAnsi" w:hAnsiTheme="minorHAnsi" w:cstheme="minorHAnsi"/>
                <w:sz w:val="16"/>
                <w:szCs w:val="16"/>
                <w:rPrChange w:id="4481" w:author="Alhabibi, Haider@Energy" w:date="2023-08-14T16:47:00Z">
                  <w:rPr>
                    <w:rFonts w:asciiTheme="minorHAnsi" w:hAnsiTheme="minorHAnsi" w:cstheme="minorHAnsi"/>
                    <w:sz w:val="14"/>
                    <w:szCs w:val="14"/>
                  </w:rPr>
                </w:rPrChange>
              </w:rPr>
              <w:t xml:space="preserve"> AHU,</w:t>
            </w:r>
          </w:p>
          <w:p w14:paraId="0B73A987" w14:textId="77777777" w:rsidR="00C34F38" w:rsidRPr="00B63041" w:rsidRDefault="00C34F38" w:rsidP="0099199F">
            <w:pPr>
              <w:rPr>
                <w:rFonts w:asciiTheme="minorHAnsi" w:hAnsiTheme="minorHAnsi" w:cstheme="minorHAnsi"/>
                <w:sz w:val="16"/>
                <w:szCs w:val="16"/>
                <w:rPrChange w:id="4482"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83"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84" w:author="Alhabibi, Haider@Energy" w:date="2023-08-14T16:47:00Z">
                  <w:rPr>
                    <w:rFonts w:asciiTheme="minorHAnsi" w:hAnsiTheme="minorHAnsi" w:cstheme="minorHAnsi"/>
                    <w:sz w:val="14"/>
                    <w:szCs w:val="14"/>
                  </w:rPr>
                </w:rPrChange>
              </w:rPr>
              <w:t>indoor</w:t>
            </w:r>
            <w:proofErr w:type="gramEnd"/>
            <w:r w:rsidRPr="00B63041">
              <w:rPr>
                <w:rFonts w:asciiTheme="minorHAnsi" w:hAnsiTheme="minorHAnsi" w:cstheme="minorHAnsi"/>
                <w:sz w:val="16"/>
                <w:szCs w:val="16"/>
                <w:rPrChange w:id="4485" w:author="Alhabibi, Haider@Energy" w:date="2023-08-14T16:47:00Z">
                  <w:rPr>
                    <w:rFonts w:asciiTheme="minorHAnsi" w:hAnsiTheme="minorHAnsi" w:cstheme="minorHAnsi"/>
                    <w:sz w:val="14"/>
                    <w:szCs w:val="14"/>
                  </w:rPr>
                </w:rPrChange>
              </w:rPr>
              <w:t xml:space="preserve"> coil,</w:t>
            </w:r>
          </w:p>
          <w:p w14:paraId="0B73A988" w14:textId="77777777" w:rsidR="00C34F38" w:rsidRPr="00B63041" w:rsidRDefault="00C34F38" w:rsidP="0099199F">
            <w:pPr>
              <w:rPr>
                <w:rFonts w:asciiTheme="minorHAnsi" w:hAnsiTheme="minorHAnsi" w:cstheme="minorHAnsi"/>
                <w:sz w:val="16"/>
                <w:szCs w:val="16"/>
                <w:rPrChange w:id="448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87" w:author="Alhabibi, Haider@Energy" w:date="2023-08-14T16:47:00Z">
                  <w:rPr>
                    <w:rFonts w:asciiTheme="minorHAnsi" w:hAnsiTheme="minorHAnsi" w:cstheme="minorHAnsi"/>
                    <w:sz w:val="14"/>
                    <w:szCs w:val="14"/>
                  </w:rPr>
                </w:rPrChange>
              </w:rPr>
              <w:t>*TXV or EXV,</w:t>
            </w:r>
          </w:p>
          <w:p w14:paraId="0B73A989" w14:textId="77777777" w:rsidR="00C34F38" w:rsidRPr="00B63041" w:rsidRDefault="00C34F38" w:rsidP="0099199F">
            <w:pPr>
              <w:rPr>
                <w:rFonts w:asciiTheme="minorHAnsi" w:hAnsiTheme="minorHAnsi" w:cstheme="minorHAnsi"/>
                <w:sz w:val="16"/>
                <w:szCs w:val="16"/>
                <w:rPrChange w:id="4488"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89" w:author="Alhabibi, Haider@Energy" w:date="2023-08-14T16:47:00Z">
                  <w:rPr>
                    <w:rFonts w:asciiTheme="minorHAnsi" w:hAnsiTheme="minorHAnsi" w:cstheme="minorHAnsi"/>
                    <w:sz w:val="14"/>
                    <w:szCs w:val="14"/>
                  </w:rPr>
                </w:rPrChange>
              </w:rPr>
              <w:t>*Compressor,</w:t>
            </w:r>
          </w:p>
          <w:p w14:paraId="0B73A98A" w14:textId="77777777" w:rsidR="00C34F38" w:rsidRPr="00B63041" w:rsidRDefault="00C34F38" w:rsidP="0099199F">
            <w:pPr>
              <w:rPr>
                <w:rFonts w:asciiTheme="minorHAnsi" w:hAnsiTheme="minorHAnsi" w:cstheme="minorHAnsi"/>
                <w:sz w:val="16"/>
                <w:szCs w:val="16"/>
                <w:rPrChange w:id="449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91"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92" w:author="Alhabibi, Haider@Energy" w:date="2023-08-14T16:47:00Z">
                  <w:rPr>
                    <w:rFonts w:asciiTheme="minorHAnsi" w:hAnsiTheme="minorHAnsi" w:cstheme="minorHAnsi"/>
                    <w:sz w:val="14"/>
                    <w:szCs w:val="14"/>
                  </w:rPr>
                </w:rPrChange>
              </w:rPr>
              <w:t>refrigerant</w:t>
            </w:r>
            <w:proofErr w:type="gramEnd"/>
            <w:r w:rsidRPr="00B63041">
              <w:rPr>
                <w:rFonts w:asciiTheme="minorHAnsi" w:hAnsiTheme="minorHAnsi" w:cstheme="minorHAnsi"/>
                <w:sz w:val="16"/>
                <w:szCs w:val="16"/>
                <w:rPrChange w:id="4493" w:author="Alhabibi, Haider@Energy" w:date="2023-08-14T16:47: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494" w:author="Alhabibi, Haider@Energy" w:date="2023-08-14T16:47:00Z">
                  <w:rPr>
                    <w:rFonts w:asciiTheme="minorHAnsi" w:hAnsiTheme="minorHAnsi" w:cstheme="minorHAnsi"/>
                    <w:sz w:val="14"/>
                    <w:szCs w:val="14"/>
                  </w:rPr>
                </w:rPrChange>
              </w:rPr>
              <w:t>lineset</w:t>
            </w:r>
            <w:proofErr w:type="spellEnd"/>
            <w:r w:rsidRPr="00B63041">
              <w:rPr>
                <w:rFonts w:asciiTheme="minorHAnsi" w:hAnsiTheme="minorHAnsi" w:cstheme="minorHAnsi"/>
                <w:sz w:val="16"/>
                <w:szCs w:val="16"/>
                <w:rPrChange w:id="4495" w:author="Alhabibi, Haider@Energy" w:date="2023-08-14T16:47:00Z">
                  <w:rPr>
                    <w:rFonts w:asciiTheme="minorHAnsi" w:hAnsiTheme="minorHAnsi" w:cstheme="minorHAnsi"/>
                    <w:sz w:val="14"/>
                    <w:szCs w:val="14"/>
                  </w:rPr>
                </w:rPrChange>
              </w:rPr>
              <w:t>,</w:t>
            </w:r>
          </w:p>
          <w:p w14:paraId="0B73A98B" w14:textId="77777777" w:rsidR="00C34F38" w:rsidRPr="00B63041" w:rsidRDefault="00C34F38" w:rsidP="0099199F">
            <w:pPr>
              <w:rPr>
                <w:rFonts w:asciiTheme="minorHAnsi" w:hAnsiTheme="minorHAnsi" w:cstheme="minorHAnsi"/>
                <w:sz w:val="16"/>
                <w:szCs w:val="16"/>
                <w:rPrChange w:id="4496"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497"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498" w:author="Alhabibi, Haider@Energy" w:date="2023-08-14T16:47: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4499" w:author="Alhabibi, Haider@Energy" w:date="2023-08-14T16:47:00Z">
                  <w:rPr>
                    <w:rFonts w:asciiTheme="minorHAnsi" w:hAnsiTheme="minorHAnsi" w:cstheme="minorHAnsi"/>
                    <w:sz w:val="14"/>
                    <w:szCs w:val="14"/>
                  </w:rPr>
                </w:rPrChange>
              </w:rPr>
              <w:t xml:space="preserve"> cooling component altered&gt;&gt;</w:t>
            </w:r>
          </w:p>
        </w:tc>
        <w:tc>
          <w:tcPr>
            <w:tcW w:w="1081" w:type="dxa"/>
            <w:tcPrChange w:id="4500" w:author="Alhabibi, Haider@Energy" w:date="2023-08-14T16:27:00Z">
              <w:tcPr>
                <w:tcW w:w="1109" w:type="dxa"/>
              </w:tcPr>
            </w:tcPrChange>
          </w:tcPr>
          <w:p w14:paraId="0B73A98C" w14:textId="087801BB" w:rsidR="00C34F38" w:rsidRPr="00B63041" w:rsidRDefault="00C34F38" w:rsidP="0099199F">
            <w:pPr>
              <w:keepNext/>
              <w:rPr>
                <w:rFonts w:asciiTheme="minorHAnsi" w:hAnsiTheme="minorHAnsi" w:cstheme="minorHAnsi"/>
                <w:sz w:val="16"/>
                <w:szCs w:val="16"/>
                <w:rPrChange w:id="4501"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502" w:author="Alhabibi, Haider@Energy" w:date="2023-08-14T16:47: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4503" w:author="Alhabibi, Haider@Energy" w:date="2023-08-14T16:47:00Z">
                  <w:rPr>
                    <w:rFonts w:asciiTheme="minorHAnsi" w:hAnsiTheme="minorHAnsi" w:cstheme="minorHAnsi"/>
                    <w:sz w:val="14"/>
                    <w:szCs w:val="14"/>
                    <w:highlight w:val="yellow"/>
                  </w:rPr>
                </w:rPrChange>
              </w:rPr>
              <w:t>E08</w:t>
            </w:r>
            <w:r w:rsidRPr="00B63041">
              <w:rPr>
                <w:rFonts w:asciiTheme="minorHAnsi" w:hAnsiTheme="minorHAnsi" w:cstheme="minorHAnsi"/>
                <w:sz w:val="16"/>
                <w:szCs w:val="16"/>
                <w:rPrChange w:id="4504" w:author="Alhabibi, Haider@Energy" w:date="2023-08-14T16:47:00Z">
                  <w:rPr>
                    <w:rFonts w:asciiTheme="minorHAnsi" w:hAnsiTheme="minorHAnsi" w:cstheme="minorHAnsi"/>
                    <w:sz w:val="14"/>
                    <w:szCs w:val="14"/>
                  </w:rPr>
                </w:rPrChange>
              </w:rPr>
              <w:t xml:space="preserve">= no cooling component altered, then value =n/a, </w:t>
            </w:r>
          </w:p>
          <w:p w14:paraId="67DC1C13" w14:textId="6E294C64" w:rsidR="00C34F38" w:rsidRPr="00B63041" w:rsidRDefault="00C34F38" w:rsidP="0099199F">
            <w:pPr>
              <w:keepNext/>
              <w:rPr>
                <w:ins w:id="4505" w:author="Shewmaker, Michael@Energy" w:date="2021-12-27T11:47:00Z"/>
                <w:rFonts w:asciiTheme="minorHAnsi" w:hAnsiTheme="minorHAnsi" w:cstheme="minorHAnsi"/>
                <w:sz w:val="16"/>
                <w:szCs w:val="16"/>
                <w:rPrChange w:id="4506" w:author="Alhabibi, Haider@Energy" w:date="2023-08-14T16:47:00Z">
                  <w:rPr>
                    <w:ins w:id="4507" w:author="Shewmaker, Michael@Energy" w:date="2021-12-27T11:47:00Z"/>
                    <w:rFonts w:asciiTheme="minorHAnsi" w:hAnsiTheme="minorHAnsi" w:cstheme="minorHAnsi"/>
                    <w:sz w:val="14"/>
                    <w:szCs w:val="14"/>
                  </w:rPr>
                </w:rPrChange>
              </w:rPr>
            </w:pPr>
            <w:r w:rsidRPr="00B63041">
              <w:rPr>
                <w:rFonts w:asciiTheme="minorHAnsi" w:hAnsiTheme="minorHAnsi" w:cstheme="minorHAnsi"/>
                <w:sz w:val="16"/>
                <w:szCs w:val="16"/>
                <w:rPrChange w:id="4508" w:author="Alhabibi, Haider@Energy" w:date="2023-08-14T16:47:00Z">
                  <w:rPr>
                    <w:rFonts w:asciiTheme="minorHAnsi" w:hAnsiTheme="minorHAnsi" w:cstheme="minorHAnsi"/>
                    <w:sz w:val="14"/>
                    <w:szCs w:val="14"/>
                  </w:rPr>
                </w:rPrChange>
              </w:rPr>
              <w:t>else user pick from list:  *</w:t>
            </w:r>
            <w:del w:id="4509" w:author="Alhabibi, Haider@Energy" w:date="2023-08-14T16:40:00Z">
              <w:r w:rsidRPr="00B63041" w:rsidDel="00150456">
                <w:rPr>
                  <w:rFonts w:asciiTheme="minorHAnsi" w:hAnsiTheme="minorHAnsi" w:cstheme="minorHAnsi"/>
                  <w:sz w:val="16"/>
                  <w:szCs w:val="16"/>
                  <w:rPrChange w:id="4510" w:author="Alhabibi, Haider@Energy" w:date="2023-08-14T16:47:00Z">
                    <w:rPr>
                      <w:rFonts w:asciiTheme="minorHAnsi" w:hAnsiTheme="minorHAnsi" w:cstheme="minorHAnsi"/>
                      <w:sz w:val="14"/>
                      <w:szCs w:val="14"/>
                    </w:rPr>
                  </w:rPrChange>
                </w:rPr>
                <w:delText>S</w:delText>
              </w:r>
            </w:del>
            <w:r w:rsidRPr="00B63041">
              <w:rPr>
                <w:rFonts w:asciiTheme="minorHAnsi" w:hAnsiTheme="minorHAnsi" w:cstheme="minorHAnsi"/>
                <w:sz w:val="16"/>
                <w:szCs w:val="16"/>
                <w:rPrChange w:id="4511" w:author="Alhabibi, Haider@Energy" w:date="2023-08-14T16:47:00Z">
                  <w:rPr>
                    <w:rFonts w:asciiTheme="minorHAnsi" w:hAnsiTheme="minorHAnsi" w:cstheme="minorHAnsi"/>
                    <w:sz w:val="14"/>
                    <w:szCs w:val="14"/>
                  </w:rPr>
                </w:rPrChange>
              </w:rPr>
              <w:t>EER</w:t>
            </w:r>
            <w:ins w:id="4512" w:author="Alhabibi, Haider@Energy" w:date="2023-08-14T16:40:00Z">
              <w:r w:rsidR="00150456" w:rsidRPr="00B63041">
                <w:rPr>
                  <w:rFonts w:asciiTheme="minorHAnsi" w:hAnsiTheme="minorHAnsi" w:cstheme="minorHAnsi"/>
                  <w:sz w:val="16"/>
                  <w:szCs w:val="16"/>
                  <w:rPrChange w:id="4513" w:author="Alhabibi, Haider@Energy" w:date="2023-08-14T16:47:00Z">
                    <w:rPr>
                      <w:rFonts w:asciiTheme="minorHAnsi" w:hAnsiTheme="minorHAnsi" w:cstheme="minorHAnsi"/>
                    </w:rPr>
                  </w:rPrChange>
                </w:rPr>
                <w:t>/</w:t>
              </w:r>
              <w:proofErr w:type="gramStart"/>
              <w:r w:rsidR="00150456" w:rsidRPr="00B63041">
                <w:rPr>
                  <w:rFonts w:asciiTheme="minorHAnsi" w:hAnsiTheme="minorHAnsi" w:cstheme="minorHAnsi"/>
                  <w:sz w:val="16"/>
                  <w:szCs w:val="16"/>
                  <w:rPrChange w:id="4514" w:author="Alhabibi, Haider@Energy" w:date="2023-08-14T16:47:00Z">
                    <w:rPr>
                      <w:rFonts w:asciiTheme="minorHAnsi" w:hAnsiTheme="minorHAnsi" w:cstheme="minorHAnsi"/>
                    </w:rPr>
                  </w:rPrChange>
                </w:rPr>
                <w:t>SEER</w:t>
              </w:r>
            </w:ins>
            <w:r w:rsidRPr="00B63041">
              <w:rPr>
                <w:rFonts w:asciiTheme="minorHAnsi" w:hAnsiTheme="minorHAnsi" w:cstheme="minorHAnsi"/>
                <w:sz w:val="16"/>
                <w:szCs w:val="16"/>
                <w:rPrChange w:id="4515" w:author="Alhabibi, Haider@Energy" w:date="2023-08-14T16:47:00Z">
                  <w:rPr>
                    <w:rFonts w:asciiTheme="minorHAnsi" w:hAnsiTheme="minorHAnsi" w:cstheme="minorHAnsi"/>
                    <w:sz w:val="14"/>
                    <w:szCs w:val="14"/>
                  </w:rPr>
                </w:rPrChange>
              </w:rPr>
              <w:t>;</w:t>
            </w:r>
            <w:proofErr w:type="gramEnd"/>
          </w:p>
          <w:p w14:paraId="0B73A98D" w14:textId="7D67C704" w:rsidR="00C34F38" w:rsidRPr="00B63041" w:rsidRDefault="00C34F38" w:rsidP="0099199F">
            <w:pPr>
              <w:keepNext/>
              <w:rPr>
                <w:rFonts w:asciiTheme="minorHAnsi" w:hAnsiTheme="minorHAnsi" w:cstheme="minorHAnsi"/>
                <w:sz w:val="16"/>
                <w:szCs w:val="16"/>
                <w:rPrChange w:id="4516" w:author="Alhabibi, Haider@Energy" w:date="2023-08-14T16:47:00Z">
                  <w:rPr>
                    <w:rFonts w:asciiTheme="minorHAnsi" w:hAnsiTheme="minorHAnsi" w:cstheme="minorHAnsi"/>
                    <w:sz w:val="14"/>
                    <w:szCs w:val="14"/>
                  </w:rPr>
                </w:rPrChange>
              </w:rPr>
            </w:pPr>
            <w:ins w:id="4517" w:author="Shewmaker, Michael@Energy" w:date="2021-12-27T11:47:00Z">
              <w:r w:rsidRPr="00B63041">
                <w:rPr>
                  <w:rFonts w:asciiTheme="minorHAnsi" w:hAnsiTheme="minorHAnsi" w:cstheme="minorHAnsi"/>
                  <w:sz w:val="16"/>
                  <w:szCs w:val="16"/>
                  <w:rPrChange w:id="4518" w:author="Alhabibi, Haider@Energy" w:date="2023-08-14T16:47:00Z">
                    <w:rPr>
                      <w:rFonts w:asciiTheme="minorHAnsi" w:hAnsiTheme="minorHAnsi" w:cstheme="minorHAnsi"/>
                      <w:sz w:val="14"/>
                      <w:szCs w:val="14"/>
                    </w:rPr>
                  </w:rPrChange>
                </w:rPr>
                <w:t>*</w:t>
              </w:r>
            </w:ins>
            <w:ins w:id="4519" w:author="Alhabibi, Haider@Energy" w:date="2023-08-14T16:40:00Z">
              <w:r w:rsidR="00150456" w:rsidRPr="00B63041">
                <w:rPr>
                  <w:rFonts w:asciiTheme="minorHAnsi" w:hAnsiTheme="minorHAnsi" w:cstheme="minorHAnsi"/>
                  <w:sz w:val="16"/>
                  <w:szCs w:val="16"/>
                  <w:rPrChange w:id="4520" w:author="Alhabibi, Haider@Energy" w:date="2023-08-14T16:47:00Z">
                    <w:rPr>
                      <w:rFonts w:asciiTheme="minorHAnsi" w:hAnsiTheme="minorHAnsi" w:cstheme="minorHAnsi"/>
                    </w:rPr>
                  </w:rPrChange>
                </w:rPr>
                <w:t>EER</w:t>
              </w:r>
            </w:ins>
            <w:ins w:id="4521" w:author="Alhabibi, Haider@Energy" w:date="2023-08-14T16:41:00Z">
              <w:r w:rsidR="00150456" w:rsidRPr="00B63041">
                <w:rPr>
                  <w:rFonts w:asciiTheme="minorHAnsi" w:hAnsiTheme="minorHAnsi" w:cstheme="minorHAnsi"/>
                  <w:sz w:val="16"/>
                  <w:szCs w:val="16"/>
                  <w:rPrChange w:id="4522" w:author="Alhabibi, Haider@Energy" w:date="2023-08-14T16:47:00Z">
                    <w:rPr>
                      <w:rFonts w:asciiTheme="minorHAnsi" w:hAnsiTheme="minorHAnsi" w:cstheme="minorHAnsi"/>
                    </w:rPr>
                  </w:rPrChange>
                </w:rPr>
                <w:t>2/</w:t>
              </w:r>
            </w:ins>
            <w:proofErr w:type="gramStart"/>
            <w:ins w:id="4523" w:author="Shewmaker, Michael@Energy" w:date="2021-12-27T11:47:00Z">
              <w:r w:rsidRPr="00B63041">
                <w:rPr>
                  <w:rFonts w:asciiTheme="minorHAnsi" w:hAnsiTheme="minorHAnsi" w:cstheme="minorHAnsi"/>
                  <w:sz w:val="16"/>
                  <w:szCs w:val="16"/>
                  <w:rPrChange w:id="4524" w:author="Alhabibi, Haider@Energy" w:date="2023-08-14T16:47:00Z">
                    <w:rPr>
                      <w:rFonts w:asciiTheme="minorHAnsi" w:hAnsiTheme="minorHAnsi" w:cstheme="minorHAnsi"/>
                      <w:sz w:val="14"/>
                      <w:szCs w:val="14"/>
                    </w:rPr>
                  </w:rPrChange>
                </w:rPr>
                <w:t>SEER2;</w:t>
              </w:r>
            </w:ins>
            <w:proofErr w:type="gramEnd"/>
            <w:r w:rsidRPr="00B63041">
              <w:rPr>
                <w:rFonts w:asciiTheme="minorHAnsi" w:hAnsiTheme="minorHAnsi" w:cstheme="minorHAnsi"/>
                <w:sz w:val="16"/>
                <w:szCs w:val="16"/>
                <w:rPrChange w:id="4525" w:author="Alhabibi, Haider@Energy" w:date="2023-08-14T16:47:00Z">
                  <w:rPr>
                    <w:rFonts w:asciiTheme="minorHAnsi" w:hAnsiTheme="minorHAnsi" w:cstheme="minorHAnsi"/>
                    <w:sz w:val="14"/>
                    <w:szCs w:val="14"/>
                  </w:rPr>
                </w:rPrChange>
              </w:rPr>
              <w:t xml:space="preserve"> </w:t>
            </w:r>
          </w:p>
          <w:p w14:paraId="36903244" w14:textId="781F7366" w:rsidR="00C34F38" w:rsidRPr="00B63041" w:rsidRDefault="00C34F38" w:rsidP="0099199F">
            <w:pPr>
              <w:keepNext/>
              <w:rPr>
                <w:ins w:id="4526" w:author="Shewmaker, Michael@Energy" w:date="2021-12-27T11:47:00Z"/>
                <w:rFonts w:asciiTheme="minorHAnsi" w:hAnsiTheme="minorHAnsi" w:cstheme="minorHAnsi"/>
                <w:sz w:val="16"/>
                <w:szCs w:val="16"/>
                <w:rPrChange w:id="4527" w:author="Alhabibi, Haider@Energy" w:date="2023-08-14T16:47:00Z">
                  <w:rPr>
                    <w:ins w:id="4528" w:author="Shewmaker, Michael@Energy" w:date="2021-12-27T11:47:00Z"/>
                    <w:rFonts w:asciiTheme="minorHAnsi" w:hAnsiTheme="minorHAnsi" w:cstheme="minorHAnsi"/>
                    <w:sz w:val="14"/>
                    <w:szCs w:val="14"/>
                  </w:rPr>
                </w:rPrChange>
              </w:rPr>
            </w:pPr>
            <w:r w:rsidRPr="00B63041">
              <w:rPr>
                <w:rFonts w:asciiTheme="minorHAnsi" w:hAnsiTheme="minorHAnsi" w:cstheme="minorHAnsi"/>
                <w:sz w:val="16"/>
                <w:szCs w:val="16"/>
                <w:rPrChange w:id="4529"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530" w:author="Alhabibi, Haider@Energy" w:date="2023-08-14T16:47:00Z">
                  <w:rPr>
                    <w:rFonts w:asciiTheme="minorHAnsi" w:hAnsiTheme="minorHAnsi" w:cstheme="minorHAnsi"/>
                    <w:sz w:val="14"/>
                    <w:szCs w:val="14"/>
                  </w:rPr>
                </w:rPrChange>
              </w:rPr>
              <w:t>EER</w:t>
            </w:r>
            <w:ins w:id="4531" w:author="Shewmaker, Michael@Energy" w:date="2021-12-27T11:47:00Z">
              <w:r w:rsidRPr="00B63041">
                <w:rPr>
                  <w:rFonts w:asciiTheme="minorHAnsi" w:hAnsiTheme="minorHAnsi" w:cstheme="minorHAnsi"/>
                  <w:sz w:val="16"/>
                  <w:szCs w:val="16"/>
                  <w:rPrChange w:id="4532" w:author="Alhabibi, Haider@Energy" w:date="2023-08-14T16:47:00Z">
                    <w:rPr>
                      <w:rFonts w:asciiTheme="minorHAnsi" w:hAnsiTheme="minorHAnsi" w:cstheme="minorHAnsi"/>
                      <w:sz w:val="14"/>
                      <w:szCs w:val="14"/>
                    </w:rPr>
                  </w:rPrChange>
                </w:rPr>
                <w:t>;</w:t>
              </w:r>
              <w:proofErr w:type="gramEnd"/>
            </w:ins>
          </w:p>
          <w:p w14:paraId="699B0DB5" w14:textId="77D33546" w:rsidR="00C34F38" w:rsidRPr="00B63041" w:rsidRDefault="00C34F38" w:rsidP="0099199F">
            <w:pPr>
              <w:keepNext/>
              <w:rPr>
                <w:rFonts w:asciiTheme="minorHAnsi" w:hAnsiTheme="minorHAnsi" w:cstheme="minorHAnsi"/>
                <w:sz w:val="16"/>
                <w:szCs w:val="16"/>
                <w:rPrChange w:id="4533" w:author="Alhabibi, Haider@Energy" w:date="2023-08-14T16:47:00Z">
                  <w:rPr>
                    <w:rFonts w:asciiTheme="minorHAnsi" w:hAnsiTheme="minorHAnsi" w:cstheme="minorHAnsi"/>
                    <w:sz w:val="14"/>
                    <w:szCs w:val="14"/>
                  </w:rPr>
                </w:rPrChange>
              </w:rPr>
            </w:pPr>
            <w:ins w:id="4534" w:author="Shewmaker, Michael@Energy" w:date="2021-12-27T11:47:00Z">
              <w:r w:rsidRPr="00B63041">
                <w:rPr>
                  <w:rFonts w:asciiTheme="minorHAnsi" w:hAnsiTheme="minorHAnsi" w:cstheme="minorHAnsi"/>
                  <w:sz w:val="16"/>
                  <w:szCs w:val="16"/>
                  <w:rPrChange w:id="4535" w:author="Alhabibi, Haider@Energy" w:date="2023-08-14T16:47: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536" w:author="Alhabibi, Haider@Energy" w:date="2023-08-14T16:47:00Z">
                    <w:rPr>
                      <w:rFonts w:asciiTheme="minorHAnsi" w:hAnsiTheme="minorHAnsi" w:cstheme="minorHAnsi"/>
                      <w:sz w:val="14"/>
                      <w:szCs w:val="14"/>
                    </w:rPr>
                  </w:rPrChange>
                </w:rPr>
                <w:t>EER2;</w:t>
              </w:r>
            </w:ins>
            <w:proofErr w:type="gramEnd"/>
          </w:p>
          <w:p w14:paraId="0B73A98E" w14:textId="1BE19FA7" w:rsidR="00C34F38" w:rsidRPr="00B63041" w:rsidRDefault="00C34F38" w:rsidP="0099199F">
            <w:pPr>
              <w:keepNext/>
              <w:rPr>
                <w:rFonts w:asciiTheme="minorHAnsi" w:hAnsiTheme="minorHAnsi" w:cstheme="minorHAnsi"/>
                <w:sz w:val="16"/>
                <w:szCs w:val="16"/>
                <w:rPrChange w:id="4537" w:author="Alhabibi, Haider@Energy" w:date="2023-08-14T16:47:00Z">
                  <w:rPr>
                    <w:rFonts w:ascii="Calibri" w:hAnsi="Calibri"/>
                    <w:sz w:val="14"/>
                    <w:szCs w:val="14"/>
                  </w:rPr>
                </w:rPrChange>
              </w:rPr>
            </w:pPr>
            <w:r w:rsidRPr="00B63041">
              <w:rPr>
                <w:rFonts w:asciiTheme="minorHAnsi" w:hAnsiTheme="minorHAnsi" w:cstheme="minorHAnsi"/>
                <w:sz w:val="16"/>
                <w:szCs w:val="16"/>
                <w:rPrChange w:id="4538" w:author="Alhabibi, Haider@Energy" w:date="2023-08-14T16:47:00Z">
                  <w:rPr>
                    <w:rFonts w:asciiTheme="minorHAnsi" w:hAnsiTheme="minorHAnsi" w:cstheme="minorHAnsi"/>
                    <w:sz w:val="14"/>
                    <w:szCs w:val="14"/>
                  </w:rPr>
                </w:rPrChange>
              </w:rPr>
              <w:t xml:space="preserve">*CEER&gt;&gt; </w:t>
            </w:r>
          </w:p>
        </w:tc>
        <w:tc>
          <w:tcPr>
            <w:tcW w:w="1081" w:type="dxa"/>
            <w:tcPrChange w:id="4539" w:author="Alhabibi, Haider@Energy" w:date="2023-08-14T16:27:00Z">
              <w:tcPr>
                <w:tcW w:w="1109" w:type="dxa"/>
              </w:tcPr>
            </w:tcPrChange>
          </w:tcPr>
          <w:p w14:paraId="0B73A98F" w14:textId="7EE719ED" w:rsidR="00C34F38" w:rsidRPr="00B63041" w:rsidRDefault="00C34F38" w:rsidP="0099199F">
            <w:pPr>
              <w:keepNext/>
              <w:rPr>
                <w:rFonts w:asciiTheme="minorHAnsi" w:hAnsiTheme="minorHAnsi" w:cstheme="minorHAnsi"/>
                <w:sz w:val="16"/>
                <w:szCs w:val="16"/>
                <w:rPrChange w:id="4540" w:author="Alhabibi, Haider@Energy" w:date="2023-08-14T16:47:00Z">
                  <w:rPr>
                    <w:rFonts w:asciiTheme="minorHAnsi" w:hAnsiTheme="minorHAnsi" w:cstheme="minorHAnsi"/>
                    <w:sz w:val="14"/>
                    <w:szCs w:val="14"/>
                  </w:rPr>
                </w:rPrChange>
              </w:rPr>
            </w:pPr>
            <w:r w:rsidRPr="00B63041">
              <w:rPr>
                <w:rFonts w:asciiTheme="minorHAnsi" w:hAnsiTheme="minorHAnsi" w:cstheme="minorHAnsi"/>
                <w:sz w:val="16"/>
                <w:szCs w:val="16"/>
                <w:rPrChange w:id="4541" w:author="Alhabibi, Haider@Energy" w:date="2023-08-14T16:47: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4542" w:author="Alhabibi, Haider@Energy" w:date="2023-08-14T16:47:00Z">
                  <w:rPr>
                    <w:rFonts w:asciiTheme="minorHAnsi" w:hAnsiTheme="minorHAnsi" w:cstheme="minorHAnsi"/>
                    <w:sz w:val="14"/>
                    <w:szCs w:val="14"/>
                    <w:highlight w:val="yellow"/>
                  </w:rPr>
                </w:rPrChange>
              </w:rPr>
              <w:t>E08</w:t>
            </w:r>
            <w:r w:rsidRPr="00B63041">
              <w:rPr>
                <w:rFonts w:asciiTheme="minorHAnsi" w:hAnsiTheme="minorHAnsi" w:cstheme="minorHAnsi"/>
                <w:sz w:val="16"/>
                <w:szCs w:val="16"/>
                <w:rPrChange w:id="4543" w:author="Alhabibi, Haider@Energy" w:date="2023-08-14T16:47:00Z">
                  <w:rPr>
                    <w:rFonts w:asciiTheme="minorHAnsi" w:hAnsiTheme="minorHAnsi" w:cstheme="minorHAnsi"/>
                    <w:sz w:val="14"/>
                    <w:szCs w:val="14"/>
                  </w:rPr>
                </w:rPrChange>
              </w:rPr>
              <w:t xml:space="preserve">= no cooling component altered, then value =n/a else user enter value: </w:t>
            </w:r>
          </w:p>
          <w:p w14:paraId="0B73A990" w14:textId="0777AFD9" w:rsidR="00C34F38" w:rsidRPr="00B63041" w:rsidRDefault="00C34F38" w:rsidP="0099199F">
            <w:pPr>
              <w:keepNext/>
              <w:rPr>
                <w:rFonts w:asciiTheme="minorHAnsi" w:hAnsiTheme="minorHAnsi" w:cstheme="minorHAnsi"/>
                <w:sz w:val="16"/>
                <w:szCs w:val="16"/>
                <w:rPrChange w:id="4544" w:author="Alhabibi, Haider@Energy" w:date="2023-08-14T16:47:00Z">
                  <w:rPr>
                    <w:rFonts w:ascii="Calibri" w:hAnsi="Calibri"/>
                    <w:sz w:val="14"/>
                    <w:szCs w:val="14"/>
                  </w:rPr>
                </w:rPrChange>
              </w:rPr>
            </w:pPr>
            <w:proofErr w:type="spellStart"/>
            <w:r w:rsidRPr="00B63041">
              <w:rPr>
                <w:rFonts w:asciiTheme="minorHAnsi" w:hAnsiTheme="minorHAnsi" w:cstheme="minorHAnsi"/>
                <w:sz w:val="16"/>
                <w:szCs w:val="16"/>
                <w:rPrChange w:id="4545" w:author="Alhabibi, Haider@Energy" w:date="2023-08-14T16:47:00Z">
                  <w:rPr>
                    <w:rFonts w:asciiTheme="minorHAnsi" w:hAnsiTheme="minorHAnsi" w:cstheme="minorHAnsi"/>
                    <w:sz w:val="14"/>
                    <w:szCs w:val="14"/>
                  </w:rPr>
                </w:rPrChange>
              </w:rPr>
              <w:t>xx.x</w:t>
            </w:r>
            <w:proofErr w:type="spellEnd"/>
            <w:r w:rsidRPr="00B63041">
              <w:rPr>
                <w:rFonts w:asciiTheme="minorHAnsi" w:hAnsiTheme="minorHAnsi" w:cstheme="minorHAnsi"/>
                <w:sz w:val="16"/>
                <w:szCs w:val="16"/>
                <w:rPrChange w:id="4546" w:author="Alhabibi, Haider@Energy" w:date="2023-08-14T16:47:00Z">
                  <w:rPr>
                    <w:rFonts w:asciiTheme="minorHAnsi" w:hAnsiTheme="minorHAnsi" w:cstheme="minorHAnsi"/>
                    <w:sz w:val="14"/>
                    <w:szCs w:val="14"/>
                  </w:rPr>
                </w:rPrChange>
              </w:rPr>
              <w:t xml:space="preserve">; </w:t>
            </w:r>
            <w:commentRangeStart w:id="4547"/>
            <w:r w:rsidRPr="00B63041">
              <w:rPr>
                <w:rFonts w:asciiTheme="minorHAnsi" w:hAnsiTheme="minorHAnsi" w:cstheme="minorHAnsi"/>
                <w:sz w:val="16"/>
                <w:szCs w:val="16"/>
                <w:rPrChange w:id="4548" w:author="Alhabibi, Haider@Energy" w:date="2023-08-14T16:47:00Z">
                  <w:rPr>
                    <w:rFonts w:asciiTheme="minorHAnsi" w:hAnsiTheme="minorHAnsi" w:cstheme="minorHAnsi"/>
                    <w:sz w:val="14"/>
                    <w:szCs w:val="14"/>
                  </w:rPr>
                </w:rPrChange>
              </w:rPr>
              <w:t xml:space="preserve">default minimum value for </w:t>
            </w:r>
            <w:ins w:id="4549" w:author="Alhabibi, Haider@Energy" w:date="2023-08-14T16:40:00Z">
              <w:r w:rsidR="00150456" w:rsidRPr="00B63041">
                <w:rPr>
                  <w:rFonts w:asciiTheme="minorHAnsi" w:hAnsiTheme="minorHAnsi" w:cstheme="minorHAnsi"/>
                  <w:sz w:val="16"/>
                  <w:szCs w:val="16"/>
                  <w:rPrChange w:id="4550" w:author="Alhabibi, Haider@Energy" w:date="2023-08-14T16:47:00Z">
                    <w:rPr>
                      <w:rFonts w:asciiTheme="minorHAnsi" w:hAnsiTheme="minorHAnsi" w:cstheme="minorHAnsi"/>
                    </w:rPr>
                  </w:rPrChange>
                </w:rPr>
                <w:t>EER/</w:t>
              </w:r>
            </w:ins>
            <w:r w:rsidRPr="00B63041">
              <w:rPr>
                <w:rFonts w:asciiTheme="minorHAnsi" w:hAnsiTheme="minorHAnsi" w:cstheme="minorHAnsi"/>
                <w:sz w:val="16"/>
                <w:szCs w:val="16"/>
                <w:rPrChange w:id="4551" w:author="Alhabibi, Haider@Energy" w:date="2023-08-14T16:47:00Z">
                  <w:rPr>
                    <w:rFonts w:asciiTheme="minorHAnsi" w:hAnsiTheme="minorHAnsi" w:cstheme="minorHAnsi"/>
                    <w:sz w:val="14"/>
                    <w:szCs w:val="14"/>
                  </w:rPr>
                </w:rPrChange>
              </w:rPr>
              <w:t xml:space="preserve">SEER=14; </w:t>
            </w:r>
            <w:ins w:id="4552" w:author="Shewmaker, Michael@Energy" w:date="2022-01-13T17:27:00Z">
              <w:r w:rsidRPr="00B63041">
                <w:rPr>
                  <w:rFonts w:asciiTheme="minorHAnsi" w:hAnsiTheme="minorHAnsi" w:cstheme="minorHAnsi"/>
                  <w:sz w:val="16"/>
                  <w:szCs w:val="16"/>
                  <w:rPrChange w:id="4553" w:author="Alhabibi, Haider@Energy" w:date="2023-08-14T16:47:00Z">
                    <w:rPr>
                      <w:rFonts w:asciiTheme="minorHAnsi" w:hAnsiTheme="minorHAnsi" w:cstheme="minorHAnsi"/>
                      <w:sz w:val="14"/>
                      <w:szCs w:val="14"/>
                    </w:rPr>
                  </w:rPrChange>
                </w:rPr>
                <w:t>or default minimum</w:t>
              </w:r>
            </w:ins>
            <w:ins w:id="4554" w:author="Shewmaker, Michael@Energy" w:date="2022-01-13T17:28:00Z">
              <w:r w:rsidRPr="00B63041">
                <w:rPr>
                  <w:rFonts w:asciiTheme="minorHAnsi" w:hAnsiTheme="minorHAnsi" w:cstheme="minorHAnsi"/>
                  <w:sz w:val="16"/>
                  <w:szCs w:val="16"/>
                  <w:rPrChange w:id="4555" w:author="Alhabibi, Haider@Energy" w:date="2023-08-14T16:47:00Z">
                    <w:rPr>
                      <w:rFonts w:asciiTheme="minorHAnsi" w:hAnsiTheme="minorHAnsi" w:cstheme="minorHAnsi"/>
                      <w:sz w:val="14"/>
                      <w:szCs w:val="14"/>
                    </w:rPr>
                  </w:rPrChange>
                </w:rPr>
                <w:t xml:space="preserve"> value for </w:t>
              </w:r>
            </w:ins>
            <w:ins w:id="4556" w:author="Alhabibi, Haider@Energy" w:date="2023-08-14T16:40:00Z">
              <w:r w:rsidR="00150456" w:rsidRPr="00B63041">
                <w:rPr>
                  <w:rFonts w:asciiTheme="minorHAnsi" w:hAnsiTheme="minorHAnsi" w:cstheme="minorHAnsi"/>
                  <w:sz w:val="16"/>
                  <w:szCs w:val="16"/>
                  <w:rPrChange w:id="4557" w:author="Alhabibi, Haider@Energy" w:date="2023-08-14T16:47:00Z">
                    <w:rPr>
                      <w:rFonts w:asciiTheme="minorHAnsi" w:hAnsiTheme="minorHAnsi" w:cstheme="minorHAnsi"/>
                    </w:rPr>
                  </w:rPrChange>
                </w:rPr>
                <w:t>EER2/</w:t>
              </w:r>
            </w:ins>
            <w:ins w:id="4558" w:author="Shewmaker, Michael@Energy" w:date="2022-01-13T17:28:00Z">
              <w:r w:rsidRPr="00B63041">
                <w:rPr>
                  <w:rFonts w:asciiTheme="minorHAnsi" w:hAnsiTheme="minorHAnsi" w:cstheme="minorHAnsi"/>
                  <w:sz w:val="16"/>
                  <w:szCs w:val="16"/>
                  <w:rPrChange w:id="4559" w:author="Alhabibi, Haider@Energy" w:date="2023-08-14T16:47:00Z">
                    <w:rPr>
                      <w:rFonts w:asciiTheme="minorHAnsi" w:hAnsiTheme="minorHAnsi" w:cstheme="minorHAnsi"/>
                      <w:sz w:val="14"/>
                      <w:szCs w:val="14"/>
                    </w:rPr>
                  </w:rPrChange>
                </w:rPr>
                <w:t>SEER2=13.4;</w:t>
              </w:r>
            </w:ins>
            <w:r w:rsidRPr="00B63041">
              <w:rPr>
                <w:rFonts w:asciiTheme="minorHAnsi" w:hAnsiTheme="minorHAnsi" w:cstheme="minorHAnsi"/>
                <w:sz w:val="16"/>
                <w:szCs w:val="16"/>
                <w:rPrChange w:id="4560" w:author="Alhabibi, Haider@Energy" w:date="2023-08-14T16:47:00Z">
                  <w:rPr>
                    <w:rFonts w:asciiTheme="minorHAnsi" w:hAnsiTheme="minorHAnsi" w:cstheme="minorHAnsi"/>
                    <w:sz w:val="14"/>
                    <w:szCs w:val="14"/>
                  </w:rPr>
                </w:rPrChange>
              </w:rPr>
              <w:t xml:space="preserve"> </w:t>
            </w:r>
            <w:commentRangeEnd w:id="4547"/>
            <w:r w:rsidRPr="00B63041">
              <w:rPr>
                <w:rStyle w:val="CommentReference"/>
                <w:rFonts w:asciiTheme="minorHAnsi" w:hAnsiTheme="minorHAnsi" w:cstheme="minorHAnsi"/>
                <w:szCs w:val="16"/>
                <w:rPrChange w:id="4561" w:author="Alhabibi, Haider@Energy" w:date="2023-08-14T16:47:00Z">
                  <w:rPr>
                    <w:rStyle w:val="CommentReference"/>
                    <w:szCs w:val="20"/>
                  </w:rPr>
                </w:rPrChange>
              </w:rPr>
              <w:commentReference w:id="4547"/>
            </w:r>
            <w:r w:rsidRPr="00B63041">
              <w:rPr>
                <w:rFonts w:asciiTheme="minorHAnsi" w:hAnsiTheme="minorHAnsi" w:cstheme="minorHAnsi"/>
                <w:sz w:val="16"/>
                <w:szCs w:val="16"/>
                <w:rPrChange w:id="4562" w:author="Alhabibi, Haider@Energy" w:date="2023-08-14T16:47:00Z">
                  <w:rPr>
                    <w:rFonts w:asciiTheme="minorHAnsi" w:hAnsiTheme="minorHAnsi" w:cstheme="minorHAnsi"/>
                    <w:sz w:val="14"/>
                    <w:szCs w:val="14"/>
                  </w:rPr>
                </w:rPrChange>
              </w:rPr>
              <w:t xml:space="preserve">allow user to overwrite default value, but </w:t>
            </w:r>
            <w:r w:rsidRPr="00B63041">
              <w:rPr>
                <w:rFonts w:asciiTheme="minorHAnsi" w:hAnsiTheme="minorHAnsi" w:cstheme="minorHAnsi"/>
                <w:sz w:val="16"/>
                <w:szCs w:val="16"/>
                <w:rPrChange w:id="4563" w:author="Alhabibi, Haider@Energy" w:date="2023-08-14T16:47:00Z">
                  <w:rPr>
                    <w:rFonts w:ascii="Calibri" w:hAnsi="Calibri"/>
                    <w:sz w:val="14"/>
                    <w:szCs w:val="14"/>
                  </w:rPr>
                </w:rPrChange>
              </w:rPr>
              <w:t>flag non-default values and report in project status notes field</w:t>
            </w:r>
            <w:r w:rsidRPr="00B63041">
              <w:rPr>
                <w:rFonts w:asciiTheme="minorHAnsi" w:hAnsiTheme="minorHAnsi" w:cstheme="minorHAnsi"/>
                <w:sz w:val="16"/>
                <w:szCs w:val="16"/>
                <w:rPrChange w:id="4564" w:author="Alhabibi, Haider@Energy" w:date="2023-08-14T16:47:00Z">
                  <w:rPr>
                    <w:rFonts w:asciiTheme="minorHAnsi" w:hAnsiTheme="minorHAnsi" w:cstheme="minorHAnsi"/>
                    <w:sz w:val="14"/>
                    <w:szCs w:val="14"/>
                  </w:rPr>
                </w:rPrChange>
              </w:rPr>
              <w:t xml:space="preserve"> &gt;&gt;</w:t>
            </w:r>
          </w:p>
        </w:tc>
        <w:tc>
          <w:tcPr>
            <w:tcW w:w="915" w:type="dxa"/>
            <w:tcPrChange w:id="4565" w:author="Alhabibi, Haider@Energy" w:date="2023-08-14T16:27:00Z">
              <w:tcPr>
                <w:tcW w:w="939" w:type="dxa"/>
              </w:tcPr>
            </w:tcPrChange>
          </w:tcPr>
          <w:p w14:paraId="0B84596E" w14:textId="0530400A" w:rsidR="00C34F38" w:rsidRPr="00B63041" w:rsidRDefault="00C34F38" w:rsidP="0099199F">
            <w:pPr>
              <w:keepNext/>
              <w:jc w:val="center"/>
              <w:rPr>
                <w:rFonts w:asciiTheme="minorHAnsi" w:hAnsiTheme="minorHAnsi" w:cstheme="minorHAnsi"/>
                <w:sz w:val="16"/>
                <w:szCs w:val="16"/>
                <w:rPrChange w:id="4566" w:author="Alhabibi, Haider@Energy" w:date="2023-08-14T16:47:00Z">
                  <w:rPr>
                    <w:rFonts w:asciiTheme="minorHAnsi" w:hAnsiTheme="minorHAnsi" w:cstheme="minorHAnsi"/>
                  </w:rPr>
                </w:rPrChange>
              </w:rPr>
            </w:pPr>
            <w:ins w:id="4567" w:author="Grewing, Kyle@Energy" w:date="2023-08-14T14:56:00Z">
              <w:r w:rsidRPr="00B63041">
                <w:rPr>
                  <w:rFonts w:ascii="Calibri" w:hAnsi="Calibri"/>
                  <w:sz w:val="16"/>
                  <w:szCs w:val="16"/>
                  <w:rPrChange w:id="4568" w:author="Alhabibi, Haider@Energy" w:date="2023-08-14T16:47:00Z">
                    <w:rPr>
                      <w:rFonts w:ascii="Calibri" w:hAnsi="Calibri"/>
                      <w:sz w:val="14"/>
                      <w:szCs w:val="14"/>
                    </w:rPr>
                  </w:rPrChange>
                </w:rPr>
                <w:t xml:space="preserve">&lt;&lt;if E08 = no cooling component altered, then value = N/A; else user enter value: </w:t>
              </w:r>
              <w:proofErr w:type="spellStart"/>
              <w:r w:rsidRPr="00B63041">
                <w:rPr>
                  <w:rFonts w:ascii="Calibri" w:hAnsi="Calibri"/>
                  <w:sz w:val="16"/>
                  <w:szCs w:val="16"/>
                  <w:rPrChange w:id="4569" w:author="Alhabibi, Haider@Energy" w:date="2023-08-14T16:47:00Z">
                    <w:rPr>
                      <w:rFonts w:ascii="Calibri" w:hAnsi="Calibri"/>
                      <w:sz w:val="14"/>
                      <w:szCs w:val="14"/>
                    </w:rPr>
                  </w:rPrChange>
                </w:rPr>
                <w:t>xx.x</w:t>
              </w:r>
              <w:proofErr w:type="spellEnd"/>
              <w:r w:rsidRPr="00B63041">
                <w:rPr>
                  <w:rFonts w:ascii="Calibri" w:hAnsi="Calibri"/>
                  <w:sz w:val="16"/>
                  <w:szCs w:val="16"/>
                  <w:rPrChange w:id="4570" w:author="Alhabibi, Haider@Energy" w:date="2023-08-14T16:47:00Z">
                    <w:rPr>
                      <w:rFonts w:ascii="Calibri" w:hAnsi="Calibri"/>
                      <w:sz w:val="14"/>
                      <w:szCs w:val="14"/>
                    </w:rPr>
                  </w:rPrChange>
                </w:rPr>
                <w:t>; default minimum value for EER and EER/SEER=11.7; or default minimum value for EER2 and EER2/SEER2=11.2; or default minimum value for CEER=8.7; allow user to overwrite default value, but flag non-default values and report in project status notes field&gt;&gt;</w:t>
              </w:r>
            </w:ins>
          </w:p>
        </w:tc>
        <w:tc>
          <w:tcPr>
            <w:tcW w:w="915" w:type="dxa"/>
            <w:tcPrChange w:id="4571" w:author="Alhabibi, Haider@Energy" w:date="2023-08-14T16:27:00Z">
              <w:tcPr>
                <w:tcW w:w="939" w:type="dxa"/>
              </w:tcPr>
            </w:tcPrChange>
          </w:tcPr>
          <w:p w14:paraId="0B73A991" w14:textId="6B5DE0C2" w:rsidR="00C34F38" w:rsidRPr="00B63041" w:rsidRDefault="00C34F38" w:rsidP="0099199F">
            <w:pPr>
              <w:keepNext/>
              <w:jc w:val="center"/>
              <w:rPr>
                <w:rFonts w:asciiTheme="minorHAnsi" w:hAnsiTheme="minorHAnsi" w:cstheme="minorHAnsi"/>
                <w:sz w:val="16"/>
                <w:szCs w:val="16"/>
                <w:rPrChange w:id="4572" w:author="Alhabibi, Haider@Energy" w:date="2023-08-14T16:48:00Z">
                  <w:rPr>
                    <w:rFonts w:ascii="Calibri" w:hAnsi="Calibri"/>
                    <w:sz w:val="14"/>
                    <w:szCs w:val="14"/>
                  </w:rPr>
                </w:rPrChange>
              </w:rPr>
            </w:pPr>
            <w:r w:rsidRPr="00B63041">
              <w:rPr>
                <w:rFonts w:asciiTheme="minorHAnsi" w:hAnsiTheme="minorHAnsi" w:cstheme="minorHAnsi"/>
                <w:sz w:val="16"/>
                <w:szCs w:val="16"/>
                <w:rPrChange w:id="4573" w:author="Alhabibi, Haider@Energy" w:date="2023-08-14T16:48:00Z">
                  <w:rPr>
                    <w:rFonts w:ascii="Calibri" w:hAnsi="Calibri"/>
                    <w:sz w:val="14"/>
                    <w:szCs w:val="14"/>
                  </w:rPr>
                </w:rPrChange>
              </w:rPr>
              <w:t>&lt;&lt;setback&gt;&gt;</w:t>
            </w:r>
          </w:p>
        </w:tc>
        <w:tc>
          <w:tcPr>
            <w:tcW w:w="915" w:type="dxa"/>
            <w:tcPrChange w:id="4574" w:author="Alhabibi, Haider@Energy" w:date="2023-08-14T16:27:00Z">
              <w:tcPr>
                <w:tcW w:w="939" w:type="dxa"/>
                <w:gridSpan w:val="2"/>
              </w:tcPr>
            </w:tcPrChange>
          </w:tcPr>
          <w:p w14:paraId="0B73A992" w14:textId="294B4AED" w:rsidR="00C34F38" w:rsidRPr="00B63041" w:rsidRDefault="00C34F38" w:rsidP="0099199F">
            <w:pPr>
              <w:keepNext/>
              <w:rPr>
                <w:rFonts w:asciiTheme="minorHAnsi" w:hAnsiTheme="minorHAnsi" w:cstheme="minorHAnsi"/>
                <w:sz w:val="16"/>
                <w:szCs w:val="16"/>
                <w:rPrChange w:id="4575" w:author="Alhabibi, Haider@Energy" w:date="2023-08-14T16:48:00Z">
                  <w:rPr>
                    <w:rFonts w:ascii="Calibri" w:hAnsi="Calibri"/>
                    <w:sz w:val="14"/>
                    <w:szCs w:val="14"/>
                  </w:rPr>
                </w:rPrChange>
              </w:rPr>
            </w:pPr>
            <w:r w:rsidRPr="00B63041">
              <w:rPr>
                <w:rFonts w:asciiTheme="minorHAnsi" w:hAnsiTheme="minorHAnsi" w:cstheme="minorHAnsi"/>
                <w:sz w:val="16"/>
                <w:szCs w:val="16"/>
                <w:rPrChange w:id="4576" w:author="Alhabibi, Haider@Energy" w:date="2023-08-14T16:48:00Z">
                  <w:rPr>
                    <w:rFonts w:ascii="Calibri" w:hAnsi="Calibri"/>
                    <w:sz w:val="14"/>
                    <w:szCs w:val="14"/>
                  </w:rPr>
                </w:rPrChange>
              </w:rPr>
              <w:t>&lt;&lt;calculated field: if A09= CZ</w:t>
            </w:r>
            <w:del w:id="4577" w:author="Mertens, Thomas" w:date="2021-11-01T14:53:00Z">
              <w:r w:rsidRPr="00B63041" w:rsidDel="00676F84">
                <w:rPr>
                  <w:rFonts w:asciiTheme="minorHAnsi" w:hAnsiTheme="minorHAnsi" w:cstheme="minorHAnsi"/>
                  <w:sz w:val="16"/>
                  <w:szCs w:val="16"/>
                  <w:rPrChange w:id="4578" w:author="Alhabibi, Haider@Energy" w:date="2023-08-14T16:48:00Z">
                    <w:rPr>
                      <w:rFonts w:ascii="Calibri" w:hAnsi="Calibri"/>
                      <w:sz w:val="14"/>
                      <w:szCs w:val="14"/>
                    </w:rPr>
                  </w:rPrChange>
                </w:rPr>
                <w:delText xml:space="preserve"> </w:delText>
              </w:r>
            </w:del>
            <w:ins w:id="4579" w:author="Mertens, Thomas" w:date="2021-11-01T14:53:00Z">
              <w:r w:rsidRPr="00B63041">
                <w:rPr>
                  <w:rFonts w:asciiTheme="minorHAnsi" w:hAnsiTheme="minorHAnsi" w:cstheme="minorHAnsi"/>
                  <w:sz w:val="16"/>
                  <w:szCs w:val="16"/>
                  <w:rPrChange w:id="4580" w:author="Alhabibi, Haider@Energy" w:date="2023-08-14T16:48:00Z">
                    <w:rPr>
                      <w:rFonts w:ascii="Calibri" w:hAnsi="Calibri"/>
                      <w:sz w:val="14"/>
                      <w:szCs w:val="14"/>
                    </w:rPr>
                  </w:rPrChange>
                </w:rPr>
                <w:t>3, 5-7</w:t>
              </w:r>
            </w:ins>
            <w:del w:id="4581" w:author="Mertens, Thomas" w:date="2021-11-01T14:53:00Z">
              <w:r w:rsidRPr="00B63041" w:rsidDel="00676F84">
                <w:rPr>
                  <w:rFonts w:asciiTheme="minorHAnsi" w:hAnsiTheme="minorHAnsi" w:cstheme="minorHAnsi"/>
                  <w:sz w:val="16"/>
                  <w:szCs w:val="16"/>
                  <w:rPrChange w:id="4582" w:author="Alhabibi, Haider@Energy" w:date="2023-08-14T16:48:00Z">
                    <w:rPr>
                      <w:rFonts w:ascii="Calibri" w:hAnsi="Calibri"/>
                      <w:sz w:val="14"/>
                      <w:szCs w:val="14"/>
                    </w:rPr>
                  </w:rPrChange>
                </w:rPr>
                <w:delText>1-10, 12, 13</w:delText>
              </w:r>
            </w:del>
            <w:r w:rsidRPr="00B63041">
              <w:rPr>
                <w:rFonts w:asciiTheme="minorHAnsi" w:hAnsiTheme="minorHAnsi" w:cstheme="minorHAnsi"/>
                <w:sz w:val="16"/>
                <w:szCs w:val="16"/>
                <w:rPrChange w:id="4583" w:author="Alhabibi, Haider@Energy" w:date="2023-08-14T16:48:00Z">
                  <w:rPr>
                    <w:rFonts w:ascii="Calibri" w:hAnsi="Calibri"/>
                    <w:sz w:val="14"/>
                    <w:szCs w:val="14"/>
                  </w:rPr>
                </w:rPrChange>
              </w:rPr>
              <w:t xml:space="preserve">, then "R-6."; else if A09=CZ </w:t>
            </w:r>
            <w:ins w:id="4584" w:author="Mertens, Thomas" w:date="2021-11-01T14:54:00Z">
              <w:r w:rsidRPr="00B63041">
                <w:rPr>
                  <w:rFonts w:asciiTheme="minorHAnsi" w:hAnsiTheme="minorHAnsi" w:cstheme="minorHAnsi"/>
                  <w:sz w:val="16"/>
                  <w:szCs w:val="16"/>
                  <w:rPrChange w:id="4585" w:author="Alhabibi, Haider@Energy" w:date="2023-08-14T16:48:00Z">
                    <w:rPr>
                      <w:rFonts w:ascii="Calibri" w:hAnsi="Calibri"/>
                      <w:sz w:val="14"/>
                      <w:szCs w:val="14"/>
                    </w:rPr>
                  </w:rPrChange>
                </w:rPr>
                <w:t>1, 2, 4, 8-16</w:t>
              </w:r>
            </w:ins>
            <w:del w:id="4586" w:author="Mertens, Thomas" w:date="2021-11-01T14:53:00Z">
              <w:r w:rsidRPr="00B63041" w:rsidDel="00676F84">
                <w:rPr>
                  <w:rFonts w:asciiTheme="minorHAnsi" w:hAnsiTheme="minorHAnsi" w:cstheme="minorHAnsi"/>
                  <w:sz w:val="16"/>
                  <w:szCs w:val="16"/>
                  <w:rPrChange w:id="4587" w:author="Alhabibi, Haider@Energy" w:date="2023-08-14T16:48:00Z">
                    <w:rPr>
                      <w:rFonts w:ascii="Calibri" w:hAnsi="Calibri"/>
                      <w:sz w:val="14"/>
                      <w:szCs w:val="14"/>
                    </w:rPr>
                  </w:rPrChange>
                </w:rPr>
                <w:delText xml:space="preserve">11, 14-16 </w:delText>
              </w:r>
            </w:del>
            <w:r w:rsidRPr="00B63041">
              <w:rPr>
                <w:rFonts w:asciiTheme="minorHAnsi" w:hAnsiTheme="minorHAnsi" w:cstheme="minorHAnsi"/>
                <w:sz w:val="16"/>
                <w:szCs w:val="16"/>
                <w:rPrChange w:id="4588" w:author="Alhabibi, Haider@Energy" w:date="2023-08-14T16:48:00Z">
                  <w:rPr>
                    <w:rFonts w:ascii="Calibri" w:hAnsi="Calibri"/>
                    <w:sz w:val="14"/>
                    <w:szCs w:val="14"/>
                  </w:rPr>
                </w:rPrChange>
              </w:rPr>
              <w:t>then "R-8."</w:t>
            </w:r>
          </w:p>
        </w:tc>
      </w:tr>
      <w:tr w:rsidR="0099199F" w:rsidRPr="00EB4E7D" w14:paraId="0B73A99F" w14:textId="77777777" w:rsidTr="0099199F">
        <w:tblPrEx>
          <w:tblPrExChange w:id="4589" w:author="Alhabibi, Haider@Energy" w:date="2023-08-14T16:27:00Z">
            <w:tblPrEx>
              <w:jc w:val="center"/>
            </w:tblPrEx>
          </w:tblPrExChange>
        </w:tblPrEx>
        <w:trPr>
          <w:gridAfter w:val="1"/>
          <w:wAfter w:w="12" w:type="dxa"/>
          <w:trHeight w:val="433"/>
          <w:trPrChange w:id="4590" w:author="Alhabibi, Haider@Energy" w:date="2023-08-14T16:27:00Z">
            <w:trPr>
              <w:gridAfter w:val="1"/>
              <w:wAfter w:w="6" w:type="dxa"/>
              <w:trHeight w:val="432"/>
              <w:jc w:val="center"/>
            </w:trPr>
          </w:trPrChange>
        </w:trPr>
        <w:tc>
          <w:tcPr>
            <w:tcW w:w="934" w:type="dxa"/>
            <w:shd w:val="clear" w:color="auto" w:fill="auto"/>
            <w:tcPrChange w:id="4591" w:author="Alhabibi, Haider@Energy" w:date="2023-08-14T16:27:00Z">
              <w:tcPr>
                <w:tcW w:w="958" w:type="dxa"/>
                <w:shd w:val="clear" w:color="auto" w:fill="auto"/>
              </w:tcPr>
            </w:tcPrChange>
          </w:tcPr>
          <w:p w14:paraId="0B73A994" w14:textId="058BA580" w:rsidR="00C34F38" w:rsidRPr="00EB4E7D" w:rsidRDefault="00C34F38" w:rsidP="0099199F">
            <w:pPr>
              <w:keepNext/>
              <w:jc w:val="center"/>
              <w:rPr>
                <w:rFonts w:asciiTheme="minorHAnsi" w:hAnsiTheme="minorHAnsi" w:cstheme="minorHAnsi"/>
                <w:rPrChange w:id="4592" w:author="Alhabibi, Haider@Energy" w:date="2023-08-14T16:28:00Z">
                  <w:rPr>
                    <w:rFonts w:ascii="Calibri" w:hAnsi="Calibri"/>
                    <w:sz w:val="18"/>
                    <w:szCs w:val="18"/>
                  </w:rPr>
                </w:rPrChange>
              </w:rPr>
            </w:pPr>
          </w:p>
        </w:tc>
        <w:tc>
          <w:tcPr>
            <w:tcW w:w="995" w:type="dxa"/>
            <w:tcPrChange w:id="4593" w:author="Alhabibi, Haider@Energy" w:date="2023-08-14T16:27:00Z">
              <w:tcPr>
                <w:tcW w:w="1021" w:type="dxa"/>
              </w:tcPr>
            </w:tcPrChange>
          </w:tcPr>
          <w:p w14:paraId="7A640FFB" w14:textId="77777777" w:rsidR="00C34F38" w:rsidRPr="00EB4E7D" w:rsidRDefault="00C34F38" w:rsidP="0099199F">
            <w:pPr>
              <w:keepNext/>
              <w:jc w:val="center"/>
              <w:rPr>
                <w:rFonts w:asciiTheme="minorHAnsi" w:hAnsiTheme="minorHAnsi" w:cstheme="minorHAnsi"/>
                <w:rPrChange w:id="4594" w:author="Alhabibi, Haider@Energy" w:date="2023-08-14T16:28:00Z">
                  <w:rPr>
                    <w:rFonts w:ascii="Calibri" w:hAnsi="Calibri"/>
                    <w:sz w:val="18"/>
                    <w:szCs w:val="18"/>
                  </w:rPr>
                </w:rPrChange>
              </w:rPr>
            </w:pPr>
          </w:p>
        </w:tc>
        <w:tc>
          <w:tcPr>
            <w:tcW w:w="1661" w:type="dxa"/>
            <w:shd w:val="clear" w:color="auto" w:fill="auto"/>
            <w:tcPrChange w:id="4595" w:author="Alhabibi, Haider@Energy" w:date="2023-08-14T16:27:00Z">
              <w:tcPr>
                <w:tcW w:w="1704" w:type="dxa"/>
                <w:shd w:val="clear" w:color="auto" w:fill="auto"/>
              </w:tcPr>
            </w:tcPrChange>
          </w:tcPr>
          <w:p w14:paraId="0B73A995" w14:textId="277CD0D4" w:rsidR="00C34F38" w:rsidRPr="00EB4E7D" w:rsidRDefault="00C34F38" w:rsidP="0099199F">
            <w:pPr>
              <w:keepNext/>
              <w:jc w:val="center"/>
              <w:rPr>
                <w:rFonts w:asciiTheme="minorHAnsi" w:hAnsiTheme="minorHAnsi" w:cstheme="minorHAnsi"/>
                <w:rPrChange w:id="4596" w:author="Alhabibi, Haider@Energy" w:date="2023-08-14T16:28:00Z">
                  <w:rPr>
                    <w:rFonts w:ascii="Calibri" w:hAnsi="Calibri"/>
                    <w:sz w:val="18"/>
                    <w:szCs w:val="18"/>
                  </w:rPr>
                </w:rPrChange>
              </w:rPr>
            </w:pPr>
          </w:p>
        </w:tc>
        <w:tc>
          <w:tcPr>
            <w:tcW w:w="998" w:type="dxa"/>
            <w:tcPrChange w:id="4597" w:author="Alhabibi, Haider@Energy" w:date="2023-08-14T16:27:00Z">
              <w:tcPr>
                <w:tcW w:w="1024" w:type="dxa"/>
              </w:tcPr>
            </w:tcPrChange>
          </w:tcPr>
          <w:p w14:paraId="0B73A996" w14:textId="77777777" w:rsidR="00C34F38" w:rsidRPr="00EB4E7D" w:rsidRDefault="00C34F38" w:rsidP="0099199F">
            <w:pPr>
              <w:keepNext/>
              <w:jc w:val="center"/>
              <w:rPr>
                <w:rFonts w:asciiTheme="minorHAnsi" w:hAnsiTheme="minorHAnsi" w:cstheme="minorHAnsi"/>
                <w:rPrChange w:id="4598" w:author="Alhabibi, Haider@Energy" w:date="2023-08-14T16:28:00Z">
                  <w:rPr>
                    <w:rFonts w:ascii="Calibri" w:hAnsi="Calibri"/>
                    <w:sz w:val="18"/>
                    <w:szCs w:val="18"/>
                  </w:rPr>
                </w:rPrChange>
              </w:rPr>
            </w:pPr>
          </w:p>
        </w:tc>
        <w:tc>
          <w:tcPr>
            <w:tcW w:w="915" w:type="dxa"/>
            <w:tcPrChange w:id="4599" w:author="Alhabibi, Haider@Energy" w:date="2023-08-14T16:27:00Z">
              <w:tcPr>
                <w:tcW w:w="939" w:type="dxa"/>
              </w:tcPr>
            </w:tcPrChange>
          </w:tcPr>
          <w:p w14:paraId="0B73A997" w14:textId="77777777" w:rsidR="00C34F38" w:rsidRPr="00EB4E7D" w:rsidRDefault="00C34F38" w:rsidP="0099199F">
            <w:pPr>
              <w:keepNext/>
              <w:jc w:val="center"/>
              <w:rPr>
                <w:rFonts w:asciiTheme="minorHAnsi" w:hAnsiTheme="minorHAnsi" w:cstheme="minorHAnsi"/>
                <w:rPrChange w:id="4600" w:author="Alhabibi, Haider@Energy" w:date="2023-08-14T16:28:00Z">
                  <w:rPr>
                    <w:rFonts w:ascii="Calibri" w:hAnsi="Calibri"/>
                    <w:sz w:val="18"/>
                    <w:szCs w:val="18"/>
                  </w:rPr>
                </w:rPrChange>
              </w:rPr>
            </w:pPr>
          </w:p>
        </w:tc>
        <w:tc>
          <w:tcPr>
            <w:tcW w:w="1081" w:type="dxa"/>
            <w:tcPrChange w:id="4601" w:author="Alhabibi, Haider@Energy" w:date="2023-08-14T16:27:00Z">
              <w:tcPr>
                <w:tcW w:w="1109" w:type="dxa"/>
              </w:tcPr>
            </w:tcPrChange>
          </w:tcPr>
          <w:p w14:paraId="0B73A998" w14:textId="77777777" w:rsidR="00C34F38" w:rsidRPr="00EB4E7D" w:rsidRDefault="00C34F38" w:rsidP="0099199F">
            <w:pPr>
              <w:keepNext/>
              <w:jc w:val="center"/>
              <w:rPr>
                <w:rFonts w:asciiTheme="minorHAnsi" w:hAnsiTheme="minorHAnsi" w:cstheme="minorHAnsi"/>
                <w:rPrChange w:id="4602" w:author="Alhabibi, Haider@Energy" w:date="2023-08-14T16:28:00Z">
                  <w:rPr>
                    <w:rFonts w:ascii="Calibri" w:hAnsi="Calibri"/>
                    <w:sz w:val="18"/>
                    <w:szCs w:val="18"/>
                  </w:rPr>
                </w:rPrChange>
              </w:rPr>
            </w:pPr>
          </w:p>
        </w:tc>
        <w:tc>
          <w:tcPr>
            <w:tcW w:w="1348" w:type="dxa"/>
            <w:tcPrChange w:id="4603" w:author="Alhabibi, Haider@Energy" w:date="2023-08-14T16:27:00Z">
              <w:tcPr>
                <w:tcW w:w="1383" w:type="dxa"/>
              </w:tcPr>
            </w:tcPrChange>
          </w:tcPr>
          <w:p w14:paraId="0B73A999" w14:textId="77777777" w:rsidR="00C34F38" w:rsidRPr="00EB4E7D" w:rsidRDefault="00C34F38" w:rsidP="0099199F">
            <w:pPr>
              <w:keepNext/>
              <w:jc w:val="center"/>
              <w:rPr>
                <w:rFonts w:asciiTheme="minorHAnsi" w:hAnsiTheme="minorHAnsi" w:cstheme="minorHAnsi"/>
                <w:rPrChange w:id="4604" w:author="Alhabibi, Haider@Energy" w:date="2023-08-14T16:28:00Z">
                  <w:rPr>
                    <w:rFonts w:ascii="Calibri" w:hAnsi="Calibri"/>
                    <w:sz w:val="18"/>
                    <w:szCs w:val="18"/>
                  </w:rPr>
                </w:rPrChange>
              </w:rPr>
            </w:pPr>
          </w:p>
        </w:tc>
        <w:tc>
          <w:tcPr>
            <w:tcW w:w="1559" w:type="dxa"/>
            <w:tcPrChange w:id="4605" w:author="Alhabibi, Haider@Energy" w:date="2023-08-14T16:27:00Z">
              <w:tcPr>
                <w:tcW w:w="1599" w:type="dxa"/>
              </w:tcPr>
            </w:tcPrChange>
          </w:tcPr>
          <w:p w14:paraId="0B73A99A" w14:textId="77777777" w:rsidR="00C34F38" w:rsidRPr="00EB4E7D" w:rsidRDefault="00C34F38" w:rsidP="0099199F">
            <w:pPr>
              <w:keepNext/>
              <w:jc w:val="center"/>
              <w:rPr>
                <w:rFonts w:asciiTheme="minorHAnsi" w:hAnsiTheme="minorHAnsi" w:cstheme="minorHAnsi"/>
                <w:rPrChange w:id="4606" w:author="Alhabibi, Haider@Energy" w:date="2023-08-14T16:28:00Z">
                  <w:rPr>
                    <w:rFonts w:ascii="Calibri" w:hAnsi="Calibri"/>
                    <w:sz w:val="18"/>
                    <w:szCs w:val="18"/>
                  </w:rPr>
                </w:rPrChange>
              </w:rPr>
            </w:pPr>
          </w:p>
        </w:tc>
        <w:tc>
          <w:tcPr>
            <w:tcW w:w="1081" w:type="dxa"/>
            <w:tcPrChange w:id="4607" w:author="Alhabibi, Haider@Energy" w:date="2023-08-14T16:27:00Z">
              <w:tcPr>
                <w:tcW w:w="1109" w:type="dxa"/>
              </w:tcPr>
            </w:tcPrChange>
          </w:tcPr>
          <w:p w14:paraId="0B73A99B" w14:textId="77777777" w:rsidR="00C34F38" w:rsidRPr="00EB4E7D" w:rsidRDefault="00C34F38" w:rsidP="0099199F">
            <w:pPr>
              <w:keepNext/>
              <w:jc w:val="center"/>
              <w:rPr>
                <w:rFonts w:asciiTheme="minorHAnsi" w:hAnsiTheme="minorHAnsi" w:cstheme="minorHAnsi"/>
                <w:rPrChange w:id="4608" w:author="Alhabibi, Haider@Energy" w:date="2023-08-14T16:28:00Z">
                  <w:rPr>
                    <w:rFonts w:ascii="Calibri" w:hAnsi="Calibri"/>
                    <w:sz w:val="18"/>
                    <w:szCs w:val="18"/>
                  </w:rPr>
                </w:rPrChange>
              </w:rPr>
            </w:pPr>
          </w:p>
        </w:tc>
        <w:tc>
          <w:tcPr>
            <w:tcW w:w="1081" w:type="dxa"/>
            <w:tcPrChange w:id="4609" w:author="Alhabibi, Haider@Energy" w:date="2023-08-14T16:27:00Z">
              <w:tcPr>
                <w:tcW w:w="1109" w:type="dxa"/>
              </w:tcPr>
            </w:tcPrChange>
          </w:tcPr>
          <w:p w14:paraId="0B73A99C" w14:textId="77777777" w:rsidR="00C34F38" w:rsidRPr="00EB4E7D" w:rsidRDefault="00C34F38" w:rsidP="0099199F">
            <w:pPr>
              <w:keepNext/>
              <w:jc w:val="center"/>
              <w:rPr>
                <w:rFonts w:asciiTheme="minorHAnsi" w:hAnsiTheme="minorHAnsi" w:cstheme="minorHAnsi"/>
                <w:rPrChange w:id="4610" w:author="Alhabibi, Haider@Energy" w:date="2023-08-14T16:28:00Z">
                  <w:rPr>
                    <w:rFonts w:ascii="Calibri" w:hAnsi="Calibri"/>
                    <w:sz w:val="18"/>
                    <w:szCs w:val="18"/>
                  </w:rPr>
                </w:rPrChange>
              </w:rPr>
            </w:pPr>
          </w:p>
        </w:tc>
        <w:tc>
          <w:tcPr>
            <w:tcW w:w="915" w:type="dxa"/>
            <w:tcPrChange w:id="4611" w:author="Alhabibi, Haider@Energy" w:date="2023-08-14T16:27:00Z">
              <w:tcPr>
                <w:tcW w:w="939" w:type="dxa"/>
              </w:tcPr>
            </w:tcPrChange>
          </w:tcPr>
          <w:p w14:paraId="74A36813" w14:textId="77777777" w:rsidR="00C34F38" w:rsidRPr="00EB4E7D" w:rsidRDefault="00C34F38" w:rsidP="0099199F">
            <w:pPr>
              <w:keepNext/>
              <w:jc w:val="center"/>
              <w:rPr>
                <w:rFonts w:asciiTheme="minorHAnsi" w:hAnsiTheme="minorHAnsi" w:cstheme="minorHAnsi"/>
              </w:rPr>
            </w:pPr>
          </w:p>
        </w:tc>
        <w:tc>
          <w:tcPr>
            <w:tcW w:w="915" w:type="dxa"/>
            <w:tcPrChange w:id="4612" w:author="Alhabibi, Haider@Energy" w:date="2023-08-14T16:27:00Z">
              <w:tcPr>
                <w:tcW w:w="939" w:type="dxa"/>
              </w:tcPr>
            </w:tcPrChange>
          </w:tcPr>
          <w:p w14:paraId="0B73A99D" w14:textId="6F679A9D" w:rsidR="00C34F38" w:rsidRPr="00EB4E7D" w:rsidRDefault="00C34F38" w:rsidP="0099199F">
            <w:pPr>
              <w:keepNext/>
              <w:jc w:val="center"/>
              <w:rPr>
                <w:rFonts w:asciiTheme="minorHAnsi" w:hAnsiTheme="minorHAnsi" w:cstheme="minorHAnsi"/>
                <w:rPrChange w:id="4613" w:author="Alhabibi, Haider@Energy" w:date="2023-08-14T16:28:00Z">
                  <w:rPr>
                    <w:rFonts w:ascii="Calibri" w:hAnsi="Calibri"/>
                    <w:sz w:val="18"/>
                    <w:szCs w:val="18"/>
                  </w:rPr>
                </w:rPrChange>
              </w:rPr>
            </w:pPr>
          </w:p>
        </w:tc>
        <w:tc>
          <w:tcPr>
            <w:tcW w:w="915" w:type="dxa"/>
            <w:tcPrChange w:id="4614" w:author="Alhabibi, Haider@Energy" w:date="2023-08-14T16:27:00Z">
              <w:tcPr>
                <w:tcW w:w="939" w:type="dxa"/>
                <w:gridSpan w:val="2"/>
              </w:tcPr>
            </w:tcPrChange>
          </w:tcPr>
          <w:p w14:paraId="0B73A99E" w14:textId="77777777" w:rsidR="00C34F38" w:rsidRPr="00EB4E7D" w:rsidRDefault="00C34F38" w:rsidP="0099199F">
            <w:pPr>
              <w:keepNext/>
              <w:jc w:val="center"/>
              <w:rPr>
                <w:rFonts w:asciiTheme="minorHAnsi" w:hAnsiTheme="minorHAnsi" w:cstheme="minorHAnsi"/>
                <w:rPrChange w:id="4615" w:author="Alhabibi, Haider@Energy" w:date="2023-08-14T16:28:00Z">
                  <w:rPr>
                    <w:rFonts w:ascii="Calibri" w:hAnsi="Calibri"/>
                    <w:sz w:val="18"/>
                    <w:szCs w:val="18"/>
                  </w:rPr>
                </w:rPrChange>
              </w:rPr>
            </w:pPr>
          </w:p>
        </w:tc>
      </w:tr>
      <w:tr w:rsidR="00B63041" w:rsidRPr="00EB4E7D" w14:paraId="0B73A9AE" w14:textId="77777777" w:rsidTr="00093AA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3"/>
        </w:trPr>
        <w:tc>
          <w:tcPr>
            <w:tcW w:w="14410" w:type="dxa"/>
            <w:gridSpan w:val="14"/>
          </w:tcPr>
          <w:p w14:paraId="0B73A9A0" w14:textId="3BDCA899" w:rsidR="00B63041" w:rsidRPr="00B63041" w:rsidDel="00344836" w:rsidRDefault="00B63041" w:rsidP="0099199F">
            <w:pPr>
              <w:keepNext/>
              <w:rPr>
                <w:del w:id="4616" w:author="Alhabibi, Haider@Energy" w:date="2022-03-02T13:26:00Z"/>
                <w:rFonts w:asciiTheme="minorHAnsi" w:hAnsiTheme="minorHAnsi" w:cstheme="minorHAnsi"/>
                <w:sz w:val="20"/>
                <w:szCs w:val="20"/>
                <w:u w:val="single"/>
                <w:rPrChange w:id="4617" w:author="Alhabibi, Haider@Energy" w:date="2023-08-14T16:47:00Z">
                  <w:rPr>
                    <w:del w:id="4618" w:author="Alhabibi, Haider@Energy" w:date="2022-03-02T13:26:00Z"/>
                    <w:rFonts w:asciiTheme="minorHAnsi" w:hAnsiTheme="minorHAnsi" w:cstheme="minorHAnsi"/>
                    <w:sz w:val="18"/>
                    <w:szCs w:val="18"/>
                    <w:u w:val="single"/>
                  </w:rPr>
                </w:rPrChange>
              </w:rPr>
            </w:pPr>
            <w:ins w:id="4619" w:author="Alhabibi, Haider@Energy" w:date="2022-03-02T13:26:00Z">
              <w:r w:rsidRPr="00B63041">
                <w:rPr>
                  <w:rFonts w:asciiTheme="minorHAnsi" w:hAnsiTheme="minorHAnsi" w:cstheme="minorHAnsi"/>
                  <w:sz w:val="20"/>
                  <w:szCs w:val="20"/>
                  <w:u w:val="single"/>
                  <w:rPrChange w:id="4620" w:author="Alhabibi, Haider@Energy" w:date="2023-08-14T16:47:00Z">
                    <w:rPr>
                      <w:rFonts w:asciiTheme="minorHAnsi" w:hAnsiTheme="minorHAnsi" w:cstheme="minorHAnsi"/>
                      <w:sz w:val="18"/>
                      <w:szCs w:val="18"/>
                      <w:u w:val="single"/>
                    </w:rPr>
                  </w:rPrChange>
                </w:rPr>
                <w:t>&lt;&lt;Static Text - see the top&gt;&gt;</w:t>
              </w:r>
            </w:ins>
            <w:del w:id="4621" w:author="Alhabibi, Haider@Energy" w:date="2022-03-02T13:26:00Z">
              <w:r w:rsidRPr="00B63041" w:rsidDel="00344836">
                <w:rPr>
                  <w:rFonts w:asciiTheme="minorHAnsi" w:hAnsiTheme="minorHAnsi" w:cstheme="minorHAnsi"/>
                  <w:sz w:val="20"/>
                  <w:szCs w:val="20"/>
                  <w:u w:val="single"/>
                  <w:rPrChange w:id="4622" w:author="Alhabibi, Haider@Energy" w:date="2023-08-14T16:47:00Z">
                    <w:rPr>
                      <w:rFonts w:asciiTheme="minorHAnsi" w:hAnsiTheme="minorHAnsi" w:cstheme="minorHAnsi"/>
                      <w:sz w:val="18"/>
                      <w:szCs w:val="18"/>
                      <w:u w:val="single"/>
                    </w:rPr>
                  </w:rPrChange>
                </w:rPr>
                <w:delText xml:space="preserve">Required Documentation: </w:delText>
              </w:r>
            </w:del>
          </w:p>
          <w:p w14:paraId="0B73A9A1" w14:textId="78328D66" w:rsidR="00B63041" w:rsidRPr="00B63041" w:rsidDel="00344836" w:rsidRDefault="00B63041" w:rsidP="0099199F">
            <w:pPr>
              <w:keepNext/>
              <w:rPr>
                <w:del w:id="4623" w:author="Alhabibi, Haider@Energy" w:date="2022-03-02T13:26:00Z"/>
                <w:rFonts w:asciiTheme="minorHAnsi" w:hAnsiTheme="minorHAnsi" w:cstheme="minorHAnsi"/>
                <w:sz w:val="20"/>
                <w:szCs w:val="20"/>
                <w:rPrChange w:id="4624" w:author="Alhabibi, Haider@Energy" w:date="2023-08-14T16:47:00Z">
                  <w:rPr>
                    <w:del w:id="4625" w:author="Alhabibi, Haider@Energy" w:date="2022-03-02T13:26:00Z"/>
                    <w:rFonts w:asciiTheme="minorHAnsi" w:hAnsiTheme="minorHAnsi" w:cstheme="minorHAnsi"/>
                    <w:sz w:val="18"/>
                    <w:szCs w:val="18"/>
                  </w:rPr>
                </w:rPrChange>
              </w:rPr>
            </w:pPr>
            <w:del w:id="4626" w:author="Alhabibi, Haider@Energy" w:date="2022-03-02T13:26:00Z">
              <w:r w:rsidRPr="00B63041" w:rsidDel="00344836">
                <w:rPr>
                  <w:rFonts w:asciiTheme="minorHAnsi" w:hAnsiTheme="minorHAnsi" w:cstheme="minorHAnsi"/>
                  <w:sz w:val="20"/>
                  <w:szCs w:val="20"/>
                  <w:rPrChange w:id="4627" w:author="Alhabibi, Haider@Energy" w:date="2023-08-14T16:47:00Z">
                    <w:rPr>
                      <w:rFonts w:asciiTheme="minorHAnsi" w:hAnsiTheme="minorHAnsi" w:cstheme="minorHAnsi"/>
                      <w:sz w:val="18"/>
                      <w:szCs w:val="18"/>
                    </w:rPr>
                  </w:rPrChange>
                </w:rPr>
                <w:delText xml:space="preserve">CF2R-MCH-01-E - Space Conditioning Systems </w:delText>
              </w:r>
            </w:del>
          </w:p>
          <w:p w14:paraId="0B73A9A2" w14:textId="2A589C5C" w:rsidR="00B63041" w:rsidRPr="00B63041" w:rsidDel="00344836" w:rsidRDefault="00B63041" w:rsidP="0099199F">
            <w:pPr>
              <w:keepNext/>
              <w:rPr>
                <w:del w:id="4628" w:author="Alhabibi, Haider@Energy" w:date="2022-03-02T13:26:00Z"/>
                <w:rFonts w:asciiTheme="minorHAnsi" w:hAnsiTheme="minorHAnsi" w:cstheme="minorHAnsi"/>
                <w:b/>
                <w:sz w:val="20"/>
                <w:szCs w:val="20"/>
                <w:rPrChange w:id="4629" w:author="Alhabibi, Haider@Energy" w:date="2023-08-14T16:47:00Z">
                  <w:rPr>
                    <w:del w:id="4630" w:author="Alhabibi, Haider@Energy" w:date="2022-03-02T13:26:00Z"/>
                    <w:rFonts w:asciiTheme="minorHAnsi" w:hAnsiTheme="minorHAnsi" w:cstheme="minorHAnsi"/>
                    <w:b/>
                    <w:sz w:val="18"/>
                    <w:szCs w:val="18"/>
                  </w:rPr>
                </w:rPrChange>
              </w:rPr>
            </w:pPr>
            <w:del w:id="4631" w:author="Alhabibi, Haider@Energy" w:date="2022-03-02T13:26:00Z">
              <w:r w:rsidRPr="00B63041" w:rsidDel="00344836">
                <w:rPr>
                  <w:rFonts w:asciiTheme="minorHAnsi" w:hAnsiTheme="minorHAnsi" w:cstheme="minorHAnsi"/>
                  <w:sz w:val="20"/>
                  <w:szCs w:val="20"/>
                  <w:rPrChange w:id="4632" w:author="Alhabibi, Haider@Energy" w:date="2023-08-14T16:47:00Z">
                    <w:rPr>
                      <w:rFonts w:asciiTheme="minorHAnsi" w:hAnsiTheme="minorHAnsi" w:cstheme="minorHAnsi"/>
                      <w:sz w:val="18"/>
                      <w:szCs w:val="18"/>
                    </w:rPr>
                  </w:rPrChange>
                </w:rPr>
                <w:delText>-Duct insulation requirement for the new portions of supply-air and return-air ducts or plenums: R</w:delText>
              </w:r>
            </w:del>
            <w:ins w:id="4633" w:author="Moua, Cheng@Energy" w:date="2021-11-12T15:45:00Z">
              <w:del w:id="4634" w:author="Alhabibi, Haider@Energy" w:date="2022-03-02T13:26:00Z">
                <w:r w:rsidRPr="00B63041" w:rsidDel="00344836">
                  <w:rPr>
                    <w:rFonts w:asciiTheme="minorHAnsi" w:hAnsiTheme="minorHAnsi" w:cstheme="minorHAnsi"/>
                    <w:sz w:val="20"/>
                    <w:szCs w:val="20"/>
                    <w:rPrChange w:id="4635" w:author="Alhabibi, Haider@Energy" w:date="2023-08-14T16:47:00Z">
                      <w:rPr>
                        <w:rFonts w:asciiTheme="minorHAnsi" w:hAnsiTheme="minorHAnsi" w:cstheme="minorHAnsi"/>
                        <w:sz w:val="18"/>
                        <w:szCs w:val="18"/>
                      </w:rPr>
                    </w:rPrChange>
                  </w:rPr>
                  <w:delText>-</w:delText>
                </w:r>
              </w:del>
            </w:ins>
            <w:del w:id="4636" w:author="Alhabibi, Haider@Energy" w:date="2022-03-02T13:26:00Z">
              <w:r w:rsidRPr="00B63041" w:rsidDel="00344836">
                <w:rPr>
                  <w:rFonts w:asciiTheme="minorHAnsi" w:hAnsiTheme="minorHAnsi" w:cstheme="minorHAnsi"/>
                  <w:sz w:val="20"/>
                  <w:szCs w:val="20"/>
                  <w:rPrChange w:id="4637" w:author="Alhabibi, Haider@Energy" w:date="2023-08-14T16:47:00Z">
                    <w:rPr>
                      <w:rFonts w:asciiTheme="minorHAnsi" w:hAnsiTheme="minorHAnsi" w:cstheme="minorHAnsi"/>
                      <w:sz w:val="18"/>
                      <w:szCs w:val="18"/>
                    </w:rPr>
                  </w:rPrChange>
                </w:rPr>
                <w:delText xml:space="preserve">6 (CZ </w:delText>
              </w:r>
            </w:del>
            <w:ins w:id="4638" w:author="Mertens, Thomas" w:date="2021-11-01T14:49:00Z">
              <w:del w:id="4639" w:author="Alhabibi, Haider@Energy" w:date="2022-03-02T13:26:00Z">
                <w:r w:rsidRPr="00B63041" w:rsidDel="00344836">
                  <w:rPr>
                    <w:rFonts w:asciiTheme="minorHAnsi" w:hAnsiTheme="minorHAnsi" w:cstheme="minorHAnsi"/>
                    <w:sz w:val="20"/>
                    <w:szCs w:val="20"/>
                    <w:rPrChange w:id="4640" w:author="Alhabibi, Haider@Energy" w:date="2023-08-14T16:47:00Z">
                      <w:rPr>
                        <w:rFonts w:asciiTheme="minorHAnsi" w:hAnsiTheme="minorHAnsi" w:cstheme="minorHAnsi"/>
                        <w:sz w:val="18"/>
                        <w:szCs w:val="18"/>
                      </w:rPr>
                    </w:rPrChange>
                  </w:rPr>
                  <w:delText>3, 5-7</w:delText>
                </w:r>
              </w:del>
            </w:ins>
            <w:del w:id="4641" w:author="Alhabibi, Haider@Energy" w:date="2022-03-02T13:26:00Z">
              <w:r w:rsidRPr="00B63041" w:rsidDel="00344836">
                <w:rPr>
                  <w:rFonts w:asciiTheme="minorHAnsi" w:hAnsiTheme="minorHAnsi" w:cstheme="minorHAnsi"/>
                  <w:sz w:val="20"/>
                  <w:szCs w:val="20"/>
                  <w:rPrChange w:id="4642" w:author="Alhabibi, Haider@Energy" w:date="2023-08-14T16:47:00Z">
                    <w:rPr>
                      <w:rFonts w:asciiTheme="minorHAnsi" w:hAnsiTheme="minorHAnsi" w:cstheme="minorHAnsi"/>
                      <w:sz w:val="18"/>
                      <w:szCs w:val="18"/>
                    </w:rPr>
                  </w:rPrChange>
                </w:rPr>
                <w:delText xml:space="preserve">1-10, 12 &amp; 13) and R-8 (CZ </w:delText>
              </w:r>
            </w:del>
            <w:ins w:id="4643" w:author="Mertens, Thomas" w:date="2021-11-01T14:49:00Z">
              <w:del w:id="4644" w:author="Alhabibi, Haider@Energy" w:date="2022-03-02T13:26:00Z">
                <w:r w:rsidRPr="00B63041" w:rsidDel="00344836">
                  <w:rPr>
                    <w:rFonts w:asciiTheme="minorHAnsi" w:hAnsiTheme="minorHAnsi" w:cstheme="minorHAnsi"/>
                    <w:sz w:val="20"/>
                    <w:szCs w:val="20"/>
                    <w:rPrChange w:id="4645" w:author="Alhabibi, Haider@Energy" w:date="2023-08-14T16:47:00Z">
                      <w:rPr>
                        <w:rFonts w:asciiTheme="minorHAnsi" w:hAnsiTheme="minorHAnsi" w:cstheme="minorHAnsi"/>
                        <w:sz w:val="18"/>
                        <w:szCs w:val="18"/>
                      </w:rPr>
                    </w:rPrChange>
                  </w:rPr>
                  <w:delText>1, 2, 4, 8-16</w:delText>
                </w:r>
              </w:del>
            </w:ins>
            <w:del w:id="4646" w:author="Alhabibi, Haider@Energy" w:date="2022-03-02T13:26:00Z">
              <w:r w:rsidRPr="00B63041" w:rsidDel="00344836">
                <w:rPr>
                  <w:rFonts w:asciiTheme="minorHAnsi" w:hAnsiTheme="minorHAnsi" w:cstheme="minorHAnsi"/>
                  <w:sz w:val="20"/>
                  <w:szCs w:val="20"/>
                  <w:rPrChange w:id="4647" w:author="Alhabibi, Haider@Energy" w:date="2023-08-14T16:47:00Z">
                    <w:rPr>
                      <w:rFonts w:asciiTheme="minorHAnsi" w:hAnsiTheme="minorHAnsi" w:cstheme="minorHAnsi"/>
                      <w:sz w:val="18"/>
                      <w:szCs w:val="18"/>
                    </w:rPr>
                  </w:rPrChange>
                </w:rPr>
                <w:delText>11 &amp; 14-16)</w:delText>
              </w:r>
            </w:del>
          </w:p>
          <w:p w14:paraId="0B73A9A3" w14:textId="4A2B2B4D" w:rsidR="00B63041" w:rsidRPr="00B63041" w:rsidDel="00344836" w:rsidRDefault="00B63041" w:rsidP="0099199F">
            <w:pPr>
              <w:keepNext/>
              <w:rPr>
                <w:del w:id="4648" w:author="Alhabibi, Haider@Energy" w:date="2022-03-02T13:26:00Z"/>
                <w:rFonts w:asciiTheme="minorHAnsi" w:hAnsiTheme="minorHAnsi" w:cstheme="minorHAnsi"/>
                <w:sz w:val="20"/>
                <w:szCs w:val="20"/>
                <w:rPrChange w:id="4649" w:author="Alhabibi, Haider@Energy" w:date="2023-08-14T16:47:00Z">
                  <w:rPr>
                    <w:del w:id="4650" w:author="Alhabibi, Haider@Energy" w:date="2022-03-02T13:26:00Z"/>
                    <w:rFonts w:asciiTheme="minorHAnsi" w:hAnsiTheme="minorHAnsi" w:cstheme="minorHAnsi"/>
                    <w:sz w:val="18"/>
                    <w:szCs w:val="18"/>
                  </w:rPr>
                </w:rPrChange>
              </w:rPr>
            </w:pPr>
            <w:del w:id="4651" w:author="Alhabibi, Haider@Energy" w:date="2022-03-02T13:26:00Z">
              <w:r w:rsidRPr="00B63041" w:rsidDel="00344836">
                <w:rPr>
                  <w:rFonts w:asciiTheme="minorHAnsi" w:hAnsiTheme="minorHAnsi" w:cstheme="minorHAnsi"/>
                  <w:sz w:val="20"/>
                  <w:szCs w:val="20"/>
                  <w:rPrChange w:id="4652" w:author="Alhabibi, Haider@Energy" w:date="2023-08-14T16:47:00Z">
                    <w:rPr>
                      <w:rFonts w:asciiTheme="minorHAnsi" w:hAnsiTheme="minorHAnsi" w:cstheme="minorHAnsi"/>
                      <w:sz w:val="18"/>
                      <w:szCs w:val="18"/>
                    </w:rPr>
                  </w:rPrChange>
                </w:rPr>
                <w:delText>CF2R &amp; CF3R-MCH-20-H Duct Leakage Test required.</w:delText>
              </w:r>
            </w:del>
          </w:p>
          <w:p w14:paraId="0B73A9A4" w14:textId="05A258F1" w:rsidR="00B63041" w:rsidRPr="00B63041" w:rsidDel="00344836" w:rsidRDefault="00B63041" w:rsidP="0099199F">
            <w:pPr>
              <w:keepNext/>
              <w:rPr>
                <w:del w:id="4653" w:author="Alhabibi, Haider@Energy" w:date="2022-03-02T13:26:00Z"/>
                <w:rFonts w:asciiTheme="minorHAnsi" w:hAnsiTheme="minorHAnsi" w:cstheme="minorHAnsi"/>
                <w:sz w:val="20"/>
                <w:szCs w:val="20"/>
                <w:rPrChange w:id="4654" w:author="Alhabibi, Haider@Energy" w:date="2023-08-14T16:47:00Z">
                  <w:rPr>
                    <w:del w:id="4655" w:author="Alhabibi, Haider@Energy" w:date="2022-03-02T13:26:00Z"/>
                    <w:rFonts w:asciiTheme="minorHAnsi" w:hAnsiTheme="minorHAnsi" w:cstheme="minorHAnsi"/>
                    <w:sz w:val="18"/>
                    <w:szCs w:val="18"/>
                  </w:rPr>
                </w:rPrChange>
              </w:rPr>
            </w:pPr>
            <w:del w:id="4656" w:author="Alhabibi, Haider@Energy" w:date="2022-03-02T13:26:00Z">
              <w:r w:rsidRPr="00B63041" w:rsidDel="00344836">
                <w:rPr>
                  <w:rFonts w:asciiTheme="minorHAnsi" w:hAnsiTheme="minorHAnsi" w:cstheme="minorHAnsi"/>
                  <w:sz w:val="20"/>
                  <w:szCs w:val="20"/>
                  <w:rPrChange w:id="4657" w:author="Alhabibi, Haider@Energy" w:date="2023-08-14T16:47:00Z">
                    <w:rPr>
                      <w:rFonts w:asciiTheme="minorHAnsi" w:hAnsiTheme="minorHAnsi" w:cstheme="minorHAnsi"/>
                      <w:sz w:val="18"/>
                      <w:szCs w:val="18"/>
                    </w:rPr>
                  </w:rPrChange>
                </w:rPr>
                <w:delText xml:space="preserve">-Leakage rate compliance:  ≤ </w:delText>
              </w:r>
            </w:del>
            <w:ins w:id="4658" w:author="Shewmaker, Michael@Energy" w:date="2021-12-27T11:48:00Z">
              <w:del w:id="4659" w:author="Alhabibi, Haider@Energy" w:date="2022-03-02T13:26:00Z">
                <w:r w:rsidRPr="00B63041" w:rsidDel="00344836">
                  <w:rPr>
                    <w:rFonts w:asciiTheme="minorHAnsi" w:hAnsiTheme="minorHAnsi" w:cstheme="minorHAnsi"/>
                    <w:sz w:val="20"/>
                    <w:szCs w:val="20"/>
                    <w:rPrChange w:id="4660" w:author="Alhabibi, Haider@Energy" w:date="2023-08-14T16:47:00Z">
                      <w:rPr>
                        <w:rFonts w:asciiTheme="minorHAnsi" w:hAnsiTheme="minorHAnsi" w:cstheme="minorHAnsi"/>
                        <w:sz w:val="18"/>
                        <w:szCs w:val="18"/>
                      </w:rPr>
                    </w:rPrChange>
                  </w:rPr>
                  <w:delText xml:space="preserve">less than or equal to </w:delText>
                </w:r>
              </w:del>
            </w:ins>
            <w:del w:id="4661" w:author="Alhabibi, Haider@Energy" w:date="2022-03-02T13:26:00Z">
              <w:r w:rsidRPr="00B63041" w:rsidDel="00344836">
                <w:rPr>
                  <w:rFonts w:asciiTheme="minorHAnsi" w:hAnsiTheme="minorHAnsi" w:cstheme="minorHAnsi"/>
                  <w:sz w:val="20"/>
                  <w:szCs w:val="20"/>
                  <w:rPrChange w:id="4662" w:author="Alhabibi, Haider@Energy" w:date="2023-08-14T16:47:00Z">
                    <w:rPr>
                      <w:rFonts w:asciiTheme="minorHAnsi" w:hAnsiTheme="minorHAnsi" w:cstheme="minorHAnsi"/>
                      <w:sz w:val="18"/>
                      <w:szCs w:val="18"/>
                    </w:rPr>
                  </w:rPrChange>
                </w:rPr>
                <w:delText>5%.</w:delText>
              </w:r>
            </w:del>
            <w:ins w:id="4663" w:author="Shewmaker, Michael@Energy" w:date="2021-12-27T11:48:00Z">
              <w:del w:id="4664" w:author="Alhabibi, Haider@Energy" w:date="2022-03-02T13:26:00Z">
                <w:r w:rsidRPr="00B63041" w:rsidDel="00344836">
                  <w:rPr>
                    <w:rFonts w:asciiTheme="minorHAnsi" w:hAnsiTheme="minorHAnsi" w:cstheme="minorHAnsi"/>
                    <w:sz w:val="20"/>
                    <w:szCs w:val="20"/>
                    <w:rPrChange w:id="4665" w:author="Alhabibi, Haider@Energy" w:date="2023-08-14T16:47:00Z">
                      <w:rPr>
                        <w:rFonts w:asciiTheme="minorHAnsi" w:hAnsiTheme="minorHAnsi" w:cstheme="minorHAnsi"/>
                        <w:sz w:val="18"/>
                        <w:szCs w:val="18"/>
                      </w:rPr>
                    </w:rPrChange>
                  </w:rPr>
                  <w:delText xml:space="preserve"> percent.</w:delText>
                </w:r>
              </w:del>
            </w:ins>
          </w:p>
          <w:p w14:paraId="0B73A9A5" w14:textId="2CD1259A" w:rsidR="00B63041" w:rsidRPr="00B63041" w:rsidDel="00344836" w:rsidRDefault="00B63041" w:rsidP="0099199F">
            <w:pPr>
              <w:keepNext/>
              <w:rPr>
                <w:del w:id="4666" w:author="Alhabibi, Haider@Energy" w:date="2022-03-02T13:26:00Z"/>
                <w:rFonts w:asciiTheme="minorHAnsi" w:hAnsiTheme="minorHAnsi" w:cstheme="minorHAnsi"/>
                <w:sz w:val="20"/>
                <w:szCs w:val="20"/>
                <w:rPrChange w:id="4667" w:author="Alhabibi, Haider@Energy" w:date="2023-08-14T16:47:00Z">
                  <w:rPr>
                    <w:del w:id="4668" w:author="Alhabibi, Haider@Energy" w:date="2022-03-02T13:26:00Z"/>
                    <w:rFonts w:asciiTheme="minorHAnsi" w:hAnsiTheme="minorHAnsi" w:cstheme="minorHAnsi"/>
                    <w:sz w:val="18"/>
                    <w:szCs w:val="18"/>
                  </w:rPr>
                </w:rPrChange>
              </w:rPr>
            </w:pPr>
            <w:del w:id="4669" w:author="Alhabibi, Haider@Energy" w:date="2022-03-02T13:26:00Z">
              <w:r w:rsidRPr="00B63041" w:rsidDel="00344836">
                <w:rPr>
                  <w:rFonts w:asciiTheme="minorHAnsi" w:hAnsiTheme="minorHAnsi" w:cstheme="minorHAnsi"/>
                  <w:sz w:val="20"/>
                  <w:szCs w:val="20"/>
                  <w:rPrChange w:id="4670" w:author="Alhabibi, Haider@Energy" w:date="2023-08-14T16:47:00Z">
                    <w:rPr>
                      <w:rFonts w:asciiTheme="minorHAnsi" w:hAnsiTheme="minorHAnsi" w:cstheme="minorHAnsi"/>
                      <w:sz w:val="18"/>
                      <w:szCs w:val="18"/>
                    </w:rPr>
                  </w:rPrChange>
                </w:rPr>
                <w:delText>CF2R &amp; CF3R-MCH-22 Fan Efficacy</w:delText>
              </w:r>
            </w:del>
          </w:p>
          <w:p w14:paraId="0B73A9A6" w14:textId="2CA7EE02" w:rsidR="00B63041" w:rsidRPr="00B63041" w:rsidDel="00344836" w:rsidRDefault="00B63041" w:rsidP="0099199F">
            <w:pPr>
              <w:keepNext/>
              <w:rPr>
                <w:del w:id="4671" w:author="Alhabibi, Haider@Energy" w:date="2022-03-02T13:26:00Z"/>
                <w:rFonts w:asciiTheme="minorHAnsi" w:hAnsiTheme="minorHAnsi" w:cstheme="minorHAnsi"/>
                <w:sz w:val="20"/>
                <w:szCs w:val="20"/>
                <w:rPrChange w:id="4672" w:author="Alhabibi, Haider@Energy" w:date="2023-08-14T16:47:00Z">
                  <w:rPr>
                    <w:del w:id="4673" w:author="Alhabibi, Haider@Energy" w:date="2022-03-02T13:26:00Z"/>
                    <w:rFonts w:asciiTheme="minorHAnsi" w:hAnsiTheme="minorHAnsi" w:cstheme="minorHAnsi"/>
                    <w:sz w:val="18"/>
                    <w:szCs w:val="18"/>
                  </w:rPr>
                </w:rPrChange>
              </w:rPr>
            </w:pPr>
            <w:del w:id="4674" w:author="Alhabibi, Haider@Energy" w:date="2022-03-02T13:26:00Z">
              <w:r w:rsidRPr="00B63041" w:rsidDel="00344836">
                <w:rPr>
                  <w:rFonts w:asciiTheme="minorHAnsi" w:hAnsiTheme="minorHAnsi" w:cstheme="minorHAnsi"/>
                  <w:sz w:val="20"/>
                  <w:szCs w:val="20"/>
                  <w:rPrChange w:id="4675" w:author="Alhabibi, Haider@Energy" w:date="2023-08-14T16:47:00Z">
                    <w:rPr>
                      <w:rFonts w:asciiTheme="minorHAnsi" w:hAnsiTheme="minorHAnsi" w:cstheme="minorHAnsi"/>
                      <w:sz w:val="18"/>
                      <w:szCs w:val="18"/>
                    </w:rPr>
                  </w:rPrChange>
                </w:rPr>
                <w:delText xml:space="preserve">CF2R &amp; CF3R-MCH-23 Airflow Rate </w:delText>
              </w:r>
            </w:del>
          </w:p>
          <w:p w14:paraId="0B73A9A7" w14:textId="495CAA90" w:rsidR="00B63041" w:rsidRPr="00B63041" w:rsidDel="00344836" w:rsidRDefault="00B63041" w:rsidP="0099199F">
            <w:pPr>
              <w:keepNext/>
              <w:rPr>
                <w:del w:id="4676" w:author="Alhabibi, Haider@Energy" w:date="2022-03-02T13:26:00Z"/>
                <w:rFonts w:asciiTheme="minorHAnsi" w:hAnsiTheme="minorHAnsi" w:cstheme="minorHAnsi"/>
                <w:sz w:val="20"/>
                <w:szCs w:val="20"/>
                <w:rPrChange w:id="4677" w:author="Alhabibi, Haider@Energy" w:date="2023-08-14T16:47:00Z">
                  <w:rPr>
                    <w:del w:id="4678" w:author="Alhabibi, Haider@Energy" w:date="2022-03-02T13:26:00Z"/>
                    <w:rFonts w:asciiTheme="minorHAnsi" w:hAnsiTheme="minorHAnsi" w:cstheme="minorHAnsi"/>
                    <w:sz w:val="18"/>
                    <w:szCs w:val="18"/>
                  </w:rPr>
                </w:rPrChange>
              </w:rPr>
            </w:pPr>
            <w:del w:id="4679" w:author="Alhabibi, Haider@Energy" w:date="2022-03-02T13:26:00Z">
              <w:r w:rsidRPr="00B63041" w:rsidDel="00344836">
                <w:rPr>
                  <w:rFonts w:asciiTheme="minorHAnsi" w:hAnsiTheme="minorHAnsi" w:cstheme="minorHAnsi"/>
                  <w:sz w:val="20"/>
                  <w:szCs w:val="20"/>
                  <w:rPrChange w:id="4680" w:author="Alhabibi, Haider@Energy" w:date="2023-08-14T16:47:00Z">
                    <w:rPr>
                      <w:rFonts w:asciiTheme="minorHAnsi" w:hAnsiTheme="minorHAnsi" w:cstheme="minorHAnsi"/>
                      <w:sz w:val="18"/>
                      <w:szCs w:val="18"/>
                    </w:rPr>
                  </w:rPrChange>
                </w:rPr>
                <w:delText xml:space="preserve">-Compliance: Fan Efficacy ≤ </w:delText>
              </w:r>
            </w:del>
            <w:ins w:id="4681" w:author="Shewmaker, Michael@Energy" w:date="2021-12-27T11:48:00Z">
              <w:del w:id="4682" w:author="Alhabibi, Haider@Energy" w:date="2022-03-02T13:26:00Z">
                <w:r w:rsidRPr="00B63041" w:rsidDel="00344836">
                  <w:rPr>
                    <w:rFonts w:asciiTheme="minorHAnsi" w:hAnsiTheme="minorHAnsi" w:cstheme="minorHAnsi"/>
                    <w:sz w:val="20"/>
                    <w:szCs w:val="20"/>
                    <w:rPrChange w:id="4683" w:author="Alhabibi, Haider@Energy" w:date="2023-08-14T16:47:00Z">
                      <w:rPr>
                        <w:rFonts w:asciiTheme="minorHAnsi" w:hAnsiTheme="minorHAnsi" w:cstheme="minorHAnsi"/>
                        <w:sz w:val="18"/>
                        <w:szCs w:val="18"/>
                      </w:rPr>
                    </w:rPrChange>
                  </w:rPr>
                  <w:delText xml:space="preserve">less than or equal to </w:delText>
                </w:r>
              </w:del>
            </w:ins>
            <w:del w:id="4684" w:author="Alhabibi, Haider@Energy" w:date="2022-03-02T13:26:00Z">
              <w:r w:rsidRPr="00B63041" w:rsidDel="00344836">
                <w:rPr>
                  <w:rFonts w:asciiTheme="minorHAnsi" w:hAnsiTheme="minorHAnsi" w:cstheme="minorHAnsi"/>
                  <w:sz w:val="20"/>
                  <w:szCs w:val="20"/>
                  <w:rPrChange w:id="4685" w:author="Alhabibi, Haider@Energy" w:date="2023-08-14T16:47:00Z">
                    <w:rPr>
                      <w:rFonts w:asciiTheme="minorHAnsi" w:hAnsiTheme="minorHAnsi" w:cstheme="minorHAnsi"/>
                      <w:sz w:val="18"/>
                      <w:szCs w:val="18"/>
                    </w:rPr>
                  </w:rPrChange>
                </w:rPr>
                <w:delText xml:space="preserve">0.58 W/cfm for non-gas furnaces and 0.45 W/cfm for gas furnaces and System Airflow ≥ </w:delText>
              </w:r>
            </w:del>
            <w:ins w:id="4686" w:author="Shewmaker, Michael@Energy" w:date="2021-12-27T11:48:00Z">
              <w:del w:id="4687" w:author="Alhabibi, Haider@Energy" w:date="2022-03-02T13:26:00Z">
                <w:r w:rsidRPr="00B63041" w:rsidDel="00344836">
                  <w:rPr>
                    <w:rFonts w:asciiTheme="minorHAnsi" w:hAnsiTheme="minorHAnsi" w:cstheme="minorHAnsi"/>
                    <w:sz w:val="20"/>
                    <w:szCs w:val="20"/>
                    <w:rPrChange w:id="4688" w:author="Alhabibi, Haider@Energy" w:date="2023-08-14T16:47:00Z">
                      <w:rPr>
                        <w:rFonts w:asciiTheme="minorHAnsi" w:hAnsiTheme="minorHAnsi" w:cstheme="minorHAnsi"/>
                        <w:sz w:val="18"/>
                        <w:szCs w:val="18"/>
                      </w:rPr>
                    </w:rPrChange>
                  </w:rPr>
                  <w:delText xml:space="preserve">greater than or equal to </w:delText>
                </w:r>
              </w:del>
            </w:ins>
            <w:del w:id="4689" w:author="Alhabibi, Haider@Energy" w:date="2022-03-02T13:26:00Z">
              <w:r w:rsidRPr="00B63041" w:rsidDel="00344836">
                <w:rPr>
                  <w:rFonts w:asciiTheme="minorHAnsi" w:hAnsiTheme="minorHAnsi" w:cstheme="minorHAnsi"/>
                  <w:sz w:val="20"/>
                  <w:szCs w:val="20"/>
                  <w:rPrChange w:id="4690" w:author="Alhabibi, Haider@Energy" w:date="2023-08-14T16:47:00Z">
                    <w:rPr>
                      <w:rFonts w:asciiTheme="minorHAnsi" w:hAnsiTheme="minorHAnsi" w:cstheme="minorHAnsi"/>
                      <w:sz w:val="18"/>
                      <w:szCs w:val="18"/>
                    </w:rPr>
                  </w:rPrChange>
                </w:rPr>
                <w:delText>350 cfm/ton.</w:delText>
              </w:r>
            </w:del>
          </w:p>
          <w:p w14:paraId="0B73A9A8" w14:textId="5D166CBF" w:rsidR="00B63041" w:rsidRPr="00B63041" w:rsidDel="00344836" w:rsidRDefault="00B63041" w:rsidP="0099199F">
            <w:pPr>
              <w:keepNext/>
              <w:rPr>
                <w:del w:id="4691" w:author="Alhabibi, Haider@Energy" w:date="2022-03-02T13:26:00Z"/>
                <w:rFonts w:asciiTheme="minorHAnsi" w:hAnsiTheme="minorHAnsi" w:cstheme="minorHAnsi"/>
                <w:sz w:val="20"/>
                <w:szCs w:val="20"/>
                <w:rPrChange w:id="4692" w:author="Alhabibi, Haider@Energy" w:date="2023-08-14T16:47:00Z">
                  <w:rPr>
                    <w:del w:id="4693" w:author="Alhabibi, Haider@Energy" w:date="2022-03-02T13:26:00Z"/>
                    <w:rFonts w:asciiTheme="minorHAnsi" w:hAnsiTheme="minorHAnsi" w:cstheme="minorHAnsi"/>
                    <w:sz w:val="18"/>
                    <w:szCs w:val="18"/>
                  </w:rPr>
                </w:rPrChange>
              </w:rPr>
            </w:pPr>
            <w:del w:id="4694" w:author="Alhabibi, Haider@Energy" w:date="2022-03-02T13:26:00Z">
              <w:r w:rsidRPr="00B63041" w:rsidDel="00344836">
                <w:rPr>
                  <w:rFonts w:asciiTheme="minorHAnsi" w:hAnsiTheme="minorHAnsi" w:cstheme="minorHAnsi"/>
                  <w:sz w:val="20"/>
                  <w:szCs w:val="20"/>
                  <w:rPrChange w:id="4695" w:author="Alhabibi, Haider@Energy" w:date="2023-08-14T16:47:00Z">
                    <w:rPr>
                      <w:rFonts w:asciiTheme="minorHAnsi" w:hAnsiTheme="minorHAnsi" w:cstheme="minorHAnsi"/>
                      <w:sz w:val="18"/>
                      <w:szCs w:val="18"/>
                    </w:rPr>
                  </w:rPrChange>
                </w:rPr>
                <w:delText>-Alternative Compliance:  CF2R &amp; CF3R-MCH-28 Return Duct Design verification is an alternative to MCH-22 and MCH-23 verification.</w:delText>
              </w:r>
            </w:del>
          </w:p>
          <w:p w14:paraId="0B73A9A9" w14:textId="3062B0D4" w:rsidR="00B63041" w:rsidRPr="00B63041" w:rsidDel="00344836" w:rsidRDefault="00B63041" w:rsidP="0099199F">
            <w:pPr>
              <w:keepNext/>
              <w:rPr>
                <w:del w:id="4696" w:author="Alhabibi, Haider@Energy" w:date="2022-03-02T13:26:00Z"/>
                <w:rFonts w:asciiTheme="minorHAnsi" w:hAnsiTheme="minorHAnsi" w:cstheme="minorHAnsi"/>
                <w:sz w:val="20"/>
                <w:szCs w:val="20"/>
                <w:rPrChange w:id="4697" w:author="Alhabibi, Haider@Energy" w:date="2023-08-14T16:47:00Z">
                  <w:rPr>
                    <w:del w:id="4698" w:author="Alhabibi, Haider@Energy" w:date="2022-03-02T13:26:00Z"/>
                    <w:rFonts w:asciiTheme="minorHAnsi" w:hAnsiTheme="minorHAnsi" w:cstheme="minorHAnsi"/>
                    <w:sz w:val="18"/>
                    <w:szCs w:val="18"/>
                  </w:rPr>
                </w:rPrChange>
              </w:rPr>
            </w:pPr>
            <w:del w:id="4699" w:author="Alhabibi, Haider@Energy" w:date="2022-03-02T13:26:00Z">
              <w:r w:rsidRPr="00B63041" w:rsidDel="00344836">
                <w:rPr>
                  <w:rFonts w:asciiTheme="minorHAnsi" w:hAnsiTheme="minorHAnsi" w:cstheme="minorHAnsi"/>
                  <w:sz w:val="20"/>
                  <w:szCs w:val="20"/>
                  <w:rPrChange w:id="4700" w:author="Alhabibi, Haider@Energy" w:date="2023-08-14T16:47:00Z">
                    <w:rPr>
                      <w:rFonts w:asciiTheme="minorHAnsi" w:hAnsiTheme="minorHAnsi" w:cstheme="minorHAnsi"/>
                      <w:sz w:val="18"/>
                      <w:szCs w:val="18"/>
                    </w:rPr>
                  </w:rPrChange>
                </w:rPr>
                <w:delText>CF2R &amp; CF3R-MCH-25-H Refrigerant Charge verification required when refrigerant containing components are installed or altered (</w:delText>
              </w:r>
              <w:r w:rsidRPr="00B63041" w:rsidDel="00344836">
                <w:rPr>
                  <w:rFonts w:asciiTheme="minorHAnsi" w:hAnsiTheme="minorHAnsi" w:cstheme="minorHAnsi"/>
                  <w:color w:val="000000"/>
                  <w:sz w:val="20"/>
                  <w:szCs w:val="20"/>
                  <w:rPrChange w:id="4701" w:author="Alhabibi, Haider@Energy" w:date="2023-08-14T16:47:00Z">
                    <w:rPr>
                      <w:rFonts w:asciiTheme="minorHAnsi" w:hAnsiTheme="minorHAnsi" w:cstheme="minorHAnsi"/>
                      <w:color w:val="000000"/>
                      <w:sz w:val="16"/>
                      <w:szCs w:val="16"/>
                    </w:rPr>
                  </w:rPrChange>
                </w:rPr>
                <w:delText>applicable in CZ 2, 8-15)</w:delText>
              </w:r>
              <w:r w:rsidRPr="00B63041" w:rsidDel="00344836">
                <w:rPr>
                  <w:rFonts w:asciiTheme="minorHAnsi" w:hAnsiTheme="minorHAnsi" w:cstheme="minorHAnsi"/>
                  <w:sz w:val="20"/>
                  <w:szCs w:val="20"/>
                  <w:rPrChange w:id="4702" w:author="Alhabibi, Haider@Energy" w:date="2023-08-14T16:47:00Z">
                    <w:rPr>
                      <w:rFonts w:asciiTheme="minorHAnsi" w:hAnsiTheme="minorHAnsi" w:cstheme="minorHAnsi"/>
                      <w:sz w:val="18"/>
                      <w:szCs w:val="18"/>
                    </w:rPr>
                  </w:rPrChange>
                </w:rPr>
                <w:delText>.</w:delText>
              </w:r>
            </w:del>
          </w:p>
          <w:p w14:paraId="0B73A9AA" w14:textId="3EFC0A81" w:rsidR="00B63041" w:rsidRPr="00B63041" w:rsidDel="00344836" w:rsidRDefault="00B63041" w:rsidP="0099199F">
            <w:pPr>
              <w:keepNext/>
              <w:rPr>
                <w:del w:id="4703" w:author="Alhabibi, Haider@Energy" w:date="2022-03-02T13:26:00Z"/>
                <w:rFonts w:asciiTheme="minorHAnsi" w:hAnsiTheme="minorHAnsi" w:cstheme="minorHAnsi"/>
                <w:sz w:val="20"/>
                <w:szCs w:val="20"/>
                <w:u w:val="single"/>
                <w:rPrChange w:id="4704" w:author="Alhabibi, Haider@Energy" w:date="2023-08-14T16:47:00Z">
                  <w:rPr>
                    <w:del w:id="4705" w:author="Alhabibi, Haider@Energy" w:date="2022-03-02T13:26:00Z"/>
                    <w:rFonts w:asciiTheme="minorHAnsi" w:hAnsiTheme="minorHAnsi" w:cstheme="minorHAnsi"/>
                    <w:sz w:val="18"/>
                    <w:szCs w:val="18"/>
                    <w:u w:val="single"/>
                  </w:rPr>
                </w:rPrChange>
              </w:rPr>
            </w:pPr>
            <w:del w:id="4706" w:author="Alhabibi, Haider@Energy" w:date="2022-03-02T13:26:00Z">
              <w:r w:rsidRPr="00B63041" w:rsidDel="00344836">
                <w:rPr>
                  <w:rFonts w:asciiTheme="minorHAnsi" w:hAnsiTheme="minorHAnsi" w:cstheme="minorHAnsi"/>
                  <w:sz w:val="20"/>
                  <w:szCs w:val="20"/>
                  <w:u w:val="single"/>
                  <w:rPrChange w:id="4707" w:author="Alhabibi, Haider@Energy" w:date="2023-08-14T16:47:00Z">
                    <w:rPr>
                      <w:rFonts w:asciiTheme="minorHAnsi" w:hAnsiTheme="minorHAnsi" w:cstheme="minorHAnsi"/>
                      <w:sz w:val="18"/>
                      <w:szCs w:val="18"/>
                      <w:u w:val="single"/>
                    </w:rPr>
                  </w:rPrChange>
                </w:rPr>
                <w:delText>Exceptions:</w:delText>
              </w:r>
            </w:del>
          </w:p>
          <w:p w14:paraId="0B73A9AB" w14:textId="3976C0A0" w:rsidR="00B63041" w:rsidRPr="00B63041" w:rsidDel="00344836" w:rsidRDefault="00B63041" w:rsidP="0099199F">
            <w:pPr>
              <w:keepNext/>
              <w:rPr>
                <w:del w:id="4708" w:author="Alhabibi, Haider@Energy" w:date="2022-03-02T13:26:00Z"/>
                <w:rFonts w:asciiTheme="minorHAnsi" w:hAnsiTheme="minorHAnsi" w:cstheme="minorHAnsi"/>
                <w:sz w:val="20"/>
                <w:szCs w:val="20"/>
                <w:rPrChange w:id="4709" w:author="Alhabibi, Haider@Energy" w:date="2023-08-14T16:47:00Z">
                  <w:rPr>
                    <w:del w:id="4710" w:author="Alhabibi, Haider@Energy" w:date="2022-03-02T13:26:00Z"/>
                    <w:rFonts w:asciiTheme="minorHAnsi" w:hAnsiTheme="minorHAnsi" w:cstheme="minorHAnsi"/>
                    <w:sz w:val="18"/>
                    <w:szCs w:val="18"/>
                  </w:rPr>
                </w:rPrChange>
              </w:rPr>
            </w:pPr>
            <w:del w:id="4711" w:author="Alhabibi, Haider@Energy" w:date="2022-03-02T13:26:00Z">
              <w:r w:rsidRPr="00B63041" w:rsidDel="00344836">
                <w:rPr>
                  <w:rFonts w:asciiTheme="minorHAnsi" w:hAnsiTheme="minorHAnsi" w:cstheme="minorHAnsi"/>
                  <w:sz w:val="20"/>
                  <w:szCs w:val="20"/>
                  <w:rPrChange w:id="4712" w:author="Alhabibi, Haider@Energy" w:date="2023-08-14T16:47:00Z">
                    <w:rPr>
                      <w:rFonts w:asciiTheme="minorHAnsi" w:hAnsiTheme="minorHAnsi" w:cstheme="minorHAnsi"/>
                      <w:sz w:val="18"/>
                      <w:szCs w:val="18"/>
                    </w:rPr>
                  </w:rPrChange>
                </w:rPr>
                <w:delText>Heating-only systems are exempt from the 0.58 W/cfm and 350 cfm/ton requirements.</w:delText>
              </w:r>
            </w:del>
          </w:p>
          <w:p w14:paraId="0B73A9AC" w14:textId="769F7665" w:rsidR="00B63041" w:rsidRPr="00B63041" w:rsidDel="00344836" w:rsidRDefault="00B63041" w:rsidP="0099199F">
            <w:pPr>
              <w:keepNext/>
              <w:rPr>
                <w:del w:id="4713" w:author="Alhabibi, Haider@Energy" w:date="2022-03-02T13:26:00Z"/>
                <w:rFonts w:asciiTheme="minorHAnsi" w:hAnsiTheme="minorHAnsi" w:cstheme="minorHAnsi"/>
                <w:sz w:val="20"/>
                <w:szCs w:val="20"/>
                <w:u w:val="single"/>
                <w:rPrChange w:id="4714" w:author="Alhabibi, Haider@Energy" w:date="2023-08-14T16:47:00Z">
                  <w:rPr>
                    <w:del w:id="4715" w:author="Alhabibi, Haider@Energy" w:date="2022-03-02T13:26:00Z"/>
                    <w:rFonts w:asciiTheme="minorHAnsi" w:hAnsiTheme="minorHAnsi" w:cstheme="minorHAnsi"/>
                    <w:sz w:val="18"/>
                    <w:szCs w:val="18"/>
                    <w:u w:val="single"/>
                  </w:rPr>
                </w:rPrChange>
              </w:rPr>
            </w:pPr>
            <w:del w:id="4716" w:author="Alhabibi, Haider@Energy" w:date="2022-03-02T13:26:00Z">
              <w:r w:rsidRPr="00B63041" w:rsidDel="00344836">
                <w:rPr>
                  <w:rFonts w:asciiTheme="minorHAnsi" w:hAnsiTheme="minorHAnsi" w:cstheme="minorHAnsi"/>
                  <w:sz w:val="20"/>
                  <w:szCs w:val="20"/>
                  <w:u w:val="single"/>
                  <w:rPrChange w:id="4717" w:author="Alhabibi, Haider@Energy" w:date="2023-08-14T16:47:00Z">
                    <w:rPr>
                      <w:rFonts w:asciiTheme="minorHAnsi" w:hAnsiTheme="minorHAnsi" w:cstheme="minorHAnsi"/>
                      <w:sz w:val="18"/>
                      <w:szCs w:val="18"/>
                      <w:u w:val="single"/>
                    </w:rPr>
                  </w:rPrChange>
                </w:rPr>
                <w:delText>Note:</w:delText>
              </w:r>
            </w:del>
          </w:p>
          <w:p w14:paraId="0B73A9AD" w14:textId="534DCC7A" w:rsidR="00B63041" w:rsidRPr="00B63041" w:rsidRDefault="00B63041" w:rsidP="0099199F">
            <w:pPr>
              <w:keepNext/>
              <w:rPr>
                <w:rFonts w:asciiTheme="minorHAnsi" w:hAnsiTheme="minorHAnsi" w:cstheme="minorHAnsi"/>
                <w:sz w:val="20"/>
                <w:szCs w:val="20"/>
                <w:rPrChange w:id="4718" w:author="Alhabibi, Haider@Energy" w:date="2023-08-14T16:47:00Z">
                  <w:rPr/>
                </w:rPrChange>
              </w:rPr>
            </w:pPr>
            <w:del w:id="4719" w:author="Alhabibi, Haider@Energy" w:date="2022-03-02T13:26:00Z">
              <w:r w:rsidRPr="00B63041" w:rsidDel="00344836">
                <w:rPr>
                  <w:rFonts w:asciiTheme="minorHAnsi" w:hAnsiTheme="minorHAnsi" w:cstheme="minorHAnsi"/>
                  <w:sz w:val="20"/>
                  <w:szCs w:val="20"/>
                  <w:rPrChange w:id="4720" w:author="Alhabibi, Haider@Energy" w:date="2023-08-14T16:47:00Z">
                    <w:rPr>
                      <w:rFonts w:asciiTheme="minorHAnsi" w:hAnsiTheme="minorHAnsi" w:cstheme="minorHAnsi"/>
                      <w:sz w:val="18"/>
                      <w:szCs w:val="18"/>
                    </w:rPr>
                  </w:rPrChange>
                </w:rPr>
                <w:delText>An "entirely new or complete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delText>
              </w:r>
            </w:del>
          </w:p>
        </w:tc>
      </w:tr>
    </w:tbl>
    <w:p w14:paraId="0B73A9AF" w14:textId="77777777" w:rsidR="00795A26" w:rsidRPr="00EB4E7D" w:rsidRDefault="00795A26">
      <w:pPr>
        <w:rPr>
          <w:rFonts w:asciiTheme="minorHAnsi" w:hAnsiTheme="minorHAnsi" w:cstheme="minorHAnsi"/>
          <w:rPrChange w:id="4721" w:author="Alhabibi, Haider@Energy" w:date="2023-08-14T16:28:00Z">
            <w:rPr/>
          </w:rPrChange>
        </w:rPr>
      </w:pPr>
    </w:p>
    <w:p w14:paraId="0B73A9B0" w14:textId="77777777" w:rsidR="00795A26" w:rsidRPr="00EB4E7D" w:rsidRDefault="00795A26">
      <w:pPr>
        <w:rPr>
          <w:rFonts w:asciiTheme="minorHAnsi" w:hAnsiTheme="minorHAnsi" w:cstheme="minorHAnsi"/>
          <w:rPrChange w:id="4722" w:author="Alhabibi, Haider@Energy" w:date="2023-08-14T16:28:00Z">
            <w:rPr/>
          </w:rPrChange>
        </w:rPr>
      </w:pPr>
    </w:p>
    <w:tbl>
      <w:tblPr>
        <w:tblpPr w:leftFromText="180" w:rightFromText="180" w:vertAnchor="text" w:tblpY="1"/>
        <w:tblOverlap w:val="never"/>
        <w:tblW w:w="143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Change w:id="4723" w:author="Alhabibi, Haider@Energy" w:date="2023-08-14T16:27:00Z">
          <w:tblPr>
            <w:tblW w:w="53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PrChange>
      </w:tblPr>
      <w:tblGrid>
        <w:gridCol w:w="1292"/>
        <w:gridCol w:w="1219"/>
        <w:gridCol w:w="1412"/>
        <w:gridCol w:w="1055"/>
        <w:gridCol w:w="844"/>
        <w:gridCol w:w="929"/>
        <w:gridCol w:w="1858"/>
        <w:gridCol w:w="1108"/>
        <w:gridCol w:w="836"/>
        <w:gridCol w:w="936"/>
        <w:gridCol w:w="883"/>
        <w:gridCol w:w="883"/>
        <w:gridCol w:w="1130"/>
        <w:gridCol w:w="8"/>
        <w:tblGridChange w:id="4724">
          <w:tblGrid>
            <w:gridCol w:w="1377"/>
            <w:gridCol w:w="1299"/>
            <w:gridCol w:w="1505"/>
            <w:gridCol w:w="1124"/>
            <w:gridCol w:w="900"/>
            <w:gridCol w:w="990"/>
            <w:gridCol w:w="1980"/>
            <w:gridCol w:w="1181"/>
            <w:gridCol w:w="891"/>
            <w:gridCol w:w="998"/>
            <w:gridCol w:w="941"/>
            <w:gridCol w:w="941"/>
            <w:gridCol w:w="266"/>
            <w:gridCol w:w="938"/>
          </w:tblGrid>
        </w:tblGridChange>
      </w:tblGrid>
      <w:tr w:rsidR="004B29DA" w:rsidRPr="00EB4E7D" w14:paraId="0B73A9B3" w14:textId="77777777" w:rsidTr="004B29DA">
        <w:trPr>
          <w:trHeight w:val="222"/>
          <w:trPrChange w:id="4725" w:author="Alhabibi, Haider@Energy" w:date="2023-08-14T16:27:00Z">
            <w:trPr>
              <w:trHeight w:val="222"/>
            </w:trPr>
          </w:trPrChange>
        </w:trPr>
        <w:tc>
          <w:tcPr>
            <w:tcW w:w="14393" w:type="dxa"/>
            <w:gridSpan w:val="14"/>
            <w:tcPrChange w:id="4726" w:author="Alhabibi, Haider@Energy" w:date="2023-08-14T16:27:00Z">
              <w:tcPr>
                <w:tcW w:w="15331" w:type="dxa"/>
                <w:gridSpan w:val="14"/>
              </w:tcPr>
            </w:tcPrChange>
          </w:tcPr>
          <w:p w14:paraId="0B73A9B1" w14:textId="5546F4EB" w:rsidR="004B29DA" w:rsidRPr="00EB4E7D" w:rsidRDefault="004B29DA" w:rsidP="004B29DA">
            <w:pPr>
              <w:keepNext/>
              <w:rPr>
                <w:rFonts w:asciiTheme="minorHAnsi" w:hAnsiTheme="minorHAnsi" w:cstheme="minorHAnsi"/>
                <w:b/>
                <w:rPrChange w:id="4727" w:author="Alhabibi, Haider@Energy" w:date="2023-08-14T16:28:00Z">
                  <w:rPr>
                    <w:rFonts w:ascii="Calibri" w:hAnsi="Calibri"/>
                    <w:b/>
                  </w:rPr>
                </w:rPrChange>
              </w:rPr>
            </w:pPr>
            <w:r w:rsidRPr="00EB4E7D">
              <w:rPr>
                <w:rFonts w:asciiTheme="minorHAnsi" w:hAnsiTheme="minorHAnsi" w:cstheme="minorHAnsi"/>
                <w:b/>
                <w:rPrChange w:id="4728" w:author="Alhabibi, Haider@Energy" w:date="2023-08-14T16:28:00Z">
                  <w:rPr>
                    <w:rFonts w:ascii="Calibri" w:hAnsi="Calibri"/>
                    <w:b/>
                    <w:sz w:val="20"/>
                    <w:szCs w:val="22"/>
                  </w:rPr>
                </w:rPrChange>
              </w:rPr>
              <w:t>F. Entirely New or Complete Replacement Space Conditioning System (Section 150.2(b)1C)</w:t>
            </w:r>
          </w:p>
          <w:p w14:paraId="0B73A9B2" w14:textId="77777777" w:rsidR="004B29DA" w:rsidRPr="00B63041" w:rsidRDefault="004B29DA" w:rsidP="004B29DA">
            <w:pPr>
              <w:keepNext/>
              <w:rPr>
                <w:rFonts w:asciiTheme="minorHAnsi" w:hAnsiTheme="minorHAnsi" w:cstheme="minorHAnsi"/>
                <w:b/>
                <w:sz w:val="20"/>
                <w:szCs w:val="20"/>
                <w:rPrChange w:id="4729" w:author="Alhabibi, Haider@Energy" w:date="2023-08-14T16:45:00Z">
                  <w:rPr>
                    <w:rFonts w:ascii="Calibri" w:hAnsi="Calibri"/>
                    <w:b/>
                  </w:rPr>
                </w:rPrChange>
              </w:rPr>
            </w:pPr>
            <w:r w:rsidRPr="00B63041">
              <w:rPr>
                <w:rFonts w:asciiTheme="minorHAnsi" w:hAnsiTheme="minorHAnsi" w:cstheme="minorHAnsi"/>
                <w:sz w:val="20"/>
                <w:szCs w:val="20"/>
                <w:rPrChange w:id="4730" w:author="Alhabibi, Haider@Energy" w:date="2023-08-14T16:45:00Z">
                  <w:rPr>
                    <w:rFonts w:ascii="Calibri" w:hAnsi="Calibri"/>
                    <w:sz w:val="18"/>
                    <w:szCs w:val="18"/>
                  </w:rPr>
                </w:rPrChange>
              </w:rPr>
              <w:t xml:space="preserve">&lt;&lt;if there are no Alteration Types in column </w:t>
            </w:r>
            <w:r w:rsidRPr="00B63041">
              <w:rPr>
                <w:rFonts w:asciiTheme="minorHAnsi" w:hAnsiTheme="minorHAnsi" w:cstheme="minorHAnsi"/>
                <w:sz w:val="20"/>
                <w:szCs w:val="20"/>
                <w:rPrChange w:id="4731" w:author="Alhabibi, Haider@Energy" w:date="2023-08-14T16:45:00Z">
                  <w:rPr>
                    <w:rFonts w:ascii="Calibri" w:hAnsi="Calibri"/>
                    <w:sz w:val="18"/>
                    <w:szCs w:val="18"/>
                    <w:highlight w:val="yellow"/>
                  </w:rPr>
                </w:rPrChange>
              </w:rPr>
              <w:t>B10</w:t>
            </w:r>
            <w:r w:rsidRPr="00B63041">
              <w:rPr>
                <w:rFonts w:asciiTheme="minorHAnsi" w:hAnsiTheme="minorHAnsi" w:cstheme="minorHAnsi"/>
                <w:sz w:val="20"/>
                <w:szCs w:val="20"/>
                <w:rPrChange w:id="4732" w:author="Alhabibi, Haider@Energy" w:date="2023-08-14T16:45:00Z">
                  <w:rPr>
                    <w:rFonts w:ascii="Calibri" w:hAnsi="Calibri"/>
                    <w:sz w:val="18"/>
                    <w:szCs w:val="18"/>
                  </w:rPr>
                </w:rPrChange>
              </w:rPr>
              <w:t xml:space="preserve"> equal to "Entirely New or Complete Replacement Space Conditioning System (Section F)" then display the "section does not apply" message; else require one row of data in this table for each SC System of alteration type in column </w:t>
            </w:r>
            <w:r w:rsidRPr="00B63041">
              <w:rPr>
                <w:rFonts w:asciiTheme="minorHAnsi" w:hAnsiTheme="minorHAnsi" w:cstheme="minorHAnsi"/>
                <w:sz w:val="20"/>
                <w:szCs w:val="20"/>
                <w:rPrChange w:id="4733" w:author="Alhabibi, Haider@Energy" w:date="2023-08-14T16:45:00Z">
                  <w:rPr>
                    <w:rFonts w:ascii="Calibri" w:hAnsi="Calibri"/>
                    <w:sz w:val="18"/>
                    <w:szCs w:val="18"/>
                    <w:highlight w:val="yellow"/>
                  </w:rPr>
                </w:rPrChange>
              </w:rPr>
              <w:t>B10</w:t>
            </w:r>
            <w:r w:rsidRPr="00B63041">
              <w:rPr>
                <w:rFonts w:asciiTheme="minorHAnsi" w:hAnsiTheme="minorHAnsi" w:cstheme="minorHAnsi"/>
                <w:sz w:val="20"/>
                <w:szCs w:val="20"/>
                <w:rPrChange w:id="4734" w:author="Alhabibi, Haider@Energy" w:date="2023-08-14T16:45:00Z">
                  <w:rPr>
                    <w:rFonts w:ascii="Calibri" w:hAnsi="Calibri"/>
                    <w:sz w:val="18"/>
                    <w:szCs w:val="18"/>
                  </w:rPr>
                </w:rPrChange>
              </w:rPr>
              <w:t xml:space="preserve"> equal to: "Entirely New or Complete Replacement Space Conditioning System (Section F)"&gt;&gt;</w:t>
            </w:r>
          </w:p>
        </w:tc>
      </w:tr>
      <w:tr w:rsidR="00C34F38" w:rsidRPr="00EB4E7D" w14:paraId="0B73A9C0" w14:textId="77777777" w:rsidTr="004B29DA">
        <w:tblPrEx>
          <w:tblPrExChange w:id="4735" w:author="Alhabibi, Haider@Energy" w:date="2023-08-14T16:27:00Z">
            <w:tblPrEx>
              <w:tblW w:w="5000" w:type="pct"/>
            </w:tblPrEx>
          </w:tblPrExChange>
        </w:tblPrEx>
        <w:trPr>
          <w:gridAfter w:val="1"/>
          <w:wAfter w:w="8" w:type="dxa"/>
          <w:trHeight w:val="223"/>
          <w:trPrChange w:id="4736" w:author="Alhabibi, Haider@Energy" w:date="2023-08-14T16:27:00Z">
            <w:trPr>
              <w:trHeight w:val="223"/>
            </w:trPr>
          </w:trPrChange>
        </w:trPr>
        <w:tc>
          <w:tcPr>
            <w:tcW w:w="1292" w:type="dxa"/>
            <w:shd w:val="clear" w:color="auto" w:fill="auto"/>
            <w:tcPrChange w:id="4737" w:author="Alhabibi, Haider@Energy" w:date="2023-08-14T16:27:00Z">
              <w:tcPr>
                <w:tcW w:w="1377" w:type="dxa"/>
                <w:shd w:val="clear" w:color="auto" w:fill="auto"/>
              </w:tcPr>
            </w:tcPrChange>
          </w:tcPr>
          <w:p w14:paraId="0B73A9B5" w14:textId="510F7545" w:rsidR="00C34F38" w:rsidRPr="00B63041" w:rsidRDefault="00C34F38" w:rsidP="004B29DA">
            <w:pPr>
              <w:keepNext/>
              <w:jc w:val="center"/>
              <w:rPr>
                <w:rFonts w:asciiTheme="minorHAnsi" w:hAnsiTheme="minorHAnsi" w:cstheme="minorHAnsi"/>
                <w:sz w:val="20"/>
                <w:szCs w:val="20"/>
                <w:rPrChange w:id="4738" w:author="Alhabibi, Haider@Energy" w:date="2023-08-14T16:45:00Z">
                  <w:rPr>
                    <w:rFonts w:ascii="Calibri" w:hAnsi="Calibri"/>
                    <w:sz w:val="18"/>
                    <w:szCs w:val="18"/>
                  </w:rPr>
                </w:rPrChange>
              </w:rPr>
            </w:pPr>
            <w:r w:rsidRPr="00B63041">
              <w:rPr>
                <w:rFonts w:asciiTheme="minorHAnsi" w:hAnsiTheme="minorHAnsi" w:cstheme="minorHAnsi"/>
                <w:sz w:val="20"/>
                <w:szCs w:val="20"/>
                <w:rPrChange w:id="4739" w:author="Alhabibi, Haider@Energy" w:date="2023-08-14T16:45:00Z">
                  <w:rPr>
                    <w:rFonts w:ascii="Calibri" w:hAnsi="Calibri"/>
                    <w:sz w:val="18"/>
                    <w:szCs w:val="18"/>
                  </w:rPr>
                </w:rPrChange>
              </w:rPr>
              <w:t>01</w:t>
            </w:r>
          </w:p>
        </w:tc>
        <w:tc>
          <w:tcPr>
            <w:tcW w:w="1219" w:type="dxa"/>
            <w:tcPrChange w:id="4740" w:author="Alhabibi, Haider@Energy" w:date="2023-08-14T16:27:00Z">
              <w:tcPr>
                <w:tcW w:w="1299" w:type="dxa"/>
              </w:tcPr>
            </w:tcPrChange>
          </w:tcPr>
          <w:p w14:paraId="21778B2D" w14:textId="41F42CAB" w:rsidR="00C34F38" w:rsidRPr="00B63041" w:rsidRDefault="00C34F38" w:rsidP="004B29DA">
            <w:pPr>
              <w:keepNext/>
              <w:jc w:val="center"/>
              <w:rPr>
                <w:rFonts w:asciiTheme="minorHAnsi" w:hAnsiTheme="minorHAnsi" w:cstheme="minorHAnsi"/>
                <w:sz w:val="20"/>
                <w:szCs w:val="20"/>
                <w:rPrChange w:id="4741" w:author="Alhabibi, Haider@Energy" w:date="2023-08-14T16:45:00Z">
                  <w:rPr>
                    <w:rFonts w:ascii="Calibri" w:hAnsi="Calibri"/>
                    <w:sz w:val="18"/>
                    <w:szCs w:val="18"/>
                  </w:rPr>
                </w:rPrChange>
              </w:rPr>
            </w:pPr>
            <w:r w:rsidRPr="00B63041">
              <w:rPr>
                <w:rFonts w:asciiTheme="minorHAnsi" w:hAnsiTheme="minorHAnsi" w:cstheme="minorHAnsi"/>
                <w:sz w:val="20"/>
                <w:szCs w:val="20"/>
                <w:rPrChange w:id="4742" w:author="Alhabibi, Haider@Energy" w:date="2023-08-14T16:45:00Z">
                  <w:rPr>
                    <w:rFonts w:ascii="Calibri" w:hAnsi="Calibri"/>
                    <w:sz w:val="18"/>
                    <w:szCs w:val="18"/>
                  </w:rPr>
                </w:rPrChange>
              </w:rPr>
              <w:t>02</w:t>
            </w:r>
          </w:p>
        </w:tc>
        <w:tc>
          <w:tcPr>
            <w:tcW w:w="1412" w:type="dxa"/>
            <w:shd w:val="clear" w:color="auto" w:fill="auto"/>
            <w:tcPrChange w:id="4743" w:author="Alhabibi, Haider@Energy" w:date="2023-08-14T16:27:00Z">
              <w:tcPr>
                <w:tcW w:w="1505" w:type="dxa"/>
                <w:shd w:val="clear" w:color="auto" w:fill="auto"/>
              </w:tcPr>
            </w:tcPrChange>
          </w:tcPr>
          <w:p w14:paraId="0B73A9B6" w14:textId="02DAA5BE" w:rsidR="00C34F38" w:rsidRPr="00B63041" w:rsidRDefault="00C34F38" w:rsidP="004B29DA">
            <w:pPr>
              <w:keepNext/>
              <w:jc w:val="center"/>
              <w:rPr>
                <w:rFonts w:asciiTheme="minorHAnsi" w:hAnsiTheme="minorHAnsi" w:cstheme="minorHAnsi"/>
                <w:sz w:val="20"/>
                <w:szCs w:val="20"/>
                <w:rPrChange w:id="4744" w:author="Alhabibi, Haider@Energy" w:date="2023-08-14T16:45:00Z">
                  <w:rPr>
                    <w:rFonts w:ascii="Calibri" w:hAnsi="Calibri"/>
                    <w:sz w:val="18"/>
                    <w:szCs w:val="18"/>
                  </w:rPr>
                </w:rPrChange>
              </w:rPr>
            </w:pPr>
            <w:r w:rsidRPr="00B63041">
              <w:rPr>
                <w:rFonts w:asciiTheme="minorHAnsi" w:hAnsiTheme="minorHAnsi" w:cstheme="minorHAnsi"/>
                <w:sz w:val="20"/>
                <w:szCs w:val="20"/>
                <w:rPrChange w:id="4745" w:author="Alhabibi, Haider@Energy" w:date="2023-08-14T16:45:00Z">
                  <w:rPr>
                    <w:rFonts w:ascii="Calibri" w:hAnsi="Calibri"/>
                    <w:sz w:val="18"/>
                    <w:szCs w:val="18"/>
                  </w:rPr>
                </w:rPrChange>
              </w:rPr>
              <w:t>03</w:t>
            </w:r>
          </w:p>
        </w:tc>
        <w:tc>
          <w:tcPr>
            <w:tcW w:w="1055" w:type="dxa"/>
            <w:tcPrChange w:id="4746" w:author="Alhabibi, Haider@Energy" w:date="2023-08-14T16:27:00Z">
              <w:tcPr>
                <w:tcW w:w="1124" w:type="dxa"/>
              </w:tcPr>
            </w:tcPrChange>
          </w:tcPr>
          <w:p w14:paraId="0B73A9B7" w14:textId="19151B41" w:rsidR="00C34F38" w:rsidRPr="00B63041" w:rsidRDefault="00C34F38" w:rsidP="004B29DA">
            <w:pPr>
              <w:keepNext/>
              <w:jc w:val="center"/>
              <w:rPr>
                <w:rFonts w:asciiTheme="minorHAnsi" w:hAnsiTheme="minorHAnsi" w:cstheme="minorHAnsi"/>
                <w:sz w:val="20"/>
                <w:szCs w:val="20"/>
                <w:rPrChange w:id="4747" w:author="Alhabibi, Haider@Energy" w:date="2023-08-14T16:45:00Z">
                  <w:rPr>
                    <w:rFonts w:ascii="Calibri" w:hAnsi="Calibri"/>
                    <w:sz w:val="18"/>
                    <w:szCs w:val="18"/>
                  </w:rPr>
                </w:rPrChange>
              </w:rPr>
            </w:pPr>
            <w:r w:rsidRPr="00B63041">
              <w:rPr>
                <w:rFonts w:asciiTheme="minorHAnsi" w:hAnsiTheme="minorHAnsi" w:cstheme="minorHAnsi"/>
                <w:sz w:val="20"/>
                <w:szCs w:val="20"/>
                <w:rPrChange w:id="4748" w:author="Alhabibi, Haider@Energy" w:date="2023-08-14T16:45:00Z">
                  <w:rPr>
                    <w:rFonts w:ascii="Calibri" w:hAnsi="Calibri"/>
                    <w:sz w:val="18"/>
                    <w:szCs w:val="18"/>
                  </w:rPr>
                </w:rPrChange>
              </w:rPr>
              <w:t>04</w:t>
            </w:r>
          </w:p>
        </w:tc>
        <w:tc>
          <w:tcPr>
            <w:tcW w:w="844" w:type="dxa"/>
            <w:tcPrChange w:id="4749" w:author="Alhabibi, Haider@Energy" w:date="2023-08-14T16:27:00Z">
              <w:tcPr>
                <w:tcW w:w="900" w:type="dxa"/>
              </w:tcPr>
            </w:tcPrChange>
          </w:tcPr>
          <w:p w14:paraId="0B73A9B8" w14:textId="59C34D0D" w:rsidR="00C34F38" w:rsidRPr="00B63041" w:rsidRDefault="00C34F38" w:rsidP="004B29DA">
            <w:pPr>
              <w:keepNext/>
              <w:jc w:val="center"/>
              <w:rPr>
                <w:rFonts w:asciiTheme="minorHAnsi" w:hAnsiTheme="minorHAnsi" w:cstheme="minorHAnsi"/>
                <w:sz w:val="20"/>
                <w:szCs w:val="20"/>
                <w:rPrChange w:id="4750" w:author="Alhabibi, Haider@Energy" w:date="2023-08-14T16:45:00Z">
                  <w:rPr>
                    <w:rFonts w:ascii="Calibri" w:hAnsi="Calibri"/>
                    <w:sz w:val="18"/>
                    <w:szCs w:val="18"/>
                  </w:rPr>
                </w:rPrChange>
              </w:rPr>
            </w:pPr>
            <w:r w:rsidRPr="00B63041">
              <w:rPr>
                <w:rFonts w:asciiTheme="minorHAnsi" w:hAnsiTheme="minorHAnsi" w:cstheme="minorHAnsi"/>
                <w:sz w:val="20"/>
                <w:szCs w:val="20"/>
                <w:rPrChange w:id="4751" w:author="Alhabibi, Haider@Energy" w:date="2023-08-14T16:45:00Z">
                  <w:rPr>
                    <w:rFonts w:ascii="Calibri" w:hAnsi="Calibri"/>
                    <w:sz w:val="18"/>
                    <w:szCs w:val="18"/>
                  </w:rPr>
                </w:rPrChange>
              </w:rPr>
              <w:t>05</w:t>
            </w:r>
          </w:p>
        </w:tc>
        <w:tc>
          <w:tcPr>
            <w:tcW w:w="929" w:type="dxa"/>
            <w:tcPrChange w:id="4752" w:author="Alhabibi, Haider@Energy" w:date="2023-08-14T16:27:00Z">
              <w:tcPr>
                <w:tcW w:w="990" w:type="dxa"/>
              </w:tcPr>
            </w:tcPrChange>
          </w:tcPr>
          <w:p w14:paraId="0B73A9B9" w14:textId="346FE4A8" w:rsidR="00C34F38" w:rsidRPr="00B63041" w:rsidRDefault="00C34F38" w:rsidP="004B29DA">
            <w:pPr>
              <w:keepNext/>
              <w:jc w:val="center"/>
              <w:rPr>
                <w:rFonts w:asciiTheme="minorHAnsi" w:hAnsiTheme="minorHAnsi" w:cstheme="minorHAnsi"/>
                <w:sz w:val="20"/>
                <w:szCs w:val="20"/>
                <w:rPrChange w:id="4753" w:author="Alhabibi, Haider@Energy" w:date="2023-08-14T16:45:00Z">
                  <w:rPr>
                    <w:rFonts w:ascii="Calibri" w:hAnsi="Calibri"/>
                    <w:sz w:val="18"/>
                    <w:szCs w:val="18"/>
                  </w:rPr>
                </w:rPrChange>
              </w:rPr>
            </w:pPr>
            <w:r w:rsidRPr="00B63041">
              <w:rPr>
                <w:rFonts w:asciiTheme="minorHAnsi" w:hAnsiTheme="minorHAnsi" w:cstheme="minorHAnsi"/>
                <w:sz w:val="20"/>
                <w:szCs w:val="20"/>
                <w:rPrChange w:id="4754" w:author="Alhabibi, Haider@Energy" w:date="2023-08-14T16:45:00Z">
                  <w:rPr>
                    <w:rFonts w:ascii="Calibri" w:hAnsi="Calibri"/>
                    <w:sz w:val="18"/>
                    <w:szCs w:val="18"/>
                  </w:rPr>
                </w:rPrChange>
              </w:rPr>
              <w:t>06</w:t>
            </w:r>
          </w:p>
        </w:tc>
        <w:tc>
          <w:tcPr>
            <w:tcW w:w="1858" w:type="dxa"/>
            <w:tcPrChange w:id="4755" w:author="Alhabibi, Haider@Energy" w:date="2023-08-14T16:27:00Z">
              <w:tcPr>
                <w:tcW w:w="1980" w:type="dxa"/>
              </w:tcPr>
            </w:tcPrChange>
          </w:tcPr>
          <w:p w14:paraId="0B73A9BA" w14:textId="43A3E150" w:rsidR="00C34F38" w:rsidRPr="00B63041" w:rsidRDefault="00C34F38" w:rsidP="004B29DA">
            <w:pPr>
              <w:keepNext/>
              <w:jc w:val="center"/>
              <w:rPr>
                <w:rFonts w:asciiTheme="minorHAnsi" w:hAnsiTheme="minorHAnsi" w:cstheme="minorHAnsi"/>
                <w:sz w:val="20"/>
                <w:szCs w:val="20"/>
                <w:rPrChange w:id="4756" w:author="Alhabibi, Haider@Energy" w:date="2023-08-14T16:45:00Z">
                  <w:rPr>
                    <w:rFonts w:ascii="Calibri" w:hAnsi="Calibri"/>
                    <w:sz w:val="18"/>
                    <w:szCs w:val="18"/>
                  </w:rPr>
                </w:rPrChange>
              </w:rPr>
            </w:pPr>
            <w:r w:rsidRPr="00B63041">
              <w:rPr>
                <w:rFonts w:asciiTheme="minorHAnsi" w:hAnsiTheme="minorHAnsi" w:cstheme="minorHAnsi"/>
                <w:sz w:val="20"/>
                <w:szCs w:val="20"/>
                <w:rPrChange w:id="4757" w:author="Alhabibi, Haider@Energy" w:date="2023-08-14T16:45:00Z">
                  <w:rPr>
                    <w:rFonts w:ascii="Calibri" w:hAnsi="Calibri"/>
                    <w:sz w:val="18"/>
                    <w:szCs w:val="18"/>
                  </w:rPr>
                </w:rPrChange>
              </w:rPr>
              <w:t>07</w:t>
            </w:r>
          </w:p>
        </w:tc>
        <w:tc>
          <w:tcPr>
            <w:tcW w:w="1108" w:type="dxa"/>
            <w:tcPrChange w:id="4758" w:author="Alhabibi, Haider@Energy" w:date="2023-08-14T16:27:00Z">
              <w:tcPr>
                <w:tcW w:w="1181" w:type="dxa"/>
              </w:tcPr>
            </w:tcPrChange>
          </w:tcPr>
          <w:p w14:paraId="0B73A9BB" w14:textId="0107A391" w:rsidR="00C34F38" w:rsidRPr="00B63041" w:rsidRDefault="00C34F38" w:rsidP="004B29DA">
            <w:pPr>
              <w:keepNext/>
              <w:jc w:val="center"/>
              <w:rPr>
                <w:rFonts w:asciiTheme="minorHAnsi" w:hAnsiTheme="minorHAnsi" w:cstheme="minorHAnsi"/>
                <w:sz w:val="20"/>
                <w:szCs w:val="20"/>
                <w:rPrChange w:id="4759" w:author="Alhabibi, Haider@Energy" w:date="2023-08-14T16:45:00Z">
                  <w:rPr>
                    <w:rFonts w:ascii="Calibri" w:hAnsi="Calibri"/>
                    <w:sz w:val="18"/>
                    <w:szCs w:val="18"/>
                  </w:rPr>
                </w:rPrChange>
              </w:rPr>
            </w:pPr>
            <w:r w:rsidRPr="00B63041">
              <w:rPr>
                <w:rFonts w:asciiTheme="minorHAnsi" w:hAnsiTheme="minorHAnsi" w:cstheme="minorHAnsi"/>
                <w:sz w:val="20"/>
                <w:szCs w:val="20"/>
                <w:rPrChange w:id="4760" w:author="Alhabibi, Haider@Energy" w:date="2023-08-14T16:45:00Z">
                  <w:rPr>
                    <w:rFonts w:ascii="Calibri" w:hAnsi="Calibri"/>
                    <w:sz w:val="18"/>
                    <w:szCs w:val="18"/>
                  </w:rPr>
                </w:rPrChange>
              </w:rPr>
              <w:t>08</w:t>
            </w:r>
          </w:p>
        </w:tc>
        <w:tc>
          <w:tcPr>
            <w:tcW w:w="836" w:type="dxa"/>
            <w:tcPrChange w:id="4761" w:author="Alhabibi, Haider@Energy" w:date="2023-08-14T16:27:00Z">
              <w:tcPr>
                <w:tcW w:w="891" w:type="dxa"/>
              </w:tcPr>
            </w:tcPrChange>
          </w:tcPr>
          <w:p w14:paraId="0B73A9BC" w14:textId="1D1A9B90" w:rsidR="00C34F38" w:rsidRPr="00B63041" w:rsidRDefault="00C34F38" w:rsidP="004B29DA">
            <w:pPr>
              <w:keepNext/>
              <w:jc w:val="center"/>
              <w:rPr>
                <w:rFonts w:asciiTheme="minorHAnsi" w:hAnsiTheme="minorHAnsi" w:cstheme="minorHAnsi"/>
                <w:sz w:val="20"/>
                <w:szCs w:val="20"/>
                <w:rPrChange w:id="4762" w:author="Alhabibi, Haider@Energy" w:date="2023-08-14T16:45:00Z">
                  <w:rPr>
                    <w:rFonts w:ascii="Calibri" w:hAnsi="Calibri"/>
                    <w:sz w:val="18"/>
                    <w:szCs w:val="18"/>
                  </w:rPr>
                </w:rPrChange>
              </w:rPr>
            </w:pPr>
            <w:r w:rsidRPr="00B63041">
              <w:rPr>
                <w:rFonts w:asciiTheme="minorHAnsi" w:hAnsiTheme="minorHAnsi" w:cstheme="minorHAnsi"/>
                <w:sz w:val="20"/>
                <w:szCs w:val="20"/>
                <w:rPrChange w:id="4763" w:author="Alhabibi, Haider@Energy" w:date="2023-08-14T16:45:00Z">
                  <w:rPr>
                    <w:rFonts w:ascii="Calibri" w:hAnsi="Calibri"/>
                    <w:sz w:val="18"/>
                    <w:szCs w:val="18"/>
                  </w:rPr>
                </w:rPrChange>
              </w:rPr>
              <w:t>09</w:t>
            </w:r>
          </w:p>
        </w:tc>
        <w:tc>
          <w:tcPr>
            <w:tcW w:w="936" w:type="dxa"/>
            <w:tcPrChange w:id="4764" w:author="Alhabibi, Haider@Energy" w:date="2023-08-14T16:27:00Z">
              <w:tcPr>
                <w:tcW w:w="998" w:type="dxa"/>
              </w:tcPr>
            </w:tcPrChange>
          </w:tcPr>
          <w:p w14:paraId="0B73A9BD" w14:textId="20CEAB66" w:rsidR="00C34F38" w:rsidRPr="00B63041" w:rsidRDefault="00C34F38" w:rsidP="004B29DA">
            <w:pPr>
              <w:keepNext/>
              <w:jc w:val="center"/>
              <w:rPr>
                <w:rFonts w:asciiTheme="minorHAnsi" w:hAnsiTheme="minorHAnsi" w:cstheme="minorHAnsi"/>
                <w:sz w:val="20"/>
                <w:szCs w:val="20"/>
                <w:rPrChange w:id="4765" w:author="Alhabibi, Haider@Energy" w:date="2023-08-14T16:45:00Z">
                  <w:rPr>
                    <w:rFonts w:ascii="Calibri" w:hAnsi="Calibri"/>
                    <w:sz w:val="18"/>
                    <w:szCs w:val="18"/>
                  </w:rPr>
                </w:rPrChange>
              </w:rPr>
            </w:pPr>
            <w:r w:rsidRPr="00B63041">
              <w:rPr>
                <w:rFonts w:asciiTheme="minorHAnsi" w:hAnsiTheme="minorHAnsi" w:cstheme="minorHAnsi"/>
                <w:sz w:val="20"/>
                <w:szCs w:val="20"/>
                <w:rPrChange w:id="4766" w:author="Alhabibi, Haider@Energy" w:date="2023-08-14T16:45:00Z">
                  <w:rPr>
                    <w:rFonts w:ascii="Calibri" w:hAnsi="Calibri"/>
                    <w:sz w:val="18"/>
                    <w:szCs w:val="18"/>
                  </w:rPr>
                </w:rPrChange>
              </w:rPr>
              <w:t>10</w:t>
            </w:r>
          </w:p>
        </w:tc>
        <w:tc>
          <w:tcPr>
            <w:tcW w:w="883" w:type="dxa"/>
            <w:tcPrChange w:id="4767" w:author="Alhabibi, Haider@Energy" w:date="2023-08-14T16:27:00Z">
              <w:tcPr>
                <w:tcW w:w="941" w:type="dxa"/>
              </w:tcPr>
            </w:tcPrChange>
          </w:tcPr>
          <w:p w14:paraId="4B485E77" w14:textId="526A57AB" w:rsidR="00C34F38" w:rsidRPr="00B63041" w:rsidRDefault="00C34F38" w:rsidP="004B29DA">
            <w:pPr>
              <w:keepNext/>
              <w:jc w:val="center"/>
              <w:rPr>
                <w:rFonts w:asciiTheme="minorHAnsi" w:hAnsiTheme="minorHAnsi" w:cstheme="minorHAnsi"/>
                <w:sz w:val="20"/>
                <w:szCs w:val="20"/>
                <w:rPrChange w:id="4768" w:author="Alhabibi, Haider@Energy" w:date="2023-08-14T16:45:00Z">
                  <w:rPr>
                    <w:rFonts w:asciiTheme="minorHAnsi" w:hAnsiTheme="minorHAnsi" w:cstheme="minorHAnsi"/>
                  </w:rPr>
                </w:rPrChange>
              </w:rPr>
            </w:pPr>
            <w:ins w:id="4769" w:author="Grewing, Kyle@Energy" w:date="2023-08-14T14:57:00Z">
              <w:r w:rsidRPr="00B63041">
                <w:rPr>
                  <w:rFonts w:ascii="Calibri" w:hAnsi="Calibri"/>
                  <w:sz w:val="20"/>
                  <w:szCs w:val="20"/>
                  <w:rPrChange w:id="4770" w:author="Alhabibi, Haider@Energy" w:date="2023-08-14T16:45:00Z">
                    <w:rPr>
                      <w:rFonts w:ascii="Calibri" w:hAnsi="Calibri"/>
                      <w:sz w:val="18"/>
                      <w:szCs w:val="18"/>
                    </w:rPr>
                  </w:rPrChange>
                </w:rPr>
                <w:t>10b</w:t>
              </w:r>
            </w:ins>
          </w:p>
        </w:tc>
        <w:tc>
          <w:tcPr>
            <w:tcW w:w="883" w:type="dxa"/>
            <w:tcPrChange w:id="4771" w:author="Alhabibi, Haider@Energy" w:date="2023-08-14T16:27:00Z">
              <w:tcPr>
                <w:tcW w:w="941" w:type="dxa"/>
              </w:tcPr>
            </w:tcPrChange>
          </w:tcPr>
          <w:p w14:paraId="0B73A9BE" w14:textId="02211C53" w:rsidR="00C34F38" w:rsidRPr="00B63041" w:rsidRDefault="00C34F38" w:rsidP="004B29DA">
            <w:pPr>
              <w:keepNext/>
              <w:jc w:val="center"/>
              <w:rPr>
                <w:rFonts w:asciiTheme="minorHAnsi" w:hAnsiTheme="minorHAnsi" w:cstheme="minorHAnsi"/>
                <w:sz w:val="20"/>
                <w:szCs w:val="20"/>
                <w:rPrChange w:id="4772" w:author="Alhabibi, Haider@Energy" w:date="2023-08-14T16:45:00Z">
                  <w:rPr>
                    <w:rFonts w:ascii="Calibri" w:hAnsi="Calibri"/>
                    <w:sz w:val="18"/>
                    <w:szCs w:val="18"/>
                  </w:rPr>
                </w:rPrChange>
              </w:rPr>
            </w:pPr>
            <w:r w:rsidRPr="00B63041">
              <w:rPr>
                <w:rFonts w:asciiTheme="minorHAnsi" w:hAnsiTheme="minorHAnsi" w:cstheme="minorHAnsi"/>
                <w:sz w:val="20"/>
                <w:szCs w:val="20"/>
                <w:rPrChange w:id="4773" w:author="Alhabibi, Haider@Energy" w:date="2023-08-14T16:45:00Z">
                  <w:rPr>
                    <w:rFonts w:ascii="Calibri" w:hAnsi="Calibri"/>
                    <w:sz w:val="18"/>
                    <w:szCs w:val="18"/>
                  </w:rPr>
                </w:rPrChange>
              </w:rPr>
              <w:t>11</w:t>
            </w:r>
          </w:p>
        </w:tc>
        <w:tc>
          <w:tcPr>
            <w:tcW w:w="1130" w:type="dxa"/>
            <w:tcPrChange w:id="4774" w:author="Alhabibi, Haider@Energy" w:date="2023-08-14T16:27:00Z">
              <w:tcPr>
                <w:tcW w:w="1204" w:type="dxa"/>
                <w:gridSpan w:val="2"/>
              </w:tcPr>
            </w:tcPrChange>
          </w:tcPr>
          <w:p w14:paraId="0B73A9BF" w14:textId="076F0F8F" w:rsidR="00C34F38" w:rsidRPr="00B63041" w:rsidRDefault="00C34F38" w:rsidP="004B29DA">
            <w:pPr>
              <w:keepNext/>
              <w:jc w:val="center"/>
              <w:rPr>
                <w:rFonts w:asciiTheme="minorHAnsi" w:hAnsiTheme="minorHAnsi" w:cstheme="minorHAnsi"/>
                <w:sz w:val="20"/>
                <w:szCs w:val="20"/>
                <w:rPrChange w:id="4775" w:author="Alhabibi, Haider@Energy" w:date="2023-08-14T16:45:00Z">
                  <w:rPr>
                    <w:rFonts w:ascii="Calibri" w:hAnsi="Calibri"/>
                    <w:sz w:val="18"/>
                    <w:szCs w:val="18"/>
                  </w:rPr>
                </w:rPrChange>
              </w:rPr>
            </w:pPr>
            <w:r w:rsidRPr="00B63041">
              <w:rPr>
                <w:rFonts w:asciiTheme="minorHAnsi" w:hAnsiTheme="minorHAnsi" w:cstheme="minorHAnsi"/>
                <w:sz w:val="20"/>
                <w:szCs w:val="20"/>
                <w:rPrChange w:id="4776" w:author="Alhabibi, Haider@Energy" w:date="2023-08-14T16:45:00Z">
                  <w:rPr>
                    <w:rFonts w:ascii="Calibri" w:hAnsi="Calibri"/>
                    <w:sz w:val="18"/>
                    <w:szCs w:val="18"/>
                  </w:rPr>
                </w:rPrChange>
              </w:rPr>
              <w:t>12</w:t>
            </w:r>
          </w:p>
        </w:tc>
      </w:tr>
      <w:tr w:rsidR="00C34F38" w:rsidRPr="00EB4E7D" w14:paraId="0B73A9D0" w14:textId="77777777" w:rsidTr="004B29DA">
        <w:tblPrEx>
          <w:tblPrExChange w:id="4777" w:author="Alhabibi, Haider@Energy" w:date="2023-08-14T16:27:00Z">
            <w:tblPrEx>
              <w:tblW w:w="5000" w:type="pct"/>
            </w:tblPrEx>
          </w:tblPrExChange>
        </w:tblPrEx>
        <w:trPr>
          <w:gridAfter w:val="1"/>
          <w:wAfter w:w="8" w:type="dxa"/>
          <w:trHeight w:val="390"/>
          <w:trPrChange w:id="4778" w:author="Alhabibi, Haider@Energy" w:date="2023-08-14T16:27:00Z">
            <w:trPr>
              <w:trHeight w:val="390"/>
            </w:trPr>
          </w:trPrChange>
        </w:trPr>
        <w:tc>
          <w:tcPr>
            <w:tcW w:w="1292" w:type="dxa"/>
            <w:shd w:val="clear" w:color="auto" w:fill="auto"/>
            <w:vAlign w:val="bottom"/>
            <w:tcPrChange w:id="4779" w:author="Alhabibi, Haider@Energy" w:date="2023-08-14T16:27:00Z">
              <w:tcPr>
                <w:tcW w:w="1377" w:type="dxa"/>
                <w:shd w:val="clear" w:color="auto" w:fill="auto"/>
                <w:vAlign w:val="bottom"/>
              </w:tcPr>
            </w:tcPrChange>
          </w:tcPr>
          <w:p w14:paraId="0B73A9C1" w14:textId="0EF22137" w:rsidR="00C34F38" w:rsidRPr="00B63041" w:rsidRDefault="00C34F38" w:rsidP="004B29DA">
            <w:pPr>
              <w:keepNext/>
              <w:jc w:val="center"/>
              <w:rPr>
                <w:rFonts w:asciiTheme="minorHAnsi" w:hAnsiTheme="minorHAnsi" w:cstheme="minorHAnsi"/>
                <w:sz w:val="20"/>
                <w:szCs w:val="20"/>
                <w:rPrChange w:id="4780" w:author="Alhabibi, Haider@Energy" w:date="2023-08-14T16:45:00Z">
                  <w:rPr>
                    <w:rFonts w:ascii="Calibri" w:hAnsi="Calibri"/>
                    <w:sz w:val="18"/>
                    <w:szCs w:val="18"/>
                  </w:rPr>
                </w:rPrChange>
              </w:rPr>
            </w:pPr>
            <w:r w:rsidRPr="00B63041">
              <w:rPr>
                <w:rFonts w:asciiTheme="minorHAnsi" w:hAnsiTheme="minorHAnsi" w:cstheme="minorHAnsi"/>
                <w:sz w:val="20"/>
                <w:szCs w:val="20"/>
                <w:rPrChange w:id="4781" w:author="Alhabibi, Haider@Energy" w:date="2023-08-14T16:45:00Z">
                  <w:rPr>
                    <w:rFonts w:ascii="Calibri" w:hAnsi="Calibri"/>
                    <w:sz w:val="18"/>
                    <w:szCs w:val="18"/>
                  </w:rPr>
                </w:rPrChange>
              </w:rPr>
              <w:lastRenderedPageBreak/>
              <w:t>SC System ID/Name</w:t>
            </w:r>
          </w:p>
        </w:tc>
        <w:tc>
          <w:tcPr>
            <w:tcW w:w="1219" w:type="dxa"/>
            <w:vAlign w:val="bottom"/>
            <w:tcPrChange w:id="4782" w:author="Alhabibi, Haider@Energy" w:date="2023-08-14T16:27:00Z">
              <w:tcPr>
                <w:tcW w:w="1299" w:type="dxa"/>
                <w:vAlign w:val="bottom"/>
              </w:tcPr>
            </w:tcPrChange>
          </w:tcPr>
          <w:p w14:paraId="13A46CF4" w14:textId="0109402B" w:rsidR="00C34F38" w:rsidRPr="00B63041" w:rsidRDefault="00C34F38" w:rsidP="004B29DA">
            <w:pPr>
              <w:keepNext/>
              <w:jc w:val="center"/>
              <w:rPr>
                <w:rFonts w:asciiTheme="minorHAnsi" w:hAnsiTheme="minorHAnsi" w:cstheme="minorHAnsi"/>
                <w:sz w:val="20"/>
                <w:szCs w:val="20"/>
                <w:rPrChange w:id="4783" w:author="Alhabibi, Haider@Energy" w:date="2023-08-14T16:45:00Z">
                  <w:rPr>
                    <w:rFonts w:ascii="Calibri" w:hAnsi="Calibri"/>
                    <w:sz w:val="18"/>
                    <w:szCs w:val="18"/>
                  </w:rPr>
                </w:rPrChange>
              </w:rPr>
            </w:pPr>
            <w:r w:rsidRPr="00B63041">
              <w:rPr>
                <w:rFonts w:asciiTheme="minorHAnsi" w:hAnsiTheme="minorHAnsi" w:cstheme="minorHAnsi"/>
                <w:sz w:val="20"/>
                <w:szCs w:val="20"/>
                <w:rPrChange w:id="4784" w:author="Alhabibi, Haider@Energy" w:date="2023-08-14T16:45:00Z">
                  <w:rPr>
                    <w:rFonts w:ascii="Calibri" w:hAnsi="Calibri"/>
                    <w:sz w:val="18"/>
                    <w:szCs w:val="18"/>
                  </w:rPr>
                </w:rPrChange>
              </w:rPr>
              <w:t>SC System</w:t>
            </w:r>
          </w:p>
          <w:p w14:paraId="11D6BC51" w14:textId="095073A6" w:rsidR="00C34F38" w:rsidRPr="00B63041" w:rsidRDefault="00C34F38" w:rsidP="004B29DA">
            <w:pPr>
              <w:keepNext/>
              <w:jc w:val="center"/>
              <w:rPr>
                <w:rFonts w:asciiTheme="minorHAnsi" w:hAnsiTheme="minorHAnsi" w:cstheme="minorHAnsi"/>
                <w:sz w:val="20"/>
                <w:szCs w:val="20"/>
                <w:rPrChange w:id="4785" w:author="Alhabibi, Haider@Energy" w:date="2023-08-14T16:45:00Z">
                  <w:rPr>
                    <w:rFonts w:ascii="Calibri" w:hAnsi="Calibri"/>
                    <w:sz w:val="18"/>
                    <w:szCs w:val="18"/>
                  </w:rPr>
                </w:rPrChange>
              </w:rPr>
            </w:pPr>
            <w:r w:rsidRPr="00B63041">
              <w:rPr>
                <w:rFonts w:asciiTheme="minorHAnsi" w:hAnsiTheme="minorHAnsi" w:cstheme="minorHAnsi"/>
                <w:sz w:val="20"/>
                <w:szCs w:val="20"/>
                <w:rPrChange w:id="4786" w:author="Alhabibi, Haider@Energy" w:date="2023-08-14T16:45:00Z">
                  <w:rPr>
                    <w:rFonts w:ascii="Calibri" w:hAnsi="Calibri"/>
                    <w:sz w:val="18"/>
                    <w:szCs w:val="18"/>
                  </w:rPr>
                </w:rPrChange>
              </w:rPr>
              <w:t xml:space="preserve">Description of </w:t>
            </w:r>
            <w:proofErr w:type="gramStart"/>
            <w:r w:rsidRPr="00B63041">
              <w:rPr>
                <w:rFonts w:asciiTheme="minorHAnsi" w:hAnsiTheme="minorHAnsi" w:cstheme="minorHAnsi"/>
                <w:sz w:val="20"/>
                <w:szCs w:val="20"/>
                <w:rPrChange w:id="4787" w:author="Alhabibi, Haider@Energy" w:date="2023-08-14T16:45:00Z">
                  <w:rPr>
                    <w:rFonts w:ascii="Calibri" w:hAnsi="Calibri"/>
                    <w:sz w:val="18"/>
                    <w:szCs w:val="18"/>
                  </w:rPr>
                </w:rPrChange>
              </w:rPr>
              <w:t>Area  Served</w:t>
            </w:r>
            <w:proofErr w:type="gramEnd"/>
          </w:p>
        </w:tc>
        <w:tc>
          <w:tcPr>
            <w:tcW w:w="1412" w:type="dxa"/>
            <w:shd w:val="clear" w:color="auto" w:fill="auto"/>
            <w:vAlign w:val="bottom"/>
            <w:tcPrChange w:id="4788" w:author="Alhabibi, Haider@Energy" w:date="2023-08-14T16:27:00Z">
              <w:tcPr>
                <w:tcW w:w="1505" w:type="dxa"/>
                <w:shd w:val="clear" w:color="auto" w:fill="auto"/>
                <w:vAlign w:val="bottom"/>
              </w:tcPr>
            </w:tcPrChange>
          </w:tcPr>
          <w:p w14:paraId="0B73A9C2" w14:textId="0222F326" w:rsidR="00C34F38" w:rsidRPr="00B63041" w:rsidRDefault="00C34F38" w:rsidP="004B29DA">
            <w:pPr>
              <w:keepNext/>
              <w:jc w:val="center"/>
              <w:rPr>
                <w:rFonts w:asciiTheme="minorHAnsi" w:hAnsiTheme="minorHAnsi" w:cstheme="minorHAnsi"/>
                <w:sz w:val="20"/>
                <w:szCs w:val="20"/>
                <w:rPrChange w:id="4789" w:author="Alhabibi, Haider@Energy" w:date="2023-08-14T16:45:00Z">
                  <w:rPr>
                    <w:rFonts w:ascii="Calibri" w:hAnsi="Calibri"/>
                    <w:sz w:val="18"/>
                    <w:szCs w:val="18"/>
                  </w:rPr>
                </w:rPrChange>
              </w:rPr>
            </w:pPr>
            <w:r w:rsidRPr="00B63041">
              <w:rPr>
                <w:rFonts w:asciiTheme="minorHAnsi" w:hAnsiTheme="minorHAnsi" w:cstheme="minorHAnsi"/>
                <w:sz w:val="20"/>
                <w:szCs w:val="20"/>
                <w:rPrChange w:id="4790" w:author="Alhabibi, Haider@Energy" w:date="2023-08-14T16:45:00Z">
                  <w:rPr>
                    <w:rFonts w:ascii="Calibri" w:hAnsi="Calibri"/>
                    <w:sz w:val="18"/>
                    <w:szCs w:val="18"/>
                  </w:rPr>
                </w:rPrChange>
              </w:rPr>
              <w:t>Heating System Type</w:t>
            </w:r>
          </w:p>
        </w:tc>
        <w:tc>
          <w:tcPr>
            <w:tcW w:w="1055" w:type="dxa"/>
            <w:vAlign w:val="bottom"/>
            <w:tcPrChange w:id="4791" w:author="Alhabibi, Haider@Energy" w:date="2023-08-14T16:27:00Z">
              <w:tcPr>
                <w:tcW w:w="1124" w:type="dxa"/>
                <w:vAlign w:val="bottom"/>
              </w:tcPr>
            </w:tcPrChange>
          </w:tcPr>
          <w:p w14:paraId="0B73A9C3" w14:textId="77777777" w:rsidR="00C34F38" w:rsidRPr="00B63041" w:rsidRDefault="00C34F38" w:rsidP="004B29DA">
            <w:pPr>
              <w:keepNext/>
              <w:jc w:val="center"/>
              <w:rPr>
                <w:rFonts w:asciiTheme="minorHAnsi" w:hAnsiTheme="minorHAnsi" w:cstheme="minorHAnsi"/>
                <w:sz w:val="20"/>
                <w:szCs w:val="20"/>
                <w:rPrChange w:id="4792" w:author="Alhabibi, Haider@Energy" w:date="2023-08-14T16:45:00Z">
                  <w:rPr>
                    <w:rFonts w:ascii="Calibri" w:hAnsi="Calibri"/>
                    <w:sz w:val="18"/>
                    <w:szCs w:val="18"/>
                  </w:rPr>
                </w:rPrChange>
              </w:rPr>
            </w:pPr>
            <w:r w:rsidRPr="00B63041">
              <w:rPr>
                <w:rFonts w:asciiTheme="minorHAnsi" w:hAnsiTheme="minorHAnsi" w:cstheme="minorHAnsi"/>
                <w:sz w:val="20"/>
                <w:szCs w:val="20"/>
                <w:rPrChange w:id="4793" w:author="Alhabibi, Haider@Energy" w:date="2023-08-14T16:45:00Z">
                  <w:rPr>
                    <w:rFonts w:ascii="Calibri" w:hAnsi="Calibri"/>
                    <w:sz w:val="18"/>
                    <w:szCs w:val="18"/>
                  </w:rPr>
                </w:rPrChange>
              </w:rPr>
              <w:t>Altered</w:t>
            </w:r>
          </w:p>
          <w:p w14:paraId="0B73A9C4" w14:textId="77777777" w:rsidR="00C34F38" w:rsidRPr="00B63041" w:rsidRDefault="00C34F38" w:rsidP="004B29DA">
            <w:pPr>
              <w:keepNext/>
              <w:jc w:val="center"/>
              <w:rPr>
                <w:rFonts w:asciiTheme="minorHAnsi" w:hAnsiTheme="minorHAnsi" w:cstheme="minorHAnsi"/>
                <w:sz w:val="20"/>
                <w:szCs w:val="20"/>
                <w:rPrChange w:id="4794" w:author="Alhabibi, Haider@Energy" w:date="2023-08-14T16:45:00Z">
                  <w:rPr>
                    <w:rFonts w:ascii="Calibri" w:hAnsi="Calibri"/>
                    <w:sz w:val="18"/>
                    <w:szCs w:val="18"/>
                  </w:rPr>
                </w:rPrChange>
              </w:rPr>
            </w:pPr>
            <w:r w:rsidRPr="00B63041">
              <w:rPr>
                <w:rFonts w:asciiTheme="minorHAnsi" w:hAnsiTheme="minorHAnsi" w:cstheme="minorHAnsi"/>
                <w:sz w:val="20"/>
                <w:szCs w:val="20"/>
                <w:rPrChange w:id="4795" w:author="Alhabibi, Haider@Energy" w:date="2023-08-14T16:45:00Z">
                  <w:rPr>
                    <w:rFonts w:ascii="Calibri" w:hAnsi="Calibri"/>
                    <w:sz w:val="18"/>
                    <w:szCs w:val="18"/>
                  </w:rPr>
                </w:rPrChange>
              </w:rPr>
              <w:t>Heating Component</w:t>
            </w:r>
          </w:p>
        </w:tc>
        <w:tc>
          <w:tcPr>
            <w:tcW w:w="844" w:type="dxa"/>
            <w:vAlign w:val="bottom"/>
            <w:tcPrChange w:id="4796" w:author="Alhabibi, Haider@Energy" w:date="2023-08-14T16:27:00Z">
              <w:tcPr>
                <w:tcW w:w="900" w:type="dxa"/>
                <w:vAlign w:val="bottom"/>
              </w:tcPr>
            </w:tcPrChange>
          </w:tcPr>
          <w:p w14:paraId="0B73A9C5" w14:textId="77777777" w:rsidR="00C34F38" w:rsidRPr="00B63041" w:rsidRDefault="00C34F38" w:rsidP="004B29DA">
            <w:pPr>
              <w:keepNext/>
              <w:jc w:val="center"/>
              <w:rPr>
                <w:rFonts w:asciiTheme="minorHAnsi" w:hAnsiTheme="minorHAnsi" w:cstheme="minorHAnsi"/>
                <w:sz w:val="20"/>
                <w:szCs w:val="20"/>
                <w:rPrChange w:id="4797" w:author="Alhabibi, Haider@Energy" w:date="2023-08-14T16:45:00Z">
                  <w:rPr>
                    <w:rFonts w:ascii="Calibri" w:hAnsi="Calibri"/>
                    <w:sz w:val="18"/>
                    <w:szCs w:val="18"/>
                  </w:rPr>
                </w:rPrChange>
              </w:rPr>
            </w:pPr>
            <w:r w:rsidRPr="00B63041">
              <w:rPr>
                <w:rFonts w:asciiTheme="minorHAnsi" w:hAnsiTheme="minorHAnsi" w:cstheme="minorHAnsi"/>
                <w:sz w:val="20"/>
                <w:szCs w:val="20"/>
                <w:rPrChange w:id="4798" w:author="Alhabibi, Haider@Energy" w:date="2023-08-14T16:45:00Z">
                  <w:rPr>
                    <w:rFonts w:ascii="Calibri" w:hAnsi="Calibri"/>
                    <w:sz w:val="16"/>
                    <w:szCs w:val="16"/>
                  </w:rPr>
                </w:rPrChange>
              </w:rPr>
              <w:t>Heating Efficiency Type</w:t>
            </w:r>
          </w:p>
        </w:tc>
        <w:tc>
          <w:tcPr>
            <w:tcW w:w="929" w:type="dxa"/>
            <w:vAlign w:val="bottom"/>
            <w:tcPrChange w:id="4799" w:author="Alhabibi, Haider@Energy" w:date="2023-08-14T16:27:00Z">
              <w:tcPr>
                <w:tcW w:w="990" w:type="dxa"/>
                <w:vAlign w:val="bottom"/>
              </w:tcPr>
            </w:tcPrChange>
          </w:tcPr>
          <w:p w14:paraId="0B73A9C6" w14:textId="77777777" w:rsidR="00C34F38" w:rsidRPr="00B63041" w:rsidRDefault="00C34F38" w:rsidP="004B29DA">
            <w:pPr>
              <w:keepNext/>
              <w:jc w:val="center"/>
              <w:rPr>
                <w:rFonts w:asciiTheme="minorHAnsi" w:hAnsiTheme="minorHAnsi" w:cstheme="minorHAnsi"/>
                <w:sz w:val="20"/>
                <w:szCs w:val="20"/>
                <w:rPrChange w:id="4800" w:author="Alhabibi, Haider@Energy" w:date="2023-08-14T16:45:00Z">
                  <w:rPr>
                    <w:rFonts w:ascii="Calibri" w:hAnsi="Calibri"/>
                    <w:sz w:val="16"/>
                    <w:szCs w:val="16"/>
                  </w:rPr>
                </w:rPrChange>
              </w:rPr>
            </w:pPr>
            <w:r w:rsidRPr="00B63041">
              <w:rPr>
                <w:rFonts w:asciiTheme="minorHAnsi" w:hAnsiTheme="minorHAnsi" w:cstheme="minorHAnsi"/>
                <w:sz w:val="20"/>
                <w:szCs w:val="20"/>
                <w:rPrChange w:id="4801" w:author="Alhabibi, Haider@Energy" w:date="2023-08-14T16:45:00Z">
                  <w:rPr>
                    <w:rFonts w:ascii="Calibri" w:hAnsi="Calibri"/>
                    <w:sz w:val="16"/>
                    <w:szCs w:val="16"/>
                  </w:rPr>
                </w:rPrChange>
              </w:rPr>
              <w:t xml:space="preserve">Heating </w:t>
            </w:r>
          </w:p>
          <w:p w14:paraId="0B73A9C7" w14:textId="77777777" w:rsidR="00C34F38" w:rsidRPr="00B63041" w:rsidRDefault="00C34F38" w:rsidP="004B29DA">
            <w:pPr>
              <w:keepNext/>
              <w:jc w:val="center"/>
              <w:rPr>
                <w:rFonts w:asciiTheme="minorHAnsi" w:hAnsiTheme="minorHAnsi" w:cstheme="minorHAnsi"/>
                <w:sz w:val="20"/>
                <w:szCs w:val="20"/>
                <w:rPrChange w:id="4802" w:author="Alhabibi, Haider@Energy" w:date="2023-08-14T16:45:00Z">
                  <w:rPr>
                    <w:rFonts w:ascii="Calibri" w:hAnsi="Calibri"/>
                    <w:sz w:val="16"/>
                    <w:szCs w:val="16"/>
                  </w:rPr>
                </w:rPrChange>
              </w:rPr>
            </w:pPr>
            <w:r w:rsidRPr="00B63041">
              <w:rPr>
                <w:rFonts w:asciiTheme="minorHAnsi" w:hAnsiTheme="minorHAnsi" w:cstheme="minorHAnsi"/>
                <w:sz w:val="20"/>
                <w:szCs w:val="20"/>
                <w:rPrChange w:id="4803" w:author="Alhabibi, Haider@Energy" w:date="2023-08-14T16:45:00Z">
                  <w:rPr>
                    <w:rFonts w:ascii="Calibri" w:hAnsi="Calibri"/>
                    <w:sz w:val="16"/>
                    <w:szCs w:val="16"/>
                  </w:rPr>
                </w:rPrChange>
              </w:rPr>
              <w:t>Minimum Efficiency Value</w:t>
            </w:r>
          </w:p>
        </w:tc>
        <w:tc>
          <w:tcPr>
            <w:tcW w:w="1858" w:type="dxa"/>
            <w:vAlign w:val="bottom"/>
            <w:tcPrChange w:id="4804" w:author="Alhabibi, Haider@Energy" w:date="2023-08-14T16:27:00Z">
              <w:tcPr>
                <w:tcW w:w="1980" w:type="dxa"/>
                <w:vAlign w:val="bottom"/>
              </w:tcPr>
            </w:tcPrChange>
          </w:tcPr>
          <w:p w14:paraId="0B73A9C8" w14:textId="77777777" w:rsidR="00C34F38" w:rsidRPr="00B63041" w:rsidRDefault="00C34F38" w:rsidP="004B29DA">
            <w:pPr>
              <w:keepNext/>
              <w:jc w:val="center"/>
              <w:rPr>
                <w:rFonts w:asciiTheme="minorHAnsi" w:hAnsiTheme="minorHAnsi" w:cstheme="minorHAnsi"/>
                <w:sz w:val="20"/>
                <w:szCs w:val="20"/>
                <w:rPrChange w:id="4805" w:author="Alhabibi, Haider@Energy" w:date="2023-08-14T16:45:00Z">
                  <w:rPr>
                    <w:rFonts w:ascii="Calibri" w:hAnsi="Calibri"/>
                    <w:sz w:val="18"/>
                    <w:szCs w:val="18"/>
                  </w:rPr>
                </w:rPrChange>
              </w:rPr>
            </w:pPr>
            <w:r w:rsidRPr="00B63041">
              <w:rPr>
                <w:rFonts w:asciiTheme="minorHAnsi" w:hAnsiTheme="minorHAnsi" w:cstheme="minorHAnsi"/>
                <w:sz w:val="20"/>
                <w:szCs w:val="20"/>
                <w:rPrChange w:id="4806" w:author="Alhabibi, Haider@Energy" w:date="2023-08-14T16:45:00Z">
                  <w:rPr>
                    <w:rFonts w:ascii="Calibri" w:hAnsi="Calibri"/>
                    <w:sz w:val="18"/>
                    <w:szCs w:val="18"/>
                  </w:rPr>
                </w:rPrChange>
              </w:rPr>
              <w:t>Cooling System Type</w:t>
            </w:r>
          </w:p>
        </w:tc>
        <w:tc>
          <w:tcPr>
            <w:tcW w:w="1108" w:type="dxa"/>
            <w:vAlign w:val="bottom"/>
            <w:tcPrChange w:id="4807" w:author="Alhabibi, Haider@Energy" w:date="2023-08-14T16:27:00Z">
              <w:tcPr>
                <w:tcW w:w="1181" w:type="dxa"/>
                <w:vAlign w:val="bottom"/>
              </w:tcPr>
            </w:tcPrChange>
          </w:tcPr>
          <w:p w14:paraId="0B73A9C9" w14:textId="77777777" w:rsidR="00C34F38" w:rsidRPr="00B63041" w:rsidRDefault="00C34F38" w:rsidP="004B29DA">
            <w:pPr>
              <w:keepNext/>
              <w:jc w:val="center"/>
              <w:rPr>
                <w:rFonts w:asciiTheme="minorHAnsi" w:hAnsiTheme="minorHAnsi" w:cstheme="minorHAnsi"/>
                <w:sz w:val="20"/>
                <w:szCs w:val="20"/>
                <w:rPrChange w:id="4808" w:author="Alhabibi, Haider@Energy" w:date="2023-08-14T16:45:00Z">
                  <w:rPr>
                    <w:rFonts w:ascii="Calibri" w:hAnsi="Calibri"/>
                    <w:sz w:val="18"/>
                    <w:szCs w:val="18"/>
                  </w:rPr>
                </w:rPrChange>
              </w:rPr>
            </w:pPr>
            <w:r w:rsidRPr="00B63041">
              <w:rPr>
                <w:rFonts w:asciiTheme="minorHAnsi" w:hAnsiTheme="minorHAnsi" w:cstheme="minorHAnsi"/>
                <w:sz w:val="20"/>
                <w:szCs w:val="20"/>
                <w:rPrChange w:id="4809" w:author="Alhabibi, Haider@Energy" w:date="2023-08-14T16:45:00Z">
                  <w:rPr>
                    <w:rFonts w:ascii="Calibri" w:hAnsi="Calibri"/>
                    <w:sz w:val="18"/>
                    <w:szCs w:val="18"/>
                  </w:rPr>
                </w:rPrChange>
              </w:rPr>
              <w:t>Altered</w:t>
            </w:r>
          </w:p>
          <w:p w14:paraId="0B73A9CA" w14:textId="77777777" w:rsidR="00C34F38" w:rsidRPr="00B63041" w:rsidRDefault="00C34F38" w:rsidP="004B29DA">
            <w:pPr>
              <w:keepNext/>
              <w:jc w:val="center"/>
              <w:rPr>
                <w:rFonts w:asciiTheme="minorHAnsi" w:hAnsiTheme="minorHAnsi" w:cstheme="minorHAnsi"/>
                <w:sz w:val="20"/>
                <w:szCs w:val="20"/>
                <w:rPrChange w:id="4810" w:author="Alhabibi, Haider@Energy" w:date="2023-08-14T16:45:00Z">
                  <w:rPr>
                    <w:rFonts w:ascii="Calibri" w:hAnsi="Calibri"/>
                    <w:sz w:val="18"/>
                    <w:szCs w:val="18"/>
                  </w:rPr>
                </w:rPrChange>
              </w:rPr>
            </w:pPr>
            <w:r w:rsidRPr="00B63041">
              <w:rPr>
                <w:rFonts w:asciiTheme="minorHAnsi" w:hAnsiTheme="minorHAnsi" w:cstheme="minorHAnsi"/>
                <w:sz w:val="20"/>
                <w:szCs w:val="20"/>
                <w:rPrChange w:id="4811" w:author="Alhabibi, Haider@Energy" w:date="2023-08-14T16:45:00Z">
                  <w:rPr>
                    <w:rFonts w:ascii="Calibri" w:hAnsi="Calibri"/>
                    <w:sz w:val="18"/>
                    <w:szCs w:val="18"/>
                  </w:rPr>
                </w:rPrChange>
              </w:rPr>
              <w:t>Cooling Components</w:t>
            </w:r>
          </w:p>
        </w:tc>
        <w:tc>
          <w:tcPr>
            <w:tcW w:w="836" w:type="dxa"/>
            <w:vAlign w:val="bottom"/>
            <w:tcPrChange w:id="4812" w:author="Alhabibi, Haider@Energy" w:date="2023-08-14T16:27:00Z">
              <w:tcPr>
                <w:tcW w:w="891" w:type="dxa"/>
                <w:vAlign w:val="bottom"/>
              </w:tcPr>
            </w:tcPrChange>
          </w:tcPr>
          <w:p w14:paraId="0B73A9CB" w14:textId="77777777" w:rsidR="00C34F38" w:rsidRPr="00B63041" w:rsidRDefault="00C34F38" w:rsidP="004B29DA">
            <w:pPr>
              <w:keepNext/>
              <w:jc w:val="center"/>
              <w:rPr>
                <w:rFonts w:asciiTheme="minorHAnsi" w:hAnsiTheme="minorHAnsi" w:cstheme="minorHAnsi"/>
                <w:sz w:val="20"/>
                <w:szCs w:val="20"/>
                <w:rPrChange w:id="4813" w:author="Alhabibi, Haider@Energy" w:date="2023-08-14T16:45:00Z">
                  <w:rPr>
                    <w:rFonts w:ascii="Calibri" w:hAnsi="Calibri"/>
                    <w:sz w:val="18"/>
                    <w:szCs w:val="18"/>
                  </w:rPr>
                </w:rPrChange>
              </w:rPr>
            </w:pPr>
            <w:r w:rsidRPr="00B63041">
              <w:rPr>
                <w:rFonts w:asciiTheme="minorHAnsi" w:hAnsiTheme="minorHAnsi" w:cstheme="minorHAnsi"/>
                <w:sz w:val="20"/>
                <w:szCs w:val="20"/>
                <w:rPrChange w:id="4814" w:author="Alhabibi, Haider@Energy" w:date="2023-08-14T16:45:00Z">
                  <w:rPr>
                    <w:rFonts w:ascii="Calibri" w:hAnsi="Calibri"/>
                    <w:sz w:val="16"/>
                    <w:szCs w:val="16"/>
                  </w:rPr>
                </w:rPrChange>
              </w:rPr>
              <w:t>Cooling Efficiency Type</w:t>
            </w:r>
          </w:p>
        </w:tc>
        <w:tc>
          <w:tcPr>
            <w:tcW w:w="936" w:type="dxa"/>
            <w:vAlign w:val="bottom"/>
            <w:tcPrChange w:id="4815" w:author="Alhabibi, Haider@Energy" w:date="2023-08-14T16:27:00Z">
              <w:tcPr>
                <w:tcW w:w="998" w:type="dxa"/>
                <w:vAlign w:val="bottom"/>
              </w:tcPr>
            </w:tcPrChange>
          </w:tcPr>
          <w:p w14:paraId="0B73A9CC" w14:textId="77777777" w:rsidR="00C34F38" w:rsidRPr="00B63041" w:rsidRDefault="00C34F38" w:rsidP="004B29DA">
            <w:pPr>
              <w:keepNext/>
              <w:jc w:val="center"/>
              <w:rPr>
                <w:rFonts w:asciiTheme="minorHAnsi" w:hAnsiTheme="minorHAnsi" w:cstheme="minorHAnsi"/>
                <w:sz w:val="20"/>
                <w:szCs w:val="20"/>
                <w:rPrChange w:id="4816" w:author="Alhabibi, Haider@Energy" w:date="2023-08-14T16:45:00Z">
                  <w:rPr>
                    <w:rFonts w:ascii="Calibri" w:hAnsi="Calibri"/>
                    <w:sz w:val="16"/>
                    <w:szCs w:val="16"/>
                  </w:rPr>
                </w:rPrChange>
              </w:rPr>
            </w:pPr>
            <w:r w:rsidRPr="00B63041">
              <w:rPr>
                <w:rFonts w:asciiTheme="minorHAnsi" w:hAnsiTheme="minorHAnsi" w:cstheme="minorHAnsi"/>
                <w:sz w:val="20"/>
                <w:szCs w:val="20"/>
                <w:rPrChange w:id="4817" w:author="Alhabibi, Haider@Energy" w:date="2023-08-14T16:45:00Z">
                  <w:rPr>
                    <w:rFonts w:ascii="Calibri" w:hAnsi="Calibri"/>
                    <w:sz w:val="16"/>
                    <w:szCs w:val="16"/>
                  </w:rPr>
                </w:rPrChange>
              </w:rPr>
              <w:t xml:space="preserve">Cooling </w:t>
            </w:r>
          </w:p>
          <w:p w14:paraId="0B73A9CD" w14:textId="4ED3172C" w:rsidR="00C34F38" w:rsidRPr="00B63041" w:rsidRDefault="00C34F38" w:rsidP="004B29DA">
            <w:pPr>
              <w:keepNext/>
              <w:jc w:val="center"/>
              <w:rPr>
                <w:rFonts w:asciiTheme="minorHAnsi" w:hAnsiTheme="minorHAnsi" w:cstheme="minorHAnsi"/>
                <w:sz w:val="20"/>
                <w:szCs w:val="20"/>
                <w:rPrChange w:id="4818" w:author="Alhabibi, Haider@Energy" w:date="2023-08-14T16:45:00Z">
                  <w:rPr>
                    <w:rFonts w:ascii="Calibri" w:hAnsi="Calibri"/>
                    <w:sz w:val="18"/>
                    <w:szCs w:val="18"/>
                  </w:rPr>
                </w:rPrChange>
              </w:rPr>
            </w:pPr>
            <w:r w:rsidRPr="00B63041">
              <w:rPr>
                <w:rFonts w:asciiTheme="minorHAnsi" w:hAnsiTheme="minorHAnsi" w:cstheme="minorHAnsi"/>
                <w:sz w:val="20"/>
                <w:szCs w:val="20"/>
                <w:rPrChange w:id="4819" w:author="Alhabibi, Haider@Energy" w:date="2023-08-14T16:45:00Z">
                  <w:rPr>
                    <w:rFonts w:ascii="Calibri" w:hAnsi="Calibri"/>
                    <w:sz w:val="16"/>
                    <w:szCs w:val="16"/>
                  </w:rPr>
                </w:rPrChange>
              </w:rPr>
              <w:t xml:space="preserve">Minimum Efficiency </w:t>
            </w:r>
            <w:proofErr w:type="gramStart"/>
            <w:r w:rsidRPr="00B63041">
              <w:rPr>
                <w:rFonts w:asciiTheme="minorHAnsi" w:hAnsiTheme="minorHAnsi" w:cstheme="minorHAnsi"/>
                <w:sz w:val="20"/>
                <w:szCs w:val="20"/>
                <w:rPrChange w:id="4820" w:author="Alhabibi, Haider@Energy" w:date="2023-08-14T16:45:00Z">
                  <w:rPr>
                    <w:rFonts w:ascii="Calibri" w:hAnsi="Calibri"/>
                    <w:sz w:val="16"/>
                    <w:szCs w:val="16"/>
                  </w:rPr>
                </w:rPrChange>
              </w:rPr>
              <w:t>Value</w:t>
            </w:r>
            <w:ins w:id="4821" w:author="Alhabibi, Haider@Energy" w:date="2023-08-14T16:44:00Z">
              <w:r w:rsidR="00150456" w:rsidRPr="00B63041">
                <w:rPr>
                  <w:rFonts w:asciiTheme="minorHAnsi" w:hAnsiTheme="minorHAnsi" w:cstheme="minorHAnsi"/>
                  <w:sz w:val="20"/>
                  <w:szCs w:val="20"/>
                  <w:rPrChange w:id="4822" w:author="Alhabibi, Haider@Energy" w:date="2023-08-14T16:45:00Z">
                    <w:rPr>
                      <w:rFonts w:asciiTheme="minorHAnsi" w:hAnsiTheme="minorHAnsi" w:cstheme="minorHAnsi"/>
                    </w:rPr>
                  </w:rPrChange>
                </w:rPr>
                <w:t xml:space="preserve"> </w:t>
              </w:r>
              <w:r w:rsidR="00150456" w:rsidRPr="00B63041">
                <w:rPr>
                  <w:rFonts w:ascii="Calibri" w:hAnsi="Calibri"/>
                  <w:sz w:val="20"/>
                  <w:szCs w:val="20"/>
                  <w:rPrChange w:id="4823" w:author="Alhabibi, Haider@Energy" w:date="2023-08-14T16:45:00Z">
                    <w:rPr>
                      <w:rFonts w:ascii="Calibri" w:hAnsi="Calibri"/>
                      <w:sz w:val="16"/>
                      <w:szCs w:val="16"/>
                    </w:rPr>
                  </w:rPrChange>
                </w:rPr>
                <w:t xml:space="preserve"> </w:t>
              </w:r>
              <w:r w:rsidR="00150456" w:rsidRPr="00B63041">
                <w:rPr>
                  <w:rFonts w:asciiTheme="minorHAnsi" w:hAnsiTheme="minorHAnsi" w:cstheme="minorHAnsi"/>
                  <w:sz w:val="20"/>
                  <w:szCs w:val="20"/>
                  <w:rPrChange w:id="4824" w:author="Alhabibi, Haider@Energy" w:date="2023-08-14T16:45:00Z">
                    <w:rPr>
                      <w:rFonts w:asciiTheme="minorHAnsi" w:hAnsiTheme="minorHAnsi" w:cstheme="minorHAnsi"/>
                    </w:rPr>
                  </w:rPrChange>
                </w:rPr>
                <w:t>SEER</w:t>
              </w:r>
              <w:proofErr w:type="gramEnd"/>
              <w:r w:rsidR="00150456" w:rsidRPr="00B63041">
                <w:rPr>
                  <w:rFonts w:asciiTheme="minorHAnsi" w:hAnsiTheme="minorHAnsi" w:cstheme="minorHAnsi"/>
                  <w:sz w:val="20"/>
                  <w:szCs w:val="20"/>
                  <w:rPrChange w:id="4825" w:author="Alhabibi, Haider@Energy" w:date="2023-08-14T16:45:00Z">
                    <w:rPr>
                      <w:rFonts w:asciiTheme="minorHAnsi" w:hAnsiTheme="minorHAnsi" w:cstheme="minorHAnsi"/>
                    </w:rPr>
                  </w:rPrChange>
                </w:rPr>
                <w:t>/SEER2</w:t>
              </w:r>
            </w:ins>
          </w:p>
        </w:tc>
        <w:tc>
          <w:tcPr>
            <w:tcW w:w="883" w:type="dxa"/>
            <w:tcPrChange w:id="4826" w:author="Alhabibi, Haider@Energy" w:date="2023-08-14T16:27:00Z">
              <w:tcPr>
                <w:tcW w:w="941" w:type="dxa"/>
              </w:tcPr>
            </w:tcPrChange>
          </w:tcPr>
          <w:p w14:paraId="2CF9ECA4" w14:textId="54B22DAF" w:rsidR="00C34F38" w:rsidRPr="00B63041" w:rsidRDefault="00C34F38" w:rsidP="004B29DA">
            <w:pPr>
              <w:keepNext/>
              <w:jc w:val="center"/>
              <w:rPr>
                <w:rFonts w:asciiTheme="minorHAnsi" w:hAnsiTheme="minorHAnsi" w:cstheme="minorHAnsi"/>
                <w:sz w:val="20"/>
                <w:szCs w:val="20"/>
                <w:rPrChange w:id="4827" w:author="Alhabibi, Haider@Energy" w:date="2023-08-14T16:45:00Z">
                  <w:rPr>
                    <w:rFonts w:asciiTheme="minorHAnsi" w:hAnsiTheme="minorHAnsi" w:cstheme="minorHAnsi"/>
                  </w:rPr>
                </w:rPrChange>
              </w:rPr>
            </w:pPr>
            <w:ins w:id="4828" w:author="Grewing, Kyle@Energy" w:date="2023-08-14T14:57:00Z">
              <w:r w:rsidRPr="00B63041">
                <w:rPr>
                  <w:rFonts w:ascii="Calibri" w:hAnsi="Calibri"/>
                  <w:sz w:val="20"/>
                  <w:szCs w:val="20"/>
                  <w:rPrChange w:id="4829" w:author="Alhabibi, Haider@Energy" w:date="2023-08-14T16:45:00Z">
                    <w:rPr>
                      <w:rFonts w:ascii="Calibri" w:hAnsi="Calibri"/>
                      <w:sz w:val="18"/>
                      <w:szCs w:val="18"/>
                    </w:rPr>
                  </w:rPrChange>
                </w:rPr>
                <w:t>Cooling Minimum Efficiency Value EER/EER2/CEER</w:t>
              </w:r>
            </w:ins>
          </w:p>
        </w:tc>
        <w:tc>
          <w:tcPr>
            <w:tcW w:w="883" w:type="dxa"/>
            <w:vAlign w:val="bottom"/>
            <w:tcPrChange w:id="4830" w:author="Alhabibi, Haider@Energy" w:date="2023-08-14T16:27:00Z">
              <w:tcPr>
                <w:tcW w:w="941" w:type="dxa"/>
                <w:vAlign w:val="bottom"/>
              </w:tcPr>
            </w:tcPrChange>
          </w:tcPr>
          <w:p w14:paraId="0B73A9CE" w14:textId="325CCB8F" w:rsidR="00C34F38" w:rsidRPr="00B63041" w:rsidRDefault="00C34F38" w:rsidP="004B29DA">
            <w:pPr>
              <w:keepNext/>
              <w:jc w:val="center"/>
              <w:rPr>
                <w:rFonts w:asciiTheme="minorHAnsi" w:hAnsiTheme="minorHAnsi" w:cstheme="minorHAnsi"/>
                <w:sz w:val="20"/>
                <w:szCs w:val="20"/>
                <w:rPrChange w:id="4831" w:author="Alhabibi, Haider@Energy" w:date="2023-08-14T16:45:00Z">
                  <w:rPr>
                    <w:rFonts w:ascii="Calibri" w:hAnsi="Calibri"/>
                    <w:sz w:val="18"/>
                    <w:szCs w:val="18"/>
                  </w:rPr>
                </w:rPrChange>
              </w:rPr>
            </w:pPr>
            <w:r w:rsidRPr="00B63041">
              <w:rPr>
                <w:rFonts w:asciiTheme="minorHAnsi" w:hAnsiTheme="minorHAnsi" w:cstheme="minorHAnsi"/>
                <w:sz w:val="20"/>
                <w:szCs w:val="20"/>
                <w:rPrChange w:id="4832" w:author="Alhabibi, Haider@Energy" w:date="2023-08-14T16:45:00Z">
                  <w:rPr>
                    <w:rFonts w:ascii="Calibri" w:hAnsi="Calibri"/>
                    <w:sz w:val="18"/>
                    <w:szCs w:val="18"/>
                  </w:rPr>
                </w:rPrChange>
              </w:rPr>
              <w:t>Required Thermostat</w:t>
            </w:r>
            <w:r w:rsidRPr="00B63041">
              <w:rPr>
                <w:rFonts w:asciiTheme="minorHAnsi" w:hAnsiTheme="minorHAnsi" w:cstheme="minorHAnsi"/>
                <w:sz w:val="20"/>
                <w:szCs w:val="20"/>
                <w:rPrChange w:id="4833" w:author="Alhabibi, Haider@Energy" w:date="2023-08-14T16:45:00Z">
                  <w:rPr>
                    <w:rFonts w:ascii="Calibri" w:hAnsi="Calibri"/>
                    <w:sz w:val="18"/>
                    <w:szCs w:val="18"/>
                  </w:rPr>
                </w:rPrChange>
              </w:rPr>
              <w:br/>
              <w:t>Type</w:t>
            </w:r>
          </w:p>
        </w:tc>
        <w:tc>
          <w:tcPr>
            <w:tcW w:w="1130" w:type="dxa"/>
            <w:vAlign w:val="bottom"/>
            <w:tcPrChange w:id="4834" w:author="Alhabibi, Haider@Energy" w:date="2023-08-14T16:27:00Z">
              <w:tcPr>
                <w:tcW w:w="1204" w:type="dxa"/>
                <w:gridSpan w:val="2"/>
                <w:vAlign w:val="bottom"/>
              </w:tcPr>
            </w:tcPrChange>
          </w:tcPr>
          <w:p w14:paraId="0B73A9CF" w14:textId="77777777" w:rsidR="00C34F38" w:rsidRPr="00B63041" w:rsidRDefault="00C34F38" w:rsidP="004B29DA">
            <w:pPr>
              <w:keepNext/>
              <w:jc w:val="center"/>
              <w:rPr>
                <w:rFonts w:asciiTheme="minorHAnsi" w:hAnsiTheme="minorHAnsi" w:cstheme="minorHAnsi"/>
                <w:sz w:val="20"/>
                <w:szCs w:val="20"/>
                <w:rPrChange w:id="4835" w:author="Alhabibi, Haider@Energy" w:date="2023-08-14T16:45:00Z">
                  <w:rPr>
                    <w:rFonts w:ascii="Calibri" w:hAnsi="Calibri"/>
                    <w:sz w:val="18"/>
                    <w:szCs w:val="18"/>
                  </w:rPr>
                </w:rPrChange>
              </w:rPr>
            </w:pPr>
            <w:r w:rsidRPr="00B63041">
              <w:rPr>
                <w:rFonts w:asciiTheme="minorHAnsi" w:hAnsiTheme="minorHAnsi" w:cstheme="minorHAnsi"/>
                <w:sz w:val="20"/>
                <w:szCs w:val="20"/>
                <w:rPrChange w:id="4836" w:author="Alhabibi, Haider@Energy" w:date="2023-08-14T16:45:00Z">
                  <w:rPr>
                    <w:rFonts w:ascii="Calibri" w:hAnsi="Calibri"/>
                    <w:sz w:val="18"/>
                    <w:szCs w:val="18"/>
                  </w:rPr>
                </w:rPrChange>
              </w:rPr>
              <w:t xml:space="preserve">New Duct </w:t>
            </w:r>
            <w:r w:rsidRPr="00B63041">
              <w:rPr>
                <w:rFonts w:asciiTheme="minorHAnsi" w:hAnsiTheme="minorHAnsi" w:cstheme="minorHAnsi"/>
                <w:sz w:val="20"/>
                <w:szCs w:val="20"/>
                <w:rPrChange w:id="4837" w:author="Alhabibi, Haider@Energy" w:date="2023-08-14T16:45:00Z">
                  <w:rPr>
                    <w:rFonts w:ascii="Calibri" w:hAnsi="Calibri"/>
                    <w:sz w:val="18"/>
                    <w:szCs w:val="18"/>
                  </w:rPr>
                </w:rPrChange>
              </w:rPr>
              <w:br/>
              <w:t>R-Value</w:t>
            </w:r>
          </w:p>
        </w:tc>
      </w:tr>
      <w:tr w:rsidR="00C34F38" w:rsidRPr="00EB4E7D" w14:paraId="0B73AA10" w14:textId="77777777" w:rsidTr="004B29DA">
        <w:tblPrEx>
          <w:tblPrExChange w:id="4838" w:author="Alhabibi, Haider@Energy" w:date="2023-08-14T16:27:00Z">
            <w:tblPrEx>
              <w:tblW w:w="5000" w:type="pct"/>
            </w:tblPrEx>
          </w:tblPrExChange>
        </w:tblPrEx>
        <w:trPr>
          <w:gridAfter w:val="1"/>
          <w:wAfter w:w="8" w:type="dxa"/>
          <w:trHeight w:val="432"/>
          <w:trPrChange w:id="4839" w:author="Alhabibi, Haider@Energy" w:date="2023-08-14T16:27:00Z">
            <w:trPr>
              <w:trHeight w:val="432"/>
            </w:trPr>
          </w:trPrChange>
        </w:trPr>
        <w:tc>
          <w:tcPr>
            <w:tcW w:w="1292" w:type="dxa"/>
            <w:shd w:val="clear" w:color="auto" w:fill="auto"/>
            <w:tcPrChange w:id="4840" w:author="Alhabibi, Haider@Energy" w:date="2023-08-14T16:27:00Z">
              <w:tcPr>
                <w:tcW w:w="1377" w:type="dxa"/>
                <w:shd w:val="clear" w:color="auto" w:fill="auto"/>
              </w:tcPr>
            </w:tcPrChange>
          </w:tcPr>
          <w:p w14:paraId="0B73A9D1" w14:textId="77777777" w:rsidR="00C34F38" w:rsidRPr="00B63041" w:rsidRDefault="00C34F38" w:rsidP="004B29DA">
            <w:pPr>
              <w:keepNext/>
              <w:rPr>
                <w:rFonts w:asciiTheme="minorHAnsi" w:hAnsiTheme="minorHAnsi" w:cstheme="minorHAnsi"/>
                <w:sz w:val="16"/>
                <w:szCs w:val="16"/>
                <w:rPrChange w:id="4841" w:author="Alhabibi, Haider@Energy" w:date="2023-08-14T16:46:00Z">
                  <w:rPr>
                    <w:rFonts w:ascii="Calibri" w:hAnsi="Calibri"/>
                    <w:sz w:val="14"/>
                    <w:szCs w:val="14"/>
                  </w:rPr>
                </w:rPrChange>
              </w:rPr>
            </w:pPr>
            <w:r w:rsidRPr="00B63041">
              <w:rPr>
                <w:rFonts w:asciiTheme="minorHAnsi" w:hAnsiTheme="minorHAnsi" w:cstheme="minorHAnsi"/>
                <w:sz w:val="16"/>
                <w:szCs w:val="16"/>
                <w:rPrChange w:id="4842" w:author="Alhabibi, Haider@Energy" w:date="2023-08-14T16:46:00Z">
                  <w:rPr>
                    <w:rFonts w:ascii="Calibri" w:hAnsi="Calibri"/>
                    <w:sz w:val="14"/>
                    <w:szCs w:val="14"/>
                  </w:rPr>
                </w:rPrChange>
              </w:rPr>
              <w:t>&lt;&lt;</w:t>
            </w:r>
            <w:r w:rsidRPr="00B63041">
              <w:rPr>
                <w:rFonts w:asciiTheme="minorHAnsi" w:hAnsiTheme="minorHAnsi" w:cstheme="minorHAnsi"/>
                <w:sz w:val="16"/>
                <w:szCs w:val="16"/>
                <w:rPrChange w:id="4843" w:author="Alhabibi, Haider@Energy" w:date="2023-08-14T16:46:00Z">
                  <w:rPr>
                    <w:rFonts w:asciiTheme="minorHAnsi" w:hAnsiTheme="minorHAnsi" w:cstheme="minorHAnsi"/>
                    <w:sz w:val="14"/>
                    <w:szCs w:val="14"/>
                  </w:rPr>
                </w:rPrChange>
              </w:rPr>
              <w:t xml:space="preserve"> auto filled from </w:t>
            </w:r>
            <w:r w:rsidRPr="00B63041">
              <w:rPr>
                <w:rFonts w:asciiTheme="minorHAnsi" w:hAnsiTheme="minorHAnsi" w:cstheme="minorHAnsi"/>
                <w:sz w:val="16"/>
                <w:szCs w:val="16"/>
                <w:rPrChange w:id="4844" w:author="Alhabibi, Haider@Energy" w:date="2023-08-14T16:46:00Z">
                  <w:rPr>
                    <w:rFonts w:asciiTheme="minorHAnsi" w:hAnsiTheme="minorHAnsi" w:cstheme="minorHAnsi"/>
                    <w:sz w:val="14"/>
                    <w:szCs w:val="14"/>
                    <w:highlight w:val="yellow"/>
                  </w:rPr>
                </w:rPrChange>
              </w:rPr>
              <w:t>B01</w:t>
            </w:r>
            <w:r w:rsidRPr="00B63041" w:rsidDel="004B10AF">
              <w:rPr>
                <w:rFonts w:asciiTheme="minorHAnsi" w:hAnsiTheme="minorHAnsi" w:cstheme="minorHAnsi"/>
                <w:sz w:val="16"/>
                <w:szCs w:val="16"/>
                <w:rPrChange w:id="4845" w:author="Alhabibi, Haider@Energy" w:date="2023-08-14T16:46:00Z">
                  <w:rPr>
                    <w:rFonts w:ascii="Calibri" w:hAnsi="Calibri"/>
                    <w:sz w:val="14"/>
                    <w:szCs w:val="14"/>
                  </w:rPr>
                </w:rPrChange>
              </w:rPr>
              <w:t xml:space="preserve"> </w:t>
            </w:r>
            <w:r w:rsidRPr="00B63041">
              <w:rPr>
                <w:rFonts w:asciiTheme="minorHAnsi" w:hAnsiTheme="minorHAnsi" w:cstheme="minorHAnsi"/>
                <w:sz w:val="16"/>
                <w:szCs w:val="16"/>
                <w:rPrChange w:id="4846" w:author="Alhabibi, Haider@Energy" w:date="2023-08-14T16:46:00Z">
                  <w:rPr>
                    <w:rFonts w:ascii="Calibri" w:hAnsi="Calibri"/>
                    <w:sz w:val="14"/>
                    <w:szCs w:val="14"/>
                  </w:rPr>
                </w:rPrChange>
              </w:rPr>
              <w:t>&gt;&gt;</w:t>
            </w:r>
          </w:p>
        </w:tc>
        <w:tc>
          <w:tcPr>
            <w:tcW w:w="1219" w:type="dxa"/>
            <w:tcPrChange w:id="4847" w:author="Alhabibi, Haider@Energy" w:date="2023-08-14T16:27:00Z">
              <w:tcPr>
                <w:tcW w:w="1299" w:type="dxa"/>
              </w:tcPr>
            </w:tcPrChange>
          </w:tcPr>
          <w:p w14:paraId="75279502" w14:textId="3233F5EE" w:rsidR="00C34F38" w:rsidRPr="00B63041" w:rsidRDefault="00C34F38" w:rsidP="004B29DA">
            <w:pPr>
              <w:rPr>
                <w:rFonts w:asciiTheme="minorHAnsi" w:hAnsiTheme="minorHAnsi" w:cstheme="minorHAnsi"/>
                <w:sz w:val="16"/>
                <w:szCs w:val="16"/>
                <w:rPrChange w:id="4848"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49" w:author="Alhabibi, Haider@Energy" w:date="2023-08-14T16:46:00Z">
                  <w:rPr>
                    <w:rFonts w:asciiTheme="minorHAnsi" w:hAnsiTheme="minorHAnsi" w:cstheme="minorHAnsi"/>
                    <w:sz w:val="14"/>
                    <w:szCs w:val="14"/>
                  </w:rPr>
                </w:rPrChange>
              </w:rPr>
              <w:t xml:space="preserve">&lt;&lt; auto filled from </w:t>
            </w:r>
            <w:r w:rsidRPr="00B63041">
              <w:rPr>
                <w:rFonts w:asciiTheme="minorHAnsi" w:hAnsiTheme="minorHAnsi" w:cstheme="minorHAnsi"/>
                <w:sz w:val="16"/>
                <w:szCs w:val="16"/>
                <w:rPrChange w:id="4850" w:author="Alhabibi, Haider@Energy" w:date="2023-08-14T16:46:00Z">
                  <w:rPr>
                    <w:rFonts w:asciiTheme="minorHAnsi" w:hAnsiTheme="minorHAnsi" w:cstheme="minorHAnsi"/>
                    <w:sz w:val="14"/>
                    <w:szCs w:val="14"/>
                    <w:highlight w:val="yellow"/>
                  </w:rPr>
                </w:rPrChange>
              </w:rPr>
              <w:t>B02</w:t>
            </w:r>
            <w:r w:rsidRPr="00B63041">
              <w:rPr>
                <w:rFonts w:asciiTheme="minorHAnsi" w:hAnsiTheme="minorHAnsi" w:cstheme="minorHAnsi"/>
                <w:sz w:val="16"/>
                <w:szCs w:val="16"/>
                <w:rPrChange w:id="4851" w:author="Alhabibi, Haider@Energy" w:date="2023-08-14T16:46:00Z">
                  <w:rPr>
                    <w:rFonts w:asciiTheme="minorHAnsi" w:hAnsiTheme="minorHAnsi" w:cstheme="minorHAnsi"/>
                    <w:sz w:val="14"/>
                    <w:szCs w:val="14"/>
                  </w:rPr>
                </w:rPrChange>
              </w:rPr>
              <w:t xml:space="preserve"> &gt;&gt;</w:t>
            </w:r>
          </w:p>
        </w:tc>
        <w:tc>
          <w:tcPr>
            <w:tcW w:w="1412" w:type="dxa"/>
            <w:shd w:val="clear" w:color="auto" w:fill="auto"/>
            <w:tcPrChange w:id="4852" w:author="Alhabibi, Haider@Energy" w:date="2023-08-14T16:27:00Z">
              <w:tcPr>
                <w:tcW w:w="1505" w:type="dxa"/>
                <w:shd w:val="clear" w:color="auto" w:fill="auto"/>
              </w:tcPr>
            </w:tcPrChange>
          </w:tcPr>
          <w:p w14:paraId="0B73A9D2" w14:textId="76033C27" w:rsidR="00C34F38" w:rsidRPr="00B63041" w:rsidRDefault="00C34F38" w:rsidP="004B29DA">
            <w:pPr>
              <w:rPr>
                <w:rFonts w:asciiTheme="minorHAnsi" w:hAnsiTheme="minorHAnsi" w:cstheme="minorHAnsi"/>
                <w:sz w:val="16"/>
                <w:szCs w:val="16"/>
                <w:rPrChange w:id="485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54" w:author="Alhabibi, Haider@Energy" w:date="2023-08-14T16:46:00Z">
                  <w:rPr>
                    <w:rFonts w:asciiTheme="minorHAnsi" w:hAnsiTheme="minorHAnsi" w:cstheme="minorHAnsi"/>
                    <w:sz w:val="14"/>
                    <w:szCs w:val="14"/>
                  </w:rPr>
                </w:rPrChange>
              </w:rPr>
              <w:t xml:space="preserve">&lt;&lt;user pick one from list: </w:t>
            </w:r>
          </w:p>
          <w:p w14:paraId="0B73A9D3" w14:textId="77777777" w:rsidR="00C34F38" w:rsidRPr="00B63041" w:rsidRDefault="00C34F38" w:rsidP="004B29DA">
            <w:pPr>
              <w:rPr>
                <w:rFonts w:asciiTheme="minorHAnsi" w:hAnsiTheme="minorHAnsi" w:cstheme="minorHAnsi"/>
                <w:sz w:val="16"/>
                <w:szCs w:val="16"/>
                <w:rPrChange w:id="485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56"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57"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858" w:author="Alhabibi, Haider@Energy" w:date="2023-08-14T16:46:00Z">
                  <w:rPr>
                    <w:rFonts w:asciiTheme="minorHAnsi" w:hAnsiTheme="minorHAnsi" w:cstheme="minorHAnsi"/>
                    <w:sz w:val="14"/>
                    <w:szCs w:val="14"/>
                  </w:rPr>
                </w:rPrChange>
              </w:rPr>
              <w:t xml:space="preserve"> gas furnace;</w:t>
            </w:r>
          </w:p>
          <w:p w14:paraId="0B73A9D4" w14:textId="77777777" w:rsidR="00C34F38" w:rsidRPr="00B63041" w:rsidRDefault="00C34F38" w:rsidP="004B29DA">
            <w:pPr>
              <w:rPr>
                <w:rFonts w:asciiTheme="minorHAnsi" w:hAnsiTheme="minorHAnsi" w:cstheme="minorHAnsi"/>
                <w:sz w:val="16"/>
                <w:szCs w:val="16"/>
                <w:rPrChange w:id="485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6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61"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862" w:author="Alhabibi, Haider@Energy" w:date="2023-08-14T16:46:00Z">
                  <w:rPr>
                    <w:rFonts w:asciiTheme="minorHAnsi" w:hAnsiTheme="minorHAnsi" w:cstheme="minorHAnsi"/>
                    <w:sz w:val="14"/>
                    <w:szCs w:val="14"/>
                  </w:rPr>
                </w:rPrChange>
              </w:rPr>
              <w:t xml:space="preserve"> split HP; </w:t>
            </w:r>
          </w:p>
          <w:p w14:paraId="0B73A9D5" w14:textId="77777777" w:rsidR="00C34F38" w:rsidRPr="00B63041" w:rsidRDefault="00C34F38" w:rsidP="004B29DA">
            <w:pPr>
              <w:rPr>
                <w:rFonts w:asciiTheme="minorHAnsi" w:hAnsiTheme="minorHAnsi" w:cstheme="minorHAnsi"/>
                <w:sz w:val="16"/>
                <w:szCs w:val="16"/>
                <w:rPrChange w:id="486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64"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65"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866" w:author="Alhabibi, Haider@Energy" w:date="2023-08-14T16:46:00Z">
                  <w:rPr>
                    <w:rFonts w:asciiTheme="minorHAnsi" w:hAnsiTheme="minorHAnsi" w:cstheme="minorHAnsi"/>
                    <w:sz w:val="14"/>
                    <w:szCs w:val="14"/>
                  </w:rPr>
                </w:rPrChange>
              </w:rPr>
              <w:t xml:space="preserve"> packaged HP</w:t>
            </w:r>
          </w:p>
          <w:p w14:paraId="0B73A9D6" w14:textId="77777777" w:rsidR="00C34F38" w:rsidRPr="00B63041" w:rsidRDefault="00C34F38" w:rsidP="004B29DA">
            <w:pPr>
              <w:rPr>
                <w:rFonts w:asciiTheme="minorHAnsi" w:hAnsiTheme="minorHAnsi" w:cstheme="minorHAnsi"/>
                <w:sz w:val="16"/>
                <w:szCs w:val="16"/>
                <w:rPrChange w:id="486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68"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69"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4870" w:author="Alhabibi, Haider@Energy" w:date="2023-08-14T16:46:00Z">
                  <w:rPr>
                    <w:rFonts w:asciiTheme="minorHAnsi" w:hAnsiTheme="minorHAnsi" w:cstheme="minorHAnsi"/>
                    <w:sz w:val="14"/>
                    <w:szCs w:val="14"/>
                  </w:rPr>
                </w:rPrChange>
              </w:rPr>
              <w:t xml:space="preserve"> large packaged HP</w:t>
            </w:r>
          </w:p>
          <w:p w14:paraId="0B73A9D7" w14:textId="77777777" w:rsidR="00C34F38" w:rsidRPr="00B63041" w:rsidRDefault="00C34F38" w:rsidP="004B29DA">
            <w:pPr>
              <w:rPr>
                <w:rFonts w:asciiTheme="minorHAnsi" w:hAnsiTheme="minorHAnsi" w:cstheme="minorHAnsi"/>
                <w:sz w:val="16"/>
                <w:szCs w:val="16"/>
                <w:rPrChange w:id="4871"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72"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73" w:author="Alhabibi, Haider@Energy" w:date="2023-08-14T16:46: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4874" w:author="Alhabibi, Haider@Energy" w:date="2023-08-14T16:46:00Z">
                  <w:rPr>
                    <w:rFonts w:asciiTheme="minorHAnsi" w:hAnsiTheme="minorHAnsi" w:cstheme="minorHAnsi"/>
                    <w:sz w:val="14"/>
                    <w:szCs w:val="14"/>
                  </w:rPr>
                </w:rPrChange>
              </w:rPr>
              <w:t xml:space="preserve"> split HP;</w:t>
            </w:r>
          </w:p>
          <w:p w14:paraId="0B73A9D8" w14:textId="77777777" w:rsidR="00C34F38" w:rsidRPr="00B63041" w:rsidRDefault="00C34F38" w:rsidP="004B29DA">
            <w:pPr>
              <w:rPr>
                <w:rFonts w:asciiTheme="minorHAnsi" w:hAnsiTheme="minorHAnsi" w:cstheme="minorHAnsi"/>
                <w:sz w:val="16"/>
                <w:szCs w:val="16"/>
                <w:rPrChange w:id="487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76"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77" w:author="Alhabibi, Haider@Energy" w:date="2023-08-14T16:46: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4878" w:author="Alhabibi, Haider@Energy" w:date="2023-08-14T16:46:00Z">
                  <w:rPr>
                    <w:rFonts w:asciiTheme="minorHAnsi" w:hAnsiTheme="minorHAnsi" w:cstheme="minorHAnsi"/>
                    <w:sz w:val="14"/>
                    <w:szCs w:val="14"/>
                  </w:rPr>
                </w:rPrChange>
              </w:rPr>
              <w:t xml:space="preserve"> HP;</w:t>
            </w:r>
          </w:p>
          <w:p w14:paraId="0B73A9D9" w14:textId="77777777" w:rsidR="00C34F38" w:rsidRPr="00B63041" w:rsidRDefault="00C34F38" w:rsidP="004B29DA">
            <w:pPr>
              <w:rPr>
                <w:rFonts w:asciiTheme="minorHAnsi" w:hAnsiTheme="minorHAnsi" w:cstheme="minorHAnsi"/>
                <w:sz w:val="16"/>
                <w:szCs w:val="16"/>
                <w:rPrChange w:id="487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8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81" w:author="Alhabibi, Haider@Energy" w:date="2023-08-14T16:46:00Z">
                  <w:rPr>
                    <w:rFonts w:asciiTheme="minorHAnsi" w:hAnsiTheme="minorHAnsi" w:cstheme="minorHAnsi"/>
                    <w:sz w:val="14"/>
                    <w:szCs w:val="14"/>
                  </w:rPr>
                </w:rPrChange>
              </w:rPr>
              <w:t>boiler;</w:t>
            </w:r>
            <w:proofErr w:type="gramEnd"/>
          </w:p>
          <w:p w14:paraId="0B73A9DA" w14:textId="77777777" w:rsidR="00C34F38" w:rsidRPr="00B63041" w:rsidRDefault="00C34F38" w:rsidP="004B29DA">
            <w:pPr>
              <w:rPr>
                <w:rFonts w:asciiTheme="minorHAnsi" w:hAnsiTheme="minorHAnsi" w:cstheme="minorHAnsi"/>
                <w:sz w:val="16"/>
                <w:szCs w:val="16"/>
                <w:rPrChange w:id="4882"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83"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84" w:author="Alhabibi, Haider@Energy" w:date="2023-08-14T16:46:00Z">
                  <w:rPr>
                    <w:rFonts w:asciiTheme="minorHAnsi" w:hAnsiTheme="minorHAnsi" w:cstheme="minorHAnsi"/>
                    <w:sz w:val="14"/>
                    <w:szCs w:val="14"/>
                  </w:rPr>
                </w:rPrChange>
              </w:rPr>
              <w:t>hydronic;</w:t>
            </w:r>
            <w:proofErr w:type="gramEnd"/>
          </w:p>
          <w:p w14:paraId="0B73A9DB" w14:textId="77777777" w:rsidR="00C34F38" w:rsidRPr="00B63041" w:rsidRDefault="00C34F38" w:rsidP="004B29DA">
            <w:pPr>
              <w:rPr>
                <w:rFonts w:asciiTheme="minorHAnsi" w:hAnsiTheme="minorHAnsi" w:cstheme="minorHAnsi"/>
                <w:sz w:val="16"/>
                <w:szCs w:val="16"/>
                <w:rPrChange w:id="488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86" w:author="Alhabibi, Haider@Energy" w:date="2023-08-14T16:46:00Z">
                  <w:rPr>
                    <w:rFonts w:asciiTheme="minorHAnsi" w:hAnsiTheme="minorHAnsi" w:cstheme="minorHAnsi"/>
                    <w:sz w:val="14"/>
                    <w:szCs w:val="14"/>
                  </w:rPr>
                </w:rPrChange>
              </w:rPr>
              <w:t>*</w:t>
            </w:r>
            <w:proofErr w:type="spellStart"/>
            <w:r w:rsidRPr="00B63041">
              <w:rPr>
                <w:rFonts w:asciiTheme="minorHAnsi" w:hAnsiTheme="minorHAnsi" w:cstheme="minorHAnsi"/>
                <w:sz w:val="16"/>
                <w:szCs w:val="16"/>
                <w:rPrChange w:id="4887" w:author="Alhabibi, Haider@Energy" w:date="2023-08-14T16:46: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4888" w:author="Alhabibi, Haider@Energy" w:date="2023-08-14T16:46: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4889" w:author="Alhabibi, Haider@Energy" w:date="2023-08-14T16:46:00Z">
                  <w:rPr>
                    <w:rFonts w:asciiTheme="minorHAnsi" w:hAnsiTheme="minorHAnsi" w:cstheme="minorHAnsi"/>
                    <w:sz w:val="14"/>
                    <w:szCs w:val="14"/>
                  </w:rPr>
                </w:rPrChange>
              </w:rPr>
              <w:t>air;</w:t>
            </w:r>
            <w:proofErr w:type="gramEnd"/>
          </w:p>
          <w:p w14:paraId="0B73A9DC" w14:textId="77777777" w:rsidR="00C34F38" w:rsidRPr="00B63041" w:rsidRDefault="00C34F38" w:rsidP="004B29DA">
            <w:pPr>
              <w:rPr>
                <w:rFonts w:asciiTheme="minorHAnsi" w:hAnsiTheme="minorHAnsi" w:cstheme="minorHAnsi"/>
                <w:sz w:val="16"/>
                <w:szCs w:val="16"/>
                <w:rPrChange w:id="489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91"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92" w:author="Alhabibi, Haider@Energy" w:date="2023-08-14T16:46: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4893"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894" w:author="Alhabibi, Haider@Energy" w:date="2023-08-14T16:46:00Z">
                  <w:rPr>
                    <w:rFonts w:asciiTheme="minorHAnsi" w:hAnsiTheme="minorHAnsi" w:cstheme="minorHAnsi"/>
                    <w:sz w:val="14"/>
                    <w:szCs w:val="14"/>
                  </w:rPr>
                </w:rPrChange>
              </w:rPr>
              <w:t>hydronic+forced</w:t>
            </w:r>
            <w:proofErr w:type="spellEnd"/>
            <w:r w:rsidRPr="00B63041">
              <w:rPr>
                <w:rFonts w:asciiTheme="minorHAnsi" w:hAnsiTheme="minorHAnsi" w:cstheme="minorHAnsi"/>
                <w:sz w:val="16"/>
                <w:szCs w:val="16"/>
                <w:rPrChange w:id="4895" w:author="Alhabibi, Haider@Energy" w:date="2023-08-14T16:46:00Z">
                  <w:rPr>
                    <w:rFonts w:asciiTheme="minorHAnsi" w:hAnsiTheme="minorHAnsi" w:cstheme="minorHAnsi"/>
                    <w:sz w:val="14"/>
                    <w:szCs w:val="14"/>
                  </w:rPr>
                </w:rPrChange>
              </w:rPr>
              <w:t xml:space="preserve"> air;</w:t>
            </w:r>
          </w:p>
          <w:p w14:paraId="0B73A9DD" w14:textId="77777777" w:rsidR="00C34F38" w:rsidRPr="00B63041" w:rsidRDefault="00C34F38" w:rsidP="004B29DA">
            <w:pPr>
              <w:rPr>
                <w:rFonts w:asciiTheme="minorHAnsi" w:hAnsiTheme="minorHAnsi" w:cstheme="minorHAnsi"/>
                <w:sz w:val="16"/>
                <w:szCs w:val="16"/>
                <w:rPrChange w:id="489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897"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898" w:author="Alhabibi, Haider@Energy" w:date="2023-08-14T16:46: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899" w:author="Alhabibi, Haider@Energy" w:date="2023-08-14T16:46:00Z">
                  <w:rPr>
                    <w:rFonts w:asciiTheme="minorHAnsi" w:hAnsiTheme="minorHAnsi" w:cstheme="minorHAnsi"/>
                    <w:sz w:val="14"/>
                    <w:szCs w:val="14"/>
                  </w:rPr>
                </w:rPrChange>
              </w:rPr>
              <w:t xml:space="preserve"> HP,</w:t>
            </w:r>
          </w:p>
          <w:p w14:paraId="0B73A9DE" w14:textId="77777777" w:rsidR="00C34F38" w:rsidRPr="00B63041" w:rsidRDefault="00C34F38" w:rsidP="004B29DA">
            <w:pPr>
              <w:rPr>
                <w:rFonts w:asciiTheme="minorHAnsi" w:hAnsiTheme="minorHAnsi" w:cstheme="minorHAnsi"/>
                <w:sz w:val="16"/>
                <w:szCs w:val="16"/>
                <w:rPrChange w:id="490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01"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902" w:author="Alhabibi, Haider@Energy" w:date="2023-08-14T16:46: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4903"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904" w:author="Alhabibi, Haider@Energy" w:date="2023-08-14T16:46: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4905" w:author="Alhabibi, Haider@Energy" w:date="2023-08-14T16:46:00Z">
                  <w:rPr>
                    <w:rFonts w:asciiTheme="minorHAnsi" w:hAnsiTheme="minorHAnsi" w:cstheme="minorHAnsi"/>
                    <w:sz w:val="14"/>
                    <w:szCs w:val="14"/>
                  </w:rPr>
                </w:rPrChange>
              </w:rPr>
              <w:t xml:space="preserve"> air;</w:t>
            </w:r>
          </w:p>
          <w:p w14:paraId="0B73A9DF" w14:textId="77777777" w:rsidR="00C34F38" w:rsidRPr="00B63041" w:rsidRDefault="00C34F38" w:rsidP="004B29DA">
            <w:pPr>
              <w:rPr>
                <w:rFonts w:asciiTheme="minorHAnsi" w:hAnsiTheme="minorHAnsi" w:cstheme="minorHAnsi"/>
                <w:sz w:val="16"/>
                <w:szCs w:val="16"/>
                <w:rPrChange w:id="490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07"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908" w:author="Alhabibi, Haider@Energy" w:date="2023-08-14T16:46:00Z">
                  <w:rPr>
                    <w:rFonts w:asciiTheme="minorHAnsi" w:hAnsiTheme="minorHAnsi" w:cstheme="minorHAnsi"/>
                    <w:sz w:val="14"/>
                    <w:szCs w:val="14"/>
                  </w:rPr>
                </w:rPrChange>
              </w:rPr>
              <w:t>combined</w:t>
            </w:r>
            <w:proofErr w:type="gramEnd"/>
            <w:r w:rsidRPr="00B63041">
              <w:rPr>
                <w:rFonts w:asciiTheme="minorHAnsi" w:hAnsiTheme="minorHAnsi" w:cstheme="minorHAnsi"/>
                <w:sz w:val="16"/>
                <w:szCs w:val="16"/>
                <w:rPrChange w:id="4909" w:author="Alhabibi, Haider@Energy" w:date="2023-08-14T16:46:00Z">
                  <w:rPr>
                    <w:rFonts w:asciiTheme="minorHAnsi" w:hAnsiTheme="minorHAnsi" w:cstheme="minorHAnsi"/>
                    <w:sz w:val="14"/>
                    <w:szCs w:val="14"/>
                  </w:rPr>
                </w:rPrChange>
              </w:rPr>
              <w:t xml:space="preserve"> hydronic;</w:t>
            </w:r>
          </w:p>
          <w:p w14:paraId="0B73A9E0" w14:textId="77777777" w:rsidR="00C34F38" w:rsidRPr="00B63041" w:rsidRDefault="00C34F38" w:rsidP="004B29DA">
            <w:pPr>
              <w:rPr>
                <w:rFonts w:asciiTheme="minorHAnsi" w:hAnsiTheme="minorHAnsi" w:cstheme="minorHAnsi"/>
                <w:sz w:val="16"/>
                <w:szCs w:val="16"/>
                <w:rPrChange w:id="491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11"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912" w:author="Alhabibi, Haider@Energy" w:date="2023-08-14T16:46: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913" w:author="Alhabibi, Haider@Energy" w:date="2023-08-14T16:46:00Z">
                  <w:rPr>
                    <w:rFonts w:asciiTheme="minorHAnsi" w:hAnsiTheme="minorHAnsi" w:cstheme="minorHAnsi"/>
                    <w:sz w:val="14"/>
                    <w:szCs w:val="14"/>
                  </w:rPr>
                </w:rPrChange>
              </w:rPr>
              <w:t xml:space="preserve"> wall furnace;</w:t>
            </w:r>
          </w:p>
          <w:p w14:paraId="0B73A9E1" w14:textId="77777777" w:rsidR="00C34F38" w:rsidRPr="00B63041" w:rsidRDefault="00C34F38" w:rsidP="004B29DA">
            <w:pPr>
              <w:rPr>
                <w:rFonts w:asciiTheme="minorHAnsi" w:hAnsiTheme="minorHAnsi" w:cstheme="minorHAnsi"/>
                <w:sz w:val="16"/>
                <w:szCs w:val="16"/>
                <w:rPrChange w:id="491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15"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916" w:author="Alhabibi, Haider@Energy" w:date="2023-08-14T16:46: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4917" w:author="Alhabibi, Haider@Energy" w:date="2023-08-14T16:46:00Z">
                  <w:rPr>
                    <w:rFonts w:asciiTheme="minorHAnsi" w:hAnsiTheme="minorHAnsi" w:cstheme="minorHAnsi"/>
                    <w:sz w:val="14"/>
                    <w:szCs w:val="14"/>
                  </w:rPr>
                </w:rPrChange>
              </w:rPr>
              <w:t xml:space="preserve"> space heater;</w:t>
            </w:r>
          </w:p>
          <w:p w14:paraId="0B73A9E2" w14:textId="77777777" w:rsidR="00C34F38" w:rsidRPr="00B63041" w:rsidRDefault="00C34F38" w:rsidP="004B29DA">
            <w:pPr>
              <w:rPr>
                <w:rFonts w:asciiTheme="minorHAnsi" w:hAnsiTheme="minorHAnsi" w:cstheme="minorHAnsi"/>
                <w:sz w:val="16"/>
                <w:szCs w:val="16"/>
                <w:rPrChange w:id="4918"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19"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4920" w:author="Alhabibi, Haider@Energy" w:date="2023-08-14T16:46:00Z">
                  <w:rPr>
                    <w:rFonts w:asciiTheme="minorHAnsi" w:hAnsiTheme="minorHAnsi" w:cstheme="minorHAnsi"/>
                    <w:sz w:val="14"/>
                    <w:szCs w:val="14"/>
                  </w:rPr>
                </w:rPrChange>
              </w:rPr>
              <w:t>electric</w:t>
            </w:r>
            <w:proofErr w:type="gramEnd"/>
          </w:p>
          <w:p w14:paraId="032BD887" w14:textId="279AF8A5" w:rsidR="00C34F38" w:rsidRPr="00B63041" w:rsidRDefault="00C34F38" w:rsidP="004B29DA">
            <w:pPr>
              <w:rPr>
                <w:rFonts w:asciiTheme="minorHAnsi" w:hAnsiTheme="minorHAnsi" w:cstheme="minorHAnsi"/>
                <w:sz w:val="16"/>
                <w:szCs w:val="16"/>
                <w:rPrChange w:id="4921"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22" w:author="Alhabibi, Haider@Energy" w:date="2023-08-14T16:46:00Z">
                  <w:rPr>
                    <w:rFonts w:asciiTheme="minorHAnsi" w:hAnsiTheme="minorHAnsi" w:cstheme="minorHAnsi"/>
                    <w:sz w:val="14"/>
                    <w:szCs w:val="14"/>
                  </w:rPr>
                </w:rPrChange>
              </w:rPr>
              <w:t>*</w:t>
            </w:r>
            <w:r w:rsidRPr="00B63041" w:rsidDel="001F6D61">
              <w:rPr>
                <w:rFonts w:asciiTheme="minorHAnsi" w:hAnsiTheme="minorHAnsi" w:cstheme="minorHAnsi"/>
                <w:sz w:val="16"/>
                <w:szCs w:val="16"/>
                <w:rPrChange w:id="4923" w:author="Alhabibi, Haider@Energy" w:date="2023-08-14T16:46:00Z">
                  <w:rPr>
                    <w:rFonts w:asciiTheme="minorHAnsi" w:hAnsiTheme="minorHAnsi" w:cstheme="minorHAnsi"/>
                    <w:sz w:val="14"/>
                    <w:szCs w:val="14"/>
                  </w:rPr>
                </w:rPrChange>
              </w:rPr>
              <w:t xml:space="preserve"> </w:t>
            </w:r>
            <w:proofErr w:type="gramStart"/>
            <w:r w:rsidRPr="00B63041">
              <w:rPr>
                <w:rFonts w:asciiTheme="minorHAnsi" w:hAnsiTheme="minorHAnsi" w:cstheme="minorHAnsi"/>
                <w:sz w:val="16"/>
                <w:szCs w:val="16"/>
                <w:rPrChange w:id="4924" w:author="Alhabibi, Haider@Energy" w:date="2023-08-14T16:46: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4925" w:author="Alhabibi, Haider@Energy" w:date="2023-08-14T16:46:00Z">
                  <w:rPr>
                    <w:rFonts w:asciiTheme="minorHAnsi" w:hAnsiTheme="minorHAnsi" w:cstheme="minorHAnsi"/>
                    <w:sz w:val="14"/>
                    <w:szCs w:val="14"/>
                  </w:rPr>
                </w:rPrChange>
              </w:rPr>
              <w:t xml:space="preserve"> heating;</w:t>
            </w:r>
          </w:p>
          <w:p w14:paraId="2D5B1A33" w14:textId="77777777" w:rsidR="00C34F38" w:rsidRPr="00B63041" w:rsidRDefault="00C34F38" w:rsidP="004B29DA">
            <w:pPr>
              <w:rPr>
                <w:rFonts w:asciiTheme="minorHAnsi" w:hAnsiTheme="minorHAnsi" w:cstheme="minorHAnsi"/>
                <w:sz w:val="16"/>
                <w:szCs w:val="16"/>
                <w:rPrChange w:id="492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27" w:author="Alhabibi, Haider@Energy" w:date="2023-08-14T16:46:00Z">
                  <w:rPr>
                    <w:rFonts w:asciiTheme="minorHAnsi" w:hAnsiTheme="minorHAnsi" w:cstheme="minorHAnsi"/>
                    <w:sz w:val="14"/>
                    <w:szCs w:val="14"/>
                  </w:rPr>
                </w:rPrChange>
              </w:rPr>
              <w:t xml:space="preserve">*Wood </w:t>
            </w:r>
            <w:proofErr w:type="gramStart"/>
            <w:r w:rsidRPr="00B63041">
              <w:rPr>
                <w:rFonts w:asciiTheme="minorHAnsi" w:hAnsiTheme="minorHAnsi" w:cstheme="minorHAnsi"/>
                <w:sz w:val="16"/>
                <w:szCs w:val="16"/>
                <w:rPrChange w:id="4928" w:author="Alhabibi, Haider@Energy" w:date="2023-08-14T16:46:00Z">
                  <w:rPr>
                    <w:rFonts w:asciiTheme="minorHAnsi" w:hAnsiTheme="minorHAnsi" w:cstheme="minorHAnsi"/>
                    <w:sz w:val="14"/>
                    <w:szCs w:val="14"/>
                  </w:rPr>
                </w:rPrChange>
              </w:rPr>
              <w:t>Heat;</w:t>
            </w:r>
            <w:proofErr w:type="gramEnd"/>
          </w:p>
          <w:p w14:paraId="7ECBFF72" w14:textId="218F116B" w:rsidR="00C34F38" w:rsidRPr="00B63041" w:rsidRDefault="00C34F38" w:rsidP="004B29DA">
            <w:pPr>
              <w:rPr>
                <w:rFonts w:asciiTheme="minorHAnsi" w:hAnsiTheme="minorHAnsi" w:cstheme="minorHAnsi"/>
                <w:sz w:val="16"/>
                <w:szCs w:val="16"/>
                <w:rPrChange w:id="492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30" w:author="Alhabibi, Haider@Energy" w:date="2023-08-14T16:46:00Z">
                  <w:rPr>
                    <w:rFonts w:asciiTheme="minorHAnsi" w:hAnsiTheme="minorHAnsi" w:cstheme="minorHAnsi"/>
                    <w:sz w:val="14"/>
                    <w:szCs w:val="14"/>
                  </w:rPr>
                </w:rPrChange>
              </w:rPr>
              <w:t xml:space="preserve">*Packaged gas </w:t>
            </w:r>
            <w:proofErr w:type="gramStart"/>
            <w:r w:rsidRPr="00B63041">
              <w:rPr>
                <w:rFonts w:asciiTheme="minorHAnsi" w:hAnsiTheme="minorHAnsi" w:cstheme="minorHAnsi"/>
                <w:sz w:val="16"/>
                <w:szCs w:val="16"/>
                <w:rPrChange w:id="4931" w:author="Alhabibi, Haider@Energy" w:date="2023-08-14T16:46:00Z">
                  <w:rPr>
                    <w:rFonts w:asciiTheme="minorHAnsi" w:hAnsiTheme="minorHAnsi" w:cstheme="minorHAnsi"/>
                    <w:sz w:val="14"/>
                    <w:szCs w:val="14"/>
                  </w:rPr>
                </w:rPrChange>
              </w:rPr>
              <w:t>furnace;</w:t>
            </w:r>
            <w:proofErr w:type="gramEnd"/>
          </w:p>
          <w:p w14:paraId="3AB9C2B7" w14:textId="77777777" w:rsidR="00C34F38" w:rsidRPr="00B63041" w:rsidRDefault="00C34F38" w:rsidP="004B29DA">
            <w:pPr>
              <w:rPr>
                <w:rFonts w:asciiTheme="minorHAnsi" w:hAnsiTheme="minorHAnsi" w:cstheme="minorHAnsi"/>
                <w:sz w:val="16"/>
                <w:szCs w:val="16"/>
                <w:rPrChange w:id="4932"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33" w:author="Alhabibi, Haider@Energy" w:date="2023-08-14T16:46:00Z">
                  <w:rPr>
                    <w:rFonts w:asciiTheme="minorHAnsi" w:hAnsiTheme="minorHAnsi" w:cstheme="minorHAnsi"/>
                    <w:sz w:val="14"/>
                    <w:szCs w:val="14"/>
                  </w:rPr>
                </w:rPrChange>
              </w:rPr>
              <w:t xml:space="preserve">*non-air-source </w:t>
            </w:r>
            <w:proofErr w:type="gramStart"/>
            <w:r w:rsidRPr="00B63041">
              <w:rPr>
                <w:rFonts w:asciiTheme="minorHAnsi" w:hAnsiTheme="minorHAnsi" w:cstheme="minorHAnsi"/>
                <w:sz w:val="16"/>
                <w:szCs w:val="16"/>
                <w:rPrChange w:id="4934" w:author="Alhabibi, Haider@Energy" w:date="2023-08-14T16:46:00Z">
                  <w:rPr>
                    <w:rFonts w:asciiTheme="minorHAnsi" w:hAnsiTheme="minorHAnsi" w:cstheme="minorHAnsi"/>
                    <w:sz w:val="14"/>
                    <w:szCs w:val="14"/>
                  </w:rPr>
                </w:rPrChange>
              </w:rPr>
              <w:t>HP;</w:t>
            </w:r>
            <w:proofErr w:type="gramEnd"/>
          </w:p>
          <w:p w14:paraId="036FB8FB" w14:textId="77777777" w:rsidR="00C34F38" w:rsidRPr="00B63041" w:rsidRDefault="00C34F38" w:rsidP="004B29DA">
            <w:pPr>
              <w:rPr>
                <w:rFonts w:asciiTheme="minorHAnsi" w:hAnsiTheme="minorHAnsi" w:cstheme="minorHAnsi"/>
                <w:sz w:val="16"/>
                <w:szCs w:val="16"/>
                <w:rPrChange w:id="493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36" w:author="Alhabibi, Haider@Energy" w:date="2023-08-14T16:46: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4937" w:author="Alhabibi, Haider@Energy" w:date="2023-08-14T16:46:00Z">
                  <w:rPr>
                    <w:rFonts w:asciiTheme="minorHAnsi" w:hAnsiTheme="minorHAnsi" w:cstheme="minorHAnsi"/>
                    <w:sz w:val="14"/>
                    <w:szCs w:val="14"/>
                  </w:rPr>
                </w:rPrChange>
              </w:rPr>
              <w:t>HP;</w:t>
            </w:r>
            <w:proofErr w:type="gramEnd"/>
          </w:p>
          <w:p w14:paraId="70182822" w14:textId="77777777" w:rsidR="00C34F38" w:rsidRPr="00B63041" w:rsidRDefault="00C34F38" w:rsidP="004B29DA">
            <w:pPr>
              <w:rPr>
                <w:rFonts w:asciiTheme="minorHAnsi" w:hAnsiTheme="minorHAnsi" w:cstheme="minorHAnsi"/>
                <w:sz w:val="16"/>
                <w:szCs w:val="16"/>
                <w:rPrChange w:id="4938"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39" w:author="Alhabibi, Haider@Energy" w:date="2023-08-14T16:46:00Z">
                  <w:rPr>
                    <w:rFonts w:asciiTheme="minorHAnsi" w:hAnsiTheme="minorHAnsi" w:cstheme="minorHAnsi"/>
                    <w:sz w:val="14"/>
                    <w:szCs w:val="10"/>
                  </w:rPr>
                </w:rPrChange>
              </w:rPr>
              <w:t xml:space="preserve">*Ductless VRF </w:t>
            </w:r>
            <w:proofErr w:type="gramStart"/>
            <w:r w:rsidRPr="00B63041">
              <w:rPr>
                <w:rFonts w:asciiTheme="minorHAnsi" w:hAnsiTheme="minorHAnsi" w:cstheme="minorHAnsi"/>
                <w:sz w:val="16"/>
                <w:szCs w:val="16"/>
                <w:rPrChange w:id="4940" w:author="Alhabibi, Haider@Energy" w:date="2023-08-14T16:46:00Z">
                  <w:rPr>
                    <w:rFonts w:asciiTheme="minorHAnsi" w:hAnsiTheme="minorHAnsi" w:cstheme="minorHAnsi"/>
                    <w:sz w:val="14"/>
                    <w:szCs w:val="10"/>
                  </w:rPr>
                </w:rPrChange>
              </w:rPr>
              <w:t>HP;</w:t>
            </w:r>
            <w:proofErr w:type="gramEnd"/>
          </w:p>
          <w:p w14:paraId="69C88DF8" w14:textId="77777777" w:rsidR="00C34F38" w:rsidRPr="00B63041" w:rsidRDefault="00C34F38" w:rsidP="004B29DA">
            <w:pPr>
              <w:rPr>
                <w:rFonts w:asciiTheme="minorHAnsi" w:hAnsiTheme="minorHAnsi" w:cstheme="minorHAnsi"/>
                <w:sz w:val="16"/>
                <w:szCs w:val="16"/>
                <w:rPrChange w:id="4941" w:author="Alhabibi, Haider@Energy" w:date="2023-08-14T16:46:00Z">
                  <w:rPr>
                    <w:rFonts w:asciiTheme="minorHAnsi" w:hAnsiTheme="minorHAnsi" w:cstheme="minorHAnsi"/>
                    <w:sz w:val="14"/>
                    <w:szCs w:val="10"/>
                  </w:rPr>
                </w:rPrChange>
              </w:rPr>
            </w:pPr>
            <w:r w:rsidRPr="00B63041">
              <w:rPr>
                <w:rFonts w:asciiTheme="minorHAnsi" w:hAnsiTheme="minorHAnsi" w:cstheme="minorHAnsi"/>
                <w:sz w:val="16"/>
                <w:szCs w:val="16"/>
                <w:rPrChange w:id="4942" w:author="Alhabibi, Haider@Energy" w:date="2023-08-14T16:46:00Z">
                  <w:rPr>
                    <w:rFonts w:asciiTheme="minorHAnsi" w:hAnsiTheme="minorHAnsi" w:cstheme="minorHAnsi"/>
                    <w:sz w:val="14"/>
                    <w:szCs w:val="10"/>
                  </w:rPr>
                </w:rPrChange>
              </w:rPr>
              <w:t>*</w:t>
            </w:r>
            <w:proofErr w:type="spellStart"/>
            <w:proofErr w:type="gramStart"/>
            <w:r w:rsidRPr="00B63041">
              <w:rPr>
                <w:rFonts w:asciiTheme="minorHAnsi" w:hAnsiTheme="minorHAnsi" w:cstheme="minorHAnsi"/>
                <w:sz w:val="16"/>
                <w:szCs w:val="16"/>
                <w:rPrChange w:id="4943" w:author="Alhabibi, Haider@Energy" w:date="2023-08-14T16:46: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4944" w:author="Alhabibi, Haider@Energy" w:date="2023-08-14T16:46:00Z">
                  <w:rPr>
                    <w:rFonts w:asciiTheme="minorHAnsi" w:hAnsiTheme="minorHAnsi" w:cstheme="minorHAnsi"/>
                    <w:sz w:val="14"/>
                    <w:szCs w:val="10"/>
                  </w:rPr>
                </w:rPrChange>
              </w:rPr>
              <w:t xml:space="preserve"> HP-ducted;</w:t>
            </w:r>
          </w:p>
          <w:p w14:paraId="4DFB5968" w14:textId="77777777" w:rsidR="00C34F38" w:rsidRPr="00B63041" w:rsidRDefault="00C34F38" w:rsidP="004B29DA">
            <w:pPr>
              <w:rPr>
                <w:rFonts w:asciiTheme="minorHAnsi" w:hAnsiTheme="minorHAnsi" w:cstheme="minorHAnsi"/>
                <w:sz w:val="16"/>
                <w:szCs w:val="16"/>
                <w:rPrChange w:id="4945" w:author="Alhabibi, Haider@Energy" w:date="2023-08-14T16:46:00Z">
                  <w:rPr>
                    <w:rFonts w:asciiTheme="minorHAnsi" w:hAnsiTheme="minorHAnsi" w:cstheme="minorHAnsi"/>
                    <w:sz w:val="14"/>
                    <w:szCs w:val="10"/>
                  </w:rPr>
                </w:rPrChange>
              </w:rPr>
            </w:pPr>
            <w:r w:rsidRPr="00B63041">
              <w:rPr>
                <w:rFonts w:asciiTheme="minorHAnsi" w:hAnsiTheme="minorHAnsi" w:cstheme="minorHAnsi"/>
                <w:sz w:val="16"/>
                <w:szCs w:val="16"/>
                <w:rPrChange w:id="4946" w:author="Alhabibi, Haider@Energy" w:date="2023-08-14T16:46:00Z">
                  <w:rPr>
                    <w:rFonts w:asciiTheme="minorHAnsi" w:hAnsiTheme="minorHAnsi" w:cstheme="minorHAnsi"/>
                    <w:sz w:val="14"/>
                    <w:szCs w:val="10"/>
                  </w:rPr>
                </w:rPrChange>
              </w:rPr>
              <w:t>*</w:t>
            </w:r>
            <w:proofErr w:type="spellStart"/>
            <w:proofErr w:type="gramStart"/>
            <w:r w:rsidRPr="00B63041">
              <w:rPr>
                <w:rFonts w:asciiTheme="minorHAnsi" w:hAnsiTheme="minorHAnsi" w:cstheme="minorHAnsi"/>
                <w:sz w:val="16"/>
                <w:szCs w:val="16"/>
                <w:rPrChange w:id="4947" w:author="Alhabibi, Haider@Energy" w:date="2023-08-14T16:46: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4948" w:author="Alhabibi, Haider@Energy" w:date="2023-08-14T16:46:00Z">
                  <w:rPr>
                    <w:rFonts w:asciiTheme="minorHAnsi" w:hAnsiTheme="minorHAnsi" w:cstheme="minorHAnsi"/>
                    <w:sz w:val="14"/>
                    <w:szCs w:val="10"/>
                  </w:rPr>
                </w:rPrChange>
              </w:rPr>
              <w:t xml:space="preserve"> HP-ductless;</w:t>
            </w:r>
          </w:p>
          <w:p w14:paraId="3EA1BD5A" w14:textId="77777777" w:rsidR="00C34F38" w:rsidRPr="00B63041" w:rsidRDefault="00C34F38" w:rsidP="004B29DA">
            <w:pPr>
              <w:rPr>
                <w:rFonts w:asciiTheme="minorHAnsi" w:hAnsiTheme="minorHAnsi" w:cstheme="minorHAnsi"/>
                <w:sz w:val="16"/>
                <w:szCs w:val="16"/>
                <w:rPrChange w:id="4949" w:author="Alhabibi, Haider@Energy" w:date="2023-08-14T16:46:00Z">
                  <w:rPr>
                    <w:rFonts w:asciiTheme="minorHAnsi" w:hAnsiTheme="minorHAnsi" w:cstheme="minorHAnsi"/>
                    <w:sz w:val="14"/>
                    <w:szCs w:val="10"/>
                  </w:rPr>
                </w:rPrChange>
              </w:rPr>
            </w:pPr>
            <w:r w:rsidRPr="00B63041">
              <w:rPr>
                <w:rFonts w:asciiTheme="minorHAnsi" w:hAnsiTheme="minorHAnsi" w:cstheme="minorHAnsi"/>
                <w:sz w:val="16"/>
                <w:szCs w:val="16"/>
                <w:rPrChange w:id="4950" w:author="Alhabibi, Haider@Energy" w:date="2023-08-14T16:46:00Z">
                  <w:rPr>
                    <w:rFonts w:asciiTheme="minorHAnsi" w:hAnsiTheme="minorHAnsi" w:cstheme="minorHAnsi"/>
                    <w:sz w:val="14"/>
                    <w:szCs w:val="10"/>
                  </w:rPr>
                </w:rPrChange>
              </w:rPr>
              <w:lastRenderedPageBreak/>
              <w:t>*</w:t>
            </w:r>
            <w:proofErr w:type="spellStart"/>
            <w:proofErr w:type="gramStart"/>
            <w:r w:rsidRPr="00B63041">
              <w:rPr>
                <w:rFonts w:asciiTheme="minorHAnsi" w:hAnsiTheme="minorHAnsi" w:cstheme="minorHAnsi"/>
                <w:sz w:val="16"/>
                <w:szCs w:val="16"/>
                <w:rPrChange w:id="4951" w:author="Alhabibi, Haider@Energy" w:date="2023-08-14T16:46:00Z">
                  <w:rPr>
                    <w:rFonts w:asciiTheme="minorHAnsi" w:hAnsiTheme="minorHAnsi" w:cstheme="minorHAnsi"/>
                    <w:sz w:val="14"/>
                    <w:szCs w:val="10"/>
                  </w:rPr>
                </w:rPrChange>
              </w:rPr>
              <w:t>multisplit</w:t>
            </w:r>
            <w:proofErr w:type="spellEnd"/>
            <w:proofErr w:type="gramEnd"/>
            <w:r w:rsidRPr="00B63041">
              <w:rPr>
                <w:rFonts w:asciiTheme="minorHAnsi" w:hAnsiTheme="minorHAnsi" w:cstheme="minorHAnsi"/>
                <w:sz w:val="16"/>
                <w:szCs w:val="16"/>
                <w:rPrChange w:id="4952" w:author="Alhabibi, Haider@Energy" w:date="2023-08-14T16:46:00Z">
                  <w:rPr>
                    <w:rFonts w:asciiTheme="minorHAnsi" w:hAnsiTheme="minorHAnsi" w:cstheme="minorHAnsi"/>
                    <w:sz w:val="14"/>
                    <w:szCs w:val="10"/>
                  </w:rPr>
                </w:rPrChange>
              </w:rPr>
              <w:t xml:space="preserve"> </w:t>
            </w:r>
            <w:proofErr w:type="spellStart"/>
            <w:r w:rsidRPr="00B63041">
              <w:rPr>
                <w:rFonts w:asciiTheme="minorHAnsi" w:hAnsiTheme="minorHAnsi" w:cstheme="minorHAnsi"/>
                <w:sz w:val="16"/>
                <w:szCs w:val="16"/>
                <w:rPrChange w:id="4953" w:author="Alhabibi, Haider@Energy" w:date="2023-08-14T16:46:00Z">
                  <w:rPr>
                    <w:rFonts w:asciiTheme="minorHAnsi" w:hAnsiTheme="minorHAnsi" w:cstheme="minorHAnsi"/>
                    <w:sz w:val="14"/>
                    <w:szCs w:val="10"/>
                  </w:rPr>
                </w:rPrChange>
              </w:rPr>
              <w:t>HP-ducted+ductless</w:t>
            </w:r>
            <w:proofErr w:type="spellEnd"/>
            <w:r w:rsidRPr="00B63041">
              <w:rPr>
                <w:rFonts w:asciiTheme="minorHAnsi" w:hAnsiTheme="minorHAnsi" w:cstheme="minorHAnsi"/>
                <w:sz w:val="16"/>
                <w:szCs w:val="16"/>
                <w:rPrChange w:id="4954" w:author="Alhabibi, Haider@Energy" w:date="2023-08-14T16:46:00Z">
                  <w:rPr>
                    <w:rFonts w:asciiTheme="minorHAnsi" w:hAnsiTheme="minorHAnsi" w:cstheme="minorHAnsi"/>
                    <w:sz w:val="14"/>
                    <w:szCs w:val="10"/>
                  </w:rPr>
                </w:rPrChange>
              </w:rPr>
              <w:t>;</w:t>
            </w:r>
          </w:p>
          <w:p w14:paraId="5DEA05FA" w14:textId="77777777" w:rsidR="00C34F38" w:rsidRPr="00B63041" w:rsidRDefault="00C34F38" w:rsidP="004B29DA">
            <w:pPr>
              <w:rPr>
                <w:rFonts w:asciiTheme="minorHAnsi" w:hAnsiTheme="minorHAnsi" w:cstheme="minorHAnsi"/>
                <w:sz w:val="16"/>
                <w:szCs w:val="16"/>
                <w:rPrChange w:id="4955" w:author="Alhabibi, Haider@Energy" w:date="2023-08-14T16:46:00Z">
                  <w:rPr>
                    <w:rFonts w:asciiTheme="minorHAnsi" w:hAnsiTheme="minorHAnsi" w:cstheme="minorHAnsi"/>
                    <w:sz w:val="14"/>
                    <w:szCs w:val="10"/>
                  </w:rPr>
                </w:rPrChange>
              </w:rPr>
            </w:pPr>
            <w:r w:rsidRPr="00B63041">
              <w:rPr>
                <w:rFonts w:asciiTheme="minorHAnsi" w:hAnsiTheme="minorHAnsi" w:cstheme="minorHAnsi"/>
                <w:sz w:val="16"/>
                <w:szCs w:val="16"/>
                <w:rPrChange w:id="4956" w:author="Alhabibi, Haider@Energy" w:date="2023-08-14T16:46:00Z">
                  <w:rPr>
                    <w:rFonts w:asciiTheme="minorHAnsi" w:hAnsiTheme="minorHAnsi" w:cstheme="minorHAnsi"/>
                    <w:sz w:val="14"/>
                    <w:szCs w:val="10"/>
                  </w:rPr>
                </w:rPrChange>
              </w:rPr>
              <w:t>*</w:t>
            </w:r>
            <w:proofErr w:type="gramStart"/>
            <w:r w:rsidRPr="00B63041">
              <w:rPr>
                <w:rFonts w:asciiTheme="minorHAnsi" w:hAnsiTheme="minorHAnsi" w:cstheme="minorHAnsi"/>
                <w:sz w:val="16"/>
                <w:szCs w:val="16"/>
                <w:rPrChange w:id="4957" w:author="Alhabibi, Haider@Energy" w:date="2023-08-14T16:46:00Z">
                  <w:rPr>
                    <w:rFonts w:asciiTheme="minorHAnsi" w:hAnsiTheme="minorHAnsi" w:cstheme="minorHAnsi"/>
                    <w:sz w:val="14"/>
                    <w:szCs w:val="10"/>
                  </w:rPr>
                </w:rPrChange>
              </w:rPr>
              <w:t>ducted</w:t>
            </w:r>
            <w:proofErr w:type="gramEnd"/>
            <w:r w:rsidRPr="00B63041">
              <w:rPr>
                <w:rFonts w:asciiTheme="minorHAnsi" w:hAnsiTheme="minorHAnsi" w:cstheme="minorHAnsi"/>
                <w:sz w:val="16"/>
                <w:szCs w:val="16"/>
                <w:rPrChange w:id="4958" w:author="Alhabibi, Haider@Energy" w:date="2023-08-14T16:46:00Z">
                  <w:rPr>
                    <w:rFonts w:asciiTheme="minorHAnsi" w:hAnsiTheme="minorHAnsi" w:cstheme="minorHAnsi"/>
                    <w:sz w:val="14"/>
                    <w:szCs w:val="10"/>
                  </w:rPr>
                </w:rPrChange>
              </w:rPr>
              <w:t xml:space="preserve"> mini-split HP;</w:t>
            </w:r>
          </w:p>
          <w:p w14:paraId="75F43151" w14:textId="77777777" w:rsidR="00C34F38" w:rsidRPr="00B63041" w:rsidRDefault="00C34F38" w:rsidP="004B29DA">
            <w:pPr>
              <w:rPr>
                <w:rFonts w:asciiTheme="minorHAnsi" w:hAnsiTheme="minorHAnsi" w:cstheme="minorHAnsi"/>
                <w:sz w:val="16"/>
                <w:szCs w:val="16"/>
                <w:rPrChange w:id="4959" w:author="Alhabibi, Haider@Energy" w:date="2023-08-14T16:46:00Z">
                  <w:rPr>
                    <w:rFonts w:asciiTheme="minorHAnsi" w:hAnsiTheme="minorHAnsi" w:cstheme="minorHAnsi"/>
                    <w:sz w:val="14"/>
                    <w:szCs w:val="10"/>
                  </w:rPr>
                </w:rPrChange>
              </w:rPr>
            </w:pPr>
            <w:r w:rsidRPr="00B63041">
              <w:rPr>
                <w:rFonts w:asciiTheme="minorHAnsi" w:hAnsiTheme="minorHAnsi" w:cstheme="minorHAnsi"/>
                <w:sz w:val="16"/>
                <w:szCs w:val="16"/>
                <w:rPrChange w:id="4960" w:author="Alhabibi, Haider@Energy" w:date="2023-08-14T16:46:00Z">
                  <w:rPr>
                    <w:rFonts w:asciiTheme="minorHAnsi" w:hAnsiTheme="minorHAnsi" w:cstheme="minorHAnsi"/>
                    <w:sz w:val="14"/>
                    <w:szCs w:val="10"/>
                  </w:rPr>
                </w:rPrChange>
              </w:rPr>
              <w:t>*</w:t>
            </w:r>
            <w:proofErr w:type="gramStart"/>
            <w:r w:rsidRPr="00B63041">
              <w:rPr>
                <w:rFonts w:asciiTheme="minorHAnsi" w:hAnsiTheme="minorHAnsi" w:cstheme="minorHAnsi"/>
                <w:sz w:val="16"/>
                <w:szCs w:val="16"/>
                <w:rPrChange w:id="4961" w:author="Alhabibi, Haider@Energy" w:date="2023-08-14T16:46:00Z">
                  <w:rPr>
                    <w:rFonts w:asciiTheme="minorHAnsi" w:hAnsiTheme="minorHAnsi" w:cstheme="minorHAnsi"/>
                    <w:sz w:val="14"/>
                    <w:szCs w:val="10"/>
                  </w:rPr>
                </w:rPrChange>
              </w:rPr>
              <w:t>SPVHP;</w:t>
            </w:r>
            <w:proofErr w:type="gramEnd"/>
          </w:p>
          <w:p w14:paraId="0B73A9E3" w14:textId="3414E70A" w:rsidR="00C34F38" w:rsidRPr="00B63041" w:rsidRDefault="00C34F38" w:rsidP="004B29DA">
            <w:pPr>
              <w:rPr>
                <w:rFonts w:asciiTheme="minorHAnsi" w:hAnsiTheme="minorHAnsi" w:cstheme="minorHAnsi"/>
                <w:sz w:val="16"/>
                <w:szCs w:val="16"/>
                <w:rPrChange w:id="4962"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63" w:author="Alhabibi, Haider@Energy" w:date="2023-08-14T16:46:00Z">
                  <w:rPr>
                    <w:rFonts w:asciiTheme="minorHAnsi" w:hAnsiTheme="minorHAnsi" w:cstheme="minorHAnsi"/>
                    <w:sz w:val="14"/>
                    <w:szCs w:val="10"/>
                  </w:rPr>
                </w:rPrChange>
              </w:rPr>
              <w:t>*PTHP</w:t>
            </w:r>
            <w:r w:rsidRPr="00B63041">
              <w:rPr>
                <w:rFonts w:asciiTheme="minorHAnsi" w:hAnsiTheme="minorHAnsi" w:cstheme="minorHAnsi"/>
                <w:sz w:val="16"/>
                <w:szCs w:val="16"/>
                <w:rPrChange w:id="4964" w:author="Alhabibi, Haider@Energy" w:date="2023-08-14T16:46:00Z">
                  <w:rPr>
                    <w:rFonts w:asciiTheme="minorHAnsi" w:hAnsiTheme="minorHAnsi" w:cstheme="minorHAnsi"/>
                    <w:sz w:val="14"/>
                    <w:szCs w:val="14"/>
                  </w:rPr>
                </w:rPrChange>
              </w:rPr>
              <w:t xml:space="preserve"> &gt;&gt;</w:t>
            </w:r>
          </w:p>
        </w:tc>
        <w:tc>
          <w:tcPr>
            <w:tcW w:w="1055" w:type="dxa"/>
            <w:tcPrChange w:id="4965" w:author="Alhabibi, Haider@Energy" w:date="2023-08-14T16:27:00Z">
              <w:tcPr>
                <w:tcW w:w="1124" w:type="dxa"/>
              </w:tcPr>
            </w:tcPrChange>
          </w:tcPr>
          <w:p w14:paraId="0B73A9E4" w14:textId="77777777" w:rsidR="00C34F38" w:rsidRPr="00B63041" w:rsidRDefault="00C34F38" w:rsidP="004B29DA">
            <w:pPr>
              <w:rPr>
                <w:rFonts w:asciiTheme="minorHAnsi" w:hAnsiTheme="minorHAnsi" w:cstheme="minorHAnsi"/>
                <w:sz w:val="16"/>
                <w:szCs w:val="16"/>
                <w:rPrChange w:id="496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67" w:author="Alhabibi, Haider@Energy" w:date="2023-08-14T16:46:00Z">
                  <w:rPr>
                    <w:rFonts w:ascii="Calibri" w:hAnsi="Calibri"/>
                    <w:sz w:val="14"/>
                    <w:szCs w:val="14"/>
                  </w:rPr>
                </w:rPrChange>
              </w:rPr>
              <w:lastRenderedPageBreak/>
              <w:t>&lt;&lt;</w:t>
            </w:r>
            <w:r w:rsidRPr="00B63041">
              <w:rPr>
                <w:rFonts w:asciiTheme="minorHAnsi" w:hAnsiTheme="minorHAnsi" w:cstheme="minorHAnsi"/>
                <w:sz w:val="16"/>
                <w:szCs w:val="16"/>
                <w:rPrChange w:id="4968" w:author="Alhabibi, Haider@Energy" w:date="2023-08-14T16:46:00Z">
                  <w:rPr>
                    <w:rFonts w:asciiTheme="minorHAnsi" w:hAnsiTheme="minorHAnsi" w:cstheme="minorHAnsi"/>
                    <w:sz w:val="14"/>
                    <w:szCs w:val="14"/>
                  </w:rPr>
                </w:rPrChange>
              </w:rPr>
              <w:t xml:space="preserve"> calculated field:</w:t>
            </w:r>
          </w:p>
          <w:p w14:paraId="0B73A9E6" w14:textId="1553CA3C" w:rsidR="00C34F38" w:rsidRPr="00B63041" w:rsidRDefault="00C34F38" w:rsidP="004B29DA">
            <w:pPr>
              <w:rPr>
                <w:rFonts w:asciiTheme="minorHAnsi" w:hAnsiTheme="minorHAnsi" w:cstheme="minorHAnsi"/>
                <w:sz w:val="16"/>
                <w:szCs w:val="16"/>
                <w:rPrChange w:id="4969" w:author="Alhabibi, Haider@Energy" w:date="2023-08-14T16:46:00Z">
                  <w:rPr>
                    <w:rFonts w:asciiTheme="minorHAnsi" w:hAnsiTheme="minorHAnsi" w:cstheme="minorHAnsi"/>
                    <w:sz w:val="14"/>
                    <w:szCs w:val="14"/>
                  </w:rPr>
                </w:rPrChange>
              </w:rPr>
            </w:pPr>
            <w:r w:rsidRPr="00B63041">
              <w:rPr>
                <w:rFonts w:asciiTheme="minorHAnsi" w:hAnsiTheme="minorHAnsi" w:cstheme="minorHAnsi"/>
                <w:b/>
                <w:sz w:val="16"/>
                <w:szCs w:val="16"/>
                <w:rPrChange w:id="4970" w:author="Alhabibi, Haider@Energy" w:date="2023-08-14T16:46:00Z">
                  <w:rPr>
                    <w:rFonts w:asciiTheme="minorHAnsi" w:hAnsiTheme="minorHAnsi" w:cstheme="minorHAnsi"/>
                    <w:b/>
                    <w:sz w:val="14"/>
                    <w:szCs w:val="14"/>
                  </w:rPr>
                </w:rPrChange>
              </w:rPr>
              <w:t>if</w:t>
            </w:r>
            <w:r w:rsidRPr="00B63041">
              <w:rPr>
                <w:rFonts w:asciiTheme="minorHAnsi" w:hAnsiTheme="minorHAnsi" w:cstheme="minorHAnsi"/>
                <w:sz w:val="16"/>
                <w:szCs w:val="16"/>
                <w:rPrChange w:id="4971" w:author="Alhabibi, Haider@Energy" w:date="2023-08-14T16:46:00Z">
                  <w:rPr>
                    <w:rFonts w:asciiTheme="minorHAnsi" w:hAnsiTheme="minorHAnsi" w:cstheme="minorHAnsi"/>
                    <w:sz w:val="14"/>
                    <w:szCs w:val="14"/>
                  </w:rPr>
                </w:rPrChange>
              </w:rPr>
              <w:t xml:space="preserve"> </w:t>
            </w:r>
            <w:r w:rsidRPr="00B63041">
              <w:rPr>
                <w:rFonts w:asciiTheme="minorHAnsi" w:hAnsiTheme="minorHAnsi" w:cstheme="minorHAnsi"/>
                <w:sz w:val="16"/>
                <w:szCs w:val="16"/>
                <w:rPrChange w:id="4972" w:author="Alhabibi, Haider@Energy" w:date="2023-08-14T16:46:00Z">
                  <w:rPr>
                    <w:rFonts w:asciiTheme="minorHAnsi" w:hAnsiTheme="minorHAnsi" w:cstheme="minorHAnsi"/>
                    <w:sz w:val="14"/>
                    <w:szCs w:val="14"/>
                    <w:highlight w:val="yellow"/>
                  </w:rPr>
                </w:rPrChange>
              </w:rPr>
              <w:t>F03</w:t>
            </w:r>
            <w:r w:rsidRPr="00B63041">
              <w:rPr>
                <w:rFonts w:asciiTheme="minorHAnsi" w:hAnsiTheme="minorHAnsi" w:cstheme="minorHAnsi"/>
                <w:sz w:val="16"/>
                <w:szCs w:val="16"/>
                <w:rPrChange w:id="4973" w:author="Alhabibi, Haider@Energy" w:date="2023-08-14T16:46:00Z">
                  <w:rPr>
                    <w:rFonts w:asciiTheme="minorHAnsi" w:hAnsiTheme="minorHAnsi" w:cstheme="minorHAnsi"/>
                    <w:sz w:val="14"/>
                    <w:szCs w:val="14"/>
                  </w:rPr>
                </w:rPrChange>
              </w:rPr>
              <w:t>=</w:t>
            </w:r>
            <w:r w:rsidRPr="00B63041" w:rsidDel="00A03F5C">
              <w:rPr>
                <w:rFonts w:asciiTheme="minorHAnsi" w:hAnsiTheme="minorHAnsi" w:cstheme="minorHAnsi"/>
                <w:sz w:val="16"/>
                <w:szCs w:val="16"/>
                <w:rPrChange w:id="4974" w:author="Alhabibi, Haider@Energy" w:date="2023-08-14T16:46:00Z">
                  <w:rPr>
                    <w:rFonts w:asciiTheme="minorHAnsi" w:hAnsiTheme="minorHAnsi" w:cstheme="minorHAnsi"/>
                    <w:sz w:val="14"/>
                    <w:szCs w:val="14"/>
                  </w:rPr>
                </w:rPrChange>
              </w:rPr>
              <w:t xml:space="preserve"> </w:t>
            </w:r>
            <w:r w:rsidRPr="00B63041">
              <w:rPr>
                <w:rFonts w:asciiTheme="minorHAnsi" w:hAnsiTheme="minorHAnsi" w:cstheme="minorHAnsi"/>
                <w:sz w:val="16"/>
                <w:szCs w:val="16"/>
                <w:rPrChange w:id="4975" w:author="Alhabibi, Haider@Energy" w:date="2023-08-14T16:46:00Z">
                  <w:rPr>
                    <w:rFonts w:asciiTheme="minorHAnsi" w:hAnsiTheme="minorHAnsi" w:cstheme="minorHAnsi"/>
                    <w:sz w:val="14"/>
                    <w:szCs w:val="14"/>
                  </w:rPr>
                </w:rPrChange>
              </w:rPr>
              <w:t xml:space="preserve">no heating; </w:t>
            </w:r>
            <w:r w:rsidRPr="00B63041">
              <w:rPr>
                <w:rFonts w:asciiTheme="minorHAnsi" w:hAnsiTheme="minorHAnsi" w:cstheme="minorHAnsi"/>
                <w:b/>
                <w:sz w:val="16"/>
                <w:szCs w:val="16"/>
                <w:rPrChange w:id="4976" w:author="Alhabibi, Haider@Energy" w:date="2023-08-14T16:46:00Z">
                  <w:rPr>
                    <w:rFonts w:asciiTheme="minorHAnsi" w:hAnsiTheme="minorHAnsi" w:cstheme="minorHAnsi"/>
                    <w:b/>
                    <w:sz w:val="14"/>
                    <w:szCs w:val="14"/>
                  </w:rPr>
                </w:rPrChange>
              </w:rPr>
              <w:t>then</w:t>
            </w:r>
            <w:r w:rsidRPr="00B63041">
              <w:rPr>
                <w:rFonts w:asciiTheme="minorHAnsi" w:hAnsiTheme="minorHAnsi" w:cstheme="minorHAnsi"/>
                <w:sz w:val="16"/>
                <w:szCs w:val="16"/>
                <w:rPrChange w:id="4977"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4978" w:author="Alhabibi, Haider@Energy" w:date="2023-08-14T16:46:00Z">
                  <w:rPr>
                    <w:rFonts w:asciiTheme="minorHAnsi" w:hAnsiTheme="minorHAnsi" w:cstheme="minorHAnsi"/>
                    <w:sz w:val="14"/>
                    <w:szCs w:val="14"/>
                  </w:rPr>
                </w:rPrChange>
              </w:rPr>
              <w:t>textvalue</w:t>
            </w:r>
            <w:proofErr w:type="spellEnd"/>
            <w:r w:rsidRPr="00B63041">
              <w:rPr>
                <w:rFonts w:asciiTheme="minorHAnsi" w:hAnsiTheme="minorHAnsi" w:cstheme="minorHAnsi"/>
                <w:sz w:val="16"/>
                <w:szCs w:val="16"/>
                <w:rPrChange w:id="4979" w:author="Alhabibi, Haider@Energy" w:date="2023-08-14T16:46:00Z">
                  <w:rPr>
                    <w:rFonts w:asciiTheme="minorHAnsi" w:hAnsiTheme="minorHAnsi" w:cstheme="minorHAnsi"/>
                    <w:sz w:val="14"/>
                    <w:szCs w:val="14"/>
                  </w:rPr>
                </w:rPrChange>
              </w:rPr>
              <w:t xml:space="preserve">= no heating component </w:t>
            </w:r>
            <w:proofErr w:type="gramStart"/>
            <w:r w:rsidRPr="00B63041">
              <w:rPr>
                <w:rFonts w:asciiTheme="minorHAnsi" w:hAnsiTheme="minorHAnsi" w:cstheme="minorHAnsi"/>
                <w:sz w:val="16"/>
                <w:szCs w:val="16"/>
                <w:rPrChange w:id="4980" w:author="Alhabibi, Haider@Energy" w:date="2023-08-14T16:46:00Z">
                  <w:rPr>
                    <w:rFonts w:asciiTheme="minorHAnsi" w:hAnsiTheme="minorHAnsi" w:cstheme="minorHAnsi"/>
                    <w:sz w:val="14"/>
                    <w:szCs w:val="14"/>
                  </w:rPr>
                </w:rPrChange>
              </w:rPr>
              <w:t>altered;</w:t>
            </w:r>
            <w:proofErr w:type="gramEnd"/>
            <w:r w:rsidRPr="00B63041">
              <w:rPr>
                <w:rFonts w:asciiTheme="minorHAnsi" w:hAnsiTheme="minorHAnsi" w:cstheme="minorHAnsi"/>
                <w:sz w:val="16"/>
                <w:szCs w:val="16"/>
                <w:rPrChange w:id="4981" w:author="Alhabibi, Haider@Energy" w:date="2023-08-14T16:46:00Z">
                  <w:rPr>
                    <w:rFonts w:asciiTheme="minorHAnsi" w:hAnsiTheme="minorHAnsi" w:cstheme="minorHAnsi"/>
                    <w:sz w:val="14"/>
                    <w:szCs w:val="14"/>
                  </w:rPr>
                </w:rPrChange>
              </w:rPr>
              <w:t xml:space="preserve"> </w:t>
            </w:r>
          </w:p>
          <w:p w14:paraId="0B73A9E7" w14:textId="77777777" w:rsidR="00C34F38" w:rsidRPr="00B63041" w:rsidRDefault="00C34F38" w:rsidP="004B29DA">
            <w:pPr>
              <w:keepNext/>
              <w:rPr>
                <w:rFonts w:asciiTheme="minorHAnsi" w:hAnsiTheme="minorHAnsi" w:cstheme="minorHAnsi"/>
                <w:sz w:val="16"/>
                <w:szCs w:val="16"/>
                <w:rPrChange w:id="4982" w:author="Alhabibi, Haider@Energy" w:date="2023-08-14T16:46:00Z">
                  <w:rPr>
                    <w:rFonts w:asciiTheme="minorHAnsi" w:hAnsiTheme="minorHAnsi" w:cstheme="minorHAnsi"/>
                    <w:sz w:val="14"/>
                    <w:szCs w:val="14"/>
                  </w:rPr>
                </w:rPrChange>
              </w:rPr>
            </w:pPr>
            <w:r w:rsidRPr="00B63041">
              <w:rPr>
                <w:rFonts w:asciiTheme="minorHAnsi" w:hAnsiTheme="minorHAnsi" w:cstheme="minorHAnsi"/>
                <w:b/>
                <w:sz w:val="16"/>
                <w:szCs w:val="16"/>
                <w:rPrChange w:id="4983" w:author="Alhabibi, Haider@Energy" w:date="2023-08-14T16:46:00Z">
                  <w:rPr>
                    <w:rFonts w:asciiTheme="minorHAnsi" w:hAnsiTheme="minorHAnsi" w:cstheme="minorHAnsi"/>
                    <w:b/>
                    <w:sz w:val="14"/>
                    <w:szCs w:val="14"/>
                  </w:rPr>
                </w:rPrChange>
              </w:rPr>
              <w:t>else</w:t>
            </w:r>
            <w:r w:rsidRPr="00B63041">
              <w:rPr>
                <w:rFonts w:asciiTheme="minorHAnsi" w:hAnsiTheme="minorHAnsi" w:cstheme="minorHAnsi"/>
                <w:sz w:val="16"/>
                <w:szCs w:val="16"/>
                <w:rPrChange w:id="4984" w:author="Alhabibi, Haider@Energy" w:date="2023-08-14T16:46:00Z">
                  <w:rPr>
                    <w:rFonts w:asciiTheme="minorHAnsi" w:hAnsiTheme="minorHAnsi" w:cstheme="minorHAnsi"/>
                    <w:sz w:val="14"/>
                    <w:szCs w:val="14"/>
                  </w:rPr>
                </w:rPrChange>
              </w:rPr>
              <w:t xml:space="preserve"> value=</w:t>
            </w:r>
            <w:r w:rsidRPr="00B63041">
              <w:rPr>
                <w:rFonts w:asciiTheme="minorHAnsi" w:hAnsiTheme="minorHAnsi" w:cstheme="minorHAnsi"/>
                <w:sz w:val="16"/>
                <w:szCs w:val="16"/>
                <w:rPrChange w:id="4985" w:author="Alhabibi, Haider@Energy" w:date="2023-08-14T16:46:00Z">
                  <w:rPr>
                    <w:rFonts w:ascii="Calibri" w:hAnsi="Calibri"/>
                    <w:sz w:val="14"/>
                    <w:szCs w:val="14"/>
                  </w:rPr>
                </w:rPrChange>
              </w:rPr>
              <w:t>entirely new heating system&gt;&gt;</w:t>
            </w:r>
          </w:p>
        </w:tc>
        <w:tc>
          <w:tcPr>
            <w:tcW w:w="844" w:type="dxa"/>
            <w:tcPrChange w:id="4986" w:author="Alhabibi, Haider@Energy" w:date="2023-08-14T16:27:00Z">
              <w:tcPr>
                <w:tcW w:w="900" w:type="dxa"/>
              </w:tcPr>
            </w:tcPrChange>
          </w:tcPr>
          <w:p w14:paraId="0B73A9E8" w14:textId="420FA6AB" w:rsidR="00C34F38" w:rsidRPr="00B63041" w:rsidRDefault="00C34F38" w:rsidP="004B29DA">
            <w:pPr>
              <w:keepNext/>
              <w:rPr>
                <w:rFonts w:asciiTheme="minorHAnsi" w:hAnsiTheme="minorHAnsi" w:cstheme="minorHAnsi"/>
                <w:sz w:val="16"/>
                <w:szCs w:val="16"/>
                <w:rPrChange w:id="498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88" w:author="Alhabibi, Haider@Energy" w:date="2023-08-14T16:46: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4989" w:author="Alhabibi, Haider@Energy" w:date="2023-08-14T16:46:00Z">
                  <w:rPr>
                    <w:rFonts w:asciiTheme="minorHAnsi" w:hAnsiTheme="minorHAnsi" w:cstheme="minorHAnsi"/>
                    <w:sz w:val="14"/>
                    <w:szCs w:val="14"/>
                    <w:highlight w:val="yellow"/>
                  </w:rPr>
                </w:rPrChange>
              </w:rPr>
              <w:t>F04</w:t>
            </w:r>
            <w:r w:rsidRPr="00B63041">
              <w:rPr>
                <w:rFonts w:asciiTheme="minorHAnsi" w:hAnsiTheme="minorHAnsi" w:cstheme="minorHAnsi"/>
                <w:sz w:val="16"/>
                <w:szCs w:val="16"/>
                <w:rPrChange w:id="4990" w:author="Alhabibi, Haider@Energy" w:date="2023-08-14T16:46:00Z">
                  <w:rPr>
                    <w:rFonts w:asciiTheme="minorHAnsi" w:hAnsiTheme="minorHAnsi" w:cstheme="minorHAnsi"/>
                    <w:sz w:val="14"/>
                    <w:szCs w:val="14"/>
                  </w:rPr>
                </w:rPrChange>
              </w:rPr>
              <w:t>= no heating component altered, then value =n/</w:t>
            </w:r>
            <w:proofErr w:type="gramStart"/>
            <w:r w:rsidRPr="00B63041">
              <w:rPr>
                <w:rFonts w:asciiTheme="minorHAnsi" w:hAnsiTheme="minorHAnsi" w:cstheme="minorHAnsi"/>
                <w:sz w:val="16"/>
                <w:szCs w:val="16"/>
                <w:rPrChange w:id="4991" w:author="Alhabibi, Haider@Energy" w:date="2023-08-14T16:46:00Z">
                  <w:rPr>
                    <w:rFonts w:asciiTheme="minorHAnsi" w:hAnsiTheme="minorHAnsi" w:cstheme="minorHAnsi"/>
                    <w:sz w:val="14"/>
                    <w:szCs w:val="14"/>
                  </w:rPr>
                </w:rPrChange>
              </w:rPr>
              <w:t>a;</w:t>
            </w:r>
            <w:proofErr w:type="gramEnd"/>
          </w:p>
          <w:p w14:paraId="0B73A9E9" w14:textId="77777777" w:rsidR="00C34F38" w:rsidRPr="00B63041" w:rsidRDefault="00C34F38" w:rsidP="004B29DA">
            <w:pPr>
              <w:keepNext/>
              <w:rPr>
                <w:rFonts w:asciiTheme="minorHAnsi" w:hAnsiTheme="minorHAnsi" w:cstheme="minorHAnsi"/>
                <w:sz w:val="16"/>
                <w:szCs w:val="16"/>
                <w:rPrChange w:id="4992"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4993" w:author="Alhabibi, Haider@Energy" w:date="2023-08-14T16:46:00Z">
                  <w:rPr>
                    <w:rFonts w:asciiTheme="minorHAnsi" w:hAnsiTheme="minorHAnsi" w:cstheme="minorHAnsi"/>
                    <w:sz w:val="14"/>
                    <w:szCs w:val="14"/>
                  </w:rPr>
                </w:rPrChange>
              </w:rPr>
              <w:t xml:space="preserve">else user pick from list:  </w:t>
            </w:r>
          </w:p>
          <w:p w14:paraId="0B73A9EA" w14:textId="6B97B44E" w:rsidR="00C34F38" w:rsidRPr="00B63041" w:rsidRDefault="00C34F38" w:rsidP="004B29DA">
            <w:pPr>
              <w:keepNext/>
              <w:rPr>
                <w:rFonts w:asciiTheme="minorHAnsi" w:hAnsiTheme="minorHAnsi" w:cstheme="minorHAnsi"/>
                <w:sz w:val="16"/>
                <w:szCs w:val="16"/>
                <w:rPrChange w:id="4994" w:author="Alhabibi, Haider@Energy" w:date="2023-08-14T16:46:00Z">
                  <w:rPr>
                    <w:rFonts w:ascii="Calibri" w:hAnsi="Calibri"/>
                    <w:sz w:val="14"/>
                    <w:szCs w:val="14"/>
                  </w:rPr>
                </w:rPrChange>
              </w:rPr>
            </w:pPr>
            <w:r w:rsidRPr="00B63041">
              <w:rPr>
                <w:rFonts w:asciiTheme="minorHAnsi" w:hAnsiTheme="minorHAnsi" w:cstheme="minorHAnsi"/>
                <w:sz w:val="16"/>
                <w:szCs w:val="16"/>
                <w:rPrChange w:id="4995" w:author="Alhabibi, Haider@Energy" w:date="2023-08-14T16:46:00Z">
                  <w:rPr>
                    <w:rFonts w:asciiTheme="minorHAnsi" w:hAnsiTheme="minorHAnsi" w:cstheme="minorHAnsi"/>
                    <w:sz w:val="14"/>
                    <w:szCs w:val="14"/>
                  </w:rPr>
                </w:rPrChange>
              </w:rPr>
              <w:t xml:space="preserve">*AFUE; *HSPF; </w:t>
            </w:r>
            <w:ins w:id="4996" w:author="Shewmaker, Michael@Energy" w:date="2021-12-27T11:48:00Z">
              <w:r w:rsidRPr="00B63041">
                <w:rPr>
                  <w:rFonts w:asciiTheme="minorHAnsi" w:hAnsiTheme="minorHAnsi" w:cstheme="minorHAnsi"/>
                  <w:sz w:val="16"/>
                  <w:szCs w:val="16"/>
                  <w:rPrChange w:id="4997" w:author="Alhabibi, Haider@Energy" w:date="2023-08-14T16:46:00Z">
                    <w:rPr>
                      <w:rFonts w:asciiTheme="minorHAnsi" w:hAnsiTheme="minorHAnsi" w:cstheme="minorHAnsi"/>
                      <w:sz w:val="14"/>
                      <w:szCs w:val="14"/>
                    </w:rPr>
                  </w:rPrChange>
                </w:rPr>
                <w:t xml:space="preserve">*HSPF2; </w:t>
              </w:r>
            </w:ins>
            <w:r w:rsidRPr="00B63041">
              <w:rPr>
                <w:rFonts w:asciiTheme="minorHAnsi" w:hAnsiTheme="minorHAnsi" w:cstheme="minorHAnsi"/>
                <w:sz w:val="16"/>
                <w:szCs w:val="16"/>
                <w:rPrChange w:id="4998" w:author="Alhabibi, Haider@Energy" w:date="2023-08-14T16:46:00Z">
                  <w:rPr>
                    <w:rFonts w:asciiTheme="minorHAnsi" w:hAnsiTheme="minorHAnsi" w:cstheme="minorHAnsi"/>
                    <w:sz w:val="14"/>
                    <w:szCs w:val="14"/>
                  </w:rPr>
                </w:rPrChange>
              </w:rPr>
              <w:t>*COP&gt;&gt;</w:t>
            </w:r>
          </w:p>
        </w:tc>
        <w:tc>
          <w:tcPr>
            <w:tcW w:w="929" w:type="dxa"/>
            <w:tcPrChange w:id="4999" w:author="Alhabibi, Haider@Energy" w:date="2023-08-14T16:27:00Z">
              <w:tcPr>
                <w:tcW w:w="990" w:type="dxa"/>
              </w:tcPr>
            </w:tcPrChange>
          </w:tcPr>
          <w:p w14:paraId="0B73A9EB" w14:textId="6D79CB54" w:rsidR="00C34F38" w:rsidRPr="00B63041" w:rsidRDefault="00C34F38" w:rsidP="004B29DA">
            <w:pPr>
              <w:keepNext/>
              <w:rPr>
                <w:rFonts w:asciiTheme="minorHAnsi" w:hAnsiTheme="minorHAnsi" w:cstheme="minorHAnsi"/>
                <w:sz w:val="16"/>
                <w:szCs w:val="16"/>
                <w:rPrChange w:id="500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01" w:author="Alhabibi, Haider@Energy" w:date="2023-08-14T16:46:00Z">
                  <w:rPr>
                    <w:rFonts w:asciiTheme="minorHAnsi" w:hAnsiTheme="minorHAnsi" w:cstheme="minorHAnsi"/>
                    <w:sz w:val="14"/>
                    <w:szCs w:val="14"/>
                  </w:rPr>
                </w:rPrChange>
              </w:rPr>
              <w:t xml:space="preserve">&lt;&lt;if </w:t>
            </w:r>
            <w:r w:rsidRPr="00B63041">
              <w:rPr>
                <w:rFonts w:asciiTheme="minorHAnsi" w:hAnsiTheme="minorHAnsi" w:cstheme="minorHAnsi"/>
                <w:sz w:val="16"/>
                <w:szCs w:val="16"/>
                <w:rPrChange w:id="5002" w:author="Alhabibi, Haider@Energy" w:date="2023-08-14T16:46:00Z">
                  <w:rPr>
                    <w:rFonts w:asciiTheme="minorHAnsi" w:hAnsiTheme="minorHAnsi" w:cstheme="minorHAnsi"/>
                    <w:sz w:val="14"/>
                    <w:szCs w:val="14"/>
                    <w:highlight w:val="yellow"/>
                  </w:rPr>
                </w:rPrChange>
              </w:rPr>
              <w:t>F04</w:t>
            </w:r>
            <w:r w:rsidRPr="00B63041">
              <w:rPr>
                <w:rFonts w:asciiTheme="minorHAnsi" w:hAnsiTheme="minorHAnsi" w:cstheme="minorHAnsi"/>
                <w:sz w:val="16"/>
                <w:szCs w:val="16"/>
                <w:rPrChange w:id="5003" w:author="Alhabibi, Haider@Energy" w:date="2023-08-14T16:46:00Z">
                  <w:rPr>
                    <w:rFonts w:asciiTheme="minorHAnsi" w:hAnsiTheme="minorHAnsi" w:cstheme="minorHAnsi"/>
                    <w:sz w:val="14"/>
                    <w:szCs w:val="14"/>
                  </w:rPr>
                </w:rPrChange>
              </w:rPr>
              <w:t>= no heating component altered, then value =n/</w:t>
            </w:r>
            <w:proofErr w:type="gramStart"/>
            <w:r w:rsidRPr="00B63041">
              <w:rPr>
                <w:rFonts w:asciiTheme="minorHAnsi" w:hAnsiTheme="minorHAnsi" w:cstheme="minorHAnsi"/>
                <w:sz w:val="16"/>
                <w:szCs w:val="16"/>
                <w:rPrChange w:id="5004" w:author="Alhabibi, Haider@Energy" w:date="2023-08-14T16:46:00Z">
                  <w:rPr>
                    <w:rFonts w:asciiTheme="minorHAnsi" w:hAnsiTheme="minorHAnsi" w:cstheme="minorHAnsi"/>
                    <w:sz w:val="14"/>
                    <w:szCs w:val="14"/>
                  </w:rPr>
                </w:rPrChange>
              </w:rPr>
              <w:t>a;</w:t>
            </w:r>
            <w:proofErr w:type="gramEnd"/>
          </w:p>
          <w:p w14:paraId="0B73A9EC" w14:textId="77777777" w:rsidR="00C34F38" w:rsidRPr="00B63041" w:rsidRDefault="00C34F38" w:rsidP="004B29DA">
            <w:pPr>
              <w:keepNext/>
              <w:rPr>
                <w:rFonts w:asciiTheme="minorHAnsi" w:hAnsiTheme="minorHAnsi" w:cstheme="minorHAnsi"/>
                <w:sz w:val="16"/>
                <w:szCs w:val="16"/>
                <w:rPrChange w:id="500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06" w:author="Alhabibi, Haider@Energy" w:date="2023-08-14T16:46:00Z">
                  <w:rPr>
                    <w:rFonts w:asciiTheme="minorHAnsi" w:hAnsiTheme="minorHAnsi" w:cstheme="minorHAnsi"/>
                    <w:sz w:val="14"/>
                    <w:szCs w:val="14"/>
                  </w:rPr>
                </w:rPrChange>
              </w:rPr>
              <w:t xml:space="preserve">else </w:t>
            </w:r>
            <w:proofErr w:type="gramStart"/>
            <w:r w:rsidRPr="00B63041">
              <w:rPr>
                <w:rFonts w:asciiTheme="minorHAnsi" w:hAnsiTheme="minorHAnsi" w:cstheme="minorHAnsi"/>
                <w:sz w:val="16"/>
                <w:szCs w:val="16"/>
                <w:rPrChange w:id="5007" w:author="Alhabibi, Haider@Energy" w:date="2023-08-14T16:46:00Z">
                  <w:rPr>
                    <w:rFonts w:asciiTheme="minorHAnsi" w:hAnsiTheme="minorHAnsi" w:cstheme="minorHAnsi"/>
                    <w:sz w:val="14"/>
                    <w:szCs w:val="14"/>
                  </w:rPr>
                </w:rPrChange>
              </w:rPr>
              <w:t>user</w:t>
            </w:r>
            <w:proofErr w:type="gramEnd"/>
            <w:r w:rsidRPr="00B63041">
              <w:rPr>
                <w:rFonts w:asciiTheme="minorHAnsi" w:hAnsiTheme="minorHAnsi" w:cstheme="minorHAnsi"/>
                <w:sz w:val="16"/>
                <w:szCs w:val="16"/>
                <w:rPrChange w:id="5008" w:author="Alhabibi, Haider@Energy" w:date="2023-08-14T16:46:00Z">
                  <w:rPr>
                    <w:rFonts w:asciiTheme="minorHAnsi" w:hAnsiTheme="minorHAnsi" w:cstheme="minorHAnsi"/>
                    <w:sz w:val="14"/>
                    <w:szCs w:val="14"/>
                  </w:rPr>
                </w:rPrChange>
              </w:rPr>
              <w:t xml:space="preserve"> enter value: </w:t>
            </w:r>
          </w:p>
          <w:p w14:paraId="0B73A9ED" w14:textId="77777777" w:rsidR="00C34F38" w:rsidRPr="00B63041" w:rsidRDefault="00C34F38" w:rsidP="004B29DA">
            <w:pPr>
              <w:keepNext/>
              <w:rPr>
                <w:rFonts w:asciiTheme="minorHAnsi" w:hAnsiTheme="minorHAnsi" w:cstheme="minorHAnsi"/>
                <w:sz w:val="16"/>
                <w:szCs w:val="16"/>
                <w:rPrChange w:id="5009" w:author="Alhabibi, Haider@Energy" w:date="2023-08-14T16:46: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5010" w:author="Alhabibi, Haider@Energy" w:date="2023-08-14T16:46:00Z">
                  <w:rPr>
                    <w:rFonts w:asciiTheme="minorHAnsi" w:hAnsiTheme="minorHAnsi" w:cstheme="minorHAnsi"/>
                    <w:sz w:val="14"/>
                    <w:szCs w:val="14"/>
                  </w:rPr>
                </w:rPrChange>
              </w:rPr>
              <w:t>xx.x</w:t>
            </w:r>
            <w:proofErr w:type="spellEnd"/>
            <w:proofErr w:type="gramStart"/>
            <w:r w:rsidRPr="00B63041">
              <w:rPr>
                <w:rFonts w:asciiTheme="minorHAnsi" w:hAnsiTheme="minorHAnsi" w:cstheme="minorHAnsi"/>
                <w:sz w:val="16"/>
                <w:szCs w:val="16"/>
                <w:rPrChange w:id="5011" w:author="Alhabibi, Haider@Energy" w:date="2023-08-14T16:46:00Z">
                  <w:rPr>
                    <w:rFonts w:asciiTheme="minorHAnsi" w:hAnsiTheme="minorHAnsi" w:cstheme="minorHAnsi"/>
                    <w:sz w:val="14"/>
                    <w:szCs w:val="14"/>
                  </w:rPr>
                </w:rPrChange>
              </w:rPr>
              <w:t>;  default</w:t>
            </w:r>
            <w:proofErr w:type="gramEnd"/>
            <w:r w:rsidRPr="00B63041">
              <w:rPr>
                <w:rFonts w:asciiTheme="minorHAnsi" w:hAnsiTheme="minorHAnsi" w:cstheme="minorHAnsi"/>
                <w:sz w:val="16"/>
                <w:szCs w:val="16"/>
                <w:rPrChange w:id="5012" w:author="Alhabibi, Haider@Energy" w:date="2023-08-14T16:46:00Z">
                  <w:rPr>
                    <w:rFonts w:asciiTheme="minorHAnsi" w:hAnsiTheme="minorHAnsi" w:cstheme="minorHAnsi"/>
                    <w:sz w:val="14"/>
                    <w:szCs w:val="14"/>
                  </w:rPr>
                </w:rPrChange>
              </w:rPr>
              <w:t xml:space="preserve"> minimum value for AFUE=</w:t>
            </w:r>
          </w:p>
          <w:p w14:paraId="0B73A9EE" w14:textId="3A829190" w:rsidR="00C34F38" w:rsidRPr="00B63041" w:rsidRDefault="00C34F38" w:rsidP="004B29DA">
            <w:pPr>
              <w:keepNext/>
              <w:rPr>
                <w:rFonts w:asciiTheme="minorHAnsi" w:hAnsiTheme="minorHAnsi" w:cstheme="minorHAnsi"/>
                <w:sz w:val="16"/>
                <w:szCs w:val="16"/>
                <w:rPrChange w:id="5013" w:author="Alhabibi, Haider@Energy" w:date="2023-08-14T16:46:00Z">
                  <w:rPr>
                    <w:rFonts w:asciiTheme="minorHAnsi" w:hAnsiTheme="minorHAnsi" w:cstheme="minorHAnsi"/>
                    <w:sz w:val="14"/>
                    <w:szCs w:val="14"/>
                  </w:rPr>
                </w:rPrChange>
              </w:rPr>
            </w:pPr>
            <w:del w:id="5014" w:author="Alhabibi, Haider@Energy" w:date="2023-08-14T16:45:00Z">
              <w:r w:rsidRPr="00B63041" w:rsidDel="00B63041">
                <w:rPr>
                  <w:rFonts w:asciiTheme="minorHAnsi" w:hAnsiTheme="minorHAnsi" w:cstheme="minorHAnsi"/>
                  <w:sz w:val="16"/>
                  <w:szCs w:val="16"/>
                  <w:rPrChange w:id="5015" w:author="Alhabibi, Haider@Energy" w:date="2023-08-14T16:46:00Z">
                    <w:rPr>
                      <w:rFonts w:asciiTheme="minorHAnsi" w:hAnsiTheme="minorHAnsi" w:cstheme="minorHAnsi"/>
                      <w:sz w:val="14"/>
                      <w:szCs w:val="14"/>
                    </w:rPr>
                  </w:rPrChange>
                </w:rPr>
                <w:delText>0.80</w:delText>
              </w:r>
            </w:del>
            <w:ins w:id="5016" w:author="Alhabibi, Haider@Energy" w:date="2023-08-14T16:45:00Z">
              <w:r w:rsidR="00B63041" w:rsidRPr="00B63041">
                <w:rPr>
                  <w:rFonts w:asciiTheme="minorHAnsi" w:hAnsiTheme="minorHAnsi" w:cstheme="minorHAnsi"/>
                  <w:sz w:val="16"/>
                  <w:szCs w:val="16"/>
                  <w:rPrChange w:id="5017" w:author="Alhabibi, Haider@Energy" w:date="2023-08-14T16:46:00Z">
                    <w:rPr>
                      <w:rFonts w:asciiTheme="minorHAnsi" w:hAnsiTheme="minorHAnsi" w:cstheme="minorHAnsi"/>
                    </w:rPr>
                  </w:rPrChange>
                </w:rPr>
                <w:t>80</w:t>
              </w:r>
            </w:ins>
            <w:commentRangeStart w:id="5018"/>
            <w:r w:rsidRPr="00B63041">
              <w:rPr>
                <w:rFonts w:asciiTheme="minorHAnsi" w:hAnsiTheme="minorHAnsi" w:cstheme="minorHAnsi"/>
                <w:sz w:val="16"/>
                <w:szCs w:val="16"/>
                <w:rPrChange w:id="5019" w:author="Alhabibi, Haider@Energy" w:date="2023-08-14T16:46:00Z">
                  <w:rPr>
                    <w:rFonts w:asciiTheme="minorHAnsi" w:hAnsiTheme="minorHAnsi" w:cstheme="minorHAnsi"/>
                    <w:sz w:val="14"/>
                    <w:szCs w:val="14"/>
                  </w:rPr>
                </w:rPrChange>
              </w:rPr>
              <w:t>; or default minimum value for HSPF=</w:t>
            </w:r>
          </w:p>
          <w:p w14:paraId="0B73A9EF" w14:textId="5DF136D9" w:rsidR="00C34F38" w:rsidRPr="00B63041" w:rsidRDefault="00C34F38" w:rsidP="004B29DA">
            <w:pPr>
              <w:keepNext/>
              <w:rPr>
                <w:rFonts w:asciiTheme="minorHAnsi" w:hAnsiTheme="minorHAnsi" w:cstheme="minorHAnsi"/>
                <w:sz w:val="16"/>
                <w:szCs w:val="16"/>
                <w:rPrChange w:id="5020" w:author="Alhabibi, Haider@Energy" w:date="2023-08-14T16:46:00Z">
                  <w:rPr>
                    <w:rFonts w:ascii="Calibri" w:hAnsi="Calibri"/>
                    <w:sz w:val="14"/>
                    <w:szCs w:val="14"/>
                  </w:rPr>
                </w:rPrChange>
              </w:rPr>
            </w:pPr>
            <w:r w:rsidRPr="00B63041">
              <w:rPr>
                <w:rFonts w:asciiTheme="minorHAnsi" w:hAnsiTheme="minorHAnsi" w:cstheme="minorHAnsi"/>
                <w:sz w:val="16"/>
                <w:szCs w:val="16"/>
                <w:rPrChange w:id="5021" w:author="Alhabibi, Haider@Energy" w:date="2023-08-14T16:46:00Z">
                  <w:rPr>
                    <w:rFonts w:asciiTheme="minorHAnsi" w:hAnsiTheme="minorHAnsi" w:cstheme="minorHAnsi"/>
                    <w:sz w:val="14"/>
                    <w:szCs w:val="14"/>
                  </w:rPr>
                </w:rPrChange>
              </w:rPr>
              <w:t>8.0</w:t>
            </w:r>
            <w:commentRangeEnd w:id="5018"/>
            <w:r w:rsidRPr="00B63041">
              <w:rPr>
                <w:rStyle w:val="CommentReference"/>
                <w:rFonts w:asciiTheme="minorHAnsi" w:hAnsiTheme="minorHAnsi" w:cstheme="minorHAnsi"/>
                <w:szCs w:val="16"/>
                <w:rPrChange w:id="5022" w:author="Alhabibi, Haider@Energy" w:date="2023-08-14T16:46:00Z">
                  <w:rPr>
                    <w:rStyle w:val="CommentReference"/>
                    <w:szCs w:val="20"/>
                  </w:rPr>
                </w:rPrChange>
              </w:rPr>
              <w:commentReference w:id="5018"/>
            </w:r>
            <w:r w:rsidRPr="00B63041">
              <w:rPr>
                <w:rFonts w:asciiTheme="minorHAnsi" w:hAnsiTheme="minorHAnsi" w:cstheme="minorHAnsi"/>
                <w:sz w:val="16"/>
                <w:szCs w:val="16"/>
                <w:rPrChange w:id="5023" w:author="Alhabibi, Haider@Energy" w:date="2023-08-14T16:46:00Z">
                  <w:rPr>
                    <w:rFonts w:asciiTheme="minorHAnsi" w:hAnsiTheme="minorHAnsi" w:cstheme="minorHAnsi"/>
                    <w:sz w:val="14"/>
                    <w:szCs w:val="14"/>
                  </w:rPr>
                </w:rPrChange>
              </w:rPr>
              <w:t xml:space="preserve">; </w:t>
            </w:r>
            <w:ins w:id="5024" w:author="Shewmaker, Michael@Energy" w:date="2022-01-13T17:28:00Z">
              <w:r w:rsidRPr="00B63041">
                <w:rPr>
                  <w:rFonts w:asciiTheme="minorHAnsi" w:hAnsiTheme="minorHAnsi" w:cstheme="minorHAnsi"/>
                  <w:sz w:val="16"/>
                  <w:szCs w:val="16"/>
                  <w:rPrChange w:id="5025" w:author="Alhabibi, Haider@Energy" w:date="2023-08-14T16:46:00Z">
                    <w:rPr>
                      <w:rFonts w:asciiTheme="minorHAnsi" w:hAnsiTheme="minorHAnsi" w:cstheme="minorHAnsi"/>
                      <w:sz w:val="14"/>
                      <w:szCs w:val="14"/>
                    </w:rPr>
                  </w:rPrChange>
                </w:rPr>
                <w:t>or default minimum values for HSPF2=6.7;</w:t>
              </w:r>
            </w:ins>
            <w:r w:rsidRPr="00B63041">
              <w:rPr>
                <w:rFonts w:asciiTheme="minorHAnsi" w:hAnsiTheme="minorHAnsi" w:cstheme="minorHAnsi"/>
                <w:sz w:val="16"/>
                <w:szCs w:val="16"/>
                <w:rPrChange w:id="5026" w:author="Alhabibi, Haider@Energy" w:date="2023-08-14T16:46:00Z">
                  <w:rPr>
                    <w:rFonts w:asciiTheme="minorHAnsi" w:hAnsiTheme="minorHAnsi" w:cstheme="minorHAnsi"/>
                    <w:sz w:val="14"/>
                    <w:szCs w:val="14"/>
                  </w:rPr>
                </w:rPrChange>
              </w:rPr>
              <w:t xml:space="preserve"> allow user to overwrite default value, but </w:t>
            </w:r>
            <w:r w:rsidRPr="00B63041">
              <w:rPr>
                <w:rFonts w:asciiTheme="minorHAnsi" w:hAnsiTheme="minorHAnsi" w:cstheme="minorHAnsi"/>
                <w:sz w:val="16"/>
                <w:szCs w:val="16"/>
                <w:rPrChange w:id="5027" w:author="Alhabibi, Haider@Energy" w:date="2023-08-14T16:46:00Z">
                  <w:rPr>
                    <w:rFonts w:ascii="Calibri" w:hAnsi="Calibri"/>
                    <w:sz w:val="14"/>
                    <w:szCs w:val="14"/>
                  </w:rPr>
                </w:rPrChange>
              </w:rPr>
              <w:t>flag non-default values and report in project status notes field</w:t>
            </w:r>
            <w:r w:rsidRPr="00B63041">
              <w:rPr>
                <w:rFonts w:asciiTheme="minorHAnsi" w:hAnsiTheme="minorHAnsi" w:cstheme="minorHAnsi"/>
                <w:sz w:val="16"/>
                <w:szCs w:val="16"/>
                <w:rPrChange w:id="5028" w:author="Alhabibi, Haider@Energy" w:date="2023-08-14T16:46:00Z">
                  <w:rPr>
                    <w:rFonts w:asciiTheme="minorHAnsi" w:hAnsiTheme="minorHAnsi" w:cstheme="minorHAnsi"/>
                    <w:sz w:val="14"/>
                    <w:szCs w:val="14"/>
                  </w:rPr>
                </w:rPrChange>
              </w:rPr>
              <w:t xml:space="preserve"> &gt;&gt;</w:t>
            </w:r>
          </w:p>
        </w:tc>
        <w:tc>
          <w:tcPr>
            <w:tcW w:w="1858" w:type="dxa"/>
            <w:tcPrChange w:id="5029" w:author="Alhabibi, Haider@Energy" w:date="2023-08-14T16:27:00Z">
              <w:tcPr>
                <w:tcW w:w="1980" w:type="dxa"/>
              </w:tcPr>
            </w:tcPrChange>
          </w:tcPr>
          <w:p w14:paraId="0B73A9F0" w14:textId="77777777" w:rsidR="00C34F38" w:rsidRPr="00B63041" w:rsidRDefault="00C34F38" w:rsidP="004B29DA">
            <w:pPr>
              <w:rPr>
                <w:rFonts w:asciiTheme="minorHAnsi" w:hAnsiTheme="minorHAnsi" w:cstheme="minorHAnsi"/>
                <w:sz w:val="16"/>
                <w:szCs w:val="16"/>
                <w:rPrChange w:id="503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31" w:author="Alhabibi, Haider@Energy" w:date="2023-08-14T16:46:00Z">
                  <w:rPr>
                    <w:rFonts w:asciiTheme="minorHAnsi" w:hAnsiTheme="minorHAnsi" w:cstheme="minorHAnsi"/>
                    <w:sz w:val="14"/>
                    <w:szCs w:val="14"/>
                  </w:rPr>
                </w:rPrChange>
              </w:rPr>
              <w:t xml:space="preserve">&lt;&lt;user pick one from list:  </w:t>
            </w:r>
          </w:p>
          <w:p w14:paraId="0B73A9F1" w14:textId="77777777" w:rsidR="00C34F38" w:rsidRPr="00B63041" w:rsidRDefault="00C34F38" w:rsidP="004B29DA">
            <w:pPr>
              <w:rPr>
                <w:rFonts w:asciiTheme="minorHAnsi" w:hAnsiTheme="minorHAnsi" w:cstheme="minorHAnsi"/>
                <w:sz w:val="16"/>
                <w:szCs w:val="16"/>
                <w:rPrChange w:id="5032"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33"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34"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5035" w:author="Alhabibi, Haider@Energy" w:date="2023-08-14T16:46:00Z">
                  <w:rPr>
                    <w:rFonts w:asciiTheme="minorHAnsi" w:hAnsiTheme="minorHAnsi" w:cstheme="minorHAnsi"/>
                    <w:sz w:val="14"/>
                    <w:szCs w:val="14"/>
                  </w:rPr>
                </w:rPrChange>
              </w:rPr>
              <w:t xml:space="preserve"> split AC;</w:t>
            </w:r>
          </w:p>
          <w:p w14:paraId="0B73A9F2" w14:textId="77777777" w:rsidR="00C34F38" w:rsidRPr="00B63041" w:rsidRDefault="00C34F38" w:rsidP="004B29DA">
            <w:pPr>
              <w:rPr>
                <w:rFonts w:asciiTheme="minorHAnsi" w:hAnsiTheme="minorHAnsi" w:cstheme="minorHAnsi"/>
                <w:sz w:val="16"/>
                <w:szCs w:val="16"/>
                <w:rPrChange w:id="503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37"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38"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5039" w:author="Alhabibi, Haider@Energy" w:date="2023-08-14T16:46:00Z">
                  <w:rPr>
                    <w:rFonts w:asciiTheme="minorHAnsi" w:hAnsiTheme="minorHAnsi" w:cstheme="minorHAnsi"/>
                    <w:sz w:val="14"/>
                    <w:szCs w:val="14"/>
                  </w:rPr>
                </w:rPrChange>
              </w:rPr>
              <w:t xml:space="preserve"> split HP</w:t>
            </w:r>
          </w:p>
          <w:p w14:paraId="0B73A9F3" w14:textId="77777777" w:rsidR="00C34F38" w:rsidRPr="00B63041" w:rsidRDefault="00C34F38" w:rsidP="004B29DA">
            <w:pPr>
              <w:rPr>
                <w:rFonts w:asciiTheme="minorHAnsi" w:hAnsiTheme="minorHAnsi" w:cstheme="minorHAnsi"/>
                <w:sz w:val="16"/>
                <w:szCs w:val="16"/>
                <w:rPrChange w:id="504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41" w:author="Alhabibi, Haider@Energy" w:date="2023-08-14T16:46:00Z">
                  <w:rPr>
                    <w:rFonts w:asciiTheme="minorHAnsi" w:hAnsiTheme="minorHAnsi" w:cstheme="minorHAnsi"/>
                    <w:sz w:val="14"/>
                    <w:szCs w:val="14"/>
                  </w:rPr>
                </w:rPrChange>
              </w:rPr>
              <w:t xml:space="preserve">*central packaged </w:t>
            </w:r>
            <w:proofErr w:type="gramStart"/>
            <w:r w:rsidRPr="00B63041">
              <w:rPr>
                <w:rFonts w:asciiTheme="minorHAnsi" w:hAnsiTheme="minorHAnsi" w:cstheme="minorHAnsi"/>
                <w:sz w:val="16"/>
                <w:szCs w:val="16"/>
                <w:rPrChange w:id="5042" w:author="Alhabibi, Haider@Energy" w:date="2023-08-14T16:46:00Z">
                  <w:rPr>
                    <w:rFonts w:asciiTheme="minorHAnsi" w:hAnsiTheme="minorHAnsi" w:cstheme="minorHAnsi"/>
                    <w:sz w:val="14"/>
                    <w:szCs w:val="14"/>
                  </w:rPr>
                </w:rPrChange>
              </w:rPr>
              <w:t>AC ;</w:t>
            </w:r>
            <w:proofErr w:type="gramEnd"/>
          </w:p>
          <w:p w14:paraId="0B73A9F4" w14:textId="77777777" w:rsidR="00C34F38" w:rsidRPr="00B63041" w:rsidRDefault="00C34F38" w:rsidP="004B29DA">
            <w:pPr>
              <w:rPr>
                <w:rFonts w:asciiTheme="minorHAnsi" w:hAnsiTheme="minorHAnsi" w:cstheme="minorHAnsi"/>
                <w:sz w:val="16"/>
                <w:szCs w:val="16"/>
                <w:rPrChange w:id="504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44"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45"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5046" w:author="Alhabibi, Haider@Energy" w:date="2023-08-14T16:46:00Z">
                  <w:rPr>
                    <w:rFonts w:asciiTheme="minorHAnsi" w:hAnsiTheme="minorHAnsi" w:cstheme="minorHAnsi"/>
                    <w:sz w:val="14"/>
                    <w:szCs w:val="14"/>
                  </w:rPr>
                </w:rPrChange>
              </w:rPr>
              <w:t xml:space="preserve"> packaged HP</w:t>
            </w:r>
          </w:p>
          <w:p w14:paraId="0B73A9F5" w14:textId="3D274824" w:rsidR="00C34F38" w:rsidRPr="00B63041" w:rsidRDefault="00C34F38" w:rsidP="004B29DA">
            <w:pPr>
              <w:rPr>
                <w:rFonts w:asciiTheme="minorHAnsi" w:hAnsiTheme="minorHAnsi" w:cstheme="minorHAnsi"/>
                <w:sz w:val="16"/>
                <w:szCs w:val="16"/>
                <w:rPrChange w:id="504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48"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49"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5050" w:author="Alhabibi, Haider@Energy" w:date="2023-08-14T16:46:00Z">
                  <w:rPr>
                    <w:rFonts w:asciiTheme="minorHAnsi" w:hAnsiTheme="minorHAnsi" w:cstheme="minorHAnsi"/>
                    <w:sz w:val="14"/>
                    <w:szCs w:val="14"/>
                  </w:rPr>
                </w:rPrChange>
              </w:rPr>
              <w:t xml:space="preserve"> large packaged AC;</w:t>
            </w:r>
          </w:p>
          <w:p w14:paraId="0B73A9F6" w14:textId="77777777" w:rsidR="00C34F38" w:rsidRPr="00B63041" w:rsidRDefault="00C34F38" w:rsidP="004B29DA">
            <w:pPr>
              <w:rPr>
                <w:rFonts w:asciiTheme="minorHAnsi" w:hAnsiTheme="minorHAnsi" w:cstheme="minorHAnsi"/>
                <w:sz w:val="16"/>
                <w:szCs w:val="16"/>
                <w:rPrChange w:id="5051"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52"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53" w:author="Alhabibi, Haider@Energy" w:date="2023-08-14T16:46:00Z">
                  <w:rPr>
                    <w:rFonts w:asciiTheme="minorHAnsi" w:hAnsiTheme="minorHAnsi" w:cstheme="minorHAnsi"/>
                    <w:sz w:val="14"/>
                    <w:szCs w:val="14"/>
                  </w:rPr>
                </w:rPrChange>
              </w:rPr>
              <w:t>central</w:t>
            </w:r>
            <w:proofErr w:type="gramEnd"/>
            <w:r w:rsidRPr="00B63041">
              <w:rPr>
                <w:rFonts w:asciiTheme="minorHAnsi" w:hAnsiTheme="minorHAnsi" w:cstheme="minorHAnsi"/>
                <w:sz w:val="16"/>
                <w:szCs w:val="16"/>
                <w:rPrChange w:id="5054" w:author="Alhabibi, Haider@Energy" w:date="2023-08-14T16:46:00Z">
                  <w:rPr>
                    <w:rFonts w:asciiTheme="minorHAnsi" w:hAnsiTheme="minorHAnsi" w:cstheme="minorHAnsi"/>
                    <w:sz w:val="14"/>
                    <w:szCs w:val="14"/>
                  </w:rPr>
                </w:rPrChange>
              </w:rPr>
              <w:t xml:space="preserve"> large packaged HP</w:t>
            </w:r>
          </w:p>
          <w:p w14:paraId="0B73A9F7" w14:textId="77777777" w:rsidR="00C34F38" w:rsidRPr="00B63041" w:rsidRDefault="00C34F38" w:rsidP="004B29DA">
            <w:pPr>
              <w:rPr>
                <w:rFonts w:asciiTheme="minorHAnsi" w:hAnsiTheme="minorHAnsi" w:cstheme="minorHAnsi"/>
                <w:sz w:val="16"/>
                <w:szCs w:val="16"/>
                <w:rPrChange w:id="505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56"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57" w:author="Alhabibi, Haider@Energy" w:date="2023-08-14T16:46: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5058" w:author="Alhabibi, Haider@Energy" w:date="2023-08-14T16:46:00Z">
                  <w:rPr>
                    <w:rFonts w:asciiTheme="minorHAnsi" w:hAnsiTheme="minorHAnsi" w:cstheme="minorHAnsi"/>
                    <w:sz w:val="14"/>
                    <w:szCs w:val="14"/>
                  </w:rPr>
                </w:rPrChange>
              </w:rPr>
              <w:t xml:space="preserve"> split AC;</w:t>
            </w:r>
          </w:p>
          <w:p w14:paraId="0B73A9F8" w14:textId="77777777" w:rsidR="00C34F38" w:rsidRPr="00B63041" w:rsidRDefault="00C34F38" w:rsidP="004B29DA">
            <w:pPr>
              <w:rPr>
                <w:rFonts w:asciiTheme="minorHAnsi" w:hAnsiTheme="minorHAnsi" w:cstheme="minorHAnsi"/>
                <w:sz w:val="16"/>
                <w:szCs w:val="16"/>
                <w:rPrChange w:id="505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6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61" w:author="Alhabibi, Haider@Energy" w:date="2023-08-14T16:46:00Z">
                  <w:rPr>
                    <w:rFonts w:asciiTheme="minorHAnsi" w:hAnsiTheme="minorHAnsi" w:cstheme="minorHAnsi"/>
                    <w:sz w:val="14"/>
                    <w:szCs w:val="14"/>
                  </w:rPr>
                </w:rPrChange>
              </w:rPr>
              <w:t>ductless</w:t>
            </w:r>
            <w:proofErr w:type="gramEnd"/>
            <w:r w:rsidRPr="00B63041">
              <w:rPr>
                <w:rFonts w:asciiTheme="minorHAnsi" w:hAnsiTheme="minorHAnsi" w:cstheme="minorHAnsi"/>
                <w:sz w:val="16"/>
                <w:szCs w:val="16"/>
                <w:rPrChange w:id="5062" w:author="Alhabibi, Haider@Energy" w:date="2023-08-14T16:46:00Z">
                  <w:rPr>
                    <w:rFonts w:asciiTheme="minorHAnsi" w:hAnsiTheme="minorHAnsi" w:cstheme="minorHAnsi"/>
                    <w:sz w:val="14"/>
                    <w:szCs w:val="14"/>
                  </w:rPr>
                </w:rPrChange>
              </w:rPr>
              <w:t xml:space="preserve"> split HP;</w:t>
            </w:r>
          </w:p>
          <w:p w14:paraId="0B73A9F9" w14:textId="77777777" w:rsidR="00C34F38" w:rsidRPr="00B63041" w:rsidRDefault="00C34F38" w:rsidP="004B29DA">
            <w:pPr>
              <w:rPr>
                <w:rFonts w:asciiTheme="minorHAnsi" w:hAnsiTheme="minorHAnsi" w:cstheme="minorHAnsi"/>
                <w:sz w:val="16"/>
                <w:szCs w:val="16"/>
                <w:rPrChange w:id="506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64"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65" w:author="Alhabibi, Haider@Energy" w:date="2023-08-14T16:46:00Z">
                  <w:rPr>
                    <w:rFonts w:asciiTheme="minorHAnsi" w:hAnsiTheme="minorHAnsi" w:cstheme="minorHAnsi"/>
                    <w:sz w:val="14"/>
                    <w:szCs w:val="14"/>
                  </w:rPr>
                </w:rPrChange>
              </w:rPr>
              <w:t>gas</w:t>
            </w:r>
            <w:proofErr w:type="gramEnd"/>
            <w:r w:rsidRPr="00B63041">
              <w:rPr>
                <w:rFonts w:asciiTheme="minorHAnsi" w:hAnsiTheme="minorHAnsi" w:cstheme="minorHAnsi"/>
                <w:sz w:val="16"/>
                <w:szCs w:val="16"/>
                <w:rPrChange w:id="5066" w:author="Alhabibi, Haider@Energy" w:date="2023-08-14T16:46:00Z">
                  <w:rPr>
                    <w:rFonts w:asciiTheme="minorHAnsi" w:hAnsiTheme="minorHAnsi" w:cstheme="minorHAnsi"/>
                    <w:sz w:val="14"/>
                    <w:szCs w:val="14"/>
                  </w:rPr>
                </w:rPrChange>
              </w:rPr>
              <w:t xml:space="preserve"> absorption AC</w:t>
            </w:r>
          </w:p>
          <w:p w14:paraId="0B73A9FA" w14:textId="77777777" w:rsidR="00C34F38" w:rsidRPr="00B63041" w:rsidRDefault="00C34F38" w:rsidP="004B29DA">
            <w:pPr>
              <w:rPr>
                <w:rFonts w:asciiTheme="minorHAnsi" w:hAnsiTheme="minorHAnsi" w:cstheme="minorHAnsi"/>
                <w:sz w:val="16"/>
                <w:szCs w:val="16"/>
                <w:rPrChange w:id="506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68"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69" w:author="Alhabibi, Haider@Energy" w:date="2023-08-14T16:46: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5070" w:author="Alhabibi, Haider@Energy" w:date="2023-08-14T16:46:00Z">
                  <w:rPr>
                    <w:rFonts w:asciiTheme="minorHAnsi" w:hAnsiTheme="minorHAnsi" w:cstheme="minorHAnsi"/>
                    <w:sz w:val="14"/>
                    <w:szCs w:val="14"/>
                  </w:rPr>
                </w:rPrChange>
              </w:rPr>
              <w:t xml:space="preserve"> AC;</w:t>
            </w:r>
          </w:p>
          <w:p w14:paraId="0B73A9FB" w14:textId="77777777" w:rsidR="00C34F38" w:rsidRPr="00B63041" w:rsidRDefault="00C34F38" w:rsidP="004B29DA">
            <w:pPr>
              <w:rPr>
                <w:rFonts w:asciiTheme="minorHAnsi" w:hAnsiTheme="minorHAnsi" w:cstheme="minorHAnsi"/>
                <w:sz w:val="16"/>
                <w:szCs w:val="16"/>
                <w:rPrChange w:id="5071"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72"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73" w:author="Alhabibi, Haider@Energy" w:date="2023-08-14T16:46:00Z">
                  <w:rPr>
                    <w:rFonts w:asciiTheme="minorHAnsi" w:hAnsiTheme="minorHAnsi" w:cstheme="minorHAnsi"/>
                    <w:sz w:val="14"/>
                    <w:szCs w:val="14"/>
                  </w:rPr>
                </w:rPrChange>
              </w:rPr>
              <w:t>room</w:t>
            </w:r>
            <w:proofErr w:type="gramEnd"/>
            <w:r w:rsidRPr="00B63041">
              <w:rPr>
                <w:rFonts w:asciiTheme="minorHAnsi" w:hAnsiTheme="minorHAnsi" w:cstheme="minorHAnsi"/>
                <w:sz w:val="16"/>
                <w:szCs w:val="16"/>
                <w:rPrChange w:id="5074" w:author="Alhabibi, Haider@Energy" w:date="2023-08-14T16:46:00Z">
                  <w:rPr>
                    <w:rFonts w:asciiTheme="minorHAnsi" w:hAnsiTheme="minorHAnsi" w:cstheme="minorHAnsi"/>
                    <w:sz w:val="14"/>
                    <w:szCs w:val="14"/>
                  </w:rPr>
                </w:rPrChange>
              </w:rPr>
              <w:t xml:space="preserve"> HP; </w:t>
            </w:r>
          </w:p>
          <w:p w14:paraId="0B73A9FC" w14:textId="77777777" w:rsidR="00C34F38" w:rsidRPr="00B63041" w:rsidRDefault="00C34F38" w:rsidP="004B29DA">
            <w:pPr>
              <w:rPr>
                <w:rFonts w:asciiTheme="minorHAnsi" w:hAnsiTheme="minorHAnsi" w:cstheme="minorHAnsi"/>
                <w:sz w:val="16"/>
                <w:szCs w:val="16"/>
                <w:rPrChange w:id="507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76"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77" w:author="Alhabibi, Haider@Energy" w:date="2023-08-14T16:46: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5078" w:author="Alhabibi, Haider@Energy" w:date="2023-08-14T16:46:00Z">
                  <w:rPr>
                    <w:rFonts w:asciiTheme="minorHAnsi" w:hAnsiTheme="minorHAnsi" w:cstheme="minorHAnsi"/>
                    <w:sz w:val="14"/>
                    <w:szCs w:val="14"/>
                  </w:rPr>
                </w:rPrChange>
              </w:rPr>
              <w:t xml:space="preserve"> HP,</w:t>
            </w:r>
          </w:p>
          <w:p w14:paraId="0B73A9FD" w14:textId="1E4D23A5" w:rsidR="00C34F38" w:rsidRPr="00B63041" w:rsidRDefault="00C34F38" w:rsidP="004B29DA">
            <w:pPr>
              <w:rPr>
                <w:rFonts w:asciiTheme="minorHAnsi" w:hAnsiTheme="minorHAnsi" w:cstheme="minorHAnsi"/>
                <w:sz w:val="16"/>
                <w:szCs w:val="16"/>
                <w:rPrChange w:id="507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8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81" w:author="Alhabibi, Haider@Energy" w:date="2023-08-14T16:46:00Z">
                  <w:rPr>
                    <w:rFonts w:asciiTheme="minorHAnsi" w:hAnsiTheme="minorHAnsi" w:cstheme="minorHAnsi"/>
                    <w:sz w:val="14"/>
                    <w:szCs w:val="14"/>
                  </w:rPr>
                </w:rPrChange>
              </w:rPr>
              <w:t>hydronic</w:t>
            </w:r>
            <w:proofErr w:type="gramEnd"/>
            <w:r w:rsidRPr="00B63041">
              <w:rPr>
                <w:rFonts w:asciiTheme="minorHAnsi" w:hAnsiTheme="minorHAnsi" w:cstheme="minorHAnsi"/>
                <w:sz w:val="16"/>
                <w:szCs w:val="16"/>
                <w:rPrChange w:id="5082"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5083" w:author="Alhabibi, Haider@Energy" w:date="2023-08-14T16:46:00Z">
                  <w:rPr>
                    <w:rFonts w:asciiTheme="minorHAnsi" w:hAnsiTheme="minorHAnsi" w:cstheme="minorHAnsi"/>
                    <w:sz w:val="14"/>
                    <w:szCs w:val="14"/>
                  </w:rPr>
                </w:rPrChange>
              </w:rPr>
              <w:t>HP+forced</w:t>
            </w:r>
            <w:proofErr w:type="spellEnd"/>
            <w:r w:rsidRPr="00B63041">
              <w:rPr>
                <w:rFonts w:asciiTheme="minorHAnsi" w:hAnsiTheme="minorHAnsi" w:cstheme="minorHAnsi"/>
                <w:sz w:val="16"/>
                <w:szCs w:val="16"/>
                <w:rPrChange w:id="5084" w:author="Alhabibi, Haider@Energy" w:date="2023-08-14T16:46:00Z">
                  <w:rPr>
                    <w:rFonts w:asciiTheme="minorHAnsi" w:hAnsiTheme="minorHAnsi" w:cstheme="minorHAnsi"/>
                    <w:sz w:val="14"/>
                    <w:szCs w:val="14"/>
                  </w:rPr>
                </w:rPrChange>
              </w:rPr>
              <w:t xml:space="preserve"> air;</w:t>
            </w:r>
          </w:p>
          <w:p w14:paraId="0B73A9FE" w14:textId="158F6697" w:rsidR="00C34F38" w:rsidRPr="00B63041" w:rsidRDefault="00C34F38" w:rsidP="004B29DA">
            <w:pPr>
              <w:rPr>
                <w:rFonts w:asciiTheme="minorHAnsi" w:hAnsiTheme="minorHAnsi" w:cstheme="minorHAnsi"/>
                <w:sz w:val="16"/>
                <w:szCs w:val="16"/>
                <w:rPrChange w:id="5085"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86"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87" w:author="Alhabibi, Haider@Energy" w:date="2023-08-14T16:46: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5088" w:author="Alhabibi, Haider@Energy" w:date="2023-08-14T16:46:00Z">
                  <w:rPr>
                    <w:rFonts w:asciiTheme="minorHAnsi" w:hAnsiTheme="minorHAnsi" w:cstheme="minorHAnsi"/>
                    <w:sz w:val="14"/>
                    <w:szCs w:val="14"/>
                  </w:rPr>
                </w:rPrChange>
              </w:rPr>
              <w:t xml:space="preserve"> – direct;</w:t>
            </w:r>
          </w:p>
          <w:p w14:paraId="0B73A9FF" w14:textId="2C60E687" w:rsidR="00C34F38" w:rsidRPr="00B63041" w:rsidRDefault="00C34F38" w:rsidP="004B29DA">
            <w:pPr>
              <w:rPr>
                <w:rFonts w:asciiTheme="minorHAnsi" w:hAnsiTheme="minorHAnsi" w:cstheme="minorHAnsi"/>
                <w:sz w:val="16"/>
                <w:szCs w:val="16"/>
                <w:rPrChange w:id="508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9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91" w:author="Alhabibi, Haider@Energy" w:date="2023-08-14T16:46: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5092" w:author="Alhabibi, Haider@Energy" w:date="2023-08-14T16:46:00Z">
                  <w:rPr>
                    <w:rFonts w:asciiTheme="minorHAnsi" w:hAnsiTheme="minorHAnsi" w:cstheme="minorHAnsi"/>
                    <w:sz w:val="14"/>
                    <w:szCs w:val="14"/>
                  </w:rPr>
                </w:rPrChange>
              </w:rPr>
              <w:t xml:space="preserve"> – indirect;</w:t>
            </w:r>
          </w:p>
          <w:p w14:paraId="0B73AA00" w14:textId="29807606" w:rsidR="00C34F38" w:rsidRPr="00B63041" w:rsidRDefault="00C34F38" w:rsidP="004B29DA">
            <w:pPr>
              <w:rPr>
                <w:rFonts w:asciiTheme="minorHAnsi" w:hAnsiTheme="minorHAnsi" w:cstheme="minorHAnsi"/>
                <w:sz w:val="16"/>
                <w:szCs w:val="16"/>
                <w:rPrChange w:id="509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094"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095" w:author="Alhabibi, Haider@Energy" w:date="2023-08-14T16:46:00Z">
                  <w:rPr>
                    <w:rFonts w:asciiTheme="minorHAnsi" w:hAnsiTheme="minorHAnsi" w:cstheme="minorHAnsi"/>
                    <w:sz w:val="14"/>
                    <w:szCs w:val="14"/>
                  </w:rPr>
                </w:rPrChange>
              </w:rPr>
              <w:t>evaporative</w:t>
            </w:r>
            <w:proofErr w:type="gramEnd"/>
            <w:r w:rsidRPr="00B63041">
              <w:rPr>
                <w:rFonts w:asciiTheme="minorHAnsi" w:hAnsiTheme="minorHAnsi" w:cstheme="minorHAnsi"/>
                <w:sz w:val="16"/>
                <w:szCs w:val="16"/>
                <w:rPrChange w:id="5096" w:author="Alhabibi, Haider@Energy" w:date="2023-08-14T16:46:00Z">
                  <w:rPr>
                    <w:rFonts w:asciiTheme="minorHAnsi" w:hAnsiTheme="minorHAnsi" w:cstheme="minorHAnsi"/>
                    <w:sz w:val="14"/>
                    <w:szCs w:val="14"/>
                  </w:rPr>
                </w:rPrChange>
              </w:rPr>
              <w:t xml:space="preserve"> – </w:t>
            </w:r>
            <w:proofErr w:type="spellStart"/>
            <w:r w:rsidRPr="00B63041">
              <w:rPr>
                <w:rFonts w:asciiTheme="minorHAnsi" w:hAnsiTheme="minorHAnsi" w:cstheme="minorHAnsi"/>
                <w:sz w:val="16"/>
                <w:szCs w:val="16"/>
                <w:rPrChange w:id="5097" w:author="Alhabibi, Haider@Energy" w:date="2023-08-14T16:46:00Z">
                  <w:rPr>
                    <w:rFonts w:asciiTheme="minorHAnsi" w:hAnsiTheme="minorHAnsi" w:cstheme="minorHAnsi"/>
                    <w:sz w:val="14"/>
                    <w:szCs w:val="14"/>
                  </w:rPr>
                </w:rPrChange>
              </w:rPr>
              <w:t>indirectdirect</w:t>
            </w:r>
            <w:proofErr w:type="spellEnd"/>
            <w:r w:rsidRPr="00B63041">
              <w:rPr>
                <w:rFonts w:asciiTheme="minorHAnsi" w:hAnsiTheme="minorHAnsi" w:cstheme="minorHAnsi"/>
                <w:sz w:val="16"/>
                <w:szCs w:val="16"/>
                <w:rPrChange w:id="5098" w:author="Alhabibi, Haider@Energy" w:date="2023-08-14T16:46:00Z">
                  <w:rPr>
                    <w:rFonts w:asciiTheme="minorHAnsi" w:hAnsiTheme="minorHAnsi" w:cstheme="minorHAnsi"/>
                    <w:sz w:val="14"/>
                    <w:szCs w:val="14"/>
                  </w:rPr>
                </w:rPrChange>
              </w:rPr>
              <w:t>;</w:t>
            </w:r>
          </w:p>
          <w:p w14:paraId="0B73AA01" w14:textId="3C538F95" w:rsidR="00C34F38" w:rsidRPr="00B63041" w:rsidRDefault="00C34F38" w:rsidP="004B29DA">
            <w:pPr>
              <w:rPr>
                <w:rFonts w:asciiTheme="minorHAnsi" w:hAnsiTheme="minorHAnsi" w:cstheme="minorHAnsi"/>
                <w:sz w:val="16"/>
                <w:szCs w:val="16"/>
                <w:rPrChange w:id="5099"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0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01" w:author="Alhabibi, Haider@Energy" w:date="2023-08-14T16:46:00Z">
                  <w:rPr>
                    <w:rFonts w:asciiTheme="minorHAnsi" w:hAnsiTheme="minorHAnsi" w:cstheme="minorHAnsi"/>
                    <w:sz w:val="14"/>
                    <w:szCs w:val="14"/>
                  </w:rPr>
                </w:rPrChange>
              </w:rPr>
              <w:t>evaporatively</w:t>
            </w:r>
            <w:proofErr w:type="gramEnd"/>
            <w:r w:rsidRPr="00B63041">
              <w:rPr>
                <w:rFonts w:asciiTheme="minorHAnsi" w:hAnsiTheme="minorHAnsi" w:cstheme="minorHAnsi"/>
                <w:sz w:val="16"/>
                <w:szCs w:val="16"/>
                <w:rPrChange w:id="5102" w:author="Alhabibi, Haider@Energy" w:date="2023-08-14T16:46:00Z">
                  <w:rPr>
                    <w:rFonts w:asciiTheme="minorHAnsi" w:hAnsiTheme="minorHAnsi" w:cstheme="minorHAnsi"/>
                    <w:sz w:val="14"/>
                    <w:szCs w:val="14"/>
                  </w:rPr>
                </w:rPrChange>
              </w:rPr>
              <w:t xml:space="preserve"> cooled condenser;</w:t>
            </w:r>
          </w:p>
          <w:p w14:paraId="0B73AA02" w14:textId="3C98AF40" w:rsidR="00C34F38" w:rsidRPr="00B63041" w:rsidRDefault="00C34F38" w:rsidP="004B29DA">
            <w:pPr>
              <w:rPr>
                <w:rFonts w:asciiTheme="minorHAnsi" w:hAnsiTheme="minorHAnsi" w:cstheme="minorHAnsi"/>
                <w:sz w:val="16"/>
                <w:szCs w:val="16"/>
                <w:rPrChange w:id="510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04" w:author="Alhabibi, Haider@Energy" w:date="2023-08-14T16:46:00Z">
                  <w:rPr>
                    <w:rFonts w:asciiTheme="minorHAnsi" w:hAnsiTheme="minorHAnsi" w:cstheme="minorHAnsi"/>
                    <w:sz w:val="14"/>
                    <w:szCs w:val="14"/>
                  </w:rPr>
                </w:rPrChange>
              </w:rPr>
              <w:t xml:space="preserve">*Ice Storage </w:t>
            </w:r>
            <w:proofErr w:type="gramStart"/>
            <w:r w:rsidRPr="00B63041">
              <w:rPr>
                <w:rFonts w:asciiTheme="minorHAnsi" w:hAnsiTheme="minorHAnsi" w:cstheme="minorHAnsi"/>
                <w:sz w:val="16"/>
                <w:szCs w:val="16"/>
                <w:rPrChange w:id="5105" w:author="Alhabibi, Haider@Energy" w:date="2023-08-14T16:46:00Z">
                  <w:rPr>
                    <w:rFonts w:asciiTheme="minorHAnsi" w:hAnsiTheme="minorHAnsi" w:cstheme="minorHAnsi"/>
                    <w:sz w:val="14"/>
                    <w:szCs w:val="14"/>
                  </w:rPr>
                </w:rPrChange>
              </w:rPr>
              <w:t>AC;</w:t>
            </w:r>
            <w:proofErr w:type="gramEnd"/>
          </w:p>
          <w:p w14:paraId="7CE775DF" w14:textId="7B6793E6" w:rsidR="00C34F38" w:rsidRPr="00B63041" w:rsidRDefault="00C34F38" w:rsidP="004B29DA">
            <w:pPr>
              <w:rPr>
                <w:rFonts w:asciiTheme="minorHAnsi" w:hAnsiTheme="minorHAnsi" w:cstheme="minorHAnsi"/>
                <w:sz w:val="16"/>
                <w:szCs w:val="16"/>
                <w:rPrChange w:id="510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07"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08" w:author="Alhabibi, Haider@Energy" w:date="2023-08-14T16:46:00Z">
                  <w:rPr>
                    <w:rFonts w:asciiTheme="minorHAnsi" w:hAnsiTheme="minorHAnsi" w:cstheme="minorHAnsi"/>
                    <w:sz w:val="14"/>
                    <w:szCs w:val="14"/>
                  </w:rPr>
                </w:rPrChange>
              </w:rPr>
              <w:t>no</w:t>
            </w:r>
            <w:proofErr w:type="gramEnd"/>
            <w:r w:rsidRPr="00B63041">
              <w:rPr>
                <w:rFonts w:asciiTheme="minorHAnsi" w:hAnsiTheme="minorHAnsi" w:cstheme="minorHAnsi"/>
                <w:sz w:val="16"/>
                <w:szCs w:val="16"/>
                <w:rPrChange w:id="5109" w:author="Alhabibi, Haider@Energy" w:date="2023-08-14T16:46:00Z">
                  <w:rPr>
                    <w:rFonts w:asciiTheme="minorHAnsi" w:hAnsiTheme="minorHAnsi" w:cstheme="minorHAnsi"/>
                    <w:sz w:val="14"/>
                    <w:szCs w:val="14"/>
                  </w:rPr>
                </w:rPrChange>
              </w:rPr>
              <w:t xml:space="preserve"> cooling;</w:t>
            </w:r>
          </w:p>
          <w:p w14:paraId="6FB2A25D" w14:textId="77777777" w:rsidR="00C34F38" w:rsidRPr="00B63041" w:rsidRDefault="00C34F38" w:rsidP="004B29DA">
            <w:pPr>
              <w:rPr>
                <w:rFonts w:asciiTheme="minorHAnsi" w:hAnsiTheme="minorHAnsi" w:cstheme="minorHAnsi"/>
                <w:sz w:val="16"/>
                <w:szCs w:val="16"/>
                <w:rPrChange w:id="511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11" w:author="Alhabibi, Haider@Energy" w:date="2023-08-14T16:46: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5112" w:author="Alhabibi, Haider@Energy" w:date="2023-08-14T16:46:00Z">
                  <w:rPr>
                    <w:rFonts w:asciiTheme="minorHAnsi" w:hAnsiTheme="minorHAnsi" w:cstheme="minorHAnsi"/>
                    <w:sz w:val="14"/>
                    <w:szCs w:val="14"/>
                  </w:rPr>
                </w:rPrChange>
              </w:rPr>
              <w:t>HP;</w:t>
            </w:r>
            <w:proofErr w:type="gramEnd"/>
          </w:p>
          <w:p w14:paraId="4094455E" w14:textId="330BBB9A" w:rsidR="00C34F38" w:rsidRPr="00B63041" w:rsidRDefault="00C34F38" w:rsidP="004B29DA">
            <w:pPr>
              <w:rPr>
                <w:rFonts w:asciiTheme="minorHAnsi" w:hAnsiTheme="minorHAnsi" w:cstheme="minorHAnsi"/>
                <w:sz w:val="16"/>
                <w:szCs w:val="16"/>
                <w:rPrChange w:id="511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14" w:author="Alhabibi, Haider@Energy" w:date="2023-08-14T16:46:00Z">
                  <w:rPr>
                    <w:rFonts w:asciiTheme="minorHAnsi" w:hAnsiTheme="minorHAnsi" w:cstheme="minorHAnsi"/>
                    <w:sz w:val="14"/>
                    <w:szCs w:val="14"/>
                  </w:rPr>
                </w:rPrChange>
              </w:rPr>
              <w:t xml:space="preserve">*Ductless VRF </w:t>
            </w:r>
            <w:proofErr w:type="gramStart"/>
            <w:r w:rsidRPr="00B63041">
              <w:rPr>
                <w:rFonts w:asciiTheme="minorHAnsi" w:hAnsiTheme="minorHAnsi" w:cstheme="minorHAnsi"/>
                <w:sz w:val="16"/>
                <w:szCs w:val="16"/>
                <w:rPrChange w:id="5115" w:author="Alhabibi, Haider@Energy" w:date="2023-08-14T16:46:00Z">
                  <w:rPr>
                    <w:rFonts w:asciiTheme="minorHAnsi" w:hAnsiTheme="minorHAnsi" w:cstheme="minorHAnsi"/>
                    <w:sz w:val="14"/>
                    <w:szCs w:val="14"/>
                  </w:rPr>
                </w:rPrChange>
              </w:rPr>
              <w:t>AC;</w:t>
            </w:r>
            <w:proofErr w:type="gramEnd"/>
          </w:p>
          <w:p w14:paraId="4EA8B9FC" w14:textId="77777777" w:rsidR="00C34F38" w:rsidRPr="00B63041" w:rsidRDefault="00C34F38" w:rsidP="004B29DA">
            <w:pPr>
              <w:rPr>
                <w:rFonts w:asciiTheme="minorHAnsi" w:hAnsiTheme="minorHAnsi" w:cstheme="minorHAnsi"/>
                <w:sz w:val="16"/>
                <w:szCs w:val="16"/>
                <w:rPrChange w:id="511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17"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18"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19" w:author="Alhabibi, Haider@Energy" w:date="2023-08-14T16:46:00Z">
                  <w:rPr>
                    <w:rFonts w:asciiTheme="minorHAnsi" w:hAnsiTheme="minorHAnsi" w:cstheme="minorHAnsi"/>
                    <w:sz w:val="14"/>
                    <w:szCs w:val="14"/>
                  </w:rPr>
                </w:rPrChange>
              </w:rPr>
              <w:t xml:space="preserve"> AC-ducted;</w:t>
            </w:r>
          </w:p>
          <w:p w14:paraId="39F3CA4B" w14:textId="77777777" w:rsidR="00C34F38" w:rsidRPr="00B63041" w:rsidRDefault="00C34F38" w:rsidP="004B29DA">
            <w:pPr>
              <w:rPr>
                <w:rFonts w:asciiTheme="minorHAnsi" w:hAnsiTheme="minorHAnsi" w:cstheme="minorHAnsi"/>
                <w:sz w:val="16"/>
                <w:szCs w:val="16"/>
                <w:rPrChange w:id="512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21"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22"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23" w:author="Alhabibi, Haider@Energy" w:date="2023-08-14T16:46:00Z">
                  <w:rPr>
                    <w:rFonts w:asciiTheme="minorHAnsi" w:hAnsiTheme="minorHAnsi" w:cstheme="minorHAnsi"/>
                    <w:sz w:val="14"/>
                    <w:szCs w:val="14"/>
                  </w:rPr>
                </w:rPrChange>
              </w:rPr>
              <w:t xml:space="preserve"> AC-ductless;</w:t>
            </w:r>
          </w:p>
          <w:p w14:paraId="58A47F9A" w14:textId="77777777" w:rsidR="00C34F38" w:rsidRPr="00B63041" w:rsidRDefault="00C34F38" w:rsidP="004B29DA">
            <w:pPr>
              <w:rPr>
                <w:rFonts w:asciiTheme="minorHAnsi" w:hAnsiTheme="minorHAnsi" w:cstheme="minorHAnsi"/>
                <w:sz w:val="16"/>
                <w:szCs w:val="16"/>
                <w:rPrChange w:id="512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25"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26"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27"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5128" w:author="Alhabibi, Haider@Energy" w:date="2023-08-14T16:46:00Z">
                  <w:rPr>
                    <w:rFonts w:asciiTheme="minorHAnsi" w:hAnsiTheme="minorHAnsi" w:cstheme="minorHAnsi"/>
                    <w:sz w:val="14"/>
                    <w:szCs w:val="14"/>
                  </w:rPr>
                </w:rPrChange>
              </w:rPr>
              <w:t>AC-ducted+ductless</w:t>
            </w:r>
            <w:proofErr w:type="spellEnd"/>
            <w:r w:rsidRPr="00B63041">
              <w:rPr>
                <w:rFonts w:asciiTheme="minorHAnsi" w:hAnsiTheme="minorHAnsi" w:cstheme="minorHAnsi"/>
                <w:sz w:val="16"/>
                <w:szCs w:val="16"/>
                <w:rPrChange w:id="5129" w:author="Alhabibi, Haider@Energy" w:date="2023-08-14T16:46:00Z">
                  <w:rPr>
                    <w:rFonts w:asciiTheme="minorHAnsi" w:hAnsiTheme="minorHAnsi" w:cstheme="minorHAnsi"/>
                    <w:sz w:val="14"/>
                    <w:szCs w:val="14"/>
                  </w:rPr>
                </w:rPrChange>
              </w:rPr>
              <w:t>;</w:t>
            </w:r>
          </w:p>
          <w:p w14:paraId="39C0276A" w14:textId="77777777" w:rsidR="00C34F38" w:rsidRPr="00B63041" w:rsidRDefault="00C34F38" w:rsidP="004B29DA">
            <w:pPr>
              <w:rPr>
                <w:rFonts w:asciiTheme="minorHAnsi" w:hAnsiTheme="minorHAnsi" w:cstheme="minorHAnsi"/>
                <w:sz w:val="16"/>
                <w:szCs w:val="16"/>
                <w:rPrChange w:id="513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31"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32"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33" w:author="Alhabibi, Haider@Energy" w:date="2023-08-14T16:46:00Z">
                  <w:rPr>
                    <w:rFonts w:asciiTheme="minorHAnsi" w:hAnsiTheme="minorHAnsi" w:cstheme="minorHAnsi"/>
                    <w:sz w:val="14"/>
                    <w:szCs w:val="14"/>
                  </w:rPr>
                </w:rPrChange>
              </w:rPr>
              <w:t xml:space="preserve"> HP-ducted;</w:t>
            </w:r>
          </w:p>
          <w:p w14:paraId="1BB4D9A3" w14:textId="77777777" w:rsidR="00C34F38" w:rsidRPr="00B63041" w:rsidRDefault="00C34F38" w:rsidP="004B29DA">
            <w:pPr>
              <w:rPr>
                <w:rFonts w:asciiTheme="minorHAnsi" w:hAnsiTheme="minorHAnsi" w:cstheme="minorHAnsi"/>
                <w:sz w:val="16"/>
                <w:szCs w:val="16"/>
                <w:rPrChange w:id="513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35"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36"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37" w:author="Alhabibi, Haider@Energy" w:date="2023-08-14T16:46:00Z">
                  <w:rPr>
                    <w:rFonts w:asciiTheme="minorHAnsi" w:hAnsiTheme="minorHAnsi" w:cstheme="minorHAnsi"/>
                    <w:sz w:val="14"/>
                    <w:szCs w:val="14"/>
                  </w:rPr>
                </w:rPrChange>
              </w:rPr>
              <w:t xml:space="preserve"> HP-ductless;</w:t>
            </w:r>
          </w:p>
          <w:p w14:paraId="040E0AAD" w14:textId="77777777" w:rsidR="00C34F38" w:rsidRPr="00B63041" w:rsidRDefault="00C34F38" w:rsidP="004B29DA">
            <w:pPr>
              <w:rPr>
                <w:rFonts w:asciiTheme="minorHAnsi" w:hAnsiTheme="minorHAnsi" w:cstheme="minorHAnsi"/>
                <w:sz w:val="16"/>
                <w:szCs w:val="16"/>
                <w:rPrChange w:id="5138"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39" w:author="Alhabibi, Haider@Energy" w:date="2023-08-14T16:46:00Z">
                  <w:rPr>
                    <w:rFonts w:asciiTheme="minorHAnsi" w:hAnsiTheme="minorHAnsi" w:cstheme="minorHAnsi"/>
                    <w:sz w:val="14"/>
                    <w:szCs w:val="14"/>
                  </w:rPr>
                </w:rPrChange>
              </w:rPr>
              <w:t>*</w:t>
            </w:r>
            <w:proofErr w:type="spellStart"/>
            <w:proofErr w:type="gramStart"/>
            <w:r w:rsidRPr="00B63041">
              <w:rPr>
                <w:rFonts w:asciiTheme="minorHAnsi" w:hAnsiTheme="minorHAnsi" w:cstheme="minorHAnsi"/>
                <w:sz w:val="16"/>
                <w:szCs w:val="16"/>
                <w:rPrChange w:id="5140" w:author="Alhabibi, Haider@Energy" w:date="2023-08-14T16:46:00Z">
                  <w:rPr>
                    <w:rFonts w:asciiTheme="minorHAnsi" w:hAnsiTheme="minorHAnsi" w:cstheme="minorHAnsi"/>
                    <w:sz w:val="14"/>
                    <w:szCs w:val="14"/>
                  </w:rPr>
                </w:rPrChange>
              </w:rPr>
              <w:t>multisplit</w:t>
            </w:r>
            <w:proofErr w:type="spellEnd"/>
            <w:proofErr w:type="gramEnd"/>
            <w:r w:rsidRPr="00B63041">
              <w:rPr>
                <w:rFonts w:asciiTheme="minorHAnsi" w:hAnsiTheme="minorHAnsi" w:cstheme="minorHAnsi"/>
                <w:sz w:val="16"/>
                <w:szCs w:val="16"/>
                <w:rPrChange w:id="5141" w:author="Alhabibi, Haider@Energy" w:date="2023-08-14T16:46:00Z">
                  <w:rPr>
                    <w:rFonts w:asciiTheme="minorHAnsi" w:hAnsiTheme="minorHAnsi" w:cstheme="minorHAnsi"/>
                    <w:sz w:val="14"/>
                    <w:szCs w:val="14"/>
                  </w:rPr>
                </w:rPrChange>
              </w:rPr>
              <w:t xml:space="preserve"> </w:t>
            </w:r>
            <w:proofErr w:type="spellStart"/>
            <w:r w:rsidRPr="00B63041">
              <w:rPr>
                <w:rFonts w:asciiTheme="minorHAnsi" w:hAnsiTheme="minorHAnsi" w:cstheme="minorHAnsi"/>
                <w:sz w:val="16"/>
                <w:szCs w:val="16"/>
                <w:rPrChange w:id="5142" w:author="Alhabibi, Haider@Energy" w:date="2023-08-14T16:46:00Z">
                  <w:rPr>
                    <w:rFonts w:asciiTheme="minorHAnsi" w:hAnsiTheme="minorHAnsi" w:cstheme="minorHAnsi"/>
                    <w:sz w:val="14"/>
                    <w:szCs w:val="14"/>
                  </w:rPr>
                </w:rPrChange>
              </w:rPr>
              <w:t>HP-ducted+ductless</w:t>
            </w:r>
            <w:proofErr w:type="spellEnd"/>
            <w:r w:rsidRPr="00B63041">
              <w:rPr>
                <w:rFonts w:asciiTheme="minorHAnsi" w:hAnsiTheme="minorHAnsi" w:cstheme="minorHAnsi"/>
                <w:sz w:val="16"/>
                <w:szCs w:val="16"/>
                <w:rPrChange w:id="5143" w:author="Alhabibi, Haider@Energy" w:date="2023-08-14T16:46:00Z">
                  <w:rPr>
                    <w:rFonts w:asciiTheme="minorHAnsi" w:hAnsiTheme="minorHAnsi" w:cstheme="minorHAnsi"/>
                    <w:sz w:val="14"/>
                    <w:szCs w:val="14"/>
                  </w:rPr>
                </w:rPrChange>
              </w:rPr>
              <w:t>;</w:t>
            </w:r>
          </w:p>
          <w:p w14:paraId="29BC34C3" w14:textId="77777777" w:rsidR="00C34F38" w:rsidRPr="00B63041" w:rsidRDefault="00C34F38" w:rsidP="004B29DA">
            <w:pPr>
              <w:rPr>
                <w:rFonts w:asciiTheme="minorHAnsi" w:hAnsiTheme="minorHAnsi" w:cstheme="minorHAnsi"/>
                <w:sz w:val="16"/>
                <w:szCs w:val="16"/>
                <w:rPrChange w:id="514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45" w:author="Alhabibi, Haider@Energy" w:date="2023-08-14T16:46:00Z">
                  <w:rPr>
                    <w:rFonts w:asciiTheme="minorHAnsi" w:hAnsiTheme="minorHAnsi" w:cstheme="minorHAnsi"/>
                    <w:sz w:val="14"/>
                    <w:szCs w:val="14"/>
                  </w:rPr>
                </w:rPrChange>
              </w:rPr>
              <w:t xml:space="preserve">*non-air-source heat </w:t>
            </w:r>
            <w:proofErr w:type="gramStart"/>
            <w:r w:rsidRPr="00B63041">
              <w:rPr>
                <w:rFonts w:asciiTheme="minorHAnsi" w:hAnsiTheme="minorHAnsi" w:cstheme="minorHAnsi"/>
                <w:sz w:val="16"/>
                <w:szCs w:val="16"/>
                <w:rPrChange w:id="5146" w:author="Alhabibi, Haider@Energy" w:date="2023-08-14T16:46:00Z">
                  <w:rPr>
                    <w:rFonts w:asciiTheme="minorHAnsi" w:hAnsiTheme="minorHAnsi" w:cstheme="minorHAnsi"/>
                    <w:sz w:val="14"/>
                    <w:szCs w:val="14"/>
                  </w:rPr>
                </w:rPrChange>
              </w:rPr>
              <w:t>pump;</w:t>
            </w:r>
            <w:proofErr w:type="gramEnd"/>
          </w:p>
          <w:p w14:paraId="3440F33C" w14:textId="77777777" w:rsidR="00C34F38" w:rsidRPr="00B63041" w:rsidRDefault="00C34F38" w:rsidP="004B29DA">
            <w:pPr>
              <w:rPr>
                <w:rFonts w:asciiTheme="minorHAnsi" w:hAnsiTheme="minorHAnsi" w:cstheme="minorHAnsi"/>
                <w:sz w:val="16"/>
                <w:szCs w:val="16"/>
                <w:rPrChange w:id="514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48" w:author="Alhabibi, Haider@Energy" w:date="2023-08-14T16:46:00Z">
                  <w:rPr>
                    <w:rFonts w:asciiTheme="minorHAnsi" w:hAnsiTheme="minorHAnsi" w:cstheme="minorHAnsi"/>
                    <w:sz w:val="14"/>
                    <w:szCs w:val="14"/>
                  </w:rPr>
                </w:rPrChange>
              </w:rPr>
              <w:t xml:space="preserve">*non-air-cooled air </w:t>
            </w:r>
            <w:proofErr w:type="gramStart"/>
            <w:r w:rsidRPr="00B63041">
              <w:rPr>
                <w:rFonts w:asciiTheme="minorHAnsi" w:hAnsiTheme="minorHAnsi" w:cstheme="minorHAnsi"/>
                <w:sz w:val="16"/>
                <w:szCs w:val="16"/>
                <w:rPrChange w:id="5149" w:author="Alhabibi, Haider@Energy" w:date="2023-08-14T16:46:00Z">
                  <w:rPr>
                    <w:rFonts w:asciiTheme="minorHAnsi" w:hAnsiTheme="minorHAnsi" w:cstheme="minorHAnsi"/>
                    <w:sz w:val="14"/>
                    <w:szCs w:val="14"/>
                  </w:rPr>
                </w:rPrChange>
              </w:rPr>
              <w:t>conditioner;</w:t>
            </w:r>
            <w:proofErr w:type="gramEnd"/>
          </w:p>
          <w:p w14:paraId="3AC008D5" w14:textId="77777777" w:rsidR="00C34F38" w:rsidRPr="00B63041" w:rsidRDefault="00C34F38" w:rsidP="004B29DA">
            <w:pPr>
              <w:rPr>
                <w:rFonts w:asciiTheme="minorHAnsi" w:hAnsiTheme="minorHAnsi" w:cstheme="minorHAnsi"/>
                <w:sz w:val="16"/>
                <w:szCs w:val="16"/>
                <w:rPrChange w:id="515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51" w:author="Alhabibi, Haider@Energy" w:date="2023-08-14T16:46:00Z">
                  <w:rPr>
                    <w:rFonts w:asciiTheme="minorHAnsi" w:hAnsiTheme="minorHAnsi" w:cstheme="minorHAnsi"/>
                    <w:sz w:val="14"/>
                    <w:szCs w:val="14"/>
                  </w:rPr>
                </w:rPrChange>
              </w:rPr>
              <w:lastRenderedPageBreak/>
              <w:t xml:space="preserve">*Small duct high velocity </w:t>
            </w:r>
            <w:proofErr w:type="gramStart"/>
            <w:r w:rsidRPr="00B63041">
              <w:rPr>
                <w:rFonts w:asciiTheme="minorHAnsi" w:hAnsiTheme="minorHAnsi" w:cstheme="minorHAnsi"/>
                <w:sz w:val="16"/>
                <w:szCs w:val="16"/>
                <w:rPrChange w:id="5152" w:author="Alhabibi, Haider@Energy" w:date="2023-08-14T16:46:00Z">
                  <w:rPr>
                    <w:rFonts w:asciiTheme="minorHAnsi" w:hAnsiTheme="minorHAnsi" w:cstheme="minorHAnsi"/>
                    <w:sz w:val="14"/>
                    <w:szCs w:val="14"/>
                  </w:rPr>
                </w:rPrChange>
              </w:rPr>
              <w:t>HP;</w:t>
            </w:r>
            <w:proofErr w:type="gramEnd"/>
          </w:p>
          <w:p w14:paraId="741FAA85" w14:textId="77777777" w:rsidR="00C34F38" w:rsidRPr="00B63041" w:rsidRDefault="00C34F38" w:rsidP="004B29DA">
            <w:pPr>
              <w:rPr>
                <w:rFonts w:asciiTheme="minorHAnsi" w:hAnsiTheme="minorHAnsi" w:cstheme="minorHAnsi"/>
                <w:sz w:val="16"/>
                <w:szCs w:val="16"/>
                <w:rPrChange w:id="5153"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54" w:author="Alhabibi, Haider@Energy" w:date="2023-08-14T16:46:00Z">
                  <w:rPr>
                    <w:rFonts w:asciiTheme="minorHAnsi" w:hAnsiTheme="minorHAnsi" w:cstheme="minorHAnsi"/>
                    <w:sz w:val="14"/>
                    <w:szCs w:val="14"/>
                  </w:rPr>
                </w:rPrChange>
              </w:rPr>
              <w:t xml:space="preserve">*Small duct high velocity </w:t>
            </w:r>
            <w:proofErr w:type="gramStart"/>
            <w:r w:rsidRPr="00B63041">
              <w:rPr>
                <w:rFonts w:asciiTheme="minorHAnsi" w:hAnsiTheme="minorHAnsi" w:cstheme="minorHAnsi"/>
                <w:sz w:val="16"/>
                <w:szCs w:val="16"/>
                <w:rPrChange w:id="5155" w:author="Alhabibi, Haider@Energy" w:date="2023-08-14T16:46:00Z">
                  <w:rPr>
                    <w:rFonts w:asciiTheme="minorHAnsi" w:hAnsiTheme="minorHAnsi" w:cstheme="minorHAnsi"/>
                    <w:sz w:val="14"/>
                    <w:szCs w:val="14"/>
                  </w:rPr>
                </w:rPrChange>
              </w:rPr>
              <w:t>AC;</w:t>
            </w:r>
            <w:proofErr w:type="gramEnd"/>
          </w:p>
          <w:p w14:paraId="7DDD93AB" w14:textId="77777777" w:rsidR="00C34F38" w:rsidRPr="00B63041" w:rsidRDefault="00C34F38" w:rsidP="004B29DA">
            <w:pPr>
              <w:rPr>
                <w:rFonts w:asciiTheme="minorHAnsi" w:hAnsiTheme="minorHAnsi" w:cstheme="minorHAnsi"/>
                <w:sz w:val="16"/>
                <w:szCs w:val="16"/>
                <w:rPrChange w:id="515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57"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58" w:author="Alhabibi, Haider@Energy" w:date="2023-08-14T16:46: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5159" w:author="Alhabibi, Haider@Energy" w:date="2023-08-14T16:46:00Z">
                  <w:rPr>
                    <w:rFonts w:asciiTheme="minorHAnsi" w:hAnsiTheme="minorHAnsi" w:cstheme="minorHAnsi"/>
                    <w:sz w:val="14"/>
                    <w:szCs w:val="14"/>
                  </w:rPr>
                </w:rPrChange>
              </w:rPr>
              <w:t xml:space="preserve"> mini-split AC;</w:t>
            </w:r>
          </w:p>
          <w:p w14:paraId="387701EE" w14:textId="77777777" w:rsidR="00C34F38" w:rsidRPr="00B63041" w:rsidRDefault="00C34F38" w:rsidP="004B29DA">
            <w:pPr>
              <w:rPr>
                <w:rFonts w:asciiTheme="minorHAnsi" w:hAnsiTheme="minorHAnsi" w:cstheme="minorHAnsi"/>
                <w:sz w:val="16"/>
                <w:szCs w:val="16"/>
                <w:rPrChange w:id="516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61"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62" w:author="Alhabibi, Haider@Energy" w:date="2023-08-14T16:46:00Z">
                  <w:rPr>
                    <w:rFonts w:asciiTheme="minorHAnsi" w:hAnsiTheme="minorHAnsi" w:cstheme="minorHAnsi"/>
                    <w:sz w:val="14"/>
                    <w:szCs w:val="14"/>
                  </w:rPr>
                </w:rPrChange>
              </w:rPr>
              <w:t>ducted</w:t>
            </w:r>
            <w:proofErr w:type="gramEnd"/>
            <w:r w:rsidRPr="00B63041">
              <w:rPr>
                <w:rFonts w:asciiTheme="minorHAnsi" w:hAnsiTheme="minorHAnsi" w:cstheme="minorHAnsi"/>
                <w:sz w:val="16"/>
                <w:szCs w:val="16"/>
                <w:rPrChange w:id="5163" w:author="Alhabibi, Haider@Energy" w:date="2023-08-14T16:46:00Z">
                  <w:rPr>
                    <w:rFonts w:asciiTheme="minorHAnsi" w:hAnsiTheme="minorHAnsi" w:cstheme="minorHAnsi"/>
                    <w:sz w:val="14"/>
                    <w:szCs w:val="14"/>
                  </w:rPr>
                </w:rPrChange>
              </w:rPr>
              <w:t xml:space="preserve"> mini-split HP;</w:t>
            </w:r>
          </w:p>
          <w:p w14:paraId="4891D636" w14:textId="77777777" w:rsidR="00C34F38" w:rsidRPr="00B63041" w:rsidRDefault="00C34F38" w:rsidP="004B29DA">
            <w:pPr>
              <w:rPr>
                <w:rFonts w:asciiTheme="minorHAnsi" w:hAnsiTheme="minorHAnsi" w:cstheme="minorHAnsi"/>
                <w:sz w:val="16"/>
                <w:szCs w:val="16"/>
                <w:rPrChange w:id="516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65"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66" w:author="Alhabibi, Haider@Energy" w:date="2023-08-14T16:46:00Z">
                  <w:rPr>
                    <w:rFonts w:asciiTheme="minorHAnsi" w:hAnsiTheme="minorHAnsi" w:cstheme="minorHAnsi"/>
                    <w:sz w:val="14"/>
                    <w:szCs w:val="14"/>
                  </w:rPr>
                </w:rPrChange>
              </w:rPr>
              <w:t>SPVAC;</w:t>
            </w:r>
            <w:proofErr w:type="gramEnd"/>
          </w:p>
          <w:p w14:paraId="1DD3ABCA" w14:textId="77777777" w:rsidR="00C34F38" w:rsidRPr="00B63041" w:rsidRDefault="00C34F38" w:rsidP="004B29DA">
            <w:pPr>
              <w:rPr>
                <w:rFonts w:asciiTheme="minorHAnsi" w:hAnsiTheme="minorHAnsi" w:cstheme="minorHAnsi"/>
                <w:sz w:val="16"/>
                <w:szCs w:val="16"/>
                <w:rPrChange w:id="5167"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68"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69" w:author="Alhabibi, Haider@Energy" w:date="2023-08-14T16:46:00Z">
                  <w:rPr>
                    <w:rFonts w:asciiTheme="minorHAnsi" w:hAnsiTheme="minorHAnsi" w:cstheme="minorHAnsi"/>
                    <w:sz w:val="14"/>
                    <w:szCs w:val="14"/>
                  </w:rPr>
                </w:rPrChange>
              </w:rPr>
              <w:t>SPVHP;</w:t>
            </w:r>
            <w:proofErr w:type="gramEnd"/>
          </w:p>
          <w:p w14:paraId="5C721383" w14:textId="77777777" w:rsidR="00C34F38" w:rsidRPr="00B63041" w:rsidRDefault="00C34F38" w:rsidP="004B29DA">
            <w:pPr>
              <w:rPr>
                <w:rFonts w:asciiTheme="minorHAnsi" w:hAnsiTheme="minorHAnsi" w:cstheme="minorHAnsi"/>
                <w:sz w:val="16"/>
                <w:szCs w:val="16"/>
                <w:rPrChange w:id="517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71"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172" w:author="Alhabibi, Haider@Energy" w:date="2023-08-14T16:46:00Z">
                  <w:rPr>
                    <w:rFonts w:asciiTheme="minorHAnsi" w:hAnsiTheme="minorHAnsi" w:cstheme="minorHAnsi"/>
                    <w:sz w:val="14"/>
                    <w:szCs w:val="14"/>
                  </w:rPr>
                </w:rPrChange>
              </w:rPr>
              <w:t>PTAC;</w:t>
            </w:r>
            <w:proofErr w:type="gramEnd"/>
          </w:p>
          <w:p w14:paraId="0B73AA03" w14:textId="4436B6F3" w:rsidR="00C34F38" w:rsidRPr="00B63041" w:rsidRDefault="00C34F38" w:rsidP="004B29DA">
            <w:pPr>
              <w:rPr>
                <w:rFonts w:asciiTheme="minorHAnsi" w:hAnsiTheme="minorHAnsi" w:cstheme="minorHAnsi"/>
                <w:sz w:val="16"/>
                <w:szCs w:val="16"/>
                <w:rPrChange w:id="5173" w:author="Alhabibi, Haider@Energy" w:date="2023-08-14T16:46:00Z">
                  <w:rPr>
                    <w:rFonts w:ascii="Calibri" w:hAnsi="Calibri"/>
                    <w:sz w:val="14"/>
                    <w:szCs w:val="14"/>
                  </w:rPr>
                </w:rPrChange>
              </w:rPr>
            </w:pPr>
            <w:r w:rsidRPr="00B63041">
              <w:rPr>
                <w:rFonts w:asciiTheme="minorHAnsi" w:hAnsiTheme="minorHAnsi" w:cstheme="minorHAnsi"/>
                <w:sz w:val="16"/>
                <w:szCs w:val="16"/>
                <w:rPrChange w:id="5174" w:author="Alhabibi, Haider@Energy" w:date="2023-08-14T16:46:00Z">
                  <w:rPr>
                    <w:rFonts w:asciiTheme="minorHAnsi" w:hAnsiTheme="minorHAnsi" w:cstheme="minorHAnsi"/>
                    <w:sz w:val="14"/>
                    <w:szCs w:val="14"/>
                  </w:rPr>
                </w:rPrChange>
              </w:rPr>
              <w:t>*PTHP &gt;&gt;</w:t>
            </w:r>
          </w:p>
        </w:tc>
        <w:tc>
          <w:tcPr>
            <w:tcW w:w="1108" w:type="dxa"/>
            <w:tcPrChange w:id="5175" w:author="Alhabibi, Haider@Energy" w:date="2023-08-14T16:27:00Z">
              <w:tcPr>
                <w:tcW w:w="1181" w:type="dxa"/>
              </w:tcPr>
            </w:tcPrChange>
          </w:tcPr>
          <w:p w14:paraId="0B73AA04" w14:textId="77777777" w:rsidR="00C34F38" w:rsidRPr="00B63041" w:rsidRDefault="00C34F38" w:rsidP="004B29DA">
            <w:pPr>
              <w:rPr>
                <w:rFonts w:asciiTheme="minorHAnsi" w:hAnsiTheme="minorHAnsi" w:cstheme="minorHAnsi"/>
                <w:sz w:val="16"/>
                <w:szCs w:val="16"/>
                <w:rPrChange w:id="5176"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77" w:author="Alhabibi, Haider@Energy" w:date="2023-08-14T16:46:00Z">
                  <w:rPr>
                    <w:rFonts w:asciiTheme="minorHAnsi" w:hAnsiTheme="minorHAnsi" w:cstheme="minorHAnsi"/>
                    <w:sz w:val="14"/>
                    <w:szCs w:val="14"/>
                  </w:rPr>
                </w:rPrChange>
              </w:rPr>
              <w:lastRenderedPageBreak/>
              <w:t>&lt;&lt; calculated field:</w:t>
            </w:r>
          </w:p>
          <w:p w14:paraId="0B73AA05" w14:textId="747A5437" w:rsidR="00C34F38" w:rsidRPr="00B63041" w:rsidRDefault="00C34F38" w:rsidP="004B29DA">
            <w:pPr>
              <w:rPr>
                <w:rFonts w:asciiTheme="minorHAnsi" w:hAnsiTheme="minorHAnsi" w:cstheme="minorHAnsi"/>
                <w:sz w:val="16"/>
                <w:szCs w:val="16"/>
                <w:rPrChange w:id="5178"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79" w:author="Alhabibi, Haider@Energy" w:date="2023-08-14T16:46:00Z">
                  <w:rPr>
                    <w:rFonts w:asciiTheme="minorHAnsi" w:hAnsiTheme="minorHAnsi" w:cstheme="minorHAnsi"/>
                    <w:sz w:val="14"/>
                    <w:szCs w:val="14"/>
                  </w:rPr>
                </w:rPrChange>
              </w:rPr>
              <w:t xml:space="preserve">if </w:t>
            </w:r>
            <w:r w:rsidRPr="00B63041">
              <w:rPr>
                <w:rFonts w:asciiTheme="minorHAnsi" w:hAnsiTheme="minorHAnsi" w:cstheme="minorHAnsi"/>
                <w:sz w:val="16"/>
                <w:szCs w:val="16"/>
                <w:rPrChange w:id="5180" w:author="Alhabibi, Haider@Energy" w:date="2023-08-14T16:46:00Z">
                  <w:rPr>
                    <w:rFonts w:asciiTheme="minorHAnsi" w:hAnsiTheme="minorHAnsi" w:cstheme="minorHAnsi"/>
                    <w:sz w:val="14"/>
                    <w:szCs w:val="14"/>
                    <w:highlight w:val="yellow"/>
                  </w:rPr>
                </w:rPrChange>
              </w:rPr>
              <w:t>F07</w:t>
            </w:r>
            <w:r w:rsidRPr="00B63041">
              <w:rPr>
                <w:rFonts w:asciiTheme="minorHAnsi" w:hAnsiTheme="minorHAnsi" w:cstheme="minorHAnsi"/>
                <w:sz w:val="16"/>
                <w:szCs w:val="16"/>
                <w:rPrChange w:id="5181" w:author="Alhabibi, Haider@Energy" w:date="2023-08-14T16:46:00Z">
                  <w:rPr>
                    <w:rFonts w:asciiTheme="minorHAnsi" w:hAnsiTheme="minorHAnsi" w:cstheme="minorHAnsi"/>
                    <w:sz w:val="14"/>
                    <w:szCs w:val="14"/>
                  </w:rPr>
                </w:rPrChange>
              </w:rPr>
              <w:t xml:space="preserve">=no </w:t>
            </w:r>
            <w:proofErr w:type="gramStart"/>
            <w:r w:rsidRPr="00B63041">
              <w:rPr>
                <w:rFonts w:asciiTheme="minorHAnsi" w:hAnsiTheme="minorHAnsi" w:cstheme="minorHAnsi"/>
                <w:sz w:val="16"/>
                <w:szCs w:val="16"/>
                <w:rPrChange w:id="5182" w:author="Alhabibi, Haider@Energy" w:date="2023-08-14T16:46:00Z">
                  <w:rPr>
                    <w:rFonts w:asciiTheme="minorHAnsi" w:hAnsiTheme="minorHAnsi" w:cstheme="minorHAnsi"/>
                    <w:sz w:val="14"/>
                    <w:szCs w:val="14"/>
                  </w:rPr>
                </w:rPrChange>
              </w:rPr>
              <w:t>cooling;</w:t>
            </w:r>
            <w:proofErr w:type="gramEnd"/>
            <w:r w:rsidRPr="00B63041">
              <w:rPr>
                <w:rFonts w:asciiTheme="minorHAnsi" w:hAnsiTheme="minorHAnsi" w:cstheme="minorHAnsi"/>
                <w:sz w:val="16"/>
                <w:szCs w:val="16"/>
                <w:rPrChange w:id="5183" w:author="Alhabibi, Haider@Energy" w:date="2023-08-14T16:46:00Z">
                  <w:rPr>
                    <w:rFonts w:asciiTheme="minorHAnsi" w:hAnsiTheme="minorHAnsi" w:cstheme="minorHAnsi"/>
                    <w:sz w:val="14"/>
                    <w:szCs w:val="14"/>
                  </w:rPr>
                </w:rPrChange>
              </w:rPr>
              <w:t xml:space="preserve"> </w:t>
            </w:r>
          </w:p>
          <w:p w14:paraId="0B73AA06" w14:textId="77777777" w:rsidR="00C34F38" w:rsidRPr="00B63041" w:rsidRDefault="00C34F38" w:rsidP="004B29DA">
            <w:pPr>
              <w:rPr>
                <w:rFonts w:asciiTheme="minorHAnsi" w:hAnsiTheme="minorHAnsi" w:cstheme="minorHAnsi"/>
                <w:sz w:val="16"/>
                <w:szCs w:val="16"/>
                <w:rPrChange w:id="518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85" w:author="Alhabibi, Haider@Energy" w:date="2023-08-14T16:46:00Z">
                  <w:rPr>
                    <w:rFonts w:asciiTheme="minorHAnsi" w:hAnsiTheme="minorHAnsi" w:cstheme="minorHAnsi"/>
                    <w:sz w:val="14"/>
                    <w:szCs w:val="14"/>
                  </w:rPr>
                </w:rPrChange>
              </w:rPr>
              <w:t xml:space="preserve">then value= no cooling component </w:t>
            </w:r>
            <w:proofErr w:type="gramStart"/>
            <w:r w:rsidRPr="00B63041">
              <w:rPr>
                <w:rFonts w:asciiTheme="minorHAnsi" w:hAnsiTheme="minorHAnsi" w:cstheme="minorHAnsi"/>
                <w:sz w:val="16"/>
                <w:szCs w:val="16"/>
                <w:rPrChange w:id="5186" w:author="Alhabibi, Haider@Energy" w:date="2023-08-14T16:46:00Z">
                  <w:rPr>
                    <w:rFonts w:asciiTheme="minorHAnsi" w:hAnsiTheme="minorHAnsi" w:cstheme="minorHAnsi"/>
                    <w:sz w:val="14"/>
                    <w:szCs w:val="14"/>
                  </w:rPr>
                </w:rPrChange>
              </w:rPr>
              <w:t>altered;</w:t>
            </w:r>
            <w:proofErr w:type="gramEnd"/>
            <w:r w:rsidRPr="00B63041">
              <w:rPr>
                <w:rFonts w:asciiTheme="minorHAnsi" w:hAnsiTheme="minorHAnsi" w:cstheme="minorHAnsi"/>
                <w:sz w:val="16"/>
                <w:szCs w:val="16"/>
                <w:rPrChange w:id="5187" w:author="Alhabibi, Haider@Energy" w:date="2023-08-14T16:46:00Z">
                  <w:rPr>
                    <w:rFonts w:asciiTheme="minorHAnsi" w:hAnsiTheme="minorHAnsi" w:cstheme="minorHAnsi"/>
                    <w:sz w:val="14"/>
                    <w:szCs w:val="14"/>
                  </w:rPr>
                </w:rPrChange>
              </w:rPr>
              <w:t xml:space="preserve"> </w:t>
            </w:r>
          </w:p>
          <w:p w14:paraId="0B73AA07" w14:textId="77777777" w:rsidR="00C34F38" w:rsidRPr="00B63041" w:rsidRDefault="00C34F38" w:rsidP="004B29DA">
            <w:pPr>
              <w:rPr>
                <w:rFonts w:asciiTheme="minorHAnsi" w:hAnsiTheme="minorHAnsi" w:cstheme="minorHAnsi"/>
                <w:sz w:val="16"/>
                <w:szCs w:val="16"/>
                <w:rPrChange w:id="5188" w:author="Alhabibi, Haider@Energy" w:date="2023-08-14T16:46:00Z">
                  <w:rPr>
                    <w:sz w:val="14"/>
                    <w:szCs w:val="14"/>
                  </w:rPr>
                </w:rPrChange>
              </w:rPr>
            </w:pPr>
            <w:r w:rsidRPr="00B63041">
              <w:rPr>
                <w:rFonts w:asciiTheme="minorHAnsi" w:hAnsiTheme="minorHAnsi" w:cstheme="minorHAnsi"/>
                <w:sz w:val="16"/>
                <w:szCs w:val="16"/>
                <w:rPrChange w:id="5189" w:author="Alhabibi, Haider@Energy" w:date="2023-08-14T16:46:00Z">
                  <w:rPr>
                    <w:rFonts w:asciiTheme="minorHAnsi" w:hAnsiTheme="minorHAnsi" w:cstheme="minorHAnsi"/>
                    <w:sz w:val="14"/>
                    <w:szCs w:val="14"/>
                  </w:rPr>
                </w:rPrChange>
              </w:rPr>
              <w:t>else value= entirely new cooling system&gt;&gt;</w:t>
            </w:r>
          </w:p>
        </w:tc>
        <w:tc>
          <w:tcPr>
            <w:tcW w:w="836" w:type="dxa"/>
            <w:tcPrChange w:id="5190" w:author="Alhabibi, Haider@Energy" w:date="2023-08-14T16:27:00Z">
              <w:tcPr>
                <w:tcW w:w="891" w:type="dxa"/>
              </w:tcPr>
            </w:tcPrChange>
          </w:tcPr>
          <w:p w14:paraId="0B73AA08" w14:textId="09F54C7B" w:rsidR="00C34F38" w:rsidRPr="00B63041" w:rsidRDefault="00C34F38" w:rsidP="004B29DA">
            <w:pPr>
              <w:keepNext/>
              <w:rPr>
                <w:rFonts w:asciiTheme="minorHAnsi" w:hAnsiTheme="minorHAnsi" w:cstheme="minorHAnsi"/>
                <w:sz w:val="16"/>
                <w:szCs w:val="16"/>
                <w:rPrChange w:id="5191"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192" w:author="Alhabibi, Haider@Energy" w:date="2023-08-14T16:46:00Z">
                  <w:rPr>
                    <w:rFonts w:asciiTheme="minorHAnsi" w:hAnsiTheme="minorHAnsi" w:cstheme="minorHAnsi"/>
                    <w:sz w:val="14"/>
                    <w:szCs w:val="14"/>
                  </w:rPr>
                </w:rPrChange>
              </w:rPr>
              <w:t xml:space="preserve">&lt;&lt; </w:t>
            </w:r>
            <w:r w:rsidRPr="00B63041">
              <w:rPr>
                <w:rFonts w:asciiTheme="minorHAnsi" w:hAnsiTheme="minorHAnsi" w:cstheme="minorHAnsi"/>
                <w:b/>
                <w:sz w:val="16"/>
                <w:szCs w:val="16"/>
                <w:rPrChange w:id="5193" w:author="Alhabibi, Haider@Energy" w:date="2023-08-14T16:46:00Z">
                  <w:rPr>
                    <w:rFonts w:asciiTheme="minorHAnsi" w:hAnsiTheme="minorHAnsi" w:cstheme="minorHAnsi"/>
                    <w:b/>
                    <w:sz w:val="14"/>
                    <w:szCs w:val="14"/>
                  </w:rPr>
                </w:rPrChange>
              </w:rPr>
              <w:t>if</w:t>
            </w:r>
            <w:r w:rsidRPr="00B63041">
              <w:rPr>
                <w:rFonts w:asciiTheme="minorHAnsi" w:hAnsiTheme="minorHAnsi" w:cstheme="minorHAnsi"/>
                <w:sz w:val="16"/>
                <w:szCs w:val="16"/>
                <w:rPrChange w:id="5194" w:author="Alhabibi, Haider@Energy" w:date="2023-08-14T16:46:00Z">
                  <w:rPr>
                    <w:rFonts w:asciiTheme="minorHAnsi" w:hAnsiTheme="minorHAnsi" w:cstheme="minorHAnsi"/>
                    <w:sz w:val="14"/>
                    <w:szCs w:val="14"/>
                  </w:rPr>
                </w:rPrChange>
              </w:rPr>
              <w:t xml:space="preserve"> </w:t>
            </w:r>
            <w:r w:rsidRPr="00B63041">
              <w:rPr>
                <w:rFonts w:asciiTheme="minorHAnsi" w:hAnsiTheme="minorHAnsi" w:cstheme="minorHAnsi"/>
                <w:sz w:val="16"/>
                <w:szCs w:val="16"/>
                <w:rPrChange w:id="5195" w:author="Alhabibi, Haider@Energy" w:date="2023-08-14T16:46:00Z">
                  <w:rPr>
                    <w:rFonts w:asciiTheme="minorHAnsi" w:hAnsiTheme="minorHAnsi" w:cstheme="minorHAnsi"/>
                    <w:sz w:val="14"/>
                    <w:szCs w:val="14"/>
                    <w:highlight w:val="yellow"/>
                  </w:rPr>
                </w:rPrChange>
              </w:rPr>
              <w:t>F08</w:t>
            </w:r>
            <w:r w:rsidRPr="00B63041">
              <w:rPr>
                <w:rFonts w:asciiTheme="minorHAnsi" w:hAnsiTheme="minorHAnsi" w:cstheme="minorHAnsi"/>
                <w:sz w:val="16"/>
                <w:szCs w:val="16"/>
                <w:rPrChange w:id="5196" w:author="Alhabibi, Haider@Energy" w:date="2023-08-14T16:46:00Z">
                  <w:rPr>
                    <w:rFonts w:asciiTheme="minorHAnsi" w:hAnsiTheme="minorHAnsi" w:cstheme="minorHAnsi"/>
                    <w:sz w:val="14"/>
                    <w:szCs w:val="14"/>
                  </w:rPr>
                </w:rPrChange>
              </w:rPr>
              <w:t xml:space="preserve">= no cooling component altered, </w:t>
            </w:r>
            <w:r w:rsidRPr="00B63041">
              <w:rPr>
                <w:rFonts w:asciiTheme="minorHAnsi" w:hAnsiTheme="minorHAnsi" w:cstheme="minorHAnsi"/>
                <w:b/>
                <w:sz w:val="16"/>
                <w:szCs w:val="16"/>
                <w:rPrChange w:id="5197" w:author="Alhabibi, Haider@Energy" w:date="2023-08-14T16:46:00Z">
                  <w:rPr>
                    <w:rFonts w:asciiTheme="minorHAnsi" w:hAnsiTheme="minorHAnsi" w:cstheme="minorHAnsi"/>
                    <w:b/>
                    <w:sz w:val="14"/>
                    <w:szCs w:val="14"/>
                  </w:rPr>
                </w:rPrChange>
              </w:rPr>
              <w:t>then</w:t>
            </w:r>
            <w:r w:rsidRPr="00B63041">
              <w:rPr>
                <w:rFonts w:asciiTheme="minorHAnsi" w:hAnsiTheme="minorHAnsi" w:cstheme="minorHAnsi"/>
                <w:sz w:val="16"/>
                <w:szCs w:val="16"/>
                <w:rPrChange w:id="5198" w:author="Alhabibi, Haider@Energy" w:date="2023-08-14T16:46:00Z">
                  <w:rPr>
                    <w:rFonts w:asciiTheme="minorHAnsi" w:hAnsiTheme="minorHAnsi" w:cstheme="minorHAnsi"/>
                    <w:sz w:val="14"/>
                    <w:szCs w:val="14"/>
                  </w:rPr>
                </w:rPrChange>
              </w:rPr>
              <w:t xml:space="preserve"> value =n/a, </w:t>
            </w:r>
          </w:p>
          <w:p w14:paraId="3634A06B" w14:textId="77777777" w:rsidR="00C34F38" w:rsidRPr="00B63041" w:rsidRDefault="00C34F38" w:rsidP="004B29DA">
            <w:pPr>
              <w:keepNext/>
              <w:rPr>
                <w:rFonts w:asciiTheme="minorHAnsi" w:hAnsiTheme="minorHAnsi" w:cstheme="minorHAnsi"/>
                <w:sz w:val="16"/>
                <w:szCs w:val="16"/>
                <w:rPrChange w:id="5199" w:author="Alhabibi, Haider@Energy" w:date="2023-08-14T16:46:00Z">
                  <w:rPr>
                    <w:rFonts w:asciiTheme="minorHAnsi" w:hAnsiTheme="minorHAnsi" w:cstheme="minorHAnsi"/>
                    <w:sz w:val="14"/>
                    <w:szCs w:val="14"/>
                  </w:rPr>
                </w:rPrChange>
              </w:rPr>
            </w:pPr>
            <w:r w:rsidRPr="00B63041">
              <w:rPr>
                <w:rFonts w:asciiTheme="minorHAnsi" w:hAnsiTheme="minorHAnsi" w:cstheme="minorHAnsi"/>
                <w:b/>
                <w:sz w:val="16"/>
                <w:szCs w:val="16"/>
                <w:rPrChange w:id="5200" w:author="Alhabibi, Haider@Energy" w:date="2023-08-14T16:46:00Z">
                  <w:rPr>
                    <w:rFonts w:asciiTheme="minorHAnsi" w:hAnsiTheme="minorHAnsi" w:cstheme="minorHAnsi"/>
                    <w:b/>
                    <w:sz w:val="14"/>
                    <w:szCs w:val="14"/>
                  </w:rPr>
                </w:rPrChange>
              </w:rPr>
              <w:t>else</w:t>
            </w:r>
            <w:r w:rsidRPr="00B63041">
              <w:rPr>
                <w:rFonts w:asciiTheme="minorHAnsi" w:hAnsiTheme="minorHAnsi" w:cstheme="minorHAnsi"/>
                <w:sz w:val="16"/>
                <w:szCs w:val="16"/>
                <w:rPrChange w:id="5201" w:author="Alhabibi, Haider@Energy" w:date="2023-08-14T16:46:00Z">
                  <w:rPr>
                    <w:rFonts w:asciiTheme="minorHAnsi" w:hAnsiTheme="minorHAnsi" w:cstheme="minorHAnsi"/>
                    <w:sz w:val="14"/>
                    <w:szCs w:val="14"/>
                  </w:rPr>
                </w:rPrChange>
              </w:rPr>
              <w:t xml:space="preserve"> user pick from list:  </w:t>
            </w:r>
          </w:p>
          <w:p w14:paraId="0B73AA09" w14:textId="6EE44BA2" w:rsidR="00C34F38" w:rsidRPr="00B63041" w:rsidRDefault="00C34F38" w:rsidP="004B29DA">
            <w:pPr>
              <w:keepNext/>
              <w:rPr>
                <w:ins w:id="5202" w:author="Shewmaker, Michael@Energy" w:date="2021-12-27T11:49:00Z"/>
                <w:rFonts w:asciiTheme="minorHAnsi" w:hAnsiTheme="minorHAnsi" w:cstheme="minorHAnsi"/>
                <w:sz w:val="16"/>
                <w:szCs w:val="16"/>
                <w:rPrChange w:id="5203" w:author="Alhabibi, Haider@Energy" w:date="2023-08-14T16:46:00Z">
                  <w:rPr>
                    <w:ins w:id="5204" w:author="Shewmaker, Michael@Energy" w:date="2021-12-27T11:49:00Z"/>
                    <w:rFonts w:asciiTheme="minorHAnsi" w:hAnsiTheme="minorHAnsi" w:cstheme="minorHAnsi"/>
                    <w:sz w:val="14"/>
                    <w:szCs w:val="14"/>
                  </w:rPr>
                </w:rPrChange>
              </w:rPr>
            </w:pPr>
            <w:r w:rsidRPr="00B63041">
              <w:rPr>
                <w:rFonts w:asciiTheme="minorHAnsi" w:hAnsiTheme="minorHAnsi" w:cstheme="minorHAnsi"/>
                <w:sz w:val="16"/>
                <w:szCs w:val="16"/>
                <w:rPrChange w:id="5205" w:author="Alhabibi, Haider@Energy" w:date="2023-08-14T16:46:00Z">
                  <w:rPr>
                    <w:rFonts w:asciiTheme="minorHAnsi" w:hAnsiTheme="minorHAnsi" w:cstheme="minorHAnsi"/>
                    <w:sz w:val="14"/>
                    <w:szCs w:val="14"/>
                  </w:rPr>
                </w:rPrChange>
              </w:rPr>
              <w:t>*</w:t>
            </w:r>
            <w:ins w:id="5206" w:author="Alhabibi, Haider@Energy" w:date="2023-08-14T16:44:00Z">
              <w:r w:rsidR="00150456" w:rsidRPr="00B63041">
                <w:rPr>
                  <w:rFonts w:asciiTheme="minorHAnsi" w:hAnsiTheme="minorHAnsi" w:cstheme="minorHAnsi"/>
                  <w:sz w:val="16"/>
                  <w:szCs w:val="16"/>
                  <w:rPrChange w:id="5207" w:author="Alhabibi, Haider@Energy" w:date="2023-08-14T16:46:00Z">
                    <w:rPr>
                      <w:rFonts w:asciiTheme="minorHAnsi" w:hAnsiTheme="minorHAnsi" w:cstheme="minorHAnsi"/>
                    </w:rPr>
                  </w:rPrChange>
                </w:rPr>
                <w:t>EER/</w:t>
              </w:r>
            </w:ins>
            <w:proofErr w:type="gramStart"/>
            <w:r w:rsidRPr="00B63041">
              <w:rPr>
                <w:rFonts w:asciiTheme="minorHAnsi" w:hAnsiTheme="minorHAnsi" w:cstheme="minorHAnsi"/>
                <w:sz w:val="16"/>
                <w:szCs w:val="16"/>
                <w:rPrChange w:id="5208" w:author="Alhabibi, Haider@Energy" w:date="2023-08-14T16:46:00Z">
                  <w:rPr>
                    <w:rFonts w:asciiTheme="minorHAnsi" w:hAnsiTheme="minorHAnsi" w:cstheme="minorHAnsi"/>
                    <w:sz w:val="14"/>
                    <w:szCs w:val="14"/>
                  </w:rPr>
                </w:rPrChange>
              </w:rPr>
              <w:t>SEER;</w:t>
            </w:r>
            <w:proofErr w:type="gramEnd"/>
            <w:r w:rsidRPr="00B63041">
              <w:rPr>
                <w:rFonts w:asciiTheme="minorHAnsi" w:hAnsiTheme="minorHAnsi" w:cstheme="minorHAnsi"/>
                <w:sz w:val="16"/>
                <w:szCs w:val="16"/>
                <w:rPrChange w:id="5209" w:author="Alhabibi, Haider@Energy" w:date="2023-08-14T16:46:00Z">
                  <w:rPr>
                    <w:rFonts w:asciiTheme="minorHAnsi" w:hAnsiTheme="minorHAnsi" w:cstheme="minorHAnsi"/>
                    <w:sz w:val="14"/>
                    <w:szCs w:val="14"/>
                  </w:rPr>
                </w:rPrChange>
              </w:rPr>
              <w:t xml:space="preserve"> </w:t>
            </w:r>
          </w:p>
          <w:p w14:paraId="0092EBE8" w14:textId="1718A9B8" w:rsidR="00C34F38" w:rsidRPr="00B63041" w:rsidRDefault="00C34F38" w:rsidP="004B29DA">
            <w:pPr>
              <w:keepNext/>
              <w:rPr>
                <w:rFonts w:asciiTheme="minorHAnsi" w:hAnsiTheme="minorHAnsi" w:cstheme="minorHAnsi"/>
                <w:sz w:val="16"/>
                <w:szCs w:val="16"/>
                <w:rPrChange w:id="5210" w:author="Alhabibi, Haider@Energy" w:date="2023-08-14T16:46:00Z">
                  <w:rPr>
                    <w:rFonts w:asciiTheme="minorHAnsi" w:hAnsiTheme="minorHAnsi" w:cstheme="minorHAnsi"/>
                    <w:sz w:val="14"/>
                    <w:szCs w:val="14"/>
                  </w:rPr>
                </w:rPrChange>
              </w:rPr>
            </w:pPr>
            <w:ins w:id="5211" w:author="Shewmaker, Michael@Energy" w:date="2021-12-27T11:49:00Z">
              <w:r w:rsidRPr="00B63041">
                <w:rPr>
                  <w:rFonts w:asciiTheme="minorHAnsi" w:hAnsiTheme="minorHAnsi" w:cstheme="minorHAnsi"/>
                  <w:sz w:val="16"/>
                  <w:szCs w:val="16"/>
                  <w:rPrChange w:id="5212" w:author="Alhabibi, Haider@Energy" w:date="2023-08-14T16:46:00Z">
                    <w:rPr>
                      <w:rFonts w:asciiTheme="minorHAnsi" w:hAnsiTheme="minorHAnsi" w:cstheme="minorHAnsi"/>
                      <w:sz w:val="14"/>
                      <w:szCs w:val="14"/>
                    </w:rPr>
                  </w:rPrChange>
                </w:rPr>
                <w:t>*</w:t>
              </w:r>
            </w:ins>
            <w:ins w:id="5213" w:author="Alhabibi, Haider@Energy" w:date="2023-08-14T16:44:00Z">
              <w:r w:rsidR="00150456" w:rsidRPr="00B63041">
                <w:rPr>
                  <w:rFonts w:asciiTheme="minorHAnsi" w:hAnsiTheme="minorHAnsi" w:cstheme="minorHAnsi"/>
                  <w:sz w:val="16"/>
                  <w:szCs w:val="16"/>
                  <w:rPrChange w:id="5214" w:author="Alhabibi, Haider@Energy" w:date="2023-08-14T16:46:00Z">
                    <w:rPr>
                      <w:rFonts w:asciiTheme="minorHAnsi" w:hAnsiTheme="minorHAnsi" w:cstheme="minorHAnsi"/>
                    </w:rPr>
                  </w:rPrChange>
                </w:rPr>
                <w:t>EER2/</w:t>
              </w:r>
            </w:ins>
            <w:proofErr w:type="gramStart"/>
            <w:ins w:id="5215" w:author="Shewmaker, Michael@Energy" w:date="2021-12-27T11:49:00Z">
              <w:r w:rsidRPr="00B63041">
                <w:rPr>
                  <w:rFonts w:asciiTheme="minorHAnsi" w:hAnsiTheme="minorHAnsi" w:cstheme="minorHAnsi"/>
                  <w:sz w:val="16"/>
                  <w:szCs w:val="16"/>
                  <w:rPrChange w:id="5216" w:author="Alhabibi, Haider@Energy" w:date="2023-08-14T16:46:00Z">
                    <w:rPr>
                      <w:rFonts w:asciiTheme="minorHAnsi" w:hAnsiTheme="minorHAnsi" w:cstheme="minorHAnsi"/>
                      <w:sz w:val="14"/>
                      <w:szCs w:val="14"/>
                    </w:rPr>
                  </w:rPrChange>
                </w:rPr>
                <w:t>SEER2;</w:t>
              </w:r>
            </w:ins>
            <w:proofErr w:type="gramEnd"/>
          </w:p>
          <w:p w14:paraId="4FC95006" w14:textId="49801BE9" w:rsidR="00C34F38" w:rsidRPr="00B63041" w:rsidRDefault="00C34F38" w:rsidP="004B29DA">
            <w:pPr>
              <w:keepNext/>
              <w:rPr>
                <w:ins w:id="5217" w:author="Shewmaker, Michael@Energy" w:date="2021-12-27T11:49:00Z"/>
                <w:rFonts w:asciiTheme="minorHAnsi" w:hAnsiTheme="minorHAnsi" w:cstheme="minorHAnsi"/>
                <w:sz w:val="16"/>
                <w:szCs w:val="16"/>
                <w:rPrChange w:id="5218" w:author="Alhabibi, Haider@Energy" w:date="2023-08-14T16:46:00Z">
                  <w:rPr>
                    <w:ins w:id="5219" w:author="Shewmaker, Michael@Energy" w:date="2021-12-27T11:49:00Z"/>
                    <w:rFonts w:asciiTheme="minorHAnsi" w:hAnsiTheme="minorHAnsi" w:cstheme="minorHAnsi"/>
                    <w:sz w:val="14"/>
                    <w:szCs w:val="14"/>
                  </w:rPr>
                </w:rPrChange>
              </w:rPr>
            </w:pPr>
            <w:r w:rsidRPr="00B63041">
              <w:rPr>
                <w:rFonts w:asciiTheme="minorHAnsi" w:hAnsiTheme="minorHAnsi" w:cstheme="minorHAnsi"/>
                <w:sz w:val="16"/>
                <w:szCs w:val="16"/>
                <w:rPrChange w:id="5220" w:author="Alhabibi, Haider@Energy" w:date="2023-08-14T16:46:00Z">
                  <w:rPr>
                    <w:rFonts w:asciiTheme="minorHAnsi" w:hAnsiTheme="minorHAnsi" w:cstheme="minorHAnsi"/>
                    <w:sz w:val="14"/>
                    <w:szCs w:val="14"/>
                  </w:rPr>
                </w:rPrChange>
              </w:rPr>
              <w:t>*</w:t>
            </w:r>
            <w:proofErr w:type="gramStart"/>
            <w:r w:rsidRPr="00B63041">
              <w:rPr>
                <w:rFonts w:asciiTheme="minorHAnsi" w:hAnsiTheme="minorHAnsi" w:cstheme="minorHAnsi"/>
                <w:sz w:val="16"/>
                <w:szCs w:val="16"/>
                <w:rPrChange w:id="5221" w:author="Alhabibi, Haider@Energy" w:date="2023-08-14T16:46:00Z">
                  <w:rPr>
                    <w:rFonts w:asciiTheme="minorHAnsi" w:hAnsiTheme="minorHAnsi" w:cstheme="minorHAnsi"/>
                    <w:sz w:val="14"/>
                    <w:szCs w:val="14"/>
                  </w:rPr>
                </w:rPrChange>
              </w:rPr>
              <w:t>EER</w:t>
            </w:r>
            <w:ins w:id="5222" w:author="Shewmaker, Michael@Energy" w:date="2021-12-27T11:49:00Z">
              <w:r w:rsidRPr="00B63041">
                <w:rPr>
                  <w:rFonts w:asciiTheme="minorHAnsi" w:hAnsiTheme="minorHAnsi" w:cstheme="minorHAnsi"/>
                  <w:sz w:val="16"/>
                  <w:szCs w:val="16"/>
                  <w:rPrChange w:id="5223" w:author="Alhabibi, Haider@Energy" w:date="2023-08-14T16:46:00Z">
                    <w:rPr>
                      <w:rFonts w:asciiTheme="minorHAnsi" w:hAnsiTheme="minorHAnsi" w:cstheme="minorHAnsi"/>
                      <w:sz w:val="14"/>
                      <w:szCs w:val="14"/>
                    </w:rPr>
                  </w:rPrChange>
                </w:rPr>
                <w:t>;</w:t>
              </w:r>
              <w:proofErr w:type="gramEnd"/>
            </w:ins>
          </w:p>
          <w:p w14:paraId="52BBA4DE" w14:textId="3D743D81" w:rsidR="00C34F38" w:rsidRPr="00B63041" w:rsidRDefault="00C34F38" w:rsidP="004B29DA">
            <w:pPr>
              <w:keepNext/>
              <w:rPr>
                <w:rFonts w:asciiTheme="minorHAnsi" w:hAnsiTheme="minorHAnsi" w:cstheme="minorHAnsi"/>
                <w:sz w:val="16"/>
                <w:szCs w:val="16"/>
                <w:rPrChange w:id="5224" w:author="Alhabibi, Haider@Energy" w:date="2023-08-14T16:46:00Z">
                  <w:rPr>
                    <w:rFonts w:asciiTheme="minorHAnsi" w:hAnsiTheme="minorHAnsi" w:cstheme="minorHAnsi"/>
                    <w:sz w:val="14"/>
                    <w:szCs w:val="14"/>
                  </w:rPr>
                </w:rPrChange>
              </w:rPr>
            </w:pPr>
            <w:ins w:id="5225" w:author="Shewmaker, Michael@Energy" w:date="2021-12-27T11:49:00Z">
              <w:r w:rsidRPr="00B63041">
                <w:rPr>
                  <w:rFonts w:asciiTheme="minorHAnsi" w:hAnsiTheme="minorHAnsi" w:cstheme="minorHAnsi"/>
                  <w:sz w:val="16"/>
                  <w:szCs w:val="16"/>
                  <w:rPrChange w:id="5226" w:author="Alhabibi, Haider@Energy" w:date="2023-08-14T16:46:00Z">
                    <w:rPr>
                      <w:rFonts w:asciiTheme="minorHAnsi" w:hAnsiTheme="minorHAnsi" w:cstheme="minorHAnsi"/>
                      <w:sz w:val="14"/>
                      <w:szCs w:val="14"/>
                    </w:rPr>
                  </w:rPrChange>
                </w:rPr>
                <w:t>*EER2</w:t>
              </w:r>
            </w:ins>
          </w:p>
          <w:p w14:paraId="0B73AA0A" w14:textId="4EE7C105" w:rsidR="00C34F38" w:rsidRPr="00B63041" w:rsidRDefault="00C34F38" w:rsidP="004B29DA">
            <w:pPr>
              <w:keepNext/>
              <w:rPr>
                <w:rFonts w:asciiTheme="minorHAnsi" w:hAnsiTheme="minorHAnsi" w:cstheme="minorHAnsi"/>
                <w:sz w:val="16"/>
                <w:szCs w:val="16"/>
                <w:rPrChange w:id="5227" w:author="Alhabibi, Haider@Energy" w:date="2023-08-14T16:46:00Z">
                  <w:rPr>
                    <w:rFonts w:ascii="Calibri" w:hAnsi="Calibri"/>
                    <w:sz w:val="14"/>
                    <w:szCs w:val="14"/>
                  </w:rPr>
                </w:rPrChange>
              </w:rPr>
            </w:pPr>
            <w:r w:rsidRPr="00B63041">
              <w:rPr>
                <w:rFonts w:asciiTheme="minorHAnsi" w:hAnsiTheme="minorHAnsi" w:cstheme="minorHAnsi"/>
                <w:sz w:val="16"/>
                <w:szCs w:val="16"/>
                <w:rPrChange w:id="5228" w:author="Alhabibi, Haider@Energy" w:date="2023-08-14T16:46:00Z">
                  <w:rPr>
                    <w:rFonts w:asciiTheme="minorHAnsi" w:hAnsiTheme="minorHAnsi" w:cstheme="minorHAnsi"/>
                    <w:sz w:val="14"/>
                    <w:szCs w:val="14"/>
                  </w:rPr>
                </w:rPrChange>
              </w:rPr>
              <w:t>*CEER&gt;&gt;</w:t>
            </w:r>
          </w:p>
        </w:tc>
        <w:tc>
          <w:tcPr>
            <w:tcW w:w="936" w:type="dxa"/>
            <w:tcPrChange w:id="5229" w:author="Alhabibi, Haider@Energy" w:date="2023-08-14T16:27:00Z">
              <w:tcPr>
                <w:tcW w:w="998" w:type="dxa"/>
              </w:tcPr>
            </w:tcPrChange>
          </w:tcPr>
          <w:p w14:paraId="0B73AA0B" w14:textId="30B338A2" w:rsidR="00C34F38" w:rsidRPr="00B63041" w:rsidRDefault="00C34F38" w:rsidP="004B29DA">
            <w:pPr>
              <w:keepNext/>
              <w:rPr>
                <w:rFonts w:asciiTheme="minorHAnsi" w:hAnsiTheme="minorHAnsi" w:cstheme="minorHAnsi"/>
                <w:sz w:val="16"/>
                <w:szCs w:val="16"/>
                <w:rPrChange w:id="5230"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231" w:author="Alhabibi, Haider@Energy" w:date="2023-08-14T16:46:00Z">
                  <w:rPr>
                    <w:rFonts w:asciiTheme="minorHAnsi" w:hAnsiTheme="minorHAnsi" w:cstheme="minorHAnsi"/>
                    <w:sz w:val="14"/>
                    <w:szCs w:val="14"/>
                  </w:rPr>
                </w:rPrChange>
              </w:rPr>
              <w:t xml:space="preserve">&lt;&lt; if </w:t>
            </w:r>
            <w:r w:rsidRPr="00B63041">
              <w:rPr>
                <w:rFonts w:asciiTheme="minorHAnsi" w:hAnsiTheme="minorHAnsi" w:cstheme="minorHAnsi"/>
                <w:sz w:val="16"/>
                <w:szCs w:val="16"/>
                <w:rPrChange w:id="5232" w:author="Alhabibi, Haider@Energy" w:date="2023-08-14T16:46:00Z">
                  <w:rPr>
                    <w:rFonts w:asciiTheme="minorHAnsi" w:hAnsiTheme="minorHAnsi" w:cstheme="minorHAnsi"/>
                    <w:sz w:val="14"/>
                    <w:szCs w:val="14"/>
                    <w:highlight w:val="yellow"/>
                  </w:rPr>
                </w:rPrChange>
              </w:rPr>
              <w:t>F08</w:t>
            </w:r>
            <w:r w:rsidRPr="00B63041">
              <w:rPr>
                <w:rFonts w:asciiTheme="minorHAnsi" w:hAnsiTheme="minorHAnsi" w:cstheme="minorHAnsi"/>
                <w:sz w:val="16"/>
                <w:szCs w:val="16"/>
                <w:rPrChange w:id="5233" w:author="Alhabibi, Haider@Energy" w:date="2023-08-14T16:46:00Z">
                  <w:rPr>
                    <w:rFonts w:asciiTheme="minorHAnsi" w:hAnsiTheme="minorHAnsi" w:cstheme="minorHAnsi"/>
                    <w:sz w:val="14"/>
                    <w:szCs w:val="14"/>
                  </w:rPr>
                </w:rPrChange>
              </w:rPr>
              <w:t xml:space="preserve">= no cooling component altered, then value =n/a, </w:t>
            </w:r>
          </w:p>
          <w:p w14:paraId="0B73AA0C" w14:textId="405630B1" w:rsidR="00C34F38" w:rsidRPr="00B63041" w:rsidRDefault="00C34F38" w:rsidP="004B29DA">
            <w:pPr>
              <w:keepNext/>
              <w:rPr>
                <w:rFonts w:asciiTheme="minorHAnsi" w:hAnsiTheme="minorHAnsi" w:cstheme="minorHAnsi"/>
                <w:sz w:val="16"/>
                <w:szCs w:val="16"/>
                <w:rPrChange w:id="5234" w:author="Alhabibi, Haider@Energy" w:date="2023-08-14T16:46:00Z">
                  <w:rPr>
                    <w:rFonts w:asciiTheme="minorHAnsi" w:hAnsiTheme="minorHAnsi" w:cstheme="minorHAnsi"/>
                    <w:sz w:val="14"/>
                    <w:szCs w:val="14"/>
                  </w:rPr>
                </w:rPrChange>
              </w:rPr>
            </w:pPr>
            <w:r w:rsidRPr="00B63041">
              <w:rPr>
                <w:rFonts w:asciiTheme="minorHAnsi" w:hAnsiTheme="minorHAnsi" w:cstheme="minorHAnsi"/>
                <w:sz w:val="16"/>
                <w:szCs w:val="16"/>
                <w:rPrChange w:id="5235" w:author="Alhabibi, Haider@Energy" w:date="2023-08-14T16:46:00Z">
                  <w:rPr>
                    <w:rFonts w:asciiTheme="minorHAnsi" w:hAnsiTheme="minorHAnsi" w:cstheme="minorHAnsi"/>
                    <w:sz w:val="14"/>
                    <w:szCs w:val="14"/>
                  </w:rPr>
                </w:rPrChange>
              </w:rPr>
              <w:t xml:space="preserve">else </w:t>
            </w:r>
            <w:proofErr w:type="gramStart"/>
            <w:r w:rsidRPr="00B63041">
              <w:rPr>
                <w:rFonts w:asciiTheme="minorHAnsi" w:hAnsiTheme="minorHAnsi" w:cstheme="minorHAnsi"/>
                <w:sz w:val="16"/>
                <w:szCs w:val="16"/>
                <w:rPrChange w:id="5236" w:author="Alhabibi, Haider@Energy" w:date="2023-08-14T16:46:00Z">
                  <w:rPr>
                    <w:rFonts w:asciiTheme="minorHAnsi" w:hAnsiTheme="minorHAnsi" w:cstheme="minorHAnsi"/>
                    <w:sz w:val="14"/>
                    <w:szCs w:val="14"/>
                  </w:rPr>
                </w:rPrChange>
              </w:rPr>
              <w:t>user</w:t>
            </w:r>
            <w:proofErr w:type="gramEnd"/>
            <w:r w:rsidRPr="00B63041">
              <w:rPr>
                <w:rFonts w:asciiTheme="minorHAnsi" w:hAnsiTheme="minorHAnsi" w:cstheme="minorHAnsi"/>
                <w:sz w:val="16"/>
                <w:szCs w:val="16"/>
                <w:rPrChange w:id="5237" w:author="Alhabibi, Haider@Energy" w:date="2023-08-14T16:46:00Z">
                  <w:rPr>
                    <w:rFonts w:asciiTheme="minorHAnsi" w:hAnsiTheme="minorHAnsi" w:cstheme="minorHAnsi"/>
                    <w:sz w:val="14"/>
                    <w:szCs w:val="14"/>
                  </w:rPr>
                </w:rPrChange>
              </w:rPr>
              <w:t xml:space="preserve"> enter numeric value: </w:t>
            </w:r>
          </w:p>
          <w:p w14:paraId="5FA3583A" w14:textId="77777777" w:rsidR="00C34F38" w:rsidRPr="00B63041" w:rsidRDefault="00C34F38" w:rsidP="004B29DA">
            <w:pPr>
              <w:keepNext/>
              <w:rPr>
                <w:rFonts w:asciiTheme="minorHAnsi" w:hAnsiTheme="minorHAnsi" w:cstheme="minorHAnsi"/>
                <w:sz w:val="16"/>
                <w:szCs w:val="16"/>
                <w:rPrChange w:id="5238" w:author="Alhabibi, Haider@Energy" w:date="2023-08-14T16:46:00Z">
                  <w:rPr>
                    <w:rFonts w:asciiTheme="minorHAnsi" w:hAnsiTheme="minorHAnsi" w:cstheme="minorHAnsi"/>
                    <w:sz w:val="14"/>
                    <w:szCs w:val="14"/>
                  </w:rPr>
                </w:rPrChange>
              </w:rPr>
            </w:pPr>
            <w:proofErr w:type="spellStart"/>
            <w:r w:rsidRPr="00B63041">
              <w:rPr>
                <w:rFonts w:asciiTheme="minorHAnsi" w:hAnsiTheme="minorHAnsi" w:cstheme="minorHAnsi"/>
                <w:sz w:val="16"/>
                <w:szCs w:val="16"/>
                <w:rPrChange w:id="5239" w:author="Alhabibi, Haider@Energy" w:date="2023-08-14T16:46:00Z">
                  <w:rPr>
                    <w:rFonts w:asciiTheme="minorHAnsi" w:hAnsiTheme="minorHAnsi" w:cstheme="minorHAnsi"/>
                    <w:sz w:val="14"/>
                    <w:szCs w:val="14"/>
                  </w:rPr>
                </w:rPrChange>
              </w:rPr>
              <w:t>xx.</w:t>
            </w:r>
            <w:proofErr w:type="gramStart"/>
            <w:r w:rsidRPr="00B63041">
              <w:rPr>
                <w:rFonts w:asciiTheme="minorHAnsi" w:hAnsiTheme="minorHAnsi" w:cstheme="minorHAnsi"/>
                <w:sz w:val="16"/>
                <w:szCs w:val="16"/>
                <w:rPrChange w:id="5240" w:author="Alhabibi, Haider@Energy" w:date="2023-08-14T16:46:00Z">
                  <w:rPr>
                    <w:rFonts w:asciiTheme="minorHAnsi" w:hAnsiTheme="minorHAnsi" w:cstheme="minorHAnsi"/>
                    <w:sz w:val="14"/>
                    <w:szCs w:val="14"/>
                  </w:rPr>
                </w:rPrChange>
              </w:rPr>
              <w:t>x</w:t>
            </w:r>
            <w:proofErr w:type="spellEnd"/>
            <w:r w:rsidRPr="00B63041">
              <w:rPr>
                <w:rFonts w:asciiTheme="minorHAnsi" w:hAnsiTheme="minorHAnsi" w:cstheme="minorHAnsi"/>
                <w:sz w:val="16"/>
                <w:szCs w:val="16"/>
                <w:rPrChange w:id="5241" w:author="Alhabibi, Haider@Energy" w:date="2023-08-14T16:46:00Z">
                  <w:rPr>
                    <w:rFonts w:asciiTheme="minorHAnsi" w:hAnsiTheme="minorHAnsi" w:cstheme="minorHAnsi"/>
                    <w:sz w:val="14"/>
                    <w:szCs w:val="14"/>
                  </w:rPr>
                </w:rPrChange>
              </w:rPr>
              <w:t>;</w:t>
            </w:r>
            <w:proofErr w:type="gramEnd"/>
            <w:r w:rsidRPr="00B63041">
              <w:rPr>
                <w:rFonts w:asciiTheme="minorHAnsi" w:hAnsiTheme="minorHAnsi" w:cstheme="minorHAnsi"/>
                <w:sz w:val="16"/>
                <w:szCs w:val="16"/>
                <w:rPrChange w:id="5242" w:author="Alhabibi, Haider@Energy" w:date="2023-08-14T16:46:00Z">
                  <w:rPr>
                    <w:rFonts w:asciiTheme="minorHAnsi" w:hAnsiTheme="minorHAnsi" w:cstheme="minorHAnsi"/>
                    <w:sz w:val="14"/>
                    <w:szCs w:val="14"/>
                  </w:rPr>
                </w:rPrChange>
              </w:rPr>
              <w:t xml:space="preserve">  </w:t>
            </w:r>
          </w:p>
          <w:p w14:paraId="4B3A2231" w14:textId="77777777" w:rsidR="00C34F38" w:rsidRPr="00B63041" w:rsidRDefault="00C34F38" w:rsidP="004B29DA">
            <w:pPr>
              <w:keepNext/>
              <w:rPr>
                <w:rFonts w:asciiTheme="minorHAnsi" w:hAnsiTheme="minorHAnsi" w:cstheme="minorHAnsi"/>
                <w:sz w:val="16"/>
                <w:szCs w:val="16"/>
                <w:rPrChange w:id="5243" w:author="Alhabibi, Haider@Energy" w:date="2023-08-14T16:46:00Z">
                  <w:rPr>
                    <w:rFonts w:asciiTheme="minorHAnsi" w:hAnsiTheme="minorHAnsi" w:cstheme="minorHAnsi"/>
                    <w:sz w:val="14"/>
                    <w:szCs w:val="14"/>
                  </w:rPr>
                </w:rPrChange>
              </w:rPr>
            </w:pPr>
          </w:p>
          <w:p w14:paraId="0B73AA0D" w14:textId="5C07AB9C" w:rsidR="00C34F38" w:rsidRPr="00B63041" w:rsidRDefault="00C34F38" w:rsidP="004B29DA">
            <w:pPr>
              <w:keepNext/>
              <w:rPr>
                <w:rFonts w:asciiTheme="minorHAnsi" w:hAnsiTheme="minorHAnsi" w:cstheme="minorHAnsi"/>
                <w:sz w:val="16"/>
                <w:szCs w:val="16"/>
                <w:rPrChange w:id="5244" w:author="Alhabibi, Haider@Energy" w:date="2023-08-14T16:46:00Z">
                  <w:rPr>
                    <w:rFonts w:ascii="Calibri" w:hAnsi="Calibri"/>
                    <w:sz w:val="14"/>
                    <w:szCs w:val="14"/>
                  </w:rPr>
                </w:rPrChange>
              </w:rPr>
            </w:pPr>
            <w:commentRangeStart w:id="5245"/>
            <w:r w:rsidRPr="00B63041">
              <w:rPr>
                <w:rFonts w:asciiTheme="minorHAnsi" w:hAnsiTheme="minorHAnsi" w:cstheme="minorHAnsi"/>
                <w:sz w:val="16"/>
                <w:szCs w:val="16"/>
                <w:rPrChange w:id="5246" w:author="Alhabibi, Haider@Energy" w:date="2023-08-14T16:46:00Z">
                  <w:rPr>
                    <w:rFonts w:asciiTheme="minorHAnsi" w:hAnsiTheme="minorHAnsi" w:cstheme="minorHAnsi"/>
                    <w:sz w:val="14"/>
                    <w:szCs w:val="14"/>
                  </w:rPr>
                </w:rPrChange>
              </w:rPr>
              <w:t xml:space="preserve">default minimum value for </w:t>
            </w:r>
            <w:ins w:id="5247" w:author="Alhabibi, Haider@Energy" w:date="2023-08-14T16:44:00Z">
              <w:r w:rsidR="00150456" w:rsidRPr="00B63041">
                <w:rPr>
                  <w:rFonts w:asciiTheme="minorHAnsi" w:hAnsiTheme="minorHAnsi" w:cstheme="minorHAnsi"/>
                  <w:sz w:val="16"/>
                  <w:szCs w:val="16"/>
                  <w:rPrChange w:id="5248" w:author="Alhabibi, Haider@Energy" w:date="2023-08-14T16:46:00Z">
                    <w:rPr>
                      <w:rFonts w:asciiTheme="minorHAnsi" w:hAnsiTheme="minorHAnsi" w:cstheme="minorHAnsi"/>
                    </w:rPr>
                  </w:rPrChange>
                </w:rPr>
                <w:t>EER/</w:t>
              </w:r>
            </w:ins>
            <w:r w:rsidRPr="00B63041">
              <w:rPr>
                <w:rFonts w:asciiTheme="minorHAnsi" w:hAnsiTheme="minorHAnsi" w:cstheme="minorHAnsi"/>
                <w:sz w:val="16"/>
                <w:szCs w:val="16"/>
                <w:rPrChange w:id="5249" w:author="Alhabibi, Haider@Energy" w:date="2023-08-14T16:46:00Z">
                  <w:rPr>
                    <w:rFonts w:asciiTheme="minorHAnsi" w:hAnsiTheme="minorHAnsi" w:cstheme="minorHAnsi"/>
                    <w:sz w:val="14"/>
                    <w:szCs w:val="14"/>
                  </w:rPr>
                </w:rPrChange>
              </w:rPr>
              <w:t xml:space="preserve">SEER=14; </w:t>
            </w:r>
            <w:ins w:id="5250" w:author="Shewmaker, Michael@Energy" w:date="2022-01-13T17:28:00Z">
              <w:r w:rsidRPr="00B63041">
                <w:rPr>
                  <w:rFonts w:asciiTheme="minorHAnsi" w:hAnsiTheme="minorHAnsi" w:cstheme="minorHAnsi"/>
                  <w:sz w:val="16"/>
                  <w:szCs w:val="16"/>
                  <w:rPrChange w:id="5251" w:author="Alhabibi, Haider@Energy" w:date="2023-08-14T16:46:00Z">
                    <w:rPr>
                      <w:rFonts w:asciiTheme="minorHAnsi" w:hAnsiTheme="minorHAnsi" w:cstheme="minorHAnsi"/>
                      <w:sz w:val="14"/>
                      <w:szCs w:val="14"/>
                    </w:rPr>
                  </w:rPrChange>
                </w:rPr>
                <w:t xml:space="preserve">or default minimum value for </w:t>
              </w:r>
            </w:ins>
            <w:ins w:id="5252" w:author="Alhabibi, Haider@Energy" w:date="2023-08-14T16:44:00Z">
              <w:r w:rsidR="00150456" w:rsidRPr="00B63041">
                <w:rPr>
                  <w:rFonts w:asciiTheme="minorHAnsi" w:hAnsiTheme="minorHAnsi" w:cstheme="minorHAnsi"/>
                  <w:sz w:val="16"/>
                  <w:szCs w:val="16"/>
                  <w:rPrChange w:id="5253" w:author="Alhabibi, Haider@Energy" w:date="2023-08-14T16:46:00Z">
                    <w:rPr>
                      <w:rFonts w:asciiTheme="minorHAnsi" w:hAnsiTheme="minorHAnsi" w:cstheme="minorHAnsi"/>
                    </w:rPr>
                  </w:rPrChange>
                </w:rPr>
                <w:t>EER2/</w:t>
              </w:r>
            </w:ins>
            <w:ins w:id="5254" w:author="Shewmaker, Michael@Energy" w:date="2022-01-13T17:28:00Z">
              <w:r w:rsidRPr="00B63041">
                <w:rPr>
                  <w:rFonts w:asciiTheme="minorHAnsi" w:hAnsiTheme="minorHAnsi" w:cstheme="minorHAnsi"/>
                  <w:sz w:val="16"/>
                  <w:szCs w:val="16"/>
                  <w:rPrChange w:id="5255" w:author="Alhabibi, Haider@Energy" w:date="2023-08-14T16:46:00Z">
                    <w:rPr>
                      <w:rFonts w:asciiTheme="minorHAnsi" w:hAnsiTheme="minorHAnsi" w:cstheme="minorHAnsi"/>
                      <w:sz w:val="14"/>
                      <w:szCs w:val="14"/>
                    </w:rPr>
                  </w:rPrChange>
                </w:rPr>
                <w:t>SEER2=13.4;</w:t>
              </w:r>
            </w:ins>
            <w:r w:rsidRPr="00B63041">
              <w:rPr>
                <w:rFonts w:asciiTheme="minorHAnsi" w:hAnsiTheme="minorHAnsi" w:cstheme="minorHAnsi"/>
                <w:sz w:val="16"/>
                <w:szCs w:val="16"/>
                <w:rPrChange w:id="5256" w:author="Alhabibi, Haider@Energy" w:date="2023-08-14T16:46:00Z">
                  <w:rPr>
                    <w:rFonts w:asciiTheme="minorHAnsi" w:hAnsiTheme="minorHAnsi" w:cstheme="minorHAnsi"/>
                    <w:sz w:val="14"/>
                    <w:szCs w:val="14"/>
                  </w:rPr>
                </w:rPrChange>
              </w:rPr>
              <w:t xml:space="preserve"> </w:t>
            </w:r>
            <w:commentRangeEnd w:id="5245"/>
            <w:r w:rsidRPr="00B63041">
              <w:rPr>
                <w:rStyle w:val="CommentReference"/>
                <w:rFonts w:asciiTheme="minorHAnsi" w:hAnsiTheme="minorHAnsi" w:cstheme="minorHAnsi"/>
                <w:szCs w:val="16"/>
                <w:rPrChange w:id="5257" w:author="Alhabibi, Haider@Energy" w:date="2023-08-14T16:46:00Z">
                  <w:rPr>
                    <w:rStyle w:val="CommentReference"/>
                    <w:szCs w:val="20"/>
                  </w:rPr>
                </w:rPrChange>
              </w:rPr>
              <w:commentReference w:id="5245"/>
            </w:r>
            <w:r w:rsidRPr="00B63041">
              <w:rPr>
                <w:rFonts w:asciiTheme="minorHAnsi" w:hAnsiTheme="minorHAnsi" w:cstheme="minorHAnsi"/>
                <w:sz w:val="16"/>
                <w:szCs w:val="16"/>
                <w:rPrChange w:id="5258" w:author="Alhabibi, Haider@Energy" w:date="2023-08-14T16:46:00Z">
                  <w:rPr>
                    <w:rFonts w:asciiTheme="minorHAnsi" w:hAnsiTheme="minorHAnsi" w:cstheme="minorHAnsi"/>
                    <w:sz w:val="14"/>
                    <w:szCs w:val="14"/>
                  </w:rPr>
                </w:rPrChange>
              </w:rPr>
              <w:t xml:space="preserve">allow user to overwrite default value, but </w:t>
            </w:r>
            <w:r w:rsidRPr="00B63041">
              <w:rPr>
                <w:rFonts w:asciiTheme="minorHAnsi" w:hAnsiTheme="minorHAnsi" w:cstheme="minorHAnsi"/>
                <w:sz w:val="16"/>
                <w:szCs w:val="16"/>
                <w:rPrChange w:id="5259" w:author="Alhabibi, Haider@Energy" w:date="2023-08-14T16:46:00Z">
                  <w:rPr>
                    <w:rFonts w:ascii="Calibri" w:hAnsi="Calibri"/>
                    <w:sz w:val="14"/>
                    <w:szCs w:val="14"/>
                  </w:rPr>
                </w:rPrChange>
              </w:rPr>
              <w:t>flag non-default values and report in project status notes field</w:t>
            </w:r>
            <w:r w:rsidRPr="00B63041">
              <w:rPr>
                <w:rFonts w:asciiTheme="minorHAnsi" w:hAnsiTheme="minorHAnsi" w:cstheme="minorHAnsi"/>
                <w:sz w:val="16"/>
                <w:szCs w:val="16"/>
                <w:rPrChange w:id="5260" w:author="Alhabibi, Haider@Energy" w:date="2023-08-14T16:46:00Z">
                  <w:rPr>
                    <w:rFonts w:asciiTheme="minorHAnsi" w:hAnsiTheme="minorHAnsi" w:cstheme="minorHAnsi"/>
                    <w:sz w:val="14"/>
                    <w:szCs w:val="14"/>
                  </w:rPr>
                </w:rPrChange>
              </w:rPr>
              <w:t xml:space="preserve"> &gt;&gt;</w:t>
            </w:r>
          </w:p>
        </w:tc>
        <w:tc>
          <w:tcPr>
            <w:tcW w:w="883" w:type="dxa"/>
            <w:tcPrChange w:id="5261" w:author="Alhabibi, Haider@Energy" w:date="2023-08-14T16:27:00Z">
              <w:tcPr>
                <w:tcW w:w="941" w:type="dxa"/>
              </w:tcPr>
            </w:tcPrChange>
          </w:tcPr>
          <w:p w14:paraId="69DEA7A2" w14:textId="528F885C" w:rsidR="00C34F38" w:rsidRPr="00EB4E7D" w:rsidRDefault="00C34F38" w:rsidP="004B29DA">
            <w:pPr>
              <w:keepNext/>
              <w:rPr>
                <w:rFonts w:asciiTheme="minorHAnsi" w:hAnsiTheme="minorHAnsi" w:cstheme="minorHAnsi"/>
                <w:sz w:val="20"/>
                <w:szCs w:val="20"/>
                <w:rPrChange w:id="5262" w:author="Alhabibi, Haider@Energy" w:date="2023-08-14T16:28:00Z">
                  <w:rPr>
                    <w:rFonts w:asciiTheme="minorHAnsi" w:hAnsiTheme="minorHAnsi" w:cstheme="minorHAnsi"/>
                  </w:rPr>
                </w:rPrChange>
              </w:rPr>
            </w:pPr>
            <w:ins w:id="5263" w:author="Grewing, Kyle@Energy" w:date="2023-08-14T14:57:00Z">
              <w:r w:rsidRPr="00EB4E7D">
                <w:rPr>
                  <w:rFonts w:ascii="Calibri" w:hAnsi="Calibri"/>
                  <w:sz w:val="20"/>
                  <w:szCs w:val="20"/>
                  <w:rPrChange w:id="5264" w:author="Alhabibi, Haider@Energy" w:date="2023-08-14T16:28:00Z">
                    <w:rPr>
                      <w:rFonts w:ascii="Calibri" w:hAnsi="Calibri"/>
                      <w:sz w:val="14"/>
                      <w:szCs w:val="14"/>
                    </w:rPr>
                  </w:rPrChange>
                </w:rPr>
                <w:t xml:space="preserve">&lt;&lt;if F08=no cooling component altered, then value = N/A; else user enter numeric value: </w:t>
              </w:r>
              <w:proofErr w:type="spellStart"/>
              <w:r w:rsidRPr="00EB4E7D">
                <w:rPr>
                  <w:rFonts w:ascii="Calibri" w:hAnsi="Calibri"/>
                  <w:sz w:val="20"/>
                  <w:szCs w:val="20"/>
                  <w:rPrChange w:id="5265" w:author="Alhabibi, Haider@Energy" w:date="2023-08-14T16:28:00Z">
                    <w:rPr>
                      <w:rFonts w:ascii="Calibri" w:hAnsi="Calibri"/>
                      <w:sz w:val="14"/>
                      <w:szCs w:val="14"/>
                    </w:rPr>
                  </w:rPrChange>
                </w:rPr>
                <w:t>xx.x</w:t>
              </w:r>
              <w:proofErr w:type="spellEnd"/>
              <w:r w:rsidRPr="00EB4E7D">
                <w:rPr>
                  <w:rFonts w:ascii="Calibri" w:hAnsi="Calibri"/>
                  <w:sz w:val="20"/>
                  <w:szCs w:val="20"/>
                  <w:rPrChange w:id="5266" w:author="Alhabibi, Haider@Energy" w:date="2023-08-14T16:28:00Z">
                    <w:rPr>
                      <w:rFonts w:ascii="Calibri" w:hAnsi="Calibri"/>
                      <w:sz w:val="14"/>
                      <w:szCs w:val="14"/>
                    </w:rPr>
                  </w:rPrChange>
                </w:rPr>
                <w:t xml:space="preserve">; default minimum value for EER and EER/SEER=11.7; or default minimum for EER2 and EER2/SEER2=11.2; or default </w:t>
              </w:r>
              <w:r w:rsidRPr="00EB4E7D">
                <w:rPr>
                  <w:rFonts w:ascii="Calibri" w:hAnsi="Calibri"/>
                  <w:sz w:val="20"/>
                  <w:szCs w:val="20"/>
                  <w:rPrChange w:id="5267" w:author="Alhabibi, Haider@Energy" w:date="2023-08-14T16:28:00Z">
                    <w:rPr>
                      <w:rFonts w:ascii="Calibri" w:hAnsi="Calibri"/>
                      <w:sz w:val="14"/>
                      <w:szCs w:val="14"/>
                    </w:rPr>
                  </w:rPrChange>
                </w:rPr>
                <w:lastRenderedPageBreak/>
                <w:t>minimum value for CEER=8.7; allow user to overwrite default value, but flag non-default values and report in project status notes field&gt;&gt;</w:t>
              </w:r>
            </w:ins>
          </w:p>
        </w:tc>
        <w:tc>
          <w:tcPr>
            <w:tcW w:w="883" w:type="dxa"/>
            <w:tcPrChange w:id="5268" w:author="Alhabibi, Haider@Energy" w:date="2023-08-14T16:27:00Z">
              <w:tcPr>
                <w:tcW w:w="941" w:type="dxa"/>
              </w:tcPr>
            </w:tcPrChange>
          </w:tcPr>
          <w:p w14:paraId="0B73AA0E" w14:textId="0AF81231" w:rsidR="00C34F38" w:rsidRPr="00EB4E7D" w:rsidRDefault="00C34F38" w:rsidP="004B29DA">
            <w:pPr>
              <w:keepNext/>
              <w:rPr>
                <w:rFonts w:asciiTheme="minorHAnsi" w:hAnsiTheme="minorHAnsi" w:cstheme="minorHAnsi"/>
                <w:rPrChange w:id="5269" w:author="Alhabibi, Haider@Energy" w:date="2023-08-14T16:28:00Z">
                  <w:rPr>
                    <w:rFonts w:ascii="Calibri" w:hAnsi="Calibri"/>
                    <w:sz w:val="14"/>
                    <w:szCs w:val="14"/>
                  </w:rPr>
                </w:rPrChange>
              </w:rPr>
            </w:pPr>
            <w:r w:rsidRPr="00EB4E7D">
              <w:rPr>
                <w:rFonts w:asciiTheme="minorHAnsi" w:hAnsiTheme="minorHAnsi" w:cstheme="minorHAnsi"/>
                <w:rPrChange w:id="5270" w:author="Alhabibi, Haider@Energy" w:date="2023-08-14T16:28:00Z">
                  <w:rPr>
                    <w:rFonts w:ascii="Calibri" w:hAnsi="Calibri"/>
                    <w:sz w:val="14"/>
                    <w:szCs w:val="14"/>
                  </w:rPr>
                </w:rPrChange>
              </w:rPr>
              <w:lastRenderedPageBreak/>
              <w:t>&lt; setback&gt;&gt;</w:t>
            </w:r>
          </w:p>
        </w:tc>
        <w:tc>
          <w:tcPr>
            <w:tcW w:w="1130" w:type="dxa"/>
            <w:tcPrChange w:id="5271" w:author="Alhabibi, Haider@Energy" w:date="2023-08-14T16:27:00Z">
              <w:tcPr>
                <w:tcW w:w="1204" w:type="dxa"/>
                <w:gridSpan w:val="2"/>
              </w:tcPr>
            </w:tcPrChange>
          </w:tcPr>
          <w:p w14:paraId="064011CE" w14:textId="77777777" w:rsidR="00C34F38" w:rsidRPr="00B63041" w:rsidRDefault="00C34F38" w:rsidP="004B29DA">
            <w:pPr>
              <w:keepNext/>
              <w:rPr>
                <w:rFonts w:asciiTheme="minorHAnsi" w:hAnsiTheme="minorHAnsi" w:cstheme="minorHAnsi"/>
                <w:sz w:val="16"/>
                <w:szCs w:val="16"/>
                <w:rPrChange w:id="5272" w:author="Alhabibi, Haider@Energy" w:date="2023-08-14T16:46:00Z">
                  <w:rPr>
                    <w:rFonts w:ascii="Calibri" w:hAnsi="Calibri"/>
                    <w:sz w:val="14"/>
                    <w:szCs w:val="14"/>
                  </w:rPr>
                </w:rPrChange>
              </w:rPr>
            </w:pPr>
            <w:r w:rsidRPr="00B63041">
              <w:rPr>
                <w:rFonts w:asciiTheme="minorHAnsi" w:hAnsiTheme="minorHAnsi" w:cstheme="minorHAnsi"/>
                <w:sz w:val="16"/>
                <w:szCs w:val="16"/>
                <w:rPrChange w:id="5273" w:author="Alhabibi, Haider@Energy" w:date="2023-08-14T16:46:00Z">
                  <w:rPr>
                    <w:rFonts w:ascii="Calibri" w:hAnsi="Calibri"/>
                    <w:sz w:val="14"/>
                    <w:szCs w:val="14"/>
                  </w:rPr>
                </w:rPrChange>
              </w:rPr>
              <w:t xml:space="preserve">&lt;&lt;calculated field: </w:t>
            </w:r>
          </w:p>
          <w:p w14:paraId="4F2C143A" w14:textId="4FE7AF62" w:rsidR="00C34F38" w:rsidRPr="00B63041" w:rsidRDefault="00C34F38" w:rsidP="004B29DA">
            <w:pPr>
              <w:keepNext/>
              <w:rPr>
                <w:rFonts w:asciiTheme="minorHAnsi" w:hAnsiTheme="minorHAnsi" w:cstheme="minorHAnsi"/>
                <w:sz w:val="16"/>
                <w:szCs w:val="16"/>
                <w:rPrChange w:id="5274" w:author="Alhabibi, Haider@Energy" w:date="2023-08-14T16:46:00Z">
                  <w:rPr>
                    <w:rFonts w:asciiTheme="minorHAnsi" w:hAnsiTheme="minorHAnsi" w:cstheme="minorHAnsi"/>
                    <w:sz w:val="14"/>
                    <w:szCs w:val="14"/>
                  </w:rPr>
                </w:rPrChange>
              </w:rPr>
            </w:pPr>
            <w:r w:rsidRPr="00B63041">
              <w:rPr>
                <w:rFonts w:asciiTheme="minorHAnsi" w:hAnsiTheme="minorHAnsi" w:cstheme="minorHAnsi"/>
                <w:b/>
                <w:sz w:val="16"/>
                <w:szCs w:val="16"/>
                <w:rPrChange w:id="5275" w:author="Alhabibi, Haider@Energy" w:date="2023-08-14T16:46:00Z">
                  <w:rPr>
                    <w:rFonts w:ascii="Calibri" w:hAnsi="Calibri"/>
                    <w:b/>
                    <w:sz w:val="14"/>
                    <w:szCs w:val="14"/>
                  </w:rPr>
                </w:rPrChange>
              </w:rPr>
              <w:t>if</w:t>
            </w:r>
            <w:r w:rsidRPr="00B63041">
              <w:rPr>
                <w:rFonts w:asciiTheme="minorHAnsi" w:hAnsiTheme="minorHAnsi" w:cstheme="minorHAnsi"/>
                <w:sz w:val="16"/>
                <w:szCs w:val="16"/>
                <w:rPrChange w:id="5276" w:author="Alhabibi, Haider@Energy" w:date="2023-08-14T16:46:00Z">
                  <w:rPr>
                    <w:rFonts w:ascii="Calibri" w:hAnsi="Calibri"/>
                    <w:sz w:val="14"/>
                    <w:szCs w:val="14"/>
                  </w:rPr>
                </w:rPrChange>
              </w:rPr>
              <w:t xml:space="preserve"> </w:t>
            </w:r>
            <w:r w:rsidRPr="00B63041">
              <w:rPr>
                <w:rFonts w:asciiTheme="minorHAnsi" w:hAnsiTheme="minorHAnsi" w:cstheme="minorHAnsi"/>
                <w:sz w:val="16"/>
                <w:szCs w:val="16"/>
                <w:rPrChange w:id="5277" w:author="Alhabibi, Haider@Energy" w:date="2023-08-14T16:46:00Z">
                  <w:rPr>
                    <w:rFonts w:asciiTheme="minorHAnsi" w:hAnsiTheme="minorHAnsi" w:cstheme="minorHAnsi"/>
                    <w:sz w:val="14"/>
                    <w:szCs w:val="14"/>
                    <w:highlight w:val="yellow"/>
                  </w:rPr>
                </w:rPrChange>
              </w:rPr>
              <w:t>B04</w:t>
            </w:r>
            <w:r w:rsidRPr="00B63041">
              <w:rPr>
                <w:rFonts w:asciiTheme="minorHAnsi" w:hAnsiTheme="minorHAnsi" w:cstheme="minorHAnsi"/>
                <w:sz w:val="16"/>
                <w:szCs w:val="16"/>
                <w:rPrChange w:id="5278" w:author="Alhabibi, Haider@Energy" w:date="2023-08-14T16:46:00Z">
                  <w:rPr>
                    <w:rFonts w:asciiTheme="minorHAnsi" w:hAnsiTheme="minorHAnsi" w:cstheme="minorHAnsi"/>
                    <w:sz w:val="14"/>
                    <w:szCs w:val="14"/>
                  </w:rPr>
                </w:rPrChange>
              </w:rPr>
              <w:t>=no, then display text value= N/</w:t>
            </w:r>
            <w:proofErr w:type="gramStart"/>
            <w:r w:rsidRPr="00B63041">
              <w:rPr>
                <w:rFonts w:asciiTheme="minorHAnsi" w:hAnsiTheme="minorHAnsi" w:cstheme="minorHAnsi"/>
                <w:sz w:val="16"/>
                <w:szCs w:val="16"/>
                <w:rPrChange w:id="5279" w:author="Alhabibi, Haider@Energy" w:date="2023-08-14T16:46:00Z">
                  <w:rPr>
                    <w:rFonts w:asciiTheme="minorHAnsi" w:hAnsiTheme="minorHAnsi" w:cstheme="minorHAnsi"/>
                    <w:sz w:val="14"/>
                    <w:szCs w:val="14"/>
                  </w:rPr>
                </w:rPrChange>
              </w:rPr>
              <w:t>A;</w:t>
            </w:r>
            <w:proofErr w:type="gramEnd"/>
            <w:r w:rsidRPr="00B63041">
              <w:rPr>
                <w:rFonts w:asciiTheme="minorHAnsi" w:hAnsiTheme="minorHAnsi" w:cstheme="minorHAnsi"/>
                <w:sz w:val="16"/>
                <w:szCs w:val="16"/>
                <w:rPrChange w:id="5280" w:author="Alhabibi, Haider@Energy" w:date="2023-08-14T16:46:00Z">
                  <w:rPr>
                    <w:rFonts w:asciiTheme="minorHAnsi" w:hAnsiTheme="minorHAnsi" w:cstheme="minorHAnsi"/>
                    <w:sz w:val="14"/>
                    <w:szCs w:val="14"/>
                  </w:rPr>
                </w:rPrChange>
              </w:rPr>
              <w:t xml:space="preserve"> </w:t>
            </w:r>
          </w:p>
          <w:p w14:paraId="62B6B558" w14:textId="2FB02914" w:rsidR="00C34F38" w:rsidRPr="00B63041" w:rsidRDefault="00C34F38" w:rsidP="004B29DA">
            <w:pPr>
              <w:keepNext/>
              <w:rPr>
                <w:rFonts w:asciiTheme="minorHAnsi" w:hAnsiTheme="minorHAnsi" w:cstheme="minorHAnsi"/>
                <w:sz w:val="16"/>
                <w:szCs w:val="16"/>
                <w:rPrChange w:id="5281" w:author="Alhabibi, Haider@Energy" w:date="2023-08-14T16:46:00Z">
                  <w:rPr>
                    <w:rFonts w:ascii="Calibri" w:hAnsi="Calibri"/>
                    <w:sz w:val="14"/>
                    <w:szCs w:val="14"/>
                  </w:rPr>
                </w:rPrChange>
              </w:rPr>
            </w:pPr>
            <w:proofErr w:type="spellStart"/>
            <w:r w:rsidRPr="00B63041">
              <w:rPr>
                <w:rFonts w:asciiTheme="minorHAnsi" w:hAnsiTheme="minorHAnsi" w:cstheme="minorHAnsi"/>
                <w:b/>
                <w:sz w:val="16"/>
                <w:szCs w:val="16"/>
                <w:rPrChange w:id="5282" w:author="Alhabibi, Haider@Energy" w:date="2023-08-14T16:46:00Z">
                  <w:rPr>
                    <w:rFonts w:asciiTheme="minorHAnsi" w:hAnsiTheme="minorHAnsi" w:cstheme="minorHAnsi"/>
                    <w:b/>
                    <w:sz w:val="14"/>
                    <w:szCs w:val="14"/>
                  </w:rPr>
                </w:rPrChange>
              </w:rPr>
              <w:t>elsif</w:t>
            </w:r>
            <w:proofErr w:type="spellEnd"/>
            <w:r w:rsidRPr="00B63041">
              <w:rPr>
                <w:rFonts w:asciiTheme="minorHAnsi" w:hAnsiTheme="minorHAnsi" w:cstheme="minorHAnsi"/>
                <w:sz w:val="16"/>
                <w:szCs w:val="16"/>
                <w:rPrChange w:id="5283" w:author="Alhabibi, Haider@Energy" w:date="2023-08-14T16:46:00Z">
                  <w:rPr>
                    <w:rFonts w:asciiTheme="minorHAnsi" w:hAnsiTheme="minorHAnsi" w:cstheme="minorHAnsi"/>
                    <w:sz w:val="14"/>
                    <w:szCs w:val="14"/>
                  </w:rPr>
                </w:rPrChange>
              </w:rPr>
              <w:t xml:space="preserve"> </w:t>
            </w:r>
            <w:r w:rsidRPr="00B63041">
              <w:rPr>
                <w:rFonts w:asciiTheme="minorHAnsi" w:hAnsiTheme="minorHAnsi" w:cstheme="minorHAnsi"/>
                <w:sz w:val="16"/>
                <w:szCs w:val="16"/>
                <w:rPrChange w:id="5284" w:author="Alhabibi, Haider@Energy" w:date="2023-08-14T16:46:00Z">
                  <w:rPr>
                    <w:rFonts w:ascii="Calibri" w:hAnsi="Calibri"/>
                    <w:sz w:val="14"/>
                    <w:szCs w:val="14"/>
                  </w:rPr>
                </w:rPrChange>
              </w:rPr>
              <w:t xml:space="preserve">A09= CZ </w:t>
            </w:r>
            <w:ins w:id="5285" w:author="Mertens, Thomas" w:date="2021-11-01T14:54:00Z">
              <w:r w:rsidRPr="00B63041">
                <w:rPr>
                  <w:rFonts w:asciiTheme="minorHAnsi" w:hAnsiTheme="minorHAnsi" w:cstheme="minorHAnsi"/>
                  <w:sz w:val="16"/>
                  <w:szCs w:val="16"/>
                  <w:rPrChange w:id="5286" w:author="Alhabibi, Haider@Energy" w:date="2023-08-14T16:46:00Z">
                    <w:rPr>
                      <w:rFonts w:ascii="Calibri" w:hAnsi="Calibri"/>
                      <w:sz w:val="14"/>
                      <w:szCs w:val="14"/>
                    </w:rPr>
                  </w:rPrChange>
                </w:rPr>
                <w:t>3, 5-7</w:t>
              </w:r>
            </w:ins>
            <w:del w:id="5287" w:author="Mertens, Thomas" w:date="2021-11-01T14:54:00Z">
              <w:r w:rsidRPr="00B63041" w:rsidDel="00676F84">
                <w:rPr>
                  <w:rFonts w:asciiTheme="minorHAnsi" w:hAnsiTheme="minorHAnsi" w:cstheme="minorHAnsi"/>
                  <w:sz w:val="16"/>
                  <w:szCs w:val="16"/>
                  <w:rPrChange w:id="5288" w:author="Alhabibi, Haider@Energy" w:date="2023-08-14T16:46:00Z">
                    <w:rPr>
                      <w:rFonts w:ascii="Calibri" w:hAnsi="Calibri"/>
                      <w:sz w:val="14"/>
                      <w:szCs w:val="14"/>
                    </w:rPr>
                  </w:rPrChange>
                </w:rPr>
                <w:delText xml:space="preserve">1-10, 12, 13, </w:delText>
              </w:r>
            </w:del>
          </w:p>
          <w:p w14:paraId="61D1F881" w14:textId="77777777" w:rsidR="00C34F38" w:rsidRPr="00B63041" w:rsidRDefault="00C34F38" w:rsidP="004B29DA">
            <w:pPr>
              <w:keepNext/>
              <w:rPr>
                <w:rFonts w:asciiTheme="minorHAnsi" w:hAnsiTheme="minorHAnsi" w:cstheme="minorHAnsi"/>
                <w:sz w:val="16"/>
                <w:szCs w:val="16"/>
                <w:rPrChange w:id="5289" w:author="Alhabibi, Haider@Energy" w:date="2023-08-14T16:46:00Z">
                  <w:rPr>
                    <w:rFonts w:ascii="Calibri" w:hAnsi="Calibri"/>
                    <w:sz w:val="14"/>
                    <w:szCs w:val="14"/>
                  </w:rPr>
                </w:rPrChange>
              </w:rPr>
            </w:pPr>
            <w:r w:rsidRPr="00B63041">
              <w:rPr>
                <w:rFonts w:asciiTheme="minorHAnsi" w:hAnsiTheme="minorHAnsi" w:cstheme="minorHAnsi"/>
                <w:b/>
                <w:sz w:val="16"/>
                <w:szCs w:val="16"/>
                <w:rPrChange w:id="5290" w:author="Alhabibi, Haider@Energy" w:date="2023-08-14T16:46:00Z">
                  <w:rPr>
                    <w:rFonts w:ascii="Calibri" w:hAnsi="Calibri"/>
                    <w:b/>
                    <w:sz w:val="14"/>
                    <w:szCs w:val="14"/>
                  </w:rPr>
                </w:rPrChange>
              </w:rPr>
              <w:t>then value=</w:t>
            </w:r>
            <w:r w:rsidRPr="00B63041">
              <w:rPr>
                <w:rFonts w:asciiTheme="minorHAnsi" w:hAnsiTheme="minorHAnsi" w:cstheme="minorHAnsi"/>
                <w:sz w:val="16"/>
                <w:szCs w:val="16"/>
                <w:rPrChange w:id="5291" w:author="Alhabibi, Haider@Energy" w:date="2023-08-14T16:46:00Z">
                  <w:rPr>
                    <w:rFonts w:ascii="Calibri" w:hAnsi="Calibri"/>
                    <w:sz w:val="14"/>
                    <w:szCs w:val="14"/>
                  </w:rPr>
                </w:rPrChange>
              </w:rPr>
              <w:t xml:space="preserve"> </w:t>
            </w:r>
          </w:p>
          <w:p w14:paraId="42BA164E" w14:textId="4A275418" w:rsidR="00C34F38" w:rsidRPr="00B63041" w:rsidRDefault="00C34F38" w:rsidP="004B29DA">
            <w:pPr>
              <w:keepNext/>
              <w:rPr>
                <w:rFonts w:asciiTheme="minorHAnsi" w:hAnsiTheme="minorHAnsi" w:cstheme="minorHAnsi"/>
                <w:sz w:val="16"/>
                <w:szCs w:val="16"/>
                <w:rPrChange w:id="5292" w:author="Alhabibi, Haider@Energy" w:date="2023-08-14T16:46:00Z">
                  <w:rPr>
                    <w:rFonts w:ascii="Calibri" w:hAnsi="Calibri"/>
                    <w:sz w:val="14"/>
                    <w:szCs w:val="14"/>
                  </w:rPr>
                </w:rPrChange>
              </w:rPr>
            </w:pPr>
            <w:r w:rsidRPr="00B63041">
              <w:rPr>
                <w:rFonts w:asciiTheme="minorHAnsi" w:hAnsiTheme="minorHAnsi" w:cstheme="minorHAnsi"/>
                <w:sz w:val="16"/>
                <w:szCs w:val="16"/>
                <w:rPrChange w:id="5293" w:author="Alhabibi, Haider@Energy" w:date="2023-08-14T16:46:00Z">
                  <w:rPr>
                    <w:rFonts w:ascii="Calibri" w:hAnsi="Calibri"/>
                    <w:sz w:val="14"/>
                    <w:szCs w:val="14"/>
                  </w:rPr>
                </w:rPrChange>
              </w:rPr>
              <w:t>"R-6.</w:t>
            </w:r>
            <w:proofErr w:type="gramStart"/>
            <w:r w:rsidRPr="00B63041">
              <w:rPr>
                <w:rFonts w:asciiTheme="minorHAnsi" w:hAnsiTheme="minorHAnsi" w:cstheme="minorHAnsi"/>
                <w:sz w:val="16"/>
                <w:szCs w:val="16"/>
                <w:rPrChange w:id="5294" w:author="Alhabibi, Haider@Energy" w:date="2023-08-14T16:46:00Z">
                  <w:rPr>
                    <w:rFonts w:ascii="Calibri" w:hAnsi="Calibri"/>
                    <w:sz w:val="14"/>
                    <w:szCs w:val="14"/>
                  </w:rPr>
                </w:rPrChange>
              </w:rPr>
              <w:t>";</w:t>
            </w:r>
            <w:proofErr w:type="gramEnd"/>
            <w:r w:rsidRPr="00B63041">
              <w:rPr>
                <w:rFonts w:asciiTheme="minorHAnsi" w:hAnsiTheme="minorHAnsi" w:cstheme="minorHAnsi"/>
                <w:sz w:val="16"/>
                <w:szCs w:val="16"/>
                <w:rPrChange w:id="5295" w:author="Alhabibi, Haider@Energy" w:date="2023-08-14T16:46:00Z">
                  <w:rPr>
                    <w:rFonts w:ascii="Calibri" w:hAnsi="Calibri"/>
                    <w:sz w:val="14"/>
                    <w:szCs w:val="14"/>
                  </w:rPr>
                </w:rPrChange>
              </w:rPr>
              <w:t xml:space="preserve"> </w:t>
            </w:r>
          </w:p>
          <w:p w14:paraId="5E1EBAAA" w14:textId="1D04CBAA" w:rsidR="00C34F38" w:rsidRPr="00B63041" w:rsidRDefault="00C34F38" w:rsidP="004B29DA">
            <w:pPr>
              <w:keepNext/>
              <w:rPr>
                <w:rFonts w:asciiTheme="minorHAnsi" w:hAnsiTheme="minorHAnsi" w:cstheme="minorHAnsi"/>
                <w:sz w:val="16"/>
                <w:szCs w:val="16"/>
                <w:rPrChange w:id="5296" w:author="Alhabibi, Haider@Energy" w:date="2023-08-14T16:46:00Z">
                  <w:rPr>
                    <w:rFonts w:ascii="Calibri" w:hAnsi="Calibri"/>
                    <w:sz w:val="14"/>
                    <w:szCs w:val="14"/>
                  </w:rPr>
                </w:rPrChange>
              </w:rPr>
            </w:pPr>
            <w:r w:rsidRPr="00B63041">
              <w:rPr>
                <w:rFonts w:asciiTheme="minorHAnsi" w:hAnsiTheme="minorHAnsi" w:cstheme="minorHAnsi"/>
                <w:b/>
                <w:sz w:val="16"/>
                <w:szCs w:val="16"/>
                <w:rPrChange w:id="5297" w:author="Alhabibi, Haider@Energy" w:date="2023-08-14T16:46:00Z">
                  <w:rPr>
                    <w:rFonts w:ascii="Calibri" w:hAnsi="Calibri"/>
                    <w:b/>
                    <w:sz w:val="14"/>
                    <w:szCs w:val="14"/>
                  </w:rPr>
                </w:rPrChange>
              </w:rPr>
              <w:t>else</w:t>
            </w:r>
            <w:r w:rsidRPr="00B63041">
              <w:rPr>
                <w:rFonts w:asciiTheme="minorHAnsi" w:hAnsiTheme="minorHAnsi" w:cstheme="minorHAnsi"/>
                <w:sz w:val="16"/>
                <w:szCs w:val="16"/>
                <w:rPrChange w:id="5298" w:author="Alhabibi, Haider@Energy" w:date="2023-08-14T16:46:00Z">
                  <w:rPr>
                    <w:rFonts w:ascii="Calibri" w:hAnsi="Calibri"/>
                    <w:sz w:val="14"/>
                    <w:szCs w:val="14"/>
                  </w:rPr>
                </w:rPrChange>
              </w:rPr>
              <w:t xml:space="preserve"> if A09=CZ </w:t>
            </w:r>
            <w:ins w:id="5299" w:author="Mertens, Thomas" w:date="2021-11-01T14:54:00Z">
              <w:r w:rsidRPr="00B63041">
                <w:rPr>
                  <w:rFonts w:asciiTheme="minorHAnsi" w:hAnsiTheme="minorHAnsi" w:cstheme="minorHAnsi"/>
                  <w:sz w:val="16"/>
                  <w:szCs w:val="16"/>
                  <w:rPrChange w:id="5300" w:author="Alhabibi, Haider@Energy" w:date="2023-08-14T16:46:00Z">
                    <w:rPr>
                      <w:rFonts w:ascii="Calibri" w:hAnsi="Calibri"/>
                      <w:sz w:val="14"/>
                      <w:szCs w:val="14"/>
                    </w:rPr>
                  </w:rPrChange>
                </w:rPr>
                <w:t>1, 2, 4, 8-16</w:t>
              </w:r>
            </w:ins>
            <w:del w:id="5301" w:author="Mertens, Thomas" w:date="2021-11-01T14:54:00Z">
              <w:r w:rsidRPr="00B63041" w:rsidDel="00676F84">
                <w:rPr>
                  <w:rFonts w:asciiTheme="minorHAnsi" w:hAnsiTheme="minorHAnsi" w:cstheme="minorHAnsi"/>
                  <w:sz w:val="16"/>
                  <w:szCs w:val="16"/>
                  <w:rPrChange w:id="5302" w:author="Alhabibi, Haider@Energy" w:date="2023-08-14T16:46:00Z">
                    <w:rPr>
                      <w:rFonts w:ascii="Calibri" w:hAnsi="Calibri"/>
                      <w:sz w:val="14"/>
                      <w:szCs w:val="14"/>
                    </w:rPr>
                  </w:rPrChange>
                </w:rPr>
                <w:delText xml:space="preserve">11, 14-16 </w:delText>
              </w:r>
            </w:del>
          </w:p>
          <w:p w14:paraId="6A370A5E" w14:textId="77777777" w:rsidR="00C34F38" w:rsidRPr="00B63041" w:rsidRDefault="00C34F38" w:rsidP="004B29DA">
            <w:pPr>
              <w:keepNext/>
              <w:rPr>
                <w:rFonts w:asciiTheme="minorHAnsi" w:hAnsiTheme="minorHAnsi" w:cstheme="minorHAnsi"/>
                <w:sz w:val="16"/>
                <w:szCs w:val="16"/>
                <w:rPrChange w:id="5303" w:author="Alhabibi, Haider@Energy" w:date="2023-08-14T16:46:00Z">
                  <w:rPr>
                    <w:rFonts w:ascii="Calibri" w:hAnsi="Calibri"/>
                    <w:sz w:val="14"/>
                    <w:szCs w:val="14"/>
                  </w:rPr>
                </w:rPrChange>
              </w:rPr>
            </w:pPr>
            <w:r w:rsidRPr="00B63041">
              <w:rPr>
                <w:rFonts w:asciiTheme="minorHAnsi" w:hAnsiTheme="minorHAnsi" w:cstheme="minorHAnsi"/>
                <w:b/>
                <w:sz w:val="16"/>
                <w:szCs w:val="16"/>
                <w:rPrChange w:id="5304" w:author="Alhabibi, Haider@Energy" w:date="2023-08-14T16:46:00Z">
                  <w:rPr>
                    <w:rFonts w:ascii="Calibri" w:hAnsi="Calibri"/>
                    <w:b/>
                    <w:sz w:val="14"/>
                    <w:szCs w:val="14"/>
                  </w:rPr>
                </w:rPrChange>
              </w:rPr>
              <w:t>then</w:t>
            </w:r>
            <w:r w:rsidRPr="00B63041">
              <w:rPr>
                <w:rFonts w:asciiTheme="minorHAnsi" w:hAnsiTheme="minorHAnsi" w:cstheme="minorHAnsi"/>
                <w:sz w:val="16"/>
                <w:szCs w:val="16"/>
                <w:rPrChange w:id="5305" w:author="Alhabibi, Haider@Energy" w:date="2023-08-14T16:46:00Z">
                  <w:rPr>
                    <w:rFonts w:ascii="Calibri" w:hAnsi="Calibri"/>
                    <w:sz w:val="14"/>
                    <w:szCs w:val="14"/>
                  </w:rPr>
                </w:rPrChange>
              </w:rPr>
              <w:t xml:space="preserve"> value=</w:t>
            </w:r>
          </w:p>
          <w:p w14:paraId="0B73AA0F" w14:textId="403FCA0C" w:rsidR="00C34F38" w:rsidRPr="00EB4E7D" w:rsidRDefault="00C34F38" w:rsidP="004B29DA">
            <w:pPr>
              <w:keepNext/>
              <w:rPr>
                <w:rFonts w:asciiTheme="minorHAnsi" w:hAnsiTheme="minorHAnsi" w:cstheme="minorHAnsi"/>
                <w:rPrChange w:id="5306" w:author="Alhabibi, Haider@Energy" w:date="2023-08-14T16:28:00Z">
                  <w:rPr>
                    <w:rFonts w:ascii="Calibri" w:hAnsi="Calibri"/>
                    <w:sz w:val="14"/>
                    <w:szCs w:val="14"/>
                  </w:rPr>
                </w:rPrChange>
              </w:rPr>
            </w:pPr>
            <w:r w:rsidRPr="00B63041">
              <w:rPr>
                <w:rFonts w:asciiTheme="minorHAnsi" w:hAnsiTheme="minorHAnsi" w:cstheme="minorHAnsi"/>
                <w:sz w:val="16"/>
                <w:szCs w:val="16"/>
                <w:rPrChange w:id="5307" w:author="Alhabibi, Haider@Energy" w:date="2023-08-14T16:46:00Z">
                  <w:rPr>
                    <w:rFonts w:ascii="Calibri" w:hAnsi="Calibri"/>
                    <w:sz w:val="14"/>
                    <w:szCs w:val="14"/>
                  </w:rPr>
                </w:rPrChange>
              </w:rPr>
              <w:t>"R-8."</w:t>
            </w:r>
          </w:p>
        </w:tc>
      </w:tr>
      <w:tr w:rsidR="00C34F38" w:rsidRPr="00EB4E7D" w14:paraId="0B73AA1C" w14:textId="77777777" w:rsidTr="004B29DA">
        <w:tblPrEx>
          <w:tblPrExChange w:id="5308" w:author="Alhabibi, Haider@Energy" w:date="2023-08-14T16:27:00Z">
            <w:tblPrEx>
              <w:tblW w:w="5000" w:type="pct"/>
            </w:tblPrEx>
          </w:tblPrExChange>
        </w:tblPrEx>
        <w:trPr>
          <w:gridAfter w:val="1"/>
          <w:wAfter w:w="8" w:type="dxa"/>
          <w:trHeight w:val="305"/>
          <w:trPrChange w:id="5309" w:author="Alhabibi, Haider@Energy" w:date="2023-08-14T16:27:00Z">
            <w:trPr>
              <w:trHeight w:val="305"/>
            </w:trPr>
          </w:trPrChange>
        </w:trPr>
        <w:tc>
          <w:tcPr>
            <w:tcW w:w="1292" w:type="dxa"/>
            <w:shd w:val="clear" w:color="auto" w:fill="auto"/>
            <w:tcPrChange w:id="5310" w:author="Alhabibi, Haider@Energy" w:date="2023-08-14T16:27:00Z">
              <w:tcPr>
                <w:tcW w:w="1377" w:type="dxa"/>
                <w:shd w:val="clear" w:color="auto" w:fill="auto"/>
              </w:tcPr>
            </w:tcPrChange>
          </w:tcPr>
          <w:p w14:paraId="0B73AA11" w14:textId="1B08D10D" w:rsidR="00C34F38" w:rsidRPr="00EB4E7D" w:rsidRDefault="00C34F38" w:rsidP="004B29DA">
            <w:pPr>
              <w:keepNext/>
              <w:jc w:val="center"/>
              <w:rPr>
                <w:rFonts w:asciiTheme="minorHAnsi" w:hAnsiTheme="minorHAnsi" w:cstheme="minorHAnsi"/>
                <w:rPrChange w:id="5311" w:author="Alhabibi, Haider@Energy" w:date="2023-08-14T16:28:00Z">
                  <w:rPr>
                    <w:rFonts w:ascii="Calibri" w:hAnsi="Calibri"/>
                    <w:sz w:val="18"/>
                    <w:szCs w:val="18"/>
                  </w:rPr>
                </w:rPrChange>
              </w:rPr>
            </w:pPr>
          </w:p>
        </w:tc>
        <w:tc>
          <w:tcPr>
            <w:tcW w:w="1219" w:type="dxa"/>
            <w:tcPrChange w:id="5312" w:author="Alhabibi, Haider@Energy" w:date="2023-08-14T16:27:00Z">
              <w:tcPr>
                <w:tcW w:w="1299" w:type="dxa"/>
              </w:tcPr>
            </w:tcPrChange>
          </w:tcPr>
          <w:p w14:paraId="45D2B2B2" w14:textId="77777777" w:rsidR="00C34F38" w:rsidRPr="00EB4E7D" w:rsidRDefault="00C34F38" w:rsidP="004B29DA">
            <w:pPr>
              <w:keepNext/>
              <w:jc w:val="center"/>
              <w:rPr>
                <w:rFonts w:asciiTheme="minorHAnsi" w:hAnsiTheme="minorHAnsi" w:cstheme="minorHAnsi"/>
                <w:rPrChange w:id="5313" w:author="Alhabibi, Haider@Energy" w:date="2023-08-14T16:28:00Z">
                  <w:rPr>
                    <w:rFonts w:ascii="Calibri" w:hAnsi="Calibri"/>
                    <w:sz w:val="18"/>
                    <w:szCs w:val="18"/>
                  </w:rPr>
                </w:rPrChange>
              </w:rPr>
            </w:pPr>
          </w:p>
        </w:tc>
        <w:tc>
          <w:tcPr>
            <w:tcW w:w="1412" w:type="dxa"/>
            <w:shd w:val="clear" w:color="auto" w:fill="auto"/>
            <w:tcPrChange w:id="5314" w:author="Alhabibi, Haider@Energy" w:date="2023-08-14T16:27:00Z">
              <w:tcPr>
                <w:tcW w:w="1505" w:type="dxa"/>
                <w:shd w:val="clear" w:color="auto" w:fill="auto"/>
              </w:tcPr>
            </w:tcPrChange>
          </w:tcPr>
          <w:p w14:paraId="0B73AA12" w14:textId="0A8C5CD9" w:rsidR="00C34F38" w:rsidRPr="00EB4E7D" w:rsidRDefault="00C34F38" w:rsidP="004B29DA">
            <w:pPr>
              <w:keepNext/>
              <w:jc w:val="center"/>
              <w:rPr>
                <w:rFonts w:asciiTheme="minorHAnsi" w:hAnsiTheme="minorHAnsi" w:cstheme="minorHAnsi"/>
                <w:rPrChange w:id="5315" w:author="Alhabibi, Haider@Energy" w:date="2023-08-14T16:28:00Z">
                  <w:rPr>
                    <w:rFonts w:ascii="Calibri" w:hAnsi="Calibri"/>
                    <w:sz w:val="18"/>
                    <w:szCs w:val="18"/>
                  </w:rPr>
                </w:rPrChange>
              </w:rPr>
            </w:pPr>
          </w:p>
        </w:tc>
        <w:tc>
          <w:tcPr>
            <w:tcW w:w="1055" w:type="dxa"/>
            <w:tcPrChange w:id="5316" w:author="Alhabibi, Haider@Energy" w:date="2023-08-14T16:27:00Z">
              <w:tcPr>
                <w:tcW w:w="1124" w:type="dxa"/>
              </w:tcPr>
            </w:tcPrChange>
          </w:tcPr>
          <w:p w14:paraId="0B73AA13" w14:textId="77777777" w:rsidR="00C34F38" w:rsidRPr="00EB4E7D" w:rsidRDefault="00C34F38" w:rsidP="004B29DA">
            <w:pPr>
              <w:keepNext/>
              <w:jc w:val="center"/>
              <w:rPr>
                <w:rFonts w:asciiTheme="minorHAnsi" w:hAnsiTheme="minorHAnsi" w:cstheme="minorHAnsi"/>
                <w:rPrChange w:id="5317" w:author="Alhabibi, Haider@Energy" w:date="2023-08-14T16:28:00Z">
                  <w:rPr>
                    <w:rFonts w:ascii="Calibri" w:hAnsi="Calibri"/>
                    <w:sz w:val="18"/>
                    <w:szCs w:val="18"/>
                  </w:rPr>
                </w:rPrChange>
              </w:rPr>
            </w:pPr>
          </w:p>
        </w:tc>
        <w:tc>
          <w:tcPr>
            <w:tcW w:w="844" w:type="dxa"/>
            <w:tcPrChange w:id="5318" w:author="Alhabibi, Haider@Energy" w:date="2023-08-14T16:27:00Z">
              <w:tcPr>
                <w:tcW w:w="900" w:type="dxa"/>
              </w:tcPr>
            </w:tcPrChange>
          </w:tcPr>
          <w:p w14:paraId="0B73AA14" w14:textId="77777777" w:rsidR="00C34F38" w:rsidRPr="00EB4E7D" w:rsidRDefault="00C34F38" w:rsidP="004B29DA">
            <w:pPr>
              <w:keepNext/>
              <w:jc w:val="center"/>
              <w:rPr>
                <w:rFonts w:asciiTheme="minorHAnsi" w:hAnsiTheme="minorHAnsi" w:cstheme="minorHAnsi"/>
                <w:rPrChange w:id="5319" w:author="Alhabibi, Haider@Energy" w:date="2023-08-14T16:28:00Z">
                  <w:rPr>
                    <w:rFonts w:ascii="Calibri" w:hAnsi="Calibri"/>
                    <w:sz w:val="18"/>
                    <w:szCs w:val="18"/>
                  </w:rPr>
                </w:rPrChange>
              </w:rPr>
            </w:pPr>
          </w:p>
        </w:tc>
        <w:tc>
          <w:tcPr>
            <w:tcW w:w="929" w:type="dxa"/>
            <w:tcPrChange w:id="5320" w:author="Alhabibi, Haider@Energy" w:date="2023-08-14T16:27:00Z">
              <w:tcPr>
                <w:tcW w:w="990" w:type="dxa"/>
              </w:tcPr>
            </w:tcPrChange>
          </w:tcPr>
          <w:p w14:paraId="0B73AA15" w14:textId="77777777" w:rsidR="00C34F38" w:rsidRPr="00EB4E7D" w:rsidRDefault="00C34F38" w:rsidP="004B29DA">
            <w:pPr>
              <w:keepNext/>
              <w:jc w:val="center"/>
              <w:rPr>
                <w:rFonts w:asciiTheme="minorHAnsi" w:hAnsiTheme="minorHAnsi" w:cstheme="minorHAnsi"/>
                <w:rPrChange w:id="5321" w:author="Alhabibi, Haider@Energy" w:date="2023-08-14T16:28:00Z">
                  <w:rPr>
                    <w:rFonts w:ascii="Calibri" w:hAnsi="Calibri"/>
                    <w:sz w:val="18"/>
                    <w:szCs w:val="18"/>
                  </w:rPr>
                </w:rPrChange>
              </w:rPr>
            </w:pPr>
          </w:p>
        </w:tc>
        <w:tc>
          <w:tcPr>
            <w:tcW w:w="1858" w:type="dxa"/>
            <w:tcPrChange w:id="5322" w:author="Alhabibi, Haider@Energy" w:date="2023-08-14T16:27:00Z">
              <w:tcPr>
                <w:tcW w:w="1980" w:type="dxa"/>
              </w:tcPr>
            </w:tcPrChange>
          </w:tcPr>
          <w:p w14:paraId="0B73AA16" w14:textId="77777777" w:rsidR="00C34F38" w:rsidRPr="00EB4E7D" w:rsidRDefault="00C34F38" w:rsidP="004B29DA">
            <w:pPr>
              <w:keepNext/>
              <w:jc w:val="center"/>
              <w:rPr>
                <w:rFonts w:asciiTheme="minorHAnsi" w:hAnsiTheme="minorHAnsi" w:cstheme="minorHAnsi"/>
                <w:rPrChange w:id="5323" w:author="Alhabibi, Haider@Energy" w:date="2023-08-14T16:28:00Z">
                  <w:rPr>
                    <w:rFonts w:ascii="Calibri" w:hAnsi="Calibri"/>
                    <w:sz w:val="18"/>
                    <w:szCs w:val="18"/>
                  </w:rPr>
                </w:rPrChange>
              </w:rPr>
            </w:pPr>
          </w:p>
        </w:tc>
        <w:tc>
          <w:tcPr>
            <w:tcW w:w="1108" w:type="dxa"/>
            <w:tcPrChange w:id="5324" w:author="Alhabibi, Haider@Energy" w:date="2023-08-14T16:27:00Z">
              <w:tcPr>
                <w:tcW w:w="1181" w:type="dxa"/>
              </w:tcPr>
            </w:tcPrChange>
          </w:tcPr>
          <w:p w14:paraId="0B73AA17" w14:textId="77777777" w:rsidR="00C34F38" w:rsidRPr="00EB4E7D" w:rsidRDefault="00C34F38" w:rsidP="004B29DA">
            <w:pPr>
              <w:keepNext/>
              <w:jc w:val="center"/>
              <w:rPr>
                <w:rFonts w:asciiTheme="minorHAnsi" w:hAnsiTheme="minorHAnsi" w:cstheme="minorHAnsi"/>
                <w:rPrChange w:id="5325" w:author="Alhabibi, Haider@Energy" w:date="2023-08-14T16:28:00Z">
                  <w:rPr>
                    <w:rFonts w:ascii="Calibri" w:hAnsi="Calibri"/>
                    <w:sz w:val="18"/>
                    <w:szCs w:val="18"/>
                  </w:rPr>
                </w:rPrChange>
              </w:rPr>
            </w:pPr>
          </w:p>
        </w:tc>
        <w:tc>
          <w:tcPr>
            <w:tcW w:w="836" w:type="dxa"/>
            <w:tcPrChange w:id="5326" w:author="Alhabibi, Haider@Energy" w:date="2023-08-14T16:27:00Z">
              <w:tcPr>
                <w:tcW w:w="891" w:type="dxa"/>
              </w:tcPr>
            </w:tcPrChange>
          </w:tcPr>
          <w:p w14:paraId="0B73AA18" w14:textId="77777777" w:rsidR="00C34F38" w:rsidRPr="00EB4E7D" w:rsidRDefault="00C34F38" w:rsidP="004B29DA">
            <w:pPr>
              <w:keepNext/>
              <w:jc w:val="center"/>
              <w:rPr>
                <w:rFonts w:asciiTheme="minorHAnsi" w:hAnsiTheme="minorHAnsi" w:cstheme="minorHAnsi"/>
                <w:rPrChange w:id="5327" w:author="Alhabibi, Haider@Energy" w:date="2023-08-14T16:28:00Z">
                  <w:rPr>
                    <w:rFonts w:ascii="Calibri" w:hAnsi="Calibri"/>
                    <w:sz w:val="18"/>
                    <w:szCs w:val="18"/>
                  </w:rPr>
                </w:rPrChange>
              </w:rPr>
            </w:pPr>
          </w:p>
        </w:tc>
        <w:tc>
          <w:tcPr>
            <w:tcW w:w="936" w:type="dxa"/>
            <w:tcPrChange w:id="5328" w:author="Alhabibi, Haider@Energy" w:date="2023-08-14T16:27:00Z">
              <w:tcPr>
                <w:tcW w:w="998" w:type="dxa"/>
              </w:tcPr>
            </w:tcPrChange>
          </w:tcPr>
          <w:p w14:paraId="0B73AA19" w14:textId="77777777" w:rsidR="00C34F38" w:rsidRPr="00EB4E7D" w:rsidRDefault="00C34F38" w:rsidP="004B29DA">
            <w:pPr>
              <w:keepNext/>
              <w:jc w:val="center"/>
              <w:rPr>
                <w:rFonts w:asciiTheme="minorHAnsi" w:hAnsiTheme="minorHAnsi" w:cstheme="minorHAnsi"/>
                <w:rPrChange w:id="5329" w:author="Alhabibi, Haider@Energy" w:date="2023-08-14T16:28:00Z">
                  <w:rPr>
                    <w:rFonts w:ascii="Calibri" w:hAnsi="Calibri"/>
                    <w:sz w:val="18"/>
                    <w:szCs w:val="18"/>
                  </w:rPr>
                </w:rPrChange>
              </w:rPr>
            </w:pPr>
          </w:p>
        </w:tc>
        <w:tc>
          <w:tcPr>
            <w:tcW w:w="883" w:type="dxa"/>
            <w:tcPrChange w:id="5330" w:author="Alhabibi, Haider@Energy" w:date="2023-08-14T16:27:00Z">
              <w:tcPr>
                <w:tcW w:w="941" w:type="dxa"/>
              </w:tcPr>
            </w:tcPrChange>
          </w:tcPr>
          <w:p w14:paraId="162983D6" w14:textId="77777777" w:rsidR="00C34F38" w:rsidRPr="00EB4E7D" w:rsidRDefault="00C34F38" w:rsidP="004B29DA">
            <w:pPr>
              <w:keepNext/>
              <w:jc w:val="center"/>
              <w:rPr>
                <w:rFonts w:asciiTheme="minorHAnsi" w:hAnsiTheme="minorHAnsi" w:cstheme="minorHAnsi"/>
              </w:rPr>
            </w:pPr>
          </w:p>
        </w:tc>
        <w:tc>
          <w:tcPr>
            <w:tcW w:w="883" w:type="dxa"/>
            <w:tcPrChange w:id="5331" w:author="Alhabibi, Haider@Energy" w:date="2023-08-14T16:27:00Z">
              <w:tcPr>
                <w:tcW w:w="941" w:type="dxa"/>
              </w:tcPr>
            </w:tcPrChange>
          </w:tcPr>
          <w:p w14:paraId="0B73AA1A" w14:textId="1DD1D6C8" w:rsidR="00C34F38" w:rsidRPr="00EB4E7D" w:rsidRDefault="00C34F38" w:rsidP="004B29DA">
            <w:pPr>
              <w:keepNext/>
              <w:jc w:val="center"/>
              <w:rPr>
                <w:rFonts w:asciiTheme="minorHAnsi" w:hAnsiTheme="minorHAnsi" w:cstheme="minorHAnsi"/>
                <w:rPrChange w:id="5332" w:author="Alhabibi, Haider@Energy" w:date="2023-08-14T16:28:00Z">
                  <w:rPr>
                    <w:rFonts w:ascii="Calibri" w:hAnsi="Calibri"/>
                    <w:sz w:val="18"/>
                    <w:szCs w:val="18"/>
                  </w:rPr>
                </w:rPrChange>
              </w:rPr>
            </w:pPr>
          </w:p>
        </w:tc>
        <w:tc>
          <w:tcPr>
            <w:tcW w:w="1130" w:type="dxa"/>
            <w:tcPrChange w:id="5333" w:author="Alhabibi, Haider@Energy" w:date="2023-08-14T16:27:00Z">
              <w:tcPr>
                <w:tcW w:w="1204" w:type="dxa"/>
                <w:gridSpan w:val="2"/>
              </w:tcPr>
            </w:tcPrChange>
          </w:tcPr>
          <w:p w14:paraId="0B73AA1B" w14:textId="77777777" w:rsidR="00C34F38" w:rsidRPr="00EB4E7D" w:rsidRDefault="00C34F38" w:rsidP="004B29DA">
            <w:pPr>
              <w:keepNext/>
              <w:jc w:val="center"/>
              <w:rPr>
                <w:rFonts w:asciiTheme="minorHAnsi" w:hAnsiTheme="minorHAnsi" w:cstheme="minorHAnsi"/>
                <w:rPrChange w:id="5334" w:author="Alhabibi, Haider@Energy" w:date="2023-08-14T16:28:00Z">
                  <w:rPr>
                    <w:rFonts w:ascii="Calibri" w:hAnsi="Calibri"/>
                    <w:sz w:val="18"/>
                    <w:szCs w:val="18"/>
                  </w:rPr>
                </w:rPrChange>
              </w:rPr>
            </w:pPr>
          </w:p>
        </w:tc>
      </w:tr>
      <w:tr w:rsidR="00B63041" w:rsidRPr="00792DFE" w14:paraId="0B73AA2B" w14:textId="77777777" w:rsidTr="000A72C1">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393" w:type="dxa"/>
            <w:gridSpan w:val="14"/>
          </w:tcPr>
          <w:p w14:paraId="0B73AA1D" w14:textId="51B35FAA" w:rsidR="00B63041" w:rsidRPr="00B63041" w:rsidDel="00344836" w:rsidRDefault="00B63041" w:rsidP="004B29DA">
            <w:pPr>
              <w:keepNext/>
              <w:rPr>
                <w:del w:id="5335" w:author="Alhabibi, Haider@Energy" w:date="2022-03-02T13:26:00Z"/>
                <w:rFonts w:asciiTheme="minorHAnsi" w:hAnsiTheme="minorHAnsi" w:cstheme="minorHAnsi"/>
                <w:sz w:val="20"/>
                <w:szCs w:val="20"/>
                <w:u w:val="single"/>
                <w:rPrChange w:id="5336" w:author="Alhabibi, Haider@Energy" w:date="2023-08-14T16:47:00Z">
                  <w:rPr>
                    <w:del w:id="5337" w:author="Alhabibi, Haider@Energy" w:date="2022-03-02T13:26:00Z"/>
                    <w:rFonts w:asciiTheme="minorHAnsi" w:hAnsiTheme="minorHAnsi" w:cstheme="minorHAnsi"/>
                    <w:sz w:val="18"/>
                    <w:szCs w:val="18"/>
                    <w:u w:val="single"/>
                  </w:rPr>
                </w:rPrChange>
              </w:rPr>
            </w:pPr>
            <w:ins w:id="5338" w:author="Alhabibi, Haider@Energy" w:date="2022-03-02T13:26:00Z">
              <w:r w:rsidRPr="00B63041">
                <w:rPr>
                  <w:rFonts w:asciiTheme="minorHAnsi" w:hAnsiTheme="minorHAnsi" w:cstheme="minorHAnsi"/>
                  <w:sz w:val="20"/>
                  <w:szCs w:val="20"/>
                  <w:u w:val="single"/>
                  <w:rPrChange w:id="5339" w:author="Alhabibi, Haider@Energy" w:date="2023-08-14T16:47:00Z">
                    <w:rPr>
                      <w:rFonts w:asciiTheme="minorHAnsi" w:hAnsiTheme="minorHAnsi" w:cstheme="minorHAnsi"/>
                      <w:sz w:val="18"/>
                      <w:szCs w:val="18"/>
                      <w:u w:val="single"/>
                    </w:rPr>
                  </w:rPrChange>
                </w:rPr>
                <w:t>&lt;&lt;Static Text - see the top&gt;&gt;</w:t>
              </w:r>
            </w:ins>
            <w:del w:id="5340" w:author="Alhabibi, Haider@Energy" w:date="2022-03-02T13:26:00Z">
              <w:r w:rsidRPr="00B63041" w:rsidDel="00344836">
                <w:rPr>
                  <w:rFonts w:asciiTheme="minorHAnsi" w:hAnsiTheme="minorHAnsi" w:cstheme="minorHAnsi"/>
                  <w:sz w:val="20"/>
                  <w:szCs w:val="20"/>
                  <w:u w:val="single"/>
                  <w:rPrChange w:id="5341" w:author="Alhabibi, Haider@Energy" w:date="2023-08-14T16:47:00Z">
                    <w:rPr>
                      <w:rFonts w:asciiTheme="minorHAnsi" w:hAnsiTheme="minorHAnsi" w:cstheme="minorHAnsi"/>
                      <w:sz w:val="18"/>
                      <w:szCs w:val="18"/>
                      <w:u w:val="single"/>
                    </w:rPr>
                  </w:rPrChange>
                </w:rPr>
                <w:delText xml:space="preserve">Required Documentation: </w:delText>
              </w:r>
            </w:del>
          </w:p>
          <w:p w14:paraId="0B73AA1E" w14:textId="4AC9EEFD" w:rsidR="00B63041" w:rsidRPr="00B63041" w:rsidDel="00344836" w:rsidRDefault="00B63041" w:rsidP="004B29DA">
            <w:pPr>
              <w:keepNext/>
              <w:rPr>
                <w:del w:id="5342" w:author="Alhabibi, Haider@Energy" w:date="2022-03-02T13:26:00Z"/>
                <w:rFonts w:asciiTheme="minorHAnsi" w:hAnsiTheme="minorHAnsi" w:cstheme="minorHAnsi"/>
                <w:sz w:val="20"/>
                <w:szCs w:val="20"/>
                <w:rPrChange w:id="5343" w:author="Alhabibi, Haider@Energy" w:date="2023-08-14T16:47:00Z">
                  <w:rPr>
                    <w:del w:id="5344" w:author="Alhabibi, Haider@Energy" w:date="2022-03-02T13:26:00Z"/>
                    <w:rFonts w:asciiTheme="minorHAnsi" w:hAnsiTheme="minorHAnsi" w:cstheme="minorHAnsi"/>
                    <w:sz w:val="18"/>
                    <w:szCs w:val="18"/>
                  </w:rPr>
                </w:rPrChange>
              </w:rPr>
            </w:pPr>
            <w:del w:id="5345" w:author="Alhabibi, Haider@Energy" w:date="2022-03-02T13:26:00Z">
              <w:r w:rsidRPr="00B63041" w:rsidDel="00344836">
                <w:rPr>
                  <w:rFonts w:asciiTheme="minorHAnsi" w:hAnsiTheme="minorHAnsi" w:cstheme="minorHAnsi"/>
                  <w:sz w:val="20"/>
                  <w:szCs w:val="20"/>
                  <w:rPrChange w:id="5346" w:author="Alhabibi, Haider@Energy" w:date="2023-08-14T16:47:00Z">
                    <w:rPr>
                      <w:rFonts w:asciiTheme="minorHAnsi" w:hAnsiTheme="minorHAnsi" w:cstheme="minorHAnsi"/>
                      <w:sz w:val="18"/>
                      <w:szCs w:val="18"/>
                    </w:rPr>
                  </w:rPrChange>
                </w:rPr>
                <w:delText xml:space="preserve">CF2R-MCH-01-E - </w:delText>
              </w:r>
              <w:r w:rsidRPr="00B63041" w:rsidDel="00344836">
                <w:rPr>
                  <w:rFonts w:asciiTheme="minorHAnsi" w:hAnsiTheme="minorHAnsi" w:cstheme="minorHAnsi"/>
                  <w:bCs/>
                  <w:sz w:val="20"/>
                  <w:szCs w:val="20"/>
                  <w:rPrChange w:id="5347" w:author="Alhabibi, Haider@Energy" w:date="2023-08-14T16:47:00Z">
                    <w:rPr>
                      <w:rFonts w:asciiTheme="minorHAnsi" w:hAnsiTheme="minorHAnsi" w:cstheme="minorHAnsi"/>
                      <w:bCs/>
                      <w:sz w:val="18"/>
                      <w:szCs w:val="18"/>
                    </w:rPr>
                  </w:rPrChange>
                </w:rPr>
                <w:delText>Space Conditioning Systems</w:delText>
              </w:r>
            </w:del>
          </w:p>
          <w:p w14:paraId="0B73AA1F" w14:textId="5A934C7B" w:rsidR="00B63041" w:rsidRPr="00B63041" w:rsidDel="00344836" w:rsidRDefault="00B63041" w:rsidP="004B29DA">
            <w:pPr>
              <w:keepNext/>
              <w:rPr>
                <w:del w:id="5348" w:author="Alhabibi, Haider@Energy" w:date="2022-03-02T13:26:00Z"/>
                <w:rFonts w:asciiTheme="minorHAnsi" w:hAnsiTheme="minorHAnsi" w:cstheme="minorHAnsi"/>
                <w:b/>
                <w:sz w:val="20"/>
                <w:szCs w:val="20"/>
                <w:rPrChange w:id="5349" w:author="Alhabibi, Haider@Energy" w:date="2023-08-14T16:47:00Z">
                  <w:rPr>
                    <w:del w:id="5350" w:author="Alhabibi, Haider@Energy" w:date="2022-03-02T13:26:00Z"/>
                    <w:rFonts w:asciiTheme="minorHAnsi" w:hAnsiTheme="minorHAnsi" w:cstheme="minorHAnsi"/>
                    <w:b/>
                    <w:sz w:val="18"/>
                    <w:szCs w:val="18"/>
                  </w:rPr>
                </w:rPrChange>
              </w:rPr>
            </w:pPr>
            <w:del w:id="5351" w:author="Alhabibi, Haider@Energy" w:date="2022-03-02T13:26:00Z">
              <w:r w:rsidRPr="00B63041" w:rsidDel="00344836">
                <w:rPr>
                  <w:rFonts w:asciiTheme="minorHAnsi" w:hAnsiTheme="minorHAnsi" w:cstheme="minorHAnsi"/>
                  <w:sz w:val="20"/>
                  <w:szCs w:val="20"/>
                  <w:rPrChange w:id="5352" w:author="Alhabibi, Haider@Energy" w:date="2023-08-14T16:47:00Z">
                    <w:rPr>
                      <w:rFonts w:asciiTheme="minorHAnsi" w:hAnsiTheme="minorHAnsi" w:cstheme="minorHAnsi"/>
                      <w:sz w:val="18"/>
                      <w:szCs w:val="18"/>
                    </w:rPr>
                  </w:rPrChange>
                </w:rPr>
                <w:delText>-Duct insulation requirement for the new portions of supply-air and return-air ducts or plenums: R</w:delText>
              </w:r>
            </w:del>
            <w:ins w:id="5353" w:author="Moua, Cheng@Energy" w:date="2021-11-12T15:45:00Z">
              <w:del w:id="5354" w:author="Alhabibi, Haider@Energy" w:date="2022-03-02T13:26:00Z">
                <w:r w:rsidRPr="00B63041" w:rsidDel="00344836">
                  <w:rPr>
                    <w:rFonts w:asciiTheme="minorHAnsi" w:hAnsiTheme="minorHAnsi" w:cstheme="minorHAnsi"/>
                    <w:sz w:val="20"/>
                    <w:szCs w:val="20"/>
                    <w:rPrChange w:id="5355" w:author="Alhabibi, Haider@Energy" w:date="2023-08-14T16:47:00Z">
                      <w:rPr>
                        <w:rFonts w:asciiTheme="minorHAnsi" w:hAnsiTheme="minorHAnsi" w:cstheme="minorHAnsi"/>
                        <w:sz w:val="18"/>
                        <w:szCs w:val="18"/>
                      </w:rPr>
                    </w:rPrChange>
                  </w:rPr>
                  <w:delText>-</w:delText>
                </w:r>
              </w:del>
            </w:ins>
            <w:del w:id="5356" w:author="Alhabibi, Haider@Energy" w:date="2022-03-02T13:26:00Z">
              <w:r w:rsidRPr="00B63041" w:rsidDel="00344836">
                <w:rPr>
                  <w:rFonts w:asciiTheme="minorHAnsi" w:hAnsiTheme="minorHAnsi" w:cstheme="minorHAnsi"/>
                  <w:sz w:val="20"/>
                  <w:szCs w:val="20"/>
                  <w:rPrChange w:id="5357" w:author="Alhabibi, Haider@Energy" w:date="2023-08-14T16:47:00Z">
                    <w:rPr>
                      <w:rFonts w:asciiTheme="minorHAnsi" w:hAnsiTheme="minorHAnsi" w:cstheme="minorHAnsi"/>
                      <w:sz w:val="18"/>
                      <w:szCs w:val="18"/>
                    </w:rPr>
                  </w:rPrChange>
                </w:rPr>
                <w:delText xml:space="preserve">6 (CZ </w:delText>
              </w:r>
            </w:del>
            <w:ins w:id="5358" w:author="Mertens, Thomas" w:date="2021-11-01T14:48:00Z">
              <w:del w:id="5359" w:author="Alhabibi, Haider@Energy" w:date="2022-03-02T13:26:00Z">
                <w:r w:rsidRPr="00B63041" w:rsidDel="00344836">
                  <w:rPr>
                    <w:rFonts w:asciiTheme="minorHAnsi" w:hAnsiTheme="minorHAnsi" w:cstheme="minorHAnsi"/>
                    <w:sz w:val="20"/>
                    <w:szCs w:val="20"/>
                    <w:rPrChange w:id="5360" w:author="Alhabibi, Haider@Energy" w:date="2023-08-14T16:47:00Z">
                      <w:rPr>
                        <w:rFonts w:asciiTheme="minorHAnsi" w:hAnsiTheme="minorHAnsi" w:cstheme="minorHAnsi"/>
                        <w:sz w:val="18"/>
                        <w:szCs w:val="18"/>
                      </w:rPr>
                    </w:rPrChange>
                  </w:rPr>
                  <w:delText xml:space="preserve">3, </w:delText>
                </w:r>
              </w:del>
            </w:ins>
            <w:ins w:id="5361" w:author="Mertens, Thomas" w:date="2021-11-01T14:49:00Z">
              <w:del w:id="5362" w:author="Alhabibi, Haider@Energy" w:date="2022-03-02T13:26:00Z">
                <w:r w:rsidRPr="00B63041" w:rsidDel="00344836">
                  <w:rPr>
                    <w:rFonts w:asciiTheme="minorHAnsi" w:hAnsiTheme="minorHAnsi" w:cstheme="minorHAnsi"/>
                    <w:sz w:val="20"/>
                    <w:szCs w:val="20"/>
                    <w:rPrChange w:id="5363" w:author="Alhabibi, Haider@Energy" w:date="2023-08-14T16:47:00Z">
                      <w:rPr>
                        <w:rFonts w:asciiTheme="minorHAnsi" w:hAnsiTheme="minorHAnsi" w:cstheme="minorHAnsi"/>
                        <w:sz w:val="18"/>
                        <w:szCs w:val="18"/>
                      </w:rPr>
                    </w:rPrChange>
                  </w:rPr>
                  <w:delText>5-7</w:delText>
                </w:r>
              </w:del>
            </w:ins>
            <w:del w:id="5364" w:author="Alhabibi, Haider@Energy" w:date="2022-03-02T13:26:00Z">
              <w:r w:rsidRPr="00B63041" w:rsidDel="00344836">
                <w:rPr>
                  <w:rFonts w:asciiTheme="minorHAnsi" w:hAnsiTheme="minorHAnsi" w:cstheme="minorHAnsi"/>
                  <w:sz w:val="20"/>
                  <w:szCs w:val="20"/>
                  <w:rPrChange w:id="5365" w:author="Alhabibi, Haider@Energy" w:date="2023-08-14T16:47:00Z">
                    <w:rPr>
                      <w:rFonts w:asciiTheme="minorHAnsi" w:hAnsiTheme="minorHAnsi" w:cstheme="minorHAnsi"/>
                      <w:sz w:val="18"/>
                      <w:szCs w:val="18"/>
                    </w:rPr>
                  </w:rPrChange>
                </w:rPr>
                <w:delText xml:space="preserve">1-10, 12 &amp; 13) and R-8 (CZ </w:delText>
              </w:r>
            </w:del>
            <w:ins w:id="5366" w:author="Mertens, Thomas" w:date="2021-11-01T14:49:00Z">
              <w:del w:id="5367" w:author="Alhabibi, Haider@Energy" w:date="2022-03-02T13:26:00Z">
                <w:r w:rsidRPr="00B63041" w:rsidDel="00344836">
                  <w:rPr>
                    <w:rFonts w:asciiTheme="minorHAnsi" w:hAnsiTheme="minorHAnsi" w:cstheme="minorHAnsi"/>
                    <w:sz w:val="20"/>
                    <w:szCs w:val="20"/>
                    <w:rPrChange w:id="5368" w:author="Alhabibi, Haider@Energy" w:date="2023-08-14T16:47:00Z">
                      <w:rPr>
                        <w:rFonts w:asciiTheme="minorHAnsi" w:hAnsiTheme="minorHAnsi" w:cstheme="minorHAnsi"/>
                        <w:sz w:val="18"/>
                        <w:szCs w:val="18"/>
                      </w:rPr>
                    </w:rPrChange>
                  </w:rPr>
                  <w:delText>1, 2, 4, 8-16</w:delText>
                </w:r>
              </w:del>
            </w:ins>
            <w:del w:id="5369" w:author="Alhabibi, Haider@Energy" w:date="2022-03-02T13:26:00Z">
              <w:r w:rsidRPr="00B63041" w:rsidDel="00344836">
                <w:rPr>
                  <w:rFonts w:asciiTheme="minorHAnsi" w:hAnsiTheme="minorHAnsi" w:cstheme="minorHAnsi"/>
                  <w:sz w:val="20"/>
                  <w:szCs w:val="20"/>
                  <w:rPrChange w:id="5370" w:author="Alhabibi, Haider@Energy" w:date="2023-08-14T16:47:00Z">
                    <w:rPr>
                      <w:rFonts w:asciiTheme="minorHAnsi" w:hAnsiTheme="minorHAnsi" w:cstheme="minorHAnsi"/>
                      <w:sz w:val="18"/>
                      <w:szCs w:val="18"/>
                    </w:rPr>
                  </w:rPrChange>
                </w:rPr>
                <w:delText>11 &amp; 14-16)</w:delText>
              </w:r>
            </w:del>
          </w:p>
          <w:p w14:paraId="0B73AA20" w14:textId="292F5BBB" w:rsidR="00B63041" w:rsidRPr="00B63041" w:rsidDel="00344836" w:rsidRDefault="00B63041" w:rsidP="004B29DA">
            <w:pPr>
              <w:keepNext/>
              <w:rPr>
                <w:del w:id="5371" w:author="Alhabibi, Haider@Energy" w:date="2022-03-02T13:26:00Z"/>
                <w:rFonts w:asciiTheme="minorHAnsi" w:hAnsiTheme="minorHAnsi" w:cstheme="minorHAnsi"/>
                <w:sz w:val="20"/>
                <w:szCs w:val="20"/>
                <w:rPrChange w:id="5372" w:author="Alhabibi, Haider@Energy" w:date="2023-08-14T16:47:00Z">
                  <w:rPr>
                    <w:del w:id="5373" w:author="Alhabibi, Haider@Energy" w:date="2022-03-02T13:26:00Z"/>
                    <w:rFonts w:asciiTheme="minorHAnsi" w:hAnsiTheme="minorHAnsi" w:cstheme="minorHAnsi"/>
                    <w:sz w:val="18"/>
                    <w:szCs w:val="18"/>
                  </w:rPr>
                </w:rPrChange>
              </w:rPr>
            </w:pPr>
            <w:del w:id="5374" w:author="Alhabibi, Haider@Energy" w:date="2022-03-02T13:26:00Z">
              <w:r w:rsidRPr="00B63041" w:rsidDel="00344836">
                <w:rPr>
                  <w:rFonts w:asciiTheme="minorHAnsi" w:hAnsiTheme="minorHAnsi" w:cstheme="minorHAnsi"/>
                  <w:sz w:val="20"/>
                  <w:szCs w:val="20"/>
                  <w:rPrChange w:id="5375" w:author="Alhabibi, Haider@Energy" w:date="2023-08-14T16:47:00Z">
                    <w:rPr>
                      <w:rFonts w:asciiTheme="minorHAnsi" w:hAnsiTheme="minorHAnsi" w:cstheme="minorHAnsi"/>
                      <w:sz w:val="18"/>
                      <w:szCs w:val="18"/>
                    </w:rPr>
                  </w:rPrChange>
                </w:rPr>
                <w:delText>CF2R &amp; CF3R-MCH-20-H Duct Leakage Test required.</w:delText>
              </w:r>
            </w:del>
          </w:p>
          <w:p w14:paraId="0B73AA21" w14:textId="38B9634C" w:rsidR="00B63041" w:rsidRPr="00B63041" w:rsidDel="00344836" w:rsidRDefault="00B63041" w:rsidP="004B29DA">
            <w:pPr>
              <w:keepNext/>
              <w:rPr>
                <w:del w:id="5376" w:author="Alhabibi, Haider@Energy" w:date="2022-03-02T13:26:00Z"/>
                <w:rFonts w:asciiTheme="minorHAnsi" w:hAnsiTheme="minorHAnsi" w:cstheme="minorHAnsi"/>
                <w:sz w:val="20"/>
                <w:szCs w:val="20"/>
                <w:rPrChange w:id="5377" w:author="Alhabibi, Haider@Energy" w:date="2023-08-14T16:47:00Z">
                  <w:rPr>
                    <w:del w:id="5378" w:author="Alhabibi, Haider@Energy" w:date="2022-03-02T13:26:00Z"/>
                    <w:rFonts w:asciiTheme="minorHAnsi" w:hAnsiTheme="minorHAnsi" w:cstheme="minorHAnsi"/>
                    <w:sz w:val="18"/>
                    <w:szCs w:val="18"/>
                  </w:rPr>
                </w:rPrChange>
              </w:rPr>
            </w:pPr>
            <w:del w:id="5379" w:author="Alhabibi, Haider@Energy" w:date="2022-03-02T13:26:00Z">
              <w:r w:rsidRPr="00B63041" w:rsidDel="00344836">
                <w:rPr>
                  <w:rFonts w:asciiTheme="minorHAnsi" w:hAnsiTheme="minorHAnsi" w:cstheme="minorHAnsi"/>
                  <w:sz w:val="20"/>
                  <w:szCs w:val="20"/>
                  <w:rPrChange w:id="5380" w:author="Alhabibi, Haider@Energy" w:date="2023-08-14T16:47:00Z">
                    <w:rPr>
                      <w:rFonts w:asciiTheme="minorHAnsi" w:hAnsiTheme="minorHAnsi" w:cstheme="minorHAnsi"/>
                      <w:sz w:val="18"/>
                      <w:szCs w:val="18"/>
                    </w:rPr>
                  </w:rPrChange>
                </w:rPr>
                <w:delText xml:space="preserve">-Leakage rate compliance:  ≤ </w:delText>
              </w:r>
            </w:del>
            <w:ins w:id="5381" w:author="Shewmaker, Michael@Energy" w:date="2021-12-27T11:49:00Z">
              <w:del w:id="5382" w:author="Alhabibi, Haider@Energy" w:date="2022-03-02T13:26:00Z">
                <w:r w:rsidRPr="00B63041" w:rsidDel="00344836">
                  <w:rPr>
                    <w:rFonts w:asciiTheme="minorHAnsi" w:hAnsiTheme="minorHAnsi" w:cstheme="minorHAnsi"/>
                    <w:sz w:val="20"/>
                    <w:szCs w:val="20"/>
                    <w:rPrChange w:id="5383" w:author="Alhabibi, Haider@Energy" w:date="2023-08-14T16:47:00Z">
                      <w:rPr>
                        <w:rFonts w:asciiTheme="minorHAnsi" w:hAnsiTheme="minorHAnsi" w:cstheme="minorHAnsi"/>
                        <w:sz w:val="18"/>
                        <w:szCs w:val="18"/>
                      </w:rPr>
                    </w:rPrChange>
                  </w:rPr>
                  <w:delText xml:space="preserve">less than or equal to </w:delText>
                </w:r>
              </w:del>
            </w:ins>
            <w:del w:id="5384" w:author="Alhabibi, Haider@Energy" w:date="2022-03-02T13:26:00Z">
              <w:r w:rsidRPr="00B63041" w:rsidDel="00344836">
                <w:rPr>
                  <w:rFonts w:asciiTheme="minorHAnsi" w:hAnsiTheme="minorHAnsi" w:cstheme="minorHAnsi"/>
                  <w:sz w:val="20"/>
                  <w:szCs w:val="20"/>
                  <w:rPrChange w:id="5385" w:author="Alhabibi, Haider@Energy" w:date="2023-08-14T16:47:00Z">
                    <w:rPr>
                      <w:rFonts w:asciiTheme="minorHAnsi" w:hAnsiTheme="minorHAnsi" w:cstheme="minorHAnsi"/>
                      <w:sz w:val="18"/>
                      <w:szCs w:val="18"/>
                    </w:rPr>
                  </w:rPrChange>
                </w:rPr>
                <w:delText>5%.</w:delText>
              </w:r>
            </w:del>
            <w:ins w:id="5386" w:author="Shewmaker, Michael@Energy" w:date="2021-12-27T11:49:00Z">
              <w:del w:id="5387" w:author="Alhabibi, Haider@Energy" w:date="2022-03-02T13:26:00Z">
                <w:r w:rsidRPr="00B63041" w:rsidDel="00344836">
                  <w:rPr>
                    <w:rFonts w:asciiTheme="minorHAnsi" w:hAnsiTheme="minorHAnsi" w:cstheme="minorHAnsi"/>
                    <w:sz w:val="20"/>
                    <w:szCs w:val="20"/>
                    <w:rPrChange w:id="5388" w:author="Alhabibi, Haider@Energy" w:date="2023-08-14T16:47:00Z">
                      <w:rPr>
                        <w:rFonts w:asciiTheme="minorHAnsi" w:hAnsiTheme="minorHAnsi" w:cstheme="minorHAnsi"/>
                        <w:sz w:val="18"/>
                        <w:szCs w:val="18"/>
                      </w:rPr>
                    </w:rPrChange>
                  </w:rPr>
                  <w:delText xml:space="preserve"> percent.</w:delText>
                </w:r>
              </w:del>
            </w:ins>
          </w:p>
          <w:p w14:paraId="0B73AA22" w14:textId="4F74FEE6" w:rsidR="00B63041" w:rsidRPr="00B63041" w:rsidDel="00344836" w:rsidRDefault="00B63041" w:rsidP="004B29DA">
            <w:pPr>
              <w:keepNext/>
              <w:rPr>
                <w:del w:id="5389" w:author="Alhabibi, Haider@Energy" w:date="2022-03-02T13:26:00Z"/>
                <w:rFonts w:asciiTheme="minorHAnsi" w:hAnsiTheme="minorHAnsi" w:cstheme="minorHAnsi"/>
                <w:sz w:val="20"/>
                <w:szCs w:val="20"/>
                <w:rPrChange w:id="5390" w:author="Alhabibi, Haider@Energy" w:date="2023-08-14T16:47:00Z">
                  <w:rPr>
                    <w:del w:id="5391" w:author="Alhabibi, Haider@Energy" w:date="2022-03-02T13:26:00Z"/>
                    <w:rFonts w:asciiTheme="minorHAnsi" w:hAnsiTheme="minorHAnsi" w:cstheme="minorHAnsi"/>
                    <w:sz w:val="18"/>
                    <w:szCs w:val="18"/>
                  </w:rPr>
                </w:rPrChange>
              </w:rPr>
            </w:pPr>
            <w:del w:id="5392" w:author="Alhabibi, Haider@Energy" w:date="2022-03-02T13:26:00Z">
              <w:r w:rsidRPr="00B63041" w:rsidDel="00344836">
                <w:rPr>
                  <w:rFonts w:asciiTheme="minorHAnsi" w:hAnsiTheme="minorHAnsi" w:cstheme="minorHAnsi"/>
                  <w:sz w:val="20"/>
                  <w:szCs w:val="20"/>
                  <w:rPrChange w:id="5393" w:author="Alhabibi, Haider@Energy" w:date="2023-08-14T16:47:00Z">
                    <w:rPr>
                      <w:rFonts w:asciiTheme="minorHAnsi" w:hAnsiTheme="minorHAnsi" w:cstheme="minorHAnsi"/>
                      <w:sz w:val="18"/>
                      <w:szCs w:val="18"/>
                    </w:rPr>
                  </w:rPrChange>
                </w:rPr>
                <w:delText xml:space="preserve">CF2R &amp; CF3R-MCH-22 Fan Efficacy </w:delText>
              </w:r>
            </w:del>
          </w:p>
          <w:p w14:paraId="0B73AA23" w14:textId="6716C933" w:rsidR="00B63041" w:rsidRPr="00B63041" w:rsidDel="00344836" w:rsidRDefault="00B63041" w:rsidP="004B29DA">
            <w:pPr>
              <w:keepNext/>
              <w:rPr>
                <w:del w:id="5394" w:author="Alhabibi, Haider@Energy" w:date="2022-03-02T13:26:00Z"/>
                <w:rFonts w:asciiTheme="minorHAnsi" w:hAnsiTheme="minorHAnsi" w:cstheme="minorHAnsi"/>
                <w:sz w:val="20"/>
                <w:szCs w:val="20"/>
                <w:rPrChange w:id="5395" w:author="Alhabibi, Haider@Energy" w:date="2023-08-14T16:47:00Z">
                  <w:rPr>
                    <w:del w:id="5396" w:author="Alhabibi, Haider@Energy" w:date="2022-03-02T13:26:00Z"/>
                    <w:rFonts w:asciiTheme="minorHAnsi" w:hAnsiTheme="minorHAnsi" w:cstheme="minorHAnsi"/>
                    <w:sz w:val="18"/>
                    <w:szCs w:val="18"/>
                  </w:rPr>
                </w:rPrChange>
              </w:rPr>
            </w:pPr>
            <w:del w:id="5397" w:author="Alhabibi, Haider@Energy" w:date="2022-03-02T13:26:00Z">
              <w:r w:rsidRPr="00B63041" w:rsidDel="00344836">
                <w:rPr>
                  <w:rFonts w:asciiTheme="minorHAnsi" w:hAnsiTheme="minorHAnsi" w:cstheme="minorHAnsi"/>
                  <w:sz w:val="20"/>
                  <w:szCs w:val="20"/>
                  <w:rPrChange w:id="5398" w:author="Alhabibi, Haider@Energy" w:date="2023-08-14T16:47:00Z">
                    <w:rPr>
                      <w:rFonts w:asciiTheme="minorHAnsi" w:hAnsiTheme="minorHAnsi" w:cstheme="minorHAnsi"/>
                      <w:sz w:val="18"/>
                      <w:szCs w:val="18"/>
                    </w:rPr>
                  </w:rPrChange>
                </w:rPr>
                <w:delText xml:space="preserve">CF2R &amp; CF3R-MCH-23 Airflow Rate </w:delText>
              </w:r>
            </w:del>
          </w:p>
          <w:p w14:paraId="0B73AA24" w14:textId="201E3CCE" w:rsidR="00B63041" w:rsidRPr="00B63041" w:rsidDel="00344836" w:rsidRDefault="00B63041" w:rsidP="004B29DA">
            <w:pPr>
              <w:keepNext/>
              <w:rPr>
                <w:del w:id="5399" w:author="Alhabibi, Haider@Energy" w:date="2022-03-02T13:26:00Z"/>
                <w:rFonts w:asciiTheme="minorHAnsi" w:hAnsiTheme="minorHAnsi" w:cstheme="minorHAnsi"/>
                <w:sz w:val="20"/>
                <w:szCs w:val="20"/>
                <w:rPrChange w:id="5400" w:author="Alhabibi, Haider@Energy" w:date="2023-08-14T16:47:00Z">
                  <w:rPr>
                    <w:del w:id="5401" w:author="Alhabibi, Haider@Energy" w:date="2022-03-02T13:26:00Z"/>
                    <w:rFonts w:asciiTheme="minorHAnsi" w:hAnsiTheme="minorHAnsi" w:cstheme="minorHAnsi"/>
                    <w:sz w:val="18"/>
                    <w:szCs w:val="18"/>
                  </w:rPr>
                </w:rPrChange>
              </w:rPr>
            </w:pPr>
            <w:del w:id="5402" w:author="Alhabibi, Haider@Energy" w:date="2022-03-02T13:26:00Z">
              <w:r w:rsidRPr="00B63041" w:rsidDel="00344836">
                <w:rPr>
                  <w:rFonts w:asciiTheme="minorHAnsi" w:hAnsiTheme="minorHAnsi" w:cstheme="minorHAnsi"/>
                  <w:sz w:val="20"/>
                  <w:szCs w:val="20"/>
                  <w:rPrChange w:id="5403" w:author="Alhabibi, Haider@Energy" w:date="2023-08-14T16:47:00Z">
                    <w:rPr>
                      <w:rFonts w:asciiTheme="minorHAnsi" w:hAnsiTheme="minorHAnsi" w:cstheme="minorHAnsi"/>
                      <w:sz w:val="18"/>
                      <w:szCs w:val="18"/>
                    </w:rPr>
                  </w:rPrChange>
                </w:rPr>
                <w:delText xml:space="preserve">-Compliance: Fan Efficacy ≤ </w:delText>
              </w:r>
            </w:del>
            <w:ins w:id="5404" w:author="Shewmaker, Michael@Energy" w:date="2021-12-27T11:49:00Z">
              <w:del w:id="5405" w:author="Alhabibi, Haider@Energy" w:date="2022-03-02T13:26:00Z">
                <w:r w:rsidRPr="00B63041" w:rsidDel="00344836">
                  <w:rPr>
                    <w:rFonts w:asciiTheme="minorHAnsi" w:hAnsiTheme="minorHAnsi" w:cstheme="minorHAnsi"/>
                    <w:sz w:val="20"/>
                    <w:szCs w:val="20"/>
                    <w:rPrChange w:id="5406" w:author="Alhabibi, Haider@Energy" w:date="2023-08-14T16:47:00Z">
                      <w:rPr>
                        <w:rFonts w:asciiTheme="minorHAnsi" w:hAnsiTheme="minorHAnsi" w:cstheme="minorHAnsi"/>
                        <w:sz w:val="18"/>
                        <w:szCs w:val="18"/>
                      </w:rPr>
                    </w:rPrChange>
                  </w:rPr>
                  <w:delText xml:space="preserve">less than or equal to </w:delText>
                </w:r>
              </w:del>
            </w:ins>
            <w:del w:id="5407" w:author="Alhabibi, Haider@Energy" w:date="2022-03-02T13:26:00Z">
              <w:r w:rsidRPr="00B63041" w:rsidDel="00344836">
                <w:rPr>
                  <w:rFonts w:asciiTheme="minorHAnsi" w:hAnsiTheme="minorHAnsi" w:cstheme="minorHAnsi"/>
                  <w:sz w:val="20"/>
                  <w:szCs w:val="20"/>
                  <w:rPrChange w:id="5408" w:author="Alhabibi, Haider@Energy" w:date="2023-08-14T16:47:00Z">
                    <w:rPr>
                      <w:rFonts w:asciiTheme="minorHAnsi" w:hAnsiTheme="minorHAnsi" w:cstheme="minorHAnsi"/>
                      <w:sz w:val="18"/>
                      <w:szCs w:val="18"/>
                    </w:rPr>
                  </w:rPrChange>
                </w:rPr>
                <w:delText xml:space="preserve">0.58 W/cfm for non-gas furnaces and 0.45 W/cfm for gas furnaces and System Airflow ≥ </w:delText>
              </w:r>
            </w:del>
            <w:ins w:id="5409" w:author="Shewmaker, Michael@Energy" w:date="2021-12-27T11:49:00Z">
              <w:del w:id="5410" w:author="Alhabibi, Haider@Energy" w:date="2022-03-02T13:26:00Z">
                <w:r w:rsidRPr="00B63041" w:rsidDel="00344836">
                  <w:rPr>
                    <w:rFonts w:asciiTheme="minorHAnsi" w:hAnsiTheme="minorHAnsi" w:cstheme="minorHAnsi"/>
                    <w:sz w:val="20"/>
                    <w:szCs w:val="20"/>
                    <w:rPrChange w:id="5411" w:author="Alhabibi, Haider@Energy" w:date="2023-08-14T16:47:00Z">
                      <w:rPr>
                        <w:rFonts w:asciiTheme="minorHAnsi" w:hAnsiTheme="minorHAnsi" w:cstheme="minorHAnsi"/>
                        <w:sz w:val="18"/>
                        <w:szCs w:val="18"/>
                      </w:rPr>
                    </w:rPrChange>
                  </w:rPr>
                  <w:delText xml:space="preserve">greater than or equal to </w:delText>
                </w:r>
              </w:del>
            </w:ins>
            <w:del w:id="5412" w:author="Alhabibi, Haider@Energy" w:date="2022-03-02T13:26:00Z">
              <w:r w:rsidRPr="00B63041" w:rsidDel="00344836">
                <w:rPr>
                  <w:rFonts w:asciiTheme="minorHAnsi" w:hAnsiTheme="minorHAnsi" w:cstheme="minorHAnsi"/>
                  <w:sz w:val="20"/>
                  <w:szCs w:val="20"/>
                  <w:rPrChange w:id="5413" w:author="Alhabibi, Haider@Energy" w:date="2023-08-14T16:47:00Z">
                    <w:rPr>
                      <w:rFonts w:asciiTheme="minorHAnsi" w:hAnsiTheme="minorHAnsi" w:cstheme="minorHAnsi"/>
                      <w:sz w:val="18"/>
                      <w:szCs w:val="18"/>
                    </w:rPr>
                  </w:rPrChange>
                </w:rPr>
                <w:delText>350 cfm/ton.</w:delText>
              </w:r>
            </w:del>
          </w:p>
          <w:p w14:paraId="0B73AA25" w14:textId="0473181B" w:rsidR="00B63041" w:rsidRPr="00B63041" w:rsidDel="00344836" w:rsidRDefault="00B63041" w:rsidP="004B29DA">
            <w:pPr>
              <w:keepNext/>
              <w:rPr>
                <w:del w:id="5414" w:author="Alhabibi, Haider@Energy" w:date="2022-03-02T13:26:00Z"/>
                <w:rFonts w:asciiTheme="minorHAnsi" w:hAnsiTheme="minorHAnsi" w:cstheme="minorHAnsi"/>
                <w:sz w:val="20"/>
                <w:szCs w:val="20"/>
                <w:rPrChange w:id="5415" w:author="Alhabibi, Haider@Energy" w:date="2023-08-14T16:47:00Z">
                  <w:rPr>
                    <w:del w:id="5416" w:author="Alhabibi, Haider@Energy" w:date="2022-03-02T13:26:00Z"/>
                    <w:rFonts w:asciiTheme="minorHAnsi" w:hAnsiTheme="minorHAnsi" w:cstheme="minorHAnsi"/>
                    <w:sz w:val="18"/>
                    <w:szCs w:val="18"/>
                  </w:rPr>
                </w:rPrChange>
              </w:rPr>
            </w:pPr>
            <w:del w:id="5417" w:author="Alhabibi, Haider@Energy" w:date="2022-03-02T13:26:00Z">
              <w:r w:rsidRPr="00B63041" w:rsidDel="00344836">
                <w:rPr>
                  <w:rFonts w:asciiTheme="minorHAnsi" w:hAnsiTheme="minorHAnsi" w:cstheme="minorHAnsi"/>
                  <w:sz w:val="20"/>
                  <w:szCs w:val="20"/>
                  <w:rPrChange w:id="5418" w:author="Alhabibi, Haider@Energy" w:date="2023-08-14T16:47:00Z">
                    <w:rPr>
                      <w:rFonts w:asciiTheme="minorHAnsi" w:hAnsiTheme="minorHAnsi" w:cstheme="minorHAnsi"/>
                      <w:sz w:val="18"/>
                      <w:szCs w:val="18"/>
                    </w:rPr>
                  </w:rPrChange>
                </w:rPr>
                <w:delText>- Alternative Compliance:  CF2R &amp; CF3R-MCH-28 Return Duct Design verification is an alternative to MCH-22 and MCH-23 verification.</w:delText>
              </w:r>
            </w:del>
          </w:p>
          <w:p w14:paraId="0B73AA26" w14:textId="28B364C9" w:rsidR="00B63041" w:rsidRPr="00B63041" w:rsidDel="00344836" w:rsidRDefault="00B63041" w:rsidP="004B29DA">
            <w:pPr>
              <w:keepNext/>
              <w:rPr>
                <w:del w:id="5419" w:author="Alhabibi, Haider@Energy" w:date="2022-03-02T13:26:00Z"/>
                <w:rFonts w:asciiTheme="minorHAnsi" w:hAnsiTheme="minorHAnsi" w:cstheme="minorHAnsi"/>
                <w:sz w:val="20"/>
                <w:szCs w:val="20"/>
                <w:rPrChange w:id="5420" w:author="Alhabibi, Haider@Energy" w:date="2023-08-14T16:47:00Z">
                  <w:rPr>
                    <w:del w:id="5421" w:author="Alhabibi, Haider@Energy" w:date="2022-03-02T13:26:00Z"/>
                    <w:rFonts w:asciiTheme="minorHAnsi" w:hAnsiTheme="minorHAnsi" w:cstheme="minorHAnsi"/>
                    <w:sz w:val="18"/>
                    <w:szCs w:val="18"/>
                  </w:rPr>
                </w:rPrChange>
              </w:rPr>
            </w:pPr>
            <w:del w:id="5422" w:author="Alhabibi, Haider@Energy" w:date="2022-03-02T13:26:00Z">
              <w:r w:rsidRPr="00B63041" w:rsidDel="00344836">
                <w:rPr>
                  <w:rFonts w:asciiTheme="minorHAnsi" w:hAnsiTheme="minorHAnsi" w:cstheme="minorHAnsi"/>
                  <w:sz w:val="20"/>
                  <w:szCs w:val="20"/>
                  <w:rPrChange w:id="5423" w:author="Alhabibi, Haider@Energy" w:date="2023-08-14T16:47:00Z">
                    <w:rPr>
                      <w:rFonts w:asciiTheme="minorHAnsi" w:hAnsiTheme="minorHAnsi" w:cstheme="minorHAnsi"/>
                      <w:sz w:val="18"/>
                      <w:szCs w:val="18"/>
                    </w:rPr>
                  </w:rPrChange>
                </w:rPr>
                <w:delText>CF2R &amp; CF3R-MCH-25-H Refrigerant Charge verification required when refrigerant containing components are installed or altered (</w:delText>
              </w:r>
              <w:r w:rsidRPr="00B63041" w:rsidDel="00344836">
                <w:rPr>
                  <w:rFonts w:asciiTheme="minorHAnsi" w:hAnsiTheme="minorHAnsi" w:cstheme="minorHAnsi"/>
                  <w:color w:val="000000"/>
                  <w:sz w:val="20"/>
                  <w:szCs w:val="20"/>
                  <w:rPrChange w:id="5424" w:author="Alhabibi, Haider@Energy" w:date="2023-08-14T16:47:00Z">
                    <w:rPr>
                      <w:rFonts w:asciiTheme="minorHAnsi" w:hAnsiTheme="minorHAnsi" w:cstheme="minorHAnsi"/>
                      <w:color w:val="000000"/>
                      <w:sz w:val="16"/>
                      <w:szCs w:val="16"/>
                    </w:rPr>
                  </w:rPrChange>
                </w:rPr>
                <w:delText>applicable in CZ 2, 8-15)</w:delText>
              </w:r>
              <w:r w:rsidRPr="00B63041" w:rsidDel="00344836">
                <w:rPr>
                  <w:rFonts w:asciiTheme="minorHAnsi" w:hAnsiTheme="minorHAnsi" w:cstheme="minorHAnsi"/>
                  <w:sz w:val="20"/>
                  <w:szCs w:val="20"/>
                  <w:rPrChange w:id="5425" w:author="Alhabibi, Haider@Energy" w:date="2023-08-14T16:47:00Z">
                    <w:rPr>
                      <w:rFonts w:asciiTheme="minorHAnsi" w:hAnsiTheme="minorHAnsi" w:cstheme="minorHAnsi"/>
                      <w:sz w:val="18"/>
                      <w:szCs w:val="18"/>
                    </w:rPr>
                  </w:rPrChange>
                </w:rPr>
                <w:delText>.</w:delText>
              </w:r>
            </w:del>
          </w:p>
          <w:p w14:paraId="0B73AA27" w14:textId="5B337202" w:rsidR="00B63041" w:rsidRPr="00B63041" w:rsidDel="00344836" w:rsidRDefault="00B63041" w:rsidP="004B29DA">
            <w:pPr>
              <w:keepNext/>
              <w:rPr>
                <w:del w:id="5426" w:author="Alhabibi, Haider@Energy" w:date="2022-03-02T13:26:00Z"/>
                <w:rFonts w:asciiTheme="minorHAnsi" w:hAnsiTheme="minorHAnsi" w:cstheme="minorHAnsi"/>
                <w:sz w:val="20"/>
                <w:szCs w:val="20"/>
                <w:u w:val="single"/>
                <w:rPrChange w:id="5427" w:author="Alhabibi, Haider@Energy" w:date="2023-08-14T16:47:00Z">
                  <w:rPr>
                    <w:del w:id="5428" w:author="Alhabibi, Haider@Energy" w:date="2022-03-02T13:26:00Z"/>
                    <w:rFonts w:asciiTheme="minorHAnsi" w:hAnsiTheme="minorHAnsi" w:cstheme="minorHAnsi"/>
                    <w:sz w:val="18"/>
                    <w:szCs w:val="18"/>
                    <w:u w:val="single"/>
                  </w:rPr>
                </w:rPrChange>
              </w:rPr>
            </w:pPr>
            <w:del w:id="5429" w:author="Alhabibi, Haider@Energy" w:date="2022-03-02T13:26:00Z">
              <w:r w:rsidRPr="00B63041" w:rsidDel="00344836">
                <w:rPr>
                  <w:rFonts w:asciiTheme="minorHAnsi" w:hAnsiTheme="minorHAnsi" w:cstheme="minorHAnsi"/>
                  <w:sz w:val="20"/>
                  <w:szCs w:val="20"/>
                  <w:u w:val="single"/>
                  <w:rPrChange w:id="5430" w:author="Alhabibi, Haider@Energy" w:date="2023-08-14T16:47:00Z">
                    <w:rPr>
                      <w:rFonts w:asciiTheme="minorHAnsi" w:hAnsiTheme="minorHAnsi" w:cstheme="minorHAnsi"/>
                      <w:sz w:val="18"/>
                      <w:szCs w:val="18"/>
                      <w:u w:val="single"/>
                    </w:rPr>
                  </w:rPrChange>
                </w:rPr>
                <w:delText>Exceptions:</w:delText>
              </w:r>
            </w:del>
          </w:p>
          <w:p w14:paraId="0B73AA28" w14:textId="08D6886F" w:rsidR="00B63041" w:rsidRPr="00B63041" w:rsidDel="00344836" w:rsidRDefault="00B63041" w:rsidP="004B29DA">
            <w:pPr>
              <w:keepNext/>
              <w:rPr>
                <w:del w:id="5431" w:author="Alhabibi, Haider@Energy" w:date="2022-03-02T13:26:00Z"/>
                <w:rFonts w:asciiTheme="minorHAnsi" w:hAnsiTheme="minorHAnsi" w:cstheme="minorHAnsi"/>
                <w:sz w:val="20"/>
                <w:szCs w:val="20"/>
                <w:rPrChange w:id="5432" w:author="Alhabibi, Haider@Energy" w:date="2023-08-14T16:47:00Z">
                  <w:rPr>
                    <w:del w:id="5433" w:author="Alhabibi, Haider@Energy" w:date="2022-03-02T13:26:00Z"/>
                    <w:rFonts w:asciiTheme="minorHAnsi" w:hAnsiTheme="minorHAnsi" w:cstheme="minorHAnsi"/>
                    <w:sz w:val="18"/>
                    <w:szCs w:val="18"/>
                  </w:rPr>
                </w:rPrChange>
              </w:rPr>
            </w:pPr>
            <w:del w:id="5434" w:author="Alhabibi, Haider@Energy" w:date="2022-03-02T13:26:00Z">
              <w:r w:rsidRPr="00B63041" w:rsidDel="00344836">
                <w:rPr>
                  <w:rFonts w:asciiTheme="minorHAnsi" w:hAnsiTheme="minorHAnsi" w:cstheme="minorHAnsi"/>
                  <w:sz w:val="20"/>
                  <w:szCs w:val="20"/>
                  <w:rPrChange w:id="5435" w:author="Alhabibi, Haider@Energy" w:date="2023-08-14T16:47:00Z">
                    <w:rPr>
                      <w:rFonts w:asciiTheme="minorHAnsi" w:hAnsiTheme="minorHAnsi" w:cstheme="minorHAnsi"/>
                      <w:sz w:val="18"/>
                      <w:szCs w:val="18"/>
                    </w:rPr>
                  </w:rPrChange>
                </w:rPr>
                <w:delText>Heating-only systems are exempt from the 0.58 W/cfm and 350 cfm/ton requirements.</w:delText>
              </w:r>
            </w:del>
          </w:p>
          <w:p w14:paraId="0B73AA29" w14:textId="1CD995A9" w:rsidR="00B63041" w:rsidRPr="00B63041" w:rsidDel="00344836" w:rsidRDefault="00B63041" w:rsidP="004B29DA">
            <w:pPr>
              <w:keepNext/>
              <w:rPr>
                <w:del w:id="5436" w:author="Alhabibi, Haider@Energy" w:date="2022-03-02T13:26:00Z"/>
                <w:rFonts w:asciiTheme="minorHAnsi" w:hAnsiTheme="minorHAnsi" w:cstheme="minorHAnsi"/>
                <w:sz w:val="20"/>
                <w:szCs w:val="20"/>
                <w:u w:val="single"/>
                <w:rPrChange w:id="5437" w:author="Alhabibi, Haider@Energy" w:date="2023-08-14T16:47:00Z">
                  <w:rPr>
                    <w:del w:id="5438" w:author="Alhabibi, Haider@Energy" w:date="2022-03-02T13:26:00Z"/>
                    <w:rFonts w:asciiTheme="minorHAnsi" w:hAnsiTheme="minorHAnsi" w:cstheme="minorHAnsi"/>
                    <w:sz w:val="18"/>
                    <w:szCs w:val="18"/>
                    <w:u w:val="single"/>
                  </w:rPr>
                </w:rPrChange>
              </w:rPr>
            </w:pPr>
            <w:del w:id="5439" w:author="Alhabibi, Haider@Energy" w:date="2022-03-02T13:26:00Z">
              <w:r w:rsidRPr="00B63041" w:rsidDel="00344836">
                <w:rPr>
                  <w:rFonts w:asciiTheme="minorHAnsi" w:hAnsiTheme="minorHAnsi" w:cstheme="minorHAnsi"/>
                  <w:sz w:val="20"/>
                  <w:szCs w:val="20"/>
                  <w:u w:val="single"/>
                  <w:rPrChange w:id="5440" w:author="Alhabibi, Haider@Energy" w:date="2023-08-14T16:47:00Z">
                    <w:rPr>
                      <w:rFonts w:asciiTheme="minorHAnsi" w:hAnsiTheme="minorHAnsi" w:cstheme="minorHAnsi"/>
                      <w:sz w:val="18"/>
                      <w:szCs w:val="18"/>
                      <w:u w:val="single"/>
                    </w:rPr>
                  </w:rPrChange>
                </w:rPr>
                <w:delText>Note:</w:delText>
              </w:r>
            </w:del>
          </w:p>
          <w:p w14:paraId="0B73AA2A" w14:textId="149386D6" w:rsidR="00B63041" w:rsidRPr="00B63041" w:rsidRDefault="00B63041" w:rsidP="004B29DA">
            <w:pPr>
              <w:keepNext/>
              <w:rPr>
                <w:rFonts w:asciiTheme="minorHAnsi" w:hAnsiTheme="minorHAnsi" w:cstheme="minorHAnsi"/>
                <w:sz w:val="20"/>
                <w:szCs w:val="20"/>
                <w:rPrChange w:id="5441" w:author="Alhabibi, Haider@Energy" w:date="2023-08-14T16:47:00Z">
                  <w:rPr/>
                </w:rPrChange>
              </w:rPr>
            </w:pPr>
            <w:del w:id="5442" w:author="Alhabibi, Haider@Energy" w:date="2022-03-02T13:26:00Z">
              <w:r w:rsidRPr="00B63041" w:rsidDel="00344836">
                <w:rPr>
                  <w:rFonts w:asciiTheme="minorHAnsi" w:hAnsiTheme="minorHAnsi" w:cstheme="minorHAnsi"/>
                  <w:sz w:val="20"/>
                  <w:szCs w:val="20"/>
                  <w:rPrChange w:id="5443" w:author="Alhabibi, Haider@Energy" w:date="2023-08-14T16:47:00Z">
                    <w:rPr>
                      <w:rFonts w:asciiTheme="minorHAnsi" w:hAnsiTheme="minorHAnsi" w:cstheme="minorHAnsi"/>
                      <w:sz w:val="18"/>
                      <w:szCs w:val="18"/>
                    </w:rPr>
                  </w:rPrChange>
                </w:rPr>
                <w:delTex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delText>
              </w:r>
            </w:del>
          </w:p>
        </w:tc>
      </w:tr>
    </w:tbl>
    <w:p w14:paraId="0B73AA2C" w14:textId="77777777" w:rsidR="00F2777B" w:rsidRPr="00792DFE" w:rsidRDefault="00F2777B" w:rsidP="00125E71">
      <w:pPr>
        <w:rPr>
          <w:rFonts w:asciiTheme="minorHAnsi" w:hAnsiTheme="minorHAnsi" w:cstheme="minorHAnsi"/>
          <w:b/>
          <w:rPrChange w:id="5444" w:author="Grewing, Kyle@Energy" w:date="2023-08-10T14:40:00Z">
            <w:rPr>
              <w:rFonts w:ascii="Calibri" w:hAnsi="Calibri"/>
              <w:b/>
            </w:rPr>
          </w:rPrChange>
        </w:rPr>
      </w:pPr>
    </w:p>
    <w:sectPr w:rsidR="00F2777B" w:rsidRPr="00792DFE" w:rsidSect="00B73D3F">
      <w:headerReference w:type="even" r:id="rId24"/>
      <w:headerReference w:type="default" r:id="rId25"/>
      <w:headerReference w:type="first" r:id="rId26"/>
      <w:pgSz w:w="15840" w:h="12240" w:orient="landscape" w:code="1"/>
      <w:pgMar w:top="720" w:right="720" w:bottom="720" w:left="720" w:header="576"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6" w:author="Moua, Cheng@Energy" w:date="2021-11-12T15:26:00Z" w:initials="MC">
    <w:p w14:paraId="075E89D4" w14:textId="7113C8A2" w:rsidR="00AE02C1" w:rsidRDefault="00AE02C1">
      <w:pPr>
        <w:pStyle w:val="CommentText"/>
      </w:pPr>
      <w:r>
        <w:rPr>
          <w:rStyle w:val="CommentReference"/>
        </w:rPr>
        <w:annotationRef/>
      </w:r>
      <w:r>
        <w:t>For the 2022 code, this was revised to 25ft</w:t>
      </w:r>
    </w:p>
  </w:comment>
  <w:comment w:id="453" w:author="Moua, Cheng@Energy" w:date="2021-11-12T15:30:00Z" w:initials="MC">
    <w:p w14:paraId="1033C5DA" w14:textId="1FE27A30" w:rsidR="00AE02C1" w:rsidRDefault="00AE02C1">
      <w:pPr>
        <w:pStyle w:val="CommentText"/>
      </w:pPr>
      <w:r>
        <w:rPr>
          <w:rStyle w:val="CommentReference"/>
        </w:rPr>
        <w:annotationRef/>
      </w:r>
      <w:r>
        <w:t>Agree with edits</w:t>
      </w:r>
    </w:p>
  </w:comment>
  <w:comment w:id="486" w:author="Moua, Cheng@Energy" w:date="2021-11-12T15:30:00Z" w:initials="MC">
    <w:p w14:paraId="3F27B99F" w14:textId="1E0473E5" w:rsidR="00AE02C1" w:rsidRDefault="00AE02C1">
      <w:pPr>
        <w:pStyle w:val="CommentText"/>
      </w:pPr>
      <w:r>
        <w:rPr>
          <w:rStyle w:val="CommentReference"/>
        </w:rPr>
        <w:annotationRef/>
      </w:r>
      <w:r>
        <w:t>Agree with edits</w:t>
      </w:r>
    </w:p>
  </w:comment>
  <w:comment w:id="731" w:author="Moua, Cheng@Energy" w:date="2021-11-12T15:31:00Z" w:initials="MC">
    <w:p w14:paraId="5903075E" w14:textId="28FC8842" w:rsidR="00B44E35" w:rsidRDefault="00B44E35">
      <w:pPr>
        <w:pStyle w:val="CommentText"/>
      </w:pPr>
      <w:r>
        <w:rPr>
          <w:rStyle w:val="CommentReference"/>
        </w:rPr>
        <w:annotationRef/>
      </w:r>
      <w:r>
        <w:t>Agree with edits</w:t>
      </w:r>
    </w:p>
  </w:comment>
  <w:comment w:id="774" w:author="Moua, Cheng@Energy" w:date="2021-11-12T15:31:00Z" w:initials="MC">
    <w:p w14:paraId="2860D9EE" w14:textId="72A32186" w:rsidR="00B44E35" w:rsidRDefault="00B44E35">
      <w:pPr>
        <w:pStyle w:val="CommentText"/>
      </w:pPr>
      <w:r>
        <w:rPr>
          <w:rStyle w:val="CommentReference"/>
        </w:rPr>
        <w:annotationRef/>
      </w:r>
      <w:r>
        <w:t>Agree with edits</w:t>
      </w:r>
    </w:p>
  </w:comment>
  <w:comment w:id="1044" w:author="Moua, Cheng@Energy" w:date="2021-11-12T15:34:00Z" w:initials="MC">
    <w:p w14:paraId="6421A034" w14:textId="52C8CBF2" w:rsidR="00B44E35" w:rsidRDefault="00B44E35">
      <w:pPr>
        <w:pStyle w:val="CommentText"/>
      </w:pPr>
      <w:r>
        <w:rPr>
          <w:rStyle w:val="CommentReference"/>
        </w:rPr>
        <w:annotationRef/>
      </w:r>
      <w:r>
        <w:t>Agree with edits</w:t>
      </w:r>
    </w:p>
  </w:comment>
  <w:comment w:id="1365" w:author="Moua, Cheng@Energy" w:date="2021-11-12T15:35:00Z" w:initials="MC">
    <w:p w14:paraId="19B9B035" w14:textId="5AEA7D24" w:rsidR="00B44E35" w:rsidRDefault="00B44E35">
      <w:pPr>
        <w:pStyle w:val="CommentText"/>
      </w:pPr>
      <w:r>
        <w:rPr>
          <w:rStyle w:val="CommentReference"/>
        </w:rPr>
        <w:annotationRef/>
      </w:r>
      <w:r>
        <w:t>Agree with edits</w:t>
      </w:r>
    </w:p>
  </w:comment>
  <w:comment w:id="3168" w:author="Moua, Cheng@Energy" w:date="2021-11-12T15:41:00Z" w:initials="MC">
    <w:p w14:paraId="754914CB" w14:textId="438265FE" w:rsidR="00AE02C1" w:rsidRDefault="00AE02C1">
      <w:pPr>
        <w:pStyle w:val="CommentText"/>
      </w:pPr>
      <w:r>
        <w:rPr>
          <w:rStyle w:val="CommentReference"/>
        </w:rPr>
        <w:annotationRef/>
      </w:r>
      <w:r>
        <w:t>Agree with edits and all edits below. Same as above regarding climate zones.</w:t>
      </w:r>
    </w:p>
  </w:comment>
  <w:comment w:id="3546" w:author="Shewmaker, Michael@Energy" w:date="2021-12-27T11:37:00Z" w:initials="SM">
    <w:p w14:paraId="56DEE3D3" w14:textId="1AD297D9" w:rsidR="00C34F38" w:rsidRDefault="00C34F38">
      <w:pPr>
        <w:pStyle w:val="CommentText"/>
      </w:pPr>
      <w:r>
        <w:rPr>
          <w:rStyle w:val="CommentReference"/>
        </w:rPr>
        <w:annotationRef/>
      </w:r>
      <w:r>
        <w:fldChar w:fldCharType="begin"/>
      </w:r>
      <w:r>
        <w:instrText xml:space="preserve"> HYPERLINK "mailto:Cheng.Moua@energy.ca.gov" </w:instrText>
      </w:r>
      <w:bookmarkStart w:id="3552" w:name="_@_BC9B05696D3A46D1A812654C4F99A9CFZ"/>
      <w:r>
        <w:rPr>
          <w:rStyle w:val="Mention"/>
        </w:rPr>
        <w:fldChar w:fldCharType="separate"/>
      </w:r>
      <w:bookmarkEnd w:id="3552"/>
      <w:r w:rsidRPr="002A0E1B">
        <w:rPr>
          <w:rStyle w:val="Mention"/>
          <w:noProof/>
        </w:rPr>
        <w:t>@Moua, Cheng@Energy</w:t>
      </w:r>
      <w:r>
        <w:fldChar w:fldCharType="end"/>
      </w:r>
      <w:r>
        <w:t xml:space="preserve"> - What about HSPF2? Is it the same minimum value (8.0)?</w:t>
      </w:r>
    </w:p>
  </w:comment>
  <w:comment w:id="3547" w:author="Moua, Cheng@Energy" w:date="2021-12-29T09:56:00Z" w:initials="MC">
    <w:p w14:paraId="16D54245" w14:textId="21D09838" w:rsidR="00C34F38" w:rsidRDefault="00C34F38" w:rsidP="00F85891">
      <w:pPr>
        <w:pStyle w:val="CommentText"/>
      </w:pPr>
      <w:r>
        <w:rPr>
          <w:rStyle w:val="CommentReference"/>
        </w:rPr>
        <w:annotationRef/>
      </w:r>
      <w:r>
        <w:t xml:space="preserve">The current minimum HSPF for split heat pump is 8.2 and for packaged heat pump is 8.0. </w:t>
      </w:r>
    </w:p>
    <w:p w14:paraId="0E5C0033" w14:textId="77777777" w:rsidR="00C34F38" w:rsidRDefault="00C34F38" w:rsidP="00F85891">
      <w:pPr>
        <w:pStyle w:val="CommentText"/>
      </w:pPr>
    </w:p>
    <w:p w14:paraId="7A8061AA" w14:textId="0112799D" w:rsidR="00C34F38" w:rsidRDefault="00C34F38" w:rsidP="00F85891">
      <w:pPr>
        <w:pStyle w:val="CommentText"/>
      </w:pPr>
      <w:r>
        <w:t xml:space="preserve">No. Based on the info that’s out there for HSPF2, it looks like the federal minimum for split heat pump will be 7.5 and for packaged heat pump 6.7. </w:t>
      </w:r>
    </w:p>
    <w:p w14:paraId="4ECF5C2E" w14:textId="2A2FBF5B" w:rsidR="00C34F38" w:rsidRDefault="00C34F38">
      <w:pPr>
        <w:pStyle w:val="CommentText"/>
      </w:pPr>
    </w:p>
  </w:comment>
  <w:comment w:id="3802" w:author="Shewmaker, Michael@Energy" w:date="2021-12-27T11:38:00Z" w:initials="SM">
    <w:p w14:paraId="5945AD2F" w14:textId="6F38BB5B" w:rsidR="00C34F38" w:rsidRDefault="00C34F38">
      <w:pPr>
        <w:pStyle w:val="CommentText"/>
      </w:pPr>
      <w:r>
        <w:rPr>
          <w:rStyle w:val="CommentReference"/>
        </w:rPr>
        <w:annotationRef/>
      </w:r>
      <w:r>
        <w:fldChar w:fldCharType="begin"/>
      </w:r>
      <w:r>
        <w:instrText xml:space="preserve"> HYPERLINK "mailto:Cheng.Moua@energy.ca.gov" </w:instrText>
      </w:r>
      <w:bookmarkStart w:id="3809" w:name="_@_D2AC7BD60F70459995083B15A4A26893Z"/>
      <w:r>
        <w:rPr>
          <w:rStyle w:val="Mention"/>
        </w:rPr>
        <w:fldChar w:fldCharType="separate"/>
      </w:r>
      <w:bookmarkEnd w:id="3809"/>
      <w:r w:rsidRPr="002A0E1B">
        <w:rPr>
          <w:rStyle w:val="Mention"/>
          <w:noProof/>
        </w:rPr>
        <w:t>@Moua, Cheng@Energy</w:t>
      </w:r>
      <w:r>
        <w:fldChar w:fldCharType="end"/>
      </w:r>
      <w:r>
        <w:t xml:space="preserve"> - What about SEER2? Is it the same minimum value (14)?</w:t>
      </w:r>
    </w:p>
  </w:comment>
  <w:comment w:id="3803" w:author="Moua, Cheng@Energy" w:date="2021-12-29T09:59:00Z" w:initials="MC">
    <w:p w14:paraId="2340D639" w14:textId="6DBA211C" w:rsidR="00C34F38" w:rsidRDefault="00C34F38" w:rsidP="000B19C9">
      <w:pPr>
        <w:pStyle w:val="CommentText"/>
      </w:pPr>
      <w:r>
        <w:rPr>
          <w:rStyle w:val="CommentReference"/>
        </w:rPr>
        <w:annotationRef/>
      </w:r>
      <w:r>
        <w:t>No. The new federal metrics looks to be as follows. I found these online info from manufacturers. I don’t see the values themselves in the federal regs though. The federal regs probably has formulas instead for manufacturers to estimate what these new federal standards will be. I’ll do additional research but not sure how we can confirm these until more information is put out to the public.</w:t>
      </w:r>
    </w:p>
    <w:p w14:paraId="09670DB8" w14:textId="77777777" w:rsidR="00C34F38" w:rsidRDefault="00C34F38" w:rsidP="000B19C9">
      <w:pPr>
        <w:pStyle w:val="CommentText"/>
      </w:pPr>
    </w:p>
    <w:p w14:paraId="51860A7C" w14:textId="77777777" w:rsidR="00C34F38" w:rsidRDefault="00C34F38" w:rsidP="000B19C9">
      <w:pPr>
        <w:pStyle w:val="CommentText"/>
      </w:pPr>
      <w:r>
        <w:t>Split &lt;45,000: 14.3 SEER2, 11.7 EER2</w:t>
      </w:r>
    </w:p>
    <w:p w14:paraId="1E4D0B32" w14:textId="77777777" w:rsidR="00C34F38" w:rsidRDefault="00C34F38" w:rsidP="000B19C9">
      <w:pPr>
        <w:pStyle w:val="CommentText"/>
      </w:pPr>
      <w:r>
        <w:t>Split 45,000-65,000: 13.8 SEER2, 11.2 EER2</w:t>
      </w:r>
    </w:p>
    <w:p w14:paraId="0CB32FF8" w14:textId="13A92F2E" w:rsidR="00C34F38" w:rsidRDefault="00C34F38" w:rsidP="000B19C9">
      <w:pPr>
        <w:pStyle w:val="CommentText"/>
      </w:pPr>
      <w:r>
        <w:t>Packaged: 13.4 SEER2, (No EER2)</w:t>
      </w:r>
    </w:p>
    <w:p w14:paraId="7E98950C" w14:textId="5143F66A" w:rsidR="00C34F38" w:rsidRDefault="00C34F38">
      <w:pPr>
        <w:pStyle w:val="CommentText"/>
      </w:pPr>
    </w:p>
  </w:comment>
  <w:comment w:id="4314" w:author="Shewmaker, Michael@Energy" w:date="2021-12-27T11:47:00Z" w:initials="SM">
    <w:p w14:paraId="7692EAD7" w14:textId="00C44B43" w:rsidR="00C34F38" w:rsidRDefault="00C34F38">
      <w:pPr>
        <w:pStyle w:val="CommentText"/>
      </w:pPr>
      <w:r>
        <w:rPr>
          <w:rStyle w:val="CommentReference"/>
        </w:rPr>
        <w:annotationRef/>
      </w:r>
      <w:r>
        <w:t>See comment above.</w:t>
      </w:r>
    </w:p>
  </w:comment>
  <w:comment w:id="4547" w:author="Shewmaker, Michael@Energy" w:date="2021-12-27T11:47:00Z" w:initials="SM">
    <w:p w14:paraId="17BD2854" w14:textId="0C66A657" w:rsidR="00C34F38" w:rsidRDefault="00C34F38">
      <w:pPr>
        <w:pStyle w:val="CommentText"/>
      </w:pPr>
      <w:r>
        <w:rPr>
          <w:rStyle w:val="CommentReference"/>
        </w:rPr>
        <w:annotationRef/>
      </w:r>
      <w:r>
        <w:t>See comment above.</w:t>
      </w:r>
    </w:p>
  </w:comment>
  <w:comment w:id="5018" w:author="Shewmaker, Michael@Energy" w:date="2021-12-27T11:48:00Z" w:initials="SM">
    <w:p w14:paraId="7A01E991" w14:textId="7B776FDE" w:rsidR="00C34F38" w:rsidRDefault="00C34F38">
      <w:pPr>
        <w:pStyle w:val="CommentText"/>
      </w:pPr>
      <w:r>
        <w:rPr>
          <w:rStyle w:val="CommentReference"/>
        </w:rPr>
        <w:annotationRef/>
      </w:r>
      <w:r>
        <w:t>See comment above.</w:t>
      </w:r>
    </w:p>
  </w:comment>
  <w:comment w:id="5245" w:author="Shewmaker, Michael@Energy" w:date="2021-12-27T11:49:00Z" w:initials="SM">
    <w:p w14:paraId="5F7F18AA" w14:textId="3B67B698" w:rsidR="00C34F38" w:rsidRDefault="00C34F38">
      <w:pPr>
        <w:pStyle w:val="CommentText"/>
      </w:pPr>
      <w:r>
        <w:rPr>
          <w:rStyle w:val="CommentReference"/>
        </w:rPr>
        <w:annotationRef/>
      </w:r>
      <w:r>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5E89D4" w15:done="1"/>
  <w15:commentEx w15:paraId="1033C5DA" w15:done="1"/>
  <w15:commentEx w15:paraId="3F27B99F" w15:done="1"/>
  <w15:commentEx w15:paraId="5903075E" w15:done="1"/>
  <w15:commentEx w15:paraId="2860D9EE" w15:done="1"/>
  <w15:commentEx w15:paraId="6421A034" w15:done="1"/>
  <w15:commentEx w15:paraId="19B9B035" w15:done="1"/>
  <w15:commentEx w15:paraId="754914CB" w15:done="1"/>
  <w15:commentEx w15:paraId="56DEE3D3" w15:done="1"/>
  <w15:commentEx w15:paraId="4ECF5C2E" w15:paraIdParent="56DEE3D3" w15:done="1"/>
  <w15:commentEx w15:paraId="5945AD2F" w15:done="1"/>
  <w15:commentEx w15:paraId="7E98950C" w15:paraIdParent="5945AD2F" w15:done="1"/>
  <w15:commentEx w15:paraId="7692EAD7" w15:done="1"/>
  <w15:commentEx w15:paraId="17BD2854" w15:done="1"/>
  <w15:commentEx w15:paraId="7A01E991" w15:done="1"/>
  <w15:commentEx w15:paraId="5F7F18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4240D" w16cex:dateUtc="2021-12-27T19:37:00Z"/>
  <w16cex:commentExtensible w16cex:durableId="2574243C" w16cex:dateUtc="2021-12-27T19:38:00Z"/>
  <w16cex:commentExtensible w16cex:durableId="25742661" w16cex:dateUtc="2021-12-27T19:47:00Z"/>
  <w16cex:commentExtensible w16cex:durableId="2574266A" w16cex:dateUtc="2021-12-27T19:47:00Z"/>
  <w16cex:commentExtensible w16cex:durableId="257426A7" w16cex:dateUtc="2021-12-27T19:48:00Z"/>
  <w16cex:commentExtensible w16cex:durableId="257426C3" w16cex:dateUtc="2021-12-27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5E89D4" w16cid:durableId="25390609"/>
  <w16cid:commentId w16cid:paraId="1033C5DA" w16cid:durableId="25390716"/>
  <w16cid:commentId w16cid:paraId="3F27B99F" w16cid:durableId="25390724"/>
  <w16cid:commentId w16cid:paraId="5903075E" w16cid:durableId="25390759"/>
  <w16cid:commentId w16cid:paraId="2860D9EE" w16cid:durableId="25390767"/>
  <w16cid:commentId w16cid:paraId="6421A034" w16cid:durableId="25390816"/>
  <w16cid:commentId w16cid:paraId="19B9B035" w16cid:durableId="25390850"/>
  <w16cid:commentId w16cid:paraId="754914CB" w16cid:durableId="25390998"/>
  <w16cid:commentId w16cid:paraId="56DEE3D3" w16cid:durableId="2574240D"/>
  <w16cid:commentId w16cid:paraId="4ECF5C2E" w16cid:durableId="2576AF51"/>
  <w16cid:commentId w16cid:paraId="5945AD2F" w16cid:durableId="2574243C"/>
  <w16cid:commentId w16cid:paraId="7E98950C" w16cid:durableId="2576AFF0"/>
  <w16cid:commentId w16cid:paraId="7692EAD7" w16cid:durableId="25742661"/>
  <w16cid:commentId w16cid:paraId="17BD2854" w16cid:durableId="2574266A"/>
  <w16cid:commentId w16cid:paraId="7A01E991" w16cid:durableId="257426A7"/>
  <w16cid:commentId w16cid:paraId="5F7F18AA" w16cid:durableId="257426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A5CED6" w14:textId="77777777" w:rsidR="002657EF" w:rsidRDefault="002657EF">
      <w:r>
        <w:separator/>
      </w:r>
    </w:p>
  </w:endnote>
  <w:endnote w:type="continuationSeparator" w:id="0">
    <w:p w14:paraId="72CA45CA" w14:textId="77777777" w:rsidR="002657EF" w:rsidRDefault="002657EF">
      <w:r>
        <w:continuationSeparator/>
      </w:r>
    </w:p>
  </w:endnote>
  <w:endnote w:type="continuationNotice" w:id="1">
    <w:p w14:paraId="54BE228D" w14:textId="77777777" w:rsidR="002657EF" w:rsidRDefault="002657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F" w14:textId="77777777" w:rsidR="00512236" w:rsidRPr="00851A7D" w:rsidRDefault="00512236" w:rsidP="00B73D3F">
    <w:pPr>
      <w:pStyle w:val="Footer"/>
      <w:pBdr>
        <w:top w:val="single" w:sz="4" w:space="1" w:color="auto"/>
      </w:pBdr>
      <w:tabs>
        <w:tab w:val="clear" w:pos="4680"/>
        <w:tab w:val="clear" w:pos="9360"/>
        <w:tab w:val="center" w:pos="5760"/>
        <w:tab w:val="right" w:pos="12960"/>
      </w:tabs>
      <w:rPr>
        <w:rFonts w:ascii="Calibri" w:hAnsi="Calibri"/>
        <w:sz w:val="20"/>
        <w:szCs w:val="20"/>
      </w:rPr>
    </w:pPr>
    <w:r w:rsidRPr="00851A7D">
      <w:rPr>
        <w:rFonts w:ascii="Calibri" w:hAnsi="Calibri"/>
        <w:sz w:val="20"/>
        <w:szCs w:val="20"/>
      </w:rPr>
      <w:t xml:space="preserve">Registration Number:                                                           </w:t>
    </w:r>
    <w:r>
      <w:rPr>
        <w:rFonts w:ascii="Calibri" w:hAnsi="Calibri"/>
        <w:sz w:val="20"/>
        <w:szCs w:val="20"/>
      </w:rPr>
      <w:t xml:space="preserve">                                </w:t>
    </w:r>
    <w:r w:rsidRPr="00851A7D">
      <w:rPr>
        <w:rFonts w:ascii="Calibri" w:hAnsi="Calibri"/>
        <w:sz w:val="20"/>
        <w:szCs w:val="20"/>
      </w:rPr>
      <w:t>R</w:t>
    </w:r>
    <w:r>
      <w:rPr>
        <w:rFonts w:ascii="Calibri" w:hAnsi="Calibri"/>
        <w:sz w:val="20"/>
        <w:szCs w:val="20"/>
      </w:rPr>
      <w:t>egistration Date/Time:</w:t>
    </w:r>
    <w:r>
      <w:rPr>
        <w:rFonts w:ascii="Calibri" w:hAnsi="Calibri"/>
        <w:sz w:val="20"/>
        <w:szCs w:val="20"/>
      </w:rPr>
      <w:tab/>
    </w:r>
    <w:r w:rsidRPr="00851A7D">
      <w:rPr>
        <w:rFonts w:ascii="Calibri" w:hAnsi="Calibri"/>
        <w:sz w:val="20"/>
        <w:szCs w:val="20"/>
      </w:rPr>
      <w:t xml:space="preserve"> HERS </w:t>
    </w:r>
    <w:r>
      <w:rPr>
        <w:rFonts w:ascii="Calibri" w:hAnsi="Calibri"/>
        <w:sz w:val="20"/>
        <w:szCs w:val="20"/>
      </w:rPr>
      <w:t>Provider:</w:t>
    </w:r>
  </w:p>
  <w:p w14:paraId="0B73AA40" w14:textId="53BA48EB" w:rsidR="00512236" w:rsidRPr="00851A7D" w:rsidRDefault="005122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w:t>
    </w:r>
    <w:ins w:id="1588" w:author="Alhabibi, Haider@Energy" w:date="2021-08-17T13:18:00Z">
      <w:r>
        <w:rPr>
          <w:rFonts w:ascii="Calibri" w:hAnsi="Calibri"/>
          <w:sz w:val="20"/>
          <w:szCs w:val="20"/>
        </w:rPr>
        <w:t>22</w:t>
      </w:r>
    </w:ins>
    <w:del w:id="1589" w:author="Alhabibi, Haider@Energy" w:date="2021-08-17T13:18:00Z">
      <w:r w:rsidDel="00F87673">
        <w:rPr>
          <w:rFonts w:ascii="Calibri" w:hAnsi="Calibri"/>
          <w:sz w:val="20"/>
          <w:szCs w:val="20"/>
        </w:rPr>
        <w:delText>19</w:delText>
      </w:r>
    </w:del>
    <w:r>
      <w:rPr>
        <w:rFonts w:ascii="Calibri" w:hAnsi="Calibri"/>
        <w:sz w:val="20"/>
        <w:szCs w:val="20"/>
      </w:rPr>
      <w:t xml:space="preserve"> Residential Compliance</w:t>
    </w:r>
    <w:r>
      <w:rPr>
        <w:rFonts w:ascii="Calibri" w:hAnsi="Calibri"/>
        <w:sz w:val="20"/>
        <w:szCs w:val="20"/>
      </w:rPr>
      <w:tab/>
    </w:r>
    <w:del w:id="1590" w:author="Markstrum, Alexis@Energy" w:date="2021-10-18T12:41:00Z">
      <w:r w:rsidDel="008442BF">
        <w:rPr>
          <w:rFonts w:ascii="Calibri" w:hAnsi="Calibri"/>
          <w:sz w:val="20"/>
          <w:szCs w:val="20"/>
        </w:rPr>
        <w:delText xml:space="preserve">March </w:delText>
      </w:r>
    </w:del>
    <w:ins w:id="1591" w:author="Markstrum, Alexis@Energy" w:date="2021-10-18T12:41:00Z">
      <w:r>
        <w:rPr>
          <w:rFonts w:ascii="Calibri" w:hAnsi="Calibri"/>
          <w:sz w:val="20"/>
          <w:szCs w:val="20"/>
        </w:rPr>
        <w:t xml:space="preserve">January </w:t>
      </w:r>
    </w:ins>
    <w:r>
      <w:rPr>
        <w:rFonts w:ascii="Calibri" w:hAnsi="Calibri"/>
        <w:sz w:val="20"/>
        <w:szCs w:val="20"/>
      </w:rPr>
      <w:t>20</w:t>
    </w:r>
    <w:ins w:id="1592" w:author="Alhabibi, Haider@Energy" w:date="2021-08-17T13:17:00Z">
      <w:r>
        <w:rPr>
          <w:rFonts w:ascii="Calibri" w:hAnsi="Calibri"/>
          <w:sz w:val="20"/>
          <w:szCs w:val="20"/>
        </w:rPr>
        <w:t>22</w:t>
      </w:r>
    </w:ins>
    <w:del w:id="1593" w:author="Alhabibi, Haider@Energy" w:date="2021-08-17T13:17:00Z">
      <w:r w:rsidDel="007A7EDD">
        <w:rPr>
          <w:rFonts w:ascii="Calibri" w:hAnsi="Calibri"/>
          <w:sz w:val="20"/>
          <w:szCs w:val="20"/>
        </w:rPr>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A" w14:textId="52584B64" w:rsidR="00512236" w:rsidRPr="00851A7D" w:rsidRDefault="005122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w:t>
    </w:r>
    <w:ins w:id="2106" w:author="Alhabibi, Haider@Energy" w:date="2021-08-17T13:17:00Z">
      <w:r>
        <w:rPr>
          <w:rFonts w:ascii="Calibri" w:hAnsi="Calibri"/>
          <w:sz w:val="20"/>
          <w:szCs w:val="20"/>
        </w:rPr>
        <w:t>22</w:t>
      </w:r>
    </w:ins>
    <w:del w:id="2107" w:author="Alhabibi, Haider@Energy" w:date="2021-08-17T13:17:00Z">
      <w:r w:rsidDel="00F87673">
        <w:rPr>
          <w:rFonts w:ascii="Calibri" w:hAnsi="Calibri"/>
          <w:sz w:val="20"/>
          <w:szCs w:val="20"/>
        </w:rPr>
        <w:delText>19</w:delText>
      </w:r>
    </w:del>
    <w:r>
      <w:rPr>
        <w:rFonts w:ascii="Calibri" w:hAnsi="Calibri"/>
        <w:sz w:val="20"/>
        <w:szCs w:val="20"/>
      </w:rPr>
      <w:t xml:space="preserve"> Residential Compliance</w:t>
    </w:r>
    <w:r>
      <w:rPr>
        <w:rFonts w:ascii="Calibri" w:hAnsi="Calibri"/>
        <w:sz w:val="20"/>
        <w:szCs w:val="20"/>
      </w:rPr>
      <w:tab/>
    </w:r>
    <w:del w:id="2108" w:author="Markstrum, Alexis@Energy" w:date="2021-10-18T12:41:00Z">
      <w:r w:rsidDel="008442BF">
        <w:rPr>
          <w:rFonts w:ascii="Calibri" w:hAnsi="Calibri"/>
          <w:sz w:val="20"/>
          <w:szCs w:val="20"/>
        </w:rPr>
        <w:delText xml:space="preserve">March </w:delText>
      </w:r>
    </w:del>
    <w:ins w:id="2109" w:author="Markstrum, Alexis@Energy" w:date="2021-10-18T12:41:00Z">
      <w:r>
        <w:rPr>
          <w:rFonts w:ascii="Calibri" w:hAnsi="Calibri"/>
          <w:sz w:val="20"/>
          <w:szCs w:val="20"/>
        </w:rPr>
        <w:t xml:space="preserve">January </w:t>
      </w:r>
    </w:ins>
    <w:r>
      <w:rPr>
        <w:rFonts w:ascii="Calibri" w:hAnsi="Calibri"/>
        <w:sz w:val="20"/>
        <w:szCs w:val="20"/>
      </w:rPr>
      <w:t>20</w:t>
    </w:r>
    <w:ins w:id="2110" w:author="Alhabibi, Haider@Energy" w:date="2021-08-17T13:17:00Z">
      <w:r>
        <w:rPr>
          <w:rFonts w:ascii="Calibri" w:hAnsi="Calibri"/>
          <w:sz w:val="20"/>
          <w:szCs w:val="20"/>
        </w:rPr>
        <w:t>22</w:t>
      </w:r>
    </w:ins>
    <w:del w:id="2111" w:author="Alhabibi, Haider@Energy" w:date="2021-08-17T13:17:00Z">
      <w:r w:rsidDel="00F87673">
        <w:rPr>
          <w:rFonts w:ascii="Calibri" w:hAnsi="Calibri"/>
          <w:sz w:val="20"/>
          <w:szCs w:val="20"/>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F1680" w14:textId="77777777" w:rsidR="002657EF" w:rsidRDefault="002657EF">
      <w:r>
        <w:separator/>
      </w:r>
    </w:p>
  </w:footnote>
  <w:footnote w:type="continuationSeparator" w:id="0">
    <w:p w14:paraId="2E9DD678" w14:textId="77777777" w:rsidR="002657EF" w:rsidRDefault="002657EF">
      <w:r>
        <w:continuationSeparator/>
      </w:r>
    </w:p>
  </w:footnote>
  <w:footnote w:type="continuationNotice" w:id="1">
    <w:p w14:paraId="53895E9E" w14:textId="77777777" w:rsidR="002657EF" w:rsidRDefault="002657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1" w14:textId="77777777" w:rsidR="00512236" w:rsidRDefault="007C7E7B">
    <w:pPr>
      <w:pStyle w:val="Header"/>
    </w:pPr>
    <w:r>
      <w:rPr>
        <w:noProof/>
      </w:rPr>
      <w:pict w14:anchorId="0B73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7" o:spid="_x0000_s1026" type="#_x0000_t75" style="position:absolute;margin-left:0;margin-top:0;width:10in;height:540pt;z-index:-251658237;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B715" w14:textId="03B23260" w:rsidR="00F759BA" w:rsidRPr="00CA1032" w:rsidRDefault="00F759BA" w:rsidP="00F759BA">
    <w:pPr>
      <w:pStyle w:val="Header"/>
      <w:ind w:left="360"/>
      <w:jc w:val="center"/>
      <w:rPr>
        <w:ins w:id="1549" w:author="Geiser, Che@Energy" w:date="2022-04-07T08:53:00Z"/>
        <w:rFonts w:ascii="Arial" w:hAnsi="Arial" w:cs="Arial"/>
        <w:b/>
        <w:bCs/>
      </w:rPr>
    </w:pPr>
    <w:ins w:id="1550" w:author="Geiser, Che@Energy" w:date="2022-04-07T08:53:00Z">
      <w:r w:rsidRPr="00BD3574">
        <w:rPr>
          <w:rFonts w:asciiTheme="minorHAnsi" w:hAnsiTheme="minorHAnsi" w:cstheme="minorHAnsi"/>
          <w:noProof/>
          <w:sz w:val="28"/>
          <w:szCs w:val="28"/>
        </w:rPr>
        <w:drawing>
          <wp:anchor distT="0" distB="0" distL="114300" distR="114300" simplePos="0" relativeHeight="251658241" behindDoc="0" locked="0" layoutInCell="1" allowOverlap="1" wp14:anchorId="38B27C1F" wp14:editId="5369429C">
            <wp:simplePos x="0" y="0"/>
            <wp:positionH relativeFrom="column">
              <wp:posOffset>0</wp:posOffset>
            </wp:positionH>
            <wp:positionV relativeFrom="paragraph">
              <wp:posOffset>47625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1719E">
        <w:t xml:space="preserve"> </w:t>
      </w:r>
      <w:r w:rsidRPr="00CA1032">
        <w:rPr>
          <w:rFonts w:asciiTheme="minorHAnsi" w:hAnsiTheme="minorHAnsi" w:cstheme="minorHAnsi"/>
          <w:b/>
          <w:bCs/>
          <w:noProof/>
          <w:sz w:val="28"/>
          <w:szCs w:val="28"/>
        </w:rPr>
        <w:t>ALTERATIONS TO SPACE CONDITIONING SYSTEMS</w:t>
      </w:r>
    </w:ins>
  </w:p>
  <w:p w14:paraId="15258D0E" w14:textId="6C9F9202" w:rsidR="00F759BA" w:rsidRPr="004530E8" w:rsidRDefault="00F759BA" w:rsidP="00F759BA">
    <w:pPr>
      <w:pStyle w:val="Header"/>
      <w:ind w:left="360"/>
      <w:rPr>
        <w:ins w:id="1551" w:author="Geiser, Che@Energy" w:date="2022-04-07T08:53:00Z"/>
        <w:rFonts w:ascii="Arial" w:hAnsi="Arial" w:cs="Arial"/>
      </w:rPr>
    </w:pPr>
    <w:ins w:id="1552" w:author="Geiser, Che@Energy" w:date="2022-04-07T08:53: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95185B">
        <w:t xml:space="preserve"> </w:t>
      </w:r>
    </w:ins>
    <w:ins w:id="1553" w:author="Geiser, Che@Energy" w:date="2023-08-03T16:37:00Z">
      <w:r w:rsidR="00CA157D">
        <w:rPr>
          <w:rFonts w:asciiTheme="minorHAnsi" w:hAnsiTheme="minorHAnsi" w:cstheme="minorHAnsi"/>
          <w:sz w:val="28"/>
          <w:szCs w:val="28"/>
        </w:rPr>
        <w:t>LMCC</w:t>
      </w:r>
    </w:ins>
    <w:ins w:id="1554" w:author="Geiser, Che@Energy" w:date="2022-04-07T08:53:00Z">
      <w:r w:rsidRPr="0095185B">
        <w:rPr>
          <w:rFonts w:asciiTheme="minorHAnsi" w:hAnsiTheme="minorHAnsi" w:cstheme="minorHAnsi"/>
          <w:sz w:val="28"/>
          <w:szCs w:val="28"/>
        </w:rPr>
        <w:t>-</w:t>
      </w:r>
    </w:ins>
    <w:ins w:id="1555" w:author="Geiser, Che@Energy" w:date="2023-08-03T16:38:00Z">
      <w:r w:rsidR="008D7DDD">
        <w:rPr>
          <w:rFonts w:asciiTheme="minorHAnsi" w:hAnsiTheme="minorHAnsi" w:cstheme="minorHAnsi"/>
          <w:sz w:val="28"/>
          <w:szCs w:val="28"/>
        </w:rPr>
        <w:t>MCH</w:t>
      </w:r>
    </w:ins>
    <w:ins w:id="1556" w:author="Geiser, Che@Energy" w:date="2022-04-07T08:53:00Z">
      <w:r w:rsidRPr="0095185B">
        <w:rPr>
          <w:rFonts w:asciiTheme="minorHAnsi" w:hAnsiTheme="minorHAnsi" w:cstheme="minorHAnsi"/>
          <w:sz w:val="28"/>
          <w:szCs w:val="28"/>
        </w:rPr>
        <w:t>-02-E</w:t>
      </w:r>
      <w:r>
        <w:rPr>
          <w:rFonts w:asciiTheme="minorHAnsi" w:hAnsiTheme="minorHAnsi" w:cstheme="minorHAnsi"/>
          <w:sz w:val="28"/>
          <w:szCs w:val="28"/>
        </w:rPr>
        <w:t xml:space="preserve"> </w:t>
      </w:r>
    </w:ins>
  </w:p>
  <w:p w14:paraId="5CA0FF44" w14:textId="77777777" w:rsidR="00F759BA" w:rsidRDefault="00F759BA" w:rsidP="00F759BA">
    <w:pPr>
      <w:pStyle w:val="Header"/>
      <w:ind w:left="360"/>
      <w:rPr>
        <w:ins w:id="1557" w:author="Geiser, Che@Energy" w:date="2022-04-07T08:53:00Z"/>
        <w:rFonts w:ascii="Arial" w:hAnsi="Arial" w:cs="Arial"/>
      </w:rPr>
    </w:pPr>
  </w:p>
  <w:p w14:paraId="276DC1D9" w14:textId="77777777" w:rsidR="00F759BA" w:rsidRDefault="00F759BA" w:rsidP="00F759BA">
    <w:pPr>
      <w:ind w:left="360"/>
      <w:rPr>
        <w:ins w:id="1558" w:author="Geiser, Che@Energy" w:date="2022-04-07T08:53:00Z"/>
        <w:rFonts w:cstheme="minorHAnsi"/>
        <w:b/>
        <w:bCs/>
        <w:i/>
        <w:iCs/>
        <w:sz w:val="28"/>
        <w:szCs w:val="28"/>
      </w:rPr>
    </w:pPr>
    <w:ins w:id="1559" w:author="Geiser, Che@Energy" w:date="2022-04-07T08:53: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0B73AA32" w14:textId="0D59826C" w:rsidR="00512236" w:rsidRPr="00754376" w:rsidDel="00F759BA" w:rsidRDefault="00512236" w:rsidP="00754376">
    <w:pPr>
      <w:suppressAutoHyphens/>
      <w:ind w:left="-90"/>
      <w:rPr>
        <w:del w:id="1560" w:author="Geiser, Che@Energy" w:date="2022-04-07T08:53:00Z"/>
        <w:rFonts w:ascii="Arial" w:hAnsi="Arial" w:cs="Arial"/>
        <w:sz w:val="14"/>
        <w:szCs w:val="14"/>
      </w:rPr>
    </w:pPr>
    <w:del w:id="1561" w:author="Geiser, Che@Energy" w:date="2022-04-07T08:53:00Z">
      <w:r w:rsidDel="00F759BA">
        <w:rPr>
          <w:noProof/>
        </w:rPr>
        <w:drawing>
          <wp:anchor distT="0" distB="0" distL="114300" distR="114300" simplePos="0" relativeHeight="251658240" behindDoc="0" locked="0" layoutInCell="1" allowOverlap="1" wp14:anchorId="0B73AA57" wp14:editId="118917F8">
            <wp:simplePos x="0" y="0"/>
            <wp:positionH relativeFrom="margin">
              <wp:posOffset>8836025</wp:posOffset>
            </wp:positionH>
            <wp:positionV relativeFrom="margin">
              <wp:posOffset>-1041400</wp:posOffset>
            </wp:positionV>
            <wp:extent cx="360045" cy="3155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sidRPr="00754376" w:rsidDel="00F759BA">
        <w:rPr>
          <w:rFonts w:ascii="Arial" w:hAnsi="Arial" w:cs="Arial"/>
          <w:sz w:val="14"/>
          <w:szCs w:val="14"/>
        </w:rPr>
        <w:delText>STATE OF CALIFORNIA</w:delText>
      </w:r>
    </w:del>
  </w:p>
  <w:p w14:paraId="0B73AA33" w14:textId="4FC05DC4" w:rsidR="00512236" w:rsidRPr="00754376" w:rsidDel="00F759BA" w:rsidRDefault="00512236" w:rsidP="007D1B86">
    <w:pPr>
      <w:suppressAutoHyphens/>
      <w:spacing w:line="240" w:lineRule="atLeast"/>
      <w:ind w:left="-86"/>
      <w:rPr>
        <w:del w:id="1562" w:author="Geiser, Che@Energy" w:date="2022-04-07T08:53:00Z"/>
        <w:rFonts w:ascii="Arial" w:hAnsi="Arial" w:cs="Arial"/>
        <w:b/>
      </w:rPr>
    </w:pPr>
    <w:del w:id="1563" w:author="Geiser, Che@Energy" w:date="2022-04-07T08:53:00Z">
      <w:r w:rsidDel="00F759BA">
        <w:rPr>
          <w:rFonts w:ascii="Arial" w:hAnsi="Arial" w:cs="Arial"/>
          <w:b/>
        </w:rPr>
        <w:delText>ALTERATIONS TO SPACE CONDITIONING SYSTEMS</w:delText>
      </w:r>
    </w:del>
  </w:p>
  <w:p w14:paraId="0B73AA34" w14:textId="6A0EF28B" w:rsidR="00512236" w:rsidRPr="00754376" w:rsidDel="00F759BA" w:rsidRDefault="00512236" w:rsidP="00754376">
    <w:pPr>
      <w:suppressAutoHyphens/>
      <w:ind w:left="-90"/>
      <w:rPr>
        <w:del w:id="1564" w:author="Geiser, Che@Energy" w:date="2022-04-07T08:53:00Z"/>
        <w:rFonts w:ascii="Arial" w:hAnsi="Arial" w:cs="Arial"/>
        <w:sz w:val="14"/>
        <w:szCs w:val="14"/>
      </w:rPr>
    </w:pPr>
    <w:del w:id="1565" w:author="Geiser, Che@Energy" w:date="2022-04-07T08:53:00Z">
      <w:r w:rsidRPr="00754376" w:rsidDel="00F759BA">
        <w:rPr>
          <w:rFonts w:ascii="Arial" w:hAnsi="Arial" w:cs="Arial"/>
          <w:sz w:val="14"/>
          <w:szCs w:val="14"/>
        </w:rPr>
        <w:delText>CEC-</w:delText>
      </w:r>
      <w:r w:rsidDel="00F759BA">
        <w:rPr>
          <w:rFonts w:ascii="Arial" w:hAnsi="Arial" w:cs="Arial"/>
          <w:sz w:val="14"/>
          <w:szCs w:val="14"/>
        </w:rPr>
        <w:delText>CF1R-ALT-02</w:delText>
      </w:r>
      <w:r w:rsidRPr="00754376" w:rsidDel="00F759BA">
        <w:rPr>
          <w:rFonts w:ascii="Arial" w:hAnsi="Arial" w:cs="Arial"/>
          <w:sz w:val="14"/>
          <w:szCs w:val="14"/>
        </w:rPr>
        <w:delText>-E (Revised</w:delText>
      </w:r>
      <w:r w:rsidDel="00F759BA">
        <w:rPr>
          <w:rFonts w:ascii="Arial" w:hAnsi="Arial" w:cs="Arial"/>
          <w:sz w:val="14"/>
          <w:szCs w:val="14"/>
        </w:rPr>
        <w:delText xml:space="preserve"> 03</w:delText>
      </w:r>
    </w:del>
    <w:ins w:id="1566" w:author="Markstrum, Alexis@Energy" w:date="2021-10-18T12:41:00Z">
      <w:del w:id="1567" w:author="Geiser, Che@Energy" w:date="2022-04-07T08:53:00Z">
        <w:r w:rsidDel="00F759BA">
          <w:rPr>
            <w:rFonts w:ascii="Arial" w:hAnsi="Arial" w:cs="Arial"/>
            <w:sz w:val="14"/>
            <w:szCs w:val="14"/>
          </w:rPr>
          <w:delText>1</w:delText>
        </w:r>
      </w:del>
    </w:ins>
    <w:del w:id="1568" w:author="Geiser, Che@Energy" w:date="2022-04-07T08:53:00Z">
      <w:r w:rsidDel="00F759BA">
        <w:rPr>
          <w:rFonts w:ascii="Arial" w:hAnsi="Arial" w:cs="Arial"/>
          <w:sz w:val="14"/>
          <w:szCs w:val="14"/>
        </w:rPr>
        <w:delText>/</w:delText>
      </w:r>
    </w:del>
    <w:ins w:id="1569" w:author="Alhabibi, Haider@Energy" w:date="2021-08-17T13:17:00Z">
      <w:del w:id="1570" w:author="Geiser, Che@Energy" w:date="2022-04-07T08:53:00Z">
        <w:r w:rsidDel="00F759BA">
          <w:rPr>
            <w:rFonts w:ascii="Arial" w:hAnsi="Arial" w:cs="Arial"/>
            <w:sz w:val="14"/>
            <w:szCs w:val="14"/>
          </w:rPr>
          <w:delText>22</w:delText>
        </w:r>
      </w:del>
    </w:ins>
    <w:del w:id="1571" w:author="Geiser, Che@Energy" w:date="2022-04-07T08:53:00Z">
      <w:r w:rsidDel="00F759BA">
        <w:rPr>
          <w:rFonts w:ascii="Arial" w:hAnsi="Arial" w:cs="Arial"/>
          <w:sz w:val="14"/>
          <w:szCs w:val="14"/>
        </w:rPr>
        <w:delText>21</w:delText>
      </w:r>
      <w:r w:rsidRPr="00754376" w:rsidDel="00F759BA">
        <w:rPr>
          <w:rFonts w:ascii="Arial" w:hAnsi="Arial" w:cs="Arial"/>
          <w:sz w:val="14"/>
          <w:szCs w:val="14"/>
        </w:rPr>
        <w:delText xml:space="preserve">)                                                                                                                                     </w:delText>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delText xml:space="preserve">      </w:delText>
      </w:r>
      <w:r w:rsidRPr="00754376" w:rsidDel="00F759BA">
        <w:rPr>
          <w:rFonts w:ascii="Arial" w:hAnsi="Arial" w:cs="Arial"/>
          <w:sz w:val="14"/>
          <w:szCs w:val="14"/>
        </w:rPr>
        <w:delText xml:space="preserve">       CALIFORNIA ENERGY COMMISSION</w:delText>
      </w:r>
    </w:del>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661"/>
      <w:gridCol w:w="1506"/>
      <w:gridCol w:w="3235"/>
    </w:tblGrid>
    <w:tr w:rsidR="00512236" w:rsidRPr="00F85124" w:rsidDel="00F759BA" w14:paraId="0B73AA37" w14:textId="6ED42638">
      <w:trPr>
        <w:cantSplit/>
        <w:trHeight w:val="288"/>
        <w:del w:id="1572" w:author="Geiser, Che@Energy" w:date="2022-04-07T08:53:00Z"/>
      </w:trPr>
      <w:tc>
        <w:tcPr>
          <w:tcW w:w="3877" w:type="pct"/>
          <w:gridSpan w:val="2"/>
          <w:tcBorders>
            <w:right w:val="nil"/>
          </w:tcBorders>
          <w:vAlign w:val="center"/>
        </w:tcPr>
        <w:p w14:paraId="0B73AA35" w14:textId="54B4F436" w:rsidR="00512236" w:rsidRPr="002D18A0" w:rsidDel="00F759BA" w:rsidRDefault="00512236" w:rsidP="001106F7">
          <w:pPr>
            <w:pStyle w:val="Style77"/>
            <w:rPr>
              <w:del w:id="1573" w:author="Geiser, Che@Energy" w:date="2022-04-07T08:53:00Z"/>
              <w:b/>
            </w:rPr>
          </w:pPr>
          <w:del w:id="1574" w:author="Geiser, Che@Energy" w:date="2022-04-07T08:53:00Z">
            <w:r w:rsidRPr="002D18A0" w:rsidDel="00F759BA">
              <w:delText xml:space="preserve">CERTIFICATE OF COMPLIANCE </w:delText>
            </w:r>
          </w:del>
        </w:p>
      </w:tc>
      <w:tc>
        <w:tcPr>
          <w:tcW w:w="1123" w:type="pct"/>
          <w:tcBorders>
            <w:left w:val="nil"/>
          </w:tcBorders>
          <w:tcMar>
            <w:left w:w="115" w:type="dxa"/>
            <w:right w:w="115" w:type="dxa"/>
          </w:tcMar>
          <w:vAlign w:val="center"/>
        </w:tcPr>
        <w:p w14:paraId="0B73AA36" w14:textId="4A670FC0" w:rsidR="00512236" w:rsidRPr="002D18A0" w:rsidDel="00F759BA" w:rsidRDefault="00512236" w:rsidP="009B3AB4">
          <w:pPr>
            <w:pStyle w:val="Style78"/>
            <w:rPr>
              <w:del w:id="1575" w:author="Geiser, Che@Energy" w:date="2022-04-07T08:53:00Z"/>
              <w:b/>
            </w:rPr>
          </w:pPr>
          <w:bookmarkStart w:id="1576" w:name="_Hlk100213894"/>
          <w:del w:id="1577" w:author="Geiser, Che@Energy" w:date="2022-04-07T08:53:00Z">
            <w:r w:rsidRPr="002D18A0" w:rsidDel="00F759BA">
              <w:delText>CF1R-</w:delText>
            </w:r>
            <w:r w:rsidDel="00F759BA">
              <w:delText>ALT-02</w:delText>
            </w:r>
            <w:r w:rsidRPr="002D18A0" w:rsidDel="00F759BA">
              <w:delText>-E</w:delText>
            </w:r>
            <w:bookmarkEnd w:id="1576"/>
          </w:del>
        </w:p>
      </w:tc>
    </w:tr>
    <w:tr w:rsidR="00512236" w:rsidRPr="008E6418" w:rsidDel="00F759BA" w14:paraId="0B73AA3A" w14:textId="389AC90D">
      <w:trPr>
        <w:cantSplit/>
        <w:trHeight w:val="288"/>
        <w:del w:id="1578" w:author="Geiser, Che@Energy" w:date="2022-04-07T08:53:00Z"/>
      </w:trPr>
      <w:tc>
        <w:tcPr>
          <w:tcW w:w="3877" w:type="pct"/>
          <w:gridSpan w:val="2"/>
          <w:tcBorders>
            <w:right w:val="nil"/>
          </w:tcBorders>
        </w:tcPr>
        <w:p w14:paraId="0B73AA38" w14:textId="19C9FFCA" w:rsidR="00512236" w:rsidRPr="002D18A0" w:rsidDel="00F759BA" w:rsidRDefault="00512236" w:rsidP="00F93A56">
          <w:pPr>
            <w:pStyle w:val="Style77"/>
            <w:rPr>
              <w:del w:id="1579" w:author="Geiser, Che@Energy" w:date="2022-04-07T08:53:00Z"/>
            </w:rPr>
          </w:pPr>
          <w:del w:id="1580" w:author="Geiser, Che@Energy" w:date="2022-04-07T08:53:00Z">
            <w:r w:rsidDel="00F759BA">
              <w:delText xml:space="preserve">Alterations to Space Conditioning Systems </w:delText>
            </w:r>
          </w:del>
        </w:p>
      </w:tc>
      <w:tc>
        <w:tcPr>
          <w:tcW w:w="1123" w:type="pct"/>
          <w:tcBorders>
            <w:left w:val="nil"/>
          </w:tcBorders>
        </w:tcPr>
        <w:p w14:paraId="0B73AA39" w14:textId="78D904D1" w:rsidR="00512236" w:rsidRPr="002D18A0" w:rsidDel="00F759BA" w:rsidRDefault="00512236" w:rsidP="009B3AB4">
          <w:pPr>
            <w:pStyle w:val="Style78"/>
            <w:rPr>
              <w:del w:id="1581" w:author="Geiser, Che@Energy" w:date="2022-04-07T08:53:00Z"/>
            </w:rPr>
          </w:pPr>
          <w:del w:id="1582" w:author="Geiser, Che@Energy" w:date="2022-04-07T08:53:00Z">
            <w:r w:rsidRPr="002D18A0" w:rsidDel="00F759BA">
              <w:tab/>
              <w:delText xml:space="preserve">(Page </w:delText>
            </w:r>
            <w:r w:rsidDel="00F759BA">
              <w:fldChar w:fldCharType="begin"/>
            </w:r>
            <w:r w:rsidDel="00F759BA">
              <w:delInstrText xml:space="preserve"> PAGE   \* MERGEFORMAT </w:delInstrText>
            </w:r>
            <w:r w:rsidDel="00F759BA">
              <w:fldChar w:fldCharType="separate"/>
            </w:r>
            <w:r w:rsidDel="00F759BA">
              <w:rPr>
                <w:noProof/>
              </w:rPr>
              <w:delText>5</w:delText>
            </w:r>
            <w:r w:rsidDel="00F759BA">
              <w:rPr>
                <w:noProof/>
              </w:rPr>
              <w:fldChar w:fldCharType="end"/>
            </w:r>
            <w:r w:rsidRPr="002D18A0" w:rsidDel="00F759BA">
              <w:delText xml:space="preserve"> of </w:delText>
            </w:r>
            <w:r w:rsidDel="00F759BA">
              <w:rPr>
                <w:noProof/>
              </w:rPr>
              <w:fldChar w:fldCharType="begin"/>
            </w:r>
            <w:r w:rsidDel="00F759BA">
              <w:rPr>
                <w:noProof/>
              </w:rPr>
              <w:delInstrText xml:space="preserve"> SECTIONPAGES   \* MERGEFORMAT </w:delInstrText>
            </w:r>
            <w:r w:rsidDel="00F759BA">
              <w:rPr>
                <w:noProof/>
              </w:rPr>
              <w:fldChar w:fldCharType="separate"/>
            </w:r>
            <w:r w:rsidR="00F759BA" w:rsidDel="00F759BA">
              <w:rPr>
                <w:noProof/>
              </w:rPr>
              <w:delText>5</w:delText>
            </w:r>
            <w:r w:rsidDel="00F759BA">
              <w:rPr>
                <w:noProof/>
              </w:rPr>
              <w:fldChar w:fldCharType="end"/>
            </w:r>
            <w:r w:rsidRPr="002D18A0" w:rsidDel="00F759BA">
              <w:delText>)</w:delText>
            </w:r>
          </w:del>
        </w:p>
      </w:tc>
    </w:tr>
    <w:tr w:rsidR="00512236" w:rsidRPr="00F85124" w:rsidDel="00F759BA" w14:paraId="0B73AA3D" w14:textId="7DE95DBA">
      <w:trPr>
        <w:cantSplit/>
        <w:trHeight w:val="288"/>
        <w:del w:id="1583" w:author="Geiser, Che@Energy" w:date="2022-04-07T08:53:00Z"/>
      </w:trPr>
      <w:tc>
        <w:tcPr>
          <w:tcW w:w="3354" w:type="pct"/>
        </w:tcPr>
        <w:p w14:paraId="0B73AA3B" w14:textId="51B4479A" w:rsidR="00512236" w:rsidRPr="0071311B" w:rsidDel="00F759BA" w:rsidRDefault="00512236" w:rsidP="009B3AB4">
          <w:pPr>
            <w:pStyle w:val="Style20"/>
            <w:rPr>
              <w:del w:id="1584" w:author="Geiser, Che@Energy" w:date="2022-04-07T08:53:00Z"/>
            </w:rPr>
          </w:pPr>
          <w:del w:id="1585" w:author="Geiser, Che@Energy" w:date="2022-04-07T08:53:00Z">
            <w:r w:rsidRPr="0071311B" w:rsidDel="00F759BA">
              <w:delText>Project Name:</w:delText>
            </w:r>
          </w:del>
        </w:p>
      </w:tc>
      <w:tc>
        <w:tcPr>
          <w:tcW w:w="1646" w:type="pct"/>
          <w:gridSpan w:val="2"/>
        </w:tcPr>
        <w:p w14:paraId="0B73AA3C" w14:textId="07706543" w:rsidR="00512236" w:rsidRPr="0071311B" w:rsidDel="00F759BA" w:rsidRDefault="00512236" w:rsidP="009B3AB4">
          <w:pPr>
            <w:pStyle w:val="Style20"/>
            <w:rPr>
              <w:del w:id="1586" w:author="Geiser, Che@Energy" w:date="2022-04-07T08:53:00Z"/>
            </w:rPr>
          </w:pPr>
          <w:del w:id="1587" w:author="Geiser, Che@Energy" w:date="2022-04-07T08:53:00Z">
            <w:r w:rsidRPr="0071311B" w:rsidDel="00F759BA">
              <w:delText>Date Prepared:</w:delText>
            </w:r>
          </w:del>
        </w:p>
      </w:tc>
    </w:tr>
  </w:tbl>
  <w:p w14:paraId="0B73AA3E" w14:textId="77777777" w:rsidR="00512236" w:rsidRPr="00812E4A" w:rsidRDefault="00512236" w:rsidP="009B3AB4">
    <w:pPr>
      <w:pStyle w:val="Header"/>
      <w:rPr>
        <w:b/>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1" w14:textId="77777777" w:rsidR="00512236" w:rsidRDefault="007C7E7B">
    <w:pPr>
      <w:pStyle w:val="Header"/>
    </w:pPr>
    <w:r>
      <w:rPr>
        <w:noProof/>
      </w:rPr>
      <w:pict w14:anchorId="0B73A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6" o:spid="_x0000_s1025"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2" w14:textId="77777777" w:rsidR="00512236" w:rsidRDefault="007C7E7B">
    <w:pPr>
      <w:pStyle w:val="Header"/>
    </w:pPr>
    <w:r>
      <w:rPr>
        <w:noProof/>
      </w:rPr>
      <w:pict w14:anchorId="0B73A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0"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154613" w:rsidRPr="00CA1032" w14:paraId="2F4A3D48" w14:textId="77777777" w:rsidTr="00CA1032">
      <w:trPr>
        <w:trHeight w:val="288"/>
        <w:ins w:id="2082" w:author="Geiser, Che@Energy" w:date="2022-04-07T08:54:00Z"/>
      </w:trPr>
      <w:tc>
        <w:tcPr>
          <w:tcW w:w="3877" w:type="pct"/>
        </w:tcPr>
        <w:p w14:paraId="02ECFEF9" w14:textId="77777777" w:rsidR="00154613" w:rsidRPr="00CA1032" w:rsidRDefault="00154613" w:rsidP="00154613">
          <w:pPr>
            <w:pStyle w:val="Style77"/>
            <w:rPr>
              <w:ins w:id="2083" w:author="Geiser, Che@Energy" w:date="2022-04-07T08:54:00Z"/>
              <w:b/>
              <w:sz w:val="24"/>
              <w:szCs w:val="24"/>
            </w:rPr>
          </w:pPr>
          <w:ins w:id="2084" w:author="Geiser, Che@Energy" w:date="2022-04-07T08:54:00Z">
            <w:r w:rsidRPr="00CA1032">
              <w:rPr>
                <w:sz w:val="24"/>
                <w:szCs w:val="24"/>
              </w:rPr>
              <w:t>CERTIFICATE OF COMPLIANCE – USER INSTRUCTIONS</w:t>
            </w:r>
          </w:ins>
        </w:p>
      </w:tc>
      <w:tc>
        <w:tcPr>
          <w:tcW w:w="1123" w:type="pct"/>
        </w:tcPr>
        <w:p w14:paraId="58FE4FDA" w14:textId="61883D25" w:rsidR="00154613" w:rsidRPr="00CA1032" w:rsidRDefault="00154613" w:rsidP="00154613">
          <w:pPr>
            <w:pStyle w:val="Style78"/>
            <w:rPr>
              <w:ins w:id="2085" w:author="Geiser, Che@Energy" w:date="2022-04-07T08:54:00Z"/>
              <w:b/>
              <w:sz w:val="24"/>
              <w:szCs w:val="24"/>
            </w:rPr>
          </w:pPr>
          <w:ins w:id="2086" w:author="Geiser, Che@Energy" w:date="2022-04-07T08:54:00Z">
            <w:del w:id="2087" w:author="Grewing, Kyle@Energy" w:date="2023-08-10T14:49:00Z">
              <w:r w:rsidRPr="00CA1032" w:rsidDel="00792DFE">
                <w:rPr>
                  <w:sz w:val="24"/>
                  <w:szCs w:val="24"/>
                </w:rPr>
                <w:delText>CF1R-ALT</w:delText>
              </w:r>
            </w:del>
          </w:ins>
          <w:ins w:id="2088" w:author="Grewing, Kyle@Energy" w:date="2023-08-10T14:49:00Z">
            <w:r w:rsidR="00792DFE">
              <w:rPr>
                <w:sz w:val="24"/>
                <w:szCs w:val="24"/>
              </w:rPr>
              <w:t>LMCC-MCH</w:t>
            </w:r>
          </w:ins>
          <w:ins w:id="2089" w:author="Geiser, Che@Energy" w:date="2022-04-07T08:54:00Z">
            <w:r w:rsidRPr="00CA1032">
              <w:rPr>
                <w:sz w:val="24"/>
                <w:szCs w:val="24"/>
              </w:rPr>
              <w:t>-02-E</w:t>
            </w:r>
          </w:ins>
        </w:p>
      </w:tc>
    </w:tr>
    <w:tr w:rsidR="00154613" w:rsidRPr="00CA1032" w14:paraId="7F214666" w14:textId="77777777" w:rsidTr="00CA1032">
      <w:trPr>
        <w:trHeight w:val="288"/>
        <w:ins w:id="2090" w:author="Geiser, Che@Energy" w:date="2022-04-07T08:54:00Z"/>
      </w:trPr>
      <w:tc>
        <w:tcPr>
          <w:tcW w:w="3877" w:type="pct"/>
        </w:tcPr>
        <w:p w14:paraId="4E1DD0E4" w14:textId="77777777" w:rsidR="00154613" w:rsidRPr="00CA1032" w:rsidRDefault="00154613" w:rsidP="00154613">
          <w:pPr>
            <w:pStyle w:val="Style77"/>
            <w:rPr>
              <w:ins w:id="2091" w:author="Geiser, Che@Energy" w:date="2022-04-07T08:54:00Z"/>
              <w:sz w:val="24"/>
              <w:szCs w:val="24"/>
            </w:rPr>
          </w:pPr>
          <w:ins w:id="2092" w:author="Geiser, Che@Energy" w:date="2022-04-07T08:54:00Z">
            <w:r w:rsidRPr="00CA1032">
              <w:rPr>
                <w:sz w:val="24"/>
                <w:szCs w:val="24"/>
              </w:rPr>
              <w:t>Alterations to Space Conditioning Systems</w:t>
            </w:r>
          </w:ins>
        </w:p>
      </w:tc>
      <w:tc>
        <w:tcPr>
          <w:tcW w:w="1123" w:type="pct"/>
        </w:tcPr>
        <w:p w14:paraId="68E39D95" w14:textId="0D045E07" w:rsidR="00154613" w:rsidRPr="00CA1032" w:rsidRDefault="00154613" w:rsidP="00154613">
          <w:pPr>
            <w:pStyle w:val="Style78"/>
            <w:rPr>
              <w:ins w:id="2093" w:author="Geiser, Che@Energy" w:date="2022-04-07T08:54:00Z"/>
              <w:sz w:val="24"/>
              <w:szCs w:val="24"/>
            </w:rPr>
          </w:pPr>
          <w:ins w:id="2094" w:author="Geiser, Che@Energy" w:date="2022-04-07T08:54:00Z">
            <w:r w:rsidRPr="00CA1032">
              <w:rPr>
                <w:sz w:val="24"/>
                <w:szCs w:val="24"/>
              </w:rPr>
              <w:tab/>
              <w:t xml:space="preserve">(Page </w:t>
            </w:r>
            <w:r w:rsidRPr="00CA1032">
              <w:rPr>
                <w:sz w:val="24"/>
                <w:szCs w:val="24"/>
              </w:rPr>
              <w:fldChar w:fldCharType="begin"/>
            </w:r>
            <w:r w:rsidRPr="00CA1032">
              <w:rPr>
                <w:sz w:val="24"/>
                <w:szCs w:val="24"/>
              </w:rPr>
              <w:instrText xml:space="preserve"> PAGE   \* MERGEFORMAT </w:instrText>
            </w:r>
            <w:r w:rsidRPr="00CA1032">
              <w:rPr>
                <w:sz w:val="24"/>
                <w:szCs w:val="24"/>
              </w:rPr>
              <w:fldChar w:fldCharType="separate"/>
            </w:r>
            <w:r w:rsidRPr="00CA1032">
              <w:rPr>
                <w:sz w:val="24"/>
                <w:szCs w:val="24"/>
              </w:rPr>
              <w:t>1</w:t>
            </w:r>
            <w:r w:rsidRPr="00CA1032">
              <w:rPr>
                <w:noProof/>
                <w:sz w:val="24"/>
                <w:szCs w:val="24"/>
              </w:rPr>
              <w:fldChar w:fldCharType="end"/>
            </w:r>
            <w:r w:rsidRPr="00CA1032">
              <w:rPr>
                <w:sz w:val="24"/>
                <w:szCs w:val="24"/>
              </w:rPr>
              <w:t xml:space="preserve"> of </w:t>
            </w:r>
            <w:r w:rsidRPr="00CA1032">
              <w:rPr>
                <w:noProof/>
                <w:sz w:val="24"/>
                <w:szCs w:val="24"/>
              </w:rPr>
              <w:fldChar w:fldCharType="begin"/>
            </w:r>
            <w:r w:rsidRPr="00CA1032">
              <w:rPr>
                <w:noProof/>
                <w:sz w:val="24"/>
                <w:szCs w:val="24"/>
              </w:rPr>
              <w:instrText xml:space="preserve"> SECTIONPAGES   \* MERGEFORMAT </w:instrText>
            </w:r>
            <w:r w:rsidRPr="00CA1032">
              <w:rPr>
                <w:noProof/>
                <w:sz w:val="24"/>
                <w:szCs w:val="24"/>
              </w:rPr>
              <w:fldChar w:fldCharType="separate"/>
            </w:r>
          </w:ins>
          <w:r w:rsidR="007C7E7B">
            <w:rPr>
              <w:noProof/>
              <w:sz w:val="24"/>
              <w:szCs w:val="24"/>
            </w:rPr>
            <w:t>5</w:t>
          </w:r>
          <w:ins w:id="2095" w:author="Geiser, Che@Energy" w:date="2022-04-07T08:54:00Z">
            <w:r w:rsidRPr="00CA1032">
              <w:rPr>
                <w:noProof/>
                <w:sz w:val="24"/>
                <w:szCs w:val="24"/>
              </w:rPr>
              <w:fldChar w:fldCharType="end"/>
            </w:r>
            <w:r w:rsidRPr="00CA1032">
              <w:rPr>
                <w:sz w:val="24"/>
                <w:szCs w:val="24"/>
              </w:rPr>
              <w:t>)</w:t>
            </w:r>
          </w:ins>
        </w:p>
      </w:tc>
    </w:tr>
    <w:tr w:rsidR="00512236" w:rsidRPr="00F85124" w:rsidDel="00154613" w14:paraId="0B73AA45" w14:textId="575B474F">
      <w:tblPrEx>
        <w:tblCellMar>
          <w:left w:w="115" w:type="dxa"/>
          <w:right w:w="115" w:type="dxa"/>
        </w:tblCellMar>
        <w:tblLook w:val="0000" w:firstRow="0" w:lastRow="0" w:firstColumn="0" w:lastColumn="0" w:noHBand="0" w:noVBand="0"/>
      </w:tblPrEx>
      <w:trPr>
        <w:cantSplit/>
        <w:trHeight w:val="288"/>
        <w:del w:id="2096" w:author="Geiser, Che@Energy" w:date="2022-04-07T08:55:00Z"/>
      </w:trPr>
      <w:tc>
        <w:tcPr>
          <w:tcW w:w="3877" w:type="pct"/>
          <w:tcBorders>
            <w:right w:val="nil"/>
          </w:tcBorders>
          <w:vAlign w:val="center"/>
        </w:tcPr>
        <w:p w14:paraId="0B73AA43" w14:textId="2A116244" w:rsidR="00512236" w:rsidRPr="002D18A0" w:rsidDel="00154613" w:rsidRDefault="00512236" w:rsidP="001106F7">
          <w:pPr>
            <w:pStyle w:val="Style77"/>
            <w:rPr>
              <w:del w:id="2097" w:author="Geiser, Che@Energy" w:date="2022-04-07T08:55:00Z"/>
              <w:b/>
            </w:rPr>
          </w:pPr>
          <w:del w:id="2098" w:author="Geiser, Che@Energy" w:date="2022-04-07T08:55:00Z">
            <w:r w:rsidRPr="002D18A0" w:rsidDel="00154613">
              <w:delText xml:space="preserve">CERTIFICATE OF COMPLIANCE </w:delText>
            </w:r>
            <w:r w:rsidDel="00154613">
              <w:delText>– USER INSTRUCTIONS</w:delText>
            </w:r>
          </w:del>
        </w:p>
      </w:tc>
      <w:tc>
        <w:tcPr>
          <w:tcW w:w="1123" w:type="pct"/>
          <w:tcBorders>
            <w:left w:val="nil"/>
          </w:tcBorders>
          <w:tcMar>
            <w:left w:w="115" w:type="dxa"/>
            <w:right w:w="115" w:type="dxa"/>
          </w:tcMar>
          <w:vAlign w:val="center"/>
        </w:tcPr>
        <w:p w14:paraId="0B73AA44" w14:textId="31424B9B" w:rsidR="00512236" w:rsidRPr="002D18A0" w:rsidDel="00154613" w:rsidRDefault="00512236" w:rsidP="009B3AB4">
          <w:pPr>
            <w:pStyle w:val="Style78"/>
            <w:rPr>
              <w:del w:id="2099" w:author="Geiser, Che@Energy" w:date="2022-04-07T08:55:00Z"/>
              <w:b/>
            </w:rPr>
          </w:pPr>
          <w:del w:id="2100" w:author="Geiser, Che@Energy" w:date="2022-04-07T08:55:00Z">
            <w:r w:rsidRPr="002D18A0" w:rsidDel="00154613">
              <w:delText>CF1R-</w:delText>
            </w:r>
            <w:r w:rsidDel="00154613">
              <w:delText>ALT-02</w:delText>
            </w:r>
            <w:r w:rsidRPr="002D18A0" w:rsidDel="00154613">
              <w:delText>-E</w:delText>
            </w:r>
          </w:del>
        </w:p>
      </w:tc>
    </w:tr>
    <w:tr w:rsidR="00512236" w:rsidRPr="008E6418" w:rsidDel="00154613" w14:paraId="0B73AA48" w14:textId="153DBFA0" w:rsidTr="004968E9">
      <w:tblPrEx>
        <w:tblCellMar>
          <w:left w:w="115" w:type="dxa"/>
          <w:right w:w="115" w:type="dxa"/>
        </w:tblCellMar>
        <w:tblLook w:val="0000" w:firstRow="0" w:lastRow="0" w:firstColumn="0" w:lastColumn="0" w:noHBand="0" w:noVBand="0"/>
      </w:tblPrEx>
      <w:trPr>
        <w:cantSplit/>
        <w:trHeight w:val="326"/>
        <w:del w:id="2101" w:author="Geiser, Che@Energy" w:date="2022-04-07T08:55:00Z"/>
      </w:trPr>
      <w:tc>
        <w:tcPr>
          <w:tcW w:w="3877" w:type="pct"/>
          <w:tcBorders>
            <w:right w:val="nil"/>
          </w:tcBorders>
        </w:tcPr>
        <w:p w14:paraId="0B73AA46" w14:textId="10D088FD" w:rsidR="00512236" w:rsidRPr="002D18A0" w:rsidDel="00154613" w:rsidRDefault="00512236" w:rsidP="00E165DD">
          <w:pPr>
            <w:pStyle w:val="Style77"/>
            <w:rPr>
              <w:del w:id="2102" w:author="Geiser, Che@Energy" w:date="2022-04-07T08:55:00Z"/>
            </w:rPr>
          </w:pPr>
          <w:del w:id="2103" w:author="Geiser, Che@Energy" w:date="2022-04-07T08:55:00Z">
            <w:r w:rsidDel="00154613">
              <w:delText xml:space="preserve">Alterations to Space Conditioning Systems </w:delText>
            </w:r>
          </w:del>
        </w:p>
      </w:tc>
      <w:tc>
        <w:tcPr>
          <w:tcW w:w="1123" w:type="pct"/>
          <w:tcBorders>
            <w:left w:val="nil"/>
          </w:tcBorders>
        </w:tcPr>
        <w:p w14:paraId="0B73AA47" w14:textId="69D115C9" w:rsidR="00512236" w:rsidRPr="002D18A0" w:rsidDel="00154613" w:rsidRDefault="00512236" w:rsidP="009B3AB4">
          <w:pPr>
            <w:pStyle w:val="Style78"/>
            <w:rPr>
              <w:del w:id="2104" w:author="Geiser, Che@Energy" w:date="2022-04-07T08:55:00Z"/>
            </w:rPr>
          </w:pPr>
          <w:del w:id="2105" w:author="Geiser, Che@Energy" w:date="2022-04-07T08:55:00Z">
            <w:r w:rsidRPr="002D18A0" w:rsidDel="00154613">
              <w:tab/>
              <w:delText xml:space="preserve">(Page </w:delText>
            </w:r>
            <w:r w:rsidDel="00154613">
              <w:fldChar w:fldCharType="begin"/>
            </w:r>
            <w:r w:rsidDel="00154613">
              <w:delInstrText xml:space="preserve"> PAGE   \* MERGEFORMAT </w:delInstrText>
            </w:r>
            <w:r w:rsidDel="00154613">
              <w:fldChar w:fldCharType="separate"/>
            </w:r>
            <w:r w:rsidDel="00154613">
              <w:rPr>
                <w:noProof/>
              </w:rPr>
              <w:delText>5</w:delText>
            </w:r>
            <w:r w:rsidDel="00154613">
              <w:rPr>
                <w:noProof/>
              </w:rPr>
              <w:fldChar w:fldCharType="end"/>
            </w:r>
            <w:r w:rsidRPr="002D18A0" w:rsidDel="00154613">
              <w:delText xml:space="preserve"> of </w:delText>
            </w:r>
            <w:r w:rsidDel="00154613">
              <w:rPr>
                <w:noProof/>
              </w:rPr>
              <w:fldChar w:fldCharType="begin"/>
            </w:r>
            <w:r w:rsidDel="00154613">
              <w:rPr>
                <w:noProof/>
              </w:rPr>
              <w:delInstrText xml:space="preserve"> SECTIONPAGES   \* MERGEFORMAT </w:delInstrText>
            </w:r>
            <w:r w:rsidDel="00154613">
              <w:rPr>
                <w:noProof/>
              </w:rPr>
              <w:fldChar w:fldCharType="separate"/>
            </w:r>
            <w:r w:rsidR="00154613" w:rsidDel="00154613">
              <w:rPr>
                <w:noProof/>
              </w:rPr>
              <w:delText>6</w:delText>
            </w:r>
            <w:r w:rsidDel="00154613">
              <w:rPr>
                <w:noProof/>
              </w:rPr>
              <w:fldChar w:fldCharType="end"/>
            </w:r>
            <w:r w:rsidRPr="002D18A0" w:rsidDel="00154613">
              <w:delText>)</w:delText>
            </w:r>
          </w:del>
        </w:p>
      </w:tc>
    </w:tr>
  </w:tbl>
  <w:p w14:paraId="0B73AA49" w14:textId="50E4BD26" w:rsidR="00512236" w:rsidRPr="00383471" w:rsidRDefault="007C7E7B" w:rsidP="009B3AB4">
    <w:pPr>
      <w:pStyle w:val="Header"/>
      <w:rPr>
        <w:b/>
        <w:sz w:val="20"/>
        <w:szCs w:val="16"/>
      </w:rPr>
    </w:pPr>
    <w:r>
      <w:rPr>
        <w:noProof/>
      </w:rPr>
      <w:pict w14:anchorId="0B73A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1" o:spid="_x0000_s1035"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B" w14:textId="77777777" w:rsidR="00512236" w:rsidRDefault="007C7E7B">
    <w:pPr>
      <w:pStyle w:val="Header"/>
    </w:pPr>
    <w:r>
      <w:rPr>
        <w:noProof/>
      </w:rPr>
      <w:pict w14:anchorId="0B73A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9" o:spid="_x0000_s1028"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C" w14:textId="77777777" w:rsidR="00512236" w:rsidRDefault="007C7E7B">
    <w:pPr>
      <w:pStyle w:val="Header"/>
    </w:pPr>
    <w:r>
      <w:rPr>
        <w:noProof/>
      </w:rPr>
      <w:pict w14:anchorId="0B73A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3"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12236" w:rsidRPr="00F85124" w14:paraId="0B73AA4F" w14:textId="77777777">
      <w:trPr>
        <w:cantSplit/>
        <w:trHeight w:val="288"/>
      </w:trPr>
      <w:tc>
        <w:tcPr>
          <w:tcW w:w="3877" w:type="pct"/>
          <w:tcBorders>
            <w:right w:val="nil"/>
          </w:tcBorders>
          <w:vAlign w:val="center"/>
        </w:tcPr>
        <w:p w14:paraId="0B73AA4D" w14:textId="4AF21FCF" w:rsidR="00512236" w:rsidRPr="002D18A0" w:rsidRDefault="00512236" w:rsidP="001106F7">
          <w:pPr>
            <w:pStyle w:val="Style77"/>
            <w:rPr>
              <w:b/>
            </w:rPr>
          </w:pPr>
          <w:r w:rsidRPr="002D18A0">
            <w:t xml:space="preserve">CERTIFICATE OF COMPLIANCE </w:t>
          </w:r>
          <w:r>
            <w:t xml:space="preserve">– </w:t>
          </w:r>
          <w:r w:rsidRPr="002D18A0">
            <w:t>DATA FIELD DEFINITIONS AND CALCULATIONS</w:t>
          </w:r>
        </w:p>
      </w:tc>
      <w:tc>
        <w:tcPr>
          <w:tcW w:w="1123" w:type="pct"/>
          <w:tcBorders>
            <w:left w:val="nil"/>
          </w:tcBorders>
          <w:tcMar>
            <w:left w:w="115" w:type="dxa"/>
            <w:right w:w="115" w:type="dxa"/>
          </w:tcMar>
          <w:vAlign w:val="center"/>
        </w:tcPr>
        <w:p w14:paraId="0B73AA4E" w14:textId="091D1F0C" w:rsidR="00512236" w:rsidRPr="002D18A0" w:rsidRDefault="00512236" w:rsidP="009B3AB4">
          <w:pPr>
            <w:pStyle w:val="Style78"/>
            <w:rPr>
              <w:b/>
            </w:rPr>
          </w:pPr>
          <w:del w:id="5445" w:author="Grewing, Kyle@Energy" w:date="2023-08-10T15:45:00Z">
            <w:r w:rsidRPr="002D18A0" w:rsidDel="00792DFE">
              <w:delText>CF1R-</w:delText>
            </w:r>
            <w:r w:rsidDel="00792DFE">
              <w:delText>ALT</w:delText>
            </w:r>
          </w:del>
          <w:ins w:id="5446" w:author="Grewing, Kyle@Energy" w:date="2023-08-10T15:45:00Z">
            <w:r w:rsidR="00792DFE">
              <w:t>LMCC-MCH</w:t>
            </w:r>
          </w:ins>
          <w:r>
            <w:t>-02</w:t>
          </w:r>
          <w:r w:rsidRPr="002D18A0">
            <w:t>-E</w:t>
          </w:r>
        </w:p>
      </w:tc>
    </w:tr>
    <w:tr w:rsidR="00512236" w:rsidRPr="008E6418" w14:paraId="0B73AA52" w14:textId="77777777">
      <w:trPr>
        <w:cantSplit/>
        <w:trHeight w:val="288"/>
      </w:trPr>
      <w:tc>
        <w:tcPr>
          <w:tcW w:w="3877" w:type="pct"/>
          <w:tcBorders>
            <w:right w:val="nil"/>
          </w:tcBorders>
        </w:tcPr>
        <w:p w14:paraId="0B73AA50" w14:textId="478D3388" w:rsidR="00512236" w:rsidRPr="002D18A0" w:rsidRDefault="00512236" w:rsidP="00E165DD">
          <w:pPr>
            <w:pStyle w:val="Style77"/>
          </w:pPr>
          <w:r>
            <w:t xml:space="preserve">Alterations to Space Conditioning Systems </w:t>
          </w:r>
        </w:p>
      </w:tc>
      <w:tc>
        <w:tcPr>
          <w:tcW w:w="1123" w:type="pct"/>
          <w:tcBorders>
            <w:left w:val="nil"/>
          </w:tcBorders>
        </w:tcPr>
        <w:p w14:paraId="0B73AA51" w14:textId="54B35BAD" w:rsidR="00512236" w:rsidRPr="002D18A0" w:rsidRDefault="00512236" w:rsidP="009B3AB4">
          <w:pPr>
            <w:pStyle w:val="Style78"/>
          </w:pPr>
          <w:r w:rsidRPr="002D18A0">
            <w:tab/>
            <w:t xml:space="preserve">(Page </w:t>
          </w:r>
          <w:r>
            <w:fldChar w:fldCharType="begin"/>
          </w:r>
          <w:r>
            <w:instrText xml:space="preserve"> PAGE   \* MERGEFORMAT </w:instrText>
          </w:r>
          <w:r>
            <w:fldChar w:fldCharType="separate"/>
          </w:r>
          <w:r>
            <w:rPr>
              <w:noProof/>
            </w:rPr>
            <w:t>8</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7C7E7B">
            <w:rPr>
              <w:noProof/>
            </w:rPr>
            <w:t>11</w:t>
          </w:r>
          <w:r>
            <w:rPr>
              <w:noProof/>
            </w:rPr>
            <w:fldChar w:fldCharType="end"/>
          </w:r>
          <w:r w:rsidRPr="002D18A0">
            <w:t>)</w:t>
          </w:r>
        </w:p>
      </w:tc>
    </w:tr>
  </w:tbl>
  <w:p w14:paraId="0B73AA53" w14:textId="45BB1E71" w:rsidR="00512236" w:rsidRPr="00383471" w:rsidRDefault="007C7E7B" w:rsidP="009B3AB4">
    <w:pPr>
      <w:pStyle w:val="Header"/>
      <w:rPr>
        <w:b/>
        <w:sz w:val="20"/>
        <w:szCs w:val="16"/>
      </w:rPr>
    </w:pPr>
    <w:r>
      <w:rPr>
        <w:noProof/>
      </w:rPr>
      <w:pict w14:anchorId="0B73A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4"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54" w14:textId="77777777" w:rsidR="00512236" w:rsidRDefault="007C7E7B">
    <w:pPr>
      <w:pStyle w:val="Header"/>
    </w:pPr>
    <w:r>
      <w:rPr>
        <w:noProof/>
      </w:rPr>
      <w:pict w14:anchorId="0B73A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2"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CE2955"/>
    <w:multiLevelType w:val="hybridMultilevel"/>
    <w:tmpl w:val="CF16FA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D5D64C6"/>
    <w:multiLevelType w:val="hybridMultilevel"/>
    <w:tmpl w:val="2B3ACCC6"/>
    <w:lvl w:ilvl="0" w:tplc="04090001">
      <w:start w:val="1"/>
      <w:numFmt w:val="bullet"/>
      <w:lvlText w:val=""/>
      <w:lvlJc w:val="left"/>
      <w:pPr>
        <w:ind w:left="720" w:hanging="360"/>
      </w:pPr>
      <w:rPr>
        <w:rFonts w:ascii="Symbol" w:hAnsi="Symbol" w:hint="default"/>
      </w:rPr>
    </w:lvl>
    <w:lvl w:ilvl="1" w:tplc="4A528E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167CB"/>
    <w:multiLevelType w:val="hybridMultilevel"/>
    <w:tmpl w:val="5C2A482E"/>
    <w:lvl w:ilvl="0" w:tplc="2682C4FA">
      <w:start w:val="1"/>
      <w:numFmt w:val="decimal"/>
      <w:lvlText w:val="%1."/>
      <w:lvlJc w:val="left"/>
      <w:pPr>
        <w:ind w:left="720" w:hanging="360"/>
      </w:pPr>
      <w:rPr>
        <w:rFonts w:cs="Times New Roman" w:hint="default"/>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24E95"/>
    <w:multiLevelType w:val="hybridMultilevel"/>
    <w:tmpl w:val="7A20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7309E"/>
    <w:multiLevelType w:val="hybridMultilevel"/>
    <w:tmpl w:val="370C155E"/>
    <w:lvl w:ilvl="0" w:tplc="9DB84292">
      <w:start w:val="2"/>
      <w:numFmt w:val="upperLetter"/>
      <w:lvlText w:val="%1."/>
      <w:lvlJc w:val="left"/>
      <w:pPr>
        <w:ind w:left="360" w:hanging="360"/>
      </w:pPr>
      <w:rPr>
        <w:rFonts w:eastAsia="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15:restartNumberingAfterBreak="0">
    <w:nsid w:val="1A810767"/>
    <w:multiLevelType w:val="hybridMultilevel"/>
    <w:tmpl w:val="64A0CC30"/>
    <w:lvl w:ilvl="0" w:tplc="E230F00A">
      <w:start w:val="3"/>
      <w:numFmt w:val="upperLetter"/>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B7484"/>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3A646B1"/>
    <w:multiLevelType w:val="multilevel"/>
    <w:tmpl w:val="7124F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423AC7"/>
    <w:multiLevelType w:val="hybridMultilevel"/>
    <w:tmpl w:val="E376EA18"/>
    <w:lvl w:ilvl="0" w:tplc="0409000F">
      <w:start w:val="1"/>
      <w:numFmt w:val="decimal"/>
      <w:lvlText w:val="%1."/>
      <w:lvlJc w:val="left"/>
      <w:pPr>
        <w:ind w:left="1080" w:hanging="360"/>
      </w:pPr>
    </w:lvl>
    <w:lvl w:ilvl="1" w:tplc="1730FAC8">
      <w:start w:val="2"/>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761E76"/>
    <w:multiLevelType w:val="hybridMultilevel"/>
    <w:tmpl w:val="9EDA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71D5"/>
    <w:multiLevelType w:val="hybridMultilevel"/>
    <w:tmpl w:val="3B5CA36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83449"/>
    <w:multiLevelType w:val="hybridMultilevel"/>
    <w:tmpl w:val="808E6458"/>
    <w:lvl w:ilvl="0" w:tplc="0409000F">
      <w:start w:val="1"/>
      <w:numFmt w:val="decimal"/>
      <w:lvlText w:val="%1."/>
      <w:lvlJc w:val="left"/>
      <w:pPr>
        <w:ind w:left="720" w:hanging="360"/>
      </w:pPr>
    </w:lvl>
    <w:lvl w:ilvl="1" w:tplc="D29C3B52">
      <w:start w:val="2"/>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D7839"/>
    <w:multiLevelType w:val="hybridMultilevel"/>
    <w:tmpl w:val="8B0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15:restartNumberingAfterBreak="0">
    <w:nsid w:val="4AC36EEA"/>
    <w:multiLevelType w:val="hybridMultilevel"/>
    <w:tmpl w:val="9980491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FB2828"/>
    <w:multiLevelType w:val="hybridMultilevel"/>
    <w:tmpl w:val="809E9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156AB7"/>
    <w:multiLevelType w:val="hybridMultilevel"/>
    <w:tmpl w:val="F7449514"/>
    <w:lvl w:ilvl="0" w:tplc="0409000F">
      <w:start w:val="1"/>
      <w:numFmt w:val="decimal"/>
      <w:lvlText w:val="%1."/>
      <w:lvlJc w:val="left"/>
      <w:pPr>
        <w:ind w:left="1080" w:hanging="360"/>
      </w:pPr>
    </w:lvl>
    <w:lvl w:ilvl="1" w:tplc="B322AF1A">
      <w:start w:val="2"/>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837FBF"/>
    <w:multiLevelType w:val="hybridMultilevel"/>
    <w:tmpl w:val="4F8AAF5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5EEE15BF"/>
    <w:multiLevelType w:val="hybridMultilevel"/>
    <w:tmpl w:val="D29C62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5FD52EB9"/>
    <w:multiLevelType w:val="hybridMultilevel"/>
    <w:tmpl w:val="509C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36BDB"/>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55C7E"/>
    <w:multiLevelType w:val="hybridMultilevel"/>
    <w:tmpl w:val="5126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D2FBE"/>
    <w:multiLevelType w:val="hybridMultilevel"/>
    <w:tmpl w:val="995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32377"/>
    <w:multiLevelType w:val="hybridMultilevel"/>
    <w:tmpl w:val="6E0A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21F53"/>
    <w:multiLevelType w:val="hybridMultilevel"/>
    <w:tmpl w:val="81B8E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DC7AC5"/>
    <w:multiLevelType w:val="hybridMultilevel"/>
    <w:tmpl w:val="3846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910A09"/>
    <w:multiLevelType w:val="hybridMultilevel"/>
    <w:tmpl w:val="43DCACAE"/>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94E8B"/>
    <w:multiLevelType w:val="hybridMultilevel"/>
    <w:tmpl w:val="BB0C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849B4"/>
    <w:multiLevelType w:val="hybridMultilevel"/>
    <w:tmpl w:val="6BE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C67B72"/>
    <w:multiLevelType w:val="hybridMultilevel"/>
    <w:tmpl w:val="253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E7D5C"/>
    <w:multiLevelType w:val="hybridMultilevel"/>
    <w:tmpl w:val="E98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0947692">
    <w:abstractNumId w:val="8"/>
  </w:num>
  <w:num w:numId="2" w16cid:durableId="1296180052">
    <w:abstractNumId w:val="18"/>
  </w:num>
  <w:num w:numId="3" w16cid:durableId="1823811055">
    <w:abstractNumId w:val="6"/>
  </w:num>
  <w:num w:numId="4" w16cid:durableId="739450945">
    <w:abstractNumId w:val="23"/>
  </w:num>
  <w:num w:numId="5" w16cid:durableId="1154685917">
    <w:abstractNumId w:val="0"/>
  </w:num>
  <w:num w:numId="6" w16cid:durableId="448667653">
    <w:abstractNumId w:val="17"/>
  </w:num>
  <w:num w:numId="7" w16cid:durableId="1356688882">
    <w:abstractNumId w:val="5"/>
  </w:num>
  <w:num w:numId="8" w16cid:durableId="72162717">
    <w:abstractNumId w:val="22"/>
  </w:num>
  <w:num w:numId="9" w16cid:durableId="482703019">
    <w:abstractNumId w:val="1"/>
  </w:num>
  <w:num w:numId="10" w16cid:durableId="294994631">
    <w:abstractNumId w:val="36"/>
  </w:num>
  <w:num w:numId="11" w16cid:durableId="1328092120">
    <w:abstractNumId w:val="9"/>
  </w:num>
  <w:num w:numId="12" w16cid:durableId="66363177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1241100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689708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3236016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1533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541772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799395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72978618">
    <w:abstractNumId w:val="2"/>
  </w:num>
  <w:num w:numId="20" w16cid:durableId="678124801">
    <w:abstractNumId w:val="29"/>
  </w:num>
  <w:num w:numId="21" w16cid:durableId="923412033">
    <w:abstractNumId w:val="25"/>
  </w:num>
  <w:num w:numId="22" w16cid:durableId="274214673">
    <w:abstractNumId w:val="32"/>
  </w:num>
  <w:num w:numId="23" w16cid:durableId="1645622218">
    <w:abstractNumId w:val="3"/>
  </w:num>
  <w:num w:numId="24" w16cid:durableId="322317455">
    <w:abstractNumId w:val="7"/>
  </w:num>
  <w:num w:numId="25" w16cid:durableId="1412120147">
    <w:abstractNumId w:val="28"/>
  </w:num>
  <w:num w:numId="26" w16cid:durableId="1000235919">
    <w:abstractNumId w:val="37"/>
  </w:num>
  <w:num w:numId="27" w16cid:durableId="518854336">
    <w:abstractNumId w:val="31"/>
  </w:num>
  <w:num w:numId="28" w16cid:durableId="1650742368">
    <w:abstractNumId w:val="15"/>
  </w:num>
  <w:num w:numId="29" w16cid:durableId="607389195">
    <w:abstractNumId w:val="11"/>
  </w:num>
  <w:num w:numId="30" w16cid:durableId="971013916">
    <w:abstractNumId w:val="26"/>
  </w:num>
  <w:num w:numId="31" w16cid:durableId="310251488">
    <w:abstractNumId w:val="13"/>
  </w:num>
  <w:num w:numId="32" w16cid:durableId="992681657">
    <w:abstractNumId w:val="27"/>
  </w:num>
  <w:num w:numId="33" w16cid:durableId="194270912">
    <w:abstractNumId w:val="30"/>
  </w:num>
  <w:num w:numId="34" w16cid:durableId="1322347355">
    <w:abstractNumId w:val="33"/>
  </w:num>
  <w:num w:numId="35" w16cid:durableId="2094159127">
    <w:abstractNumId w:val="35"/>
  </w:num>
  <w:num w:numId="36" w16cid:durableId="806632244">
    <w:abstractNumId w:val="20"/>
  </w:num>
  <w:num w:numId="37" w16cid:durableId="1751342761">
    <w:abstractNumId w:val="14"/>
  </w:num>
  <w:num w:numId="38" w16cid:durableId="129635725">
    <w:abstractNumId w:val="4"/>
  </w:num>
  <w:num w:numId="39" w16cid:durableId="1788352525">
    <w:abstractNumId w:val="16"/>
  </w:num>
  <w:num w:numId="40" w16cid:durableId="110514862">
    <w:abstractNumId w:val="19"/>
  </w:num>
  <w:num w:numId="41" w16cid:durableId="1003052668">
    <w:abstractNumId w:val="34"/>
  </w:num>
  <w:num w:numId="42" w16cid:durableId="1249459677">
    <w:abstractNumId w:val="24"/>
  </w:num>
  <w:num w:numId="43" w16cid:durableId="1624385965">
    <w:abstractNumId w:val="21"/>
  </w:num>
  <w:num w:numId="44" w16cid:durableId="1540507676">
    <w:abstractNumId w:val="12"/>
  </w:num>
  <w:num w:numId="45" w16cid:durableId="729577551">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rson w15:author="Grewing, Kyle@Energy">
    <w15:presenceInfo w15:providerId="AD" w15:userId="S::Kyle.Grewing@energy.ca.gov::6dd57653-ce0f-473c-a812-2168ded75073"/>
  </w15:person>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Thomas">
    <w15:presenceInfo w15:providerId="AD" w15:userId="S::T0MA@pge.com::031d7820-b683-4922-baae-ce7fd8d70ee6"/>
  </w15:person>
  <w15:person w15:author="Markstrum, Alexis@Energy">
    <w15:presenceInfo w15:providerId="AD" w15:userId="S::alexis.markstrum@energy.ca.gov::e6e55ac6-69d0-40ac-bbd2-3f40141a0771"/>
  </w15:person>
  <w15:person w15:author="Mertens, Thomas">
    <w15:presenceInfo w15:providerId="AD" w15:userId="S::T0MA@pge.com::031d7820-b683-4922-baae-ce7fd8d70e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revisionView w:markup="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F28"/>
    <w:rsid w:val="00003237"/>
    <w:rsid w:val="0000365F"/>
    <w:rsid w:val="00003F88"/>
    <w:rsid w:val="00005707"/>
    <w:rsid w:val="00006A9B"/>
    <w:rsid w:val="00007822"/>
    <w:rsid w:val="00007E66"/>
    <w:rsid w:val="00010355"/>
    <w:rsid w:val="000136B7"/>
    <w:rsid w:val="000140D6"/>
    <w:rsid w:val="00015988"/>
    <w:rsid w:val="00015C26"/>
    <w:rsid w:val="00017C9B"/>
    <w:rsid w:val="00020102"/>
    <w:rsid w:val="0002099F"/>
    <w:rsid w:val="00020C3C"/>
    <w:rsid w:val="00020F93"/>
    <w:rsid w:val="00021015"/>
    <w:rsid w:val="00021D79"/>
    <w:rsid w:val="00021E42"/>
    <w:rsid w:val="00022818"/>
    <w:rsid w:val="00022A52"/>
    <w:rsid w:val="0002364F"/>
    <w:rsid w:val="00023E60"/>
    <w:rsid w:val="00025ACE"/>
    <w:rsid w:val="00025C78"/>
    <w:rsid w:val="00026FDC"/>
    <w:rsid w:val="0002735A"/>
    <w:rsid w:val="00027CC8"/>
    <w:rsid w:val="00027EA9"/>
    <w:rsid w:val="00031B81"/>
    <w:rsid w:val="00031C12"/>
    <w:rsid w:val="000330FB"/>
    <w:rsid w:val="000333A2"/>
    <w:rsid w:val="00033DA6"/>
    <w:rsid w:val="00033FD8"/>
    <w:rsid w:val="00036637"/>
    <w:rsid w:val="00036E07"/>
    <w:rsid w:val="00037592"/>
    <w:rsid w:val="0003771D"/>
    <w:rsid w:val="00037F21"/>
    <w:rsid w:val="000424D9"/>
    <w:rsid w:val="00043D6B"/>
    <w:rsid w:val="000441A4"/>
    <w:rsid w:val="00046AD3"/>
    <w:rsid w:val="00046C92"/>
    <w:rsid w:val="00050B88"/>
    <w:rsid w:val="0005144C"/>
    <w:rsid w:val="0005169A"/>
    <w:rsid w:val="00053DC3"/>
    <w:rsid w:val="00054757"/>
    <w:rsid w:val="00055076"/>
    <w:rsid w:val="00055C51"/>
    <w:rsid w:val="00055F5C"/>
    <w:rsid w:val="00056327"/>
    <w:rsid w:val="0005733B"/>
    <w:rsid w:val="000603CC"/>
    <w:rsid w:val="00060887"/>
    <w:rsid w:val="00060D8C"/>
    <w:rsid w:val="00060F1B"/>
    <w:rsid w:val="000611CA"/>
    <w:rsid w:val="0006144A"/>
    <w:rsid w:val="0006182E"/>
    <w:rsid w:val="000623B5"/>
    <w:rsid w:val="000635C7"/>
    <w:rsid w:val="0006381C"/>
    <w:rsid w:val="00063ED4"/>
    <w:rsid w:val="000641BB"/>
    <w:rsid w:val="00066AC4"/>
    <w:rsid w:val="00066EAB"/>
    <w:rsid w:val="000673ED"/>
    <w:rsid w:val="00072C83"/>
    <w:rsid w:val="000756F4"/>
    <w:rsid w:val="00075714"/>
    <w:rsid w:val="000759BF"/>
    <w:rsid w:val="00076E33"/>
    <w:rsid w:val="00077ACC"/>
    <w:rsid w:val="000818B3"/>
    <w:rsid w:val="00082EC6"/>
    <w:rsid w:val="00083508"/>
    <w:rsid w:val="000853A3"/>
    <w:rsid w:val="00085988"/>
    <w:rsid w:val="00085CF6"/>
    <w:rsid w:val="00090057"/>
    <w:rsid w:val="00090213"/>
    <w:rsid w:val="00090C86"/>
    <w:rsid w:val="00091843"/>
    <w:rsid w:val="00092508"/>
    <w:rsid w:val="00092684"/>
    <w:rsid w:val="0009324D"/>
    <w:rsid w:val="000935B0"/>
    <w:rsid w:val="00093CCE"/>
    <w:rsid w:val="0009415E"/>
    <w:rsid w:val="00094AC3"/>
    <w:rsid w:val="0009570C"/>
    <w:rsid w:val="0009764B"/>
    <w:rsid w:val="00097958"/>
    <w:rsid w:val="00097AAE"/>
    <w:rsid w:val="000A0694"/>
    <w:rsid w:val="000A464D"/>
    <w:rsid w:val="000A4777"/>
    <w:rsid w:val="000A598B"/>
    <w:rsid w:val="000A5FE7"/>
    <w:rsid w:val="000A715A"/>
    <w:rsid w:val="000A7630"/>
    <w:rsid w:val="000A7D87"/>
    <w:rsid w:val="000B19C9"/>
    <w:rsid w:val="000B1C35"/>
    <w:rsid w:val="000B2010"/>
    <w:rsid w:val="000B226C"/>
    <w:rsid w:val="000B681F"/>
    <w:rsid w:val="000B6C45"/>
    <w:rsid w:val="000B71BA"/>
    <w:rsid w:val="000C00FD"/>
    <w:rsid w:val="000C045A"/>
    <w:rsid w:val="000C19F1"/>
    <w:rsid w:val="000C1CCF"/>
    <w:rsid w:val="000C1E7C"/>
    <w:rsid w:val="000C1EFF"/>
    <w:rsid w:val="000C3B04"/>
    <w:rsid w:val="000C413C"/>
    <w:rsid w:val="000C4332"/>
    <w:rsid w:val="000C4648"/>
    <w:rsid w:val="000C5116"/>
    <w:rsid w:val="000C5480"/>
    <w:rsid w:val="000C6003"/>
    <w:rsid w:val="000C60F3"/>
    <w:rsid w:val="000C6808"/>
    <w:rsid w:val="000C71BD"/>
    <w:rsid w:val="000C7274"/>
    <w:rsid w:val="000D01AC"/>
    <w:rsid w:val="000D0500"/>
    <w:rsid w:val="000D08D0"/>
    <w:rsid w:val="000D1222"/>
    <w:rsid w:val="000D13CE"/>
    <w:rsid w:val="000D181C"/>
    <w:rsid w:val="000D24D3"/>
    <w:rsid w:val="000D3A7F"/>
    <w:rsid w:val="000D3BC5"/>
    <w:rsid w:val="000D415F"/>
    <w:rsid w:val="000D4927"/>
    <w:rsid w:val="000D5015"/>
    <w:rsid w:val="000D50D2"/>
    <w:rsid w:val="000D516B"/>
    <w:rsid w:val="000D786E"/>
    <w:rsid w:val="000D7A85"/>
    <w:rsid w:val="000E1448"/>
    <w:rsid w:val="000E1AE9"/>
    <w:rsid w:val="000E263A"/>
    <w:rsid w:val="000E42D4"/>
    <w:rsid w:val="000E4603"/>
    <w:rsid w:val="000E4D60"/>
    <w:rsid w:val="000E4FAF"/>
    <w:rsid w:val="000E52EF"/>
    <w:rsid w:val="000E692D"/>
    <w:rsid w:val="000E71E7"/>
    <w:rsid w:val="000E7D35"/>
    <w:rsid w:val="000F1694"/>
    <w:rsid w:val="000F2202"/>
    <w:rsid w:val="000F577C"/>
    <w:rsid w:val="000F6A3B"/>
    <w:rsid w:val="000F7504"/>
    <w:rsid w:val="001000FB"/>
    <w:rsid w:val="0010129B"/>
    <w:rsid w:val="001023E2"/>
    <w:rsid w:val="00102A84"/>
    <w:rsid w:val="0010307C"/>
    <w:rsid w:val="00104628"/>
    <w:rsid w:val="00104C6C"/>
    <w:rsid w:val="00105458"/>
    <w:rsid w:val="00106AFB"/>
    <w:rsid w:val="00106D44"/>
    <w:rsid w:val="00106FD4"/>
    <w:rsid w:val="0010798F"/>
    <w:rsid w:val="00107F4C"/>
    <w:rsid w:val="001106F7"/>
    <w:rsid w:val="00110B70"/>
    <w:rsid w:val="001112C7"/>
    <w:rsid w:val="001113EC"/>
    <w:rsid w:val="0011149F"/>
    <w:rsid w:val="00111713"/>
    <w:rsid w:val="001144D7"/>
    <w:rsid w:val="001153B6"/>
    <w:rsid w:val="00115AF4"/>
    <w:rsid w:val="00115CFC"/>
    <w:rsid w:val="001162E7"/>
    <w:rsid w:val="001213F7"/>
    <w:rsid w:val="00121824"/>
    <w:rsid w:val="0012199E"/>
    <w:rsid w:val="00122663"/>
    <w:rsid w:val="00124185"/>
    <w:rsid w:val="00125856"/>
    <w:rsid w:val="00125E71"/>
    <w:rsid w:val="001272E6"/>
    <w:rsid w:val="001279E2"/>
    <w:rsid w:val="00130114"/>
    <w:rsid w:val="00130D3C"/>
    <w:rsid w:val="0013190D"/>
    <w:rsid w:val="00131F49"/>
    <w:rsid w:val="0013204F"/>
    <w:rsid w:val="001325C8"/>
    <w:rsid w:val="001333FE"/>
    <w:rsid w:val="00133B55"/>
    <w:rsid w:val="00134C81"/>
    <w:rsid w:val="00134F10"/>
    <w:rsid w:val="00135A1B"/>
    <w:rsid w:val="00135F88"/>
    <w:rsid w:val="00136B1E"/>
    <w:rsid w:val="00136FF6"/>
    <w:rsid w:val="001402B1"/>
    <w:rsid w:val="001418F9"/>
    <w:rsid w:val="0014237E"/>
    <w:rsid w:val="00143A8C"/>
    <w:rsid w:val="001441E5"/>
    <w:rsid w:val="00146B10"/>
    <w:rsid w:val="00150456"/>
    <w:rsid w:val="0015131A"/>
    <w:rsid w:val="0015288B"/>
    <w:rsid w:val="00154613"/>
    <w:rsid w:val="0015483A"/>
    <w:rsid w:val="001548D2"/>
    <w:rsid w:val="00155504"/>
    <w:rsid w:val="00155BA7"/>
    <w:rsid w:val="00155C80"/>
    <w:rsid w:val="00156EE5"/>
    <w:rsid w:val="001571CD"/>
    <w:rsid w:val="00160ADA"/>
    <w:rsid w:val="00161FDE"/>
    <w:rsid w:val="0016302E"/>
    <w:rsid w:val="00164685"/>
    <w:rsid w:val="00164935"/>
    <w:rsid w:val="00165518"/>
    <w:rsid w:val="001671F0"/>
    <w:rsid w:val="00167664"/>
    <w:rsid w:val="0017130A"/>
    <w:rsid w:val="00171D9F"/>
    <w:rsid w:val="0017283D"/>
    <w:rsid w:val="001732F4"/>
    <w:rsid w:val="001745C4"/>
    <w:rsid w:val="0017582B"/>
    <w:rsid w:val="001758BE"/>
    <w:rsid w:val="00175B0F"/>
    <w:rsid w:val="0017612B"/>
    <w:rsid w:val="001766F7"/>
    <w:rsid w:val="00176897"/>
    <w:rsid w:val="00177600"/>
    <w:rsid w:val="0017761C"/>
    <w:rsid w:val="00180B03"/>
    <w:rsid w:val="00182070"/>
    <w:rsid w:val="00182E4A"/>
    <w:rsid w:val="00184BAF"/>
    <w:rsid w:val="00184CF6"/>
    <w:rsid w:val="00186BBF"/>
    <w:rsid w:val="001875EB"/>
    <w:rsid w:val="001913B2"/>
    <w:rsid w:val="00192D51"/>
    <w:rsid w:val="00193206"/>
    <w:rsid w:val="0019320D"/>
    <w:rsid w:val="0019432B"/>
    <w:rsid w:val="00195436"/>
    <w:rsid w:val="00196375"/>
    <w:rsid w:val="00197191"/>
    <w:rsid w:val="00197F91"/>
    <w:rsid w:val="001A0396"/>
    <w:rsid w:val="001A0C1C"/>
    <w:rsid w:val="001A28D4"/>
    <w:rsid w:val="001A2B57"/>
    <w:rsid w:val="001A3989"/>
    <w:rsid w:val="001A4E42"/>
    <w:rsid w:val="001A4F2E"/>
    <w:rsid w:val="001A5142"/>
    <w:rsid w:val="001A6912"/>
    <w:rsid w:val="001A6E9A"/>
    <w:rsid w:val="001A7AD1"/>
    <w:rsid w:val="001B00F2"/>
    <w:rsid w:val="001B04EB"/>
    <w:rsid w:val="001B0826"/>
    <w:rsid w:val="001B163D"/>
    <w:rsid w:val="001B167E"/>
    <w:rsid w:val="001B1825"/>
    <w:rsid w:val="001B22F7"/>
    <w:rsid w:val="001B251B"/>
    <w:rsid w:val="001B2D9B"/>
    <w:rsid w:val="001B3642"/>
    <w:rsid w:val="001B3C99"/>
    <w:rsid w:val="001B464E"/>
    <w:rsid w:val="001B4C9C"/>
    <w:rsid w:val="001B4ECC"/>
    <w:rsid w:val="001B5516"/>
    <w:rsid w:val="001B66A5"/>
    <w:rsid w:val="001B761B"/>
    <w:rsid w:val="001C1122"/>
    <w:rsid w:val="001C2BCE"/>
    <w:rsid w:val="001C4445"/>
    <w:rsid w:val="001C4DE7"/>
    <w:rsid w:val="001C529C"/>
    <w:rsid w:val="001C5FE5"/>
    <w:rsid w:val="001C7A36"/>
    <w:rsid w:val="001D03E0"/>
    <w:rsid w:val="001D1487"/>
    <w:rsid w:val="001D16B9"/>
    <w:rsid w:val="001D2E6D"/>
    <w:rsid w:val="001D3459"/>
    <w:rsid w:val="001D3BAB"/>
    <w:rsid w:val="001D4C9C"/>
    <w:rsid w:val="001D6054"/>
    <w:rsid w:val="001D60B6"/>
    <w:rsid w:val="001E0252"/>
    <w:rsid w:val="001E0570"/>
    <w:rsid w:val="001E13B8"/>
    <w:rsid w:val="001E153A"/>
    <w:rsid w:val="001E1BBE"/>
    <w:rsid w:val="001E2072"/>
    <w:rsid w:val="001E2BBC"/>
    <w:rsid w:val="001E318E"/>
    <w:rsid w:val="001E4798"/>
    <w:rsid w:val="001E5963"/>
    <w:rsid w:val="001E5EAB"/>
    <w:rsid w:val="001E6F07"/>
    <w:rsid w:val="001E74FF"/>
    <w:rsid w:val="001E7898"/>
    <w:rsid w:val="001E7B5A"/>
    <w:rsid w:val="001F06DF"/>
    <w:rsid w:val="001F1349"/>
    <w:rsid w:val="001F25DC"/>
    <w:rsid w:val="001F2E66"/>
    <w:rsid w:val="001F3026"/>
    <w:rsid w:val="001F3E6F"/>
    <w:rsid w:val="001F46D0"/>
    <w:rsid w:val="001F4B51"/>
    <w:rsid w:val="001F51A5"/>
    <w:rsid w:val="001F62B2"/>
    <w:rsid w:val="001F679F"/>
    <w:rsid w:val="001F6A53"/>
    <w:rsid w:val="001F6BE3"/>
    <w:rsid w:val="001F6D61"/>
    <w:rsid w:val="001F76F6"/>
    <w:rsid w:val="0020064D"/>
    <w:rsid w:val="00200D94"/>
    <w:rsid w:val="00201B6E"/>
    <w:rsid w:val="002023E8"/>
    <w:rsid w:val="0020261B"/>
    <w:rsid w:val="00202781"/>
    <w:rsid w:val="00202E61"/>
    <w:rsid w:val="0020316D"/>
    <w:rsid w:val="00203593"/>
    <w:rsid w:val="002042B1"/>
    <w:rsid w:val="0020708F"/>
    <w:rsid w:val="0021046A"/>
    <w:rsid w:val="00211B57"/>
    <w:rsid w:val="002120EC"/>
    <w:rsid w:val="00212835"/>
    <w:rsid w:val="00213E70"/>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036"/>
    <w:rsid w:val="00224197"/>
    <w:rsid w:val="00224605"/>
    <w:rsid w:val="00225438"/>
    <w:rsid w:val="002266FE"/>
    <w:rsid w:val="00226CC8"/>
    <w:rsid w:val="00226DC5"/>
    <w:rsid w:val="002271D0"/>
    <w:rsid w:val="0023025D"/>
    <w:rsid w:val="002302E7"/>
    <w:rsid w:val="00230558"/>
    <w:rsid w:val="00231CD7"/>
    <w:rsid w:val="00232B6F"/>
    <w:rsid w:val="00233F09"/>
    <w:rsid w:val="00234EEF"/>
    <w:rsid w:val="00235EC9"/>
    <w:rsid w:val="002363B0"/>
    <w:rsid w:val="00240A7F"/>
    <w:rsid w:val="0024143D"/>
    <w:rsid w:val="002416AF"/>
    <w:rsid w:val="00243494"/>
    <w:rsid w:val="002435F9"/>
    <w:rsid w:val="00243DEF"/>
    <w:rsid w:val="00244BE7"/>
    <w:rsid w:val="00245018"/>
    <w:rsid w:val="0024586B"/>
    <w:rsid w:val="00250367"/>
    <w:rsid w:val="00251E15"/>
    <w:rsid w:val="00252603"/>
    <w:rsid w:val="00252ED1"/>
    <w:rsid w:val="00253113"/>
    <w:rsid w:val="00253151"/>
    <w:rsid w:val="00253AEC"/>
    <w:rsid w:val="002546F5"/>
    <w:rsid w:val="00254AF6"/>
    <w:rsid w:val="0025538E"/>
    <w:rsid w:val="002559D2"/>
    <w:rsid w:val="00255C2C"/>
    <w:rsid w:val="002564B1"/>
    <w:rsid w:val="00257068"/>
    <w:rsid w:val="002602E8"/>
    <w:rsid w:val="0026046B"/>
    <w:rsid w:val="00261F08"/>
    <w:rsid w:val="002620B3"/>
    <w:rsid w:val="002624B9"/>
    <w:rsid w:val="002627FC"/>
    <w:rsid w:val="00262A08"/>
    <w:rsid w:val="0026344E"/>
    <w:rsid w:val="0026361E"/>
    <w:rsid w:val="002640EE"/>
    <w:rsid w:val="00264813"/>
    <w:rsid w:val="00265024"/>
    <w:rsid w:val="002656E4"/>
    <w:rsid w:val="002657EF"/>
    <w:rsid w:val="00266558"/>
    <w:rsid w:val="00266B6C"/>
    <w:rsid w:val="00267B2D"/>
    <w:rsid w:val="0027068D"/>
    <w:rsid w:val="00270A17"/>
    <w:rsid w:val="0027347C"/>
    <w:rsid w:val="00273561"/>
    <w:rsid w:val="0027374D"/>
    <w:rsid w:val="00273A6E"/>
    <w:rsid w:val="00273F45"/>
    <w:rsid w:val="00275E04"/>
    <w:rsid w:val="00275F67"/>
    <w:rsid w:val="002771B2"/>
    <w:rsid w:val="00277346"/>
    <w:rsid w:val="00280481"/>
    <w:rsid w:val="0028096F"/>
    <w:rsid w:val="00280A86"/>
    <w:rsid w:val="00280E41"/>
    <w:rsid w:val="0028140F"/>
    <w:rsid w:val="00282445"/>
    <w:rsid w:val="0028281D"/>
    <w:rsid w:val="0028368F"/>
    <w:rsid w:val="00284004"/>
    <w:rsid w:val="00284060"/>
    <w:rsid w:val="00285C30"/>
    <w:rsid w:val="002865C8"/>
    <w:rsid w:val="00286FA2"/>
    <w:rsid w:val="002903D7"/>
    <w:rsid w:val="0029061A"/>
    <w:rsid w:val="00291E58"/>
    <w:rsid w:val="00293365"/>
    <w:rsid w:val="00296E22"/>
    <w:rsid w:val="002A01E9"/>
    <w:rsid w:val="002A04DC"/>
    <w:rsid w:val="002A0E1B"/>
    <w:rsid w:val="002A10EE"/>
    <w:rsid w:val="002A158E"/>
    <w:rsid w:val="002A1BAA"/>
    <w:rsid w:val="002A1E7D"/>
    <w:rsid w:val="002A24A7"/>
    <w:rsid w:val="002A2C5F"/>
    <w:rsid w:val="002A2C91"/>
    <w:rsid w:val="002A2E92"/>
    <w:rsid w:val="002A313B"/>
    <w:rsid w:val="002A3248"/>
    <w:rsid w:val="002A3936"/>
    <w:rsid w:val="002A600E"/>
    <w:rsid w:val="002A71C1"/>
    <w:rsid w:val="002A72AB"/>
    <w:rsid w:val="002A77C0"/>
    <w:rsid w:val="002A7E3A"/>
    <w:rsid w:val="002B0A27"/>
    <w:rsid w:val="002B1F3F"/>
    <w:rsid w:val="002B3DD1"/>
    <w:rsid w:val="002B41E9"/>
    <w:rsid w:val="002B459E"/>
    <w:rsid w:val="002B47BD"/>
    <w:rsid w:val="002B518C"/>
    <w:rsid w:val="002B5263"/>
    <w:rsid w:val="002B54E6"/>
    <w:rsid w:val="002B67E5"/>
    <w:rsid w:val="002B6E33"/>
    <w:rsid w:val="002B7164"/>
    <w:rsid w:val="002C0148"/>
    <w:rsid w:val="002C0515"/>
    <w:rsid w:val="002C0B08"/>
    <w:rsid w:val="002C106B"/>
    <w:rsid w:val="002C2212"/>
    <w:rsid w:val="002C24F6"/>
    <w:rsid w:val="002C2937"/>
    <w:rsid w:val="002C2A3E"/>
    <w:rsid w:val="002C3057"/>
    <w:rsid w:val="002C30CC"/>
    <w:rsid w:val="002C362D"/>
    <w:rsid w:val="002C3658"/>
    <w:rsid w:val="002C36E6"/>
    <w:rsid w:val="002C3F70"/>
    <w:rsid w:val="002C4B94"/>
    <w:rsid w:val="002C6B5B"/>
    <w:rsid w:val="002C6E0A"/>
    <w:rsid w:val="002C7CED"/>
    <w:rsid w:val="002D01E2"/>
    <w:rsid w:val="002D18A0"/>
    <w:rsid w:val="002D3426"/>
    <w:rsid w:val="002D390A"/>
    <w:rsid w:val="002D3E7E"/>
    <w:rsid w:val="002D4961"/>
    <w:rsid w:val="002D54C1"/>
    <w:rsid w:val="002D632E"/>
    <w:rsid w:val="002D6AF4"/>
    <w:rsid w:val="002D7D59"/>
    <w:rsid w:val="002D7E72"/>
    <w:rsid w:val="002E0C14"/>
    <w:rsid w:val="002E145C"/>
    <w:rsid w:val="002E14F0"/>
    <w:rsid w:val="002E40E8"/>
    <w:rsid w:val="002E5699"/>
    <w:rsid w:val="002E573F"/>
    <w:rsid w:val="002E59BB"/>
    <w:rsid w:val="002E5B97"/>
    <w:rsid w:val="002E5C5A"/>
    <w:rsid w:val="002E6643"/>
    <w:rsid w:val="002E6E8F"/>
    <w:rsid w:val="002E702B"/>
    <w:rsid w:val="002E7044"/>
    <w:rsid w:val="002E7459"/>
    <w:rsid w:val="002E74C3"/>
    <w:rsid w:val="002E7ACF"/>
    <w:rsid w:val="002F030D"/>
    <w:rsid w:val="002F04BD"/>
    <w:rsid w:val="002F128B"/>
    <w:rsid w:val="002F1D87"/>
    <w:rsid w:val="002F1EE6"/>
    <w:rsid w:val="002F2059"/>
    <w:rsid w:val="002F35D9"/>
    <w:rsid w:val="002F3F1C"/>
    <w:rsid w:val="002F4CCE"/>
    <w:rsid w:val="002F52D0"/>
    <w:rsid w:val="002F585F"/>
    <w:rsid w:val="002F6917"/>
    <w:rsid w:val="002F6DBD"/>
    <w:rsid w:val="00300107"/>
    <w:rsid w:val="003002E7"/>
    <w:rsid w:val="00303860"/>
    <w:rsid w:val="00304579"/>
    <w:rsid w:val="00304E42"/>
    <w:rsid w:val="00307EBC"/>
    <w:rsid w:val="00307F75"/>
    <w:rsid w:val="003108DB"/>
    <w:rsid w:val="00311993"/>
    <w:rsid w:val="00311F1C"/>
    <w:rsid w:val="00312CFD"/>
    <w:rsid w:val="00313550"/>
    <w:rsid w:val="00313842"/>
    <w:rsid w:val="00313E30"/>
    <w:rsid w:val="00314278"/>
    <w:rsid w:val="0031462D"/>
    <w:rsid w:val="003151DA"/>
    <w:rsid w:val="003158C6"/>
    <w:rsid w:val="003161C5"/>
    <w:rsid w:val="00316566"/>
    <w:rsid w:val="003170F5"/>
    <w:rsid w:val="00320C11"/>
    <w:rsid w:val="003215EF"/>
    <w:rsid w:val="00321D85"/>
    <w:rsid w:val="003222E3"/>
    <w:rsid w:val="00323204"/>
    <w:rsid w:val="00323237"/>
    <w:rsid w:val="003240A0"/>
    <w:rsid w:val="00326015"/>
    <w:rsid w:val="003261F9"/>
    <w:rsid w:val="003261FD"/>
    <w:rsid w:val="00326280"/>
    <w:rsid w:val="003272F8"/>
    <w:rsid w:val="00327EEC"/>
    <w:rsid w:val="00330911"/>
    <w:rsid w:val="00330F25"/>
    <w:rsid w:val="00332C29"/>
    <w:rsid w:val="00333266"/>
    <w:rsid w:val="00333596"/>
    <w:rsid w:val="003348D1"/>
    <w:rsid w:val="003360B5"/>
    <w:rsid w:val="00336644"/>
    <w:rsid w:val="0033710E"/>
    <w:rsid w:val="0034039A"/>
    <w:rsid w:val="00340C17"/>
    <w:rsid w:val="0034102B"/>
    <w:rsid w:val="0034291A"/>
    <w:rsid w:val="00342EF1"/>
    <w:rsid w:val="00344836"/>
    <w:rsid w:val="00345907"/>
    <w:rsid w:val="00346797"/>
    <w:rsid w:val="003471FE"/>
    <w:rsid w:val="003479EF"/>
    <w:rsid w:val="00347C2D"/>
    <w:rsid w:val="00350256"/>
    <w:rsid w:val="003509F2"/>
    <w:rsid w:val="00350AA3"/>
    <w:rsid w:val="003532AB"/>
    <w:rsid w:val="00353B08"/>
    <w:rsid w:val="00355DBD"/>
    <w:rsid w:val="00357B2C"/>
    <w:rsid w:val="00360C08"/>
    <w:rsid w:val="003619E8"/>
    <w:rsid w:val="00362333"/>
    <w:rsid w:val="00362CA1"/>
    <w:rsid w:val="003639EF"/>
    <w:rsid w:val="00363AD5"/>
    <w:rsid w:val="0036430D"/>
    <w:rsid w:val="00364C47"/>
    <w:rsid w:val="00365624"/>
    <w:rsid w:val="00365B75"/>
    <w:rsid w:val="00365BB0"/>
    <w:rsid w:val="003662B6"/>
    <w:rsid w:val="00366BE8"/>
    <w:rsid w:val="00367558"/>
    <w:rsid w:val="00367698"/>
    <w:rsid w:val="00367EAE"/>
    <w:rsid w:val="00371952"/>
    <w:rsid w:val="00371E03"/>
    <w:rsid w:val="00371E7B"/>
    <w:rsid w:val="00371F81"/>
    <w:rsid w:val="00372265"/>
    <w:rsid w:val="003733A0"/>
    <w:rsid w:val="003735F6"/>
    <w:rsid w:val="00373B29"/>
    <w:rsid w:val="00375465"/>
    <w:rsid w:val="003762B2"/>
    <w:rsid w:val="003763C6"/>
    <w:rsid w:val="003765F8"/>
    <w:rsid w:val="00376666"/>
    <w:rsid w:val="003770B6"/>
    <w:rsid w:val="0037779F"/>
    <w:rsid w:val="0037787E"/>
    <w:rsid w:val="00380908"/>
    <w:rsid w:val="003809E0"/>
    <w:rsid w:val="00381159"/>
    <w:rsid w:val="0038210A"/>
    <w:rsid w:val="00382595"/>
    <w:rsid w:val="003828F5"/>
    <w:rsid w:val="00382F8F"/>
    <w:rsid w:val="00383471"/>
    <w:rsid w:val="00385FE5"/>
    <w:rsid w:val="00386C63"/>
    <w:rsid w:val="00387387"/>
    <w:rsid w:val="003903FE"/>
    <w:rsid w:val="0039083C"/>
    <w:rsid w:val="00391693"/>
    <w:rsid w:val="00392B10"/>
    <w:rsid w:val="00394132"/>
    <w:rsid w:val="003956BF"/>
    <w:rsid w:val="00397B96"/>
    <w:rsid w:val="003A01B1"/>
    <w:rsid w:val="003A0B7E"/>
    <w:rsid w:val="003A2E73"/>
    <w:rsid w:val="003A2E8B"/>
    <w:rsid w:val="003A3346"/>
    <w:rsid w:val="003A41E9"/>
    <w:rsid w:val="003A443D"/>
    <w:rsid w:val="003A53ED"/>
    <w:rsid w:val="003A5425"/>
    <w:rsid w:val="003A5E6A"/>
    <w:rsid w:val="003A606E"/>
    <w:rsid w:val="003A6A72"/>
    <w:rsid w:val="003A73A6"/>
    <w:rsid w:val="003A78E5"/>
    <w:rsid w:val="003B0CBD"/>
    <w:rsid w:val="003B0CE9"/>
    <w:rsid w:val="003B1154"/>
    <w:rsid w:val="003B164D"/>
    <w:rsid w:val="003B2BFE"/>
    <w:rsid w:val="003B3616"/>
    <w:rsid w:val="003B4B72"/>
    <w:rsid w:val="003B4BC1"/>
    <w:rsid w:val="003B53FE"/>
    <w:rsid w:val="003B5CA2"/>
    <w:rsid w:val="003C002B"/>
    <w:rsid w:val="003C0042"/>
    <w:rsid w:val="003C0F4F"/>
    <w:rsid w:val="003C15CE"/>
    <w:rsid w:val="003C164A"/>
    <w:rsid w:val="003C1A5E"/>
    <w:rsid w:val="003C1B43"/>
    <w:rsid w:val="003C1E9B"/>
    <w:rsid w:val="003C3941"/>
    <w:rsid w:val="003C3D74"/>
    <w:rsid w:val="003C5004"/>
    <w:rsid w:val="003C50D6"/>
    <w:rsid w:val="003C5F59"/>
    <w:rsid w:val="003C667A"/>
    <w:rsid w:val="003C66AC"/>
    <w:rsid w:val="003C6FE4"/>
    <w:rsid w:val="003C733E"/>
    <w:rsid w:val="003D0364"/>
    <w:rsid w:val="003D0695"/>
    <w:rsid w:val="003D1956"/>
    <w:rsid w:val="003D1B1F"/>
    <w:rsid w:val="003D1FEB"/>
    <w:rsid w:val="003D283F"/>
    <w:rsid w:val="003D3F59"/>
    <w:rsid w:val="003D427B"/>
    <w:rsid w:val="003D4AEB"/>
    <w:rsid w:val="003D534A"/>
    <w:rsid w:val="003D55CE"/>
    <w:rsid w:val="003D5D5B"/>
    <w:rsid w:val="003D5FA4"/>
    <w:rsid w:val="003D602B"/>
    <w:rsid w:val="003D6818"/>
    <w:rsid w:val="003D73E3"/>
    <w:rsid w:val="003D78F7"/>
    <w:rsid w:val="003E0764"/>
    <w:rsid w:val="003E1117"/>
    <w:rsid w:val="003E181C"/>
    <w:rsid w:val="003E18C4"/>
    <w:rsid w:val="003E2403"/>
    <w:rsid w:val="003E346A"/>
    <w:rsid w:val="003E4810"/>
    <w:rsid w:val="003E49CA"/>
    <w:rsid w:val="003E4BC6"/>
    <w:rsid w:val="003E5808"/>
    <w:rsid w:val="003E71FC"/>
    <w:rsid w:val="003E7AA1"/>
    <w:rsid w:val="003F0046"/>
    <w:rsid w:val="003F03AE"/>
    <w:rsid w:val="003F082B"/>
    <w:rsid w:val="003F0F7A"/>
    <w:rsid w:val="003F12DD"/>
    <w:rsid w:val="003F1E79"/>
    <w:rsid w:val="003F2076"/>
    <w:rsid w:val="003F2714"/>
    <w:rsid w:val="003F349E"/>
    <w:rsid w:val="003F356B"/>
    <w:rsid w:val="003F3A38"/>
    <w:rsid w:val="003F486F"/>
    <w:rsid w:val="003F5E49"/>
    <w:rsid w:val="003F6F69"/>
    <w:rsid w:val="003F7034"/>
    <w:rsid w:val="003F70E9"/>
    <w:rsid w:val="003F751E"/>
    <w:rsid w:val="00400160"/>
    <w:rsid w:val="004004A5"/>
    <w:rsid w:val="004030BE"/>
    <w:rsid w:val="00403745"/>
    <w:rsid w:val="00403B1D"/>
    <w:rsid w:val="00404DBB"/>
    <w:rsid w:val="0040626B"/>
    <w:rsid w:val="00406B92"/>
    <w:rsid w:val="00410F3A"/>
    <w:rsid w:val="004110E9"/>
    <w:rsid w:val="00411CCB"/>
    <w:rsid w:val="00411F5D"/>
    <w:rsid w:val="00412240"/>
    <w:rsid w:val="00412BFD"/>
    <w:rsid w:val="00414517"/>
    <w:rsid w:val="004145EE"/>
    <w:rsid w:val="004166B2"/>
    <w:rsid w:val="00417217"/>
    <w:rsid w:val="00417A68"/>
    <w:rsid w:val="00420425"/>
    <w:rsid w:val="00422579"/>
    <w:rsid w:val="00422B6C"/>
    <w:rsid w:val="00422FCB"/>
    <w:rsid w:val="004236D4"/>
    <w:rsid w:val="004238E6"/>
    <w:rsid w:val="00425350"/>
    <w:rsid w:val="00426AF2"/>
    <w:rsid w:val="00426D47"/>
    <w:rsid w:val="0042740C"/>
    <w:rsid w:val="0042742D"/>
    <w:rsid w:val="004301B0"/>
    <w:rsid w:val="004302F4"/>
    <w:rsid w:val="00430667"/>
    <w:rsid w:val="0043144C"/>
    <w:rsid w:val="004317D4"/>
    <w:rsid w:val="00431A4E"/>
    <w:rsid w:val="00431E29"/>
    <w:rsid w:val="00432227"/>
    <w:rsid w:val="0043264C"/>
    <w:rsid w:val="0043393E"/>
    <w:rsid w:val="004341CC"/>
    <w:rsid w:val="00434AD8"/>
    <w:rsid w:val="00435562"/>
    <w:rsid w:val="00435D33"/>
    <w:rsid w:val="004366A9"/>
    <w:rsid w:val="0043692F"/>
    <w:rsid w:val="00436D48"/>
    <w:rsid w:val="0043745C"/>
    <w:rsid w:val="00440095"/>
    <w:rsid w:val="004400F5"/>
    <w:rsid w:val="00441552"/>
    <w:rsid w:val="004427E9"/>
    <w:rsid w:val="00442FB5"/>
    <w:rsid w:val="004437DC"/>
    <w:rsid w:val="00443A8B"/>
    <w:rsid w:val="00443FE6"/>
    <w:rsid w:val="00445083"/>
    <w:rsid w:val="004451D0"/>
    <w:rsid w:val="00445370"/>
    <w:rsid w:val="00445A18"/>
    <w:rsid w:val="00445C7D"/>
    <w:rsid w:val="0044652F"/>
    <w:rsid w:val="004466C4"/>
    <w:rsid w:val="0044689B"/>
    <w:rsid w:val="00447AC5"/>
    <w:rsid w:val="00447C89"/>
    <w:rsid w:val="00451599"/>
    <w:rsid w:val="0045185A"/>
    <w:rsid w:val="00451E25"/>
    <w:rsid w:val="004527B3"/>
    <w:rsid w:val="00452846"/>
    <w:rsid w:val="00453BFF"/>
    <w:rsid w:val="00453EA8"/>
    <w:rsid w:val="004542FC"/>
    <w:rsid w:val="004559CF"/>
    <w:rsid w:val="00455AF7"/>
    <w:rsid w:val="00456F43"/>
    <w:rsid w:val="00456FA1"/>
    <w:rsid w:val="00460F5E"/>
    <w:rsid w:val="00461428"/>
    <w:rsid w:val="0046280F"/>
    <w:rsid w:val="00464A12"/>
    <w:rsid w:val="00465206"/>
    <w:rsid w:val="0046525F"/>
    <w:rsid w:val="00465608"/>
    <w:rsid w:val="00465A85"/>
    <w:rsid w:val="00466267"/>
    <w:rsid w:val="004675DC"/>
    <w:rsid w:val="00467BBD"/>
    <w:rsid w:val="0047009B"/>
    <w:rsid w:val="00470777"/>
    <w:rsid w:val="00470B89"/>
    <w:rsid w:val="00471120"/>
    <w:rsid w:val="004711B4"/>
    <w:rsid w:val="004713BE"/>
    <w:rsid w:val="00473D8A"/>
    <w:rsid w:val="0047427C"/>
    <w:rsid w:val="00475B91"/>
    <w:rsid w:val="00475BB9"/>
    <w:rsid w:val="0047698B"/>
    <w:rsid w:val="004771A8"/>
    <w:rsid w:val="004774F4"/>
    <w:rsid w:val="00480074"/>
    <w:rsid w:val="00480A2D"/>
    <w:rsid w:val="00480E14"/>
    <w:rsid w:val="00481267"/>
    <w:rsid w:val="00482685"/>
    <w:rsid w:val="0048304B"/>
    <w:rsid w:val="004863C2"/>
    <w:rsid w:val="00491069"/>
    <w:rsid w:val="00493CB9"/>
    <w:rsid w:val="0049446D"/>
    <w:rsid w:val="00494C01"/>
    <w:rsid w:val="004958CE"/>
    <w:rsid w:val="0049593B"/>
    <w:rsid w:val="0049666A"/>
    <w:rsid w:val="004968E9"/>
    <w:rsid w:val="00497173"/>
    <w:rsid w:val="00497F35"/>
    <w:rsid w:val="004A139A"/>
    <w:rsid w:val="004A19FF"/>
    <w:rsid w:val="004A1B3A"/>
    <w:rsid w:val="004A1B4F"/>
    <w:rsid w:val="004A1D25"/>
    <w:rsid w:val="004A2098"/>
    <w:rsid w:val="004A20D7"/>
    <w:rsid w:val="004A2B96"/>
    <w:rsid w:val="004A2BFD"/>
    <w:rsid w:val="004A2E4B"/>
    <w:rsid w:val="004A3E74"/>
    <w:rsid w:val="004A41B2"/>
    <w:rsid w:val="004A516E"/>
    <w:rsid w:val="004A5842"/>
    <w:rsid w:val="004A58F6"/>
    <w:rsid w:val="004A660D"/>
    <w:rsid w:val="004B10AF"/>
    <w:rsid w:val="004B1A3E"/>
    <w:rsid w:val="004B23B6"/>
    <w:rsid w:val="004B276A"/>
    <w:rsid w:val="004B29DA"/>
    <w:rsid w:val="004B3F4D"/>
    <w:rsid w:val="004B3F96"/>
    <w:rsid w:val="004B4673"/>
    <w:rsid w:val="004B51A9"/>
    <w:rsid w:val="004B56B8"/>
    <w:rsid w:val="004B5E8F"/>
    <w:rsid w:val="004B6CA7"/>
    <w:rsid w:val="004B6CEC"/>
    <w:rsid w:val="004B74A5"/>
    <w:rsid w:val="004C01D5"/>
    <w:rsid w:val="004C05E6"/>
    <w:rsid w:val="004C0C93"/>
    <w:rsid w:val="004C4205"/>
    <w:rsid w:val="004C4752"/>
    <w:rsid w:val="004C4C73"/>
    <w:rsid w:val="004C5087"/>
    <w:rsid w:val="004C534E"/>
    <w:rsid w:val="004C5829"/>
    <w:rsid w:val="004C5AA0"/>
    <w:rsid w:val="004C60E2"/>
    <w:rsid w:val="004C6CF1"/>
    <w:rsid w:val="004D1A90"/>
    <w:rsid w:val="004D2600"/>
    <w:rsid w:val="004D4256"/>
    <w:rsid w:val="004D4330"/>
    <w:rsid w:val="004D472D"/>
    <w:rsid w:val="004D499A"/>
    <w:rsid w:val="004D5348"/>
    <w:rsid w:val="004D5782"/>
    <w:rsid w:val="004D6415"/>
    <w:rsid w:val="004D7062"/>
    <w:rsid w:val="004D7270"/>
    <w:rsid w:val="004D736A"/>
    <w:rsid w:val="004D75A5"/>
    <w:rsid w:val="004E05FD"/>
    <w:rsid w:val="004E07D2"/>
    <w:rsid w:val="004E1907"/>
    <w:rsid w:val="004E192A"/>
    <w:rsid w:val="004E1A08"/>
    <w:rsid w:val="004E31BE"/>
    <w:rsid w:val="004E3277"/>
    <w:rsid w:val="004E32E1"/>
    <w:rsid w:val="004E3626"/>
    <w:rsid w:val="004E5544"/>
    <w:rsid w:val="004E6424"/>
    <w:rsid w:val="004E66F1"/>
    <w:rsid w:val="004E67D0"/>
    <w:rsid w:val="004E7346"/>
    <w:rsid w:val="004E76ED"/>
    <w:rsid w:val="004E7DD2"/>
    <w:rsid w:val="004E7DD3"/>
    <w:rsid w:val="004F06CA"/>
    <w:rsid w:val="004F2C59"/>
    <w:rsid w:val="004F3185"/>
    <w:rsid w:val="004F376C"/>
    <w:rsid w:val="004F376F"/>
    <w:rsid w:val="004F3E5B"/>
    <w:rsid w:val="004F470C"/>
    <w:rsid w:val="004F49BE"/>
    <w:rsid w:val="004F5368"/>
    <w:rsid w:val="004F5787"/>
    <w:rsid w:val="004F5F79"/>
    <w:rsid w:val="004F6AF9"/>
    <w:rsid w:val="004F73BD"/>
    <w:rsid w:val="004F75C0"/>
    <w:rsid w:val="004F7ACB"/>
    <w:rsid w:val="004F7BFE"/>
    <w:rsid w:val="00500579"/>
    <w:rsid w:val="005007D2"/>
    <w:rsid w:val="005009C4"/>
    <w:rsid w:val="00501A9D"/>
    <w:rsid w:val="00502FE4"/>
    <w:rsid w:val="00503B3B"/>
    <w:rsid w:val="00504E29"/>
    <w:rsid w:val="005066C1"/>
    <w:rsid w:val="00506AF0"/>
    <w:rsid w:val="00506D6D"/>
    <w:rsid w:val="00507ED5"/>
    <w:rsid w:val="00511285"/>
    <w:rsid w:val="00511A65"/>
    <w:rsid w:val="00512236"/>
    <w:rsid w:val="005126A6"/>
    <w:rsid w:val="00514AD0"/>
    <w:rsid w:val="00514D16"/>
    <w:rsid w:val="005152C2"/>
    <w:rsid w:val="0051599A"/>
    <w:rsid w:val="0051599E"/>
    <w:rsid w:val="00516049"/>
    <w:rsid w:val="00520B37"/>
    <w:rsid w:val="00521C14"/>
    <w:rsid w:val="005232EE"/>
    <w:rsid w:val="00523702"/>
    <w:rsid w:val="005251F5"/>
    <w:rsid w:val="00525D21"/>
    <w:rsid w:val="005265FB"/>
    <w:rsid w:val="00526986"/>
    <w:rsid w:val="00526C46"/>
    <w:rsid w:val="00527156"/>
    <w:rsid w:val="005316AE"/>
    <w:rsid w:val="00531970"/>
    <w:rsid w:val="00531F92"/>
    <w:rsid w:val="0053206F"/>
    <w:rsid w:val="00532D74"/>
    <w:rsid w:val="005337F1"/>
    <w:rsid w:val="00533817"/>
    <w:rsid w:val="00534434"/>
    <w:rsid w:val="005349F0"/>
    <w:rsid w:val="00535C9A"/>
    <w:rsid w:val="00535FC4"/>
    <w:rsid w:val="00536CB4"/>
    <w:rsid w:val="00540031"/>
    <w:rsid w:val="005401A7"/>
    <w:rsid w:val="0054254F"/>
    <w:rsid w:val="00542F8A"/>
    <w:rsid w:val="00543C55"/>
    <w:rsid w:val="00544B65"/>
    <w:rsid w:val="0054582B"/>
    <w:rsid w:val="00545876"/>
    <w:rsid w:val="00545A1C"/>
    <w:rsid w:val="005462A5"/>
    <w:rsid w:val="005465F6"/>
    <w:rsid w:val="005500B3"/>
    <w:rsid w:val="00550BF5"/>
    <w:rsid w:val="00550E86"/>
    <w:rsid w:val="00552617"/>
    <w:rsid w:val="005527DA"/>
    <w:rsid w:val="005538B3"/>
    <w:rsid w:val="005557A8"/>
    <w:rsid w:val="00555E21"/>
    <w:rsid w:val="005566EF"/>
    <w:rsid w:val="005604F6"/>
    <w:rsid w:val="005606B2"/>
    <w:rsid w:val="00561AB8"/>
    <w:rsid w:val="005643F3"/>
    <w:rsid w:val="0056453D"/>
    <w:rsid w:val="00564D91"/>
    <w:rsid w:val="005657C1"/>
    <w:rsid w:val="00566FA4"/>
    <w:rsid w:val="00567DC7"/>
    <w:rsid w:val="00570842"/>
    <w:rsid w:val="0057099D"/>
    <w:rsid w:val="00571626"/>
    <w:rsid w:val="0057175C"/>
    <w:rsid w:val="00571768"/>
    <w:rsid w:val="00571C4C"/>
    <w:rsid w:val="005722F6"/>
    <w:rsid w:val="00572CAC"/>
    <w:rsid w:val="005740A5"/>
    <w:rsid w:val="00575361"/>
    <w:rsid w:val="00576156"/>
    <w:rsid w:val="0058016C"/>
    <w:rsid w:val="005803D5"/>
    <w:rsid w:val="00580605"/>
    <w:rsid w:val="00581556"/>
    <w:rsid w:val="00582870"/>
    <w:rsid w:val="005837D2"/>
    <w:rsid w:val="00583FDF"/>
    <w:rsid w:val="00584269"/>
    <w:rsid w:val="0058534A"/>
    <w:rsid w:val="00586656"/>
    <w:rsid w:val="00587582"/>
    <w:rsid w:val="00587BBF"/>
    <w:rsid w:val="00587BDD"/>
    <w:rsid w:val="0059065D"/>
    <w:rsid w:val="0059113C"/>
    <w:rsid w:val="005921FA"/>
    <w:rsid w:val="00592822"/>
    <w:rsid w:val="00593043"/>
    <w:rsid w:val="005931FB"/>
    <w:rsid w:val="00593EB1"/>
    <w:rsid w:val="00594F0A"/>
    <w:rsid w:val="005955F7"/>
    <w:rsid w:val="0059577A"/>
    <w:rsid w:val="00595D56"/>
    <w:rsid w:val="00597052"/>
    <w:rsid w:val="005A0439"/>
    <w:rsid w:val="005A06A9"/>
    <w:rsid w:val="005A0CCD"/>
    <w:rsid w:val="005A2003"/>
    <w:rsid w:val="005A245E"/>
    <w:rsid w:val="005A2C90"/>
    <w:rsid w:val="005A30CE"/>
    <w:rsid w:val="005A329D"/>
    <w:rsid w:val="005A3401"/>
    <w:rsid w:val="005A403A"/>
    <w:rsid w:val="005A5C6B"/>
    <w:rsid w:val="005A5E6C"/>
    <w:rsid w:val="005A6B30"/>
    <w:rsid w:val="005A7026"/>
    <w:rsid w:val="005A79C2"/>
    <w:rsid w:val="005A7C2A"/>
    <w:rsid w:val="005B06B4"/>
    <w:rsid w:val="005B292F"/>
    <w:rsid w:val="005B2EE8"/>
    <w:rsid w:val="005B3DAA"/>
    <w:rsid w:val="005B4025"/>
    <w:rsid w:val="005B4484"/>
    <w:rsid w:val="005B6009"/>
    <w:rsid w:val="005B6BE2"/>
    <w:rsid w:val="005B6E15"/>
    <w:rsid w:val="005B6EB0"/>
    <w:rsid w:val="005B7B02"/>
    <w:rsid w:val="005B7CC1"/>
    <w:rsid w:val="005B7D5D"/>
    <w:rsid w:val="005C0705"/>
    <w:rsid w:val="005C0839"/>
    <w:rsid w:val="005C08A8"/>
    <w:rsid w:val="005C1AD0"/>
    <w:rsid w:val="005C1F5C"/>
    <w:rsid w:val="005C2153"/>
    <w:rsid w:val="005C24B0"/>
    <w:rsid w:val="005C2C83"/>
    <w:rsid w:val="005C2F91"/>
    <w:rsid w:val="005C3099"/>
    <w:rsid w:val="005C52E5"/>
    <w:rsid w:val="005C5FBA"/>
    <w:rsid w:val="005C6234"/>
    <w:rsid w:val="005C689B"/>
    <w:rsid w:val="005C732B"/>
    <w:rsid w:val="005C7481"/>
    <w:rsid w:val="005D0CE5"/>
    <w:rsid w:val="005D1F45"/>
    <w:rsid w:val="005D250B"/>
    <w:rsid w:val="005D2E6E"/>
    <w:rsid w:val="005D3734"/>
    <w:rsid w:val="005D407B"/>
    <w:rsid w:val="005D40A6"/>
    <w:rsid w:val="005D5688"/>
    <w:rsid w:val="005D5839"/>
    <w:rsid w:val="005D6694"/>
    <w:rsid w:val="005D67AF"/>
    <w:rsid w:val="005D6CCA"/>
    <w:rsid w:val="005D74FF"/>
    <w:rsid w:val="005D79B5"/>
    <w:rsid w:val="005E02E6"/>
    <w:rsid w:val="005E19C8"/>
    <w:rsid w:val="005E3567"/>
    <w:rsid w:val="005E37E3"/>
    <w:rsid w:val="005E4F28"/>
    <w:rsid w:val="005E5554"/>
    <w:rsid w:val="005E5DDC"/>
    <w:rsid w:val="005E7613"/>
    <w:rsid w:val="005F2A3E"/>
    <w:rsid w:val="005F56C3"/>
    <w:rsid w:val="005F6872"/>
    <w:rsid w:val="005F6E21"/>
    <w:rsid w:val="005F7574"/>
    <w:rsid w:val="005F7631"/>
    <w:rsid w:val="006012A3"/>
    <w:rsid w:val="00602DBC"/>
    <w:rsid w:val="00603646"/>
    <w:rsid w:val="006052B4"/>
    <w:rsid w:val="00606CC1"/>
    <w:rsid w:val="00607049"/>
    <w:rsid w:val="00607730"/>
    <w:rsid w:val="006078BC"/>
    <w:rsid w:val="00607F21"/>
    <w:rsid w:val="00610458"/>
    <w:rsid w:val="00611240"/>
    <w:rsid w:val="00611760"/>
    <w:rsid w:val="006119D8"/>
    <w:rsid w:val="006136ED"/>
    <w:rsid w:val="00613D28"/>
    <w:rsid w:val="00615023"/>
    <w:rsid w:val="00615212"/>
    <w:rsid w:val="00615E63"/>
    <w:rsid w:val="00617B1C"/>
    <w:rsid w:val="00617F83"/>
    <w:rsid w:val="00620B3A"/>
    <w:rsid w:val="00621807"/>
    <w:rsid w:val="00621B87"/>
    <w:rsid w:val="0062221E"/>
    <w:rsid w:val="0062460D"/>
    <w:rsid w:val="006255A6"/>
    <w:rsid w:val="006279DB"/>
    <w:rsid w:val="00630537"/>
    <w:rsid w:val="006319F6"/>
    <w:rsid w:val="00632639"/>
    <w:rsid w:val="00632DBC"/>
    <w:rsid w:val="00634827"/>
    <w:rsid w:val="0063713B"/>
    <w:rsid w:val="006372EA"/>
    <w:rsid w:val="00640250"/>
    <w:rsid w:val="006419E3"/>
    <w:rsid w:val="00641BB0"/>
    <w:rsid w:val="00642DFF"/>
    <w:rsid w:val="00643D97"/>
    <w:rsid w:val="00643DF4"/>
    <w:rsid w:val="00643FB6"/>
    <w:rsid w:val="00645072"/>
    <w:rsid w:val="006451E8"/>
    <w:rsid w:val="006454C8"/>
    <w:rsid w:val="00645B3F"/>
    <w:rsid w:val="00645D80"/>
    <w:rsid w:val="006463D9"/>
    <w:rsid w:val="00646640"/>
    <w:rsid w:val="006473FB"/>
    <w:rsid w:val="0064745D"/>
    <w:rsid w:val="00647DF4"/>
    <w:rsid w:val="0065072C"/>
    <w:rsid w:val="00651595"/>
    <w:rsid w:val="00653E3E"/>
    <w:rsid w:val="00654874"/>
    <w:rsid w:val="0065591F"/>
    <w:rsid w:val="006561FA"/>
    <w:rsid w:val="006565F5"/>
    <w:rsid w:val="00657AF3"/>
    <w:rsid w:val="006601F5"/>
    <w:rsid w:val="00661974"/>
    <w:rsid w:val="00662C98"/>
    <w:rsid w:val="00662F27"/>
    <w:rsid w:val="00663246"/>
    <w:rsid w:val="00663C69"/>
    <w:rsid w:val="0066500B"/>
    <w:rsid w:val="00665674"/>
    <w:rsid w:val="00665AFD"/>
    <w:rsid w:val="00665B22"/>
    <w:rsid w:val="0066616D"/>
    <w:rsid w:val="006663C2"/>
    <w:rsid w:val="006664EE"/>
    <w:rsid w:val="006676F9"/>
    <w:rsid w:val="00670C77"/>
    <w:rsid w:val="0067191C"/>
    <w:rsid w:val="006721AA"/>
    <w:rsid w:val="0067243B"/>
    <w:rsid w:val="00672C02"/>
    <w:rsid w:val="00672F42"/>
    <w:rsid w:val="00673A0A"/>
    <w:rsid w:val="00674931"/>
    <w:rsid w:val="0067574B"/>
    <w:rsid w:val="006768F9"/>
    <w:rsid w:val="00676DD6"/>
    <w:rsid w:val="00676F84"/>
    <w:rsid w:val="006802B3"/>
    <w:rsid w:val="0068053B"/>
    <w:rsid w:val="006819A0"/>
    <w:rsid w:val="00682B99"/>
    <w:rsid w:val="00682E2C"/>
    <w:rsid w:val="0068478D"/>
    <w:rsid w:val="00685C0F"/>
    <w:rsid w:val="00685F50"/>
    <w:rsid w:val="0068708E"/>
    <w:rsid w:val="0068746D"/>
    <w:rsid w:val="0069003B"/>
    <w:rsid w:val="00690051"/>
    <w:rsid w:val="006923A1"/>
    <w:rsid w:val="00692CEF"/>
    <w:rsid w:val="0069325F"/>
    <w:rsid w:val="00693366"/>
    <w:rsid w:val="00695A3A"/>
    <w:rsid w:val="006961EF"/>
    <w:rsid w:val="006962FA"/>
    <w:rsid w:val="006963F3"/>
    <w:rsid w:val="006A0126"/>
    <w:rsid w:val="006A03CF"/>
    <w:rsid w:val="006A041B"/>
    <w:rsid w:val="006A0428"/>
    <w:rsid w:val="006A085B"/>
    <w:rsid w:val="006A1758"/>
    <w:rsid w:val="006A1F9B"/>
    <w:rsid w:val="006A28B6"/>
    <w:rsid w:val="006A31D8"/>
    <w:rsid w:val="006A39BB"/>
    <w:rsid w:val="006A3B24"/>
    <w:rsid w:val="006A3FB5"/>
    <w:rsid w:val="006A42E2"/>
    <w:rsid w:val="006A495C"/>
    <w:rsid w:val="006A4CD6"/>
    <w:rsid w:val="006A5FE9"/>
    <w:rsid w:val="006A681E"/>
    <w:rsid w:val="006A69A2"/>
    <w:rsid w:val="006A7CAA"/>
    <w:rsid w:val="006B0386"/>
    <w:rsid w:val="006B0ED5"/>
    <w:rsid w:val="006B1C4B"/>
    <w:rsid w:val="006B240B"/>
    <w:rsid w:val="006B3622"/>
    <w:rsid w:val="006B367D"/>
    <w:rsid w:val="006B5A42"/>
    <w:rsid w:val="006B62F9"/>
    <w:rsid w:val="006B6C3B"/>
    <w:rsid w:val="006B7029"/>
    <w:rsid w:val="006B7EAB"/>
    <w:rsid w:val="006C0100"/>
    <w:rsid w:val="006C0751"/>
    <w:rsid w:val="006C2691"/>
    <w:rsid w:val="006C35F4"/>
    <w:rsid w:val="006C3606"/>
    <w:rsid w:val="006C3609"/>
    <w:rsid w:val="006C37AD"/>
    <w:rsid w:val="006C4CE5"/>
    <w:rsid w:val="006C58EF"/>
    <w:rsid w:val="006C610C"/>
    <w:rsid w:val="006C6A4A"/>
    <w:rsid w:val="006C6BC8"/>
    <w:rsid w:val="006C70F8"/>
    <w:rsid w:val="006C7183"/>
    <w:rsid w:val="006D0B02"/>
    <w:rsid w:val="006D202B"/>
    <w:rsid w:val="006D209F"/>
    <w:rsid w:val="006D2931"/>
    <w:rsid w:val="006D2957"/>
    <w:rsid w:val="006D3872"/>
    <w:rsid w:val="006D422F"/>
    <w:rsid w:val="006D4D6F"/>
    <w:rsid w:val="006D5007"/>
    <w:rsid w:val="006D5FFF"/>
    <w:rsid w:val="006D6951"/>
    <w:rsid w:val="006D74CF"/>
    <w:rsid w:val="006E11F1"/>
    <w:rsid w:val="006E20A8"/>
    <w:rsid w:val="006E2ECD"/>
    <w:rsid w:val="006E3DB0"/>
    <w:rsid w:val="006E3F74"/>
    <w:rsid w:val="006E495B"/>
    <w:rsid w:val="006E4AC5"/>
    <w:rsid w:val="006E4EC4"/>
    <w:rsid w:val="006E5B5B"/>
    <w:rsid w:val="006E5BAE"/>
    <w:rsid w:val="006E60D4"/>
    <w:rsid w:val="006E66B0"/>
    <w:rsid w:val="006E6D1F"/>
    <w:rsid w:val="006F0516"/>
    <w:rsid w:val="006F09F5"/>
    <w:rsid w:val="006F154A"/>
    <w:rsid w:val="006F38CD"/>
    <w:rsid w:val="006F41D2"/>
    <w:rsid w:val="006F434D"/>
    <w:rsid w:val="006F6737"/>
    <w:rsid w:val="006F6F35"/>
    <w:rsid w:val="006F7E0E"/>
    <w:rsid w:val="00700BF3"/>
    <w:rsid w:val="007021A4"/>
    <w:rsid w:val="00702C6E"/>
    <w:rsid w:val="00702E56"/>
    <w:rsid w:val="00702F00"/>
    <w:rsid w:val="007033CE"/>
    <w:rsid w:val="00703B54"/>
    <w:rsid w:val="00704A6B"/>
    <w:rsid w:val="00704B54"/>
    <w:rsid w:val="0070532C"/>
    <w:rsid w:val="00707ACB"/>
    <w:rsid w:val="00711560"/>
    <w:rsid w:val="00711AFE"/>
    <w:rsid w:val="00712132"/>
    <w:rsid w:val="0071311B"/>
    <w:rsid w:val="00714840"/>
    <w:rsid w:val="007157F3"/>
    <w:rsid w:val="00715991"/>
    <w:rsid w:val="007169B1"/>
    <w:rsid w:val="007169E8"/>
    <w:rsid w:val="007170D0"/>
    <w:rsid w:val="007178F5"/>
    <w:rsid w:val="00720D6A"/>
    <w:rsid w:val="00721BAD"/>
    <w:rsid w:val="00721C56"/>
    <w:rsid w:val="00721CF7"/>
    <w:rsid w:val="0072277D"/>
    <w:rsid w:val="00722B9E"/>
    <w:rsid w:val="007237D9"/>
    <w:rsid w:val="007244AF"/>
    <w:rsid w:val="007249F2"/>
    <w:rsid w:val="0072520E"/>
    <w:rsid w:val="007261AD"/>
    <w:rsid w:val="007263F4"/>
    <w:rsid w:val="007268C9"/>
    <w:rsid w:val="00727109"/>
    <w:rsid w:val="007307F8"/>
    <w:rsid w:val="00730BE5"/>
    <w:rsid w:val="00731D36"/>
    <w:rsid w:val="00731EA7"/>
    <w:rsid w:val="0073278D"/>
    <w:rsid w:val="00732A4C"/>
    <w:rsid w:val="00733B40"/>
    <w:rsid w:val="007368F5"/>
    <w:rsid w:val="00736D5B"/>
    <w:rsid w:val="007372F3"/>
    <w:rsid w:val="0073777D"/>
    <w:rsid w:val="007403D2"/>
    <w:rsid w:val="007406E4"/>
    <w:rsid w:val="00740C43"/>
    <w:rsid w:val="00741C60"/>
    <w:rsid w:val="00741DDA"/>
    <w:rsid w:val="0074238A"/>
    <w:rsid w:val="00743AE0"/>
    <w:rsid w:val="00744861"/>
    <w:rsid w:val="0074533F"/>
    <w:rsid w:val="0074688F"/>
    <w:rsid w:val="007472AD"/>
    <w:rsid w:val="007472E9"/>
    <w:rsid w:val="00747FA9"/>
    <w:rsid w:val="0075234A"/>
    <w:rsid w:val="00752452"/>
    <w:rsid w:val="00753180"/>
    <w:rsid w:val="00753686"/>
    <w:rsid w:val="00753BB3"/>
    <w:rsid w:val="00754376"/>
    <w:rsid w:val="00754A48"/>
    <w:rsid w:val="0075504F"/>
    <w:rsid w:val="00755B82"/>
    <w:rsid w:val="00755ECC"/>
    <w:rsid w:val="00756053"/>
    <w:rsid w:val="00756D82"/>
    <w:rsid w:val="00756F22"/>
    <w:rsid w:val="00760C95"/>
    <w:rsid w:val="00761699"/>
    <w:rsid w:val="00762203"/>
    <w:rsid w:val="00762C2F"/>
    <w:rsid w:val="00763FAF"/>
    <w:rsid w:val="00764136"/>
    <w:rsid w:val="00764BA6"/>
    <w:rsid w:val="007655C8"/>
    <w:rsid w:val="00766A0C"/>
    <w:rsid w:val="00767054"/>
    <w:rsid w:val="0076717D"/>
    <w:rsid w:val="00767547"/>
    <w:rsid w:val="0077195D"/>
    <w:rsid w:val="007720D3"/>
    <w:rsid w:val="007737DF"/>
    <w:rsid w:val="00773DC9"/>
    <w:rsid w:val="007742B2"/>
    <w:rsid w:val="00774787"/>
    <w:rsid w:val="00775991"/>
    <w:rsid w:val="00777639"/>
    <w:rsid w:val="00777CDA"/>
    <w:rsid w:val="00777F77"/>
    <w:rsid w:val="007809CB"/>
    <w:rsid w:val="007825C0"/>
    <w:rsid w:val="00782D74"/>
    <w:rsid w:val="00783441"/>
    <w:rsid w:val="00783FE3"/>
    <w:rsid w:val="007842B3"/>
    <w:rsid w:val="007847DB"/>
    <w:rsid w:val="007859AB"/>
    <w:rsid w:val="00786450"/>
    <w:rsid w:val="007912B7"/>
    <w:rsid w:val="007915CF"/>
    <w:rsid w:val="00791608"/>
    <w:rsid w:val="007918EE"/>
    <w:rsid w:val="00791B9E"/>
    <w:rsid w:val="007925F2"/>
    <w:rsid w:val="00792DFE"/>
    <w:rsid w:val="0079326D"/>
    <w:rsid w:val="0079326F"/>
    <w:rsid w:val="00793E25"/>
    <w:rsid w:val="007941D8"/>
    <w:rsid w:val="0079430F"/>
    <w:rsid w:val="0079442D"/>
    <w:rsid w:val="00795A26"/>
    <w:rsid w:val="00795DD2"/>
    <w:rsid w:val="00797263"/>
    <w:rsid w:val="007A029A"/>
    <w:rsid w:val="007A1511"/>
    <w:rsid w:val="007A16C3"/>
    <w:rsid w:val="007A1EEA"/>
    <w:rsid w:val="007A27D0"/>
    <w:rsid w:val="007A3951"/>
    <w:rsid w:val="007A3AE3"/>
    <w:rsid w:val="007A3DAB"/>
    <w:rsid w:val="007A42C4"/>
    <w:rsid w:val="007A4E51"/>
    <w:rsid w:val="007A502F"/>
    <w:rsid w:val="007A51F5"/>
    <w:rsid w:val="007A61BC"/>
    <w:rsid w:val="007A63A6"/>
    <w:rsid w:val="007A6EB1"/>
    <w:rsid w:val="007A71DE"/>
    <w:rsid w:val="007A7A6F"/>
    <w:rsid w:val="007A7EDD"/>
    <w:rsid w:val="007B083D"/>
    <w:rsid w:val="007B0DFF"/>
    <w:rsid w:val="007B0F31"/>
    <w:rsid w:val="007B22F6"/>
    <w:rsid w:val="007B3327"/>
    <w:rsid w:val="007B37E7"/>
    <w:rsid w:val="007B4F7B"/>
    <w:rsid w:val="007B50CA"/>
    <w:rsid w:val="007B53A4"/>
    <w:rsid w:val="007B5F33"/>
    <w:rsid w:val="007B60C1"/>
    <w:rsid w:val="007B798F"/>
    <w:rsid w:val="007C0CB6"/>
    <w:rsid w:val="007C187D"/>
    <w:rsid w:val="007C1C78"/>
    <w:rsid w:val="007C1ED0"/>
    <w:rsid w:val="007C1F6C"/>
    <w:rsid w:val="007C2BA0"/>
    <w:rsid w:val="007C3086"/>
    <w:rsid w:val="007C34FA"/>
    <w:rsid w:val="007C3916"/>
    <w:rsid w:val="007C3DD9"/>
    <w:rsid w:val="007C53E8"/>
    <w:rsid w:val="007C580B"/>
    <w:rsid w:val="007C7972"/>
    <w:rsid w:val="007C7E7B"/>
    <w:rsid w:val="007C7FA7"/>
    <w:rsid w:val="007D00A6"/>
    <w:rsid w:val="007D1B86"/>
    <w:rsid w:val="007D2199"/>
    <w:rsid w:val="007D2C84"/>
    <w:rsid w:val="007D3935"/>
    <w:rsid w:val="007D69E9"/>
    <w:rsid w:val="007D6DE2"/>
    <w:rsid w:val="007D7D47"/>
    <w:rsid w:val="007D7FC7"/>
    <w:rsid w:val="007E2011"/>
    <w:rsid w:val="007E27E7"/>
    <w:rsid w:val="007E2C97"/>
    <w:rsid w:val="007E2FC3"/>
    <w:rsid w:val="007E3704"/>
    <w:rsid w:val="007E3C8F"/>
    <w:rsid w:val="007E3F6E"/>
    <w:rsid w:val="007E4F01"/>
    <w:rsid w:val="007E50CC"/>
    <w:rsid w:val="007E63C3"/>
    <w:rsid w:val="007E6F5C"/>
    <w:rsid w:val="007F0474"/>
    <w:rsid w:val="007F0732"/>
    <w:rsid w:val="007F0CBA"/>
    <w:rsid w:val="007F12ED"/>
    <w:rsid w:val="007F4463"/>
    <w:rsid w:val="007F4C49"/>
    <w:rsid w:val="007F59C9"/>
    <w:rsid w:val="007F78E2"/>
    <w:rsid w:val="007F7928"/>
    <w:rsid w:val="00800204"/>
    <w:rsid w:val="00801A3C"/>
    <w:rsid w:val="0080281E"/>
    <w:rsid w:val="00803833"/>
    <w:rsid w:val="00804EED"/>
    <w:rsid w:val="00805208"/>
    <w:rsid w:val="00805423"/>
    <w:rsid w:val="008058A6"/>
    <w:rsid w:val="008065EA"/>
    <w:rsid w:val="00810422"/>
    <w:rsid w:val="00810489"/>
    <w:rsid w:val="00810651"/>
    <w:rsid w:val="00810662"/>
    <w:rsid w:val="00811485"/>
    <w:rsid w:val="008114C3"/>
    <w:rsid w:val="008128FC"/>
    <w:rsid w:val="0081292F"/>
    <w:rsid w:val="00812E4A"/>
    <w:rsid w:val="00813522"/>
    <w:rsid w:val="008142C7"/>
    <w:rsid w:val="00814828"/>
    <w:rsid w:val="00815A95"/>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2FB1"/>
    <w:rsid w:val="008442BF"/>
    <w:rsid w:val="008442E6"/>
    <w:rsid w:val="00845364"/>
    <w:rsid w:val="00846B06"/>
    <w:rsid w:val="00846F11"/>
    <w:rsid w:val="00847A5F"/>
    <w:rsid w:val="0085005A"/>
    <w:rsid w:val="00851A7D"/>
    <w:rsid w:val="00851E0C"/>
    <w:rsid w:val="00852BA8"/>
    <w:rsid w:val="0085423A"/>
    <w:rsid w:val="0085493C"/>
    <w:rsid w:val="0085495A"/>
    <w:rsid w:val="0085506F"/>
    <w:rsid w:val="0085585F"/>
    <w:rsid w:val="0086090D"/>
    <w:rsid w:val="00861395"/>
    <w:rsid w:val="0086338C"/>
    <w:rsid w:val="0086342D"/>
    <w:rsid w:val="00863792"/>
    <w:rsid w:val="00863C5E"/>
    <w:rsid w:val="0086462F"/>
    <w:rsid w:val="00864848"/>
    <w:rsid w:val="0086524A"/>
    <w:rsid w:val="00865324"/>
    <w:rsid w:val="00866497"/>
    <w:rsid w:val="00866A0E"/>
    <w:rsid w:val="00866B09"/>
    <w:rsid w:val="008670E3"/>
    <w:rsid w:val="00870376"/>
    <w:rsid w:val="00871895"/>
    <w:rsid w:val="00871C06"/>
    <w:rsid w:val="008722C8"/>
    <w:rsid w:val="008724ED"/>
    <w:rsid w:val="00875BAE"/>
    <w:rsid w:val="00875F24"/>
    <w:rsid w:val="008777BC"/>
    <w:rsid w:val="00880573"/>
    <w:rsid w:val="0088109C"/>
    <w:rsid w:val="008821AD"/>
    <w:rsid w:val="008836DB"/>
    <w:rsid w:val="00884369"/>
    <w:rsid w:val="0088468F"/>
    <w:rsid w:val="00885A7E"/>
    <w:rsid w:val="008862D2"/>
    <w:rsid w:val="00887186"/>
    <w:rsid w:val="00887747"/>
    <w:rsid w:val="008877AF"/>
    <w:rsid w:val="008878FC"/>
    <w:rsid w:val="008905F6"/>
    <w:rsid w:val="00891120"/>
    <w:rsid w:val="008919D3"/>
    <w:rsid w:val="00892237"/>
    <w:rsid w:val="008926BF"/>
    <w:rsid w:val="00892DD1"/>
    <w:rsid w:val="00892F78"/>
    <w:rsid w:val="00893F71"/>
    <w:rsid w:val="00893FBB"/>
    <w:rsid w:val="00894365"/>
    <w:rsid w:val="00895739"/>
    <w:rsid w:val="00895A6E"/>
    <w:rsid w:val="00895B1F"/>
    <w:rsid w:val="00896B04"/>
    <w:rsid w:val="00897405"/>
    <w:rsid w:val="0089750A"/>
    <w:rsid w:val="00897622"/>
    <w:rsid w:val="008A00C8"/>
    <w:rsid w:val="008A1AB1"/>
    <w:rsid w:val="008A1D53"/>
    <w:rsid w:val="008A3148"/>
    <w:rsid w:val="008A35DA"/>
    <w:rsid w:val="008A36D5"/>
    <w:rsid w:val="008A3BA9"/>
    <w:rsid w:val="008A4EAC"/>
    <w:rsid w:val="008A5CC0"/>
    <w:rsid w:val="008A6B44"/>
    <w:rsid w:val="008B02E0"/>
    <w:rsid w:val="008B11F0"/>
    <w:rsid w:val="008B17D7"/>
    <w:rsid w:val="008B2DB4"/>
    <w:rsid w:val="008B3151"/>
    <w:rsid w:val="008B3C9F"/>
    <w:rsid w:val="008B4538"/>
    <w:rsid w:val="008B4CAF"/>
    <w:rsid w:val="008B4D69"/>
    <w:rsid w:val="008B5B0E"/>
    <w:rsid w:val="008B5B52"/>
    <w:rsid w:val="008B5BF5"/>
    <w:rsid w:val="008B5E5D"/>
    <w:rsid w:val="008B67BA"/>
    <w:rsid w:val="008B75B4"/>
    <w:rsid w:val="008B7A3F"/>
    <w:rsid w:val="008C087B"/>
    <w:rsid w:val="008C09A6"/>
    <w:rsid w:val="008C0AED"/>
    <w:rsid w:val="008C12A8"/>
    <w:rsid w:val="008C13EB"/>
    <w:rsid w:val="008C18BF"/>
    <w:rsid w:val="008C1BBB"/>
    <w:rsid w:val="008C28C8"/>
    <w:rsid w:val="008C3E78"/>
    <w:rsid w:val="008C4F71"/>
    <w:rsid w:val="008C5BBA"/>
    <w:rsid w:val="008C7A36"/>
    <w:rsid w:val="008C7F9F"/>
    <w:rsid w:val="008D03AF"/>
    <w:rsid w:val="008D0CCE"/>
    <w:rsid w:val="008D1409"/>
    <w:rsid w:val="008D2416"/>
    <w:rsid w:val="008D2602"/>
    <w:rsid w:val="008D4402"/>
    <w:rsid w:val="008D45C6"/>
    <w:rsid w:val="008D46DA"/>
    <w:rsid w:val="008D4B81"/>
    <w:rsid w:val="008D78B2"/>
    <w:rsid w:val="008D7DDD"/>
    <w:rsid w:val="008E1512"/>
    <w:rsid w:val="008E2831"/>
    <w:rsid w:val="008E2B1A"/>
    <w:rsid w:val="008E6418"/>
    <w:rsid w:val="008E6424"/>
    <w:rsid w:val="008F1E33"/>
    <w:rsid w:val="008F3DD0"/>
    <w:rsid w:val="008F5C85"/>
    <w:rsid w:val="008F757B"/>
    <w:rsid w:val="00900BF3"/>
    <w:rsid w:val="00900EC6"/>
    <w:rsid w:val="00900FD4"/>
    <w:rsid w:val="009017A0"/>
    <w:rsid w:val="009027F4"/>
    <w:rsid w:val="00902C4D"/>
    <w:rsid w:val="009040B2"/>
    <w:rsid w:val="009045D0"/>
    <w:rsid w:val="00904F9E"/>
    <w:rsid w:val="009054A8"/>
    <w:rsid w:val="009056C5"/>
    <w:rsid w:val="00906C2E"/>
    <w:rsid w:val="00907291"/>
    <w:rsid w:val="00907CC0"/>
    <w:rsid w:val="00911470"/>
    <w:rsid w:val="00911B33"/>
    <w:rsid w:val="00911F08"/>
    <w:rsid w:val="009141B6"/>
    <w:rsid w:val="0091424C"/>
    <w:rsid w:val="0091429F"/>
    <w:rsid w:val="009142A0"/>
    <w:rsid w:val="00915181"/>
    <w:rsid w:val="0091519A"/>
    <w:rsid w:val="009172AC"/>
    <w:rsid w:val="00920B48"/>
    <w:rsid w:val="00921B8E"/>
    <w:rsid w:val="00921FEE"/>
    <w:rsid w:val="00922FCB"/>
    <w:rsid w:val="00924F92"/>
    <w:rsid w:val="00925ACC"/>
    <w:rsid w:val="0092730F"/>
    <w:rsid w:val="00927B17"/>
    <w:rsid w:val="00927B7F"/>
    <w:rsid w:val="00930072"/>
    <w:rsid w:val="00930A4B"/>
    <w:rsid w:val="0093249D"/>
    <w:rsid w:val="009334E5"/>
    <w:rsid w:val="0093361D"/>
    <w:rsid w:val="00934811"/>
    <w:rsid w:val="00934CBC"/>
    <w:rsid w:val="00935844"/>
    <w:rsid w:val="00936D0E"/>
    <w:rsid w:val="00937333"/>
    <w:rsid w:val="009401BC"/>
    <w:rsid w:val="0094091F"/>
    <w:rsid w:val="00940A76"/>
    <w:rsid w:val="00941419"/>
    <w:rsid w:val="00941E43"/>
    <w:rsid w:val="009427C9"/>
    <w:rsid w:val="009430AA"/>
    <w:rsid w:val="0094344B"/>
    <w:rsid w:val="00943DB9"/>
    <w:rsid w:val="009446AB"/>
    <w:rsid w:val="0094479F"/>
    <w:rsid w:val="009461E3"/>
    <w:rsid w:val="0094731D"/>
    <w:rsid w:val="009476D6"/>
    <w:rsid w:val="009507F6"/>
    <w:rsid w:val="0095095E"/>
    <w:rsid w:val="0095185B"/>
    <w:rsid w:val="00951E38"/>
    <w:rsid w:val="009526CE"/>
    <w:rsid w:val="00952879"/>
    <w:rsid w:val="00952C6E"/>
    <w:rsid w:val="00952EBA"/>
    <w:rsid w:val="0095389E"/>
    <w:rsid w:val="00954A5B"/>
    <w:rsid w:val="00955F8A"/>
    <w:rsid w:val="009563A7"/>
    <w:rsid w:val="009571AB"/>
    <w:rsid w:val="00960CEE"/>
    <w:rsid w:val="00962778"/>
    <w:rsid w:val="00962795"/>
    <w:rsid w:val="009629A0"/>
    <w:rsid w:val="00962FC1"/>
    <w:rsid w:val="00964F22"/>
    <w:rsid w:val="00965D89"/>
    <w:rsid w:val="00965F35"/>
    <w:rsid w:val="0096661B"/>
    <w:rsid w:val="0096680F"/>
    <w:rsid w:val="009671E7"/>
    <w:rsid w:val="009705ED"/>
    <w:rsid w:val="009712FB"/>
    <w:rsid w:val="00971447"/>
    <w:rsid w:val="009716EB"/>
    <w:rsid w:val="00971F1D"/>
    <w:rsid w:val="009731C1"/>
    <w:rsid w:val="009731D1"/>
    <w:rsid w:val="009734E7"/>
    <w:rsid w:val="00973E8B"/>
    <w:rsid w:val="00974478"/>
    <w:rsid w:val="00975DBF"/>
    <w:rsid w:val="00977453"/>
    <w:rsid w:val="0097773B"/>
    <w:rsid w:val="00977CE8"/>
    <w:rsid w:val="00980027"/>
    <w:rsid w:val="00980749"/>
    <w:rsid w:val="00980E13"/>
    <w:rsid w:val="00981D82"/>
    <w:rsid w:val="0098326D"/>
    <w:rsid w:val="009834D7"/>
    <w:rsid w:val="00985280"/>
    <w:rsid w:val="00985370"/>
    <w:rsid w:val="00985E31"/>
    <w:rsid w:val="0099022C"/>
    <w:rsid w:val="009909F1"/>
    <w:rsid w:val="0099130E"/>
    <w:rsid w:val="0099145E"/>
    <w:rsid w:val="00991961"/>
    <w:rsid w:val="0099199F"/>
    <w:rsid w:val="0099241E"/>
    <w:rsid w:val="00992A95"/>
    <w:rsid w:val="009936A4"/>
    <w:rsid w:val="00993FDD"/>
    <w:rsid w:val="009950B6"/>
    <w:rsid w:val="009965C9"/>
    <w:rsid w:val="009A3AC4"/>
    <w:rsid w:val="009A42F3"/>
    <w:rsid w:val="009A446F"/>
    <w:rsid w:val="009A4FFA"/>
    <w:rsid w:val="009A52C7"/>
    <w:rsid w:val="009A5CB0"/>
    <w:rsid w:val="009A64C5"/>
    <w:rsid w:val="009A67F9"/>
    <w:rsid w:val="009B087A"/>
    <w:rsid w:val="009B13D5"/>
    <w:rsid w:val="009B3AB4"/>
    <w:rsid w:val="009B3CF1"/>
    <w:rsid w:val="009B4F56"/>
    <w:rsid w:val="009B60F6"/>
    <w:rsid w:val="009B645C"/>
    <w:rsid w:val="009B645D"/>
    <w:rsid w:val="009C0050"/>
    <w:rsid w:val="009C0B71"/>
    <w:rsid w:val="009C1595"/>
    <w:rsid w:val="009C1B95"/>
    <w:rsid w:val="009C1D44"/>
    <w:rsid w:val="009C2415"/>
    <w:rsid w:val="009C2665"/>
    <w:rsid w:val="009C35DB"/>
    <w:rsid w:val="009C5884"/>
    <w:rsid w:val="009C59A1"/>
    <w:rsid w:val="009C62B5"/>
    <w:rsid w:val="009C69E1"/>
    <w:rsid w:val="009C722D"/>
    <w:rsid w:val="009C75ED"/>
    <w:rsid w:val="009C7A2E"/>
    <w:rsid w:val="009D00DB"/>
    <w:rsid w:val="009D0A1B"/>
    <w:rsid w:val="009D159C"/>
    <w:rsid w:val="009D1836"/>
    <w:rsid w:val="009D198F"/>
    <w:rsid w:val="009D25B1"/>
    <w:rsid w:val="009D33D0"/>
    <w:rsid w:val="009D341F"/>
    <w:rsid w:val="009D38BC"/>
    <w:rsid w:val="009D3927"/>
    <w:rsid w:val="009D4C85"/>
    <w:rsid w:val="009D72A3"/>
    <w:rsid w:val="009D7879"/>
    <w:rsid w:val="009D7980"/>
    <w:rsid w:val="009E0F33"/>
    <w:rsid w:val="009E32B8"/>
    <w:rsid w:val="009E558B"/>
    <w:rsid w:val="009E5845"/>
    <w:rsid w:val="009E6214"/>
    <w:rsid w:val="009E6540"/>
    <w:rsid w:val="009F0735"/>
    <w:rsid w:val="009F1A93"/>
    <w:rsid w:val="009F320A"/>
    <w:rsid w:val="009F3398"/>
    <w:rsid w:val="009F3454"/>
    <w:rsid w:val="009F3B40"/>
    <w:rsid w:val="009F4B29"/>
    <w:rsid w:val="009F53C5"/>
    <w:rsid w:val="009F5987"/>
    <w:rsid w:val="009F6E6D"/>
    <w:rsid w:val="009F759C"/>
    <w:rsid w:val="00A007B9"/>
    <w:rsid w:val="00A008BA"/>
    <w:rsid w:val="00A01DAB"/>
    <w:rsid w:val="00A03408"/>
    <w:rsid w:val="00A03549"/>
    <w:rsid w:val="00A03F5C"/>
    <w:rsid w:val="00A04FD1"/>
    <w:rsid w:val="00A062D5"/>
    <w:rsid w:val="00A06530"/>
    <w:rsid w:val="00A0752B"/>
    <w:rsid w:val="00A07CE5"/>
    <w:rsid w:val="00A100AB"/>
    <w:rsid w:val="00A10B8D"/>
    <w:rsid w:val="00A10F95"/>
    <w:rsid w:val="00A12693"/>
    <w:rsid w:val="00A13F69"/>
    <w:rsid w:val="00A14683"/>
    <w:rsid w:val="00A14699"/>
    <w:rsid w:val="00A166D2"/>
    <w:rsid w:val="00A1671C"/>
    <w:rsid w:val="00A1709F"/>
    <w:rsid w:val="00A20034"/>
    <w:rsid w:val="00A2013A"/>
    <w:rsid w:val="00A21593"/>
    <w:rsid w:val="00A216DF"/>
    <w:rsid w:val="00A21ECE"/>
    <w:rsid w:val="00A2321B"/>
    <w:rsid w:val="00A266AE"/>
    <w:rsid w:val="00A27FBF"/>
    <w:rsid w:val="00A30CDA"/>
    <w:rsid w:val="00A31329"/>
    <w:rsid w:val="00A31805"/>
    <w:rsid w:val="00A31A58"/>
    <w:rsid w:val="00A32006"/>
    <w:rsid w:val="00A326CE"/>
    <w:rsid w:val="00A32895"/>
    <w:rsid w:val="00A330C5"/>
    <w:rsid w:val="00A33515"/>
    <w:rsid w:val="00A35B68"/>
    <w:rsid w:val="00A35D92"/>
    <w:rsid w:val="00A3611E"/>
    <w:rsid w:val="00A3674B"/>
    <w:rsid w:val="00A3786E"/>
    <w:rsid w:val="00A406D3"/>
    <w:rsid w:val="00A410CE"/>
    <w:rsid w:val="00A41E69"/>
    <w:rsid w:val="00A41EEA"/>
    <w:rsid w:val="00A42599"/>
    <w:rsid w:val="00A426E1"/>
    <w:rsid w:val="00A42BD4"/>
    <w:rsid w:val="00A43A23"/>
    <w:rsid w:val="00A44169"/>
    <w:rsid w:val="00A4466B"/>
    <w:rsid w:val="00A45655"/>
    <w:rsid w:val="00A45743"/>
    <w:rsid w:val="00A45A86"/>
    <w:rsid w:val="00A461A0"/>
    <w:rsid w:val="00A47F33"/>
    <w:rsid w:val="00A50751"/>
    <w:rsid w:val="00A50C32"/>
    <w:rsid w:val="00A521D2"/>
    <w:rsid w:val="00A521DF"/>
    <w:rsid w:val="00A539D8"/>
    <w:rsid w:val="00A55020"/>
    <w:rsid w:val="00A5626C"/>
    <w:rsid w:val="00A56EA2"/>
    <w:rsid w:val="00A60E9F"/>
    <w:rsid w:val="00A6294B"/>
    <w:rsid w:val="00A62CCF"/>
    <w:rsid w:val="00A64E1D"/>
    <w:rsid w:val="00A65935"/>
    <w:rsid w:val="00A65A15"/>
    <w:rsid w:val="00A66316"/>
    <w:rsid w:val="00A669A5"/>
    <w:rsid w:val="00A66F34"/>
    <w:rsid w:val="00A67A18"/>
    <w:rsid w:val="00A70023"/>
    <w:rsid w:val="00A70632"/>
    <w:rsid w:val="00A70B54"/>
    <w:rsid w:val="00A712E8"/>
    <w:rsid w:val="00A739BF"/>
    <w:rsid w:val="00A739D4"/>
    <w:rsid w:val="00A73E4B"/>
    <w:rsid w:val="00A751FA"/>
    <w:rsid w:val="00A76473"/>
    <w:rsid w:val="00A76870"/>
    <w:rsid w:val="00A76AE7"/>
    <w:rsid w:val="00A77908"/>
    <w:rsid w:val="00A800F5"/>
    <w:rsid w:val="00A80BA0"/>
    <w:rsid w:val="00A81449"/>
    <w:rsid w:val="00A814F3"/>
    <w:rsid w:val="00A815E4"/>
    <w:rsid w:val="00A837E7"/>
    <w:rsid w:val="00A841A3"/>
    <w:rsid w:val="00A84C74"/>
    <w:rsid w:val="00A84DE8"/>
    <w:rsid w:val="00A84FEB"/>
    <w:rsid w:val="00A85396"/>
    <w:rsid w:val="00A857C6"/>
    <w:rsid w:val="00A90999"/>
    <w:rsid w:val="00A90A3A"/>
    <w:rsid w:val="00A90A9F"/>
    <w:rsid w:val="00A90BBF"/>
    <w:rsid w:val="00A91BC7"/>
    <w:rsid w:val="00A9205A"/>
    <w:rsid w:val="00A922E1"/>
    <w:rsid w:val="00A94FB1"/>
    <w:rsid w:val="00A959A6"/>
    <w:rsid w:val="00A95DA3"/>
    <w:rsid w:val="00A96A3B"/>
    <w:rsid w:val="00A972F5"/>
    <w:rsid w:val="00A973C7"/>
    <w:rsid w:val="00A97803"/>
    <w:rsid w:val="00A97D5D"/>
    <w:rsid w:val="00A97EA4"/>
    <w:rsid w:val="00AA0DAA"/>
    <w:rsid w:val="00AA2A4C"/>
    <w:rsid w:val="00AA4313"/>
    <w:rsid w:val="00AA4E4F"/>
    <w:rsid w:val="00AA5801"/>
    <w:rsid w:val="00AA62D2"/>
    <w:rsid w:val="00AA795B"/>
    <w:rsid w:val="00AA7C58"/>
    <w:rsid w:val="00AA7D6B"/>
    <w:rsid w:val="00AB083B"/>
    <w:rsid w:val="00AB1FE4"/>
    <w:rsid w:val="00AB2762"/>
    <w:rsid w:val="00AB2CB6"/>
    <w:rsid w:val="00AB365D"/>
    <w:rsid w:val="00AB6935"/>
    <w:rsid w:val="00AB70C0"/>
    <w:rsid w:val="00AB7921"/>
    <w:rsid w:val="00AC02CE"/>
    <w:rsid w:val="00AC0A42"/>
    <w:rsid w:val="00AC1009"/>
    <w:rsid w:val="00AC116E"/>
    <w:rsid w:val="00AC16FB"/>
    <w:rsid w:val="00AC281E"/>
    <w:rsid w:val="00AC3084"/>
    <w:rsid w:val="00AC42D7"/>
    <w:rsid w:val="00AC44F2"/>
    <w:rsid w:val="00AC47D6"/>
    <w:rsid w:val="00AC6830"/>
    <w:rsid w:val="00AC6887"/>
    <w:rsid w:val="00AC74D3"/>
    <w:rsid w:val="00AC7F6B"/>
    <w:rsid w:val="00AD02A8"/>
    <w:rsid w:val="00AD112F"/>
    <w:rsid w:val="00AD20FF"/>
    <w:rsid w:val="00AD25CA"/>
    <w:rsid w:val="00AD2B40"/>
    <w:rsid w:val="00AD3822"/>
    <w:rsid w:val="00AD4A99"/>
    <w:rsid w:val="00AD5A7A"/>
    <w:rsid w:val="00AD5A96"/>
    <w:rsid w:val="00AD5D1A"/>
    <w:rsid w:val="00AD5F8C"/>
    <w:rsid w:val="00AD6350"/>
    <w:rsid w:val="00AD6676"/>
    <w:rsid w:val="00AD701E"/>
    <w:rsid w:val="00AD7B5A"/>
    <w:rsid w:val="00AD7F20"/>
    <w:rsid w:val="00AE02C1"/>
    <w:rsid w:val="00AE15C4"/>
    <w:rsid w:val="00AE1DF3"/>
    <w:rsid w:val="00AE1F54"/>
    <w:rsid w:val="00AE2788"/>
    <w:rsid w:val="00AE2F1D"/>
    <w:rsid w:val="00AE3018"/>
    <w:rsid w:val="00AE35FD"/>
    <w:rsid w:val="00AE5AFD"/>
    <w:rsid w:val="00AE5C34"/>
    <w:rsid w:val="00AE7506"/>
    <w:rsid w:val="00AE7D02"/>
    <w:rsid w:val="00AF1CC7"/>
    <w:rsid w:val="00AF2481"/>
    <w:rsid w:val="00AF4881"/>
    <w:rsid w:val="00AF66A6"/>
    <w:rsid w:val="00AF6FCF"/>
    <w:rsid w:val="00AF7323"/>
    <w:rsid w:val="00AF77C1"/>
    <w:rsid w:val="00AF7D7F"/>
    <w:rsid w:val="00B01DF7"/>
    <w:rsid w:val="00B01EE5"/>
    <w:rsid w:val="00B03417"/>
    <w:rsid w:val="00B03ED9"/>
    <w:rsid w:val="00B04353"/>
    <w:rsid w:val="00B05569"/>
    <w:rsid w:val="00B05CF4"/>
    <w:rsid w:val="00B06FBB"/>
    <w:rsid w:val="00B0796B"/>
    <w:rsid w:val="00B10053"/>
    <w:rsid w:val="00B10C74"/>
    <w:rsid w:val="00B11800"/>
    <w:rsid w:val="00B125E0"/>
    <w:rsid w:val="00B12723"/>
    <w:rsid w:val="00B12794"/>
    <w:rsid w:val="00B160D2"/>
    <w:rsid w:val="00B167CE"/>
    <w:rsid w:val="00B1719E"/>
    <w:rsid w:val="00B171EF"/>
    <w:rsid w:val="00B172D7"/>
    <w:rsid w:val="00B177C8"/>
    <w:rsid w:val="00B179F6"/>
    <w:rsid w:val="00B17A9C"/>
    <w:rsid w:val="00B217DF"/>
    <w:rsid w:val="00B218B0"/>
    <w:rsid w:val="00B21A31"/>
    <w:rsid w:val="00B235BC"/>
    <w:rsid w:val="00B2447C"/>
    <w:rsid w:val="00B24B66"/>
    <w:rsid w:val="00B25819"/>
    <w:rsid w:val="00B25A40"/>
    <w:rsid w:val="00B263EA"/>
    <w:rsid w:val="00B26B62"/>
    <w:rsid w:val="00B27C11"/>
    <w:rsid w:val="00B31227"/>
    <w:rsid w:val="00B31C4A"/>
    <w:rsid w:val="00B326B7"/>
    <w:rsid w:val="00B32B0A"/>
    <w:rsid w:val="00B3310A"/>
    <w:rsid w:val="00B34C1F"/>
    <w:rsid w:val="00B37051"/>
    <w:rsid w:val="00B3741B"/>
    <w:rsid w:val="00B403CC"/>
    <w:rsid w:val="00B40666"/>
    <w:rsid w:val="00B41B54"/>
    <w:rsid w:val="00B41DCC"/>
    <w:rsid w:val="00B42247"/>
    <w:rsid w:val="00B42B9F"/>
    <w:rsid w:val="00B42E5A"/>
    <w:rsid w:val="00B4405F"/>
    <w:rsid w:val="00B44590"/>
    <w:rsid w:val="00B44A9C"/>
    <w:rsid w:val="00B44E35"/>
    <w:rsid w:val="00B45B5A"/>
    <w:rsid w:val="00B46BCD"/>
    <w:rsid w:val="00B46CD9"/>
    <w:rsid w:val="00B47290"/>
    <w:rsid w:val="00B50056"/>
    <w:rsid w:val="00B500B9"/>
    <w:rsid w:val="00B509D0"/>
    <w:rsid w:val="00B512ED"/>
    <w:rsid w:val="00B51ABA"/>
    <w:rsid w:val="00B52071"/>
    <w:rsid w:val="00B535C6"/>
    <w:rsid w:val="00B5453E"/>
    <w:rsid w:val="00B54CB9"/>
    <w:rsid w:val="00B558A0"/>
    <w:rsid w:val="00B55CF3"/>
    <w:rsid w:val="00B56C16"/>
    <w:rsid w:val="00B577AB"/>
    <w:rsid w:val="00B6053B"/>
    <w:rsid w:val="00B60573"/>
    <w:rsid w:val="00B62012"/>
    <w:rsid w:val="00B63041"/>
    <w:rsid w:val="00B6359C"/>
    <w:rsid w:val="00B635FC"/>
    <w:rsid w:val="00B63651"/>
    <w:rsid w:val="00B63BE6"/>
    <w:rsid w:val="00B65640"/>
    <w:rsid w:val="00B65FA7"/>
    <w:rsid w:val="00B67043"/>
    <w:rsid w:val="00B70118"/>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CEA"/>
    <w:rsid w:val="00B82949"/>
    <w:rsid w:val="00B82A11"/>
    <w:rsid w:val="00B82CBA"/>
    <w:rsid w:val="00B83B6E"/>
    <w:rsid w:val="00B84FB6"/>
    <w:rsid w:val="00B8505F"/>
    <w:rsid w:val="00B8557E"/>
    <w:rsid w:val="00B86B04"/>
    <w:rsid w:val="00B874E6"/>
    <w:rsid w:val="00B9042E"/>
    <w:rsid w:val="00B91800"/>
    <w:rsid w:val="00B92BD1"/>
    <w:rsid w:val="00B92D66"/>
    <w:rsid w:val="00B92F0C"/>
    <w:rsid w:val="00B9352F"/>
    <w:rsid w:val="00B948F2"/>
    <w:rsid w:val="00B94D1A"/>
    <w:rsid w:val="00B95A52"/>
    <w:rsid w:val="00B96BF5"/>
    <w:rsid w:val="00B9776F"/>
    <w:rsid w:val="00B977AD"/>
    <w:rsid w:val="00BA05E6"/>
    <w:rsid w:val="00BA0FD2"/>
    <w:rsid w:val="00BA25E5"/>
    <w:rsid w:val="00BA27CE"/>
    <w:rsid w:val="00BA33C9"/>
    <w:rsid w:val="00BA374F"/>
    <w:rsid w:val="00BA3E94"/>
    <w:rsid w:val="00BA54F0"/>
    <w:rsid w:val="00BA5D7D"/>
    <w:rsid w:val="00BA7421"/>
    <w:rsid w:val="00BA7671"/>
    <w:rsid w:val="00BB082C"/>
    <w:rsid w:val="00BB17EB"/>
    <w:rsid w:val="00BB3AA6"/>
    <w:rsid w:val="00BB518E"/>
    <w:rsid w:val="00BB60A7"/>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AB7"/>
    <w:rsid w:val="00BD2439"/>
    <w:rsid w:val="00BD2559"/>
    <w:rsid w:val="00BD2713"/>
    <w:rsid w:val="00BD3FAB"/>
    <w:rsid w:val="00BD4E9E"/>
    <w:rsid w:val="00BD5B7D"/>
    <w:rsid w:val="00BD6051"/>
    <w:rsid w:val="00BD61B3"/>
    <w:rsid w:val="00BD7093"/>
    <w:rsid w:val="00BD7C3E"/>
    <w:rsid w:val="00BE09E3"/>
    <w:rsid w:val="00BE0E02"/>
    <w:rsid w:val="00BE15A8"/>
    <w:rsid w:val="00BE1952"/>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3D1C"/>
    <w:rsid w:val="00BF5A7C"/>
    <w:rsid w:val="00BF677B"/>
    <w:rsid w:val="00BF6FF5"/>
    <w:rsid w:val="00C01708"/>
    <w:rsid w:val="00C0180F"/>
    <w:rsid w:val="00C01C5C"/>
    <w:rsid w:val="00C029DE"/>
    <w:rsid w:val="00C02FDE"/>
    <w:rsid w:val="00C03579"/>
    <w:rsid w:val="00C0367D"/>
    <w:rsid w:val="00C04165"/>
    <w:rsid w:val="00C04B33"/>
    <w:rsid w:val="00C05AFA"/>
    <w:rsid w:val="00C05D05"/>
    <w:rsid w:val="00C05EA8"/>
    <w:rsid w:val="00C0677E"/>
    <w:rsid w:val="00C0781A"/>
    <w:rsid w:val="00C10204"/>
    <w:rsid w:val="00C1074D"/>
    <w:rsid w:val="00C1145C"/>
    <w:rsid w:val="00C1190B"/>
    <w:rsid w:val="00C11917"/>
    <w:rsid w:val="00C14178"/>
    <w:rsid w:val="00C14712"/>
    <w:rsid w:val="00C151A3"/>
    <w:rsid w:val="00C158AB"/>
    <w:rsid w:val="00C15F17"/>
    <w:rsid w:val="00C15FC6"/>
    <w:rsid w:val="00C168AE"/>
    <w:rsid w:val="00C1703B"/>
    <w:rsid w:val="00C17554"/>
    <w:rsid w:val="00C23836"/>
    <w:rsid w:val="00C27F52"/>
    <w:rsid w:val="00C3025C"/>
    <w:rsid w:val="00C31A65"/>
    <w:rsid w:val="00C32081"/>
    <w:rsid w:val="00C32AF6"/>
    <w:rsid w:val="00C32E98"/>
    <w:rsid w:val="00C3470A"/>
    <w:rsid w:val="00C34C66"/>
    <w:rsid w:val="00C34F38"/>
    <w:rsid w:val="00C36FEF"/>
    <w:rsid w:val="00C400F0"/>
    <w:rsid w:val="00C40BD1"/>
    <w:rsid w:val="00C40C05"/>
    <w:rsid w:val="00C40C9B"/>
    <w:rsid w:val="00C416A5"/>
    <w:rsid w:val="00C4187E"/>
    <w:rsid w:val="00C421FF"/>
    <w:rsid w:val="00C461D5"/>
    <w:rsid w:val="00C47006"/>
    <w:rsid w:val="00C4727B"/>
    <w:rsid w:val="00C47B70"/>
    <w:rsid w:val="00C5005E"/>
    <w:rsid w:val="00C505E8"/>
    <w:rsid w:val="00C51442"/>
    <w:rsid w:val="00C51DC3"/>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67B0B"/>
    <w:rsid w:val="00C71145"/>
    <w:rsid w:val="00C71232"/>
    <w:rsid w:val="00C71EF0"/>
    <w:rsid w:val="00C72272"/>
    <w:rsid w:val="00C746B9"/>
    <w:rsid w:val="00C74984"/>
    <w:rsid w:val="00C75B3A"/>
    <w:rsid w:val="00C75D31"/>
    <w:rsid w:val="00C76EA3"/>
    <w:rsid w:val="00C8051B"/>
    <w:rsid w:val="00C81EC1"/>
    <w:rsid w:val="00C8239D"/>
    <w:rsid w:val="00C825B7"/>
    <w:rsid w:val="00C82869"/>
    <w:rsid w:val="00C82B3E"/>
    <w:rsid w:val="00C82BC3"/>
    <w:rsid w:val="00C8362B"/>
    <w:rsid w:val="00C84F45"/>
    <w:rsid w:val="00C85D64"/>
    <w:rsid w:val="00C862B5"/>
    <w:rsid w:val="00C904A1"/>
    <w:rsid w:val="00C9117A"/>
    <w:rsid w:val="00C9152F"/>
    <w:rsid w:val="00C920B3"/>
    <w:rsid w:val="00C92408"/>
    <w:rsid w:val="00C92E57"/>
    <w:rsid w:val="00C92EE7"/>
    <w:rsid w:val="00C94AF1"/>
    <w:rsid w:val="00C95D48"/>
    <w:rsid w:val="00C95E0A"/>
    <w:rsid w:val="00C96335"/>
    <w:rsid w:val="00C96578"/>
    <w:rsid w:val="00C96E7D"/>
    <w:rsid w:val="00CA0337"/>
    <w:rsid w:val="00CA03C9"/>
    <w:rsid w:val="00CA0B20"/>
    <w:rsid w:val="00CA157D"/>
    <w:rsid w:val="00CA16B6"/>
    <w:rsid w:val="00CA3C06"/>
    <w:rsid w:val="00CA3EDF"/>
    <w:rsid w:val="00CA4552"/>
    <w:rsid w:val="00CA4577"/>
    <w:rsid w:val="00CA5CBA"/>
    <w:rsid w:val="00CA6EC3"/>
    <w:rsid w:val="00CA7264"/>
    <w:rsid w:val="00CB02DE"/>
    <w:rsid w:val="00CB099C"/>
    <w:rsid w:val="00CB0C70"/>
    <w:rsid w:val="00CB1318"/>
    <w:rsid w:val="00CB26B3"/>
    <w:rsid w:val="00CB2BE1"/>
    <w:rsid w:val="00CB4887"/>
    <w:rsid w:val="00CB4FA7"/>
    <w:rsid w:val="00CB53AF"/>
    <w:rsid w:val="00CB544F"/>
    <w:rsid w:val="00CB5A32"/>
    <w:rsid w:val="00CB628D"/>
    <w:rsid w:val="00CB6670"/>
    <w:rsid w:val="00CB6B1C"/>
    <w:rsid w:val="00CB774A"/>
    <w:rsid w:val="00CB7804"/>
    <w:rsid w:val="00CC0CA7"/>
    <w:rsid w:val="00CC12C6"/>
    <w:rsid w:val="00CC135D"/>
    <w:rsid w:val="00CC16C8"/>
    <w:rsid w:val="00CC35BE"/>
    <w:rsid w:val="00CC466A"/>
    <w:rsid w:val="00CC5714"/>
    <w:rsid w:val="00CC7AF1"/>
    <w:rsid w:val="00CD0BF8"/>
    <w:rsid w:val="00CD1577"/>
    <w:rsid w:val="00CD3351"/>
    <w:rsid w:val="00CD361B"/>
    <w:rsid w:val="00CD3D2A"/>
    <w:rsid w:val="00CD412C"/>
    <w:rsid w:val="00CD41A5"/>
    <w:rsid w:val="00CD5AD2"/>
    <w:rsid w:val="00CD6335"/>
    <w:rsid w:val="00CD7A65"/>
    <w:rsid w:val="00CD7E0C"/>
    <w:rsid w:val="00CE0630"/>
    <w:rsid w:val="00CE1ECE"/>
    <w:rsid w:val="00CE2EC9"/>
    <w:rsid w:val="00CE312A"/>
    <w:rsid w:val="00CE313B"/>
    <w:rsid w:val="00CE37A2"/>
    <w:rsid w:val="00CE5AB5"/>
    <w:rsid w:val="00CF1157"/>
    <w:rsid w:val="00CF258F"/>
    <w:rsid w:val="00CF487F"/>
    <w:rsid w:val="00CF4BF8"/>
    <w:rsid w:val="00CF55CA"/>
    <w:rsid w:val="00CF6121"/>
    <w:rsid w:val="00CF6E50"/>
    <w:rsid w:val="00CF731C"/>
    <w:rsid w:val="00CF73B7"/>
    <w:rsid w:val="00D00B76"/>
    <w:rsid w:val="00D01FA9"/>
    <w:rsid w:val="00D04D63"/>
    <w:rsid w:val="00D057AD"/>
    <w:rsid w:val="00D060AE"/>
    <w:rsid w:val="00D073BD"/>
    <w:rsid w:val="00D07587"/>
    <w:rsid w:val="00D1004F"/>
    <w:rsid w:val="00D1020B"/>
    <w:rsid w:val="00D102EB"/>
    <w:rsid w:val="00D12E75"/>
    <w:rsid w:val="00D12FF8"/>
    <w:rsid w:val="00D130B7"/>
    <w:rsid w:val="00D136E1"/>
    <w:rsid w:val="00D13802"/>
    <w:rsid w:val="00D143B0"/>
    <w:rsid w:val="00D154A4"/>
    <w:rsid w:val="00D15EA1"/>
    <w:rsid w:val="00D160E5"/>
    <w:rsid w:val="00D17BC2"/>
    <w:rsid w:val="00D20573"/>
    <w:rsid w:val="00D23441"/>
    <w:rsid w:val="00D2355B"/>
    <w:rsid w:val="00D2360A"/>
    <w:rsid w:val="00D240AA"/>
    <w:rsid w:val="00D254F1"/>
    <w:rsid w:val="00D25E6D"/>
    <w:rsid w:val="00D27379"/>
    <w:rsid w:val="00D278C8"/>
    <w:rsid w:val="00D32BF0"/>
    <w:rsid w:val="00D33105"/>
    <w:rsid w:val="00D3370D"/>
    <w:rsid w:val="00D33D81"/>
    <w:rsid w:val="00D34A0D"/>
    <w:rsid w:val="00D3511E"/>
    <w:rsid w:val="00D37C3F"/>
    <w:rsid w:val="00D4083A"/>
    <w:rsid w:val="00D41A70"/>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5A6C"/>
    <w:rsid w:val="00D56379"/>
    <w:rsid w:val="00D5728C"/>
    <w:rsid w:val="00D6052C"/>
    <w:rsid w:val="00D62165"/>
    <w:rsid w:val="00D637CA"/>
    <w:rsid w:val="00D63B5A"/>
    <w:rsid w:val="00D64466"/>
    <w:rsid w:val="00D64730"/>
    <w:rsid w:val="00D64CCB"/>
    <w:rsid w:val="00D6531D"/>
    <w:rsid w:val="00D6565A"/>
    <w:rsid w:val="00D66161"/>
    <w:rsid w:val="00D66600"/>
    <w:rsid w:val="00D7113C"/>
    <w:rsid w:val="00D7162A"/>
    <w:rsid w:val="00D72D0A"/>
    <w:rsid w:val="00D7504D"/>
    <w:rsid w:val="00D770CF"/>
    <w:rsid w:val="00D804CD"/>
    <w:rsid w:val="00D80A13"/>
    <w:rsid w:val="00D80ABD"/>
    <w:rsid w:val="00D81484"/>
    <w:rsid w:val="00D81578"/>
    <w:rsid w:val="00D815E4"/>
    <w:rsid w:val="00D81E6A"/>
    <w:rsid w:val="00D82978"/>
    <w:rsid w:val="00D82F94"/>
    <w:rsid w:val="00D875B3"/>
    <w:rsid w:val="00D90327"/>
    <w:rsid w:val="00D909D4"/>
    <w:rsid w:val="00D91010"/>
    <w:rsid w:val="00D92F7C"/>
    <w:rsid w:val="00D933F4"/>
    <w:rsid w:val="00D9484D"/>
    <w:rsid w:val="00D94ABF"/>
    <w:rsid w:val="00D95B57"/>
    <w:rsid w:val="00D97B8F"/>
    <w:rsid w:val="00DA14F7"/>
    <w:rsid w:val="00DA1687"/>
    <w:rsid w:val="00DA1A59"/>
    <w:rsid w:val="00DA2FA0"/>
    <w:rsid w:val="00DA3764"/>
    <w:rsid w:val="00DA39A9"/>
    <w:rsid w:val="00DA3F60"/>
    <w:rsid w:val="00DA4908"/>
    <w:rsid w:val="00DA4D25"/>
    <w:rsid w:val="00DA56B1"/>
    <w:rsid w:val="00DA6844"/>
    <w:rsid w:val="00DA6E27"/>
    <w:rsid w:val="00DA7125"/>
    <w:rsid w:val="00DA7455"/>
    <w:rsid w:val="00DB021F"/>
    <w:rsid w:val="00DB0C07"/>
    <w:rsid w:val="00DB11CA"/>
    <w:rsid w:val="00DB165F"/>
    <w:rsid w:val="00DB1B80"/>
    <w:rsid w:val="00DB1DBB"/>
    <w:rsid w:val="00DB3373"/>
    <w:rsid w:val="00DB3E10"/>
    <w:rsid w:val="00DB405B"/>
    <w:rsid w:val="00DB4479"/>
    <w:rsid w:val="00DB48A3"/>
    <w:rsid w:val="00DB5727"/>
    <w:rsid w:val="00DB652B"/>
    <w:rsid w:val="00DC0835"/>
    <w:rsid w:val="00DC1B22"/>
    <w:rsid w:val="00DC2976"/>
    <w:rsid w:val="00DC561B"/>
    <w:rsid w:val="00DC5987"/>
    <w:rsid w:val="00DC5BAD"/>
    <w:rsid w:val="00DC6BFB"/>
    <w:rsid w:val="00DC7291"/>
    <w:rsid w:val="00DC7401"/>
    <w:rsid w:val="00DC7A04"/>
    <w:rsid w:val="00DC7BE0"/>
    <w:rsid w:val="00DD1836"/>
    <w:rsid w:val="00DD27BD"/>
    <w:rsid w:val="00DD29F8"/>
    <w:rsid w:val="00DD38C0"/>
    <w:rsid w:val="00DD42E7"/>
    <w:rsid w:val="00DD613A"/>
    <w:rsid w:val="00DD63FB"/>
    <w:rsid w:val="00DD7208"/>
    <w:rsid w:val="00DD7DF6"/>
    <w:rsid w:val="00DE2029"/>
    <w:rsid w:val="00DE29F3"/>
    <w:rsid w:val="00DE357B"/>
    <w:rsid w:val="00DE3B95"/>
    <w:rsid w:val="00DE5286"/>
    <w:rsid w:val="00DE6649"/>
    <w:rsid w:val="00DE7EA6"/>
    <w:rsid w:val="00DF050B"/>
    <w:rsid w:val="00DF0F70"/>
    <w:rsid w:val="00DF2BD3"/>
    <w:rsid w:val="00DF39C6"/>
    <w:rsid w:val="00DF39C8"/>
    <w:rsid w:val="00DF440C"/>
    <w:rsid w:val="00DF65AD"/>
    <w:rsid w:val="00DF7756"/>
    <w:rsid w:val="00DF79BC"/>
    <w:rsid w:val="00E0093B"/>
    <w:rsid w:val="00E019C1"/>
    <w:rsid w:val="00E01BCC"/>
    <w:rsid w:val="00E02FA5"/>
    <w:rsid w:val="00E0331B"/>
    <w:rsid w:val="00E0377D"/>
    <w:rsid w:val="00E03DB1"/>
    <w:rsid w:val="00E04F58"/>
    <w:rsid w:val="00E053A3"/>
    <w:rsid w:val="00E05E62"/>
    <w:rsid w:val="00E06158"/>
    <w:rsid w:val="00E107EB"/>
    <w:rsid w:val="00E12646"/>
    <w:rsid w:val="00E1291F"/>
    <w:rsid w:val="00E129AF"/>
    <w:rsid w:val="00E133BC"/>
    <w:rsid w:val="00E1369F"/>
    <w:rsid w:val="00E13986"/>
    <w:rsid w:val="00E13AB7"/>
    <w:rsid w:val="00E14BBF"/>
    <w:rsid w:val="00E1552E"/>
    <w:rsid w:val="00E1589C"/>
    <w:rsid w:val="00E159FC"/>
    <w:rsid w:val="00E15D63"/>
    <w:rsid w:val="00E165DD"/>
    <w:rsid w:val="00E17949"/>
    <w:rsid w:val="00E213CB"/>
    <w:rsid w:val="00E2141C"/>
    <w:rsid w:val="00E23C49"/>
    <w:rsid w:val="00E23D1C"/>
    <w:rsid w:val="00E24029"/>
    <w:rsid w:val="00E24238"/>
    <w:rsid w:val="00E24D65"/>
    <w:rsid w:val="00E24FDA"/>
    <w:rsid w:val="00E25287"/>
    <w:rsid w:val="00E26604"/>
    <w:rsid w:val="00E26DBA"/>
    <w:rsid w:val="00E26FD8"/>
    <w:rsid w:val="00E27BC4"/>
    <w:rsid w:val="00E30385"/>
    <w:rsid w:val="00E3224D"/>
    <w:rsid w:val="00E325A9"/>
    <w:rsid w:val="00E330C5"/>
    <w:rsid w:val="00E3368A"/>
    <w:rsid w:val="00E33BAB"/>
    <w:rsid w:val="00E348C8"/>
    <w:rsid w:val="00E34BEA"/>
    <w:rsid w:val="00E35495"/>
    <w:rsid w:val="00E371AB"/>
    <w:rsid w:val="00E37420"/>
    <w:rsid w:val="00E374AF"/>
    <w:rsid w:val="00E37909"/>
    <w:rsid w:val="00E37EE5"/>
    <w:rsid w:val="00E37F94"/>
    <w:rsid w:val="00E40972"/>
    <w:rsid w:val="00E41018"/>
    <w:rsid w:val="00E41B84"/>
    <w:rsid w:val="00E41E53"/>
    <w:rsid w:val="00E428BF"/>
    <w:rsid w:val="00E4377F"/>
    <w:rsid w:val="00E438AF"/>
    <w:rsid w:val="00E44F4C"/>
    <w:rsid w:val="00E45AB4"/>
    <w:rsid w:val="00E45C2E"/>
    <w:rsid w:val="00E466D6"/>
    <w:rsid w:val="00E46F20"/>
    <w:rsid w:val="00E47584"/>
    <w:rsid w:val="00E50758"/>
    <w:rsid w:val="00E5078E"/>
    <w:rsid w:val="00E5107D"/>
    <w:rsid w:val="00E51A98"/>
    <w:rsid w:val="00E51F8E"/>
    <w:rsid w:val="00E520F9"/>
    <w:rsid w:val="00E52178"/>
    <w:rsid w:val="00E5329F"/>
    <w:rsid w:val="00E533C8"/>
    <w:rsid w:val="00E547CB"/>
    <w:rsid w:val="00E56375"/>
    <w:rsid w:val="00E56FB2"/>
    <w:rsid w:val="00E62A8D"/>
    <w:rsid w:val="00E63866"/>
    <w:rsid w:val="00E63F47"/>
    <w:rsid w:val="00E64130"/>
    <w:rsid w:val="00E64EBD"/>
    <w:rsid w:val="00E65BC4"/>
    <w:rsid w:val="00E66053"/>
    <w:rsid w:val="00E666FF"/>
    <w:rsid w:val="00E70556"/>
    <w:rsid w:val="00E70E9D"/>
    <w:rsid w:val="00E71DE5"/>
    <w:rsid w:val="00E7207B"/>
    <w:rsid w:val="00E7309C"/>
    <w:rsid w:val="00E73980"/>
    <w:rsid w:val="00E745B5"/>
    <w:rsid w:val="00E74867"/>
    <w:rsid w:val="00E757FA"/>
    <w:rsid w:val="00E75844"/>
    <w:rsid w:val="00E760D4"/>
    <w:rsid w:val="00E77CCC"/>
    <w:rsid w:val="00E77D9C"/>
    <w:rsid w:val="00E819F4"/>
    <w:rsid w:val="00E81CAD"/>
    <w:rsid w:val="00E82D27"/>
    <w:rsid w:val="00E83933"/>
    <w:rsid w:val="00E862D5"/>
    <w:rsid w:val="00E864A0"/>
    <w:rsid w:val="00E87648"/>
    <w:rsid w:val="00E87F95"/>
    <w:rsid w:val="00E907E5"/>
    <w:rsid w:val="00E90A68"/>
    <w:rsid w:val="00E90C93"/>
    <w:rsid w:val="00E91267"/>
    <w:rsid w:val="00E91275"/>
    <w:rsid w:val="00E91599"/>
    <w:rsid w:val="00E91834"/>
    <w:rsid w:val="00E93501"/>
    <w:rsid w:val="00E938D8"/>
    <w:rsid w:val="00E97630"/>
    <w:rsid w:val="00E97C67"/>
    <w:rsid w:val="00E97D4E"/>
    <w:rsid w:val="00EA19D5"/>
    <w:rsid w:val="00EA2290"/>
    <w:rsid w:val="00EA3234"/>
    <w:rsid w:val="00EA4030"/>
    <w:rsid w:val="00EA433C"/>
    <w:rsid w:val="00EA55C7"/>
    <w:rsid w:val="00EA65F5"/>
    <w:rsid w:val="00EA7800"/>
    <w:rsid w:val="00EB080A"/>
    <w:rsid w:val="00EB11DD"/>
    <w:rsid w:val="00EB12D2"/>
    <w:rsid w:val="00EB2C4B"/>
    <w:rsid w:val="00EB4E7D"/>
    <w:rsid w:val="00EB4ECE"/>
    <w:rsid w:val="00EB4FCF"/>
    <w:rsid w:val="00EB57F6"/>
    <w:rsid w:val="00EB581F"/>
    <w:rsid w:val="00EB58E5"/>
    <w:rsid w:val="00EB5F98"/>
    <w:rsid w:val="00EB6809"/>
    <w:rsid w:val="00EB6943"/>
    <w:rsid w:val="00EB75A5"/>
    <w:rsid w:val="00EB7809"/>
    <w:rsid w:val="00EC0F0E"/>
    <w:rsid w:val="00EC1EB3"/>
    <w:rsid w:val="00EC322A"/>
    <w:rsid w:val="00EC405E"/>
    <w:rsid w:val="00EC6D75"/>
    <w:rsid w:val="00EC6FB1"/>
    <w:rsid w:val="00EC71C4"/>
    <w:rsid w:val="00EC75FF"/>
    <w:rsid w:val="00ED113F"/>
    <w:rsid w:val="00ED274B"/>
    <w:rsid w:val="00ED35D9"/>
    <w:rsid w:val="00ED43CF"/>
    <w:rsid w:val="00EE1981"/>
    <w:rsid w:val="00EE1A21"/>
    <w:rsid w:val="00EE26F4"/>
    <w:rsid w:val="00EE45C1"/>
    <w:rsid w:val="00EE4F53"/>
    <w:rsid w:val="00EE522E"/>
    <w:rsid w:val="00EE5AA6"/>
    <w:rsid w:val="00EE6BA0"/>
    <w:rsid w:val="00EE6F43"/>
    <w:rsid w:val="00EF1094"/>
    <w:rsid w:val="00EF1D7A"/>
    <w:rsid w:val="00EF1E97"/>
    <w:rsid w:val="00EF352E"/>
    <w:rsid w:val="00EF3DCB"/>
    <w:rsid w:val="00EF3F52"/>
    <w:rsid w:val="00EF6D2C"/>
    <w:rsid w:val="00EF79F2"/>
    <w:rsid w:val="00F00ACF"/>
    <w:rsid w:val="00F00BB9"/>
    <w:rsid w:val="00F011BB"/>
    <w:rsid w:val="00F019E2"/>
    <w:rsid w:val="00F02217"/>
    <w:rsid w:val="00F02A99"/>
    <w:rsid w:val="00F04D38"/>
    <w:rsid w:val="00F0758C"/>
    <w:rsid w:val="00F10F7A"/>
    <w:rsid w:val="00F1205C"/>
    <w:rsid w:val="00F1690D"/>
    <w:rsid w:val="00F16AE6"/>
    <w:rsid w:val="00F16BB9"/>
    <w:rsid w:val="00F177D1"/>
    <w:rsid w:val="00F17880"/>
    <w:rsid w:val="00F17A55"/>
    <w:rsid w:val="00F17CCA"/>
    <w:rsid w:val="00F216DF"/>
    <w:rsid w:val="00F21C08"/>
    <w:rsid w:val="00F21ECB"/>
    <w:rsid w:val="00F22D2B"/>
    <w:rsid w:val="00F22FF0"/>
    <w:rsid w:val="00F231CE"/>
    <w:rsid w:val="00F23A34"/>
    <w:rsid w:val="00F26532"/>
    <w:rsid w:val="00F2777B"/>
    <w:rsid w:val="00F27A32"/>
    <w:rsid w:val="00F31507"/>
    <w:rsid w:val="00F31E72"/>
    <w:rsid w:val="00F32C24"/>
    <w:rsid w:val="00F342B9"/>
    <w:rsid w:val="00F350A2"/>
    <w:rsid w:val="00F357EE"/>
    <w:rsid w:val="00F40454"/>
    <w:rsid w:val="00F407AA"/>
    <w:rsid w:val="00F40C2E"/>
    <w:rsid w:val="00F40D3D"/>
    <w:rsid w:val="00F42F2F"/>
    <w:rsid w:val="00F43314"/>
    <w:rsid w:val="00F43B6D"/>
    <w:rsid w:val="00F443ED"/>
    <w:rsid w:val="00F44EEA"/>
    <w:rsid w:val="00F44F43"/>
    <w:rsid w:val="00F457B2"/>
    <w:rsid w:val="00F45838"/>
    <w:rsid w:val="00F4611A"/>
    <w:rsid w:val="00F5055E"/>
    <w:rsid w:val="00F50700"/>
    <w:rsid w:val="00F50BC3"/>
    <w:rsid w:val="00F5109A"/>
    <w:rsid w:val="00F51BEF"/>
    <w:rsid w:val="00F526E9"/>
    <w:rsid w:val="00F535CA"/>
    <w:rsid w:val="00F53D96"/>
    <w:rsid w:val="00F54217"/>
    <w:rsid w:val="00F543AB"/>
    <w:rsid w:val="00F5588A"/>
    <w:rsid w:val="00F56A49"/>
    <w:rsid w:val="00F572BF"/>
    <w:rsid w:val="00F60964"/>
    <w:rsid w:val="00F61750"/>
    <w:rsid w:val="00F61906"/>
    <w:rsid w:val="00F6219C"/>
    <w:rsid w:val="00F6219D"/>
    <w:rsid w:val="00F626D7"/>
    <w:rsid w:val="00F63ABD"/>
    <w:rsid w:val="00F653F0"/>
    <w:rsid w:val="00F66340"/>
    <w:rsid w:val="00F66616"/>
    <w:rsid w:val="00F668C5"/>
    <w:rsid w:val="00F66FEB"/>
    <w:rsid w:val="00F67A9B"/>
    <w:rsid w:val="00F709F4"/>
    <w:rsid w:val="00F711BB"/>
    <w:rsid w:val="00F71D06"/>
    <w:rsid w:val="00F720E1"/>
    <w:rsid w:val="00F72AC4"/>
    <w:rsid w:val="00F730B2"/>
    <w:rsid w:val="00F7324C"/>
    <w:rsid w:val="00F7341A"/>
    <w:rsid w:val="00F74A1B"/>
    <w:rsid w:val="00F759BA"/>
    <w:rsid w:val="00F76385"/>
    <w:rsid w:val="00F777E1"/>
    <w:rsid w:val="00F77FF0"/>
    <w:rsid w:val="00F80343"/>
    <w:rsid w:val="00F80392"/>
    <w:rsid w:val="00F807DD"/>
    <w:rsid w:val="00F83DEA"/>
    <w:rsid w:val="00F8413C"/>
    <w:rsid w:val="00F849D7"/>
    <w:rsid w:val="00F84AC6"/>
    <w:rsid w:val="00F85124"/>
    <w:rsid w:val="00F852A8"/>
    <w:rsid w:val="00F85891"/>
    <w:rsid w:val="00F87673"/>
    <w:rsid w:val="00F87B3B"/>
    <w:rsid w:val="00F87D8B"/>
    <w:rsid w:val="00F90489"/>
    <w:rsid w:val="00F91C97"/>
    <w:rsid w:val="00F926D5"/>
    <w:rsid w:val="00F93A56"/>
    <w:rsid w:val="00F9460A"/>
    <w:rsid w:val="00F962FF"/>
    <w:rsid w:val="00F9694D"/>
    <w:rsid w:val="00F96D45"/>
    <w:rsid w:val="00F972F0"/>
    <w:rsid w:val="00FA0ABF"/>
    <w:rsid w:val="00FA0D34"/>
    <w:rsid w:val="00FA1333"/>
    <w:rsid w:val="00FA31DA"/>
    <w:rsid w:val="00FA3CAA"/>
    <w:rsid w:val="00FA4112"/>
    <w:rsid w:val="00FA5E1E"/>
    <w:rsid w:val="00FB0E46"/>
    <w:rsid w:val="00FB28A8"/>
    <w:rsid w:val="00FB3C13"/>
    <w:rsid w:val="00FB4927"/>
    <w:rsid w:val="00FB59B7"/>
    <w:rsid w:val="00FB6674"/>
    <w:rsid w:val="00FB6D69"/>
    <w:rsid w:val="00FB765F"/>
    <w:rsid w:val="00FC1189"/>
    <w:rsid w:val="00FC1AF0"/>
    <w:rsid w:val="00FC1C1C"/>
    <w:rsid w:val="00FC1CDD"/>
    <w:rsid w:val="00FC22B0"/>
    <w:rsid w:val="00FC27AC"/>
    <w:rsid w:val="00FC2950"/>
    <w:rsid w:val="00FC2F8A"/>
    <w:rsid w:val="00FC33F3"/>
    <w:rsid w:val="00FC35C3"/>
    <w:rsid w:val="00FC39A9"/>
    <w:rsid w:val="00FC4EEA"/>
    <w:rsid w:val="00FC56DB"/>
    <w:rsid w:val="00FC6382"/>
    <w:rsid w:val="00FC7DF5"/>
    <w:rsid w:val="00FD1A5C"/>
    <w:rsid w:val="00FD29C8"/>
    <w:rsid w:val="00FD2EC4"/>
    <w:rsid w:val="00FD387C"/>
    <w:rsid w:val="00FD3B12"/>
    <w:rsid w:val="00FD41D1"/>
    <w:rsid w:val="00FD5122"/>
    <w:rsid w:val="00FD5227"/>
    <w:rsid w:val="00FD54EB"/>
    <w:rsid w:val="00FD6397"/>
    <w:rsid w:val="00FD6632"/>
    <w:rsid w:val="00FD6729"/>
    <w:rsid w:val="00FD7853"/>
    <w:rsid w:val="00FD78C7"/>
    <w:rsid w:val="00FD791A"/>
    <w:rsid w:val="00FD7A0F"/>
    <w:rsid w:val="00FD7AC6"/>
    <w:rsid w:val="00FE12DE"/>
    <w:rsid w:val="00FE3383"/>
    <w:rsid w:val="00FE3400"/>
    <w:rsid w:val="00FE344E"/>
    <w:rsid w:val="00FE3854"/>
    <w:rsid w:val="00FE4A65"/>
    <w:rsid w:val="00FE4C78"/>
    <w:rsid w:val="00FE4FA4"/>
    <w:rsid w:val="00FE503E"/>
    <w:rsid w:val="00FE54A2"/>
    <w:rsid w:val="00FE6B38"/>
    <w:rsid w:val="00FE706D"/>
    <w:rsid w:val="00FE7D82"/>
    <w:rsid w:val="00FF028A"/>
    <w:rsid w:val="00FF2DBD"/>
    <w:rsid w:val="00FF312F"/>
    <w:rsid w:val="00FF397A"/>
    <w:rsid w:val="00FF3A40"/>
    <w:rsid w:val="00FF4058"/>
    <w:rsid w:val="00FF46DD"/>
    <w:rsid w:val="00FF4E22"/>
    <w:rsid w:val="00FF4E3C"/>
    <w:rsid w:val="00FF5348"/>
    <w:rsid w:val="00FF56C2"/>
    <w:rsid w:val="00FF64E7"/>
    <w:rsid w:val="00FF66F8"/>
    <w:rsid w:val="00FF6814"/>
    <w:rsid w:val="00FF739C"/>
    <w:rsid w:val="00FF7503"/>
    <w:rsid w:val="00FF7F1B"/>
    <w:rsid w:val="05D69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3A562"/>
  <w15:docId w15:val="{A89CE380-6CC4-49DA-8F87-29013C34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lock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1B4"/>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rsid w:val="00943DB9"/>
    <w:rPr>
      <w:sz w:val="20"/>
      <w:szCs w:val="20"/>
    </w:rPr>
  </w:style>
  <w:style w:type="character" w:customStyle="1" w:styleId="CommentTextChar">
    <w:name w:val="Comment Text Char"/>
    <w:basedOn w:val="DefaultParagraphFont"/>
    <w:link w:val="CommentText"/>
    <w:uiPriority w:val="99"/>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3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cs="Times New Roman"/>
      <w:bCs/>
    </w:rPr>
  </w:style>
  <w:style w:type="character" w:customStyle="1" w:styleId="Style78Char">
    <w:name w:val="Style78 Char"/>
    <w:basedOn w:val="DefaultParagraphFont"/>
    <w:link w:val="Style78"/>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 w:type="character" w:styleId="UnresolvedMention">
    <w:name w:val="Unresolved Mention"/>
    <w:basedOn w:val="DefaultParagraphFont"/>
    <w:uiPriority w:val="99"/>
    <w:unhideWhenUsed/>
    <w:rsid w:val="002A0E1B"/>
    <w:rPr>
      <w:color w:val="605E5C"/>
      <w:shd w:val="clear" w:color="auto" w:fill="E1DFDD"/>
    </w:rPr>
  </w:style>
  <w:style w:type="character" w:styleId="Mention">
    <w:name w:val="Mention"/>
    <w:basedOn w:val="DefaultParagraphFont"/>
    <w:uiPriority w:val="99"/>
    <w:unhideWhenUsed/>
    <w:rsid w:val="002A0E1B"/>
    <w:rPr>
      <w:color w:val="2B579A"/>
      <w:shd w:val="clear" w:color="auto" w:fill="E1DFDD"/>
    </w:rPr>
  </w:style>
  <w:style w:type="character" w:customStyle="1" w:styleId="ui-provider">
    <w:name w:val="ui-provider"/>
    <w:basedOn w:val="DefaultParagraphFont"/>
    <w:rsid w:val="00B44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7393">
      <w:bodyDiv w:val="1"/>
      <w:marLeft w:val="0"/>
      <w:marRight w:val="0"/>
      <w:marTop w:val="0"/>
      <w:marBottom w:val="0"/>
      <w:divBdr>
        <w:top w:val="none" w:sz="0" w:space="0" w:color="auto"/>
        <w:left w:val="none" w:sz="0" w:space="0" w:color="auto"/>
        <w:bottom w:val="none" w:sz="0" w:space="0" w:color="auto"/>
        <w:right w:val="none" w:sz="0" w:space="0" w:color="auto"/>
      </w:divBdr>
    </w:div>
    <w:div w:id="1263107801">
      <w:marLeft w:val="0"/>
      <w:marRight w:val="0"/>
      <w:marTop w:val="0"/>
      <w:marBottom w:val="0"/>
      <w:divBdr>
        <w:top w:val="none" w:sz="0" w:space="0" w:color="auto"/>
        <w:left w:val="none" w:sz="0" w:space="0" w:color="auto"/>
        <w:bottom w:val="none" w:sz="0" w:space="0" w:color="auto"/>
        <w:right w:val="none" w:sz="0" w:space="0" w:color="auto"/>
      </w:divBdr>
      <w:divsChild>
        <w:div w:id="1263107802">
          <w:marLeft w:val="0"/>
          <w:marRight w:val="0"/>
          <w:marTop w:val="0"/>
          <w:marBottom w:val="0"/>
          <w:divBdr>
            <w:top w:val="none" w:sz="0" w:space="0" w:color="auto"/>
            <w:left w:val="none" w:sz="0" w:space="0" w:color="auto"/>
            <w:bottom w:val="none" w:sz="0" w:space="0" w:color="auto"/>
            <w:right w:val="none" w:sz="0" w:space="0" w:color="auto"/>
          </w:divBdr>
          <w:divsChild>
            <w:div w:id="1263107809">
              <w:marLeft w:val="0"/>
              <w:marRight w:val="0"/>
              <w:marTop w:val="0"/>
              <w:marBottom w:val="0"/>
              <w:divBdr>
                <w:top w:val="none" w:sz="0" w:space="0" w:color="auto"/>
                <w:left w:val="none" w:sz="0" w:space="0" w:color="auto"/>
                <w:bottom w:val="none" w:sz="0" w:space="0" w:color="auto"/>
                <w:right w:val="none" w:sz="0" w:space="0" w:color="auto"/>
              </w:divBdr>
              <w:divsChild>
                <w:div w:id="1263107798">
                  <w:marLeft w:val="0"/>
                  <w:marRight w:val="0"/>
                  <w:marTop w:val="0"/>
                  <w:marBottom w:val="0"/>
                  <w:divBdr>
                    <w:top w:val="none" w:sz="0" w:space="0" w:color="auto"/>
                    <w:left w:val="none" w:sz="0" w:space="0" w:color="auto"/>
                    <w:bottom w:val="none" w:sz="0" w:space="0" w:color="auto"/>
                    <w:right w:val="none" w:sz="0" w:space="0" w:color="auto"/>
                  </w:divBdr>
                  <w:divsChild>
                    <w:div w:id="1263107800">
                      <w:marLeft w:val="0"/>
                      <w:marRight w:val="0"/>
                      <w:marTop w:val="0"/>
                      <w:marBottom w:val="0"/>
                      <w:divBdr>
                        <w:top w:val="none" w:sz="0" w:space="0" w:color="auto"/>
                        <w:left w:val="single" w:sz="4" w:space="6" w:color="EDEDED"/>
                        <w:bottom w:val="none" w:sz="0" w:space="0" w:color="auto"/>
                        <w:right w:val="none" w:sz="0" w:space="0" w:color="auto"/>
                      </w:divBdr>
                      <w:divsChild>
                        <w:div w:id="1263107817">
                          <w:marLeft w:val="0"/>
                          <w:marRight w:val="0"/>
                          <w:marTop w:val="0"/>
                          <w:marBottom w:val="0"/>
                          <w:divBdr>
                            <w:top w:val="none" w:sz="0" w:space="0" w:color="auto"/>
                            <w:left w:val="none" w:sz="0" w:space="0" w:color="auto"/>
                            <w:bottom w:val="none" w:sz="0" w:space="0" w:color="auto"/>
                            <w:right w:val="none" w:sz="0" w:space="0" w:color="auto"/>
                          </w:divBdr>
                          <w:divsChild>
                            <w:div w:id="1263107822">
                              <w:marLeft w:val="0"/>
                              <w:marRight w:val="0"/>
                              <w:marTop w:val="0"/>
                              <w:marBottom w:val="0"/>
                              <w:divBdr>
                                <w:top w:val="none" w:sz="0" w:space="0" w:color="auto"/>
                                <w:left w:val="none" w:sz="0" w:space="0" w:color="auto"/>
                                <w:bottom w:val="none" w:sz="0" w:space="0" w:color="auto"/>
                                <w:right w:val="none" w:sz="0" w:space="0" w:color="auto"/>
                              </w:divBdr>
                              <w:divsChild>
                                <w:div w:id="1263107808">
                                  <w:marLeft w:val="0"/>
                                  <w:marRight w:val="0"/>
                                  <w:marTop w:val="0"/>
                                  <w:marBottom w:val="0"/>
                                  <w:divBdr>
                                    <w:top w:val="none" w:sz="0" w:space="0" w:color="auto"/>
                                    <w:left w:val="none" w:sz="0" w:space="0" w:color="auto"/>
                                    <w:bottom w:val="none" w:sz="0" w:space="0" w:color="auto"/>
                                    <w:right w:val="none" w:sz="0" w:space="0" w:color="auto"/>
                                  </w:divBdr>
                                  <w:divsChild>
                                    <w:div w:id="1263107818">
                                      <w:marLeft w:val="0"/>
                                      <w:marRight w:val="0"/>
                                      <w:marTop w:val="0"/>
                                      <w:marBottom w:val="0"/>
                                      <w:divBdr>
                                        <w:top w:val="none" w:sz="0" w:space="0" w:color="auto"/>
                                        <w:left w:val="none" w:sz="0" w:space="0" w:color="auto"/>
                                        <w:bottom w:val="none" w:sz="0" w:space="0" w:color="auto"/>
                                        <w:right w:val="none" w:sz="0" w:space="0" w:color="auto"/>
                                      </w:divBdr>
                                      <w:divsChild>
                                        <w:div w:id="1263107807">
                                          <w:marLeft w:val="0"/>
                                          <w:marRight w:val="0"/>
                                          <w:marTop w:val="0"/>
                                          <w:marBottom w:val="0"/>
                                          <w:divBdr>
                                            <w:top w:val="none" w:sz="0" w:space="0" w:color="auto"/>
                                            <w:left w:val="none" w:sz="0" w:space="0" w:color="auto"/>
                                            <w:bottom w:val="none" w:sz="0" w:space="0" w:color="auto"/>
                                            <w:right w:val="none" w:sz="0" w:space="0" w:color="auto"/>
                                          </w:divBdr>
                                          <w:divsChild>
                                            <w:div w:id="1263107816">
                                              <w:marLeft w:val="0"/>
                                              <w:marRight w:val="0"/>
                                              <w:marTop w:val="0"/>
                                              <w:marBottom w:val="0"/>
                                              <w:divBdr>
                                                <w:top w:val="none" w:sz="0" w:space="0" w:color="auto"/>
                                                <w:left w:val="none" w:sz="0" w:space="0" w:color="auto"/>
                                                <w:bottom w:val="none" w:sz="0" w:space="0" w:color="auto"/>
                                                <w:right w:val="none" w:sz="0" w:space="0" w:color="auto"/>
                                              </w:divBdr>
                                              <w:divsChild>
                                                <w:div w:id="1263107806">
                                                  <w:marLeft w:val="0"/>
                                                  <w:marRight w:val="0"/>
                                                  <w:marTop w:val="0"/>
                                                  <w:marBottom w:val="0"/>
                                                  <w:divBdr>
                                                    <w:top w:val="none" w:sz="0" w:space="0" w:color="auto"/>
                                                    <w:left w:val="none" w:sz="0" w:space="0" w:color="auto"/>
                                                    <w:bottom w:val="none" w:sz="0" w:space="0" w:color="auto"/>
                                                    <w:right w:val="none" w:sz="0" w:space="0" w:color="auto"/>
                                                  </w:divBdr>
                                                  <w:divsChild>
                                                    <w:div w:id="1263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7813">
      <w:marLeft w:val="0"/>
      <w:marRight w:val="0"/>
      <w:marTop w:val="0"/>
      <w:marBottom w:val="0"/>
      <w:divBdr>
        <w:top w:val="none" w:sz="0" w:space="0" w:color="auto"/>
        <w:left w:val="none" w:sz="0" w:space="0" w:color="auto"/>
        <w:bottom w:val="none" w:sz="0" w:space="0" w:color="auto"/>
        <w:right w:val="none" w:sz="0" w:space="0" w:color="auto"/>
      </w:divBdr>
    </w:div>
    <w:div w:id="1263107823">
      <w:marLeft w:val="0"/>
      <w:marRight w:val="0"/>
      <w:marTop w:val="0"/>
      <w:marBottom w:val="0"/>
      <w:divBdr>
        <w:top w:val="none" w:sz="0" w:space="0" w:color="auto"/>
        <w:left w:val="none" w:sz="0" w:space="0" w:color="auto"/>
        <w:bottom w:val="none" w:sz="0" w:space="0" w:color="auto"/>
        <w:right w:val="none" w:sz="0" w:space="0" w:color="auto"/>
      </w:divBdr>
      <w:divsChild>
        <w:div w:id="1263107814">
          <w:marLeft w:val="0"/>
          <w:marRight w:val="0"/>
          <w:marTop w:val="0"/>
          <w:marBottom w:val="0"/>
          <w:divBdr>
            <w:top w:val="none" w:sz="0" w:space="0" w:color="auto"/>
            <w:left w:val="none" w:sz="0" w:space="0" w:color="auto"/>
            <w:bottom w:val="none" w:sz="0" w:space="0" w:color="auto"/>
            <w:right w:val="none" w:sz="0" w:space="0" w:color="auto"/>
          </w:divBdr>
          <w:divsChild>
            <w:div w:id="1263107799">
              <w:marLeft w:val="0"/>
              <w:marRight w:val="0"/>
              <w:marTop w:val="0"/>
              <w:marBottom w:val="0"/>
              <w:divBdr>
                <w:top w:val="none" w:sz="0" w:space="0" w:color="auto"/>
                <w:left w:val="none" w:sz="0" w:space="0" w:color="auto"/>
                <w:bottom w:val="none" w:sz="0" w:space="0" w:color="auto"/>
                <w:right w:val="none" w:sz="0" w:space="0" w:color="auto"/>
              </w:divBdr>
              <w:divsChild>
                <w:div w:id="1263107824">
                  <w:marLeft w:val="0"/>
                  <w:marRight w:val="0"/>
                  <w:marTop w:val="0"/>
                  <w:marBottom w:val="0"/>
                  <w:divBdr>
                    <w:top w:val="none" w:sz="0" w:space="0" w:color="auto"/>
                    <w:left w:val="none" w:sz="0" w:space="0" w:color="auto"/>
                    <w:bottom w:val="none" w:sz="0" w:space="0" w:color="auto"/>
                    <w:right w:val="none" w:sz="0" w:space="0" w:color="auto"/>
                  </w:divBdr>
                  <w:divsChild>
                    <w:div w:id="1263107820">
                      <w:marLeft w:val="0"/>
                      <w:marRight w:val="0"/>
                      <w:marTop w:val="0"/>
                      <w:marBottom w:val="0"/>
                      <w:divBdr>
                        <w:top w:val="none" w:sz="0" w:space="0" w:color="auto"/>
                        <w:left w:val="single" w:sz="4" w:space="6" w:color="EDEDED"/>
                        <w:bottom w:val="none" w:sz="0" w:space="0" w:color="auto"/>
                        <w:right w:val="none" w:sz="0" w:space="0" w:color="auto"/>
                      </w:divBdr>
                      <w:divsChild>
                        <w:div w:id="1263107812">
                          <w:marLeft w:val="0"/>
                          <w:marRight w:val="0"/>
                          <w:marTop w:val="0"/>
                          <w:marBottom w:val="0"/>
                          <w:divBdr>
                            <w:top w:val="none" w:sz="0" w:space="0" w:color="auto"/>
                            <w:left w:val="none" w:sz="0" w:space="0" w:color="auto"/>
                            <w:bottom w:val="none" w:sz="0" w:space="0" w:color="auto"/>
                            <w:right w:val="none" w:sz="0" w:space="0" w:color="auto"/>
                          </w:divBdr>
                          <w:divsChild>
                            <w:div w:id="1263107804">
                              <w:marLeft w:val="0"/>
                              <w:marRight w:val="0"/>
                              <w:marTop w:val="0"/>
                              <w:marBottom w:val="0"/>
                              <w:divBdr>
                                <w:top w:val="none" w:sz="0" w:space="0" w:color="auto"/>
                                <w:left w:val="none" w:sz="0" w:space="0" w:color="auto"/>
                                <w:bottom w:val="none" w:sz="0" w:space="0" w:color="auto"/>
                                <w:right w:val="none" w:sz="0" w:space="0" w:color="auto"/>
                              </w:divBdr>
                              <w:divsChild>
                                <w:div w:id="1263107810">
                                  <w:marLeft w:val="0"/>
                                  <w:marRight w:val="0"/>
                                  <w:marTop w:val="0"/>
                                  <w:marBottom w:val="0"/>
                                  <w:divBdr>
                                    <w:top w:val="none" w:sz="0" w:space="0" w:color="auto"/>
                                    <w:left w:val="none" w:sz="0" w:space="0" w:color="auto"/>
                                    <w:bottom w:val="none" w:sz="0" w:space="0" w:color="auto"/>
                                    <w:right w:val="none" w:sz="0" w:space="0" w:color="auto"/>
                                  </w:divBdr>
                                  <w:divsChild>
                                    <w:div w:id="1263107819">
                                      <w:marLeft w:val="0"/>
                                      <w:marRight w:val="0"/>
                                      <w:marTop w:val="0"/>
                                      <w:marBottom w:val="0"/>
                                      <w:divBdr>
                                        <w:top w:val="none" w:sz="0" w:space="0" w:color="auto"/>
                                        <w:left w:val="none" w:sz="0" w:space="0" w:color="auto"/>
                                        <w:bottom w:val="none" w:sz="0" w:space="0" w:color="auto"/>
                                        <w:right w:val="none" w:sz="0" w:space="0" w:color="auto"/>
                                      </w:divBdr>
                                      <w:divsChild>
                                        <w:div w:id="1263107803">
                                          <w:marLeft w:val="0"/>
                                          <w:marRight w:val="0"/>
                                          <w:marTop w:val="0"/>
                                          <w:marBottom w:val="0"/>
                                          <w:divBdr>
                                            <w:top w:val="none" w:sz="0" w:space="0" w:color="auto"/>
                                            <w:left w:val="none" w:sz="0" w:space="0" w:color="auto"/>
                                            <w:bottom w:val="none" w:sz="0" w:space="0" w:color="auto"/>
                                            <w:right w:val="none" w:sz="0" w:space="0" w:color="auto"/>
                                          </w:divBdr>
                                          <w:divsChild>
                                            <w:div w:id="1263107815">
                                              <w:marLeft w:val="0"/>
                                              <w:marRight w:val="0"/>
                                              <w:marTop w:val="0"/>
                                              <w:marBottom w:val="0"/>
                                              <w:divBdr>
                                                <w:top w:val="none" w:sz="0" w:space="0" w:color="auto"/>
                                                <w:left w:val="none" w:sz="0" w:space="0" w:color="auto"/>
                                                <w:bottom w:val="none" w:sz="0" w:space="0" w:color="auto"/>
                                                <w:right w:val="none" w:sz="0" w:space="0" w:color="auto"/>
                                              </w:divBdr>
                                              <w:divsChild>
                                                <w:div w:id="1263107811">
                                                  <w:marLeft w:val="0"/>
                                                  <w:marRight w:val="0"/>
                                                  <w:marTop w:val="0"/>
                                                  <w:marBottom w:val="0"/>
                                                  <w:divBdr>
                                                    <w:top w:val="none" w:sz="0" w:space="0" w:color="auto"/>
                                                    <w:left w:val="none" w:sz="0" w:space="0" w:color="auto"/>
                                                    <w:bottom w:val="none" w:sz="0" w:space="0" w:color="auto"/>
                                                    <w:right w:val="none" w:sz="0" w:space="0" w:color="auto"/>
                                                  </w:divBdr>
                                                  <w:divsChild>
                                                    <w:div w:id="1263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47717">
      <w:bodyDiv w:val="1"/>
      <w:marLeft w:val="0"/>
      <w:marRight w:val="0"/>
      <w:marTop w:val="0"/>
      <w:marBottom w:val="0"/>
      <w:divBdr>
        <w:top w:val="none" w:sz="0" w:space="0" w:color="auto"/>
        <w:left w:val="none" w:sz="0" w:space="0" w:color="auto"/>
        <w:bottom w:val="none" w:sz="0" w:space="0" w:color="auto"/>
        <w:right w:val="none" w:sz="0" w:space="0" w:color="auto"/>
      </w:divBdr>
    </w:div>
    <w:div w:id="19454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CD591E89-A315-4EA3-990C-42355ED2B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A0F89E-C8D0-4355-9020-16F593C6CF69}">
  <ds:schemaRefs>
    <ds:schemaRef ds:uri="http://schemas.microsoft.com/sharepoint/v3/contenttype/forms"/>
  </ds:schemaRefs>
</ds:datastoreItem>
</file>

<file path=customXml/itemProps3.xml><?xml version="1.0" encoding="utf-8"?>
<ds:datastoreItem xmlns:ds="http://schemas.openxmlformats.org/officeDocument/2006/customXml" ds:itemID="{63CD447F-A464-4DB0-846A-0962E3004C05}">
  <ds:schemaRefs>
    <ds:schemaRef ds:uri="http://schemas.openxmlformats.org/officeDocument/2006/bibliography"/>
  </ds:schemaRefs>
</ds:datastoreItem>
</file>

<file path=customXml/itemProps4.xml><?xml version="1.0" encoding="utf-8"?>
<ds:datastoreItem xmlns:ds="http://schemas.openxmlformats.org/officeDocument/2006/customXml" ds:itemID="{D842F347-D382-4782-A78E-4DBF9273AFD0}">
  <ds:schemaRefs>
    <ds:schemaRef ds:uri="http://schemas.openxmlformats.org/officeDocument/2006/bibliography"/>
  </ds:schemaRefs>
</ds:datastoreItem>
</file>

<file path=customXml/itemProps5.xml><?xml version="1.0" encoding="utf-8"?>
<ds:datastoreItem xmlns:ds="http://schemas.openxmlformats.org/officeDocument/2006/customXml" ds:itemID="{A49FFC6A-4ABD-49DA-8C72-2A78B6526FA3}">
  <ds:schemaRefs>
    <ds:schemaRef ds:uri="http://schemas.microsoft.com/office/2006/documentManagement/types"/>
    <ds:schemaRef ds:uri="http://purl.org/dc/terms/"/>
    <ds:schemaRef ds:uri="http://schemas.microsoft.com/office/2006/metadata/properties"/>
    <ds:schemaRef ds:uri="5067c814-4b34-462c-a21d-c185ff6548d2"/>
    <ds:schemaRef ds:uri="785685f2-c2e1-4352-89aa-3faca8eaba52"/>
    <ds:schemaRef ds:uri="http://schemas.openxmlformats.org/package/2006/metadata/core-properties"/>
    <ds:schemaRef ds:uri="http://www.w3.org/XML/1998/namespace"/>
    <ds:schemaRef ds:uri="http://schemas.microsoft.com/office/infopath/2007/PartnerControl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8139</Words>
  <Characters>46398</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2022 CF1R-ALT-02-E Prescriptive Alterations HVAC</vt:lpstr>
    </vt:vector>
  </TitlesOfParts>
  <Company>California Energy Commission</Company>
  <LinksUpToDate>false</LinksUpToDate>
  <CharactersWithSpaces>54429</CharactersWithSpaces>
  <SharedDoc>false</SharedDoc>
  <HLinks>
    <vt:vector size="12" baseType="variant">
      <vt:variant>
        <vt:i4>1835043</vt:i4>
      </vt:variant>
      <vt:variant>
        <vt:i4>3</vt:i4>
      </vt:variant>
      <vt:variant>
        <vt:i4>0</vt:i4>
      </vt:variant>
      <vt:variant>
        <vt:i4>5</vt:i4>
      </vt:variant>
      <vt:variant>
        <vt:lpwstr>mailto:Cheng.Moua@energy.ca.gov</vt:lpwstr>
      </vt:variant>
      <vt:variant>
        <vt:lpwstr/>
      </vt:variant>
      <vt:variant>
        <vt:i4>1835043</vt:i4>
      </vt:variant>
      <vt:variant>
        <vt:i4>0</vt:i4>
      </vt:variant>
      <vt:variant>
        <vt:i4>0</vt:i4>
      </vt:variant>
      <vt:variant>
        <vt:i4>5</vt:i4>
      </vt:variant>
      <vt:variant>
        <vt:lpwstr>mailto:Cheng.Moua@energy.ca.gov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CF1R-ALT-02-E Prescriptive Alterations HVAC</dc:title>
  <dc:creator>CaliforniaEnergyCommission1@caenergy.onmicrosoft.com</dc:creator>
  <cp:lastModifiedBy>Alhabibi, Haider@Energy</cp:lastModifiedBy>
  <cp:revision>2</cp:revision>
  <cp:lastPrinted>2015-06-10T16:02:00Z</cp:lastPrinted>
  <dcterms:created xsi:type="dcterms:W3CDTF">2023-08-24T19:02:00Z</dcterms:created>
  <dcterms:modified xsi:type="dcterms:W3CDTF">2023-08-24T19:02:00Z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