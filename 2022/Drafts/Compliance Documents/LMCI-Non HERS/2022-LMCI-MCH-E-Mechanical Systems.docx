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9316D" w14:textId="77777777" w:rsidR="000E738E" w:rsidRPr="00EF620C" w:rsidRDefault="000E738E" w:rsidP="000E738E">
      <w:pPr>
        <w:rPr>
          <w:rFonts w:cstheme="minorHAnsi"/>
          <w:b/>
          <w:bCs/>
          <w:sz w:val="24"/>
          <w:szCs w:val="24"/>
        </w:rPr>
      </w:pPr>
      <w:r w:rsidRPr="00EF620C">
        <w:rPr>
          <w:rFonts w:cstheme="minorHAnsi"/>
          <w:b/>
          <w:bCs/>
          <w:sz w:val="24"/>
          <w:szCs w:val="24"/>
        </w:rPr>
        <w:t xml:space="preserve">CERTIFICATE OF INSTALLATION </w:t>
      </w:r>
    </w:p>
    <w:p w14:paraId="44D12F6F" w14:textId="0A377849" w:rsidR="00E4196E" w:rsidRPr="00EF620C" w:rsidRDefault="00E4196E" w:rsidP="000E738E">
      <w:pPr>
        <w:rPr>
          <w:rFonts w:cstheme="minorHAnsi"/>
          <w:i/>
          <w:iCs/>
          <w:sz w:val="24"/>
          <w:szCs w:val="24"/>
        </w:rPr>
      </w:pPr>
      <w:r w:rsidRPr="00E4196E">
        <w:rPr>
          <w:rFonts w:cstheme="minorHAnsi"/>
          <w:i/>
          <w:iCs/>
          <w:sz w:val="24"/>
          <w:szCs w:val="24"/>
        </w:rPr>
        <w:t>This Certificate of Installation documents the installation of mechanical features, materials, components, and manufactured devices required to demonstrate compliance with Title 24, Part 6 per §10-103(a)3 for low-rise residential and low-rise mixed-use occupancies.</w:t>
      </w:r>
    </w:p>
    <w:tbl>
      <w:tblPr>
        <w:tblStyle w:val="TableGrid"/>
        <w:tblW w:w="5000" w:type="pct"/>
        <w:tblLook w:val="0020" w:firstRow="1" w:lastRow="0" w:firstColumn="0" w:lastColumn="0" w:noHBand="0" w:noVBand="0"/>
      </w:tblPr>
      <w:tblGrid>
        <w:gridCol w:w="7195"/>
        <w:gridCol w:w="7195"/>
      </w:tblGrid>
      <w:tr w:rsidR="000E738E" w:rsidRPr="00EF620C" w14:paraId="540EF7A6" w14:textId="77777777" w:rsidTr="00961BC3">
        <w:trPr>
          <w:trHeight w:val="280"/>
        </w:trPr>
        <w:tc>
          <w:tcPr>
            <w:tcW w:w="5395" w:type="dxa"/>
          </w:tcPr>
          <w:p w14:paraId="36A5F4B3" w14:textId="77777777" w:rsidR="000E738E" w:rsidRPr="00EF620C" w:rsidRDefault="000E738E" w:rsidP="00961BC3">
            <w:pPr>
              <w:spacing w:after="160" w:line="259" w:lineRule="auto"/>
              <w:rPr>
                <w:rFonts w:asciiTheme="minorHAnsi" w:hAnsiTheme="minorHAnsi" w:cstheme="minorHAnsi"/>
                <w:sz w:val="24"/>
                <w:szCs w:val="24"/>
              </w:rPr>
            </w:pPr>
            <w:r w:rsidRPr="00EF620C">
              <w:rPr>
                <w:rFonts w:asciiTheme="minorHAnsi" w:hAnsiTheme="minorHAnsi" w:cstheme="minorHAnsi"/>
                <w:sz w:val="24"/>
                <w:szCs w:val="24"/>
              </w:rPr>
              <w:t>Project Name:</w:t>
            </w:r>
          </w:p>
        </w:tc>
        <w:tc>
          <w:tcPr>
            <w:tcW w:w="5395" w:type="dxa"/>
          </w:tcPr>
          <w:p w14:paraId="17A946D4" w14:textId="77777777" w:rsidR="000E738E" w:rsidRPr="00EF620C" w:rsidRDefault="000E738E" w:rsidP="00961BC3">
            <w:pPr>
              <w:spacing w:after="160" w:line="259" w:lineRule="auto"/>
              <w:rPr>
                <w:rFonts w:asciiTheme="minorHAnsi" w:hAnsiTheme="minorHAnsi" w:cstheme="minorHAnsi"/>
                <w:sz w:val="24"/>
                <w:szCs w:val="24"/>
              </w:rPr>
            </w:pPr>
            <w:r w:rsidRPr="00EF620C">
              <w:rPr>
                <w:rFonts w:asciiTheme="minorHAnsi" w:hAnsiTheme="minorHAnsi" w:cstheme="minorHAnsi"/>
                <w:sz w:val="24"/>
                <w:szCs w:val="24"/>
              </w:rPr>
              <w:t>Enforcement Agency:</w:t>
            </w:r>
          </w:p>
        </w:tc>
      </w:tr>
      <w:tr w:rsidR="000E738E" w:rsidRPr="00EF620C" w14:paraId="73A7EA7E" w14:textId="77777777" w:rsidTr="00961BC3">
        <w:trPr>
          <w:trHeight w:val="280"/>
        </w:trPr>
        <w:tc>
          <w:tcPr>
            <w:tcW w:w="5395" w:type="dxa"/>
          </w:tcPr>
          <w:p w14:paraId="5D3F83D4" w14:textId="77777777" w:rsidR="000E738E" w:rsidRPr="00EF620C" w:rsidRDefault="000E738E" w:rsidP="00961BC3">
            <w:pPr>
              <w:spacing w:after="160" w:line="259" w:lineRule="auto"/>
              <w:rPr>
                <w:rFonts w:asciiTheme="minorHAnsi" w:hAnsiTheme="minorHAnsi" w:cstheme="minorHAnsi"/>
                <w:sz w:val="24"/>
                <w:szCs w:val="24"/>
                <w:vertAlign w:val="superscript"/>
              </w:rPr>
            </w:pPr>
            <w:r w:rsidRPr="00EF620C">
              <w:rPr>
                <w:rFonts w:asciiTheme="minorHAnsi" w:hAnsiTheme="minorHAnsi" w:cstheme="minorHAnsi"/>
                <w:sz w:val="24"/>
                <w:szCs w:val="24"/>
              </w:rPr>
              <w:t>Dwelling Address:</w:t>
            </w:r>
          </w:p>
        </w:tc>
        <w:tc>
          <w:tcPr>
            <w:tcW w:w="5395" w:type="dxa"/>
          </w:tcPr>
          <w:p w14:paraId="68B144C3" w14:textId="77777777" w:rsidR="000E738E" w:rsidRPr="00EF620C" w:rsidRDefault="000E738E" w:rsidP="00961BC3">
            <w:pPr>
              <w:spacing w:after="160" w:line="259" w:lineRule="auto"/>
              <w:rPr>
                <w:rFonts w:asciiTheme="minorHAnsi" w:hAnsiTheme="minorHAnsi" w:cstheme="minorHAnsi"/>
                <w:sz w:val="24"/>
                <w:szCs w:val="24"/>
                <w:vertAlign w:val="superscript"/>
              </w:rPr>
            </w:pPr>
            <w:r w:rsidRPr="00EF620C">
              <w:rPr>
                <w:rFonts w:asciiTheme="minorHAnsi" w:hAnsiTheme="minorHAnsi" w:cstheme="minorHAnsi"/>
                <w:sz w:val="24"/>
                <w:szCs w:val="24"/>
              </w:rPr>
              <w:t>Permit Number:</w:t>
            </w:r>
          </w:p>
        </w:tc>
      </w:tr>
      <w:tr w:rsidR="000E738E" w:rsidRPr="00EF620C" w14:paraId="3D93CDEC" w14:textId="77777777" w:rsidTr="00961BC3">
        <w:trPr>
          <w:trHeight w:val="280"/>
        </w:trPr>
        <w:tc>
          <w:tcPr>
            <w:tcW w:w="5395" w:type="dxa"/>
          </w:tcPr>
          <w:p w14:paraId="0BDBD512" w14:textId="77777777" w:rsidR="000E738E" w:rsidRPr="00EF620C" w:rsidRDefault="000E738E" w:rsidP="00961BC3">
            <w:pPr>
              <w:spacing w:after="160" w:line="259" w:lineRule="auto"/>
              <w:rPr>
                <w:rFonts w:asciiTheme="minorHAnsi" w:hAnsiTheme="minorHAnsi" w:cstheme="minorHAnsi"/>
                <w:sz w:val="24"/>
                <w:szCs w:val="24"/>
              </w:rPr>
            </w:pPr>
            <w:r w:rsidRPr="00EF620C">
              <w:rPr>
                <w:rFonts w:asciiTheme="minorHAnsi" w:hAnsiTheme="minorHAnsi" w:cstheme="minorHAnsi"/>
                <w:sz w:val="24"/>
                <w:szCs w:val="24"/>
              </w:rPr>
              <w:t>City and Zip Code:</w:t>
            </w:r>
          </w:p>
        </w:tc>
        <w:tc>
          <w:tcPr>
            <w:tcW w:w="5395" w:type="dxa"/>
          </w:tcPr>
          <w:p w14:paraId="0B89B93B" w14:textId="77777777" w:rsidR="000E738E" w:rsidRPr="00EF620C" w:rsidRDefault="000E738E" w:rsidP="00961BC3">
            <w:pPr>
              <w:spacing w:after="160" w:line="259" w:lineRule="auto"/>
              <w:rPr>
                <w:rFonts w:asciiTheme="minorHAnsi" w:hAnsiTheme="minorHAnsi" w:cstheme="minorHAnsi"/>
                <w:sz w:val="24"/>
                <w:szCs w:val="24"/>
              </w:rPr>
            </w:pPr>
            <w:r w:rsidRPr="00EF620C">
              <w:rPr>
                <w:rFonts w:asciiTheme="minorHAnsi" w:hAnsiTheme="minorHAnsi" w:cstheme="minorHAnsi"/>
                <w:sz w:val="24"/>
                <w:szCs w:val="24"/>
              </w:rPr>
              <w:t>Date Permit Issued:</w:t>
            </w:r>
          </w:p>
        </w:tc>
      </w:tr>
    </w:tbl>
    <w:p w14:paraId="5F6FD1F6" w14:textId="645CC670" w:rsidR="00C96C33" w:rsidRPr="00EF620C" w:rsidRDefault="00945B8F">
      <w:pPr>
        <w:rPr>
          <w:rFonts w:cstheme="minorHAnsi"/>
          <w:sz w:val="24"/>
          <w:szCs w:val="24"/>
        </w:rPr>
      </w:pPr>
    </w:p>
    <w:tbl>
      <w:tblPr>
        <w:tblW w:w="14390" w:type="dxa"/>
        <w:tblInd w:w="5" w:type="dxa"/>
        <w:tblLayout w:type="fixed"/>
        <w:tblLook w:val="04A0" w:firstRow="1" w:lastRow="0" w:firstColumn="1" w:lastColumn="0" w:noHBand="0" w:noVBand="1"/>
      </w:tblPr>
      <w:tblGrid>
        <w:gridCol w:w="530"/>
        <w:gridCol w:w="2076"/>
        <w:gridCol w:w="3864"/>
        <w:gridCol w:w="540"/>
        <w:gridCol w:w="3690"/>
        <w:gridCol w:w="3690"/>
      </w:tblGrid>
      <w:tr w:rsidR="004202A0" w:rsidRPr="00EF620C" w14:paraId="51C13273" w14:textId="77777777" w:rsidTr="00014649">
        <w:trPr>
          <w:trHeight w:val="281"/>
        </w:trPr>
        <w:tc>
          <w:tcPr>
            <w:tcW w:w="1439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14FD3AB0" w14:textId="77777777" w:rsidR="004202A0" w:rsidRPr="009901C7" w:rsidRDefault="004202A0" w:rsidP="00961BC3">
            <w:pPr>
              <w:spacing w:after="0" w:line="240" w:lineRule="auto"/>
              <w:ind w:left="1" w:hanging="1"/>
              <w:rPr>
                <w:rFonts w:eastAsia="Times New Roman" w:cstheme="minorHAnsi"/>
                <w:b/>
                <w:bCs/>
                <w:color w:val="000000"/>
                <w:sz w:val="20"/>
                <w:szCs w:val="20"/>
              </w:rPr>
            </w:pPr>
            <w:bookmarkStart w:id="0" w:name="_Hlk100054960"/>
            <w:r w:rsidRPr="009901C7">
              <w:rPr>
                <w:rFonts w:eastAsia="Times New Roman" w:cstheme="minorHAnsi"/>
                <w:b/>
                <w:bCs/>
                <w:color w:val="000000"/>
                <w:sz w:val="20"/>
                <w:szCs w:val="20"/>
              </w:rPr>
              <w:t>A.  GENERAL INFORMATION</w:t>
            </w:r>
          </w:p>
        </w:tc>
      </w:tr>
      <w:tr w:rsidR="00EF620C" w:rsidRPr="00EF620C" w14:paraId="7F792FD0" w14:textId="77777777" w:rsidTr="00014649">
        <w:trPr>
          <w:trHeight w:val="422"/>
        </w:trPr>
        <w:tc>
          <w:tcPr>
            <w:tcW w:w="530" w:type="dxa"/>
            <w:tcBorders>
              <w:top w:val="nil"/>
              <w:left w:val="single" w:sz="4" w:space="0" w:color="auto"/>
              <w:bottom w:val="single" w:sz="4" w:space="0" w:color="auto"/>
              <w:right w:val="single" w:sz="4" w:space="0" w:color="auto"/>
            </w:tcBorders>
            <w:shd w:val="clear" w:color="auto" w:fill="auto"/>
            <w:vAlign w:val="center"/>
            <w:hideMark/>
          </w:tcPr>
          <w:p w14:paraId="7BB94EAC"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01</w:t>
            </w:r>
          </w:p>
          <w:p w14:paraId="0F0C2814" w14:textId="77777777" w:rsidR="004202A0" w:rsidRPr="009901C7" w:rsidRDefault="004202A0" w:rsidP="00961BC3">
            <w:pPr>
              <w:spacing w:after="0" w:line="240" w:lineRule="auto"/>
              <w:rPr>
                <w:rFonts w:eastAsia="Times New Roman" w:cstheme="minorHAnsi"/>
                <w:sz w:val="20"/>
                <w:szCs w:val="20"/>
              </w:rPr>
            </w:pPr>
          </w:p>
        </w:tc>
        <w:tc>
          <w:tcPr>
            <w:tcW w:w="2076" w:type="dxa"/>
            <w:tcBorders>
              <w:top w:val="nil"/>
              <w:left w:val="nil"/>
              <w:bottom w:val="single" w:sz="4" w:space="0" w:color="auto"/>
              <w:right w:val="single" w:sz="4" w:space="0" w:color="auto"/>
            </w:tcBorders>
            <w:shd w:val="clear" w:color="auto" w:fill="auto"/>
            <w:vAlign w:val="center"/>
            <w:hideMark/>
          </w:tcPr>
          <w:p w14:paraId="606A4A06"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xml:space="preserve">Project Location (city):                                                 </w:t>
            </w:r>
          </w:p>
        </w:tc>
        <w:tc>
          <w:tcPr>
            <w:tcW w:w="3864" w:type="dxa"/>
            <w:tcBorders>
              <w:top w:val="nil"/>
              <w:left w:val="nil"/>
              <w:bottom w:val="single" w:sz="4" w:space="0" w:color="auto"/>
              <w:right w:val="single" w:sz="4" w:space="0" w:color="auto"/>
            </w:tcBorders>
            <w:shd w:val="clear" w:color="auto" w:fill="auto"/>
            <w:vAlign w:val="center"/>
            <w:hideMark/>
          </w:tcPr>
          <w:p w14:paraId="68A6C250"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w:t>
            </w:r>
          </w:p>
        </w:tc>
        <w:tc>
          <w:tcPr>
            <w:tcW w:w="540" w:type="dxa"/>
            <w:tcBorders>
              <w:top w:val="nil"/>
              <w:left w:val="single" w:sz="4" w:space="0" w:color="auto"/>
              <w:bottom w:val="single" w:sz="4" w:space="0" w:color="auto"/>
              <w:right w:val="single" w:sz="4" w:space="0" w:color="auto"/>
            </w:tcBorders>
            <w:shd w:val="clear" w:color="auto" w:fill="auto"/>
            <w:vAlign w:val="center"/>
            <w:hideMark/>
          </w:tcPr>
          <w:p w14:paraId="607953BF"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02</w:t>
            </w:r>
          </w:p>
        </w:tc>
        <w:tc>
          <w:tcPr>
            <w:tcW w:w="3690" w:type="dxa"/>
            <w:tcBorders>
              <w:top w:val="nil"/>
              <w:left w:val="nil"/>
              <w:bottom w:val="single" w:sz="4" w:space="0" w:color="auto"/>
              <w:right w:val="single" w:sz="4" w:space="0" w:color="auto"/>
            </w:tcBorders>
            <w:shd w:val="clear" w:color="auto" w:fill="auto"/>
            <w:vAlign w:val="center"/>
            <w:hideMark/>
          </w:tcPr>
          <w:p w14:paraId="298EBAAD"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xml:space="preserve">Zip Code: </w:t>
            </w:r>
          </w:p>
        </w:tc>
        <w:tc>
          <w:tcPr>
            <w:tcW w:w="3690" w:type="dxa"/>
            <w:tcBorders>
              <w:top w:val="nil"/>
              <w:left w:val="nil"/>
              <w:bottom w:val="single" w:sz="4" w:space="0" w:color="auto"/>
              <w:right w:val="single" w:sz="4" w:space="0" w:color="auto"/>
            </w:tcBorders>
            <w:shd w:val="clear" w:color="auto" w:fill="auto"/>
            <w:noWrap/>
            <w:vAlign w:val="center"/>
            <w:hideMark/>
          </w:tcPr>
          <w:p w14:paraId="639C5517"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w:t>
            </w:r>
          </w:p>
        </w:tc>
      </w:tr>
      <w:tr w:rsidR="00EF620C" w:rsidRPr="00EF620C" w14:paraId="5A5E37B9" w14:textId="77777777" w:rsidTr="00014649">
        <w:trPr>
          <w:trHeight w:val="422"/>
        </w:trPr>
        <w:tc>
          <w:tcPr>
            <w:tcW w:w="530" w:type="dxa"/>
            <w:tcBorders>
              <w:top w:val="nil"/>
              <w:left w:val="single" w:sz="4" w:space="0" w:color="auto"/>
              <w:bottom w:val="single" w:sz="4" w:space="0" w:color="auto"/>
              <w:right w:val="single" w:sz="4" w:space="0" w:color="auto"/>
            </w:tcBorders>
            <w:shd w:val="clear" w:color="auto" w:fill="auto"/>
            <w:vAlign w:val="center"/>
            <w:hideMark/>
          </w:tcPr>
          <w:p w14:paraId="672C444F"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03</w:t>
            </w:r>
          </w:p>
        </w:tc>
        <w:tc>
          <w:tcPr>
            <w:tcW w:w="2076" w:type="dxa"/>
            <w:tcBorders>
              <w:top w:val="nil"/>
              <w:left w:val="nil"/>
              <w:bottom w:val="single" w:sz="4" w:space="0" w:color="auto"/>
              <w:right w:val="single" w:sz="4" w:space="0" w:color="auto"/>
            </w:tcBorders>
            <w:shd w:val="clear" w:color="auto" w:fill="auto"/>
            <w:vAlign w:val="center"/>
            <w:hideMark/>
          </w:tcPr>
          <w:p w14:paraId="28456D62"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Date of Permit Set used for construction:</w:t>
            </w:r>
          </w:p>
        </w:tc>
        <w:tc>
          <w:tcPr>
            <w:tcW w:w="3864" w:type="dxa"/>
            <w:tcBorders>
              <w:top w:val="nil"/>
              <w:left w:val="nil"/>
              <w:bottom w:val="single" w:sz="4" w:space="0" w:color="auto"/>
              <w:right w:val="single" w:sz="4" w:space="0" w:color="auto"/>
            </w:tcBorders>
            <w:shd w:val="clear" w:color="auto" w:fill="auto"/>
            <w:vAlign w:val="center"/>
            <w:hideMark/>
          </w:tcPr>
          <w:p w14:paraId="0A82048C"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w:t>
            </w:r>
          </w:p>
        </w:tc>
        <w:tc>
          <w:tcPr>
            <w:tcW w:w="540" w:type="dxa"/>
            <w:tcBorders>
              <w:top w:val="nil"/>
              <w:left w:val="single" w:sz="4" w:space="0" w:color="auto"/>
              <w:bottom w:val="single" w:sz="4" w:space="0" w:color="auto"/>
              <w:right w:val="single" w:sz="4" w:space="0" w:color="auto"/>
            </w:tcBorders>
            <w:shd w:val="clear" w:color="auto" w:fill="auto"/>
            <w:vAlign w:val="center"/>
            <w:hideMark/>
          </w:tcPr>
          <w:p w14:paraId="38F52E53"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04</w:t>
            </w:r>
          </w:p>
        </w:tc>
        <w:tc>
          <w:tcPr>
            <w:tcW w:w="3690" w:type="dxa"/>
            <w:tcBorders>
              <w:top w:val="nil"/>
              <w:left w:val="nil"/>
              <w:bottom w:val="single" w:sz="4" w:space="0" w:color="auto"/>
              <w:right w:val="single" w:sz="4" w:space="0" w:color="auto"/>
            </w:tcBorders>
            <w:shd w:val="clear" w:color="auto" w:fill="auto"/>
            <w:vAlign w:val="center"/>
            <w:hideMark/>
          </w:tcPr>
          <w:p w14:paraId="30FEFA39"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Name of Permit Set used for construction:</w:t>
            </w:r>
          </w:p>
        </w:tc>
        <w:tc>
          <w:tcPr>
            <w:tcW w:w="3690" w:type="dxa"/>
            <w:tcBorders>
              <w:top w:val="nil"/>
              <w:left w:val="nil"/>
              <w:bottom w:val="single" w:sz="4" w:space="0" w:color="auto"/>
              <w:right w:val="single" w:sz="4" w:space="0" w:color="auto"/>
            </w:tcBorders>
            <w:shd w:val="clear" w:color="auto" w:fill="auto"/>
            <w:noWrap/>
            <w:vAlign w:val="center"/>
            <w:hideMark/>
          </w:tcPr>
          <w:p w14:paraId="40D22EE7"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w:t>
            </w:r>
          </w:p>
        </w:tc>
      </w:tr>
      <w:tr w:rsidR="00EF620C" w:rsidRPr="00EF620C" w14:paraId="532F51D4" w14:textId="77777777" w:rsidTr="00014649">
        <w:trPr>
          <w:trHeight w:val="422"/>
        </w:trPr>
        <w:tc>
          <w:tcPr>
            <w:tcW w:w="5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8C8BF2"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05</w:t>
            </w:r>
          </w:p>
        </w:tc>
        <w:tc>
          <w:tcPr>
            <w:tcW w:w="2076" w:type="dxa"/>
            <w:tcBorders>
              <w:top w:val="single" w:sz="4" w:space="0" w:color="auto"/>
              <w:left w:val="nil"/>
              <w:bottom w:val="single" w:sz="4" w:space="0" w:color="auto"/>
              <w:right w:val="single" w:sz="4" w:space="0" w:color="auto"/>
            </w:tcBorders>
            <w:shd w:val="clear" w:color="auto" w:fill="auto"/>
            <w:vAlign w:val="center"/>
            <w:hideMark/>
          </w:tcPr>
          <w:p w14:paraId="09E1B7A8"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Authority Having Jurisdiction:</w:t>
            </w:r>
          </w:p>
        </w:tc>
        <w:tc>
          <w:tcPr>
            <w:tcW w:w="3864" w:type="dxa"/>
            <w:tcBorders>
              <w:top w:val="nil"/>
              <w:left w:val="nil"/>
              <w:bottom w:val="single" w:sz="4" w:space="0" w:color="auto"/>
              <w:right w:val="single" w:sz="4" w:space="0" w:color="auto"/>
            </w:tcBorders>
            <w:shd w:val="clear" w:color="auto" w:fill="auto"/>
            <w:vAlign w:val="center"/>
            <w:hideMark/>
          </w:tcPr>
          <w:p w14:paraId="334F5B82"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w:t>
            </w:r>
          </w:p>
        </w:tc>
        <w:tc>
          <w:tcPr>
            <w:tcW w:w="540" w:type="dxa"/>
            <w:tcBorders>
              <w:top w:val="nil"/>
              <w:left w:val="nil"/>
              <w:bottom w:val="single" w:sz="4" w:space="0" w:color="auto"/>
              <w:right w:val="single" w:sz="4" w:space="0" w:color="auto"/>
            </w:tcBorders>
            <w:shd w:val="clear" w:color="auto" w:fill="auto"/>
            <w:vAlign w:val="center"/>
            <w:hideMark/>
          </w:tcPr>
          <w:p w14:paraId="06765BE7"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06</w:t>
            </w:r>
          </w:p>
        </w:tc>
        <w:tc>
          <w:tcPr>
            <w:tcW w:w="3690" w:type="dxa"/>
            <w:tcBorders>
              <w:top w:val="nil"/>
              <w:left w:val="nil"/>
              <w:bottom w:val="single" w:sz="4" w:space="0" w:color="auto"/>
              <w:right w:val="single" w:sz="4" w:space="0" w:color="auto"/>
            </w:tcBorders>
            <w:shd w:val="clear" w:color="auto" w:fill="auto"/>
            <w:vAlign w:val="center"/>
            <w:hideMark/>
          </w:tcPr>
          <w:p w14:paraId="05B05FF3"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xml:space="preserve">Building Permit #: </w:t>
            </w:r>
          </w:p>
        </w:tc>
        <w:tc>
          <w:tcPr>
            <w:tcW w:w="3690" w:type="dxa"/>
            <w:tcBorders>
              <w:top w:val="nil"/>
              <w:left w:val="nil"/>
              <w:bottom w:val="single" w:sz="4" w:space="0" w:color="auto"/>
              <w:right w:val="single" w:sz="4" w:space="0" w:color="auto"/>
            </w:tcBorders>
            <w:shd w:val="clear" w:color="auto" w:fill="auto"/>
            <w:vAlign w:val="center"/>
            <w:hideMark/>
          </w:tcPr>
          <w:p w14:paraId="5A5D9523"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w:t>
            </w:r>
          </w:p>
        </w:tc>
      </w:tr>
      <w:tr w:rsidR="00EF620C" w:rsidRPr="00EF620C" w14:paraId="44699324" w14:textId="77777777" w:rsidTr="00014649">
        <w:trPr>
          <w:trHeight w:val="422"/>
        </w:trPr>
        <w:tc>
          <w:tcPr>
            <w:tcW w:w="5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63245B"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07</w:t>
            </w:r>
          </w:p>
        </w:tc>
        <w:tc>
          <w:tcPr>
            <w:tcW w:w="2076" w:type="dxa"/>
            <w:tcBorders>
              <w:top w:val="single" w:sz="4" w:space="0" w:color="auto"/>
              <w:left w:val="nil"/>
              <w:bottom w:val="single" w:sz="4" w:space="0" w:color="auto"/>
              <w:right w:val="single" w:sz="4" w:space="0" w:color="auto"/>
            </w:tcBorders>
            <w:shd w:val="clear" w:color="auto" w:fill="auto"/>
            <w:vAlign w:val="center"/>
            <w:hideMark/>
          </w:tcPr>
          <w:p w14:paraId="4B7697F1"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xml:space="preserve">Date of As-built Set: </w:t>
            </w:r>
          </w:p>
        </w:tc>
        <w:tc>
          <w:tcPr>
            <w:tcW w:w="3864" w:type="dxa"/>
            <w:tcBorders>
              <w:top w:val="nil"/>
              <w:left w:val="nil"/>
              <w:bottom w:val="single" w:sz="4" w:space="0" w:color="auto"/>
              <w:right w:val="single" w:sz="4" w:space="0" w:color="auto"/>
            </w:tcBorders>
            <w:shd w:val="clear" w:color="auto" w:fill="auto"/>
            <w:vAlign w:val="center"/>
            <w:hideMark/>
          </w:tcPr>
          <w:p w14:paraId="1FAFCD12"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w:t>
            </w:r>
          </w:p>
        </w:tc>
        <w:tc>
          <w:tcPr>
            <w:tcW w:w="540" w:type="dxa"/>
            <w:tcBorders>
              <w:top w:val="nil"/>
              <w:left w:val="nil"/>
              <w:bottom w:val="single" w:sz="4" w:space="0" w:color="auto"/>
              <w:right w:val="single" w:sz="4" w:space="0" w:color="auto"/>
            </w:tcBorders>
            <w:shd w:val="clear" w:color="auto" w:fill="auto"/>
            <w:vAlign w:val="center"/>
            <w:hideMark/>
          </w:tcPr>
          <w:p w14:paraId="365B012F"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08</w:t>
            </w:r>
          </w:p>
        </w:tc>
        <w:tc>
          <w:tcPr>
            <w:tcW w:w="3690" w:type="dxa"/>
            <w:tcBorders>
              <w:top w:val="nil"/>
              <w:left w:val="nil"/>
              <w:bottom w:val="single" w:sz="4" w:space="0" w:color="auto"/>
              <w:right w:val="single" w:sz="4" w:space="0" w:color="auto"/>
            </w:tcBorders>
            <w:shd w:val="clear" w:color="auto" w:fill="auto"/>
            <w:vAlign w:val="center"/>
            <w:hideMark/>
          </w:tcPr>
          <w:p w14:paraId="5C493327"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Name of As-built Set:  </w:t>
            </w:r>
          </w:p>
        </w:tc>
        <w:tc>
          <w:tcPr>
            <w:tcW w:w="3690" w:type="dxa"/>
            <w:tcBorders>
              <w:top w:val="nil"/>
              <w:left w:val="nil"/>
              <w:bottom w:val="single" w:sz="4" w:space="0" w:color="auto"/>
              <w:right w:val="single" w:sz="4" w:space="0" w:color="auto"/>
            </w:tcBorders>
            <w:shd w:val="clear" w:color="auto" w:fill="auto"/>
            <w:vAlign w:val="center"/>
            <w:hideMark/>
          </w:tcPr>
          <w:p w14:paraId="7F3C3927"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w:t>
            </w:r>
          </w:p>
        </w:tc>
      </w:tr>
      <w:bookmarkEnd w:id="0"/>
    </w:tbl>
    <w:p w14:paraId="5635A31C" w14:textId="0906EF9F" w:rsidR="002914A0" w:rsidRPr="00EF620C" w:rsidRDefault="002914A0">
      <w:pPr>
        <w:rPr>
          <w:rFonts w:cstheme="minorHAnsi"/>
          <w:sz w:val="24"/>
          <w:szCs w:val="24"/>
        </w:rPr>
      </w:pPr>
    </w:p>
    <w:tbl>
      <w:tblPr>
        <w:tblW w:w="14395" w:type="dxa"/>
        <w:tblLook w:val="04A0" w:firstRow="1" w:lastRow="0" w:firstColumn="1" w:lastColumn="0" w:noHBand="0" w:noVBand="1"/>
      </w:tblPr>
      <w:tblGrid>
        <w:gridCol w:w="512"/>
        <w:gridCol w:w="3533"/>
        <w:gridCol w:w="540"/>
        <w:gridCol w:w="2340"/>
        <w:gridCol w:w="540"/>
        <w:gridCol w:w="3960"/>
        <w:gridCol w:w="540"/>
        <w:gridCol w:w="2430"/>
      </w:tblGrid>
      <w:tr w:rsidR="00C71D03" w:rsidRPr="0071762B" w14:paraId="30FC1082" w14:textId="77777777" w:rsidTr="00014649">
        <w:trPr>
          <w:trHeight w:val="263"/>
        </w:trPr>
        <w:tc>
          <w:tcPr>
            <w:tcW w:w="14395" w:type="dxa"/>
            <w:gridSpan w:val="8"/>
            <w:tcBorders>
              <w:top w:val="single" w:sz="4" w:space="0" w:color="auto"/>
              <w:left w:val="single" w:sz="4" w:space="0" w:color="auto"/>
              <w:bottom w:val="single" w:sz="4" w:space="0" w:color="auto"/>
              <w:right w:val="single" w:sz="4" w:space="0" w:color="auto"/>
            </w:tcBorders>
            <w:shd w:val="clear" w:color="auto" w:fill="auto"/>
            <w:hideMark/>
          </w:tcPr>
          <w:p w14:paraId="600B6A5B" w14:textId="5A1E6EBF" w:rsidR="00C71D03" w:rsidRPr="00133C3B" w:rsidRDefault="002914A0" w:rsidP="00C71D03">
            <w:pPr>
              <w:spacing w:after="0" w:line="240" w:lineRule="auto"/>
              <w:rPr>
                <w:rFonts w:eastAsia="Times New Roman" w:cstheme="minorHAnsi"/>
                <w:b/>
                <w:bCs/>
                <w:sz w:val="20"/>
                <w:szCs w:val="20"/>
              </w:rPr>
            </w:pPr>
            <w:r w:rsidRPr="00133C3B">
              <w:rPr>
                <w:rFonts w:cstheme="minorHAnsi"/>
                <w:sz w:val="20"/>
                <w:szCs w:val="20"/>
              </w:rPr>
              <w:br w:type="page"/>
            </w:r>
            <w:r w:rsidR="00C71D03" w:rsidRPr="00133C3B">
              <w:rPr>
                <w:rFonts w:eastAsia="Times New Roman" w:cstheme="minorHAnsi"/>
                <w:b/>
                <w:bCs/>
                <w:sz w:val="20"/>
                <w:szCs w:val="20"/>
              </w:rPr>
              <w:t>B. INSTALLER SCOPE</w:t>
            </w:r>
          </w:p>
        </w:tc>
      </w:tr>
      <w:tr w:rsidR="00C71D03" w:rsidRPr="0071762B" w14:paraId="3D1CB1C4" w14:textId="77777777" w:rsidTr="00014649">
        <w:trPr>
          <w:trHeight w:val="263"/>
        </w:trPr>
        <w:tc>
          <w:tcPr>
            <w:tcW w:w="14395" w:type="dxa"/>
            <w:gridSpan w:val="8"/>
            <w:tcBorders>
              <w:top w:val="single" w:sz="4" w:space="0" w:color="auto"/>
              <w:left w:val="single" w:sz="4" w:space="0" w:color="auto"/>
              <w:bottom w:val="single" w:sz="4" w:space="0" w:color="auto"/>
              <w:right w:val="single" w:sz="4" w:space="0" w:color="auto"/>
            </w:tcBorders>
            <w:shd w:val="clear" w:color="000000" w:fill="FFFFFF"/>
            <w:hideMark/>
          </w:tcPr>
          <w:p w14:paraId="511210D6" w14:textId="77777777" w:rsidR="00C71D03" w:rsidRPr="00133C3B" w:rsidRDefault="00C71D03" w:rsidP="00C71D03">
            <w:pPr>
              <w:spacing w:after="0" w:line="240" w:lineRule="auto"/>
              <w:rPr>
                <w:rFonts w:eastAsia="Times New Roman" w:cstheme="minorHAnsi"/>
                <w:i/>
                <w:iCs/>
                <w:sz w:val="20"/>
                <w:szCs w:val="20"/>
              </w:rPr>
            </w:pPr>
            <w:r w:rsidRPr="00133C3B">
              <w:rPr>
                <w:rFonts w:eastAsia="Times New Roman" w:cstheme="minorHAnsi"/>
                <w:i/>
                <w:iCs/>
                <w:sz w:val="20"/>
                <w:szCs w:val="20"/>
              </w:rPr>
              <w:t>This table indicates construction systems and materials documented on this Certificate of Installation.</w:t>
            </w:r>
          </w:p>
        </w:tc>
      </w:tr>
      <w:tr w:rsidR="00E4196E" w:rsidRPr="0071762B" w14:paraId="1F1B7F75" w14:textId="77777777" w:rsidTr="00014649">
        <w:trPr>
          <w:trHeight w:val="263"/>
        </w:trPr>
        <w:tc>
          <w:tcPr>
            <w:tcW w:w="14395" w:type="dxa"/>
            <w:gridSpan w:val="8"/>
            <w:tcBorders>
              <w:top w:val="single" w:sz="4" w:space="0" w:color="auto"/>
              <w:left w:val="single" w:sz="4" w:space="0" w:color="auto"/>
              <w:bottom w:val="single" w:sz="4" w:space="0" w:color="auto"/>
              <w:right w:val="single" w:sz="4" w:space="0" w:color="auto"/>
            </w:tcBorders>
            <w:shd w:val="clear" w:color="000000" w:fill="FFFFFF"/>
            <w:vAlign w:val="center"/>
            <w:hideMark/>
          </w:tcPr>
          <w:p w14:paraId="52ABAD12" w14:textId="72C7EC02" w:rsidR="00E4196E" w:rsidRPr="00133C3B" w:rsidRDefault="00E4196E" w:rsidP="00E4196E">
            <w:pPr>
              <w:spacing w:after="0" w:line="240" w:lineRule="auto"/>
              <w:jc w:val="center"/>
              <w:rPr>
                <w:rFonts w:eastAsia="Times New Roman" w:cstheme="minorHAnsi"/>
                <w:sz w:val="20"/>
                <w:szCs w:val="20"/>
              </w:rPr>
            </w:pPr>
            <w:r w:rsidRPr="00133C3B">
              <w:rPr>
                <w:rFonts w:eastAsia="Times New Roman" w:cstheme="minorHAnsi"/>
                <w:sz w:val="20"/>
                <w:szCs w:val="20"/>
              </w:rPr>
              <w:t>01</w:t>
            </w:r>
          </w:p>
        </w:tc>
      </w:tr>
      <w:tr w:rsidR="00E4196E" w:rsidRPr="0071762B" w14:paraId="77DEA10A" w14:textId="77777777" w:rsidTr="00014649">
        <w:trPr>
          <w:trHeight w:val="250"/>
        </w:trPr>
        <w:tc>
          <w:tcPr>
            <w:tcW w:w="512" w:type="dxa"/>
            <w:tcBorders>
              <w:top w:val="nil"/>
              <w:left w:val="single" w:sz="4" w:space="0" w:color="auto"/>
              <w:bottom w:val="single" w:sz="4" w:space="0" w:color="auto"/>
              <w:right w:val="single" w:sz="4" w:space="0" w:color="auto"/>
            </w:tcBorders>
            <w:shd w:val="clear" w:color="000000" w:fill="FFFFFF"/>
            <w:vAlign w:val="center"/>
            <w:hideMark/>
          </w:tcPr>
          <w:p w14:paraId="167B2712" w14:textId="4C4FB1D2"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3533" w:type="dxa"/>
            <w:tcBorders>
              <w:top w:val="nil"/>
              <w:left w:val="nil"/>
              <w:bottom w:val="single" w:sz="4" w:space="0" w:color="auto"/>
              <w:right w:val="single" w:sz="4" w:space="0" w:color="auto"/>
            </w:tcBorders>
            <w:shd w:val="clear" w:color="000000" w:fill="FFFFFF"/>
            <w:noWrap/>
            <w:vAlign w:val="center"/>
            <w:hideMark/>
          </w:tcPr>
          <w:p w14:paraId="0D96A2DA" w14:textId="13A39D39"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Dry System (Airside) Equipment</w:t>
            </w:r>
          </w:p>
        </w:tc>
        <w:tc>
          <w:tcPr>
            <w:tcW w:w="540" w:type="dxa"/>
            <w:tcBorders>
              <w:top w:val="nil"/>
              <w:left w:val="nil"/>
              <w:bottom w:val="single" w:sz="4" w:space="0" w:color="auto"/>
              <w:right w:val="single" w:sz="4" w:space="0" w:color="auto"/>
            </w:tcBorders>
            <w:shd w:val="clear" w:color="000000" w:fill="FFFFFF"/>
            <w:vAlign w:val="center"/>
            <w:hideMark/>
          </w:tcPr>
          <w:p w14:paraId="66F23958" w14:textId="286590F8"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2340" w:type="dxa"/>
            <w:tcBorders>
              <w:top w:val="nil"/>
              <w:left w:val="nil"/>
              <w:bottom w:val="single" w:sz="4" w:space="0" w:color="auto"/>
              <w:right w:val="single" w:sz="4" w:space="0" w:color="auto"/>
            </w:tcBorders>
            <w:shd w:val="clear" w:color="000000" w:fill="FFFFFF"/>
            <w:noWrap/>
            <w:vAlign w:val="center"/>
            <w:hideMark/>
          </w:tcPr>
          <w:p w14:paraId="758ECEFD" w14:textId="31B3283F"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Ventilation</w:t>
            </w:r>
          </w:p>
        </w:tc>
        <w:tc>
          <w:tcPr>
            <w:tcW w:w="540" w:type="dxa"/>
            <w:tcBorders>
              <w:top w:val="nil"/>
              <w:left w:val="nil"/>
              <w:bottom w:val="single" w:sz="4" w:space="0" w:color="auto"/>
              <w:right w:val="single" w:sz="4" w:space="0" w:color="auto"/>
            </w:tcBorders>
            <w:shd w:val="clear" w:color="000000" w:fill="FFFFFF"/>
            <w:vAlign w:val="center"/>
            <w:hideMark/>
          </w:tcPr>
          <w:p w14:paraId="02A7C0F1" w14:textId="5B773F1A"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3960" w:type="dxa"/>
            <w:tcBorders>
              <w:top w:val="nil"/>
              <w:left w:val="nil"/>
              <w:bottom w:val="single" w:sz="4" w:space="0" w:color="auto"/>
              <w:right w:val="single" w:sz="4" w:space="0" w:color="auto"/>
            </w:tcBorders>
            <w:shd w:val="clear" w:color="000000" w:fill="FFFFFF"/>
            <w:noWrap/>
            <w:vAlign w:val="center"/>
            <w:hideMark/>
          </w:tcPr>
          <w:p w14:paraId="78A188EE" w14:textId="1F19AC68"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System Controls</w:t>
            </w:r>
          </w:p>
        </w:tc>
        <w:tc>
          <w:tcPr>
            <w:tcW w:w="540" w:type="dxa"/>
            <w:tcBorders>
              <w:top w:val="nil"/>
              <w:left w:val="nil"/>
              <w:bottom w:val="single" w:sz="4" w:space="0" w:color="auto"/>
              <w:right w:val="single" w:sz="4" w:space="0" w:color="auto"/>
            </w:tcBorders>
            <w:shd w:val="clear" w:color="000000" w:fill="FFFFFF"/>
            <w:vAlign w:val="center"/>
            <w:hideMark/>
          </w:tcPr>
          <w:p w14:paraId="680F192F" w14:textId="08BCAD74"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2430" w:type="dxa"/>
            <w:tcBorders>
              <w:top w:val="nil"/>
              <w:left w:val="nil"/>
              <w:bottom w:val="single" w:sz="4" w:space="0" w:color="auto"/>
              <w:right w:val="single" w:sz="4" w:space="0" w:color="auto"/>
            </w:tcBorders>
            <w:shd w:val="clear" w:color="000000" w:fill="FFFFFF"/>
            <w:noWrap/>
            <w:vAlign w:val="center"/>
            <w:hideMark/>
          </w:tcPr>
          <w:p w14:paraId="26460142" w14:textId="7A8B06B3"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Ductwork</w:t>
            </w:r>
          </w:p>
        </w:tc>
      </w:tr>
      <w:tr w:rsidR="00E4196E" w:rsidRPr="0071762B" w14:paraId="249C0E6A" w14:textId="77777777" w:rsidTr="00014649">
        <w:trPr>
          <w:trHeight w:val="276"/>
        </w:trPr>
        <w:tc>
          <w:tcPr>
            <w:tcW w:w="512" w:type="dxa"/>
            <w:tcBorders>
              <w:top w:val="nil"/>
              <w:left w:val="single" w:sz="4" w:space="0" w:color="auto"/>
              <w:bottom w:val="single" w:sz="4" w:space="0" w:color="auto"/>
              <w:right w:val="single" w:sz="4" w:space="0" w:color="auto"/>
            </w:tcBorders>
            <w:shd w:val="clear" w:color="000000" w:fill="FFFFFF"/>
            <w:vAlign w:val="center"/>
            <w:hideMark/>
          </w:tcPr>
          <w:p w14:paraId="32D4EEE6" w14:textId="4956E8EC"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3533" w:type="dxa"/>
            <w:tcBorders>
              <w:top w:val="nil"/>
              <w:left w:val="nil"/>
              <w:bottom w:val="nil"/>
              <w:right w:val="nil"/>
            </w:tcBorders>
            <w:shd w:val="clear" w:color="000000" w:fill="FFFFFF"/>
            <w:noWrap/>
            <w:vAlign w:val="center"/>
            <w:hideMark/>
          </w:tcPr>
          <w:p w14:paraId="2DDDC78C" w14:textId="7798E8CD"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Boiler</w:t>
            </w:r>
          </w:p>
        </w:tc>
        <w:tc>
          <w:tcPr>
            <w:tcW w:w="540" w:type="dxa"/>
            <w:tcBorders>
              <w:top w:val="nil"/>
              <w:left w:val="single" w:sz="4" w:space="0" w:color="auto"/>
              <w:bottom w:val="single" w:sz="4" w:space="0" w:color="auto"/>
              <w:right w:val="single" w:sz="4" w:space="0" w:color="auto"/>
            </w:tcBorders>
            <w:shd w:val="clear" w:color="000000" w:fill="FFFFFF"/>
            <w:vAlign w:val="center"/>
            <w:hideMark/>
          </w:tcPr>
          <w:p w14:paraId="303CFF1B" w14:textId="10FDA213"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2340" w:type="dxa"/>
            <w:tcBorders>
              <w:top w:val="nil"/>
              <w:left w:val="nil"/>
              <w:bottom w:val="single" w:sz="4" w:space="0" w:color="auto"/>
              <w:right w:val="single" w:sz="4" w:space="0" w:color="auto"/>
            </w:tcBorders>
            <w:shd w:val="clear" w:color="000000" w:fill="FFFFFF"/>
            <w:noWrap/>
            <w:vAlign w:val="center"/>
            <w:hideMark/>
          </w:tcPr>
          <w:p w14:paraId="2F137FF5" w14:textId="6C15C189"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Pumps</w:t>
            </w:r>
          </w:p>
        </w:tc>
        <w:tc>
          <w:tcPr>
            <w:tcW w:w="540" w:type="dxa"/>
            <w:tcBorders>
              <w:top w:val="nil"/>
              <w:left w:val="nil"/>
              <w:bottom w:val="single" w:sz="4" w:space="0" w:color="auto"/>
              <w:right w:val="single" w:sz="4" w:space="0" w:color="auto"/>
            </w:tcBorders>
            <w:shd w:val="clear" w:color="000000" w:fill="FFFFFF"/>
            <w:vAlign w:val="center"/>
            <w:hideMark/>
          </w:tcPr>
          <w:p w14:paraId="1A20A8FB" w14:textId="0BF432C8"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3960" w:type="dxa"/>
            <w:tcBorders>
              <w:top w:val="nil"/>
              <w:left w:val="nil"/>
              <w:bottom w:val="single" w:sz="4" w:space="0" w:color="auto"/>
              <w:right w:val="single" w:sz="4" w:space="0" w:color="auto"/>
            </w:tcBorders>
            <w:shd w:val="clear" w:color="000000" w:fill="FFFFFF"/>
            <w:noWrap/>
            <w:vAlign w:val="center"/>
            <w:hideMark/>
          </w:tcPr>
          <w:p w14:paraId="71FF69E4" w14:textId="26327EE7"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Terminal Box Controls</w:t>
            </w:r>
          </w:p>
        </w:tc>
        <w:tc>
          <w:tcPr>
            <w:tcW w:w="540" w:type="dxa"/>
            <w:tcBorders>
              <w:top w:val="single" w:sz="4" w:space="0" w:color="auto"/>
              <w:left w:val="nil"/>
              <w:bottom w:val="single" w:sz="4" w:space="0" w:color="auto"/>
              <w:right w:val="single" w:sz="4" w:space="0" w:color="000000"/>
            </w:tcBorders>
            <w:shd w:val="clear" w:color="000000" w:fill="FFFFFF"/>
            <w:noWrap/>
            <w:vAlign w:val="center"/>
            <w:hideMark/>
          </w:tcPr>
          <w:p w14:paraId="60545404" w14:textId="7A3B1D3C"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2430" w:type="dxa"/>
            <w:tcBorders>
              <w:top w:val="single" w:sz="4" w:space="0" w:color="auto"/>
              <w:left w:val="nil"/>
              <w:bottom w:val="single" w:sz="4" w:space="0" w:color="auto"/>
              <w:right w:val="single" w:sz="4" w:space="0" w:color="000000"/>
            </w:tcBorders>
            <w:shd w:val="clear" w:color="000000" w:fill="FFFFFF"/>
            <w:vAlign w:val="center"/>
          </w:tcPr>
          <w:p w14:paraId="6E8E3F52" w14:textId="60D5E92D"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Piping</w:t>
            </w:r>
          </w:p>
        </w:tc>
      </w:tr>
      <w:tr w:rsidR="00014649" w:rsidRPr="00EF620C" w14:paraId="467ED38D" w14:textId="77777777" w:rsidTr="00014649">
        <w:trPr>
          <w:trHeight w:val="254"/>
        </w:trPr>
        <w:tc>
          <w:tcPr>
            <w:tcW w:w="512" w:type="dxa"/>
            <w:tcBorders>
              <w:top w:val="nil"/>
              <w:left w:val="single" w:sz="4" w:space="0" w:color="auto"/>
              <w:bottom w:val="single" w:sz="4" w:space="0" w:color="auto"/>
              <w:right w:val="single" w:sz="4" w:space="0" w:color="auto"/>
            </w:tcBorders>
            <w:shd w:val="clear" w:color="000000" w:fill="FFFFFF"/>
            <w:vAlign w:val="center"/>
            <w:hideMark/>
          </w:tcPr>
          <w:p w14:paraId="11E1ABD7" w14:textId="48DD8547"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3533" w:type="dxa"/>
            <w:tcBorders>
              <w:top w:val="single" w:sz="4" w:space="0" w:color="auto"/>
              <w:left w:val="nil"/>
              <w:bottom w:val="single" w:sz="4" w:space="0" w:color="auto"/>
              <w:right w:val="single" w:sz="4" w:space="0" w:color="auto"/>
            </w:tcBorders>
            <w:shd w:val="clear" w:color="000000" w:fill="FFFFFF"/>
            <w:noWrap/>
            <w:vAlign w:val="center"/>
            <w:hideMark/>
          </w:tcPr>
          <w:p w14:paraId="198A0B7C" w14:textId="1614EA10"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Chiller</w:t>
            </w:r>
          </w:p>
        </w:tc>
        <w:tc>
          <w:tcPr>
            <w:tcW w:w="540" w:type="dxa"/>
            <w:tcBorders>
              <w:top w:val="single" w:sz="4" w:space="0" w:color="auto"/>
              <w:left w:val="nil"/>
              <w:bottom w:val="single" w:sz="4" w:space="0" w:color="auto"/>
              <w:right w:val="single" w:sz="4" w:space="0" w:color="auto"/>
            </w:tcBorders>
            <w:shd w:val="clear" w:color="000000" w:fill="FFFFFF"/>
            <w:noWrap/>
            <w:vAlign w:val="center"/>
            <w:hideMark/>
          </w:tcPr>
          <w:p w14:paraId="5901E48C" w14:textId="754EBFA5"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2340" w:type="dxa"/>
            <w:tcBorders>
              <w:top w:val="single" w:sz="4" w:space="0" w:color="auto"/>
              <w:left w:val="nil"/>
              <w:bottom w:val="single" w:sz="4" w:space="0" w:color="auto"/>
              <w:right w:val="single" w:sz="4" w:space="0" w:color="auto"/>
            </w:tcBorders>
            <w:shd w:val="clear" w:color="000000" w:fill="FFFFFF"/>
            <w:vAlign w:val="center"/>
          </w:tcPr>
          <w:p w14:paraId="38A9BE6E" w14:textId="263BC5F0"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Fans and Air Economizers</w:t>
            </w:r>
          </w:p>
        </w:tc>
        <w:tc>
          <w:tcPr>
            <w:tcW w:w="540" w:type="dxa"/>
            <w:tcBorders>
              <w:top w:val="single" w:sz="4" w:space="0" w:color="auto"/>
              <w:left w:val="nil"/>
              <w:bottom w:val="single" w:sz="4" w:space="0" w:color="auto"/>
              <w:right w:val="single" w:sz="4" w:space="0" w:color="auto"/>
            </w:tcBorders>
            <w:shd w:val="clear" w:color="000000" w:fill="FFFFFF"/>
            <w:vAlign w:val="center"/>
          </w:tcPr>
          <w:p w14:paraId="62FB4731" w14:textId="0792A992"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3960" w:type="dxa"/>
            <w:tcBorders>
              <w:top w:val="single" w:sz="4" w:space="0" w:color="auto"/>
              <w:left w:val="nil"/>
              <w:bottom w:val="single" w:sz="4" w:space="0" w:color="auto"/>
              <w:right w:val="single" w:sz="4" w:space="0" w:color="auto"/>
            </w:tcBorders>
            <w:shd w:val="clear" w:color="000000" w:fill="FFFFFF"/>
            <w:vAlign w:val="center"/>
          </w:tcPr>
          <w:p w14:paraId="5CE71CB5" w14:textId="3D0D3CA0"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Heat Rejection Equipment (cooling towers, condensers, waterside economizers)</w:t>
            </w:r>
          </w:p>
        </w:tc>
        <w:tc>
          <w:tcPr>
            <w:tcW w:w="540" w:type="dxa"/>
            <w:tcBorders>
              <w:top w:val="single" w:sz="4" w:space="0" w:color="auto"/>
              <w:left w:val="nil"/>
              <w:bottom w:val="single" w:sz="4" w:space="0" w:color="auto"/>
              <w:right w:val="single" w:sz="4" w:space="0" w:color="auto"/>
            </w:tcBorders>
            <w:shd w:val="clear" w:color="000000" w:fill="FFFFFF"/>
            <w:vAlign w:val="center"/>
          </w:tcPr>
          <w:p w14:paraId="294539E6" w14:textId="633160EB"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2430" w:type="dxa"/>
            <w:tcBorders>
              <w:top w:val="single" w:sz="4" w:space="0" w:color="auto"/>
              <w:left w:val="nil"/>
              <w:bottom w:val="single" w:sz="4" w:space="0" w:color="auto"/>
              <w:right w:val="single" w:sz="4" w:space="0" w:color="auto"/>
            </w:tcBorders>
            <w:shd w:val="clear" w:color="000000" w:fill="FFFFFF"/>
            <w:vAlign w:val="center"/>
          </w:tcPr>
          <w:p w14:paraId="5FE7463F" w14:textId="645860FE"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Electric Resistance Heating</w:t>
            </w:r>
          </w:p>
        </w:tc>
      </w:tr>
    </w:tbl>
    <w:p w14:paraId="68D303D2" w14:textId="02466E61" w:rsidR="00C71D03" w:rsidRPr="00EF620C" w:rsidRDefault="00C71D03" w:rsidP="00C368D1">
      <w:pPr>
        <w:rPr>
          <w:rFonts w:cstheme="minorHAnsi"/>
          <w:b/>
          <w:bCs/>
          <w:sz w:val="24"/>
          <w:szCs w:val="24"/>
        </w:rPr>
      </w:pPr>
    </w:p>
    <w:tbl>
      <w:tblPr>
        <w:tblW w:w="14631" w:type="dxa"/>
        <w:tblLook w:val="04A0" w:firstRow="1" w:lastRow="0" w:firstColumn="1" w:lastColumn="0" w:noHBand="0" w:noVBand="1"/>
      </w:tblPr>
      <w:tblGrid>
        <w:gridCol w:w="460"/>
        <w:gridCol w:w="13935"/>
        <w:gridCol w:w="236"/>
      </w:tblGrid>
      <w:tr w:rsidR="00C71D03" w:rsidRPr="00EF620C" w14:paraId="2BABBC9B" w14:textId="77777777" w:rsidTr="00014649">
        <w:trPr>
          <w:gridAfter w:val="1"/>
          <w:wAfter w:w="236" w:type="dxa"/>
          <w:trHeight w:val="284"/>
        </w:trPr>
        <w:tc>
          <w:tcPr>
            <w:tcW w:w="14395"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2A481DCB" w14:textId="5EDF0984" w:rsidR="00C71D03" w:rsidRPr="00133C3B" w:rsidRDefault="00C71D03" w:rsidP="00C71D03">
            <w:pPr>
              <w:spacing w:after="0" w:line="240" w:lineRule="auto"/>
              <w:rPr>
                <w:rFonts w:eastAsia="Times New Roman" w:cstheme="minorHAnsi"/>
                <w:b/>
                <w:bCs/>
                <w:color w:val="231F20"/>
                <w:sz w:val="20"/>
                <w:szCs w:val="20"/>
              </w:rPr>
            </w:pPr>
            <w:r w:rsidRPr="00EF620C">
              <w:rPr>
                <w:rFonts w:cstheme="minorHAnsi"/>
                <w:b/>
                <w:bCs/>
                <w:sz w:val="24"/>
                <w:szCs w:val="24"/>
              </w:rPr>
              <w:lastRenderedPageBreak/>
              <w:br w:type="page"/>
            </w:r>
            <w:r w:rsidRPr="00133C3B">
              <w:rPr>
                <w:rFonts w:eastAsia="Times New Roman" w:cstheme="minorHAnsi"/>
                <w:b/>
                <w:bCs/>
                <w:color w:val="231F20"/>
                <w:sz w:val="20"/>
                <w:szCs w:val="20"/>
              </w:rPr>
              <w:t>C. COMPLIANCE RESULTS</w:t>
            </w:r>
          </w:p>
        </w:tc>
      </w:tr>
      <w:tr w:rsidR="00C71D03" w:rsidRPr="00EF620C" w14:paraId="252538E4" w14:textId="77777777" w:rsidTr="00014649">
        <w:trPr>
          <w:gridAfter w:val="1"/>
          <w:wAfter w:w="236" w:type="dxa"/>
          <w:trHeight w:val="796"/>
        </w:trPr>
        <w:tc>
          <w:tcPr>
            <w:tcW w:w="14395"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766F4133" w14:textId="77777777" w:rsidR="00C71D03" w:rsidRPr="00133C3B" w:rsidRDefault="00C71D03" w:rsidP="00C71D03">
            <w:pPr>
              <w:spacing w:after="0" w:line="240" w:lineRule="auto"/>
              <w:rPr>
                <w:rFonts w:eastAsia="Times New Roman" w:cstheme="minorHAnsi"/>
                <w:i/>
                <w:iCs/>
                <w:color w:val="231F20"/>
                <w:sz w:val="20"/>
                <w:szCs w:val="20"/>
              </w:rPr>
            </w:pPr>
            <w:r w:rsidRPr="00133C3B">
              <w:rPr>
                <w:rFonts w:eastAsia="Times New Roman" w:cstheme="minorHAnsi"/>
                <w:i/>
                <w:iCs/>
                <w:color w:val="231F20"/>
                <w:sz w:val="20"/>
                <w:szCs w:val="20"/>
              </w:rPr>
              <w:t>This table indicates whether the as-built conditions documented in this form are equal or better than what was documented on the permitted Certificate of Compliance.  If the installation is not equal or better, Section 10-103(a)2B requires the Certificate of Compliance form to be revised accordingly to demonstrate compliance.</w:t>
            </w:r>
          </w:p>
        </w:tc>
      </w:tr>
      <w:tr w:rsidR="00C71D03" w:rsidRPr="00EF620C" w14:paraId="057C0E38" w14:textId="77777777" w:rsidTr="00014649">
        <w:trPr>
          <w:gridAfter w:val="1"/>
          <w:wAfter w:w="236" w:type="dxa"/>
          <w:trHeight w:val="284"/>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200443F1" w14:textId="77777777" w:rsidR="00C71D03" w:rsidRPr="00133C3B" w:rsidRDefault="00C71D03" w:rsidP="00C71D03">
            <w:pPr>
              <w:spacing w:after="0" w:line="240" w:lineRule="auto"/>
              <w:jc w:val="center"/>
              <w:rPr>
                <w:rFonts w:eastAsia="Times New Roman" w:cstheme="minorHAnsi"/>
                <w:color w:val="000000"/>
                <w:sz w:val="20"/>
                <w:szCs w:val="20"/>
              </w:rPr>
            </w:pPr>
            <w:r w:rsidRPr="00133C3B">
              <w:rPr>
                <w:rFonts w:eastAsia="Times New Roman" w:cstheme="minorHAnsi"/>
                <w:color w:val="000000"/>
                <w:sz w:val="20"/>
                <w:szCs w:val="20"/>
              </w:rPr>
              <w:t>01</w:t>
            </w:r>
          </w:p>
        </w:tc>
        <w:tc>
          <w:tcPr>
            <w:tcW w:w="13935" w:type="dxa"/>
            <w:tcBorders>
              <w:top w:val="single" w:sz="4" w:space="0" w:color="auto"/>
              <w:left w:val="nil"/>
              <w:bottom w:val="single" w:sz="4" w:space="0" w:color="auto"/>
              <w:right w:val="single" w:sz="4" w:space="0" w:color="auto"/>
            </w:tcBorders>
            <w:shd w:val="clear" w:color="auto" w:fill="auto"/>
            <w:vAlign w:val="center"/>
            <w:hideMark/>
          </w:tcPr>
          <w:p w14:paraId="5EAF4878" w14:textId="77777777" w:rsidR="00C71D03" w:rsidRPr="00133C3B" w:rsidRDefault="00C71D03" w:rsidP="00C71D03">
            <w:pPr>
              <w:spacing w:after="0" w:line="240" w:lineRule="auto"/>
              <w:jc w:val="center"/>
              <w:rPr>
                <w:rFonts w:eastAsia="Times New Roman" w:cstheme="minorHAnsi"/>
                <w:b/>
                <w:bCs/>
                <w:color w:val="000000"/>
                <w:sz w:val="20"/>
                <w:szCs w:val="20"/>
              </w:rPr>
            </w:pPr>
            <w:r w:rsidRPr="00133C3B">
              <w:rPr>
                <w:rFonts w:eastAsia="Times New Roman" w:cstheme="minorHAnsi"/>
                <w:b/>
                <w:bCs/>
                <w:color w:val="000000"/>
                <w:sz w:val="20"/>
                <w:szCs w:val="20"/>
              </w:rPr>
              <w:t>INSTALLED FEATURES EXACTLY MATCH DESIGN ON PERMITTED CERTIFICATE OF COMPLIANCE</w:t>
            </w:r>
          </w:p>
        </w:tc>
      </w:tr>
      <w:tr w:rsidR="00C71D03" w:rsidRPr="00EF620C" w14:paraId="6CB72388" w14:textId="77777777" w:rsidTr="00014649">
        <w:trPr>
          <w:gridAfter w:val="1"/>
          <w:wAfter w:w="236" w:type="dxa"/>
          <w:trHeight w:val="274"/>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3A4008" w14:textId="77777777" w:rsidR="00C71D03" w:rsidRPr="00133C3B" w:rsidRDefault="00C71D03" w:rsidP="00C71D03">
            <w:pPr>
              <w:spacing w:after="0" w:line="240" w:lineRule="auto"/>
              <w:jc w:val="center"/>
              <w:rPr>
                <w:rFonts w:eastAsia="Times New Roman" w:cstheme="minorHAnsi"/>
                <w:b/>
                <w:bCs/>
                <w:color w:val="000000"/>
                <w:sz w:val="20"/>
                <w:szCs w:val="20"/>
              </w:rPr>
            </w:pPr>
            <w:r w:rsidRPr="00133C3B">
              <w:rPr>
                <w:rFonts w:eastAsia="Times New Roman" w:cstheme="minorHAnsi"/>
                <w:b/>
                <w:bCs/>
                <w:color w:val="000000"/>
                <w:sz w:val="20"/>
                <w:szCs w:val="20"/>
              </w:rPr>
              <w:t>Documented as-built conditions should be verified by inspector from Authority Having Jurisdiction to comply.</w:t>
            </w:r>
          </w:p>
        </w:tc>
      </w:tr>
      <w:tr w:rsidR="00C71D03" w:rsidRPr="00EF620C" w14:paraId="17A2690E" w14:textId="77777777" w:rsidTr="00014649">
        <w:trPr>
          <w:gridAfter w:val="1"/>
          <w:wAfter w:w="236" w:type="dxa"/>
          <w:trHeight w:val="476"/>
        </w:trPr>
        <w:tc>
          <w:tcPr>
            <w:tcW w:w="14395"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48DB1431" w14:textId="77777777" w:rsidR="00C71D03" w:rsidRPr="00133C3B" w:rsidRDefault="00C71D03" w:rsidP="00C71D03">
            <w:pPr>
              <w:spacing w:after="0" w:line="240" w:lineRule="auto"/>
              <w:jc w:val="center"/>
              <w:rPr>
                <w:rFonts w:eastAsia="Times New Roman" w:cstheme="minorHAnsi"/>
                <w:b/>
                <w:bCs/>
                <w:color w:val="000000"/>
                <w:sz w:val="20"/>
                <w:szCs w:val="20"/>
              </w:rPr>
            </w:pPr>
            <w:r w:rsidRPr="00133C3B">
              <w:rPr>
                <w:rFonts w:eastAsia="Times New Roman" w:cstheme="minorHAnsi"/>
                <w:b/>
                <w:bCs/>
                <w:color w:val="000000"/>
                <w:sz w:val="20"/>
                <w:szCs w:val="20"/>
              </w:rPr>
              <w:t>The Certificate of Compliance should be revised to confirm as-built conditions comply and this Certificate of Installation updated accordingly.</w:t>
            </w:r>
          </w:p>
        </w:tc>
      </w:tr>
      <w:tr w:rsidR="00C71D03" w:rsidRPr="00EF620C" w14:paraId="345905BD" w14:textId="77777777" w:rsidTr="00014649">
        <w:trPr>
          <w:trHeight w:val="274"/>
        </w:trPr>
        <w:tc>
          <w:tcPr>
            <w:tcW w:w="14395" w:type="dxa"/>
            <w:gridSpan w:val="2"/>
            <w:vMerge/>
            <w:tcBorders>
              <w:top w:val="single" w:sz="4" w:space="0" w:color="auto"/>
              <w:left w:val="single" w:sz="4" w:space="0" w:color="auto"/>
              <w:bottom w:val="single" w:sz="4" w:space="0" w:color="auto"/>
              <w:right w:val="single" w:sz="4" w:space="0" w:color="auto"/>
            </w:tcBorders>
            <w:vAlign w:val="center"/>
            <w:hideMark/>
          </w:tcPr>
          <w:p w14:paraId="4CA4FBFA" w14:textId="77777777" w:rsidR="00C71D03" w:rsidRPr="00133C3B" w:rsidRDefault="00C71D03" w:rsidP="00C71D03">
            <w:pPr>
              <w:spacing w:after="0" w:line="240" w:lineRule="auto"/>
              <w:rPr>
                <w:rFonts w:eastAsia="Times New Roman" w:cstheme="minorHAnsi"/>
                <w:b/>
                <w:bCs/>
                <w:color w:val="000000"/>
                <w:sz w:val="20"/>
                <w:szCs w:val="20"/>
              </w:rPr>
            </w:pPr>
          </w:p>
        </w:tc>
        <w:tc>
          <w:tcPr>
            <w:tcW w:w="236" w:type="dxa"/>
            <w:tcBorders>
              <w:top w:val="nil"/>
              <w:left w:val="nil"/>
              <w:bottom w:val="nil"/>
              <w:right w:val="nil"/>
            </w:tcBorders>
            <w:shd w:val="clear" w:color="auto" w:fill="auto"/>
            <w:noWrap/>
            <w:vAlign w:val="bottom"/>
            <w:hideMark/>
          </w:tcPr>
          <w:p w14:paraId="70638101" w14:textId="77777777" w:rsidR="00C71D03" w:rsidRPr="00EF620C" w:rsidRDefault="00C71D03" w:rsidP="00C71D03">
            <w:pPr>
              <w:spacing w:after="0" w:line="240" w:lineRule="auto"/>
              <w:jc w:val="center"/>
              <w:rPr>
                <w:rFonts w:eastAsia="Times New Roman" w:cstheme="minorHAnsi"/>
                <w:b/>
                <w:bCs/>
                <w:color w:val="000000"/>
                <w:sz w:val="24"/>
                <w:szCs w:val="24"/>
              </w:rPr>
            </w:pPr>
          </w:p>
        </w:tc>
      </w:tr>
    </w:tbl>
    <w:p w14:paraId="01EC7490" w14:textId="674057EE" w:rsidR="00C71D03" w:rsidRPr="00EF620C" w:rsidRDefault="00C71D03" w:rsidP="00C368D1">
      <w:pPr>
        <w:rPr>
          <w:rFonts w:cstheme="minorHAnsi"/>
          <w:b/>
          <w:bCs/>
          <w:sz w:val="24"/>
          <w:szCs w:val="24"/>
        </w:rPr>
      </w:pPr>
    </w:p>
    <w:tbl>
      <w:tblPr>
        <w:tblW w:w="5109" w:type="pct"/>
        <w:tblLook w:val="04A0" w:firstRow="1" w:lastRow="0" w:firstColumn="1" w:lastColumn="0" w:noHBand="0" w:noVBand="1"/>
      </w:tblPr>
      <w:tblGrid>
        <w:gridCol w:w="14389"/>
        <w:gridCol w:w="315"/>
      </w:tblGrid>
      <w:tr w:rsidR="00C71D03" w:rsidRPr="00133C3B" w14:paraId="24A98126" w14:textId="77777777" w:rsidTr="00277018">
        <w:trPr>
          <w:gridAfter w:val="1"/>
          <w:wAfter w:w="107" w:type="pct"/>
          <w:trHeight w:val="300"/>
        </w:trPr>
        <w:tc>
          <w:tcPr>
            <w:tcW w:w="4893" w:type="pct"/>
            <w:tcBorders>
              <w:top w:val="single" w:sz="4" w:space="0" w:color="auto"/>
              <w:left w:val="single" w:sz="4" w:space="0" w:color="auto"/>
              <w:bottom w:val="single" w:sz="4" w:space="0" w:color="auto"/>
              <w:right w:val="single" w:sz="4" w:space="0" w:color="000000"/>
            </w:tcBorders>
            <w:shd w:val="clear" w:color="auto" w:fill="auto"/>
            <w:hideMark/>
          </w:tcPr>
          <w:p w14:paraId="3EC19CCF" w14:textId="16951963" w:rsidR="00C71D03" w:rsidRPr="00133C3B" w:rsidRDefault="00C71D03" w:rsidP="00C71D03">
            <w:pPr>
              <w:spacing w:after="0" w:line="240" w:lineRule="auto"/>
              <w:rPr>
                <w:rFonts w:eastAsia="Times New Roman" w:cstheme="minorHAnsi"/>
                <w:b/>
                <w:bCs/>
                <w:color w:val="231F20"/>
                <w:sz w:val="20"/>
                <w:szCs w:val="20"/>
              </w:rPr>
            </w:pPr>
            <w:r w:rsidRPr="00133C3B">
              <w:rPr>
                <w:rFonts w:cstheme="minorHAnsi"/>
                <w:b/>
                <w:bCs/>
                <w:sz w:val="20"/>
                <w:szCs w:val="20"/>
              </w:rPr>
              <w:br w:type="page"/>
            </w:r>
            <w:r w:rsidRPr="00133C3B">
              <w:rPr>
                <w:rFonts w:eastAsia="Times New Roman" w:cstheme="minorHAnsi"/>
                <w:b/>
                <w:bCs/>
                <w:color w:val="231F20"/>
                <w:sz w:val="20"/>
                <w:szCs w:val="20"/>
              </w:rPr>
              <w:t>D. EXCEPTIONAL CONDITIONS</w:t>
            </w:r>
          </w:p>
        </w:tc>
      </w:tr>
      <w:tr w:rsidR="00C71D03" w:rsidRPr="00133C3B" w14:paraId="5CC08028" w14:textId="77777777" w:rsidTr="00277018">
        <w:trPr>
          <w:gridAfter w:val="1"/>
          <w:wAfter w:w="107" w:type="pct"/>
          <w:trHeight w:val="553"/>
        </w:trPr>
        <w:tc>
          <w:tcPr>
            <w:tcW w:w="4893" w:type="pct"/>
            <w:tcBorders>
              <w:top w:val="single" w:sz="4" w:space="0" w:color="auto"/>
              <w:left w:val="single" w:sz="4" w:space="0" w:color="auto"/>
              <w:bottom w:val="single" w:sz="4" w:space="0" w:color="auto"/>
              <w:right w:val="single" w:sz="4" w:space="0" w:color="000000"/>
            </w:tcBorders>
            <w:shd w:val="clear" w:color="auto" w:fill="auto"/>
            <w:hideMark/>
          </w:tcPr>
          <w:p w14:paraId="15CC6161" w14:textId="77777777" w:rsidR="00C71D03" w:rsidRPr="00133C3B" w:rsidRDefault="00C71D03" w:rsidP="00C71D03">
            <w:pPr>
              <w:spacing w:after="0" w:line="240" w:lineRule="auto"/>
              <w:rPr>
                <w:rFonts w:eastAsia="Times New Roman" w:cstheme="minorHAnsi"/>
                <w:i/>
                <w:iCs/>
                <w:color w:val="231F20"/>
                <w:sz w:val="20"/>
                <w:szCs w:val="20"/>
              </w:rPr>
            </w:pPr>
            <w:r w:rsidRPr="00133C3B">
              <w:rPr>
                <w:rFonts w:eastAsia="Times New Roman" w:cstheme="minorHAnsi"/>
                <w:i/>
                <w:iCs/>
                <w:color w:val="231F20"/>
                <w:sz w:val="20"/>
                <w:szCs w:val="20"/>
              </w:rPr>
              <w:t xml:space="preserve">This table is </w:t>
            </w:r>
            <w:proofErr w:type="gramStart"/>
            <w:r w:rsidRPr="00133C3B">
              <w:rPr>
                <w:rFonts w:eastAsia="Times New Roman" w:cstheme="minorHAnsi"/>
                <w:i/>
                <w:iCs/>
                <w:color w:val="231F20"/>
                <w:sz w:val="20"/>
                <w:szCs w:val="20"/>
              </w:rPr>
              <w:t>auto-filled</w:t>
            </w:r>
            <w:proofErr w:type="gramEnd"/>
            <w:r w:rsidRPr="00133C3B">
              <w:rPr>
                <w:rFonts w:eastAsia="Times New Roman" w:cstheme="minorHAnsi"/>
                <w:i/>
                <w:iCs/>
                <w:color w:val="231F20"/>
                <w:sz w:val="20"/>
                <w:szCs w:val="20"/>
              </w:rPr>
              <w:t xml:space="preserve"> with </w:t>
            </w:r>
            <w:proofErr w:type="spellStart"/>
            <w:r w:rsidRPr="00133C3B">
              <w:rPr>
                <w:rFonts w:eastAsia="Times New Roman" w:cstheme="minorHAnsi"/>
                <w:i/>
                <w:iCs/>
                <w:color w:val="231F20"/>
                <w:sz w:val="20"/>
                <w:szCs w:val="20"/>
              </w:rPr>
              <w:t>uneditable</w:t>
            </w:r>
            <w:proofErr w:type="spellEnd"/>
            <w:r w:rsidRPr="00133C3B">
              <w:rPr>
                <w:rFonts w:eastAsia="Times New Roman" w:cstheme="minorHAnsi"/>
                <w:i/>
                <w:iCs/>
                <w:color w:val="231F20"/>
                <w:sz w:val="20"/>
                <w:szCs w:val="20"/>
              </w:rPr>
              <w:t xml:space="preserve"> comments because of field conditions noted by the installer that may impact requirements documented on the Certificate of Compliance.   </w:t>
            </w:r>
          </w:p>
        </w:tc>
      </w:tr>
      <w:tr w:rsidR="00C71D03" w:rsidRPr="00133C3B" w14:paraId="3100CB28" w14:textId="77777777" w:rsidTr="00277018">
        <w:trPr>
          <w:gridAfter w:val="1"/>
          <w:wAfter w:w="107" w:type="pct"/>
          <w:trHeight w:val="476"/>
        </w:trPr>
        <w:tc>
          <w:tcPr>
            <w:tcW w:w="4893" w:type="pct"/>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60016807" w14:textId="77777777" w:rsidR="00C71D03" w:rsidRPr="00133C3B" w:rsidRDefault="00C71D03" w:rsidP="00C71D03">
            <w:pPr>
              <w:spacing w:after="0" w:line="240" w:lineRule="auto"/>
              <w:rPr>
                <w:rFonts w:eastAsia="Times New Roman" w:cstheme="minorHAnsi"/>
                <w:i/>
                <w:iCs/>
                <w:color w:val="FF0000"/>
                <w:sz w:val="20"/>
                <w:szCs w:val="20"/>
              </w:rPr>
            </w:pPr>
            <w:r w:rsidRPr="00133C3B">
              <w:rPr>
                <w:rFonts w:eastAsia="Times New Roman" w:cstheme="minorHAnsi"/>
                <w:i/>
                <w:iCs/>
                <w:color w:val="FF0000"/>
                <w:sz w:val="20"/>
                <w:szCs w:val="20"/>
              </w:rPr>
              <w:t> </w:t>
            </w:r>
          </w:p>
        </w:tc>
      </w:tr>
      <w:tr w:rsidR="00C71D03" w:rsidRPr="00133C3B" w14:paraId="18AB8161" w14:textId="77777777" w:rsidTr="00277018">
        <w:trPr>
          <w:trHeight w:val="290"/>
        </w:trPr>
        <w:tc>
          <w:tcPr>
            <w:tcW w:w="4893" w:type="pct"/>
            <w:vMerge/>
            <w:tcBorders>
              <w:top w:val="single" w:sz="4" w:space="0" w:color="auto"/>
              <w:left w:val="single" w:sz="4" w:space="0" w:color="auto"/>
              <w:bottom w:val="single" w:sz="4" w:space="0" w:color="000000"/>
              <w:right w:val="single" w:sz="4" w:space="0" w:color="000000"/>
            </w:tcBorders>
            <w:vAlign w:val="center"/>
            <w:hideMark/>
          </w:tcPr>
          <w:p w14:paraId="067E859E" w14:textId="77777777" w:rsidR="00C71D03" w:rsidRPr="00133C3B" w:rsidRDefault="00C71D03" w:rsidP="00C71D03">
            <w:pPr>
              <w:spacing w:after="0" w:line="240" w:lineRule="auto"/>
              <w:rPr>
                <w:rFonts w:eastAsia="Times New Roman" w:cstheme="minorHAnsi"/>
                <w:i/>
                <w:iCs/>
                <w:color w:val="FF0000"/>
                <w:sz w:val="20"/>
                <w:szCs w:val="20"/>
              </w:rPr>
            </w:pPr>
          </w:p>
        </w:tc>
        <w:tc>
          <w:tcPr>
            <w:tcW w:w="107" w:type="pct"/>
            <w:tcBorders>
              <w:top w:val="nil"/>
              <w:left w:val="nil"/>
              <w:bottom w:val="nil"/>
              <w:right w:val="nil"/>
            </w:tcBorders>
            <w:shd w:val="clear" w:color="auto" w:fill="auto"/>
            <w:noWrap/>
            <w:vAlign w:val="bottom"/>
            <w:hideMark/>
          </w:tcPr>
          <w:p w14:paraId="3ED8A7D6" w14:textId="77777777" w:rsidR="00C71D03" w:rsidRPr="00133C3B" w:rsidRDefault="00C71D03" w:rsidP="00C71D03">
            <w:pPr>
              <w:spacing w:after="0" w:line="240" w:lineRule="auto"/>
              <w:rPr>
                <w:rFonts w:eastAsia="Times New Roman" w:cstheme="minorHAnsi"/>
                <w:i/>
                <w:iCs/>
                <w:color w:val="FF0000"/>
                <w:sz w:val="20"/>
                <w:szCs w:val="20"/>
              </w:rPr>
            </w:pPr>
          </w:p>
        </w:tc>
      </w:tr>
    </w:tbl>
    <w:p w14:paraId="2AC553F3" w14:textId="54319495" w:rsidR="00C71D03" w:rsidRPr="00EF620C" w:rsidRDefault="00C71D03" w:rsidP="00C368D1">
      <w:pPr>
        <w:rPr>
          <w:rFonts w:cstheme="minorHAnsi"/>
          <w:b/>
          <w:bCs/>
          <w:sz w:val="24"/>
          <w:szCs w:val="24"/>
        </w:rPr>
      </w:pPr>
    </w:p>
    <w:tbl>
      <w:tblPr>
        <w:tblW w:w="5109" w:type="pct"/>
        <w:tblLook w:val="04A0" w:firstRow="1" w:lastRow="0" w:firstColumn="1" w:lastColumn="0" w:noHBand="0" w:noVBand="1"/>
      </w:tblPr>
      <w:tblGrid>
        <w:gridCol w:w="14389"/>
        <w:gridCol w:w="315"/>
      </w:tblGrid>
      <w:tr w:rsidR="00C71D03" w:rsidRPr="00133C3B" w14:paraId="1A028C15" w14:textId="77777777" w:rsidTr="00277018">
        <w:trPr>
          <w:gridAfter w:val="1"/>
          <w:wAfter w:w="107" w:type="pct"/>
          <w:trHeight w:val="300"/>
        </w:trPr>
        <w:tc>
          <w:tcPr>
            <w:tcW w:w="4893" w:type="pct"/>
            <w:tcBorders>
              <w:top w:val="single" w:sz="4" w:space="0" w:color="auto"/>
              <w:left w:val="single" w:sz="4" w:space="0" w:color="auto"/>
              <w:bottom w:val="single" w:sz="4" w:space="0" w:color="auto"/>
              <w:right w:val="single" w:sz="4" w:space="0" w:color="000000"/>
            </w:tcBorders>
            <w:shd w:val="clear" w:color="auto" w:fill="auto"/>
            <w:hideMark/>
          </w:tcPr>
          <w:p w14:paraId="03922E30" w14:textId="77777777" w:rsidR="00C71D03" w:rsidRPr="00133C3B" w:rsidRDefault="00C71D03" w:rsidP="00C71D03">
            <w:pPr>
              <w:spacing w:after="0" w:line="240" w:lineRule="auto"/>
              <w:rPr>
                <w:rFonts w:eastAsia="Times New Roman" w:cstheme="minorHAnsi"/>
                <w:b/>
                <w:bCs/>
                <w:color w:val="231F20"/>
                <w:sz w:val="20"/>
                <w:szCs w:val="20"/>
              </w:rPr>
            </w:pPr>
            <w:r w:rsidRPr="00133C3B">
              <w:rPr>
                <w:rFonts w:eastAsia="Times New Roman" w:cstheme="minorHAnsi"/>
                <w:b/>
                <w:bCs/>
                <w:color w:val="231F20"/>
                <w:sz w:val="20"/>
                <w:szCs w:val="20"/>
              </w:rPr>
              <w:t>E. INSTALLER NOTES</w:t>
            </w:r>
          </w:p>
        </w:tc>
      </w:tr>
      <w:tr w:rsidR="00C71D03" w:rsidRPr="00133C3B" w14:paraId="0A5F0A41" w14:textId="77777777" w:rsidTr="00277018">
        <w:trPr>
          <w:gridAfter w:val="1"/>
          <w:wAfter w:w="107" w:type="pct"/>
          <w:trHeight w:val="300"/>
        </w:trPr>
        <w:tc>
          <w:tcPr>
            <w:tcW w:w="4893" w:type="pct"/>
            <w:tcBorders>
              <w:top w:val="single" w:sz="4" w:space="0" w:color="auto"/>
              <w:left w:val="single" w:sz="4" w:space="0" w:color="auto"/>
              <w:bottom w:val="single" w:sz="4" w:space="0" w:color="auto"/>
              <w:right w:val="single" w:sz="4" w:space="0" w:color="000000"/>
            </w:tcBorders>
            <w:shd w:val="clear" w:color="auto" w:fill="auto"/>
            <w:hideMark/>
          </w:tcPr>
          <w:p w14:paraId="6EC4AE49" w14:textId="77777777" w:rsidR="00C71D03" w:rsidRPr="00133C3B" w:rsidRDefault="00C71D03" w:rsidP="00C71D03">
            <w:pPr>
              <w:spacing w:after="0" w:line="240" w:lineRule="auto"/>
              <w:rPr>
                <w:rFonts w:eastAsia="Times New Roman" w:cstheme="minorHAnsi"/>
                <w:i/>
                <w:iCs/>
                <w:color w:val="231F20"/>
                <w:sz w:val="20"/>
                <w:szCs w:val="20"/>
              </w:rPr>
            </w:pPr>
            <w:r w:rsidRPr="00133C3B">
              <w:rPr>
                <w:rFonts w:eastAsia="Times New Roman" w:cstheme="minorHAnsi"/>
                <w:i/>
                <w:iCs/>
                <w:color w:val="231F20"/>
                <w:sz w:val="20"/>
                <w:szCs w:val="20"/>
              </w:rPr>
              <w:t>This table includes remarks made by the installer to the Authority Having Jurisdiction.</w:t>
            </w:r>
          </w:p>
        </w:tc>
      </w:tr>
      <w:tr w:rsidR="00C71D03" w:rsidRPr="00133C3B" w14:paraId="0AA53A8D" w14:textId="77777777" w:rsidTr="00277018">
        <w:trPr>
          <w:gridAfter w:val="1"/>
          <w:wAfter w:w="107" w:type="pct"/>
          <w:trHeight w:val="476"/>
        </w:trPr>
        <w:tc>
          <w:tcPr>
            <w:tcW w:w="4893" w:type="pct"/>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7B190A18" w14:textId="77777777" w:rsidR="00C71D03" w:rsidRPr="00133C3B" w:rsidRDefault="00C71D03" w:rsidP="00C71D03">
            <w:pPr>
              <w:spacing w:after="0" w:line="240" w:lineRule="auto"/>
              <w:rPr>
                <w:rFonts w:eastAsia="Times New Roman" w:cstheme="minorHAnsi"/>
                <w:i/>
                <w:iCs/>
                <w:color w:val="FF0000"/>
                <w:sz w:val="20"/>
                <w:szCs w:val="20"/>
              </w:rPr>
            </w:pPr>
            <w:r w:rsidRPr="00133C3B">
              <w:rPr>
                <w:rFonts w:eastAsia="Times New Roman" w:cstheme="minorHAnsi"/>
                <w:i/>
                <w:iCs/>
                <w:color w:val="FF0000"/>
                <w:sz w:val="20"/>
                <w:szCs w:val="20"/>
              </w:rPr>
              <w:t> </w:t>
            </w:r>
          </w:p>
        </w:tc>
      </w:tr>
      <w:tr w:rsidR="00C71D03" w:rsidRPr="00133C3B" w14:paraId="0E030521" w14:textId="77777777" w:rsidTr="00277018">
        <w:trPr>
          <w:trHeight w:val="290"/>
        </w:trPr>
        <w:tc>
          <w:tcPr>
            <w:tcW w:w="4893" w:type="pct"/>
            <w:vMerge/>
            <w:tcBorders>
              <w:top w:val="single" w:sz="4" w:space="0" w:color="auto"/>
              <w:left w:val="single" w:sz="4" w:space="0" w:color="auto"/>
              <w:bottom w:val="single" w:sz="4" w:space="0" w:color="000000"/>
              <w:right w:val="single" w:sz="4" w:space="0" w:color="000000"/>
            </w:tcBorders>
            <w:vAlign w:val="center"/>
            <w:hideMark/>
          </w:tcPr>
          <w:p w14:paraId="7FC3E233" w14:textId="77777777" w:rsidR="00C71D03" w:rsidRPr="00133C3B" w:rsidRDefault="00C71D03" w:rsidP="00C71D03">
            <w:pPr>
              <w:spacing w:after="0" w:line="240" w:lineRule="auto"/>
              <w:rPr>
                <w:rFonts w:eastAsia="Times New Roman" w:cstheme="minorHAnsi"/>
                <w:i/>
                <w:iCs/>
                <w:color w:val="FF0000"/>
                <w:sz w:val="20"/>
                <w:szCs w:val="20"/>
              </w:rPr>
            </w:pPr>
          </w:p>
        </w:tc>
        <w:tc>
          <w:tcPr>
            <w:tcW w:w="107" w:type="pct"/>
            <w:tcBorders>
              <w:top w:val="nil"/>
              <w:left w:val="nil"/>
              <w:bottom w:val="nil"/>
              <w:right w:val="nil"/>
            </w:tcBorders>
            <w:shd w:val="clear" w:color="auto" w:fill="auto"/>
            <w:noWrap/>
            <w:vAlign w:val="bottom"/>
            <w:hideMark/>
          </w:tcPr>
          <w:p w14:paraId="18C9BA76" w14:textId="77777777" w:rsidR="00C71D03" w:rsidRPr="00133C3B" w:rsidRDefault="00C71D03" w:rsidP="00C71D03">
            <w:pPr>
              <w:spacing w:after="0" w:line="240" w:lineRule="auto"/>
              <w:rPr>
                <w:rFonts w:eastAsia="Times New Roman" w:cstheme="minorHAnsi"/>
                <w:i/>
                <w:iCs/>
                <w:color w:val="FF0000"/>
                <w:sz w:val="20"/>
                <w:szCs w:val="20"/>
              </w:rPr>
            </w:pPr>
          </w:p>
        </w:tc>
      </w:tr>
    </w:tbl>
    <w:p w14:paraId="0D1DF1D2" w14:textId="3370733D" w:rsidR="00C71D03" w:rsidRDefault="00C71D03" w:rsidP="00C368D1">
      <w:pPr>
        <w:rPr>
          <w:rFonts w:cstheme="minorHAnsi"/>
          <w:b/>
          <w:bCs/>
          <w:sz w:val="24"/>
          <w:szCs w:val="24"/>
        </w:rPr>
      </w:pPr>
    </w:p>
    <w:tbl>
      <w:tblPr>
        <w:tblW w:w="5000" w:type="pct"/>
        <w:tblLook w:val="04A0" w:firstRow="1" w:lastRow="0" w:firstColumn="1" w:lastColumn="0" w:noHBand="0" w:noVBand="1"/>
      </w:tblPr>
      <w:tblGrid>
        <w:gridCol w:w="14390"/>
      </w:tblGrid>
      <w:tr w:rsidR="00B80C54" w:rsidRPr="00133C3B" w14:paraId="29B70675" w14:textId="77777777" w:rsidTr="00B80C54">
        <w:trPr>
          <w:trHeight w:val="300"/>
        </w:trPr>
        <w:tc>
          <w:tcPr>
            <w:tcW w:w="5000" w:type="pct"/>
            <w:tcBorders>
              <w:top w:val="single" w:sz="4" w:space="0" w:color="auto"/>
              <w:left w:val="single" w:sz="4" w:space="0" w:color="auto"/>
              <w:bottom w:val="single" w:sz="4" w:space="0" w:color="auto"/>
              <w:right w:val="single" w:sz="4" w:space="0" w:color="000000"/>
            </w:tcBorders>
            <w:shd w:val="clear" w:color="auto" w:fill="auto"/>
            <w:hideMark/>
          </w:tcPr>
          <w:p w14:paraId="7087EDB4" w14:textId="3A5DDAC4" w:rsidR="00B80C54" w:rsidRPr="00133C3B" w:rsidRDefault="00B80C54" w:rsidP="00A91BE6">
            <w:pPr>
              <w:spacing w:after="0" w:line="240" w:lineRule="auto"/>
              <w:rPr>
                <w:rFonts w:eastAsia="Times New Roman" w:cstheme="minorHAnsi"/>
                <w:b/>
                <w:bCs/>
                <w:color w:val="231F20"/>
                <w:sz w:val="20"/>
                <w:szCs w:val="20"/>
              </w:rPr>
            </w:pPr>
            <w:r>
              <w:rPr>
                <w:rFonts w:eastAsia="Times New Roman" w:cstheme="minorHAnsi"/>
                <w:b/>
                <w:bCs/>
                <w:color w:val="231F20"/>
                <w:sz w:val="20"/>
                <w:szCs w:val="20"/>
              </w:rPr>
              <w:t>F</w:t>
            </w:r>
            <w:r w:rsidRPr="00133C3B">
              <w:rPr>
                <w:rFonts w:eastAsia="Times New Roman" w:cstheme="minorHAnsi"/>
                <w:b/>
                <w:bCs/>
                <w:color w:val="231F20"/>
                <w:sz w:val="20"/>
                <w:szCs w:val="20"/>
              </w:rPr>
              <w:t xml:space="preserve">. </w:t>
            </w:r>
            <w:r>
              <w:rPr>
                <w:rFonts w:eastAsia="Times New Roman" w:cstheme="minorHAnsi"/>
                <w:b/>
                <w:bCs/>
                <w:color w:val="231F20"/>
                <w:sz w:val="20"/>
                <w:szCs w:val="20"/>
              </w:rPr>
              <w:t>INSTALLATION DETAILS</w:t>
            </w:r>
          </w:p>
        </w:tc>
      </w:tr>
      <w:tr w:rsidR="00B80C54" w:rsidRPr="00133C3B" w14:paraId="4E283BCD" w14:textId="77777777" w:rsidTr="00B80C54">
        <w:trPr>
          <w:trHeight w:val="300"/>
        </w:trPr>
        <w:tc>
          <w:tcPr>
            <w:tcW w:w="5000" w:type="pct"/>
            <w:tcBorders>
              <w:top w:val="single" w:sz="4" w:space="0" w:color="auto"/>
              <w:left w:val="single" w:sz="4" w:space="0" w:color="auto"/>
              <w:bottom w:val="single" w:sz="4" w:space="0" w:color="auto"/>
              <w:right w:val="single" w:sz="4" w:space="0" w:color="000000"/>
            </w:tcBorders>
            <w:shd w:val="clear" w:color="auto" w:fill="auto"/>
            <w:hideMark/>
          </w:tcPr>
          <w:p w14:paraId="6D7F77EA" w14:textId="517435C7" w:rsidR="00B80C54" w:rsidRPr="00133C3B" w:rsidRDefault="00B80C54" w:rsidP="00A91BE6">
            <w:pPr>
              <w:spacing w:after="0" w:line="240" w:lineRule="auto"/>
              <w:rPr>
                <w:rFonts w:eastAsia="Times New Roman" w:cstheme="minorHAnsi"/>
                <w:i/>
                <w:iCs/>
                <w:color w:val="231F20"/>
                <w:sz w:val="20"/>
                <w:szCs w:val="20"/>
              </w:rPr>
            </w:pPr>
            <w:r>
              <w:rPr>
                <w:rFonts w:eastAsia="Times New Roman" w:cstheme="minorHAnsi"/>
                <w:i/>
                <w:iCs/>
                <w:color w:val="231F20"/>
                <w:sz w:val="20"/>
                <w:szCs w:val="20"/>
              </w:rPr>
              <w:t>The following tables indicate performance requirements as documented on the permitted Certificate of Compliance for all systems and components included in Table B. Installer Scope. Also indicated are the as-built conditions documented by the installer/ documentation author.</w:t>
            </w:r>
          </w:p>
        </w:tc>
      </w:tr>
    </w:tbl>
    <w:p w14:paraId="4412B6CD" w14:textId="59140A88" w:rsidR="00B80C54" w:rsidRDefault="00B80C54" w:rsidP="00C368D1">
      <w:pPr>
        <w:rPr>
          <w:rFonts w:cstheme="minorHAnsi"/>
          <w:b/>
          <w:bCs/>
          <w:sz w:val="24"/>
          <w:szCs w:val="24"/>
        </w:rPr>
      </w:pPr>
    </w:p>
    <w:p w14:paraId="019AD3CA" w14:textId="77777777" w:rsidR="00D37A59" w:rsidRDefault="00D37A59" w:rsidP="00C368D1">
      <w:pPr>
        <w:rPr>
          <w:rFonts w:cstheme="minorHAnsi"/>
          <w:b/>
          <w:bCs/>
          <w:sz w:val="24"/>
          <w:szCs w:val="24"/>
        </w:rPr>
      </w:pPr>
    </w:p>
    <w:tbl>
      <w:tblPr>
        <w:tblW w:w="14424" w:type="dxa"/>
        <w:tblLook w:val="04A0" w:firstRow="1" w:lastRow="0" w:firstColumn="1" w:lastColumn="0" w:noHBand="0" w:noVBand="1"/>
      </w:tblPr>
      <w:tblGrid>
        <w:gridCol w:w="1086"/>
        <w:gridCol w:w="810"/>
        <w:gridCol w:w="979"/>
        <w:gridCol w:w="1107"/>
        <w:gridCol w:w="892"/>
        <w:gridCol w:w="1511"/>
        <w:gridCol w:w="992"/>
        <w:gridCol w:w="992"/>
        <w:gridCol w:w="917"/>
        <w:gridCol w:w="992"/>
        <w:gridCol w:w="992"/>
        <w:gridCol w:w="992"/>
        <w:gridCol w:w="992"/>
        <w:gridCol w:w="1170"/>
      </w:tblGrid>
      <w:tr w:rsidR="00014649" w:rsidRPr="00014649" w14:paraId="26D79117" w14:textId="77777777" w:rsidTr="00014649">
        <w:trPr>
          <w:trHeight w:val="290"/>
        </w:trPr>
        <w:tc>
          <w:tcPr>
            <w:tcW w:w="14424" w:type="dxa"/>
            <w:gridSpan w:val="1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8E7FCBB" w14:textId="197684DE" w:rsidR="00014649" w:rsidRPr="00014649" w:rsidRDefault="00014649" w:rsidP="00014649">
            <w:pPr>
              <w:spacing w:after="0" w:line="240" w:lineRule="auto"/>
              <w:rPr>
                <w:rFonts w:ascii="Arial" w:eastAsia="Times New Roman" w:hAnsi="Arial" w:cs="Arial"/>
                <w:b/>
                <w:bCs/>
                <w:color w:val="000000"/>
              </w:rPr>
            </w:pPr>
            <w:r w:rsidRPr="00014649">
              <w:rPr>
                <w:rFonts w:eastAsia="Times New Roman" w:cstheme="minorHAnsi"/>
                <w:b/>
                <w:bCs/>
                <w:color w:val="000000"/>
                <w:sz w:val="20"/>
                <w:szCs w:val="20"/>
              </w:rPr>
              <w:t>Dry System Equipment Schedule</w:t>
            </w:r>
          </w:p>
        </w:tc>
      </w:tr>
      <w:tr w:rsidR="00014649" w:rsidRPr="00014649" w14:paraId="7E56C014" w14:textId="77777777" w:rsidTr="00014649">
        <w:trPr>
          <w:trHeight w:val="290"/>
        </w:trPr>
        <w:tc>
          <w:tcPr>
            <w:tcW w:w="1896" w:type="dxa"/>
            <w:gridSpan w:val="2"/>
            <w:tcBorders>
              <w:top w:val="single" w:sz="4" w:space="0" w:color="auto"/>
              <w:left w:val="single" w:sz="4" w:space="0" w:color="auto"/>
              <w:bottom w:val="single" w:sz="4" w:space="0" w:color="auto"/>
              <w:right w:val="single" w:sz="4" w:space="0" w:color="auto"/>
            </w:tcBorders>
            <w:shd w:val="clear" w:color="auto" w:fill="auto"/>
            <w:hideMark/>
          </w:tcPr>
          <w:p w14:paraId="36E5DC33" w14:textId="77777777" w:rsidR="00014649" w:rsidRPr="00014649" w:rsidRDefault="00014649" w:rsidP="00014649">
            <w:pPr>
              <w:spacing w:after="0" w:line="240" w:lineRule="auto"/>
              <w:jc w:val="center"/>
              <w:rPr>
                <w:rFonts w:eastAsia="Times New Roman" w:cstheme="minorHAnsi"/>
                <w:color w:val="000000"/>
                <w:sz w:val="20"/>
                <w:szCs w:val="20"/>
              </w:rPr>
            </w:pPr>
            <w:r w:rsidRPr="00014649">
              <w:rPr>
                <w:rFonts w:eastAsia="Times New Roman" w:cstheme="minorHAnsi"/>
                <w:color w:val="000000"/>
                <w:sz w:val="20"/>
                <w:szCs w:val="20"/>
              </w:rPr>
              <w:t>01</w:t>
            </w:r>
          </w:p>
        </w:tc>
        <w:tc>
          <w:tcPr>
            <w:tcW w:w="979" w:type="dxa"/>
            <w:tcBorders>
              <w:top w:val="nil"/>
              <w:left w:val="nil"/>
              <w:bottom w:val="single" w:sz="4" w:space="0" w:color="auto"/>
              <w:right w:val="single" w:sz="4" w:space="0" w:color="auto"/>
            </w:tcBorders>
            <w:shd w:val="clear" w:color="auto" w:fill="auto"/>
            <w:hideMark/>
          </w:tcPr>
          <w:p w14:paraId="2B3D56E3" w14:textId="77777777" w:rsidR="00014649" w:rsidRPr="00014649" w:rsidRDefault="00014649" w:rsidP="00014649">
            <w:pPr>
              <w:spacing w:after="0" w:line="240" w:lineRule="auto"/>
              <w:jc w:val="center"/>
              <w:rPr>
                <w:rFonts w:eastAsia="Times New Roman" w:cstheme="minorHAnsi"/>
                <w:color w:val="000000"/>
                <w:sz w:val="20"/>
                <w:szCs w:val="20"/>
              </w:rPr>
            </w:pPr>
            <w:r w:rsidRPr="00014649">
              <w:rPr>
                <w:rFonts w:eastAsia="Times New Roman" w:cstheme="minorHAnsi"/>
                <w:color w:val="000000"/>
                <w:sz w:val="20"/>
                <w:szCs w:val="20"/>
              </w:rPr>
              <w:t>02</w:t>
            </w:r>
          </w:p>
        </w:tc>
        <w:tc>
          <w:tcPr>
            <w:tcW w:w="1107" w:type="dxa"/>
            <w:tcBorders>
              <w:top w:val="nil"/>
              <w:left w:val="nil"/>
              <w:bottom w:val="single" w:sz="4" w:space="0" w:color="auto"/>
              <w:right w:val="single" w:sz="4" w:space="0" w:color="auto"/>
            </w:tcBorders>
            <w:shd w:val="clear" w:color="auto" w:fill="auto"/>
            <w:hideMark/>
          </w:tcPr>
          <w:p w14:paraId="6B3B0B71" w14:textId="77777777" w:rsidR="00014649" w:rsidRPr="00014649" w:rsidRDefault="00014649" w:rsidP="00014649">
            <w:pPr>
              <w:spacing w:after="0" w:line="240" w:lineRule="auto"/>
              <w:jc w:val="center"/>
              <w:rPr>
                <w:rFonts w:eastAsia="Times New Roman" w:cstheme="minorHAnsi"/>
                <w:color w:val="000000"/>
                <w:sz w:val="20"/>
                <w:szCs w:val="20"/>
              </w:rPr>
            </w:pPr>
            <w:r w:rsidRPr="00014649">
              <w:rPr>
                <w:rFonts w:eastAsia="Times New Roman" w:cstheme="minorHAnsi"/>
                <w:color w:val="000000"/>
                <w:sz w:val="20"/>
                <w:szCs w:val="20"/>
              </w:rPr>
              <w:t>03</w:t>
            </w:r>
          </w:p>
        </w:tc>
        <w:tc>
          <w:tcPr>
            <w:tcW w:w="892" w:type="dxa"/>
            <w:tcBorders>
              <w:top w:val="nil"/>
              <w:left w:val="nil"/>
              <w:bottom w:val="single" w:sz="4" w:space="0" w:color="auto"/>
              <w:right w:val="single" w:sz="4" w:space="0" w:color="auto"/>
            </w:tcBorders>
            <w:shd w:val="clear" w:color="auto" w:fill="auto"/>
            <w:hideMark/>
          </w:tcPr>
          <w:p w14:paraId="5332EB1B" w14:textId="77777777" w:rsidR="00014649" w:rsidRPr="00014649" w:rsidRDefault="00014649" w:rsidP="00014649">
            <w:pPr>
              <w:spacing w:after="0" w:line="240" w:lineRule="auto"/>
              <w:jc w:val="center"/>
              <w:rPr>
                <w:rFonts w:eastAsia="Times New Roman" w:cstheme="minorHAnsi"/>
                <w:color w:val="000000"/>
                <w:sz w:val="20"/>
                <w:szCs w:val="20"/>
              </w:rPr>
            </w:pPr>
            <w:r w:rsidRPr="00014649">
              <w:rPr>
                <w:rFonts w:eastAsia="Times New Roman" w:cstheme="minorHAnsi"/>
                <w:color w:val="000000"/>
                <w:sz w:val="20"/>
                <w:szCs w:val="20"/>
              </w:rPr>
              <w:t>04</w:t>
            </w:r>
          </w:p>
        </w:tc>
        <w:tc>
          <w:tcPr>
            <w:tcW w:w="1511" w:type="dxa"/>
            <w:tcBorders>
              <w:top w:val="nil"/>
              <w:left w:val="nil"/>
              <w:bottom w:val="single" w:sz="4" w:space="0" w:color="auto"/>
              <w:right w:val="single" w:sz="4" w:space="0" w:color="auto"/>
            </w:tcBorders>
            <w:shd w:val="clear" w:color="auto" w:fill="auto"/>
            <w:hideMark/>
          </w:tcPr>
          <w:p w14:paraId="63724ACA" w14:textId="77777777" w:rsidR="00014649" w:rsidRPr="00014649" w:rsidRDefault="00014649" w:rsidP="00014649">
            <w:pPr>
              <w:spacing w:after="0" w:line="240" w:lineRule="auto"/>
              <w:jc w:val="center"/>
              <w:rPr>
                <w:rFonts w:eastAsia="Times New Roman" w:cstheme="minorHAnsi"/>
                <w:color w:val="000000"/>
                <w:sz w:val="20"/>
                <w:szCs w:val="20"/>
              </w:rPr>
            </w:pPr>
            <w:r w:rsidRPr="00014649">
              <w:rPr>
                <w:rFonts w:eastAsia="Times New Roman" w:cstheme="minorHAnsi"/>
                <w:color w:val="000000"/>
                <w:sz w:val="20"/>
                <w:szCs w:val="20"/>
              </w:rPr>
              <w:t>05</w:t>
            </w:r>
          </w:p>
        </w:tc>
        <w:tc>
          <w:tcPr>
            <w:tcW w:w="992" w:type="dxa"/>
            <w:tcBorders>
              <w:top w:val="nil"/>
              <w:left w:val="nil"/>
              <w:bottom w:val="single" w:sz="4" w:space="0" w:color="auto"/>
              <w:right w:val="single" w:sz="4" w:space="0" w:color="auto"/>
            </w:tcBorders>
            <w:shd w:val="clear" w:color="auto" w:fill="auto"/>
            <w:hideMark/>
          </w:tcPr>
          <w:p w14:paraId="32AC1B5F" w14:textId="77777777" w:rsidR="00014649" w:rsidRPr="00014649" w:rsidRDefault="00014649" w:rsidP="00014649">
            <w:pPr>
              <w:spacing w:after="0" w:line="240" w:lineRule="auto"/>
              <w:jc w:val="center"/>
              <w:rPr>
                <w:rFonts w:eastAsia="Times New Roman" w:cstheme="minorHAnsi"/>
                <w:color w:val="000000"/>
                <w:sz w:val="20"/>
                <w:szCs w:val="20"/>
              </w:rPr>
            </w:pPr>
            <w:r w:rsidRPr="00014649">
              <w:rPr>
                <w:rFonts w:eastAsia="Times New Roman" w:cstheme="minorHAnsi"/>
                <w:color w:val="000000"/>
                <w:sz w:val="20"/>
                <w:szCs w:val="20"/>
              </w:rPr>
              <w:t>06</w:t>
            </w:r>
          </w:p>
        </w:tc>
        <w:tc>
          <w:tcPr>
            <w:tcW w:w="992" w:type="dxa"/>
            <w:tcBorders>
              <w:top w:val="nil"/>
              <w:left w:val="nil"/>
              <w:bottom w:val="single" w:sz="4" w:space="0" w:color="auto"/>
              <w:right w:val="single" w:sz="4" w:space="0" w:color="auto"/>
            </w:tcBorders>
            <w:shd w:val="clear" w:color="auto" w:fill="auto"/>
            <w:hideMark/>
          </w:tcPr>
          <w:p w14:paraId="0FA2EC3F"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07</w:t>
            </w:r>
          </w:p>
        </w:tc>
        <w:tc>
          <w:tcPr>
            <w:tcW w:w="917" w:type="dxa"/>
            <w:tcBorders>
              <w:top w:val="nil"/>
              <w:left w:val="nil"/>
              <w:bottom w:val="single" w:sz="4" w:space="0" w:color="auto"/>
              <w:right w:val="single" w:sz="4" w:space="0" w:color="auto"/>
            </w:tcBorders>
            <w:shd w:val="clear" w:color="auto" w:fill="auto"/>
            <w:hideMark/>
          </w:tcPr>
          <w:p w14:paraId="784DF377"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08</w:t>
            </w:r>
          </w:p>
        </w:tc>
        <w:tc>
          <w:tcPr>
            <w:tcW w:w="992" w:type="dxa"/>
            <w:tcBorders>
              <w:top w:val="nil"/>
              <w:left w:val="nil"/>
              <w:bottom w:val="single" w:sz="4" w:space="0" w:color="auto"/>
              <w:right w:val="single" w:sz="4" w:space="0" w:color="auto"/>
            </w:tcBorders>
            <w:shd w:val="clear" w:color="auto" w:fill="auto"/>
            <w:hideMark/>
          </w:tcPr>
          <w:p w14:paraId="6182207A"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09</w:t>
            </w:r>
          </w:p>
        </w:tc>
        <w:tc>
          <w:tcPr>
            <w:tcW w:w="992" w:type="dxa"/>
            <w:tcBorders>
              <w:top w:val="nil"/>
              <w:left w:val="nil"/>
              <w:bottom w:val="single" w:sz="4" w:space="0" w:color="auto"/>
              <w:right w:val="single" w:sz="4" w:space="0" w:color="auto"/>
            </w:tcBorders>
            <w:shd w:val="clear" w:color="auto" w:fill="auto"/>
            <w:hideMark/>
          </w:tcPr>
          <w:p w14:paraId="5824D916"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10</w:t>
            </w:r>
          </w:p>
        </w:tc>
        <w:tc>
          <w:tcPr>
            <w:tcW w:w="992" w:type="dxa"/>
            <w:tcBorders>
              <w:top w:val="nil"/>
              <w:left w:val="nil"/>
              <w:bottom w:val="single" w:sz="4" w:space="0" w:color="auto"/>
              <w:right w:val="single" w:sz="4" w:space="0" w:color="auto"/>
            </w:tcBorders>
            <w:shd w:val="clear" w:color="auto" w:fill="auto"/>
            <w:hideMark/>
          </w:tcPr>
          <w:p w14:paraId="18A908FF"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11</w:t>
            </w:r>
          </w:p>
        </w:tc>
        <w:tc>
          <w:tcPr>
            <w:tcW w:w="992" w:type="dxa"/>
            <w:tcBorders>
              <w:top w:val="nil"/>
              <w:left w:val="nil"/>
              <w:bottom w:val="single" w:sz="4" w:space="0" w:color="auto"/>
              <w:right w:val="single" w:sz="4" w:space="0" w:color="auto"/>
            </w:tcBorders>
            <w:shd w:val="clear" w:color="auto" w:fill="auto"/>
            <w:hideMark/>
          </w:tcPr>
          <w:p w14:paraId="27CAD69C"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12</w:t>
            </w:r>
          </w:p>
        </w:tc>
        <w:tc>
          <w:tcPr>
            <w:tcW w:w="1170" w:type="dxa"/>
            <w:tcBorders>
              <w:top w:val="single" w:sz="4" w:space="0" w:color="auto"/>
              <w:left w:val="nil"/>
              <w:bottom w:val="single" w:sz="4" w:space="0" w:color="auto"/>
              <w:right w:val="single" w:sz="4" w:space="0" w:color="auto"/>
            </w:tcBorders>
            <w:shd w:val="clear" w:color="auto" w:fill="auto"/>
            <w:hideMark/>
          </w:tcPr>
          <w:p w14:paraId="2B97EC73"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13</w:t>
            </w:r>
          </w:p>
        </w:tc>
      </w:tr>
      <w:tr w:rsidR="00014649" w:rsidRPr="00014649" w14:paraId="026B1171" w14:textId="77777777" w:rsidTr="00014649">
        <w:trPr>
          <w:trHeight w:val="290"/>
        </w:trPr>
        <w:tc>
          <w:tcPr>
            <w:tcW w:w="1896" w:type="dxa"/>
            <w:gridSpan w:val="2"/>
            <w:vMerge w:val="restart"/>
            <w:tcBorders>
              <w:top w:val="single" w:sz="4" w:space="0" w:color="auto"/>
              <w:left w:val="single" w:sz="4" w:space="0" w:color="auto"/>
              <w:bottom w:val="single" w:sz="4" w:space="0" w:color="auto"/>
              <w:right w:val="nil"/>
            </w:tcBorders>
            <w:shd w:val="clear" w:color="auto" w:fill="auto"/>
            <w:vAlign w:val="center"/>
            <w:hideMark/>
          </w:tcPr>
          <w:p w14:paraId="6113CA55"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xml:space="preserve">Name or Item Tag </w:t>
            </w:r>
          </w:p>
        </w:tc>
        <w:tc>
          <w:tcPr>
            <w:tcW w:w="979" w:type="dxa"/>
            <w:vMerge w:val="restart"/>
            <w:tcBorders>
              <w:top w:val="nil"/>
              <w:left w:val="single" w:sz="4" w:space="0" w:color="auto"/>
              <w:bottom w:val="single" w:sz="4" w:space="0" w:color="auto"/>
              <w:right w:val="single" w:sz="4" w:space="0" w:color="auto"/>
            </w:tcBorders>
            <w:shd w:val="clear" w:color="auto" w:fill="auto"/>
            <w:vAlign w:val="center"/>
            <w:hideMark/>
          </w:tcPr>
          <w:p w14:paraId="4F45FD83"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Model #</w:t>
            </w:r>
          </w:p>
        </w:tc>
        <w:tc>
          <w:tcPr>
            <w:tcW w:w="1107" w:type="dxa"/>
            <w:vMerge w:val="restart"/>
            <w:tcBorders>
              <w:top w:val="nil"/>
              <w:left w:val="single" w:sz="4" w:space="0" w:color="auto"/>
              <w:bottom w:val="single" w:sz="4" w:space="0" w:color="auto"/>
              <w:right w:val="single" w:sz="4" w:space="0" w:color="auto"/>
            </w:tcBorders>
            <w:shd w:val="clear" w:color="auto" w:fill="auto"/>
            <w:vAlign w:val="center"/>
            <w:hideMark/>
          </w:tcPr>
          <w:p w14:paraId="4B1B743D"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xml:space="preserve">Equipment Type </w:t>
            </w:r>
          </w:p>
        </w:tc>
        <w:tc>
          <w:tcPr>
            <w:tcW w:w="4387" w:type="dxa"/>
            <w:gridSpan w:val="4"/>
            <w:tcBorders>
              <w:top w:val="single" w:sz="4" w:space="0" w:color="auto"/>
              <w:left w:val="nil"/>
              <w:bottom w:val="single" w:sz="4" w:space="0" w:color="auto"/>
              <w:right w:val="single" w:sz="4" w:space="0" w:color="000000"/>
            </w:tcBorders>
            <w:shd w:val="clear" w:color="auto" w:fill="auto"/>
            <w:hideMark/>
          </w:tcPr>
          <w:p w14:paraId="77472658"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Heating Mode</w:t>
            </w:r>
          </w:p>
        </w:tc>
        <w:tc>
          <w:tcPr>
            <w:tcW w:w="4885" w:type="dxa"/>
            <w:gridSpan w:val="5"/>
            <w:tcBorders>
              <w:top w:val="single" w:sz="4" w:space="0" w:color="auto"/>
              <w:left w:val="nil"/>
              <w:bottom w:val="single" w:sz="4" w:space="0" w:color="auto"/>
              <w:right w:val="single" w:sz="4" w:space="0" w:color="000000"/>
            </w:tcBorders>
            <w:shd w:val="clear" w:color="auto" w:fill="auto"/>
            <w:hideMark/>
          </w:tcPr>
          <w:p w14:paraId="7F96E42B"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Cooling Mode</w:t>
            </w:r>
          </w:p>
        </w:tc>
        <w:tc>
          <w:tcPr>
            <w:tcW w:w="1170" w:type="dxa"/>
            <w:vMerge w:val="restart"/>
            <w:tcBorders>
              <w:top w:val="single" w:sz="4" w:space="0" w:color="auto"/>
              <w:left w:val="single" w:sz="4" w:space="0" w:color="auto"/>
              <w:right w:val="single" w:sz="4" w:space="0" w:color="000000"/>
            </w:tcBorders>
            <w:shd w:val="clear" w:color="auto" w:fill="auto"/>
            <w:vAlign w:val="center"/>
            <w:hideMark/>
          </w:tcPr>
          <w:p w14:paraId="5ABC3C88"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Equipment Compliance</w:t>
            </w:r>
          </w:p>
        </w:tc>
      </w:tr>
      <w:tr w:rsidR="00014649" w:rsidRPr="00014649" w14:paraId="460968ED" w14:textId="77777777" w:rsidTr="00014649">
        <w:trPr>
          <w:trHeight w:val="780"/>
        </w:trPr>
        <w:tc>
          <w:tcPr>
            <w:tcW w:w="1896" w:type="dxa"/>
            <w:gridSpan w:val="2"/>
            <w:vMerge/>
            <w:tcBorders>
              <w:top w:val="single" w:sz="4" w:space="0" w:color="auto"/>
              <w:left w:val="single" w:sz="4" w:space="0" w:color="auto"/>
              <w:bottom w:val="single" w:sz="4" w:space="0" w:color="auto"/>
              <w:right w:val="nil"/>
            </w:tcBorders>
            <w:vAlign w:val="center"/>
            <w:hideMark/>
          </w:tcPr>
          <w:p w14:paraId="6088BBF8" w14:textId="77777777" w:rsidR="00014649" w:rsidRPr="00014649" w:rsidRDefault="00014649" w:rsidP="00014649">
            <w:pPr>
              <w:spacing w:after="0" w:line="240" w:lineRule="auto"/>
              <w:rPr>
                <w:rFonts w:eastAsia="Times New Roman" w:cstheme="minorHAnsi"/>
                <w:sz w:val="20"/>
                <w:szCs w:val="20"/>
              </w:rPr>
            </w:pPr>
          </w:p>
        </w:tc>
        <w:tc>
          <w:tcPr>
            <w:tcW w:w="979" w:type="dxa"/>
            <w:vMerge/>
            <w:tcBorders>
              <w:top w:val="nil"/>
              <w:left w:val="single" w:sz="4" w:space="0" w:color="auto"/>
              <w:bottom w:val="single" w:sz="4" w:space="0" w:color="auto"/>
              <w:right w:val="single" w:sz="4" w:space="0" w:color="auto"/>
            </w:tcBorders>
            <w:vAlign w:val="center"/>
            <w:hideMark/>
          </w:tcPr>
          <w:p w14:paraId="78A00178" w14:textId="77777777" w:rsidR="00014649" w:rsidRPr="00014649" w:rsidRDefault="00014649" w:rsidP="00014649">
            <w:pPr>
              <w:spacing w:after="0" w:line="240" w:lineRule="auto"/>
              <w:rPr>
                <w:rFonts w:eastAsia="Times New Roman" w:cstheme="minorHAnsi"/>
                <w:sz w:val="20"/>
                <w:szCs w:val="20"/>
              </w:rPr>
            </w:pPr>
          </w:p>
        </w:tc>
        <w:tc>
          <w:tcPr>
            <w:tcW w:w="1107" w:type="dxa"/>
            <w:vMerge/>
            <w:tcBorders>
              <w:top w:val="nil"/>
              <w:left w:val="single" w:sz="4" w:space="0" w:color="auto"/>
              <w:bottom w:val="single" w:sz="4" w:space="0" w:color="auto"/>
              <w:right w:val="single" w:sz="4" w:space="0" w:color="auto"/>
            </w:tcBorders>
            <w:vAlign w:val="center"/>
            <w:hideMark/>
          </w:tcPr>
          <w:p w14:paraId="2D654A69" w14:textId="77777777" w:rsidR="00014649" w:rsidRPr="00014649" w:rsidRDefault="00014649" w:rsidP="00014649">
            <w:pPr>
              <w:spacing w:after="0" w:line="240" w:lineRule="auto"/>
              <w:rPr>
                <w:rFonts w:eastAsia="Times New Roman" w:cstheme="minorHAnsi"/>
                <w:sz w:val="20"/>
                <w:szCs w:val="20"/>
              </w:rPr>
            </w:pPr>
          </w:p>
        </w:tc>
        <w:tc>
          <w:tcPr>
            <w:tcW w:w="892" w:type="dxa"/>
            <w:tcBorders>
              <w:top w:val="nil"/>
              <w:left w:val="nil"/>
              <w:bottom w:val="single" w:sz="4" w:space="0" w:color="auto"/>
              <w:right w:val="single" w:sz="4" w:space="0" w:color="auto"/>
            </w:tcBorders>
            <w:shd w:val="clear" w:color="auto" w:fill="auto"/>
            <w:vAlign w:val="center"/>
            <w:hideMark/>
          </w:tcPr>
          <w:p w14:paraId="21E474B0"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xml:space="preserve">Rated Output </w:t>
            </w:r>
            <w:r w:rsidRPr="00014649">
              <w:rPr>
                <w:rFonts w:eastAsia="Times New Roman" w:cstheme="minorHAnsi"/>
                <w:sz w:val="20"/>
                <w:szCs w:val="20"/>
              </w:rPr>
              <w:br/>
              <w:t>(</w:t>
            </w:r>
            <w:proofErr w:type="spellStart"/>
            <w:r w:rsidRPr="00014649">
              <w:rPr>
                <w:rFonts w:eastAsia="Times New Roman" w:cstheme="minorHAnsi"/>
                <w:sz w:val="20"/>
                <w:szCs w:val="20"/>
              </w:rPr>
              <w:t>kBtu</w:t>
            </w:r>
            <w:proofErr w:type="spellEnd"/>
            <w:r w:rsidRPr="00014649">
              <w:rPr>
                <w:rFonts w:eastAsia="Times New Roman" w:cstheme="minorHAnsi"/>
                <w:sz w:val="20"/>
                <w:szCs w:val="20"/>
              </w:rPr>
              <w:t>/h)</w:t>
            </w:r>
          </w:p>
        </w:tc>
        <w:tc>
          <w:tcPr>
            <w:tcW w:w="1511" w:type="dxa"/>
            <w:tcBorders>
              <w:top w:val="nil"/>
              <w:left w:val="nil"/>
              <w:bottom w:val="single" w:sz="4" w:space="0" w:color="auto"/>
              <w:right w:val="single" w:sz="4" w:space="0" w:color="auto"/>
            </w:tcBorders>
            <w:shd w:val="clear" w:color="auto" w:fill="auto"/>
            <w:vAlign w:val="center"/>
            <w:hideMark/>
          </w:tcPr>
          <w:p w14:paraId="545D55E8"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Supplemental Heating Output</w:t>
            </w:r>
            <w:r w:rsidRPr="00014649">
              <w:rPr>
                <w:rFonts w:eastAsia="Times New Roman" w:cstheme="minorHAnsi"/>
                <w:sz w:val="20"/>
                <w:szCs w:val="20"/>
              </w:rPr>
              <w:br/>
              <w:t>(</w:t>
            </w:r>
            <w:proofErr w:type="spellStart"/>
            <w:r w:rsidRPr="00014649">
              <w:rPr>
                <w:rFonts w:eastAsia="Times New Roman" w:cstheme="minorHAnsi"/>
                <w:sz w:val="20"/>
                <w:szCs w:val="20"/>
              </w:rPr>
              <w:t>kBtu</w:t>
            </w:r>
            <w:proofErr w:type="spellEnd"/>
            <w:r w:rsidRPr="00014649">
              <w:rPr>
                <w:rFonts w:eastAsia="Times New Roman" w:cstheme="minorHAnsi"/>
                <w:sz w:val="20"/>
                <w:szCs w:val="20"/>
              </w:rPr>
              <w:t>/h)</w:t>
            </w:r>
          </w:p>
        </w:tc>
        <w:tc>
          <w:tcPr>
            <w:tcW w:w="992" w:type="dxa"/>
            <w:tcBorders>
              <w:top w:val="nil"/>
              <w:left w:val="nil"/>
              <w:bottom w:val="single" w:sz="4" w:space="0" w:color="auto"/>
              <w:right w:val="single" w:sz="4" w:space="0" w:color="auto"/>
            </w:tcBorders>
            <w:shd w:val="clear" w:color="auto" w:fill="auto"/>
            <w:vAlign w:val="center"/>
            <w:hideMark/>
          </w:tcPr>
          <w:p w14:paraId="1BB59A8C"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Efficiency</w:t>
            </w:r>
          </w:p>
        </w:tc>
        <w:tc>
          <w:tcPr>
            <w:tcW w:w="992" w:type="dxa"/>
            <w:tcBorders>
              <w:top w:val="nil"/>
              <w:left w:val="nil"/>
              <w:bottom w:val="single" w:sz="4" w:space="0" w:color="auto"/>
              <w:right w:val="single" w:sz="4" w:space="0" w:color="auto"/>
            </w:tcBorders>
            <w:shd w:val="clear" w:color="auto" w:fill="auto"/>
            <w:vAlign w:val="center"/>
            <w:hideMark/>
          </w:tcPr>
          <w:p w14:paraId="20F6AA9A"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Efficiency Unit</w:t>
            </w:r>
          </w:p>
        </w:tc>
        <w:tc>
          <w:tcPr>
            <w:tcW w:w="917" w:type="dxa"/>
            <w:tcBorders>
              <w:top w:val="nil"/>
              <w:left w:val="nil"/>
              <w:bottom w:val="single" w:sz="4" w:space="0" w:color="auto"/>
              <w:right w:val="single" w:sz="4" w:space="0" w:color="auto"/>
            </w:tcBorders>
            <w:shd w:val="clear" w:color="auto" w:fill="auto"/>
            <w:vAlign w:val="center"/>
            <w:hideMark/>
          </w:tcPr>
          <w:p w14:paraId="31FBA333"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Rated Output</w:t>
            </w:r>
            <w:r w:rsidRPr="00014649">
              <w:rPr>
                <w:rFonts w:eastAsia="Times New Roman" w:cstheme="minorHAnsi"/>
                <w:sz w:val="20"/>
                <w:szCs w:val="20"/>
              </w:rPr>
              <w:br/>
              <w:t>(</w:t>
            </w:r>
            <w:proofErr w:type="spellStart"/>
            <w:r w:rsidRPr="00014649">
              <w:rPr>
                <w:rFonts w:eastAsia="Times New Roman" w:cstheme="minorHAnsi"/>
                <w:sz w:val="20"/>
                <w:szCs w:val="20"/>
              </w:rPr>
              <w:t>kBtu</w:t>
            </w:r>
            <w:proofErr w:type="spellEnd"/>
            <w:r w:rsidRPr="00014649">
              <w:rPr>
                <w:rFonts w:eastAsia="Times New Roman" w:cstheme="minorHAnsi"/>
                <w:sz w:val="20"/>
                <w:szCs w:val="20"/>
              </w:rPr>
              <w:t>/h)</w:t>
            </w:r>
          </w:p>
        </w:tc>
        <w:tc>
          <w:tcPr>
            <w:tcW w:w="992" w:type="dxa"/>
            <w:tcBorders>
              <w:top w:val="nil"/>
              <w:left w:val="nil"/>
              <w:bottom w:val="single" w:sz="4" w:space="0" w:color="auto"/>
              <w:right w:val="single" w:sz="4" w:space="0" w:color="auto"/>
            </w:tcBorders>
            <w:shd w:val="clear" w:color="auto" w:fill="auto"/>
            <w:vAlign w:val="center"/>
            <w:hideMark/>
          </w:tcPr>
          <w:p w14:paraId="1DB0996C"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Efficiency</w:t>
            </w:r>
          </w:p>
        </w:tc>
        <w:tc>
          <w:tcPr>
            <w:tcW w:w="992" w:type="dxa"/>
            <w:tcBorders>
              <w:top w:val="nil"/>
              <w:left w:val="nil"/>
              <w:bottom w:val="single" w:sz="4" w:space="0" w:color="auto"/>
              <w:right w:val="single" w:sz="4" w:space="0" w:color="auto"/>
            </w:tcBorders>
            <w:shd w:val="clear" w:color="auto" w:fill="auto"/>
            <w:vAlign w:val="center"/>
            <w:hideMark/>
          </w:tcPr>
          <w:p w14:paraId="1AFA7910"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Efficiency Unit</w:t>
            </w:r>
          </w:p>
        </w:tc>
        <w:tc>
          <w:tcPr>
            <w:tcW w:w="992" w:type="dxa"/>
            <w:tcBorders>
              <w:top w:val="nil"/>
              <w:left w:val="nil"/>
              <w:bottom w:val="single" w:sz="4" w:space="0" w:color="auto"/>
              <w:right w:val="single" w:sz="4" w:space="0" w:color="auto"/>
            </w:tcBorders>
            <w:shd w:val="clear" w:color="auto" w:fill="auto"/>
            <w:vAlign w:val="center"/>
            <w:hideMark/>
          </w:tcPr>
          <w:p w14:paraId="16031077"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Efficiency</w:t>
            </w:r>
          </w:p>
        </w:tc>
        <w:tc>
          <w:tcPr>
            <w:tcW w:w="992" w:type="dxa"/>
            <w:tcBorders>
              <w:top w:val="nil"/>
              <w:left w:val="nil"/>
              <w:bottom w:val="single" w:sz="4" w:space="0" w:color="auto"/>
              <w:right w:val="single" w:sz="4" w:space="0" w:color="auto"/>
            </w:tcBorders>
            <w:shd w:val="clear" w:color="auto" w:fill="auto"/>
            <w:vAlign w:val="center"/>
            <w:hideMark/>
          </w:tcPr>
          <w:p w14:paraId="0E9B5ACF"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Efficiency Unit</w:t>
            </w:r>
          </w:p>
        </w:tc>
        <w:tc>
          <w:tcPr>
            <w:tcW w:w="1170" w:type="dxa"/>
            <w:vMerge/>
            <w:tcBorders>
              <w:left w:val="single" w:sz="4" w:space="0" w:color="auto"/>
              <w:bottom w:val="single" w:sz="4" w:space="0" w:color="auto"/>
              <w:right w:val="single" w:sz="4" w:space="0" w:color="000000"/>
            </w:tcBorders>
            <w:vAlign w:val="center"/>
            <w:hideMark/>
          </w:tcPr>
          <w:p w14:paraId="78F765CD" w14:textId="77777777" w:rsidR="00014649" w:rsidRPr="00014649" w:rsidRDefault="00014649" w:rsidP="00014649">
            <w:pPr>
              <w:spacing w:after="0" w:line="240" w:lineRule="auto"/>
              <w:jc w:val="center"/>
              <w:rPr>
                <w:rFonts w:eastAsia="Times New Roman" w:cstheme="minorHAnsi"/>
                <w:sz w:val="20"/>
                <w:szCs w:val="20"/>
              </w:rPr>
            </w:pPr>
          </w:p>
        </w:tc>
      </w:tr>
      <w:tr w:rsidR="00014649" w:rsidRPr="00014649" w14:paraId="280DB088" w14:textId="77777777" w:rsidTr="00014649">
        <w:trPr>
          <w:trHeight w:val="500"/>
        </w:trPr>
        <w:tc>
          <w:tcPr>
            <w:tcW w:w="10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0B24E3"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Per C of C</w:t>
            </w:r>
          </w:p>
        </w:tc>
        <w:tc>
          <w:tcPr>
            <w:tcW w:w="810" w:type="dxa"/>
            <w:vMerge w:val="restart"/>
            <w:tcBorders>
              <w:top w:val="nil"/>
              <w:left w:val="single" w:sz="4" w:space="0" w:color="auto"/>
              <w:bottom w:val="single" w:sz="4" w:space="0" w:color="auto"/>
              <w:right w:val="single" w:sz="4" w:space="0" w:color="auto"/>
            </w:tcBorders>
            <w:shd w:val="clear" w:color="auto" w:fill="auto"/>
            <w:vAlign w:val="center"/>
            <w:hideMark/>
          </w:tcPr>
          <w:p w14:paraId="3092FBAC"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w:t>
            </w:r>
          </w:p>
        </w:tc>
        <w:tc>
          <w:tcPr>
            <w:tcW w:w="979" w:type="dxa"/>
            <w:tcBorders>
              <w:top w:val="nil"/>
              <w:left w:val="nil"/>
              <w:bottom w:val="single" w:sz="4" w:space="0" w:color="auto"/>
              <w:right w:val="single" w:sz="4" w:space="0" w:color="auto"/>
            </w:tcBorders>
            <w:shd w:val="clear" w:color="auto" w:fill="auto"/>
            <w:vAlign w:val="center"/>
            <w:hideMark/>
          </w:tcPr>
          <w:p w14:paraId="11CDBBD8"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w:t>
            </w:r>
          </w:p>
        </w:tc>
        <w:tc>
          <w:tcPr>
            <w:tcW w:w="1107" w:type="dxa"/>
            <w:tcBorders>
              <w:top w:val="nil"/>
              <w:left w:val="nil"/>
              <w:bottom w:val="single" w:sz="4" w:space="0" w:color="auto"/>
              <w:right w:val="single" w:sz="4" w:space="0" w:color="auto"/>
            </w:tcBorders>
            <w:shd w:val="clear" w:color="auto" w:fill="auto"/>
            <w:vAlign w:val="center"/>
            <w:hideMark/>
          </w:tcPr>
          <w:p w14:paraId="1CAC1674"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w:t>
            </w:r>
          </w:p>
        </w:tc>
        <w:tc>
          <w:tcPr>
            <w:tcW w:w="892" w:type="dxa"/>
            <w:tcBorders>
              <w:top w:val="nil"/>
              <w:left w:val="nil"/>
              <w:bottom w:val="single" w:sz="4" w:space="0" w:color="auto"/>
              <w:right w:val="single" w:sz="4" w:space="0" w:color="auto"/>
            </w:tcBorders>
            <w:shd w:val="clear" w:color="auto" w:fill="auto"/>
            <w:vAlign w:val="center"/>
            <w:hideMark/>
          </w:tcPr>
          <w:p w14:paraId="10E61079"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w:t>
            </w:r>
          </w:p>
        </w:tc>
        <w:tc>
          <w:tcPr>
            <w:tcW w:w="1511" w:type="dxa"/>
            <w:tcBorders>
              <w:top w:val="nil"/>
              <w:left w:val="nil"/>
              <w:bottom w:val="single" w:sz="4" w:space="0" w:color="auto"/>
              <w:right w:val="single" w:sz="4" w:space="0" w:color="auto"/>
            </w:tcBorders>
            <w:shd w:val="clear" w:color="auto" w:fill="auto"/>
            <w:vAlign w:val="center"/>
            <w:hideMark/>
          </w:tcPr>
          <w:p w14:paraId="6512AB80"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14:paraId="184A3A86" w14:textId="77777777" w:rsidR="00014649" w:rsidRPr="00014649" w:rsidRDefault="00014649" w:rsidP="00014649">
            <w:pPr>
              <w:spacing w:after="0" w:line="240" w:lineRule="auto"/>
              <w:rPr>
                <w:rFonts w:eastAsia="Times New Roman" w:cstheme="minorHAnsi"/>
                <w:sz w:val="20"/>
                <w:szCs w:val="20"/>
              </w:rPr>
            </w:pPr>
            <w:r w:rsidRPr="00014649">
              <w:rPr>
                <w:rFonts w:eastAsia="Times New Roman" w:cstheme="minorHAnsi"/>
                <w:sz w:val="20"/>
                <w:szCs w:val="20"/>
              </w:rPr>
              <w:t> </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72B3E52B"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w:t>
            </w:r>
          </w:p>
        </w:tc>
        <w:tc>
          <w:tcPr>
            <w:tcW w:w="917" w:type="dxa"/>
            <w:tcBorders>
              <w:top w:val="nil"/>
              <w:left w:val="nil"/>
              <w:bottom w:val="single" w:sz="4" w:space="0" w:color="auto"/>
              <w:right w:val="single" w:sz="4" w:space="0" w:color="auto"/>
            </w:tcBorders>
            <w:shd w:val="clear" w:color="auto" w:fill="auto"/>
            <w:vAlign w:val="center"/>
            <w:hideMark/>
          </w:tcPr>
          <w:p w14:paraId="7A6B8F30" w14:textId="77777777" w:rsidR="00014649" w:rsidRPr="00014649" w:rsidRDefault="00014649" w:rsidP="00014649">
            <w:pPr>
              <w:spacing w:after="0" w:line="240" w:lineRule="auto"/>
              <w:rPr>
                <w:rFonts w:eastAsia="Times New Roman" w:cstheme="minorHAnsi"/>
                <w:sz w:val="20"/>
                <w:szCs w:val="20"/>
              </w:rPr>
            </w:pPr>
            <w:r w:rsidRPr="00014649">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14:paraId="0B612C49" w14:textId="77777777" w:rsidR="00014649" w:rsidRPr="00014649" w:rsidRDefault="00014649" w:rsidP="00014649">
            <w:pPr>
              <w:spacing w:after="0" w:line="240" w:lineRule="auto"/>
              <w:rPr>
                <w:rFonts w:eastAsia="Times New Roman" w:cstheme="minorHAnsi"/>
                <w:sz w:val="20"/>
                <w:szCs w:val="20"/>
              </w:rPr>
            </w:pPr>
            <w:r w:rsidRPr="00014649">
              <w:rPr>
                <w:rFonts w:eastAsia="Times New Roman" w:cstheme="minorHAnsi"/>
                <w:sz w:val="20"/>
                <w:szCs w:val="20"/>
              </w:rPr>
              <w:t> </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29ECAC23"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14:paraId="7794765B" w14:textId="77777777" w:rsidR="00014649" w:rsidRPr="00014649" w:rsidRDefault="00014649" w:rsidP="00014649">
            <w:pPr>
              <w:spacing w:after="0" w:line="240" w:lineRule="auto"/>
              <w:rPr>
                <w:rFonts w:eastAsia="Times New Roman" w:cstheme="minorHAnsi"/>
                <w:sz w:val="20"/>
                <w:szCs w:val="20"/>
              </w:rPr>
            </w:pPr>
            <w:r w:rsidRPr="00014649">
              <w:rPr>
                <w:rFonts w:eastAsia="Times New Roman" w:cstheme="minorHAnsi"/>
                <w:sz w:val="20"/>
                <w:szCs w:val="20"/>
              </w:rPr>
              <w:t> </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158D7161"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w:t>
            </w:r>
          </w:p>
        </w:tc>
        <w:tc>
          <w:tcPr>
            <w:tcW w:w="117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435480"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w:t>
            </w:r>
          </w:p>
        </w:tc>
      </w:tr>
      <w:tr w:rsidR="00014649" w:rsidRPr="00014649" w14:paraId="77F96BD7" w14:textId="77777777" w:rsidTr="00014649">
        <w:trPr>
          <w:trHeight w:val="585"/>
        </w:trPr>
        <w:tc>
          <w:tcPr>
            <w:tcW w:w="1086" w:type="dxa"/>
            <w:tcBorders>
              <w:top w:val="nil"/>
              <w:left w:val="single" w:sz="4" w:space="0" w:color="auto"/>
              <w:bottom w:val="single" w:sz="4" w:space="0" w:color="auto"/>
              <w:right w:val="single" w:sz="4" w:space="0" w:color="auto"/>
            </w:tcBorders>
            <w:shd w:val="clear" w:color="auto" w:fill="auto"/>
            <w:vAlign w:val="center"/>
            <w:hideMark/>
          </w:tcPr>
          <w:p w14:paraId="303A18F7" w14:textId="77777777" w:rsidR="00014649" w:rsidRPr="00014649" w:rsidRDefault="00014649" w:rsidP="00014649">
            <w:pPr>
              <w:spacing w:after="0" w:line="240" w:lineRule="auto"/>
              <w:jc w:val="center"/>
              <w:rPr>
                <w:rFonts w:ascii="Arial" w:eastAsia="Times New Roman" w:hAnsi="Arial" w:cs="Arial"/>
                <w:color w:val="000000"/>
              </w:rPr>
            </w:pPr>
            <w:r w:rsidRPr="00014649">
              <w:rPr>
                <w:rFonts w:eastAsia="Times New Roman" w:cstheme="minorHAnsi"/>
                <w:sz w:val="20"/>
                <w:szCs w:val="20"/>
              </w:rPr>
              <w:t>As-built Conditions</w:t>
            </w:r>
          </w:p>
        </w:tc>
        <w:tc>
          <w:tcPr>
            <w:tcW w:w="810" w:type="dxa"/>
            <w:vMerge/>
            <w:tcBorders>
              <w:top w:val="nil"/>
              <w:left w:val="single" w:sz="4" w:space="0" w:color="auto"/>
              <w:bottom w:val="single" w:sz="4" w:space="0" w:color="auto"/>
              <w:right w:val="single" w:sz="4" w:space="0" w:color="auto"/>
            </w:tcBorders>
            <w:vAlign w:val="center"/>
            <w:hideMark/>
          </w:tcPr>
          <w:p w14:paraId="3FDC811D" w14:textId="77777777" w:rsidR="00014649" w:rsidRPr="00014649" w:rsidRDefault="00014649" w:rsidP="00014649">
            <w:pPr>
              <w:spacing w:after="0" w:line="240" w:lineRule="auto"/>
              <w:rPr>
                <w:rFonts w:ascii="Arial" w:eastAsia="Times New Roman" w:hAnsi="Arial" w:cs="Arial"/>
                <w:i/>
                <w:iCs/>
                <w:color w:val="808080"/>
                <w:sz w:val="18"/>
                <w:szCs w:val="18"/>
              </w:rPr>
            </w:pPr>
          </w:p>
        </w:tc>
        <w:tc>
          <w:tcPr>
            <w:tcW w:w="979" w:type="dxa"/>
            <w:tcBorders>
              <w:top w:val="nil"/>
              <w:left w:val="nil"/>
              <w:bottom w:val="single" w:sz="4" w:space="0" w:color="auto"/>
              <w:right w:val="single" w:sz="4" w:space="0" w:color="auto"/>
            </w:tcBorders>
            <w:shd w:val="clear" w:color="auto" w:fill="auto"/>
            <w:vAlign w:val="center"/>
            <w:hideMark/>
          </w:tcPr>
          <w:p w14:paraId="09521705" w14:textId="77777777" w:rsidR="00014649" w:rsidRPr="00014649" w:rsidRDefault="00014649" w:rsidP="00014649">
            <w:pPr>
              <w:spacing w:after="0" w:line="240" w:lineRule="auto"/>
              <w:jc w:val="center"/>
              <w:rPr>
                <w:rFonts w:ascii="Arial" w:eastAsia="Times New Roman" w:hAnsi="Arial" w:cs="Arial"/>
                <w:i/>
                <w:iCs/>
                <w:color w:val="808080"/>
                <w:sz w:val="18"/>
                <w:szCs w:val="18"/>
              </w:rPr>
            </w:pPr>
            <w:r w:rsidRPr="00014649">
              <w:rPr>
                <w:rFonts w:ascii="Arial" w:eastAsia="Times New Roman" w:hAnsi="Arial" w:cs="Arial"/>
                <w:i/>
                <w:iCs/>
                <w:color w:val="808080"/>
                <w:sz w:val="18"/>
                <w:szCs w:val="18"/>
              </w:rPr>
              <w:t> </w:t>
            </w:r>
          </w:p>
        </w:tc>
        <w:tc>
          <w:tcPr>
            <w:tcW w:w="1107" w:type="dxa"/>
            <w:tcBorders>
              <w:top w:val="nil"/>
              <w:left w:val="nil"/>
              <w:bottom w:val="single" w:sz="4" w:space="0" w:color="auto"/>
              <w:right w:val="single" w:sz="4" w:space="0" w:color="auto"/>
            </w:tcBorders>
            <w:shd w:val="clear" w:color="auto" w:fill="auto"/>
            <w:noWrap/>
            <w:vAlign w:val="center"/>
            <w:hideMark/>
          </w:tcPr>
          <w:p w14:paraId="2D49DA5B" w14:textId="77777777" w:rsidR="00014649" w:rsidRPr="00014649" w:rsidRDefault="00014649" w:rsidP="00014649">
            <w:pPr>
              <w:spacing w:after="0" w:line="240" w:lineRule="auto"/>
              <w:jc w:val="center"/>
              <w:rPr>
                <w:rFonts w:ascii="Arial" w:eastAsia="Times New Roman" w:hAnsi="Arial" w:cs="Arial"/>
                <w:i/>
                <w:iCs/>
                <w:color w:val="FF0000"/>
              </w:rPr>
            </w:pPr>
            <w:r w:rsidRPr="00014649">
              <w:rPr>
                <w:rFonts w:ascii="Arial" w:eastAsia="Times New Roman" w:hAnsi="Arial" w:cs="Arial"/>
                <w:i/>
                <w:iCs/>
                <w:color w:val="FF0000"/>
              </w:rPr>
              <w:t> </w:t>
            </w:r>
          </w:p>
        </w:tc>
        <w:tc>
          <w:tcPr>
            <w:tcW w:w="892" w:type="dxa"/>
            <w:tcBorders>
              <w:top w:val="nil"/>
              <w:left w:val="nil"/>
              <w:bottom w:val="single" w:sz="4" w:space="0" w:color="auto"/>
              <w:right w:val="single" w:sz="4" w:space="0" w:color="auto"/>
            </w:tcBorders>
            <w:shd w:val="clear" w:color="auto" w:fill="auto"/>
            <w:noWrap/>
            <w:vAlign w:val="center"/>
            <w:hideMark/>
          </w:tcPr>
          <w:p w14:paraId="054AB01A" w14:textId="77777777" w:rsidR="00014649" w:rsidRPr="00014649" w:rsidRDefault="00014649" w:rsidP="00014649">
            <w:pPr>
              <w:spacing w:after="0" w:line="240" w:lineRule="auto"/>
              <w:jc w:val="center"/>
              <w:rPr>
                <w:rFonts w:ascii="Arial" w:eastAsia="Times New Roman" w:hAnsi="Arial" w:cs="Arial"/>
                <w:i/>
                <w:iCs/>
                <w:color w:val="808080"/>
              </w:rPr>
            </w:pPr>
            <w:r w:rsidRPr="00014649">
              <w:rPr>
                <w:rFonts w:ascii="Arial" w:eastAsia="Times New Roman" w:hAnsi="Arial" w:cs="Arial"/>
                <w:i/>
                <w:iCs/>
                <w:color w:val="808080"/>
              </w:rPr>
              <w:t> </w:t>
            </w:r>
          </w:p>
        </w:tc>
        <w:tc>
          <w:tcPr>
            <w:tcW w:w="1511" w:type="dxa"/>
            <w:tcBorders>
              <w:top w:val="nil"/>
              <w:left w:val="nil"/>
              <w:bottom w:val="single" w:sz="4" w:space="0" w:color="auto"/>
              <w:right w:val="single" w:sz="4" w:space="0" w:color="auto"/>
            </w:tcBorders>
            <w:shd w:val="clear" w:color="auto" w:fill="auto"/>
            <w:noWrap/>
            <w:vAlign w:val="center"/>
            <w:hideMark/>
          </w:tcPr>
          <w:p w14:paraId="1D527D29" w14:textId="77777777" w:rsidR="00014649" w:rsidRPr="00014649" w:rsidRDefault="00014649" w:rsidP="00014649">
            <w:pPr>
              <w:spacing w:after="0" w:line="240" w:lineRule="auto"/>
              <w:jc w:val="center"/>
              <w:rPr>
                <w:rFonts w:ascii="Arial" w:eastAsia="Times New Roman" w:hAnsi="Arial" w:cs="Arial"/>
                <w:i/>
                <w:iCs/>
                <w:color w:val="808080"/>
              </w:rPr>
            </w:pPr>
            <w:r w:rsidRPr="00014649">
              <w:rPr>
                <w:rFonts w:ascii="Arial" w:eastAsia="Times New Roman" w:hAnsi="Arial" w:cs="Arial"/>
                <w:i/>
                <w:iCs/>
                <w:color w:val="808080"/>
              </w:rPr>
              <w:t> </w:t>
            </w:r>
          </w:p>
        </w:tc>
        <w:tc>
          <w:tcPr>
            <w:tcW w:w="992" w:type="dxa"/>
            <w:tcBorders>
              <w:top w:val="nil"/>
              <w:left w:val="nil"/>
              <w:bottom w:val="single" w:sz="4" w:space="0" w:color="auto"/>
              <w:right w:val="single" w:sz="4" w:space="0" w:color="auto"/>
            </w:tcBorders>
            <w:shd w:val="clear" w:color="auto" w:fill="auto"/>
            <w:noWrap/>
            <w:vAlign w:val="center"/>
            <w:hideMark/>
          </w:tcPr>
          <w:p w14:paraId="00984BB7" w14:textId="77777777" w:rsidR="00014649" w:rsidRPr="00014649" w:rsidRDefault="00014649" w:rsidP="00014649">
            <w:pPr>
              <w:spacing w:after="0" w:line="240" w:lineRule="auto"/>
              <w:jc w:val="center"/>
              <w:rPr>
                <w:rFonts w:ascii="Arial" w:eastAsia="Times New Roman" w:hAnsi="Arial" w:cs="Arial"/>
                <w:i/>
                <w:iCs/>
                <w:color w:val="808080"/>
              </w:rPr>
            </w:pPr>
            <w:r w:rsidRPr="00014649">
              <w:rPr>
                <w:rFonts w:ascii="Arial" w:eastAsia="Times New Roman" w:hAnsi="Arial" w:cs="Arial"/>
                <w:i/>
                <w:iCs/>
                <w:color w:val="808080"/>
              </w:rPr>
              <w:t> </w:t>
            </w:r>
          </w:p>
        </w:tc>
        <w:tc>
          <w:tcPr>
            <w:tcW w:w="992" w:type="dxa"/>
            <w:vMerge/>
            <w:tcBorders>
              <w:top w:val="nil"/>
              <w:left w:val="single" w:sz="4" w:space="0" w:color="auto"/>
              <w:bottom w:val="single" w:sz="4" w:space="0" w:color="000000"/>
              <w:right w:val="single" w:sz="4" w:space="0" w:color="auto"/>
            </w:tcBorders>
            <w:vAlign w:val="center"/>
            <w:hideMark/>
          </w:tcPr>
          <w:p w14:paraId="6D9D5956" w14:textId="77777777" w:rsidR="00014649" w:rsidRPr="00014649" w:rsidRDefault="00014649" w:rsidP="00014649">
            <w:pPr>
              <w:spacing w:after="0" w:line="240" w:lineRule="auto"/>
              <w:rPr>
                <w:rFonts w:ascii="Arial" w:eastAsia="Times New Roman" w:hAnsi="Arial" w:cs="Arial"/>
                <w:i/>
                <w:iCs/>
                <w:color w:val="808080"/>
              </w:rPr>
            </w:pPr>
          </w:p>
        </w:tc>
        <w:tc>
          <w:tcPr>
            <w:tcW w:w="917" w:type="dxa"/>
            <w:tcBorders>
              <w:top w:val="nil"/>
              <w:left w:val="nil"/>
              <w:bottom w:val="single" w:sz="4" w:space="0" w:color="auto"/>
              <w:right w:val="single" w:sz="4" w:space="0" w:color="auto"/>
            </w:tcBorders>
            <w:shd w:val="clear" w:color="auto" w:fill="auto"/>
            <w:noWrap/>
            <w:vAlign w:val="center"/>
            <w:hideMark/>
          </w:tcPr>
          <w:p w14:paraId="48791860" w14:textId="77777777" w:rsidR="00014649" w:rsidRPr="00014649" w:rsidRDefault="00014649" w:rsidP="00014649">
            <w:pPr>
              <w:spacing w:after="0" w:line="240" w:lineRule="auto"/>
              <w:rPr>
                <w:rFonts w:ascii="Arial" w:eastAsia="Times New Roman" w:hAnsi="Arial" w:cs="Arial"/>
                <w:i/>
                <w:iCs/>
                <w:color w:val="FF0000"/>
                <w:sz w:val="18"/>
                <w:szCs w:val="18"/>
              </w:rPr>
            </w:pPr>
            <w:r w:rsidRPr="00014649">
              <w:rPr>
                <w:rFonts w:ascii="Arial" w:eastAsia="Times New Roman" w:hAnsi="Arial" w:cs="Arial"/>
                <w:i/>
                <w:iCs/>
                <w:color w:val="FF0000"/>
                <w:sz w:val="18"/>
                <w:szCs w:val="18"/>
              </w:rPr>
              <w:t> </w:t>
            </w:r>
          </w:p>
        </w:tc>
        <w:tc>
          <w:tcPr>
            <w:tcW w:w="992" w:type="dxa"/>
            <w:tcBorders>
              <w:top w:val="nil"/>
              <w:left w:val="nil"/>
              <w:bottom w:val="single" w:sz="4" w:space="0" w:color="auto"/>
              <w:right w:val="single" w:sz="4" w:space="0" w:color="auto"/>
            </w:tcBorders>
            <w:shd w:val="clear" w:color="auto" w:fill="auto"/>
            <w:noWrap/>
            <w:vAlign w:val="center"/>
            <w:hideMark/>
          </w:tcPr>
          <w:p w14:paraId="68A9020D" w14:textId="77777777" w:rsidR="00014649" w:rsidRPr="00014649" w:rsidRDefault="00014649" w:rsidP="00014649">
            <w:pPr>
              <w:spacing w:after="0" w:line="240" w:lineRule="auto"/>
              <w:rPr>
                <w:rFonts w:ascii="Arial" w:eastAsia="Times New Roman" w:hAnsi="Arial" w:cs="Arial"/>
                <w:i/>
                <w:iCs/>
                <w:color w:val="FF0000"/>
                <w:sz w:val="18"/>
                <w:szCs w:val="18"/>
              </w:rPr>
            </w:pPr>
            <w:r w:rsidRPr="00014649">
              <w:rPr>
                <w:rFonts w:ascii="Arial" w:eastAsia="Times New Roman" w:hAnsi="Arial" w:cs="Arial"/>
                <w:i/>
                <w:iCs/>
                <w:color w:val="FF0000"/>
                <w:sz w:val="18"/>
                <w:szCs w:val="18"/>
              </w:rPr>
              <w:t> </w:t>
            </w:r>
          </w:p>
        </w:tc>
        <w:tc>
          <w:tcPr>
            <w:tcW w:w="992" w:type="dxa"/>
            <w:vMerge/>
            <w:tcBorders>
              <w:top w:val="nil"/>
              <w:left w:val="single" w:sz="4" w:space="0" w:color="auto"/>
              <w:bottom w:val="single" w:sz="4" w:space="0" w:color="000000"/>
              <w:right w:val="single" w:sz="4" w:space="0" w:color="auto"/>
            </w:tcBorders>
            <w:vAlign w:val="center"/>
            <w:hideMark/>
          </w:tcPr>
          <w:p w14:paraId="36C08B22" w14:textId="77777777" w:rsidR="00014649" w:rsidRPr="00014649" w:rsidRDefault="00014649" w:rsidP="00014649">
            <w:pPr>
              <w:spacing w:after="0" w:line="240" w:lineRule="auto"/>
              <w:rPr>
                <w:rFonts w:ascii="Arial" w:eastAsia="Times New Roman" w:hAnsi="Arial" w:cs="Arial"/>
                <w:i/>
                <w:iCs/>
                <w:color w:val="808080"/>
              </w:rPr>
            </w:pPr>
          </w:p>
        </w:tc>
        <w:tc>
          <w:tcPr>
            <w:tcW w:w="992" w:type="dxa"/>
            <w:tcBorders>
              <w:top w:val="nil"/>
              <w:left w:val="nil"/>
              <w:bottom w:val="single" w:sz="4" w:space="0" w:color="auto"/>
              <w:right w:val="single" w:sz="4" w:space="0" w:color="auto"/>
            </w:tcBorders>
            <w:shd w:val="clear" w:color="auto" w:fill="auto"/>
            <w:noWrap/>
            <w:vAlign w:val="center"/>
            <w:hideMark/>
          </w:tcPr>
          <w:p w14:paraId="13A66C19" w14:textId="77777777" w:rsidR="00014649" w:rsidRPr="00014649" w:rsidRDefault="00014649" w:rsidP="00014649">
            <w:pPr>
              <w:spacing w:after="0" w:line="240" w:lineRule="auto"/>
              <w:rPr>
                <w:rFonts w:ascii="Arial" w:eastAsia="Times New Roman" w:hAnsi="Arial" w:cs="Arial"/>
                <w:i/>
                <w:iCs/>
                <w:color w:val="FF0000"/>
                <w:sz w:val="18"/>
                <w:szCs w:val="18"/>
              </w:rPr>
            </w:pPr>
            <w:r w:rsidRPr="00014649">
              <w:rPr>
                <w:rFonts w:ascii="Arial" w:eastAsia="Times New Roman" w:hAnsi="Arial" w:cs="Arial"/>
                <w:i/>
                <w:iCs/>
                <w:color w:val="FF0000"/>
                <w:sz w:val="18"/>
                <w:szCs w:val="18"/>
              </w:rPr>
              <w:t> </w:t>
            </w:r>
          </w:p>
        </w:tc>
        <w:tc>
          <w:tcPr>
            <w:tcW w:w="992" w:type="dxa"/>
            <w:vMerge/>
            <w:tcBorders>
              <w:top w:val="nil"/>
              <w:left w:val="single" w:sz="4" w:space="0" w:color="auto"/>
              <w:bottom w:val="single" w:sz="4" w:space="0" w:color="000000"/>
              <w:right w:val="single" w:sz="4" w:space="0" w:color="auto"/>
            </w:tcBorders>
            <w:vAlign w:val="center"/>
            <w:hideMark/>
          </w:tcPr>
          <w:p w14:paraId="728DBF44" w14:textId="77777777" w:rsidR="00014649" w:rsidRPr="00014649" w:rsidRDefault="00014649" w:rsidP="00014649">
            <w:pPr>
              <w:spacing w:after="0" w:line="240" w:lineRule="auto"/>
              <w:rPr>
                <w:rFonts w:ascii="Arial" w:eastAsia="Times New Roman" w:hAnsi="Arial" w:cs="Arial"/>
                <w:i/>
                <w:iCs/>
                <w:color w:val="808080"/>
              </w:rPr>
            </w:pPr>
          </w:p>
        </w:tc>
        <w:tc>
          <w:tcPr>
            <w:tcW w:w="1170" w:type="dxa"/>
            <w:vMerge/>
            <w:tcBorders>
              <w:top w:val="single" w:sz="4" w:space="0" w:color="auto"/>
              <w:left w:val="single" w:sz="4" w:space="0" w:color="auto"/>
              <w:bottom w:val="single" w:sz="4" w:space="0" w:color="auto"/>
              <w:right w:val="single" w:sz="4" w:space="0" w:color="auto"/>
            </w:tcBorders>
            <w:vAlign w:val="center"/>
            <w:hideMark/>
          </w:tcPr>
          <w:p w14:paraId="42EF78C8" w14:textId="77777777" w:rsidR="00014649" w:rsidRPr="00014649" w:rsidRDefault="00014649" w:rsidP="00014649">
            <w:pPr>
              <w:spacing w:after="0" w:line="240" w:lineRule="auto"/>
              <w:rPr>
                <w:rFonts w:ascii="Arial" w:eastAsia="Times New Roman" w:hAnsi="Arial" w:cs="Arial"/>
                <w:color w:val="000000"/>
                <w:sz w:val="20"/>
                <w:szCs w:val="20"/>
              </w:rPr>
            </w:pPr>
          </w:p>
        </w:tc>
      </w:tr>
    </w:tbl>
    <w:p w14:paraId="70E4E57C" w14:textId="6F79CC09" w:rsidR="00B80C54" w:rsidRDefault="00B80C54" w:rsidP="00C368D1">
      <w:pPr>
        <w:rPr>
          <w:rFonts w:cstheme="minorHAnsi"/>
          <w:b/>
          <w:bCs/>
          <w:sz w:val="24"/>
          <w:szCs w:val="24"/>
        </w:rPr>
      </w:pPr>
    </w:p>
    <w:tbl>
      <w:tblPr>
        <w:tblW w:w="14395" w:type="dxa"/>
        <w:tblLook w:val="04A0" w:firstRow="1" w:lastRow="0" w:firstColumn="1" w:lastColumn="0" w:noHBand="0" w:noVBand="1"/>
      </w:tblPr>
      <w:tblGrid>
        <w:gridCol w:w="1086"/>
        <w:gridCol w:w="799"/>
        <w:gridCol w:w="990"/>
        <w:gridCol w:w="945"/>
        <w:gridCol w:w="945"/>
        <w:gridCol w:w="992"/>
        <w:gridCol w:w="992"/>
        <w:gridCol w:w="986"/>
        <w:gridCol w:w="945"/>
        <w:gridCol w:w="992"/>
        <w:gridCol w:w="992"/>
        <w:gridCol w:w="992"/>
        <w:gridCol w:w="1029"/>
        <w:gridCol w:w="1710"/>
      </w:tblGrid>
      <w:tr w:rsidR="004C2FFE" w:rsidRPr="004C2FFE" w14:paraId="64DAD056" w14:textId="77777777" w:rsidTr="004C2FFE">
        <w:trPr>
          <w:trHeight w:val="290"/>
        </w:trPr>
        <w:tc>
          <w:tcPr>
            <w:tcW w:w="14395" w:type="dxa"/>
            <w:gridSpan w:val="1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AD7D388" w14:textId="6F80EB99" w:rsidR="004C2FFE" w:rsidRPr="004C2FFE" w:rsidRDefault="004C2FFE" w:rsidP="004C2FFE">
            <w:pPr>
              <w:spacing w:after="0" w:line="240" w:lineRule="auto"/>
              <w:rPr>
                <w:rFonts w:ascii="Arial" w:eastAsia="Times New Roman" w:hAnsi="Arial" w:cs="Arial"/>
                <w:b/>
                <w:bCs/>
                <w:color w:val="000000"/>
              </w:rPr>
            </w:pPr>
            <w:r w:rsidRPr="004C2FFE">
              <w:rPr>
                <w:rFonts w:eastAsia="Times New Roman" w:cstheme="minorHAnsi"/>
                <w:b/>
                <w:bCs/>
                <w:color w:val="000000"/>
                <w:sz w:val="20"/>
                <w:szCs w:val="20"/>
              </w:rPr>
              <w:t>Heat Pump Equipment Schedule</w:t>
            </w:r>
          </w:p>
        </w:tc>
      </w:tr>
      <w:tr w:rsidR="004C2FFE" w:rsidRPr="004C2FFE" w14:paraId="6286E571" w14:textId="77777777" w:rsidTr="004C2FFE">
        <w:trPr>
          <w:trHeight w:val="290"/>
        </w:trPr>
        <w:tc>
          <w:tcPr>
            <w:tcW w:w="1885" w:type="dxa"/>
            <w:gridSpan w:val="2"/>
            <w:tcBorders>
              <w:top w:val="single" w:sz="4" w:space="0" w:color="auto"/>
              <w:left w:val="single" w:sz="4" w:space="0" w:color="auto"/>
              <w:bottom w:val="single" w:sz="4" w:space="0" w:color="auto"/>
              <w:right w:val="single" w:sz="4" w:space="0" w:color="auto"/>
            </w:tcBorders>
            <w:shd w:val="clear" w:color="auto" w:fill="auto"/>
            <w:hideMark/>
          </w:tcPr>
          <w:p w14:paraId="39777279"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01</w:t>
            </w:r>
          </w:p>
        </w:tc>
        <w:tc>
          <w:tcPr>
            <w:tcW w:w="990" w:type="dxa"/>
            <w:tcBorders>
              <w:top w:val="nil"/>
              <w:left w:val="nil"/>
              <w:bottom w:val="single" w:sz="4" w:space="0" w:color="auto"/>
              <w:right w:val="single" w:sz="4" w:space="0" w:color="auto"/>
            </w:tcBorders>
            <w:shd w:val="clear" w:color="auto" w:fill="auto"/>
            <w:hideMark/>
          </w:tcPr>
          <w:p w14:paraId="366F4FC5"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02</w:t>
            </w:r>
          </w:p>
        </w:tc>
        <w:tc>
          <w:tcPr>
            <w:tcW w:w="945" w:type="dxa"/>
            <w:tcBorders>
              <w:top w:val="nil"/>
              <w:left w:val="nil"/>
              <w:bottom w:val="single" w:sz="4" w:space="0" w:color="auto"/>
              <w:right w:val="single" w:sz="4" w:space="0" w:color="auto"/>
            </w:tcBorders>
            <w:shd w:val="clear" w:color="auto" w:fill="auto"/>
            <w:hideMark/>
          </w:tcPr>
          <w:p w14:paraId="6753FACD"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03</w:t>
            </w:r>
          </w:p>
        </w:tc>
        <w:tc>
          <w:tcPr>
            <w:tcW w:w="945" w:type="dxa"/>
            <w:tcBorders>
              <w:top w:val="nil"/>
              <w:left w:val="nil"/>
              <w:bottom w:val="single" w:sz="4" w:space="0" w:color="auto"/>
              <w:right w:val="single" w:sz="4" w:space="0" w:color="auto"/>
            </w:tcBorders>
            <w:shd w:val="clear" w:color="auto" w:fill="auto"/>
            <w:hideMark/>
          </w:tcPr>
          <w:p w14:paraId="1BC97A31"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04</w:t>
            </w:r>
          </w:p>
        </w:tc>
        <w:tc>
          <w:tcPr>
            <w:tcW w:w="992" w:type="dxa"/>
            <w:tcBorders>
              <w:top w:val="nil"/>
              <w:left w:val="nil"/>
              <w:bottom w:val="single" w:sz="4" w:space="0" w:color="auto"/>
              <w:right w:val="single" w:sz="4" w:space="0" w:color="auto"/>
            </w:tcBorders>
            <w:shd w:val="clear" w:color="auto" w:fill="auto"/>
            <w:hideMark/>
          </w:tcPr>
          <w:p w14:paraId="1B617CF9"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05</w:t>
            </w:r>
          </w:p>
        </w:tc>
        <w:tc>
          <w:tcPr>
            <w:tcW w:w="992" w:type="dxa"/>
            <w:tcBorders>
              <w:top w:val="nil"/>
              <w:left w:val="nil"/>
              <w:bottom w:val="single" w:sz="4" w:space="0" w:color="auto"/>
              <w:right w:val="single" w:sz="4" w:space="0" w:color="auto"/>
            </w:tcBorders>
            <w:shd w:val="clear" w:color="auto" w:fill="auto"/>
            <w:hideMark/>
          </w:tcPr>
          <w:p w14:paraId="060427C4"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06</w:t>
            </w:r>
          </w:p>
        </w:tc>
        <w:tc>
          <w:tcPr>
            <w:tcW w:w="986" w:type="dxa"/>
            <w:tcBorders>
              <w:top w:val="nil"/>
              <w:left w:val="nil"/>
              <w:bottom w:val="single" w:sz="4" w:space="0" w:color="auto"/>
              <w:right w:val="single" w:sz="4" w:space="0" w:color="auto"/>
            </w:tcBorders>
            <w:shd w:val="clear" w:color="auto" w:fill="auto"/>
            <w:hideMark/>
          </w:tcPr>
          <w:p w14:paraId="68762C5E"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07</w:t>
            </w:r>
          </w:p>
        </w:tc>
        <w:tc>
          <w:tcPr>
            <w:tcW w:w="945" w:type="dxa"/>
            <w:tcBorders>
              <w:top w:val="nil"/>
              <w:left w:val="nil"/>
              <w:bottom w:val="single" w:sz="4" w:space="0" w:color="auto"/>
              <w:right w:val="single" w:sz="4" w:space="0" w:color="auto"/>
            </w:tcBorders>
            <w:shd w:val="clear" w:color="auto" w:fill="auto"/>
            <w:hideMark/>
          </w:tcPr>
          <w:p w14:paraId="18910BC3"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08</w:t>
            </w:r>
          </w:p>
        </w:tc>
        <w:tc>
          <w:tcPr>
            <w:tcW w:w="992" w:type="dxa"/>
            <w:tcBorders>
              <w:top w:val="nil"/>
              <w:left w:val="nil"/>
              <w:bottom w:val="single" w:sz="4" w:space="0" w:color="auto"/>
              <w:right w:val="single" w:sz="4" w:space="0" w:color="auto"/>
            </w:tcBorders>
            <w:shd w:val="clear" w:color="auto" w:fill="auto"/>
            <w:hideMark/>
          </w:tcPr>
          <w:p w14:paraId="0F7CE3C0"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09</w:t>
            </w:r>
          </w:p>
        </w:tc>
        <w:tc>
          <w:tcPr>
            <w:tcW w:w="992" w:type="dxa"/>
            <w:tcBorders>
              <w:top w:val="nil"/>
              <w:left w:val="nil"/>
              <w:bottom w:val="single" w:sz="4" w:space="0" w:color="auto"/>
              <w:right w:val="single" w:sz="4" w:space="0" w:color="auto"/>
            </w:tcBorders>
            <w:shd w:val="clear" w:color="auto" w:fill="auto"/>
            <w:hideMark/>
          </w:tcPr>
          <w:p w14:paraId="453A0129"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10</w:t>
            </w:r>
          </w:p>
        </w:tc>
        <w:tc>
          <w:tcPr>
            <w:tcW w:w="992" w:type="dxa"/>
            <w:tcBorders>
              <w:top w:val="nil"/>
              <w:left w:val="nil"/>
              <w:bottom w:val="single" w:sz="4" w:space="0" w:color="auto"/>
              <w:right w:val="single" w:sz="4" w:space="0" w:color="auto"/>
            </w:tcBorders>
            <w:shd w:val="clear" w:color="auto" w:fill="auto"/>
            <w:hideMark/>
          </w:tcPr>
          <w:p w14:paraId="5D4B5583"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11</w:t>
            </w:r>
          </w:p>
        </w:tc>
        <w:tc>
          <w:tcPr>
            <w:tcW w:w="1029" w:type="dxa"/>
            <w:tcBorders>
              <w:top w:val="nil"/>
              <w:left w:val="nil"/>
              <w:bottom w:val="single" w:sz="4" w:space="0" w:color="auto"/>
              <w:right w:val="single" w:sz="4" w:space="0" w:color="auto"/>
            </w:tcBorders>
            <w:shd w:val="clear" w:color="auto" w:fill="auto"/>
            <w:hideMark/>
          </w:tcPr>
          <w:p w14:paraId="2E1C77B4"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12</w:t>
            </w:r>
          </w:p>
        </w:tc>
        <w:tc>
          <w:tcPr>
            <w:tcW w:w="1710" w:type="dxa"/>
            <w:tcBorders>
              <w:top w:val="single" w:sz="4" w:space="0" w:color="auto"/>
              <w:left w:val="nil"/>
              <w:bottom w:val="single" w:sz="4" w:space="0" w:color="auto"/>
              <w:right w:val="single" w:sz="4" w:space="0" w:color="auto"/>
            </w:tcBorders>
            <w:shd w:val="clear" w:color="auto" w:fill="auto"/>
            <w:hideMark/>
          </w:tcPr>
          <w:p w14:paraId="15290A90"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13</w:t>
            </w:r>
          </w:p>
        </w:tc>
      </w:tr>
      <w:tr w:rsidR="004C2FFE" w:rsidRPr="004C2FFE" w14:paraId="777EC437" w14:textId="77777777" w:rsidTr="004C2FFE">
        <w:trPr>
          <w:trHeight w:val="290"/>
        </w:trPr>
        <w:tc>
          <w:tcPr>
            <w:tcW w:w="1885" w:type="dxa"/>
            <w:gridSpan w:val="2"/>
            <w:vMerge w:val="restart"/>
            <w:tcBorders>
              <w:top w:val="single" w:sz="4" w:space="0" w:color="auto"/>
              <w:left w:val="single" w:sz="4" w:space="0" w:color="auto"/>
              <w:bottom w:val="single" w:sz="4" w:space="0" w:color="auto"/>
              <w:right w:val="nil"/>
            </w:tcBorders>
            <w:shd w:val="clear" w:color="auto" w:fill="auto"/>
            <w:vAlign w:val="center"/>
            <w:hideMark/>
          </w:tcPr>
          <w:p w14:paraId="6C1D038E"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xml:space="preserve">Name or Item Tag </w:t>
            </w:r>
          </w:p>
        </w:tc>
        <w:tc>
          <w:tcPr>
            <w:tcW w:w="990" w:type="dxa"/>
            <w:vMerge w:val="restart"/>
            <w:tcBorders>
              <w:top w:val="nil"/>
              <w:left w:val="single" w:sz="4" w:space="0" w:color="auto"/>
              <w:bottom w:val="single" w:sz="4" w:space="0" w:color="auto"/>
              <w:right w:val="single" w:sz="4" w:space="0" w:color="auto"/>
            </w:tcBorders>
            <w:shd w:val="clear" w:color="auto" w:fill="auto"/>
            <w:vAlign w:val="center"/>
            <w:hideMark/>
          </w:tcPr>
          <w:p w14:paraId="301E40D1"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Model #</w:t>
            </w:r>
          </w:p>
        </w:tc>
        <w:tc>
          <w:tcPr>
            <w:tcW w:w="3874" w:type="dxa"/>
            <w:gridSpan w:val="4"/>
            <w:tcBorders>
              <w:top w:val="single" w:sz="4" w:space="0" w:color="auto"/>
              <w:left w:val="nil"/>
              <w:bottom w:val="single" w:sz="4" w:space="0" w:color="auto"/>
              <w:right w:val="single" w:sz="4" w:space="0" w:color="auto"/>
            </w:tcBorders>
            <w:shd w:val="clear" w:color="auto" w:fill="auto"/>
            <w:hideMark/>
          </w:tcPr>
          <w:p w14:paraId="13A970DD"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Heating Mode</w:t>
            </w:r>
          </w:p>
        </w:tc>
        <w:tc>
          <w:tcPr>
            <w:tcW w:w="5936" w:type="dxa"/>
            <w:gridSpan w:val="6"/>
            <w:tcBorders>
              <w:top w:val="single" w:sz="4" w:space="0" w:color="auto"/>
              <w:left w:val="nil"/>
              <w:bottom w:val="single" w:sz="4" w:space="0" w:color="auto"/>
              <w:right w:val="single" w:sz="4" w:space="0" w:color="000000"/>
            </w:tcBorders>
            <w:shd w:val="clear" w:color="auto" w:fill="auto"/>
            <w:hideMark/>
          </w:tcPr>
          <w:p w14:paraId="665B8714"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Cooling Mode</w:t>
            </w:r>
          </w:p>
        </w:tc>
        <w:tc>
          <w:tcPr>
            <w:tcW w:w="1710" w:type="dxa"/>
            <w:vMerge w:val="restart"/>
            <w:tcBorders>
              <w:top w:val="single" w:sz="4" w:space="0" w:color="auto"/>
              <w:left w:val="single" w:sz="4" w:space="0" w:color="auto"/>
              <w:right w:val="single" w:sz="4" w:space="0" w:color="auto"/>
            </w:tcBorders>
            <w:shd w:val="clear" w:color="auto" w:fill="auto"/>
            <w:vAlign w:val="center"/>
            <w:hideMark/>
          </w:tcPr>
          <w:p w14:paraId="6059FE54"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Equipment Compliance</w:t>
            </w:r>
          </w:p>
        </w:tc>
      </w:tr>
      <w:tr w:rsidR="004C2FFE" w:rsidRPr="004C2FFE" w14:paraId="6936DF0E" w14:textId="77777777" w:rsidTr="004C2FFE">
        <w:trPr>
          <w:trHeight w:val="780"/>
        </w:trPr>
        <w:tc>
          <w:tcPr>
            <w:tcW w:w="1885" w:type="dxa"/>
            <w:gridSpan w:val="2"/>
            <w:vMerge/>
            <w:tcBorders>
              <w:top w:val="single" w:sz="4" w:space="0" w:color="auto"/>
              <w:left w:val="single" w:sz="4" w:space="0" w:color="auto"/>
              <w:bottom w:val="single" w:sz="4" w:space="0" w:color="auto"/>
              <w:right w:val="nil"/>
            </w:tcBorders>
            <w:vAlign w:val="center"/>
            <w:hideMark/>
          </w:tcPr>
          <w:p w14:paraId="553A5ACE" w14:textId="77777777" w:rsidR="004C2FFE" w:rsidRPr="004C2FFE" w:rsidRDefault="004C2FFE" w:rsidP="004C2FFE">
            <w:pPr>
              <w:spacing w:after="0" w:line="240" w:lineRule="auto"/>
              <w:rPr>
                <w:rFonts w:eastAsia="Times New Roman" w:cstheme="minorHAnsi"/>
                <w:sz w:val="20"/>
                <w:szCs w:val="20"/>
              </w:rPr>
            </w:pPr>
          </w:p>
        </w:tc>
        <w:tc>
          <w:tcPr>
            <w:tcW w:w="990" w:type="dxa"/>
            <w:vMerge/>
            <w:tcBorders>
              <w:top w:val="nil"/>
              <w:left w:val="single" w:sz="4" w:space="0" w:color="auto"/>
              <w:bottom w:val="single" w:sz="4" w:space="0" w:color="auto"/>
              <w:right w:val="single" w:sz="4" w:space="0" w:color="auto"/>
            </w:tcBorders>
            <w:vAlign w:val="center"/>
            <w:hideMark/>
          </w:tcPr>
          <w:p w14:paraId="3ABA6F2C" w14:textId="77777777" w:rsidR="004C2FFE" w:rsidRPr="004C2FFE" w:rsidRDefault="004C2FFE" w:rsidP="004C2FFE">
            <w:pPr>
              <w:spacing w:after="0" w:line="240" w:lineRule="auto"/>
              <w:rPr>
                <w:rFonts w:eastAsia="Times New Roman" w:cstheme="minorHAnsi"/>
                <w:sz w:val="20"/>
                <w:szCs w:val="20"/>
              </w:rPr>
            </w:pPr>
          </w:p>
        </w:tc>
        <w:tc>
          <w:tcPr>
            <w:tcW w:w="945" w:type="dxa"/>
            <w:tcBorders>
              <w:top w:val="nil"/>
              <w:left w:val="nil"/>
              <w:bottom w:val="single" w:sz="4" w:space="0" w:color="auto"/>
              <w:right w:val="single" w:sz="4" w:space="0" w:color="auto"/>
            </w:tcBorders>
            <w:shd w:val="clear" w:color="auto" w:fill="auto"/>
            <w:vAlign w:val="center"/>
            <w:hideMark/>
          </w:tcPr>
          <w:p w14:paraId="1D47B8C3"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System Category</w:t>
            </w:r>
          </w:p>
        </w:tc>
        <w:tc>
          <w:tcPr>
            <w:tcW w:w="945" w:type="dxa"/>
            <w:tcBorders>
              <w:top w:val="nil"/>
              <w:left w:val="nil"/>
              <w:bottom w:val="single" w:sz="4" w:space="0" w:color="auto"/>
              <w:right w:val="single" w:sz="4" w:space="0" w:color="auto"/>
            </w:tcBorders>
            <w:shd w:val="clear" w:color="auto" w:fill="auto"/>
            <w:vAlign w:val="center"/>
            <w:hideMark/>
          </w:tcPr>
          <w:p w14:paraId="6387D925"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Size Category</w:t>
            </w:r>
            <w:r w:rsidRPr="004C2FFE">
              <w:rPr>
                <w:rFonts w:eastAsia="Times New Roman" w:cstheme="minorHAnsi"/>
                <w:sz w:val="20"/>
                <w:szCs w:val="20"/>
              </w:rPr>
              <w:br/>
              <w:t>(Btu/h)</w:t>
            </w:r>
          </w:p>
        </w:tc>
        <w:tc>
          <w:tcPr>
            <w:tcW w:w="992" w:type="dxa"/>
            <w:tcBorders>
              <w:top w:val="nil"/>
              <w:left w:val="nil"/>
              <w:bottom w:val="single" w:sz="4" w:space="0" w:color="auto"/>
              <w:right w:val="single" w:sz="4" w:space="0" w:color="auto"/>
            </w:tcBorders>
            <w:shd w:val="clear" w:color="auto" w:fill="auto"/>
            <w:vAlign w:val="center"/>
            <w:hideMark/>
          </w:tcPr>
          <w:p w14:paraId="6DA24524"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Efficiency</w:t>
            </w:r>
          </w:p>
        </w:tc>
        <w:tc>
          <w:tcPr>
            <w:tcW w:w="992" w:type="dxa"/>
            <w:tcBorders>
              <w:top w:val="nil"/>
              <w:left w:val="nil"/>
              <w:bottom w:val="single" w:sz="4" w:space="0" w:color="auto"/>
              <w:right w:val="single" w:sz="4" w:space="0" w:color="auto"/>
            </w:tcBorders>
            <w:shd w:val="clear" w:color="auto" w:fill="auto"/>
            <w:vAlign w:val="center"/>
            <w:hideMark/>
          </w:tcPr>
          <w:p w14:paraId="05437B14"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Efficiency Unit</w:t>
            </w:r>
          </w:p>
        </w:tc>
        <w:tc>
          <w:tcPr>
            <w:tcW w:w="986" w:type="dxa"/>
            <w:tcBorders>
              <w:top w:val="nil"/>
              <w:left w:val="nil"/>
              <w:bottom w:val="single" w:sz="4" w:space="0" w:color="auto"/>
              <w:right w:val="single" w:sz="4" w:space="0" w:color="auto"/>
            </w:tcBorders>
            <w:shd w:val="clear" w:color="auto" w:fill="auto"/>
            <w:vAlign w:val="center"/>
            <w:hideMark/>
          </w:tcPr>
          <w:p w14:paraId="08D571A1"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System Category</w:t>
            </w:r>
          </w:p>
        </w:tc>
        <w:tc>
          <w:tcPr>
            <w:tcW w:w="945" w:type="dxa"/>
            <w:tcBorders>
              <w:top w:val="nil"/>
              <w:left w:val="nil"/>
              <w:bottom w:val="single" w:sz="4" w:space="0" w:color="auto"/>
              <w:right w:val="single" w:sz="4" w:space="0" w:color="auto"/>
            </w:tcBorders>
            <w:shd w:val="clear" w:color="auto" w:fill="auto"/>
            <w:vAlign w:val="center"/>
            <w:hideMark/>
          </w:tcPr>
          <w:p w14:paraId="7F74EC46"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Size Category</w:t>
            </w:r>
            <w:r w:rsidRPr="004C2FFE">
              <w:rPr>
                <w:rFonts w:eastAsia="Times New Roman" w:cstheme="minorHAnsi"/>
                <w:sz w:val="20"/>
                <w:szCs w:val="20"/>
              </w:rPr>
              <w:br/>
              <w:t>(Btu/h)</w:t>
            </w:r>
          </w:p>
        </w:tc>
        <w:tc>
          <w:tcPr>
            <w:tcW w:w="992" w:type="dxa"/>
            <w:tcBorders>
              <w:top w:val="nil"/>
              <w:left w:val="nil"/>
              <w:bottom w:val="single" w:sz="4" w:space="0" w:color="auto"/>
              <w:right w:val="single" w:sz="4" w:space="0" w:color="auto"/>
            </w:tcBorders>
            <w:shd w:val="clear" w:color="auto" w:fill="auto"/>
            <w:vAlign w:val="center"/>
            <w:hideMark/>
          </w:tcPr>
          <w:p w14:paraId="439941E0"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Efficiency</w:t>
            </w:r>
          </w:p>
        </w:tc>
        <w:tc>
          <w:tcPr>
            <w:tcW w:w="992" w:type="dxa"/>
            <w:tcBorders>
              <w:top w:val="nil"/>
              <w:left w:val="nil"/>
              <w:bottom w:val="single" w:sz="4" w:space="0" w:color="auto"/>
              <w:right w:val="single" w:sz="4" w:space="0" w:color="auto"/>
            </w:tcBorders>
            <w:shd w:val="clear" w:color="auto" w:fill="auto"/>
            <w:vAlign w:val="center"/>
            <w:hideMark/>
          </w:tcPr>
          <w:p w14:paraId="6980FF5F"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Efficiency Unit</w:t>
            </w:r>
          </w:p>
        </w:tc>
        <w:tc>
          <w:tcPr>
            <w:tcW w:w="992" w:type="dxa"/>
            <w:tcBorders>
              <w:top w:val="nil"/>
              <w:left w:val="nil"/>
              <w:bottom w:val="single" w:sz="4" w:space="0" w:color="auto"/>
              <w:right w:val="single" w:sz="4" w:space="0" w:color="auto"/>
            </w:tcBorders>
            <w:shd w:val="clear" w:color="auto" w:fill="auto"/>
            <w:vAlign w:val="center"/>
            <w:hideMark/>
          </w:tcPr>
          <w:p w14:paraId="14D1C6EA"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Efficiency</w:t>
            </w:r>
          </w:p>
        </w:tc>
        <w:tc>
          <w:tcPr>
            <w:tcW w:w="1029" w:type="dxa"/>
            <w:tcBorders>
              <w:top w:val="nil"/>
              <w:left w:val="nil"/>
              <w:bottom w:val="single" w:sz="4" w:space="0" w:color="auto"/>
              <w:right w:val="single" w:sz="4" w:space="0" w:color="auto"/>
            </w:tcBorders>
            <w:shd w:val="clear" w:color="auto" w:fill="auto"/>
            <w:vAlign w:val="center"/>
            <w:hideMark/>
          </w:tcPr>
          <w:p w14:paraId="4EC8CBF5"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Efficiency Unit</w:t>
            </w:r>
          </w:p>
        </w:tc>
        <w:tc>
          <w:tcPr>
            <w:tcW w:w="1710" w:type="dxa"/>
            <w:vMerge/>
            <w:tcBorders>
              <w:left w:val="single" w:sz="4" w:space="0" w:color="auto"/>
              <w:bottom w:val="single" w:sz="4" w:space="0" w:color="auto"/>
              <w:right w:val="single" w:sz="4" w:space="0" w:color="auto"/>
            </w:tcBorders>
            <w:vAlign w:val="center"/>
            <w:hideMark/>
          </w:tcPr>
          <w:p w14:paraId="084564C0" w14:textId="77777777" w:rsidR="004C2FFE" w:rsidRPr="004C2FFE" w:rsidRDefault="004C2FFE" w:rsidP="004C2FFE">
            <w:pPr>
              <w:spacing w:after="0" w:line="240" w:lineRule="auto"/>
              <w:rPr>
                <w:rFonts w:eastAsia="Times New Roman" w:cstheme="minorHAnsi"/>
                <w:sz w:val="20"/>
                <w:szCs w:val="20"/>
              </w:rPr>
            </w:pPr>
          </w:p>
        </w:tc>
      </w:tr>
      <w:tr w:rsidR="004C2FFE" w:rsidRPr="004C2FFE" w14:paraId="06431610" w14:textId="77777777" w:rsidTr="004C2FFE">
        <w:trPr>
          <w:trHeight w:val="500"/>
        </w:trPr>
        <w:tc>
          <w:tcPr>
            <w:tcW w:w="10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181CF6"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Per C of C</w:t>
            </w:r>
          </w:p>
        </w:tc>
        <w:tc>
          <w:tcPr>
            <w:tcW w:w="79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D1BF364"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90" w:type="dxa"/>
            <w:tcBorders>
              <w:top w:val="nil"/>
              <w:left w:val="nil"/>
              <w:bottom w:val="single" w:sz="4" w:space="0" w:color="auto"/>
              <w:right w:val="single" w:sz="4" w:space="0" w:color="auto"/>
            </w:tcBorders>
            <w:shd w:val="clear" w:color="auto" w:fill="auto"/>
            <w:vAlign w:val="center"/>
            <w:hideMark/>
          </w:tcPr>
          <w:p w14:paraId="24551E11"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45" w:type="dxa"/>
            <w:tcBorders>
              <w:top w:val="nil"/>
              <w:left w:val="nil"/>
              <w:bottom w:val="single" w:sz="4" w:space="0" w:color="auto"/>
              <w:right w:val="single" w:sz="4" w:space="0" w:color="auto"/>
            </w:tcBorders>
            <w:shd w:val="clear" w:color="auto" w:fill="auto"/>
            <w:vAlign w:val="center"/>
            <w:hideMark/>
          </w:tcPr>
          <w:p w14:paraId="706F4ABD"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45" w:type="dxa"/>
            <w:tcBorders>
              <w:top w:val="nil"/>
              <w:left w:val="nil"/>
              <w:bottom w:val="single" w:sz="4" w:space="0" w:color="auto"/>
              <w:right w:val="single" w:sz="4" w:space="0" w:color="auto"/>
            </w:tcBorders>
            <w:shd w:val="clear" w:color="auto" w:fill="auto"/>
            <w:vAlign w:val="center"/>
            <w:hideMark/>
          </w:tcPr>
          <w:p w14:paraId="78932952"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14:paraId="40A527F3" w14:textId="77777777" w:rsidR="004C2FFE" w:rsidRPr="004C2FFE" w:rsidRDefault="004C2FFE" w:rsidP="004C2FFE">
            <w:pPr>
              <w:spacing w:after="0" w:line="240" w:lineRule="auto"/>
              <w:rPr>
                <w:rFonts w:eastAsia="Times New Roman" w:cstheme="minorHAnsi"/>
                <w:sz w:val="20"/>
                <w:szCs w:val="20"/>
              </w:rPr>
            </w:pPr>
            <w:r w:rsidRPr="004C2FFE">
              <w:rPr>
                <w:rFonts w:eastAsia="Times New Roman" w:cstheme="minorHAnsi"/>
                <w:sz w:val="20"/>
                <w:szCs w:val="20"/>
              </w:rPr>
              <w:t> </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1AFA642E"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86" w:type="dxa"/>
            <w:tcBorders>
              <w:top w:val="nil"/>
              <w:left w:val="nil"/>
              <w:bottom w:val="single" w:sz="4" w:space="0" w:color="auto"/>
              <w:right w:val="single" w:sz="4" w:space="0" w:color="auto"/>
            </w:tcBorders>
            <w:shd w:val="clear" w:color="auto" w:fill="auto"/>
            <w:vAlign w:val="center"/>
            <w:hideMark/>
          </w:tcPr>
          <w:p w14:paraId="12E1F674" w14:textId="77777777" w:rsidR="004C2FFE" w:rsidRPr="004C2FFE" w:rsidRDefault="004C2FFE" w:rsidP="004C2FFE">
            <w:pPr>
              <w:spacing w:after="0" w:line="240" w:lineRule="auto"/>
              <w:rPr>
                <w:rFonts w:eastAsia="Times New Roman" w:cstheme="minorHAnsi"/>
                <w:sz w:val="20"/>
                <w:szCs w:val="20"/>
              </w:rPr>
            </w:pPr>
            <w:r w:rsidRPr="004C2FFE">
              <w:rPr>
                <w:rFonts w:eastAsia="Times New Roman" w:cstheme="minorHAnsi"/>
                <w:sz w:val="20"/>
                <w:szCs w:val="20"/>
              </w:rPr>
              <w:t> </w:t>
            </w:r>
          </w:p>
        </w:tc>
        <w:tc>
          <w:tcPr>
            <w:tcW w:w="945" w:type="dxa"/>
            <w:tcBorders>
              <w:top w:val="nil"/>
              <w:left w:val="nil"/>
              <w:bottom w:val="single" w:sz="4" w:space="0" w:color="auto"/>
              <w:right w:val="single" w:sz="4" w:space="0" w:color="auto"/>
            </w:tcBorders>
            <w:shd w:val="clear" w:color="auto" w:fill="auto"/>
            <w:vAlign w:val="center"/>
            <w:hideMark/>
          </w:tcPr>
          <w:p w14:paraId="01B88D65" w14:textId="77777777" w:rsidR="004C2FFE" w:rsidRPr="004C2FFE" w:rsidRDefault="004C2FFE" w:rsidP="004C2FFE">
            <w:pPr>
              <w:spacing w:after="0" w:line="240" w:lineRule="auto"/>
              <w:rPr>
                <w:rFonts w:eastAsia="Times New Roman" w:cstheme="minorHAnsi"/>
                <w:sz w:val="20"/>
                <w:szCs w:val="20"/>
              </w:rPr>
            </w:pPr>
            <w:r w:rsidRPr="004C2FFE">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14:paraId="20151996" w14:textId="77777777" w:rsidR="004C2FFE" w:rsidRPr="004C2FFE" w:rsidRDefault="004C2FFE" w:rsidP="004C2FFE">
            <w:pPr>
              <w:spacing w:after="0" w:line="240" w:lineRule="auto"/>
              <w:rPr>
                <w:rFonts w:eastAsia="Times New Roman" w:cstheme="minorHAnsi"/>
                <w:sz w:val="20"/>
                <w:szCs w:val="20"/>
              </w:rPr>
            </w:pPr>
            <w:r w:rsidRPr="004C2FFE">
              <w:rPr>
                <w:rFonts w:eastAsia="Times New Roman" w:cstheme="minorHAnsi"/>
                <w:sz w:val="20"/>
                <w:szCs w:val="20"/>
              </w:rPr>
              <w:t> </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64834451"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14:paraId="1AE0CA71" w14:textId="77777777" w:rsidR="004C2FFE" w:rsidRPr="004C2FFE" w:rsidRDefault="004C2FFE" w:rsidP="004C2FFE">
            <w:pPr>
              <w:spacing w:after="0" w:line="240" w:lineRule="auto"/>
              <w:rPr>
                <w:rFonts w:eastAsia="Times New Roman" w:cstheme="minorHAnsi"/>
                <w:sz w:val="20"/>
                <w:szCs w:val="20"/>
              </w:rPr>
            </w:pPr>
            <w:r w:rsidRPr="004C2FFE">
              <w:rPr>
                <w:rFonts w:eastAsia="Times New Roman" w:cstheme="minorHAnsi"/>
                <w:sz w:val="20"/>
                <w:szCs w:val="20"/>
              </w:rPr>
              <w:t> </w:t>
            </w:r>
          </w:p>
        </w:tc>
        <w:tc>
          <w:tcPr>
            <w:tcW w:w="1029" w:type="dxa"/>
            <w:vMerge w:val="restart"/>
            <w:tcBorders>
              <w:top w:val="nil"/>
              <w:left w:val="single" w:sz="4" w:space="0" w:color="auto"/>
              <w:bottom w:val="single" w:sz="4" w:space="0" w:color="000000"/>
              <w:right w:val="single" w:sz="4" w:space="0" w:color="auto"/>
            </w:tcBorders>
            <w:shd w:val="clear" w:color="auto" w:fill="auto"/>
            <w:vAlign w:val="center"/>
            <w:hideMark/>
          </w:tcPr>
          <w:p w14:paraId="3CC323EC"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17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545EA87"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r>
      <w:tr w:rsidR="004C2FFE" w:rsidRPr="004C2FFE" w14:paraId="59BF2DD0" w14:textId="77777777" w:rsidTr="00D37A59">
        <w:trPr>
          <w:trHeight w:val="585"/>
        </w:trPr>
        <w:tc>
          <w:tcPr>
            <w:tcW w:w="1086" w:type="dxa"/>
            <w:tcBorders>
              <w:top w:val="nil"/>
              <w:left w:val="single" w:sz="4" w:space="0" w:color="auto"/>
              <w:bottom w:val="single" w:sz="4" w:space="0" w:color="auto"/>
              <w:right w:val="single" w:sz="4" w:space="0" w:color="auto"/>
            </w:tcBorders>
            <w:shd w:val="clear" w:color="auto" w:fill="auto"/>
            <w:vAlign w:val="center"/>
            <w:hideMark/>
          </w:tcPr>
          <w:p w14:paraId="56B20F32"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As-built Conditions</w:t>
            </w:r>
          </w:p>
        </w:tc>
        <w:tc>
          <w:tcPr>
            <w:tcW w:w="799" w:type="dxa"/>
            <w:vMerge/>
            <w:tcBorders>
              <w:top w:val="nil"/>
              <w:left w:val="single" w:sz="4" w:space="0" w:color="auto"/>
              <w:bottom w:val="single" w:sz="4" w:space="0" w:color="auto"/>
              <w:right w:val="single" w:sz="4" w:space="0" w:color="auto"/>
            </w:tcBorders>
            <w:vAlign w:val="center"/>
            <w:hideMark/>
          </w:tcPr>
          <w:p w14:paraId="07FDD187" w14:textId="77777777" w:rsidR="004C2FFE" w:rsidRPr="004C2FFE" w:rsidRDefault="004C2FFE" w:rsidP="004C2FFE">
            <w:pPr>
              <w:spacing w:after="0" w:line="240" w:lineRule="auto"/>
              <w:rPr>
                <w:rFonts w:eastAsia="Times New Roman" w:cstheme="minorHAnsi"/>
                <w:sz w:val="20"/>
                <w:szCs w:val="20"/>
              </w:rPr>
            </w:pPr>
          </w:p>
        </w:tc>
        <w:tc>
          <w:tcPr>
            <w:tcW w:w="990" w:type="dxa"/>
            <w:tcBorders>
              <w:top w:val="nil"/>
              <w:left w:val="nil"/>
              <w:bottom w:val="single" w:sz="4" w:space="0" w:color="auto"/>
              <w:right w:val="single" w:sz="4" w:space="0" w:color="auto"/>
            </w:tcBorders>
            <w:shd w:val="clear" w:color="auto" w:fill="auto"/>
            <w:vAlign w:val="center"/>
            <w:hideMark/>
          </w:tcPr>
          <w:p w14:paraId="2F5BCBC9"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45" w:type="dxa"/>
            <w:tcBorders>
              <w:top w:val="nil"/>
              <w:left w:val="nil"/>
              <w:bottom w:val="single" w:sz="4" w:space="0" w:color="auto"/>
              <w:right w:val="single" w:sz="4" w:space="0" w:color="auto"/>
            </w:tcBorders>
            <w:shd w:val="clear" w:color="auto" w:fill="auto"/>
            <w:noWrap/>
            <w:vAlign w:val="center"/>
            <w:hideMark/>
          </w:tcPr>
          <w:p w14:paraId="6FA5AA25"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45" w:type="dxa"/>
            <w:tcBorders>
              <w:top w:val="nil"/>
              <w:left w:val="nil"/>
              <w:bottom w:val="single" w:sz="4" w:space="0" w:color="auto"/>
              <w:right w:val="single" w:sz="4" w:space="0" w:color="auto"/>
            </w:tcBorders>
            <w:shd w:val="clear" w:color="auto" w:fill="auto"/>
            <w:noWrap/>
            <w:vAlign w:val="center"/>
            <w:hideMark/>
          </w:tcPr>
          <w:p w14:paraId="417D3C43"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noWrap/>
            <w:vAlign w:val="center"/>
            <w:hideMark/>
          </w:tcPr>
          <w:p w14:paraId="7C7DA2B0"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92" w:type="dxa"/>
            <w:vMerge/>
            <w:tcBorders>
              <w:top w:val="nil"/>
              <w:left w:val="single" w:sz="4" w:space="0" w:color="auto"/>
              <w:bottom w:val="single" w:sz="4" w:space="0" w:color="000000"/>
              <w:right w:val="single" w:sz="4" w:space="0" w:color="auto"/>
            </w:tcBorders>
            <w:vAlign w:val="center"/>
            <w:hideMark/>
          </w:tcPr>
          <w:p w14:paraId="7AD73DA8" w14:textId="77777777" w:rsidR="004C2FFE" w:rsidRPr="004C2FFE" w:rsidRDefault="004C2FFE" w:rsidP="004C2FFE">
            <w:pPr>
              <w:spacing w:after="0" w:line="240" w:lineRule="auto"/>
              <w:rPr>
                <w:rFonts w:eastAsia="Times New Roman" w:cstheme="minorHAnsi"/>
                <w:sz w:val="20"/>
                <w:szCs w:val="20"/>
              </w:rPr>
            </w:pPr>
          </w:p>
        </w:tc>
        <w:tc>
          <w:tcPr>
            <w:tcW w:w="986" w:type="dxa"/>
            <w:tcBorders>
              <w:top w:val="nil"/>
              <w:left w:val="nil"/>
              <w:bottom w:val="single" w:sz="4" w:space="0" w:color="auto"/>
              <w:right w:val="single" w:sz="4" w:space="0" w:color="auto"/>
            </w:tcBorders>
            <w:shd w:val="clear" w:color="auto" w:fill="auto"/>
            <w:noWrap/>
            <w:vAlign w:val="center"/>
            <w:hideMark/>
          </w:tcPr>
          <w:p w14:paraId="2E6562D3"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45" w:type="dxa"/>
            <w:tcBorders>
              <w:top w:val="nil"/>
              <w:left w:val="nil"/>
              <w:bottom w:val="single" w:sz="4" w:space="0" w:color="auto"/>
              <w:right w:val="single" w:sz="4" w:space="0" w:color="auto"/>
            </w:tcBorders>
            <w:shd w:val="clear" w:color="auto" w:fill="auto"/>
            <w:noWrap/>
            <w:vAlign w:val="center"/>
            <w:hideMark/>
          </w:tcPr>
          <w:p w14:paraId="028CF7D2"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noWrap/>
            <w:vAlign w:val="center"/>
            <w:hideMark/>
          </w:tcPr>
          <w:p w14:paraId="750BEB7B" w14:textId="77777777" w:rsidR="004C2FFE" w:rsidRPr="004C2FFE" w:rsidRDefault="004C2FFE" w:rsidP="004C2FFE">
            <w:pPr>
              <w:spacing w:after="0" w:line="240" w:lineRule="auto"/>
              <w:rPr>
                <w:rFonts w:ascii="Arial" w:eastAsia="Times New Roman" w:hAnsi="Arial" w:cs="Arial"/>
                <w:i/>
                <w:iCs/>
                <w:color w:val="FF0000"/>
                <w:sz w:val="18"/>
                <w:szCs w:val="18"/>
              </w:rPr>
            </w:pPr>
            <w:r w:rsidRPr="004C2FFE">
              <w:rPr>
                <w:rFonts w:ascii="Arial" w:eastAsia="Times New Roman" w:hAnsi="Arial" w:cs="Arial"/>
                <w:i/>
                <w:iCs/>
                <w:color w:val="FF0000"/>
                <w:sz w:val="18"/>
                <w:szCs w:val="18"/>
              </w:rPr>
              <w:t> </w:t>
            </w:r>
          </w:p>
        </w:tc>
        <w:tc>
          <w:tcPr>
            <w:tcW w:w="992" w:type="dxa"/>
            <w:vMerge/>
            <w:tcBorders>
              <w:top w:val="nil"/>
              <w:left w:val="single" w:sz="4" w:space="0" w:color="auto"/>
              <w:bottom w:val="single" w:sz="4" w:space="0" w:color="auto"/>
              <w:right w:val="single" w:sz="4" w:space="0" w:color="auto"/>
            </w:tcBorders>
            <w:vAlign w:val="center"/>
            <w:hideMark/>
          </w:tcPr>
          <w:p w14:paraId="6555D6BA" w14:textId="77777777" w:rsidR="004C2FFE" w:rsidRPr="004C2FFE" w:rsidRDefault="004C2FFE" w:rsidP="004C2FFE">
            <w:pPr>
              <w:spacing w:after="0" w:line="240" w:lineRule="auto"/>
              <w:rPr>
                <w:rFonts w:ascii="Arial" w:eastAsia="Times New Roman" w:hAnsi="Arial" w:cs="Arial"/>
                <w:i/>
                <w:iCs/>
                <w:color w:val="808080"/>
              </w:rPr>
            </w:pPr>
          </w:p>
        </w:tc>
        <w:tc>
          <w:tcPr>
            <w:tcW w:w="992" w:type="dxa"/>
            <w:tcBorders>
              <w:top w:val="nil"/>
              <w:left w:val="nil"/>
              <w:bottom w:val="single" w:sz="4" w:space="0" w:color="auto"/>
              <w:right w:val="single" w:sz="4" w:space="0" w:color="auto"/>
            </w:tcBorders>
            <w:shd w:val="clear" w:color="auto" w:fill="auto"/>
            <w:noWrap/>
            <w:vAlign w:val="center"/>
            <w:hideMark/>
          </w:tcPr>
          <w:p w14:paraId="291B96E2" w14:textId="77777777" w:rsidR="004C2FFE" w:rsidRPr="004C2FFE" w:rsidRDefault="004C2FFE" w:rsidP="004C2FFE">
            <w:pPr>
              <w:spacing w:after="0" w:line="240" w:lineRule="auto"/>
              <w:rPr>
                <w:rFonts w:ascii="Arial" w:eastAsia="Times New Roman" w:hAnsi="Arial" w:cs="Arial"/>
                <w:i/>
                <w:iCs/>
                <w:color w:val="FF0000"/>
                <w:sz w:val="18"/>
                <w:szCs w:val="18"/>
              </w:rPr>
            </w:pPr>
            <w:r w:rsidRPr="004C2FFE">
              <w:rPr>
                <w:rFonts w:ascii="Arial" w:eastAsia="Times New Roman" w:hAnsi="Arial" w:cs="Arial"/>
                <w:i/>
                <w:iCs/>
                <w:color w:val="FF0000"/>
                <w:sz w:val="18"/>
                <w:szCs w:val="18"/>
              </w:rPr>
              <w:t> </w:t>
            </w:r>
          </w:p>
        </w:tc>
        <w:tc>
          <w:tcPr>
            <w:tcW w:w="1029" w:type="dxa"/>
            <w:vMerge/>
            <w:tcBorders>
              <w:top w:val="nil"/>
              <w:left w:val="single" w:sz="4" w:space="0" w:color="auto"/>
              <w:bottom w:val="single" w:sz="4" w:space="0" w:color="auto"/>
              <w:right w:val="single" w:sz="4" w:space="0" w:color="auto"/>
            </w:tcBorders>
            <w:vAlign w:val="center"/>
            <w:hideMark/>
          </w:tcPr>
          <w:p w14:paraId="22781280" w14:textId="77777777" w:rsidR="004C2FFE" w:rsidRPr="004C2FFE" w:rsidRDefault="004C2FFE" w:rsidP="004C2FFE">
            <w:pPr>
              <w:spacing w:after="0" w:line="240" w:lineRule="auto"/>
              <w:rPr>
                <w:rFonts w:ascii="Arial" w:eastAsia="Times New Roman" w:hAnsi="Arial" w:cs="Arial"/>
                <w:i/>
                <w:iCs/>
                <w:color w:val="808080"/>
              </w:rPr>
            </w:pPr>
          </w:p>
        </w:tc>
        <w:tc>
          <w:tcPr>
            <w:tcW w:w="1710" w:type="dxa"/>
            <w:vMerge/>
            <w:tcBorders>
              <w:top w:val="single" w:sz="4" w:space="0" w:color="auto"/>
              <w:left w:val="single" w:sz="4" w:space="0" w:color="auto"/>
              <w:bottom w:val="single" w:sz="4" w:space="0" w:color="auto"/>
              <w:right w:val="single" w:sz="4" w:space="0" w:color="auto"/>
            </w:tcBorders>
            <w:vAlign w:val="center"/>
            <w:hideMark/>
          </w:tcPr>
          <w:p w14:paraId="736A8D64" w14:textId="77777777" w:rsidR="004C2FFE" w:rsidRPr="004C2FFE" w:rsidRDefault="004C2FFE" w:rsidP="004C2FFE">
            <w:pPr>
              <w:spacing w:after="0" w:line="240" w:lineRule="auto"/>
              <w:rPr>
                <w:rFonts w:ascii="Arial" w:eastAsia="Times New Roman" w:hAnsi="Arial" w:cs="Arial"/>
                <w:color w:val="000000"/>
                <w:sz w:val="20"/>
                <w:szCs w:val="20"/>
              </w:rPr>
            </w:pPr>
          </w:p>
        </w:tc>
      </w:tr>
    </w:tbl>
    <w:p w14:paraId="2E956464" w14:textId="77777777" w:rsidR="00B80C54" w:rsidRPr="00EF620C" w:rsidRDefault="00B80C54" w:rsidP="00C368D1">
      <w:pPr>
        <w:rPr>
          <w:rFonts w:cstheme="minorHAnsi"/>
          <w:b/>
          <w:bCs/>
          <w:sz w:val="24"/>
          <w:szCs w:val="24"/>
        </w:rPr>
      </w:pPr>
    </w:p>
    <w:p w14:paraId="383906A3" w14:textId="735362FD" w:rsidR="00C71D03" w:rsidRDefault="00C71D03" w:rsidP="00C368D1">
      <w:pPr>
        <w:rPr>
          <w:rFonts w:cstheme="minorHAnsi"/>
          <w:b/>
          <w:bCs/>
          <w:sz w:val="24"/>
          <w:szCs w:val="24"/>
        </w:rPr>
      </w:pPr>
    </w:p>
    <w:p w14:paraId="0981AA21" w14:textId="77777777" w:rsidR="00D37A59" w:rsidRDefault="00D37A59" w:rsidP="00C368D1">
      <w:pPr>
        <w:rPr>
          <w:rFonts w:cstheme="minorHAnsi"/>
          <w:b/>
          <w:bCs/>
          <w:sz w:val="24"/>
          <w:szCs w:val="24"/>
        </w:rPr>
      </w:pPr>
    </w:p>
    <w:p w14:paraId="61096FA8" w14:textId="311AE522" w:rsidR="004C2FFE" w:rsidRDefault="004C2FFE" w:rsidP="00C368D1">
      <w:pPr>
        <w:rPr>
          <w:rFonts w:cstheme="minorHAnsi"/>
          <w:b/>
          <w:bCs/>
          <w:sz w:val="24"/>
          <w:szCs w:val="24"/>
        </w:rPr>
      </w:pPr>
    </w:p>
    <w:p w14:paraId="6FD51ACC" w14:textId="511268DA" w:rsidR="004C2FFE" w:rsidRDefault="004C2FFE" w:rsidP="00C368D1">
      <w:pPr>
        <w:rPr>
          <w:rFonts w:cstheme="minorHAnsi"/>
          <w:b/>
          <w:bCs/>
          <w:sz w:val="24"/>
          <w:szCs w:val="24"/>
        </w:rPr>
      </w:pPr>
    </w:p>
    <w:tbl>
      <w:tblPr>
        <w:tblW w:w="14305" w:type="dxa"/>
        <w:tblLook w:val="04A0" w:firstRow="1" w:lastRow="0" w:firstColumn="1" w:lastColumn="0" w:noHBand="0" w:noVBand="1"/>
      </w:tblPr>
      <w:tblGrid>
        <w:gridCol w:w="1086"/>
        <w:gridCol w:w="709"/>
        <w:gridCol w:w="1080"/>
        <w:gridCol w:w="1980"/>
        <w:gridCol w:w="1890"/>
        <w:gridCol w:w="1080"/>
        <w:gridCol w:w="992"/>
        <w:gridCol w:w="992"/>
        <w:gridCol w:w="992"/>
        <w:gridCol w:w="1080"/>
        <w:gridCol w:w="2424"/>
      </w:tblGrid>
      <w:tr w:rsidR="004C2FFE" w:rsidRPr="004C2FFE" w14:paraId="3FE6E1B4" w14:textId="77777777" w:rsidTr="004C2FFE">
        <w:trPr>
          <w:trHeight w:val="290"/>
        </w:trPr>
        <w:tc>
          <w:tcPr>
            <w:tcW w:w="14305" w:type="dxa"/>
            <w:gridSpan w:val="11"/>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78B23BD" w14:textId="419340B1" w:rsidR="004C2FFE" w:rsidRPr="004C2FFE" w:rsidRDefault="004C2FFE" w:rsidP="004C2FFE">
            <w:pPr>
              <w:spacing w:after="0" w:line="240" w:lineRule="auto"/>
              <w:rPr>
                <w:rFonts w:ascii="Arial" w:eastAsia="Times New Roman" w:hAnsi="Arial" w:cs="Arial"/>
                <w:b/>
                <w:bCs/>
                <w:color w:val="000000"/>
              </w:rPr>
            </w:pPr>
            <w:r w:rsidRPr="004C2FFE">
              <w:rPr>
                <w:rFonts w:eastAsia="Times New Roman" w:cstheme="minorHAnsi"/>
                <w:b/>
                <w:bCs/>
                <w:color w:val="000000"/>
                <w:sz w:val="20"/>
                <w:szCs w:val="20"/>
              </w:rPr>
              <w:t>DX DOAS Schedule</w:t>
            </w:r>
          </w:p>
        </w:tc>
      </w:tr>
      <w:tr w:rsidR="004C2FFE" w:rsidRPr="004C2FFE" w14:paraId="715F6CC1" w14:textId="77777777" w:rsidTr="004C2FFE">
        <w:trPr>
          <w:trHeight w:val="290"/>
        </w:trPr>
        <w:tc>
          <w:tcPr>
            <w:tcW w:w="1795" w:type="dxa"/>
            <w:gridSpan w:val="2"/>
            <w:tcBorders>
              <w:top w:val="single" w:sz="4" w:space="0" w:color="auto"/>
              <w:left w:val="single" w:sz="4" w:space="0" w:color="auto"/>
              <w:bottom w:val="single" w:sz="4" w:space="0" w:color="auto"/>
              <w:right w:val="single" w:sz="4" w:space="0" w:color="auto"/>
            </w:tcBorders>
            <w:shd w:val="clear" w:color="auto" w:fill="auto"/>
            <w:hideMark/>
          </w:tcPr>
          <w:p w14:paraId="176D7A47"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01</w:t>
            </w:r>
          </w:p>
        </w:tc>
        <w:tc>
          <w:tcPr>
            <w:tcW w:w="1080" w:type="dxa"/>
            <w:tcBorders>
              <w:top w:val="nil"/>
              <w:left w:val="nil"/>
              <w:bottom w:val="single" w:sz="4" w:space="0" w:color="auto"/>
              <w:right w:val="single" w:sz="4" w:space="0" w:color="auto"/>
            </w:tcBorders>
            <w:shd w:val="clear" w:color="auto" w:fill="auto"/>
            <w:hideMark/>
          </w:tcPr>
          <w:p w14:paraId="5DF8BEFF"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02</w:t>
            </w:r>
          </w:p>
        </w:tc>
        <w:tc>
          <w:tcPr>
            <w:tcW w:w="1980" w:type="dxa"/>
            <w:tcBorders>
              <w:top w:val="nil"/>
              <w:left w:val="nil"/>
              <w:bottom w:val="single" w:sz="4" w:space="0" w:color="auto"/>
              <w:right w:val="single" w:sz="4" w:space="0" w:color="auto"/>
            </w:tcBorders>
            <w:shd w:val="clear" w:color="auto" w:fill="auto"/>
            <w:hideMark/>
          </w:tcPr>
          <w:p w14:paraId="2AC4283C"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03</w:t>
            </w:r>
          </w:p>
        </w:tc>
        <w:tc>
          <w:tcPr>
            <w:tcW w:w="1890" w:type="dxa"/>
            <w:tcBorders>
              <w:top w:val="nil"/>
              <w:left w:val="nil"/>
              <w:bottom w:val="single" w:sz="4" w:space="0" w:color="auto"/>
              <w:right w:val="single" w:sz="4" w:space="0" w:color="auto"/>
            </w:tcBorders>
            <w:shd w:val="clear" w:color="auto" w:fill="auto"/>
            <w:hideMark/>
          </w:tcPr>
          <w:p w14:paraId="42485958"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04</w:t>
            </w:r>
          </w:p>
        </w:tc>
        <w:tc>
          <w:tcPr>
            <w:tcW w:w="1080" w:type="dxa"/>
            <w:tcBorders>
              <w:top w:val="nil"/>
              <w:left w:val="nil"/>
              <w:bottom w:val="single" w:sz="4" w:space="0" w:color="auto"/>
              <w:right w:val="single" w:sz="4" w:space="0" w:color="auto"/>
            </w:tcBorders>
            <w:shd w:val="clear" w:color="auto" w:fill="auto"/>
            <w:hideMark/>
          </w:tcPr>
          <w:p w14:paraId="6C984CBF"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05</w:t>
            </w:r>
          </w:p>
        </w:tc>
        <w:tc>
          <w:tcPr>
            <w:tcW w:w="992" w:type="dxa"/>
            <w:tcBorders>
              <w:top w:val="nil"/>
              <w:left w:val="nil"/>
              <w:bottom w:val="single" w:sz="4" w:space="0" w:color="auto"/>
              <w:right w:val="single" w:sz="4" w:space="0" w:color="auto"/>
            </w:tcBorders>
            <w:shd w:val="clear" w:color="auto" w:fill="auto"/>
            <w:hideMark/>
          </w:tcPr>
          <w:p w14:paraId="29C53C0A"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06</w:t>
            </w:r>
          </w:p>
        </w:tc>
        <w:tc>
          <w:tcPr>
            <w:tcW w:w="992" w:type="dxa"/>
            <w:tcBorders>
              <w:top w:val="nil"/>
              <w:left w:val="nil"/>
              <w:bottom w:val="single" w:sz="4" w:space="0" w:color="auto"/>
              <w:right w:val="single" w:sz="4" w:space="0" w:color="auto"/>
            </w:tcBorders>
            <w:shd w:val="clear" w:color="auto" w:fill="auto"/>
            <w:hideMark/>
          </w:tcPr>
          <w:p w14:paraId="0E9D20D4"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07</w:t>
            </w:r>
          </w:p>
        </w:tc>
        <w:tc>
          <w:tcPr>
            <w:tcW w:w="992" w:type="dxa"/>
            <w:tcBorders>
              <w:top w:val="nil"/>
              <w:left w:val="nil"/>
              <w:bottom w:val="single" w:sz="4" w:space="0" w:color="auto"/>
              <w:right w:val="single" w:sz="4" w:space="0" w:color="auto"/>
            </w:tcBorders>
            <w:shd w:val="clear" w:color="auto" w:fill="auto"/>
            <w:hideMark/>
          </w:tcPr>
          <w:p w14:paraId="3D012CA6"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08</w:t>
            </w:r>
          </w:p>
        </w:tc>
        <w:tc>
          <w:tcPr>
            <w:tcW w:w="1080" w:type="dxa"/>
            <w:tcBorders>
              <w:top w:val="nil"/>
              <w:left w:val="nil"/>
              <w:bottom w:val="single" w:sz="4" w:space="0" w:color="auto"/>
              <w:right w:val="single" w:sz="4" w:space="0" w:color="auto"/>
            </w:tcBorders>
            <w:shd w:val="clear" w:color="auto" w:fill="auto"/>
            <w:hideMark/>
          </w:tcPr>
          <w:p w14:paraId="711AA8A7"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09</w:t>
            </w:r>
          </w:p>
        </w:tc>
        <w:tc>
          <w:tcPr>
            <w:tcW w:w="2424" w:type="dxa"/>
            <w:tcBorders>
              <w:top w:val="single" w:sz="4" w:space="0" w:color="auto"/>
              <w:left w:val="nil"/>
              <w:bottom w:val="single" w:sz="4" w:space="0" w:color="auto"/>
              <w:right w:val="single" w:sz="4" w:space="0" w:color="auto"/>
            </w:tcBorders>
            <w:shd w:val="clear" w:color="auto" w:fill="auto"/>
            <w:hideMark/>
          </w:tcPr>
          <w:p w14:paraId="26C51265"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10</w:t>
            </w:r>
          </w:p>
        </w:tc>
      </w:tr>
      <w:tr w:rsidR="004C2FFE" w:rsidRPr="004C2FFE" w14:paraId="12AEBCC9" w14:textId="77777777" w:rsidTr="004C2FFE">
        <w:trPr>
          <w:trHeight w:val="780"/>
        </w:trPr>
        <w:tc>
          <w:tcPr>
            <w:tcW w:w="179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4DC0D90"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Name or Item Tag</w:t>
            </w:r>
          </w:p>
        </w:tc>
        <w:tc>
          <w:tcPr>
            <w:tcW w:w="1080" w:type="dxa"/>
            <w:tcBorders>
              <w:top w:val="nil"/>
              <w:left w:val="nil"/>
              <w:bottom w:val="single" w:sz="4" w:space="0" w:color="auto"/>
              <w:right w:val="single" w:sz="4" w:space="0" w:color="auto"/>
            </w:tcBorders>
            <w:shd w:val="clear" w:color="auto" w:fill="auto"/>
            <w:vAlign w:val="center"/>
            <w:hideMark/>
          </w:tcPr>
          <w:p w14:paraId="39014B6B"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Model #</w:t>
            </w:r>
          </w:p>
        </w:tc>
        <w:tc>
          <w:tcPr>
            <w:tcW w:w="1980" w:type="dxa"/>
            <w:tcBorders>
              <w:top w:val="nil"/>
              <w:left w:val="nil"/>
              <w:bottom w:val="single" w:sz="4" w:space="0" w:color="auto"/>
              <w:right w:val="single" w:sz="4" w:space="0" w:color="auto"/>
            </w:tcBorders>
            <w:shd w:val="clear" w:color="auto" w:fill="auto"/>
            <w:vAlign w:val="center"/>
            <w:hideMark/>
          </w:tcPr>
          <w:p w14:paraId="01B71653"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Equipment Type</w:t>
            </w:r>
          </w:p>
        </w:tc>
        <w:tc>
          <w:tcPr>
            <w:tcW w:w="1890" w:type="dxa"/>
            <w:tcBorders>
              <w:top w:val="nil"/>
              <w:left w:val="nil"/>
              <w:bottom w:val="single" w:sz="4" w:space="0" w:color="auto"/>
              <w:right w:val="single" w:sz="4" w:space="0" w:color="auto"/>
            </w:tcBorders>
            <w:shd w:val="clear" w:color="auto" w:fill="auto"/>
            <w:vAlign w:val="center"/>
            <w:hideMark/>
          </w:tcPr>
          <w:p w14:paraId="67E02872"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Energy Recovery</w:t>
            </w:r>
          </w:p>
        </w:tc>
        <w:tc>
          <w:tcPr>
            <w:tcW w:w="1080" w:type="dxa"/>
            <w:tcBorders>
              <w:top w:val="nil"/>
              <w:left w:val="nil"/>
              <w:bottom w:val="single" w:sz="4" w:space="0" w:color="auto"/>
              <w:right w:val="single" w:sz="4" w:space="0" w:color="auto"/>
            </w:tcBorders>
            <w:shd w:val="clear" w:color="auto" w:fill="auto"/>
            <w:vAlign w:val="center"/>
            <w:hideMark/>
          </w:tcPr>
          <w:p w14:paraId="1D7C8365"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Rating Condition</w:t>
            </w:r>
          </w:p>
        </w:tc>
        <w:tc>
          <w:tcPr>
            <w:tcW w:w="992" w:type="dxa"/>
            <w:tcBorders>
              <w:top w:val="nil"/>
              <w:left w:val="nil"/>
              <w:bottom w:val="single" w:sz="4" w:space="0" w:color="auto"/>
              <w:right w:val="single" w:sz="4" w:space="0" w:color="auto"/>
            </w:tcBorders>
            <w:shd w:val="clear" w:color="auto" w:fill="auto"/>
            <w:vAlign w:val="center"/>
            <w:hideMark/>
          </w:tcPr>
          <w:p w14:paraId="4CC98C56"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Efficiency</w:t>
            </w:r>
          </w:p>
        </w:tc>
        <w:tc>
          <w:tcPr>
            <w:tcW w:w="992" w:type="dxa"/>
            <w:tcBorders>
              <w:top w:val="nil"/>
              <w:left w:val="nil"/>
              <w:bottom w:val="single" w:sz="4" w:space="0" w:color="auto"/>
              <w:right w:val="single" w:sz="4" w:space="0" w:color="auto"/>
            </w:tcBorders>
            <w:shd w:val="clear" w:color="auto" w:fill="auto"/>
            <w:vAlign w:val="center"/>
            <w:hideMark/>
          </w:tcPr>
          <w:p w14:paraId="6B19A67E"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Efficiency Unit</w:t>
            </w:r>
          </w:p>
        </w:tc>
        <w:tc>
          <w:tcPr>
            <w:tcW w:w="992" w:type="dxa"/>
            <w:tcBorders>
              <w:top w:val="nil"/>
              <w:left w:val="nil"/>
              <w:bottom w:val="single" w:sz="4" w:space="0" w:color="auto"/>
              <w:right w:val="single" w:sz="4" w:space="0" w:color="auto"/>
            </w:tcBorders>
            <w:shd w:val="clear" w:color="auto" w:fill="auto"/>
            <w:vAlign w:val="center"/>
            <w:hideMark/>
          </w:tcPr>
          <w:p w14:paraId="52151527"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Efficiency</w:t>
            </w:r>
          </w:p>
        </w:tc>
        <w:tc>
          <w:tcPr>
            <w:tcW w:w="1080" w:type="dxa"/>
            <w:tcBorders>
              <w:top w:val="nil"/>
              <w:left w:val="nil"/>
              <w:bottom w:val="single" w:sz="4" w:space="0" w:color="auto"/>
              <w:right w:val="single" w:sz="4" w:space="0" w:color="auto"/>
            </w:tcBorders>
            <w:shd w:val="clear" w:color="auto" w:fill="auto"/>
            <w:vAlign w:val="center"/>
            <w:hideMark/>
          </w:tcPr>
          <w:p w14:paraId="0DD949DE"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Efficiency Unit</w:t>
            </w:r>
          </w:p>
        </w:tc>
        <w:tc>
          <w:tcPr>
            <w:tcW w:w="2424" w:type="dxa"/>
            <w:tcBorders>
              <w:top w:val="single" w:sz="4" w:space="0" w:color="auto"/>
              <w:left w:val="nil"/>
              <w:bottom w:val="single" w:sz="4" w:space="0" w:color="auto"/>
              <w:right w:val="single" w:sz="4" w:space="0" w:color="auto"/>
            </w:tcBorders>
            <w:shd w:val="clear" w:color="auto" w:fill="auto"/>
            <w:vAlign w:val="center"/>
            <w:hideMark/>
          </w:tcPr>
          <w:p w14:paraId="63F3952D"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Equipment Compliance</w:t>
            </w:r>
          </w:p>
        </w:tc>
      </w:tr>
      <w:tr w:rsidR="004C2FFE" w:rsidRPr="004C2FFE" w14:paraId="21B3BDE1" w14:textId="77777777" w:rsidTr="004C2FFE">
        <w:trPr>
          <w:trHeight w:val="500"/>
        </w:trPr>
        <w:tc>
          <w:tcPr>
            <w:tcW w:w="1086" w:type="dxa"/>
            <w:tcBorders>
              <w:top w:val="nil"/>
              <w:left w:val="single" w:sz="4" w:space="0" w:color="auto"/>
              <w:bottom w:val="single" w:sz="4" w:space="0" w:color="auto"/>
              <w:right w:val="single" w:sz="4" w:space="0" w:color="auto"/>
            </w:tcBorders>
            <w:shd w:val="clear" w:color="auto" w:fill="auto"/>
            <w:vAlign w:val="center"/>
            <w:hideMark/>
          </w:tcPr>
          <w:p w14:paraId="548D31E7"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Per C of C</w:t>
            </w:r>
          </w:p>
        </w:tc>
        <w:tc>
          <w:tcPr>
            <w:tcW w:w="709" w:type="dxa"/>
            <w:vMerge w:val="restart"/>
            <w:tcBorders>
              <w:top w:val="nil"/>
              <w:left w:val="single" w:sz="4" w:space="0" w:color="auto"/>
              <w:bottom w:val="single" w:sz="4" w:space="0" w:color="auto"/>
              <w:right w:val="single" w:sz="4" w:space="0" w:color="auto"/>
            </w:tcBorders>
            <w:shd w:val="clear" w:color="auto" w:fill="auto"/>
            <w:vAlign w:val="center"/>
            <w:hideMark/>
          </w:tcPr>
          <w:p w14:paraId="47C03E50"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1080" w:type="dxa"/>
            <w:tcBorders>
              <w:top w:val="nil"/>
              <w:left w:val="nil"/>
              <w:bottom w:val="single" w:sz="4" w:space="0" w:color="auto"/>
              <w:right w:val="single" w:sz="4" w:space="0" w:color="auto"/>
            </w:tcBorders>
            <w:shd w:val="clear" w:color="auto" w:fill="auto"/>
            <w:vAlign w:val="center"/>
            <w:hideMark/>
          </w:tcPr>
          <w:p w14:paraId="35236345"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1980" w:type="dxa"/>
            <w:tcBorders>
              <w:top w:val="nil"/>
              <w:left w:val="nil"/>
              <w:bottom w:val="single" w:sz="4" w:space="0" w:color="auto"/>
              <w:right w:val="single" w:sz="4" w:space="0" w:color="auto"/>
            </w:tcBorders>
            <w:shd w:val="clear" w:color="auto" w:fill="auto"/>
            <w:vAlign w:val="center"/>
            <w:hideMark/>
          </w:tcPr>
          <w:p w14:paraId="29A43099"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1890" w:type="dxa"/>
            <w:tcBorders>
              <w:top w:val="nil"/>
              <w:left w:val="nil"/>
              <w:bottom w:val="single" w:sz="4" w:space="0" w:color="auto"/>
              <w:right w:val="single" w:sz="4" w:space="0" w:color="auto"/>
            </w:tcBorders>
            <w:shd w:val="clear" w:color="auto" w:fill="auto"/>
            <w:vAlign w:val="center"/>
            <w:hideMark/>
          </w:tcPr>
          <w:p w14:paraId="1AE931F4"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1080" w:type="dxa"/>
            <w:tcBorders>
              <w:top w:val="nil"/>
              <w:left w:val="nil"/>
              <w:bottom w:val="single" w:sz="4" w:space="0" w:color="auto"/>
              <w:right w:val="single" w:sz="4" w:space="0" w:color="auto"/>
            </w:tcBorders>
            <w:shd w:val="clear" w:color="auto" w:fill="auto"/>
            <w:vAlign w:val="center"/>
            <w:hideMark/>
          </w:tcPr>
          <w:p w14:paraId="7F2E2558" w14:textId="77777777" w:rsidR="004C2FFE" w:rsidRPr="004C2FFE" w:rsidRDefault="004C2FFE" w:rsidP="004C2FFE">
            <w:pPr>
              <w:spacing w:after="0" w:line="240" w:lineRule="auto"/>
              <w:rPr>
                <w:rFonts w:eastAsia="Times New Roman" w:cstheme="minorHAnsi"/>
                <w:sz w:val="20"/>
                <w:szCs w:val="20"/>
              </w:rPr>
            </w:pPr>
            <w:r w:rsidRPr="004C2FFE">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14:paraId="285B9AA7" w14:textId="77777777" w:rsidR="004C2FFE" w:rsidRPr="004C2FFE" w:rsidRDefault="004C2FFE" w:rsidP="004C2FFE">
            <w:pPr>
              <w:spacing w:after="0" w:line="240" w:lineRule="auto"/>
              <w:rPr>
                <w:rFonts w:eastAsia="Times New Roman" w:cstheme="minorHAnsi"/>
                <w:sz w:val="20"/>
                <w:szCs w:val="20"/>
              </w:rPr>
            </w:pPr>
            <w:r w:rsidRPr="004C2FFE">
              <w:rPr>
                <w:rFonts w:eastAsia="Times New Roman" w:cstheme="minorHAnsi"/>
                <w:sz w:val="20"/>
                <w:szCs w:val="20"/>
              </w:rPr>
              <w:t> </w:t>
            </w:r>
          </w:p>
        </w:tc>
        <w:tc>
          <w:tcPr>
            <w:tcW w:w="992" w:type="dxa"/>
            <w:vMerge w:val="restart"/>
            <w:tcBorders>
              <w:top w:val="nil"/>
              <w:left w:val="single" w:sz="4" w:space="0" w:color="auto"/>
              <w:bottom w:val="single" w:sz="4" w:space="0" w:color="auto"/>
              <w:right w:val="single" w:sz="4" w:space="0" w:color="auto"/>
            </w:tcBorders>
            <w:shd w:val="clear" w:color="auto" w:fill="auto"/>
            <w:vAlign w:val="center"/>
            <w:hideMark/>
          </w:tcPr>
          <w:p w14:paraId="5D48D1E8"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ISMRE</w:t>
            </w:r>
          </w:p>
        </w:tc>
        <w:tc>
          <w:tcPr>
            <w:tcW w:w="992" w:type="dxa"/>
            <w:tcBorders>
              <w:top w:val="nil"/>
              <w:left w:val="nil"/>
              <w:bottom w:val="single" w:sz="4" w:space="0" w:color="auto"/>
              <w:right w:val="single" w:sz="4" w:space="0" w:color="auto"/>
            </w:tcBorders>
            <w:shd w:val="clear" w:color="auto" w:fill="auto"/>
            <w:vAlign w:val="center"/>
            <w:hideMark/>
          </w:tcPr>
          <w:p w14:paraId="4DA997EF" w14:textId="77777777" w:rsidR="004C2FFE" w:rsidRPr="004C2FFE" w:rsidRDefault="004C2FFE" w:rsidP="004C2FFE">
            <w:pPr>
              <w:spacing w:after="0" w:line="240" w:lineRule="auto"/>
              <w:rPr>
                <w:rFonts w:eastAsia="Times New Roman" w:cstheme="minorHAnsi"/>
                <w:sz w:val="20"/>
                <w:szCs w:val="20"/>
              </w:rPr>
            </w:pPr>
            <w:r w:rsidRPr="004C2FFE">
              <w:rPr>
                <w:rFonts w:eastAsia="Times New Roman" w:cstheme="minorHAnsi"/>
                <w:sz w:val="20"/>
                <w:szCs w:val="20"/>
              </w:rPr>
              <w:t> </w:t>
            </w:r>
          </w:p>
        </w:tc>
        <w:tc>
          <w:tcPr>
            <w:tcW w:w="1080" w:type="dxa"/>
            <w:vMerge w:val="restart"/>
            <w:tcBorders>
              <w:top w:val="nil"/>
              <w:left w:val="single" w:sz="4" w:space="0" w:color="auto"/>
              <w:bottom w:val="single" w:sz="4" w:space="0" w:color="auto"/>
              <w:right w:val="single" w:sz="4" w:space="0" w:color="auto"/>
            </w:tcBorders>
            <w:shd w:val="clear" w:color="auto" w:fill="auto"/>
            <w:vAlign w:val="center"/>
            <w:hideMark/>
          </w:tcPr>
          <w:p w14:paraId="7E367FD1"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ISCOP</w:t>
            </w:r>
          </w:p>
        </w:tc>
        <w:tc>
          <w:tcPr>
            <w:tcW w:w="242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BD26685"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r>
      <w:tr w:rsidR="004C2FFE" w:rsidRPr="004C2FFE" w14:paraId="69334B45" w14:textId="77777777" w:rsidTr="004C2FFE">
        <w:trPr>
          <w:trHeight w:val="585"/>
        </w:trPr>
        <w:tc>
          <w:tcPr>
            <w:tcW w:w="1086" w:type="dxa"/>
            <w:tcBorders>
              <w:top w:val="nil"/>
              <w:left w:val="single" w:sz="4" w:space="0" w:color="auto"/>
              <w:bottom w:val="single" w:sz="4" w:space="0" w:color="auto"/>
              <w:right w:val="single" w:sz="4" w:space="0" w:color="auto"/>
            </w:tcBorders>
            <w:shd w:val="clear" w:color="auto" w:fill="auto"/>
            <w:vAlign w:val="center"/>
            <w:hideMark/>
          </w:tcPr>
          <w:p w14:paraId="0788381C"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As-built Conditions</w:t>
            </w:r>
          </w:p>
        </w:tc>
        <w:tc>
          <w:tcPr>
            <w:tcW w:w="709" w:type="dxa"/>
            <w:vMerge/>
            <w:tcBorders>
              <w:top w:val="nil"/>
              <w:left w:val="single" w:sz="4" w:space="0" w:color="auto"/>
              <w:bottom w:val="single" w:sz="4" w:space="0" w:color="auto"/>
              <w:right w:val="single" w:sz="4" w:space="0" w:color="auto"/>
            </w:tcBorders>
            <w:vAlign w:val="center"/>
            <w:hideMark/>
          </w:tcPr>
          <w:p w14:paraId="0FDD35B5" w14:textId="77777777" w:rsidR="004C2FFE" w:rsidRPr="004C2FFE" w:rsidRDefault="004C2FFE" w:rsidP="004C2FFE">
            <w:pPr>
              <w:spacing w:after="0" w:line="240" w:lineRule="auto"/>
              <w:rPr>
                <w:rFonts w:eastAsia="Times New Roman" w:cstheme="minorHAnsi"/>
                <w:sz w:val="20"/>
                <w:szCs w:val="20"/>
              </w:rPr>
            </w:pPr>
          </w:p>
        </w:tc>
        <w:tc>
          <w:tcPr>
            <w:tcW w:w="1080" w:type="dxa"/>
            <w:tcBorders>
              <w:top w:val="nil"/>
              <w:left w:val="nil"/>
              <w:bottom w:val="single" w:sz="4" w:space="0" w:color="auto"/>
              <w:right w:val="single" w:sz="4" w:space="0" w:color="auto"/>
            </w:tcBorders>
            <w:shd w:val="clear" w:color="auto" w:fill="auto"/>
            <w:vAlign w:val="center"/>
            <w:hideMark/>
          </w:tcPr>
          <w:p w14:paraId="346228B0"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1980" w:type="dxa"/>
            <w:tcBorders>
              <w:top w:val="nil"/>
              <w:left w:val="nil"/>
              <w:bottom w:val="single" w:sz="4" w:space="0" w:color="auto"/>
              <w:right w:val="single" w:sz="4" w:space="0" w:color="auto"/>
            </w:tcBorders>
            <w:shd w:val="clear" w:color="auto" w:fill="auto"/>
            <w:noWrap/>
            <w:vAlign w:val="center"/>
            <w:hideMark/>
          </w:tcPr>
          <w:p w14:paraId="34BFA9CD"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1890" w:type="dxa"/>
            <w:tcBorders>
              <w:top w:val="nil"/>
              <w:left w:val="nil"/>
              <w:bottom w:val="single" w:sz="4" w:space="0" w:color="auto"/>
              <w:right w:val="single" w:sz="4" w:space="0" w:color="auto"/>
            </w:tcBorders>
            <w:shd w:val="clear" w:color="auto" w:fill="auto"/>
            <w:noWrap/>
            <w:vAlign w:val="center"/>
            <w:hideMark/>
          </w:tcPr>
          <w:p w14:paraId="37E1EA5A"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1080" w:type="dxa"/>
            <w:tcBorders>
              <w:top w:val="nil"/>
              <w:left w:val="nil"/>
              <w:bottom w:val="single" w:sz="4" w:space="0" w:color="auto"/>
              <w:right w:val="single" w:sz="4" w:space="0" w:color="auto"/>
            </w:tcBorders>
            <w:shd w:val="clear" w:color="auto" w:fill="auto"/>
            <w:noWrap/>
            <w:vAlign w:val="center"/>
            <w:hideMark/>
          </w:tcPr>
          <w:p w14:paraId="70E8401B"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noWrap/>
            <w:vAlign w:val="center"/>
            <w:hideMark/>
          </w:tcPr>
          <w:p w14:paraId="18F03B9B" w14:textId="77777777" w:rsidR="004C2FFE" w:rsidRPr="004C2FFE" w:rsidRDefault="004C2FFE" w:rsidP="004C2FFE">
            <w:pPr>
              <w:spacing w:after="0" w:line="240" w:lineRule="auto"/>
              <w:rPr>
                <w:rFonts w:eastAsia="Times New Roman" w:cstheme="minorHAnsi"/>
                <w:sz w:val="20"/>
                <w:szCs w:val="20"/>
              </w:rPr>
            </w:pPr>
            <w:r w:rsidRPr="004C2FFE">
              <w:rPr>
                <w:rFonts w:eastAsia="Times New Roman" w:cstheme="minorHAnsi"/>
                <w:sz w:val="20"/>
                <w:szCs w:val="20"/>
              </w:rPr>
              <w:t> </w:t>
            </w:r>
          </w:p>
        </w:tc>
        <w:tc>
          <w:tcPr>
            <w:tcW w:w="992" w:type="dxa"/>
            <w:vMerge/>
            <w:tcBorders>
              <w:top w:val="nil"/>
              <w:left w:val="single" w:sz="4" w:space="0" w:color="auto"/>
              <w:bottom w:val="single" w:sz="4" w:space="0" w:color="auto"/>
              <w:right w:val="single" w:sz="4" w:space="0" w:color="auto"/>
            </w:tcBorders>
            <w:vAlign w:val="center"/>
            <w:hideMark/>
          </w:tcPr>
          <w:p w14:paraId="532B5D15" w14:textId="77777777" w:rsidR="004C2FFE" w:rsidRPr="004C2FFE" w:rsidRDefault="004C2FFE" w:rsidP="004C2FFE">
            <w:pPr>
              <w:spacing w:after="0" w:line="240" w:lineRule="auto"/>
              <w:rPr>
                <w:rFonts w:eastAsia="Times New Roman" w:cstheme="minorHAnsi"/>
                <w:sz w:val="20"/>
                <w:szCs w:val="20"/>
              </w:rPr>
            </w:pPr>
          </w:p>
        </w:tc>
        <w:tc>
          <w:tcPr>
            <w:tcW w:w="992" w:type="dxa"/>
            <w:tcBorders>
              <w:top w:val="nil"/>
              <w:left w:val="nil"/>
              <w:bottom w:val="single" w:sz="4" w:space="0" w:color="auto"/>
              <w:right w:val="single" w:sz="4" w:space="0" w:color="auto"/>
            </w:tcBorders>
            <w:shd w:val="clear" w:color="auto" w:fill="auto"/>
            <w:noWrap/>
            <w:vAlign w:val="center"/>
            <w:hideMark/>
          </w:tcPr>
          <w:p w14:paraId="419EDC2D" w14:textId="77777777" w:rsidR="004C2FFE" w:rsidRPr="004C2FFE" w:rsidRDefault="004C2FFE" w:rsidP="004C2FFE">
            <w:pPr>
              <w:spacing w:after="0" w:line="240" w:lineRule="auto"/>
              <w:rPr>
                <w:rFonts w:eastAsia="Times New Roman" w:cstheme="minorHAnsi"/>
                <w:sz w:val="20"/>
                <w:szCs w:val="20"/>
              </w:rPr>
            </w:pPr>
            <w:r w:rsidRPr="004C2FFE">
              <w:rPr>
                <w:rFonts w:eastAsia="Times New Roman" w:cstheme="minorHAnsi"/>
                <w:sz w:val="20"/>
                <w:szCs w:val="20"/>
              </w:rPr>
              <w:t> </w:t>
            </w:r>
          </w:p>
        </w:tc>
        <w:tc>
          <w:tcPr>
            <w:tcW w:w="1080" w:type="dxa"/>
            <w:vMerge/>
            <w:tcBorders>
              <w:top w:val="nil"/>
              <w:left w:val="single" w:sz="4" w:space="0" w:color="auto"/>
              <w:bottom w:val="single" w:sz="4" w:space="0" w:color="auto"/>
              <w:right w:val="single" w:sz="4" w:space="0" w:color="auto"/>
            </w:tcBorders>
            <w:vAlign w:val="center"/>
            <w:hideMark/>
          </w:tcPr>
          <w:p w14:paraId="06717342" w14:textId="77777777" w:rsidR="004C2FFE" w:rsidRPr="004C2FFE" w:rsidRDefault="004C2FFE" w:rsidP="004C2FFE">
            <w:pPr>
              <w:spacing w:after="0" w:line="240" w:lineRule="auto"/>
              <w:rPr>
                <w:rFonts w:ascii="Arial" w:eastAsia="Times New Roman" w:hAnsi="Arial" w:cs="Arial"/>
              </w:rPr>
            </w:pPr>
          </w:p>
        </w:tc>
        <w:tc>
          <w:tcPr>
            <w:tcW w:w="2424" w:type="dxa"/>
            <w:vMerge/>
            <w:tcBorders>
              <w:top w:val="single" w:sz="4" w:space="0" w:color="auto"/>
              <w:left w:val="single" w:sz="4" w:space="0" w:color="auto"/>
              <w:bottom w:val="single" w:sz="4" w:space="0" w:color="auto"/>
              <w:right w:val="single" w:sz="4" w:space="0" w:color="auto"/>
            </w:tcBorders>
            <w:vAlign w:val="center"/>
            <w:hideMark/>
          </w:tcPr>
          <w:p w14:paraId="495F5456" w14:textId="77777777" w:rsidR="004C2FFE" w:rsidRPr="004C2FFE" w:rsidRDefault="004C2FFE" w:rsidP="004C2FFE">
            <w:pPr>
              <w:spacing w:after="0" w:line="240" w:lineRule="auto"/>
              <w:rPr>
                <w:rFonts w:ascii="Arial" w:eastAsia="Times New Roman" w:hAnsi="Arial" w:cs="Arial"/>
                <w:color w:val="000000"/>
                <w:sz w:val="20"/>
                <w:szCs w:val="20"/>
              </w:rPr>
            </w:pPr>
          </w:p>
        </w:tc>
      </w:tr>
    </w:tbl>
    <w:p w14:paraId="4A4D5008" w14:textId="77777777" w:rsidR="004C2FFE" w:rsidRPr="00EF620C" w:rsidRDefault="004C2FFE" w:rsidP="00C368D1">
      <w:pPr>
        <w:rPr>
          <w:rFonts w:cstheme="minorHAnsi"/>
          <w:b/>
          <w:bCs/>
          <w:sz w:val="24"/>
          <w:szCs w:val="24"/>
        </w:rPr>
      </w:pPr>
    </w:p>
    <w:tbl>
      <w:tblPr>
        <w:tblW w:w="14305" w:type="dxa"/>
        <w:tblLook w:val="04A0" w:firstRow="1" w:lastRow="0" w:firstColumn="1" w:lastColumn="0" w:noHBand="0" w:noVBand="1"/>
      </w:tblPr>
      <w:tblGrid>
        <w:gridCol w:w="1086"/>
        <w:gridCol w:w="709"/>
        <w:gridCol w:w="1080"/>
        <w:gridCol w:w="1980"/>
        <w:gridCol w:w="990"/>
        <w:gridCol w:w="1170"/>
        <w:gridCol w:w="1260"/>
        <w:gridCol w:w="1080"/>
        <w:gridCol w:w="1260"/>
        <w:gridCol w:w="1285"/>
        <w:gridCol w:w="2405"/>
      </w:tblGrid>
      <w:tr w:rsidR="005C2E19" w:rsidRPr="005C2E19" w14:paraId="5DE96C84" w14:textId="77777777" w:rsidTr="005C2E19">
        <w:trPr>
          <w:trHeight w:val="290"/>
        </w:trPr>
        <w:tc>
          <w:tcPr>
            <w:tcW w:w="14305" w:type="dxa"/>
            <w:gridSpan w:val="11"/>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8F1C398" w14:textId="4685A2C5" w:rsidR="005C2E19" w:rsidRPr="005C2E19" w:rsidRDefault="005C2E19" w:rsidP="005C2E19">
            <w:pPr>
              <w:spacing w:after="0" w:line="240" w:lineRule="auto"/>
              <w:rPr>
                <w:rFonts w:ascii="Arial" w:eastAsia="Times New Roman" w:hAnsi="Arial" w:cs="Arial"/>
                <w:b/>
                <w:bCs/>
                <w:color w:val="000000"/>
              </w:rPr>
            </w:pPr>
            <w:r w:rsidRPr="005C2E19">
              <w:rPr>
                <w:rFonts w:eastAsia="Times New Roman" w:cstheme="minorHAnsi"/>
                <w:b/>
                <w:bCs/>
                <w:color w:val="000000"/>
                <w:sz w:val="20"/>
                <w:szCs w:val="20"/>
              </w:rPr>
              <w:t>Boiler Efficiency and Controls</w:t>
            </w:r>
          </w:p>
        </w:tc>
      </w:tr>
      <w:tr w:rsidR="005C2E19" w:rsidRPr="005C2E19" w14:paraId="7BEB093E" w14:textId="77777777" w:rsidTr="005C2E19">
        <w:trPr>
          <w:trHeight w:val="290"/>
        </w:trPr>
        <w:tc>
          <w:tcPr>
            <w:tcW w:w="1795" w:type="dxa"/>
            <w:gridSpan w:val="2"/>
            <w:tcBorders>
              <w:top w:val="single" w:sz="4" w:space="0" w:color="auto"/>
              <w:left w:val="single" w:sz="4" w:space="0" w:color="auto"/>
              <w:bottom w:val="single" w:sz="4" w:space="0" w:color="auto"/>
              <w:right w:val="single" w:sz="4" w:space="0" w:color="auto"/>
            </w:tcBorders>
            <w:shd w:val="clear" w:color="auto" w:fill="auto"/>
            <w:hideMark/>
          </w:tcPr>
          <w:p w14:paraId="5EF4FD09"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01</w:t>
            </w:r>
          </w:p>
        </w:tc>
        <w:tc>
          <w:tcPr>
            <w:tcW w:w="1080" w:type="dxa"/>
            <w:tcBorders>
              <w:top w:val="nil"/>
              <w:left w:val="nil"/>
              <w:bottom w:val="single" w:sz="4" w:space="0" w:color="auto"/>
              <w:right w:val="single" w:sz="4" w:space="0" w:color="auto"/>
            </w:tcBorders>
            <w:shd w:val="clear" w:color="auto" w:fill="auto"/>
            <w:hideMark/>
          </w:tcPr>
          <w:p w14:paraId="779C307C"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02</w:t>
            </w:r>
          </w:p>
        </w:tc>
        <w:tc>
          <w:tcPr>
            <w:tcW w:w="1980" w:type="dxa"/>
            <w:tcBorders>
              <w:top w:val="single" w:sz="4" w:space="0" w:color="auto"/>
              <w:left w:val="nil"/>
              <w:bottom w:val="single" w:sz="4" w:space="0" w:color="auto"/>
              <w:right w:val="single" w:sz="4" w:space="0" w:color="auto"/>
            </w:tcBorders>
            <w:shd w:val="clear" w:color="auto" w:fill="auto"/>
            <w:hideMark/>
          </w:tcPr>
          <w:p w14:paraId="3DFD0CAB"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03</w:t>
            </w:r>
          </w:p>
        </w:tc>
        <w:tc>
          <w:tcPr>
            <w:tcW w:w="990" w:type="dxa"/>
            <w:tcBorders>
              <w:top w:val="nil"/>
              <w:left w:val="nil"/>
              <w:bottom w:val="single" w:sz="4" w:space="0" w:color="auto"/>
              <w:right w:val="single" w:sz="4" w:space="0" w:color="auto"/>
            </w:tcBorders>
            <w:shd w:val="clear" w:color="auto" w:fill="auto"/>
            <w:hideMark/>
          </w:tcPr>
          <w:p w14:paraId="2FDBCD45"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04</w:t>
            </w:r>
          </w:p>
        </w:tc>
        <w:tc>
          <w:tcPr>
            <w:tcW w:w="1170" w:type="dxa"/>
            <w:tcBorders>
              <w:top w:val="nil"/>
              <w:left w:val="nil"/>
              <w:bottom w:val="single" w:sz="4" w:space="0" w:color="auto"/>
              <w:right w:val="single" w:sz="4" w:space="0" w:color="auto"/>
            </w:tcBorders>
            <w:shd w:val="clear" w:color="auto" w:fill="auto"/>
            <w:hideMark/>
          </w:tcPr>
          <w:p w14:paraId="1E5E9F0B"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05</w:t>
            </w:r>
          </w:p>
        </w:tc>
        <w:tc>
          <w:tcPr>
            <w:tcW w:w="1260" w:type="dxa"/>
            <w:tcBorders>
              <w:top w:val="nil"/>
              <w:left w:val="nil"/>
              <w:bottom w:val="single" w:sz="4" w:space="0" w:color="auto"/>
              <w:right w:val="single" w:sz="4" w:space="0" w:color="auto"/>
            </w:tcBorders>
            <w:shd w:val="clear" w:color="auto" w:fill="auto"/>
            <w:hideMark/>
          </w:tcPr>
          <w:p w14:paraId="2F082DB5"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06</w:t>
            </w:r>
          </w:p>
        </w:tc>
        <w:tc>
          <w:tcPr>
            <w:tcW w:w="1080" w:type="dxa"/>
            <w:tcBorders>
              <w:top w:val="nil"/>
              <w:left w:val="nil"/>
              <w:bottom w:val="single" w:sz="4" w:space="0" w:color="auto"/>
              <w:right w:val="single" w:sz="4" w:space="0" w:color="auto"/>
            </w:tcBorders>
            <w:shd w:val="clear" w:color="auto" w:fill="auto"/>
            <w:hideMark/>
          </w:tcPr>
          <w:p w14:paraId="67CE41E2"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07</w:t>
            </w:r>
          </w:p>
        </w:tc>
        <w:tc>
          <w:tcPr>
            <w:tcW w:w="1260" w:type="dxa"/>
            <w:tcBorders>
              <w:top w:val="nil"/>
              <w:left w:val="nil"/>
              <w:bottom w:val="single" w:sz="4" w:space="0" w:color="auto"/>
              <w:right w:val="single" w:sz="4" w:space="0" w:color="auto"/>
            </w:tcBorders>
            <w:shd w:val="clear" w:color="auto" w:fill="auto"/>
            <w:hideMark/>
          </w:tcPr>
          <w:p w14:paraId="6EC25FBA"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08</w:t>
            </w:r>
          </w:p>
        </w:tc>
        <w:tc>
          <w:tcPr>
            <w:tcW w:w="1285" w:type="dxa"/>
            <w:tcBorders>
              <w:top w:val="nil"/>
              <w:left w:val="nil"/>
              <w:bottom w:val="single" w:sz="4" w:space="0" w:color="auto"/>
              <w:right w:val="single" w:sz="4" w:space="0" w:color="auto"/>
            </w:tcBorders>
            <w:shd w:val="clear" w:color="auto" w:fill="auto"/>
            <w:hideMark/>
          </w:tcPr>
          <w:p w14:paraId="31DF609A"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09</w:t>
            </w:r>
          </w:p>
        </w:tc>
        <w:tc>
          <w:tcPr>
            <w:tcW w:w="2405" w:type="dxa"/>
            <w:tcBorders>
              <w:top w:val="nil"/>
              <w:left w:val="nil"/>
              <w:bottom w:val="single" w:sz="4" w:space="0" w:color="auto"/>
              <w:right w:val="single" w:sz="4" w:space="0" w:color="auto"/>
            </w:tcBorders>
            <w:shd w:val="clear" w:color="auto" w:fill="auto"/>
            <w:hideMark/>
          </w:tcPr>
          <w:p w14:paraId="6189BB80"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10</w:t>
            </w:r>
          </w:p>
        </w:tc>
      </w:tr>
      <w:tr w:rsidR="005C2E19" w:rsidRPr="005C2E19" w14:paraId="10A77FF3" w14:textId="77777777" w:rsidTr="001E4A49">
        <w:trPr>
          <w:trHeight w:val="330"/>
        </w:trPr>
        <w:tc>
          <w:tcPr>
            <w:tcW w:w="1795"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02CE975F"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Tag/Plan Detail ID</w:t>
            </w:r>
          </w:p>
        </w:tc>
        <w:tc>
          <w:tcPr>
            <w:tcW w:w="1080" w:type="dxa"/>
            <w:vMerge w:val="restart"/>
            <w:tcBorders>
              <w:top w:val="nil"/>
              <w:left w:val="single" w:sz="4" w:space="0" w:color="auto"/>
              <w:bottom w:val="single" w:sz="4" w:space="0" w:color="auto"/>
              <w:right w:val="single" w:sz="4" w:space="0" w:color="auto"/>
            </w:tcBorders>
            <w:shd w:val="clear" w:color="auto" w:fill="auto"/>
            <w:vAlign w:val="center"/>
            <w:hideMark/>
          </w:tcPr>
          <w:p w14:paraId="4A91D720"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Model #</w:t>
            </w:r>
          </w:p>
        </w:tc>
        <w:tc>
          <w:tcPr>
            <w:tcW w:w="1980"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57F6C8A2"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Equipment Type</w:t>
            </w:r>
          </w:p>
        </w:tc>
        <w:tc>
          <w:tcPr>
            <w:tcW w:w="990" w:type="dxa"/>
            <w:vMerge w:val="restart"/>
            <w:tcBorders>
              <w:top w:val="nil"/>
              <w:left w:val="single" w:sz="4" w:space="0" w:color="auto"/>
              <w:bottom w:val="single" w:sz="4" w:space="0" w:color="000000"/>
              <w:right w:val="single" w:sz="4" w:space="0" w:color="auto"/>
            </w:tcBorders>
            <w:shd w:val="clear" w:color="auto" w:fill="auto"/>
            <w:vAlign w:val="center"/>
            <w:hideMark/>
          </w:tcPr>
          <w:p w14:paraId="317BCFCF"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Quantity</w:t>
            </w:r>
          </w:p>
        </w:tc>
        <w:tc>
          <w:tcPr>
            <w:tcW w:w="1170" w:type="dxa"/>
            <w:vMerge w:val="restart"/>
            <w:tcBorders>
              <w:top w:val="nil"/>
              <w:left w:val="single" w:sz="4" w:space="0" w:color="auto"/>
              <w:bottom w:val="single" w:sz="4" w:space="0" w:color="000000"/>
              <w:right w:val="single" w:sz="4" w:space="0" w:color="auto"/>
            </w:tcBorders>
            <w:shd w:val="clear" w:color="auto" w:fill="auto"/>
            <w:vAlign w:val="center"/>
            <w:hideMark/>
          </w:tcPr>
          <w:p w14:paraId="75E013AF"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xml:space="preserve">Rated Input </w:t>
            </w:r>
            <w:r w:rsidRPr="005C2E19">
              <w:rPr>
                <w:rFonts w:eastAsia="Times New Roman" w:cstheme="minorHAnsi"/>
                <w:sz w:val="20"/>
                <w:szCs w:val="20"/>
              </w:rPr>
              <w:br/>
              <w:t>(Btu/h)</w:t>
            </w:r>
          </w:p>
        </w:tc>
        <w:tc>
          <w:tcPr>
            <w:tcW w:w="1260" w:type="dxa"/>
            <w:vMerge w:val="restart"/>
            <w:tcBorders>
              <w:top w:val="nil"/>
              <w:left w:val="single" w:sz="4" w:space="0" w:color="auto"/>
              <w:bottom w:val="single" w:sz="4" w:space="0" w:color="000000"/>
              <w:right w:val="single" w:sz="4" w:space="0" w:color="auto"/>
            </w:tcBorders>
            <w:shd w:val="clear" w:color="auto" w:fill="auto"/>
            <w:vAlign w:val="center"/>
            <w:hideMark/>
          </w:tcPr>
          <w:p w14:paraId="30601876"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Rated Efficiency</w:t>
            </w:r>
          </w:p>
        </w:tc>
        <w:tc>
          <w:tcPr>
            <w:tcW w:w="1080" w:type="dxa"/>
            <w:vMerge w:val="restart"/>
            <w:tcBorders>
              <w:top w:val="nil"/>
              <w:left w:val="single" w:sz="4" w:space="0" w:color="auto"/>
              <w:bottom w:val="single" w:sz="4" w:space="0" w:color="000000"/>
              <w:right w:val="single" w:sz="4" w:space="0" w:color="auto"/>
            </w:tcBorders>
            <w:shd w:val="clear" w:color="auto" w:fill="auto"/>
            <w:vAlign w:val="center"/>
            <w:hideMark/>
          </w:tcPr>
          <w:p w14:paraId="71973251"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Efficiency Unit</w:t>
            </w:r>
          </w:p>
        </w:tc>
        <w:tc>
          <w:tcPr>
            <w:tcW w:w="2545" w:type="dxa"/>
            <w:gridSpan w:val="2"/>
            <w:tcBorders>
              <w:top w:val="single" w:sz="4" w:space="0" w:color="auto"/>
              <w:left w:val="nil"/>
              <w:bottom w:val="single" w:sz="4" w:space="0" w:color="auto"/>
              <w:right w:val="single" w:sz="4" w:space="0" w:color="000000"/>
            </w:tcBorders>
            <w:shd w:val="clear" w:color="auto" w:fill="auto"/>
            <w:vAlign w:val="center"/>
            <w:hideMark/>
          </w:tcPr>
          <w:p w14:paraId="50724A41"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Controls</w:t>
            </w:r>
          </w:p>
        </w:tc>
        <w:tc>
          <w:tcPr>
            <w:tcW w:w="2405" w:type="dxa"/>
            <w:vMerge w:val="restart"/>
            <w:tcBorders>
              <w:top w:val="nil"/>
              <w:left w:val="single" w:sz="4" w:space="0" w:color="auto"/>
              <w:right w:val="single" w:sz="4" w:space="0" w:color="auto"/>
            </w:tcBorders>
            <w:shd w:val="clear" w:color="auto" w:fill="auto"/>
            <w:vAlign w:val="center"/>
            <w:hideMark/>
          </w:tcPr>
          <w:p w14:paraId="4B979121"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Equipment Compliance</w:t>
            </w:r>
          </w:p>
        </w:tc>
      </w:tr>
      <w:tr w:rsidR="005C2E19" w:rsidRPr="005C2E19" w14:paraId="1820F60A" w14:textId="77777777" w:rsidTr="001E4A49">
        <w:trPr>
          <w:trHeight w:val="463"/>
        </w:trPr>
        <w:tc>
          <w:tcPr>
            <w:tcW w:w="1795" w:type="dxa"/>
            <w:gridSpan w:val="2"/>
            <w:vMerge/>
            <w:tcBorders>
              <w:top w:val="single" w:sz="4" w:space="0" w:color="auto"/>
              <w:left w:val="single" w:sz="4" w:space="0" w:color="auto"/>
              <w:bottom w:val="single" w:sz="4" w:space="0" w:color="000000"/>
              <w:right w:val="single" w:sz="4" w:space="0" w:color="000000"/>
            </w:tcBorders>
            <w:vAlign w:val="center"/>
            <w:hideMark/>
          </w:tcPr>
          <w:p w14:paraId="04E44268" w14:textId="77777777" w:rsidR="005C2E19" w:rsidRPr="005C2E19" w:rsidRDefault="005C2E19" w:rsidP="005C2E19">
            <w:pPr>
              <w:spacing w:after="0" w:line="240" w:lineRule="auto"/>
              <w:rPr>
                <w:rFonts w:eastAsia="Times New Roman" w:cstheme="minorHAnsi"/>
                <w:sz w:val="20"/>
                <w:szCs w:val="20"/>
              </w:rPr>
            </w:pPr>
          </w:p>
        </w:tc>
        <w:tc>
          <w:tcPr>
            <w:tcW w:w="1080" w:type="dxa"/>
            <w:vMerge/>
            <w:tcBorders>
              <w:top w:val="nil"/>
              <w:left w:val="single" w:sz="4" w:space="0" w:color="auto"/>
              <w:bottom w:val="single" w:sz="4" w:space="0" w:color="auto"/>
              <w:right w:val="single" w:sz="4" w:space="0" w:color="auto"/>
            </w:tcBorders>
            <w:vAlign w:val="center"/>
            <w:hideMark/>
          </w:tcPr>
          <w:p w14:paraId="43D43AF1" w14:textId="77777777" w:rsidR="005C2E19" w:rsidRPr="005C2E19" w:rsidRDefault="005C2E19" w:rsidP="005C2E19">
            <w:pPr>
              <w:spacing w:after="0" w:line="240" w:lineRule="auto"/>
              <w:rPr>
                <w:rFonts w:eastAsia="Times New Roman" w:cstheme="minorHAnsi"/>
                <w:sz w:val="20"/>
                <w:szCs w:val="20"/>
              </w:rPr>
            </w:pPr>
          </w:p>
        </w:tc>
        <w:tc>
          <w:tcPr>
            <w:tcW w:w="1980" w:type="dxa"/>
            <w:vMerge/>
            <w:tcBorders>
              <w:top w:val="single" w:sz="4" w:space="0" w:color="auto"/>
              <w:left w:val="single" w:sz="4" w:space="0" w:color="auto"/>
              <w:bottom w:val="single" w:sz="4" w:space="0" w:color="000000"/>
              <w:right w:val="single" w:sz="4" w:space="0" w:color="000000"/>
            </w:tcBorders>
            <w:vAlign w:val="center"/>
            <w:hideMark/>
          </w:tcPr>
          <w:p w14:paraId="3FE5FB01" w14:textId="77777777" w:rsidR="005C2E19" w:rsidRPr="005C2E19" w:rsidRDefault="005C2E19" w:rsidP="005C2E19">
            <w:pPr>
              <w:spacing w:after="0" w:line="240" w:lineRule="auto"/>
              <w:rPr>
                <w:rFonts w:eastAsia="Times New Roman" w:cstheme="minorHAnsi"/>
                <w:sz w:val="20"/>
                <w:szCs w:val="20"/>
              </w:rPr>
            </w:pPr>
          </w:p>
        </w:tc>
        <w:tc>
          <w:tcPr>
            <w:tcW w:w="990" w:type="dxa"/>
            <w:vMerge/>
            <w:tcBorders>
              <w:top w:val="nil"/>
              <w:left w:val="single" w:sz="4" w:space="0" w:color="auto"/>
              <w:bottom w:val="single" w:sz="4" w:space="0" w:color="000000"/>
              <w:right w:val="single" w:sz="4" w:space="0" w:color="auto"/>
            </w:tcBorders>
            <w:vAlign w:val="center"/>
            <w:hideMark/>
          </w:tcPr>
          <w:p w14:paraId="74DB2BD4" w14:textId="77777777" w:rsidR="005C2E19" w:rsidRPr="005C2E19" w:rsidRDefault="005C2E19" w:rsidP="005C2E19">
            <w:pPr>
              <w:spacing w:after="0" w:line="240" w:lineRule="auto"/>
              <w:rPr>
                <w:rFonts w:eastAsia="Times New Roman" w:cstheme="minorHAnsi"/>
                <w:sz w:val="20"/>
                <w:szCs w:val="20"/>
              </w:rPr>
            </w:pPr>
          </w:p>
        </w:tc>
        <w:tc>
          <w:tcPr>
            <w:tcW w:w="1170" w:type="dxa"/>
            <w:vMerge/>
            <w:tcBorders>
              <w:top w:val="nil"/>
              <w:left w:val="single" w:sz="4" w:space="0" w:color="auto"/>
              <w:bottom w:val="single" w:sz="4" w:space="0" w:color="000000"/>
              <w:right w:val="single" w:sz="4" w:space="0" w:color="auto"/>
            </w:tcBorders>
            <w:vAlign w:val="center"/>
            <w:hideMark/>
          </w:tcPr>
          <w:p w14:paraId="172D5563" w14:textId="77777777" w:rsidR="005C2E19" w:rsidRPr="005C2E19" w:rsidRDefault="005C2E19" w:rsidP="005C2E19">
            <w:pPr>
              <w:spacing w:after="0" w:line="240" w:lineRule="auto"/>
              <w:rPr>
                <w:rFonts w:eastAsia="Times New Roman" w:cstheme="minorHAnsi"/>
                <w:sz w:val="20"/>
                <w:szCs w:val="20"/>
              </w:rPr>
            </w:pPr>
          </w:p>
        </w:tc>
        <w:tc>
          <w:tcPr>
            <w:tcW w:w="1260" w:type="dxa"/>
            <w:vMerge/>
            <w:tcBorders>
              <w:top w:val="nil"/>
              <w:left w:val="single" w:sz="4" w:space="0" w:color="auto"/>
              <w:bottom w:val="single" w:sz="4" w:space="0" w:color="000000"/>
              <w:right w:val="single" w:sz="4" w:space="0" w:color="auto"/>
            </w:tcBorders>
            <w:vAlign w:val="center"/>
            <w:hideMark/>
          </w:tcPr>
          <w:p w14:paraId="413163B3" w14:textId="77777777" w:rsidR="005C2E19" w:rsidRPr="005C2E19" w:rsidRDefault="005C2E19" w:rsidP="005C2E19">
            <w:pPr>
              <w:spacing w:after="0" w:line="240" w:lineRule="auto"/>
              <w:rPr>
                <w:rFonts w:eastAsia="Times New Roman" w:cstheme="minorHAnsi"/>
                <w:sz w:val="20"/>
                <w:szCs w:val="20"/>
              </w:rPr>
            </w:pPr>
          </w:p>
        </w:tc>
        <w:tc>
          <w:tcPr>
            <w:tcW w:w="1080" w:type="dxa"/>
            <w:vMerge/>
            <w:tcBorders>
              <w:top w:val="nil"/>
              <w:left w:val="single" w:sz="4" w:space="0" w:color="auto"/>
              <w:bottom w:val="single" w:sz="4" w:space="0" w:color="000000"/>
              <w:right w:val="single" w:sz="4" w:space="0" w:color="auto"/>
            </w:tcBorders>
            <w:vAlign w:val="center"/>
            <w:hideMark/>
          </w:tcPr>
          <w:p w14:paraId="1ECA8E5D" w14:textId="77777777" w:rsidR="005C2E19" w:rsidRPr="005C2E19" w:rsidRDefault="005C2E19" w:rsidP="005C2E19">
            <w:pPr>
              <w:spacing w:after="0" w:line="240" w:lineRule="auto"/>
              <w:rPr>
                <w:rFonts w:eastAsia="Times New Roman" w:cstheme="minorHAnsi"/>
                <w:sz w:val="20"/>
                <w:szCs w:val="20"/>
              </w:rPr>
            </w:pPr>
          </w:p>
        </w:tc>
        <w:tc>
          <w:tcPr>
            <w:tcW w:w="1260" w:type="dxa"/>
            <w:tcBorders>
              <w:top w:val="nil"/>
              <w:left w:val="nil"/>
              <w:bottom w:val="single" w:sz="4" w:space="0" w:color="auto"/>
              <w:right w:val="single" w:sz="4" w:space="0" w:color="auto"/>
            </w:tcBorders>
            <w:shd w:val="clear" w:color="auto" w:fill="auto"/>
            <w:vAlign w:val="center"/>
            <w:hideMark/>
          </w:tcPr>
          <w:p w14:paraId="5BC4526F"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Isolation Valve</w:t>
            </w:r>
          </w:p>
        </w:tc>
        <w:tc>
          <w:tcPr>
            <w:tcW w:w="1285" w:type="dxa"/>
            <w:tcBorders>
              <w:top w:val="nil"/>
              <w:left w:val="nil"/>
              <w:bottom w:val="single" w:sz="4" w:space="0" w:color="auto"/>
              <w:right w:val="single" w:sz="4" w:space="0" w:color="auto"/>
            </w:tcBorders>
            <w:shd w:val="clear" w:color="auto" w:fill="auto"/>
            <w:vAlign w:val="center"/>
            <w:hideMark/>
          </w:tcPr>
          <w:p w14:paraId="159B6590"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Temperature Reset</w:t>
            </w:r>
          </w:p>
        </w:tc>
        <w:tc>
          <w:tcPr>
            <w:tcW w:w="2405" w:type="dxa"/>
            <w:vMerge/>
            <w:tcBorders>
              <w:left w:val="single" w:sz="4" w:space="0" w:color="auto"/>
              <w:bottom w:val="single" w:sz="4" w:space="0" w:color="000000"/>
              <w:right w:val="single" w:sz="4" w:space="0" w:color="auto"/>
            </w:tcBorders>
            <w:vAlign w:val="center"/>
            <w:hideMark/>
          </w:tcPr>
          <w:p w14:paraId="0593F4BF" w14:textId="77777777" w:rsidR="005C2E19" w:rsidRPr="005C2E19" w:rsidRDefault="005C2E19" w:rsidP="005C2E19">
            <w:pPr>
              <w:spacing w:after="0" w:line="240" w:lineRule="auto"/>
              <w:rPr>
                <w:rFonts w:eastAsia="Times New Roman" w:cstheme="minorHAnsi"/>
                <w:sz w:val="20"/>
                <w:szCs w:val="20"/>
              </w:rPr>
            </w:pPr>
          </w:p>
        </w:tc>
      </w:tr>
      <w:tr w:rsidR="005C2E19" w:rsidRPr="005C2E19" w14:paraId="6EC4BE68" w14:textId="77777777" w:rsidTr="005C2E19">
        <w:trPr>
          <w:trHeight w:val="300"/>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438BAF61" w14:textId="77777777" w:rsidR="005C2E19" w:rsidRPr="005C2E19" w:rsidRDefault="005C2E19" w:rsidP="005C2E19">
            <w:pPr>
              <w:spacing w:after="0" w:line="240" w:lineRule="auto"/>
              <w:rPr>
                <w:rFonts w:eastAsia="Times New Roman" w:cstheme="minorHAnsi"/>
                <w:sz w:val="20"/>
                <w:szCs w:val="20"/>
              </w:rPr>
            </w:pPr>
            <w:r w:rsidRPr="005C2E19">
              <w:rPr>
                <w:rFonts w:eastAsia="Times New Roman" w:cstheme="minorHAnsi"/>
                <w:sz w:val="20"/>
                <w:szCs w:val="20"/>
              </w:rPr>
              <w:t>Per C of C</w:t>
            </w:r>
          </w:p>
        </w:tc>
        <w:tc>
          <w:tcPr>
            <w:tcW w:w="709" w:type="dxa"/>
            <w:vMerge w:val="restart"/>
            <w:tcBorders>
              <w:top w:val="nil"/>
              <w:left w:val="single" w:sz="4" w:space="0" w:color="auto"/>
              <w:bottom w:val="single" w:sz="4" w:space="0" w:color="auto"/>
              <w:right w:val="single" w:sz="4" w:space="0" w:color="auto"/>
            </w:tcBorders>
            <w:shd w:val="clear" w:color="auto" w:fill="auto"/>
            <w:vAlign w:val="center"/>
            <w:hideMark/>
          </w:tcPr>
          <w:p w14:paraId="60D3FC98"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080" w:type="dxa"/>
            <w:tcBorders>
              <w:top w:val="nil"/>
              <w:left w:val="nil"/>
              <w:bottom w:val="single" w:sz="4" w:space="0" w:color="auto"/>
              <w:right w:val="single" w:sz="4" w:space="0" w:color="auto"/>
            </w:tcBorders>
            <w:shd w:val="clear" w:color="auto" w:fill="auto"/>
            <w:vAlign w:val="center"/>
            <w:hideMark/>
          </w:tcPr>
          <w:p w14:paraId="3F8E43B0"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980" w:type="dxa"/>
            <w:tcBorders>
              <w:top w:val="single" w:sz="4" w:space="0" w:color="auto"/>
              <w:left w:val="nil"/>
              <w:bottom w:val="single" w:sz="4" w:space="0" w:color="auto"/>
              <w:right w:val="single" w:sz="4" w:space="0" w:color="auto"/>
            </w:tcBorders>
            <w:shd w:val="clear" w:color="auto" w:fill="auto"/>
            <w:vAlign w:val="center"/>
            <w:hideMark/>
          </w:tcPr>
          <w:p w14:paraId="4FC78310"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990" w:type="dxa"/>
            <w:tcBorders>
              <w:top w:val="nil"/>
              <w:left w:val="nil"/>
              <w:bottom w:val="single" w:sz="4" w:space="0" w:color="auto"/>
              <w:right w:val="single" w:sz="4" w:space="0" w:color="auto"/>
            </w:tcBorders>
            <w:shd w:val="clear" w:color="auto" w:fill="auto"/>
            <w:vAlign w:val="center"/>
            <w:hideMark/>
          </w:tcPr>
          <w:p w14:paraId="33FBEBA2"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170" w:type="dxa"/>
            <w:tcBorders>
              <w:top w:val="nil"/>
              <w:left w:val="nil"/>
              <w:bottom w:val="single" w:sz="4" w:space="0" w:color="auto"/>
              <w:right w:val="single" w:sz="4" w:space="0" w:color="auto"/>
            </w:tcBorders>
            <w:shd w:val="clear" w:color="auto" w:fill="auto"/>
            <w:vAlign w:val="center"/>
            <w:hideMark/>
          </w:tcPr>
          <w:p w14:paraId="628B7220"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260" w:type="dxa"/>
            <w:tcBorders>
              <w:top w:val="nil"/>
              <w:left w:val="nil"/>
              <w:bottom w:val="single" w:sz="4" w:space="0" w:color="auto"/>
              <w:right w:val="single" w:sz="4" w:space="0" w:color="auto"/>
            </w:tcBorders>
            <w:shd w:val="clear" w:color="auto" w:fill="auto"/>
            <w:vAlign w:val="center"/>
            <w:hideMark/>
          </w:tcPr>
          <w:p w14:paraId="1AA63262"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080" w:type="dxa"/>
            <w:vMerge w:val="restart"/>
            <w:tcBorders>
              <w:top w:val="nil"/>
              <w:left w:val="single" w:sz="4" w:space="0" w:color="auto"/>
              <w:bottom w:val="single" w:sz="4" w:space="0" w:color="000000"/>
              <w:right w:val="single" w:sz="4" w:space="0" w:color="auto"/>
            </w:tcBorders>
            <w:shd w:val="clear" w:color="auto" w:fill="auto"/>
            <w:vAlign w:val="center"/>
            <w:hideMark/>
          </w:tcPr>
          <w:p w14:paraId="74E79DA2"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260" w:type="dxa"/>
            <w:tcBorders>
              <w:top w:val="nil"/>
              <w:left w:val="nil"/>
              <w:bottom w:val="single" w:sz="4" w:space="0" w:color="auto"/>
              <w:right w:val="single" w:sz="4" w:space="0" w:color="auto"/>
            </w:tcBorders>
            <w:shd w:val="clear" w:color="auto" w:fill="auto"/>
            <w:vAlign w:val="center"/>
            <w:hideMark/>
          </w:tcPr>
          <w:p w14:paraId="74974D5B"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285" w:type="dxa"/>
            <w:tcBorders>
              <w:top w:val="nil"/>
              <w:left w:val="nil"/>
              <w:bottom w:val="single" w:sz="4" w:space="0" w:color="auto"/>
              <w:right w:val="single" w:sz="4" w:space="0" w:color="auto"/>
            </w:tcBorders>
            <w:shd w:val="clear" w:color="auto" w:fill="auto"/>
            <w:vAlign w:val="center"/>
            <w:hideMark/>
          </w:tcPr>
          <w:p w14:paraId="6B7F7F7C"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2405" w:type="dxa"/>
            <w:vMerge w:val="restart"/>
            <w:tcBorders>
              <w:top w:val="nil"/>
              <w:left w:val="single" w:sz="4" w:space="0" w:color="auto"/>
              <w:bottom w:val="single" w:sz="4" w:space="0" w:color="auto"/>
              <w:right w:val="single" w:sz="4" w:space="0" w:color="auto"/>
            </w:tcBorders>
            <w:shd w:val="clear" w:color="auto" w:fill="auto"/>
            <w:vAlign w:val="center"/>
            <w:hideMark/>
          </w:tcPr>
          <w:p w14:paraId="154AB9C0"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r>
      <w:tr w:rsidR="005C2E19" w:rsidRPr="005C2E19" w14:paraId="6F2A01F4" w14:textId="77777777" w:rsidTr="005C2E19">
        <w:trPr>
          <w:trHeight w:val="300"/>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0CC99CD0" w14:textId="77777777" w:rsidR="005C2E19" w:rsidRPr="005C2E19" w:rsidRDefault="005C2E19" w:rsidP="005C2E19">
            <w:pPr>
              <w:spacing w:after="0" w:line="240" w:lineRule="auto"/>
              <w:rPr>
                <w:rFonts w:eastAsia="Times New Roman" w:cstheme="minorHAnsi"/>
                <w:sz w:val="20"/>
                <w:szCs w:val="20"/>
              </w:rPr>
            </w:pPr>
            <w:r w:rsidRPr="005C2E19">
              <w:rPr>
                <w:rFonts w:eastAsia="Times New Roman" w:cstheme="minorHAnsi"/>
                <w:sz w:val="20"/>
                <w:szCs w:val="20"/>
              </w:rPr>
              <w:t>As-built Conditions</w:t>
            </w:r>
          </w:p>
        </w:tc>
        <w:tc>
          <w:tcPr>
            <w:tcW w:w="709" w:type="dxa"/>
            <w:vMerge/>
            <w:tcBorders>
              <w:top w:val="nil"/>
              <w:left w:val="single" w:sz="4" w:space="0" w:color="auto"/>
              <w:bottom w:val="single" w:sz="4" w:space="0" w:color="auto"/>
              <w:right w:val="single" w:sz="4" w:space="0" w:color="auto"/>
            </w:tcBorders>
            <w:vAlign w:val="center"/>
            <w:hideMark/>
          </w:tcPr>
          <w:p w14:paraId="2D9182F3" w14:textId="77777777" w:rsidR="005C2E19" w:rsidRPr="005C2E19" w:rsidRDefault="005C2E19" w:rsidP="005C2E19">
            <w:pPr>
              <w:spacing w:after="0" w:line="240" w:lineRule="auto"/>
              <w:rPr>
                <w:rFonts w:eastAsia="Times New Roman" w:cstheme="minorHAnsi"/>
                <w:sz w:val="20"/>
                <w:szCs w:val="20"/>
              </w:rPr>
            </w:pPr>
          </w:p>
        </w:tc>
        <w:tc>
          <w:tcPr>
            <w:tcW w:w="1080" w:type="dxa"/>
            <w:tcBorders>
              <w:top w:val="nil"/>
              <w:left w:val="nil"/>
              <w:bottom w:val="single" w:sz="4" w:space="0" w:color="auto"/>
              <w:right w:val="single" w:sz="4" w:space="0" w:color="auto"/>
            </w:tcBorders>
            <w:shd w:val="clear" w:color="auto" w:fill="auto"/>
            <w:vAlign w:val="center"/>
            <w:hideMark/>
          </w:tcPr>
          <w:p w14:paraId="42595E46"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980" w:type="dxa"/>
            <w:tcBorders>
              <w:top w:val="single" w:sz="4" w:space="0" w:color="auto"/>
              <w:left w:val="nil"/>
              <w:bottom w:val="single" w:sz="4" w:space="0" w:color="auto"/>
              <w:right w:val="single" w:sz="4" w:space="0" w:color="auto"/>
            </w:tcBorders>
            <w:shd w:val="clear" w:color="auto" w:fill="auto"/>
            <w:noWrap/>
            <w:vAlign w:val="center"/>
            <w:hideMark/>
          </w:tcPr>
          <w:p w14:paraId="79826D88"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990" w:type="dxa"/>
            <w:tcBorders>
              <w:top w:val="nil"/>
              <w:left w:val="nil"/>
              <w:bottom w:val="single" w:sz="4" w:space="0" w:color="auto"/>
              <w:right w:val="single" w:sz="4" w:space="0" w:color="auto"/>
            </w:tcBorders>
            <w:shd w:val="clear" w:color="auto" w:fill="auto"/>
            <w:noWrap/>
            <w:vAlign w:val="center"/>
            <w:hideMark/>
          </w:tcPr>
          <w:p w14:paraId="1BB0ECE6"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170" w:type="dxa"/>
            <w:tcBorders>
              <w:top w:val="nil"/>
              <w:left w:val="nil"/>
              <w:bottom w:val="single" w:sz="4" w:space="0" w:color="auto"/>
              <w:right w:val="single" w:sz="4" w:space="0" w:color="auto"/>
            </w:tcBorders>
            <w:shd w:val="clear" w:color="auto" w:fill="auto"/>
            <w:vAlign w:val="center"/>
            <w:hideMark/>
          </w:tcPr>
          <w:p w14:paraId="6D7CFC02"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260" w:type="dxa"/>
            <w:tcBorders>
              <w:top w:val="nil"/>
              <w:left w:val="nil"/>
              <w:bottom w:val="single" w:sz="4" w:space="0" w:color="auto"/>
              <w:right w:val="single" w:sz="4" w:space="0" w:color="auto"/>
            </w:tcBorders>
            <w:shd w:val="clear" w:color="auto" w:fill="auto"/>
            <w:noWrap/>
            <w:vAlign w:val="center"/>
            <w:hideMark/>
          </w:tcPr>
          <w:p w14:paraId="6EDCCB5D"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080" w:type="dxa"/>
            <w:vMerge/>
            <w:tcBorders>
              <w:top w:val="nil"/>
              <w:left w:val="single" w:sz="4" w:space="0" w:color="auto"/>
              <w:bottom w:val="single" w:sz="4" w:space="0" w:color="000000"/>
              <w:right w:val="single" w:sz="4" w:space="0" w:color="auto"/>
            </w:tcBorders>
            <w:vAlign w:val="center"/>
            <w:hideMark/>
          </w:tcPr>
          <w:p w14:paraId="2772ABB1" w14:textId="77777777" w:rsidR="005C2E19" w:rsidRPr="005C2E19" w:rsidRDefault="005C2E19" w:rsidP="005C2E19">
            <w:pPr>
              <w:spacing w:after="0" w:line="240" w:lineRule="auto"/>
              <w:rPr>
                <w:rFonts w:eastAsia="Times New Roman" w:cstheme="minorHAnsi"/>
                <w:sz w:val="20"/>
                <w:szCs w:val="20"/>
              </w:rPr>
            </w:pPr>
          </w:p>
        </w:tc>
        <w:tc>
          <w:tcPr>
            <w:tcW w:w="1260" w:type="dxa"/>
            <w:tcBorders>
              <w:top w:val="nil"/>
              <w:left w:val="nil"/>
              <w:bottom w:val="single" w:sz="4" w:space="0" w:color="auto"/>
              <w:right w:val="single" w:sz="4" w:space="0" w:color="auto"/>
            </w:tcBorders>
            <w:shd w:val="clear" w:color="auto" w:fill="auto"/>
            <w:noWrap/>
            <w:vAlign w:val="center"/>
            <w:hideMark/>
          </w:tcPr>
          <w:p w14:paraId="75317758"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285" w:type="dxa"/>
            <w:tcBorders>
              <w:top w:val="nil"/>
              <w:left w:val="nil"/>
              <w:bottom w:val="single" w:sz="4" w:space="0" w:color="auto"/>
              <w:right w:val="single" w:sz="4" w:space="0" w:color="auto"/>
            </w:tcBorders>
            <w:shd w:val="clear" w:color="auto" w:fill="auto"/>
            <w:noWrap/>
            <w:vAlign w:val="center"/>
            <w:hideMark/>
          </w:tcPr>
          <w:p w14:paraId="05BC6734"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2405" w:type="dxa"/>
            <w:vMerge/>
            <w:tcBorders>
              <w:top w:val="nil"/>
              <w:left w:val="single" w:sz="4" w:space="0" w:color="auto"/>
              <w:bottom w:val="single" w:sz="4" w:space="0" w:color="auto"/>
              <w:right w:val="single" w:sz="4" w:space="0" w:color="auto"/>
            </w:tcBorders>
            <w:vAlign w:val="center"/>
            <w:hideMark/>
          </w:tcPr>
          <w:p w14:paraId="27CFEFAA" w14:textId="77777777" w:rsidR="005C2E19" w:rsidRPr="005C2E19" w:rsidRDefault="005C2E19" w:rsidP="005C2E19">
            <w:pPr>
              <w:spacing w:after="0" w:line="240" w:lineRule="auto"/>
              <w:rPr>
                <w:rFonts w:eastAsia="Times New Roman" w:cstheme="minorHAnsi"/>
                <w:sz w:val="20"/>
                <w:szCs w:val="20"/>
              </w:rPr>
            </w:pPr>
          </w:p>
        </w:tc>
      </w:tr>
    </w:tbl>
    <w:p w14:paraId="62B17921" w14:textId="77777777" w:rsidR="005C2E19" w:rsidRDefault="005C2E19">
      <w:pPr>
        <w:rPr>
          <w:rFonts w:eastAsia="Times New Roman" w:cstheme="minorHAnsi"/>
          <w:sz w:val="20"/>
          <w:szCs w:val="20"/>
        </w:rPr>
      </w:pPr>
    </w:p>
    <w:p w14:paraId="2ED2AFCB" w14:textId="77777777" w:rsidR="00D37A59" w:rsidRDefault="00D37A59">
      <w:pPr>
        <w:rPr>
          <w:rFonts w:eastAsia="Times New Roman" w:cstheme="minorHAnsi"/>
          <w:sz w:val="20"/>
          <w:szCs w:val="20"/>
        </w:rPr>
      </w:pPr>
    </w:p>
    <w:p w14:paraId="44985119" w14:textId="77777777" w:rsidR="00D37A59" w:rsidRDefault="00D37A59">
      <w:pPr>
        <w:rPr>
          <w:rFonts w:eastAsia="Times New Roman" w:cstheme="minorHAnsi"/>
          <w:sz w:val="20"/>
          <w:szCs w:val="20"/>
        </w:rPr>
      </w:pPr>
    </w:p>
    <w:p w14:paraId="239F5241" w14:textId="77777777" w:rsidR="00D37A59" w:rsidRDefault="00D37A59">
      <w:pPr>
        <w:rPr>
          <w:rFonts w:eastAsia="Times New Roman" w:cstheme="minorHAnsi"/>
          <w:sz w:val="20"/>
          <w:szCs w:val="20"/>
        </w:rPr>
      </w:pPr>
    </w:p>
    <w:p w14:paraId="114A7D3B" w14:textId="77777777" w:rsidR="00D37A59" w:rsidRDefault="00D37A59">
      <w:pPr>
        <w:rPr>
          <w:rFonts w:eastAsia="Times New Roman" w:cstheme="minorHAnsi"/>
          <w:sz w:val="20"/>
          <w:szCs w:val="20"/>
        </w:rPr>
      </w:pPr>
    </w:p>
    <w:p w14:paraId="7AFEAF66" w14:textId="77777777" w:rsidR="00D37A59" w:rsidRDefault="00D37A59">
      <w:pPr>
        <w:rPr>
          <w:rFonts w:eastAsia="Times New Roman" w:cstheme="minorHAnsi"/>
          <w:sz w:val="20"/>
          <w:szCs w:val="20"/>
        </w:rPr>
      </w:pPr>
    </w:p>
    <w:p w14:paraId="4E2D4674" w14:textId="77777777" w:rsidR="00D37A59" w:rsidRDefault="00D37A59">
      <w:pPr>
        <w:rPr>
          <w:rFonts w:eastAsia="Times New Roman" w:cstheme="minorHAnsi"/>
          <w:sz w:val="20"/>
          <w:szCs w:val="20"/>
        </w:rPr>
      </w:pPr>
    </w:p>
    <w:p w14:paraId="784F8931" w14:textId="77777777" w:rsidR="00D37A59" w:rsidRDefault="00D37A59">
      <w:pPr>
        <w:rPr>
          <w:rFonts w:eastAsia="Times New Roman" w:cstheme="minorHAnsi"/>
          <w:sz w:val="20"/>
          <w:szCs w:val="20"/>
        </w:rPr>
      </w:pPr>
    </w:p>
    <w:tbl>
      <w:tblPr>
        <w:tblW w:w="14305" w:type="dxa"/>
        <w:tblLayout w:type="fixed"/>
        <w:tblLook w:val="04A0" w:firstRow="1" w:lastRow="0" w:firstColumn="1" w:lastColumn="0" w:noHBand="0" w:noVBand="1"/>
      </w:tblPr>
      <w:tblGrid>
        <w:gridCol w:w="1086"/>
        <w:gridCol w:w="11"/>
        <w:gridCol w:w="608"/>
        <w:gridCol w:w="743"/>
        <w:gridCol w:w="165"/>
        <w:gridCol w:w="982"/>
        <w:gridCol w:w="750"/>
        <w:gridCol w:w="177"/>
        <w:gridCol w:w="818"/>
        <w:gridCol w:w="694"/>
        <w:gridCol w:w="1016"/>
        <w:gridCol w:w="254"/>
        <w:gridCol w:w="826"/>
        <w:gridCol w:w="55"/>
        <w:gridCol w:w="937"/>
        <w:gridCol w:w="143"/>
        <w:gridCol w:w="849"/>
        <w:gridCol w:w="591"/>
        <w:gridCol w:w="395"/>
        <w:gridCol w:w="775"/>
        <w:gridCol w:w="1205"/>
        <w:gridCol w:w="55"/>
        <w:gridCol w:w="1170"/>
      </w:tblGrid>
      <w:tr w:rsidR="00037D56" w:rsidRPr="005C2E19" w14:paraId="4BE9EACF" w14:textId="77777777" w:rsidTr="003673CE">
        <w:trPr>
          <w:trHeight w:val="290"/>
        </w:trPr>
        <w:tc>
          <w:tcPr>
            <w:tcW w:w="14305" w:type="dxa"/>
            <w:gridSpan w:val="2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21071C9" w14:textId="1B45C7F0" w:rsidR="005C2E19" w:rsidRPr="005C2E19" w:rsidRDefault="005C2E19" w:rsidP="005C2E19">
            <w:pPr>
              <w:spacing w:after="0" w:line="240" w:lineRule="auto"/>
              <w:rPr>
                <w:rFonts w:ascii="Arial" w:eastAsia="Times New Roman" w:hAnsi="Arial" w:cs="Arial"/>
                <w:b/>
                <w:bCs/>
                <w:color w:val="000000"/>
              </w:rPr>
            </w:pPr>
            <w:r w:rsidRPr="005C2E19">
              <w:rPr>
                <w:rFonts w:eastAsia="Times New Roman" w:cstheme="minorHAnsi"/>
                <w:b/>
                <w:bCs/>
                <w:color w:val="000000"/>
                <w:sz w:val="20"/>
                <w:szCs w:val="20"/>
              </w:rPr>
              <w:t>Chiller Efficiency and Controls</w:t>
            </w:r>
          </w:p>
        </w:tc>
      </w:tr>
      <w:tr w:rsidR="00037D56" w:rsidRPr="005C2E19" w14:paraId="5E6D7208" w14:textId="77777777" w:rsidTr="003673CE">
        <w:trPr>
          <w:trHeight w:val="290"/>
        </w:trPr>
        <w:tc>
          <w:tcPr>
            <w:tcW w:w="1705" w:type="dxa"/>
            <w:gridSpan w:val="3"/>
            <w:tcBorders>
              <w:top w:val="single" w:sz="4" w:space="0" w:color="auto"/>
              <w:left w:val="single" w:sz="4" w:space="0" w:color="auto"/>
              <w:bottom w:val="single" w:sz="4" w:space="0" w:color="auto"/>
              <w:right w:val="single" w:sz="4" w:space="0" w:color="auto"/>
            </w:tcBorders>
            <w:shd w:val="clear" w:color="auto" w:fill="auto"/>
            <w:hideMark/>
          </w:tcPr>
          <w:p w14:paraId="67E1E948"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01</w:t>
            </w:r>
          </w:p>
        </w:tc>
        <w:tc>
          <w:tcPr>
            <w:tcW w:w="908" w:type="dxa"/>
            <w:gridSpan w:val="2"/>
            <w:tcBorders>
              <w:top w:val="nil"/>
              <w:left w:val="nil"/>
              <w:bottom w:val="single" w:sz="4" w:space="0" w:color="auto"/>
              <w:right w:val="single" w:sz="4" w:space="0" w:color="auto"/>
            </w:tcBorders>
            <w:shd w:val="clear" w:color="auto" w:fill="auto"/>
            <w:hideMark/>
          </w:tcPr>
          <w:p w14:paraId="60BF5715"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02</w:t>
            </w:r>
          </w:p>
        </w:tc>
        <w:tc>
          <w:tcPr>
            <w:tcW w:w="1732" w:type="dxa"/>
            <w:gridSpan w:val="2"/>
            <w:tcBorders>
              <w:top w:val="single" w:sz="4" w:space="0" w:color="auto"/>
              <w:left w:val="nil"/>
              <w:bottom w:val="single" w:sz="4" w:space="0" w:color="auto"/>
              <w:right w:val="single" w:sz="4" w:space="0" w:color="auto"/>
            </w:tcBorders>
            <w:shd w:val="clear" w:color="auto" w:fill="auto"/>
            <w:hideMark/>
          </w:tcPr>
          <w:p w14:paraId="277C97FF"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03</w:t>
            </w:r>
          </w:p>
        </w:tc>
        <w:tc>
          <w:tcPr>
            <w:tcW w:w="995" w:type="dxa"/>
            <w:gridSpan w:val="2"/>
            <w:tcBorders>
              <w:top w:val="nil"/>
              <w:left w:val="nil"/>
              <w:bottom w:val="single" w:sz="4" w:space="0" w:color="auto"/>
              <w:right w:val="single" w:sz="4" w:space="0" w:color="auto"/>
            </w:tcBorders>
            <w:shd w:val="clear" w:color="auto" w:fill="auto"/>
            <w:hideMark/>
          </w:tcPr>
          <w:p w14:paraId="71DFE388"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04</w:t>
            </w:r>
          </w:p>
        </w:tc>
        <w:tc>
          <w:tcPr>
            <w:tcW w:w="694" w:type="dxa"/>
            <w:tcBorders>
              <w:top w:val="nil"/>
              <w:left w:val="nil"/>
              <w:bottom w:val="single" w:sz="4" w:space="0" w:color="auto"/>
              <w:right w:val="single" w:sz="4" w:space="0" w:color="auto"/>
            </w:tcBorders>
            <w:shd w:val="clear" w:color="auto" w:fill="auto"/>
            <w:hideMark/>
          </w:tcPr>
          <w:p w14:paraId="3528C6B4"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05</w:t>
            </w:r>
          </w:p>
        </w:tc>
        <w:tc>
          <w:tcPr>
            <w:tcW w:w="1016" w:type="dxa"/>
            <w:tcBorders>
              <w:top w:val="nil"/>
              <w:left w:val="nil"/>
              <w:bottom w:val="single" w:sz="4" w:space="0" w:color="auto"/>
              <w:right w:val="single" w:sz="4" w:space="0" w:color="auto"/>
            </w:tcBorders>
            <w:shd w:val="clear" w:color="auto" w:fill="auto"/>
            <w:hideMark/>
          </w:tcPr>
          <w:p w14:paraId="785BA940"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06</w:t>
            </w:r>
          </w:p>
        </w:tc>
        <w:tc>
          <w:tcPr>
            <w:tcW w:w="1080" w:type="dxa"/>
            <w:gridSpan w:val="2"/>
            <w:tcBorders>
              <w:top w:val="nil"/>
              <w:left w:val="nil"/>
              <w:bottom w:val="single" w:sz="4" w:space="0" w:color="auto"/>
              <w:right w:val="single" w:sz="4" w:space="0" w:color="auto"/>
            </w:tcBorders>
            <w:shd w:val="clear" w:color="auto" w:fill="auto"/>
            <w:hideMark/>
          </w:tcPr>
          <w:p w14:paraId="6F78EF7D"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07</w:t>
            </w:r>
          </w:p>
        </w:tc>
        <w:tc>
          <w:tcPr>
            <w:tcW w:w="992" w:type="dxa"/>
            <w:gridSpan w:val="2"/>
            <w:tcBorders>
              <w:top w:val="nil"/>
              <w:left w:val="nil"/>
              <w:bottom w:val="single" w:sz="4" w:space="0" w:color="auto"/>
              <w:right w:val="single" w:sz="4" w:space="0" w:color="auto"/>
            </w:tcBorders>
            <w:shd w:val="clear" w:color="auto" w:fill="auto"/>
            <w:hideMark/>
          </w:tcPr>
          <w:p w14:paraId="0D887657"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08</w:t>
            </w:r>
          </w:p>
        </w:tc>
        <w:tc>
          <w:tcPr>
            <w:tcW w:w="992" w:type="dxa"/>
            <w:gridSpan w:val="2"/>
            <w:tcBorders>
              <w:top w:val="nil"/>
              <w:left w:val="nil"/>
              <w:bottom w:val="single" w:sz="4" w:space="0" w:color="auto"/>
              <w:right w:val="single" w:sz="4" w:space="0" w:color="auto"/>
            </w:tcBorders>
            <w:shd w:val="clear" w:color="auto" w:fill="auto"/>
            <w:hideMark/>
          </w:tcPr>
          <w:p w14:paraId="473098AF"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09</w:t>
            </w:r>
          </w:p>
        </w:tc>
        <w:tc>
          <w:tcPr>
            <w:tcW w:w="986" w:type="dxa"/>
            <w:gridSpan w:val="2"/>
            <w:tcBorders>
              <w:top w:val="nil"/>
              <w:left w:val="nil"/>
              <w:bottom w:val="single" w:sz="4" w:space="0" w:color="auto"/>
              <w:right w:val="single" w:sz="4" w:space="0" w:color="auto"/>
            </w:tcBorders>
            <w:shd w:val="clear" w:color="auto" w:fill="auto"/>
            <w:hideMark/>
          </w:tcPr>
          <w:p w14:paraId="2E5E4A71"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10</w:t>
            </w:r>
          </w:p>
        </w:tc>
        <w:tc>
          <w:tcPr>
            <w:tcW w:w="1980" w:type="dxa"/>
            <w:gridSpan w:val="2"/>
            <w:tcBorders>
              <w:top w:val="nil"/>
              <w:left w:val="nil"/>
              <w:bottom w:val="single" w:sz="4" w:space="0" w:color="auto"/>
              <w:right w:val="single" w:sz="4" w:space="0" w:color="auto"/>
            </w:tcBorders>
            <w:shd w:val="clear" w:color="auto" w:fill="auto"/>
            <w:hideMark/>
          </w:tcPr>
          <w:p w14:paraId="725A94DC"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11</w:t>
            </w:r>
          </w:p>
        </w:tc>
        <w:tc>
          <w:tcPr>
            <w:tcW w:w="1225" w:type="dxa"/>
            <w:gridSpan w:val="2"/>
            <w:tcBorders>
              <w:top w:val="nil"/>
              <w:left w:val="nil"/>
              <w:bottom w:val="single" w:sz="4" w:space="0" w:color="auto"/>
              <w:right w:val="single" w:sz="4" w:space="0" w:color="auto"/>
            </w:tcBorders>
            <w:shd w:val="clear" w:color="auto" w:fill="auto"/>
            <w:hideMark/>
          </w:tcPr>
          <w:p w14:paraId="180DA486"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12</w:t>
            </w:r>
          </w:p>
        </w:tc>
      </w:tr>
      <w:tr w:rsidR="00037D56" w:rsidRPr="005C2E19" w14:paraId="586B9A24" w14:textId="77777777" w:rsidTr="003673CE">
        <w:trPr>
          <w:trHeight w:val="290"/>
        </w:trPr>
        <w:tc>
          <w:tcPr>
            <w:tcW w:w="1705" w:type="dxa"/>
            <w:gridSpan w:val="3"/>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27BC9671"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Tag/Plan Detail ID</w:t>
            </w:r>
          </w:p>
        </w:tc>
        <w:tc>
          <w:tcPr>
            <w:tcW w:w="908"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08E4385B"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Model #</w:t>
            </w:r>
          </w:p>
        </w:tc>
        <w:tc>
          <w:tcPr>
            <w:tcW w:w="1732"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3652C397"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Equipment Type</w:t>
            </w:r>
          </w:p>
        </w:tc>
        <w:tc>
          <w:tcPr>
            <w:tcW w:w="995"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20264B1A"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Quantity</w:t>
            </w:r>
          </w:p>
        </w:tc>
        <w:tc>
          <w:tcPr>
            <w:tcW w:w="694" w:type="dxa"/>
            <w:vMerge w:val="restart"/>
            <w:tcBorders>
              <w:top w:val="nil"/>
              <w:left w:val="single" w:sz="4" w:space="0" w:color="auto"/>
              <w:bottom w:val="single" w:sz="4" w:space="0" w:color="000000"/>
              <w:right w:val="single" w:sz="4" w:space="0" w:color="auto"/>
            </w:tcBorders>
            <w:shd w:val="clear" w:color="auto" w:fill="auto"/>
            <w:vAlign w:val="center"/>
            <w:hideMark/>
          </w:tcPr>
          <w:p w14:paraId="781BF6B7"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xml:space="preserve">Size </w:t>
            </w:r>
            <w:r w:rsidRPr="005C2E19">
              <w:rPr>
                <w:rFonts w:eastAsia="Times New Roman" w:cstheme="minorHAnsi"/>
                <w:sz w:val="20"/>
                <w:szCs w:val="20"/>
              </w:rPr>
              <w:br/>
              <w:t>(tons)</w:t>
            </w:r>
          </w:p>
        </w:tc>
        <w:tc>
          <w:tcPr>
            <w:tcW w:w="1016" w:type="dxa"/>
            <w:vMerge w:val="restart"/>
            <w:tcBorders>
              <w:top w:val="nil"/>
              <w:left w:val="single" w:sz="4" w:space="0" w:color="auto"/>
              <w:bottom w:val="single" w:sz="4" w:space="0" w:color="000000"/>
              <w:right w:val="single" w:sz="4" w:space="0" w:color="auto"/>
            </w:tcBorders>
            <w:shd w:val="clear" w:color="auto" w:fill="auto"/>
            <w:vAlign w:val="center"/>
            <w:hideMark/>
          </w:tcPr>
          <w:p w14:paraId="63D4B540"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Rated Efficiency #1</w:t>
            </w:r>
          </w:p>
        </w:tc>
        <w:tc>
          <w:tcPr>
            <w:tcW w:w="1080"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723A524E"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Efficiency Unit #1</w:t>
            </w:r>
          </w:p>
        </w:tc>
        <w:tc>
          <w:tcPr>
            <w:tcW w:w="99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4274766B"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Rated Efficiency #2</w:t>
            </w:r>
          </w:p>
        </w:tc>
        <w:tc>
          <w:tcPr>
            <w:tcW w:w="99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08EFB8EC"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Efficiency Unit #2</w:t>
            </w:r>
          </w:p>
        </w:tc>
        <w:tc>
          <w:tcPr>
            <w:tcW w:w="2966" w:type="dxa"/>
            <w:gridSpan w:val="4"/>
            <w:tcBorders>
              <w:top w:val="single" w:sz="4" w:space="0" w:color="auto"/>
              <w:left w:val="nil"/>
              <w:bottom w:val="single" w:sz="4" w:space="0" w:color="auto"/>
              <w:right w:val="single" w:sz="4" w:space="0" w:color="000000"/>
            </w:tcBorders>
            <w:shd w:val="clear" w:color="auto" w:fill="auto"/>
            <w:vAlign w:val="center"/>
            <w:hideMark/>
          </w:tcPr>
          <w:p w14:paraId="6F95E53D"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Controls</w:t>
            </w:r>
          </w:p>
        </w:tc>
        <w:tc>
          <w:tcPr>
            <w:tcW w:w="1225"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64883524"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Equipment Compliance</w:t>
            </w:r>
          </w:p>
        </w:tc>
      </w:tr>
      <w:tr w:rsidR="00037D56" w:rsidRPr="005C2E19" w14:paraId="16FD7CAB" w14:textId="77777777" w:rsidTr="003673CE">
        <w:trPr>
          <w:trHeight w:val="463"/>
        </w:trPr>
        <w:tc>
          <w:tcPr>
            <w:tcW w:w="1705" w:type="dxa"/>
            <w:gridSpan w:val="3"/>
            <w:vMerge/>
            <w:tcBorders>
              <w:top w:val="single" w:sz="4" w:space="0" w:color="auto"/>
              <w:left w:val="single" w:sz="4" w:space="0" w:color="auto"/>
              <w:bottom w:val="single" w:sz="4" w:space="0" w:color="000000"/>
              <w:right w:val="single" w:sz="4" w:space="0" w:color="000000"/>
            </w:tcBorders>
            <w:vAlign w:val="center"/>
            <w:hideMark/>
          </w:tcPr>
          <w:p w14:paraId="33053EC8" w14:textId="77777777" w:rsidR="005C2E19" w:rsidRPr="005C2E19" w:rsidRDefault="005C2E19" w:rsidP="005C2E19">
            <w:pPr>
              <w:spacing w:after="0" w:line="240" w:lineRule="auto"/>
              <w:rPr>
                <w:rFonts w:eastAsia="Times New Roman" w:cstheme="minorHAnsi"/>
                <w:sz w:val="20"/>
                <w:szCs w:val="20"/>
              </w:rPr>
            </w:pPr>
          </w:p>
        </w:tc>
        <w:tc>
          <w:tcPr>
            <w:tcW w:w="908" w:type="dxa"/>
            <w:gridSpan w:val="2"/>
            <w:vMerge/>
            <w:tcBorders>
              <w:top w:val="nil"/>
              <w:left w:val="single" w:sz="4" w:space="0" w:color="auto"/>
              <w:bottom w:val="single" w:sz="4" w:space="0" w:color="auto"/>
              <w:right w:val="single" w:sz="4" w:space="0" w:color="auto"/>
            </w:tcBorders>
            <w:vAlign w:val="center"/>
            <w:hideMark/>
          </w:tcPr>
          <w:p w14:paraId="6B46411E" w14:textId="77777777" w:rsidR="005C2E19" w:rsidRPr="005C2E19" w:rsidRDefault="005C2E19" w:rsidP="005C2E19">
            <w:pPr>
              <w:spacing w:after="0" w:line="240" w:lineRule="auto"/>
              <w:rPr>
                <w:rFonts w:eastAsia="Times New Roman" w:cstheme="minorHAnsi"/>
                <w:sz w:val="20"/>
                <w:szCs w:val="20"/>
              </w:rPr>
            </w:pPr>
          </w:p>
        </w:tc>
        <w:tc>
          <w:tcPr>
            <w:tcW w:w="1732" w:type="dxa"/>
            <w:gridSpan w:val="2"/>
            <w:vMerge/>
            <w:tcBorders>
              <w:top w:val="single" w:sz="4" w:space="0" w:color="auto"/>
              <w:left w:val="single" w:sz="4" w:space="0" w:color="auto"/>
              <w:bottom w:val="single" w:sz="4" w:space="0" w:color="000000"/>
              <w:right w:val="single" w:sz="4" w:space="0" w:color="000000"/>
            </w:tcBorders>
            <w:vAlign w:val="center"/>
            <w:hideMark/>
          </w:tcPr>
          <w:p w14:paraId="013CFA2A" w14:textId="77777777" w:rsidR="005C2E19" w:rsidRPr="005C2E19" w:rsidRDefault="005C2E19" w:rsidP="005C2E19">
            <w:pPr>
              <w:spacing w:after="0" w:line="240" w:lineRule="auto"/>
              <w:rPr>
                <w:rFonts w:eastAsia="Times New Roman" w:cstheme="minorHAnsi"/>
                <w:sz w:val="20"/>
                <w:szCs w:val="20"/>
              </w:rPr>
            </w:pPr>
          </w:p>
        </w:tc>
        <w:tc>
          <w:tcPr>
            <w:tcW w:w="995" w:type="dxa"/>
            <w:gridSpan w:val="2"/>
            <w:vMerge/>
            <w:tcBorders>
              <w:top w:val="nil"/>
              <w:left w:val="single" w:sz="4" w:space="0" w:color="auto"/>
              <w:bottom w:val="single" w:sz="4" w:space="0" w:color="000000"/>
              <w:right w:val="single" w:sz="4" w:space="0" w:color="auto"/>
            </w:tcBorders>
            <w:vAlign w:val="center"/>
            <w:hideMark/>
          </w:tcPr>
          <w:p w14:paraId="1B55BDDB" w14:textId="77777777" w:rsidR="005C2E19" w:rsidRPr="005C2E19" w:rsidRDefault="005C2E19" w:rsidP="005C2E19">
            <w:pPr>
              <w:spacing w:after="0" w:line="240" w:lineRule="auto"/>
              <w:rPr>
                <w:rFonts w:eastAsia="Times New Roman" w:cstheme="minorHAnsi"/>
                <w:sz w:val="20"/>
                <w:szCs w:val="20"/>
              </w:rPr>
            </w:pPr>
          </w:p>
        </w:tc>
        <w:tc>
          <w:tcPr>
            <w:tcW w:w="694" w:type="dxa"/>
            <w:vMerge/>
            <w:tcBorders>
              <w:top w:val="nil"/>
              <w:left w:val="single" w:sz="4" w:space="0" w:color="auto"/>
              <w:bottom w:val="single" w:sz="4" w:space="0" w:color="000000"/>
              <w:right w:val="single" w:sz="4" w:space="0" w:color="auto"/>
            </w:tcBorders>
            <w:vAlign w:val="center"/>
            <w:hideMark/>
          </w:tcPr>
          <w:p w14:paraId="43612E8F" w14:textId="77777777" w:rsidR="005C2E19" w:rsidRPr="005C2E19" w:rsidRDefault="005C2E19" w:rsidP="005C2E19">
            <w:pPr>
              <w:spacing w:after="0" w:line="240" w:lineRule="auto"/>
              <w:rPr>
                <w:rFonts w:eastAsia="Times New Roman" w:cstheme="minorHAnsi"/>
                <w:sz w:val="20"/>
                <w:szCs w:val="20"/>
              </w:rPr>
            </w:pPr>
          </w:p>
        </w:tc>
        <w:tc>
          <w:tcPr>
            <w:tcW w:w="1016" w:type="dxa"/>
            <w:vMerge/>
            <w:tcBorders>
              <w:top w:val="nil"/>
              <w:left w:val="single" w:sz="4" w:space="0" w:color="auto"/>
              <w:bottom w:val="single" w:sz="4" w:space="0" w:color="000000"/>
              <w:right w:val="single" w:sz="4" w:space="0" w:color="auto"/>
            </w:tcBorders>
            <w:vAlign w:val="center"/>
            <w:hideMark/>
          </w:tcPr>
          <w:p w14:paraId="02440B8B" w14:textId="77777777" w:rsidR="005C2E19" w:rsidRPr="005C2E19" w:rsidRDefault="005C2E19" w:rsidP="005C2E19">
            <w:pPr>
              <w:spacing w:after="0" w:line="240" w:lineRule="auto"/>
              <w:rPr>
                <w:rFonts w:eastAsia="Times New Roman" w:cstheme="minorHAnsi"/>
                <w:sz w:val="20"/>
                <w:szCs w:val="20"/>
              </w:rPr>
            </w:pPr>
          </w:p>
        </w:tc>
        <w:tc>
          <w:tcPr>
            <w:tcW w:w="1080" w:type="dxa"/>
            <w:gridSpan w:val="2"/>
            <w:vMerge/>
            <w:tcBorders>
              <w:top w:val="nil"/>
              <w:left w:val="single" w:sz="4" w:space="0" w:color="auto"/>
              <w:bottom w:val="single" w:sz="4" w:space="0" w:color="000000"/>
              <w:right w:val="single" w:sz="4" w:space="0" w:color="auto"/>
            </w:tcBorders>
            <w:vAlign w:val="center"/>
            <w:hideMark/>
          </w:tcPr>
          <w:p w14:paraId="077B785D" w14:textId="77777777" w:rsidR="005C2E19" w:rsidRPr="005C2E19" w:rsidRDefault="005C2E19" w:rsidP="005C2E19">
            <w:pPr>
              <w:spacing w:after="0" w:line="240" w:lineRule="auto"/>
              <w:rPr>
                <w:rFonts w:eastAsia="Times New Roman" w:cstheme="minorHAnsi"/>
                <w:sz w:val="20"/>
                <w:szCs w:val="20"/>
              </w:rPr>
            </w:pPr>
          </w:p>
        </w:tc>
        <w:tc>
          <w:tcPr>
            <w:tcW w:w="992" w:type="dxa"/>
            <w:gridSpan w:val="2"/>
            <w:vMerge/>
            <w:tcBorders>
              <w:top w:val="nil"/>
              <w:left w:val="single" w:sz="4" w:space="0" w:color="auto"/>
              <w:bottom w:val="single" w:sz="4" w:space="0" w:color="000000"/>
              <w:right w:val="single" w:sz="4" w:space="0" w:color="auto"/>
            </w:tcBorders>
            <w:vAlign w:val="center"/>
            <w:hideMark/>
          </w:tcPr>
          <w:p w14:paraId="26C5495A" w14:textId="77777777" w:rsidR="005C2E19" w:rsidRPr="005C2E19" w:rsidRDefault="005C2E19" w:rsidP="005C2E19">
            <w:pPr>
              <w:spacing w:after="0" w:line="240" w:lineRule="auto"/>
              <w:rPr>
                <w:rFonts w:eastAsia="Times New Roman" w:cstheme="minorHAnsi"/>
                <w:sz w:val="20"/>
                <w:szCs w:val="20"/>
              </w:rPr>
            </w:pPr>
          </w:p>
        </w:tc>
        <w:tc>
          <w:tcPr>
            <w:tcW w:w="992" w:type="dxa"/>
            <w:gridSpan w:val="2"/>
            <w:vMerge/>
            <w:tcBorders>
              <w:top w:val="nil"/>
              <w:left w:val="single" w:sz="4" w:space="0" w:color="auto"/>
              <w:bottom w:val="single" w:sz="4" w:space="0" w:color="000000"/>
              <w:right w:val="single" w:sz="4" w:space="0" w:color="auto"/>
            </w:tcBorders>
            <w:vAlign w:val="center"/>
            <w:hideMark/>
          </w:tcPr>
          <w:p w14:paraId="799BC9B0" w14:textId="77777777" w:rsidR="005C2E19" w:rsidRPr="005C2E19" w:rsidRDefault="005C2E19" w:rsidP="005C2E19">
            <w:pPr>
              <w:spacing w:after="0" w:line="240" w:lineRule="auto"/>
              <w:rPr>
                <w:rFonts w:eastAsia="Times New Roman" w:cstheme="minorHAnsi"/>
                <w:sz w:val="20"/>
                <w:szCs w:val="20"/>
              </w:rPr>
            </w:pPr>
          </w:p>
        </w:tc>
        <w:tc>
          <w:tcPr>
            <w:tcW w:w="986" w:type="dxa"/>
            <w:gridSpan w:val="2"/>
            <w:tcBorders>
              <w:top w:val="nil"/>
              <w:left w:val="nil"/>
              <w:bottom w:val="single" w:sz="4" w:space="0" w:color="auto"/>
              <w:right w:val="single" w:sz="4" w:space="0" w:color="auto"/>
            </w:tcBorders>
            <w:shd w:val="clear" w:color="auto" w:fill="auto"/>
            <w:vAlign w:val="center"/>
            <w:hideMark/>
          </w:tcPr>
          <w:p w14:paraId="68956B3F"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Isolation Valve</w:t>
            </w:r>
          </w:p>
        </w:tc>
        <w:tc>
          <w:tcPr>
            <w:tcW w:w="1980" w:type="dxa"/>
            <w:gridSpan w:val="2"/>
            <w:tcBorders>
              <w:top w:val="nil"/>
              <w:left w:val="nil"/>
              <w:bottom w:val="single" w:sz="4" w:space="0" w:color="auto"/>
              <w:right w:val="single" w:sz="4" w:space="0" w:color="auto"/>
            </w:tcBorders>
            <w:shd w:val="clear" w:color="auto" w:fill="auto"/>
            <w:vAlign w:val="center"/>
            <w:hideMark/>
          </w:tcPr>
          <w:p w14:paraId="47402D52"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Temperature Reset</w:t>
            </w:r>
          </w:p>
        </w:tc>
        <w:tc>
          <w:tcPr>
            <w:tcW w:w="1225" w:type="dxa"/>
            <w:gridSpan w:val="2"/>
            <w:vMerge/>
            <w:tcBorders>
              <w:top w:val="nil"/>
              <w:left w:val="single" w:sz="4" w:space="0" w:color="auto"/>
              <w:bottom w:val="single" w:sz="4" w:space="0" w:color="000000"/>
              <w:right w:val="single" w:sz="4" w:space="0" w:color="auto"/>
            </w:tcBorders>
            <w:vAlign w:val="center"/>
            <w:hideMark/>
          </w:tcPr>
          <w:p w14:paraId="0417900A" w14:textId="77777777" w:rsidR="005C2E19" w:rsidRPr="005C2E19" w:rsidRDefault="005C2E19" w:rsidP="005C2E19">
            <w:pPr>
              <w:spacing w:after="0" w:line="240" w:lineRule="auto"/>
              <w:rPr>
                <w:rFonts w:eastAsia="Times New Roman" w:cstheme="minorHAnsi"/>
                <w:sz w:val="20"/>
                <w:szCs w:val="20"/>
              </w:rPr>
            </w:pPr>
          </w:p>
        </w:tc>
      </w:tr>
      <w:tr w:rsidR="00037D56" w:rsidRPr="005C2E19" w14:paraId="47A8EF05" w14:textId="77777777" w:rsidTr="003673CE">
        <w:trPr>
          <w:trHeight w:val="330"/>
        </w:trPr>
        <w:tc>
          <w:tcPr>
            <w:tcW w:w="1097" w:type="dxa"/>
            <w:gridSpan w:val="2"/>
            <w:tcBorders>
              <w:top w:val="nil"/>
              <w:left w:val="single" w:sz="4" w:space="0" w:color="auto"/>
              <w:bottom w:val="single" w:sz="4" w:space="0" w:color="auto"/>
              <w:right w:val="single" w:sz="4" w:space="0" w:color="auto"/>
            </w:tcBorders>
            <w:shd w:val="clear" w:color="auto" w:fill="auto"/>
            <w:noWrap/>
            <w:vAlign w:val="bottom"/>
            <w:hideMark/>
          </w:tcPr>
          <w:p w14:paraId="15A465F8" w14:textId="77777777" w:rsidR="005C2E19" w:rsidRPr="005C2E19" w:rsidRDefault="005C2E19" w:rsidP="005C2E19">
            <w:pPr>
              <w:spacing w:after="0" w:line="240" w:lineRule="auto"/>
              <w:rPr>
                <w:rFonts w:eastAsia="Times New Roman" w:cstheme="minorHAnsi"/>
                <w:sz w:val="20"/>
                <w:szCs w:val="20"/>
              </w:rPr>
            </w:pPr>
            <w:r w:rsidRPr="005C2E19">
              <w:rPr>
                <w:rFonts w:eastAsia="Times New Roman" w:cstheme="minorHAnsi"/>
                <w:sz w:val="20"/>
                <w:szCs w:val="20"/>
              </w:rPr>
              <w:t>Per C of C</w:t>
            </w:r>
          </w:p>
        </w:tc>
        <w:tc>
          <w:tcPr>
            <w:tcW w:w="608" w:type="dxa"/>
            <w:vMerge w:val="restart"/>
            <w:tcBorders>
              <w:top w:val="nil"/>
              <w:left w:val="single" w:sz="4" w:space="0" w:color="auto"/>
              <w:bottom w:val="single" w:sz="4" w:space="0" w:color="auto"/>
              <w:right w:val="single" w:sz="4" w:space="0" w:color="auto"/>
            </w:tcBorders>
            <w:shd w:val="clear" w:color="auto" w:fill="auto"/>
            <w:vAlign w:val="center"/>
            <w:hideMark/>
          </w:tcPr>
          <w:p w14:paraId="5EE89742"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908" w:type="dxa"/>
            <w:gridSpan w:val="2"/>
            <w:tcBorders>
              <w:top w:val="nil"/>
              <w:left w:val="nil"/>
              <w:bottom w:val="single" w:sz="4" w:space="0" w:color="auto"/>
              <w:right w:val="single" w:sz="4" w:space="0" w:color="auto"/>
            </w:tcBorders>
            <w:shd w:val="clear" w:color="auto" w:fill="auto"/>
            <w:vAlign w:val="center"/>
            <w:hideMark/>
          </w:tcPr>
          <w:p w14:paraId="1BFFB9B6"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732" w:type="dxa"/>
            <w:gridSpan w:val="2"/>
            <w:tcBorders>
              <w:top w:val="single" w:sz="4" w:space="0" w:color="auto"/>
              <w:left w:val="nil"/>
              <w:bottom w:val="single" w:sz="4" w:space="0" w:color="auto"/>
              <w:right w:val="single" w:sz="4" w:space="0" w:color="auto"/>
            </w:tcBorders>
            <w:shd w:val="clear" w:color="auto" w:fill="auto"/>
            <w:vAlign w:val="center"/>
            <w:hideMark/>
          </w:tcPr>
          <w:p w14:paraId="3C8442D3"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995" w:type="dxa"/>
            <w:gridSpan w:val="2"/>
            <w:tcBorders>
              <w:top w:val="nil"/>
              <w:left w:val="nil"/>
              <w:bottom w:val="single" w:sz="4" w:space="0" w:color="auto"/>
              <w:right w:val="single" w:sz="4" w:space="0" w:color="auto"/>
            </w:tcBorders>
            <w:shd w:val="clear" w:color="auto" w:fill="auto"/>
            <w:vAlign w:val="center"/>
            <w:hideMark/>
          </w:tcPr>
          <w:p w14:paraId="39046BF9"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694" w:type="dxa"/>
            <w:tcBorders>
              <w:top w:val="nil"/>
              <w:left w:val="nil"/>
              <w:bottom w:val="single" w:sz="4" w:space="0" w:color="auto"/>
              <w:right w:val="single" w:sz="4" w:space="0" w:color="auto"/>
            </w:tcBorders>
            <w:shd w:val="clear" w:color="auto" w:fill="auto"/>
            <w:vAlign w:val="center"/>
            <w:hideMark/>
          </w:tcPr>
          <w:p w14:paraId="79AF08B2"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016" w:type="dxa"/>
            <w:tcBorders>
              <w:top w:val="nil"/>
              <w:left w:val="nil"/>
              <w:bottom w:val="single" w:sz="4" w:space="0" w:color="auto"/>
              <w:right w:val="single" w:sz="4" w:space="0" w:color="auto"/>
            </w:tcBorders>
            <w:shd w:val="clear" w:color="auto" w:fill="auto"/>
            <w:vAlign w:val="center"/>
            <w:hideMark/>
          </w:tcPr>
          <w:p w14:paraId="4AED7B51"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080"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13A0A693"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992" w:type="dxa"/>
            <w:gridSpan w:val="2"/>
            <w:tcBorders>
              <w:top w:val="nil"/>
              <w:left w:val="nil"/>
              <w:bottom w:val="single" w:sz="4" w:space="0" w:color="auto"/>
              <w:right w:val="single" w:sz="4" w:space="0" w:color="auto"/>
            </w:tcBorders>
            <w:shd w:val="clear" w:color="auto" w:fill="auto"/>
            <w:vAlign w:val="center"/>
            <w:hideMark/>
          </w:tcPr>
          <w:p w14:paraId="15230835"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99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7BFE9292"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986" w:type="dxa"/>
            <w:gridSpan w:val="2"/>
            <w:tcBorders>
              <w:top w:val="nil"/>
              <w:left w:val="nil"/>
              <w:bottom w:val="single" w:sz="4" w:space="0" w:color="auto"/>
              <w:right w:val="single" w:sz="4" w:space="0" w:color="auto"/>
            </w:tcBorders>
            <w:shd w:val="clear" w:color="auto" w:fill="auto"/>
            <w:vAlign w:val="center"/>
            <w:hideMark/>
          </w:tcPr>
          <w:p w14:paraId="7049E984"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980" w:type="dxa"/>
            <w:gridSpan w:val="2"/>
            <w:tcBorders>
              <w:top w:val="nil"/>
              <w:left w:val="nil"/>
              <w:bottom w:val="single" w:sz="4" w:space="0" w:color="auto"/>
              <w:right w:val="single" w:sz="4" w:space="0" w:color="auto"/>
            </w:tcBorders>
            <w:shd w:val="clear" w:color="auto" w:fill="auto"/>
            <w:vAlign w:val="center"/>
            <w:hideMark/>
          </w:tcPr>
          <w:p w14:paraId="5E905E2B"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225"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63798324"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r>
      <w:tr w:rsidR="00037D56" w:rsidRPr="005C2E19" w14:paraId="2B682E4F" w14:textId="77777777" w:rsidTr="003673CE">
        <w:trPr>
          <w:trHeight w:val="300"/>
        </w:trPr>
        <w:tc>
          <w:tcPr>
            <w:tcW w:w="1097" w:type="dxa"/>
            <w:gridSpan w:val="2"/>
            <w:tcBorders>
              <w:top w:val="nil"/>
              <w:left w:val="single" w:sz="4" w:space="0" w:color="auto"/>
              <w:bottom w:val="single" w:sz="4" w:space="0" w:color="auto"/>
              <w:right w:val="single" w:sz="4" w:space="0" w:color="auto"/>
            </w:tcBorders>
            <w:shd w:val="clear" w:color="auto" w:fill="auto"/>
            <w:noWrap/>
            <w:vAlign w:val="bottom"/>
            <w:hideMark/>
          </w:tcPr>
          <w:p w14:paraId="36E65EB8" w14:textId="77777777" w:rsidR="005C2E19" w:rsidRPr="005C2E19" w:rsidRDefault="005C2E19" w:rsidP="005C2E19">
            <w:pPr>
              <w:spacing w:after="0" w:line="240" w:lineRule="auto"/>
              <w:rPr>
                <w:rFonts w:eastAsia="Times New Roman" w:cstheme="minorHAnsi"/>
                <w:sz w:val="20"/>
                <w:szCs w:val="20"/>
              </w:rPr>
            </w:pPr>
            <w:r w:rsidRPr="005C2E19">
              <w:rPr>
                <w:rFonts w:eastAsia="Times New Roman" w:cstheme="minorHAnsi"/>
                <w:sz w:val="20"/>
                <w:szCs w:val="20"/>
              </w:rPr>
              <w:t>As-built Conditions</w:t>
            </w:r>
          </w:p>
        </w:tc>
        <w:tc>
          <w:tcPr>
            <w:tcW w:w="608" w:type="dxa"/>
            <w:vMerge/>
            <w:tcBorders>
              <w:top w:val="nil"/>
              <w:left w:val="single" w:sz="4" w:space="0" w:color="auto"/>
              <w:bottom w:val="single" w:sz="4" w:space="0" w:color="auto"/>
              <w:right w:val="single" w:sz="4" w:space="0" w:color="auto"/>
            </w:tcBorders>
            <w:vAlign w:val="center"/>
            <w:hideMark/>
          </w:tcPr>
          <w:p w14:paraId="3ECC92C2" w14:textId="77777777" w:rsidR="005C2E19" w:rsidRPr="005C2E19" w:rsidRDefault="005C2E19" w:rsidP="005C2E19">
            <w:pPr>
              <w:spacing w:after="0" w:line="240" w:lineRule="auto"/>
              <w:rPr>
                <w:rFonts w:eastAsia="Times New Roman" w:cstheme="minorHAnsi"/>
                <w:sz w:val="20"/>
                <w:szCs w:val="20"/>
              </w:rPr>
            </w:pPr>
          </w:p>
        </w:tc>
        <w:tc>
          <w:tcPr>
            <w:tcW w:w="908" w:type="dxa"/>
            <w:gridSpan w:val="2"/>
            <w:tcBorders>
              <w:top w:val="nil"/>
              <w:left w:val="nil"/>
              <w:bottom w:val="single" w:sz="4" w:space="0" w:color="auto"/>
              <w:right w:val="single" w:sz="4" w:space="0" w:color="auto"/>
            </w:tcBorders>
            <w:shd w:val="clear" w:color="auto" w:fill="auto"/>
            <w:vAlign w:val="center"/>
            <w:hideMark/>
          </w:tcPr>
          <w:p w14:paraId="4926F51E"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732" w:type="dxa"/>
            <w:gridSpan w:val="2"/>
            <w:tcBorders>
              <w:top w:val="single" w:sz="4" w:space="0" w:color="auto"/>
              <w:left w:val="nil"/>
              <w:bottom w:val="single" w:sz="4" w:space="0" w:color="auto"/>
              <w:right w:val="single" w:sz="4" w:space="0" w:color="auto"/>
            </w:tcBorders>
            <w:shd w:val="clear" w:color="auto" w:fill="auto"/>
            <w:noWrap/>
            <w:vAlign w:val="center"/>
            <w:hideMark/>
          </w:tcPr>
          <w:p w14:paraId="7696552A"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995" w:type="dxa"/>
            <w:gridSpan w:val="2"/>
            <w:tcBorders>
              <w:top w:val="nil"/>
              <w:left w:val="nil"/>
              <w:bottom w:val="single" w:sz="4" w:space="0" w:color="auto"/>
              <w:right w:val="single" w:sz="4" w:space="0" w:color="auto"/>
            </w:tcBorders>
            <w:shd w:val="clear" w:color="auto" w:fill="auto"/>
            <w:noWrap/>
            <w:vAlign w:val="center"/>
            <w:hideMark/>
          </w:tcPr>
          <w:p w14:paraId="004E213A"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694" w:type="dxa"/>
            <w:tcBorders>
              <w:top w:val="nil"/>
              <w:left w:val="nil"/>
              <w:bottom w:val="single" w:sz="4" w:space="0" w:color="auto"/>
              <w:right w:val="single" w:sz="4" w:space="0" w:color="auto"/>
            </w:tcBorders>
            <w:shd w:val="clear" w:color="auto" w:fill="auto"/>
            <w:vAlign w:val="center"/>
            <w:hideMark/>
          </w:tcPr>
          <w:p w14:paraId="505D5003"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016" w:type="dxa"/>
            <w:tcBorders>
              <w:top w:val="nil"/>
              <w:left w:val="nil"/>
              <w:bottom w:val="single" w:sz="4" w:space="0" w:color="auto"/>
              <w:right w:val="single" w:sz="4" w:space="0" w:color="auto"/>
            </w:tcBorders>
            <w:shd w:val="clear" w:color="auto" w:fill="auto"/>
            <w:noWrap/>
            <w:vAlign w:val="center"/>
            <w:hideMark/>
          </w:tcPr>
          <w:p w14:paraId="26D367CC"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080" w:type="dxa"/>
            <w:gridSpan w:val="2"/>
            <w:vMerge/>
            <w:tcBorders>
              <w:top w:val="nil"/>
              <w:left w:val="single" w:sz="4" w:space="0" w:color="auto"/>
              <w:bottom w:val="single" w:sz="4" w:space="0" w:color="000000"/>
              <w:right w:val="single" w:sz="4" w:space="0" w:color="auto"/>
            </w:tcBorders>
            <w:vAlign w:val="center"/>
            <w:hideMark/>
          </w:tcPr>
          <w:p w14:paraId="1741C3C5" w14:textId="77777777" w:rsidR="005C2E19" w:rsidRPr="005C2E19" w:rsidRDefault="005C2E19" w:rsidP="005C2E19">
            <w:pPr>
              <w:spacing w:after="0" w:line="240" w:lineRule="auto"/>
              <w:rPr>
                <w:rFonts w:eastAsia="Times New Roman" w:cstheme="minorHAnsi"/>
                <w:sz w:val="20"/>
                <w:szCs w:val="20"/>
              </w:rPr>
            </w:pP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51001B0E"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992" w:type="dxa"/>
            <w:gridSpan w:val="2"/>
            <w:vMerge/>
            <w:tcBorders>
              <w:top w:val="nil"/>
              <w:left w:val="single" w:sz="4" w:space="0" w:color="auto"/>
              <w:bottom w:val="single" w:sz="4" w:space="0" w:color="000000"/>
              <w:right w:val="single" w:sz="4" w:space="0" w:color="auto"/>
            </w:tcBorders>
            <w:vAlign w:val="center"/>
            <w:hideMark/>
          </w:tcPr>
          <w:p w14:paraId="0C1AD4A9" w14:textId="77777777" w:rsidR="005C2E19" w:rsidRPr="005C2E19" w:rsidRDefault="005C2E19" w:rsidP="005C2E19">
            <w:pPr>
              <w:spacing w:after="0" w:line="240" w:lineRule="auto"/>
              <w:rPr>
                <w:rFonts w:eastAsia="Times New Roman" w:cstheme="minorHAnsi"/>
                <w:sz w:val="20"/>
                <w:szCs w:val="20"/>
              </w:rPr>
            </w:pPr>
          </w:p>
        </w:tc>
        <w:tc>
          <w:tcPr>
            <w:tcW w:w="986" w:type="dxa"/>
            <w:gridSpan w:val="2"/>
            <w:tcBorders>
              <w:top w:val="nil"/>
              <w:left w:val="nil"/>
              <w:bottom w:val="single" w:sz="4" w:space="0" w:color="auto"/>
              <w:right w:val="single" w:sz="4" w:space="0" w:color="auto"/>
            </w:tcBorders>
            <w:shd w:val="clear" w:color="auto" w:fill="auto"/>
            <w:noWrap/>
            <w:vAlign w:val="center"/>
            <w:hideMark/>
          </w:tcPr>
          <w:p w14:paraId="7C5D126F"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980" w:type="dxa"/>
            <w:gridSpan w:val="2"/>
            <w:tcBorders>
              <w:top w:val="nil"/>
              <w:left w:val="nil"/>
              <w:bottom w:val="single" w:sz="4" w:space="0" w:color="auto"/>
              <w:right w:val="single" w:sz="4" w:space="0" w:color="auto"/>
            </w:tcBorders>
            <w:shd w:val="clear" w:color="auto" w:fill="auto"/>
            <w:noWrap/>
            <w:vAlign w:val="center"/>
            <w:hideMark/>
          </w:tcPr>
          <w:p w14:paraId="199931A0"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225" w:type="dxa"/>
            <w:gridSpan w:val="2"/>
            <w:vMerge/>
            <w:tcBorders>
              <w:top w:val="nil"/>
              <w:left w:val="single" w:sz="4" w:space="0" w:color="auto"/>
              <w:bottom w:val="single" w:sz="4" w:space="0" w:color="auto"/>
              <w:right w:val="single" w:sz="4" w:space="0" w:color="auto"/>
            </w:tcBorders>
            <w:vAlign w:val="center"/>
            <w:hideMark/>
          </w:tcPr>
          <w:p w14:paraId="25117FFF" w14:textId="77777777" w:rsidR="005C2E19" w:rsidRPr="005C2E19" w:rsidRDefault="005C2E19" w:rsidP="005C2E19">
            <w:pPr>
              <w:spacing w:after="0" w:line="240" w:lineRule="auto"/>
              <w:rPr>
                <w:rFonts w:ascii="Arial" w:eastAsia="Times New Roman" w:hAnsi="Arial" w:cs="Arial"/>
                <w:color w:val="000000"/>
              </w:rPr>
            </w:pPr>
          </w:p>
        </w:tc>
      </w:tr>
      <w:tr w:rsidR="003673CE" w:rsidRPr="00037D56" w14:paraId="6DE9581D" w14:textId="77777777" w:rsidTr="003673CE">
        <w:trPr>
          <w:trHeight w:val="290"/>
        </w:trPr>
        <w:tc>
          <w:tcPr>
            <w:tcW w:w="14305" w:type="dxa"/>
            <w:gridSpan w:val="2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01FA3A" w14:textId="1C93EFF6" w:rsidR="00037D56" w:rsidRPr="00037D56" w:rsidRDefault="00037D56" w:rsidP="00037D56">
            <w:pPr>
              <w:spacing w:after="0" w:line="240" w:lineRule="auto"/>
              <w:rPr>
                <w:rFonts w:ascii="Arial" w:eastAsia="Times New Roman" w:hAnsi="Arial" w:cs="Arial"/>
                <w:b/>
                <w:bCs/>
                <w:color w:val="000000"/>
              </w:rPr>
            </w:pPr>
            <w:r w:rsidRPr="00037D56">
              <w:rPr>
                <w:rFonts w:eastAsia="Times New Roman" w:cstheme="minorHAnsi"/>
                <w:b/>
                <w:bCs/>
                <w:color w:val="000000"/>
                <w:sz w:val="20"/>
                <w:szCs w:val="20"/>
              </w:rPr>
              <w:t>Heat Rejection Equipment (Cooling Towers, Condensers, Waterside Economizers) Efficiency and Controls</w:t>
            </w:r>
          </w:p>
        </w:tc>
      </w:tr>
      <w:tr w:rsidR="003673CE" w:rsidRPr="00037D56" w14:paraId="256FC3BF" w14:textId="77777777" w:rsidTr="003673CE">
        <w:trPr>
          <w:trHeight w:val="290"/>
        </w:trPr>
        <w:tc>
          <w:tcPr>
            <w:tcW w:w="1705" w:type="dxa"/>
            <w:gridSpan w:val="3"/>
            <w:tcBorders>
              <w:top w:val="single" w:sz="4" w:space="0" w:color="auto"/>
              <w:left w:val="single" w:sz="4" w:space="0" w:color="auto"/>
              <w:bottom w:val="single" w:sz="4" w:space="0" w:color="auto"/>
              <w:right w:val="single" w:sz="4" w:space="0" w:color="auto"/>
            </w:tcBorders>
            <w:shd w:val="clear" w:color="auto" w:fill="auto"/>
            <w:hideMark/>
          </w:tcPr>
          <w:p w14:paraId="2BE63098"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01</w:t>
            </w:r>
          </w:p>
        </w:tc>
        <w:tc>
          <w:tcPr>
            <w:tcW w:w="743" w:type="dxa"/>
            <w:tcBorders>
              <w:top w:val="nil"/>
              <w:left w:val="nil"/>
              <w:bottom w:val="single" w:sz="4" w:space="0" w:color="auto"/>
              <w:right w:val="single" w:sz="4" w:space="0" w:color="auto"/>
            </w:tcBorders>
            <w:shd w:val="clear" w:color="auto" w:fill="auto"/>
            <w:hideMark/>
          </w:tcPr>
          <w:p w14:paraId="38E30BF7"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02</w:t>
            </w:r>
          </w:p>
        </w:tc>
        <w:tc>
          <w:tcPr>
            <w:tcW w:w="1147" w:type="dxa"/>
            <w:gridSpan w:val="2"/>
            <w:tcBorders>
              <w:top w:val="single" w:sz="4" w:space="0" w:color="auto"/>
              <w:left w:val="nil"/>
              <w:bottom w:val="single" w:sz="4" w:space="0" w:color="auto"/>
              <w:right w:val="single" w:sz="4" w:space="0" w:color="auto"/>
            </w:tcBorders>
            <w:shd w:val="clear" w:color="auto" w:fill="auto"/>
            <w:hideMark/>
          </w:tcPr>
          <w:p w14:paraId="794EC6E9"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03</w:t>
            </w:r>
          </w:p>
        </w:tc>
        <w:tc>
          <w:tcPr>
            <w:tcW w:w="927" w:type="dxa"/>
            <w:gridSpan w:val="2"/>
            <w:tcBorders>
              <w:top w:val="nil"/>
              <w:left w:val="nil"/>
              <w:bottom w:val="single" w:sz="4" w:space="0" w:color="auto"/>
              <w:right w:val="single" w:sz="4" w:space="0" w:color="auto"/>
            </w:tcBorders>
            <w:shd w:val="clear" w:color="auto" w:fill="auto"/>
            <w:hideMark/>
          </w:tcPr>
          <w:p w14:paraId="5E31E416"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04</w:t>
            </w:r>
          </w:p>
        </w:tc>
        <w:tc>
          <w:tcPr>
            <w:tcW w:w="1512" w:type="dxa"/>
            <w:gridSpan w:val="2"/>
            <w:tcBorders>
              <w:top w:val="nil"/>
              <w:left w:val="nil"/>
              <w:bottom w:val="single" w:sz="4" w:space="0" w:color="auto"/>
              <w:right w:val="single" w:sz="4" w:space="0" w:color="auto"/>
            </w:tcBorders>
            <w:shd w:val="clear" w:color="auto" w:fill="auto"/>
            <w:hideMark/>
          </w:tcPr>
          <w:p w14:paraId="3B07FB2E"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05</w:t>
            </w:r>
          </w:p>
        </w:tc>
        <w:tc>
          <w:tcPr>
            <w:tcW w:w="1270" w:type="dxa"/>
            <w:gridSpan w:val="2"/>
            <w:tcBorders>
              <w:top w:val="nil"/>
              <w:left w:val="nil"/>
              <w:bottom w:val="single" w:sz="4" w:space="0" w:color="auto"/>
              <w:right w:val="single" w:sz="4" w:space="0" w:color="auto"/>
            </w:tcBorders>
            <w:shd w:val="clear" w:color="auto" w:fill="auto"/>
            <w:hideMark/>
          </w:tcPr>
          <w:p w14:paraId="3C3BEFB9"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06</w:t>
            </w:r>
          </w:p>
        </w:tc>
        <w:tc>
          <w:tcPr>
            <w:tcW w:w="881" w:type="dxa"/>
            <w:gridSpan w:val="2"/>
            <w:tcBorders>
              <w:top w:val="nil"/>
              <w:left w:val="nil"/>
              <w:bottom w:val="single" w:sz="4" w:space="0" w:color="auto"/>
              <w:right w:val="single" w:sz="4" w:space="0" w:color="auto"/>
            </w:tcBorders>
            <w:shd w:val="clear" w:color="auto" w:fill="auto"/>
            <w:hideMark/>
          </w:tcPr>
          <w:p w14:paraId="62686824"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07</w:t>
            </w:r>
          </w:p>
        </w:tc>
        <w:tc>
          <w:tcPr>
            <w:tcW w:w="1080" w:type="dxa"/>
            <w:gridSpan w:val="2"/>
            <w:tcBorders>
              <w:top w:val="nil"/>
              <w:left w:val="nil"/>
              <w:bottom w:val="single" w:sz="4" w:space="0" w:color="auto"/>
              <w:right w:val="single" w:sz="4" w:space="0" w:color="auto"/>
            </w:tcBorders>
            <w:shd w:val="clear" w:color="auto" w:fill="auto"/>
            <w:hideMark/>
          </w:tcPr>
          <w:p w14:paraId="5A702869"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08</w:t>
            </w:r>
          </w:p>
        </w:tc>
        <w:tc>
          <w:tcPr>
            <w:tcW w:w="1440" w:type="dxa"/>
            <w:gridSpan w:val="2"/>
            <w:tcBorders>
              <w:top w:val="nil"/>
              <w:left w:val="nil"/>
              <w:bottom w:val="single" w:sz="4" w:space="0" w:color="auto"/>
              <w:right w:val="single" w:sz="4" w:space="0" w:color="auto"/>
            </w:tcBorders>
            <w:shd w:val="clear" w:color="auto" w:fill="auto"/>
            <w:hideMark/>
          </w:tcPr>
          <w:p w14:paraId="1BCB1D3D"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09</w:t>
            </w:r>
          </w:p>
        </w:tc>
        <w:tc>
          <w:tcPr>
            <w:tcW w:w="1170" w:type="dxa"/>
            <w:gridSpan w:val="2"/>
            <w:tcBorders>
              <w:top w:val="nil"/>
              <w:left w:val="nil"/>
              <w:bottom w:val="single" w:sz="4" w:space="0" w:color="auto"/>
              <w:right w:val="single" w:sz="4" w:space="0" w:color="auto"/>
            </w:tcBorders>
            <w:shd w:val="clear" w:color="auto" w:fill="auto"/>
            <w:hideMark/>
          </w:tcPr>
          <w:p w14:paraId="5A2D5F83"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10</w:t>
            </w:r>
          </w:p>
        </w:tc>
        <w:tc>
          <w:tcPr>
            <w:tcW w:w="1260" w:type="dxa"/>
            <w:gridSpan w:val="2"/>
            <w:tcBorders>
              <w:top w:val="nil"/>
              <w:left w:val="nil"/>
              <w:bottom w:val="single" w:sz="4" w:space="0" w:color="auto"/>
              <w:right w:val="single" w:sz="4" w:space="0" w:color="auto"/>
            </w:tcBorders>
            <w:shd w:val="clear" w:color="auto" w:fill="auto"/>
            <w:hideMark/>
          </w:tcPr>
          <w:p w14:paraId="19B600D4"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11</w:t>
            </w:r>
          </w:p>
        </w:tc>
        <w:tc>
          <w:tcPr>
            <w:tcW w:w="1170" w:type="dxa"/>
            <w:tcBorders>
              <w:top w:val="nil"/>
              <w:left w:val="nil"/>
              <w:bottom w:val="single" w:sz="4" w:space="0" w:color="auto"/>
              <w:right w:val="single" w:sz="4" w:space="0" w:color="auto"/>
            </w:tcBorders>
            <w:shd w:val="clear" w:color="auto" w:fill="auto"/>
            <w:hideMark/>
          </w:tcPr>
          <w:p w14:paraId="764A8F7E"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12</w:t>
            </w:r>
          </w:p>
        </w:tc>
      </w:tr>
      <w:tr w:rsidR="00037D56" w:rsidRPr="00037D56" w14:paraId="41F07A0C" w14:textId="77777777" w:rsidTr="003673CE">
        <w:trPr>
          <w:trHeight w:val="290"/>
        </w:trPr>
        <w:tc>
          <w:tcPr>
            <w:tcW w:w="1705" w:type="dxa"/>
            <w:gridSpan w:val="3"/>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4BB52A50"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Tag/Plan Detail ID</w:t>
            </w:r>
          </w:p>
        </w:tc>
        <w:tc>
          <w:tcPr>
            <w:tcW w:w="743" w:type="dxa"/>
            <w:vMerge w:val="restart"/>
            <w:tcBorders>
              <w:top w:val="nil"/>
              <w:left w:val="single" w:sz="4" w:space="0" w:color="auto"/>
              <w:bottom w:val="single" w:sz="4" w:space="0" w:color="auto"/>
              <w:right w:val="single" w:sz="4" w:space="0" w:color="auto"/>
            </w:tcBorders>
            <w:shd w:val="clear" w:color="auto" w:fill="auto"/>
            <w:vAlign w:val="center"/>
            <w:hideMark/>
          </w:tcPr>
          <w:p w14:paraId="0025142F"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Model #</w:t>
            </w:r>
          </w:p>
        </w:tc>
        <w:tc>
          <w:tcPr>
            <w:tcW w:w="1147"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29840FBD"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Equipment Type</w:t>
            </w:r>
          </w:p>
        </w:tc>
        <w:tc>
          <w:tcPr>
            <w:tcW w:w="927"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4A5C9622"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Quantity</w:t>
            </w:r>
          </w:p>
        </w:tc>
        <w:tc>
          <w:tcPr>
            <w:tcW w:w="1512"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5CF881B9"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Rated Performance</w:t>
            </w:r>
          </w:p>
        </w:tc>
        <w:tc>
          <w:tcPr>
            <w:tcW w:w="1270"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44957B36"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Performance Unit</w:t>
            </w:r>
          </w:p>
        </w:tc>
        <w:tc>
          <w:tcPr>
            <w:tcW w:w="5831" w:type="dxa"/>
            <w:gridSpan w:val="10"/>
            <w:tcBorders>
              <w:top w:val="single" w:sz="4" w:space="0" w:color="auto"/>
              <w:left w:val="nil"/>
              <w:bottom w:val="single" w:sz="4" w:space="0" w:color="auto"/>
              <w:right w:val="single" w:sz="4" w:space="0" w:color="auto"/>
            </w:tcBorders>
            <w:shd w:val="clear" w:color="auto" w:fill="auto"/>
            <w:hideMark/>
          </w:tcPr>
          <w:p w14:paraId="35A49AC3"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Controls</w:t>
            </w:r>
          </w:p>
        </w:tc>
        <w:tc>
          <w:tcPr>
            <w:tcW w:w="1170" w:type="dxa"/>
            <w:vMerge w:val="restart"/>
            <w:tcBorders>
              <w:top w:val="nil"/>
              <w:left w:val="single" w:sz="4" w:space="0" w:color="auto"/>
              <w:right w:val="single" w:sz="4" w:space="0" w:color="auto"/>
            </w:tcBorders>
            <w:shd w:val="clear" w:color="auto" w:fill="auto"/>
            <w:vAlign w:val="center"/>
            <w:hideMark/>
          </w:tcPr>
          <w:p w14:paraId="06D20402"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Equipment Compliance</w:t>
            </w:r>
          </w:p>
        </w:tc>
      </w:tr>
      <w:tr w:rsidR="00037D56" w:rsidRPr="00037D56" w14:paraId="2058862E" w14:textId="77777777" w:rsidTr="003673CE">
        <w:trPr>
          <w:trHeight w:val="460"/>
        </w:trPr>
        <w:tc>
          <w:tcPr>
            <w:tcW w:w="1705" w:type="dxa"/>
            <w:gridSpan w:val="3"/>
            <w:vMerge/>
            <w:tcBorders>
              <w:top w:val="single" w:sz="4" w:space="0" w:color="auto"/>
              <w:left w:val="single" w:sz="4" w:space="0" w:color="auto"/>
              <w:bottom w:val="single" w:sz="4" w:space="0" w:color="000000"/>
              <w:right w:val="single" w:sz="4" w:space="0" w:color="000000"/>
            </w:tcBorders>
            <w:vAlign w:val="center"/>
            <w:hideMark/>
          </w:tcPr>
          <w:p w14:paraId="4186F67A" w14:textId="77777777" w:rsidR="00037D56" w:rsidRPr="00037D56" w:rsidRDefault="00037D56" w:rsidP="00037D56">
            <w:pPr>
              <w:spacing w:after="0" w:line="240" w:lineRule="auto"/>
              <w:rPr>
                <w:rFonts w:eastAsia="Times New Roman" w:cstheme="minorHAnsi"/>
                <w:sz w:val="20"/>
                <w:szCs w:val="20"/>
              </w:rPr>
            </w:pPr>
          </w:p>
        </w:tc>
        <w:tc>
          <w:tcPr>
            <w:tcW w:w="743" w:type="dxa"/>
            <w:vMerge/>
            <w:tcBorders>
              <w:top w:val="nil"/>
              <w:left w:val="single" w:sz="4" w:space="0" w:color="auto"/>
              <w:bottom w:val="single" w:sz="4" w:space="0" w:color="auto"/>
              <w:right w:val="single" w:sz="4" w:space="0" w:color="auto"/>
            </w:tcBorders>
            <w:vAlign w:val="center"/>
            <w:hideMark/>
          </w:tcPr>
          <w:p w14:paraId="71AA712C" w14:textId="77777777" w:rsidR="00037D56" w:rsidRPr="00037D56" w:rsidRDefault="00037D56" w:rsidP="00037D56">
            <w:pPr>
              <w:spacing w:after="0" w:line="240" w:lineRule="auto"/>
              <w:rPr>
                <w:rFonts w:eastAsia="Times New Roman" w:cstheme="minorHAnsi"/>
                <w:sz w:val="20"/>
                <w:szCs w:val="20"/>
              </w:rPr>
            </w:pPr>
          </w:p>
        </w:tc>
        <w:tc>
          <w:tcPr>
            <w:tcW w:w="1147" w:type="dxa"/>
            <w:gridSpan w:val="2"/>
            <w:vMerge/>
            <w:tcBorders>
              <w:top w:val="single" w:sz="4" w:space="0" w:color="auto"/>
              <w:left w:val="single" w:sz="4" w:space="0" w:color="auto"/>
              <w:bottom w:val="single" w:sz="4" w:space="0" w:color="000000"/>
              <w:right w:val="single" w:sz="4" w:space="0" w:color="000000"/>
            </w:tcBorders>
            <w:vAlign w:val="center"/>
            <w:hideMark/>
          </w:tcPr>
          <w:p w14:paraId="32C4906F" w14:textId="77777777" w:rsidR="00037D56" w:rsidRPr="00037D56" w:rsidRDefault="00037D56" w:rsidP="00037D56">
            <w:pPr>
              <w:spacing w:after="0" w:line="240" w:lineRule="auto"/>
              <w:rPr>
                <w:rFonts w:eastAsia="Times New Roman" w:cstheme="minorHAnsi"/>
                <w:sz w:val="20"/>
                <w:szCs w:val="20"/>
              </w:rPr>
            </w:pPr>
          </w:p>
        </w:tc>
        <w:tc>
          <w:tcPr>
            <w:tcW w:w="927" w:type="dxa"/>
            <w:gridSpan w:val="2"/>
            <w:vMerge/>
            <w:tcBorders>
              <w:top w:val="nil"/>
              <w:left w:val="single" w:sz="4" w:space="0" w:color="auto"/>
              <w:bottom w:val="single" w:sz="4" w:space="0" w:color="000000"/>
              <w:right w:val="single" w:sz="4" w:space="0" w:color="auto"/>
            </w:tcBorders>
            <w:vAlign w:val="center"/>
            <w:hideMark/>
          </w:tcPr>
          <w:p w14:paraId="39E5B815" w14:textId="77777777" w:rsidR="00037D56" w:rsidRPr="00037D56" w:rsidRDefault="00037D56" w:rsidP="00037D56">
            <w:pPr>
              <w:spacing w:after="0" w:line="240" w:lineRule="auto"/>
              <w:rPr>
                <w:rFonts w:eastAsia="Times New Roman" w:cstheme="minorHAnsi"/>
                <w:sz w:val="20"/>
                <w:szCs w:val="20"/>
              </w:rPr>
            </w:pPr>
          </w:p>
        </w:tc>
        <w:tc>
          <w:tcPr>
            <w:tcW w:w="1512" w:type="dxa"/>
            <w:gridSpan w:val="2"/>
            <w:vMerge/>
            <w:tcBorders>
              <w:top w:val="nil"/>
              <w:left w:val="single" w:sz="4" w:space="0" w:color="auto"/>
              <w:bottom w:val="single" w:sz="4" w:space="0" w:color="000000"/>
              <w:right w:val="single" w:sz="4" w:space="0" w:color="auto"/>
            </w:tcBorders>
            <w:vAlign w:val="center"/>
            <w:hideMark/>
          </w:tcPr>
          <w:p w14:paraId="3CD3DB97" w14:textId="77777777" w:rsidR="00037D56" w:rsidRPr="00037D56" w:rsidRDefault="00037D56" w:rsidP="00037D56">
            <w:pPr>
              <w:spacing w:after="0" w:line="240" w:lineRule="auto"/>
              <w:rPr>
                <w:rFonts w:eastAsia="Times New Roman" w:cstheme="minorHAnsi"/>
                <w:sz w:val="20"/>
                <w:szCs w:val="20"/>
              </w:rPr>
            </w:pPr>
          </w:p>
        </w:tc>
        <w:tc>
          <w:tcPr>
            <w:tcW w:w="1270" w:type="dxa"/>
            <w:gridSpan w:val="2"/>
            <w:vMerge/>
            <w:tcBorders>
              <w:top w:val="nil"/>
              <w:left w:val="single" w:sz="4" w:space="0" w:color="auto"/>
              <w:bottom w:val="single" w:sz="4" w:space="0" w:color="000000"/>
              <w:right w:val="single" w:sz="4" w:space="0" w:color="auto"/>
            </w:tcBorders>
            <w:vAlign w:val="center"/>
            <w:hideMark/>
          </w:tcPr>
          <w:p w14:paraId="269C0128" w14:textId="77777777" w:rsidR="00037D56" w:rsidRPr="00037D56" w:rsidRDefault="00037D56" w:rsidP="00037D56">
            <w:pPr>
              <w:spacing w:after="0" w:line="240" w:lineRule="auto"/>
              <w:rPr>
                <w:rFonts w:eastAsia="Times New Roman" w:cstheme="minorHAnsi"/>
                <w:sz w:val="20"/>
                <w:szCs w:val="20"/>
              </w:rPr>
            </w:pPr>
          </w:p>
        </w:tc>
        <w:tc>
          <w:tcPr>
            <w:tcW w:w="881" w:type="dxa"/>
            <w:gridSpan w:val="2"/>
            <w:tcBorders>
              <w:top w:val="nil"/>
              <w:left w:val="nil"/>
              <w:bottom w:val="single" w:sz="4" w:space="0" w:color="auto"/>
              <w:right w:val="single" w:sz="4" w:space="0" w:color="auto"/>
            </w:tcBorders>
            <w:shd w:val="clear" w:color="auto" w:fill="auto"/>
            <w:vAlign w:val="center"/>
            <w:hideMark/>
          </w:tcPr>
          <w:p w14:paraId="49E51214"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Fan Speed Control</w:t>
            </w:r>
          </w:p>
        </w:tc>
        <w:tc>
          <w:tcPr>
            <w:tcW w:w="1080" w:type="dxa"/>
            <w:gridSpan w:val="2"/>
            <w:tcBorders>
              <w:top w:val="nil"/>
              <w:left w:val="nil"/>
              <w:bottom w:val="single" w:sz="4" w:space="0" w:color="auto"/>
              <w:right w:val="single" w:sz="4" w:space="0" w:color="auto"/>
            </w:tcBorders>
            <w:shd w:val="clear" w:color="auto" w:fill="auto"/>
            <w:vAlign w:val="center"/>
            <w:hideMark/>
          </w:tcPr>
          <w:p w14:paraId="73F36C18"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Tower Flow Turndown</w:t>
            </w:r>
          </w:p>
        </w:tc>
        <w:tc>
          <w:tcPr>
            <w:tcW w:w="1440" w:type="dxa"/>
            <w:gridSpan w:val="2"/>
            <w:tcBorders>
              <w:top w:val="nil"/>
              <w:left w:val="nil"/>
              <w:bottom w:val="single" w:sz="4" w:space="0" w:color="auto"/>
              <w:right w:val="single" w:sz="4" w:space="0" w:color="auto"/>
            </w:tcBorders>
            <w:shd w:val="clear" w:color="auto" w:fill="auto"/>
            <w:vAlign w:val="center"/>
            <w:hideMark/>
          </w:tcPr>
          <w:p w14:paraId="5C86C4F6"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Fan Control in Multiple Cell Equipment</w:t>
            </w:r>
          </w:p>
        </w:tc>
        <w:tc>
          <w:tcPr>
            <w:tcW w:w="1170" w:type="dxa"/>
            <w:gridSpan w:val="2"/>
            <w:tcBorders>
              <w:top w:val="nil"/>
              <w:left w:val="nil"/>
              <w:bottom w:val="single" w:sz="4" w:space="0" w:color="auto"/>
              <w:right w:val="single" w:sz="4" w:space="0" w:color="auto"/>
            </w:tcBorders>
            <w:shd w:val="clear" w:color="auto" w:fill="auto"/>
            <w:vAlign w:val="center"/>
            <w:hideMark/>
          </w:tcPr>
          <w:p w14:paraId="393EEF1A"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Economizer Control</w:t>
            </w:r>
          </w:p>
        </w:tc>
        <w:tc>
          <w:tcPr>
            <w:tcW w:w="1260" w:type="dxa"/>
            <w:gridSpan w:val="2"/>
            <w:tcBorders>
              <w:top w:val="nil"/>
              <w:left w:val="nil"/>
              <w:bottom w:val="nil"/>
              <w:right w:val="single" w:sz="4" w:space="0" w:color="auto"/>
            </w:tcBorders>
            <w:shd w:val="clear" w:color="auto" w:fill="auto"/>
            <w:vAlign w:val="center"/>
            <w:hideMark/>
          </w:tcPr>
          <w:p w14:paraId="3E679B34"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Condenser Water Temp. Reset</w:t>
            </w:r>
          </w:p>
        </w:tc>
        <w:tc>
          <w:tcPr>
            <w:tcW w:w="1170" w:type="dxa"/>
            <w:vMerge/>
            <w:tcBorders>
              <w:left w:val="single" w:sz="4" w:space="0" w:color="auto"/>
              <w:bottom w:val="single" w:sz="4" w:space="0" w:color="000000"/>
              <w:right w:val="single" w:sz="4" w:space="0" w:color="auto"/>
            </w:tcBorders>
            <w:vAlign w:val="center"/>
            <w:hideMark/>
          </w:tcPr>
          <w:p w14:paraId="27B9DCCE" w14:textId="77777777" w:rsidR="00037D56" w:rsidRPr="00037D56" w:rsidRDefault="00037D56" w:rsidP="00037D56">
            <w:pPr>
              <w:spacing w:after="0" w:line="240" w:lineRule="auto"/>
              <w:rPr>
                <w:rFonts w:eastAsia="Times New Roman" w:cstheme="minorHAnsi"/>
                <w:sz w:val="20"/>
                <w:szCs w:val="20"/>
              </w:rPr>
            </w:pPr>
          </w:p>
        </w:tc>
      </w:tr>
      <w:tr w:rsidR="003673CE" w:rsidRPr="00037D56" w14:paraId="43331F4B" w14:textId="77777777" w:rsidTr="003673CE">
        <w:trPr>
          <w:trHeight w:val="300"/>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7F206727" w14:textId="77777777" w:rsidR="00037D56" w:rsidRPr="00037D56" w:rsidRDefault="00037D56" w:rsidP="00037D56">
            <w:pPr>
              <w:spacing w:after="0" w:line="240" w:lineRule="auto"/>
              <w:rPr>
                <w:rFonts w:eastAsia="Times New Roman" w:cstheme="minorHAnsi"/>
                <w:sz w:val="20"/>
                <w:szCs w:val="20"/>
              </w:rPr>
            </w:pPr>
            <w:r w:rsidRPr="00037D56">
              <w:rPr>
                <w:rFonts w:eastAsia="Times New Roman" w:cstheme="minorHAnsi"/>
                <w:sz w:val="20"/>
                <w:szCs w:val="20"/>
              </w:rPr>
              <w:t>Per C of C</w:t>
            </w:r>
          </w:p>
        </w:tc>
        <w:tc>
          <w:tcPr>
            <w:tcW w:w="619"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19223835"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743" w:type="dxa"/>
            <w:tcBorders>
              <w:top w:val="nil"/>
              <w:left w:val="nil"/>
              <w:bottom w:val="single" w:sz="4" w:space="0" w:color="auto"/>
              <w:right w:val="single" w:sz="4" w:space="0" w:color="auto"/>
            </w:tcBorders>
            <w:shd w:val="clear" w:color="auto" w:fill="auto"/>
            <w:vAlign w:val="center"/>
            <w:hideMark/>
          </w:tcPr>
          <w:p w14:paraId="50D3189A"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147" w:type="dxa"/>
            <w:gridSpan w:val="2"/>
            <w:tcBorders>
              <w:top w:val="single" w:sz="4" w:space="0" w:color="auto"/>
              <w:left w:val="nil"/>
              <w:bottom w:val="single" w:sz="4" w:space="0" w:color="auto"/>
              <w:right w:val="single" w:sz="4" w:space="0" w:color="auto"/>
            </w:tcBorders>
            <w:shd w:val="clear" w:color="auto" w:fill="auto"/>
            <w:vAlign w:val="center"/>
            <w:hideMark/>
          </w:tcPr>
          <w:p w14:paraId="4D63B37F"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927" w:type="dxa"/>
            <w:gridSpan w:val="2"/>
            <w:tcBorders>
              <w:top w:val="nil"/>
              <w:left w:val="nil"/>
              <w:bottom w:val="single" w:sz="4" w:space="0" w:color="auto"/>
              <w:right w:val="single" w:sz="4" w:space="0" w:color="auto"/>
            </w:tcBorders>
            <w:shd w:val="clear" w:color="auto" w:fill="auto"/>
            <w:vAlign w:val="center"/>
            <w:hideMark/>
          </w:tcPr>
          <w:p w14:paraId="04E9EA07"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512" w:type="dxa"/>
            <w:gridSpan w:val="2"/>
            <w:tcBorders>
              <w:top w:val="nil"/>
              <w:left w:val="nil"/>
              <w:bottom w:val="single" w:sz="4" w:space="0" w:color="auto"/>
              <w:right w:val="single" w:sz="4" w:space="0" w:color="auto"/>
            </w:tcBorders>
            <w:shd w:val="clear" w:color="auto" w:fill="auto"/>
            <w:vAlign w:val="center"/>
            <w:hideMark/>
          </w:tcPr>
          <w:p w14:paraId="1CC3CEAF"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270"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1EDCD5A2"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881" w:type="dxa"/>
            <w:gridSpan w:val="2"/>
            <w:tcBorders>
              <w:top w:val="nil"/>
              <w:left w:val="nil"/>
              <w:bottom w:val="single" w:sz="4" w:space="0" w:color="auto"/>
              <w:right w:val="single" w:sz="4" w:space="0" w:color="auto"/>
            </w:tcBorders>
            <w:shd w:val="clear" w:color="auto" w:fill="auto"/>
            <w:vAlign w:val="center"/>
            <w:hideMark/>
          </w:tcPr>
          <w:p w14:paraId="18FC7B53"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080" w:type="dxa"/>
            <w:gridSpan w:val="2"/>
            <w:tcBorders>
              <w:top w:val="nil"/>
              <w:left w:val="nil"/>
              <w:bottom w:val="single" w:sz="4" w:space="0" w:color="auto"/>
              <w:right w:val="single" w:sz="4" w:space="0" w:color="auto"/>
            </w:tcBorders>
            <w:shd w:val="clear" w:color="auto" w:fill="auto"/>
            <w:vAlign w:val="center"/>
            <w:hideMark/>
          </w:tcPr>
          <w:p w14:paraId="2913DFF8"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440" w:type="dxa"/>
            <w:gridSpan w:val="2"/>
            <w:tcBorders>
              <w:top w:val="nil"/>
              <w:left w:val="nil"/>
              <w:bottom w:val="single" w:sz="4" w:space="0" w:color="auto"/>
              <w:right w:val="single" w:sz="4" w:space="0" w:color="auto"/>
            </w:tcBorders>
            <w:shd w:val="clear" w:color="auto" w:fill="auto"/>
            <w:vAlign w:val="center"/>
            <w:hideMark/>
          </w:tcPr>
          <w:p w14:paraId="7A83E523"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170" w:type="dxa"/>
            <w:gridSpan w:val="2"/>
            <w:tcBorders>
              <w:top w:val="nil"/>
              <w:left w:val="nil"/>
              <w:bottom w:val="single" w:sz="4" w:space="0" w:color="auto"/>
              <w:right w:val="single" w:sz="4" w:space="0" w:color="auto"/>
            </w:tcBorders>
            <w:shd w:val="clear" w:color="auto" w:fill="auto"/>
            <w:vAlign w:val="center"/>
            <w:hideMark/>
          </w:tcPr>
          <w:p w14:paraId="30FA6AD3"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11E0E4EA"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170" w:type="dxa"/>
            <w:vMerge w:val="restart"/>
            <w:tcBorders>
              <w:top w:val="nil"/>
              <w:left w:val="single" w:sz="4" w:space="0" w:color="auto"/>
              <w:bottom w:val="single" w:sz="4" w:space="0" w:color="auto"/>
              <w:right w:val="single" w:sz="4" w:space="0" w:color="auto"/>
            </w:tcBorders>
            <w:shd w:val="clear" w:color="auto" w:fill="auto"/>
            <w:vAlign w:val="center"/>
            <w:hideMark/>
          </w:tcPr>
          <w:p w14:paraId="7BBAAAB0"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r>
      <w:tr w:rsidR="003673CE" w:rsidRPr="00037D56" w14:paraId="10923580" w14:textId="77777777" w:rsidTr="003673CE">
        <w:trPr>
          <w:trHeight w:val="435"/>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1B4455BE" w14:textId="77777777" w:rsidR="00037D56" w:rsidRPr="00037D56" w:rsidRDefault="00037D56" w:rsidP="00037D56">
            <w:pPr>
              <w:spacing w:after="0" w:line="240" w:lineRule="auto"/>
              <w:rPr>
                <w:rFonts w:eastAsia="Times New Roman" w:cstheme="minorHAnsi"/>
                <w:sz w:val="20"/>
                <w:szCs w:val="20"/>
              </w:rPr>
            </w:pPr>
            <w:r w:rsidRPr="00037D56">
              <w:rPr>
                <w:rFonts w:eastAsia="Times New Roman" w:cstheme="minorHAnsi"/>
                <w:sz w:val="20"/>
                <w:szCs w:val="20"/>
              </w:rPr>
              <w:t>As-built Conditions</w:t>
            </w:r>
          </w:p>
        </w:tc>
        <w:tc>
          <w:tcPr>
            <w:tcW w:w="619" w:type="dxa"/>
            <w:gridSpan w:val="2"/>
            <w:vMerge/>
            <w:tcBorders>
              <w:top w:val="nil"/>
              <w:left w:val="single" w:sz="4" w:space="0" w:color="auto"/>
              <w:bottom w:val="single" w:sz="4" w:space="0" w:color="auto"/>
              <w:right w:val="single" w:sz="4" w:space="0" w:color="auto"/>
            </w:tcBorders>
            <w:vAlign w:val="center"/>
            <w:hideMark/>
          </w:tcPr>
          <w:p w14:paraId="279A172B" w14:textId="77777777" w:rsidR="00037D56" w:rsidRPr="00037D56" w:rsidRDefault="00037D56" w:rsidP="00037D56">
            <w:pPr>
              <w:spacing w:after="0" w:line="240" w:lineRule="auto"/>
              <w:rPr>
                <w:rFonts w:eastAsia="Times New Roman" w:cstheme="minorHAnsi"/>
                <w:sz w:val="20"/>
                <w:szCs w:val="20"/>
              </w:rPr>
            </w:pPr>
          </w:p>
        </w:tc>
        <w:tc>
          <w:tcPr>
            <w:tcW w:w="743" w:type="dxa"/>
            <w:tcBorders>
              <w:top w:val="nil"/>
              <w:left w:val="nil"/>
              <w:bottom w:val="single" w:sz="4" w:space="0" w:color="auto"/>
              <w:right w:val="single" w:sz="4" w:space="0" w:color="auto"/>
            </w:tcBorders>
            <w:shd w:val="clear" w:color="auto" w:fill="auto"/>
            <w:vAlign w:val="center"/>
            <w:hideMark/>
          </w:tcPr>
          <w:p w14:paraId="5D77887D"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147" w:type="dxa"/>
            <w:gridSpan w:val="2"/>
            <w:tcBorders>
              <w:top w:val="single" w:sz="4" w:space="0" w:color="auto"/>
              <w:left w:val="nil"/>
              <w:bottom w:val="single" w:sz="4" w:space="0" w:color="auto"/>
              <w:right w:val="single" w:sz="4" w:space="0" w:color="auto"/>
            </w:tcBorders>
            <w:shd w:val="clear" w:color="auto" w:fill="auto"/>
            <w:noWrap/>
            <w:vAlign w:val="center"/>
            <w:hideMark/>
          </w:tcPr>
          <w:p w14:paraId="4DBC0245"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927" w:type="dxa"/>
            <w:gridSpan w:val="2"/>
            <w:tcBorders>
              <w:top w:val="nil"/>
              <w:left w:val="nil"/>
              <w:bottom w:val="single" w:sz="4" w:space="0" w:color="auto"/>
              <w:right w:val="single" w:sz="4" w:space="0" w:color="auto"/>
            </w:tcBorders>
            <w:shd w:val="clear" w:color="auto" w:fill="auto"/>
            <w:noWrap/>
            <w:vAlign w:val="center"/>
            <w:hideMark/>
          </w:tcPr>
          <w:p w14:paraId="40AFE942"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512" w:type="dxa"/>
            <w:gridSpan w:val="2"/>
            <w:tcBorders>
              <w:top w:val="nil"/>
              <w:left w:val="nil"/>
              <w:bottom w:val="single" w:sz="4" w:space="0" w:color="auto"/>
              <w:right w:val="single" w:sz="4" w:space="0" w:color="auto"/>
            </w:tcBorders>
            <w:shd w:val="clear" w:color="auto" w:fill="auto"/>
            <w:vAlign w:val="center"/>
            <w:hideMark/>
          </w:tcPr>
          <w:p w14:paraId="37945ACD"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270" w:type="dxa"/>
            <w:gridSpan w:val="2"/>
            <w:vMerge/>
            <w:tcBorders>
              <w:top w:val="nil"/>
              <w:left w:val="single" w:sz="4" w:space="0" w:color="auto"/>
              <w:bottom w:val="single" w:sz="4" w:space="0" w:color="000000"/>
              <w:right w:val="single" w:sz="4" w:space="0" w:color="auto"/>
            </w:tcBorders>
            <w:vAlign w:val="center"/>
            <w:hideMark/>
          </w:tcPr>
          <w:p w14:paraId="516C2B6F" w14:textId="77777777" w:rsidR="00037D56" w:rsidRPr="00037D56" w:rsidRDefault="00037D56" w:rsidP="00037D56">
            <w:pPr>
              <w:spacing w:after="0" w:line="240" w:lineRule="auto"/>
              <w:rPr>
                <w:rFonts w:eastAsia="Times New Roman" w:cstheme="minorHAnsi"/>
                <w:sz w:val="20"/>
                <w:szCs w:val="20"/>
              </w:rPr>
            </w:pPr>
          </w:p>
        </w:tc>
        <w:tc>
          <w:tcPr>
            <w:tcW w:w="881" w:type="dxa"/>
            <w:gridSpan w:val="2"/>
            <w:tcBorders>
              <w:top w:val="nil"/>
              <w:left w:val="nil"/>
              <w:bottom w:val="single" w:sz="4" w:space="0" w:color="auto"/>
              <w:right w:val="single" w:sz="4" w:space="0" w:color="auto"/>
            </w:tcBorders>
            <w:shd w:val="clear" w:color="auto" w:fill="auto"/>
            <w:noWrap/>
            <w:vAlign w:val="center"/>
            <w:hideMark/>
          </w:tcPr>
          <w:p w14:paraId="3DCB2DAC"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080" w:type="dxa"/>
            <w:gridSpan w:val="2"/>
            <w:tcBorders>
              <w:top w:val="nil"/>
              <w:left w:val="nil"/>
              <w:bottom w:val="single" w:sz="4" w:space="0" w:color="auto"/>
              <w:right w:val="single" w:sz="4" w:space="0" w:color="auto"/>
            </w:tcBorders>
            <w:shd w:val="clear" w:color="auto" w:fill="auto"/>
            <w:noWrap/>
            <w:vAlign w:val="center"/>
            <w:hideMark/>
          </w:tcPr>
          <w:p w14:paraId="36A3EBFD"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440" w:type="dxa"/>
            <w:gridSpan w:val="2"/>
            <w:tcBorders>
              <w:top w:val="nil"/>
              <w:left w:val="nil"/>
              <w:bottom w:val="single" w:sz="4" w:space="0" w:color="auto"/>
              <w:right w:val="single" w:sz="4" w:space="0" w:color="auto"/>
            </w:tcBorders>
            <w:shd w:val="clear" w:color="auto" w:fill="auto"/>
            <w:noWrap/>
            <w:vAlign w:val="center"/>
            <w:hideMark/>
          </w:tcPr>
          <w:p w14:paraId="49A10DD8"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170" w:type="dxa"/>
            <w:gridSpan w:val="2"/>
            <w:tcBorders>
              <w:top w:val="nil"/>
              <w:left w:val="nil"/>
              <w:bottom w:val="single" w:sz="4" w:space="0" w:color="auto"/>
              <w:right w:val="single" w:sz="4" w:space="0" w:color="auto"/>
            </w:tcBorders>
            <w:shd w:val="clear" w:color="auto" w:fill="auto"/>
            <w:noWrap/>
            <w:vAlign w:val="center"/>
            <w:hideMark/>
          </w:tcPr>
          <w:p w14:paraId="429CF581"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260" w:type="dxa"/>
            <w:gridSpan w:val="2"/>
            <w:tcBorders>
              <w:top w:val="nil"/>
              <w:left w:val="nil"/>
              <w:bottom w:val="single" w:sz="4" w:space="0" w:color="auto"/>
              <w:right w:val="single" w:sz="4" w:space="0" w:color="auto"/>
            </w:tcBorders>
            <w:shd w:val="clear" w:color="auto" w:fill="auto"/>
            <w:noWrap/>
            <w:vAlign w:val="center"/>
            <w:hideMark/>
          </w:tcPr>
          <w:p w14:paraId="1A832E22"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170" w:type="dxa"/>
            <w:vMerge/>
            <w:tcBorders>
              <w:top w:val="nil"/>
              <w:left w:val="single" w:sz="4" w:space="0" w:color="auto"/>
              <w:bottom w:val="single" w:sz="4" w:space="0" w:color="auto"/>
              <w:right w:val="single" w:sz="4" w:space="0" w:color="auto"/>
            </w:tcBorders>
            <w:vAlign w:val="center"/>
            <w:hideMark/>
          </w:tcPr>
          <w:p w14:paraId="358D80C7" w14:textId="77777777" w:rsidR="00037D56" w:rsidRPr="00037D56" w:rsidRDefault="00037D56" w:rsidP="00037D56">
            <w:pPr>
              <w:spacing w:after="0" w:line="240" w:lineRule="auto"/>
              <w:rPr>
                <w:rFonts w:ascii="Arial" w:eastAsia="Times New Roman" w:hAnsi="Arial" w:cs="Arial"/>
                <w:color w:val="000000"/>
              </w:rPr>
            </w:pPr>
          </w:p>
        </w:tc>
      </w:tr>
    </w:tbl>
    <w:p w14:paraId="7F5F9E99" w14:textId="77777777" w:rsidR="003673CE" w:rsidRDefault="003673CE">
      <w:pPr>
        <w:rPr>
          <w:rFonts w:eastAsia="Times New Roman" w:cstheme="minorHAnsi"/>
          <w:sz w:val="20"/>
          <w:szCs w:val="20"/>
        </w:rPr>
      </w:pPr>
    </w:p>
    <w:tbl>
      <w:tblPr>
        <w:tblW w:w="14541" w:type="dxa"/>
        <w:tblLook w:val="04A0" w:firstRow="1" w:lastRow="0" w:firstColumn="1" w:lastColumn="0" w:noHBand="0" w:noVBand="1"/>
      </w:tblPr>
      <w:tblGrid>
        <w:gridCol w:w="1086"/>
        <w:gridCol w:w="619"/>
        <w:gridCol w:w="2160"/>
        <w:gridCol w:w="4871"/>
        <w:gridCol w:w="1980"/>
        <w:gridCol w:w="3589"/>
        <w:gridCol w:w="236"/>
      </w:tblGrid>
      <w:tr w:rsidR="003759B9" w:rsidRPr="003759B9" w14:paraId="1E8E5B0F" w14:textId="77777777" w:rsidTr="003759B9">
        <w:trPr>
          <w:gridAfter w:val="1"/>
          <w:wAfter w:w="236" w:type="dxa"/>
          <w:trHeight w:val="290"/>
        </w:trPr>
        <w:tc>
          <w:tcPr>
            <w:tcW w:w="1430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DA6CD7" w14:textId="3391F56E" w:rsidR="003759B9" w:rsidRPr="003759B9" w:rsidRDefault="003759B9" w:rsidP="003759B9">
            <w:pPr>
              <w:spacing w:after="0" w:line="240" w:lineRule="auto"/>
              <w:rPr>
                <w:rFonts w:ascii="Arial" w:eastAsia="Times New Roman" w:hAnsi="Arial" w:cs="Arial"/>
                <w:b/>
                <w:bCs/>
                <w:color w:val="000000"/>
              </w:rPr>
            </w:pPr>
            <w:r w:rsidRPr="003759B9">
              <w:rPr>
                <w:rFonts w:eastAsia="Times New Roman" w:cstheme="minorHAnsi"/>
                <w:b/>
                <w:bCs/>
                <w:color w:val="000000"/>
                <w:sz w:val="20"/>
                <w:szCs w:val="20"/>
              </w:rPr>
              <w:t>Electric Resistance Heating</w:t>
            </w:r>
          </w:p>
        </w:tc>
      </w:tr>
      <w:tr w:rsidR="003759B9" w:rsidRPr="003759B9" w14:paraId="40FC5FA6" w14:textId="77777777" w:rsidTr="003759B9">
        <w:trPr>
          <w:gridAfter w:val="1"/>
          <w:wAfter w:w="236" w:type="dxa"/>
          <w:trHeight w:val="29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hideMark/>
          </w:tcPr>
          <w:p w14:paraId="564817F4"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01</w:t>
            </w:r>
          </w:p>
        </w:tc>
        <w:tc>
          <w:tcPr>
            <w:tcW w:w="2160" w:type="dxa"/>
            <w:tcBorders>
              <w:top w:val="nil"/>
              <w:left w:val="nil"/>
              <w:bottom w:val="single" w:sz="4" w:space="0" w:color="auto"/>
              <w:right w:val="single" w:sz="4" w:space="0" w:color="auto"/>
            </w:tcBorders>
            <w:shd w:val="clear" w:color="auto" w:fill="auto"/>
            <w:hideMark/>
          </w:tcPr>
          <w:p w14:paraId="26CBCCC0"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02</w:t>
            </w:r>
          </w:p>
        </w:tc>
        <w:tc>
          <w:tcPr>
            <w:tcW w:w="4871" w:type="dxa"/>
            <w:tcBorders>
              <w:top w:val="nil"/>
              <w:left w:val="nil"/>
              <w:bottom w:val="single" w:sz="4" w:space="0" w:color="auto"/>
              <w:right w:val="single" w:sz="4" w:space="0" w:color="auto"/>
            </w:tcBorders>
            <w:shd w:val="clear" w:color="auto" w:fill="auto"/>
            <w:vAlign w:val="center"/>
            <w:hideMark/>
          </w:tcPr>
          <w:p w14:paraId="737AA4CF"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03</w:t>
            </w:r>
          </w:p>
        </w:tc>
        <w:tc>
          <w:tcPr>
            <w:tcW w:w="1980" w:type="dxa"/>
            <w:tcBorders>
              <w:top w:val="nil"/>
              <w:left w:val="nil"/>
              <w:bottom w:val="single" w:sz="4" w:space="0" w:color="auto"/>
              <w:right w:val="single" w:sz="4" w:space="0" w:color="auto"/>
            </w:tcBorders>
            <w:shd w:val="clear" w:color="auto" w:fill="auto"/>
            <w:vAlign w:val="center"/>
            <w:hideMark/>
          </w:tcPr>
          <w:p w14:paraId="431188D8"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04</w:t>
            </w:r>
          </w:p>
        </w:tc>
        <w:tc>
          <w:tcPr>
            <w:tcW w:w="3589" w:type="dxa"/>
            <w:tcBorders>
              <w:top w:val="nil"/>
              <w:left w:val="nil"/>
              <w:bottom w:val="single" w:sz="4" w:space="0" w:color="auto"/>
              <w:right w:val="single" w:sz="4" w:space="0" w:color="auto"/>
            </w:tcBorders>
            <w:shd w:val="clear" w:color="auto" w:fill="auto"/>
            <w:hideMark/>
          </w:tcPr>
          <w:p w14:paraId="12BB92D3"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05</w:t>
            </w:r>
          </w:p>
        </w:tc>
      </w:tr>
      <w:tr w:rsidR="003759B9" w:rsidRPr="003759B9" w14:paraId="51471EBA" w14:textId="77777777" w:rsidTr="003759B9">
        <w:trPr>
          <w:gridAfter w:val="1"/>
          <w:wAfter w:w="236" w:type="dxa"/>
          <w:trHeight w:val="450"/>
        </w:trPr>
        <w:tc>
          <w:tcPr>
            <w:tcW w:w="1705"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2CEE4995"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Name or Tag ID</w:t>
            </w:r>
          </w:p>
        </w:tc>
        <w:tc>
          <w:tcPr>
            <w:tcW w:w="2160" w:type="dxa"/>
            <w:vMerge w:val="restart"/>
            <w:tcBorders>
              <w:top w:val="nil"/>
              <w:left w:val="single" w:sz="4" w:space="0" w:color="auto"/>
              <w:bottom w:val="single" w:sz="4" w:space="0" w:color="auto"/>
              <w:right w:val="single" w:sz="4" w:space="0" w:color="auto"/>
            </w:tcBorders>
            <w:shd w:val="clear" w:color="auto" w:fill="auto"/>
            <w:vAlign w:val="center"/>
            <w:hideMark/>
          </w:tcPr>
          <w:p w14:paraId="4C89B0A5"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Model #</w:t>
            </w:r>
          </w:p>
        </w:tc>
        <w:tc>
          <w:tcPr>
            <w:tcW w:w="4871" w:type="dxa"/>
            <w:vMerge w:val="restart"/>
            <w:tcBorders>
              <w:top w:val="nil"/>
              <w:left w:val="single" w:sz="4" w:space="0" w:color="auto"/>
              <w:bottom w:val="single" w:sz="4" w:space="0" w:color="000000"/>
              <w:right w:val="single" w:sz="4" w:space="0" w:color="auto"/>
            </w:tcBorders>
            <w:shd w:val="clear" w:color="auto" w:fill="auto"/>
            <w:vAlign w:val="center"/>
            <w:hideMark/>
          </w:tcPr>
          <w:p w14:paraId="594A89C6"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Equipment Description</w:t>
            </w:r>
          </w:p>
        </w:tc>
        <w:tc>
          <w:tcPr>
            <w:tcW w:w="1980" w:type="dxa"/>
            <w:vMerge w:val="restart"/>
            <w:tcBorders>
              <w:top w:val="nil"/>
              <w:left w:val="single" w:sz="4" w:space="0" w:color="auto"/>
              <w:bottom w:val="single" w:sz="4" w:space="0" w:color="000000"/>
              <w:right w:val="single" w:sz="4" w:space="0" w:color="auto"/>
            </w:tcBorders>
            <w:shd w:val="clear" w:color="auto" w:fill="auto"/>
            <w:vAlign w:val="center"/>
            <w:hideMark/>
          </w:tcPr>
          <w:p w14:paraId="1B9456FC"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Output Capacity</w:t>
            </w:r>
            <w:r w:rsidRPr="003759B9">
              <w:rPr>
                <w:rFonts w:eastAsia="Times New Roman" w:cstheme="minorHAnsi"/>
                <w:sz w:val="20"/>
                <w:szCs w:val="20"/>
              </w:rPr>
              <w:br/>
              <w:t>(kW)</w:t>
            </w:r>
          </w:p>
        </w:tc>
        <w:tc>
          <w:tcPr>
            <w:tcW w:w="3589" w:type="dxa"/>
            <w:vMerge w:val="restart"/>
            <w:tcBorders>
              <w:top w:val="nil"/>
              <w:left w:val="single" w:sz="4" w:space="0" w:color="auto"/>
              <w:bottom w:val="single" w:sz="4" w:space="0" w:color="000000"/>
              <w:right w:val="single" w:sz="4" w:space="0" w:color="auto"/>
            </w:tcBorders>
            <w:shd w:val="clear" w:color="auto" w:fill="auto"/>
            <w:vAlign w:val="center"/>
            <w:hideMark/>
          </w:tcPr>
          <w:p w14:paraId="24D9C429"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Equipment Compliance</w:t>
            </w:r>
          </w:p>
        </w:tc>
      </w:tr>
      <w:tr w:rsidR="003759B9" w:rsidRPr="003759B9" w14:paraId="2E16005C" w14:textId="77777777" w:rsidTr="003759B9">
        <w:trPr>
          <w:trHeight w:val="290"/>
        </w:trPr>
        <w:tc>
          <w:tcPr>
            <w:tcW w:w="1705" w:type="dxa"/>
            <w:gridSpan w:val="2"/>
            <w:vMerge/>
            <w:tcBorders>
              <w:top w:val="single" w:sz="4" w:space="0" w:color="auto"/>
              <w:left w:val="single" w:sz="4" w:space="0" w:color="auto"/>
              <w:bottom w:val="single" w:sz="4" w:space="0" w:color="000000"/>
              <w:right w:val="single" w:sz="4" w:space="0" w:color="000000"/>
            </w:tcBorders>
            <w:vAlign w:val="center"/>
            <w:hideMark/>
          </w:tcPr>
          <w:p w14:paraId="3072AA80" w14:textId="77777777" w:rsidR="003759B9" w:rsidRPr="003759B9" w:rsidRDefault="003759B9" w:rsidP="003759B9">
            <w:pPr>
              <w:spacing w:after="0" w:line="240" w:lineRule="auto"/>
              <w:rPr>
                <w:rFonts w:eastAsia="Times New Roman" w:cstheme="minorHAnsi"/>
                <w:sz w:val="20"/>
                <w:szCs w:val="20"/>
              </w:rPr>
            </w:pPr>
          </w:p>
        </w:tc>
        <w:tc>
          <w:tcPr>
            <w:tcW w:w="2160" w:type="dxa"/>
            <w:vMerge/>
            <w:tcBorders>
              <w:top w:val="nil"/>
              <w:left w:val="single" w:sz="4" w:space="0" w:color="auto"/>
              <w:bottom w:val="single" w:sz="4" w:space="0" w:color="auto"/>
              <w:right w:val="single" w:sz="4" w:space="0" w:color="auto"/>
            </w:tcBorders>
            <w:vAlign w:val="center"/>
            <w:hideMark/>
          </w:tcPr>
          <w:p w14:paraId="3A03BDAD" w14:textId="77777777" w:rsidR="003759B9" w:rsidRPr="003759B9" w:rsidRDefault="003759B9" w:rsidP="003759B9">
            <w:pPr>
              <w:spacing w:after="0" w:line="240" w:lineRule="auto"/>
              <w:rPr>
                <w:rFonts w:eastAsia="Times New Roman" w:cstheme="minorHAnsi"/>
                <w:sz w:val="20"/>
                <w:szCs w:val="20"/>
              </w:rPr>
            </w:pPr>
          </w:p>
        </w:tc>
        <w:tc>
          <w:tcPr>
            <w:tcW w:w="4871" w:type="dxa"/>
            <w:vMerge/>
            <w:tcBorders>
              <w:top w:val="nil"/>
              <w:left w:val="single" w:sz="4" w:space="0" w:color="auto"/>
              <w:bottom w:val="single" w:sz="4" w:space="0" w:color="000000"/>
              <w:right w:val="single" w:sz="4" w:space="0" w:color="auto"/>
            </w:tcBorders>
            <w:vAlign w:val="center"/>
            <w:hideMark/>
          </w:tcPr>
          <w:p w14:paraId="3C907322" w14:textId="77777777" w:rsidR="003759B9" w:rsidRPr="003759B9" w:rsidRDefault="003759B9" w:rsidP="003759B9">
            <w:pPr>
              <w:spacing w:after="0" w:line="240" w:lineRule="auto"/>
              <w:rPr>
                <w:rFonts w:eastAsia="Times New Roman" w:cstheme="minorHAnsi"/>
                <w:sz w:val="20"/>
                <w:szCs w:val="20"/>
              </w:rPr>
            </w:pPr>
          </w:p>
        </w:tc>
        <w:tc>
          <w:tcPr>
            <w:tcW w:w="1980" w:type="dxa"/>
            <w:vMerge/>
            <w:tcBorders>
              <w:top w:val="nil"/>
              <w:left w:val="single" w:sz="4" w:space="0" w:color="auto"/>
              <w:bottom w:val="single" w:sz="4" w:space="0" w:color="000000"/>
              <w:right w:val="single" w:sz="4" w:space="0" w:color="auto"/>
            </w:tcBorders>
            <w:vAlign w:val="center"/>
            <w:hideMark/>
          </w:tcPr>
          <w:p w14:paraId="0C9DBEAA" w14:textId="77777777" w:rsidR="003759B9" w:rsidRPr="003759B9" w:rsidRDefault="003759B9" w:rsidP="003759B9">
            <w:pPr>
              <w:spacing w:after="0" w:line="240" w:lineRule="auto"/>
              <w:rPr>
                <w:rFonts w:eastAsia="Times New Roman" w:cstheme="minorHAnsi"/>
                <w:sz w:val="20"/>
                <w:szCs w:val="20"/>
              </w:rPr>
            </w:pPr>
          </w:p>
        </w:tc>
        <w:tc>
          <w:tcPr>
            <w:tcW w:w="3589" w:type="dxa"/>
            <w:vMerge/>
            <w:tcBorders>
              <w:top w:val="nil"/>
              <w:left w:val="single" w:sz="4" w:space="0" w:color="auto"/>
              <w:bottom w:val="single" w:sz="4" w:space="0" w:color="000000"/>
              <w:right w:val="single" w:sz="4" w:space="0" w:color="auto"/>
            </w:tcBorders>
            <w:vAlign w:val="center"/>
            <w:hideMark/>
          </w:tcPr>
          <w:p w14:paraId="1AA83509" w14:textId="77777777" w:rsidR="003759B9" w:rsidRPr="003759B9" w:rsidRDefault="003759B9" w:rsidP="003759B9">
            <w:pPr>
              <w:spacing w:after="0" w:line="240" w:lineRule="auto"/>
              <w:rPr>
                <w:rFonts w:eastAsia="Times New Roman" w:cstheme="minorHAnsi"/>
                <w:sz w:val="20"/>
                <w:szCs w:val="20"/>
              </w:rPr>
            </w:pPr>
          </w:p>
        </w:tc>
        <w:tc>
          <w:tcPr>
            <w:tcW w:w="236" w:type="dxa"/>
            <w:tcBorders>
              <w:top w:val="nil"/>
              <w:left w:val="nil"/>
              <w:bottom w:val="nil"/>
              <w:right w:val="nil"/>
            </w:tcBorders>
            <w:shd w:val="clear" w:color="auto" w:fill="auto"/>
            <w:noWrap/>
            <w:vAlign w:val="bottom"/>
            <w:hideMark/>
          </w:tcPr>
          <w:p w14:paraId="4207535D" w14:textId="77777777" w:rsidR="003759B9" w:rsidRPr="003759B9" w:rsidRDefault="003759B9" w:rsidP="003759B9">
            <w:pPr>
              <w:spacing w:after="0" w:line="240" w:lineRule="auto"/>
              <w:jc w:val="center"/>
              <w:rPr>
                <w:rFonts w:ascii="Arial" w:eastAsia="Times New Roman" w:hAnsi="Arial" w:cs="Arial"/>
                <w:sz w:val="20"/>
                <w:szCs w:val="20"/>
              </w:rPr>
            </w:pPr>
          </w:p>
        </w:tc>
      </w:tr>
      <w:tr w:rsidR="003759B9" w:rsidRPr="003759B9" w14:paraId="70B29ABE" w14:textId="77777777" w:rsidTr="003759B9">
        <w:trPr>
          <w:trHeight w:val="300"/>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1D18A0A4" w14:textId="3F8B105C" w:rsidR="003759B9" w:rsidRPr="003759B9" w:rsidRDefault="003759B9" w:rsidP="003759B9">
            <w:pPr>
              <w:spacing w:after="0" w:line="240" w:lineRule="auto"/>
              <w:rPr>
                <w:rFonts w:eastAsia="Times New Roman" w:cstheme="minorHAnsi"/>
                <w:sz w:val="20"/>
                <w:szCs w:val="20"/>
              </w:rPr>
            </w:pPr>
            <w:r w:rsidRPr="003759B9">
              <w:rPr>
                <w:rFonts w:eastAsia="Times New Roman" w:cstheme="minorHAnsi"/>
                <w:sz w:val="20"/>
                <w:szCs w:val="20"/>
              </w:rPr>
              <w:t>Per C of C</w:t>
            </w:r>
          </w:p>
        </w:tc>
        <w:tc>
          <w:tcPr>
            <w:tcW w:w="619" w:type="dxa"/>
            <w:vMerge w:val="restart"/>
            <w:tcBorders>
              <w:top w:val="nil"/>
              <w:left w:val="single" w:sz="4" w:space="0" w:color="auto"/>
              <w:bottom w:val="single" w:sz="4" w:space="0" w:color="auto"/>
              <w:right w:val="single" w:sz="4" w:space="0" w:color="auto"/>
            </w:tcBorders>
            <w:shd w:val="clear" w:color="auto" w:fill="auto"/>
            <w:vAlign w:val="center"/>
            <w:hideMark/>
          </w:tcPr>
          <w:p w14:paraId="54D7778A"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160" w:type="dxa"/>
            <w:tcBorders>
              <w:top w:val="nil"/>
              <w:left w:val="nil"/>
              <w:bottom w:val="single" w:sz="4" w:space="0" w:color="auto"/>
              <w:right w:val="single" w:sz="4" w:space="0" w:color="auto"/>
            </w:tcBorders>
            <w:shd w:val="clear" w:color="auto" w:fill="auto"/>
            <w:vAlign w:val="center"/>
            <w:hideMark/>
          </w:tcPr>
          <w:p w14:paraId="6911B94E"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4871" w:type="dxa"/>
            <w:vMerge w:val="restart"/>
            <w:tcBorders>
              <w:top w:val="nil"/>
              <w:left w:val="single" w:sz="4" w:space="0" w:color="auto"/>
              <w:bottom w:val="single" w:sz="4" w:space="0" w:color="000000"/>
              <w:right w:val="single" w:sz="4" w:space="0" w:color="auto"/>
            </w:tcBorders>
            <w:shd w:val="clear" w:color="auto" w:fill="auto"/>
            <w:vAlign w:val="center"/>
            <w:hideMark/>
          </w:tcPr>
          <w:p w14:paraId="67FECCCF"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980" w:type="dxa"/>
            <w:tcBorders>
              <w:top w:val="nil"/>
              <w:left w:val="nil"/>
              <w:bottom w:val="single" w:sz="4" w:space="0" w:color="auto"/>
              <w:right w:val="single" w:sz="4" w:space="0" w:color="auto"/>
            </w:tcBorders>
            <w:shd w:val="clear" w:color="auto" w:fill="auto"/>
            <w:vAlign w:val="center"/>
            <w:hideMark/>
          </w:tcPr>
          <w:p w14:paraId="35041B7C"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3589" w:type="dxa"/>
            <w:vMerge w:val="restart"/>
            <w:tcBorders>
              <w:top w:val="nil"/>
              <w:left w:val="single" w:sz="4" w:space="0" w:color="auto"/>
              <w:bottom w:val="single" w:sz="4" w:space="0" w:color="auto"/>
              <w:right w:val="single" w:sz="4" w:space="0" w:color="auto"/>
            </w:tcBorders>
            <w:shd w:val="clear" w:color="auto" w:fill="auto"/>
            <w:vAlign w:val="center"/>
            <w:hideMark/>
          </w:tcPr>
          <w:p w14:paraId="799F284E"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36" w:type="dxa"/>
            <w:vAlign w:val="center"/>
            <w:hideMark/>
          </w:tcPr>
          <w:p w14:paraId="69DA2461" w14:textId="77777777" w:rsidR="003759B9" w:rsidRPr="003759B9" w:rsidRDefault="003759B9" w:rsidP="003759B9">
            <w:pPr>
              <w:spacing w:after="0" w:line="240" w:lineRule="auto"/>
              <w:rPr>
                <w:rFonts w:ascii="Times New Roman" w:eastAsia="Times New Roman" w:hAnsi="Times New Roman" w:cs="Times New Roman"/>
                <w:sz w:val="20"/>
                <w:szCs w:val="20"/>
              </w:rPr>
            </w:pPr>
          </w:p>
        </w:tc>
      </w:tr>
      <w:tr w:rsidR="003759B9" w:rsidRPr="003759B9" w14:paraId="77995013" w14:textId="77777777" w:rsidTr="003759B9">
        <w:trPr>
          <w:trHeight w:val="315"/>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0EE74E62" w14:textId="77777777" w:rsidR="003759B9" w:rsidRPr="003759B9" w:rsidRDefault="003759B9" w:rsidP="003759B9">
            <w:pPr>
              <w:spacing w:after="0" w:line="240" w:lineRule="auto"/>
              <w:rPr>
                <w:rFonts w:ascii="Arial" w:eastAsia="Times New Roman" w:hAnsi="Arial" w:cs="Arial"/>
                <w:color w:val="000000"/>
              </w:rPr>
            </w:pPr>
            <w:r w:rsidRPr="003759B9">
              <w:rPr>
                <w:rFonts w:eastAsia="Times New Roman" w:cstheme="minorHAnsi"/>
                <w:sz w:val="20"/>
                <w:szCs w:val="20"/>
              </w:rPr>
              <w:t>As-built Conditions</w:t>
            </w:r>
          </w:p>
        </w:tc>
        <w:tc>
          <w:tcPr>
            <w:tcW w:w="619" w:type="dxa"/>
            <w:vMerge/>
            <w:tcBorders>
              <w:top w:val="nil"/>
              <w:left w:val="single" w:sz="4" w:space="0" w:color="auto"/>
              <w:bottom w:val="single" w:sz="4" w:space="0" w:color="auto"/>
              <w:right w:val="single" w:sz="4" w:space="0" w:color="auto"/>
            </w:tcBorders>
            <w:vAlign w:val="center"/>
            <w:hideMark/>
          </w:tcPr>
          <w:p w14:paraId="5AB6B3AE" w14:textId="77777777" w:rsidR="003759B9" w:rsidRPr="003759B9" w:rsidRDefault="003759B9" w:rsidP="003759B9">
            <w:pPr>
              <w:spacing w:after="0" w:line="240" w:lineRule="auto"/>
              <w:rPr>
                <w:rFonts w:ascii="Arial" w:eastAsia="Times New Roman" w:hAnsi="Arial" w:cs="Arial"/>
                <w:i/>
                <w:iCs/>
                <w:color w:val="A6A6A6"/>
                <w:sz w:val="20"/>
                <w:szCs w:val="20"/>
              </w:rPr>
            </w:pPr>
          </w:p>
        </w:tc>
        <w:tc>
          <w:tcPr>
            <w:tcW w:w="2160" w:type="dxa"/>
            <w:tcBorders>
              <w:top w:val="nil"/>
              <w:left w:val="nil"/>
              <w:bottom w:val="single" w:sz="4" w:space="0" w:color="auto"/>
              <w:right w:val="single" w:sz="4" w:space="0" w:color="auto"/>
            </w:tcBorders>
            <w:shd w:val="clear" w:color="auto" w:fill="auto"/>
            <w:vAlign w:val="center"/>
            <w:hideMark/>
          </w:tcPr>
          <w:p w14:paraId="2E180F40" w14:textId="77777777" w:rsidR="003759B9" w:rsidRPr="003759B9" w:rsidRDefault="003759B9" w:rsidP="003759B9">
            <w:pPr>
              <w:spacing w:after="0" w:line="240" w:lineRule="auto"/>
              <w:jc w:val="center"/>
              <w:rPr>
                <w:rFonts w:ascii="Arial" w:eastAsia="Times New Roman" w:hAnsi="Arial" w:cs="Arial"/>
                <w:i/>
                <w:iCs/>
                <w:color w:val="808080"/>
                <w:sz w:val="18"/>
                <w:szCs w:val="18"/>
              </w:rPr>
            </w:pPr>
            <w:r w:rsidRPr="003759B9">
              <w:rPr>
                <w:rFonts w:ascii="Arial" w:eastAsia="Times New Roman" w:hAnsi="Arial" w:cs="Arial"/>
                <w:i/>
                <w:iCs/>
                <w:color w:val="808080"/>
                <w:sz w:val="18"/>
                <w:szCs w:val="18"/>
              </w:rPr>
              <w:t> </w:t>
            </w:r>
          </w:p>
        </w:tc>
        <w:tc>
          <w:tcPr>
            <w:tcW w:w="4871" w:type="dxa"/>
            <w:vMerge/>
            <w:tcBorders>
              <w:top w:val="nil"/>
              <w:left w:val="single" w:sz="4" w:space="0" w:color="auto"/>
              <w:bottom w:val="single" w:sz="4" w:space="0" w:color="000000"/>
              <w:right w:val="single" w:sz="4" w:space="0" w:color="auto"/>
            </w:tcBorders>
            <w:vAlign w:val="center"/>
            <w:hideMark/>
          </w:tcPr>
          <w:p w14:paraId="6C0DD972" w14:textId="77777777" w:rsidR="003759B9" w:rsidRPr="003759B9" w:rsidRDefault="003759B9" w:rsidP="003759B9">
            <w:pPr>
              <w:spacing w:after="0" w:line="240" w:lineRule="auto"/>
              <w:rPr>
                <w:rFonts w:ascii="Arial" w:eastAsia="Times New Roman" w:hAnsi="Arial" w:cs="Arial"/>
                <w:i/>
                <w:iCs/>
                <w:color w:val="A6A6A6"/>
                <w:sz w:val="20"/>
                <w:szCs w:val="20"/>
              </w:rPr>
            </w:pPr>
          </w:p>
        </w:tc>
        <w:tc>
          <w:tcPr>
            <w:tcW w:w="1980" w:type="dxa"/>
            <w:tcBorders>
              <w:top w:val="nil"/>
              <w:left w:val="nil"/>
              <w:bottom w:val="single" w:sz="4" w:space="0" w:color="auto"/>
              <w:right w:val="single" w:sz="4" w:space="0" w:color="auto"/>
            </w:tcBorders>
            <w:shd w:val="clear" w:color="auto" w:fill="auto"/>
            <w:noWrap/>
            <w:vAlign w:val="center"/>
            <w:hideMark/>
          </w:tcPr>
          <w:p w14:paraId="6A5BEA64" w14:textId="77777777" w:rsidR="003759B9" w:rsidRPr="003759B9" w:rsidRDefault="003759B9" w:rsidP="003759B9">
            <w:pPr>
              <w:spacing w:after="0" w:line="240" w:lineRule="auto"/>
              <w:rPr>
                <w:rFonts w:ascii="Arial" w:eastAsia="Times New Roman" w:hAnsi="Arial" w:cs="Arial"/>
                <w:i/>
                <w:iCs/>
                <w:color w:val="FF0000"/>
                <w:sz w:val="18"/>
                <w:szCs w:val="18"/>
              </w:rPr>
            </w:pPr>
            <w:r w:rsidRPr="003759B9">
              <w:rPr>
                <w:rFonts w:ascii="Arial" w:eastAsia="Times New Roman" w:hAnsi="Arial" w:cs="Arial"/>
                <w:i/>
                <w:iCs/>
                <w:color w:val="FF0000"/>
                <w:sz w:val="18"/>
                <w:szCs w:val="18"/>
              </w:rPr>
              <w:t> </w:t>
            </w:r>
          </w:p>
        </w:tc>
        <w:tc>
          <w:tcPr>
            <w:tcW w:w="3589" w:type="dxa"/>
            <w:vMerge/>
            <w:tcBorders>
              <w:top w:val="nil"/>
              <w:left w:val="single" w:sz="4" w:space="0" w:color="auto"/>
              <w:bottom w:val="single" w:sz="4" w:space="0" w:color="auto"/>
              <w:right w:val="single" w:sz="4" w:space="0" w:color="auto"/>
            </w:tcBorders>
            <w:vAlign w:val="center"/>
            <w:hideMark/>
          </w:tcPr>
          <w:p w14:paraId="633BE175" w14:textId="77777777" w:rsidR="003759B9" w:rsidRPr="003759B9" w:rsidRDefault="003759B9" w:rsidP="003759B9">
            <w:pPr>
              <w:spacing w:after="0" w:line="240" w:lineRule="auto"/>
              <w:rPr>
                <w:rFonts w:ascii="Arial" w:eastAsia="Times New Roman" w:hAnsi="Arial" w:cs="Arial"/>
                <w:color w:val="000000"/>
              </w:rPr>
            </w:pPr>
          </w:p>
        </w:tc>
        <w:tc>
          <w:tcPr>
            <w:tcW w:w="236" w:type="dxa"/>
            <w:vAlign w:val="center"/>
            <w:hideMark/>
          </w:tcPr>
          <w:p w14:paraId="0B452B43" w14:textId="77777777" w:rsidR="003759B9" w:rsidRPr="003759B9" w:rsidRDefault="003759B9" w:rsidP="003759B9">
            <w:pPr>
              <w:spacing w:after="0" w:line="240" w:lineRule="auto"/>
              <w:rPr>
                <w:rFonts w:ascii="Times New Roman" w:eastAsia="Times New Roman" w:hAnsi="Times New Roman" w:cs="Times New Roman"/>
                <w:sz w:val="20"/>
                <w:szCs w:val="20"/>
              </w:rPr>
            </w:pPr>
          </w:p>
        </w:tc>
      </w:tr>
    </w:tbl>
    <w:p w14:paraId="002EDE04" w14:textId="77777777" w:rsidR="00D37A59" w:rsidRDefault="00D37A59">
      <w:pPr>
        <w:rPr>
          <w:rFonts w:eastAsia="Times New Roman" w:cstheme="minorHAnsi"/>
          <w:sz w:val="20"/>
          <w:szCs w:val="20"/>
        </w:rPr>
      </w:pPr>
    </w:p>
    <w:tbl>
      <w:tblPr>
        <w:tblW w:w="14305" w:type="dxa"/>
        <w:tblLook w:val="04A0" w:firstRow="1" w:lastRow="0" w:firstColumn="1" w:lastColumn="0" w:noHBand="0" w:noVBand="1"/>
      </w:tblPr>
      <w:tblGrid>
        <w:gridCol w:w="1086"/>
        <w:gridCol w:w="619"/>
        <w:gridCol w:w="1440"/>
        <w:gridCol w:w="990"/>
        <w:gridCol w:w="1260"/>
        <w:gridCol w:w="1800"/>
        <w:gridCol w:w="1440"/>
        <w:gridCol w:w="1350"/>
        <w:gridCol w:w="1530"/>
        <w:gridCol w:w="2790"/>
      </w:tblGrid>
      <w:tr w:rsidR="003759B9" w:rsidRPr="003759B9" w14:paraId="1E9B7293" w14:textId="77777777" w:rsidTr="003759B9">
        <w:trPr>
          <w:trHeight w:val="290"/>
        </w:trPr>
        <w:tc>
          <w:tcPr>
            <w:tcW w:w="14305" w:type="dxa"/>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3B00D3" w14:textId="475C3C95" w:rsidR="003759B9" w:rsidRPr="003759B9" w:rsidRDefault="003759B9" w:rsidP="003759B9">
            <w:pPr>
              <w:spacing w:after="0" w:line="240" w:lineRule="auto"/>
              <w:rPr>
                <w:rFonts w:ascii="Arial" w:eastAsia="Times New Roman" w:hAnsi="Arial" w:cs="Arial"/>
                <w:b/>
                <w:bCs/>
                <w:color w:val="000000"/>
              </w:rPr>
            </w:pPr>
            <w:r w:rsidRPr="003759B9">
              <w:rPr>
                <w:rFonts w:eastAsia="Times New Roman" w:cstheme="minorHAnsi"/>
                <w:b/>
                <w:bCs/>
                <w:color w:val="000000"/>
                <w:sz w:val="20"/>
                <w:szCs w:val="20"/>
              </w:rPr>
              <w:t>Pumps</w:t>
            </w:r>
          </w:p>
        </w:tc>
      </w:tr>
      <w:tr w:rsidR="003759B9" w:rsidRPr="003759B9" w14:paraId="6E665347" w14:textId="77777777" w:rsidTr="003759B9">
        <w:trPr>
          <w:trHeight w:val="29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hideMark/>
          </w:tcPr>
          <w:p w14:paraId="4C8735A9"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01</w:t>
            </w:r>
          </w:p>
        </w:tc>
        <w:tc>
          <w:tcPr>
            <w:tcW w:w="1440" w:type="dxa"/>
            <w:tcBorders>
              <w:top w:val="nil"/>
              <w:left w:val="nil"/>
              <w:bottom w:val="single" w:sz="4" w:space="0" w:color="auto"/>
              <w:right w:val="single" w:sz="4" w:space="0" w:color="auto"/>
            </w:tcBorders>
            <w:shd w:val="clear" w:color="auto" w:fill="auto"/>
            <w:vAlign w:val="center"/>
            <w:hideMark/>
          </w:tcPr>
          <w:p w14:paraId="7A228070"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02</w:t>
            </w:r>
          </w:p>
        </w:tc>
        <w:tc>
          <w:tcPr>
            <w:tcW w:w="990" w:type="dxa"/>
            <w:tcBorders>
              <w:top w:val="nil"/>
              <w:left w:val="nil"/>
              <w:bottom w:val="single" w:sz="4" w:space="0" w:color="auto"/>
              <w:right w:val="single" w:sz="4" w:space="0" w:color="auto"/>
            </w:tcBorders>
            <w:shd w:val="clear" w:color="auto" w:fill="auto"/>
            <w:vAlign w:val="center"/>
            <w:hideMark/>
          </w:tcPr>
          <w:p w14:paraId="18A6460C"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03</w:t>
            </w:r>
          </w:p>
        </w:tc>
        <w:tc>
          <w:tcPr>
            <w:tcW w:w="1260" w:type="dxa"/>
            <w:tcBorders>
              <w:top w:val="nil"/>
              <w:left w:val="nil"/>
              <w:bottom w:val="single" w:sz="4" w:space="0" w:color="auto"/>
              <w:right w:val="single" w:sz="4" w:space="0" w:color="auto"/>
            </w:tcBorders>
            <w:shd w:val="clear" w:color="auto" w:fill="auto"/>
            <w:hideMark/>
          </w:tcPr>
          <w:p w14:paraId="3DD9E97D"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04</w:t>
            </w:r>
          </w:p>
        </w:tc>
        <w:tc>
          <w:tcPr>
            <w:tcW w:w="1800" w:type="dxa"/>
            <w:tcBorders>
              <w:top w:val="nil"/>
              <w:left w:val="nil"/>
              <w:bottom w:val="single" w:sz="4" w:space="0" w:color="auto"/>
              <w:right w:val="single" w:sz="4" w:space="0" w:color="auto"/>
            </w:tcBorders>
            <w:shd w:val="clear" w:color="auto" w:fill="auto"/>
            <w:hideMark/>
          </w:tcPr>
          <w:p w14:paraId="6BDF43EA"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05</w:t>
            </w:r>
          </w:p>
        </w:tc>
        <w:tc>
          <w:tcPr>
            <w:tcW w:w="1440" w:type="dxa"/>
            <w:tcBorders>
              <w:top w:val="nil"/>
              <w:left w:val="nil"/>
              <w:bottom w:val="single" w:sz="4" w:space="0" w:color="auto"/>
              <w:right w:val="single" w:sz="4" w:space="0" w:color="auto"/>
            </w:tcBorders>
            <w:shd w:val="clear" w:color="auto" w:fill="auto"/>
            <w:hideMark/>
          </w:tcPr>
          <w:p w14:paraId="6F3D4A3C"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06</w:t>
            </w:r>
          </w:p>
        </w:tc>
        <w:tc>
          <w:tcPr>
            <w:tcW w:w="1350" w:type="dxa"/>
            <w:tcBorders>
              <w:top w:val="nil"/>
              <w:left w:val="nil"/>
              <w:bottom w:val="single" w:sz="4" w:space="0" w:color="auto"/>
              <w:right w:val="single" w:sz="4" w:space="0" w:color="auto"/>
            </w:tcBorders>
            <w:shd w:val="clear" w:color="auto" w:fill="auto"/>
            <w:hideMark/>
          </w:tcPr>
          <w:p w14:paraId="1D55E519"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07</w:t>
            </w:r>
          </w:p>
        </w:tc>
        <w:tc>
          <w:tcPr>
            <w:tcW w:w="1530" w:type="dxa"/>
            <w:tcBorders>
              <w:top w:val="nil"/>
              <w:left w:val="nil"/>
              <w:bottom w:val="single" w:sz="4" w:space="0" w:color="auto"/>
              <w:right w:val="single" w:sz="4" w:space="0" w:color="auto"/>
            </w:tcBorders>
            <w:shd w:val="clear" w:color="auto" w:fill="auto"/>
            <w:hideMark/>
          </w:tcPr>
          <w:p w14:paraId="0342A8F5"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08</w:t>
            </w:r>
          </w:p>
        </w:tc>
        <w:tc>
          <w:tcPr>
            <w:tcW w:w="2790" w:type="dxa"/>
            <w:tcBorders>
              <w:top w:val="nil"/>
              <w:left w:val="nil"/>
              <w:bottom w:val="single" w:sz="4" w:space="0" w:color="auto"/>
              <w:right w:val="single" w:sz="4" w:space="0" w:color="auto"/>
            </w:tcBorders>
            <w:shd w:val="clear" w:color="auto" w:fill="auto"/>
            <w:hideMark/>
          </w:tcPr>
          <w:p w14:paraId="2F586D50"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09</w:t>
            </w:r>
          </w:p>
        </w:tc>
      </w:tr>
      <w:tr w:rsidR="003759B9" w:rsidRPr="003759B9" w14:paraId="58444E21" w14:textId="77777777" w:rsidTr="003759B9">
        <w:trPr>
          <w:trHeight w:val="290"/>
        </w:trPr>
        <w:tc>
          <w:tcPr>
            <w:tcW w:w="1705"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6695CAFE"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Name or Tag ID</w:t>
            </w:r>
          </w:p>
        </w:tc>
        <w:tc>
          <w:tcPr>
            <w:tcW w:w="1440" w:type="dxa"/>
            <w:vMerge w:val="restart"/>
            <w:tcBorders>
              <w:top w:val="nil"/>
              <w:left w:val="single" w:sz="4" w:space="0" w:color="auto"/>
              <w:bottom w:val="single" w:sz="4" w:space="0" w:color="000000"/>
              <w:right w:val="single" w:sz="4" w:space="0" w:color="auto"/>
            </w:tcBorders>
            <w:shd w:val="clear" w:color="auto" w:fill="auto"/>
            <w:vAlign w:val="center"/>
            <w:hideMark/>
          </w:tcPr>
          <w:p w14:paraId="1B996A63"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Type</w:t>
            </w:r>
          </w:p>
        </w:tc>
        <w:tc>
          <w:tcPr>
            <w:tcW w:w="990" w:type="dxa"/>
            <w:vMerge w:val="restart"/>
            <w:tcBorders>
              <w:top w:val="nil"/>
              <w:left w:val="single" w:sz="4" w:space="0" w:color="auto"/>
              <w:bottom w:val="single" w:sz="4" w:space="0" w:color="000000"/>
              <w:right w:val="single" w:sz="4" w:space="0" w:color="auto"/>
            </w:tcBorders>
            <w:shd w:val="clear" w:color="auto" w:fill="auto"/>
            <w:vAlign w:val="center"/>
            <w:hideMark/>
          </w:tcPr>
          <w:p w14:paraId="679311F5"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Quantity</w:t>
            </w:r>
          </w:p>
        </w:tc>
        <w:tc>
          <w:tcPr>
            <w:tcW w:w="1260" w:type="dxa"/>
            <w:vMerge w:val="restart"/>
            <w:tcBorders>
              <w:top w:val="nil"/>
              <w:left w:val="single" w:sz="4" w:space="0" w:color="auto"/>
              <w:bottom w:val="single" w:sz="4" w:space="0" w:color="000000"/>
              <w:right w:val="single" w:sz="4" w:space="0" w:color="auto"/>
            </w:tcBorders>
            <w:shd w:val="clear" w:color="auto" w:fill="auto"/>
            <w:vAlign w:val="center"/>
            <w:hideMark/>
          </w:tcPr>
          <w:p w14:paraId="1024D479"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xml:space="preserve">Horsepower </w:t>
            </w:r>
            <w:r w:rsidRPr="003759B9">
              <w:rPr>
                <w:rFonts w:eastAsia="Times New Roman" w:cstheme="minorHAnsi"/>
                <w:sz w:val="20"/>
                <w:szCs w:val="20"/>
              </w:rPr>
              <w:br/>
              <w:t>(HP)</w:t>
            </w:r>
          </w:p>
        </w:tc>
        <w:tc>
          <w:tcPr>
            <w:tcW w:w="6120" w:type="dxa"/>
            <w:gridSpan w:val="4"/>
            <w:tcBorders>
              <w:top w:val="single" w:sz="4" w:space="0" w:color="auto"/>
              <w:left w:val="nil"/>
              <w:bottom w:val="single" w:sz="4" w:space="0" w:color="auto"/>
              <w:right w:val="single" w:sz="4" w:space="0" w:color="000000"/>
            </w:tcBorders>
            <w:shd w:val="clear" w:color="auto" w:fill="auto"/>
            <w:hideMark/>
          </w:tcPr>
          <w:p w14:paraId="6FF7F215"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Controls</w:t>
            </w:r>
          </w:p>
        </w:tc>
        <w:tc>
          <w:tcPr>
            <w:tcW w:w="2790" w:type="dxa"/>
            <w:vMerge w:val="restart"/>
            <w:tcBorders>
              <w:top w:val="nil"/>
              <w:left w:val="single" w:sz="4" w:space="0" w:color="auto"/>
              <w:bottom w:val="single" w:sz="4" w:space="0" w:color="000000"/>
              <w:right w:val="single" w:sz="4" w:space="0" w:color="auto"/>
            </w:tcBorders>
            <w:shd w:val="clear" w:color="auto" w:fill="auto"/>
            <w:vAlign w:val="center"/>
            <w:hideMark/>
          </w:tcPr>
          <w:p w14:paraId="160EFE73"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Equipment Compliance</w:t>
            </w:r>
          </w:p>
        </w:tc>
      </w:tr>
      <w:tr w:rsidR="003759B9" w:rsidRPr="003759B9" w14:paraId="0DFB7FE4" w14:textId="77777777" w:rsidTr="003759B9">
        <w:trPr>
          <w:trHeight w:val="460"/>
        </w:trPr>
        <w:tc>
          <w:tcPr>
            <w:tcW w:w="1705" w:type="dxa"/>
            <w:gridSpan w:val="2"/>
            <w:vMerge/>
            <w:tcBorders>
              <w:top w:val="single" w:sz="4" w:space="0" w:color="auto"/>
              <w:left w:val="single" w:sz="4" w:space="0" w:color="auto"/>
              <w:bottom w:val="single" w:sz="4" w:space="0" w:color="000000"/>
              <w:right w:val="single" w:sz="4" w:space="0" w:color="000000"/>
            </w:tcBorders>
            <w:vAlign w:val="center"/>
            <w:hideMark/>
          </w:tcPr>
          <w:p w14:paraId="4F762559" w14:textId="77777777" w:rsidR="003759B9" w:rsidRPr="003759B9" w:rsidRDefault="003759B9" w:rsidP="003759B9">
            <w:pPr>
              <w:spacing w:after="0" w:line="240" w:lineRule="auto"/>
              <w:jc w:val="center"/>
              <w:rPr>
                <w:rFonts w:eastAsia="Times New Roman" w:cstheme="minorHAnsi"/>
                <w:sz w:val="20"/>
                <w:szCs w:val="20"/>
              </w:rPr>
            </w:pPr>
          </w:p>
        </w:tc>
        <w:tc>
          <w:tcPr>
            <w:tcW w:w="1440" w:type="dxa"/>
            <w:vMerge/>
            <w:tcBorders>
              <w:top w:val="nil"/>
              <w:left w:val="single" w:sz="4" w:space="0" w:color="auto"/>
              <w:bottom w:val="single" w:sz="4" w:space="0" w:color="000000"/>
              <w:right w:val="single" w:sz="4" w:space="0" w:color="auto"/>
            </w:tcBorders>
            <w:vAlign w:val="center"/>
            <w:hideMark/>
          </w:tcPr>
          <w:p w14:paraId="0283AD9D" w14:textId="77777777" w:rsidR="003759B9" w:rsidRPr="003759B9" w:rsidRDefault="003759B9" w:rsidP="003759B9">
            <w:pPr>
              <w:spacing w:after="0" w:line="240" w:lineRule="auto"/>
              <w:jc w:val="center"/>
              <w:rPr>
                <w:rFonts w:eastAsia="Times New Roman" w:cstheme="minorHAnsi"/>
                <w:sz w:val="20"/>
                <w:szCs w:val="20"/>
              </w:rPr>
            </w:pPr>
          </w:p>
        </w:tc>
        <w:tc>
          <w:tcPr>
            <w:tcW w:w="990" w:type="dxa"/>
            <w:vMerge/>
            <w:tcBorders>
              <w:top w:val="nil"/>
              <w:left w:val="single" w:sz="4" w:space="0" w:color="auto"/>
              <w:bottom w:val="single" w:sz="4" w:space="0" w:color="000000"/>
              <w:right w:val="single" w:sz="4" w:space="0" w:color="auto"/>
            </w:tcBorders>
            <w:vAlign w:val="center"/>
            <w:hideMark/>
          </w:tcPr>
          <w:p w14:paraId="10A81131" w14:textId="77777777" w:rsidR="003759B9" w:rsidRPr="003759B9" w:rsidRDefault="003759B9" w:rsidP="003759B9">
            <w:pPr>
              <w:spacing w:after="0" w:line="240" w:lineRule="auto"/>
              <w:jc w:val="center"/>
              <w:rPr>
                <w:rFonts w:eastAsia="Times New Roman" w:cstheme="minorHAnsi"/>
                <w:sz w:val="20"/>
                <w:szCs w:val="20"/>
              </w:rPr>
            </w:pPr>
          </w:p>
        </w:tc>
        <w:tc>
          <w:tcPr>
            <w:tcW w:w="1260" w:type="dxa"/>
            <w:vMerge/>
            <w:tcBorders>
              <w:top w:val="nil"/>
              <w:left w:val="single" w:sz="4" w:space="0" w:color="auto"/>
              <w:bottom w:val="single" w:sz="4" w:space="0" w:color="000000"/>
              <w:right w:val="single" w:sz="4" w:space="0" w:color="auto"/>
            </w:tcBorders>
            <w:vAlign w:val="center"/>
            <w:hideMark/>
          </w:tcPr>
          <w:p w14:paraId="1AA83E47" w14:textId="77777777" w:rsidR="003759B9" w:rsidRPr="003759B9" w:rsidRDefault="003759B9" w:rsidP="003759B9">
            <w:pPr>
              <w:spacing w:after="0" w:line="240" w:lineRule="auto"/>
              <w:jc w:val="center"/>
              <w:rPr>
                <w:rFonts w:eastAsia="Times New Roman" w:cstheme="minorHAnsi"/>
                <w:sz w:val="20"/>
                <w:szCs w:val="20"/>
              </w:rPr>
            </w:pPr>
          </w:p>
        </w:tc>
        <w:tc>
          <w:tcPr>
            <w:tcW w:w="1800" w:type="dxa"/>
            <w:tcBorders>
              <w:top w:val="nil"/>
              <w:left w:val="nil"/>
              <w:bottom w:val="single" w:sz="4" w:space="0" w:color="auto"/>
              <w:right w:val="single" w:sz="4" w:space="0" w:color="auto"/>
            </w:tcBorders>
            <w:shd w:val="clear" w:color="auto" w:fill="auto"/>
            <w:vAlign w:val="center"/>
            <w:hideMark/>
          </w:tcPr>
          <w:p w14:paraId="4369DA1F"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Variable Flow Controls</w:t>
            </w:r>
          </w:p>
        </w:tc>
        <w:tc>
          <w:tcPr>
            <w:tcW w:w="1440" w:type="dxa"/>
            <w:tcBorders>
              <w:top w:val="nil"/>
              <w:left w:val="nil"/>
              <w:bottom w:val="single" w:sz="4" w:space="0" w:color="auto"/>
              <w:right w:val="single" w:sz="4" w:space="0" w:color="auto"/>
            </w:tcBorders>
            <w:shd w:val="clear" w:color="auto" w:fill="auto"/>
            <w:vAlign w:val="center"/>
            <w:hideMark/>
          </w:tcPr>
          <w:p w14:paraId="4EE1B72B"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Hydronic Heat Pump Isolation</w:t>
            </w:r>
          </w:p>
        </w:tc>
        <w:tc>
          <w:tcPr>
            <w:tcW w:w="1350" w:type="dxa"/>
            <w:tcBorders>
              <w:top w:val="nil"/>
              <w:left w:val="nil"/>
              <w:bottom w:val="single" w:sz="4" w:space="0" w:color="auto"/>
              <w:right w:val="single" w:sz="4" w:space="0" w:color="auto"/>
            </w:tcBorders>
            <w:shd w:val="clear" w:color="auto" w:fill="auto"/>
            <w:vAlign w:val="center"/>
            <w:hideMark/>
          </w:tcPr>
          <w:p w14:paraId="443CD9A4"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VSD on Pumps &gt; 5HP</w:t>
            </w:r>
          </w:p>
        </w:tc>
        <w:tc>
          <w:tcPr>
            <w:tcW w:w="1530" w:type="dxa"/>
            <w:tcBorders>
              <w:top w:val="nil"/>
              <w:left w:val="nil"/>
              <w:bottom w:val="single" w:sz="4" w:space="0" w:color="auto"/>
              <w:right w:val="single" w:sz="4" w:space="0" w:color="auto"/>
            </w:tcBorders>
            <w:shd w:val="clear" w:color="auto" w:fill="auto"/>
            <w:vAlign w:val="center"/>
            <w:hideMark/>
          </w:tcPr>
          <w:p w14:paraId="6D764D6E"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xml:space="preserve">Differential Pressure Sensor </w:t>
            </w:r>
          </w:p>
        </w:tc>
        <w:tc>
          <w:tcPr>
            <w:tcW w:w="2790" w:type="dxa"/>
            <w:vMerge/>
            <w:tcBorders>
              <w:top w:val="nil"/>
              <w:left w:val="single" w:sz="4" w:space="0" w:color="auto"/>
              <w:bottom w:val="single" w:sz="4" w:space="0" w:color="000000"/>
              <w:right w:val="single" w:sz="4" w:space="0" w:color="auto"/>
            </w:tcBorders>
            <w:vAlign w:val="center"/>
            <w:hideMark/>
          </w:tcPr>
          <w:p w14:paraId="6E856188" w14:textId="77777777" w:rsidR="003759B9" w:rsidRPr="003759B9" w:rsidRDefault="003759B9" w:rsidP="003759B9">
            <w:pPr>
              <w:spacing w:after="0" w:line="240" w:lineRule="auto"/>
              <w:jc w:val="center"/>
              <w:rPr>
                <w:rFonts w:eastAsia="Times New Roman" w:cstheme="minorHAnsi"/>
                <w:sz w:val="20"/>
                <w:szCs w:val="20"/>
              </w:rPr>
            </w:pPr>
          </w:p>
        </w:tc>
      </w:tr>
      <w:tr w:rsidR="003759B9" w:rsidRPr="003759B9" w14:paraId="1CEB73BC" w14:textId="77777777" w:rsidTr="003759B9">
        <w:trPr>
          <w:trHeight w:val="300"/>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04660D72"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Per C of C</w:t>
            </w:r>
          </w:p>
        </w:tc>
        <w:tc>
          <w:tcPr>
            <w:tcW w:w="619" w:type="dxa"/>
            <w:vMerge w:val="restart"/>
            <w:tcBorders>
              <w:top w:val="nil"/>
              <w:left w:val="single" w:sz="4" w:space="0" w:color="auto"/>
              <w:bottom w:val="single" w:sz="4" w:space="0" w:color="auto"/>
              <w:right w:val="single" w:sz="4" w:space="0" w:color="auto"/>
            </w:tcBorders>
            <w:shd w:val="clear" w:color="auto" w:fill="auto"/>
            <w:vAlign w:val="center"/>
            <w:hideMark/>
          </w:tcPr>
          <w:p w14:paraId="5A1E8A0E"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440" w:type="dxa"/>
            <w:vMerge w:val="restart"/>
            <w:tcBorders>
              <w:top w:val="nil"/>
              <w:left w:val="single" w:sz="4" w:space="0" w:color="auto"/>
              <w:bottom w:val="single" w:sz="4" w:space="0" w:color="000000"/>
              <w:right w:val="single" w:sz="4" w:space="0" w:color="auto"/>
            </w:tcBorders>
            <w:shd w:val="clear" w:color="auto" w:fill="auto"/>
            <w:vAlign w:val="center"/>
            <w:hideMark/>
          </w:tcPr>
          <w:p w14:paraId="60A32B67"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990" w:type="dxa"/>
            <w:tcBorders>
              <w:top w:val="nil"/>
              <w:left w:val="nil"/>
              <w:bottom w:val="single" w:sz="4" w:space="0" w:color="auto"/>
              <w:right w:val="single" w:sz="4" w:space="0" w:color="auto"/>
            </w:tcBorders>
            <w:shd w:val="clear" w:color="auto" w:fill="auto"/>
            <w:vAlign w:val="center"/>
            <w:hideMark/>
          </w:tcPr>
          <w:p w14:paraId="6EC4F2F8"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260" w:type="dxa"/>
            <w:tcBorders>
              <w:top w:val="nil"/>
              <w:left w:val="nil"/>
              <w:bottom w:val="single" w:sz="4" w:space="0" w:color="auto"/>
              <w:right w:val="single" w:sz="4" w:space="0" w:color="auto"/>
            </w:tcBorders>
            <w:shd w:val="clear" w:color="auto" w:fill="auto"/>
            <w:vAlign w:val="center"/>
            <w:hideMark/>
          </w:tcPr>
          <w:p w14:paraId="14AA0B28"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800" w:type="dxa"/>
            <w:tcBorders>
              <w:top w:val="nil"/>
              <w:left w:val="nil"/>
              <w:bottom w:val="single" w:sz="4" w:space="0" w:color="auto"/>
              <w:right w:val="single" w:sz="4" w:space="0" w:color="auto"/>
            </w:tcBorders>
            <w:shd w:val="clear" w:color="auto" w:fill="auto"/>
            <w:vAlign w:val="center"/>
            <w:hideMark/>
          </w:tcPr>
          <w:p w14:paraId="5A7AC922"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440" w:type="dxa"/>
            <w:tcBorders>
              <w:top w:val="nil"/>
              <w:left w:val="nil"/>
              <w:bottom w:val="single" w:sz="4" w:space="0" w:color="auto"/>
              <w:right w:val="single" w:sz="4" w:space="0" w:color="auto"/>
            </w:tcBorders>
            <w:shd w:val="clear" w:color="auto" w:fill="auto"/>
            <w:vAlign w:val="center"/>
            <w:hideMark/>
          </w:tcPr>
          <w:p w14:paraId="338301C2"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350" w:type="dxa"/>
            <w:tcBorders>
              <w:top w:val="nil"/>
              <w:left w:val="nil"/>
              <w:bottom w:val="single" w:sz="4" w:space="0" w:color="auto"/>
              <w:right w:val="single" w:sz="4" w:space="0" w:color="auto"/>
            </w:tcBorders>
            <w:shd w:val="clear" w:color="auto" w:fill="auto"/>
            <w:vAlign w:val="center"/>
            <w:hideMark/>
          </w:tcPr>
          <w:p w14:paraId="43E7323D"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530" w:type="dxa"/>
            <w:tcBorders>
              <w:top w:val="nil"/>
              <w:left w:val="nil"/>
              <w:bottom w:val="single" w:sz="4" w:space="0" w:color="auto"/>
              <w:right w:val="single" w:sz="4" w:space="0" w:color="auto"/>
            </w:tcBorders>
            <w:shd w:val="clear" w:color="auto" w:fill="auto"/>
            <w:vAlign w:val="center"/>
            <w:hideMark/>
          </w:tcPr>
          <w:p w14:paraId="177F21EF"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790" w:type="dxa"/>
            <w:vMerge w:val="restart"/>
            <w:tcBorders>
              <w:top w:val="nil"/>
              <w:left w:val="single" w:sz="4" w:space="0" w:color="auto"/>
              <w:bottom w:val="single" w:sz="4" w:space="0" w:color="auto"/>
              <w:right w:val="single" w:sz="4" w:space="0" w:color="auto"/>
            </w:tcBorders>
            <w:shd w:val="clear" w:color="auto" w:fill="auto"/>
            <w:vAlign w:val="center"/>
            <w:hideMark/>
          </w:tcPr>
          <w:p w14:paraId="03458427"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r>
      <w:tr w:rsidR="003759B9" w:rsidRPr="003759B9" w14:paraId="41B629B4" w14:textId="77777777" w:rsidTr="003759B9">
        <w:trPr>
          <w:trHeight w:val="300"/>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0FC3A32F"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As-built Conditions</w:t>
            </w:r>
          </w:p>
        </w:tc>
        <w:tc>
          <w:tcPr>
            <w:tcW w:w="619" w:type="dxa"/>
            <w:vMerge/>
            <w:tcBorders>
              <w:top w:val="nil"/>
              <w:left w:val="single" w:sz="4" w:space="0" w:color="auto"/>
              <w:bottom w:val="single" w:sz="4" w:space="0" w:color="auto"/>
              <w:right w:val="single" w:sz="4" w:space="0" w:color="auto"/>
            </w:tcBorders>
            <w:vAlign w:val="center"/>
            <w:hideMark/>
          </w:tcPr>
          <w:p w14:paraId="5F57E8D0" w14:textId="77777777" w:rsidR="003759B9" w:rsidRPr="003759B9" w:rsidRDefault="003759B9" w:rsidP="003759B9">
            <w:pPr>
              <w:spacing w:after="0" w:line="240" w:lineRule="auto"/>
              <w:jc w:val="center"/>
              <w:rPr>
                <w:rFonts w:eastAsia="Times New Roman" w:cstheme="minorHAnsi"/>
                <w:sz w:val="20"/>
                <w:szCs w:val="20"/>
              </w:rPr>
            </w:pPr>
          </w:p>
        </w:tc>
        <w:tc>
          <w:tcPr>
            <w:tcW w:w="1440" w:type="dxa"/>
            <w:vMerge/>
            <w:tcBorders>
              <w:top w:val="nil"/>
              <w:left w:val="single" w:sz="4" w:space="0" w:color="auto"/>
              <w:bottom w:val="single" w:sz="4" w:space="0" w:color="000000"/>
              <w:right w:val="single" w:sz="4" w:space="0" w:color="auto"/>
            </w:tcBorders>
            <w:vAlign w:val="center"/>
            <w:hideMark/>
          </w:tcPr>
          <w:p w14:paraId="4A8B49E1" w14:textId="77777777" w:rsidR="003759B9" w:rsidRPr="003759B9" w:rsidRDefault="003759B9" w:rsidP="003759B9">
            <w:pPr>
              <w:spacing w:after="0" w:line="240" w:lineRule="auto"/>
              <w:jc w:val="center"/>
              <w:rPr>
                <w:rFonts w:eastAsia="Times New Roman" w:cstheme="minorHAnsi"/>
                <w:sz w:val="20"/>
                <w:szCs w:val="20"/>
              </w:rPr>
            </w:pPr>
          </w:p>
        </w:tc>
        <w:tc>
          <w:tcPr>
            <w:tcW w:w="990" w:type="dxa"/>
            <w:tcBorders>
              <w:top w:val="nil"/>
              <w:left w:val="nil"/>
              <w:bottom w:val="single" w:sz="4" w:space="0" w:color="auto"/>
              <w:right w:val="single" w:sz="4" w:space="0" w:color="auto"/>
            </w:tcBorders>
            <w:shd w:val="clear" w:color="auto" w:fill="auto"/>
            <w:noWrap/>
            <w:vAlign w:val="center"/>
            <w:hideMark/>
          </w:tcPr>
          <w:p w14:paraId="5C9E202B"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260" w:type="dxa"/>
            <w:tcBorders>
              <w:top w:val="nil"/>
              <w:left w:val="nil"/>
              <w:bottom w:val="single" w:sz="4" w:space="0" w:color="auto"/>
              <w:right w:val="single" w:sz="4" w:space="0" w:color="auto"/>
            </w:tcBorders>
            <w:shd w:val="clear" w:color="auto" w:fill="auto"/>
            <w:noWrap/>
            <w:vAlign w:val="center"/>
            <w:hideMark/>
          </w:tcPr>
          <w:p w14:paraId="3944ECE2"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800" w:type="dxa"/>
            <w:tcBorders>
              <w:top w:val="nil"/>
              <w:left w:val="nil"/>
              <w:bottom w:val="single" w:sz="4" w:space="0" w:color="auto"/>
              <w:right w:val="single" w:sz="4" w:space="0" w:color="auto"/>
            </w:tcBorders>
            <w:shd w:val="clear" w:color="auto" w:fill="auto"/>
            <w:noWrap/>
            <w:vAlign w:val="center"/>
            <w:hideMark/>
          </w:tcPr>
          <w:p w14:paraId="24407D15"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440" w:type="dxa"/>
            <w:tcBorders>
              <w:top w:val="nil"/>
              <w:left w:val="nil"/>
              <w:bottom w:val="single" w:sz="4" w:space="0" w:color="auto"/>
              <w:right w:val="single" w:sz="4" w:space="0" w:color="auto"/>
            </w:tcBorders>
            <w:shd w:val="clear" w:color="auto" w:fill="auto"/>
            <w:noWrap/>
            <w:vAlign w:val="center"/>
            <w:hideMark/>
          </w:tcPr>
          <w:p w14:paraId="590B6672"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350" w:type="dxa"/>
            <w:tcBorders>
              <w:top w:val="nil"/>
              <w:left w:val="nil"/>
              <w:bottom w:val="single" w:sz="4" w:space="0" w:color="auto"/>
              <w:right w:val="single" w:sz="4" w:space="0" w:color="auto"/>
            </w:tcBorders>
            <w:shd w:val="clear" w:color="auto" w:fill="auto"/>
            <w:noWrap/>
            <w:vAlign w:val="center"/>
            <w:hideMark/>
          </w:tcPr>
          <w:p w14:paraId="2565F8C2"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530" w:type="dxa"/>
            <w:tcBorders>
              <w:top w:val="nil"/>
              <w:left w:val="nil"/>
              <w:bottom w:val="single" w:sz="4" w:space="0" w:color="auto"/>
              <w:right w:val="single" w:sz="4" w:space="0" w:color="auto"/>
            </w:tcBorders>
            <w:shd w:val="clear" w:color="auto" w:fill="auto"/>
            <w:noWrap/>
            <w:vAlign w:val="center"/>
            <w:hideMark/>
          </w:tcPr>
          <w:p w14:paraId="5405000B"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790" w:type="dxa"/>
            <w:vMerge/>
            <w:tcBorders>
              <w:top w:val="nil"/>
              <w:left w:val="single" w:sz="4" w:space="0" w:color="auto"/>
              <w:bottom w:val="single" w:sz="4" w:space="0" w:color="auto"/>
              <w:right w:val="single" w:sz="4" w:space="0" w:color="auto"/>
            </w:tcBorders>
            <w:vAlign w:val="center"/>
            <w:hideMark/>
          </w:tcPr>
          <w:p w14:paraId="5EDF9078" w14:textId="77777777" w:rsidR="003759B9" w:rsidRPr="003759B9" w:rsidRDefault="003759B9" w:rsidP="003759B9">
            <w:pPr>
              <w:spacing w:after="0" w:line="240" w:lineRule="auto"/>
              <w:jc w:val="center"/>
              <w:rPr>
                <w:rFonts w:eastAsia="Times New Roman" w:cstheme="minorHAnsi"/>
                <w:sz w:val="20"/>
                <w:szCs w:val="20"/>
              </w:rPr>
            </w:pPr>
          </w:p>
        </w:tc>
      </w:tr>
    </w:tbl>
    <w:p w14:paraId="47DEBF9D" w14:textId="77777777" w:rsidR="003759B9" w:rsidRDefault="003759B9" w:rsidP="003759B9">
      <w:pPr>
        <w:spacing w:after="0" w:line="240" w:lineRule="auto"/>
        <w:jc w:val="center"/>
        <w:rPr>
          <w:rFonts w:eastAsia="Times New Roman" w:cstheme="minorHAnsi"/>
          <w:sz w:val="20"/>
          <w:szCs w:val="20"/>
        </w:rPr>
      </w:pPr>
    </w:p>
    <w:tbl>
      <w:tblPr>
        <w:tblW w:w="14305" w:type="dxa"/>
        <w:tblLook w:val="04A0" w:firstRow="1" w:lastRow="0" w:firstColumn="1" w:lastColumn="0" w:noHBand="0" w:noVBand="1"/>
      </w:tblPr>
      <w:tblGrid>
        <w:gridCol w:w="1086"/>
        <w:gridCol w:w="619"/>
        <w:gridCol w:w="1620"/>
        <w:gridCol w:w="3502"/>
        <w:gridCol w:w="2384"/>
        <w:gridCol w:w="2735"/>
        <w:gridCol w:w="2359"/>
      </w:tblGrid>
      <w:tr w:rsidR="003759B9" w:rsidRPr="003759B9" w14:paraId="3222CF68" w14:textId="77777777" w:rsidTr="003759B9">
        <w:trPr>
          <w:trHeight w:val="290"/>
        </w:trPr>
        <w:tc>
          <w:tcPr>
            <w:tcW w:w="14305" w:type="dxa"/>
            <w:gridSpan w:val="7"/>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8564F08" w14:textId="2468F6F5" w:rsidR="003759B9" w:rsidRPr="003759B9" w:rsidRDefault="00C71D03" w:rsidP="003759B9">
            <w:pPr>
              <w:spacing w:after="0" w:line="240" w:lineRule="auto"/>
              <w:rPr>
                <w:rFonts w:ascii="Arial" w:eastAsia="Times New Roman" w:hAnsi="Arial" w:cs="Arial"/>
                <w:b/>
                <w:bCs/>
              </w:rPr>
            </w:pPr>
            <w:r w:rsidRPr="005C2E19">
              <w:rPr>
                <w:rFonts w:eastAsia="Times New Roman" w:cstheme="minorHAnsi"/>
                <w:sz w:val="20"/>
                <w:szCs w:val="20"/>
              </w:rPr>
              <w:br w:type="page"/>
            </w:r>
            <w:r w:rsidR="003759B9" w:rsidRPr="003759B9">
              <w:rPr>
                <w:rFonts w:eastAsia="Times New Roman" w:cstheme="minorHAnsi"/>
                <w:b/>
                <w:bCs/>
                <w:color w:val="000000"/>
                <w:sz w:val="20"/>
                <w:szCs w:val="20"/>
              </w:rPr>
              <w:t xml:space="preserve"> Fans and Air Economizers</w:t>
            </w:r>
          </w:p>
        </w:tc>
      </w:tr>
      <w:tr w:rsidR="003759B9" w:rsidRPr="003759B9" w14:paraId="7B83B4BD" w14:textId="77777777" w:rsidTr="003759B9">
        <w:trPr>
          <w:trHeight w:val="29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hideMark/>
          </w:tcPr>
          <w:p w14:paraId="7C7B9907"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01</w:t>
            </w:r>
          </w:p>
        </w:tc>
        <w:tc>
          <w:tcPr>
            <w:tcW w:w="1620" w:type="dxa"/>
            <w:tcBorders>
              <w:top w:val="nil"/>
              <w:left w:val="nil"/>
              <w:bottom w:val="single" w:sz="4" w:space="0" w:color="auto"/>
              <w:right w:val="single" w:sz="4" w:space="0" w:color="auto"/>
            </w:tcBorders>
            <w:shd w:val="clear" w:color="auto" w:fill="auto"/>
            <w:hideMark/>
          </w:tcPr>
          <w:p w14:paraId="2CAA8FFD"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02</w:t>
            </w:r>
          </w:p>
        </w:tc>
        <w:tc>
          <w:tcPr>
            <w:tcW w:w="3502" w:type="dxa"/>
            <w:tcBorders>
              <w:top w:val="nil"/>
              <w:left w:val="nil"/>
              <w:bottom w:val="single" w:sz="4" w:space="0" w:color="auto"/>
              <w:right w:val="single" w:sz="4" w:space="0" w:color="auto"/>
            </w:tcBorders>
            <w:shd w:val="clear" w:color="auto" w:fill="auto"/>
            <w:hideMark/>
          </w:tcPr>
          <w:p w14:paraId="2662ACDC"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03</w:t>
            </w:r>
          </w:p>
        </w:tc>
        <w:tc>
          <w:tcPr>
            <w:tcW w:w="2384" w:type="dxa"/>
            <w:tcBorders>
              <w:top w:val="nil"/>
              <w:left w:val="nil"/>
              <w:bottom w:val="single" w:sz="4" w:space="0" w:color="auto"/>
              <w:right w:val="single" w:sz="4" w:space="0" w:color="auto"/>
            </w:tcBorders>
            <w:shd w:val="clear" w:color="auto" w:fill="auto"/>
            <w:hideMark/>
          </w:tcPr>
          <w:p w14:paraId="328E467E"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04</w:t>
            </w:r>
          </w:p>
        </w:tc>
        <w:tc>
          <w:tcPr>
            <w:tcW w:w="2735" w:type="dxa"/>
            <w:tcBorders>
              <w:top w:val="nil"/>
              <w:left w:val="nil"/>
              <w:bottom w:val="single" w:sz="4" w:space="0" w:color="auto"/>
              <w:right w:val="single" w:sz="4" w:space="0" w:color="auto"/>
            </w:tcBorders>
            <w:shd w:val="clear" w:color="auto" w:fill="auto"/>
            <w:hideMark/>
          </w:tcPr>
          <w:p w14:paraId="1733300F"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05</w:t>
            </w:r>
          </w:p>
        </w:tc>
        <w:tc>
          <w:tcPr>
            <w:tcW w:w="2359" w:type="dxa"/>
            <w:tcBorders>
              <w:top w:val="nil"/>
              <w:left w:val="nil"/>
              <w:bottom w:val="single" w:sz="4" w:space="0" w:color="auto"/>
              <w:right w:val="single" w:sz="4" w:space="0" w:color="auto"/>
            </w:tcBorders>
            <w:shd w:val="clear" w:color="auto" w:fill="auto"/>
            <w:hideMark/>
          </w:tcPr>
          <w:p w14:paraId="21C77296"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06</w:t>
            </w:r>
          </w:p>
        </w:tc>
      </w:tr>
      <w:tr w:rsidR="003759B9" w:rsidRPr="003759B9" w14:paraId="73F11508" w14:textId="77777777" w:rsidTr="003759B9">
        <w:trPr>
          <w:trHeight w:val="46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6B9A51C"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Name or Tag ID</w:t>
            </w:r>
          </w:p>
        </w:tc>
        <w:tc>
          <w:tcPr>
            <w:tcW w:w="1620" w:type="dxa"/>
            <w:tcBorders>
              <w:top w:val="nil"/>
              <w:left w:val="nil"/>
              <w:bottom w:val="single" w:sz="4" w:space="0" w:color="auto"/>
              <w:right w:val="single" w:sz="4" w:space="0" w:color="auto"/>
            </w:tcBorders>
            <w:shd w:val="clear" w:color="auto" w:fill="auto"/>
            <w:vAlign w:val="center"/>
            <w:hideMark/>
          </w:tcPr>
          <w:p w14:paraId="1AFFCCC2"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Quantity</w:t>
            </w:r>
          </w:p>
        </w:tc>
        <w:tc>
          <w:tcPr>
            <w:tcW w:w="3502" w:type="dxa"/>
            <w:tcBorders>
              <w:top w:val="nil"/>
              <w:left w:val="nil"/>
              <w:bottom w:val="single" w:sz="4" w:space="0" w:color="auto"/>
              <w:right w:val="single" w:sz="4" w:space="0" w:color="auto"/>
            </w:tcBorders>
            <w:shd w:val="clear" w:color="auto" w:fill="auto"/>
            <w:vAlign w:val="center"/>
            <w:hideMark/>
          </w:tcPr>
          <w:p w14:paraId="625F010C"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Fan Function</w:t>
            </w:r>
          </w:p>
        </w:tc>
        <w:tc>
          <w:tcPr>
            <w:tcW w:w="2384" w:type="dxa"/>
            <w:tcBorders>
              <w:top w:val="nil"/>
              <w:left w:val="nil"/>
              <w:bottom w:val="single" w:sz="4" w:space="0" w:color="auto"/>
              <w:right w:val="single" w:sz="4" w:space="0" w:color="auto"/>
            </w:tcBorders>
            <w:shd w:val="clear" w:color="auto" w:fill="auto"/>
            <w:vAlign w:val="center"/>
            <w:hideMark/>
          </w:tcPr>
          <w:p w14:paraId="71B809A4" w14:textId="67D8FB93"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Economizer</w:t>
            </w:r>
          </w:p>
        </w:tc>
        <w:tc>
          <w:tcPr>
            <w:tcW w:w="2735" w:type="dxa"/>
            <w:tcBorders>
              <w:top w:val="nil"/>
              <w:left w:val="nil"/>
              <w:bottom w:val="single" w:sz="4" w:space="0" w:color="auto"/>
              <w:right w:val="single" w:sz="4" w:space="0" w:color="auto"/>
            </w:tcBorders>
            <w:shd w:val="clear" w:color="auto" w:fill="auto"/>
            <w:vAlign w:val="center"/>
            <w:hideMark/>
          </w:tcPr>
          <w:p w14:paraId="3C56C214"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xml:space="preserve">Fan Electrical Input Power </w:t>
            </w:r>
            <w:r w:rsidRPr="003759B9">
              <w:rPr>
                <w:rFonts w:eastAsia="Times New Roman" w:cstheme="minorHAnsi"/>
                <w:sz w:val="20"/>
                <w:szCs w:val="20"/>
              </w:rPr>
              <w:br/>
              <w:t>(W)</w:t>
            </w:r>
          </w:p>
        </w:tc>
        <w:tc>
          <w:tcPr>
            <w:tcW w:w="2359" w:type="dxa"/>
            <w:tcBorders>
              <w:top w:val="nil"/>
              <w:left w:val="nil"/>
              <w:bottom w:val="single" w:sz="4" w:space="0" w:color="auto"/>
              <w:right w:val="single" w:sz="4" w:space="0" w:color="auto"/>
            </w:tcBorders>
            <w:shd w:val="clear" w:color="auto" w:fill="auto"/>
            <w:vAlign w:val="center"/>
            <w:hideMark/>
          </w:tcPr>
          <w:p w14:paraId="67604983"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System Compliance</w:t>
            </w:r>
          </w:p>
        </w:tc>
      </w:tr>
      <w:tr w:rsidR="003759B9" w:rsidRPr="003759B9" w14:paraId="49915AD9" w14:textId="77777777" w:rsidTr="003759B9">
        <w:trPr>
          <w:trHeight w:val="300"/>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02C0CA12" w14:textId="77777777" w:rsidR="003759B9" w:rsidRPr="003759B9" w:rsidRDefault="003759B9" w:rsidP="003759B9">
            <w:pPr>
              <w:spacing w:after="0" w:line="240" w:lineRule="auto"/>
              <w:rPr>
                <w:rFonts w:eastAsia="Times New Roman" w:cstheme="minorHAnsi"/>
                <w:sz w:val="20"/>
                <w:szCs w:val="20"/>
              </w:rPr>
            </w:pPr>
            <w:r w:rsidRPr="003759B9">
              <w:rPr>
                <w:rFonts w:eastAsia="Times New Roman" w:cstheme="minorHAnsi"/>
                <w:sz w:val="20"/>
                <w:szCs w:val="20"/>
              </w:rPr>
              <w:t>Per C of C</w:t>
            </w:r>
          </w:p>
        </w:tc>
        <w:tc>
          <w:tcPr>
            <w:tcW w:w="619" w:type="dxa"/>
            <w:vMerge w:val="restart"/>
            <w:tcBorders>
              <w:top w:val="nil"/>
              <w:left w:val="single" w:sz="4" w:space="0" w:color="auto"/>
              <w:bottom w:val="single" w:sz="4" w:space="0" w:color="auto"/>
              <w:right w:val="single" w:sz="4" w:space="0" w:color="auto"/>
            </w:tcBorders>
            <w:shd w:val="clear" w:color="auto" w:fill="auto"/>
            <w:vAlign w:val="center"/>
            <w:hideMark/>
          </w:tcPr>
          <w:p w14:paraId="3914D940"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620" w:type="dxa"/>
            <w:tcBorders>
              <w:top w:val="nil"/>
              <w:left w:val="nil"/>
              <w:bottom w:val="single" w:sz="4" w:space="0" w:color="auto"/>
              <w:right w:val="single" w:sz="4" w:space="0" w:color="auto"/>
            </w:tcBorders>
            <w:shd w:val="clear" w:color="auto" w:fill="auto"/>
            <w:vAlign w:val="center"/>
            <w:hideMark/>
          </w:tcPr>
          <w:p w14:paraId="6FDF3561"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3502" w:type="dxa"/>
            <w:tcBorders>
              <w:top w:val="nil"/>
              <w:left w:val="nil"/>
              <w:bottom w:val="single" w:sz="4" w:space="0" w:color="auto"/>
              <w:right w:val="single" w:sz="4" w:space="0" w:color="auto"/>
            </w:tcBorders>
            <w:shd w:val="clear" w:color="auto" w:fill="auto"/>
            <w:vAlign w:val="center"/>
            <w:hideMark/>
          </w:tcPr>
          <w:p w14:paraId="610FC5DE"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384" w:type="dxa"/>
            <w:tcBorders>
              <w:top w:val="nil"/>
              <w:left w:val="nil"/>
              <w:bottom w:val="single" w:sz="4" w:space="0" w:color="auto"/>
              <w:right w:val="single" w:sz="4" w:space="0" w:color="auto"/>
            </w:tcBorders>
            <w:shd w:val="clear" w:color="auto" w:fill="auto"/>
            <w:vAlign w:val="center"/>
            <w:hideMark/>
          </w:tcPr>
          <w:p w14:paraId="3526CAC3"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735" w:type="dxa"/>
            <w:tcBorders>
              <w:top w:val="nil"/>
              <w:left w:val="nil"/>
              <w:bottom w:val="single" w:sz="4" w:space="0" w:color="auto"/>
              <w:right w:val="single" w:sz="4" w:space="0" w:color="auto"/>
            </w:tcBorders>
            <w:shd w:val="clear" w:color="auto" w:fill="auto"/>
            <w:vAlign w:val="center"/>
            <w:hideMark/>
          </w:tcPr>
          <w:p w14:paraId="2C3D7102"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359" w:type="dxa"/>
            <w:vMerge w:val="restart"/>
            <w:tcBorders>
              <w:top w:val="nil"/>
              <w:left w:val="single" w:sz="4" w:space="0" w:color="auto"/>
              <w:bottom w:val="single" w:sz="4" w:space="0" w:color="auto"/>
              <w:right w:val="single" w:sz="4" w:space="0" w:color="auto"/>
            </w:tcBorders>
            <w:shd w:val="clear" w:color="auto" w:fill="auto"/>
            <w:vAlign w:val="center"/>
            <w:hideMark/>
          </w:tcPr>
          <w:p w14:paraId="4C252F38"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r>
      <w:tr w:rsidR="003759B9" w:rsidRPr="003759B9" w14:paraId="06B61E47" w14:textId="77777777" w:rsidTr="003759B9">
        <w:trPr>
          <w:trHeight w:val="300"/>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68571910" w14:textId="77777777" w:rsidR="003759B9" w:rsidRPr="003759B9" w:rsidRDefault="003759B9" w:rsidP="003759B9">
            <w:pPr>
              <w:spacing w:after="0" w:line="240" w:lineRule="auto"/>
              <w:rPr>
                <w:rFonts w:eastAsia="Times New Roman" w:cstheme="minorHAnsi"/>
                <w:sz w:val="20"/>
                <w:szCs w:val="20"/>
              </w:rPr>
            </w:pPr>
            <w:r w:rsidRPr="003759B9">
              <w:rPr>
                <w:rFonts w:eastAsia="Times New Roman" w:cstheme="minorHAnsi"/>
                <w:sz w:val="20"/>
                <w:szCs w:val="20"/>
              </w:rPr>
              <w:t>As-built Conditions</w:t>
            </w:r>
          </w:p>
        </w:tc>
        <w:tc>
          <w:tcPr>
            <w:tcW w:w="619" w:type="dxa"/>
            <w:vMerge/>
            <w:tcBorders>
              <w:top w:val="nil"/>
              <w:left w:val="single" w:sz="4" w:space="0" w:color="auto"/>
              <w:bottom w:val="single" w:sz="4" w:space="0" w:color="auto"/>
              <w:right w:val="single" w:sz="4" w:space="0" w:color="auto"/>
            </w:tcBorders>
            <w:vAlign w:val="center"/>
            <w:hideMark/>
          </w:tcPr>
          <w:p w14:paraId="706959AB" w14:textId="77777777" w:rsidR="003759B9" w:rsidRPr="003759B9" w:rsidRDefault="003759B9" w:rsidP="003759B9">
            <w:pPr>
              <w:spacing w:after="0" w:line="240" w:lineRule="auto"/>
              <w:rPr>
                <w:rFonts w:eastAsia="Times New Roman" w:cstheme="minorHAnsi"/>
                <w:sz w:val="20"/>
                <w:szCs w:val="20"/>
              </w:rPr>
            </w:pPr>
          </w:p>
        </w:tc>
        <w:tc>
          <w:tcPr>
            <w:tcW w:w="1620" w:type="dxa"/>
            <w:tcBorders>
              <w:top w:val="nil"/>
              <w:left w:val="nil"/>
              <w:bottom w:val="single" w:sz="4" w:space="0" w:color="auto"/>
              <w:right w:val="single" w:sz="4" w:space="0" w:color="auto"/>
            </w:tcBorders>
            <w:shd w:val="clear" w:color="auto" w:fill="auto"/>
            <w:noWrap/>
            <w:vAlign w:val="center"/>
            <w:hideMark/>
          </w:tcPr>
          <w:p w14:paraId="14A1F3AE"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3502" w:type="dxa"/>
            <w:tcBorders>
              <w:top w:val="nil"/>
              <w:left w:val="nil"/>
              <w:bottom w:val="single" w:sz="4" w:space="0" w:color="auto"/>
              <w:right w:val="single" w:sz="4" w:space="0" w:color="auto"/>
            </w:tcBorders>
            <w:shd w:val="clear" w:color="auto" w:fill="auto"/>
            <w:noWrap/>
            <w:vAlign w:val="center"/>
            <w:hideMark/>
          </w:tcPr>
          <w:p w14:paraId="240E05BF"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384" w:type="dxa"/>
            <w:tcBorders>
              <w:top w:val="nil"/>
              <w:left w:val="nil"/>
              <w:bottom w:val="single" w:sz="4" w:space="0" w:color="auto"/>
              <w:right w:val="single" w:sz="4" w:space="0" w:color="auto"/>
            </w:tcBorders>
            <w:shd w:val="clear" w:color="auto" w:fill="auto"/>
            <w:noWrap/>
            <w:vAlign w:val="center"/>
            <w:hideMark/>
          </w:tcPr>
          <w:p w14:paraId="48FF3851"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735" w:type="dxa"/>
            <w:tcBorders>
              <w:top w:val="nil"/>
              <w:left w:val="nil"/>
              <w:bottom w:val="single" w:sz="4" w:space="0" w:color="auto"/>
              <w:right w:val="single" w:sz="4" w:space="0" w:color="auto"/>
            </w:tcBorders>
            <w:shd w:val="clear" w:color="auto" w:fill="auto"/>
            <w:noWrap/>
            <w:vAlign w:val="center"/>
            <w:hideMark/>
          </w:tcPr>
          <w:p w14:paraId="022063A8"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359" w:type="dxa"/>
            <w:vMerge/>
            <w:tcBorders>
              <w:top w:val="nil"/>
              <w:left w:val="single" w:sz="4" w:space="0" w:color="auto"/>
              <w:bottom w:val="single" w:sz="4" w:space="0" w:color="auto"/>
              <w:right w:val="single" w:sz="4" w:space="0" w:color="auto"/>
            </w:tcBorders>
            <w:vAlign w:val="center"/>
            <w:hideMark/>
          </w:tcPr>
          <w:p w14:paraId="2F9BCA8C" w14:textId="77777777" w:rsidR="003759B9" w:rsidRPr="003759B9" w:rsidRDefault="003759B9" w:rsidP="003759B9">
            <w:pPr>
              <w:spacing w:after="0" w:line="240" w:lineRule="auto"/>
              <w:rPr>
                <w:rFonts w:eastAsia="Times New Roman" w:cstheme="minorHAnsi"/>
                <w:sz w:val="20"/>
                <w:szCs w:val="20"/>
              </w:rPr>
            </w:pPr>
          </w:p>
        </w:tc>
      </w:tr>
    </w:tbl>
    <w:p w14:paraId="363B0412" w14:textId="791A3F32" w:rsidR="00C71D03" w:rsidRDefault="00C71D03" w:rsidP="003759B9">
      <w:pPr>
        <w:spacing w:after="0" w:line="240" w:lineRule="auto"/>
        <w:rPr>
          <w:rFonts w:eastAsia="Times New Roman" w:cstheme="minorHAnsi"/>
          <w:sz w:val="20"/>
          <w:szCs w:val="20"/>
        </w:rPr>
      </w:pPr>
    </w:p>
    <w:p w14:paraId="7EF75D2B" w14:textId="77777777" w:rsidR="007271D3" w:rsidRDefault="007271D3" w:rsidP="003759B9">
      <w:pPr>
        <w:spacing w:after="0" w:line="240" w:lineRule="auto"/>
        <w:rPr>
          <w:rFonts w:eastAsia="Times New Roman" w:cstheme="minorHAnsi"/>
          <w:sz w:val="20"/>
          <w:szCs w:val="20"/>
        </w:rPr>
      </w:pPr>
    </w:p>
    <w:tbl>
      <w:tblPr>
        <w:tblW w:w="14866" w:type="dxa"/>
        <w:tblLook w:val="04A0" w:firstRow="1" w:lastRow="0" w:firstColumn="1" w:lastColumn="0" w:noHBand="0" w:noVBand="1"/>
      </w:tblPr>
      <w:tblGrid>
        <w:gridCol w:w="1086"/>
        <w:gridCol w:w="619"/>
        <w:gridCol w:w="927"/>
        <w:gridCol w:w="1683"/>
        <w:gridCol w:w="1170"/>
        <w:gridCol w:w="1170"/>
        <w:gridCol w:w="1149"/>
        <w:gridCol w:w="1101"/>
        <w:gridCol w:w="1530"/>
        <w:gridCol w:w="1080"/>
        <w:gridCol w:w="1080"/>
        <w:gridCol w:w="1710"/>
        <w:gridCol w:w="561"/>
      </w:tblGrid>
      <w:tr w:rsidR="003759B9" w:rsidRPr="003759B9" w14:paraId="16EA8A73" w14:textId="77777777" w:rsidTr="00240FE4">
        <w:trPr>
          <w:gridAfter w:val="1"/>
          <w:wAfter w:w="561" w:type="dxa"/>
          <w:trHeight w:val="290"/>
        </w:trPr>
        <w:tc>
          <w:tcPr>
            <w:tcW w:w="14305" w:type="dxa"/>
            <w:gridSpan w:val="12"/>
            <w:tcBorders>
              <w:top w:val="single" w:sz="4" w:space="0" w:color="auto"/>
              <w:left w:val="single" w:sz="4" w:space="0" w:color="auto"/>
              <w:bottom w:val="single" w:sz="4" w:space="0" w:color="auto"/>
              <w:right w:val="single" w:sz="4" w:space="0" w:color="auto"/>
            </w:tcBorders>
            <w:shd w:val="clear" w:color="auto" w:fill="auto"/>
            <w:noWrap/>
            <w:hideMark/>
          </w:tcPr>
          <w:p w14:paraId="62F61E05" w14:textId="403C5884" w:rsidR="003759B9" w:rsidRPr="003759B9" w:rsidRDefault="003759B9" w:rsidP="003759B9">
            <w:pPr>
              <w:spacing w:after="0" w:line="240" w:lineRule="auto"/>
              <w:rPr>
                <w:rFonts w:eastAsia="Times New Roman" w:cstheme="minorHAnsi"/>
                <w:b/>
                <w:bCs/>
                <w:color w:val="000000"/>
                <w:sz w:val="20"/>
                <w:szCs w:val="20"/>
              </w:rPr>
            </w:pPr>
            <w:r w:rsidRPr="003759B9">
              <w:rPr>
                <w:rFonts w:eastAsia="Times New Roman" w:cstheme="minorHAnsi"/>
                <w:b/>
                <w:bCs/>
                <w:color w:val="000000"/>
                <w:sz w:val="20"/>
                <w:szCs w:val="20"/>
              </w:rPr>
              <w:t xml:space="preserve">Dedicated Outdoor Air System (DOAS) </w:t>
            </w:r>
          </w:p>
        </w:tc>
      </w:tr>
      <w:tr w:rsidR="003759B9" w:rsidRPr="003759B9" w14:paraId="24D70100" w14:textId="77777777" w:rsidTr="00240FE4">
        <w:trPr>
          <w:gridAfter w:val="1"/>
          <w:wAfter w:w="561" w:type="dxa"/>
          <w:trHeight w:val="29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CE0F15"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01</w:t>
            </w:r>
          </w:p>
        </w:tc>
        <w:tc>
          <w:tcPr>
            <w:tcW w:w="927" w:type="dxa"/>
            <w:tcBorders>
              <w:top w:val="nil"/>
              <w:left w:val="nil"/>
              <w:bottom w:val="single" w:sz="4" w:space="0" w:color="auto"/>
              <w:right w:val="single" w:sz="4" w:space="0" w:color="auto"/>
            </w:tcBorders>
            <w:shd w:val="clear" w:color="auto" w:fill="auto"/>
            <w:noWrap/>
            <w:vAlign w:val="bottom"/>
            <w:hideMark/>
          </w:tcPr>
          <w:p w14:paraId="0225600A"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02</w:t>
            </w:r>
          </w:p>
        </w:tc>
        <w:tc>
          <w:tcPr>
            <w:tcW w:w="1683" w:type="dxa"/>
            <w:tcBorders>
              <w:top w:val="nil"/>
              <w:left w:val="nil"/>
              <w:bottom w:val="single" w:sz="4" w:space="0" w:color="auto"/>
              <w:right w:val="single" w:sz="4" w:space="0" w:color="auto"/>
            </w:tcBorders>
            <w:shd w:val="clear" w:color="auto" w:fill="auto"/>
            <w:noWrap/>
            <w:vAlign w:val="bottom"/>
            <w:hideMark/>
          </w:tcPr>
          <w:p w14:paraId="6EE21714"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03</w:t>
            </w:r>
          </w:p>
        </w:tc>
        <w:tc>
          <w:tcPr>
            <w:tcW w:w="1170" w:type="dxa"/>
            <w:tcBorders>
              <w:top w:val="nil"/>
              <w:left w:val="nil"/>
              <w:bottom w:val="single" w:sz="4" w:space="0" w:color="auto"/>
              <w:right w:val="single" w:sz="4" w:space="0" w:color="auto"/>
            </w:tcBorders>
            <w:shd w:val="clear" w:color="auto" w:fill="auto"/>
            <w:noWrap/>
            <w:vAlign w:val="bottom"/>
            <w:hideMark/>
          </w:tcPr>
          <w:p w14:paraId="729C43FD"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04</w:t>
            </w:r>
          </w:p>
        </w:tc>
        <w:tc>
          <w:tcPr>
            <w:tcW w:w="1170" w:type="dxa"/>
            <w:tcBorders>
              <w:top w:val="nil"/>
              <w:left w:val="nil"/>
              <w:bottom w:val="single" w:sz="4" w:space="0" w:color="auto"/>
              <w:right w:val="single" w:sz="4" w:space="0" w:color="auto"/>
            </w:tcBorders>
            <w:shd w:val="clear" w:color="auto" w:fill="auto"/>
            <w:noWrap/>
            <w:vAlign w:val="center"/>
            <w:hideMark/>
          </w:tcPr>
          <w:p w14:paraId="6FE93D10"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05</w:t>
            </w:r>
          </w:p>
        </w:tc>
        <w:tc>
          <w:tcPr>
            <w:tcW w:w="1149" w:type="dxa"/>
            <w:tcBorders>
              <w:top w:val="nil"/>
              <w:left w:val="nil"/>
              <w:bottom w:val="single" w:sz="4" w:space="0" w:color="auto"/>
              <w:right w:val="single" w:sz="4" w:space="0" w:color="auto"/>
            </w:tcBorders>
            <w:shd w:val="clear" w:color="auto" w:fill="auto"/>
            <w:noWrap/>
            <w:vAlign w:val="center"/>
            <w:hideMark/>
          </w:tcPr>
          <w:p w14:paraId="61D88E44"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06</w:t>
            </w:r>
          </w:p>
        </w:tc>
        <w:tc>
          <w:tcPr>
            <w:tcW w:w="1101" w:type="dxa"/>
            <w:tcBorders>
              <w:top w:val="nil"/>
              <w:left w:val="nil"/>
              <w:bottom w:val="single" w:sz="4" w:space="0" w:color="auto"/>
              <w:right w:val="single" w:sz="4" w:space="0" w:color="auto"/>
            </w:tcBorders>
            <w:shd w:val="clear" w:color="auto" w:fill="auto"/>
            <w:noWrap/>
            <w:vAlign w:val="center"/>
            <w:hideMark/>
          </w:tcPr>
          <w:p w14:paraId="4BD69F7E"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07</w:t>
            </w:r>
          </w:p>
        </w:tc>
        <w:tc>
          <w:tcPr>
            <w:tcW w:w="1530" w:type="dxa"/>
            <w:tcBorders>
              <w:top w:val="nil"/>
              <w:left w:val="nil"/>
              <w:bottom w:val="single" w:sz="4" w:space="0" w:color="auto"/>
              <w:right w:val="single" w:sz="4" w:space="0" w:color="auto"/>
            </w:tcBorders>
            <w:shd w:val="clear" w:color="auto" w:fill="auto"/>
            <w:noWrap/>
            <w:vAlign w:val="center"/>
            <w:hideMark/>
          </w:tcPr>
          <w:p w14:paraId="03B187FC" w14:textId="77777777" w:rsidR="003759B9" w:rsidRPr="003759B9" w:rsidRDefault="003759B9" w:rsidP="003759B9">
            <w:pPr>
              <w:spacing w:after="0" w:line="240" w:lineRule="auto"/>
              <w:jc w:val="center"/>
              <w:rPr>
                <w:rFonts w:ascii="Calibri" w:eastAsia="Times New Roman" w:hAnsi="Calibri" w:cs="Calibri"/>
                <w:color w:val="000000"/>
                <w:sz w:val="20"/>
                <w:szCs w:val="20"/>
              </w:rPr>
            </w:pPr>
            <w:r w:rsidRPr="003759B9">
              <w:rPr>
                <w:rFonts w:ascii="Calibri" w:eastAsia="Times New Roman" w:hAnsi="Calibri" w:cs="Calibri"/>
                <w:color w:val="000000"/>
                <w:sz w:val="20"/>
                <w:szCs w:val="20"/>
              </w:rPr>
              <w:t>08</w:t>
            </w:r>
          </w:p>
        </w:tc>
        <w:tc>
          <w:tcPr>
            <w:tcW w:w="1080" w:type="dxa"/>
            <w:tcBorders>
              <w:top w:val="nil"/>
              <w:left w:val="nil"/>
              <w:bottom w:val="single" w:sz="4" w:space="0" w:color="auto"/>
              <w:right w:val="single" w:sz="4" w:space="0" w:color="auto"/>
            </w:tcBorders>
            <w:shd w:val="clear" w:color="auto" w:fill="auto"/>
            <w:noWrap/>
            <w:vAlign w:val="bottom"/>
            <w:hideMark/>
          </w:tcPr>
          <w:p w14:paraId="4CBA6E8A" w14:textId="77777777" w:rsidR="003759B9" w:rsidRPr="003759B9" w:rsidRDefault="003759B9" w:rsidP="003759B9">
            <w:pPr>
              <w:spacing w:after="0" w:line="240" w:lineRule="auto"/>
              <w:jc w:val="center"/>
              <w:rPr>
                <w:rFonts w:ascii="Calibri" w:eastAsia="Times New Roman" w:hAnsi="Calibri" w:cs="Calibri"/>
                <w:color w:val="000000"/>
                <w:sz w:val="20"/>
                <w:szCs w:val="20"/>
              </w:rPr>
            </w:pPr>
            <w:r w:rsidRPr="003759B9">
              <w:rPr>
                <w:rFonts w:ascii="Calibri" w:eastAsia="Times New Roman" w:hAnsi="Calibri" w:cs="Calibri"/>
                <w:color w:val="000000"/>
                <w:sz w:val="20"/>
                <w:szCs w:val="20"/>
              </w:rPr>
              <w:t>09</w:t>
            </w:r>
          </w:p>
        </w:tc>
        <w:tc>
          <w:tcPr>
            <w:tcW w:w="1080" w:type="dxa"/>
            <w:tcBorders>
              <w:top w:val="nil"/>
              <w:left w:val="nil"/>
              <w:bottom w:val="single" w:sz="4" w:space="0" w:color="auto"/>
              <w:right w:val="single" w:sz="4" w:space="0" w:color="auto"/>
            </w:tcBorders>
            <w:shd w:val="clear" w:color="auto" w:fill="auto"/>
            <w:noWrap/>
            <w:vAlign w:val="bottom"/>
            <w:hideMark/>
          </w:tcPr>
          <w:p w14:paraId="272F937A" w14:textId="77777777" w:rsidR="003759B9" w:rsidRPr="003759B9" w:rsidRDefault="003759B9" w:rsidP="003759B9">
            <w:pPr>
              <w:spacing w:after="0" w:line="240" w:lineRule="auto"/>
              <w:jc w:val="center"/>
              <w:rPr>
                <w:rFonts w:ascii="Calibri" w:eastAsia="Times New Roman" w:hAnsi="Calibri" w:cs="Calibri"/>
                <w:color w:val="000000"/>
                <w:sz w:val="20"/>
                <w:szCs w:val="20"/>
              </w:rPr>
            </w:pPr>
            <w:r w:rsidRPr="003759B9">
              <w:rPr>
                <w:rFonts w:ascii="Calibri" w:eastAsia="Times New Roman" w:hAnsi="Calibri" w:cs="Calibri"/>
                <w:color w:val="000000"/>
                <w:sz w:val="20"/>
                <w:szCs w:val="20"/>
              </w:rPr>
              <w:t>10</w:t>
            </w:r>
          </w:p>
        </w:tc>
        <w:tc>
          <w:tcPr>
            <w:tcW w:w="1710" w:type="dxa"/>
            <w:tcBorders>
              <w:top w:val="nil"/>
              <w:left w:val="nil"/>
              <w:bottom w:val="single" w:sz="4" w:space="0" w:color="auto"/>
              <w:right w:val="single" w:sz="4" w:space="0" w:color="auto"/>
            </w:tcBorders>
            <w:shd w:val="clear" w:color="auto" w:fill="auto"/>
            <w:noWrap/>
            <w:vAlign w:val="bottom"/>
            <w:hideMark/>
          </w:tcPr>
          <w:p w14:paraId="67398603" w14:textId="77777777" w:rsidR="003759B9" w:rsidRPr="003759B9" w:rsidRDefault="003759B9" w:rsidP="003759B9">
            <w:pPr>
              <w:spacing w:after="0" w:line="240" w:lineRule="auto"/>
              <w:jc w:val="center"/>
              <w:rPr>
                <w:rFonts w:ascii="Calibri" w:eastAsia="Times New Roman" w:hAnsi="Calibri" w:cs="Calibri"/>
                <w:color w:val="000000"/>
                <w:sz w:val="20"/>
                <w:szCs w:val="20"/>
              </w:rPr>
            </w:pPr>
            <w:r w:rsidRPr="003759B9">
              <w:rPr>
                <w:rFonts w:ascii="Calibri" w:eastAsia="Times New Roman" w:hAnsi="Calibri" w:cs="Calibri"/>
                <w:color w:val="000000"/>
                <w:sz w:val="20"/>
                <w:szCs w:val="20"/>
              </w:rPr>
              <w:t>11</w:t>
            </w:r>
          </w:p>
        </w:tc>
      </w:tr>
      <w:tr w:rsidR="00240FE4" w:rsidRPr="003759B9" w14:paraId="416EB45C" w14:textId="77777777" w:rsidTr="00240FE4">
        <w:trPr>
          <w:gridAfter w:val="1"/>
          <w:wAfter w:w="561" w:type="dxa"/>
          <w:trHeight w:val="450"/>
        </w:trPr>
        <w:tc>
          <w:tcPr>
            <w:tcW w:w="1705"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4E23A8"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System Name</w:t>
            </w:r>
          </w:p>
        </w:tc>
        <w:tc>
          <w:tcPr>
            <w:tcW w:w="927" w:type="dxa"/>
            <w:vMerge w:val="restart"/>
            <w:tcBorders>
              <w:top w:val="nil"/>
              <w:left w:val="single" w:sz="4" w:space="0" w:color="auto"/>
              <w:bottom w:val="single" w:sz="4" w:space="0" w:color="auto"/>
              <w:right w:val="single" w:sz="4" w:space="0" w:color="auto"/>
            </w:tcBorders>
            <w:shd w:val="clear" w:color="auto" w:fill="auto"/>
            <w:vAlign w:val="center"/>
            <w:hideMark/>
          </w:tcPr>
          <w:p w14:paraId="3BBAC8E3"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Quantity</w:t>
            </w:r>
          </w:p>
        </w:tc>
        <w:tc>
          <w:tcPr>
            <w:tcW w:w="1683" w:type="dxa"/>
            <w:vMerge w:val="restart"/>
            <w:tcBorders>
              <w:top w:val="nil"/>
              <w:left w:val="single" w:sz="4" w:space="0" w:color="auto"/>
              <w:bottom w:val="single" w:sz="4" w:space="0" w:color="auto"/>
              <w:right w:val="single" w:sz="4" w:space="0" w:color="auto"/>
            </w:tcBorders>
            <w:shd w:val="clear" w:color="auto" w:fill="auto"/>
            <w:vAlign w:val="center"/>
            <w:hideMark/>
          </w:tcPr>
          <w:p w14:paraId="07B972AD"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xml:space="preserve">Delivered Directly </w:t>
            </w:r>
            <w:proofErr w:type="gramStart"/>
            <w:r w:rsidRPr="003759B9">
              <w:rPr>
                <w:rFonts w:eastAsia="Times New Roman" w:cstheme="minorHAnsi"/>
                <w:sz w:val="20"/>
                <w:szCs w:val="20"/>
              </w:rPr>
              <w:t>To</w:t>
            </w:r>
            <w:proofErr w:type="gramEnd"/>
            <w:r w:rsidRPr="003759B9">
              <w:rPr>
                <w:rFonts w:eastAsia="Times New Roman" w:cstheme="minorHAnsi"/>
                <w:sz w:val="20"/>
                <w:szCs w:val="20"/>
              </w:rPr>
              <w:t xml:space="preserve"> The Space</w:t>
            </w:r>
          </w:p>
        </w:tc>
        <w:tc>
          <w:tcPr>
            <w:tcW w:w="1170" w:type="dxa"/>
            <w:vMerge w:val="restart"/>
            <w:tcBorders>
              <w:top w:val="nil"/>
              <w:left w:val="single" w:sz="4" w:space="0" w:color="auto"/>
              <w:bottom w:val="single" w:sz="4" w:space="0" w:color="auto"/>
              <w:right w:val="single" w:sz="4" w:space="0" w:color="auto"/>
            </w:tcBorders>
            <w:shd w:val="clear" w:color="auto" w:fill="auto"/>
            <w:vAlign w:val="center"/>
            <w:hideMark/>
          </w:tcPr>
          <w:p w14:paraId="707111E3"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xml:space="preserve">Fan System Power </w:t>
            </w:r>
            <w:r w:rsidRPr="003759B9">
              <w:rPr>
                <w:rFonts w:eastAsia="Times New Roman" w:cstheme="minorHAnsi"/>
                <w:sz w:val="20"/>
                <w:szCs w:val="20"/>
              </w:rPr>
              <w:br/>
              <w:t>(kW)</w:t>
            </w:r>
          </w:p>
        </w:tc>
        <w:tc>
          <w:tcPr>
            <w:tcW w:w="1170" w:type="dxa"/>
            <w:vMerge w:val="restart"/>
            <w:tcBorders>
              <w:top w:val="nil"/>
              <w:left w:val="single" w:sz="4" w:space="0" w:color="auto"/>
              <w:bottom w:val="single" w:sz="4" w:space="0" w:color="auto"/>
              <w:right w:val="single" w:sz="4" w:space="0" w:color="auto"/>
            </w:tcBorders>
            <w:shd w:val="clear" w:color="auto" w:fill="auto"/>
            <w:vAlign w:val="center"/>
            <w:hideMark/>
          </w:tcPr>
          <w:p w14:paraId="3CC836C3"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Fan System Airflow</w:t>
            </w:r>
            <w:r w:rsidRPr="003759B9">
              <w:rPr>
                <w:rFonts w:eastAsia="Times New Roman" w:cstheme="minorHAnsi"/>
                <w:sz w:val="20"/>
                <w:szCs w:val="20"/>
              </w:rPr>
              <w:br/>
              <w:t>(CFM)</w:t>
            </w:r>
          </w:p>
        </w:tc>
        <w:tc>
          <w:tcPr>
            <w:tcW w:w="1149" w:type="dxa"/>
            <w:vMerge w:val="restart"/>
            <w:tcBorders>
              <w:top w:val="nil"/>
              <w:left w:val="single" w:sz="4" w:space="0" w:color="auto"/>
              <w:bottom w:val="single" w:sz="4" w:space="0" w:color="auto"/>
              <w:right w:val="single" w:sz="4" w:space="0" w:color="auto"/>
            </w:tcBorders>
            <w:shd w:val="clear" w:color="auto" w:fill="auto"/>
            <w:vAlign w:val="center"/>
            <w:hideMark/>
          </w:tcPr>
          <w:p w14:paraId="67E9B612"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xml:space="preserve">Watts/CFM </w:t>
            </w:r>
          </w:p>
        </w:tc>
        <w:tc>
          <w:tcPr>
            <w:tcW w:w="1101" w:type="dxa"/>
            <w:vMerge w:val="restart"/>
            <w:tcBorders>
              <w:top w:val="nil"/>
              <w:left w:val="single" w:sz="4" w:space="0" w:color="auto"/>
              <w:bottom w:val="single" w:sz="4" w:space="0" w:color="auto"/>
              <w:right w:val="single" w:sz="4" w:space="0" w:color="auto"/>
            </w:tcBorders>
            <w:shd w:val="clear" w:color="auto" w:fill="auto"/>
            <w:vAlign w:val="center"/>
            <w:hideMark/>
          </w:tcPr>
          <w:p w14:paraId="0BFACB93"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DOAS Fan Control</w:t>
            </w:r>
          </w:p>
        </w:tc>
        <w:tc>
          <w:tcPr>
            <w:tcW w:w="1530" w:type="dxa"/>
            <w:vMerge w:val="restart"/>
            <w:tcBorders>
              <w:top w:val="nil"/>
              <w:left w:val="single" w:sz="4" w:space="0" w:color="auto"/>
              <w:bottom w:val="single" w:sz="4" w:space="0" w:color="auto"/>
              <w:right w:val="single" w:sz="4" w:space="0" w:color="auto"/>
            </w:tcBorders>
            <w:shd w:val="clear" w:color="auto" w:fill="auto"/>
            <w:vAlign w:val="center"/>
            <w:hideMark/>
          </w:tcPr>
          <w:p w14:paraId="2F60839F" w14:textId="44B3C1E8" w:rsidR="003759B9" w:rsidRPr="003759B9" w:rsidRDefault="003759B9" w:rsidP="003759B9">
            <w:pPr>
              <w:spacing w:after="0" w:line="240" w:lineRule="auto"/>
              <w:jc w:val="center"/>
              <w:rPr>
                <w:rFonts w:ascii="Calibri" w:eastAsia="Times New Roman" w:hAnsi="Calibri" w:cs="Calibri"/>
                <w:color w:val="000000"/>
                <w:sz w:val="18"/>
                <w:szCs w:val="18"/>
              </w:rPr>
            </w:pPr>
            <w:r w:rsidRPr="003759B9">
              <w:rPr>
                <w:rFonts w:ascii="Calibri" w:eastAsia="Times New Roman" w:hAnsi="Calibri" w:cs="Calibri"/>
                <w:color w:val="000000"/>
                <w:sz w:val="18"/>
                <w:szCs w:val="18"/>
              </w:rPr>
              <w:t>Multi-Zone DOAS with Cooling</w:t>
            </w:r>
          </w:p>
        </w:tc>
        <w:tc>
          <w:tcPr>
            <w:tcW w:w="1080" w:type="dxa"/>
            <w:vMerge w:val="restart"/>
            <w:tcBorders>
              <w:top w:val="nil"/>
              <w:left w:val="single" w:sz="4" w:space="0" w:color="auto"/>
              <w:bottom w:val="single" w:sz="4" w:space="0" w:color="auto"/>
              <w:right w:val="single" w:sz="4" w:space="0" w:color="auto"/>
            </w:tcBorders>
            <w:shd w:val="clear" w:color="auto" w:fill="auto"/>
            <w:vAlign w:val="center"/>
            <w:hideMark/>
          </w:tcPr>
          <w:p w14:paraId="24A62D9A" w14:textId="77777777" w:rsidR="003759B9" w:rsidRPr="003759B9" w:rsidRDefault="003759B9" w:rsidP="003759B9">
            <w:pPr>
              <w:spacing w:after="0" w:line="240" w:lineRule="auto"/>
              <w:jc w:val="center"/>
              <w:rPr>
                <w:rFonts w:ascii="Calibri" w:eastAsia="Times New Roman" w:hAnsi="Calibri" w:cs="Calibri"/>
                <w:sz w:val="18"/>
                <w:szCs w:val="18"/>
              </w:rPr>
            </w:pPr>
            <w:r w:rsidRPr="003759B9">
              <w:rPr>
                <w:rFonts w:ascii="Calibri" w:eastAsia="Times New Roman" w:hAnsi="Calibri" w:cs="Calibri"/>
                <w:sz w:val="18"/>
                <w:szCs w:val="18"/>
              </w:rPr>
              <w:t>Economizer</w:t>
            </w:r>
          </w:p>
        </w:tc>
        <w:tc>
          <w:tcPr>
            <w:tcW w:w="1080" w:type="dxa"/>
            <w:vMerge w:val="restart"/>
            <w:tcBorders>
              <w:top w:val="nil"/>
              <w:left w:val="single" w:sz="4" w:space="0" w:color="auto"/>
              <w:bottom w:val="single" w:sz="4" w:space="0" w:color="auto"/>
              <w:right w:val="single" w:sz="4" w:space="0" w:color="auto"/>
            </w:tcBorders>
            <w:shd w:val="clear" w:color="auto" w:fill="auto"/>
            <w:vAlign w:val="center"/>
            <w:hideMark/>
          </w:tcPr>
          <w:p w14:paraId="16302153" w14:textId="77777777" w:rsidR="003759B9" w:rsidRPr="003759B9" w:rsidRDefault="003759B9" w:rsidP="003759B9">
            <w:pPr>
              <w:spacing w:after="0" w:line="240" w:lineRule="auto"/>
              <w:jc w:val="center"/>
              <w:rPr>
                <w:rFonts w:ascii="Calibri" w:eastAsia="Times New Roman" w:hAnsi="Calibri" w:cs="Calibri"/>
                <w:sz w:val="18"/>
                <w:szCs w:val="18"/>
              </w:rPr>
            </w:pPr>
            <w:r w:rsidRPr="003759B9">
              <w:rPr>
                <w:rFonts w:ascii="Calibri" w:eastAsia="Times New Roman" w:hAnsi="Calibri" w:cs="Calibri"/>
                <w:sz w:val="18"/>
                <w:szCs w:val="18"/>
              </w:rPr>
              <w:t>Multifamily DOAS</w:t>
            </w:r>
          </w:p>
        </w:tc>
        <w:tc>
          <w:tcPr>
            <w:tcW w:w="1710" w:type="dxa"/>
            <w:vMerge w:val="restart"/>
            <w:tcBorders>
              <w:top w:val="nil"/>
              <w:left w:val="single" w:sz="4" w:space="0" w:color="auto"/>
              <w:bottom w:val="single" w:sz="4" w:space="0" w:color="auto"/>
              <w:right w:val="single" w:sz="4" w:space="0" w:color="auto"/>
            </w:tcBorders>
            <w:shd w:val="clear" w:color="auto" w:fill="auto"/>
            <w:vAlign w:val="center"/>
            <w:hideMark/>
          </w:tcPr>
          <w:p w14:paraId="4F7B1F5B" w14:textId="77777777" w:rsidR="003759B9" w:rsidRPr="003759B9" w:rsidRDefault="003759B9" w:rsidP="003759B9">
            <w:pPr>
              <w:spacing w:after="0" w:line="240" w:lineRule="auto"/>
              <w:jc w:val="center"/>
              <w:rPr>
                <w:rFonts w:ascii="Calibri" w:eastAsia="Times New Roman" w:hAnsi="Calibri" w:cs="Calibri"/>
                <w:sz w:val="18"/>
                <w:szCs w:val="18"/>
              </w:rPr>
            </w:pPr>
            <w:r w:rsidRPr="003759B9">
              <w:rPr>
                <w:rFonts w:ascii="Calibri" w:eastAsia="Times New Roman" w:hAnsi="Calibri" w:cs="Calibri"/>
                <w:sz w:val="18"/>
                <w:szCs w:val="18"/>
              </w:rPr>
              <w:t>System Compliance</w:t>
            </w:r>
          </w:p>
        </w:tc>
      </w:tr>
      <w:tr w:rsidR="003759B9" w:rsidRPr="003759B9" w14:paraId="7B7FF8A5" w14:textId="77777777" w:rsidTr="00240FE4">
        <w:trPr>
          <w:trHeight w:val="290"/>
        </w:trPr>
        <w:tc>
          <w:tcPr>
            <w:tcW w:w="1705" w:type="dxa"/>
            <w:gridSpan w:val="2"/>
            <w:vMerge/>
            <w:tcBorders>
              <w:top w:val="single" w:sz="4" w:space="0" w:color="auto"/>
              <w:left w:val="single" w:sz="4" w:space="0" w:color="auto"/>
              <w:bottom w:val="single" w:sz="4" w:space="0" w:color="auto"/>
              <w:right w:val="single" w:sz="4" w:space="0" w:color="auto"/>
            </w:tcBorders>
            <w:vAlign w:val="center"/>
            <w:hideMark/>
          </w:tcPr>
          <w:p w14:paraId="4F0A0024" w14:textId="77777777" w:rsidR="003759B9" w:rsidRPr="003759B9" w:rsidRDefault="003759B9" w:rsidP="003759B9">
            <w:pPr>
              <w:spacing w:after="0" w:line="240" w:lineRule="auto"/>
              <w:rPr>
                <w:rFonts w:eastAsia="Times New Roman" w:cstheme="minorHAnsi"/>
                <w:sz w:val="20"/>
                <w:szCs w:val="20"/>
              </w:rPr>
            </w:pPr>
          </w:p>
        </w:tc>
        <w:tc>
          <w:tcPr>
            <w:tcW w:w="927" w:type="dxa"/>
            <w:vMerge/>
            <w:tcBorders>
              <w:top w:val="nil"/>
              <w:left w:val="single" w:sz="4" w:space="0" w:color="auto"/>
              <w:bottom w:val="single" w:sz="4" w:space="0" w:color="auto"/>
              <w:right w:val="single" w:sz="4" w:space="0" w:color="auto"/>
            </w:tcBorders>
            <w:vAlign w:val="center"/>
            <w:hideMark/>
          </w:tcPr>
          <w:p w14:paraId="4DB4534C" w14:textId="77777777" w:rsidR="003759B9" w:rsidRPr="003759B9" w:rsidRDefault="003759B9" w:rsidP="003759B9">
            <w:pPr>
              <w:spacing w:after="0" w:line="240" w:lineRule="auto"/>
              <w:rPr>
                <w:rFonts w:eastAsia="Times New Roman" w:cstheme="minorHAnsi"/>
                <w:sz w:val="20"/>
                <w:szCs w:val="20"/>
              </w:rPr>
            </w:pPr>
          </w:p>
        </w:tc>
        <w:tc>
          <w:tcPr>
            <w:tcW w:w="1683" w:type="dxa"/>
            <w:vMerge/>
            <w:tcBorders>
              <w:top w:val="nil"/>
              <w:left w:val="single" w:sz="4" w:space="0" w:color="auto"/>
              <w:bottom w:val="single" w:sz="4" w:space="0" w:color="auto"/>
              <w:right w:val="single" w:sz="4" w:space="0" w:color="auto"/>
            </w:tcBorders>
            <w:vAlign w:val="center"/>
            <w:hideMark/>
          </w:tcPr>
          <w:p w14:paraId="19EC6BDE" w14:textId="77777777" w:rsidR="003759B9" w:rsidRPr="003759B9" w:rsidRDefault="003759B9" w:rsidP="003759B9">
            <w:pPr>
              <w:spacing w:after="0" w:line="240" w:lineRule="auto"/>
              <w:rPr>
                <w:rFonts w:eastAsia="Times New Roman" w:cstheme="minorHAnsi"/>
                <w:sz w:val="20"/>
                <w:szCs w:val="20"/>
              </w:rPr>
            </w:pPr>
          </w:p>
        </w:tc>
        <w:tc>
          <w:tcPr>
            <w:tcW w:w="1170" w:type="dxa"/>
            <w:vMerge/>
            <w:tcBorders>
              <w:top w:val="nil"/>
              <w:left w:val="single" w:sz="4" w:space="0" w:color="auto"/>
              <w:bottom w:val="single" w:sz="4" w:space="0" w:color="auto"/>
              <w:right w:val="single" w:sz="4" w:space="0" w:color="auto"/>
            </w:tcBorders>
            <w:vAlign w:val="center"/>
            <w:hideMark/>
          </w:tcPr>
          <w:p w14:paraId="1DF2F4A6" w14:textId="77777777" w:rsidR="003759B9" w:rsidRPr="003759B9" w:rsidRDefault="003759B9" w:rsidP="003759B9">
            <w:pPr>
              <w:spacing w:after="0" w:line="240" w:lineRule="auto"/>
              <w:rPr>
                <w:rFonts w:eastAsia="Times New Roman" w:cstheme="minorHAnsi"/>
                <w:sz w:val="20"/>
                <w:szCs w:val="20"/>
              </w:rPr>
            </w:pPr>
          </w:p>
        </w:tc>
        <w:tc>
          <w:tcPr>
            <w:tcW w:w="1170" w:type="dxa"/>
            <w:vMerge/>
            <w:tcBorders>
              <w:top w:val="nil"/>
              <w:left w:val="single" w:sz="4" w:space="0" w:color="auto"/>
              <w:bottom w:val="single" w:sz="4" w:space="0" w:color="auto"/>
              <w:right w:val="single" w:sz="4" w:space="0" w:color="auto"/>
            </w:tcBorders>
            <w:vAlign w:val="center"/>
            <w:hideMark/>
          </w:tcPr>
          <w:p w14:paraId="0CA04559" w14:textId="77777777" w:rsidR="003759B9" w:rsidRPr="003759B9" w:rsidRDefault="003759B9" w:rsidP="003759B9">
            <w:pPr>
              <w:spacing w:after="0" w:line="240" w:lineRule="auto"/>
              <w:rPr>
                <w:rFonts w:eastAsia="Times New Roman" w:cstheme="minorHAnsi"/>
                <w:sz w:val="20"/>
                <w:szCs w:val="20"/>
              </w:rPr>
            </w:pPr>
          </w:p>
        </w:tc>
        <w:tc>
          <w:tcPr>
            <w:tcW w:w="1149" w:type="dxa"/>
            <w:vMerge/>
            <w:tcBorders>
              <w:top w:val="nil"/>
              <w:left w:val="single" w:sz="4" w:space="0" w:color="auto"/>
              <w:bottom w:val="single" w:sz="4" w:space="0" w:color="auto"/>
              <w:right w:val="single" w:sz="4" w:space="0" w:color="auto"/>
            </w:tcBorders>
            <w:vAlign w:val="center"/>
            <w:hideMark/>
          </w:tcPr>
          <w:p w14:paraId="7B910DEB" w14:textId="77777777" w:rsidR="003759B9" w:rsidRPr="003759B9" w:rsidRDefault="003759B9" w:rsidP="003759B9">
            <w:pPr>
              <w:spacing w:after="0" w:line="240" w:lineRule="auto"/>
              <w:rPr>
                <w:rFonts w:eastAsia="Times New Roman" w:cstheme="minorHAnsi"/>
                <w:sz w:val="20"/>
                <w:szCs w:val="20"/>
              </w:rPr>
            </w:pPr>
          </w:p>
        </w:tc>
        <w:tc>
          <w:tcPr>
            <w:tcW w:w="1101" w:type="dxa"/>
            <w:vMerge/>
            <w:tcBorders>
              <w:top w:val="nil"/>
              <w:left w:val="single" w:sz="4" w:space="0" w:color="auto"/>
              <w:bottom w:val="single" w:sz="4" w:space="0" w:color="auto"/>
              <w:right w:val="single" w:sz="4" w:space="0" w:color="auto"/>
            </w:tcBorders>
            <w:vAlign w:val="center"/>
            <w:hideMark/>
          </w:tcPr>
          <w:p w14:paraId="06CFDF1E" w14:textId="77777777" w:rsidR="003759B9" w:rsidRPr="003759B9" w:rsidRDefault="003759B9" w:rsidP="003759B9">
            <w:pPr>
              <w:spacing w:after="0" w:line="240" w:lineRule="auto"/>
              <w:rPr>
                <w:rFonts w:eastAsia="Times New Roman" w:cstheme="minorHAnsi"/>
                <w:sz w:val="20"/>
                <w:szCs w:val="20"/>
              </w:rPr>
            </w:pPr>
          </w:p>
        </w:tc>
        <w:tc>
          <w:tcPr>
            <w:tcW w:w="1530" w:type="dxa"/>
            <w:vMerge/>
            <w:tcBorders>
              <w:top w:val="nil"/>
              <w:left w:val="single" w:sz="4" w:space="0" w:color="auto"/>
              <w:bottom w:val="single" w:sz="4" w:space="0" w:color="auto"/>
              <w:right w:val="single" w:sz="4" w:space="0" w:color="auto"/>
            </w:tcBorders>
            <w:vAlign w:val="center"/>
            <w:hideMark/>
          </w:tcPr>
          <w:p w14:paraId="6FAF475B" w14:textId="77777777" w:rsidR="003759B9" w:rsidRPr="003759B9" w:rsidRDefault="003759B9" w:rsidP="003759B9">
            <w:pPr>
              <w:spacing w:after="0" w:line="240" w:lineRule="auto"/>
              <w:rPr>
                <w:rFonts w:ascii="Calibri" w:eastAsia="Times New Roman" w:hAnsi="Calibri" w:cs="Calibri"/>
                <w:color w:val="000000"/>
                <w:sz w:val="18"/>
                <w:szCs w:val="18"/>
              </w:rPr>
            </w:pPr>
          </w:p>
        </w:tc>
        <w:tc>
          <w:tcPr>
            <w:tcW w:w="1080" w:type="dxa"/>
            <w:vMerge/>
            <w:tcBorders>
              <w:top w:val="nil"/>
              <w:left w:val="single" w:sz="4" w:space="0" w:color="auto"/>
              <w:bottom w:val="single" w:sz="4" w:space="0" w:color="auto"/>
              <w:right w:val="single" w:sz="4" w:space="0" w:color="auto"/>
            </w:tcBorders>
            <w:vAlign w:val="center"/>
            <w:hideMark/>
          </w:tcPr>
          <w:p w14:paraId="32515683" w14:textId="77777777" w:rsidR="003759B9" w:rsidRPr="003759B9" w:rsidRDefault="003759B9" w:rsidP="003759B9">
            <w:pPr>
              <w:spacing w:after="0" w:line="240" w:lineRule="auto"/>
              <w:rPr>
                <w:rFonts w:ascii="Calibri" w:eastAsia="Times New Roman" w:hAnsi="Calibri" w:cs="Calibri"/>
                <w:sz w:val="18"/>
                <w:szCs w:val="18"/>
              </w:rPr>
            </w:pPr>
          </w:p>
        </w:tc>
        <w:tc>
          <w:tcPr>
            <w:tcW w:w="1080" w:type="dxa"/>
            <w:vMerge/>
            <w:tcBorders>
              <w:top w:val="nil"/>
              <w:left w:val="single" w:sz="4" w:space="0" w:color="auto"/>
              <w:bottom w:val="single" w:sz="4" w:space="0" w:color="auto"/>
              <w:right w:val="single" w:sz="4" w:space="0" w:color="auto"/>
            </w:tcBorders>
            <w:vAlign w:val="center"/>
            <w:hideMark/>
          </w:tcPr>
          <w:p w14:paraId="75709B28" w14:textId="77777777" w:rsidR="003759B9" w:rsidRPr="003759B9" w:rsidRDefault="003759B9" w:rsidP="003759B9">
            <w:pPr>
              <w:spacing w:after="0" w:line="240" w:lineRule="auto"/>
              <w:rPr>
                <w:rFonts w:ascii="Calibri" w:eastAsia="Times New Roman" w:hAnsi="Calibri" w:cs="Calibri"/>
                <w:sz w:val="18"/>
                <w:szCs w:val="18"/>
              </w:rPr>
            </w:pPr>
          </w:p>
        </w:tc>
        <w:tc>
          <w:tcPr>
            <w:tcW w:w="1710" w:type="dxa"/>
            <w:vMerge/>
            <w:tcBorders>
              <w:top w:val="nil"/>
              <w:left w:val="single" w:sz="4" w:space="0" w:color="auto"/>
              <w:bottom w:val="single" w:sz="4" w:space="0" w:color="auto"/>
              <w:right w:val="single" w:sz="4" w:space="0" w:color="auto"/>
            </w:tcBorders>
            <w:vAlign w:val="center"/>
            <w:hideMark/>
          </w:tcPr>
          <w:p w14:paraId="7BFD36E1" w14:textId="77777777" w:rsidR="003759B9" w:rsidRPr="003759B9" w:rsidRDefault="003759B9" w:rsidP="003759B9">
            <w:pPr>
              <w:spacing w:after="0" w:line="240" w:lineRule="auto"/>
              <w:rPr>
                <w:rFonts w:ascii="Calibri" w:eastAsia="Times New Roman" w:hAnsi="Calibri" w:cs="Calibri"/>
                <w:sz w:val="18"/>
                <w:szCs w:val="18"/>
              </w:rPr>
            </w:pPr>
          </w:p>
        </w:tc>
        <w:tc>
          <w:tcPr>
            <w:tcW w:w="561" w:type="dxa"/>
            <w:tcBorders>
              <w:top w:val="nil"/>
              <w:left w:val="nil"/>
              <w:bottom w:val="nil"/>
              <w:right w:val="nil"/>
            </w:tcBorders>
            <w:shd w:val="clear" w:color="auto" w:fill="auto"/>
            <w:noWrap/>
            <w:vAlign w:val="bottom"/>
            <w:hideMark/>
          </w:tcPr>
          <w:p w14:paraId="3C2F3E90" w14:textId="77777777" w:rsidR="003759B9" w:rsidRPr="003759B9" w:rsidRDefault="003759B9" w:rsidP="003759B9">
            <w:pPr>
              <w:spacing w:after="0" w:line="240" w:lineRule="auto"/>
              <w:jc w:val="center"/>
              <w:rPr>
                <w:rFonts w:ascii="Calibri" w:eastAsia="Times New Roman" w:hAnsi="Calibri" w:cs="Calibri"/>
                <w:sz w:val="18"/>
                <w:szCs w:val="18"/>
              </w:rPr>
            </w:pPr>
          </w:p>
        </w:tc>
      </w:tr>
      <w:tr w:rsidR="00240FE4" w:rsidRPr="003759B9" w14:paraId="2F92A8BB" w14:textId="77777777" w:rsidTr="00240FE4">
        <w:trPr>
          <w:trHeight w:val="290"/>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7772C614" w14:textId="77777777" w:rsidR="003759B9" w:rsidRPr="003759B9" w:rsidRDefault="003759B9" w:rsidP="003759B9">
            <w:pPr>
              <w:spacing w:after="0" w:line="240" w:lineRule="auto"/>
              <w:rPr>
                <w:rFonts w:eastAsia="Times New Roman" w:cstheme="minorHAnsi"/>
                <w:sz w:val="20"/>
                <w:szCs w:val="20"/>
              </w:rPr>
            </w:pPr>
            <w:r w:rsidRPr="003759B9">
              <w:rPr>
                <w:rFonts w:eastAsia="Times New Roman" w:cstheme="minorHAnsi"/>
                <w:sz w:val="20"/>
                <w:szCs w:val="20"/>
              </w:rPr>
              <w:t>Per C of C</w:t>
            </w:r>
          </w:p>
        </w:tc>
        <w:tc>
          <w:tcPr>
            <w:tcW w:w="619" w:type="dxa"/>
            <w:vMerge w:val="restart"/>
            <w:tcBorders>
              <w:top w:val="nil"/>
              <w:left w:val="single" w:sz="4" w:space="0" w:color="auto"/>
              <w:bottom w:val="single" w:sz="4" w:space="0" w:color="auto"/>
              <w:right w:val="single" w:sz="4" w:space="0" w:color="auto"/>
            </w:tcBorders>
            <w:shd w:val="clear" w:color="auto" w:fill="auto"/>
            <w:vAlign w:val="center"/>
            <w:hideMark/>
          </w:tcPr>
          <w:p w14:paraId="0925DC17"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927" w:type="dxa"/>
            <w:tcBorders>
              <w:top w:val="nil"/>
              <w:left w:val="nil"/>
              <w:bottom w:val="single" w:sz="4" w:space="0" w:color="auto"/>
              <w:right w:val="single" w:sz="4" w:space="0" w:color="auto"/>
            </w:tcBorders>
            <w:shd w:val="clear" w:color="auto" w:fill="auto"/>
            <w:vAlign w:val="center"/>
            <w:hideMark/>
          </w:tcPr>
          <w:p w14:paraId="0C790459"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683" w:type="dxa"/>
            <w:tcBorders>
              <w:top w:val="nil"/>
              <w:left w:val="nil"/>
              <w:bottom w:val="single" w:sz="4" w:space="0" w:color="auto"/>
              <w:right w:val="single" w:sz="4" w:space="0" w:color="auto"/>
            </w:tcBorders>
            <w:shd w:val="clear" w:color="auto" w:fill="auto"/>
            <w:vAlign w:val="center"/>
            <w:hideMark/>
          </w:tcPr>
          <w:p w14:paraId="19A88155"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170" w:type="dxa"/>
            <w:tcBorders>
              <w:top w:val="nil"/>
              <w:left w:val="nil"/>
              <w:bottom w:val="single" w:sz="4" w:space="0" w:color="auto"/>
              <w:right w:val="single" w:sz="4" w:space="0" w:color="auto"/>
            </w:tcBorders>
            <w:shd w:val="clear" w:color="auto" w:fill="auto"/>
            <w:vAlign w:val="center"/>
            <w:hideMark/>
          </w:tcPr>
          <w:p w14:paraId="707659CA"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170" w:type="dxa"/>
            <w:tcBorders>
              <w:top w:val="nil"/>
              <w:left w:val="nil"/>
              <w:bottom w:val="single" w:sz="4" w:space="0" w:color="auto"/>
              <w:right w:val="single" w:sz="4" w:space="0" w:color="auto"/>
            </w:tcBorders>
            <w:shd w:val="clear" w:color="auto" w:fill="auto"/>
            <w:vAlign w:val="center"/>
            <w:hideMark/>
          </w:tcPr>
          <w:p w14:paraId="075F9844"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149" w:type="dxa"/>
            <w:tcBorders>
              <w:top w:val="nil"/>
              <w:left w:val="nil"/>
              <w:bottom w:val="single" w:sz="4" w:space="0" w:color="auto"/>
              <w:right w:val="single" w:sz="4" w:space="0" w:color="auto"/>
            </w:tcBorders>
            <w:shd w:val="clear" w:color="auto" w:fill="auto"/>
            <w:noWrap/>
            <w:vAlign w:val="center"/>
            <w:hideMark/>
          </w:tcPr>
          <w:p w14:paraId="7961222C" w14:textId="77777777" w:rsidR="003759B9" w:rsidRPr="003759B9" w:rsidRDefault="003759B9" w:rsidP="003759B9">
            <w:pPr>
              <w:spacing w:after="0" w:line="240" w:lineRule="auto"/>
              <w:rPr>
                <w:rFonts w:eastAsia="Times New Roman" w:cstheme="minorHAnsi"/>
                <w:sz w:val="20"/>
                <w:szCs w:val="20"/>
              </w:rPr>
            </w:pPr>
            <w:r w:rsidRPr="003759B9">
              <w:rPr>
                <w:rFonts w:eastAsia="Times New Roman" w:cstheme="minorHAnsi"/>
                <w:sz w:val="20"/>
                <w:szCs w:val="20"/>
              </w:rPr>
              <w:t> </w:t>
            </w:r>
          </w:p>
        </w:tc>
        <w:tc>
          <w:tcPr>
            <w:tcW w:w="110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E68D80A"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&gt;=3 speeds</w:t>
            </w:r>
          </w:p>
        </w:tc>
        <w:tc>
          <w:tcPr>
            <w:tcW w:w="153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734BA65" w14:textId="77777777" w:rsidR="003759B9" w:rsidRPr="003759B9" w:rsidRDefault="003759B9" w:rsidP="003759B9">
            <w:pPr>
              <w:spacing w:after="0" w:line="240" w:lineRule="auto"/>
              <w:jc w:val="center"/>
              <w:rPr>
                <w:rFonts w:ascii="Calibri" w:eastAsia="Times New Roman" w:hAnsi="Calibri" w:cs="Calibri"/>
                <w:i/>
                <w:iCs/>
                <w:color w:val="FF0000"/>
              </w:rPr>
            </w:pPr>
            <w:r w:rsidRPr="003759B9">
              <w:rPr>
                <w:rFonts w:ascii="Calibri" w:eastAsia="Times New Roman" w:hAnsi="Calibri" w:cs="Calibri"/>
                <w:i/>
                <w:iCs/>
                <w:color w:val="FF0000"/>
              </w:rPr>
              <w:t> </w:t>
            </w:r>
          </w:p>
        </w:tc>
        <w:tc>
          <w:tcPr>
            <w:tcW w:w="10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CDF8875" w14:textId="77777777" w:rsidR="003759B9" w:rsidRPr="003759B9" w:rsidRDefault="003759B9" w:rsidP="003759B9">
            <w:pPr>
              <w:spacing w:after="0" w:line="240" w:lineRule="auto"/>
              <w:jc w:val="center"/>
              <w:rPr>
                <w:rFonts w:ascii="Calibri" w:eastAsia="Times New Roman" w:hAnsi="Calibri" w:cs="Calibri"/>
                <w:i/>
                <w:iCs/>
              </w:rPr>
            </w:pPr>
            <w:r w:rsidRPr="003759B9">
              <w:rPr>
                <w:rFonts w:ascii="Calibri" w:eastAsia="Times New Roman" w:hAnsi="Calibri" w:cs="Calibri"/>
                <w:i/>
                <w:iCs/>
              </w:rPr>
              <w:t> </w:t>
            </w:r>
          </w:p>
        </w:tc>
        <w:tc>
          <w:tcPr>
            <w:tcW w:w="10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682F38E" w14:textId="77777777" w:rsidR="003759B9" w:rsidRPr="003759B9" w:rsidRDefault="003759B9" w:rsidP="003759B9">
            <w:pPr>
              <w:spacing w:after="0" w:line="240" w:lineRule="auto"/>
              <w:jc w:val="center"/>
              <w:rPr>
                <w:rFonts w:ascii="Calibri" w:eastAsia="Times New Roman" w:hAnsi="Calibri" w:cs="Calibri"/>
                <w:i/>
                <w:iCs/>
                <w:color w:val="FF0000"/>
              </w:rPr>
            </w:pPr>
            <w:r w:rsidRPr="003759B9">
              <w:rPr>
                <w:rFonts w:ascii="Calibri" w:eastAsia="Times New Roman" w:hAnsi="Calibri" w:cs="Calibri"/>
                <w:i/>
                <w:iCs/>
                <w:color w:val="FF0000"/>
              </w:rPr>
              <w:t> </w:t>
            </w:r>
          </w:p>
        </w:tc>
        <w:tc>
          <w:tcPr>
            <w:tcW w:w="1710" w:type="dxa"/>
            <w:vMerge w:val="restart"/>
            <w:tcBorders>
              <w:top w:val="nil"/>
              <w:left w:val="single" w:sz="4" w:space="0" w:color="auto"/>
              <w:bottom w:val="single" w:sz="4" w:space="0" w:color="auto"/>
              <w:right w:val="single" w:sz="4" w:space="0" w:color="auto"/>
            </w:tcBorders>
            <w:shd w:val="clear" w:color="auto" w:fill="auto"/>
            <w:vAlign w:val="center"/>
            <w:hideMark/>
          </w:tcPr>
          <w:p w14:paraId="08C65C97" w14:textId="77777777" w:rsidR="003759B9" w:rsidRPr="003759B9" w:rsidRDefault="003759B9" w:rsidP="003759B9">
            <w:pPr>
              <w:spacing w:after="0" w:line="240" w:lineRule="auto"/>
              <w:jc w:val="center"/>
              <w:rPr>
                <w:rFonts w:ascii="Arial" w:eastAsia="Times New Roman" w:hAnsi="Arial" w:cs="Arial"/>
                <w:color w:val="000000"/>
              </w:rPr>
            </w:pPr>
            <w:r w:rsidRPr="003759B9">
              <w:rPr>
                <w:rFonts w:ascii="Arial" w:eastAsia="Times New Roman" w:hAnsi="Arial" w:cs="Arial"/>
                <w:color w:val="000000"/>
              </w:rPr>
              <w:t> </w:t>
            </w:r>
          </w:p>
        </w:tc>
        <w:tc>
          <w:tcPr>
            <w:tcW w:w="561" w:type="dxa"/>
            <w:vAlign w:val="center"/>
            <w:hideMark/>
          </w:tcPr>
          <w:p w14:paraId="3CDAC3B4" w14:textId="77777777" w:rsidR="003759B9" w:rsidRPr="003759B9" w:rsidRDefault="003759B9" w:rsidP="003759B9">
            <w:pPr>
              <w:spacing w:after="0" w:line="240" w:lineRule="auto"/>
              <w:rPr>
                <w:rFonts w:ascii="Times New Roman" w:eastAsia="Times New Roman" w:hAnsi="Times New Roman" w:cs="Times New Roman"/>
                <w:sz w:val="20"/>
                <w:szCs w:val="20"/>
              </w:rPr>
            </w:pPr>
          </w:p>
        </w:tc>
      </w:tr>
      <w:tr w:rsidR="00240FE4" w:rsidRPr="003759B9" w14:paraId="3558175B" w14:textId="77777777" w:rsidTr="00240FE4">
        <w:trPr>
          <w:trHeight w:val="290"/>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285FEDB2" w14:textId="77777777" w:rsidR="003759B9" w:rsidRPr="003759B9" w:rsidRDefault="003759B9" w:rsidP="003759B9">
            <w:pPr>
              <w:spacing w:after="0" w:line="240" w:lineRule="auto"/>
              <w:rPr>
                <w:rFonts w:ascii="Arial" w:eastAsia="Times New Roman" w:hAnsi="Arial" w:cs="Arial"/>
                <w:color w:val="000000"/>
              </w:rPr>
            </w:pPr>
            <w:r w:rsidRPr="003759B9">
              <w:rPr>
                <w:rFonts w:eastAsia="Times New Roman" w:cstheme="minorHAnsi"/>
                <w:sz w:val="20"/>
                <w:szCs w:val="20"/>
              </w:rPr>
              <w:t>As-built Conditions</w:t>
            </w:r>
          </w:p>
        </w:tc>
        <w:tc>
          <w:tcPr>
            <w:tcW w:w="619" w:type="dxa"/>
            <w:vMerge/>
            <w:tcBorders>
              <w:top w:val="nil"/>
              <w:left w:val="single" w:sz="4" w:space="0" w:color="auto"/>
              <w:bottom w:val="single" w:sz="4" w:space="0" w:color="auto"/>
              <w:right w:val="single" w:sz="4" w:space="0" w:color="auto"/>
            </w:tcBorders>
            <w:vAlign w:val="center"/>
            <w:hideMark/>
          </w:tcPr>
          <w:p w14:paraId="032E7E64" w14:textId="77777777" w:rsidR="003759B9" w:rsidRPr="003759B9" w:rsidRDefault="003759B9" w:rsidP="003759B9">
            <w:pPr>
              <w:spacing w:after="0" w:line="240" w:lineRule="auto"/>
              <w:rPr>
                <w:rFonts w:ascii="Arial" w:eastAsia="Times New Roman" w:hAnsi="Arial" w:cs="Arial"/>
                <w:i/>
                <w:iCs/>
                <w:color w:val="A6A6A6"/>
                <w:sz w:val="20"/>
                <w:szCs w:val="20"/>
              </w:rPr>
            </w:pPr>
          </w:p>
        </w:tc>
        <w:tc>
          <w:tcPr>
            <w:tcW w:w="927" w:type="dxa"/>
            <w:tcBorders>
              <w:top w:val="nil"/>
              <w:left w:val="nil"/>
              <w:bottom w:val="single" w:sz="4" w:space="0" w:color="auto"/>
              <w:right w:val="single" w:sz="4" w:space="0" w:color="auto"/>
            </w:tcBorders>
            <w:shd w:val="clear" w:color="auto" w:fill="auto"/>
            <w:noWrap/>
            <w:vAlign w:val="center"/>
            <w:hideMark/>
          </w:tcPr>
          <w:p w14:paraId="29B362B3" w14:textId="77777777" w:rsidR="003759B9" w:rsidRPr="003759B9" w:rsidRDefault="003759B9" w:rsidP="003759B9">
            <w:pPr>
              <w:spacing w:after="0" w:line="240" w:lineRule="auto"/>
              <w:jc w:val="center"/>
              <w:rPr>
                <w:rFonts w:ascii="Arial" w:eastAsia="Times New Roman" w:hAnsi="Arial" w:cs="Arial"/>
                <w:i/>
                <w:iCs/>
                <w:color w:val="FF0000"/>
                <w:sz w:val="18"/>
                <w:szCs w:val="18"/>
              </w:rPr>
            </w:pPr>
            <w:r w:rsidRPr="003759B9">
              <w:rPr>
                <w:rFonts w:ascii="Arial" w:eastAsia="Times New Roman" w:hAnsi="Arial" w:cs="Arial"/>
                <w:i/>
                <w:iCs/>
                <w:color w:val="FF0000"/>
                <w:sz w:val="18"/>
                <w:szCs w:val="18"/>
              </w:rPr>
              <w:t> </w:t>
            </w:r>
          </w:p>
        </w:tc>
        <w:tc>
          <w:tcPr>
            <w:tcW w:w="1683" w:type="dxa"/>
            <w:tcBorders>
              <w:top w:val="nil"/>
              <w:left w:val="nil"/>
              <w:bottom w:val="single" w:sz="4" w:space="0" w:color="auto"/>
              <w:right w:val="single" w:sz="4" w:space="0" w:color="auto"/>
            </w:tcBorders>
            <w:shd w:val="clear" w:color="auto" w:fill="auto"/>
            <w:noWrap/>
            <w:vAlign w:val="center"/>
            <w:hideMark/>
          </w:tcPr>
          <w:p w14:paraId="61DE327D" w14:textId="77777777" w:rsidR="003759B9" w:rsidRPr="003759B9" w:rsidRDefault="003759B9" w:rsidP="003759B9">
            <w:pPr>
              <w:spacing w:after="0" w:line="240" w:lineRule="auto"/>
              <w:jc w:val="center"/>
              <w:rPr>
                <w:rFonts w:ascii="Arial" w:eastAsia="Times New Roman" w:hAnsi="Arial" w:cs="Arial"/>
                <w:i/>
                <w:iCs/>
                <w:color w:val="FF0000"/>
                <w:sz w:val="20"/>
                <w:szCs w:val="20"/>
              </w:rPr>
            </w:pPr>
            <w:r w:rsidRPr="003759B9">
              <w:rPr>
                <w:rFonts w:ascii="Arial" w:eastAsia="Times New Roman" w:hAnsi="Arial" w:cs="Arial"/>
                <w:i/>
                <w:iCs/>
                <w:color w:val="FF0000"/>
                <w:sz w:val="20"/>
                <w:szCs w:val="20"/>
              </w:rPr>
              <w:t> </w:t>
            </w:r>
          </w:p>
        </w:tc>
        <w:tc>
          <w:tcPr>
            <w:tcW w:w="1170" w:type="dxa"/>
            <w:tcBorders>
              <w:top w:val="nil"/>
              <w:left w:val="nil"/>
              <w:bottom w:val="single" w:sz="4" w:space="0" w:color="auto"/>
              <w:right w:val="single" w:sz="4" w:space="0" w:color="auto"/>
            </w:tcBorders>
            <w:shd w:val="clear" w:color="auto" w:fill="auto"/>
            <w:vAlign w:val="center"/>
            <w:hideMark/>
          </w:tcPr>
          <w:p w14:paraId="2443BE80" w14:textId="77777777" w:rsidR="003759B9" w:rsidRPr="003759B9" w:rsidRDefault="003759B9" w:rsidP="003759B9">
            <w:pPr>
              <w:spacing w:after="0" w:line="240" w:lineRule="auto"/>
              <w:rPr>
                <w:rFonts w:ascii="Calibri" w:eastAsia="Times New Roman" w:hAnsi="Calibri" w:cs="Calibri"/>
                <w:color w:val="000000"/>
                <w:sz w:val="18"/>
                <w:szCs w:val="18"/>
              </w:rPr>
            </w:pPr>
            <w:r w:rsidRPr="003759B9">
              <w:rPr>
                <w:rFonts w:ascii="Calibri" w:eastAsia="Times New Roman" w:hAnsi="Calibri" w:cs="Calibri"/>
                <w:color w:val="000000"/>
                <w:sz w:val="18"/>
                <w:szCs w:val="18"/>
              </w:rPr>
              <w:t> </w:t>
            </w:r>
          </w:p>
        </w:tc>
        <w:tc>
          <w:tcPr>
            <w:tcW w:w="1170" w:type="dxa"/>
            <w:tcBorders>
              <w:top w:val="nil"/>
              <w:left w:val="nil"/>
              <w:bottom w:val="single" w:sz="4" w:space="0" w:color="auto"/>
              <w:right w:val="single" w:sz="4" w:space="0" w:color="auto"/>
            </w:tcBorders>
            <w:shd w:val="clear" w:color="auto" w:fill="auto"/>
            <w:vAlign w:val="center"/>
            <w:hideMark/>
          </w:tcPr>
          <w:p w14:paraId="55F00D37" w14:textId="77777777" w:rsidR="003759B9" w:rsidRPr="003759B9" w:rsidRDefault="003759B9" w:rsidP="003759B9">
            <w:pPr>
              <w:spacing w:after="0" w:line="240" w:lineRule="auto"/>
              <w:rPr>
                <w:rFonts w:ascii="Calibri" w:eastAsia="Times New Roman" w:hAnsi="Calibri" w:cs="Calibri"/>
                <w:color w:val="000000"/>
                <w:sz w:val="18"/>
                <w:szCs w:val="18"/>
              </w:rPr>
            </w:pPr>
            <w:r w:rsidRPr="003759B9">
              <w:rPr>
                <w:rFonts w:ascii="Calibri" w:eastAsia="Times New Roman" w:hAnsi="Calibri" w:cs="Calibri"/>
                <w:color w:val="000000"/>
                <w:sz w:val="18"/>
                <w:szCs w:val="18"/>
              </w:rPr>
              <w:t> </w:t>
            </w:r>
          </w:p>
        </w:tc>
        <w:tc>
          <w:tcPr>
            <w:tcW w:w="1149" w:type="dxa"/>
            <w:tcBorders>
              <w:top w:val="nil"/>
              <w:left w:val="nil"/>
              <w:bottom w:val="single" w:sz="4" w:space="0" w:color="auto"/>
              <w:right w:val="single" w:sz="4" w:space="0" w:color="auto"/>
            </w:tcBorders>
            <w:shd w:val="clear" w:color="auto" w:fill="auto"/>
            <w:noWrap/>
            <w:vAlign w:val="center"/>
            <w:hideMark/>
          </w:tcPr>
          <w:p w14:paraId="7537D337" w14:textId="77777777" w:rsidR="003759B9" w:rsidRPr="003759B9" w:rsidRDefault="003759B9" w:rsidP="003759B9">
            <w:pPr>
              <w:spacing w:after="0" w:line="240" w:lineRule="auto"/>
              <w:rPr>
                <w:rFonts w:ascii="Calibri" w:eastAsia="Times New Roman" w:hAnsi="Calibri" w:cs="Calibri"/>
                <w:i/>
                <w:iCs/>
              </w:rPr>
            </w:pPr>
            <w:r w:rsidRPr="003759B9">
              <w:rPr>
                <w:rFonts w:ascii="Calibri" w:eastAsia="Times New Roman" w:hAnsi="Calibri" w:cs="Calibri"/>
                <w:i/>
                <w:iCs/>
              </w:rPr>
              <w:t> </w:t>
            </w:r>
          </w:p>
        </w:tc>
        <w:tc>
          <w:tcPr>
            <w:tcW w:w="1101" w:type="dxa"/>
            <w:vMerge/>
            <w:tcBorders>
              <w:top w:val="nil"/>
              <w:left w:val="single" w:sz="4" w:space="0" w:color="auto"/>
              <w:bottom w:val="single" w:sz="4" w:space="0" w:color="auto"/>
              <w:right w:val="single" w:sz="4" w:space="0" w:color="auto"/>
            </w:tcBorders>
            <w:vAlign w:val="center"/>
            <w:hideMark/>
          </w:tcPr>
          <w:p w14:paraId="79AED5D2" w14:textId="77777777" w:rsidR="003759B9" w:rsidRPr="003759B9" w:rsidRDefault="003759B9" w:rsidP="003759B9">
            <w:pPr>
              <w:spacing w:after="0" w:line="240" w:lineRule="auto"/>
              <w:rPr>
                <w:rFonts w:ascii="Calibri" w:eastAsia="Times New Roman" w:hAnsi="Calibri" w:cs="Calibri"/>
              </w:rPr>
            </w:pPr>
          </w:p>
        </w:tc>
        <w:tc>
          <w:tcPr>
            <w:tcW w:w="1530" w:type="dxa"/>
            <w:vMerge/>
            <w:tcBorders>
              <w:top w:val="nil"/>
              <w:left w:val="single" w:sz="4" w:space="0" w:color="auto"/>
              <w:bottom w:val="single" w:sz="4" w:space="0" w:color="auto"/>
              <w:right w:val="single" w:sz="4" w:space="0" w:color="auto"/>
            </w:tcBorders>
            <w:vAlign w:val="center"/>
            <w:hideMark/>
          </w:tcPr>
          <w:p w14:paraId="434DC868" w14:textId="77777777" w:rsidR="003759B9" w:rsidRPr="003759B9" w:rsidRDefault="003759B9" w:rsidP="003759B9">
            <w:pPr>
              <w:spacing w:after="0" w:line="240" w:lineRule="auto"/>
              <w:rPr>
                <w:rFonts w:ascii="Calibri" w:eastAsia="Times New Roman" w:hAnsi="Calibri" w:cs="Calibri"/>
                <w:i/>
                <w:iCs/>
                <w:color w:val="FF0000"/>
              </w:rPr>
            </w:pPr>
          </w:p>
        </w:tc>
        <w:tc>
          <w:tcPr>
            <w:tcW w:w="1080" w:type="dxa"/>
            <w:vMerge/>
            <w:tcBorders>
              <w:top w:val="nil"/>
              <w:left w:val="single" w:sz="4" w:space="0" w:color="auto"/>
              <w:bottom w:val="single" w:sz="4" w:space="0" w:color="auto"/>
              <w:right w:val="single" w:sz="4" w:space="0" w:color="auto"/>
            </w:tcBorders>
            <w:vAlign w:val="center"/>
            <w:hideMark/>
          </w:tcPr>
          <w:p w14:paraId="1A0E2602" w14:textId="77777777" w:rsidR="003759B9" w:rsidRPr="003759B9" w:rsidRDefault="003759B9" w:rsidP="003759B9">
            <w:pPr>
              <w:spacing w:after="0" w:line="240" w:lineRule="auto"/>
              <w:rPr>
                <w:rFonts w:ascii="Calibri" w:eastAsia="Times New Roman" w:hAnsi="Calibri" w:cs="Calibri"/>
                <w:i/>
                <w:iCs/>
              </w:rPr>
            </w:pPr>
          </w:p>
        </w:tc>
        <w:tc>
          <w:tcPr>
            <w:tcW w:w="1080" w:type="dxa"/>
            <w:vMerge/>
            <w:tcBorders>
              <w:top w:val="nil"/>
              <w:left w:val="single" w:sz="4" w:space="0" w:color="auto"/>
              <w:bottom w:val="single" w:sz="4" w:space="0" w:color="auto"/>
              <w:right w:val="single" w:sz="4" w:space="0" w:color="auto"/>
            </w:tcBorders>
            <w:vAlign w:val="center"/>
            <w:hideMark/>
          </w:tcPr>
          <w:p w14:paraId="2BD4E79B" w14:textId="77777777" w:rsidR="003759B9" w:rsidRPr="003759B9" w:rsidRDefault="003759B9" w:rsidP="003759B9">
            <w:pPr>
              <w:spacing w:after="0" w:line="240" w:lineRule="auto"/>
              <w:rPr>
                <w:rFonts w:ascii="Calibri" w:eastAsia="Times New Roman" w:hAnsi="Calibri" w:cs="Calibri"/>
                <w:i/>
                <w:iCs/>
                <w:color w:val="FF0000"/>
              </w:rPr>
            </w:pPr>
          </w:p>
        </w:tc>
        <w:tc>
          <w:tcPr>
            <w:tcW w:w="1710" w:type="dxa"/>
            <w:vMerge/>
            <w:tcBorders>
              <w:top w:val="nil"/>
              <w:left w:val="single" w:sz="4" w:space="0" w:color="auto"/>
              <w:bottom w:val="single" w:sz="4" w:space="0" w:color="auto"/>
              <w:right w:val="single" w:sz="4" w:space="0" w:color="auto"/>
            </w:tcBorders>
            <w:vAlign w:val="center"/>
            <w:hideMark/>
          </w:tcPr>
          <w:p w14:paraId="21C5E6B9" w14:textId="77777777" w:rsidR="003759B9" w:rsidRPr="003759B9" w:rsidRDefault="003759B9" w:rsidP="003759B9">
            <w:pPr>
              <w:spacing w:after="0" w:line="240" w:lineRule="auto"/>
              <w:rPr>
                <w:rFonts w:ascii="Arial" w:eastAsia="Times New Roman" w:hAnsi="Arial" w:cs="Arial"/>
                <w:color w:val="000000"/>
              </w:rPr>
            </w:pPr>
          </w:p>
        </w:tc>
        <w:tc>
          <w:tcPr>
            <w:tcW w:w="561" w:type="dxa"/>
            <w:vAlign w:val="center"/>
            <w:hideMark/>
          </w:tcPr>
          <w:p w14:paraId="403110A3" w14:textId="77777777" w:rsidR="003759B9" w:rsidRPr="003759B9" w:rsidRDefault="003759B9" w:rsidP="003759B9">
            <w:pPr>
              <w:spacing w:after="0" w:line="240" w:lineRule="auto"/>
              <w:rPr>
                <w:rFonts w:ascii="Times New Roman" w:eastAsia="Times New Roman" w:hAnsi="Times New Roman" w:cs="Times New Roman"/>
                <w:sz w:val="20"/>
                <w:szCs w:val="20"/>
              </w:rPr>
            </w:pPr>
          </w:p>
        </w:tc>
      </w:tr>
    </w:tbl>
    <w:p w14:paraId="1EEF0B80" w14:textId="1E442FFE" w:rsidR="003759B9" w:rsidRDefault="003759B9" w:rsidP="003759B9">
      <w:pPr>
        <w:spacing w:after="0" w:line="240" w:lineRule="auto"/>
        <w:rPr>
          <w:rFonts w:eastAsia="Times New Roman" w:cstheme="minorHAnsi"/>
          <w:sz w:val="20"/>
          <w:szCs w:val="20"/>
        </w:rPr>
      </w:pPr>
    </w:p>
    <w:p w14:paraId="03F20988" w14:textId="77777777" w:rsidR="00D37A59" w:rsidRDefault="00D37A59" w:rsidP="003759B9">
      <w:pPr>
        <w:spacing w:after="0" w:line="240" w:lineRule="auto"/>
        <w:rPr>
          <w:rFonts w:eastAsia="Times New Roman" w:cstheme="minorHAnsi"/>
          <w:sz w:val="20"/>
          <w:szCs w:val="20"/>
        </w:rPr>
      </w:pPr>
    </w:p>
    <w:p w14:paraId="61CD2E45" w14:textId="77777777" w:rsidR="00D37A59" w:rsidRDefault="00D37A59" w:rsidP="003759B9">
      <w:pPr>
        <w:spacing w:after="0" w:line="240" w:lineRule="auto"/>
        <w:rPr>
          <w:rFonts w:eastAsia="Times New Roman" w:cstheme="minorHAnsi"/>
          <w:sz w:val="20"/>
          <w:szCs w:val="20"/>
        </w:rPr>
      </w:pPr>
    </w:p>
    <w:p w14:paraId="1A0A071B" w14:textId="77777777" w:rsidR="00D37A59" w:rsidRDefault="00D37A59" w:rsidP="003759B9">
      <w:pPr>
        <w:spacing w:after="0" w:line="240" w:lineRule="auto"/>
        <w:rPr>
          <w:rFonts w:eastAsia="Times New Roman" w:cstheme="minorHAnsi"/>
          <w:sz w:val="20"/>
          <w:szCs w:val="20"/>
        </w:rPr>
      </w:pPr>
    </w:p>
    <w:p w14:paraId="38F1DF97" w14:textId="44979BB7" w:rsidR="003759B9" w:rsidRDefault="003759B9" w:rsidP="003759B9">
      <w:pPr>
        <w:spacing w:after="0" w:line="240" w:lineRule="auto"/>
        <w:rPr>
          <w:rFonts w:eastAsia="Times New Roman" w:cstheme="minorHAnsi"/>
          <w:sz w:val="20"/>
          <w:szCs w:val="20"/>
        </w:rPr>
      </w:pPr>
    </w:p>
    <w:tbl>
      <w:tblPr>
        <w:tblW w:w="14541" w:type="dxa"/>
        <w:tblLayout w:type="fixed"/>
        <w:tblLook w:val="04A0" w:firstRow="1" w:lastRow="0" w:firstColumn="1" w:lastColumn="0" w:noHBand="0" w:noVBand="1"/>
      </w:tblPr>
      <w:tblGrid>
        <w:gridCol w:w="1075"/>
        <w:gridCol w:w="630"/>
        <w:gridCol w:w="1620"/>
        <w:gridCol w:w="3060"/>
        <w:gridCol w:w="1530"/>
        <w:gridCol w:w="1440"/>
        <w:gridCol w:w="2070"/>
        <w:gridCol w:w="2880"/>
        <w:gridCol w:w="236"/>
      </w:tblGrid>
      <w:tr w:rsidR="00240FE4" w:rsidRPr="00240FE4" w14:paraId="584A4C1E" w14:textId="77777777" w:rsidTr="00240FE4">
        <w:trPr>
          <w:gridAfter w:val="1"/>
          <w:wAfter w:w="236" w:type="dxa"/>
          <w:trHeight w:val="290"/>
        </w:trPr>
        <w:tc>
          <w:tcPr>
            <w:tcW w:w="14305"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113C7C" w14:textId="0D14BD86" w:rsidR="00240FE4" w:rsidRPr="00240FE4" w:rsidRDefault="00240FE4" w:rsidP="00240FE4">
            <w:pPr>
              <w:spacing w:after="0" w:line="240" w:lineRule="auto"/>
              <w:rPr>
                <w:rFonts w:ascii="Calibri" w:eastAsia="Times New Roman" w:hAnsi="Calibri" w:cs="Calibri"/>
                <w:b/>
                <w:bCs/>
                <w:color w:val="000000"/>
              </w:rPr>
            </w:pPr>
            <w:r w:rsidRPr="00240FE4">
              <w:rPr>
                <w:rFonts w:eastAsia="Times New Roman" w:cstheme="minorHAnsi"/>
                <w:b/>
                <w:bCs/>
                <w:color w:val="000000"/>
                <w:sz w:val="20"/>
                <w:szCs w:val="20"/>
              </w:rPr>
              <w:t>Exhaust Air Heat Recovery</w:t>
            </w:r>
          </w:p>
        </w:tc>
      </w:tr>
      <w:tr w:rsidR="00240FE4" w:rsidRPr="00240FE4" w14:paraId="6FCACAAF" w14:textId="77777777" w:rsidTr="00240FE4">
        <w:trPr>
          <w:gridAfter w:val="1"/>
          <w:wAfter w:w="236" w:type="dxa"/>
          <w:trHeight w:val="29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570A65"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01</w:t>
            </w:r>
          </w:p>
        </w:tc>
        <w:tc>
          <w:tcPr>
            <w:tcW w:w="1620" w:type="dxa"/>
            <w:tcBorders>
              <w:top w:val="nil"/>
              <w:left w:val="nil"/>
              <w:bottom w:val="single" w:sz="4" w:space="0" w:color="auto"/>
              <w:right w:val="single" w:sz="4" w:space="0" w:color="auto"/>
            </w:tcBorders>
            <w:shd w:val="clear" w:color="auto" w:fill="auto"/>
            <w:noWrap/>
            <w:vAlign w:val="bottom"/>
            <w:hideMark/>
          </w:tcPr>
          <w:p w14:paraId="673682F4"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02</w:t>
            </w:r>
          </w:p>
        </w:tc>
        <w:tc>
          <w:tcPr>
            <w:tcW w:w="3060" w:type="dxa"/>
            <w:tcBorders>
              <w:top w:val="nil"/>
              <w:left w:val="nil"/>
              <w:bottom w:val="single" w:sz="4" w:space="0" w:color="auto"/>
              <w:right w:val="nil"/>
            </w:tcBorders>
            <w:shd w:val="clear" w:color="auto" w:fill="auto"/>
            <w:noWrap/>
            <w:vAlign w:val="center"/>
            <w:hideMark/>
          </w:tcPr>
          <w:p w14:paraId="314AC8AC"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03</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1D0135E5"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04</w:t>
            </w:r>
          </w:p>
        </w:tc>
        <w:tc>
          <w:tcPr>
            <w:tcW w:w="1440" w:type="dxa"/>
            <w:tcBorders>
              <w:top w:val="nil"/>
              <w:left w:val="nil"/>
              <w:bottom w:val="single" w:sz="4" w:space="0" w:color="auto"/>
              <w:right w:val="single" w:sz="4" w:space="0" w:color="auto"/>
            </w:tcBorders>
            <w:shd w:val="clear" w:color="auto" w:fill="auto"/>
            <w:noWrap/>
            <w:vAlign w:val="bottom"/>
            <w:hideMark/>
          </w:tcPr>
          <w:p w14:paraId="527D49A3"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05</w:t>
            </w:r>
          </w:p>
        </w:tc>
        <w:tc>
          <w:tcPr>
            <w:tcW w:w="2070" w:type="dxa"/>
            <w:tcBorders>
              <w:top w:val="single" w:sz="4" w:space="0" w:color="auto"/>
              <w:left w:val="nil"/>
              <w:bottom w:val="single" w:sz="4" w:space="0" w:color="auto"/>
              <w:right w:val="single" w:sz="4" w:space="0" w:color="auto"/>
            </w:tcBorders>
            <w:shd w:val="clear" w:color="auto" w:fill="auto"/>
            <w:noWrap/>
            <w:vAlign w:val="bottom"/>
            <w:hideMark/>
          </w:tcPr>
          <w:p w14:paraId="2B7EDBF1"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06</w:t>
            </w:r>
          </w:p>
        </w:tc>
        <w:tc>
          <w:tcPr>
            <w:tcW w:w="2880" w:type="dxa"/>
            <w:tcBorders>
              <w:top w:val="nil"/>
              <w:left w:val="nil"/>
              <w:bottom w:val="single" w:sz="4" w:space="0" w:color="auto"/>
              <w:right w:val="single" w:sz="4" w:space="0" w:color="auto"/>
            </w:tcBorders>
            <w:shd w:val="clear" w:color="auto" w:fill="auto"/>
            <w:noWrap/>
            <w:vAlign w:val="bottom"/>
            <w:hideMark/>
          </w:tcPr>
          <w:p w14:paraId="3CC86B57"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07</w:t>
            </w:r>
          </w:p>
        </w:tc>
      </w:tr>
      <w:tr w:rsidR="00240FE4" w:rsidRPr="00240FE4" w14:paraId="40BFBAA3" w14:textId="77777777" w:rsidTr="00240FE4">
        <w:trPr>
          <w:gridAfter w:val="1"/>
          <w:wAfter w:w="236" w:type="dxa"/>
          <w:trHeight w:val="450"/>
        </w:trPr>
        <w:tc>
          <w:tcPr>
            <w:tcW w:w="1705"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1CE92DC"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Fan System Name</w:t>
            </w:r>
          </w:p>
        </w:tc>
        <w:tc>
          <w:tcPr>
            <w:tcW w:w="1620" w:type="dxa"/>
            <w:vMerge w:val="restart"/>
            <w:tcBorders>
              <w:top w:val="nil"/>
              <w:left w:val="single" w:sz="4" w:space="0" w:color="auto"/>
              <w:bottom w:val="single" w:sz="4" w:space="0" w:color="auto"/>
              <w:right w:val="single" w:sz="4" w:space="0" w:color="auto"/>
            </w:tcBorders>
            <w:shd w:val="clear" w:color="auto" w:fill="auto"/>
            <w:vAlign w:val="center"/>
            <w:hideMark/>
          </w:tcPr>
          <w:p w14:paraId="7CE4E25A"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Required?</w:t>
            </w:r>
          </w:p>
        </w:tc>
        <w:tc>
          <w:tcPr>
            <w:tcW w:w="3060" w:type="dxa"/>
            <w:vMerge w:val="restart"/>
            <w:tcBorders>
              <w:top w:val="nil"/>
              <w:left w:val="single" w:sz="4" w:space="0" w:color="auto"/>
              <w:bottom w:val="single" w:sz="4" w:space="0" w:color="000000"/>
              <w:right w:val="single" w:sz="4" w:space="0" w:color="auto"/>
            </w:tcBorders>
            <w:shd w:val="clear" w:color="auto" w:fill="auto"/>
            <w:vAlign w:val="center"/>
            <w:hideMark/>
          </w:tcPr>
          <w:p w14:paraId="73CC8E21"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Type of Heat Recovery Rating</w:t>
            </w:r>
          </w:p>
        </w:tc>
        <w:tc>
          <w:tcPr>
            <w:tcW w:w="1530" w:type="dxa"/>
            <w:vMerge w:val="restart"/>
            <w:tcBorders>
              <w:top w:val="nil"/>
              <w:left w:val="single" w:sz="4" w:space="0" w:color="auto"/>
              <w:bottom w:val="single" w:sz="4" w:space="0" w:color="000000"/>
              <w:right w:val="single" w:sz="4" w:space="0" w:color="auto"/>
            </w:tcBorders>
            <w:shd w:val="clear" w:color="auto" w:fill="auto"/>
            <w:vAlign w:val="center"/>
            <w:hideMark/>
          </w:tcPr>
          <w:p w14:paraId="09757683"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Required Recovery Ratio</w:t>
            </w:r>
          </w:p>
        </w:tc>
        <w:tc>
          <w:tcPr>
            <w:tcW w:w="1440" w:type="dxa"/>
            <w:vMerge w:val="restart"/>
            <w:tcBorders>
              <w:top w:val="nil"/>
              <w:left w:val="single" w:sz="4" w:space="0" w:color="auto"/>
              <w:bottom w:val="single" w:sz="4" w:space="0" w:color="auto"/>
              <w:right w:val="single" w:sz="4" w:space="0" w:color="auto"/>
            </w:tcBorders>
            <w:shd w:val="clear" w:color="auto" w:fill="auto"/>
            <w:vAlign w:val="center"/>
            <w:hideMark/>
          </w:tcPr>
          <w:p w14:paraId="7A503011"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Installed Recovery Ratio</w:t>
            </w:r>
          </w:p>
        </w:tc>
        <w:tc>
          <w:tcPr>
            <w:tcW w:w="207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150EA05"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Energy Recovery Bypass</w:t>
            </w:r>
          </w:p>
        </w:tc>
        <w:tc>
          <w:tcPr>
            <w:tcW w:w="2880" w:type="dxa"/>
            <w:vMerge w:val="restart"/>
            <w:tcBorders>
              <w:top w:val="nil"/>
              <w:left w:val="single" w:sz="4" w:space="0" w:color="auto"/>
              <w:bottom w:val="single" w:sz="4" w:space="0" w:color="auto"/>
              <w:right w:val="single" w:sz="4" w:space="0" w:color="auto"/>
            </w:tcBorders>
            <w:shd w:val="clear" w:color="auto" w:fill="auto"/>
            <w:vAlign w:val="center"/>
            <w:hideMark/>
          </w:tcPr>
          <w:p w14:paraId="482EA6BF"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System Compliance</w:t>
            </w:r>
          </w:p>
        </w:tc>
      </w:tr>
      <w:tr w:rsidR="00240FE4" w:rsidRPr="00240FE4" w14:paraId="06CCDC35" w14:textId="77777777" w:rsidTr="00240FE4">
        <w:trPr>
          <w:trHeight w:val="540"/>
        </w:trPr>
        <w:tc>
          <w:tcPr>
            <w:tcW w:w="1705" w:type="dxa"/>
            <w:gridSpan w:val="2"/>
            <w:vMerge/>
            <w:tcBorders>
              <w:top w:val="single" w:sz="4" w:space="0" w:color="auto"/>
              <w:left w:val="single" w:sz="4" w:space="0" w:color="auto"/>
              <w:bottom w:val="single" w:sz="4" w:space="0" w:color="auto"/>
              <w:right w:val="single" w:sz="4" w:space="0" w:color="auto"/>
            </w:tcBorders>
            <w:vAlign w:val="center"/>
            <w:hideMark/>
          </w:tcPr>
          <w:p w14:paraId="1667E379" w14:textId="77777777" w:rsidR="00240FE4" w:rsidRPr="00240FE4" w:rsidRDefault="00240FE4" w:rsidP="00240FE4">
            <w:pPr>
              <w:spacing w:after="0" w:line="240" w:lineRule="auto"/>
              <w:rPr>
                <w:rFonts w:ascii="Calibri" w:eastAsia="Times New Roman" w:hAnsi="Calibri" w:cs="Calibri"/>
                <w:color w:val="000000"/>
                <w:sz w:val="18"/>
                <w:szCs w:val="18"/>
              </w:rPr>
            </w:pPr>
          </w:p>
        </w:tc>
        <w:tc>
          <w:tcPr>
            <w:tcW w:w="1620" w:type="dxa"/>
            <w:vMerge/>
            <w:tcBorders>
              <w:top w:val="nil"/>
              <w:left w:val="single" w:sz="4" w:space="0" w:color="auto"/>
              <w:bottom w:val="single" w:sz="4" w:space="0" w:color="auto"/>
              <w:right w:val="single" w:sz="4" w:space="0" w:color="auto"/>
            </w:tcBorders>
            <w:vAlign w:val="center"/>
            <w:hideMark/>
          </w:tcPr>
          <w:p w14:paraId="2A8E4DC8" w14:textId="77777777" w:rsidR="00240FE4" w:rsidRPr="00240FE4" w:rsidRDefault="00240FE4" w:rsidP="00240FE4">
            <w:pPr>
              <w:spacing w:after="0" w:line="240" w:lineRule="auto"/>
              <w:rPr>
                <w:rFonts w:ascii="Calibri" w:eastAsia="Times New Roman" w:hAnsi="Calibri" w:cs="Calibri"/>
                <w:color w:val="000000"/>
                <w:sz w:val="18"/>
                <w:szCs w:val="18"/>
              </w:rPr>
            </w:pPr>
          </w:p>
        </w:tc>
        <w:tc>
          <w:tcPr>
            <w:tcW w:w="3060" w:type="dxa"/>
            <w:vMerge/>
            <w:tcBorders>
              <w:top w:val="nil"/>
              <w:left w:val="single" w:sz="4" w:space="0" w:color="auto"/>
              <w:bottom w:val="single" w:sz="4" w:space="0" w:color="000000"/>
              <w:right w:val="single" w:sz="4" w:space="0" w:color="auto"/>
            </w:tcBorders>
            <w:vAlign w:val="center"/>
            <w:hideMark/>
          </w:tcPr>
          <w:p w14:paraId="304ACDAB" w14:textId="77777777" w:rsidR="00240FE4" w:rsidRPr="00240FE4" w:rsidRDefault="00240FE4" w:rsidP="00240FE4">
            <w:pPr>
              <w:spacing w:after="0" w:line="240" w:lineRule="auto"/>
              <w:rPr>
                <w:rFonts w:ascii="Calibri" w:eastAsia="Times New Roman" w:hAnsi="Calibri" w:cs="Calibri"/>
                <w:color w:val="000000"/>
                <w:sz w:val="18"/>
                <w:szCs w:val="18"/>
              </w:rPr>
            </w:pPr>
          </w:p>
        </w:tc>
        <w:tc>
          <w:tcPr>
            <w:tcW w:w="1530" w:type="dxa"/>
            <w:vMerge/>
            <w:tcBorders>
              <w:top w:val="nil"/>
              <w:left w:val="single" w:sz="4" w:space="0" w:color="auto"/>
              <w:bottom w:val="single" w:sz="4" w:space="0" w:color="000000"/>
              <w:right w:val="single" w:sz="4" w:space="0" w:color="auto"/>
            </w:tcBorders>
            <w:vAlign w:val="center"/>
            <w:hideMark/>
          </w:tcPr>
          <w:p w14:paraId="40C0F50F" w14:textId="77777777" w:rsidR="00240FE4" w:rsidRPr="00240FE4" w:rsidRDefault="00240FE4" w:rsidP="00240FE4">
            <w:pPr>
              <w:spacing w:after="0" w:line="240" w:lineRule="auto"/>
              <w:rPr>
                <w:rFonts w:ascii="Calibri" w:eastAsia="Times New Roman" w:hAnsi="Calibri" w:cs="Calibri"/>
                <w:color w:val="000000"/>
                <w:sz w:val="18"/>
                <w:szCs w:val="18"/>
              </w:rPr>
            </w:pPr>
          </w:p>
        </w:tc>
        <w:tc>
          <w:tcPr>
            <w:tcW w:w="1440" w:type="dxa"/>
            <w:vMerge/>
            <w:tcBorders>
              <w:top w:val="nil"/>
              <w:left w:val="single" w:sz="4" w:space="0" w:color="auto"/>
              <w:bottom w:val="single" w:sz="4" w:space="0" w:color="auto"/>
              <w:right w:val="single" w:sz="4" w:space="0" w:color="auto"/>
            </w:tcBorders>
            <w:vAlign w:val="center"/>
            <w:hideMark/>
          </w:tcPr>
          <w:p w14:paraId="4586156B" w14:textId="77777777" w:rsidR="00240FE4" w:rsidRPr="00240FE4" w:rsidRDefault="00240FE4" w:rsidP="00240FE4">
            <w:pPr>
              <w:spacing w:after="0" w:line="240" w:lineRule="auto"/>
              <w:rPr>
                <w:rFonts w:ascii="Calibri" w:eastAsia="Times New Roman" w:hAnsi="Calibri" w:cs="Calibri"/>
                <w:color w:val="000000"/>
                <w:sz w:val="18"/>
                <w:szCs w:val="18"/>
              </w:rPr>
            </w:pPr>
          </w:p>
        </w:tc>
        <w:tc>
          <w:tcPr>
            <w:tcW w:w="2070" w:type="dxa"/>
            <w:vMerge/>
            <w:tcBorders>
              <w:top w:val="single" w:sz="4" w:space="0" w:color="auto"/>
              <w:left w:val="single" w:sz="4" w:space="0" w:color="auto"/>
              <w:bottom w:val="single" w:sz="4" w:space="0" w:color="auto"/>
              <w:right w:val="single" w:sz="4" w:space="0" w:color="auto"/>
            </w:tcBorders>
            <w:vAlign w:val="center"/>
            <w:hideMark/>
          </w:tcPr>
          <w:p w14:paraId="43F082F6" w14:textId="77777777" w:rsidR="00240FE4" w:rsidRPr="00240FE4" w:rsidRDefault="00240FE4" w:rsidP="00240FE4">
            <w:pPr>
              <w:spacing w:after="0" w:line="240" w:lineRule="auto"/>
              <w:rPr>
                <w:rFonts w:ascii="Calibri" w:eastAsia="Times New Roman" w:hAnsi="Calibri" w:cs="Calibri"/>
                <w:color w:val="000000"/>
                <w:sz w:val="18"/>
                <w:szCs w:val="18"/>
              </w:rPr>
            </w:pPr>
          </w:p>
        </w:tc>
        <w:tc>
          <w:tcPr>
            <w:tcW w:w="2880" w:type="dxa"/>
            <w:vMerge/>
            <w:tcBorders>
              <w:top w:val="nil"/>
              <w:left w:val="single" w:sz="4" w:space="0" w:color="auto"/>
              <w:bottom w:val="single" w:sz="4" w:space="0" w:color="auto"/>
              <w:right w:val="single" w:sz="4" w:space="0" w:color="auto"/>
            </w:tcBorders>
            <w:vAlign w:val="center"/>
            <w:hideMark/>
          </w:tcPr>
          <w:p w14:paraId="7CDCF014" w14:textId="77777777" w:rsidR="00240FE4" w:rsidRPr="00240FE4" w:rsidRDefault="00240FE4" w:rsidP="00240FE4">
            <w:pPr>
              <w:spacing w:after="0" w:line="240" w:lineRule="auto"/>
              <w:rPr>
                <w:rFonts w:ascii="Calibri" w:eastAsia="Times New Roman" w:hAnsi="Calibri" w:cs="Calibri"/>
                <w:color w:val="000000"/>
                <w:sz w:val="18"/>
                <w:szCs w:val="18"/>
              </w:rPr>
            </w:pPr>
          </w:p>
        </w:tc>
        <w:tc>
          <w:tcPr>
            <w:tcW w:w="236" w:type="dxa"/>
            <w:tcBorders>
              <w:top w:val="nil"/>
              <w:left w:val="nil"/>
              <w:bottom w:val="nil"/>
              <w:right w:val="nil"/>
            </w:tcBorders>
            <w:shd w:val="clear" w:color="auto" w:fill="auto"/>
            <w:noWrap/>
            <w:vAlign w:val="bottom"/>
            <w:hideMark/>
          </w:tcPr>
          <w:p w14:paraId="42F331DE" w14:textId="77777777" w:rsidR="00240FE4" w:rsidRPr="00240FE4" w:rsidRDefault="00240FE4" w:rsidP="00240FE4">
            <w:pPr>
              <w:spacing w:after="0" w:line="240" w:lineRule="auto"/>
              <w:jc w:val="center"/>
              <w:rPr>
                <w:rFonts w:ascii="Calibri" w:eastAsia="Times New Roman" w:hAnsi="Calibri" w:cs="Calibri"/>
                <w:color w:val="000000"/>
                <w:sz w:val="18"/>
                <w:szCs w:val="18"/>
              </w:rPr>
            </w:pPr>
          </w:p>
        </w:tc>
      </w:tr>
      <w:tr w:rsidR="00240FE4" w:rsidRPr="00240FE4" w14:paraId="659447D9" w14:textId="77777777" w:rsidTr="00240FE4">
        <w:trPr>
          <w:trHeight w:val="29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7C288676" w14:textId="77777777" w:rsidR="00240FE4" w:rsidRPr="00240FE4" w:rsidRDefault="00240FE4" w:rsidP="00240FE4">
            <w:pPr>
              <w:spacing w:after="0" w:line="240" w:lineRule="auto"/>
              <w:rPr>
                <w:rFonts w:ascii="Calibri" w:eastAsia="Times New Roman" w:hAnsi="Calibri" w:cs="Calibri"/>
                <w:color w:val="000000"/>
                <w:sz w:val="18"/>
                <w:szCs w:val="18"/>
              </w:rPr>
            </w:pPr>
            <w:r w:rsidRPr="00240FE4">
              <w:rPr>
                <w:rFonts w:ascii="Calibri" w:eastAsia="Times New Roman" w:hAnsi="Calibri" w:cs="Calibri"/>
                <w:color w:val="000000"/>
                <w:sz w:val="18"/>
                <w:szCs w:val="18"/>
              </w:rPr>
              <w:t>Per C of C</w:t>
            </w:r>
          </w:p>
        </w:tc>
        <w:tc>
          <w:tcPr>
            <w:tcW w:w="630" w:type="dxa"/>
            <w:vMerge w:val="restart"/>
            <w:tcBorders>
              <w:top w:val="nil"/>
              <w:left w:val="single" w:sz="4" w:space="0" w:color="auto"/>
              <w:bottom w:val="single" w:sz="4" w:space="0" w:color="auto"/>
              <w:right w:val="single" w:sz="4" w:space="0" w:color="auto"/>
            </w:tcBorders>
            <w:shd w:val="clear" w:color="auto" w:fill="auto"/>
            <w:vAlign w:val="center"/>
            <w:hideMark/>
          </w:tcPr>
          <w:p w14:paraId="39BB5953"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 </w:t>
            </w:r>
          </w:p>
        </w:tc>
        <w:tc>
          <w:tcPr>
            <w:tcW w:w="1620" w:type="dxa"/>
            <w:vMerge w:val="restart"/>
            <w:tcBorders>
              <w:top w:val="nil"/>
              <w:left w:val="single" w:sz="4" w:space="0" w:color="auto"/>
              <w:bottom w:val="single" w:sz="4" w:space="0" w:color="000000"/>
              <w:right w:val="single" w:sz="4" w:space="0" w:color="auto"/>
            </w:tcBorders>
            <w:shd w:val="clear" w:color="auto" w:fill="auto"/>
            <w:vAlign w:val="center"/>
            <w:hideMark/>
          </w:tcPr>
          <w:p w14:paraId="635E93C0"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 </w:t>
            </w:r>
          </w:p>
        </w:tc>
        <w:tc>
          <w:tcPr>
            <w:tcW w:w="3060" w:type="dxa"/>
            <w:tcBorders>
              <w:top w:val="nil"/>
              <w:left w:val="nil"/>
              <w:bottom w:val="nil"/>
              <w:right w:val="single" w:sz="4" w:space="0" w:color="auto"/>
            </w:tcBorders>
            <w:shd w:val="clear" w:color="auto" w:fill="auto"/>
            <w:noWrap/>
            <w:vAlign w:val="center"/>
            <w:hideMark/>
          </w:tcPr>
          <w:p w14:paraId="3E571B58" w14:textId="77777777" w:rsidR="00240FE4" w:rsidRPr="00240FE4" w:rsidRDefault="00240FE4" w:rsidP="00240FE4">
            <w:pPr>
              <w:spacing w:after="0" w:line="240" w:lineRule="auto"/>
              <w:rPr>
                <w:rFonts w:ascii="Calibri" w:eastAsia="Times New Roman" w:hAnsi="Calibri" w:cs="Calibri"/>
                <w:color w:val="000000"/>
                <w:sz w:val="18"/>
                <w:szCs w:val="18"/>
              </w:rPr>
            </w:pPr>
            <w:r w:rsidRPr="00240FE4">
              <w:rPr>
                <w:rFonts w:ascii="Calibri" w:eastAsia="Times New Roman" w:hAnsi="Calibri" w:cs="Calibri"/>
                <w:color w:val="000000"/>
                <w:sz w:val="18"/>
                <w:szCs w:val="18"/>
              </w:rPr>
              <w:t> </w:t>
            </w:r>
          </w:p>
        </w:tc>
        <w:tc>
          <w:tcPr>
            <w:tcW w:w="1530" w:type="dxa"/>
            <w:tcBorders>
              <w:top w:val="nil"/>
              <w:left w:val="nil"/>
              <w:bottom w:val="nil"/>
              <w:right w:val="single" w:sz="4" w:space="0" w:color="auto"/>
            </w:tcBorders>
            <w:shd w:val="clear" w:color="auto" w:fill="auto"/>
            <w:noWrap/>
            <w:vAlign w:val="center"/>
            <w:hideMark/>
          </w:tcPr>
          <w:p w14:paraId="2EC0DCB5" w14:textId="77777777" w:rsidR="00240FE4" w:rsidRPr="00240FE4" w:rsidRDefault="00240FE4" w:rsidP="00240FE4">
            <w:pPr>
              <w:spacing w:after="0" w:line="240" w:lineRule="auto"/>
              <w:rPr>
                <w:rFonts w:ascii="Calibri" w:eastAsia="Times New Roman" w:hAnsi="Calibri" w:cs="Calibri"/>
                <w:color w:val="000000"/>
                <w:sz w:val="18"/>
                <w:szCs w:val="18"/>
              </w:rPr>
            </w:pPr>
            <w:r w:rsidRPr="00240FE4">
              <w:rPr>
                <w:rFonts w:ascii="Calibri" w:eastAsia="Times New Roman" w:hAnsi="Calibri" w:cs="Calibri"/>
                <w:color w:val="000000"/>
                <w:sz w:val="18"/>
                <w:szCs w:val="18"/>
              </w:rPr>
              <w:t> </w:t>
            </w:r>
          </w:p>
        </w:tc>
        <w:tc>
          <w:tcPr>
            <w:tcW w:w="1440" w:type="dxa"/>
            <w:tcBorders>
              <w:top w:val="nil"/>
              <w:left w:val="nil"/>
              <w:bottom w:val="single" w:sz="4" w:space="0" w:color="auto"/>
              <w:right w:val="single" w:sz="4" w:space="0" w:color="auto"/>
            </w:tcBorders>
            <w:shd w:val="clear" w:color="auto" w:fill="auto"/>
            <w:vAlign w:val="center"/>
            <w:hideMark/>
          </w:tcPr>
          <w:p w14:paraId="37DFC826"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NA</w:t>
            </w:r>
          </w:p>
        </w:tc>
        <w:tc>
          <w:tcPr>
            <w:tcW w:w="2070" w:type="dxa"/>
            <w:tcBorders>
              <w:top w:val="single" w:sz="4" w:space="0" w:color="auto"/>
              <w:left w:val="nil"/>
              <w:bottom w:val="single" w:sz="4" w:space="0" w:color="auto"/>
              <w:right w:val="single" w:sz="4" w:space="0" w:color="000000"/>
            </w:tcBorders>
            <w:shd w:val="clear" w:color="auto" w:fill="auto"/>
            <w:noWrap/>
            <w:vAlign w:val="center"/>
            <w:hideMark/>
          </w:tcPr>
          <w:p w14:paraId="1F0E1CB8"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 </w:t>
            </w:r>
          </w:p>
        </w:tc>
        <w:tc>
          <w:tcPr>
            <w:tcW w:w="2880" w:type="dxa"/>
            <w:vMerge w:val="restart"/>
            <w:tcBorders>
              <w:top w:val="nil"/>
              <w:left w:val="single" w:sz="4" w:space="0" w:color="auto"/>
              <w:bottom w:val="single" w:sz="4" w:space="0" w:color="auto"/>
              <w:right w:val="single" w:sz="4" w:space="0" w:color="auto"/>
            </w:tcBorders>
            <w:shd w:val="clear" w:color="auto" w:fill="auto"/>
            <w:vAlign w:val="center"/>
            <w:hideMark/>
          </w:tcPr>
          <w:p w14:paraId="7B707A2F"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 </w:t>
            </w:r>
          </w:p>
        </w:tc>
        <w:tc>
          <w:tcPr>
            <w:tcW w:w="236" w:type="dxa"/>
            <w:vAlign w:val="center"/>
            <w:hideMark/>
          </w:tcPr>
          <w:p w14:paraId="250C57E2" w14:textId="77777777" w:rsidR="00240FE4" w:rsidRPr="00240FE4" w:rsidRDefault="00240FE4" w:rsidP="00240FE4">
            <w:pPr>
              <w:spacing w:after="0" w:line="240" w:lineRule="auto"/>
              <w:rPr>
                <w:rFonts w:ascii="Calibri" w:eastAsia="Times New Roman" w:hAnsi="Calibri" w:cs="Calibri"/>
                <w:color w:val="000000"/>
                <w:sz w:val="18"/>
                <w:szCs w:val="18"/>
              </w:rPr>
            </w:pPr>
          </w:p>
        </w:tc>
      </w:tr>
      <w:tr w:rsidR="00240FE4" w:rsidRPr="00240FE4" w14:paraId="7602E0AE" w14:textId="77777777" w:rsidTr="00240FE4">
        <w:trPr>
          <w:trHeight w:val="29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04954C5E" w14:textId="77777777" w:rsidR="00240FE4" w:rsidRPr="00240FE4" w:rsidRDefault="00240FE4" w:rsidP="00240FE4">
            <w:pPr>
              <w:spacing w:after="0" w:line="240" w:lineRule="auto"/>
              <w:rPr>
                <w:rFonts w:ascii="Calibri" w:eastAsia="Times New Roman" w:hAnsi="Calibri" w:cs="Calibri"/>
                <w:color w:val="000000"/>
                <w:sz w:val="18"/>
                <w:szCs w:val="18"/>
              </w:rPr>
            </w:pPr>
            <w:r w:rsidRPr="00240FE4">
              <w:rPr>
                <w:rFonts w:ascii="Calibri" w:eastAsia="Times New Roman" w:hAnsi="Calibri" w:cs="Calibri"/>
                <w:color w:val="000000"/>
                <w:sz w:val="18"/>
                <w:szCs w:val="18"/>
              </w:rPr>
              <w:t>As-built Conditions</w:t>
            </w:r>
          </w:p>
        </w:tc>
        <w:tc>
          <w:tcPr>
            <w:tcW w:w="630" w:type="dxa"/>
            <w:vMerge/>
            <w:tcBorders>
              <w:top w:val="nil"/>
              <w:left w:val="single" w:sz="4" w:space="0" w:color="auto"/>
              <w:bottom w:val="single" w:sz="4" w:space="0" w:color="auto"/>
              <w:right w:val="single" w:sz="4" w:space="0" w:color="auto"/>
            </w:tcBorders>
            <w:vAlign w:val="center"/>
            <w:hideMark/>
          </w:tcPr>
          <w:p w14:paraId="6E9F6147" w14:textId="77777777" w:rsidR="00240FE4" w:rsidRPr="00240FE4" w:rsidRDefault="00240FE4" w:rsidP="00240FE4">
            <w:pPr>
              <w:spacing w:after="0" w:line="240" w:lineRule="auto"/>
              <w:rPr>
                <w:rFonts w:ascii="Calibri" w:eastAsia="Times New Roman" w:hAnsi="Calibri" w:cs="Calibri"/>
                <w:color w:val="000000"/>
                <w:sz w:val="18"/>
                <w:szCs w:val="18"/>
              </w:rPr>
            </w:pPr>
          </w:p>
        </w:tc>
        <w:tc>
          <w:tcPr>
            <w:tcW w:w="1620" w:type="dxa"/>
            <w:vMerge/>
            <w:tcBorders>
              <w:top w:val="nil"/>
              <w:left w:val="single" w:sz="4" w:space="0" w:color="auto"/>
              <w:bottom w:val="single" w:sz="4" w:space="0" w:color="000000"/>
              <w:right w:val="single" w:sz="4" w:space="0" w:color="auto"/>
            </w:tcBorders>
            <w:vAlign w:val="center"/>
            <w:hideMark/>
          </w:tcPr>
          <w:p w14:paraId="7363C44C" w14:textId="77777777" w:rsidR="00240FE4" w:rsidRPr="00240FE4" w:rsidRDefault="00240FE4" w:rsidP="00240FE4">
            <w:pPr>
              <w:spacing w:after="0" w:line="240" w:lineRule="auto"/>
              <w:rPr>
                <w:rFonts w:ascii="Calibri" w:eastAsia="Times New Roman" w:hAnsi="Calibri" w:cs="Calibri"/>
                <w:color w:val="000000"/>
                <w:sz w:val="18"/>
                <w:szCs w:val="18"/>
              </w:rPr>
            </w:pPr>
          </w:p>
        </w:tc>
        <w:tc>
          <w:tcPr>
            <w:tcW w:w="3060" w:type="dxa"/>
            <w:tcBorders>
              <w:top w:val="single" w:sz="4" w:space="0" w:color="auto"/>
              <w:left w:val="nil"/>
              <w:bottom w:val="single" w:sz="4" w:space="0" w:color="auto"/>
              <w:right w:val="single" w:sz="4" w:space="0" w:color="auto"/>
            </w:tcBorders>
            <w:shd w:val="clear" w:color="auto" w:fill="auto"/>
            <w:noWrap/>
            <w:vAlign w:val="center"/>
            <w:hideMark/>
          </w:tcPr>
          <w:p w14:paraId="556E79D7"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 </w:t>
            </w:r>
          </w:p>
        </w:tc>
        <w:tc>
          <w:tcPr>
            <w:tcW w:w="1530" w:type="dxa"/>
            <w:tcBorders>
              <w:top w:val="single" w:sz="4" w:space="0" w:color="auto"/>
              <w:left w:val="nil"/>
              <w:bottom w:val="single" w:sz="4" w:space="0" w:color="auto"/>
              <w:right w:val="single" w:sz="4" w:space="0" w:color="auto"/>
            </w:tcBorders>
            <w:shd w:val="clear" w:color="auto" w:fill="auto"/>
            <w:noWrap/>
            <w:vAlign w:val="center"/>
            <w:hideMark/>
          </w:tcPr>
          <w:p w14:paraId="0A450C0B" w14:textId="77777777" w:rsidR="00240FE4" w:rsidRPr="00240FE4" w:rsidRDefault="00240FE4" w:rsidP="00240FE4">
            <w:pPr>
              <w:spacing w:after="0" w:line="240" w:lineRule="auto"/>
              <w:rPr>
                <w:rFonts w:ascii="Calibri" w:eastAsia="Times New Roman" w:hAnsi="Calibri" w:cs="Calibri"/>
                <w:color w:val="000000"/>
                <w:sz w:val="18"/>
                <w:szCs w:val="18"/>
              </w:rPr>
            </w:pPr>
            <w:r w:rsidRPr="00240FE4">
              <w:rPr>
                <w:rFonts w:ascii="Calibri" w:eastAsia="Times New Roman" w:hAnsi="Calibri" w:cs="Calibri"/>
                <w:color w:val="000000"/>
                <w:sz w:val="18"/>
                <w:szCs w:val="18"/>
              </w:rPr>
              <w:t> </w:t>
            </w:r>
          </w:p>
        </w:tc>
        <w:tc>
          <w:tcPr>
            <w:tcW w:w="1440" w:type="dxa"/>
            <w:tcBorders>
              <w:top w:val="nil"/>
              <w:left w:val="nil"/>
              <w:bottom w:val="single" w:sz="4" w:space="0" w:color="auto"/>
              <w:right w:val="single" w:sz="4" w:space="0" w:color="auto"/>
            </w:tcBorders>
            <w:shd w:val="clear" w:color="auto" w:fill="auto"/>
            <w:vAlign w:val="center"/>
            <w:hideMark/>
          </w:tcPr>
          <w:p w14:paraId="15EBBACB" w14:textId="77777777" w:rsidR="00240FE4" w:rsidRPr="00240FE4" w:rsidRDefault="00240FE4" w:rsidP="00240FE4">
            <w:pPr>
              <w:spacing w:after="0" w:line="240" w:lineRule="auto"/>
              <w:rPr>
                <w:rFonts w:ascii="Calibri" w:eastAsia="Times New Roman" w:hAnsi="Calibri" w:cs="Calibri"/>
                <w:color w:val="000000"/>
                <w:sz w:val="18"/>
                <w:szCs w:val="18"/>
              </w:rPr>
            </w:pPr>
            <w:r w:rsidRPr="00240FE4">
              <w:rPr>
                <w:rFonts w:ascii="Calibri" w:eastAsia="Times New Roman" w:hAnsi="Calibri" w:cs="Calibri"/>
                <w:color w:val="000000"/>
                <w:sz w:val="18"/>
                <w:szCs w:val="18"/>
              </w:rPr>
              <w:t> </w:t>
            </w:r>
          </w:p>
        </w:tc>
        <w:tc>
          <w:tcPr>
            <w:tcW w:w="2070" w:type="dxa"/>
            <w:tcBorders>
              <w:top w:val="single" w:sz="4" w:space="0" w:color="auto"/>
              <w:left w:val="nil"/>
              <w:bottom w:val="single" w:sz="4" w:space="0" w:color="auto"/>
              <w:right w:val="single" w:sz="4" w:space="0" w:color="000000"/>
            </w:tcBorders>
            <w:shd w:val="clear" w:color="auto" w:fill="auto"/>
            <w:noWrap/>
            <w:vAlign w:val="center"/>
            <w:hideMark/>
          </w:tcPr>
          <w:p w14:paraId="0F69CB73"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 </w:t>
            </w:r>
          </w:p>
        </w:tc>
        <w:tc>
          <w:tcPr>
            <w:tcW w:w="2880" w:type="dxa"/>
            <w:vMerge/>
            <w:tcBorders>
              <w:top w:val="nil"/>
              <w:left w:val="single" w:sz="4" w:space="0" w:color="auto"/>
              <w:bottom w:val="single" w:sz="4" w:space="0" w:color="auto"/>
              <w:right w:val="single" w:sz="4" w:space="0" w:color="auto"/>
            </w:tcBorders>
            <w:vAlign w:val="center"/>
            <w:hideMark/>
          </w:tcPr>
          <w:p w14:paraId="68AEBC1D" w14:textId="77777777" w:rsidR="00240FE4" w:rsidRPr="00240FE4" w:rsidRDefault="00240FE4" w:rsidP="00240FE4">
            <w:pPr>
              <w:spacing w:after="0" w:line="240" w:lineRule="auto"/>
              <w:rPr>
                <w:rFonts w:ascii="Calibri" w:eastAsia="Times New Roman" w:hAnsi="Calibri" w:cs="Calibri"/>
                <w:color w:val="000000"/>
                <w:sz w:val="18"/>
                <w:szCs w:val="18"/>
              </w:rPr>
            </w:pPr>
          </w:p>
        </w:tc>
        <w:tc>
          <w:tcPr>
            <w:tcW w:w="236" w:type="dxa"/>
            <w:vAlign w:val="center"/>
            <w:hideMark/>
          </w:tcPr>
          <w:p w14:paraId="12738D5D" w14:textId="77777777" w:rsidR="00240FE4" w:rsidRPr="00240FE4" w:rsidRDefault="00240FE4" w:rsidP="00240FE4">
            <w:pPr>
              <w:spacing w:after="0" w:line="240" w:lineRule="auto"/>
              <w:rPr>
                <w:rFonts w:ascii="Calibri" w:eastAsia="Times New Roman" w:hAnsi="Calibri" w:cs="Calibri"/>
                <w:color w:val="000000"/>
                <w:sz w:val="18"/>
                <w:szCs w:val="18"/>
              </w:rPr>
            </w:pPr>
          </w:p>
        </w:tc>
      </w:tr>
    </w:tbl>
    <w:p w14:paraId="073D933A" w14:textId="06FAE162" w:rsidR="003759B9" w:rsidRPr="00240FE4" w:rsidRDefault="003759B9" w:rsidP="003759B9">
      <w:pPr>
        <w:spacing w:after="0" w:line="240" w:lineRule="auto"/>
        <w:rPr>
          <w:rFonts w:ascii="Calibri" w:eastAsia="Times New Roman" w:hAnsi="Calibri" w:cs="Calibri"/>
          <w:color w:val="000000"/>
          <w:sz w:val="18"/>
          <w:szCs w:val="18"/>
        </w:rPr>
      </w:pPr>
    </w:p>
    <w:p w14:paraId="61A52013" w14:textId="6936B4B7" w:rsidR="00240FE4" w:rsidRDefault="00240FE4" w:rsidP="003759B9">
      <w:pPr>
        <w:spacing w:after="0" w:line="240" w:lineRule="auto"/>
        <w:rPr>
          <w:rFonts w:eastAsia="Times New Roman" w:cstheme="minorHAnsi"/>
          <w:sz w:val="20"/>
          <w:szCs w:val="20"/>
        </w:rPr>
      </w:pPr>
    </w:p>
    <w:tbl>
      <w:tblPr>
        <w:tblW w:w="14305" w:type="dxa"/>
        <w:tblLook w:val="04A0" w:firstRow="1" w:lastRow="0" w:firstColumn="1" w:lastColumn="0" w:noHBand="0" w:noVBand="1"/>
      </w:tblPr>
      <w:tblGrid>
        <w:gridCol w:w="1075"/>
        <w:gridCol w:w="630"/>
        <w:gridCol w:w="1350"/>
        <w:gridCol w:w="1170"/>
        <w:gridCol w:w="1170"/>
        <w:gridCol w:w="2970"/>
        <w:gridCol w:w="2790"/>
        <w:gridCol w:w="3150"/>
      </w:tblGrid>
      <w:tr w:rsidR="00D923FF" w:rsidRPr="00D923FF" w14:paraId="65A3526D" w14:textId="77777777" w:rsidTr="00D923FF">
        <w:trPr>
          <w:trHeight w:val="290"/>
        </w:trPr>
        <w:tc>
          <w:tcPr>
            <w:tcW w:w="14305"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CA0EB6" w14:textId="4DAAC939" w:rsidR="00D923FF" w:rsidRPr="00D923FF" w:rsidRDefault="00D923FF" w:rsidP="00D923FF">
            <w:pPr>
              <w:spacing w:after="0" w:line="240" w:lineRule="auto"/>
              <w:rPr>
                <w:rFonts w:ascii="Calibri" w:eastAsia="Times New Roman" w:hAnsi="Calibri" w:cs="Calibri"/>
                <w:b/>
                <w:bCs/>
                <w:color w:val="000000"/>
              </w:rPr>
            </w:pPr>
            <w:r w:rsidRPr="00D923FF">
              <w:rPr>
                <w:rFonts w:eastAsia="Times New Roman" w:cstheme="minorHAnsi"/>
                <w:b/>
                <w:bCs/>
                <w:color w:val="000000"/>
                <w:sz w:val="20"/>
                <w:szCs w:val="20"/>
              </w:rPr>
              <w:t>Dwelling Unit Fan Efficacy &amp; Energy/Heat Recovery</w:t>
            </w:r>
          </w:p>
        </w:tc>
      </w:tr>
      <w:tr w:rsidR="00D923FF" w:rsidRPr="00D923FF" w14:paraId="264886AF" w14:textId="77777777" w:rsidTr="00D923FF">
        <w:trPr>
          <w:trHeight w:val="30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9E1888"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01</w:t>
            </w:r>
          </w:p>
        </w:tc>
        <w:tc>
          <w:tcPr>
            <w:tcW w:w="1350" w:type="dxa"/>
            <w:tcBorders>
              <w:top w:val="nil"/>
              <w:left w:val="nil"/>
              <w:bottom w:val="single" w:sz="4" w:space="0" w:color="auto"/>
              <w:right w:val="single" w:sz="4" w:space="0" w:color="auto"/>
            </w:tcBorders>
            <w:shd w:val="clear" w:color="auto" w:fill="auto"/>
            <w:noWrap/>
            <w:vAlign w:val="center"/>
            <w:hideMark/>
          </w:tcPr>
          <w:p w14:paraId="5D1FF9B0"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02</w:t>
            </w:r>
          </w:p>
        </w:tc>
        <w:tc>
          <w:tcPr>
            <w:tcW w:w="1170" w:type="dxa"/>
            <w:tcBorders>
              <w:top w:val="nil"/>
              <w:left w:val="nil"/>
              <w:bottom w:val="single" w:sz="4" w:space="0" w:color="auto"/>
              <w:right w:val="single" w:sz="4" w:space="0" w:color="auto"/>
            </w:tcBorders>
            <w:shd w:val="clear" w:color="auto" w:fill="auto"/>
            <w:noWrap/>
            <w:vAlign w:val="center"/>
            <w:hideMark/>
          </w:tcPr>
          <w:p w14:paraId="2EBABE70"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03</w:t>
            </w:r>
          </w:p>
        </w:tc>
        <w:tc>
          <w:tcPr>
            <w:tcW w:w="1170" w:type="dxa"/>
            <w:tcBorders>
              <w:top w:val="nil"/>
              <w:left w:val="nil"/>
              <w:bottom w:val="single" w:sz="4" w:space="0" w:color="auto"/>
              <w:right w:val="single" w:sz="4" w:space="0" w:color="auto"/>
            </w:tcBorders>
            <w:shd w:val="clear" w:color="auto" w:fill="auto"/>
            <w:noWrap/>
            <w:vAlign w:val="center"/>
            <w:hideMark/>
          </w:tcPr>
          <w:p w14:paraId="4D289EEF"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04</w:t>
            </w:r>
          </w:p>
        </w:tc>
        <w:tc>
          <w:tcPr>
            <w:tcW w:w="2970" w:type="dxa"/>
            <w:tcBorders>
              <w:top w:val="nil"/>
              <w:left w:val="nil"/>
              <w:bottom w:val="single" w:sz="4" w:space="0" w:color="auto"/>
              <w:right w:val="single" w:sz="4" w:space="0" w:color="auto"/>
            </w:tcBorders>
            <w:shd w:val="clear" w:color="auto" w:fill="auto"/>
            <w:noWrap/>
            <w:vAlign w:val="center"/>
            <w:hideMark/>
          </w:tcPr>
          <w:p w14:paraId="2A662545"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05</w:t>
            </w:r>
          </w:p>
        </w:tc>
        <w:tc>
          <w:tcPr>
            <w:tcW w:w="2790" w:type="dxa"/>
            <w:tcBorders>
              <w:top w:val="nil"/>
              <w:left w:val="nil"/>
              <w:bottom w:val="single" w:sz="4" w:space="0" w:color="auto"/>
              <w:right w:val="single" w:sz="4" w:space="0" w:color="auto"/>
            </w:tcBorders>
            <w:shd w:val="clear" w:color="auto" w:fill="auto"/>
            <w:noWrap/>
            <w:vAlign w:val="center"/>
            <w:hideMark/>
          </w:tcPr>
          <w:p w14:paraId="2BB097DE"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06</w:t>
            </w:r>
          </w:p>
        </w:tc>
        <w:tc>
          <w:tcPr>
            <w:tcW w:w="3150" w:type="dxa"/>
            <w:tcBorders>
              <w:top w:val="single" w:sz="4" w:space="0" w:color="auto"/>
              <w:left w:val="nil"/>
              <w:bottom w:val="single" w:sz="4" w:space="0" w:color="auto"/>
              <w:right w:val="single" w:sz="4" w:space="0" w:color="auto"/>
            </w:tcBorders>
            <w:shd w:val="clear" w:color="auto" w:fill="auto"/>
            <w:noWrap/>
            <w:vAlign w:val="center"/>
            <w:hideMark/>
          </w:tcPr>
          <w:p w14:paraId="30BEE449"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07</w:t>
            </w:r>
          </w:p>
        </w:tc>
      </w:tr>
      <w:tr w:rsidR="00D923FF" w:rsidRPr="00D923FF" w14:paraId="66A4542B" w14:textId="77777777" w:rsidTr="00D923FF">
        <w:trPr>
          <w:trHeight w:val="48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763A9F6"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Fan System Name or Item Tag</w:t>
            </w:r>
          </w:p>
        </w:tc>
        <w:tc>
          <w:tcPr>
            <w:tcW w:w="1350" w:type="dxa"/>
            <w:tcBorders>
              <w:top w:val="nil"/>
              <w:left w:val="nil"/>
              <w:bottom w:val="single" w:sz="4" w:space="0" w:color="auto"/>
              <w:right w:val="single" w:sz="4" w:space="0" w:color="auto"/>
            </w:tcBorders>
            <w:shd w:val="clear" w:color="auto" w:fill="auto"/>
            <w:vAlign w:val="center"/>
            <w:hideMark/>
          </w:tcPr>
          <w:p w14:paraId="47678BA8" w14:textId="77777777" w:rsid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System Airflow</w:t>
            </w:r>
          </w:p>
          <w:p w14:paraId="557C19A8" w14:textId="65ECC5A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xml:space="preserve"> (cfm)</w:t>
            </w:r>
          </w:p>
        </w:tc>
        <w:tc>
          <w:tcPr>
            <w:tcW w:w="1170" w:type="dxa"/>
            <w:tcBorders>
              <w:top w:val="nil"/>
              <w:left w:val="nil"/>
              <w:bottom w:val="single" w:sz="4" w:space="0" w:color="auto"/>
              <w:right w:val="single" w:sz="4" w:space="0" w:color="auto"/>
            </w:tcBorders>
            <w:shd w:val="clear" w:color="auto" w:fill="auto"/>
            <w:vAlign w:val="center"/>
            <w:hideMark/>
          </w:tcPr>
          <w:p w14:paraId="14F13353"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xml:space="preserve">Input Power </w:t>
            </w:r>
            <w:r w:rsidRPr="00D923FF">
              <w:rPr>
                <w:rFonts w:ascii="Calibri" w:eastAsia="Times New Roman" w:hAnsi="Calibri" w:cs="Calibri"/>
                <w:color w:val="000000"/>
                <w:sz w:val="18"/>
                <w:szCs w:val="18"/>
              </w:rPr>
              <w:br/>
              <w:t>(kW)</w:t>
            </w:r>
          </w:p>
        </w:tc>
        <w:tc>
          <w:tcPr>
            <w:tcW w:w="1170" w:type="dxa"/>
            <w:tcBorders>
              <w:top w:val="nil"/>
              <w:left w:val="nil"/>
              <w:bottom w:val="single" w:sz="4" w:space="0" w:color="auto"/>
              <w:right w:val="single" w:sz="4" w:space="0" w:color="auto"/>
            </w:tcBorders>
            <w:shd w:val="clear" w:color="auto" w:fill="auto"/>
            <w:vAlign w:val="center"/>
            <w:hideMark/>
          </w:tcPr>
          <w:p w14:paraId="044AC335"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Watts/CFM</w:t>
            </w:r>
          </w:p>
        </w:tc>
        <w:tc>
          <w:tcPr>
            <w:tcW w:w="2970" w:type="dxa"/>
            <w:tcBorders>
              <w:top w:val="nil"/>
              <w:left w:val="nil"/>
              <w:bottom w:val="single" w:sz="4" w:space="0" w:color="auto"/>
              <w:right w:val="single" w:sz="4" w:space="0" w:color="auto"/>
            </w:tcBorders>
            <w:shd w:val="clear" w:color="auto" w:fill="auto"/>
            <w:vAlign w:val="center"/>
            <w:hideMark/>
          </w:tcPr>
          <w:p w14:paraId="432F89BE"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Energy/Heat Recovery Ventilation</w:t>
            </w:r>
          </w:p>
        </w:tc>
        <w:tc>
          <w:tcPr>
            <w:tcW w:w="2790" w:type="dxa"/>
            <w:tcBorders>
              <w:top w:val="nil"/>
              <w:left w:val="nil"/>
              <w:bottom w:val="single" w:sz="4" w:space="0" w:color="auto"/>
              <w:right w:val="single" w:sz="4" w:space="0" w:color="auto"/>
            </w:tcBorders>
            <w:shd w:val="clear" w:color="auto" w:fill="auto"/>
            <w:vAlign w:val="center"/>
            <w:hideMark/>
          </w:tcPr>
          <w:p w14:paraId="11C40E6D"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Sensible Recovery/Effectiveness</w:t>
            </w:r>
          </w:p>
        </w:tc>
        <w:tc>
          <w:tcPr>
            <w:tcW w:w="3150" w:type="dxa"/>
            <w:tcBorders>
              <w:top w:val="single" w:sz="4" w:space="0" w:color="auto"/>
              <w:left w:val="nil"/>
              <w:bottom w:val="single" w:sz="4" w:space="0" w:color="auto"/>
              <w:right w:val="single" w:sz="4" w:space="0" w:color="auto"/>
            </w:tcBorders>
            <w:shd w:val="clear" w:color="auto" w:fill="auto"/>
            <w:vAlign w:val="center"/>
            <w:hideMark/>
          </w:tcPr>
          <w:p w14:paraId="296A1B41"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System Compliance</w:t>
            </w:r>
          </w:p>
        </w:tc>
      </w:tr>
      <w:tr w:rsidR="00D923FF" w:rsidRPr="00D923FF" w14:paraId="4DB65751" w14:textId="77777777" w:rsidTr="00D923FF">
        <w:trPr>
          <w:trHeight w:val="30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493DE15E"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Per C of C</w:t>
            </w:r>
          </w:p>
        </w:tc>
        <w:tc>
          <w:tcPr>
            <w:tcW w:w="630" w:type="dxa"/>
            <w:vMerge w:val="restart"/>
            <w:tcBorders>
              <w:top w:val="nil"/>
              <w:left w:val="single" w:sz="4" w:space="0" w:color="auto"/>
              <w:bottom w:val="single" w:sz="4" w:space="0" w:color="auto"/>
              <w:right w:val="single" w:sz="4" w:space="0" w:color="auto"/>
            </w:tcBorders>
            <w:shd w:val="clear" w:color="auto" w:fill="auto"/>
            <w:vAlign w:val="center"/>
            <w:hideMark/>
          </w:tcPr>
          <w:p w14:paraId="65FBB4A1"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350" w:type="dxa"/>
            <w:tcBorders>
              <w:top w:val="nil"/>
              <w:left w:val="nil"/>
              <w:bottom w:val="nil"/>
              <w:right w:val="single" w:sz="4" w:space="0" w:color="auto"/>
            </w:tcBorders>
            <w:shd w:val="clear" w:color="auto" w:fill="auto"/>
            <w:noWrap/>
            <w:vAlign w:val="center"/>
            <w:hideMark/>
          </w:tcPr>
          <w:p w14:paraId="044D6A65"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170" w:type="dxa"/>
            <w:tcBorders>
              <w:top w:val="nil"/>
              <w:left w:val="nil"/>
              <w:bottom w:val="nil"/>
              <w:right w:val="single" w:sz="4" w:space="0" w:color="auto"/>
            </w:tcBorders>
            <w:shd w:val="clear" w:color="auto" w:fill="auto"/>
            <w:noWrap/>
            <w:vAlign w:val="center"/>
            <w:hideMark/>
          </w:tcPr>
          <w:p w14:paraId="28F7595E"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170" w:type="dxa"/>
            <w:tcBorders>
              <w:top w:val="nil"/>
              <w:left w:val="nil"/>
              <w:bottom w:val="single" w:sz="4" w:space="0" w:color="auto"/>
              <w:right w:val="single" w:sz="4" w:space="0" w:color="auto"/>
            </w:tcBorders>
            <w:shd w:val="clear" w:color="auto" w:fill="auto"/>
            <w:noWrap/>
            <w:vAlign w:val="center"/>
            <w:hideMark/>
          </w:tcPr>
          <w:p w14:paraId="342C393A"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1F9C23E3"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2790" w:type="dxa"/>
            <w:tcBorders>
              <w:top w:val="nil"/>
              <w:left w:val="nil"/>
              <w:bottom w:val="single" w:sz="4" w:space="0" w:color="auto"/>
              <w:right w:val="single" w:sz="4" w:space="0" w:color="auto"/>
            </w:tcBorders>
            <w:shd w:val="clear" w:color="auto" w:fill="auto"/>
            <w:noWrap/>
            <w:vAlign w:val="center"/>
            <w:hideMark/>
          </w:tcPr>
          <w:p w14:paraId="44198FAF"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31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3AA0CB6"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r>
      <w:tr w:rsidR="00D923FF" w:rsidRPr="00D923FF" w14:paraId="533FBED4" w14:textId="77777777" w:rsidTr="00D923FF">
        <w:trPr>
          <w:trHeight w:val="30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674096EA"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As-built Conditions</w:t>
            </w:r>
          </w:p>
        </w:tc>
        <w:tc>
          <w:tcPr>
            <w:tcW w:w="630" w:type="dxa"/>
            <w:vMerge/>
            <w:tcBorders>
              <w:top w:val="nil"/>
              <w:left w:val="single" w:sz="4" w:space="0" w:color="auto"/>
              <w:bottom w:val="single" w:sz="4" w:space="0" w:color="auto"/>
              <w:right w:val="single" w:sz="4" w:space="0" w:color="auto"/>
            </w:tcBorders>
            <w:vAlign w:val="center"/>
            <w:hideMark/>
          </w:tcPr>
          <w:p w14:paraId="33EA7CB4" w14:textId="77777777" w:rsidR="00D923FF" w:rsidRPr="00D923FF" w:rsidRDefault="00D923FF" w:rsidP="00D923FF">
            <w:pPr>
              <w:spacing w:after="0" w:line="240" w:lineRule="auto"/>
              <w:rPr>
                <w:rFonts w:ascii="Calibri" w:eastAsia="Times New Roman" w:hAnsi="Calibri" w:cs="Calibri"/>
                <w:color w:val="000000"/>
                <w:sz w:val="18"/>
                <w:szCs w:val="18"/>
              </w:rPr>
            </w:pPr>
          </w:p>
        </w:tc>
        <w:tc>
          <w:tcPr>
            <w:tcW w:w="1350" w:type="dxa"/>
            <w:tcBorders>
              <w:top w:val="single" w:sz="4" w:space="0" w:color="auto"/>
              <w:left w:val="nil"/>
              <w:bottom w:val="single" w:sz="4" w:space="0" w:color="auto"/>
              <w:right w:val="single" w:sz="4" w:space="0" w:color="auto"/>
            </w:tcBorders>
            <w:shd w:val="clear" w:color="auto" w:fill="auto"/>
            <w:noWrap/>
            <w:vAlign w:val="center"/>
            <w:hideMark/>
          </w:tcPr>
          <w:p w14:paraId="45BEDC3C"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14:paraId="4613B147"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170" w:type="dxa"/>
            <w:tcBorders>
              <w:top w:val="nil"/>
              <w:left w:val="nil"/>
              <w:bottom w:val="single" w:sz="4" w:space="0" w:color="auto"/>
              <w:right w:val="single" w:sz="4" w:space="0" w:color="auto"/>
            </w:tcBorders>
            <w:shd w:val="clear" w:color="auto" w:fill="auto"/>
            <w:noWrap/>
            <w:vAlign w:val="center"/>
            <w:hideMark/>
          </w:tcPr>
          <w:p w14:paraId="7C84D591"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0F0227A5"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2790" w:type="dxa"/>
            <w:tcBorders>
              <w:top w:val="nil"/>
              <w:left w:val="nil"/>
              <w:bottom w:val="single" w:sz="4" w:space="0" w:color="auto"/>
              <w:right w:val="single" w:sz="4" w:space="0" w:color="auto"/>
            </w:tcBorders>
            <w:shd w:val="clear" w:color="auto" w:fill="auto"/>
            <w:noWrap/>
            <w:vAlign w:val="center"/>
            <w:hideMark/>
          </w:tcPr>
          <w:p w14:paraId="60B7A41B"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3150" w:type="dxa"/>
            <w:vMerge/>
            <w:tcBorders>
              <w:top w:val="nil"/>
              <w:left w:val="nil"/>
              <w:bottom w:val="single" w:sz="4" w:space="0" w:color="auto"/>
              <w:right w:val="single" w:sz="4" w:space="0" w:color="auto"/>
            </w:tcBorders>
            <w:vAlign w:val="center"/>
            <w:hideMark/>
          </w:tcPr>
          <w:p w14:paraId="001F7E5F" w14:textId="77777777" w:rsidR="00D923FF" w:rsidRPr="00D923FF" w:rsidRDefault="00D923FF" w:rsidP="00D923FF">
            <w:pPr>
              <w:spacing w:after="0" w:line="240" w:lineRule="auto"/>
              <w:rPr>
                <w:rFonts w:ascii="Calibri" w:eastAsia="Times New Roman" w:hAnsi="Calibri" w:cs="Calibri"/>
                <w:color w:val="000000"/>
                <w:sz w:val="18"/>
                <w:szCs w:val="18"/>
              </w:rPr>
            </w:pPr>
          </w:p>
        </w:tc>
      </w:tr>
    </w:tbl>
    <w:p w14:paraId="72BFB375" w14:textId="15B61467" w:rsidR="00240FE4" w:rsidRDefault="00240FE4" w:rsidP="003759B9">
      <w:pPr>
        <w:spacing w:after="0" w:line="240" w:lineRule="auto"/>
        <w:rPr>
          <w:rFonts w:ascii="Calibri" w:eastAsia="Times New Roman" w:hAnsi="Calibri" w:cs="Calibri"/>
          <w:color w:val="000000"/>
          <w:sz w:val="18"/>
          <w:szCs w:val="18"/>
        </w:rPr>
      </w:pPr>
    </w:p>
    <w:p w14:paraId="05396B18" w14:textId="3CE9451E" w:rsidR="00D923FF" w:rsidRDefault="00D923FF" w:rsidP="003759B9">
      <w:pPr>
        <w:spacing w:after="0" w:line="240" w:lineRule="auto"/>
        <w:rPr>
          <w:rFonts w:ascii="Calibri" w:eastAsia="Times New Roman" w:hAnsi="Calibri" w:cs="Calibri"/>
          <w:color w:val="000000"/>
          <w:sz w:val="18"/>
          <w:szCs w:val="18"/>
        </w:rPr>
      </w:pPr>
    </w:p>
    <w:tbl>
      <w:tblPr>
        <w:tblW w:w="14305" w:type="dxa"/>
        <w:tblLook w:val="04A0" w:firstRow="1" w:lastRow="0" w:firstColumn="1" w:lastColumn="0" w:noHBand="0" w:noVBand="1"/>
      </w:tblPr>
      <w:tblGrid>
        <w:gridCol w:w="1075"/>
        <w:gridCol w:w="630"/>
        <w:gridCol w:w="1170"/>
        <w:gridCol w:w="1170"/>
        <w:gridCol w:w="1260"/>
        <w:gridCol w:w="1170"/>
        <w:gridCol w:w="1260"/>
        <w:gridCol w:w="1620"/>
        <w:gridCol w:w="2170"/>
        <w:gridCol w:w="2780"/>
      </w:tblGrid>
      <w:tr w:rsidR="00D923FF" w:rsidRPr="00D923FF" w14:paraId="48CC2753" w14:textId="77777777" w:rsidTr="00D923FF">
        <w:trPr>
          <w:trHeight w:val="290"/>
        </w:trPr>
        <w:tc>
          <w:tcPr>
            <w:tcW w:w="14305" w:type="dxa"/>
            <w:gridSpan w:val="10"/>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9A3410" w14:textId="05BE1B17" w:rsidR="00D923FF" w:rsidRPr="00D923FF" w:rsidRDefault="00D923FF" w:rsidP="00D923FF">
            <w:pPr>
              <w:spacing w:after="0" w:line="240" w:lineRule="auto"/>
              <w:rPr>
                <w:rFonts w:ascii="Calibri" w:eastAsia="Times New Roman" w:hAnsi="Calibri" w:cs="Calibri"/>
                <w:b/>
                <w:bCs/>
              </w:rPr>
            </w:pPr>
            <w:r w:rsidRPr="00D923FF">
              <w:rPr>
                <w:rFonts w:eastAsia="Times New Roman" w:cstheme="minorHAnsi"/>
                <w:b/>
                <w:bCs/>
                <w:color w:val="000000"/>
                <w:sz w:val="20"/>
                <w:szCs w:val="20"/>
              </w:rPr>
              <w:t>System Controls</w:t>
            </w:r>
          </w:p>
        </w:tc>
      </w:tr>
      <w:tr w:rsidR="00D923FF" w:rsidRPr="00D923FF" w14:paraId="0B3178A3" w14:textId="77777777" w:rsidTr="00D923FF">
        <w:trPr>
          <w:trHeight w:val="29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0D6900"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01</w:t>
            </w:r>
          </w:p>
        </w:tc>
        <w:tc>
          <w:tcPr>
            <w:tcW w:w="1170" w:type="dxa"/>
            <w:tcBorders>
              <w:top w:val="nil"/>
              <w:left w:val="nil"/>
              <w:bottom w:val="single" w:sz="4" w:space="0" w:color="auto"/>
              <w:right w:val="single" w:sz="4" w:space="0" w:color="auto"/>
            </w:tcBorders>
            <w:shd w:val="clear" w:color="auto" w:fill="auto"/>
            <w:noWrap/>
            <w:vAlign w:val="center"/>
            <w:hideMark/>
          </w:tcPr>
          <w:p w14:paraId="2C821AA4"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02</w:t>
            </w:r>
          </w:p>
        </w:tc>
        <w:tc>
          <w:tcPr>
            <w:tcW w:w="1170" w:type="dxa"/>
            <w:tcBorders>
              <w:top w:val="nil"/>
              <w:left w:val="nil"/>
              <w:bottom w:val="single" w:sz="4" w:space="0" w:color="auto"/>
              <w:right w:val="single" w:sz="4" w:space="0" w:color="auto"/>
            </w:tcBorders>
            <w:shd w:val="clear" w:color="auto" w:fill="auto"/>
            <w:noWrap/>
            <w:vAlign w:val="center"/>
            <w:hideMark/>
          </w:tcPr>
          <w:p w14:paraId="1644BFCD"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03</w:t>
            </w:r>
          </w:p>
        </w:tc>
        <w:tc>
          <w:tcPr>
            <w:tcW w:w="1260" w:type="dxa"/>
            <w:tcBorders>
              <w:top w:val="nil"/>
              <w:left w:val="nil"/>
              <w:bottom w:val="single" w:sz="4" w:space="0" w:color="auto"/>
              <w:right w:val="single" w:sz="4" w:space="0" w:color="auto"/>
            </w:tcBorders>
            <w:shd w:val="clear" w:color="auto" w:fill="auto"/>
            <w:noWrap/>
            <w:vAlign w:val="center"/>
            <w:hideMark/>
          </w:tcPr>
          <w:p w14:paraId="667ED41E"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04</w:t>
            </w:r>
          </w:p>
        </w:tc>
        <w:tc>
          <w:tcPr>
            <w:tcW w:w="1170" w:type="dxa"/>
            <w:tcBorders>
              <w:top w:val="nil"/>
              <w:left w:val="nil"/>
              <w:bottom w:val="single" w:sz="4" w:space="0" w:color="auto"/>
              <w:right w:val="single" w:sz="4" w:space="0" w:color="auto"/>
            </w:tcBorders>
            <w:shd w:val="clear" w:color="auto" w:fill="auto"/>
            <w:noWrap/>
            <w:vAlign w:val="center"/>
            <w:hideMark/>
          </w:tcPr>
          <w:p w14:paraId="2A9C6907"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05</w:t>
            </w:r>
          </w:p>
        </w:tc>
        <w:tc>
          <w:tcPr>
            <w:tcW w:w="1260" w:type="dxa"/>
            <w:tcBorders>
              <w:top w:val="nil"/>
              <w:left w:val="nil"/>
              <w:bottom w:val="single" w:sz="4" w:space="0" w:color="auto"/>
              <w:right w:val="single" w:sz="4" w:space="0" w:color="auto"/>
            </w:tcBorders>
            <w:shd w:val="clear" w:color="auto" w:fill="auto"/>
            <w:noWrap/>
            <w:vAlign w:val="center"/>
            <w:hideMark/>
          </w:tcPr>
          <w:p w14:paraId="4D75FB1F"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06</w:t>
            </w:r>
          </w:p>
        </w:tc>
        <w:tc>
          <w:tcPr>
            <w:tcW w:w="1620" w:type="dxa"/>
            <w:tcBorders>
              <w:top w:val="nil"/>
              <w:left w:val="nil"/>
              <w:bottom w:val="single" w:sz="4" w:space="0" w:color="auto"/>
              <w:right w:val="single" w:sz="4" w:space="0" w:color="auto"/>
            </w:tcBorders>
            <w:shd w:val="clear" w:color="auto" w:fill="auto"/>
            <w:noWrap/>
            <w:vAlign w:val="center"/>
            <w:hideMark/>
          </w:tcPr>
          <w:p w14:paraId="422FBC56"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07</w:t>
            </w:r>
          </w:p>
        </w:tc>
        <w:tc>
          <w:tcPr>
            <w:tcW w:w="2170" w:type="dxa"/>
            <w:tcBorders>
              <w:top w:val="nil"/>
              <w:left w:val="nil"/>
              <w:bottom w:val="single" w:sz="4" w:space="0" w:color="auto"/>
              <w:right w:val="single" w:sz="4" w:space="0" w:color="auto"/>
            </w:tcBorders>
            <w:shd w:val="clear" w:color="auto" w:fill="auto"/>
            <w:noWrap/>
            <w:vAlign w:val="center"/>
            <w:hideMark/>
          </w:tcPr>
          <w:p w14:paraId="3C59148C"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08</w:t>
            </w:r>
          </w:p>
        </w:tc>
        <w:tc>
          <w:tcPr>
            <w:tcW w:w="2780" w:type="dxa"/>
            <w:tcBorders>
              <w:top w:val="nil"/>
              <w:left w:val="nil"/>
              <w:bottom w:val="single" w:sz="4" w:space="0" w:color="auto"/>
              <w:right w:val="single" w:sz="4" w:space="0" w:color="auto"/>
            </w:tcBorders>
            <w:shd w:val="clear" w:color="auto" w:fill="auto"/>
            <w:hideMark/>
          </w:tcPr>
          <w:p w14:paraId="40760884"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09</w:t>
            </w:r>
          </w:p>
        </w:tc>
      </w:tr>
      <w:tr w:rsidR="00D923FF" w:rsidRPr="00D923FF" w14:paraId="5CFAB90F" w14:textId="77777777" w:rsidTr="00D923FF">
        <w:trPr>
          <w:trHeight w:val="81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3EDC00A"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System Name</w:t>
            </w:r>
          </w:p>
        </w:tc>
        <w:tc>
          <w:tcPr>
            <w:tcW w:w="1170" w:type="dxa"/>
            <w:tcBorders>
              <w:top w:val="nil"/>
              <w:left w:val="nil"/>
              <w:bottom w:val="single" w:sz="4" w:space="0" w:color="auto"/>
              <w:right w:val="single" w:sz="4" w:space="0" w:color="auto"/>
            </w:tcBorders>
            <w:shd w:val="clear" w:color="auto" w:fill="auto"/>
            <w:vAlign w:val="center"/>
            <w:hideMark/>
          </w:tcPr>
          <w:p w14:paraId="52ECE34C"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Thermostats</w:t>
            </w:r>
          </w:p>
        </w:tc>
        <w:tc>
          <w:tcPr>
            <w:tcW w:w="1170" w:type="dxa"/>
            <w:tcBorders>
              <w:top w:val="nil"/>
              <w:left w:val="nil"/>
              <w:bottom w:val="single" w:sz="4" w:space="0" w:color="auto"/>
              <w:right w:val="single" w:sz="4" w:space="0" w:color="auto"/>
            </w:tcBorders>
            <w:shd w:val="clear" w:color="auto" w:fill="auto"/>
            <w:vAlign w:val="center"/>
            <w:hideMark/>
          </w:tcPr>
          <w:p w14:paraId="64D8C621"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Shut-Off Controls</w:t>
            </w:r>
          </w:p>
        </w:tc>
        <w:tc>
          <w:tcPr>
            <w:tcW w:w="1260" w:type="dxa"/>
            <w:tcBorders>
              <w:top w:val="nil"/>
              <w:left w:val="nil"/>
              <w:bottom w:val="single" w:sz="4" w:space="0" w:color="auto"/>
              <w:right w:val="single" w:sz="4" w:space="0" w:color="auto"/>
            </w:tcBorders>
            <w:shd w:val="clear" w:color="auto" w:fill="auto"/>
            <w:vAlign w:val="center"/>
            <w:hideMark/>
          </w:tcPr>
          <w:p w14:paraId="6B35D2ED"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Isolation Zone Controls</w:t>
            </w:r>
          </w:p>
        </w:tc>
        <w:tc>
          <w:tcPr>
            <w:tcW w:w="1170" w:type="dxa"/>
            <w:tcBorders>
              <w:top w:val="nil"/>
              <w:left w:val="nil"/>
              <w:bottom w:val="single" w:sz="4" w:space="0" w:color="auto"/>
              <w:right w:val="single" w:sz="4" w:space="0" w:color="auto"/>
            </w:tcBorders>
            <w:shd w:val="clear" w:color="auto" w:fill="auto"/>
            <w:vAlign w:val="center"/>
            <w:hideMark/>
          </w:tcPr>
          <w:p w14:paraId="0AE9C05E"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Demand Response</w:t>
            </w:r>
          </w:p>
        </w:tc>
        <w:tc>
          <w:tcPr>
            <w:tcW w:w="1260" w:type="dxa"/>
            <w:tcBorders>
              <w:top w:val="nil"/>
              <w:left w:val="nil"/>
              <w:bottom w:val="single" w:sz="4" w:space="0" w:color="auto"/>
              <w:right w:val="single" w:sz="4" w:space="0" w:color="auto"/>
            </w:tcBorders>
            <w:shd w:val="clear" w:color="auto" w:fill="auto"/>
            <w:vAlign w:val="center"/>
            <w:hideMark/>
          </w:tcPr>
          <w:p w14:paraId="448589C6"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Supply Air Temp. Reset</w:t>
            </w:r>
          </w:p>
        </w:tc>
        <w:tc>
          <w:tcPr>
            <w:tcW w:w="1620" w:type="dxa"/>
            <w:tcBorders>
              <w:top w:val="nil"/>
              <w:left w:val="nil"/>
              <w:bottom w:val="single" w:sz="4" w:space="0" w:color="auto"/>
              <w:right w:val="single" w:sz="4" w:space="0" w:color="auto"/>
            </w:tcBorders>
            <w:shd w:val="clear" w:color="auto" w:fill="auto"/>
            <w:vAlign w:val="center"/>
            <w:hideMark/>
          </w:tcPr>
          <w:p w14:paraId="5203508A"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Window Interlocks</w:t>
            </w:r>
          </w:p>
        </w:tc>
        <w:tc>
          <w:tcPr>
            <w:tcW w:w="2170" w:type="dxa"/>
            <w:tcBorders>
              <w:top w:val="nil"/>
              <w:left w:val="nil"/>
              <w:bottom w:val="single" w:sz="4" w:space="0" w:color="auto"/>
              <w:right w:val="single" w:sz="4" w:space="0" w:color="auto"/>
            </w:tcBorders>
            <w:shd w:val="clear" w:color="auto" w:fill="auto"/>
            <w:vAlign w:val="center"/>
            <w:hideMark/>
          </w:tcPr>
          <w:p w14:paraId="64358F47"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Direct Digital Control (DDC)</w:t>
            </w:r>
          </w:p>
        </w:tc>
        <w:tc>
          <w:tcPr>
            <w:tcW w:w="2780" w:type="dxa"/>
            <w:tcBorders>
              <w:top w:val="nil"/>
              <w:left w:val="nil"/>
              <w:bottom w:val="single" w:sz="4" w:space="0" w:color="auto"/>
              <w:right w:val="single" w:sz="4" w:space="0" w:color="auto"/>
            </w:tcBorders>
            <w:shd w:val="clear" w:color="auto" w:fill="auto"/>
            <w:vAlign w:val="center"/>
            <w:hideMark/>
          </w:tcPr>
          <w:p w14:paraId="75C68C21"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System Compliance</w:t>
            </w:r>
          </w:p>
        </w:tc>
      </w:tr>
      <w:tr w:rsidR="00D923FF" w:rsidRPr="00D923FF" w14:paraId="1F5878F9" w14:textId="77777777" w:rsidTr="00D923FF">
        <w:trPr>
          <w:trHeight w:val="495"/>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199A6405"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Per C of C</w:t>
            </w:r>
          </w:p>
        </w:tc>
        <w:tc>
          <w:tcPr>
            <w:tcW w:w="630" w:type="dxa"/>
            <w:vMerge w:val="restart"/>
            <w:tcBorders>
              <w:top w:val="nil"/>
              <w:left w:val="single" w:sz="4" w:space="0" w:color="auto"/>
              <w:bottom w:val="single" w:sz="4" w:space="0" w:color="auto"/>
              <w:right w:val="single" w:sz="4" w:space="0" w:color="auto"/>
            </w:tcBorders>
            <w:shd w:val="clear" w:color="auto" w:fill="auto"/>
            <w:vAlign w:val="center"/>
            <w:hideMark/>
          </w:tcPr>
          <w:p w14:paraId="52FBD90D" w14:textId="5EB0C7C9" w:rsidR="00D923FF" w:rsidRPr="00D923FF" w:rsidRDefault="00D923FF" w:rsidP="00D923FF">
            <w:pPr>
              <w:spacing w:after="0" w:line="240" w:lineRule="auto"/>
              <w:jc w:val="center"/>
              <w:rPr>
                <w:rFonts w:ascii="Calibri" w:eastAsia="Times New Roman" w:hAnsi="Calibri" w:cs="Calibri"/>
                <w:color w:val="000000"/>
                <w:sz w:val="18"/>
                <w:szCs w:val="18"/>
              </w:rPr>
            </w:pPr>
          </w:p>
        </w:tc>
        <w:tc>
          <w:tcPr>
            <w:tcW w:w="1170" w:type="dxa"/>
            <w:tcBorders>
              <w:top w:val="nil"/>
              <w:left w:val="nil"/>
              <w:bottom w:val="single" w:sz="4" w:space="0" w:color="auto"/>
              <w:right w:val="single" w:sz="4" w:space="0" w:color="auto"/>
            </w:tcBorders>
            <w:shd w:val="clear" w:color="auto" w:fill="auto"/>
            <w:vAlign w:val="bottom"/>
            <w:hideMark/>
          </w:tcPr>
          <w:p w14:paraId="22C29B45"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170" w:type="dxa"/>
            <w:tcBorders>
              <w:top w:val="nil"/>
              <w:left w:val="nil"/>
              <w:bottom w:val="single" w:sz="4" w:space="0" w:color="auto"/>
              <w:right w:val="single" w:sz="4" w:space="0" w:color="auto"/>
            </w:tcBorders>
            <w:shd w:val="clear" w:color="auto" w:fill="auto"/>
            <w:vAlign w:val="bottom"/>
            <w:hideMark/>
          </w:tcPr>
          <w:p w14:paraId="1ECB6DDA"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bottom"/>
            <w:hideMark/>
          </w:tcPr>
          <w:p w14:paraId="7D41F81E"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170" w:type="dxa"/>
            <w:tcBorders>
              <w:top w:val="nil"/>
              <w:left w:val="nil"/>
              <w:bottom w:val="single" w:sz="4" w:space="0" w:color="auto"/>
              <w:right w:val="single" w:sz="4" w:space="0" w:color="auto"/>
            </w:tcBorders>
            <w:shd w:val="clear" w:color="auto" w:fill="auto"/>
            <w:vAlign w:val="bottom"/>
            <w:hideMark/>
          </w:tcPr>
          <w:p w14:paraId="66D89261"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bottom"/>
            <w:hideMark/>
          </w:tcPr>
          <w:p w14:paraId="1D747A44"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620" w:type="dxa"/>
            <w:tcBorders>
              <w:top w:val="nil"/>
              <w:left w:val="nil"/>
              <w:bottom w:val="single" w:sz="4" w:space="0" w:color="auto"/>
              <w:right w:val="single" w:sz="4" w:space="0" w:color="auto"/>
            </w:tcBorders>
            <w:shd w:val="clear" w:color="auto" w:fill="auto"/>
            <w:vAlign w:val="bottom"/>
            <w:hideMark/>
          </w:tcPr>
          <w:p w14:paraId="1883532E"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2170" w:type="dxa"/>
            <w:tcBorders>
              <w:top w:val="nil"/>
              <w:left w:val="nil"/>
              <w:bottom w:val="single" w:sz="4" w:space="0" w:color="auto"/>
              <w:right w:val="single" w:sz="4" w:space="0" w:color="auto"/>
            </w:tcBorders>
            <w:shd w:val="clear" w:color="auto" w:fill="auto"/>
            <w:vAlign w:val="bottom"/>
            <w:hideMark/>
          </w:tcPr>
          <w:p w14:paraId="011AC256"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2780" w:type="dxa"/>
            <w:vMerge w:val="restart"/>
            <w:tcBorders>
              <w:top w:val="nil"/>
              <w:left w:val="single" w:sz="4" w:space="0" w:color="auto"/>
              <w:bottom w:val="single" w:sz="4" w:space="0" w:color="auto"/>
              <w:right w:val="single" w:sz="4" w:space="0" w:color="auto"/>
            </w:tcBorders>
            <w:shd w:val="clear" w:color="auto" w:fill="auto"/>
            <w:vAlign w:val="center"/>
            <w:hideMark/>
          </w:tcPr>
          <w:p w14:paraId="7A9E20AD" w14:textId="32FD164E" w:rsidR="00D923FF" w:rsidRPr="00D923FF" w:rsidRDefault="00D923FF" w:rsidP="00D923FF">
            <w:pPr>
              <w:spacing w:after="0" w:line="240" w:lineRule="auto"/>
              <w:jc w:val="center"/>
              <w:rPr>
                <w:rFonts w:ascii="Calibri" w:eastAsia="Times New Roman" w:hAnsi="Calibri" w:cs="Calibri"/>
                <w:color w:val="000000"/>
                <w:sz w:val="18"/>
                <w:szCs w:val="18"/>
              </w:rPr>
            </w:pPr>
          </w:p>
        </w:tc>
      </w:tr>
      <w:tr w:rsidR="00D923FF" w:rsidRPr="00D923FF" w14:paraId="561B2027" w14:textId="77777777" w:rsidTr="00D923FF">
        <w:trPr>
          <w:trHeight w:val="503"/>
        </w:trPr>
        <w:tc>
          <w:tcPr>
            <w:tcW w:w="1075" w:type="dxa"/>
            <w:tcBorders>
              <w:top w:val="nil"/>
              <w:left w:val="single" w:sz="4" w:space="0" w:color="auto"/>
              <w:bottom w:val="single" w:sz="4" w:space="0" w:color="auto"/>
              <w:right w:val="single" w:sz="4" w:space="0" w:color="auto"/>
            </w:tcBorders>
            <w:shd w:val="clear" w:color="auto" w:fill="auto"/>
            <w:vAlign w:val="bottom"/>
            <w:hideMark/>
          </w:tcPr>
          <w:p w14:paraId="2025ABAC"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As-built Conditions</w:t>
            </w:r>
          </w:p>
        </w:tc>
        <w:tc>
          <w:tcPr>
            <w:tcW w:w="630" w:type="dxa"/>
            <w:vMerge/>
            <w:tcBorders>
              <w:top w:val="nil"/>
              <w:left w:val="single" w:sz="4" w:space="0" w:color="auto"/>
              <w:bottom w:val="single" w:sz="4" w:space="0" w:color="auto"/>
              <w:right w:val="single" w:sz="4" w:space="0" w:color="auto"/>
            </w:tcBorders>
            <w:vAlign w:val="center"/>
            <w:hideMark/>
          </w:tcPr>
          <w:p w14:paraId="60379656" w14:textId="77777777" w:rsidR="00D923FF" w:rsidRPr="00D923FF" w:rsidRDefault="00D923FF" w:rsidP="00D923FF">
            <w:pPr>
              <w:spacing w:after="0" w:line="240" w:lineRule="auto"/>
              <w:rPr>
                <w:rFonts w:ascii="Calibri" w:eastAsia="Times New Roman" w:hAnsi="Calibri" w:cs="Calibri"/>
                <w:color w:val="000000"/>
                <w:sz w:val="18"/>
                <w:szCs w:val="18"/>
              </w:rPr>
            </w:pPr>
          </w:p>
        </w:tc>
        <w:tc>
          <w:tcPr>
            <w:tcW w:w="1170" w:type="dxa"/>
            <w:tcBorders>
              <w:top w:val="nil"/>
              <w:left w:val="nil"/>
              <w:bottom w:val="single" w:sz="4" w:space="0" w:color="auto"/>
              <w:right w:val="single" w:sz="4" w:space="0" w:color="auto"/>
            </w:tcBorders>
            <w:shd w:val="clear" w:color="auto" w:fill="auto"/>
            <w:noWrap/>
            <w:vAlign w:val="center"/>
            <w:hideMark/>
          </w:tcPr>
          <w:p w14:paraId="4F8F4B91" w14:textId="3B6CF99D" w:rsidR="00D923FF" w:rsidRPr="00D923FF" w:rsidRDefault="00D923FF" w:rsidP="00D923FF">
            <w:pPr>
              <w:spacing w:after="0" w:line="240" w:lineRule="auto"/>
              <w:jc w:val="center"/>
              <w:rPr>
                <w:rFonts w:ascii="Calibri" w:eastAsia="Times New Roman" w:hAnsi="Calibri" w:cs="Calibri"/>
                <w:color w:val="000000"/>
                <w:sz w:val="18"/>
                <w:szCs w:val="18"/>
              </w:rPr>
            </w:pPr>
          </w:p>
        </w:tc>
        <w:tc>
          <w:tcPr>
            <w:tcW w:w="1170" w:type="dxa"/>
            <w:tcBorders>
              <w:top w:val="nil"/>
              <w:left w:val="nil"/>
              <w:bottom w:val="single" w:sz="4" w:space="0" w:color="auto"/>
              <w:right w:val="single" w:sz="4" w:space="0" w:color="auto"/>
            </w:tcBorders>
            <w:shd w:val="clear" w:color="auto" w:fill="auto"/>
            <w:noWrap/>
            <w:vAlign w:val="center"/>
            <w:hideMark/>
          </w:tcPr>
          <w:p w14:paraId="4752C9D9"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260" w:type="dxa"/>
            <w:tcBorders>
              <w:top w:val="nil"/>
              <w:left w:val="nil"/>
              <w:bottom w:val="single" w:sz="4" w:space="0" w:color="auto"/>
              <w:right w:val="single" w:sz="4" w:space="0" w:color="auto"/>
            </w:tcBorders>
            <w:shd w:val="clear" w:color="auto" w:fill="auto"/>
            <w:noWrap/>
            <w:vAlign w:val="center"/>
            <w:hideMark/>
          </w:tcPr>
          <w:p w14:paraId="4E16714F" w14:textId="762D1AE0" w:rsidR="00D923FF" w:rsidRPr="00D923FF" w:rsidRDefault="00D923FF" w:rsidP="00D923FF">
            <w:pPr>
              <w:spacing w:after="0" w:line="240" w:lineRule="auto"/>
              <w:jc w:val="center"/>
              <w:rPr>
                <w:rFonts w:ascii="Calibri" w:eastAsia="Times New Roman" w:hAnsi="Calibri" w:cs="Calibri"/>
                <w:color w:val="000000"/>
                <w:sz w:val="18"/>
                <w:szCs w:val="18"/>
              </w:rPr>
            </w:pPr>
          </w:p>
        </w:tc>
        <w:tc>
          <w:tcPr>
            <w:tcW w:w="1170" w:type="dxa"/>
            <w:tcBorders>
              <w:top w:val="nil"/>
              <w:left w:val="nil"/>
              <w:bottom w:val="single" w:sz="4" w:space="0" w:color="auto"/>
              <w:right w:val="single" w:sz="4" w:space="0" w:color="auto"/>
            </w:tcBorders>
            <w:shd w:val="clear" w:color="auto" w:fill="auto"/>
            <w:noWrap/>
            <w:vAlign w:val="center"/>
            <w:hideMark/>
          </w:tcPr>
          <w:p w14:paraId="4E05B79E"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260" w:type="dxa"/>
            <w:tcBorders>
              <w:top w:val="nil"/>
              <w:left w:val="nil"/>
              <w:bottom w:val="single" w:sz="4" w:space="0" w:color="auto"/>
              <w:right w:val="single" w:sz="4" w:space="0" w:color="auto"/>
            </w:tcBorders>
            <w:shd w:val="clear" w:color="auto" w:fill="auto"/>
            <w:noWrap/>
            <w:vAlign w:val="center"/>
            <w:hideMark/>
          </w:tcPr>
          <w:p w14:paraId="4C621305"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620" w:type="dxa"/>
            <w:tcBorders>
              <w:top w:val="nil"/>
              <w:left w:val="nil"/>
              <w:bottom w:val="single" w:sz="4" w:space="0" w:color="auto"/>
              <w:right w:val="single" w:sz="4" w:space="0" w:color="auto"/>
            </w:tcBorders>
            <w:shd w:val="clear" w:color="auto" w:fill="auto"/>
            <w:noWrap/>
            <w:vAlign w:val="center"/>
            <w:hideMark/>
          </w:tcPr>
          <w:p w14:paraId="698092DC" w14:textId="3EED5C5C" w:rsidR="00D923FF" w:rsidRPr="00D923FF" w:rsidRDefault="00D923FF" w:rsidP="00D923FF">
            <w:pPr>
              <w:spacing w:after="0" w:line="240" w:lineRule="auto"/>
              <w:jc w:val="center"/>
              <w:rPr>
                <w:rFonts w:ascii="Calibri" w:eastAsia="Times New Roman" w:hAnsi="Calibri" w:cs="Calibri"/>
                <w:color w:val="000000"/>
                <w:sz w:val="18"/>
                <w:szCs w:val="18"/>
              </w:rPr>
            </w:pPr>
          </w:p>
        </w:tc>
        <w:tc>
          <w:tcPr>
            <w:tcW w:w="2170" w:type="dxa"/>
            <w:tcBorders>
              <w:top w:val="nil"/>
              <w:left w:val="nil"/>
              <w:bottom w:val="single" w:sz="4" w:space="0" w:color="auto"/>
              <w:right w:val="single" w:sz="4" w:space="0" w:color="auto"/>
            </w:tcBorders>
            <w:shd w:val="clear" w:color="auto" w:fill="auto"/>
            <w:noWrap/>
            <w:vAlign w:val="center"/>
            <w:hideMark/>
          </w:tcPr>
          <w:p w14:paraId="048EFF48" w14:textId="77777777" w:rsidR="00D923FF" w:rsidRPr="00D923FF" w:rsidRDefault="00D923FF" w:rsidP="00D923FF">
            <w:pPr>
              <w:spacing w:after="0" w:line="240" w:lineRule="auto"/>
              <w:jc w:val="center"/>
              <w:rPr>
                <w:rFonts w:ascii="Arial" w:eastAsia="Times New Roman" w:hAnsi="Arial" w:cs="Arial"/>
                <w:i/>
                <w:iCs/>
                <w:sz w:val="20"/>
                <w:szCs w:val="20"/>
              </w:rPr>
            </w:pPr>
            <w:r w:rsidRPr="00D923FF">
              <w:rPr>
                <w:rFonts w:ascii="Arial" w:eastAsia="Times New Roman" w:hAnsi="Arial" w:cs="Arial"/>
                <w:i/>
                <w:iCs/>
                <w:sz w:val="20"/>
                <w:szCs w:val="20"/>
              </w:rPr>
              <w:t> </w:t>
            </w:r>
          </w:p>
        </w:tc>
        <w:tc>
          <w:tcPr>
            <w:tcW w:w="2780" w:type="dxa"/>
            <w:vMerge/>
            <w:tcBorders>
              <w:top w:val="nil"/>
              <w:left w:val="single" w:sz="4" w:space="0" w:color="auto"/>
              <w:bottom w:val="single" w:sz="4" w:space="0" w:color="auto"/>
              <w:right w:val="single" w:sz="4" w:space="0" w:color="auto"/>
            </w:tcBorders>
            <w:vAlign w:val="center"/>
            <w:hideMark/>
          </w:tcPr>
          <w:p w14:paraId="7CE41C35" w14:textId="77777777" w:rsidR="00D923FF" w:rsidRPr="00D923FF" w:rsidRDefault="00D923FF" w:rsidP="00D923FF">
            <w:pPr>
              <w:spacing w:after="0" w:line="240" w:lineRule="auto"/>
              <w:rPr>
                <w:rFonts w:ascii="Arial" w:eastAsia="Times New Roman" w:hAnsi="Arial" w:cs="Arial"/>
              </w:rPr>
            </w:pPr>
          </w:p>
        </w:tc>
      </w:tr>
    </w:tbl>
    <w:p w14:paraId="4995F107" w14:textId="076CDB20" w:rsidR="00C71D03" w:rsidRDefault="00C71D03" w:rsidP="00C368D1">
      <w:pPr>
        <w:rPr>
          <w:rFonts w:cstheme="minorHAnsi"/>
          <w:b/>
          <w:bCs/>
          <w:sz w:val="20"/>
          <w:szCs w:val="20"/>
        </w:rPr>
      </w:pPr>
    </w:p>
    <w:p w14:paraId="761F1E0F" w14:textId="7685166C" w:rsidR="007271D3" w:rsidRDefault="007271D3" w:rsidP="00C368D1">
      <w:pPr>
        <w:rPr>
          <w:rFonts w:cstheme="minorHAnsi"/>
          <w:b/>
          <w:bCs/>
          <w:sz w:val="20"/>
          <w:szCs w:val="20"/>
        </w:rPr>
      </w:pPr>
    </w:p>
    <w:tbl>
      <w:tblPr>
        <w:tblW w:w="14305" w:type="dxa"/>
        <w:tblLook w:val="04A0" w:firstRow="1" w:lastRow="0" w:firstColumn="1" w:lastColumn="0" w:noHBand="0" w:noVBand="1"/>
      </w:tblPr>
      <w:tblGrid>
        <w:gridCol w:w="1075"/>
        <w:gridCol w:w="630"/>
        <w:gridCol w:w="2160"/>
        <w:gridCol w:w="2250"/>
        <w:gridCol w:w="1350"/>
        <w:gridCol w:w="3870"/>
        <w:gridCol w:w="2970"/>
      </w:tblGrid>
      <w:tr w:rsidR="007271D3" w:rsidRPr="007271D3" w14:paraId="1B2D0C07" w14:textId="77777777" w:rsidTr="007271D3">
        <w:trPr>
          <w:trHeight w:val="290"/>
        </w:trPr>
        <w:tc>
          <w:tcPr>
            <w:tcW w:w="14305"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E9108F" w14:textId="69F712C6" w:rsidR="007271D3" w:rsidRPr="007271D3" w:rsidRDefault="007271D3" w:rsidP="007271D3">
            <w:pPr>
              <w:spacing w:after="0" w:line="240" w:lineRule="auto"/>
              <w:rPr>
                <w:rFonts w:ascii="Arial" w:eastAsia="Times New Roman" w:hAnsi="Arial" w:cs="Arial"/>
                <w:b/>
                <w:bCs/>
              </w:rPr>
            </w:pPr>
            <w:r w:rsidRPr="007271D3">
              <w:rPr>
                <w:rFonts w:eastAsia="Times New Roman" w:cstheme="minorHAnsi"/>
                <w:b/>
                <w:bCs/>
                <w:color w:val="000000"/>
                <w:sz w:val="20"/>
                <w:szCs w:val="20"/>
              </w:rPr>
              <w:t>Nonresidential, Hotel/Motel and Multifamily Common Use Ventilation Systems</w:t>
            </w:r>
          </w:p>
        </w:tc>
      </w:tr>
      <w:tr w:rsidR="007271D3" w:rsidRPr="007271D3" w14:paraId="32284AB4" w14:textId="77777777" w:rsidTr="007271D3">
        <w:trPr>
          <w:trHeight w:val="29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hideMark/>
          </w:tcPr>
          <w:p w14:paraId="2A33265C"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01</w:t>
            </w:r>
          </w:p>
        </w:tc>
        <w:tc>
          <w:tcPr>
            <w:tcW w:w="2160" w:type="dxa"/>
            <w:tcBorders>
              <w:top w:val="single" w:sz="4" w:space="0" w:color="auto"/>
              <w:left w:val="nil"/>
              <w:bottom w:val="single" w:sz="4" w:space="0" w:color="auto"/>
              <w:right w:val="single" w:sz="4" w:space="0" w:color="000000"/>
            </w:tcBorders>
            <w:shd w:val="clear" w:color="auto" w:fill="auto"/>
            <w:hideMark/>
          </w:tcPr>
          <w:p w14:paraId="07536BA5"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02</w:t>
            </w:r>
          </w:p>
        </w:tc>
        <w:tc>
          <w:tcPr>
            <w:tcW w:w="2250" w:type="dxa"/>
            <w:tcBorders>
              <w:top w:val="single" w:sz="4" w:space="0" w:color="auto"/>
              <w:left w:val="nil"/>
              <w:bottom w:val="single" w:sz="4" w:space="0" w:color="auto"/>
              <w:right w:val="single" w:sz="4" w:space="0" w:color="000000"/>
            </w:tcBorders>
            <w:shd w:val="clear" w:color="auto" w:fill="auto"/>
            <w:hideMark/>
          </w:tcPr>
          <w:p w14:paraId="265552B7"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03</w:t>
            </w:r>
          </w:p>
        </w:tc>
        <w:tc>
          <w:tcPr>
            <w:tcW w:w="8190" w:type="dxa"/>
            <w:gridSpan w:val="3"/>
            <w:tcBorders>
              <w:top w:val="single" w:sz="4" w:space="0" w:color="auto"/>
              <w:left w:val="nil"/>
              <w:bottom w:val="single" w:sz="4" w:space="0" w:color="auto"/>
              <w:right w:val="single" w:sz="4" w:space="0" w:color="auto"/>
            </w:tcBorders>
            <w:shd w:val="clear" w:color="auto" w:fill="auto"/>
            <w:hideMark/>
          </w:tcPr>
          <w:p w14:paraId="3252EBAE"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04</w:t>
            </w:r>
          </w:p>
        </w:tc>
      </w:tr>
      <w:tr w:rsidR="007271D3" w:rsidRPr="007271D3" w14:paraId="4B2934B9" w14:textId="77777777" w:rsidTr="007271D3">
        <w:trPr>
          <w:trHeight w:val="30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hideMark/>
          </w:tcPr>
          <w:p w14:paraId="4EC6A2B9"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System Name</w:t>
            </w:r>
          </w:p>
        </w:tc>
        <w:tc>
          <w:tcPr>
            <w:tcW w:w="2160" w:type="dxa"/>
            <w:tcBorders>
              <w:top w:val="single" w:sz="4" w:space="0" w:color="auto"/>
              <w:left w:val="nil"/>
              <w:bottom w:val="single" w:sz="4" w:space="0" w:color="auto"/>
              <w:right w:val="single" w:sz="4" w:space="0" w:color="000000"/>
            </w:tcBorders>
            <w:shd w:val="clear" w:color="auto" w:fill="auto"/>
            <w:vAlign w:val="center"/>
            <w:hideMark/>
          </w:tcPr>
          <w:p w14:paraId="355D6A0D" w14:textId="4C7C52B4"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System Design OA CFM Airflow</w:t>
            </w:r>
          </w:p>
        </w:tc>
        <w:tc>
          <w:tcPr>
            <w:tcW w:w="2250" w:type="dxa"/>
            <w:tcBorders>
              <w:top w:val="single" w:sz="4" w:space="0" w:color="auto"/>
              <w:left w:val="nil"/>
              <w:bottom w:val="single" w:sz="4" w:space="0" w:color="auto"/>
              <w:right w:val="nil"/>
            </w:tcBorders>
            <w:shd w:val="clear" w:color="auto" w:fill="auto"/>
            <w:hideMark/>
          </w:tcPr>
          <w:p w14:paraId="5BBA3C34"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System Design Transfer Air CFM</w:t>
            </w:r>
          </w:p>
        </w:tc>
        <w:tc>
          <w:tcPr>
            <w:tcW w:w="8190" w:type="dxa"/>
            <w:gridSpan w:val="3"/>
            <w:tcBorders>
              <w:top w:val="single" w:sz="4" w:space="0" w:color="auto"/>
              <w:left w:val="single" w:sz="4" w:space="0" w:color="auto"/>
              <w:bottom w:val="single" w:sz="4" w:space="0" w:color="auto"/>
              <w:right w:val="single" w:sz="4" w:space="0" w:color="auto"/>
            </w:tcBorders>
            <w:shd w:val="clear" w:color="auto" w:fill="auto"/>
            <w:hideMark/>
          </w:tcPr>
          <w:p w14:paraId="12A47BAC" w14:textId="025DF511"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Air Filtration</w:t>
            </w:r>
          </w:p>
        </w:tc>
      </w:tr>
      <w:tr w:rsidR="007271D3" w:rsidRPr="007271D3" w14:paraId="6076910E" w14:textId="77777777" w:rsidTr="007271D3">
        <w:trPr>
          <w:trHeight w:val="300"/>
        </w:trPr>
        <w:tc>
          <w:tcPr>
            <w:tcW w:w="1705"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06D882BD"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2160" w:type="dxa"/>
            <w:tcBorders>
              <w:top w:val="single" w:sz="4" w:space="0" w:color="auto"/>
              <w:left w:val="nil"/>
              <w:bottom w:val="single" w:sz="4" w:space="0" w:color="auto"/>
              <w:right w:val="single" w:sz="4" w:space="0" w:color="000000"/>
            </w:tcBorders>
            <w:shd w:val="clear" w:color="auto" w:fill="auto"/>
            <w:vAlign w:val="center"/>
            <w:hideMark/>
          </w:tcPr>
          <w:p w14:paraId="3B1C44DB"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2250" w:type="dxa"/>
            <w:tcBorders>
              <w:top w:val="single" w:sz="4" w:space="0" w:color="auto"/>
              <w:left w:val="nil"/>
              <w:bottom w:val="single" w:sz="4" w:space="0" w:color="auto"/>
              <w:right w:val="single" w:sz="4" w:space="0" w:color="000000"/>
            </w:tcBorders>
            <w:shd w:val="clear" w:color="auto" w:fill="auto"/>
            <w:vAlign w:val="center"/>
            <w:hideMark/>
          </w:tcPr>
          <w:p w14:paraId="468A683D"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8190" w:type="dxa"/>
            <w:gridSpan w:val="3"/>
            <w:tcBorders>
              <w:top w:val="single" w:sz="4" w:space="0" w:color="auto"/>
              <w:left w:val="nil"/>
              <w:bottom w:val="single" w:sz="4" w:space="0" w:color="auto"/>
              <w:right w:val="single" w:sz="4" w:space="0" w:color="000000"/>
            </w:tcBorders>
            <w:shd w:val="clear" w:color="auto" w:fill="auto"/>
            <w:vAlign w:val="center"/>
            <w:hideMark/>
          </w:tcPr>
          <w:p w14:paraId="46CDCE77"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r>
      <w:tr w:rsidR="007271D3" w:rsidRPr="007271D3" w14:paraId="78F42FB2" w14:textId="77777777" w:rsidTr="007271D3">
        <w:trPr>
          <w:trHeight w:val="290"/>
        </w:trPr>
        <w:tc>
          <w:tcPr>
            <w:tcW w:w="1705" w:type="dxa"/>
            <w:gridSpan w:val="2"/>
            <w:vMerge/>
            <w:tcBorders>
              <w:top w:val="single" w:sz="4" w:space="0" w:color="auto"/>
              <w:left w:val="single" w:sz="4" w:space="0" w:color="auto"/>
              <w:bottom w:val="single" w:sz="4" w:space="0" w:color="000000"/>
              <w:right w:val="single" w:sz="4" w:space="0" w:color="000000"/>
            </w:tcBorders>
            <w:vAlign w:val="center"/>
            <w:hideMark/>
          </w:tcPr>
          <w:p w14:paraId="3FA7C085" w14:textId="77777777" w:rsidR="007271D3" w:rsidRPr="007271D3" w:rsidRDefault="007271D3" w:rsidP="007271D3">
            <w:pPr>
              <w:spacing w:after="0" w:line="240" w:lineRule="auto"/>
              <w:rPr>
                <w:rFonts w:ascii="Calibri" w:eastAsia="Times New Roman" w:hAnsi="Calibri" w:cs="Calibri"/>
                <w:color w:val="000000"/>
                <w:sz w:val="18"/>
                <w:szCs w:val="18"/>
              </w:rPr>
            </w:pPr>
          </w:p>
        </w:tc>
        <w:tc>
          <w:tcPr>
            <w:tcW w:w="2160" w:type="dxa"/>
            <w:tcBorders>
              <w:top w:val="single" w:sz="4" w:space="0" w:color="auto"/>
              <w:left w:val="nil"/>
              <w:bottom w:val="single" w:sz="4" w:space="0" w:color="auto"/>
              <w:right w:val="single" w:sz="4" w:space="0" w:color="000000"/>
            </w:tcBorders>
            <w:shd w:val="clear" w:color="auto" w:fill="auto"/>
            <w:noWrap/>
            <w:vAlign w:val="bottom"/>
            <w:hideMark/>
          </w:tcPr>
          <w:p w14:paraId="21918084"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2250" w:type="dxa"/>
            <w:tcBorders>
              <w:top w:val="single" w:sz="4" w:space="0" w:color="auto"/>
              <w:left w:val="nil"/>
              <w:bottom w:val="single" w:sz="4" w:space="0" w:color="auto"/>
              <w:right w:val="single" w:sz="4" w:space="0" w:color="000000"/>
            </w:tcBorders>
            <w:shd w:val="clear" w:color="auto" w:fill="auto"/>
            <w:noWrap/>
            <w:vAlign w:val="bottom"/>
            <w:hideMark/>
          </w:tcPr>
          <w:p w14:paraId="65FC0564"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8190"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1067CB70"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r>
      <w:tr w:rsidR="007271D3" w:rsidRPr="007271D3" w14:paraId="17CAEF16" w14:textId="77777777" w:rsidTr="007271D3">
        <w:trPr>
          <w:trHeight w:val="29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hideMark/>
          </w:tcPr>
          <w:p w14:paraId="4AD6BFB7"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05</w:t>
            </w:r>
          </w:p>
        </w:tc>
        <w:tc>
          <w:tcPr>
            <w:tcW w:w="2160" w:type="dxa"/>
            <w:tcBorders>
              <w:top w:val="single" w:sz="4" w:space="0" w:color="auto"/>
              <w:left w:val="nil"/>
              <w:bottom w:val="single" w:sz="4" w:space="0" w:color="auto"/>
              <w:right w:val="single" w:sz="4" w:space="0" w:color="000000"/>
            </w:tcBorders>
            <w:shd w:val="clear" w:color="auto" w:fill="auto"/>
            <w:hideMark/>
          </w:tcPr>
          <w:p w14:paraId="2B85B9A8"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06</w:t>
            </w:r>
          </w:p>
        </w:tc>
        <w:tc>
          <w:tcPr>
            <w:tcW w:w="3600" w:type="dxa"/>
            <w:gridSpan w:val="2"/>
            <w:tcBorders>
              <w:top w:val="single" w:sz="4" w:space="0" w:color="auto"/>
              <w:left w:val="nil"/>
              <w:bottom w:val="single" w:sz="4" w:space="0" w:color="auto"/>
              <w:right w:val="single" w:sz="4" w:space="0" w:color="000000"/>
            </w:tcBorders>
            <w:shd w:val="clear" w:color="auto" w:fill="auto"/>
            <w:hideMark/>
          </w:tcPr>
          <w:p w14:paraId="44302445"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07</w:t>
            </w:r>
          </w:p>
        </w:tc>
        <w:tc>
          <w:tcPr>
            <w:tcW w:w="3870" w:type="dxa"/>
            <w:tcBorders>
              <w:top w:val="single" w:sz="4" w:space="0" w:color="auto"/>
              <w:left w:val="nil"/>
              <w:bottom w:val="single" w:sz="4" w:space="0" w:color="auto"/>
              <w:right w:val="single" w:sz="4" w:space="0" w:color="000000"/>
            </w:tcBorders>
            <w:shd w:val="clear" w:color="auto" w:fill="auto"/>
            <w:hideMark/>
          </w:tcPr>
          <w:p w14:paraId="05EC346D"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08</w:t>
            </w:r>
          </w:p>
        </w:tc>
        <w:tc>
          <w:tcPr>
            <w:tcW w:w="2970" w:type="dxa"/>
            <w:tcBorders>
              <w:top w:val="nil"/>
              <w:left w:val="nil"/>
              <w:bottom w:val="single" w:sz="4" w:space="0" w:color="auto"/>
              <w:right w:val="single" w:sz="4" w:space="0" w:color="auto"/>
            </w:tcBorders>
            <w:shd w:val="clear" w:color="auto" w:fill="auto"/>
            <w:hideMark/>
          </w:tcPr>
          <w:p w14:paraId="51A3E667"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09</w:t>
            </w:r>
          </w:p>
        </w:tc>
      </w:tr>
      <w:tr w:rsidR="007271D3" w:rsidRPr="007271D3" w14:paraId="1E985ED0" w14:textId="77777777" w:rsidTr="007271D3">
        <w:trPr>
          <w:trHeight w:val="48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F42E785"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Space Name</w:t>
            </w:r>
          </w:p>
        </w:tc>
        <w:tc>
          <w:tcPr>
            <w:tcW w:w="2160" w:type="dxa"/>
            <w:tcBorders>
              <w:top w:val="single" w:sz="4" w:space="0" w:color="auto"/>
              <w:left w:val="nil"/>
              <w:bottom w:val="single" w:sz="4" w:space="0" w:color="auto"/>
              <w:right w:val="single" w:sz="4" w:space="0" w:color="000000"/>
            </w:tcBorders>
            <w:shd w:val="clear" w:color="auto" w:fill="auto"/>
            <w:vAlign w:val="center"/>
            <w:hideMark/>
          </w:tcPr>
          <w:p w14:paraId="24B8D2ED"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Exhaust Ventilation</w:t>
            </w:r>
          </w:p>
        </w:tc>
        <w:tc>
          <w:tcPr>
            <w:tcW w:w="3600" w:type="dxa"/>
            <w:gridSpan w:val="2"/>
            <w:tcBorders>
              <w:top w:val="single" w:sz="4" w:space="0" w:color="auto"/>
              <w:left w:val="nil"/>
              <w:bottom w:val="single" w:sz="4" w:space="0" w:color="auto"/>
              <w:right w:val="single" w:sz="4" w:space="0" w:color="000000"/>
            </w:tcBorders>
            <w:shd w:val="clear" w:color="auto" w:fill="auto"/>
            <w:vAlign w:val="center"/>
            <w:hideMark/>
          </w:tcPr>
          <w:p w14:paraId="6180A05E"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Occupant Sensor Controls</w:t>
            </w:r>
          </w:p>
        </w:tc>
        <w:tc>
          <w:tcPr>
            <w:tcW w:w="3870" w:type="dxa"/>
            <w:tcBorders>
              <w:top w:val="single" w:sz="4" w:space="0" w:color="auto"/>
              <w:left w:val="nil"/>
              <w:bottom w:val="single" w:sz="4" w:space="0" w:color="auto"/>
              <w:right w:val="single" w:sz="4" w:space="0" w:color="000000"/>
            </w:tcBorders>
            <w:shd w:val="clear" w:color="auto" w:fill="auto"/>
            <w:vAlign w:val="center"/>
            <w:hideMark/>
          </w:tcPr>
          <w:p w14:paraId="1E9520EC"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Demand Control Ventilation</w:t>
            </w:r>
          </w:p>
        </w:tc>
        <w:tc>
          <w:tcPr>
            <w:tcW w:w="2970" w:type="dxa"/>
            <w:tcBorders>
              <w:top w:val="nil"/>
              <w:left w:val="nil"/>
              <w:bottom w:val="single" w:sz="4" w:space="0" w:color="auto"/>
              <w:right w:val="single" w:sz="4" w:space="0" w:color="auto"/>
            </w:tcBorders>
            <w:shd w:val="clear" w:color="auto" w:fill="auto"/>
            <w:vAlign w:val="center"/>
            <w:hideMark/>
          </w:tcPr>
          <w:p w14:paraId="5A1CD15A"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System Compliance</w:t>
            </w:r>
          </w:p>
        </w:tc>
      </w:tr>
      <w:tr w:rsidR="007271D3" w:rsidRPr="007271D3" w14:paraId="490EDEA7" w14:textId="77777777" w:rsidTr="007271D3">
        <w:trPr>
          <w:trHeight w:val="57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567A015E" w14:textId="77777777" w:rsidR="007271D3" w:rsidRPr="007271D3" w:rsidRDefault="007271D3" w:rsidP="007271D3">
            <w:pPr>
              <w:spacing w:after="0" w:line="240" w:lineRule="auto"/>
              <w:rPr>
                <w:rFonts w:ascii="Calibri" w:eastAsia="Times New Roman" w:hAnsi="Calibri" w:cs="Calibri"/>
                <w:color w:val="000000"/>
                <w:sz w:val="18"/>
                <w:szCs w:val="18"/>
              </w:rPr>
            </w:pPr>
            <w:r w:rsidRPr="007271D3">
              <w:rPr>
                <w:rFonts w:ascii="Calibri" w:eastAsia="Times New Roman" w:hAnsi="Calibri" w:cs="Calibri"/>
                <w:color w:val="000000"/>
                <w:sz w:val="18"/>
                <w:szCs w:val="18"/>
              </w:rPr>
              <w:t>Per C of C</w:t>
            </w:r>
          </w:p>
        </w:tc>
        <w:tc>
          <w:tcPr>
            <w:tcW w:w="630" w:type="dxa"/>
            <w:vMerge w:val="restart"/>
            <w:tcBorders>
              <w:top w:val="nil"/>
              <w:left w:val="single" w:sz="4" w:space="0" w:color="auto"/>
              <w:bottom w:val="single" w:sz="4" w:space="0" w:color="auto"/>
              <w:right w:val="single" w:sz="4" w:space="0" w:color="auto"/>
            </w:tcBorders>
            <w:shd w:val="clear" w:color="auto" w:fill="auto"/>
            <w:vAlign w:val="center"/>
            <w:hideMark/>
          </w:tcPr>
          <w:p w14:paraId="219348A5"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2160" w:type="dxa"/>
            <w:tcBorders>
              <w:top w:val="single" w:sz="4" w:space="0" w:color="auto"/>
              <w:left w:val="nil"/>
              <w:bottom w:val="single" w:sz="4" w:space="0" w:color="auto"/>
              <w:right w:val="single" w:sz="4" w:space="0" w:color="000000"/>
            </w:tcBorders>
            <w:shd w:val="clear" w:color="auto" w:fill="auto"/>
            <w:vAlign w:val="center"/>
            <w:hideMark/>
          </w:tcPr>
          <w:p w14:paraId="2A569F16"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3600" w:type="dxa"/>
            <w:gridSpan w:val="2"/>
            <w:tcBorders>
              <w:top w:val="single" w:sz="4" w:space="0" w:color="auto"/>
              <w:left w:val="nil"/>
              <w:bottom w:val="single" w:sz="4" w:space="0" w:color="auto"/>
              <w:right w:val="single" w:sz="4" w:space="0" w:color="000000"/>
            </w:tcBorders>
            <w:shd w:val="clear" w:color="auto" w:fill="auto"/>
            <w:vAlign w:val="center"/>
            <w:hideMark/>
          </w:tcPr>
          <w:p w14:paraId="5821CADC" w14:textId="77777777" w:rsidR="007271D3" w:rsidRPr="007271D3" w:rsidRDefault="007271D3" w:rsidP="007271D3">
            <w:pPr>
              <w:spacing w:after="0" w:line="240" w:lineRule="auto"/>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3870" w:type="dxa"/>
            <w:tcBorders>
              <w:top w:val="single" w:sz="4" w:space="0" w:color="auto"/>
              <w:left w:val="nil"/>
              <w:bottom w:val="single" w:sz="4" w:space="0" w:color="auto"/>
              <w:right w:val="single" w:sz="4" w:space="0" w:color="000000"/>
            </w:tcBorders>
            <w:shd w:val="clear" w:color="auto" w:fill="auto"/>
            <w:vAlign w:val="center"/>
            <w:hideMark/>
          </w:tcPr>
          <w:p w14:paraId="237038C8"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2970" w:type="dxa"/>
            <w:vMerge w:val="restart"/>
            <w:tcBorders>
              <w:top w:val="nil"/>
              <w:left w:val="single" w:sz="4" w:space="0" w:color="auto"/>
              <w:bottom w:val="single" w:sz="4" w:space="0" w:color="auto"/>
              <w:right w:val="single" w:sz="4" w:space="0" w:color="auto"/>
            </w:tcBorders>
            <w:shd w:val="clear" w:color="auto" w:fill="auto"/>
            <w:vAlign w:val="center"/>
            <w:hideMark/>
          </w:tcPr>
          <w:p w14:paraId="233F28D9"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r>
      <w:tr w:rsidR="007271D3" w:rsidRPr="007271D3" w14:paraId="73CAE6BE" w14:textId="77777777" w:rsidTr="007271D3">
        <w:trPr>
          <w:trHeight w:val="30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5A8093FE" w14:textId="77777777" w:rsidR="007271D3" w:rsidRPr="007271D3" w:rsidRDefault="007271D3" w:rsidP="007271D3">
            <w:pPr>
              <w:spacing w:after="0" w:line="240" w:lineRule="auto"/>
              <w:rPr>
                <w:rFonts w:ascii="Calibri" w:eastAsia="Times New Roman" w:hAnsi="Calibri" w:cs="Calibri"/>
                <w:color w:val="000000"/>
                <w:sz w:val="18"/>
                <w:szCs w:val="18"/>
              </w:rPr>
            </w:pPr>
            <w:r w:rsidRPr="007271D3">
              <w:rPr>
                <w:rFonts w:ascii="Calibri" w:eastAsia="Times New Roman" w:hAnsi="Calibri" w:cs="Calibri"/>
                <w:color w:val="000000"/>
                <w:sz w:val="18"/>
                <w:szCs w:val="18"/>
              </w:rPr>
              <w:t>As-built Conditions</w:t>
            </w:r>
          </w:p>
        </w:tc>
        <w:tc>
          <w:tcPr>
            <w:tcW w:w="630" w:type="dxa"/>
            <w:vMerge/>
            <w:tcBorders>
              <w:top w:val="nil"/>
              <w:left w:val="single" w:sz="4" w:space="0" w:color="auto"/>
              <w:bottom w:val="single" w:sz="4" w:space="0" w:color="auto"/>
              <w:right w:val="single" w:sz="4" w:space="0" w:color="auto"/>
            </w:tcBorders>
            <w:vAlign w:val="center"/>
            <w:hideMark/>
          </w:tcPr>
          <w:p w14:paraId="11BA639F" w14:textId="77777777" w:rsidR="007271D3" w:rsidRPr="007271D3" w:rsidRDefault="007271D3" w:rsidP="007271D3">
            <w:pPr>
              <w:spacing w:after="0" w:line="240" w:lineRule="auto"/>
              <w:rPr>
                <w:rFonts w:ascii="Calibri" w:eastAsia="Times New Roman" w:hAnsi="Calibri" w:cs="Calibri"/>
                <w:color w:val="000000"/>
                <w:sz w:val="18"/>
                <w:szCs w:val="18"/>
              </w:rPr>
            </w:pPr>
          </w:p>
        </w:tc>
        <w:tc>
          <w:tcPr>
            <w:tcW w:w="2160" w:type="dxa"/>
            <w:tcBorders>
              <w:top w:val="single" w:sz="4" w:space="0" w:color="auto"/>
              <w:left w:val="nil"/>
              <w:bottom w:val="single" w:sz="4" w:space="0" w:color="auto"/>
              <w:right w:val="single" w:sz="4" w:space="0" w:color="000000"/>
            </w:tcBorders>
            <w:shd w:val="clear" w:color="auto" w:fill="auto"/>
            <w:noWrap/>
            <w:vAlign w:val="center"/>
            <w:hideMark/>
          </w:tcPr>
          <w:p w14:paraId="368C9744"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360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4A93D0A3"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3870" w:type="dxa"/>
            <w:tcBorders>
              <w:top w:val="single" w:sz="4" w:space="0" w:color="auto"/>
              <w:left w:val="nil"/>
              <w:bottom w:val="single" w:sz="4" w:space="0" w:color="auto"/>
              <w:right w:val="single" w:sz="4" w:space="0" w:color="000000"/>
            </w:tcBorders>
            <w:shd w:val="clear" w:color="auto" w:fill="auto"/>
            <w:noWrap/>
            <w:vAlign w:val="center"/>
            <w:hideMark/>
          </w:tcPr>
          <w:p w14:paraId="23B7DB40"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2970" w:type="dxa"/>
            <w:vMerge/>
            <w:tcBorders>
              <w:top w:val="nil"/>
              <w:left w:val="single" w:sz="4" w:space="0" w:color="auto"/>
              <w:bottom w:val="single" w:sz="4" w:space="0" w:color="auto"/>
              <w:right w:val="single" w:sz="4" w:space="0" w:color="auto"/>
            </w:tcBorders>
            <w:vAlign w:val="center"/>
            <w:hideMark/>
          </w:tcPr>
          <w:p w14:paraId="5F62FE84" w14:textId="77777777" w:rsidR="007271D3" w:rsidRPr="007271D3" w:rsidRDefault="007271D3" w:rsidP="007271D3">
            <w:pPr>
              <w:spacing w:after="0" w:line="240" w:lineRule="auto"/>
              <w:rPr>
                <w:rFonts w:ascii="Arial" w:eastAsia="Times New Roman" w:hAnsi="Arial" w:cs="Arial"/>
              </w:rPr>
            </w:pPr>
          </w:p>
        </w:tc>
      </w:tr>
    </w:tbl>
    <w:p w14:paraId="7D58B35D" w14:textId="1DBFF904" w:rsidR="007271D3" w:rsidRDefault="007271D3" w:rsidP="00C368D1">
      <w:pPr>
        <w:rPr>
          <w:rFonts w:cstheme="minorHAnsi"/>
          <w:b/>
          <w:bCs/>
          <w:sz w:val="20"/>
          <w:szCs w:val="20"/>
        </w:rPr>
      </w:pPr>
    </w:p>
    <w:tbl>
      <w:tblPr>
        <w:tblW w:w="14305" w:type="dxa"/>
        <w:tblLook w:val="04A0" w:firstRow="1" w:lastRow="0" w:firstColumn="1" w:lastColumn="0" w:noHBand="0" w:noVBand="1"/>
      </w:tblPr>
      <w:tblGrid>
        <w:gridCol w:w="1075"/>
        <w:gridCol w:w="644"/>
        <w:gridCol w:w="1516"/>
        <w:gridCol w:w="1440"/>
        <w:gridCol w:w="1350"/>
        <w:gridCol w:w="2070"/>
        <w:gridCol w:w="2790"/>
        <w:gridCol w:w="3420"/>
      </w:tblGrid>
      <w:tr w:rsidR="007271D3" w:rsidRPr="007271D3" w14:paraId="01868375" w14:textId="77777777" w:rsidTr="007271D3">
        <w:trPr>
          <w:trHeight w:val="373"/>
        </w:trPr>
        <w:tc>
          <w:tcPr>
            <w:tcW w:w="14305" w:type="dxa"/>
            <w:gridSpan w:val="8"/>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487393" w14:textId="77A7815B" w:rsidR="007271D3" w:rsidRPr="007271D3" w:rsidRDefault="007271D3" w:rsidP="007271D3">
            <w:pPr>
              <w:spacing w:after="0" w:line="240" w:lineRule="auto"/>
              <w:rPr>
                <w:rFonts w:ascii="Arial" w:eastAsia="Times New Roman" w:hAnsi="Arial" w:cs="Arial"/>
                <w:b/>
                <w:bCs/>
              </w:rPr>
            </w:pPr>
            <w:r w:rsidRPr="007271D3">
              <w:rPr>
                <w:rFonts w:eastAsia="Times New Roman" w:cstheme="minorHAnsi"/>
                <w:b/>
                <w:bCs/>
                <w:color w:val="000000"/>
                <w:sz w:val="20"/>
                <w:szCs w:val="20"/>
              </w:rPr>
              <w:t>Multifamily Dwelling Unit Ventilation Systems</w:t>
            </w:r>
          </w:p>
        </w:tc>
      </w:tr>
      <w:tr w:rsidR="007271D3" w:rsidRPr="007271D3" w14:paraId="6EBB1AB8" w14:textId="77777777" w:rsidTr="007271D3">
        <w:trPr>
          <w:trHeight w:val="290"/>
        </w:trPr>
        <w:tc>
          <w:tcPr>
            <w:tcW w:w="1719" w:type="dxa"/>
            <w:gridSpan w:val="2"/>
            <w:tcBorders>
              <w:top w:val="single" w:sz="4" w:space="0" w:color="auto"/>
              <w:left w:val="single" w:sz="4" w:space="0" w:color="auto"/>
              <w:bottom w:val="single" w:sz="4" w:space="0" w:color="auto"/>
              <w:right w:val="single" w:sz="4" w:space="0" w:color="auto"/>
            </w:tcBorders>
            <w:shd w:val="clear" w:color="auto" w:fill="auto"/>
            <w:hideMark/>
          </w:tcPr>
          <w:p w14:paraId="206DC3B2"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01</w:t>
            </w:r>
          </w:p>
        </w:tc>
        <w:tc>
          <w:tcPr>
            <w:tcW w:w="1516" w:type="dxa"/>
            <w:tcBorders>
              <w:top w:val="single" w:sz="4" w:space="0" w:color="auto"/>
              <w:left w:val="nil"/>
              <w:bottom w:val="single" w:sz="4" w:space="0" w:color="auto"/>
              <w:right w:val="single" w:sz="4" w:space="0" w:color="000000"/>
            </w:tcBorders>
            <w:shd w:val="clear" w:color="auto" w:fill="auto"/>
            <w:hideMark/>
          </w:tcPr>
          <w:p w14:paraId="2DF9533E"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02</w:t>
            </w:r>
          </w:p>
        </w:tc>
        <w:tc>
          <w:tcPr>
            <w:tcW w:w="1440" w:type="dxa"/>
            <w:tcBorders>
              <w:top w:val="single" w:sz="4" w:space="0" w:color="auto"/>
              <w:left w:val="nil"/>
              <w:bottom w:val="single" w:sz="4" w:space="0" w:color="auto"/>
              <w:right w:val="single" w:sz="4" w:space="0" w:color="000000"/>
            </w:tcBorders>
            <w:shd w:val="clear" w:color="auto" w:fill="auto"/>
            <w:hideMark/>
          </w:tcPr>
          <w:p w14:paraId="50FB2CC1"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03</w:t>
            </w:r>
          </w:p>
        </w:tc>
        <w:tc>
          <w:tcPr>
            <w:tcW w:w="1350" w:type="dxa"/>
            <w:tcBorders>
              <w:top w:val="nil"/>
              <w:left w:val="nil"/>
              <w:bottom w:val="single" w:sz="4" w:space="0" w:color="auto"/>
              <w:right w:val="single" w:sz="4" w:space="0" w:color="auto"/>
            </w:tcBorders>
            <w:shd w:val="clear" w:color="auto" w:fill="auto"/>
            <w:hideMark/>
          </w:tcPr>
          <w:p w14:paraId="4EF0C549"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04</w:t>
            </w:r>
          </w:p>
        </w:tc>
        <w:tc>
          <w:tcPr>
            <w:tcW w:w="2070" w:type="dxa"/>
            <w:tcBorders>
              <w:top w:val="nil"/>
              <w:left w:val="nil"/>
              <w:bottom w:val="single" w:sz="4" w:space="0" w:color="auto"/>
              <w:right w:val="single" w:sz="4" w:space="0" w:color="auto"/>
            </w:tcBorders>
            <w:shd w:val="clear" w:color="auto" w:fill="auto"/>
            <w:hideMark/>
          </w:tcPr>
          <w:p w14:paraId="05CD6986"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05</w:t>
            </w:r>
          </w:p>
        </w:tc>
        <w:tc>
          <w:tcPr>
            <w:tcW w:w="2790" w:type="dxa"/>
            <w:tcBorders>
              <w:top w:val="nil"/>
              <w:left w:val="nil"/>
              <w:bottom w:val="single" w:sz="4" w:space="0" w:color="auto"/>
              <w:right w:val="single" w:sz="4" w:space="0" w:color="auto"/>
            </w:tcBorders>
            <w:shd w:val="clear" w:color="auto" w:fill="auto"/>
            <w:hideMark/>
          </w:tcPr>
          <w:p w14:paraId="3455F1A7"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06</w:t>
            </w:r>
          </w:p>
        </w:tc>
        <w:tc>
          <w:tcPr>
            <w:tcW w:w="3420" w:type="dxa"/>
            <w:tcBorders>
              <w:top w:val="single" w:sz="4" w:space="0" w:color="auto"/>
              <w:left w:val="nil"/>
              <w:bottom w:val="single" w:sz="4" w:space="0" w:color="auto"/>
              <w:right w:val="single" w:sz="4" w:space="0" w:color="auto"/>
            </w:tcBorders>
            <w:shd w:val="clear" w:color="auto" w:fill="auto"/>
            <w:hideMark/>
          </w:tcPr>
          <w:p w14:paraId="60246171"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07</w:t>
            </w:r>
          </w:p>
        </w:tc>
      </w:tr>
      <w:tr w:rsidR="007271D3" w:rsidRPr="007271D3" w14:paraId="0909135A" w14:textId="77777777" w:rsidTr="007271D3">
        <w:trPr>
          <w:trHeight w:val="523"/>
        </w:trPr>
        <w:tc>
          <w:tcPr>
            <w:tcW w:w="171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AFCE98D"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Space Name</w:t>
            </w:r>
          </w:p>
        </w:tc>
        <w:tc>
          <w:tcPr>
            <w:tcW w:w="1516" w:type="dxa"/>
            <w:tcBorders>
              <w:top w:val="single" w:sz="4" w:space="0" w:color="auto"/>
              <w:left w:val="nil"/>
              <w:bottom w:val="single" w:sz="4" w:space="0" w:color="auto"/>
              <w:right w:val="single" w:sz="4" w:space="0" w:color="000000"/>
            </w:tcBorders>
            <w:shd w:val="clear" w:color="auto" w:fill="auto"/>
            <w:vAlign w:val="center"/>
            <w:hideMark/>
          </w:tcPr>
          <w:p w14:paraId="73987E7E" w14:textId="4BB8ECD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Outside Air</w:t>
            </w:r>
            <w:r w:rsidRPr="007271D3">
              <w:rPr>
                <w:rFonts w:ascii="Calibri" w:eastAsia="Times New Roman" w:hAnsi="Calibri" w:cs="Calibri"/>
                <w:color w:val="000000"/>
                <w:sz w:val="18"/>
                <w:szCs w:val="18"/>
              </w:rPr>
              <w:br/>
              <w:t>CFM</w:t>
            </w:r>
          </w:p>
        </w:tc>
        <w:tc>
          <w:tcPr>
            <w:tcW w:w="1440" w:type="dxa"/>
            <w:tcBorders>
              <w:top w:val="single" w:sz="4" w:space="0" w:color="auto"/>
              <w:left w:val="nil"/>
              <w:bottom w:val="single" w:sz="4" w:space="0" w:color="auto"/>
              <w:right w:val="single" w:sz="4" w:space="0" w:color="000000"/>
            </w:tcBorders>
            <w:shd w:val="clear" w:color="auto" w:fill="auto"/>
            <w:vAlign w:val="center"/>
            <w:hideMark/>
          </w:tcPr>
          <w:p w14:paraId="3C39916C"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Supply Air</w:t>
            </w:r>
            <w:r w:rsidRPr="007271D3">
              <w:rPr>
                <w:rFonts w:ascii="Calibri" w:eastAsia="Times New Roman" w:hAnsi="Calibri" w:cs="Calibri"/>
                <w:color w:val="000000"/>
                <w:sz w:val="18"/>
                <w:szCs w:val="18"/>
              </w:rPr>
              <w:br/>
              <w:t>CFM</w:t>
            </w:r>
          </w:p>
        </w:tc>
        <w:tc>
          <w:tcPr>
            <w:tcW w:w="1350" w:type="dxa"/>
            <w:tcBorders>
              <w:top w:val="nil"/>
              <w:left w:val="nil"/>
              <w:bottom w:val="single" w:sz="4" w:space="0" w:color="auto"/>
              <w:right w:val="single" w:sz="4" w:space="0" w:color="auto"/>
            </w:tcBorders>
            <w:shd w:val="clear" w:color="auto" w:fill="auto"/>
            <w:vAlign w:val="center"/>
            <w:hideMark/>
          </w:tcPr>
          <w:p w14:paraId="078CBA93"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Exhaust</w:t>
            </w:r>
            <w:r w:rsidRPr="007271D3">
              <w:rPr>
                <w:rFonts w:ascii="Calibri" w:eastAsia="Times New Roman" w:hAnsi="Calibri" w:cs="Calibri"/>
                <w:color w:val="000000"/>
                <w:sz w:val="18"/>
                <w:szCs w:val="18"/>
              </w:rPr>
              <w:br/>
              <w:t>CFM</w:t>
            </w:r>
          </w:p>
        </w:tc>
        <w:tc>
          <w:tcPr>
            <w:tcW w:w="2070" w:type="dxa"/>
            <w:tcBorders>
              <w:top w:val="nil"/>
              <w:left w:val="nil"/>
              <w:bottom w:val="single" w:sz="4" w:space="0" w:color="auto"/>
              <w:right w:val="single" w:sz="4" w:space="0" w:color="auto"/>
            </w:tcBorders>
            <w:shd w:val="clear" w:color="auto" w:fill="auto"/>
            <w:vAlign w:val="center"/>
            <w:hideMark/>
          </w:tcPr>
          <w:p w14:paraId="3CDE40D1"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Local Exhaust</w:t>
            </w:r>
          </w:p>
        </w:tc>
        <w:tc>
          <w:tcPr>
            <w:tcW w:w="2790" w:type="dxa"/>
            <w:tcBorders>
              <w:top w:val="nil"/>
              <w:left w:val="nil"/>
              <w:bottom w:val="single" w:sz="4" w:space="0" w:color="auto"/>
              <w:right w:val="single" w:sz="4" w:space="0" w:color="auto"/>
            </w:tcBorders>
            <w:shd w:val="clear" w:color="auto" w:fill="auto"/>
            <w:vAlign w:val="center"/>
            <w:hideMark/>
          </w:tcPr>
          <w:p w14:paraId="35695A3C" w14:textId="100A1D65"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Air Filtration</w:t>
            </w:r>
          </w:p>
        </w:tc>
        <w:tc>
          <w:tcPr>
            <w:tcW w:w="3420" w:type="dxa"/>
            <w:tcBorders>
              <w:top w:val="single" w:sz="4" w:space="0" w:color="auto"/>
              <w:left w:val="nil"/>
              <w:bottom w:val="single" w:sz="4" w:space="0" w:color="auto"/>
              <w:right w:val="single" w:sz="4" w:space="0" w:color="auto"/>
            </w:tcBorders>
            <w:shd w:val="clear" w:color="auto" w:fill="auto"/>
            <w:vAlign w:val="center"/>
            <w:hideMark/>
          </w:tcPr>
          <w:p w14:paraId="25B76E24"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Space Compliance</w:t>
            </w:r>
          </w:p>
        </w:tc>
      </w:tr>
      <w:tr w:rsidR="007271D3" w:rsidRPr="007271D3" w14:paraId="06024855" w14:textId="77777777" w:rsidTr="007271D3">
        <w:trPr>
          <w:trHeight w:val="42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3C3826FB" w14:textId="77777777" w:rsidR="007271D3" w:rsidRPr="007271D3" w:rsidRDefault="007271D3" w:rsidP="007271D3">
            <w:pPr>
              <w:spacing w:after="0" w:line="240" w:lineRule="auto"/>
              <w:rPr>
                <w:rFonts w:ascii="Calibri" w:eastAsia="Times New Roman" w:hAnsi="Calibri" w:cs="Calibri"/>
                <w:color w:val="000000"/>
                <w:sz w:val="18"/>
                <w:szCs w:val="18"/>
              </w:rPr>
            </w:pPr>
            <w:r w:rsidRPr="007271D3">
              <w:rPr>
                <w:rFonts w:ascii="Calibri" w:eastAsia="Times New Roman" w:hAnsi="Calibri" w:cs="Calibri"/>
                <w:color w:val="000000"/>
                <w:sz w:val="18"/>
                <w:szCs w:val="18"/>
              </w:rPr>
              <w:t>Per C of C</w:t>
            </w:r>
          </w:p>
        </w:tc>
        <w:tc>
          <w:tcPr>
            <w:tcW w:w="644" w:type="dxa"/>
            <w:vMerge w:val="restart"/>
            <w:tcBorders>
              <w:top w:val="nil"/>
              <w:left w:val="single" w:sz="4" w:space="0" w:color="auto"/>
              <w:bottom w:val="single" w:sz="4" w:space="0" w:color="auto"/>
              <w:right w:val="single" w:sz="4" w:space="0" w:color="auto"/>
            </w:tcBorders>
            <w:shd w:val="clear" w:color="auto" w:fill="auto"/>
            <w:vAlign w:val="center"/>
            <w:hideMark/>
          </w:tcPr>
          <w:p w14:paraId="513C495E"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516" w:type="dxa"/>
            <w:tcBorders>
              <w:top w:val="single" w:sz="4" w:space="0" w:color="auto"/>
              <w:left w:val="nil"/>
              <w:bottom w:val="single" w:sz="4" w:space="0" w:color="auto"/>
              <w:right w:val="single" w:sz="4" w:space="0" w:color="000000"/>
            </w:tcBorders>
            <w:shd w:val="clear" w:color="auto" w:fill="auto"/>
            <w:vAlign w:val="center"/>
            <w:hideMark/>
          </w:tcPr>
          <w:p w14:paraId="10D7815B"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440" w:type="dxa"/>
            <w:tcBorders>
              <w:top w:val="single" w:sz="4" w:space="0" w:color="auto"/>
              <w:left w:val="nil"/>
              <w:bottom w:val="single" w:sz="4" w:space="0" w:color="auto"/>
              <w:right w:val="single" w:sz="4" w:space="0" w:color="000000"/>
            </w:tcBorders>
            <w:shd w:val="clear" w:color="auto" w:fill="auto"/>
            <w:vAlign w:val="center"/>
            <w:hideMark/>
          </w:tcPr>
          <w:p w14:paraId="368A2A3E"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350" w:type="dxa"/>
            <w:tcBorders>
              <w:top w:val="nil"/>
              <w:left w:val="nil"/>
              <w:bottom w:val="single" w:sz="4" w:space="0" w:color="auto"/>
              <w:right w:val="single" w:sz="4" w:space="0" w:color="auto"/>
            </w:tcBorders>
            <w:shd w:val="clear" w:color="auto" w:fill="auto"/>
            <w:vAlign w:val="center"/>
            <w:hideMark/>
          </w:tcPr>
          <w:p w14:paraId="6D83707A"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2070" w:type="dxa"/>
            <w:tcBorders>
              <w:top w:val="nil"/>
              <w:left w:val="nil"/>
              <w:bottom w:val="single" w:sz="4" w:space="0" w:color="auto"/>
              <w:right w:val="single" w:sz="4" w:space="0" w:color="auto"/>
            </w:tcBorders>
            <w:shd w:val="clear" w:color="auto" w:fill="auto"/>
            <w:vAlign w:val="center"/>
            <w:hideMark/>
          </w:tcPr>
          <w:p w14:paraId="667EDDFF"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2790" w:type="dxa"/>
            <w:tcBorders>
              <w:top w:val="nil"/>
              <w:left w:val="nil"/>
              <w:bottom w:val="single" w:sz="4" w:space="0" w:color="auto"/>
              <w:right w:val="single" w:sz="4" w:space="0" w:color="auto"/>
            </w:tcBorders>
            <w:shd w:val="clear" w:color="auto" w:fill="auto"/>
            <w:vAlign w:val="center"/>
            <w:hideMark/>
          </w:tcPr>
          <w:p w14:paraId="2C176C36"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34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99F0EAA"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r>
      <w:tr w:rsidR="007271D3" w:rsidRPr="007271D3" w14:paraId="281B194D" w14:textId="77777777" w:rsidTr="007271D3">
        <w:trPr>
          <w:trHeight w:val="433"/>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209D9DAD" w14:textId="77777777" w:rsidR="007271D3" w:rsidRPr="007271D3" w:rsidRDefault="007271D3" w:rsidP="007271D3">
            <w:pPr>
              <w:spacing w:after="0" w:line="240" w:lineRule="auto"/>
              <w:rPr>
                <w:rFonts w:ascii="Calibri" w:eastAsia="Times New Roman" w:hAnsi="Calibri" w:cs="Calibri"/>
                <w:color w:val="000000"/>
                <w:sz w:val="18"/>
                <w:szCs w:val="18"/>
              </w:rPr>
            </w:pPr>
            <w:r w:rsidRPr="007271D3">
              <w:rPr>
                <w:rFonts w:ascii="Calibri" w:eastAsia="Times New Roman" w:hAnsi="Calibri" w:cs="Calibri"/>
                <w:color w:val="000000"/>
                <w:sz w:val="18"/>
                <w:szCs w:val="18"/>
              </w:rPr>
              <w:t>As-built Conditions</w:t>
            </w:r>
          </w:p>
        </w:tc>
        <w:tc>
          <w:tcPr>
            <w:tcW w:w="644" w:type="dxa"/>
            <w:vMerge/>
            <w:tcBorders>
              <w:top w:val="nil"/>
              <w:left w:val="single" w:sz="4" w:space="0" w:color="auto"/>
              <w:bottom w:val="single" w:sz="4" w:space="0" w:color="auto"/>
              <w:right w:val="single" w:sz="4" w:space="0" w:color="auto"/>
            </w:tcBorders>
            <w:vAlign w:val="center"/>
            <w:hideMark/>
          </w:tcPr>
          <w:p w14:paraId="59B6C38C" w14:textId="77777777" w:rsidR="007271D3" w:rsidRPr="007271D3" w:rsidRDefault="007271D3" w:rsidP="007271D3">
            <w:pPr>
              <w:spacing w:after="0" w:line="240" w:lineRule="auto"/>
              <w:rPr>
                <w:rFonts w:ascii="Calibri" w:eastAsia="Times New Roman" w:hAnsi="Calibri" w:cs="Calibri"/>
                <w:color w:val="000000"/>
                <w:sz w:val="18"/>
                <w:szCs w:val="18"/>
              </w:rPr>
            </w:pPr>
          </w:p>
        </w:tc>
        <w:tc>
          <w:tcPr>
            <w:tcW w:w="1516" w:type="dxa"/>
            <w:tcBorders>
              <w:top w:val="single" w:sz="4" w:space="0" w:color="auto"/>
              <w:left w:val="nil"/>
              <w:bottom w:val="single" w:sz="4" w:space="0" w:color="auto"/>
              <w:right w:val="single" w:sz="4" w:space="0" w:color="000000"/>
            </w:tcBorders>
            <w:shd w:val="clear" w:color="auto" w:fill="auto"/>
            <w:noWrap/>
            <w:vAlign w:val="center"/>
            <w:hideMark/>
          </w:tcPr>
          <w:p w14:paraId="5378B98F"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440" w:type="dxa"/>
            <w:tcBorders>
              <w:top w:val="single" w:sz="4" w:space="0" w:color="auto"/>
              <w:left w:val="nil"/>
              <w:bottom w:val="single" w:sz="4" w:space="0" w:color="auto"/>
              <w:right w:val="single" w:sz="4" w:space="0" w:color="000000"/>
            </w:tcBorders>
            <w:shd w:val="clear" w:color="auto" w:fill="auto"/>
            <w:noWrap/>
            <w:vAlign w:val="center"/>
            <w:hideMark/>
          </w:tcPr>
          <w:p w14:paraId="59738BC6"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350" w:type="dxa"/>
            <w:tcBorders>
              <w:top w:val="nil"/>
              <w:left w:val="nil"/>
              <w:bottom w:val="single" w:sz="4" w:space="0" w:color="auto"/>
              <w:right w:val="single" w:sz="4" w:space="0" w:color="auto"/>
            </w:tcBorders>
            <w:shd w:val="clear" w:color="auto" w:fill="auto"/>
            <w:noWrap/>
            <w:vAlign w:val="center"/>
            <w:hideMark/>
          </w:tcPr>
          <w:p w14:paraId="40C60931"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2070" w:type="dxa"/>
            <w:tcBorders>
              <w:top w:val="nil"/>
              <w:left w:val="nil"/>
              <w:bottom w:val="single" w:sz="4" w:space="0" w:color="auto"/>
              <w:right w:val="single" w:sz="4" w:space="0" w:color="auto"/>
            </w:tcBorders>
            <w:shd w:val="clear" w:color="auto" w:fill="auto"/>
            <w:noWrap/>
            <w:vAlign w:val="center"/>
            <w:hideMark/>
          </w:tcPr>
          <w:p w14:paraId="085B639D"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2790" w:type="dxa"/>
            <w:tcBorders>
              <w:top w:val="nil"/>
              <w:left w:val="nil"/>
              <w:bottom w:val="single" w:sz="4" w:space="0" w:color="auto"/>
              <w:right w:val="single" w:sz="4" w:space="0" w:color="auto"/>
            </w:tcBorders>
            <w:shd w:val="clear" w:color="auto" w:fill="auto"/>
            <w:noWrap/>
            <w:vAlign w:val="center"/>
            <w:hideMark/>
          </w:tcPr>
          <w:p w14:paraId="3509241A"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3420" w:type="dxa"/>
            <w:vMerge/>
            <w:tcBorders>
              <w:top w:val="nil"/>
              <w:left w:val="nil"/>
              <w:bottom w:val="single" w:sz="4" w:space="0" w:color="auto"/>
              <w:right w:val="single" w:sz="4" w:space="0" w:color="auto"/>
            </w:tcBorders>
            <w:vAlign w:val="center"/>
            <w:hideMark/>
          </w:tcPr>
          <w:p w14:paraId="3ABAB769" w14:textId="77777777" w:rsidR="007271D3" w:rsidRPr="007271D3" w:rsidRDefault="007271D3" w:rsidP="007271D3">
            <w:pPr>
              <w:spacing w:after="0" w:line="240" w:lineRule="auto"/>
              <w:rPr>
                <w:rFonts w:ascii="Calibri" w:eastAsia="Times New Roman" w:hAnsi="Calibri" w:cs="Calibri"/>
                <w:color w:val="000000"/>
                <w:sz w:val="18"/>
                <w:szCs w:val="18"/>
              </w:rPr>
            </w:pPr>
          </w:p>
        </w:tc>
      </w:tr>
    </w:tbl>
    <w:p w14:paraId="68C0D3D6" w14:textId="60761F65" w:rsidR="007271D3" w:rsidRDefault="007271D3" w:rsidP="00C368D1">
      <w:pPr>
        <w:rPr>
          <w:rFonts w:ascii="Calibri" w:eastAsia="Times New Roman" w:hAnsi="Calibri" w:cs="Calibri"/>
          <w:color w:val="000000"/>
          <w:sz w:val="18"/>
          <w:szCs w:val="18"/>
        </w:rPr>
      </w:pPr>
    </w:p>
    <w:p w14:paraId="2E9F5423" w14:textId="75BB8554" w:rsidR="007271D3" w:rsidRDefault="007271D3" w:rsidP="00C368D1">
      <w:pPr>
        <w:rPr>
          <w:rFonts w:ascii="Calibri" w:eastAsia="Times New Roman" w:hAnsi="Calibri" w:cs="Calibri"/>
          <w:color w:val="000000"/>
          <w:sz w:val="18"/>
          <w:szCs w:val="18"/>
        </w:rPr>
      </w:pPr>
    </w:p>
    <w:p w14:paraId="35F6E6BF" w14:textId="457F23B6" w:rsidR="007271D3" w:rsidRDefault="007271D3" w:rsidP="00C368D1">
      <w:pPr>
        <w:rPr>
          <w:rFonts w:ascii="Calibri" w:eastAsia="Times New Roman" w:hAnsi="Calibri" w:cs="Calibri"/>
          <w:color w:val="000000"/>
          <w:sz w:val="18"/>
          <w:szCs w:val="18"/>
        </w:rPr>
      </w:pPr>
    </w:p>
    <w:p w14:paraId="01724B6C" w14:textId="77777777" w:rsidR="00DC0C01" w:rsidRDefault="00DC0C01" w:rsidP="00C368D1">
      <w:pPr>
        <w:rPr>
          <w:rFonts w:ascii="Calibri" w:eastAsia="Times New Roman" w:hAnsi="Calibri" w:cs="Calibri"/>
          <w:color w:val="000000"/>
          <w:sz w:val="18"/>
          <w:szCs w:val="18"/>
        </w:rPr>
      </w:pPr>
    </w:p>
    <w:p w14:paraId="3989E2F2" w14:textId="598A1CBE" w:rsidR="007271D3" w:rsidRDefault="007271D3" w:rsidP="00C368D1">
      <w:pPr>
        <w:rPr>
          <w:rFonts w:ascii="Calibri" w:eastAsia="Times New Roman" w:hAnsi="Calibri" w:cs="Calibri"/>
          <w:color w:val="000000"/>
          <w:sz w:val="18"/>
          <w:szCs w:val="18"/>
        </w:rPr>
      </w:pPr>
    </w:p>
    <w:p w14:paraId="227D7F17" w14:textId="77777777" w:rsidR="007271D3" w:rsidRDefault="007271D3" w:rsidP="00C368D1">
      <w:pPr>
        <w:rPr>
          <w:rFonts w:ascii="Calibri" w:eastAsia="Times New Roman" w:hAnsi="Calibri" w:cs="Calibri"/>
          <w:color w:val="000000"/>
          <w:sz w:val="18"/>
          <w:szCs w:val="18"/>
        </w:rPr>
      </w:pPr>
    </w:p>
    <w:tbl>
      <w:tblPr>
        <w:tblW w:w="14305" w:type="dxa"/>
        <w:tblLook w:val="04A0" w:firstRow="1" w:lastRow="0" w:firstColumn="1" w:lastColumn="0" w:noHBand="0" w:noVBand="1"/>
      </w:tblPr>
      <w:tblGrid>
        <w:gridCol w:w="1075"/>
        <w:gridCol w:w="630"/>
        <w:gridCol w:w="1530"/>
        <w:gridCol w:w="1530"/>
        <w:gridCol w:w="1260"/>
        <w:gridCol w:w="1710"/>
        <w:gridCol w:w="1260"/>
        <w:gridCol w:w="1710"/>
        <w:gridCol w:w="1710"/>
        <w:gridCol w:w="1890"/>
      </w:tblGrid>
      <w:tr w:rsidR="007271D3" w:rsidRPr="007271D3" w14:paraId="7FAA9AD6" w14:textId="77777777" w:rsidTr="004864BE">
        <w:trPr>
          <w:trHeight w:val="290"/>
        </w:trPr>
        <w:tc>
          <w:tcPr>
            <w:tcW w:w="14305" w:type="dxa"/>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135B84" w14:textId="7E574052" w:rsidR="007271D3" w:rsidRPr="007271D3" w:rsidRDefault="007271D3" w:rsidP="007271D3">
            <w:pPr>
              <w:spacing w:after="0" w:line="240" w:lineRule="auto"/>
              <w:rPr>
                <w:rFonts w:ascii="Arial" w:eastAsia="Times New Roman" w:hAnsi="Arial" w:cs="Arial"/>
                <w:b/>
                <w:bCs/>
                <w:color w:val="000000"/>
              </w:rPr>
            </w:pPr>
            <w:r w:rsidRPr="007271D3">
              <w:rPr>
                <w:rFonts w:eastAsia="Times New Roman" w:cstheme="minorHAnsi"/>
                <w:b/>
                <w:bCs/>
                <w:color w:val="000000"/>
                <w:sz w:val="20"/>
                <w:szCs w:val="20"/>
              </w:rPr>
              <w:t>Terminal Box Controls</w:t>
            </w:r>
          </w:p>
        </w:tc>
      </w:tr>
      <w:tr w:rsidR="004864BE" w:rsidRPr="007271D3" w14:paraId="0F96861A" w14:textId="77777777" w:rsidTr="004864BE">
        <w:trPr>
          <w:trHeight w:val="29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02F34F"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01</w:t>
            </w:r>
          </w:p>
        </w:tc>
        <w:tc>
          <w:tcPr>
            <w:tcW w:w="1530" w:type="dxa"/>
            <w:tcBorders>
              <w:top w:val="nil"/>
              <w:left w:val="nil"/>
              <w:bottom w:val="single" w:sz="4" w:space="0" w:color="auto"/>
              <w:right w:val="single" w:sz="4" w:space="0" w:color="auto"/>
            </w:tcBorders>
            <w:shd w:val="clear" w:color="auto" w:fill="auto"/>
            <w:noWrap/>
            <w:vAlign w:val="bottom"/>
            <w:hideMark/>
          </w:tcPr>
          <w:p w14:paraId="3F3D095F"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02</w:t>
            </w:r>
          </w:p>
        </w:tc>
        <w:tc>
          <w:tcPr>
            <w:tcW w:w="1530" w:type="dxa"/>
            <w:tcBorders>
              <w:top w:val="nil"/>
              <w:left w:val="nil"/>
              <w:bottom w:val="single" w:sz="4" w:space="0" w:color="auto"/>
              <w:right w:val="single" w:sz="4" w:space="0" w:color="auto"/>
            </w:tcBorders>
            <w:shd w:val="clear" w:color="auto" w:fill="auto"/>
            <w:noWrap/>
            <w:vAlign w:val="bottom"/>
            <w:hideMark/>
          </w:tcPr>
          <w:p w14:paraId="239D5C07"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03</w:t>
            </w:r>
          </w:p>
        </w:tc>
        <w:tc>
          <w:tcPr>
            <w:tcW w:w="1260" w:type="dxa"/>
            <w:tcBorders>
              <w:top w:val="nil"/>
              <w:left w:val="nil"/>
              <w:bottom w:val="single" w:sz="4" w:space="0" w:color="auto"/>
              <w:right w:val="single" w:sz="4" w:space="0" w:color="auto"/>
            </w:tcBorders>
            <w:shd w:val="clear" w:color="auto" w:fill="auto"/>
            <w:noWrap/>
            <w:vAlign w:val="bottom"/>
            <w:hideMark/>
          </w:tcPr>
          <w:p w14:paraId="66E03C33"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04</w:t>
            </w:r>
          </w:p>
        </w:tc>
        <w:tc>
          <w:tcPr>
            <w:tcW w:w="1710" w:type="dxa"/>
            <w:tcBorders>
              <w:top w:val="nil"/>
              <w:left w:val="nil"/>
              <w:bottom w:val="single" w:sz="4" w:space="0" w:color="auto"/>
              <w:right w:val="single" w:sz="4" w:space="0" w:color="auto"/>
            </w:tcBorders>
            <w:shd w:val="clear" w:color="auto" w:fill="auto"/>
            <w:noWrap/>
            <w:vAlign w:val="bottom"/>
            <w:hideMark/>
          </w:tcPr>
          <w:p w14:paraId="4372718E"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05</w:t>
            </w:r>
          </w:p>
        </w:tc>
        <w:tc>
          <w:tcPr>
            <w:tcW w:w="1260" w:type="dxa"/>
            <w:tcBorders>
              <w:top w:val="nil"/>
              <w:left w:val="nil"/>
              <w:bottom w:val="single" w:sz="4" w:space="0" w:color="auto"/>
              <w:right w:val="single" w:sz="4" w:space="0" w:color="auto"/>
            </w:tcBorders>
            <w:shd w:val="clear" w:color="auto" w:fill="auto"/>
            <w:noWrap/>
            <w:vAlign w:val="bottom"/>
            <w:hideMark/>
          </w:tcPr>
          <w:p w14:paraId="187B2630"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06</w:t>
            </w:r>
          </w:p>
        </w:tc>
        <w:tc>
          <w:tcPr>
            <w:tcW w:w="1710" w:type="dxa"/>
            <w:tcBorders>
              <w:top w:val="nil"/>
              <w:left w:val="nil"/>
              <w:bottom w:val="single" w:sz="4" w:space="0" w:color="auto"/>
              <w:right w:val="single" w:sz="4" w:space="0" w:color="auto"/>
            </w:tcBorders>
            <w:shd w:val="clear" w:color="auto" w:fill="auto"/>
            <w:noWrap/>
            <w:vAlign w:val="bottom"/>
            <w:hideMark/>
          </w:tcPr>
          <w:p w14:paraId="4774AB7F"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07</w:t>
            </w:r>
          </w:p>
        </w:tc>
        <w:tc>
          <w:tcPr>
            <w:tcW w:w="1710" w:type="dxa"/>
            <w:tcBorders>
              <w:top w:val="nil"/>
              <w:left w:val="nil"/>
              <w:bottom w:val="single" w:sz="4" w:space="0" w:color="auto"/>
              <w:right w:val="single" w:sz="4" w:space="0" w:color="auto"/>
            </w:tcBorders>
            <w:shd w:val="clear" w:color="auto" w:fill="auto"/>
            <w:noWrap/>
            <w:vAlign w:val="bottom"/>
            <w:hideMark/>
          </w:tcPr>
          <w:p w14:paraId="61E3F97B"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08</w:t>
            </w:r>
          </w:p>
        </w:tc>
        <w:tc>
          <w:tcPr>
            <w:tcW w:w="1890" w:type="dxa"/>
            <w:tcBorders>
              <w:top w:val="nil"/>
              <w:left w:val="nil"/>
              <w:bottom w:val="single" w:sz="4" w:space="0" w:color="auto"/>
              <w:right w:val="single" w:sz="4" w:space="0" w:color="auto"/>
            </w:tcBorders>
            <w:shd w:val="clear" w:color="auto" w:fill="auto"/>
            <w:noWrap/>
            <w:vAlign w:val="bottom"/>
            <w:hideMark/>
          </w:tcPr>
          <w:p w14:paraId="01E6D56E"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09</w:t>
            </w:r>
          </w:p>
        </w:tc>
      </w:tr>
      <w:tr w:rsidR="004864BE" w:rsidRPr="007271D3" w14:paraId="6AC4D426" w14:textId="77777777" w:rsidTr="004864BE">
        <w:trPr>
          <w:trHeight w:val="300"/>
        </w:trPr>
        <w:tc>
          <w:tcPr>
            <w:tcW w:w="1705"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CA33C36"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Zone/System/VAV Box Name or Item Tag</w:t>
            </w:r>
          </w:p>
        </w:tc>
        <w:tc>
          <w:tcPr>
            <w:tcW w:w="1530" w:type="dxa"/>
            <w:vMerge w:val="restart"/>
            <w:tcBorders>
              <w:top w:val="nil"/>
              <w:left w:val="single" w:sz="4" w:space="0" w:color="auto"/>
              <w:bottom w:val="single" w:sz="4" w:space="0" w:color="auto"/>
              <w:right w:val="single" w:sz="4" w:space="0" w:color="auto"/>
            </w:tcBorders>
            <w:shd w:val="clear" w:color="auto" w:fill="auto"/>
            <w:vAlign w:val="center"/>
            <w:hideMark/>
          </w:tcPr>
          <w:p w14:paraId="3D49A6E7" w14:textId="607EFB14"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xml:space="preserve">Zonal Control Strategy </w:t>
            </w:r>
          </w:p>
        </w:tc>
        <w:tc>
          <w:tcPr>
            <w:tcW w:w="5760"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4D94CA1A"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Design</w:t>
            </w:r>
          </w:p>
        </w:tc>
        <w:tc>
          <w:tcPr>
            <w:tcW w:w="342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01A2DA5"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xml:space="preserve">Reheated, </w:t>
            </w:r>
            <w:proofErr w:type="spellStart"/>
            <w:r w:rsidRPr="007271D3">
              <w:rPr>
                <w:rFonts w:ascii="Calibri" w:eastAsia="Times New Roman" w:hAnsi="Calibri" w:cs="Calibri"/>
                <w:color w:val="000000"/>
                <w:sz w:val="18"/>
                <w:szCs w:val="18"/>
              </w:rPr>
              <w:t>Recooled</w:t>
            </w:r>
            <w:proofErr w:type="spellEnd"/>
            <w:r w:rsidRPr="007271D3">
              <w:rPr>
                <w:rFonts w:ascii="Calibri" w:eastAsia="Times New Roman" w:hAnsi="Calibri" w:cs="Calibri"/>
                <w:color w:val="000000"/>
                <w:sz w:val="18"/>
                <w:szCs w:val="18"/>
              </w:rPr>
              <w:t>, Mixed Air Compliance</w:t>
            </w:r>
          </w:p>
        </w:tc>
        <w:tc>
          <w:tcPr>
            <w:tcW w:w="1890" w:type="dxa"/>
            <w:vMerge w:val="restart"/>
            <w:tcBorders>
              <w:top w:val="nil"/>
              <w:left w:val="single" w:sz="4" w:space="0" w:color="auto"/>
              <w:bottom w:val="single" w:sz="4" w:space="0" w:color="000000"/>
              <w:right w:val="single" w:sz="4" w:space="0" w:color="auto"/>
            </w:tcBorders>
            <w:shd w:val="clear" w:color="auto" w:fill="auto"/>
            <w:vAlign w:val="center"/>
            <w:hideMark/>
          </w:tcPr>
          <w:p w14:paraId="675609DA"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Zone/ Box/ System Compliance</w:t>
            </w:r>
          </w:p>
        </w:tc>
      </w:tr>
      <w:tr w:rsidR="004864BE" w:rsidRPr="007271D3" w14:paraId="4DCCFA94" w14:textId="77777777" w:rsidTr="004864BE">
        <w:trPr>
          <w:trHeight w:val="935"/>
        </w:trPr>
        <w:tc>
          <w:tcPr>
            <w:tcW w:w="1705" w:type="dxa"/>
            <w:gridSpan w:val="2"/>
            <w:vMerge/>
            <w:tcBorders>
              <w:top w:val="single" w:sz="4" w:space="0" w:color="auto"/>
              <w:left w:val="single" w:sz="4" w:space="0" w:color="auto"/>
              <w:bottom w:val="single" w:sz="4" w:space="0" w:color="auto"/>
              <w:right w:val="single" w:sz="4" w:space="0" w:color="auto"/>
            </w:tcBorders>
            <w:vAlign w:val="center"/>
            <w:hideMark/>
          </w:tcPr>
          <w:p w14:paraId="1C0B9B7C" w14:textId="77777777" w:rsidR="007271D3" w:rsidRPr="007271D3" w:rsidRDefault="007271D3" w:rsidP="007271D3">
            <w:pPr>
              <w:spacing w:after="0" w:line="240" w:lineRule="auto"/>
              <w:jc w:val="center"/>
              <w:rPr>
                <w:rFonts w:ascii="Calibri" w:eastAsia="Times New Roman" w:hAnsi="Calibri" w:cs="Calibri"/>
                <w:color w:val="000000"/>
                <w:sz w:val="18"/>
                <w:szCs w:val="18"/>
              </w:rPr>
            </w:pPr>
          </w:p>
        </w:tc>
        <w:tc>
          <w:tcPr>
            <w:tcW w:w="1530" w:type="dxa"/>
            <w:vMerge/>
            <w:tcBorders>
              <w:top w:val="nil"/>
              <w:left w:val="single" w:sz="4" w:space="0" w:color="auto"/>
              <w:bottom w:val="single" w:sz="4" w:space="0" w:color="auto"/>
              <w:right w:val="single" w:sz="4" w:space="0" w:color="auto"/>
            </w:tcBorders>
            <w:vAlign w:val="center"/>
            <w:hideMark/>
          </w:tcPr>
          <w:p w14:paraId="0458AA42" w14:textId="77777777" w:rsidR="007271D3" w:rsidRPr="007271D3" w:rsidRDefault="007271D3" w:rsidP="007271D3">
            <w:pPr>
              <w:spacing w:after="0" w:line="240" w:lineRule="auto"/>
              <w:jc w:val="center"/>
              <w:rPr>
                <w:rFonts w:ascii="Calibri" w:eastAsia="Times New Roman" w:hAnsi="Calibri" w:cs="Calibri"/>
                <w:color w:val="000000"/>
                <w:sz w:val="18"/>
                <w:szCs w:val="18"/>
              </w:rPr>
            </w:pPr>
          </w:p>
        </w:tc>
        <w:tc>
          <w:tcPr>
            <w:tcW w:w="1530" w:type="dxa"/>
            <w:tcBorders>
              <w:top w:val="nil"/>
              <w:left w:val="nil"/>
              <w:bottom w:val="single" w:sz="4" w:space="0" w:color="auto"/>
              <w:right w:val="single" w:sz="4" w:space="0" w:color="auto"/>
            </w:tcBorders>
            <w:shd w:val="clear" w:color="auto" w:fill="auto"/>
            <w:vAlign w:val="center"/>
            <w:hideMark/>
          </w:tcPr>
          <w:p w14:paraId="58886105"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Peak Primary Airflow</w:t>
            </w:r>
            <w:r w:rsidRPr="007271D3">
              <w:rPr>
                <w:rFonts w:ascii="Calibri" w:eastAsia="Times New Roman" w:hAnsi="Calibri" w:cs="Calibri"/>
                <w:color w:val="000000"/>
                <w:sz w:val="18"/>
                <w:szCs w:val="18"/>
              </w:rPr>
              <w:br/>
              <w:t>CFM</w:t>
            </w:r>
          </w:p>
        </w:tc>
        <w:tc>
          <w:tcPr>
            <w:tcW w:w="1260" w:type="dxa"/>
            <w:tcBorders>
              <w:top w:val="nil"/>
              <w:left w:val="nil"/>
              <w:bottom w:val="single" w:sz="4" w:space="0" w:color="auto"/>
              <w:right w:val="single" w:sz="4" w:space="0" w:color="auto"/>
            </w:tcBorders>
            <w:shd w:val="clear" w:color="auto" w:fill="auto"/>
            <w:vAlign w:val="center"/>
            <w:hideMark/>
          </w:tcPr>
          <w:p w14:paraId="02FEDBC1"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xml:space="preserve">Primary Air in </w:t>
            </w:r>
            <w:proofErr w:type="spellStart"/>
            <w:proofErr w:type="gramStart"/>
            <w:r w:rsidRPr="007271D3">
              <w:rPr>
                <w:rFonts w:ascii="Calibri" w:eastAsia="Times New Roman" w:hAnsi="Calibri" w:cs="Calibri"/>
                <w:color w:val="000000"/>
                <w:sz w:val="18"/>
                <w:szCs w:val="18"/>
              </w:rPr>
              <w:t>Deadband</w:t>
            </w:r>
            <w:proofErr w:type="spellEnd"/>
            <w:r w:rsidRPr="007271D3">
              <w:rPr>
                <w:rFonts w:ascii="Calibri" w:eastAsia="Times New Roman" w:hAnsi="Calibri" w:cs="Calibri"/>
                <w:color w:val="000000"/>
                <w:sz w:val="18"/>
                <w:szCs w:val="18"/>
              </w:rPr>
              <w:t xml:space="preserve">  CFM</w:t>
            </w:r>
            <w:proofErr w:type="gramEnd"/>
          </w:p>
        </w:tc>
        <w:tc>
          <w:tcPr>
            <w:tcW w:w="1710" w:type="dxa"/>
            <w:tcBorders>
              <w:top w:val="nil"/>
              <w:left w:val="nil"/>
              <w:bottom w:val="single" w:sz="4" w:space="0" w:color="auto"/>
              <w:right w:val="single" w:sz="4" w:space="0" w:color="auto"/>
            </w:tcBorders>
            <w:shd w:val="clear" w:color="auto" w:fill="auto"/>
            <w:vAlign w:val="center"/>
            <w:hideMark/>
          </w:tcPr>
          <w:p w14:paraId="064133EA"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xml:space="preserve">Reheated </w:t>
            </w:r>
            <w:proofErr w:type="spellStart"/>
            <w:r w:rsidRPr="007271D3">
              <w:rPr>
                <w:rFonts w:ascii="Calibri" w:eastAsia="Times New Roman" w:hAnsi="Calibri" w:cs="Calibri"/>
                <w:color w:val="000000"/>
                <w:sz w:val="18"/>
                <w:szCs w:val="18"/>
              </w:rPr>
              <w:t>Recooled</w:t>
            </w:r>
            <w:proofErr w:type="spellEnd"/>
            <w:r w:rsidRPr="007271D3">
              <w:rPr>
                <w:rFonts w:ascii="Calibri" w:eastAsia="Times New Roman" w:hAnsi="Calibri" w:cs="Calibri"/>
                <w:color w:val="000000"/>
                <w:sz w:val="18"/>
                <w:szCs w:val="18"/>
              </w:rPr>
              <w:t xml:space="preserve"> Mixed Airflow</w:t>
            </w:r>
            <w:r w:rsidRPr="007271D3">
              <w:rPr>
                <w:rFonts w:ascii="Calibri" w:eastAsia="Times New Roman" w:hAnsi="Calibri" w:cs="Calibri"/>
                <w:color w:val="000000"/>
                <w:sz w:val="18"/>
                <w:szCs w:val="18"/>
              </w:rPr>
              <w:br/>
              <w:t>CFM</w:t>
            </w:r>
          </w:p>
        </w:tc>
        <w:tc>
          <w:tcPr>
            <w:tcW w:w="1260" w:type="dxa"/>
            <w:tcBorders>
              <w:top w:val="nil"/>
              <w:left w:val="nil"/>
              <w:bottom w:val="single" w:sz="4" w:space="0" w:color="auto"/>
              <w:right w:val="single" w:sz="4" w:space="0" w:color="auto"/>
            </w:tcBorders>
            <w:shd w:val="clear" w:color="auto" w:fill="auto"/>
            <w:vAlign w:val="center"/>
            <w:hideMark/>
          </w:tcPr>
          <w:p w14:paraId="0E713F5A"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xml:space="preserve">Outside Air </w:t>
            </w:r>
            <w:r w:rsidRPr="007271D3">
              <w:rPr>
                <w:rFonts w:ascii="Calibri" w:eastAsia="Times New Roman" w:hAnsi="Calibri" w:cs="Calibri"/>
                <w:color w:val="000000"/>
                <w:sz w:val="18"/>
                <w:szCs w:val="18"/>
              </w:rPr>
              <w:br/>
              <w:t>CFM</w:t>
            </w:r>
          </w:p>
        </w:tc>
        <w:tc>
          <w:tcPr>
            <w:tcW w:w="1710" w:type="dxa"/>
            <w:tcBorders>
              <w:top w:val="nil"/>
              <w:left w:val="nil"/>
              <w:bottom w:val="single" w:sz="4" w:space="0" w:color="auto"/>
              <w:right w:val="single" w:sz="4" w:space="0" w:color="auto"/>
            </w:tcBorders>
            <w:shd w:val="clear" w:color="auto" w:fill="auto"/>
            <w:vAlign w:val="center"/>
            <w:hideMark/>
          </w:tcPr>
          <w:p w14:paraId="299811AA"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1st Stage Modulates &lt;95</w:t>
            </w:r>
            <w:r w:rsidRPr="007271D3">
              <w:rPr>
                <w:rFonts w:ascii="Calibri" w:eastAsia="Times New Roman" w:hAnsi="Calibri" w:cs="Calibri"/>
                <w:color w:val="000000"/>
                <w:sz w:val="18"/>
                <w:szCs w:val="18"/>
                <w:vertAlign w:val="superscript"/>
              </w:rPr>
              <w:t>o</w:t>
            </w:r>
            <w:r w:rsidRPr="007271D3">
              <w:rPr>
                <w:rFonts w:ascii="Calibri" w:eastAsia="Times New Roman" w:hAnsi="Calibri" w:cs="Calibri"/>
                <w:color w:val="000000"/>
                <w:sz w:val="18"/>
                <w:szCs w:val="18"/>
              </w:rPr>
              <w:t>F and Maintains DB Rate?</w:t>
            </w:r>
          </w:p>
        </w:tc>
        <w:tc>
          <w:tcPr>
            <w:tcW w:w="1710" w:type="dxa"/>
            <w:tcBorders>
              <w:top w:val="nil"/>
              <w:left w:val="nil"/>
              <w:bottom w:val="single" w:sz="4" w:space="0" w:color="auto"/>
              <w:right w:val="single" w:sz="4" w:space="0" w:color="auto"/>
            </w:tcBorders>
            <w:shd w:val="clear" w:color="auto" w:fill="auto"/>
            <w:vAlign w:val="center"/>
            <w:hideMark/>
          </w:tcPr>
          <w:p w14:paraId="49EA7745"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2nd Stage Modulates from DB Flow to Heating Max Flow?</w:t>
            </w:r>
          </w:p>
        </w:tc>
        <w:tc>
          <w:tcPr>
            <w:tcW w:w="1890" w:type="dxa"/>
            <w:vMerge/>
            <w:tcBorders>
              <w:top w:val="nil"/>
              <w:left w:val="single" w:sz="4" w:space="0" w:color="auto"/>
              <w:bottom w:val="single" w:sz="4" w:space="0" w:color="000000"/>
              <w:right w:val="single" w:sz="4" w:space="0" w:color="auto"/>
            </w:tcBorders>
            <w:vAlign w:val="center"/>
            <w:hideMark/>
          </w:tcPr>
          <w:p w14:paraId="42EE5F5B" w14:textId="77777777" w:rsidR="007271D3" w:rsidRPr="007271D3" w:rsidRDefault="007271D3" w:rsidP="007271D3">
            <w:pPr>
              <w:spacing w:after="0" w:line="240" w:lineRule="auto"/>
              <w:jc w:val="center"/>
              <w:rPr>
                <w:rFonts w:ascii="Calibri" w:eastAsia="Times New Roman" w:hAnsi="Calibri" w:cs="Calibri"/>
                <w:color w:val="000000"/>
                <w:sz w:val="18"/>
                <w:szCs w:val="18"/>
              </w:rPr>
            </w:pPr>
          </w:p>
        </w:tc>
      </w:tr>
      <w:tr w:rsidR="004864BE" w:rsidRPr="007271D3" w14:paraId="6726EE28" w14:textId="77777777" w:rsidTr="004864BE">
        <w:trPr>
          <w:trHeight w:val="422"/>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4BB5D569"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Per C of C</w:t>
            </w:r>
          </w:p>
        </w:tc>
        <w:tc>
          <w:tcPr>
            <w:tcW w:w="630" w:type="dxa"/>
            <w:vMerge w:val="restart"/>
            <w:tcBorders>
              <w:top w:val="nil"/>
              <w:left w:val="single" w:sz="4" w:space="0" w:color="auto"/>
              <w:bottom w:val="single" w:sz="4" w:space="0" w:color="auto"/>
              <w:right w:val="single" w:sz="4" w:space="0" w:color="auto"/>
            </w:tcBorders>
            <w:shd w:val="clear" w:color="auto" w:fill="auto"/>
            <w:vAlign w:val="center"/>
            <w:hideMark/>
          </w:tcPr>
          <w:p w14:paraId="19C8E83A"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530" w:type="dxa"/>
            <w:tcBorders>
              <w:top w:val="nil"/>
              <w:left w:val="nil"/>
              <w:bottom w:val="single" w:sz="4" w:space="0" w:color="auto"/>
              <w:right w:val="single" w:sz="4" w:space="0" w:color="auto"/>
            </w:tcBorders>
            <w:shd w:val="clear" w:color="auto" w:fill="auto"/>
            <w:vAlign w:val="center"/>
            <w:hideMark/>
          </w:tcPr>
          <w:p w14:paraId="4B81ACB2"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530" w:type="dxa"/>
            <w:tcBorders>
              <w:top w:val="nil"/>
              <w:left w:val="nil"/>
              <w:bottom w:val="single" w:sz="4" w:space="0" w:color="auto"/>
              <w:right w:val="single" w:sz="4" w:space="0" w:color="auto"/>
            </w:tcBorders>
            <w:shd w:val="clear" w:color="auto" w:fill="auto"/>
            <w:vAlign w:val="center"/>
            <w:hideMark/>
          </w:tcPr>
          <w:p w14:paraId="48CB0846"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30093694"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710" w:type="dxa"/>
            <w:tcBorders>
              <w:top w:val="nil"/>
              <w:left w:val="nil"/>
              <w:bottom w:val="single" w:sz="4" w:space="0" w:color="auto"/>
              <w:right w:val="single" w:sz="4" w:space="0" w:color="auto"/>
            </w:tcBorders>
            <w:shd w:val="clear" w:color="auto" w:fill="auto"/>
            <w:vAlign w:val="center"/>
            <w:hideMark/>
          </w:tcPr>
          <w:p w14:paraId="6C7F9ABD"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76602FBB"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710" w:type="dxa"/>
            <w:tcBorders>
              <w:top w:val="nil"/>
              <w:left w:val="nil"/>
              <w:bottom w:val="single" w:sz="4" w:space="0" w:color="auto"/>
              <w:right w:val="single" w:sz="4" w:space="0" w:color="auto"/>
            </w:tcBorders>
            <w:shd w:val="clear" w:color="auto" w:fill="auto"/>
            <w:vAlign w:val="center"/>
            <w:hideMark/>
          </w:tcPr>
          <w:p w14:paraId="63140880"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710" w:type="dxa"/>
            <w:tcBorders>
              <w:top w:val="nil"/>
              <w:left w:val="nil"/>
              <w:bottom w:val="single" w:sz="4" w:space="0" w:color="auto"/>
              <w:right w:val="single" w:sz="4" w:space="0" w:color="auto"/>
            </w:tcBorders>
            <w:shd w:val="clear" w:color="auto" w:fill="auto"/>
            <w:vAlign w:val="center"/>
            <w:hideMark/>
          </w:tcPr>
          <w:p w14:paraId="1297022D"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890" w:type="dxa"/>
            <w:vMerge w:val="restart"/>
            <w:tcBorders>
              <w:top w:val="nil"/>
              <w:left w:val="single" w:sz="4" w:space="0" w:color="auto"/>
              <w:bottom w:val="single" w:sz="4" w:space="0" w:color="auto"/>
              <w:right w:val="single" w:sz="4" w:space="0" w:color="auto"/>
            </w:tcBorders>
            <w:shd w:val="clear" w:color="auto" w:fill="auto"/>
            <w:hideMark/>
          </w:tcPr>
          <w:p w14:paraId="463B2C7F"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r>
      <w:tr w:rsidR="004864BE" w:rsidRPr="007271D3" w14:paraId="2B797304" w14:textId="77777777" w:rsidTr="004864BE">
        <w:trPr>
          <w:trHeight w:val="290"/>
        </w:trPr>
        <w:tc>
          <w:tcPr>
            <w:tcW w:w="1075" w:type="dxa"/>
            <w:tcBorders>
              <w:top w:val="nil"/>
              <w:left w:val="single" w:sz="4" w:space="0" w:color="auto"/>
              <w:bottom w:val="single" w:sz="4" w:space="0" w:color="auto"/>
              <w:right w:val="single" w:sz="4" w:space="0" w:color="auto"/>
            </w:tcBorders>
            <w:shd w:val="clear" w:color="auto" w:fill="auto"/>
            <w:vAlign w:val="bottom"/>
            <w:hideMark/>
          </w:tcPr>
          <w:p w14:paraId="5B8B758E"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As-built Conditions</w:t>
            </w:r>
          </w:p>
        </w:tc>
        <w:tc>
          <w:tcPr>
            <w:tcW w:w="630" w:type="dxa"/>
            <w:vMerge/>
            <w:tcBorders>
              <w:top w:val="nil"/>
              <w:left w:val="single" w:sz="4" w:space="0" w:color="auto"/>
              <w:bottom w:val="single" w:sz="4" w:space="0" w:color="auto"/>
              <w:right w:val="single" w:sz="4" w:space="0" w:color="auto"/>
            </w:tcBorders>
            <w:vAlign w:val="center"/>
            <w:hideMark/>
          </w:tcPr>
          <w:p w14:paraId="1029C08D" w14:textId="77777777" w:rsidR="007271D3" w:rsidRPr="007271D3" w:rsidRDefault="007271D3" w:rsidP="007271D3">
            <w:pPr>
              <w:spacing w:after="0" w:line="240" w:lineRule="auto"/>
              <w:jc w:val="center"/>
              <w:rPr>
                <w:rFonts w:ascii="Calibri" w:eastAsia="Times New Roman" w:hAnsi="Calibri" w:cs="Calibri"/>
                <w:color w:val="000000"/>
                <w:sz w:val="18"/>
                <w:szCs w:val="18"/>
              </w:rPr>
            </w:pPr>
          </w:p>
        </w:tc>
        <w:tc>
          <w:tcPr>
            <w:tcW w:w="1530" w:type="dxa"/>
            <w:tcBorders>
              <w:top w:val="nil"/>
              <w:left w:val="nil"/>
              <w:bottom w:val="single" w:sz="4" w:space="0" w:color="auto"/>
              <w:right w:val="single" w:sz="4" w:space="0" w:color="auto"/>
            </w:tcBorders>
            <w:shd w:val="clear" w:color="auto" w:fill="auto"/>
            <w:noWrap/>
            <w:vAlign w:val="center"/>
            <w:hideMark/>
          </w:tcPr>
          <w:p w14:paraId="2CCC8D48"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530" w:type="dxa"/>
            <w:tcBorders>
              <w:top w:val="nil"/>
              <w:left w:val="nil"/>
              <w:bottom w:val="single" w:sz="4" w:space="0" w:color="auto"/>
              <w:right w:val="single" w:sz="4" w:space="0" w:color="auto"/>
            </w:tcBorders>
            <w:shd w:val="clear" w:color="auto" w:fill="auto"/>
            <w:noWrap/>
            <w:vAlign w:val="bottom"/>
            <w:hideMark/>
          </w:tcPr>
          <w:p w14:paraId="3E54D581"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260" w:type="dxa"/>
            <w:tcBorders>
              <w:top w:val="nil"/>
              <w:left w:val="nil"/>
              <w:bottom w:val="single" w:sz="4" w:space="0" w:color="auto"/>
              <w:right w:val="single" w:sz="4" w:space="0" w:color="auto"/>
            </w:tcBorders>
            <w:shd w:val="clear" w:color="auto" w:fill="auto"/>
            <w:noWrap/>
            <w:vAlign w:val="bottom"/>
            <w:hideMark/>
          </w:tcPr>
          <w:p w14:paraId="578F813D"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710" w:type="dxa"/>
            <w:tcBorders>
              <w:top w:val="nil"/>
              <w:left w:val="nil"/>
              <w:bottom w:val="single" w:sz="4" w:space="0" w:color="auto"/>
              <w:right w:val="single" w:sz="4" w:space="0" w:color="auto"/>
            </w:tcBorders>
            <w:shd w:val="clear" w:color="auto" w:fill="auto"/>
            <w:noWrap/>
            <w:vAlign w:val="bottom"/>
            <w:hideMark/>
          </w:tcPr>
          <w:p w14:paraId="375DF706"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260" w:type="dxa"/>
            <w:tcBorders>
              <w:top w:val="single" w:sz="4" w:space="0" w:color="auto"/>
              <w:left w:val="nil"/>
              <w:bottom w:val="single" w:sz="4" w:space="0" w:color="auto"/>
              <w:right w:val="nil"/>
            </w:tcBorders>
            <w:shd w:val="clear" w:color="auto" w:fill="auto"/>
            <w:noWrap/>
            <w:vAlign w:val="bottom"/>
            <w:hideMark/>
          </w:tcPr>
          <w:p w14:paraId="2ADA704E" w14:textId="77777777" w:rsidR="007271D3" w:rsidRPr="007271D3" w:rsidRDefault="007271D3" w:rsidP="007271D3">
            <w:pPr>
              <w:spacing w:after="0" w:line="240" w:lineRule="auto"/>
              <w:jc w:val="center"/>
              <w:rPr>
                <w:rFonts w:ascii="Calibri" w:eastAsia="Times New Roman" w:hAnsi="Calibri" w:cs="Calibri"/>
                <w:color w:val="000000"/>
                <w:sz w:val="18"/>
                <w:szCs w:val="18"/>
              </w:rPr>
            </w:pPr>
          </w:p>
        </w:tc>
        <w:tc>
          <w:tcPr>
            <w:tcW w:w="1710" w:type="dxa"/>
            <w:tcBorders>
              <w:top w:val="nil"/>
              <w:left w:val="single" w:sz="4" w:space="0" w:color="auto"/>
              <w:bottom w:val="single" w:sz="4" w:space="0" w:color="auto"/>
              <w:right w:val="single" w:sz="4" w:space="0" w:color="auto"/>
            </w:tcBorders>
            <w:shd w:val="clear" w:color="auto" w:fill="auto"/>
            <w:noWrap/>
            <w:vAlign w:val="center"/>
            <w:hideMark/>
          </w:tcPr>
          <w:p w14:paraId="191332FC"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710" w:type="dxa"/>
            <w:tcBorders>
              <w:top w:val="nil"/>
              <w:left w:val="nil"/>
              <w:bottom w:val="single" w:sz="4" w:space="0" w:color="auto"/>
              <w:right w:val="single" w:sz="4" w:space="0" w:color="auto"/>
            </w:tcBorders>
            <w:shd w:val="clear" w:color="auto" w:fill="auto"/>
            <w:noWrap/>
            <w:vAlign w:val="center"/>
            <w:hideMark/>
          </w:tcPr>
          <w:p w14:paraId="1097AE70"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890" w:type="dxa"/>
            <w:vMerge/>
            <w:tcBorders>
              <w:top w:val="nil"/>
              <w:left w:val="single" w:sz="4" w:space="0" w:color="auto"/>
              <w:bottom w:val="single" w:sz="4" w:space="0" w:color="auto"/>
              <w:right w:val="single" w:sz="4" w:space="0" w:color="auto"/>
            </w:tcBorders>
            <w:vAlign w:val="center"/>
            <w:hideMark/>
          </w:tcPr>
          <w:p w14:paraId="260BBDB4" w14:textId="77777777" w:rsidR="007271D3" w:rsidRPr="007271D3" w:rsidRDefault="007271D3" w:rsidP="007271D3">
            <w:pPr>
              <w:spacing w:after="0" w:line="240" w:lineRule="auto"/>
              <w:jc w:val="center"/>
              <w:rPr>
                <w:rFonts w:ascii="Calibri" w:eastAsia="Times New Roman" w:hAnsi="Calibri" w:cs="Calibri"/>
                <w:color w:val="000000"/>
                <w:sz w:val="18"/>
                <w:szCs w:val="18"/>
              </w:rPr>
            </w:pPr>
          </w:p>
        </w:tc>
      </w:tr>
    </w:tbl>
    <w:p w14:paraId="3EBC5240" w14:textId="4B3BB1CC" w:rsidR="007271D3" w:rsidRDefault="007271D3" w:rsidP="007271D3">
      <w:pPr>
        <w:spacing w:after="0" w:line="240" w:lineRule="auto"/>
        <w:jc w:val="center"/>
        <w:rPr>
          <w:rFonts w:ascii="Calibri" w:eastAsia="Times New Roman" w:hAnsi="Calibri" w:cs="Calibri"/>
          <w:color w:val="000000"/>
          <w:sz w:val="18"/>
          <w:szCs w:val="18"/>
        </w:rPr>
      </w:pPr>
    </w:p>
    <w:p w14:paraId="4C20C709" w14:textId="130A2B1C" w:rsidR="007271D3" w:rsidRDefault="007271D3" w:rsidP="00C368D1">
      <w:pPr>
        <w:rPr>
          <w:rFonts w:ascii="Calibri" w:eastAsia="Times New Roman" w:hAnsi="Calibri" w:cs="Calibri"/>
          <w:color w:val="000000"/>
          <w:sz w:val="18"/>
          <w:szCs w:val="18"/>
        </w:rPr>
      </w:pPr>
    </w:p>
    <w:tbl>
      <w:tblPr>
        <w:tblW w:w="5000" w:type="pct"/>
        <w:tblLayout w:type="fixed"/>
        <w:tblLook w:val="04A0" w:firstRow="1" w:lastRow="0" w:firstColumn="1" w:lastColumn="0" w:noHBand="0" w:noVBand="1"/>
      </w:tblPr>
      <w:tblGrid>
        <w:gridCol w:w="14390"/>
      </w:tblGrid>
      <w:tr w:rsidR="004864BE" w:rsidRPr="004864BE" w14:paraId="4D851302" w14:textId="77777777" w:rsidTr="004864BE">
        <w:trPr>
          <w:trHeight w:val="29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E9699B" w14:textId="19C95AA5" w:rsidR="004864BE" w:rsidRPr="004864BE" w:rsidRDefault="004864BE" w:rsidP="004864BE">
            <w:pPr>
              <w:spacing w:after="0" w:line="240" w:lineRule="auto"/>
              <w:rPr>
                <w:rFonts w:eastAsia="Times New Roman" w:cstheme="minorHAnsi"/>
                <w:b/>
                <w:bCs/>
                <w:color w:val="000000"/>
                <w:sz w:val="20"/>
                <w:szCs w:val="20"/>
              </w:rPr>
            </w:pPr>
            <w:r>
              <w:rPr>
                <w:rFonts w:eastAsia="Times New Roman" w:cstheme="minorHAnsi"/>
                <w:b/>
                <w:bCs/>
                <w:color w:val="000000"/>
                <w:sz w:val="20"/>
                <w:szCs w:val="20"/>
              </w:rPr>
              <w:t>Ducts</w:t>
            </w:r>
          </w:p>
        </w:tc>
      </w:tr>
      <w:tr w:rsidR="004864BE" w:rsidRPr="004864BE" w14:paraId="2DF8EF5D" w14:textId="77777777" w:rsidTr="004864BE">
        <w:trPr>
          <w:trHeight w:val="29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371A4F" w14:textId="77777777" w:rsidR="004864BE" w:rsidRPr="004864BE" w:rsidRDefault="004864BE" w:rsidP="004864BE">
            <w:pPr>
              <w:spacing w:after="0" w:line="240" w:lineRule="auto"/>
              <w:rPr>
                <w:rFonts w:eastAsia="Times New Roman" w:cstheme="minorHAnsi"/>
                <w:b/>
                <w:bCs/>
                <w:color w:val="000000"/>
                <w:sz w:val="20"/>
                <w:szCs w:val="20"/>
              </w:rPr>
            </w:pPr>
            <w:r w:rsidRPr="004864BE">
              <w:rPr>
                <w:rFonts w:eastAsia="Times New Roman" w:cstheme="minorHAnsi"/>
                <w:color w:val="231F20"/>
                <w:sz w:val="20"/>
                <w:szCs w:val="20"/>
              </w:rPr>
              <w:t xml:space="preserve">The following duct systems require duct leakage testing by a certified Mechanical Acceptance Test Technician or a HERS Rater.  </w:t>
            </w:r>
            <w:r w:rsidRPr="004864BE">
              <w:rPr>
                <w:rFonts w:eastAsia="Times New Roman" w:cstheme="minorHAnsi"/>
                <w:color w:val="231F20"/>
                <w:sz w:val="20"/>
                <w:szCs w:val="20"/>
              </w:rPr>
              <w:br/>
            </w:r>
            <w:r w:rsidRPr="004864BE">
              <w:rPr>
                <w:rFonts w:eastAsia="Times New Roman" w:cstheme="minorHAnsi"/>
                <w:color w:val="231F20"/>
                <w:sz w:val="20"/>
                <w:szCs w:val="20"/>
              </w:rPr>
              <w:br/>
              <w:t>Learn more about the Acceptance Testing Program on the Energy Commission website here: https://www.energy.ca.gov/programs-and-topics/programs/acceptance-test-technician-certification-provider-program</w:t>
            </w:r>
            <w:r w:rsidRPr="004864BE">
              <w:rPr>
                <w:rFonts w:eastAsia="Times New Roman" w:cstheme="minorHAnsi"/>
                <w:color w:val="231F20"/>
                <w:sz w:val="20"/>
                <w:szCs w:val="20"/>
              </w:rPr>
              <w:br/>
            </w:r>
            <w:r w:rsidRPr="004864BE">
              <w:rPr>
                <w:rFonts w:eastAsia="Times New Roman" w:cstheme="minorHAnsi"/>
                <w:color w:val="231F20"/>
                <w:sz w:val="20"/>
                <w:szCs w:val="20"/>
              </w:rPr>
              <w:br/>
              <w:t>Learn more about the HERS Program on the Energy Commission website here:  https://www.energy.ca.gov/programs-and-topics/programs/home-energy-rating-system-hers-program</w:t>
            </w:r>
          </w:p>
        </w:tc>
      </w:tr>
      <w:tr w:rsidR="004864BE" w:rsidRPr="004864BE" w14:paraId="1E0A09E8" w14:textId="77777777" w:rsidTr="004864BE">
        <w:trPr>
          <w:trHeight w:val="29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039222" w14:textId="77777777" w:rsidR="004864BE" w:rsidRPr="004864BE" w:rsidRDefault="004864BE" w:rsidP="004864BE">
            <w:pPr>
              <w:spacing w:after="0" w:line="240" w:lineRule="auto"/>
              <w:jc w:val="center"/>
              <w:rPr>
                <w:rFonts w:eastAsia="Times New Roman" w:cstheme="minorHAnsi"/>
                <w:b/>
                <w:bCs/>
                <w:color w:val="000000"/>
                <w:sz w:val="20"/>
                <w:szCs w:val="20"/>
              </w:rPr>
            </w:pPr>
            <w:r w:rsidRPr="004864BE">
              <w:rPr>
                <w:rFonts w:ascii="Calibri" w:eastAsia="Times New Roman" w:hAnsi="Calibri" w:cs="Calibri"/>
                <w:color w:val="000000"/>
                <w:sz w:val="18"/>
                <w:szCs w:val="18"/>
              </w:rPr>
              <w:t>01</w:t>
            </w:r>
          </w:p>
        </w:tc>
      </w:tr>
      <w:tr w:rsidR="004864BE" w:rsidRPr="004864BE" w14:paraId="3CC06E57" w14:textId="77777777" w:rsidTr="004864BE">
        <w:trPr>
          <w:trHeight w:val="29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2ABDCF" w14:textId="77777777" w:rsidR="004864BE" w:rsidRPr="004864BE" w:rsidRDefault="004864BE" w:rsidP="004864BE">
            <w:pPr>
              <w:spacing w:after="0" w:line="240" w:lineRule="auto"/>
              <w:rPr>
                <w:rFonts w:eastAsia="Times New Roman" w:cstheme="minorHAnsi"/>
                <w:b/>
                <w:bCs/>
                <w:color w:val="000000"/>
                <w:sz w:val="20"/>
                <w:szCs w:val="20"/>
              </w:rPr>
            </w:pPr>
            <w:r w:rsidRPr="004864BE">
              <w:rPr>
                <w:rFonts w:eastAsia="Times New Roman" w:cstheme="minorHAnsi"/>
                <w:b/>
                <w:bCs/>
                <w:color w:val="000000"/>
                <w:sz w:val="20"/>
                <w:szCs w:val="20"/>
              </w:rPr>
              <w:t> </w:t>
            </w:r>
          </w:p>
        </w:tc>
      </w:tr>
      <w:tr w:rsidR="004864BE" w:rsidRPr="004864BE" w14:paraId="1E8CF53C" w14:textId="77777777" w:rsidTr="004864BE">
        <w:trPr>
          <w:trHeight w:val="29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55C5AB" w14:textId="77777777" w:rsidR="004864BE" w:rsidRPr="004864BE" w:rsidRDefault="004864BE" w:rsidP="004864BE">
            <w:pPr>
              <w:spacing w:after="0" w:line="240" w:lineRule="auto"/>
              <w:rPr>
                <w:rFonts w:eastAsia="Times New Roman" w:cstheme="minorHAnsi"/>
                <w:b/>
                <w:bCs/>
                <w:color w:val="000000"/>
                <w:sz w:val="20"/>
                <w:szCs w:val="20"/>
              </w:rPr>
            </w:pPr>
            <w:r w:rsidRPr="004864BE">
              <w:rPr>
                <w:rFonts w:eastAsia="Times New Roman" w:cstheme="minorHAnsi"/>
                <w:b/>
                <w:bCs/>
                <w:color w:val="000000"/>
                <w:sz w:val="20"/>
                <w:szCs w:val="20"/>
              </w:rPr>
              <w:t> </w:t>
            </w:r>
          </w:p>
        </w:tc>
      </w:tr>
      <w:tr w:rsidR="004864BE" w:rsidRPr="004864BE" w14:paraId="036FD1BC" w14:textId="77777777" w:rsidTr="004864BE">
        <w:trPr>
          <w:trHeight w:val="29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A8B68C" w14:textId="77777777" w:rsidR="004864BE" w:rsidRPr="004864BE" w:rsidRDefault="004864BE" w:rsidP="004864BE">
            <w:pPr>
              <w:spacing w:after="0" w:line="240" w:lineRule="auto"/>
              <w:rPr>
                <w:rFonts w:eastAsia="Times New Roman" w:cstheme="minorHAnsi"/>
                <w:b/>
                <w:bCs/>
                <w:color w:val="000000"/>
                <w:sz w:val="20"/>
                <w:szCs w:val="20"/>
              </w:rPr>
            </w:pPr>
            <w:r w:rsidRPr="004864BE">
              <w:rPr>
                <w:rFonts w:eastAsia="Times New Roman" w:cstheme="minorHAnsi"/>
                <w:b/>
                <w:bCs/>
                <w:color w:val="000000"/>
                <w:sz w:val="20"/>
                <w:szCs w:val="20"/>
              </w:rPr>
              <w:t> </w:t>
            </w:r>
          </w:p>
        </w:tc>
      </w:tr>
      <w:tr w:rsidR="004864BE" w:rsidRPr="004864BE" w14:paraId="386F4287" w14:textId="77777777" w:rsidTr="004864BE">
        <w:trPr>
          <w:trHeight w:val="29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CDC79A" w14:textId="77777777" w:rsidR="004864BE" w:rsidRPr="004864BE" w:rsidRDefault="004864BE" w:rsidP="004864BE">
            <w:pPr>
              <w:spacing w:after="0" w:line="240" w:lineRule="auto"/>
              <w:rPr>
                <w:rFonts w:eastAsia="Times New Roman" w:cstheme="minorHAnsi"/>
                <w:b/>
                <w:bCs/>
                <w:color w:val="000000"/>
                <w:sz w:val="20"/>
                <w:szCs w:val="20"/>
              </w:rPr>
            </w:pPr>
            <w:r w:rsidRPr="004864BE">
              <w:rPr>
                <w:rFonts w:eastAsia="Times New Roman" w:cstheme="minorHAnsi"/>
                <w:b/>
                <w:bCs/>
                <w:color w:val="000000"/>
                <w:sz w:val="20"/>
                <w:szCs w:val="20"/>
              </w:rPr>
              <w:t> </w:t>
            </w:r>
          </w:p>
        </w:tc>
      </w:tr>
      <w:tr w:rsidR="004864BE" w:rsidRPr="004864BE" w14:paraId="0CD02D5A" w14:textId="77777777" w:rsidTr="004864BE">
        <w:trPr>
          <w:trHeight w:val="29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57F7F5" w14:textId="77777777" w:rsidR="004864BE" w:rsidRPr="004864BE" w:rsidRDefault="004864BE" w:rsidP="004864BE">
            <w:pPr>
              <w:spacing w:after="0" w:line="240" w:lineRule="auto"/>
              <w:rPr>
                <w:rFonts w:eastAsia="Times New Roman" w:cstheme="minorHAnsi"/>
                <w:b/>
                <w:bCs/>
                <w:color w:val="000000"/>
                <w:sz w:val="20"/>
                <w:szCs w:val="20"/>
              </w:rPr>
            </w:pPr>
            <w:r w:rsidRPr="004864BE">
              <w:rPr>
                <w:rFonts w:eastAsia="Times New Roman" w:cstheme="minorHAnsi"/>
                <w:b/>
                <w:bCs/>
                <w:color w:val="000000"/>
                <w:sz w:val="20"/>
                <w:szCs w:val="20"/>
              </w:rPr>
              <w:t> </w:t>
            </w:r>
          </w:p>
        </w:tc>
      </w:tr>
    </w:tbl>
    <w:p w14:paraId="2839F4A3" w14:textId="161A47A5" w:rsidR="00C71D03" w:rsidRDefault="00C71D03" w:rsidP="00C368D1">
      <w:pPr>
        <w:rPr>
          <w:rFonts w:cstheme="minorHAnsi"/>
          <w:b/>
          <w:bCs/>
          <w:sz w:val="20"/>
          <w:szCs w:val="20"/>
        </w:rPr>
      </w:pPr>
    </w:p>
    <w:p w14:paraId="093B2FA7" w14:textId="05ECF574" w:rsidR="004864BE" w:rsidRDefault="004864BE" w:rsidP="00C368D1">
      <w:pPr>
        <w:rPr>
          <w:rFonts w:cstheme="minorHAnsi"/>
          <w:b/>
          <w:bCs/>
          <w:sz w:val="20"/>
          <w:szCs w:val="20"/>
        </w:rPr>
      </w:pPr>
    </w:p>
    <w:tbl>
      <w:tblPr>
        <w:tblW w:w="5002" w:type="pct"/>
        <w:tblLayout w:type="fixed"/>
        <w:tblLook w:val="04A0" w:firstRow="1" w:lastRow="0" w:firstColumn="1" w:lastColumn="0" w:noHBand="0" w:noVBand="1"/>
      </w:tblPr>
      <w:tblGrid>
        <w:gridCol w:w="14396"/>
      </w:tblGrid>
      <w:tr w:rsidR="00DE167A" w:rsidRPr="00DE167A" w14:paraId="452668D0" w14:textId="77777777" w:rsidTr="00DE167A">
        <w:trPr>
          <w:trHeight w:val="29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74F6A1" w14:textId="452F2ABE" w:rsidR="00DE167A" w:rsidRPr="00DE167A" w:rsidRDefault="00DE167A" w:rsidP="00DE167A">
            <w:pPr>
              <w:spacing w:after="0" w:line="240" w:lineRule="auto"/>
              <w:rPr>
                <w:rFonts w:cstheme="minorHAnsi"/>
                <w:b/>
                <w:bCs/>
                <w:sz w:val="20"/>
                <w:szCs w:val="20"/>
              </w:rPr>
            </w:pPr>
            <w:r w:rsidRPr="00DE167A">
              <w:rPr>
                <w:rFonts w:cstheme="minorHAnsi"/>
                <w:b/>
                <w:bCs/>
                <w:sz w:val="20"/>
                <w:szCs w:val="20"/>
              </w:rPr>
              <w:lastRenderedPageBreak/>
              <w:t>Pipe Insulation</w:t>
            </w:r>
          </w:p>
        </w:tc>
      </w:tr>
      <w:tr w:rsidR="00DE167A" w:rsidRPr="00DE167A" w14:paraId="3F57CAA5" w14:textId="77777777" w:rsidTr="00DE167A">
        <w:trPr>
          <w:trHeight w:val="29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8FC3CF" w14:textId="77777777" w:rsidR="00DE167A" w:rsidRPr="00DE167A" w:rsidRDefault="00DE167A" w:rsidP="00DE167A">
            <w:pPr>
              <w:spacing w:after="0" w:line="240" w:lineRule="auto"/>
              <w:rPr>
                <w:rFonts w:cstheme="minorHAnsi"/>
                <w:b/>
                <w:bCs/>
                <w:sz w:val="20"/>
                <w:szCs w:val="20"/>
              </w:rPr>
            </w:pPr>
            <w:r w:rsidRPr="00DE167A">
              <w:rPr>
                <w:rFonts w:eastAsia="Times New Roman" w:cstheme="minorHAnsi"/>
                <w:color w:val="231F20"/>
                <w:sz w:val="20"/>
                <w:szCs w:val="20"/>
              </w:rPr>
              <w:t>Insulation shall be protected from damage, including that due to sunlight, moisture, equipment maintenance, and wind. Insulation exposed to weather shall be installed with a cover suitable for outdoor service. Insulation covering chilled water piping and refrigerant suction piping located outside the conditioned space shall have a Class I or Class II vapor retarder. All penetrations and joints of which shall be sealed.</w:t>
            </w:r>
            <w:r w:rsidRPr="00DE167A">
              <w:rPr>
                <w:rFonts w:eastAsia="Times New Roman" w:cstheme="minorHAnsi"/>
                <w:color w:val="231F20"/>
                <w:sz w:val="20"/>
                <w:szCs w:val="20"/>
              </w:rPr>
              <w:br/>
            </w:r>
            <w:r w:rsidRPr="00DE167A">
              <w:rPr>
                <w:rFonts w:eastAsia="Times New Roman" w:cstheme="minorHAnsi"/>
                <w:color w:val="231F20"/>
                <w:sz w:val="20"/>
                <w:szCs w:val="20"/>
              </w:rPr>
              <w:br/>
              <w:t>Insulation thickness (in) or R-value shall be per the following Title 24, Part 6 Table 120.3-A/ 160.3-D.</w:t>
            </w:r>
          </w:p>
        </w:tc>
      </w:tr>
    </w:tbl>
    <w:p w14:paraId="60F2E1B5" w14:textId="77777777" w:rsidR="00DE167A" w:rsidRDefault="00DE167A" w:rsidP="00DE167A">
      <w:pPr>
        <w:spacing w:after="0"/>
        <w:rPr>
          <w:rFonts w:cstheme="minorHAnsi"/>
          <w:b/>
          <w:bCs/>
          <w:sz w:val="20"/>
          <w:szCs w:val="20"/>
        </w:rPr>
      </w:pPr>
    </w:p>
    <w:p w14:paraId="648437EF" w14:textId="599FC26E" w:rsidR="00DE167A" w:rsidRDefault="00DE167A" w:rsidP="00C368D1">
      <w:pPr>
        <w:rPr>
          <w:rFonts w:cstheme="minorHAnsi"/>
          <w:b/>
          <w:bCs/>
          <w:sz w:val="20"/>
          <w:szCs w:val="20"/>
        </w:rPr>
      </w:pPr>
      <w:r>
        <w:rPr>
          <w:noProof/>
        </w:rPr>
        <w:drawing>
          <wp:inline distT="0" distB="0" distL="0" distR="0" wp14:anchorId="6865B8FD" wp14:editId="66D92D40">
            <wp:extent cx="9210675" cy="3706495"/>
            <wp:effectExtent l="0" t="0" r="0" b="8255"/>
            <wp:docPr id="4" name="Picture 3">
              <a:extLst xmlns:a="http://schemas.openxmlformats.org/drawingml/2006/main">
                <a:ext uri="{FF2B5EF4-FFF2-40B4-BE49-F238E27FC236}">
                  <a16:creationId xmlns:a16="http://schemas.microsoft.com/office/drawing/2014/main" id="{68D326B8-0A66-42CB-B175-CBBF02CE45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8D326B8-0A66-42CB-B175-CBBF02CE45D6}"/>
                        </a:ext>
                      </a:extLst>
                    </pic:cNvPr>
                    <pic:cNvPicPr>
                      <a:picLocks noChangeAspect="1"/>
                    </pic:cNvPicPr>
                  </pic:nvPicPr>
                  <pic:blipFill rotWithShape="1">
                    <a:blip r:embed="rId11"/>
                    <a:srcRect t="2564" b="40669"/>
                    <a:stretch/>
                  </pic:blipFill>
                  <pic:spPr bwMode="auto">
                    <a:xfrm>
                      <a:off x="0" y="0"/>
                      <a:ext cx="9210987" cy="3706621"/>
                    </a:xfrm>
                    <a:prstGeom prst="rect">
                      <a:avLst/>
                    </a:prstGeom>
                    <a:ln>
                      <a:noFill/>
                    </a:ln>
                    <a:extLst>
                      <a:ext uri="{53640926-AAD7-44D8-BBD7-CCE9431645EC}">
                        <a14:shadowObscured xmlns:a14="http://schemas.microsoft.com/office/drawing/2010/main"/>
                      </a:ext>
                    </a:extLst>
                  </pic:spPr>
                </pic:pic>
              </a:graphicData>
            </a:graphic>
          </wp:inline>
        </w:drawing>
      </w:r>
    </w:p>
    <w:p w14:paraId="623EA8F7" w14:textId="6A98D4F0" w:rsidR="00DE167A" w:rsidRDefault="00DE167A" w:rsidP="00C368D1">
      <w:pPr>
        <w:rPr>
          <w:rFonts w:cstheme="minorHAnsi"/>
          <w:b/>
          <w:bCs/>
          <w:sz w:val="20"/>
          <w:szCs w:val="20"/>
        </w:rPr>
      </w:pPr>
      <w:r>
        <w:rPr>
          <w:noProof/>
        </w:rPr>
        <w:lastRenderedPageBreak/>
        <w:drawing>
          <wp:inline distT="0" distB="0" distL="0" distR="0" wp14:anchorId="042DE19E" wp14:editId="045C4CF4">
            <wp:extent cx="9239250" cy="2679700"/>
            <wp:effectExtent l="0" t="0" r="0" b="6350"/>
            <wp:docPr id="1" name="Picture 3">
              <a:extLst xmlns:a="http://schemas.openxmlformats.org/drawingml/2006/main">
                <a:ext uri="{FF2B5EF4-FFF2-40B4-BE49-F238E27FC236}">
                  <a16:creationId xmlns:a16="http://schemas.microsoft.com/office/drawing/2014/main" id="{68D326B8-0A66-42CB-B175-CBBF02CE45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8D326B8-0A66-42CB-B175-CBBF02CE45D6}"/>
                        </a:ext>
                      </a:extLst>
                    </pic:cNvPr>
                    <pic:cNvPicPr>
                      <a:picLocks noChangeAspect="1"/>
                    </pic:cNvPicPr>
                  </pic:nvPicPr>
                  <pic:blipFill rotWithShape="1">
                    <a:blip r:embed="rId11"/>
                    <a:srcRect t="59160" b="-1"/>
                    <a:stretch/>
                  </pic:blipFill>
                  <pic:spPr bwMode="auto">
                    <a:xfrm>
                      <a:off x="0" y="0"/>
                      <a:ext cx="9289383" cy="2694240"/>
                    </a:xfrm>
                    <a:prstGeom prst="rect">
                      <a:avLst/>
                    </a:prstGeom>
                    <a:ln>
                      <a:noFill/>
                    </a:ln>
                    <a:extLst>
                      <a:ext uri="{53640926-AAD7-44D8-BBD7-CCE9431645EC}">
                        <a14:shadowObscured xmlns:a14="http://schemas.microsoft.com/office/drawing/2010/main"/>
                      </a:ext>
                    </a:extLst>
                  </pic:spPr>
                </pic:pic>
              </a:graphicData>
            </a:graphic>
          </wp:inline>
        </w:drawing>
      </w:r>
    </w:p>
    <w:p w14:paraId="47253C8D" w14:textId="77777777" w:rsidR="009641B6" w:rsidRDefault="009641B6" w:rsidP="00C368D1">
      <w:pPr>
        <w:rPr>
          <w:rFonts w:cstheme="minorHAnsi"/>
          <w:b/>
          <w:bCs/>
          <w:sz w:val="20"/>
          <w:szCs w:val="20"/>
        </w:rPr>
      </w:pPr>
    </w:p>
    <w:p w14:paraId="1F767F62" w14:textId="77777777" w:rsidR="009641B6" w:rsidRDefault="009641B6" w:rsidP="00C368D1">
      <w:pPr>
        <w:rPr>
          <w:rFonts w:cstheme="minorHAnsi"/>
          <w:b/>
          <w:bCs/>
          <w:sz w:val="20"/>
          <w:szCs w:val="20"/>
        </w:rPr>
      </w:pPr>
    </w:p>
    <w:p w14:paraId="77E2E384" w14:textId="77777777" w:rsidR="009641B6" w:rsidRDefault="009641B6" w:rsidP="00C368D1">
      <w:pPr>
        <w:rPr>
          <w:rFonts w:cstheme="minorHAnsi"/>
          <w:b/>
          <w:bCs/>
          <w:sz w:val="20"/>
          <w:szCs w:val="20"/>
        </w:rPr>
      </w:pPr>
    </w:p>
    <w:p w14:paraId="54A2E50D" w14:textId="77777777" w:rsidR="009641B6" w:rsidRDefault="009641B6" w:rsidP="00C368D1">
      <w:pPr>
        <w:rPr>
          <w:rFonts w:cstheme="minorHAnsi"/>
          <w:b/>
          <w:bCs/>
          <w:sz w:val="20"/>
          <w:szCs w:val="20"/>
        </w:rPr>
      </w:pPr>
    </w:p>
    <w:p w14:paraId="35C99794" w14:textId="77777777" w:rsidR="009641B6" w:rsidRDefault="009641B6" w:rsidP="00C368D1">
      <w:pPr>
        <w:rPr>
          <w:rFonts w:cstheme="minorHAnsi"/>
          <w:b/>
          <w:bCs/>
          <w:sz w:val="20"/>
          <w:szCs w:val="20"/>
        </w:rPr>
      </w:pPr>
    </w:p>
    <w:p w14:paraId="600C641D" w14:textId="77777777" w:rsidR="009641B6" w:rsidRDefault="009641B6" w:rsidP="00C368D1">
      <w:pPr>
        <w:rPr>
          <w:rFonts w:cstheme="minorHAnsi"/>
          <w:b/>
          <w:bCs/>
          <w:sz w:val="20"/>
          <w:szCs w:val="20"/>
        </w:rPr>
      </w:pPr>
    </w:p>
    <w:p w14:paraId="296EC162" w14:textId="77777777" w:rsidR="009641B6" w:rsidRDefault="009641B6" w:rsidP="00C368D1">
      <w:pPr>
        <w:rPr>
          <w:rFonts w:cstheme="minorHAnsi"/>
          <w:b/>
          <w:bCs/>
          <w:sz w:val="20"/>
          <w:szCs w:val="20"/>
        </w:rPr>
      </w:pPr>
    </w:p>
    <w:p w14:paraId="5606AD4D" w14:textId="77777777" w:rsidR="009641B6" w:rsidRDefault="009641B6" w:rsidP="00C368D1">
      <w:pPr>
        <w:rPr>
          <w:rFonts w:cstheme="minorHAnsi"/>
          <w:b/>
          <w:bCs/>
          <w:sz w:val="20"/>
          <w:szCs w:val="20"/>
        </w:rPr>
      </w:pPr>
    </w:p>
    <w:p w14:paraId="1C94360A" w14:textId="77777777" w:rsidR="009641B6" w:rsidRDefault="009641B6" w:rsidP="00C368D1">
      <w:pPr>
        <w:rPr>
          <w:ins w:id="1" w:author="Geiser, Che@Energy" w:date="2022-05-20T08:31:00Z"/>
          <w:rFonts w:cstheme="minorHAnsi"/>
          <w:b/>
          <w:bCs/>
          <w:sz w:val="20"/>
          <w:szCs w:val="20"/>
        </w:rPr>
      </w:pPr>
    </w:p>
    <w:p w14:paraId="46148307" w14:textId="2CF1240B" w:rsidR="00D36CC8" w:rsidRDefault="00D36CC8" w:rsidP="00C368D1">
      <w:pPr>
        <w:rPr>
          <w:ins w:id="2" w:author="Geiser, Che@Energy" w:date="2022-05-20T08:31:00Z"/>
          <w:rFonts w:ascii="Arial" w:eastAsia="Times New Roman" w:hAnsi="Arial" w:cs="Arial"/>
        </w:rPr>
      </w:pPr>
      <w:ins w:id="3" w:author="Geiser, Che@Energy" w:date="2022-05-20T08:31:00Z">
        <w:r w:rsidRPr="0D683A36">
          <w:rPr>
            <w:b/>
            <w:sz w:val="20"/>
            <w:szCs w:val="20"/>
          </w:rPr>
          <w:lastRenderedPageBreak/>
          <w:t>G. FIELD VERIFICATION</w:t>
        </w:r>
        <w:r w:rsidRPr="00DE167A">
          <w:rPr>
            <w:rFonts w:ascii="Arial" w:eastAsia="Times New Roman" w:hAnsi="Arial" w:cs="Arial"/>
          </w:rPr>
          <w:t> </w:t>
        </w:r>
      </w:ins>
    </w:p>
    <w:p w14:paraId="0D7729AF" w14:textId="235C3EB4" w:rsidR="00D36CC8" w:rsidRDefault="00D36CC8" w:rsidP="00C368D1">
      <w:pPr>
        <w:rPr>
          <w:ins w:id="4" w:author="Geiser, Che@Energy" w:date="2022-05-20T08:32:00Z"/>
          <w:rFonts w:ascii="Arial" w:eastAsia="Times New Roman" w:hAnsi="Arial" w:cs="Arial"/>
          <w:i/>
          <w:iCs/>
          <w:sz w:val="20"/>
          <w:szCs w:val="20"/>
        </w:rPr>
      </w:pPr>
      <w:ins w:id="5" w:author="Geiser, Che@Energy" w:date="2022-05-20T08:31:00Z">
        <w:r w:rsidRPr="00DE167A">
          <w:rPr>
            <w:rFonts w:eastAsia="Times New Roman" w:cstheme="minorHAnsi"/>
            <w:i/>
            <w:iCs/>
            <w:color w:val="231F20"/>
            <w:sz w:val="20"/>
            <w:szCs w:val="20"/>
          </w:rPr>
          <w:t>The following Acceptance Tests and HERS Verifications related to the systems or materials documented on this Certificate of Installation have been indicated on the permitted Certificate of Compliance as being required to comply with Title 24, Part 6.</w:t>
        </w:r>
        <w:r w:rsidRPr="00DE167A">
          <w:rPr>
            <w:rFonts w:ascii="Arial" w:eastAsia="Times New Roman" w:hAnsi="Arial" w:cs="Arial"/>
            <w:i/>
            <w:iCs/>
            <w:sz w:val="20"/>
            <w:szCs w:val="20"/>
          </w:rPr>
          <w:t xml:space="preserve">  </w:t>
        </w:r>
      </w:ins>
    </w:p>
    <w:p w14:paraId="2D6E8F0B" w14:textId="4CF92106" w:rsidR="00D36CC8" w:rsidRDefault="00D36CC8" w:rsidP="00C368D1">
      <w:pPr>
        <w:rPr>
          <w:rFonts w:cstheme="minorHAnsi"/>
          <w:b/>
          <w:bCs/>
          <w:sz w:val="20"/>
          <w:szCs w:val="20"/>
        </w:rPr>
      </w:pPr>
      <w:ins w:id="6" w:author="Geiser, Che@Energy" w:date="2022-05-20T08:32:00Z">
        <w:r w:rsidRPr="00DE167A">
          <w:rPr>
            <w:rFonts w:eastAsia="Times New Roman" w:cstheme="minorHAnsi"/>
            <w:i/>
            <w:iCs/>
            <w:color w:val="231F20"/>
            <w:sz w:val="20"/>
            <w:szCs w:val="20"/>
          </w:rPr>
          <w:t>HERS verifications must be completed by a HERS Rater and NRCV forms completed through an approved HERS Provider database. The Certificate of Verification forms indicated below will be required by the Authority Having Jurisdiction to demonstrate compliance.</w:t>
        </w:r>
      </w:ins>
    </w:p>
    <w:tbl>
      <w:tblPr>
        <w:tblW w:w="14791" w:type="dxa"/>
        <w:tblLook w:val="04A0" w:firstRow="1" w:lastRow="0" w:firstColumn="1" w:lastColumn="0" w:noHBand="0" w:noVBand="1"/>
        <w:tblPrChange w:id="7" w:author="Geiser, Che@Energy" w:date="2022-05-20T08:32:00Z">
          <w:tblPr>
            <w:tblW w:w="14791" w:type="dxa"/>
            <w:tblLook w:val="04A0" w:firstRow="1" w:lastRow="0" w:firstColumn="1" w:lastColumn="0" w:noHBand="0" w:noVBand="1"/>
          </w:tblPr>
        </w:tblPrChange>
      </w:tblPr>
      <w:tblGrid>
        <w:gridCol w:w="11155"/>
        <w:gridCol w:w="3240"/>
        <w:gridCol w:w="396"/>
        <w:tblGridChange w:id="8">
          <w:tblGrid>
            <w:gridCol w:w="7197"/>
            <w:gridCol w:w="3673"/>
            <w:gridCol w:w="3525"/>
            <w:gridCol w:w="396"/>
          </w:tblGrid>
        </w:tblGridChange>
      </w:tblGrid>
      <w:tr w:rsidR="00DE167A" w:rsidRPr="00DE167A" w:rsidDel="00CC0360" w14:paraId="26AA5E0E" w14:textId="7155EF5A" w:rsidTr="00D36CC8">
        <w:trPr>
          <w:gridAfter w:val="1"/>
          <w:wAfter w:w="396" w:type="dxa"/>
          <w:trHeight w:val="360"/>
          <w:del w:id="9" w:author="Geiser, Che@Energy" w:date="2022-05-20T08:33:00Z"/>
          <w:trPrChange w:id="10" w:author="Geiser, Che@Energy" w:date="2022-05-20T08:32:00Z">
            <w:trPr>
              <w:gridAfter w:val="1"/>
              <w:wAfter w:w="396" w:type="dxa"/>
              <w:trHeight w:val="360"/>
            </w:trPr>
          </w:trPrChange>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vAlign w:val="center"/>
            <w:tcPrChange w:id="11" w:author="Geiser, Che@Energy" w:date="2022-05-20T08:32:00Z">
              <w:tcPr>
                <w:tcW w:w="14395" w:type="dxa"/>
                <w:gridSpan w:val="3"/>
                <w:tcBorders>
                  <w:top w:val="single" w:sz="4" w:space="0" w:color="auto"/>
                  <w:left w:val="single" w:sz="4" w:space="0" w:color="auto"/>
                  <w:bottom w:val="single" w:sz="4" w:space="0" w:color="auto"/>
                  <w:right w:val="single" w:sz="4" w:space="0" w:color="auto"/>
                </w:tcBorders>
                <w:shd w:val="clear" w:color="auto" w:fill="auto"/>
                <w:vAlign w:val="center"/>
              </w:tcPr>
            </w:tcPrChange>
          </w:tcPr>
          <w:p w14:paraId="4DE35E6D" w14:textId="29A9C777" w:rsidR="00DE167A" w:rsidRPr="00DE167A" w:rsidDel="00CC0360" w:rsidRDefault="00DE167A" w:rsidP="00DE167A">
            <w:pPr>
              <w:spacing w:after="0" w:line="240" w:lineRule="auto"/>
              <w:rPr>
                <w:del w:id="12" w:author="Geiser, Che@Energy" w:date="2022-05-20T08:33:00Z"/>
                <w:rFonts w:ascii="Arial" w:eastAsia="Times New Roman" w:hAnsi="Arial" w:cs="Arial"/>
                <w:b/>
                <w:bCs/>
              </w:rPr>
            </w:pPr>
            <w:del w:id="13" w:author="Geiser, Che@Energy" w:date="2022-05-20T08:32:00Z">
              <w:r w:rsidRPr="0D683A36" w:rsidDel="00D36CC8">
                <w:rPr>
                  <w:b/>
                  <w:sz w:val="20"/>
                  <w:szCs w:val="20"/>
                </w:rPr>
                <w:delText>G. FIELD VERIFICATION</w:delText>
              </w:r>
              <w:r w:rsidRPr="00DE167A" w:rsidDel="00D36CC8">
                <w:rPr>
                  <w:rFonts w:ascii="Arial" w:eastAsia="Times New Roman" w:hAnsi="Arial" w:cs="Arial"/>
                </w:rPr>
                <w:delText> </w:delText>
              </w:r>
            </w:del>
          </w:p>
        </w:tc>
      </w:tr>
      <w:tr w:rsidR="00DE167A" w:rsidRPr="00DE167A" w:rsidDel="00CC0360" w14:paraId="6AD6E33C" w14:textId="200E08B8" w:rsidTr="00D36CC8">
        <w:trPr>
          <w:gridAfter w:val="1"/>
          <w:wAfter w:w="396" w:type="dxa"/>
          <w:trHeight w:val="660"/>
          <w:del w:id="14" w:author="Geiser, Che@Energy" w:date="2022-05-20T08:33:00Z"/>
          <w:trPrChange w:id="15" w:author="Geiser, Che@Energy" w:date="2022-05-20T08:32:00Z">
            <w:trPr>
              <w:gridAfter w:val="1"/>
              <w:wAfter w:w="396" w:type="dxa"/>
              <w:trHeight w:val="660"/>
            </w:trPr>
          </w:trPrChange>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vAlign w:val="center"/>
            <w:tcPrChange w:id="16" w:author="Geiser, Che@Energy" w:date="2022-05-20T08:32:00Z">
              <w:tcPr>
                <w:tcW w:w="14395" w:type="dxa"/>
                <w:gridSpan w:val="3"/>
                <w:tcBorders>
                  <w:top w:val="single" w:sz="4" w:space="0" w:color="auto"/>
                  <w:left w:val="single" w:sz="4" w:space="0" w:color="auto"/>
                  <w:bottom w:val="single" w:sz="4" w:space="0" w:color="auto"/>
                  <w:right w:val="single" w:sz="4" w:space="0" w:color="auto"/>
                </w:tcBorders>
                <w:shd w:val="clear" w:color="auto" w:fill="auto"/>
                <w:vAlign w:val="center"/>
              </w:tcPr>
            </w:tcPrChange>
          </w:tcPr>
          <w:p w14:paraId="70E70C7C" w14:textId="08CC48B5" w:rsidR="00DE167A" w:rsidRPr="00DE167A" w:rsidDel="00CC0360" w:rsidRDefault="00DE167A" w:rsidP="00DE167A">
            <w:pPr>
              <w:spacing w:after="0" w:line="240" w:lineRule="auto"/>
              <w:rPr>
                <w:del w:id="17" w:author="Geiser, Che@Energy" w:date="2022-05-20T08:33:00Z"/>
                <w:rFonts w:ascii="Arial" w:eastAsia="Times New Roman" w:hAnsi="Arial" w:cs="Arial"/>
                <w:i/>
                <w:iCs/>
                <w:sz w:val="20"/>
                <w:szCs w:val="20"/>
              </w:rPr>
            </w:pPr>
            <w:del w:id="18" w:author="Geiser, Che@Energy" w:date="2022-05-20T08:32:00Z">
              <w:r w:rsidRPr="00DE167A" w:rsidDel="00D36CC8">
                <w:rPr>
                  <w:rFonts w:eastAsia="Times New Roman" w:cstheme="minorHAnsi"/>
                  <w:i/>
                  <w:iCs/>
                  <w:color w:val="231F20"/>
                  <w:sz w:val="20"/>
                  <w:szCs w:val="20"/>
                </w:rPr>
                <w:delText>The following Acceptance Tests and HERS Verifications related to the systems or materials documented on this Certificate of Installation have been indicated on the permitted Certificate of Compliance as being required to comply with Title 24, Part 6.</w:delText>
              </w:r>
              <w:r w:rsidRPr="00DE167A" w:rsidDel="00D36CC8">
                <w:rPr>
                  <w:rFonts w:ascii="Arial" w:eastAsia="Times New Roman" w:hAnsi="Arial" w:cs="Arial"/>
                  <w:i/>
                  <w:iCs/>
                  <w:sz w:val="20"/>
                  <w:szCs w:val="20"/>
                </w:rPr>
                <w:delText xml:space="preserve">  </w:delText>
              </w:r>
            </w:del>
          </w:p>
        </w:tc>
      </w:tr>
      <w:tr w:rsidR="00DA3892" w:rsidRPr="00DE167A" w14:paraId="075BF510" w14:textId="77777777" w:rsidTr="00CB3E74">
        <w:trPr>
          <w:gridAfter w:val="1"/>
          <w:wAfter w:w="396" w:type="dxa"/>
          <w:trHeight w:val="432"/>
          <w:trPrChange w:id="19" w:author="Geiser, Che@Energy" w:date="2022-05-20T08:38:00Z">
            <w:trPr>
              <w:gridAfter w:val="1"/>
              <w:wAfter w:w="396" w:type="dxa"/>
              <w:trHeight w:val="432"/>
            </w:trPr>
          </w:trPrChange>
        </w:trPr>
        <w:tc>
          <w:tcPr>
            <w:tcW w:w="11155" w:type="dxa"/>
            <w:tcBorders>
              <w:top w:val="single" w:sz="4" w:space="0" w:color="auto"/>
              <w:left w:val="single" w:sz="4" w:space="0" w:color="auto"/>
              <w:bottom w:val="single" w:sz="4" w:space="0" w:color="auto"/>
              <w:right w:val="single" w:sz="4" w:space="0" w:color="auto"/>
            </w:tcBorders>
            <w:shd w:val="clear" w:color="auto" w:fill="auto"/>
            <w:vAlign w:val="center"/>
            <w:tcPrChange w:id="20" w:author="Geiser, Che@Energy" w:date="2022-05-20T08:38:00Z">
              <w:tcPr>
                <w:tcW w:w="10870" w:type="dxa"/>
                <w:gridSpan w:val="2"/>
                <w:tcBorders>
                  <w:top w:val="single" w:sz="4" w:space="0" w:color="auto"/>
                  <w:left w:val="single" w:sz="4" w:space="0" w:color="auto"/>
                  <w:bottom w:val="single" w:sz="4" w:space="0" w:color="auto"/>
                  <w:right w:val="single" w:sz="4" w:space="0" w:color="auto"/>
                </w:tcBorders>
                <w:shd w:val="clear" w:color="auto" w:fill="auto"/>
                <w:vAlign w:val="center"/>
              </w:tcPr>
            </w:tcPrChange>
          </w:tcPr>
          <w:p w14:paraId="2757DCF9" w14:textId="377028F0" w:rsidR="00DA3892" w:rsidRPr="00DA3892" w:rsidRDefault="00DA3892" w:rsidP="00DA3892">
            <w:pPr>
              <w:spacing w:after="0" w:line="240" w:lineRule="auto"/>
              <w:jc w:val="center"/>
              <w:rPr>
                <w:rFonts w:eastAsia="Times New Roman" w:cstheme="minorHAnsi"/>
                <w:color w:val="231F20"/>
                <w:sz w:val="20"/>
                <w:szCs w:val="20"/>
              </w:rPr>
            </w:pPr>
            <w:r w:rsidRPr="00DE167A">
              <w:rPr>
                <w:rFonts w:ascii="Calibri" w:eastAsia="Times New Roman" w:hAnsi="Calibri" w:cs="Calibri"/>
                <w:sz w:val="20"/>
                <w:szCs w:val="20"/>
              </w:rPr>
              <w:t>Form/Title</w:t>
            </w:r>
          </w:p>
        </w:tc>
        <w:tc>
          <w:tcPr>
            <w:tcW w:w="3240" w:type="dxa"/>
            <w:tcBorders>
              <w:top w:val="single" w:sz="4" w:space="0" w:color="auto"/>
              <w:left w:val="single" w:sz="4" w:space="0" w:color="auto"/>
              <w:bottom w:val="single" w:sz="4" w:space="0" w:color="auto"/>
              <w:right w:val="single" w:sz="4" w:space="0" w:color="auto"/>
            </w:tcBorders>
            <w:shd w:val="clear" w:color="auto" w:fill="auto"/>
            <w:vAlign w:val="center"/>
            <w:tcPrChange w:id="21" w:author="Geiser, Che@Energy" w:date="2022-05-20T08:38:00Z">
              <w:tcPr>
                <w:tcW w:w="3525" w:type="dxa"/>
                <w:tcBorders>
                  <w:top w:val="single" w:sz="4" w:space="0" w:color="auto"/>
                  <w:left w:val="single" w:sz="4" w:space="0" w:color="auto"/>
                  <w:bottom w:val="single" w:sz="4" w:space="0" w:color="auto"/>
                  <w:right w:val="single" w:sz="4" w:space="0" w:color="auto"/>
                </w:tcBorders>
                <w:shd w:val="clear" w:color="auto" w:fill="auto"/>
                <w:vAlign w:val="center"/>
              </w:tcPr>
            </w:tcPrChange>
          </w:tcPr>
          <w:p w14:paraId="50E8A056" w14:textId="1C9954D8" w:rsidR="00DA3892" w:rsidRPr="00DA3892" w:rsidRDefault="00DA3892" w:rsidP="00DA3892">
            <w:pPr>
              <w:spacing w:after="0" w:line="240" w:lineRule="auto"/>
              <w:jc w:val="center"/>
              <w:rPr>
                <w:rFonts w:eastAsia="Times New Roman" w:cstheme="minorHAnsi"/>
                <w:color w:val="231F20"/>
                <w:sz w:val="20"/>
                <w:szCs w:val="20"/>
              </w:rPr>
            </w:pPr>
            <w:r w:rsidRPr="00DE167A">
              <w:rPr>
                <w:rFonts w:ascii="Calibri" w:eastAsia="Times New Roman" w:hAnsi="Calibri" w:cs="Calibri"/>
                <w:sz w:val="20"/>
                <w:szCs w:val="20"/>
              </w:rPr>
              <w:t>Systems to be Field Verified</w:t>
            </w:r>
          </w:p>
        </w:tc>
      </w:tr>
      <w:tr w:rsidR="00DE167A" w:rsidRPr="00DE167A" w:rsidDel="00CC0360" w14:paraId="33A640FD" w14:textId="3567528C" w:rsidTr="00A865B9">
        <w:trPr>
          <w:trHeight w:val="290"/>
          <w:del w:id="22" w:author="Geiser, Che@Energy" w:date="2022-05-20T08:33:00Z"/>
          <w:trPrChange w:id="23" w:author="Geiser, Che@Energy" w:date="2022-05-20T08:32:00Z">
            <w:trPr>
              <w:trHeight w:val="290"/>
            </w:trPr>
          </w:trPrChange>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Change w:id="24" w:author="Geiser, Che@Energy" w:date="2022-05-20T08:32:00Z">
              <w:tcPr>
                <w:tcW w:w="14395"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tcPrChange>
          </w:tcPr>
          <w:p w14:paraId="5B9AD6DD" w14:textId="5F2EF2DB" w:rsidR="00DE167A" w:rsidRPr="00DE167A" w:rsidDel="00CC0360" w:rsidRDefault="00DE167A" w:rsidP="00DE167A">
            <w:pPr>
              <w:spacing w:after="0" w:line="240" w:lineRule="auto"/>
              <w:rPr>
                <w:del w:id="25" w:author="Geiser, Che@Energy" w:date="2022-05-20T08:33:00Z"/>
                <w:rFonts w:ascii="Calibri" w:eastAsia="Times New Roman" w:hAnsi="Calibri" w:cs="Calibri"/>
                <w:b/>
                <w:bCs/>
                <w:sz w:val="24"/>
                <w:szCs w:val="24"/>
              </w:rPr>
            </w:pPr>
            <w:del w:id="26" w:author="Geiser, Che@Energy" w:date="2022-05-20T08:32:00Z">
              <w:r w:rsidRPr="00DE167A" w:rsidDel="00A865B9">
                <w:rPr>
                  <w:rFonts w:cstheme="minorHAnsi"/>
                  <w:b/>
                  <w:bCs/>
                  <w:sz w:val="20"/>
                  <w:szCs w:val="20"/>
                </w:rPr>
                <w:delText>Certificates of Verification</w:delText>
              </w:r>
            </w:del>
          </w:p>
        </w:tc>
        <w:tc>
          <w:tcPr>
            <w:tcW w:w="396" w:type="dxa"/>
            <w:tcBorders>
              <w:left w:val="single" w:sz="4" w:space="0" w:color="auto"/>
            </w:tcBorders>
            <w:vAlign w:val="center"/>
            <w:hideMark/>
            <w:tcPrChange w:id="27" w:author="Geiser, Che@Energy" w:date="2022-05-20T08:32:00Z">
              <w:tcPr>
                <w:tcW w:w="396" w:type="dxa"/>
                <w:tcBorders>
                  <w:left w:val="single" w:sz="4" w:space="0" w:color="auto"/>
                </w:tcBorders>
                <w:vAlign w:val="center"/>
                <w:hideMark/>
              </w:tcPr>
            </w:tcPrChange>
          </w:tcPr>
          <w:p w14:paraId="5E31B2D3" w14:textId="27279AB8" w:rsidR="00DE167A" w:rsidRPr="00DE167A" w:rsidDel="00CC0360" w:rsidRDefault="00DE167A" w:rsidP="00DE167A">
            <w:pPr>
              <w:spacing w:after="0" w:line="240" w:lineRule="auto"/>
              <w:rPr>
                <w:del w:id="28" w:author="Geiser, Che@Energy" w:date="2022-05-20T08:33:00Z"/>
                <w:rFonts w:ascii="Times New Roman" w:eastAsia="Times New Roman" w:hAnsi="Times New Roman" w:cs="Times New Roman"/>
                <w:sz w:val="20"/>
                <w:szCs w:val="20"/>
              </w:rPr>
            </w:pPr>
          </w:p>
        </w:tc>
      </w:tr>
      <w:tr w:rsidR="00DE167A" w:rsidRPr="00DE167A" w:rsidDel="00CC0360" w14:paraId="378BDA96" w14:textId="4B1D0C2B" w:rsidTr="00856ACC">
        <w:trPr>
          <w:trHeight w:val="600"/>
          <w:del w:id="29" w:author="Geiser, Che@Energy" w:date="2022-05-20T08:33:00Z"/>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C17F8D0" w14:textId="57D68632" w:rsidR="00DE167A" w:rsidRPr="00DE167A" w:rsidDel="00CC0360" w:rsidRDefault="00DE167A" w:rsidP="00DE167A">
            <w:pPr>
              <w:spacing w:after="0" w:line="240" w:lineRule="auto"/>
              <w:rPr>
                <w:del w:id="30" w:author="Geiser, Che@Energy" w:date="2022-05-20T08:33:00Z"/>
                <w:rFonts w:ascii="Arial" w:eastAsia="Times New Roman" w:hAnsi="Arial" w:cs="Arial"/>
                <w:i/>
                <w:iCs/>
                <w:sz w:val="20"/>
                <w:szCs w:val="20"/>
              </w:rPr>
            </w:pPr>
            <w:del w:id="31" w:author="Geiser, Che@Energy" w:date="2022-05-20T08:32:00Z">
              <w:r w:rsidRPr="00DE167A" w:rsidDel="00D36CC8">
                <w:rPr>
                  <w:rFonts w:eastAsia="Times New Roman" w:cstheme="minorHAnsi"/>
                  <w:i/>
                  <w:iCs/>
                  <w:color w:val="231F20"/>
                  <w:sz w:val="20"/>
                  <w:szCs w:val="20"/>
                </w:rPr>
                <w:delText>HERS verifications must be completed by a HERS Rater and NRCV forms completed through an approved HERS Provider database. The Certificate of Verification forms indicated below will be required by the Authority Having Jurisdiction to demonstrate compliance.</w:delText>
              </w:r>
            </w:del>
          </w:p>
        </w:tc>
        <w:tc>
          <w:tcPr>
            <w:tcW w:w="396" w:type="dxa"/>
            <w:vAlign w:val="center"/>
            <w:hideMark/>
          </w:tcPr>
          <w:p w14:paraId="0EB1014F" w14:textId="5BE714FD" w:rsidR="00DE167A" w:rsidRPr="00DE167A" w:rsidDel="00CC0360" w:rsidRDefault="00DE167A" w:rsidP="00DE167A">
            <w:pPr>
              <w:spacing w:after="0" w:line="240" w:lineRule="auto"/>
              <w:rPr>
                <w:del w:id="32" w:author="Geiser, Che@Energy" w:date="2022-05-20T08:33:00Z"/>
                <w:rFonts w:ascii="Times New Roman" w:eastAsia="Times New Roman" w:hAnsi="Times New Roman" w:cs="Times New Roman"/>
                <w:sz w:val="20"/>
                <w:szCs w:val="20"/>
              </w:rPr>
            </w:pPr>
          </w:p>
        </w:tc>
      </w:tr>
      <w:tr w:rsidR="00DE167A" w:rsidRPr="00DE167A" w14:paraId="1E21CF72" w14:textId="77777777" w:rsidTr="00CB3E74">
        <w:trPr>
          <w:trHeight w:val="290"/>
          <w:trPrChange w:id="33" w:author="Geiser, Che@Energy" w:date="2022-05-20T08:38:00Z">
            <w:trPr>
              <w:trHeight w:val="290"/>
            </w:trPr>
          </w:trPrChange>
        </w:trPr>
        <w:tc>
          <w:tcPr>
            <w:tcW w:w="11155" w:type="dxa"/>
            <w:tcBorders>
              <w:top w:val="single" w:sz="4" w:space="0" w:color="auto"/>
              <w:left w:val="single" w:sz="4" w:space="0" w:color="auto"/>
              <w:bottom w:val="single" w:sz="4" w:space="0" w:color="auto"/>
              <w:right w:val="single" w:sz="4" w:space="0" w:color="auto"/>
            </w:tcBorders>
            <w:shd w:val="clear" w:color="auto" w:fill="auto"/>
            <w:vAlign w:val="center"/>
            <w:hideMark/>
            <w:tcPrChange w:id="34" w:author="Geiser, Che@Energy" w:date="2022-05-20T08:38:00Z">
              <w:tcPr>
                <w:tcW w:w="1087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tcPrChange>
          </w:tcPr>
          <w:p w14:paraId="0B4D90C0" w14:textId="5DCB96A1" w:rsidR="00DE167A" w:rsidRPr="00DE167A" w:rsidRDefault="00B8473D" w:rsidP="00DE167A">
            <w:pPr>
              <w:spacing w:after="0" w:line="240" w:lineRule="auto"/>
              <w:rPr>
                <w:rFonts w:eastAsia="Times New Roman" w:cstheme="minorHAnsi"/>
                <w:color w:val="231F20"/>
                <w:sz w:val="20"/>
                <w:szCs w:val="20"/>
              </w:rPr>
            </w:pPr>
            <w:r>
              <w:rPr>
                <w:rFonts w:eastAsia="Times New Roman" w:cstheme="minorHAnsi"/>
                <w:color w:val="231F20"/>
                <w:sz w:val="20"/>
                <w:szCs w:val="20"/>
              </w:rPr>
              <w:t>LM</w:t>
            </w:r>
            <w:r w:rsidR="00DE167A" w:rsidRPr="00DE167A">
              <w:rPr>
                <w:rFonts w:eastAsia="Times New Roman" w:cstheme="minorHAnsi"/>
                <w:color w:val="231F20"/>
                <w:sz w:val="20"/>
                <w:szCs w:val="20"/>
              </w:rPr>
              <w:t>CA-MCH-04a-H - Must be completed by installer and submitted for Air Distribution Duct Leakage.</w:t>
            </w:r>
          </w:p>
        </w:tc>
        <w:tc>
          <w:tcPr>
            <w:tcW w:w="3240" w:type="dxa"/>
            <w:tcBorders>
              <w:top w:val="single" w:sz="4" w:space="0" w:color="auto"/>
              <w:left w:val="nil"/>
              <w:bottom w:val="single" w:sz="4" w:space="0" w:color="auto"/>
              <w:right w:val="single" w:sz="4" w:space="0" w:color="auto"/>
            </w:tcBorders>
            <w:shd w:val="clear" w:color="auto" w:fill="auto"/>
            <w:noWrap/>
            <w:vAlign w:val="center"/>
            <w:hideMark/>
            <w:tcPrChange w:id="35" w:author="Geiser, Che@Energy" w:date="2022-05-20T08:38:00Z">
              <w:tcPr>
                <w:tcW w:w="3525" w:type="dxa"/>
                <w:tcBorders>
                  <w:top w:val="single" w:sz="4" w:space="0" w:color="auto"/>
                  <w:left w:val="nil"/>
                  <w:bottom w:val="single" w:sz="4" w:space="0" w:color="auto"/>
                  <w:right w:val="single" w:sz="4" w:space="0" w:color="auto"/>
                </w:tcBorders>
                <w:shd w:val="clear" w:color="auto" w:fill="auto"/>
                <w:noWrap/>
                <w:vAlign w:val="center"/>
                <w:hideMark/>
              </w:tcPr>
            </w:tcPrChange>
          </w:tcPr>
          <w:p w14:paraId="39B6CA93"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Change w:id="36" w:author="Geiser, Che@Energy" w:date="2022-05-20T08:38:00Z">
              <w:tcPr>
                <w:tcW w:w="396" w:type="dxa"/>
                <w:vAlign w:val="center"/>
                <w:hideMark/>
              </w:tcPr>
            </w:tcPrChange>
          </w:tcPr>
          <w:p w14:paraId="3486456A"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3CC351B1" w14:textId="77777777" w:rsidTr="00CB3E74">
        <w:trPr>
          <w:trHeight w:val="290"/>
          <w:trPrChange w:id="37" w:author="Geiser, Che@Energy" w:date="2022-05-20T08:38:00Z">
            <w:trPr>
              <w:trHeight w:val="290"/>
            </w:trPr>
          </w:trPrChange>
        </w:trPr>
        <w:tc>
          <w:tcPr>
            <w:tcW w:w="11155" w:type="dxa"/>
            <w:tcBorders>
              <w:top w:val="single" w:sz="4" w:space="0" w:color="auto"/>
              <w:left w:val="single" w:sz="4" w:space="0" w:color="auto"/>
              <w:bottom w:val="single" w:sz="4" w:space="0" w:color="auto"/>
              <w:right w:val="single" w:sz="4" w:space="0" w:color="auto"/>
            </w:tcBorders>
            <w:shd w:val="clear" w:color="auto" w:fill="auto"/>
            <w:vAlign w:val="center"/>
            <w:hideMark/>
            <w:tcPrChange w:id="38" w:author="Geiser, Che@Energy" w:date="2022-05-20T08:38:00Z">
              <w:tcPr>
                <w:tcW w:w="1087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tcPrChange>
          </w:tcPr>
          <w:p w14:paraId="12201D63" w14:textId="6B895ABC" w:rsidR="00DE167A" w:rsidRPr="00DE167A" w:rsidRDefault="00B8473D" w:rsidP="00DE167A">
            <w:pPr>
              <w:spacing w:after="0" w:line="240" w:lineRule="auto"/>
              <w:rPr>
                <w:rFonts w:eastAsia="Times New Roman" w:cstheme="minorHAnsi"/>
                <w:color w:val="231F20"/>
                <w:sz w:val="20"/>
                <w:szCs w:val="20"/>
              </w:rPr>
            </w:pPr>
            <w:r>
              <w:rPr>
                <w:rFonts w:eastAsia="Times New Roman" w:cstheme="minorHAnsi"/>
                <w:color w:val="231F20"/>
                <w:sz w:val="20"/>
                <w:szCs w:val="20"/>
              </w:rPr>
              <w:t>LM</w:t>
            </w:r>
            <w:r w:rsidR="00DE167A" w:rsidRPr="00DE167A">
              <w:rPr>
                <w:rFonts w:eastAsia="Times New Roman" w:cstheme="minorHAnsi"/>
                <w:color w:val="231F20"/>
                <w:sz w:val="20"/>
                <w:szCs w:val="20"/>
              </w:rPr>
              <w:t xml:space="preserve">CV-MCH-04-H Duct Leakage Test </w:t>
            </w:r>
          </w:p>
        </w:tc>
        <w:tc>
          <w:tcPr>
            <w:tcW w:w="3240" w:type="dxa"/>
            <w:tcBorders>
              <w:top w:val="single" w:sz="4" w:space="0" w:color="auto"/>
              <w:left w:val="single" w:sz="4" w:space="0" w:color="auto"/>
              <w:bottom w:val="single" w:sz="4" w:space="0" w:color="auto"/>
              <w:right w:val="single" w:sz="4" w:space="0" w:color="auto"/>
            </w:tcBorders>
            <w:shd w:val="clear" w:color="auto" w:fill="auto"/>
            <w:noWrap/>
            <w:vAlign w:val="center"/>
            <w:hideMark/>
            <w:tcPrChange w:id="39" w:author="Geiser, Che@Energy" w:date="2022-05-20T08:38:00Z">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tcPrChange>
          </w:tcPr>
          <w:p w14:paraId="751411B0"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Change w:id="40" w:author="Geiser, Che@Energy" w:date="2022-05-20T08:38:00Z">
              <w:tcPr>
                <w:tcW w:w="396" w:type="dxa"/>
                <w:vAlign w:val="center"/>
                <w:hideMark/>
              </w:tcPr>
            </w:tcPrChange>
          </w:tcPr>
          <w:p w14:paraId="1DF78C05"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3BAA23BD" w14:textId="77777777" w:rsidTr="00CB3E74">
        <w:trPr>
          <w:trHeight w:val="290"/>
          <w:trPrChange w:id="41" w:author="Geiser, Che@Energy" w:date="2022-05-20T08:38:00Z">
            <w:trPr>
              <w:trHeight w:val="290"/>
            </w:trPr>
          </w:trPrChange>
        </w:trPr>
        <w:tc>
          <w:tcPr>
            <w:tcW w:w="11155" w:type="dxa"/>
            <w:tcBorders>
              <w:top w:val="single" w:sz="4" w:space="0" w:color="auto"/>
              <w:left w:val="single" w:sz="4" w:space="0" w:color="auto"/>
              <w:bottom w:val="single" w:sz="4" w:space="0" w:color="auto"/>
              <w:right w:val="single" w:sz="4" w:space="0" w:color="auto"/>
            </w:tcBorders>
            <w:shd w:val="clear" w:color="auto" w:fill="auto"/>
            <w:vAlign w:val="center"/>
            <w:hideMark/>
            <w:tcPrChange w:id="42" w:author="Geiser, Che@Energy" w:date="2022-05-20T08:38:00Z">
              <w:tcPr>
                <w:tcW w:w="1087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tcPrChange>
          </w:tcPr>
          <w:p w14:paraId="2C21BDC8" w14:textId="14DECAF3" w:rsidR="00DE167A" w:rsidRPr="00DE167A" w:rsidRDefault="00B8473D" w:rsidP="00DE167A">
            <w:pPr>
              <w:spacing w:after="0" w:line="240" w:lineRule="auto"/>
              <w:rPr>
                <w:rFonts w:eastAsia="Times New Roman" w:cstheme="minorHAnsi"/>
                <w:color w:val="231F20"/>
                <w:sz w:val="20"/>
                <w:szCs w:val="20"/>
              </w:rPr>
            </w:pPr>
            <w:r>
              <w:rPr>
                <w:rFonts w:eastAsia="Times New Roman" w:cstheme="minorHAnsi"/>
                <w:color w:val="231F20"/>
                <w:sz w:val="20"/>
                <w:szCs w:val="20"/>
              </w:rPr>
              <w:t>LM</w:t>
            </w:r>
            <w:r w:rsidR="00DE167A" w:rsidRPr="00DE167A">
              <w:rPr>
                <w:rFonts w:eastAsia="Times New Roman" w:cstheme="minorHAnsi"/>
                <w:color w:val="231F20"/>
                <w:sz w:val="20"/>
                <w:szCs w:val="20"/>
              </w:rPr>
              <w:t>CV-MCH-24 Enclosure Air Leakage Worksheet</w:t>
            </w:r>
          </w:p>
        </w:tc>
        <w:tc>
          <w:tcPr>
            <w:tcW w:w="3240" w:type="dxa"/>
            <w:tcBorders>
              <w:top w:val="single" w:sz="4" w:space="0" w:color="auto"/>
              <w:left w:val="single" w:sz="4" w:space="0" w:color="auto"/>
              <w:bottom w:val="single" w:sz="4" w:space="0" w:color="auto"/>
              <w:right w:val="single" w:sz="4" w:space="0" w:color="auto"/>
            </w:tcBorders>
            <w:shd w:val="clear" w:color="auto" w:fill="auto"/>
            <w:noWrap/>
            <w:vAlign w:val="center"/>
            <w:hideMark/>
            <w:tcPrChange w:id="43" w:author="Geiser, Che@Energy" w:date="2022-05-20T08:38:00Z">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tcPrChange>
          </w:tcPr>
          <w:p w14:paraId="257A6A44"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Change w:id="44" w:author="Geiser, Che@Energy" w:date="2022-05-20T08:38:00Z">
              <w:tcPr>
                <w:tcW w:w="396" w:type="dxa"/>
                <w:vAlign w:val="center"/>
                <w:hideMark/>
              </w:tcPr>
            </w:tcPrChange>
          </w:tcPr>
          <w:p w14:paraId="644B668D"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2176A420" w14:textId="77777777" w:rsidTr="00CB3E74">
        <w:trPr>
          <w:trHeight w:val="290"/>
          <w:trPrChange w:id="45" w:author="Geiser, Che@Energy" w:date="2022-05-20T08:38:00Z">
            <w:trPr>
              <w:trHeight w:val="290"/>
            </w:trPr>
          </w:trPrChange>
        </w:trPr>
        <w:tc>
          <w:tcPr>
            <w:tcW w:w="11155" w:type="dxa"/>
            <w:tcBorders>
              <w:top w:val="single" w:sz="4" w:space="0" w:color="auto"/>
              <w:left w:val="single" w:sz="4" w:space="0" w:color="auto"/>
              <w:bottom w:val="single" w:sz="4" w:space="0" w:color="auto"/>
              <w:right w:val="single" w:sz="4" w:space="0" w:color="auto"/>
            </w:tcBorders>
            <w:shd w:val="clear" w:color="auto" w:fill="auto"/>
            <w:vAlign w:val="center"/>
            <w:hideMark/>
            <w:tcPrChange w:id="46" w:author="Geiser, Che@Energy" w:date="2022-05-20T08:38:00Z">
              <w:tcPr>
                <w:tcW w:w="1087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tcPrChange>
          </w:tcPr>
          <w:p w14:paraId="0929CE73" w14:textId="53EA1F8B" w:rsidR="00DE167A" w:rsidRPr="00DE167A" w:rsidRDefault="00B8473D" w:rsidP="00DE167A">
            <w:pPr>
              <w:spacing w:after="0" w:line="240" w:lineRule="auto"/>
              <w:rPr>
                <w:rFonts w:eastAsia="Times New Roman" w:cstheme="minorHAnsi"/>
                <w:color w:val="231F20"/>
                <w:sz w:val="20"/>
                <w:szCs w:val="20"/>
              </w:rPr>
            </w:pPr>
            <w:r>
              <w:rPr>
                <w:rFonts w:eastAsia="Times New Roman" w:cstheme="minorHAnsi"/>
                <w:color w:val="231F20"/>
                <w:sz w:val="20"/>
                <w:szCs w:val="20"/>
              </w:rPr>
              <w:t>LM</w:t>
            </w:r>
            <w:r w:rsidR="00DE167A" w:rsidRPr="00DE167A">
              <w:rPr>
                <w:rFonts w:eastAsia="Times New Roman" w:cstheme="minorHAnsi"/>
                <w:color w:val="231F20"/>
                <w:sz w:val="20"/>
                <w:szCs w:val="20"/>
              </w:rPr>
              <w:t>CV-MCH-27 High-rise Residential</w:t>
            </w:r>
          </w:p>
        </w:tc>
        <w:tc>
          <w:tcPr>
            <w:tcW w:w="3240" w:type="dxa"/>
            <w:tcBorders>
              <w:top w:val="single" w:sz="4" w:space="0" w:color="auto"/>
              <w:left w:val="single" w:sz="4" w:space="0" w:color="auto"/>
              <w:bottom w:val="single" w:sz="4" w:space="0" w:color="auto"/>
              <w:right w:val="single" w:sz="4" w:space="0" w:color="auto"/>
            </w:tcBorders>
            <w:shd w:val="clear" w:color="auto" w:fill="auto"/>
            <w:noWrap/>
            <w:vAlign w:val="center"/>
            <w:hideMark/>
            <w:tcPrChange w:id="47" w:author="Geiser, Che@Energy" w:date="2022-05-20T08:38:00Z">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tcPrChange>
          </w:tcPr>
          <w:p w14:paraId="23E1BB84"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Change w:id="48" w:author="Geiser, Che@Energy" w:date="2022-05-20T08:38:00Z">
              <w:tcPr>
                <w:tcW w:w="396" w:type="dxa"/>
                <w:vAlign w:val="center"/>
                <w:hideMark/>
              </w:tcPr>
            </w:tcPrChange>
          </w:tcPr>
          <w:p w14:paraId="25E37119"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635F8783" w14:textId="77777777" w:rsidTr="00CB3E74">
        <w:trPr>
          <w:trHeight w:val="290"/>
          <w:trPrChange w:id="49" w:author="Geiser, Che@Energy" w:date="2022-05-20T08:38:00Z">
            <w:trPr>
              <w:trHeight w:val="290"/>
            </w:trPr>
          </w:trPrChange>
        </w:trPr>
        <w:tc>
          <w:tcPr>
            <w:tcW w:w="11155" w:type="dxa"/>
            <w:tcBorders>
              <w:top w:val="single" w:sz="4" w:space="0" w:color="auto"/>
              <w:left w:val="single" w:sz="4" w:space="0" w:color="auto"/>
              <w:bottom w:val="single" w:sz="4" w:space="0" w:color="auto"/>
              <w:right w:val="single" w:sz="4" w:space="0" w:color="auto"/>
            </w:tcBorders>
            <w:shd w:val="clear" w:color="auto" w:fill="auto"/>
            <w:vAlign w:val="center"/>
            <w:hideMark/>
            <w:tcPrChange w:id="50" w:author="Geiser, Che@Energy" w:date="2022-05-20T08:38:00Z">
              <w:tcPr>
                <w:tcW w:w="1087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tcPrChange>
          </w:tcPr>
          <w:p w14:paraId="5F832382" w14:textId="130E29B2" w:rsidR="00DE167A" w:rsidRPr="00DE167A" w:rsidRDefault="00B8473D" w:rsidP="00DE167A">
            <w:pPr>
              <w:spacing w:after="0" w:line="240" w:lineRule="auto"/>
              <w:rPr>
                <w:rFonts w:eastAsia="Times New Roman" w:cstheme="minorHAnsi"/>
                <w:color w:val="231F20"/>
                <w:sz w:val="20"/>
                <w:szCs w:val="20"/>
              </w:rPr>
            </w:pPr>
            <w:r>
              <w:rPr>
                <w:rFonts w:eastAsia="Times New Roman" w:cstheme="minorHAnsi"/>
                <w:color w:val="231F20"/>
                <w:sz w:val="20"/>
                <w:szCs w:val="20"/>
              </w:rPr>
              <w:t>LM</w:t>
            </w:r>
            <w:r w:rsidR="00DE167A" w:rsidRPr="00DE167A">
              <w:rPr>
                <w:rFonts w:eastAsia="Times New Roman" w:cstheme="minorHAnsi"/>
                <w:color w:val="231F20"/>
                <w:sz w:val="20"/>
                <w:szCs w:val="20"/>
              </w:rPr>
              <w:t>CV-MCH-32 Local Mechanical Exhaust</w:t>
            </w:r>
          </w:p>
        </w:tc>
        <w:tc>
          <w:tcPr>
            <w:tcW w:w="3240" w:type="dxa"/>
            <w:tcBorders>
              <w:top w:val="single" w:sz="4" w:space="0" w:color="auto"/>
              <w:left w:val="single" w:sz="4" w:space="0" w:color="auto"/>
              <w:bottom w:val="single" w:sz="4" w:space="0" w:color="auto"/>
              <w:right w:val="single" w:sz="4" w:space="0" w:color="auto"/>
            </w:tcBorders>
            <w:shd w:val="clear" w:color="auto" w:fill="auto"/>
            <w:noWrap/>
            <w:vAlign w:val="center"/>
            <w:hideMark/>
            <w:tcPrChange w:id="51" w:author="Geiser, Che@Energy" w:date="2022-05-20T08:38:00Z">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tcPrChange>
          </w:tcPr>
          <w:p w14:paraId="44F621CB"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Change w:id="52" w:author="Geiser, Che@Energy" w:date="2022-05-20T08:38:00Z">
              <w:tcPr>
                <w:tcW w:w="396" w:type="dxa"/>
                <w:vAlign w:val="center"/>
                <w:hideMark/>
              </w:tcPr>
            </w:tcPrChange>
          </w:tcPr>
          <w:p w14:paraId="317B5458"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B36BAE" w:rsidRPr="00DE167A" w14:paraId="6E67679C" w14:textId="7D520632" w:rsidTr="00CB3E74">
        <w:trPr>
          <w:gridAfter w:val="1"/>
          <w:wAfter w:w="396" w:type="dxa"/>
          <w:trHeight w:val="403"/>
          <w:trPrChange w:id="53" w:author="Geiser, Che@Energy" w:date="2022-05-20T08:38:00Z">
            <w:trPr>
              <w:gridAfter w:val="1"/>
              <w:wAfter w:w="396" w:type="dxa"/>
              <w:trHeight w:val="403"/>
            </w:trPr>
          </w:trPrChange>
        </w:trPr>
        <w:tc>
          <w:tcPr>
            <w:tcW w:w="11155" w:type="dxa"/>
            <w:tcBorders>
              <w:top w:val="single" w:sz="4" w:space="0" w:color="auto"/>
              <w:left w:val="single" w:sz="4" w:space="0" w:color="auto"/>
              <w:bottom w:val="single" w:sz="4" w:space="0" w:color="auto"/>
              <w:right w:val="single" w:sz="4" w:space="0" w:color="auto"/>
            </w:tcBorders>
            <w:shd w:val="clear" w:color="auto" w:fill="auto"/>
            <w:vAlign w:val="center"/>
            <w:tcPrChange w:id="54" w:author="Geiser, Che@Energy" w:date="2022-05-20T08:38:00Z">
              <w:tcPr>
                <w:tcW w:w="7197" w:type="dxa"/>
                <w:tcBorders>
                  <w:top w:val="single" w:sz="4" w:space="0" w:color="auto"/>
                  <w:left w:val="single" w:sz="4" w:space="0" w:color="auto"/>
                  <w:bottom w:val="single" w:sz="4" w:space="0" w:color="auto"/>
                  <w:right w:val="single" w:sz="4" w:space="0" w:color="auto"/>
                </w:tcBorders>
                <w:shd w:val="clear" w:color="auto" w:fill="auto"/>
                <w:vAlign w:val="center"/>
              </w:tcPr>
            </w:tcPrChange>
          </w:tcPr>
          <w:p w14:paraId="675ACAAD" w14:textId="77777777" w:rsidR="00B36BAE" w:rsidRPr="00DE167A" w:rsidRDefault="00B36BAE">
            <w:pPr>
              <w:spacing w:after="0" w:line="240" w:lineRule="auto"/>
              <w:rPr>
                <w:rFonts w:eastAsia="Times New Roman" w:cstheme="minorHAnsi"/>
                <w:color w:val="231F20"/>
                <w:sz w:val="20"/>
                <w:szCs w:val="20"/>
              </w:rPr>
              <w:pPrChange w:id="55" w:author="Geiser, Che@Energy" w:date="2022-05-20T08:37:00Z">
                <w:pPr>
                  <w:spacing w:after="0" w:line="240" w:lineRule="auto"/>
                  <w:jc w:val="center"/>
                </w:pPr>
              </w:pPrChange>
            </w:pPr>
            <w:r w:rsidRPr="00DE167A">
              <w:rPr>
                <w:rFonts w:eastAsia="Times New Roman" w:cstheme="minorHAnsi"/>
                <w:color w:val="231F20"/>
                <w:sz w:val="20"/>
                <w:szCs w:val="20"/>
              </w:rPr>
              <w:t>There are no HERS verifications indicated on the permitted Certificate of Compliance related to the systems or materials documented on this Certificate of Installation.</w:t>
            </w:r>
          </w:p>
        </w:tc>
        <w:tc>
          <w:tcPr>
            <w:tcW w:w="3240" w:type="dxa"/>
            <w:tcBorders>
              <w:top w:val="single" w:sz="4" w:space="0" w:color="auto"/>
              <w:left w:val="single" w:sz="4" w:space="0" w:color="auto"/>
              <w:bottom w:val="single" w:sz="4" w:space="0" w:color="auto"/>
              <w:right w:val="single" w:sz="4" w:space="0" w:color="auto"/>
            </w:tcBorders>
            <w:shd w:val="clear" w:color="auto" w:fill="auto"/>
            <w:vAlign w:val="center"/>
            <w:tcPrChange w:id="56" w:author="Geiser, Che@Energy" w:date="2022-05-20T08:38:00Z">
              <w:tcPr>
                <w:tcW w:w="7198" w:type="dxa"/>
                <w:gridSpan w:val="2"/>
                <w:tcBorders>
                  <w:top w:val="single" w:sz="4" w:space="0" w:color="auto"/>
                  <w:left w:val="single" w:sz="4" w:space="0" w:color="auto"/>
                  <w:bottom w:val="single" w:sz="4" w:space="0" w:color="auto"/>
                  <w:right w:val="single" w:sz="4" w:space="0" w:color="auto"/>
                </w:tcBorders>
                <w:shd w:val="clear" w:color="auto" w:fill="auto"/>
                <w:vAlign w:val="center"/>
              </w:tcPr>
            </w:tcPrChange>
          </w:tcPr>
          <w:p w14:paraId="62DE9ABC" w14:textId="36FB7240" w:rsidR="00B36BAE" w:rsidRPr="00DE167A" w:rsidRDefault="00B36BAE" w:rsidP="00DE167A">
            <w:pPr>
              <w:spacing w:after="0" w:line="240" w:lineRule="auto"/>
              <w:jc w:val="center"/>
              <w:rPr>
                <w:rFonts w:eastAsia="Times New Roman" w:cstheme="minorHAnsi"/>
                <w:color w:val="231F20"/>
                <w:sz w:val="20"/>
                <w:szCs w:val="20"/>
              </w:rPr>
            </w:pPr>
          </w:p>
        </w:tc>
      </w:tr>
      <w:tr w:rsidR="00B36BAE" w:rsidRPr="00DE167A" w:rsidDel="00783448" w14:paraId="411EE45B" w14:textId="3E3D5B83" w:rsidTr="00CB3E74">
        <w:trPr>
          <w:gridAfter w:val="1"/>
          <w:wAfter w:w="396" w:type="dxa"/>
          <w:trHeight w:val="432"/>
          <w:del w:id="57" w:author="Geiser, Che@Energy" w:date="2022-05-20T08:40:00Z"/>
          <w:trPrChange w:id="58" w:author="Geiser, Che@Energy" w:date="2022-05-20T08:38:00Z">
            <w:trPr>
              <w:gridAfter w:val="1"/>
              <w:wAfter w:w="396" w:type="dxa"/>
              <w:trHeight w:val="432"/>
            </w:trPr>
          </w:trPrChange>
        </w:trPr>
        <w:tc>
          <w:tcPr>
            <w:tcW w:w="11155" w:type="dxa"/>
            <w:tcBorders>
              <w:top w:val="single" w:sz="4" w:space="0" w:color="auto"/>
              <w:left w:val="single" w:sz="4" w:space="0" w:color="auto"/>
              <w:bottom w:val="single" w:sz="4" w:space="0" w:color="auto"/>
              <w:right w:val="single" w:sz="4" w:space="0" w:color="auto"/>
            </w:tcBorders>
            <w:shd w:val="clear" w:color="auto" w:fill="auto"/>
            <w:vAlign w:val="center"/>
            <w:hideMark/>
            <w:tcPrChange w:id="59" w:author="Geiser, Che@Energy" w:date="2022-05-20T08:38:00Z">
              <w:tcPr>
                <w:tcW w:w="7197" w:type="dxa"/>
                <w:tcBorders>
                  <w:top w:val="single" w:sz="4" w:space="0" w:color="auto"/>
                  <w:left w:val="single" w:sz="4" w:space="0" w:color="auto"/>
                  <w:bottom w:val="single" w:sz="4" w:space="0" w:color="auto"/>
                  <w:right w:val="single" w:sz="4" w:space="0" w:color="auto"/>
                </w:tcBorders>
                <w:shd w:val="clear" w:color="auto" w:fill="auto"/>
                <w:vAlign w:val="center"/>
                <w:hideMark/>
              </w:tcPr>
            </w:tcPrChange>
          </w:tcPr>
          <w:p w14:paraId="41F28C12" w14:textId="7B4F24EB" w:rsidR="00B36BAE" w:rsidRPr="00DE167A" w:rsidDel="00783448" w:rsidRDefault="00B36BAE">
            <w:pPr>
              <w:spacing w:after="0" w:line="240" w:lineRule="auto"/>
              <w:rPr>
                <w:del w:id="60" w:author="Geiser, Che@Energy" w:date="2022-05-20T08:40:00Z"/>
                <w:rFonts w:eastAsia="Times New Roman" w:cstheme="minorHAnsi"/>
                <w:b/>
                <w:bCs/>
                <w:color w:val="231F20"/>
                <w:sz w:val="20"/>
                <w:szCs w:val="20"/>
              </w:rPr>
              <w:pPrChange w:id="61" w:author="Geiser, Che@Energy" w:date="2022-05-20T08:37:00Z">
                <w:pPr>
                  <w:spacing w:after="0" w:line="240" w:lineRule="auto"/>
                  <w:jc w:val="center"/>
                </w:pPr>
              </w:pPrChange>
            </w:pPr>
            <w:del w:id="62" w:author="Geiser, Che@Energy" w:date="2022-05-20T08:40:00Z">
              <w:r w:rsidRPr="00DE167A" w:rsidDel="00783448">
                <w:rPr>
                  <w:rFonts w:eastAsia="Times New Roman" w:cstheme="minorHAnsi"/>
                  <w:b/>
                  <w:bCs/>
                  <w:color w:val="231F20"/>
                  <w:sz w:val="20"/>
                  <w:szCs w:val="20"/>
                </w:rPr>
                <w:delText>Title 24, Part 6 Section 10-103(a)3F requires this Certificate of Installation be posted or made available to the Authority Having Jurisdiction for all applicable inspections.</w:delText>
              </w:r>
            </w:del>
          </w:p>
        </w:tc>
        <w:tc>
          <w:tcPr>
            <w:tcW w:w="3240" w:type="dxa"/>
            <w:tcBorders>
              <w:top w:val="single" w:sz="4" w:space="0" w:color="auto"/>
              <w:left w:val="single" w:sz="4" w:space="0" w:color="auto"/>
              <w:bottom w:val="single" w:sz="4" w:space="0" w:color="auto"/>
              <w:right w:val="single" w:sz="4" w:space="0" w:color="auto"/>
            </w:tcBorders>
            <w:shd w:val="clear" w:color="auto" w:fill="auto"/>
            <w:vAlign w:val="center"/>
            <w:tcPrChange w:id="63" w:author="Geiser, Che@Energy" w:date="2022-05-20T08:38:00Z">
              <w:tcPr>
                <w:tcW w:w="7198" w:type="dxa"/>
                <w:gridSpan w:val="2"/>
                <w:tcBorders>
                  <w:top w:val="single" w:sz="4" w:space="0" w:color="auto"/>
                  <w:left w:val="single" w:sz="4" w:space="0" w:color="auto"/>
                  <w:bottom w:val="single" w:sz="4" w:space="0" w:color="auto"/>
                  <w:right w:val="single" w:sz="4" w:space="0" w:color="auto"/>
                </w:tcBorders>
                <w:shd w:val="clear" w:color="auto" w:fill="auto"/>
                <w:vAlign w:val="center"/>
              </w:tcPr>
            </w:tcPrChange>
          </w:tcPr>
          <w:p w14:paraId="0FFEB2B4" w14:textId="264849A1" w:rsidR="00B36BAE" w:rsidRPr="00DE167A" w:rsidDel="00783448" w:rsidRDefault="00B36BAE" w:rsidP="00DE167A">
            <w:pPr>
              <w:spacing w:after="0" w:line="240" w:lineRule="auto"/>
              <w:jc w:val="center"/>
              <w:rPr>
                <w:del w:id="64" w:author="Geiser, Che@Energy" w:date="2022-05-20T08:40:00Z"/>
                <w:rFonts w:eastAsia="Times New Roman" w:cstheme="minorHAnsi"/>
                <w:b/>
                <w:bCs/>
                <w:color w:val="231F20"/>
                <w:sz w:val="20"/>
                <w:szCs w:val="20"/>
              </w:rPr>
            </w:pPr>
          </w:p>
        </w:tc>
      </w:tr>
    </w:tbl>
    <w:p w14:paraId="0B2CDDDF" w14:textId="57FC07A9" w:rsidR="00A865B9" w:rsidRDefault="00783448" w:rsidP="00C368D1">
      <w:pPr>
        <w:rPr>
          <w:rFonts w:cstheme="minorHAnsi"/>
          <w:b/>
          <w:bCs/>
          <w:sz w:val="20"/>
          <w:szCs w:val="20"/>
        </w:rPr>
      </w:pPr>
      <w:ins w:id="65" w:author="Geiser, Che@Energy" w:date="2022-05-20T08:40:00Z">
        <w:r w:rsidRPr="00DE167A">
          <w:rPr>
            <w:rFonts w:eastAsia="Times New Roman" w:cstheme="minorHAnsi"/>
            <w:b/>
            <w:bCs/>
            <w:color w:val="231F20"/>
            <w:sz w:val="20"/>
            <w:szCs w:val="20"/>
          </w:rPr>
          <w:t>Title 24, Part 6 Section 10-103(a)3F requires this Certificate of Installation be posted or made available to the Authority Having Jurisdiction for all applicable inspections.</w:t>
        </w:r>
      </w:ins>
    </w:p>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996"/>
        <w:gridCol w:w="8309"/>
      </w:tblGrid>
      <w:tr w:rsidR="00AA50CC" w:rsidRPr="00227F09" w14:paraId="46471494" w14:textId="77777777" w:rsidTr="00A9505D">
        <w:trPr>
          <w:trHeight w:val="191"/>
          <w:jc w:val="center"/>
        </w:trPr>
        <w:tc>
          <w:tcPr>
            <w:tcW w:w="14305" w:type="dxa"/>
            <w:gridSpan w:val="2"/>
            <w:vAlign w:val="center"/>
          </w:tcPr>
          <w:p w14:paraId="7AB9D5AC" w14:textId="77777777" w:rsidR="00AA50CC" w:rsidRPr="00227F09" w:rsidRDefault="00AA50CC" w:rsidP="00A9505D">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27F09">
              <w:rPr>
                <w:rFonts w:ascii="Calibri" w:eastAsia="Times New Roman" w:hAnsi="Calibri" w:cs="Arial"/>
                <w:b/>
                <w:caps/>
                <w:sz w:val="20"/>
                <w:szCs w:val="20"/>
              </w:rPr>
              <w:lastRenderedPageBreak/>
              <w:t>Documentation Author's Declaration Statement</w:t>
            </w:r>
          </w:p>
        </w:tc>
      </w:tr>
      <w:tr w:rsidR="00AA50CC" w:rsidRPr="00227F09" w14:paraId="402C2BF1" w14:textId="77777777" w:rsidTr="00A9505D">
        <w:trPr>
          <w:trHeight w:val="191"/>
          <w:jc w:val="center"/>
        </w:trPr>
        <w:tc>
          <w:tcPr>
            <w:tcW w:w="14305" w:type="dxa"/>
            <w:gridSpan w:val="2"/>
            <w:vAlign w:val="center"/>
          </w:tcPr>
          <w:p w14:paraId="2FED5D97" w14:textId="77777777" w:rsidR="00AA50CC" w:rsidRPr="00227F09" w:rsidRDefault="00AA50CC" w:rsidP="00AA50CC">
            <w:pPr>
              <w:keepNext/>
              <w:widowControl w:val="0"/>
              <w:numPr>
                <w:ilvl w:val="0"/>
                <w:numId w:val="27"/>
              </w:numPr>
              <w:spacing w:after="0" w:line="240" w:lineRule="auto"/>
              <w:ind w:left="346" w:hanging="346"/>
              <w:contextualSpacing/>
              <w:rPr>
                <w:rFonts w:eastAsia="Times New Roman" w:cs="Times New Roman"/>
                <w:sz w:val="20"/>
                <w:szCs w:val="20"/>
              </w:rPr>
            </w:pPr>
            <w:r w:rsidRPr="00227F09">
              <w:rPr>
                <w:rFonts w:eastAsia="Times New Roman" w:cs="Times New Roman"/>
                <w:sz w:val="20"/>
                <w:szCs w:val="20"/>
              </w:rPr>
              <w:t>I certify that this Certificate of Compliance documentation is accurate and complete.</w:t>
            </w:r>
          </w:p>
        </w:tc>
      </w:tr>
      <w:tr w:rsidR="00AA50CC" w:rsidRPr="00227F09" w14:paraId="3A244DCD" w14:textId="77777777" w:rsidTr="00A9505D">
        <w:trPr>
          <w:trHeight w:val="335"/>
          <w:jc w:val="center"/>
        </w:trPr>
        <w:tc>
          <w:tcPr>
            <w:tcW w:w="5996" w:type="dxa"/>
          </w:tcPr>
          <w:p w14:paraId="799E9E54" w14:textId="77777777" w:rsidR="00AA50CC" w:rsidRPr="00227F09" w:rsidRDefault="00AA50CC" w:rsidP="00A9505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Name:</w:t>
            </w:r>
          </w:p>
        </w:tc>
        <w:tc>
          <w:tcPr>
            <w:tcW w:w="8309" w:type="dxa"/>
          </w:tcPr>
          <w:p w14:paraId="552CFE4A" w14:textId="77777777" w:rsidR="00AA50CC" w:rsidRPr="00227F09" w:rsidRDefault="00AA50CC" w:rsidP="00A9505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Signature:</w:t>
            </w:r>
          </w:p>
        </w:tc>
      </w:tr>
      <w:tr w:rsidR="00AA50CC" w:rsidRPr="00227F09" w14:paraId="01EE53AB" w14:textId="77777777" w:rsidTr="00A9505D">
        <w:trPr>
          <w:trHeight w:val="335"/>
          <w:jc w:val="center"/>
        </w:trPr>
        <w:tc>
          <w:tcPr>
            <w:tcW w:w="5996" w:type="dxa"/>
          </w:tcPr>
          <w:p w14:paraId="1DC9810D" w14:textId="77777777" w:rsidR="00AA50CC" w:rsidRPr="00227F09" w:rsidRDefault="00AA50CC" w:rsidP="00A9505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Company:</w:t>
            </w:r>
          </w:p>
        </w:tc>
        <w:tc>
          <w:tcPr>
            <w:tcW w:w="8309" w:type="dxa"/>
          </w:tcPr>
          <w:p w14:paraId="56687F73" w14:textId="77777777" w:rsidR="00AA50CC" w:rsidRPr="00227F09" w:rsidRDefault="00AA50CC" w:rsidP="00A9505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Signature Date:</w:t>
            </w:r>
          </w:p>
        </w:tc>
      </w:tr>
      <w:tr w:rsidR="00AA50CC" w:rsidRPr="00227F09" w14:paraId="34E6F6E4" w14:textId="77777777" w:rsidTr="00A9505D">
        <w:trPr>
          <w:trHeight w:val="335"/>
          <w:jc w:val="center"/>
        </w:trPr>
        <w:tc>
          <w:tcPr>
            <w:tcW w:w="5996" w:type="dxa"/>
          </w:tcPr>
          <w:p w14:paraId="2F0C8863" w14:textId="77777777" w:rsidR="00AA50CC" w:rsidRPr="00227F09" w:rsidRDefault="00AA50CC" w:rsidP="00A9505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0ED8F977" w14:textId="77777777" w:rsidR="00AA50CC" w:rsidRPr="00227F09" w:rsidRDefault="00AA50CC" w:rsidP="00A9505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CEA/HERS Certification Identification (if applicable):</w:t>
            </w:r>
          </w:p>
        </w:tc>
      </w:tr>
      <w:tr w:rsidR="00AA50CC" w:rsidRPr="00227F09" w14:paraId="40F415AF" w14:textId="77777777" w:rsidTr="00A9505D">
        <w:trPr>
          <w:trHeight w:val="335"/>
          <w:jc w:val="center"/>
        </w:trPr>
        <w:tc>
          <w:tcPr>
            <w:tcW w:w="5996" w:type="dxa"/>
          </w:tcPr>
          <w:p w14:paraId="1B9A4632" w14:textId="77777777" w:rsidR="00AA50CC" w:rsidRPr="00227F09" w:rsidRDefault="00AA50CC" w:rsidP="00A9505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0883BCF1" w14:textId="77777777" w:rsidR="00AA50CC" w:rsidRPr="00227F09" w:rsidRDefault="00AA50CC" w:rsidP="00A9505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r w:rsidR="00AA50CC" w:rsidRPr="00227F09" w14:paraId="2331F916" w14:textId="77777777" w:rsidTr="00A9505D">
        <w:tblPrEx>
          <w:tblCellMar>
            <w:left w:w="115" w:type="dxa"/>
            <w:right w:w="115" w:type="dxa"/>
          </w:tblCellMar>
        </w:tblPrEx>
        <w:trPr>
          <w:trHeight w:val="275"/>
          <w:jc w:val="center"/>
        </w:trPr>
        <w:tc>
          <w:tcPr>
            <w:tcW w:w="14305" w:type="dxa"/>
            <w:gridSpan w:val="2"/>
            <w:vAlign w:val="center"/>
          </w:tcPr>
          <w:p w14:paraId="6EF0B3E3" w14:textId="77777777" w:rsidR="00AA50CC" w:rsidRPr="00227F09" w:rsidRDefault="00AA50CC" w:rsidP="00A9505D">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227F09">
              <w:rPr>
                <w:rFonts w:ascii="Calibri" w:eastAsia="Times New Roman" w:hAnsi="Calibri" w:cs="Arial"/>
                <w:b/>
                <w:caps/>
                <w:sz w:val="20"/>
                <w:szCs w:val="20"/>
              </w:rPr>
              <w:t xml:space="preserve">Responsible Person's Declaration statement  </w:t>
            </w:r>
          </w:p>
        </w:tc>
      </w:tr>
      <w:tr w:rsidR="00AA50CC" w:rsidRPr="00227F09" w14:paraId="2B0A22CF" w14:textId="77777777" w:rsidTr="00A9505D">
        <w:tblPrEx>
          <w:tblCellMar>
            <w:left w:w="115" w:type="dxa"/>
            <w:right w:w="115" w:type="dxa"/>
          </w:tblCellMar>
        </w:tblPrEx>
        <w:trPr>
          <w:trHeight w:val="469"/>
          <w:jc w:val="center"/>
        </w:trPr>
        <w:tc>
          <w:tcPr>
            <w:tcW w:w="14305" w:type="dxa"/>
            <w:gridSpan w:val="2"/>
          </w:tcPr>
          <w:p w14:paraId="4F2D90F1" w14:textId="77777777" w:rsidR="00AA50CC" w:rsidRPr="00227F09" w:rsidRDefault="00AA50CC" w:rsidP="00A9505D">
            <w:pPr>
              <w:keepNext/>
              <w:widowControl w:val="0"/>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certify the following under penalty of perjury, under the laws of the State of California:</w:t>
            </w:r>
          </w:p>
          <w:p w14:paraId="221E4020" w14:textId="77777777" w:rsidR="00AA50CC" w:rsidRPr="00227F09" w:rsidRDefault="00AA50CC" w:rsidP="00AA50CC">
            <w:pPr>
              <w:keepNext/>
              <w:widowControl w:val="0"/>
              <w:numPr>
                <w:ilvl w:val="0"/>
                <w:numId w:val="26"/>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The information provided on this Certificate of Compliance is true and correct.</w:t>
            </w:r>
          </w:p>
          <w:p w14:paraId="7D8EC58B" w14:textId="77777777" w:rsidR="00AA50CC" w:rsidRPr="00227F09" w:rsidRDefault="00AA50CC" w:rsidP="00AA50CC">
            <w:pPr>
              <w:keepNext/>
              <w:widowControl w:val="0"/>
              <w:numPr>
                <w:ilvl w:val="0"/>
                <w:numId w:val="26"/>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693D4EFE" w14:textId="77777777" w:rsidR="00AA50CC" w:rsidRPr="00227F09" w:rsidRDefault="00AA50CC" w:rsidP="00AA50CC">
            <w:pPr>
              <w:keepNext/>
              <w:widowControl w:val="0"/>
              <w:numPr>
                <w:ilvl w:val="0"/>
                <w:numId w:val="26"/>
              </w:numPr>
              <w:autoSpaceDE w:val="0"/>
              <w:autoSpaceDN w:val="0"/>
              <w:adjustRightInd w:val="0"/>
              <w:spacing w:after="0" w:line="240" w:lineRule="auto"/>
              <w:ind w:right="90"/>
              <w:rPr>
                <w:rFonts w:ascii="Calibri" w:eastAsia="Times New Roman" w:hAnsi="Calibri" w:cs="Times New Roman"/>
                <w:sz w:val="20"/>
                <w:szCs w:val="20"/>
              </w:rPr>
            </w:pPr>
            <w:r w:rsidRPr="00227F09">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227F09">
              <w:rPr>
                <w:rFonts w:ascii="Calibri" w:eastAsia="Times New Roman" w:hAnsi="Calibri" w:cs="Arial"/>
                <w:sz w:val="20"/>
                <w:szCs w:val="20"/>
              </w:rPr>
              <w:t>1</w:t>
            </w:r>
            <w:proofErr w:type="gramEnd"/>
            <w:r w:rsidRPr="00227F09">
              <w:rPr>
                <w:rFonts w:ascii="Calibri" w:eastAsia="Times New Roman" w:hAnsi="Calibri" w:cs="Arial"/>
                <w:sz w:val="20"/>
                <w:szCs w:val="20"/>
              </w:rPr>
              <w:t xml:space="preserve"> and Part 6 of the California Code of Regulations</w:t>
            </w:r>
            <w:r w:rsidRPr="00227F09">
              <w:rPr>
                <w:rFonts w:ascii="Calibri" w:eastAsia="Times New Roman" w:hAnsi="Calibri" w:cs="TimesNewRomanPSMT"/>
                <w:sz w:val="20"/>
                <w:szCs w:val="20"/>
              </w:rPr>
              <w:t>.</w:t>
            </w:r>
          </w:p>
          <w:p w14:paraId="700C5CE2" w14:textId="77777777" w:rsidR="00AA50CC" w:rsidRPr="00227F09" w:rsidRDefault="00AA50CC" w:rsidP="00AA50CC">
            <w:pPr>
              <w:keepNext/>
              <w:widowControl w:val="0"/>
              <w:numPr>
                <w:ilvl w:val="0"/>
                <w:numId w:val="26"/>
              </w:numPr>
              <w:autoSpaceDE w:val="0"/>
              <w:autoSpaceDN w:val="0"/>
              <w:adjustRightInd w:val="0"/>
              <w:spacing w:after="0" w:line="240" w:lineRule="auto"/>
              <w:ind w:right="90"/>
              <w:contextualSpacing/>
              <w:rPr>
                <w:rFonts w:ascii="Calibri" w:eastAsia="Times New Roman" w:hAnsi="Calibri" w:cs="Times New Roman"/>
                <w:sz w:val="20"/>
                <w:szCs w:val="20"/>
              </w:rPr>
            </w:pPr>
            <w:r w:rsidRPr="00227F09">
              <w:rPr>
                <w:rFonts w:ascii="Calibri" w:eastAsia="Times New Roman" w:hAnsi="Calibri" w:cs="Arial"/>
                <w:sz w:val="20"/>
                <w:szCs w:val="20"/>
              </w:rPr>
              <w:t xml:space="preserve">The building design </w:t>
            </w:r>
            <w:proofErr w:type="gramStart"/>
            <w:r w:rsidRPr="00227F09">
              <w:rPr>
                <w:rFonts w:ascii="Calibri" w:eastAsia="Times New Roman" w:hAnsi="Calibri" w:cs="Arial"/>
                <w:sz w:val="20"/>
                <w:szCs w:val="20"/>
              </w:rPr>
              <w:t>features</w:t>
            </w:r>
            <w:proofErr w:type="gramEnd"/>
            <w:r w:rsidRPr="00227F09">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2554388C" w14:textId="77777777" w:rsidR="00AA50CC" w:rsidRPr="00227F09" w:rsidRDefault="00AA50CC" w:rsidP="00AA50CC">
            <w:pPr>
              <w:keepNext/>
              <w:widowControl w:val="0"/>
              <w:numPr>
                <w:ilvl w:val="0"/>
                <w:numId w:val="26"/>
              </w:numPr>
              <w:autoSpaceDE w:val="0"/>
              <w:autoSpaceDN w:val="0"/>
              <w:adjustRightInd w:val="0"/>
              <w:spacing w:after="0" w:line="240" w:lineRule="auto"/>
              <w:contextualSpacing/>
              <w:rPr>
                <w:rFonts w:ascii="Calibri" w:eastAsia="Times New Roman" w:hAnsi="Calibri" w:cs="Times New Roman"/>
                <w:b/>
                <w:sz w:val="20"/>
                <w:szCs w:val="20"/>
              </w:rPr>
            </w:pPr>
            <w:r w:rsidRPr="00227F09">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227F09">
              <w:rPr>
                <w:rFonts w:ascii="Calibri" w:eastAsia="Times New Roman" w:hAnsi="Calibri" w:cs="Times New Roman"/>
                <w:sz w:val="20"/>
                <w:szCs w:val="20"/>
              </w:rPr>
              <w:t>building, and</w:t>
            </w:r>
            <w:proofErr w:type="gramEnd"/>
            <w:r w:rsidRPr="00227F09">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AA50CC" w:rsidRPr="00227F09" w14:paraId="287B9855" w14:textId="77777777" w:rsidTr="00A9505D">
        <w:tblPrEx>
          <w:tblCellMar>
            <w:left w:w="108" w:type="dxa"/>
            <w:right w:w="108" w:type="dxa"/>
          </w:tblCellMar>
        </w:tblPrEx>
        <w:trPr>
          <w:trHeight w:val="335"/>
          <w:jc w:val="center"/>
        </w:trPr>
        <w:tc>
          <w:tcPr>
            <w:tcW w:w="5996" w:type="dxa"/>
          </w:tcPr>
          <w:p w14:paraId="3EE631C5" w14:textId="77777777" w:rsidR="00AA50CC" w:rsidRPr="00227F09" w:rsidRDefault="00AA50CC" w:rsidP="00A9505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Name:</w:t>
            </w:r>
          </w:p>
        </w:tc>
        <w:tc>
          <w:tcPr>
            <w:tcW w:w="8309" w:type="dxa"/>
          </w:tcPr>
          <w:p w14:paraId="201032DA" w14:textId="77777777" w:rsidR="00AA50CC" w:rsidRPr="00227F09" w:rsidRDefault="00AA50CC" w:rsidP="00A9505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Signature:</w:t>
            </w:r>
          </w:p>
        </w:tc>
      </w:tr>
      <w:tr w:rsidR="00AA50CC" w:rsidRPr="00227F09" w14:paraId="0A6EC157" w14:textId="77777777" w:rsidTr="00A9505D">
        <w:tblPrEx>
          <w:tblCellMar>
            <w:left w:w="108" w:type="dxa"/>
            <w:right w:w="108" w:type="dxa"/>
          </w:tblCellMar>
        </w:tblPrEx>
        <w:trPr>
          <w:trHeight w:val="335"/>
          <w:jc w:val="center"/>
        </w:trPr>
        <w:tc>
          <w:tcPr>
            <w:tcW w:w="5996" w:type="dxa"/>
          </w:tcPr>
          <w:p w14:paraId="288FC521" w14:textId="77777777" w:rsidR="00AA50CC" w:rsidRPr="00227F09" w:rsidRDefault="00AA50CC" w:rsidP="00A9505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227F09">
              <w:rPr>
                <w:rFonts w:ascii="Calibri" w:eastAsia="Times New Roman" w:hAnsi="Calibri" w:cs="Times New Roman"/>
                <w:sz w:val="20"/>
                <w:szCs w:val="20"/>
              </w:rPr>
              <w:t>Company :</w:t>
            </w:r>
            <w:proofErr w:type="gramEnd"/>
          </w:p>
        </w:tc>
        <w:tc>
          <w:tcPr>
            <w:tcW w:w="8309" w:type="dxa"/>
          </w:tcPr>
          <w:p w14:paraId="2E8A4B12" w14:textId="77777777" w:rsidR="00AA50CC" w:rsidRPr="00227F09" w:rsidRDefault="00AA50CC" w:rsidP="00A9505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Date Signed:</w:t>
            </w:r>
          </w:p>
        </w:tc>
      </w:tr>
      <w:tr w:rsidR="00AA50CC" w:rsidRPr="00227F09" w14:paraId="0C3C0154" w14:textId="77777777" w:rsidTr="00A9505D">
        <w:tblPrEx>
          <w:tblCellMar>
            <w:left w:w="108" w:type="dxa"/>
            <w:right w:w="108" w:type="dxa"/>
          </w:tblCellMar>
        </w:tblPrEx>
        <w:trPr>
          <w:trHeight w:val="335"/>
          <w:jc w:val="center"/>
        </w:trPr>
        <w:tc>
          <w:tcPr>
            <w:tcW w:w="5996" w:type="dxa"/>
          </w:tcPr>
          <w:p w14:paraId="55FBEB3D" w14:textId="77777777" w:rsidR="00AA50CC" w:rsidRPr="00227F09" w:rsidRDefault="00AA50CC" w:rsidP="00A9505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3C7C6BB0" w14:textId="77777777" w:rsidR="00AA50CC" w:rsidRPr="00227F09" w:rsidRDefault="00AA50CC" w:rsidP="00A9505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License:</w:t>
            </w:r>
          </w:p>
        </w:tc>
      </w:tr>
      <w:tr w:rsidR="00AA50CC" w:rsidRPr="00227F09" w14:paraId="3E6C2005" w14:textId="77777777" w:rsidTr="00A9505D">
        <w:tblPrEx>
          <w:tblCellMar>
            <w:left w:w="108" w:type="dxa"/>
            <w:right w:w="108" w:type="dxa"/>
          </w:tblCellMar>
        </w:tblPrEx>
        <w:trPr>
          <w:trHeight w:val="335"/>
          <w:jc w:val="center"/>
        </w:trPr>
        <w:tc>
          <w:tcPr>
            <w:tcW w:w="5996" w:type="dxa"/>
          </w:tcPr>
          <w:p w14:paraId="750BA471" w14:textId="77777777" w:rsidR="00AA50CC" w:rsidRPr="00227F09" w:rsidRDefault="00AA50CC" w:rsidP="00A9505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5AB07457" w14:textId="77777777" w:rsidR="00AA50CC" w:rsidRPr="00227F09" w:rsidRDefault="00AA50CC" w:rsidP="00A9505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bl>
    <w:p w14:paraId="5CB411BF" w14:textId="77777777" w:rsidR="00DE167A" w:rsidRPr="00133C3B" w:rsidRDefault="00DE167A" w:rsidP="00C368D1">
      <w:pPr>
        <w:rPr>
          <w:rFonts w:cstheme="minorHAnsi"/>
          <w:b/>
          <w:bCs/>
          <w:sz w:val="20"/>
          <w:szCs w:val="20"/>
        </w:rPr>
      </w:pPr>
    </w:p>
    <w:p w14:paraId="0229740D" w14:textId="77777777" w:rsidR="00B43D8E" w:rsidRPr="00133C3B" w:rsidRDefault="00B43D8E">
      <w:pPr>
        <w:rPr>
          <w:rFonts w:cstheme="minorHAnsi"/>
          <w:sz w:val="20"/>
          <w:szCs w:val="20"/>
        </w:rPr>
      </w:pPr>
    </w:p>
    <w:p w14:paraId="258D012D" w14:textId="77777777" w:rsidR="0034135D" w:rsidRPr="00133C3B" w:rsidRDefault="0034135D">
      <w:pPr>
        <w:rPr>
          <w:rFonts w:cstheme="minorHAnsi"/>
          <w:b/>
          <w:bCs/>
          <w:sz w:val="20"/>
          <w:szCs w:val="20"/>
        </w:rPr>
        <w:sectPr w:rsidR="0034135D" w:rsidRPr="00133C3B" w:rsidSect="00014649">
          <w:headerReference w:type="even" r:id="rId12"/>
          <w:headerReference w:type="default" r:id="rId13"/>
          <w:footerReference w:type="even" r:id="rId14"/>
          <w:footerReference w:type="default" r:id="rId15"/>
          <w:headerReference w:type="first" r:id="rId16"/>
          <w:footerReference w:type="first" r:id="rId17"/>
          <w:pgSz w:w="15840" w:h="12240" w:orient="landscape"/>
          <w:pgMar w:top="720" w:right="720" w:bottom="720" w:left="720" w:header="720" w:footer="720" w:gutter="0"/>
          <w:cols w:space="720"/>
          <w:docGrid w:linePitch="360"/>
        </w:sectPr>
      </w:pPr>
    </w:p>
    <w:p w14:paraId="40FE6661" w14:textId="75ED7724" w:rsidR="00C368D1" w:rsidRPr="00EF620C" w:rsidRDefault="00C368D1" w:rsidP="00C13A73">
      <w:pPr>
        <w:spacing w:after="0"/>
        <w:rPr>
          <w:rFonts w:cstheme="minorHAnsi"/>
          <w:b/>
          <w:bCs/>
          <w:sz w:val="24"/>
          <w:szCs w:val="24"/>
        </w:rPr>
      </w:pPr>
      <w:r w:rsidRPr="00EF620C">
        <w:rPr>
          <w:rFonts w:cstheme="minorHAnsi"/>
          <w:b/>
          <w:bCs/>
          <w:sz w:val="24"/>
          <w:szCs w:val="24"/>
        </w:rPr>
        <w:lastRenderedPageBreak/>
        <w:t>A. General Information</w:t>
      </w:r>
    </w:p>
    <w:p w14:paraId="7AAA6CF4" w14:textId="4699B999" w:rsidR="00C368D1" w:rsidRPr="00EF620C" w:rsidRDefault="004C16CA" w:rsidP="00C13A73">
      <w:pPr>
        <w:pStyle w:val="ListParagraph"/>
        <w:numPr>
          <w:ilvl w:val="0"/>
          <w:numId w:val="1"/>
        </w:numPr>
        <w:spacing w:after="0"/>
        <w:rPr>
          <w:rFonts w:cstheme="minorHAnsi"/>
          <w:sz w:val="24"/>
          <w:szCs w:val="24"/>
        </w:rPr>
      </w:pPr>
      <w:r w:rsidRPr="00EF620C">
        <w:rPr>
          <w:rFonts w:cstheme="minorHAnsi"/>
          <w:sz w:val="24"/>
          <w:szCs w:val="24"/>
        </w:rPr>
        <w:t>This field is filled out automatically</w:t>
      </w:r>
      <w:r w:rsidR="00C368D1" w:rsidRPr="00EF620C">
        <w:rPr>
          <w:rFonts w:cstheme="minorHAnsi"/>
          <w:sz w:val="24"/>
          <w:szCs w:val="24"/>
        </w:rPr>
        <w:t>.</w:t>
      </w:r>
    </w:p>
    <w:p w14:paraId="19B91C91" w14:textId="12E7CBC5" w:rsidR="00B87514" w:rsidRPr="00EF620C" w:rsidRDefault="00774150" w:rsidP="00C368D1">
      <w:pPr>
        <w:pStyle w:val="ListParagraph"/>
        <w:numPr>
          <w:ilvl w:val="0"/>
          <w:numId w:val="1"/>
        </w:numPr>
        <w:rPr>
          <w:rFonts w:cstheme="minorHAnsi"/>
          <w:sz w:val="24"/>
          <w:szCs w:val="24"/>
        </w:rPr>
      </w:pPr>
      <w:r>
        <w:rPr>
          <w:rFonts w:cstheme="minorHAnsi"/>
          <w:sz w:val="24"/>
          <w:szCs w:val="24"/>
        </w:rPr>
        <w:t>Enter the zip code of the construction project.</w:t>
      </w:r>
    </w:p>
    <w:p w14:paraId="22423DC2" w14:textId="08DFEF1A" w:rsidR="00B87514" w:rsidRPr="00EF620C" w:rsidRDefault="00B87514" w:rsidP="00C368D1">
      <w:pPr>
        <w:pStyle w:val="ListParagraph"/>
        <w:numPr>
          <w:ilvl w:val="0"/>
          <w:numId w:val="1"/>
        </w:numPr>
        <w:rPr>
          <w:rFonts w:cstheme="minorHAnsi"/>
          <w:sz w:val="24"/>
          <w:szCs w:val="24"/>
        </w:rPr>
      </w:pPr>
      <w:r w:rsidRPr="00EF620C">
        <w:rPr>
          <w:rFonts w:cstheme="minorHAnsi"/>
          <w:sz w:val="24"/>
          <w:szCs w:val="24"/>
        </w:rPr>
        <w:t>Enter the Date of Permit Set used for construction.</w:t>
      </w:r>
    </w:p>
    <w:p w14:paraId="0235781C" w14:textId="23BCFD22" w:rsidR="00B87514" w:rsidRPr="00EF620C" w:rsidRDefault="00B87514" w:rsidP="00B87514">
      <w:pPr>
        <w:pStyle w:val="ListParagraph"/>
        <w:numPr>
          <w:ilvl w:val="0"/>
          <w:numId w:val="1"/>
        </w:numPr>
        <w:rPr>
          <w:rFonts w:cstheme="minorHAnsi"/>
          <w:sz w:val="24"/>
          <w:szCs w:val="24"/>
        </w:rPr>
      </w:pPr>
      <w:r w:rsidRPr="00EF620C">
        <w:rPr>
          <w:rFonts w:cstheme="minorHAnsi"/>
          <w:sz w:val="24"/>
          <w:szCs w:val="24"/>
        </w:rPr>
        <w:t>Enter the Name of Permit Set used for construction.</w:t>
      </w:r>
    </w:p>
    <w:p w14:paraId="5563132B" w14:textId="05D24848" w:rsidR="00B87514" w:rsidRPr="00EF620C" w:rsidRDefault="00B87514" w:rsidP="00B87514">
      <w:pPr>
        <w:pStyle w:val="ListParagraph"/>
        <w:numPr>
          <w:ilvl w:val="0"/>
          <w:numId w:val="1"/>
        </w:numPr>
        <w:rPr>
          <w:rFonts w:cstheme="minorHAnsi"/>
          <w:sz w:val="24"/>
          <w:szCs w:val="24"/>
        </w:rPr>
      </w:pPr>
      <w:r w:rsidRPr="00EF620C">
        <w:rPr>
          <w:rFonts w:cstheme="minorHAnsi"/>
          <w:sz w:val="24"/>
          <w:szCs w:val="24"/>
        </w:rPr>
        <w:t>Enter the Authority Having Jurisdiction.</w:t>
      </w:r>
    </w:p>
    <w:p w14:paraId="0BEE59AB" w14:textId="562E93F7" w:rsidR="00C368D1" w:rsidRPr="00EF620C" w:rsidRDefault="00B87514" w:rsidP="00B87514">
      <w:pPr>
        <w:pStyle w:val="ListParagraph"/>
        <w:numPr>
          <w:ilvl w:val="0"/>
          <w:numId w:val="1"/>
        </w:numPr>
        <w:rPr>
          <w:rFonts w:cstheme="minorHAnsi"/>
          <w:sz w:val="24"/>
          <w:szCs w:val="24"/>
        </w:rPr>
      </w:pPr>
      <w:r w:rsidRPr="00EF620C">
        <w:rPr>
          <w:rFonts w:cstheme="minorHAnsi"/>
          <w:sz w:val="24"/>
          <w:szCs w:val="24"/>
        </w:rPr>
        <w:t>Enter the Building Permit #.</w:t>
      </w:r>
    </w:p>
    <w:p w14:paraId="51F2B5C9" w14:textId="0AD57D2B" w:rsidR="00C368D1" w:rsidRPr="00EF620C" w:rsidRDefault="00C368D1" w:rsidP="00C368D1">
      <w:pPr>
        <w:pStyle w:val="ListParagraph"/>
        <w:numPr>
          <w:ilvl w:val="0"/>
          <w:numId w:val="1"/>
        </w:numPr>
        <w:rPr>
          <w:rFonts w:cstheme="minorHAnsi"/>
          <w:sz w:val="24"/>
          <w:szCs w:val="24"/>
        </w:rPr>
      </w:pPr>
      <w:r w:rsidRPr="00EF620C">
        <w:rPr>
          <w:rFonts w:cstheme="minorHAnsi"/>
          <w:sz w:val="24"/>
          <w:szCs w:val="24"/>
        </w:rPr>
        <w:t xml:space="preserve">Enter the </w:t>
      </w:r>
      <w:r w:rsidR="00B87514" w:rsidRPr="00EF620C">
        <w:rPr>
          <w:rFonts w:cstheme="minorHAnsi"/>
          <w:sz w:val="24"/>
          <w:szCs w:val="24"/>
        </w:rPr>
        <w:t>Date of As-Built Set</w:t>
      </w:r>
      <w:r w:rsidRPr="00EF620C">
        <w:rPr>
          <w:rFonts w:cstheme="minorHAnsi"/>
          <w:sz w:val="24"/>
          <w:szCs w:val="24"/>
        </w:rPr>
        <w:t>.</w:t>
      </w:r>
    </w:p>
    <w:p w14:paraId="29DE4D18" w14:textId="46F07132" w:rsidR="00B87514" w:rsidRPr="00EF620C" w:rsidRDefault="00B87514" w:rsidP="00B87514">
      <w:pPr>
        <w:pStyle w:val="ListParagraph"/>
        <w:numPr>
          <w:ilvl w:val="0"/>
          <w:numId w:val="1"/>
        </w:numPr>
        <w:rPr>
          <w:rFonts w:cstheme="minorHAnsi"/>
          <w:sz w:val="24"/>
          <w:szCs w:val="24"/>
        </w:rPr>
      </w:pPr>
      <w:r w:rsidRPr="00EF620C">
        <w:rPr>
          <w:rFonts w:cstheme="minorHAnsi"/>
          <w:sz w:val="24"/>
          <w:szCs w:val="24"/>
        </w:rPr>
        <w:t>Enter the Name of As-Built Set.</w:t>
      </w:r>
    </w:p>
    <w:p w14:paraId="37771D34" w14:textId="77777777" w:rsidR="00FB5494" w:rsidRPr="00EF620C" w:rsidRDefault="00FB5494" w:rsidP="00C13A73">
      <w:pPr>
        <w:spacing w:after="0"/>
        <w:rPr>
          <w:rFonts w:cstheme="minorHAnsi"/>
          <w:b/>
          <w:bCs/>
          <w:sz w:val="24"/>
          <w:szCs w:val="24"/>
        </w:rPr>
      </w:pPr>
      <w:r w:rsidRPr="00EF620C">
        <w:rPr>
          <w:rFonts w:cstheme="minorHAnsi"/>
          <w:b/>
          <w:bCs/>
          <w:sz w:val="24"/>
          <w:szCs w:val="24"/>
        </w:rPr>
        <w:t>B. Project Scope</w:t>
      </w:r>
    </w:p>
    <w:p w14:paraId="51B6D895" w14:textId="45A41844" w:rsidR="00FB5494" w:rsidRPr="00EF620C" w:rsidRDefault="00FB5494" w:rsidP="00774150">
      <w:pPr>
        <w:pStyle w:val="ListParagraph"/>
        <w:numPr>
          <w:ilvl w:val="0"/>
          <w:numId w:val="2"/>
        </w:numPr>
        <w:rPr>
          <w:rFonts w:cstheme="minorHAnsi"/>
          <w:sz w:val="24"/>
          <w:szCs w:val="24"/>
        </w:rPr>
      </w:pPr>
      <w:r w:rsidRPr="00EF620C">
        <w:rPr>
          <w:rFonts w:cstheme="minorHAnsi"/>
          <w:sz w:val="24"/>
          <w:szCs w:val="24"/>
        </w:rPr>
        <w:t xml:space="preserve">Select all applicable </w:t>
      </w:r>
      <w:r w:rsidR="00774150">
        <w:rPr>
          <w:rFonts w:cstheme="minorHAnsi"/>
          <w:sz w:val="24"/>
          <w:szCs w:val="24"/>
        </w:rPr>
        <w:t>equipment,</w:t>
      </w:r>
      <w:r w:rsidRPr="00EF620C">
        <w:rPr>
          <w:rFonts w:cstheme="minorHAnsi"/>
          <w:sz w:val="24"/>
          <w:szCs w:val="24"/>
        </w:rPr>
        <w:t xml:space="preserve"> systems and materials documented.</w:t>
      </w:r>
    </w:p>
    <w:p w14:paraId="004F8E82" w14:textId="4F16A70D" w:rsidR="00FB5494" w:rsidRPr="00EF620C" w:rsidRDefault="00FB5494" w:rsidP="00C13A73">
      <w:pPr>
        <w:spacing w:after="0"/>
        <w:rPr>
          <w:rFonts w:cstheme="minorHAnsi"/>
          <w:b/>
          <w:bCs/>
          <w:sz w:val="24"/>
          <w:szCs w:val="24"/>
        </w:rPr>
      </w:pPr>
      <w:r w:rsidRPr="00EF620C">
        <w:rPr>
          <w:rFonts w:cstheme="minorHAnsi"/>
          <w:b/>
          <w:bCs/>
          <w:sz w:val="24"/>
          <w:szCs w:val="24"/>
        </w:rPr>
        <w:t>C. Compliance Results</w:t>
      </w:r>
    </w:p>
    <w:p w14:paraId="071ABF03" w14:textId="1597A3C4" w:rsidR="00FB5494" w:rsidRDefault="00FB5494" w:rsidP="00C13A73">
      <w:pPr>
        <w:spacing w:after="0"/>
        <w:rPr>
          <w:rFonts w:cstheme="minorHAnsi"/>
          <w:sz w:val="24"/>
          <w:szCs w:val="24"/>
        </w:rPr>
      </w:pPr>
      <w:r w:rsidRPr="00EF620C">
        <w:rPr>
          <w:rFonts w:cstheme="minorHAnsi"/>
          <w:sz w:val="24"/>
          <w:szCs w:val="24"/>
        </w:rPr>
        <w:t xml:space="preserve">Results in this table are automatically calculated from data input and calculations in Tables </w:t>
      </w:r>
      <w:r w:rsidR="00413A63" w:rsidRPr="00EF620C">
        <w:rPr>
          <w:rFonts w:cstheme="minorHAnsi"/>
          <w:sz w:val="24"/>
          <w:szCs w:val="24"/>
        </w:rPr>
        <w:t>F</w:t>
      </w:r>
      <w:r w:rsidRPr="00EF620C">
        <w:rPr>
          <w:rFonts w:cstheme="minorHAnsi"/>
          <w:sz w:val="24"/>
          <w:szCs w:val="24"/>
        </w:rPr>
        <w:t>.</w:t>
      </w:r>
    </w:p>
    <w:p w14:paraId="60997074" w14:textId="77777777" w:rsidR="00C13A73" w:rsidRPr="00EF620C" w:rsidRDefault="00C13A73" w:rsidP="00C13A73">
      <w:pPr>
        <w:spacing w:after="0"/>
        <w:rPr>
          <w:rFonts w:cstheme="minorHAnsi"/>
          <w:sz w:val="24"/>
          <w:szCs w:val="24"/>
        </w:rPr>
      </w:pPr>
    </w:p>
    <w:p w14:paraId="281E88E5" w14:textId="77777777" w:rsidR="00FB5494" w:rsidRPr="00EF620C" w:rsidRDefault="00FB5494" w:rsidP="00C13A73">
      <w:pPr>
        <w:spacing w:after="0"/>
        <w:rPr>
          <w:rFonts w:cstheme="minorHAnsi"/>
          <w:b/>
          <w:bCs/>
          <w:sz w:val="24"/>
          <w:szCs w:val="24"/>
        </w:rPr>
      </w:pPr>
      <w:r w:rsidRPr="00EF620C">
        <w:rPr>
          <w:rFonts w:cstheme="minorHAnsi"/>
          <w:b/>
          <w:bCs/>
          <w:sz w:val="24"/>
          <w:szCs w:val="24"/>
        </w:rPr>
        <w:t>D. Exceptional Conditions</w:t>
      </w:r>
    </w:p>
    <w:p w14:paraId="367680E4" w14:textId="207CC7F7" w:rsidR="00FB5494" w:rsidRPr="001F593E" w:rsidRDefault="00FB5494" w:rsidP="001F593E">
      <w:pPr>
        <w:pStyle w:val="ListParagraph"/>
        <w:numPr>
          <w:ilvl w:val="0"/>
          <w:numId w:val="13"/>
        </w:numPr>
        <w:spacing w:after="0"/>
        <w:rPr>
          <w:rFonts w:cstheme="minorHAnsi"/>
          <w:sz w:val="24"/>
          <w:szCs w:val="24"/>
        </w:rPr>
      </w:pPr>
      <w:r w:rsidRPr="001F593E">
        <w:rPr>
          <w:rFonts w:cstheme="minorHAnsi"/>
          <w:sz w:val="24"/>
          <w:szCs w:val="24"/>
        </w:rPr>
        <w:t xml:space="preserve">This table is </w:t>
      </w:r>
      <w:r w:rsidR="00A17145" w:rsidRPr="001F593E">
        <w:rPr>
          <w:rFonts w:cstheme="minorHAnsi"/>
          <w:sz w:val="24"/>
          <w:szCs w:val="24"/>
        </w:rPr>
        <w:t>auto filled</w:t>
      </w:r>
      <w:r w:rsidRPr="001F593E">
        <w:rPr>
          <w:rFonts w:cstheme="minorHAnsi"/>
          <w:sz w:val="24"/>
          <w:szCs w:val="24"/>
        </w:rPr>
        <w:t xml:space="preserve"> with </w:t>
      </w:r>
      <w:proofErr w:type="spellStart"/>
      <w:r w:rsidRPr="001F593E">
        <w:rPr>
          <w:rFonts w:cstheme="minorHAnsi"/>
          <w:sz w:val="24"/>
          <w:szCs w:val="24"/>
        </w:rPr>
        <w:t>uneditable</w:t>
      </w:r>
      <w:proofErr w:type="spellEnd"/>
      <w:r w:rsidRPr="001F593E">
        <w:rPr>
          <w:rFonts w:cstheme="minorHAnsi"/>
          <w:sz w:val="24"/>
          <w:szCs w:val="24"/>
        </w:rPr>
        <w:t xml:space="preserve"> comments because of selections made or data entered in tables throughout the form.</w:t>
      </w:r>
    </w:p>
    <w:p w14:paraId="6704A99C" w14:textId="77777777" w:rsidR="00C13A73" w:rsidRPr="00EF620C" w:rsidRDefault="00C13A73" w:rsidP="00C13A73">
      <w:pPr>
        <w:spacing w:after="0"/>
        <w:rPr>
          <w:rFonts w:cstheme="minorHAnsi"/>
          <w:sz w:val="24"/>
          <w:szCs w:val="24"/>
        </w:rPr>
      </w:pPr>
    </w:p>
    <w:p w14:paraId="7B3B6EE6" w14:textId="6A1A4600" w:rsidR="00FB5494" w:rsidRPr="00EF620C" w:rsidRDefault="00FB5494" w:rsidP="00C13A73">
      <w:pPr>
        <w:spacing w:after="0"/>
        <w:rPr>
          <w:rFonts w:cstheme="minorHAnsi"/>
          <w:b/>
          <w:bCs/>
          <w:sz w:val="24"/>
          <w:szCs w:val="24"/>
        </w:rPr>
      </w:pPr>
      <w:r w:rsidRPr="00EF620C">
        <w:rPr>
          <w:rFonts w:cstheme="minorHAnsi"/>
          <w:b/>
          <w:bCs/>
          <w:sz w:val="24"/>
          <w:szCs w:val="24"/>
        </w:rPr>
        <w:t xml:space="preserve">E. </w:t>
      </w:r>
      <w:r w:rsidR="00413A63" w:rsidRPr="00EF620C">
        <w:rPr>
          <w:rFonts w:cstheme="minorHAnsi"/>
          <w:b/>
          <w:bCs/>
          <w:sz w:val="24"/>
          <w:szCs w:val="24"/>
        </w:rPr>
        <w:t>Installer Notes</w:t>
      </w:r>
    </w:p>
    <w:p w14:paraId="77472DB1" w14:textId="5346C7BB" w:rsidR="00C13A73" w:rsidRPr="001F593E" w:rsidRDefault="00FB5494" w:rsidP="001F593E">
      <w:pPr>
        <w:pStyle w:val="ListParagraph"/>
        <w:numPr>
          <w:ilvl w:val="0"/>
          <w:numId w:val="14"/>
        </w:numPr>
        <w:spacing w:after="0"/>
        <w:rPr>
          <w:rFonts w:cstheme="minorHAnsi"/>
          <w:sz w:val="24"/>
          <w:szCs w:val="24"/>
        </w:rPr>
      </w:pPr>
      <w:r w:rsidRPr="001F593E">
        <w:rPr>
          <w:rFonts w:cstheme="minorHAnsi"/>
          <w:sz w:val="24"/>
          <w:szCs w:val="24"/>
        </w:rPr>
        <w:t>Enter any notes or comments for the AHJ.</w:t>
      </w:r>
    </w:p>
    <w:p w14:paraId="5B04FCDA" w14:textId="77777777" w:rsidR="00EE0112" w:rsidRDefault="00EE0112" w:rsidP="00C13A73">
      <w:pPr>
        <w:spacing w:after="0"/>
        <w:rPr>
          <w:rFonts w:eastAsia="Times New Roman" w:cstheme="minorHAnsi"/>
          <w:b/>
          <w:bCs/>
          <w:color w:val="000000"/>
          <w:sz w:val="24"/>
          <w:szCs w:val="24"/>
        </w:rPr>
      </w:pPr>
    </w:p>
    <w:p w14:paraId="24E94814" w14:textId="146087F0" w:rsidR="00946BC3" w:rsidRDefault="00A17145" w:rsidP="00C13A73">
      <w:pPr>
        <w:spacing w:after="0"/>
        <w:rPr>
          <w:rFonts w:eastAsia="Times New Roman" w:cstheme="minorHAnsi"/>
          <w:b/>
          <w:bCs/>
          <w:color w:val="000000"/>
          <w:sz w:val="24"/>
          <w:szCs w:val="24"/>
        </w:rPr>
      </w:pPr>
      <w:r w:rsidRPr="00322639">
        <w:rPr>
          <w:rFonts w:eastAsia="Times New Roman" w:cstheme="minorHAnsi"/>
          <w:b/>
          <w:bCs/>
          <w:sz w:val="24"/>
          <w:szCs w:val="24"/>
        </w:rPr>
        <w:t xml:space="preserve">F. </w:t>
      </w:r>
      <w:r w:rsidR="00946BC3" w:rsidRPr="00946BC3">
        <w:rPr>
          <w:rFonts w:eastAsia="Times New Roman" w:cstheme="minorHAnsi"/>
          <w:b/>
          <w:bCs/>
          <w:color w:val="000000"/>
          <w:sz w:val="24"/>
          <w:szCs w:val="24"/>
        </w:rPr>
        <w:t>INSTALLATION DETAILS</w:t>
      </w:r>
    </w:p>
    <w:p w14:paraId="67856E53" w14:textId="77777777" w:rsidR="00946BC3" w:rsidRDefault="00946BC3" w:rsidP="00C13A73">
      <w:pPr>
        <w:spacing w:after="0"/>
        <w:rPr>
          <w:rFonts w:eastAsia="Times New Roman" w:cstheme="minorHAnsi"/>
          <w:b/>
          <w:bCs/>
          <w:sz w:val="24"/>
          <w:szCs w:val="24"/>
        </w:rPr>
      </w:pPr>
    </w:p>
    <w:p w14:paraId="24B0CD2F" w14:textId="602274D7" w:rsidR="0032065D" w:rsidRPr="00EF620C" w:rsidRDefault="00774150" w:rsidP="00946BC3">
      <w:pPr>
        <w:spacing w:after="0"/>
        <w:ind w:firstLine="360"/>
        <w:rPr>
          <w:rFonts w:eastAsia="Times New Roman" w:cstheme="minorHAnsi"/>
          <w:b/>
          <w:bCs/>
          <w:color w:val="000000"/>
          <w:sz w:val="24"/>
          <w:szCs w:val="24"/>
        </w:rPr>
      </w:pPr>
      <w:r w:rsidRPr="00322639">
        <w:rPr>
          <w:rFonts w:eastAsia="Times New Roman" w:cstheme="minorHAnsi"/>
          <w:b/>
          <w:bCs/>
          <w:sz w:val="24"/>
          <w:szCs w:val="24"/>
        </w:rPr>
        <w:t xml:space="preserve">Dry </w:t>
      </w:r>
      <w:r>
        <w:rPr>
          <w:rFonts w:eastAsia="Times New Roman" w:cstheme="minorHAnsi"/>
          <w:b/>
          <w:bCs/>
          <w:color w:val="000000"/>
          <w:sz w:val="24"/>
          <w:szCs w:val="24"/>
        </w:rPr>
        <w:t>System Equipment Schedule</w:t>
      </w:r>
    </w:p>
    <w:p w14:paraId="634873DB" w14:textId="06D84A91" w:rsidR="006D0B47" w:rsidRPr="00EF620C" w:rsidRDefault="006D0B47" w:rsidP="00C13A73">
      <w:pPr>
        <w:pStyle w:val="ListParagraph"/>
        <w:numPr>
          <w:ilvl w:val="0"/>
          <w:numId w:val="3"/>
        </w:numPr>
        <w:spacing w:after="0"/>
        <w:rPr>
          <w:rFonts w:cstheme="minorHAnsi"/>
          <w:sz w:val="24"/>
          <w:szCs w:val="24"/>
        </w:rPr>
      </w:pPr>
      <w:r w:rsidRPr="00EF620C">
        <w:rPr>
          <w:rFonts w:cstheme="minorHAnsi"/>
          <w:sz w:val="24"/>
          <w:szCs w:val="24"/>
        </w:rPr>
        <w:t>This field is filled out automatically.</w:t>
      </w:r>
    </w:p>
    <w:p w14:paraId="6D9181E8" w14:textId="18B05163" w:rsidR="006D0B47" w:rsidRPr="00EF620C" w:rsidRDefault="00774150" w:rsidP="006D0B47">
      <w:pPr>
        <w:pStyle w:val="ListParagraph"/>
        <w:numPr>
          <w:ilvl w:val="0"/>
          <w:numId w:val="3"/>
        </w:numPr>
        <w:rPr>
          <w:rFonts w:cstheme="minorHAnsi"/>
          <w:sz w:val="24"/>
          <w:szCs w:val="24"/>
        </w:rPr>
      </w:pPr>
      <w:r>
        <w:rPr>
          <w:rFonts w:cstheme="minorHAnsi"/>
          <w:sz w:val="24"/>
          <w:szCs w:val="24"/>
        </w:rPr>
        <w:t>Enter the model # of the equipment being installed.</w:t>
      </w:r>
    </w:p>
    <w:p w14:paraId="43C5175F" w14:textId="77777777" w:rsidR="00774150" w:rsidRPr="00EF620C" w:rsidRDefault="00774150" w:rsidP="00774150">
      <w:pPr>
        <w:pStyle w:val="ListParagraph"/>
        <w:numPr>
          <w:ilvl w:val="0"/>
          <w:numId w:val="3"/>
        </w:numPr>
        <w:rPr>
          <w:rFonts w:cstheme="minorHAnsi"/>
          <w:sz w:val="24"/>
          <w:szCs w:val="24"/>
        </w:rPr>
      </w:pPr>
      <w:r w:rsidRPr="00EF620C">
        <w:rPr>
          <w:rFonts w:cstheme="minorHAnsi"/>
          <w:sz w:val="24"/>
          <w:szCs w:val="24"/>
        </w:rPr>
        <w:t>Select: True or False.</w:t>
      </w:r>
    </w:p>
    <w:p w14:paraId="41864C67" w14:textId="1B02CC91" w:rsidR="006D0B47" w:rsidRPr="00EF620C" w:rsidRDefault="00DF52F0" w:rsidP="00DF52F0">
      <w:pPr>
        <w:pStyle w:val="ListParagraph"/>
        <w:numPr>
          <w:ilvl w:val="0"/>
          <w:numId w:val="3"/>
        </w:numPr>
        <w:rPr>
          <w:rFonts w:cstheme="minorHAnsi"/>
          <w:b/>
          <w:bCs/>
          <w:sz w:val="24"/>
          <w:szCs w:val="24"/>
        </w:rPr>
      </w:pPr>
      <w:r w:rsidRPr="00EF620C">
        <w:rPr>
          <w:rFonts w:cstheme="minorHAnsi"/>
          <w:sz w:val="24"/>
          <w:szCs w:val="24"/>
        </w:rPr>
        <w:t xml:space="preserve">Enter </w:t>
      </w:r>
      <w:r w:rsidR="00774150">
        <w:rPr>
          <w:rFonts w:cstheme="minorHAnsi"/>
          <w:sz w:val="24"/>
          <w:szCs w:val="24"/>
        </w:rPr>
        <w:t xml:space="preserve">the </w:t>
      </w:r>
      <w:r w:rsidR="00322639">
        <w:rPr>
          <w:rFonts w:cstheme="minorHAnsi"/>
          <w:sz w:val="24"/>
          <w:szCs w:val="24"/>
        </w:rPr>
        <w:t xml:space="preserve">heating mode </w:t>
      </w:r>
      <w:r w:rsidR="00774150">
        <w:rPr>
          <w:rFonts w:cstheme="minorHAnsi"/>
          <w:sz w:val="24"/>
          <w:szCs w:val="24"/>
        </w:rPr>
        <w:t xml:space="preserve">Rated Output of the equipment in </w:t>
      </w:r>
      <w:proofErr w:type="spellStart"/>
      <w:r w:rsidR="00322639">
        <w:rPr>
          <w:rFonts w:cstheme="minorHAnsi"/>
          <w:sz w:val="24"/>
          <w:szCs w:val="24"/>
        </w:rPr>
        <w:t>kBtu</w:t>
      </w:r>
      <w:proofErr w:type="spellEnd"/>
      <w:r w:rsidR="00322639">
        <w:rPr>
          <w:rFonts w:cstheme="minorHAnsi"/>
          <w:sz w:val="24"/>
          <w:szCs w:val="24"/>
        </w:rPr>
        <w:t>/h.</w:t>
      </w:r>
    </w:p>
    <w:p w14:paraId="0BB2BE8E" w14:textId="0B3FD2CD" w:rsidR="00A17145" w:rsidRDefault="00322639" w:rsidP="0077505A">
      <w:pPr>
        <w:pStyle w:val="ListParagraph"/>
        <w:numPr>
          <w:ilvl w:val="0"/>
          <w:numId w:val="3"/>
        </w:numPr>
        <w:rPr>
          <w:rFonts w:cstheme="minorHAnsi"/>
          <w:sz w:val="24"/>
          <w:szCs w:val="24"/>
        </w:rPr>
      </w:pPr>
      <w:r>
        <w:rPr>
          <w:rFonts w:cstheme="minorHAnsi"/>
          <w:sz w:val="24"/>
          <w:szCs w:val="24"/>
        </w:rPr>
        <w:lastRenderedPageBreak/>
        <w:t xml:space="preserve">Enter the Supplemental Heating Output of the equipment in </w:t>
      </w:r>
      <w:proofErr w:type="spellStart"/>
      <w:r>
        <w:rPr>
          <w:rFonts w:cstheme="minorHAnsi"/>
          <w:sz w:val="24"/>
          <w:szCs w:val="24"/>
        </w:rPr>
        <w:t>kBtu</w:t>
      </w:r>
      <w:proofErr w:type="spellEnd"/>
      <w:r>
        <w:rPr>
          <w:rFonts w:cstheme="minorHAnsi"/>
          <w:sz w:val="24"/>
          <w:szCs w:val="24"/>
        </w:rPr>
        <w:t>/h.</w:t>
      </w:r>
    </w:p>
    <w:p w14:paraId="2A86BEB7" w14:textId="2E6CEAB3" w:rsidR="00322639" w:rsidRDefault="00322639" w:rsidP="0077505A">
      <w:pPr>
        <w:pStyle w:val="ListParagraph"/>
        <w:numPr>
          <w:ilvl w:val="0"/>
          <w:numId w:val="3"/>
        </w:numPr>
        <w:rPr>
          <w:rFonts w:cstheme="minorHAnsi"/>
          <w:sz w:val="24"/>
          <w:szCs w:val="24"/>
        </w:rPr>
      </w:pPr>
      <w:r>
        <w:rPr>
          <w:rFonts w:cstheme="minorHAnsi"/>
          <w:sz w:val="24"/>
          <w:szCs w:val="24"/>
        </w:rPr>
        <w:t>Enter the efficiency of the equipment while in heating mode.</w:t>
      </w:r>
    </w:p>
    <w:p w14:paraId="2374B264" w14:textId="679DB281" w:rsidR="00322639" w:rsidRDefault="00322639" w:rsidP="0077505A">
      <w:pPr>
        <w:pStyle w:val="ListParagraph"/>
        <w:numPr>
          <w:ilvl w:val="0"/>
          <w:numId w:val="3"/>
        </w:numPr>
        <w:rPr>
          <w:rFonts w:cstheme="minorHAnsi"/>
          <w:sz w:val="24"/>
          <w:szCs w:val="24"/>
        </w:rPr>
      </w:pPr>
      <w:r>
        <w:rPr>
          <w:rFonts w:cstheme="minorHAnsi"/>
          <w:sz w:val="24"/>
          <w:szCs w:val="24"/>
        </w:rPr>
        <w:t>This field is filled out automatically.</w:t>
      </w:r>
    </w:p>
    <w:p w14:paraId="27D5DD33" w14:textId="1265055D" w:rsidR="00322639" w:rsidRDefault="00322639" w:rsidP="0077505A">
      <w:pPr>
        <w:pStyle w:val="ListParagraph"/>
        <w:numPr>
          <w:ilvl w:val="0"/>
          <w:numId w:val="3"/>
        </w:numPr>
        <w:rPr>
          <w:rFonts w:cstheme="minorHAnsi"/>
          <w:sz w:val="24"/>
          <w:szCs w:val="24"/>
        </w:rPr>
      </w:pPr>
      <w:r>
        <w:rPr>
          <w:rFonts w:cstheme="minorHAnsi"/>
          <w:sz w:val="24"/>
          <w:szCs w:val="24"/>
        </w:rPr>
        <w:t xml:space="preserve">Enter the cooling mode Rated Output of the equipment in </w:t>
      </w:r>
      <w:proofErr w:type="spellStart"/>
      <w:r>
        <w:rPr>
          <w:rFonts w:cstheme="minorHAnsi"/>
          <w:sz w:val="24"/>
          <w:szCs w:val="24"/>
        </w:rPr>
        <w:t>kBtu</w:t>
      </w:r>
      <w:proofErr w:type="spellEnd"/>
      <w:r>
        <w:rPr>
          <w:rFonts w:cstheme="minorHAnsi"/>
          <w:sz w:val="24"/>
          <w:szCs w:val="24"/>
        </w:rPr>
        <w:t>/h.</w:t>
      </w:r>
    </w:p>
    <w:p w14:paraId="488B8D23" w14:textId="2ADFFBA9" w:rsidR="00322639" w:rsidRDefault="00322639" w:rsidP="0077505A">
      <w:pPr>
        <w:pStyle w:val="ListParagraph"/>
        <w:numPr>
          <w:ilvl w:val="0"/>
          <w:numId w:val="3"/>
        </w:numPr>
        <w:rPr>
          <w:rFonts w:cstheme="minorHAnsi"/>
          <w:sz w:val="24"/>
          <w:szCs w:val="24"/>
        </w:rPr>
      </w:pPr>
      <w:r>
        <w:rPr>
          <w:rFonts w:cstheme="minorHAnsi"/>
          <w:sz w:val="24"/>
          <w:szCs w:val="24"/>
        </w:rPr>
        <w:t>Enter the efficiency of the equipment while in cooling mode.</w:t>
      </w:r>
    </w:p>
    <w:p w14:paraId="6DC64B99" w14:textId="5E8AB8A6" w:rsidR="00322639" w:rsidRDefault="00322639" w:rsidP="0077505A">
      <w:pPr>
        <w:pStyle w:val="ListParagraph"/>
        <w:numPr>
          <w:ilvl w:val="0"/>
          <w:numId w:val="3"/>
        </w:numPr>
        <w:rPr>
          <w:rFonts w:cstheme="minorHAnsi"/>
          <w:sz w:val="24"/>
          <w:szCs w:val="24"/>
        </w:rPr>
      </w:pPr>
      <w:r>
        <w:rPr>
          <w:rFonts w:cstheme="minorHAnsi"/>
          <w:sz w:val="24"/>
          <w:szCs w:val="24"/>
        </w:rPr>
        <w:t>This field is filled out automatically.</w:t>
      </w:r>
    </w:p>
    <w:p w14:paraId="0E0203C7" w14:textId="77B6B8A7" w:rsidR="00322639" w:rsidRDefault="00322639" w:rsidP="00322639">
      <w:pPr>
        <w:pStyle w:val="ListParagraph"/>
        <w:numPr>
          <w:ilvl w:val="0"/>
          <w:numId w:val="3"/>
        </w:numPr>
        <w:rPr>
          <w:rFonts w:cstheme="minorHAnsi"/>
          <w:sz w:val="24"/>
          <w:szCs w:val="24"/>
        </w:rPr>
      </w:pPr>
      <w:r>
        <w:rPr>
          <w:rFonts w:cstheme="minorHAnsi"/>
          <w:sz w:val="24"/>
          <w:szCs w:val="24"/>
        </w:rPr>
        <w:t>If a second efficiency is required, enter the efficiency of the equipment while in cooling mode.</w:t>
      </w:r>
    </w:p>
    <w:p w14:paraId="7E57AEF9" w14:textId="77777777" w:rsidR="00322639" w:rsidRDefault="00322639" w:rsidP="00322639">
      <w:pPr>
        <w:pStyle w:val="ListParagraph"/>
        <w:numPr>
          <w:ilvl w:val="0"/>
          <w:numId w:val="3"/>
        </w:numPr>
        <w:rPr>
          <w:rFonts w:cstheme="minorHAnsi"/>
          <w:sz w:val="24"/>
          <w:szCs w:val="24"/>
        </w:rPr>
      </w:pPr>
      <w:r>
        <w:rPr>
          <w:rFonts w:cstheme="minorHAnsi"/>
          <w:sz w:val="24"/>
          <w:szCs w:val="24"/>
        </w:rPr>
        <w:t>This field is filled out automatically.</w:t>
      </w:r>
    </w:p>
    <w:p w14:paraId="0ADA9213" w14:textId="06E9F33B" w:rsidR="00322639" w:rsidRDefault="00322639" w:rsidP="0077505A">
      <w:pPr>
        <w:pStyle w:val="ListParagraph"/>
        <w:numPr>
          <w:ilvl w:val="0"/>
          <w:numId w:val="3"/>
        </w:numPr>
        <w:rPr>
          <w:rFonts w:cstheme="minorHAnsi"/>
          <w:sz w:val="24"/>
          <w:szCs w:val="24"/>
        </w:rPr>
      </w:pPr>
      <w:r>
        <w:rPr>
          <w:rFonts w:cstheme="minorHAnsi"/>
          <w:sz w:val="24"/>
          <w:szCs w:val="24"/>
        </w:rPr>
        <w:t>This field is calculated automatically.</w:t>
      </w:r>
    </w:p>
    <w:p w14:paraId="501A0641" w14:textId="77777777" w:rsidR="001F593E" w:rsidRDefault="001F593E" w:rsidP="001F593E">
      <w:pPr>
        <w:pStyle w:val="ListParagraph"/>
        <w:spacing w:after="0"/>
        <w:rPr>
          <w:rFonts w:cstheme="minorHAnsi"/>
          <w:sz w:val="24"/>
          <w:szCs w:val="24"/>
        </w:rPr>
      </w:pPr>
    </w:p>
    <w:p w14:paraId="7DFE0BAF" w14:textId="0D39544E" w:rsidR="00A17145" w:rsidRPr="00EF620C" w:rsidRDefault="00322639" w:rsidP="00946BC3">
      <w:pPr>
        <w:spacing w:after="0"/>
        <w:ind w:firstLine="360"/>
        <w:rPr>
          <w:rFonts w:cstheme="minorHAnsi"/>
          <w:b/>
          <w:bCs/>
          <w:sz w:val="24"/>
          <w:szCs w:val="24"/>
        </w:rPr>
      </w:pPr>
      <w:r>
        <w:rPr>
          <w:rFonts w:cstheme="minorHAnsi"/>
          <w:b/>
          <w:bCs/>
          <w:sz w:val="24"/>
          <w:szCs w:val="24"/>
        </w:rPr>
        <w:t>Heat Pump Equipment Schedule</w:t>
      </w:r>
    </w:p>
    <w:p w14:paraId="38CFFAC2" w14:textId="77777777" w:rsidR="00013B09" w:rsidRPr="00EF620C" w:rsidRDefault="00013B09" w:rsidP="00EE0112">
      <w:pPr>
        <w:pStyle w:val="ListParagraph"/>
        <w:numPr>
          <w:ilvl w:val="0"/>
          <w:numId w:val="8"/>
        </w:numPr>
        <w:spacing w:after="0"/>
        <w:rPr>
          <w:rFonts w:cstheme="minorHAnsi"/>
          <w:sz w:val="24"/>
          <w:szCs w:val="24"/>
        </w:rPr>
      </w:pPr>
      <w:r w:rsidRPr="00EF620C">
        <w:rPr>
          <w:rFonts w:cstheme="minorHAnsi"/>
          <w:sz w:val="24"/>
          <w:szCs w:val="24"/>
        </w:rPr>
        <w:t>This field is filled out automatically.</w:t>
      </w:r>
    </w:p>
    <w:p w14:paraId="7B6402A0" w14:textId="6190D0CD" w:rsidR="007C3B09" w:rsidRDefault="007C3B09" w:rsidP="00013B09">
      <w:pPr>
        <w:pStyle w:val="ListParagraph"/>
        <w:numPr>
          <w:ilvl w:val="0"/>
          <w:numId w:val="8"/>
        </w:numPr>
        <w:rPr>
          <w:rFonts w:cstheme="minorHAnsi"/>
          <w:sz w:val="24"/>
          <w:szCs w:val="24"/>
        </w:rPr>
      </w:pPr>
      <w:r>
        <w:rPr>
          <w:rFonts w:cstheme="minorHAnsi"/>
          <w:sz w:val="24"/>
          <w:szCs w:val="24"/>
        </w:rPr>
        <w:t>Enter the model # of the equipment being installed.</w:t>
      </w:r>
      <w:r w:rsidRPr="00EF620C">
        <w:rPr>
          <w:rFonts w:cstheme="minorHAnsi"/>
          <w:sz w:val="24"/>
          <w:szCs w:val="24"/>
        </w:rPr>
        <w:t xml:space="preserve"> </w:t>
      </w:r>
    </w:p>
    <w:p w14:paraId="5F641928" w14:textId="689A9303" w:rsidR="00013B09" w:rsidRDefault="00013B09" w:rsidP="00013B09">
      <w:pPr>
        <w:pStyle w:val="ListParagraph"/>
        <w:numPr>
          <w:ilvl w:val="0"/>
          <w:numId w:val="8"/>
        </w:numPr>
        <w:rPr>
          <w:rFonts w:cstheme="minorHAnsi"/>
          <w:sz w:val="24"/>
          <w:szCs w:val="24"/>
        </w:rPr>
      </w:pPr>
      <w:r w:rsidRPr="00EF620C">
        <w:rPr>
          <w:rFonts w:cstheme="minorHAnsi"/>
          <w:sz w:val="24"/>
          <w:szCs w:val="24"/>
        </w:rPr>
        <w:t>Select: True or False.</w:t>
      </w:r>
    </w:p>
    <w:p w14:paraId="28145C48" w14:textId="77777777" w:rsidR="007C3B09" w:rsidRPr="00EF620C" w:rsidRDefault="007C3B09" w:rsidP="007C3B09">
      <w:pPr>
        <w:pStyle w:val="ListParagraph"/>
        <w:numPr>
          <w:ilvl w:val="0"/>
          <w:numId w:val="8"/>
        </w:numPr>
        <w:rPr>
          <w:rFonts w:cstheme="minorHAnsi"/>
          <w:sz w:val="24"/>
          <w:szCs w:val="24"/>
        </w:rPr>
      </w:pPr>
      <w:r w:rsidRPr="00EF620C">
        <w:rPr>
          <w:rFonts w:cstheme="minorHAnsi"/>
          <w:sz w:val="24"/>
          <w:szCs w:val="24"/>
        </w:rPr>
        <w:t>Select: True or False.</w:t>
      </w:r>
    </w:p>
    <w:p w14:paraId="0D06CAEF" w14:textId="26AD1D44" w:rsidR="007C3B09" w:rsidRDefault="007C3B09" w:rsidP="00013B09">
      <w:pPr>
        <w:pStyle w:val="ListParagraph"/>
        <w:numPr>
          <w:ilvl w:val="0"/>
          <w:numId w:val="8"/>
        </w:numPr>
        <w:rPr>
          <w:rFonts w:cstheme="minorHAnsi"/>
          <w:sz w:val="24"/>
          <w:szCs w:val="24"/>
        </w:rPr>
      </w:pPr>
      <w:r>
        <w:rPr>
          <w:rFonts w:cstheme="minorHAnsi"/>
          <w:sz w:val="24"/>
          <w:szCs w:val="24"/>
        </w:rPr>
        <w:t>Enter the efficiency of the heat pump while in heating mode.</w:t>
      </w:r>
    </w:p>
    <w:p w14:paraId="5A488E72" w14:textId="766F5587" w:rsidR="007C3B09" w:rsidRDefault="007C3B09" w:rsidP="00013B09">
      <w:pPr>
        <w:pStyle w:val="ListParagraph"/>
        <w:numPr>
          <w:ilvl w:val="0"/>
          <w:numId w:val="8"/>
        </w:numPr>
        <w:rPr>
          <w:rFonts w:cstheme="minorHAnsi"/>
          <w:sz w:val="24"/>
          <w:szCs w:val="24"/>
        </w:rPr>
      </w:pPr>
      <w:r>
        <w:rPr>
          <w:rFonts w:cstheme="minorHAnsi"/>
          <w:sz w:val="24"/>
          <w:szCs w:val="24"/>
        </w:rPr>
        <w:t>This field is filled out automatically.</w:t>
      </w:r>
    </w:p>
    <w:p w14:paraId="283109AA" w14:textId="14B49B42" w:rsidR="007C3B09" w:rsidRDefault="007C3B09" w:rsidP="00013B09">
      <w:pPr>
        <w:pStyle w:val="ListParagraph"/>
        <w:numPr>
          <w:ilvl w:val="0"/>
          <w:numId w:val="8"/>
        </w:numPr>
        <w:rPr>
          <w:rFonts w:cstheme="minorHAnsi"/>
          <w:sz w:val="24"/>
          <w:szCs w:val="24"/>
        </w:rPr>
      </w:pPr>
      <w:r>
        <w:rPr>
          <w:rFonts w:cstheme="minorHAnsi"/>
          <w:sz w:val="24"/>
          <w:szCs w:val="24"/>
        </w:rPr>
        <w:t>Select: True or False.</w:t>
      </w:r>
    </w:p>
    <w:p w14:paraId="6FB4F416" w14:textId="5D9E9BAB" w:rsidR="007C3B09" w:rsidRDefault="007C3B09" w:rsidP="00013B09">
      <w:pPr>
        <w:pStyle w:val="ListParagraph"/>
        <w:numPr>
          <w:ilvl w:val="0"/>
          <w:numId w:val="8"/>
        </w:numPr>
        <w:rPr>
          <w:rFonts w:cstheme="minorHAnsi"/>
          <w:sz w:val="24"/>
          <w:szCs w:val="24"/>
        </w:rPr>
      </w:pPr>
      <w:r>
        <w:rPr>
          <w:rFonts w:cstheme="minorHAnsi"/>
          <w:sz w:val="24"/>
          <w:szCs w:val="24"/>
        </w:rPr>
        <w:t>Select: True or False.</w:t>
      </w:r>
    </w:p>
    <w:p w14:paraId="28C6DF4A" w14:textId="26A5D955" w:rsidR="007C3B09" w:rsidRDefault="007C3B09" w:rsidP="00013B09">
      <w:pPr>
        <w:pStyle w:val="ListParagraph"/>
        <w:numPr>
          <w:ilvl w:val="0"/>
          <w:numId w:val="8"/>
        </w:numPr>
        <w:rPr>
          <w:rFonts w:cstheme="minorHAnsi"/>
          <w:sz w:val="24"/>
          <w:szCs w:val="24"/>
        </w:rPr>
      </w:pPr>
      <w:r>
        <w:rPr>
          <w:rFonts w:cstheme="minorHAnsi"/>
          <w:sz w:val="24"/>
          <w:szCs w:val="24"/>
        </w:rPr>
        <w:t>Enter the efficiency of the heat pump while in cooling mode.</w:t>
      </w:r>
    </w:p>
    <w:p w14:paraId="438F4AD3" w14:textId="6E059B97" w:rsidR="007C3B09" w:rsidRPr="00EF620C" w:rsidRDefault="007C3B09" w:rsidP="00013B09">
      <w:pPr>
        <w:pStyle w:val="ListParagraph"/>
        <w:numPr>
          <w:ilvl w:val="0"/>
          <w:numId w:val="8"/>
        </w:numPr>
        <w:rPr>
          <w:rFonts w:cstheme="minorHAnsi"/>
          <w:sz w:val="24"/>
          <w:szCs w:val="24"/>
        </w:rPr>
      </w:pPr>
      <w:r>
        <w:rPr>
          <w:rFonts w:cstheme="minorHAnsi"/>
          <w:sz w:val="24"/>
          <w:szCs w:val="24"/>
        </w:rPr>
        <w:t>This field is filled out automatically.</w:t>
      </w:r>
    </w:p>
    <w:p w14:paraId="1E25FBD5" w14:textId="3EB9081A" w:rsidR="00013B09" w:rsidRPr="00EF620C" w:rsidRDefault="007C3B09" w:rsidP="00013B09">
      <w:pPr>
        <w:pStyle w:val="ListParagraph"/>
        <w:numPr>
          <w:ilvl w:val="0"/>
          <w:numId w:val="8"/>
        </w:numPr>
        <w:rPr>
          <w:rFonts w:cstheme="minorHAnsi"/>
          <w:sz w:val="24"/>
          <w:szCs w:val="24"/>
        </w:rPr>
      </w:pPr>
      <w:r>
        <w:rPr>
          <w:rFonts w:cstheme="minorHAnsi"/>
          <w:sz w:val="24"/>
          <w:szCs w:val="24"/>
        </w:rPr>
        <w:t>If a second efficiency is required, enter the efficiency of the heat pump while in cooling mode.</w:t>
      </w:r>
    </w:p>
    <w:p w14:paraId="08383D2A" w14:textId="77777777" w:rsidR="007C3B09" w:rsidRPr="00EF620C" w:rsidRDefault="007C3B09" w:rsidP="007C3B09">
      <w:pPr>
        <w:pStyle w:val="ListParagraph"/>
        <w:numPr>
          <w:ilvl w:val="0"/>
          <w:numId w:val="8"/>
        </w:numPr>
        <w:rPr>
          <w:rFonts w:cstheme="minorHAnsi"/>
          <w:sz w:val="24"/>
          <w:szCs w:val="24"/>
        </w:rPr>
      </w:pPr>
      <w:r>
        <w:rPr>
          <w:rFonts w:cstheme="minorHAnsi"/>
          <w:sz w:val="24"/>
          <w:szCs w:val="24"/>
        </w:rPr>
        <w:t>This field is filled out automatically.</w:t>
      </w:r>
    </w:p>
    <w:p w14:paraId="19D1E45D" w14:textId="77777777" w:rsidR="00013B09" w:rsidRPr="00EF620C" w:rsidRDefault="00013B09" w:rsidP="00013B09">
      <w:pPr>
        <w:pStyle w:val="ListParagraph"/>
        <w:numPr>
          <w:ilvl w:val="0"/>
          <w:numId w:val="8"/>
        </w:numPr>
        <w:rPr>
          <w:rFonts w:cstheme="minorHAnsi"/>
          <w:sz w:val="24"/>
          <w:szCs w:val="24"/>
        </w:rPr>
      </w:pPr>
      <w:r w:rsidRPr="00EF620C">
        <w:rPr>
          <w:rFonts w:cstheme="minorHAnsi"/>
          <w:sz w:val="24"/>
          <w:szCs w:val="24"/>
        </w:rPr>
        <w:t>This field is calculated automatically.</w:t>
      </w:r>
    </w:p>
    <w:p w14:paraId="0C8F5E11" w14:textId="65089191" w:rsidR="00013B09" w:rsidRPr="00EF620C" w:rsidRDefault="007C3B09" w:rsidP="00946BC3">
      <w:pPr>
        <w:spacing w:after="0"/>
        <w:ind w:firstLine="360"/>
        <w:rPr>
          <w:rFonts w:cstheme="minorHAnsi"/>
          <w:b/>
          <w:bCs/>
          <w:sz w:val="24"/>
          <w:szCs w:val="24"/>
        </w:rPr>
      </w:pPr>
      <w:r>
        <w:rPr>
          <w:rFonts w:cstheme="minorHAnsi"/>
          <w:b/>
          <w:bCs/>
          <w:sz w:val="24"/>
          <w:szCs w:val="24"/>
        </w:rPr>
        <w:t>DX DOAS Schedule</w:t>
      </w:r>
    </w:p>
    <w:p w14:paraId="42A65E76" w14:textId="791FCC8E" w:rsidR="00346DE6" w:rsidRPr="00EF620C" w:rsidRDefault="00346DE6" w:rsidP="00EE0112">
      <w:pPr>
        <w:pStyle w:val="ListParagraph"/>
        <w:numPr>
          <w:ilvl w:val="0"/>
          <w:numId w:val="10"/>
        </w:numPr>
        <w:spacing w:after="0"/>
        <w:rPr>
          <w:rFonts w:cstheme="minorHAnsi"/>
          <w:sz w:val="24"/>
          <w:szCs w:val="24"/>
        </w:rPr>
      </w:pPr>
      <w:r w:rsidRPr="00EF620C">
        <w:rPr>
          <w:rFonts w:cstheme="minorHAnsi"/>
          <w:sz w:val="24"/>
          <w:szCs w:val="24"/>
        </w:rPr>
        <w:t>This field is filled out automatically.</w:t>
      </w:r>
    </w:p>
    <w:p w14:paraId="6A67E7FC" w14:textId="088FBFFC" w:rsidR="007C3B09" w:rsidRDefault="007C3B09" w:rsidP="00013B09">
      <w:pPr>
        <w:pStyle w:val="ListParagraph"/>
        <w:numPr>
          <w:ilvl w:val="0"/>
          <w:numId w:val="10"/>
        </w:numPr>
        <w:rPr>
          <w:rFonts w:cstheme="minorHAnsi"/>
          <w:sz w:val="24"/>
          <w:szCs w:val="24"/>
        </w:rPr>
      </w:pPr>
      <w:r>
        <w:rPr>
          <w:rFonts w:cstheme="minorHAnsi"/>
          <w:sz w:val="24"/>
          <w:szCs w:val="24"/>
        </w:rPr>
        <w:t>Enter the model # of the equipment being installed.</w:t>
      </w:r>
    </w:p>
    <w:p w14:paraId="45FD4B81" w14:textId="12769612" w:rsidR="00346DE6" w:rsidRPr="00EF620C" w:rsidRDefault="00013B09" w:rsidP="00013B09">
      <w:pPr>
        <w:pStyle w:val="ListParagraph"/>
        <w:numPr>
          <w:ilvl w:val="0"/>
          <w:numId w:val="10"/>
        </w:numPr>
        <w:rPr>
          <w:rFonts w:cstheme="minorHAnsi"/>
          <w:sz w:val="24"/>
          <w:szCs w:val="24"/>
        </w:rPr>
      </w:pPr>
      <w:r w:rsidRPr="00EF620C">
        <w:rPr>
          <w:rFonts w:cstheme="minorHAnsi"/>
          <w:sz w:val="24"/>
          <w:szCs w:val="24"/>
        </w:rPr>
        <w:lastRenderedPageBreak/>
        <w:t>Select: True or False</w:t>
      </w:r>
      <w:r w:rsidR="00346DE6" w:rsidRPr="00EF620C">
        <w:rPr>
          <w:rFonts w:cstheme="minorHAnsi"/>
          <w:sz w:val="24"/>
          <w:szCs w:val="24"/>
        </w:rPr>
        <w:t>.</w:t>
      </w:r>
    </w:p>
    <w:p w14:paraId="00D92F03" w14:textId="55F9DCBD" w:rsidR="00A17145" w:rsidRDefault="00DF52F0" w:rsidP="00013B09">
      <w:pPr>
        <w:pStyle w:val="ListParagraph"/>
        <w:numPr>
          <w:ilvl w:val="0"/>
          <w:numId w:val="10"/>
        </w:numPr>
        <w:rPr>
          <w:rFonts w:cstheme="minorHAnsi"/>
          <w:sz w:val="24"/>
          <w:szCs w:val="24"/>
        </w:rPr>
      </w:pPr>
      <w:r w:rsidRPr="00EF620C">
        <w:rPr>
          <w:rFonts w:cstheme="minorHAnsi"/>
          <w:sz w:val="24"/>
          <w:szCs w:val="24"/>
        </w:rPr>
        <w:t>Select: True or False.</w:t>
      </w:r>
    </w:p>
    <w:p w14:paraId="1EE40B0B" w14:textId="77777777" w:rsidR="007C3B09" w:rsidRPr="00EF620C" w:rsidRDefault="007C3B09" w:rsidP="007C3B09">
      <w:pPr>
        <w:pStyle w:val="ListParagraph"/>
        <w:numPr>
          <w:ilvl w:val="0"/>
          <w:numId w:val="10"/>
        </w:numPr>
        <w:rPr>
          <w:rFonts w:cstheme="minorHAnsi"/>
          <w:sz w:val="24"/>
          <w:szCs w:val="24"/>
        </w:rPr>
      </w:pPr>
      <w:r w:rsidRPr="00EF620C">
        <w:rPr>
          <w:rFonts w:cstheme="minorHAnsi"/>
          <w:sz w:val="24"/>
          <w:szCs w:val="24"/>
        </w:rPr>
        <w:t>Select: True or False.</w:t>
      </w:r>
    </w:p>
    <w:p w14:paraId="6D9629E1" w14:textId="671CD77D" w:rsidR="007C3B09" w:rsidRPr="00EF620C" w:rsidRDefault="007C3B09" w:rsidP="00013B09">
      <w:pPr>
        <w:pStyle w:val="ListParagraph"/>
        <w:numPr>
          <w:ilvl w:val="0"/>
          <w:numId w:val="10"/>
        </w:numPr>
        <w:rPr>
          <w:rFonts w:cstheme="minorHAnsi"/>
          <w:sz w:val="24"/>
          <w:szCs w:val="24"/>
        </w:rPr>
      </w:pPr>
      <w:r>
        <w:rPr>
          <w:rFonts w:cstheme="minorHAnsi"/>
          <w:sz w:val="24"/>
          <w:szCs w:val="24"/>
        </w:rPr>
        <w:t>Enter the ISMRE efficiency of the DOAS equipment.</w:t>
      </w:r>
    </w:p>
    <w:p w14:paraId="3809588B" w14:textId="0F582CA8" w:rsidR="00346DE6" w:rsidRPr="00EF620C" w:rsidRDefault="007C3B09" w:rsidP="00013B09">
      <w:pPr>
        <w:pStyle w:val="ListParagraph"/>
        <w:numPr>
          <w:ilvl w:val="0"/>
          <w:numId w:val="10"/>
        </w:numPr>
        <w:rPr>
          <w:rFonts w:cstheme="minorHAnsi"/>
          <w:sz w:val="24"/>
          <w:szCs w:val="24"/>
        </w:rPr>
      </w:pPr>
      <w:r>
        <w:rPr>
          <w:rFonts w:cstheme="minorHAnsi"/>
          <w:sz w:val="24"/>
          <w:szCs w:val="24"/>
        </w:rPr>
        <w:t>This field is static text showing the efficiency unit is ISMRE.</w:t>
      </w:r>
    </w:p>
    <w:p w14:paraId="37685047" w14:textId="00417566" w:rsidR="007C3B09" w:rsidRPr="00EF620C" w:rsidRDefault="007C3B09" w:rsidP="007C3B09">
      <w:pPr>
        <w:pStyle w:val="ListParagraph"/>
        <w:numPr>
          <w:ilvl w:val="0"/>
          <w:numId w:val="10"/>
        </w:numPr>
        <w:rPr>
          <w:rFonts w:cstheme="minorHAnsi"/>
          <w:sz w:val="24"/>
          <w:szCs w:val="24"/>
        </w:rPr>
      </w:pPr>
      <w:r>
        <w:rPr>
          <w:rFonts w:cstheme="minorHAnsi"/>
          <w:sz w:val="24"/>
          <w:szCs w:val="24"/>
        </w:rPr>
        <w:t>Enter the ISCOP efficiency of the DOAS equipment.</w:t>
      </w:r>
    </w:p>
    <w:p w14:paraId="37DC834B" w14:textId="1613D657" w:rsidR="007C3B09" w:rsidRPr="00EF620C" w:rsidRDefault="007C3B09" w:rsidP="007C3B09">
      <w:pPr>
        <w:pStyle w:val="ListParagraph"/>
        <w:numPr>
          <w:ilvl w:val="0"/>
          <w:numId w:val="10"/>
        </w:numPr>
        <w:rPr>
          <w:rFonts w:cstheme="minorHAnsi"/>
          <w:sz w:val="24"/>
          <w:szCs w:val="24"/>
        </w:rPr>
      </w:pPr>
      <w:r>
        <w:rPr>
          <w:rFonts w:cstheme="minorHAnsi"/>
          <w:sz w:val="24"/>
          <w:szCs w:val="24"/>
        </w:rPr>
        <w:t>This field is static text showing the efficiency unit is ISCOP.</w:t>
      </w:r>
    </w:p>
    <w:p w14:paraId="3F2A4BBD" w14:textId="4ED950C5" w:rsidR="00346DE6" w:rsidRPr="00EF620C" w:rsidRDefault="00346DE6" w:rsidP="00013B09">
      <w:pPr>
        <w:pStyle w:val="ListParagraph"/>
        <w:numPr>
          <w:ilvl w:val="0"/>
          <w:numId w:val="10"/>
        </w:numPr>
        <w:rPr>
          <w:rFonts w:cstheme="minorHAnsi"/>
          <w:sz w:val="24"/>
          <w:szCs w:val="24"/>
        </w:rPr>
      </w:pPr>
      <w:r w:rsidRPr="00EF620C">
        <w:rPr>
          <w:rFonts w:cstheme="minorHAnsi"/>
          <w:sz w:val="24"/>
          <w:szCs w:val="24"/>
        </w:rPr>
        <w:t xml:space="preserve">This field is </w:t>
      </w:r>
      <w:r w:rsidR="00013B09" w:rsidRPr="00EF620C">
        <w:rPr>
          <w:rFonts w:cstheme="minorHAnsi"/>
          <w:sz w:val="24"/>
          <w:szCs w:val="24"/>
        </w:rPr>
        <w:t>calculated</w:t>
      </w:r>
      <w:r w:rsidRPr="00EF620C">
        <w:rPr>
          <w:rFonts w:cstheme="minorHAnsi"/>
          <w:sz w:val="24"/>
          <w:szCs w:val="24"/>
        </w:rPr>
        <w:t xml:space="preserve"> automatically.</w:t>
      </w:r>
    </w:p>
    <w:p w14:paraId="53344883" w14:textId="52979BAF" w:rsidR="00346DE6" w:rsidRPr="00EF620C" w:rsidRDefault="007C3B09" w:rsidP="00946BC3">
      <w:pPr>
        <w:spacing w:after="0" w:line="240" w:lineRule="auto"/>
        <w:ind w:firstLine="360"/>
        <w:rPr>
          <w:rFonts w:eastAsia="Times New Roman" w:cstheme="minorHAnsi"/>
          <w:b/>
          <w:bCs/>
          <w:sz w:val="24"/>
          <w:szCs w:val="24"/>
        </w:rPr>
      </w:pPr>
      <w:r>
        <w:rPr>
          <w:rFonts w:eastAsia="Times New Roman" w:cstheme="minorHAnsi"/>
          <w:b/>
          <w:bCs/>
          <w:sz w:val="24"/>
          <w:szCs w:val="24"/>
        </w:rPr>
        <w:t>Boiler</w:t>
      </w:r>
    </w:p>
    <w:p w14:paraId="70248E8B" w14:textId="77777777" w:rsidR="00346DE6" w:rsidRPr="00EF620C" w:rsidRDefault="00346DE6" w:rsidP="00346DE6">
      <w:pPr>
        <w:pStyle w:val="ListParagraph"/>
        <w:numPr>
          <w:ilvl w:val="0"/>
          <w:numId w:val="9"/>
        </w:numPr>
        <w:rPr>
          <w:rFonts w:cstheme="minorHAnsi"/>
          <w:sz w:val="24"/>
          <w:szCs w:val="24"/>
        </w:rPr>
      </w:pPr>
      <w:r w:rsidRPr="00EF620C">
        <w:rPr>
          <w:rFonts w:cstheme="minorHAnsi"/>
          <w:sz w:val="24"/>
          <w:szCs w:val="24"/>
        </w:rPr>
        <w:t>This field is filled out automatically.</w:t>
      </w:r>
    </w:p>
    <w:p w14:paraId="1B08BDDA" w14:textId="77777777" w:rsidR="007C3B09" w:rsidRDefault="007C3B09" w:rsidP="007C3B09">
      <w:pPr>
        <w:pStyle w:val="ListParagraph"/>
        <w:numPr>
          <w:ilvl w:val="0"/>
          <w:numId w:val="9"/>
        </w:numPr>
        <w:rPr>
          <w:rFonts w:cstheme="minorHAnsi"/>
          <w:sz w:val="24"/>
          <w:szCs w:val="24"/>
        </w:rPr>
      </w:pPr>
      <w:r>
        <w:rPr>
          <w:rFonts w:cstheme="minorHAnsi"/>
          <w:sz w:val="24"/>
          <w:szCs w:val="24"/>
        </w:rPr>
        <w:t>Enter the model # of the equipment being installed.</w:t>
      </w:r>
    </w:p>
    <w:p w14:paraId="77F760D2" w14:textId="39D96232" w:rsidR="00346DE6" w:rsidRPr="00EF620C" w:rsidRDefault="00D9629C" w:rsidP="00346DE6">
      <w:pPr>
        <w:pStyle w:val="ListParagraph"/>
        <w:numPr>
          <w:ilvl w:val="0"/>
          <w:numId w:val="9"/>
        </w:numPr>
        <w:rPr>
          <w:rFonts w:cstheme="minorHAnsi"/>
          <w:sz w:val="24"/>
          <w:szCs w:val="24"/>
        </w:rPr>
      </w:pPr>
      <w:r w:rsidRPr="00EF620C">
        <w:rPr>
          <w:rFonts w:cstheme="minorHAnsi"/>
          <w:sz w:val="24"/>
          <w:szCs w:val="24"/>
        </w:rPr>
        <w:t>Select: True or False</w:t>
      </w:r>
      <w:r w:rsidR="00346DE6" w:rsidRPr="00EF620C">
        <w:rPr>
          <w:rFonts w:cstheme="minorHAnsi"/>
          <w:sz w:val="24"/>
          <w:szCs w:val="24"/>
        </w:rPr>
        <w:t>.</w:t>
      </w:r>
    </w:p>
    <w:p w14:paraId="684A6141" w14:textId="30CDB07F" w:rsidR="00346DE6" w:rsidRDefault="00DB335D" w:rsidP="00346DE6">
      <w:pPr>
        <w:pStyle w:val="ListParagraph"/>
        <w:numPr>
          <w:ilvl w:val="0"/>
          <w:numId w:val="9"/>
        </w:numPr>
        <w:rPr>
          <w:rFonts w:cstheme="minorHAnsi"/>
          <w:sz w:val="24"/>
          <w:szCs w:val="24"/>
        </w:rPr>
      </w:pPr>
      <w:r>
        <w:rPr>
          <w:rFonts w:cstheme="minorHAnsi"/>
          <w:sz w:val="24"/>
          <w:szCs w:val="24"/>
        </w:rPr>
        <w:t>Enter the quantity of identical equipment being installed.</w:t>
      </w:r>
    </w:p>
    <w:p w14:paraId="5DF8CFBA" w14:textId="2472BCC9" w:rsidR="00DB335D" w:rsidRDefault="00DB335D" w:rsidP="00346DE6">
      <w:pPr>
        <w:pStyle w:val="ListParagraph"/>
        <w:numPr>
          <w:ilvl w:val="0"/>
          <w:numId w:val="9"/>
        </w:numPr>
        <w:rPr>
          <w:rFonts w:cstheme="minorHAnsi"/>
          <w:sz w:val="24"/>
          <w:szCs w:val="24"/>
        </w:rPr>
      </w:pPr>
      <w:r>
        <w:rPr>
          <w:rFonts w:cstheme="minorHAnsi"/>
          <w:sz w:val="24"/>
          <w:szCs w:val="24"/>
        </w:rPr>
        <w:t>Enter the Rated Input of the boiler in Btu/h.</w:t>
      </w:r>
    </w:p>
    <w:p w14:paraId="60C13007" w14:textId="6CD0B929" w:rsidR="00DB335D" w:rsidRDefault="00DB335D" w:rsidP="00346DE6">
      <w:pPr>
        <w:pStyle w:val="ListParagraph"/>
        <w:numPr>
          <w:ilvl w:val="0"/>
          <w:numId w:val="9"/>
        </w:numPr>
        <w:rPr>
          <w:rFonts w:cstheme="minorHAnsi"/>
          <w:sz w:val="24"/>
          <w:szCs w:val="24"/>
        </w:rPr>
      </w:pPr>
      <w:r>
        <w:rPr>
          <w:rFonts w:cstheme="minorHAnsi"/>
          <w:sz w:val="24"/>
          <w:szCs w:val="24"/>
        </w:rPr>
        <w:t>Enter the Rated Efficiency of the equipment.</w:t>
      </w:r>
    </w:p>
    <w:p w14:paraId="1E5C4006" w14:textId="493CE3C4" w:rsidR="00DB335D" w:rsidRPr="00EF620C" w:rsidRDefault="00DB335D" w:rsidP="00346DE6">
      <w:pPr>
        <w:pStyle w:val="ListParagraph"/>
        <w:numPr>
          <w:ilvl w:val="0"/>
          <w:numId w:val="9"/>
        </w:numPr>
        <w:rPr>
          <w:rFonts w:cstheme="minorHAnsi"/>
          <w:sz w:val="24"/>
          <w:szCs w:val="24"/>
        </w:rPr>
      </w:pPr>
      <w:r>
        <w:rPr>
          <w:rFonts w:cstheme="minorHAnsi"/>
          <w:sz w:val="24"/>
          <w:szCs w:val="24"/>
        </w:rPr>
        <w:t>This field is automatically filled out.</w:t>
      </w:r>
    </w:p>
    <w:p w14:paraId="201C3113" w14:textId="268AEF77" w:rsidR="00DB335D" w:rsidRPr="00EF620C" w:rsidRDefault="00D91F68" w:rsidP="00DB335D">
      <w:pPr>
        <w:pStyle w:val="ListParagraph"/>
        <w:numPr>
          <w:ilvl w:val="0"/>
          <w:numId w:val="9"/>
        </w:numPr>
        <w:rPr>
          <w:rFonts w:cstheme="minorHAnsi"/>
          <w:sz w:val="24"/>
          <w:szCs w:val="24"/>
        </w:rPr>
      </w:pPr>
      <w:r>
        <w:rPr>
          <w:rFonts w:cstheme="minorHAnsi"/>
          <w:sz w:val="24"/>
          <w:szCs w:val="24"/>
        </w:rPr>
        <w:t>Isolation Valve: Select from Dropdown.</w:t>
      </w:r>
    </w:p>
    <w:p w14:paraId="3BEA1673" w14:textId="03AF20ED" w:rsidR="00D9629C" w:rsidRPr="00EF620C" w:rsidRDefault="00D91F68" w:rsidP="00D9629C">
      <w:pPr>
        <w:pStyle w:val="ListParagraph"/>
        <w:numPr>
          <w:ilvl w:val="0"/>
          <w:numId w:val="9"/>
        </w:numPr>
        <w:rPr>
          <w:rFonts w:cstheme="minorHAnsi"/>
          <w:sz w:val="24"/>
          <w:szCs w:val="24"/>
        </w:rPr>
      </w:pPr>
      <w:r>
        <w:rPr>
          <w:rFonts w:cstheme="minorHAnsi"/>
          <w:sz w:val="24"/>
          <w:szCs w:val="24"/>
        </w:rPr>
        <w:t>Temperature Reset Controls: Select from Dropdown.</w:t>
      </w:r>
    </w:p>
    <w:p w14:paraId="4148F4E0" w14:textId="3AC36B48" w:rsidR="00CD16E5" w:rsidRPr="00EF620C" w:rsidRDefault="00CD16E5" w:rsidP="00CD16E5">
      <w:pPr>
        <w:pStyle w:val="ListParagraph"/>
        <w:numPr>
          <w:ilvl w:val="0"/>
          <w:numId w:val="9"/>
        </w:numPr>
        <w:rPr>
          <w:rFonts w:cstheme="minorHAnsi"/>
          <w:sz w:val="24"/>
          <w:szCs w:val="24"/>
        </w:rPr>
      </w:pPr>
      <w:r w:rsidRPr="00EF620C">
        <w:rPr>
          <w:rFonts w:cstheme="minorHAnsi"/>
          <w:sz w:val="24"/>
          <w:szCs w:val="24"/>
        </w:rPr>
        <w:t>This field is calculated automatically.</w:t>
      </w:r>
    </w:p>
    <w:p w14:paraId="769BD04A" w14:textId="756377B4" w:rsidR="00CD16E5" w:rsidRPr="00EF620C" w:rsidRDefault="00DB335D" w:rsidP="00946BC3">
      <w:pPr>
        <w:spacing w:after="0" w:line="240" w:lineRule="auto"/>
        <w:ind w:firstLine="360"/>
        <w:rPr>
          <w:rFonts w:eastAsia="Times New Roman" w:cstheme="minorHAnsi"/>
          <w:b/>
          <w:bCs/>
          <w:sz w:val="24"/>
          <w:szCs w:val="24"/>
        </w:rPr>
      </w:pPr>
      <w:r>
        <w:rPr>
          <w:rFonts w:eastAsia="Times New Roman" w:cstheme="minorHAnsi"/>
          <w:b/>
          <w:bCs/>
          <w:sz w:val="24"/>
          <w:szCs w:val="24"/>
        </w:rPr>
        <w:t>Chiller</w:t>
      </w:r>
    </w:p>
    <w:p w14:paraId="52928E82" w14:textId="77777777" w:rsidR="00CD16E5" w:rsidRPr="00EF620C" w:rsidRDefault="00CD16E5" w:rsidP="00CD16E5">
      <w:pPr>
        <w:pStyle w:val="ListParagraph"/>
        <w:numPr>
          <w:ilvl w:val="0"/>
          <w:numId w:val="11"/>
        </w:numPr>
        <w:rPr>
          <w:rFonts w:cstheme="minorHAnsi"/>
          <w:sz w:val="24"/>
          <w:szCs w:val="24"/>
        </w:rPr>
      </w:pPr>
      <w:r w:rsidRPr="00EF620C">
        <w:rPr>
          <w:rFonts w:cstheme="minorHAnsi"/>
          <w:sz w:val="24"/>
          <w:szCs w:val="24"/>
        </w:rPr>
        <w:t>This field is filled out automatically.</w:t>
      </w:r>
    </w:p>
    <w:p w14:paraId="60E072FB" w14:textId="77777777" w:rsidR="00D91F68" w:rsidRDefault="00D91F68" w:rsidP="00D91F68">
      <w:pPr>
        <w:pStyle w:val="ListParagraph"/>
        <w:numPr>
          <w:ilvl w:val="0"/>
          <w:numId w:val="11"/>
        </w:numPr>
        <w:rPr>
          <w:rFonts w:cstheme="minorHAnsi"/>
          <w:sz w:val="24"/>
          <w:szCs w:val="24"/>
        </w:rPr>
      </w:pPr>
      <w:r>
        <w:rPr>
          <w:rFonts w:cstheme="minorHAnsi"/>
          <w:sz w:val="24"/>
          <w:szCs w:val="24"/>
        </w:rPr>
        <w:t>Enter the model # of the equipment being installed.</w:t>
      </w:r>
      <w:r w:rsidRPr="00EF620C">
        <w:rPr>
          <w:rFonts w:cstheme="minorHAnsi"/>
          <w:sz w:val="24"/>
          <w:szCs w:val="24"/>
        </w:rPr>
        <w:t xml:space="preserve"> </w:t>
      </w:r>
    </w:p>
    <w:p w14:paraId="3D8A2EE2" w14:textId="6A1BC48B" w:rsidR="00CD16E5" w:rsidRPr="00EF620C" w:rsidRDefault="00D91F68" w:rsidP="00CD16E5">
      <w:pPr>
        <w:pStyle w:val="ListParagraph"/>
        <w:numPr>
          <w:ilvl w:val="0"/>
          <w:numId w:val="11"/>
        </w:numPr>
        <w:rPr>
          <w:rFonts w:cstheme="minorHAnsi"/>
          <w:sz w:val="24"/>
          <w:szCs w:val="24"/>
        </w:rPr>
      </w:pPr>
      <w:r>
        <w:rPr>
          <w:rFonts w:cstheme="minorHAnsi"/>
          <w:sz w:val="24"/>
          <w:szCs w:val="24"/>
        </w:rPr>
        <w:t>Select: True or False.</w:t>
      </w:r>
    </w:p>
    <w:p w14:paraId="28146CFC" w14:textId="103453B6" w:rsidR="00D91F68" w:rsidRDefault="00D91F68" w:rsidP="00D91F68">
      <w:pPr>
        <w:pStyle w:val="ListParagraph"/>
        <w:numPr>
          <w:ilvl w:val="0"/>
          <w:numId w:val="11"/>
        </w:numPr>
        <w:rPr>
          <w:rFonts w:cstheme="minorHAnsi"/>
          <w:sz w:val="24"/>
          <w:szCs w:val="24"/>
        </w:rPr>
      </w:pPr>
      <w:r>
        <w:rPr>
          <w:rFonts w:cstheme="minorHAnsi"/>
          <w:sz w:val="24"/>
          <w:szCs w:val="24"/>
        </w:rPr>
        <w:t>Enter the quantity of identical equipment being installed.</w:t>
      </w:r>
    </w:p>
    <w:p w14:paraId="2D608305" w14:textId="16278582" w:rsidR="00D91F68" w:rsidRDefault="00D91F68" w:rsidP="00D91F68">
      <w:pPr>
        <w:pStyle w:val="ListParagraph"/>
        <w:numPr>
          <w:ilvl w:val="0"/>
          <w:numId w:val="11"/>
        </w:numPr>
        <w:rPr>
          <w:rFonts w:cstheme="minorHAnsi"/>
          <w:sz w:val="24"/>
          <w:szCs w:val="24"/>
        </w:rPr>
      </w:pPr>
      <w:r>
        <w:rPr>
          <w:rFonts w:cstheme="minorHAnsi"/>
          <w:sz w:val="24"/>
          <w:szCs w:val="24"/>
        </w:rPr>
        <w:t>Select: True or False.</w:t>
      </w:r>
    </w:p>
    <w:p w14:paraId="782252F2" w14:textId="4935F274" w:rsidR="00D91F68" w:rsidRDefault="00D91F68" w:rsidP="00D91F68">
      <w:pPr>
        <w:pStyle w:val="ListParagraph"/>
        <w:numPr>
          <w:ilvl w:val="0"/>
          <w:numId w:val="11"/>
        </w:numPr>
        <w:rPr>
          <w:rFonts w:cstheme="minorHAnsi"/>
          <w:sz w:val="24"/>
          <w:szCs w:val="24"/>
        </w:rPr>
      </w:pPr>
      <w:r>
        <w:rPr>
          <w:rFonts w:cstheme="minorHAnsi"/>
          <w:sz w:val="24"/>
          <w:szCs w:val="24"/>
        </w:rPr>
        <w:t>Enter the efficiency while in cooling mode.</w:t>
      </w:r>
    </w:p>
    <w:p w14:paraId="57D4F3BE" w14:textId="77777777" w:rsidR="00D91F68" w:rsidRPr="00EF620C" w:rsidRDefault="00D91F68" w:rsidP="00D91F68">
      <w:pPr>
        <w:pStyle w:val="ListParagraph"/>
        <w:numPr>
          <w:ilvl w:val="0"/>
          <w:numId w:val="11"/>
        </w:numPr>
        <w:rPr>
          <w:rFonts w:cstheme="minorHAnsi"/>
          <w:sz w:val="24"/>
          <w:szCs w:val="24"/>
        </w:rPr>
      </w:pPr>
      <w:r>
        <w:rPr>
          <w:rFonts w:cstheme="minorHAnsi"/>
          <w:sz w:val="24"/>
          <w:szCs w:val="24"/>
        </w:rPr>
        <w:t>This field is filled out automatically.</w:t>
      </w:r>
    </w:p>
    <w:p w14:paraId="1F97942C" w14:textId="573F3FD2" w:rsidR="00D91F68" w:rsidRPr="00EF620C" w:rsidRDefault="00D91F68" w:rsidP="00D91F68">
      <w:pPr>
        <w:pStyle w:val="ListParagraph"/>
        <w:numPr>
          <w:ilvl w:val="0"/>
          <w:numId w:val="11"/>
        </w:numPr>
        <w:rPr>
          <w:rFonts w:cstheme="minorHAnsi"/>
          <w:sz w:val="24"/>
          <w:szCs w:val="24"/>
        </w:rPr>
      </w:pPr>
      <w:r>
        <w:rPr>
          <w:rFonts w:cstheme="minorHAnsi"/>
          <w:sz w:val="24"/>
          <w:szCs w:val="24"/>
        </w:rPr>
        <w:lastRenderedPageBreak/>
        <w:t>If a second efficiency is required, enter the efficiency while in cooling mode.</w:t>
      </w:r>
    </w:p>
    <w:p w14:paraId="151C0ECA" w14:textId="77777777" w:rsidR="00D91F68" w:rsidRPr="00EF620C" w:rsidRDefault="00D91F68" w:rsidP="00D91F68">
      <w:pPr>
        <w:pStyle w:val="ListParagraph"/>
        <w:numPr>
          <w:ilvl w:val="0"/>
          <w:numId w:val="11"/>
        </w:numPr>
        <w:rPr>
          <w:rFonts w:cstheme="minorHAnsi"/>
          <w:sz w:val="24"/>
          <w:szCs w:val="24"/>
        </w:rPr>
      </w:pPr>
      <w:r>
        <w:rPr>
          <w:rFonts w:cstheme="minorHAnsi"/>
          <w:sz w:val="24"/>
          <w:szCs w:val="24"/>
        </w:rPr>
        <w:t>This field is filled out automatically.</w:t>
      </w:r>
    </w:p>
    <w:p w14:paraId="759C7A37" w14:textId="77777777" w:rsidR="00D91F68" w:rsidRPr="00EF620C" w:rsidRDefault="00D91F68" w:rsidP="00D91F68">
      <w:pPr>
        <w:pStyle w:val="ListParagraph"/>
        <w:numPr>
          <w:ilvl w:val="0"/>
          <w:numId w:val="11"/>
        </w:numPr>
        <w:rPr>
          <w:rFonts w:cstheme="minorHAnsi"/>
          <w:sz w:val="24"/>
          <w:szCs w:val="24"/>
        </w:rPr>
      </w:pPr>
      <w:r>
        <w:rPr>
          <w:rFonts w:cstheme="minorHAnsi"/>
          <w:sz w:val="24"/>
          <w:szCs w:val="24"/>
        </w:rPr>
        <w:t>Isolation Valve: Select from Dropdown.</w:t>
      </w:r>
    </w:p>
    <w:p w14:paraId="05398387" w14:textId="74A464EE" w:rsidR="00D91F68" w:rsidRPr="00D91F68" w:rsidRDefault="00D91F68" w:rsidP="00D91F68">
      <w:pPr>
        <w:pStyle w:val="ListParagraph"/>
        <w:numPr>
          <w:ilvl w:val="0"/>
          <w:numId w:val="11"/>
        </w:numPr>
        <w:rPr>
          <w:rFonts w:cstheme="minorHAnsi"/>
          <w:sz w:val="24"/>
          <w:szCs w:val="24"/>
        </w:rPr>
      </w:pPr>
      <w:r>
        <w:rPr>
          <w:rFonts w:cstheme="minorHAnsi"/>
          <w:sz w:val="24"/>
          <w:szCs w:val="24"/>
        </w:rPr>
        <w:t>Temperature Reset Controls: Select from Dropdown.</w:t>
      </w:r>
    </w:p>
    <w:p w14:paraId="14C5B759" w14:textId="075D0598" w:rsidR="00CD16E5" w:rsidRPr="00EF620C" w:rsidRDefault="00CD16E5" w:rsidP="00CD16E5">
      <w:pPr>
        <w:pStyle w:val="ListParagraph"/>
        <w:numPr>
          <w:ilvl w:val="0"/>
          <w:numId w:val="11"/>
        </w:numPr>
        <w:rPr>
          <w:rFonts w:cstheme="minorHAnsi"/>
          <w:sz w:val="24"/>
          <w:szCs w:val="24"/>
        </w:rPr>
      </w:pPr>
      <w:r w:rsidRPr="00EF620C">
        <w:rPr>
          <w:rFonts w:cstheme="minorHAnsi"/>
          <w:sz w:val="24"/>
          <w:szCs w:val="24"/>
        </w:rPr>
        <w:t>This field is calculated automatically.</w:t>
      </w:r>
    </w:p>
    <w:p w14:paraId="4B7B2238" w14:textId="3D002986" w:rsidR="00CD16E5" w:rsidRPr="00EF620C" w:rsidRDefault="00D91F68" w:rsidP="00946BC3">
      <w:pPr>
        <w:spacing w:after="0" w:line="240" w:lineRule="auto"/>
        <w:ind w:firstLine="360"/>
        <w:rPr>
          <w:rFonts w:eastAsia="Times New Roman" w:cstheme="minorHAnsi"/>
          <w:b/>
          <w:bCs/>
          <w:sz w:val="24"/>
          <w:szCs w:val="24"/>
        </w:rPr>
      </w:pPr>
      <w:r w:rsidRPr="006A4126">
        <w:rPr>
          <w:rFonts w:eastAsia="Times New Roman" w:cstheme="minorHAnsi"/>
          <w:b/>
          <w:bCs/>
          <w:sz w:val="24"/>
          <w:szCs w:val="24"/>
        </w:rPr>
        <w:t>Heat</w:t>
      </w:r>
      <w:r>
        <w:rPr>
          <w:rFonts w:eastAsia="Times New Roman" w:cstheme="minorHAnsi"/>
          <w:b/>
          <w:bCs/>
          <w:sz w:val="24"/>
          <w:szCs w:val="24"/>
        </w:rPr>
        <w:t xml:space="preserve"> Rejection Equipment (Cooling Towers, Condensers, Waterside Economizers) Efficiency and Controls</w:t>
      </w:r>
    </w:p>
    <w:p w14:paraId="4DDCAA04" w14:textId="77777777" w:rsidR="00CD16E5" w:rsidRPr="00EF620C" w:rsidRDefault="00CD16E5" w:rsidP="00CD16E5">
      <w:pPr>
        <w:pStyle w:val="ListParagraph"/>
        <w:numPr>
          <w:ilvl w:val="0"/>
          <w:numId w:val="12"/>
        </w:numPr>
        <w:rPr>
          <w:rFonts w:cstheme="minorHAnsi"/>
          <w:sz w:val="24"/>
          <w:szCs w:val="24"/>
        </w:rPr>
      </w:pPr>
      <w:r w:rsidRPr="00EF620C">
        <w:rPr>
          <w:rFonts w:cstheme="minorHAnsi"/>
          <w:sz w:val="24"/>
          <w:szCs w:val="24"/>
        </w:rPr>
        <w:t>This field is filled out automatically.</w:t>
      </w:r>
    </w:p>
    <w:p w14:paraId="30B41D61" w14:textId="77777777" w:rsidR="00D91F68" w:rsidRDefault="00D91F68" w:rsidP="00D91F68">
      <w:pPr>
        <w:pStyle w:val="ListParagraph"/>
        <w:numPr>
          <w:ilvl w:val="0"/>
          <w:numId w:val="12"/>
        </w:numPr>
        <w:rPr>
          <w:rFonts w:cstheme="minorHAnsi"/>
          <w:sz w:val="24"/>
          <w:szCs w:val="24"/>
        </w:rPr>
      </w:pPr>
      <w:r>
        <w:rPr>
          <w:rFonts w:cstheme="minorHAnsi"/>
          <w:sz w:val="24"/>
          <w:szCs w:val="24"/>
        </w:rPr>
        <w:t>Enter the model # of the equipment being installed.</w:t>
      </w:r>
      <w:r w:rsidRPr="00EF620C">
        <w:rPr>
          <w:rFonts w:cstheme="minorHAnsi"/>
          <w:sz w:val="24"/>
          <w:szCs w:val="24"/>
        </w:rPr>
        <w:t xml:space="preserve"> </w:t>
      </w:r>
    </w:p>
    <w:p w14:paraId="4FEA2EC1" w14:textId="66763A7A" w:rsidR="00CD16E5" w:rsidRDefault="00D91F68" w:rsidP="00CD16E5">
      <w:pPr>
        <w:pStyle w:val="ListParagraph"/>
        <w:numPr>
          <w:ilvl w:val="0"/>
          <w:numId w:val="12"/>
        </w:numPr>
        <w:rPr>
          <w:rFonts w:cstheme="minorHAnsi"/>
          <w:sz w:val="24"/>
          <w:szCs w:val="24"/>
        </w:rPr>
      </w:pPr>
      <w:r>
        <w:rPr>
          <w:rFonts w:cstheme="minorHAnsi"/>
          <w:sz w:val="24"/>
          <w:szCs w:val="24"/>
        </w:rPr>
        <w:t>Select: True or False</w:t>
      </w:r>
    </w:p>
    <w:p w14:paraId="070B38DF" w14:textId="77777777" w:rsidR="00D91F68" w:rsidRDefault="00D91F68" w:rsidP="00D91F68">
      <w:pPr>
        <w:pStyle w:val="ListParagraph"/>
        <w:numPr>
          <w:ilvl w:val="0"/>
          <w:numId w:val="12"/>
        </w:numPr>
        <w:rPr>
          <w:rFonts w:cstheme="minorHAnsi"/>
          <w:sz w:val="24"/>
          <w:szCs w:val="24"/>
        </w:rPr>
      </w:pPr>
      <w:r>
        <w:rPr>
          <w:rFonts w:cstheme="minorHAnsi"/>
          <w:sz w:val="24"/>
          <w:szCs w:val="24"/>
        </w:rPr>
        <w:t>Enter the quantity of identical equipment being installed.</w:t>
      </w:r>
    </w:p>
    <w:p w14:paraId="60AE3774" w14:textId="27220D68" w:rsidR="00D91F68" w:rsidRPr="00EF620C" w:rsidRDefault="00D91F68" w:rsidP="00CD16E5">
      <w:pPr>
        <w:pStyle w:val="ListParagraph"/>
        <w:numPr>
          <w:ilvl w:val="0"/>
          <w:numId w:val="12"/>
        </w:numPr>
        <w:rPr>
          <w:rFonts w:cstheme="minorHAnsi"/>
          <w:sz w:val="24"/>
          <w:szCs w:val="24"/>
        </w:rPr>
      </w:pPr>
      <w:r>
        <w:rPr>
          <w:rFonts w:cstheme="minorHAnsi"/>
          <w:sz w:val="24"/>
          <w:szCs w:val="24"/>
        </w:rPr>
        <w:t>Enter the Rated Performance of the equipment being installed.</w:t>
      </w:r>
    </w:p>
    <w:p w14:paraId="66107CC6" w14:textId="2599F3D6" w:rsidR="00CD16E5" w:rsidRPr="00EF620C" w:rsidRDefault="00D91F68" w:rsidP="00CD16E5">
      <w:pPr>
        <w:pStyle w:val="ListParagraph"/>
        <w:numPr>
          <w:ilvl w:val="0"/>
          <w:numId w:val="12"/>
        </w:numPr>
        <w:rPr>
          <w:rFonts w:cstheme="minorHAnsi"/>
          <w:sz w:val="24"/>
          <w:szCs w:val="24"/>
        </w:rPr>
      </w:pPr>
      <w:r>
        <w:rPr>
          <w:rFonts w:cstheme="minorHAnsi"/>
          <w:sz w:val="24"/>
          <w:szCs w:val="24"/>
        </w:rPr>
        <w:t>This field is filled out automatically.</w:t>
      </w:r>
    </w:p>
    <w:p w14:paraId="218FAFE4" w14:textId="57AF624A" w:rsidR="00CD16E5" w:rsidRDefault="00D91F68" w:rsidP="00CD16E5">
      <w:pPr>
        <w:pStyle w:val="ListParagraph"/>
        <w:numPr>
          <w:ilvl w:val="0"/>
          <w:numId w:val="12"/>
        </w:numPr>
        <w:rPr>
          <w:rFonts w:cstheme="minorHAnsi"/>
          <w:sz w:val="24"/>
          <w:szCs w:val="24"/>
        </w:rPr>
      </w:pPr>
      <w:r>
        <w:rPr>
          <w:rFonts w:cstheme="minorHAnsi"/>
          <w:sz w:val="24"/>
          <w:szCs w:val="24"/>
        </w:rPr>
        <w:t>Fan Speed Control: Select from Dropdown.</w:t>
      </w:r>
    </w:p>
    <w:p w14:paraId="7E5AA2EC" w14:textId="11104893" w:rsidR="00D91F68" w:rsidRDefault="00D91F68" w:rsidP="00CD16E5">
      <w:pPr>
        <w:pStyle w:val="ListParagraph"/>
        <w:numPr>
          <w:ilvl w:val="0"/>
          <w:numId w:val="12"/>
        </w:numPr>
        <w:rPr>
          <w:rFonts w:cstheme="minorHAnsi"/>
          <w:sz w:val="24"/>
          <w:szCs w:val="24"/>
        </w:rPr>
      </w:pPr>
      <w:r>
        <w:rPr>
          <w:rFonts w:cstheme="minorHAnsi"/>
          <w:sz w:val="24"/>
          <w:szCs w:val="24"/>
        </w:rPr>
        <w:t>Tower Flow Turndown: Select from Dropdown.</w:t>
      </w:r>
    </w:p>
    <w:p w14:paraId="38BCE248" w14:textId="42BC1615" w:rsidR="00D91F68" w:rsidRPr="00EF620C" w:rsidRDefault="00D91F68" w:rsidP="00CD16E5">
      <w:pPr>
        <w:pStyle w:val="ListParagraph"/>
        <w:numPr>
          <w:ilvl w:val="0"/>
          <w:numId w:val="12"/>
        </w:numPr>
        <w:rPr>
          <w:rFonts w:cstheme="minorHAnsi"/>
          <w:sz w:val="24"/>
          <w:szCs w:val="24"/>
        </w:rPr>
      </w:pPr>
      <w:r>
        <w:rPr>
          <w:rFonts w:cstheme="minorHAnsi"/>
          <w:sz w:val="24"/>
          <w:szCs w:val="24"/>
        </w:rPr>
        <w:t>Fan Control in Multiple Cell Equipment: Select from Dropdown.</w:t>
      </w:r>
    </w:p>
    <w:p w14:paraId="66F6A116" w14:textId="6635EE5C" w:rsidR="00CD16E5" w:rsidRPr="00EF620C" w:rsidRDefault="00D91F68" w:rsidP="00CD16E5">
      <w:pPr>
        <w:pStyle w:val="ListParagraph"/>
        <w:numPr>
          <w:ilvl w:val="0"/>
          <w:numId w:val="12"/>
        </w:numPr>
        <w:rPr>
          <w:rFonts w:cstheme="minorHAnsi"/>
          <w:sz w:val="24"/>
          <w:szCs w:val="24"/>
        </w:rPr>
      </w:pPr>
      <w:r>
        <w:rPr>
          <w:rFonts w:cstheme="minorHAnsi"/>
          <w:sz w:val="24"/>
          <w:szCs w:val="24"/>
        </w:rPr>
        <w:t>Economizer Control: Select from Dropdown.</w:t>
      </w:r>
    </w:p>
    <w:p w14:paraId="4F81BEA3" w14:textId="40D8019C" w:rsidR="00A17145" w:rsidRPr="00EF620C" w:rsidRDefault="00D91F68" w:rsidP="00CD16E5">
      <w:pPr>
        <w:pStyle w:val="ListParagraph"/>
        <w:numPr>
          <w:ilvl w:val="0"/>
          <w:numId w:val="12"/>
        </w:numPr>
        <w:rPr>
          <w:rFonts w:cstheme="minorHAnsi"/>
          <w:sz w:val="24"/>
          <w:szCs w:val="24"/>
        </w:rPr>
      </w:pPr>
      <w:r>
        <w:rPr>
          <w:rFonts w:cstheme="minorHAnsi"/>
          <w:sz w:val="24"/>
          <w:szCs w:val="24"/>
        </w:rPr>
        <w:t>Condenser Water Temperature Reset: Select from Dropdown.</w:t>
      </w:r>
    </w:p>
    <w:p w14:paraId="4504A981" w14:textId="7BEEFCB7" w:rsidR="0055789F" w:rsidRDefault="003B10ED" w:rsidP="00CD16E5">
      <w:pPr>
        <w:pStyle w:val="ListParagraph"/>
        <w:numPr>
          <w:ilvl w:val="0"/>
          <w:numId w:val="12"/>
        </w:numPr>
        <w:rPr>
          <w:rFonts w:cstheme="minorHAnsi"/>
          <w:sz w:val="24"/>
          <w:szCs w:val="24"/>
        </w:rPr>
      </w:pPr>
      <w:r w:rsidRPr="00EF620C">
        <w:rPr>
          <w:rFonts w:cstheme="minorHAnsi"/>
          <w:sz w:val="24"/>
          <w:szCs w:val="24"/>
        </w:rPr>
        <w:t>This field is calculated automatically.</w:t>
      </w:r>
    </w:p>
    <w:p w14:paraId="7D37A8D6" w14:textId="528823C5" w:rsidR="006A4126" w:rsidRPr="00EF620C" w:rsidRDefault="006A4126" w:rsidP="00946BC3">
      <w:pPr>
        <w:spacing w:after="0" w:line="240" w:lineRule="auto"/>
        <w:ind w:firstLine="360"/>
        <w:rPr>
          <w:rFonts w:eastAsia="Times New Roman" w:cstheme="minorHAnsi"/>
          <w:b/>
          <w:bCs/>
          <w:sz w:val="24"/>
          <w:szCs w:val="24"/>
        </w:rPr>
      </w:pPr>
      <w:r>
        <w:rPr>
          <w:rFonts w:eastAsia="Times New Roman" w:cstheme="minorHAnsi"/>
          <w:b/>
          <w:bCs/>
          <w:sz w:val="24"/>
          <w:szCs w:val="24"/>
        </w:rPr>
        <w:t>Electric Resistance Heating</w:t>
      </w:r>
    </w:p>
    <w:p w14:paraId="5B55027E" w14:textId="77777777" w:rsidR="006A4126" w:rsidRPr="00EF620C" w:rsidRDefault="006A4126" w:rsidP="006A4126">
      <w:pPr>
        <w:pStyle w:val="ListParagraph"/>
        <w:numPr>
          <w:ilvl w:val="0"/>
          <w:numId w:val="15"/>
        </w:numPr>
        <w:rPr>
          <w:rFonts w:cstheme="minorHAnsi"/>
          <w:sz w:val="24"/>
          <w:szCs w:val="24"/>
        </w:rPr>
      </w:pPr>
      <w:r w:rsidRPr="00EF620C">
        <w:rPr>
          <w:rFonts w:cstheme="minorHAnsi"/>
          <w:sz w:val="24"/>
          <w:szCs w:val="24"/>
        </w:rPr>
        <w:t>This field is filled out automatically.</w:t>
      </w:r>
    </w:p>
    <w:p w14:paraId="674D7336" w14:textId="77777777" w:rsidR="006A4126" w:rsidRDefault="006A4126" w:rsidP="006A4126">
      <w:pPr>
        <w:pStyle w:val="ListParagraph"/>
        <w:numPr>
          <w:ilvl w:val="0"/>
          <w:numId w:val="15"/>
        </w:numPr>
        <w:rPr>
          <w:rFonts w:cstheme="minorHAnsi"/>
          <w:sz w:val="24"/>
          <w:szCs w:val="24"/>
        </w:rPr>
      </w:pPr>
      <w:r>
        <w:rPr>
          <w:rFonts w:cstheme="minorHAnsi"/>
          <w:sz w:val="24"/>
          <w:szCs w:val="24"/>
        </w:rPr>
        <w:t>Enter the model # of the equipment being installed.</w:t>
      </w:r>
      <w:r w:rsidRPr="00EF620C">
        <w:rPr>
          <w:rFonts w:cstheme="minorHAnsi"/>
          <w:sz w:val="24"/>
          <w:szCs w:val="24"/>
        </w:rPr>
        <w:t xml:space="preserve"> </w:t>
      </w:r>
    </w:p>
    <w:p w14:paraId="06E89312" w14:textId="77777777" w:rsidR="006A4126" w:rsidRPr="00EF620C" w:rsidRDefault="006A4126" w:rsidP="006A4126">
      <w:pPr>
        <w:pStyle w:val="ListParagraph"/>
        <w:numPr>
          <w:ilvl w:val="0"/>
          <w:numId w:val="15"/>
        </w:numPr>
        <w:rPr>
          <w:rFonts w:cstheme="minorHAnsi"/>
          <w:sz w:val="24"/>
          <w:szCs w:val="24"/>
        </w:rPr>
      </w:pPr>
      <w:r>
        <w:rPr>
          <w:rFonts w:cstheme="minorHAnsi"/>
          <w:sz w:val="24"/>
          <w:szCs w:val="24"/>
        </w:rPr>
        <w:t>This field is filled out automatically.</w:t>
      </w:r>
    </w:p>
    <w:p w14:paraId="59CB6B1F" w14:textId="0C5F1167" w:rsidR="006A4126" w:rsidRPr="00EF620C" w:rsidRDefault="006A4126" w:rsidP="006A4126">
      <w:pPr>
        <w:pStyle w:val="ListParagraph"/>
        <w:numPr>
          <w:ilvl w:val="0"/>
          <w:numId w:val="15"/>
        </w:numPr>
        <w:rPr>
          <w:rFonts w:cstheme="minorHAnsi"/>
          <w:sz w:val="24"/>
          <w:szCs w:val="24"/>
        </w:rPr>
      </w:pPr>
      <w:r>
        <w:rPr>
          <w:rFonts w:cstheme="minorHAnsi"/>
          <w:sz w:val="24"/>
          <w:szCs w:val="24"/>
        </w:rPr>
        <w:t>Enter the Output Capacity in kW.</w:t>
      </w:r>
    </w:p>
    <w:p w14:paraId="6BD96F08" w14:textId="77777777" w:rsidR="006A4126" w:rsidRPr="00EF620C" w:rsidRDefault="006A4126" w:rsidP="006A4126">
      <w:pPr>
        <w:pStyle w:val="ListParagraph"/>
        <w:numPr>
          <w:ilvl w:val="0"/>
          <w:numId w:val="15"/>
        </w:numPr>
        <w:rPr>
          <w:rFonts w:cstheme="minorHAnsi"/>
          <w:sz w:val="24"/>
          <w:szCs w:val="24"/>
        </w:rPr>
      </w:pPr>
      <w:r w:rsidRPr="00EF620C">
        <w:rPr>
          <w:rFonts w:cstheme="minorHAnsi"/>
          <w:sz w:val="24"/>
          <w:szCs w:val="24"/>
        </w:rPr>
        <w:t>This field is calculated automatically.</w:t>
      </w:r>
    </w:p>
    <w:p w14:paraId="2A603017" w14:textId="0E02AB33" w:rsidR="006A4126" w:rsidRPr="00EF620C" w:rsidRDefault="006A4126" w:rsidP="00946BC3">
      <w:pPr>
        <w:spacing w:after="0" w:line="240" w:lineRule="auto"/>
        <w:ind w:firstLine="360"/>
        <w:rPr>
          <w:rFonts w:eastAsia="Times New Roman" w:cstheme="minorHAnsi"/>
          <w:b/>
          <w:bCs/>
          <w:sz w:val="24"/>
          <w:szCs w:val="24"/>
        </w:rPr>
      </w:pPr>
      <w:r>
        <w:rPr>
          <w:rFonts w:eastAsia="Times New Roman" w:cstheme="minorHAnsi"/>
          <w:b/>
          <w:bCs/>
          <w:sz w:val="24"/>
          <w:szCs w:val="24"/>
        </w:rPr>
        <w:t>Pumps</w:t>
      </w:r>
    </w:p>
    <w:p w14:paraId="4721B706" w14:textId="77777777" w:rsidR="006A4126" w:rsidRPr="00EF620C" w:rsidRDefault="006A4126" w:rsidP="006A4126">
      <w:pPr>
        <w:pStyle w:val="ListParagraph"/>
        <w:numPr>
          <w:ilvl w:val="0"/>
          <w:numId w:val="16"/>
        </w:numPr>
        <w:rPr>
          <w:rFonts w:cstheme="minorHAnsi"/>
          <w:sz w:val="24"/>
          <w:szCs w:val="24"/>
        </w:rPr>
      </w:pPr>
      <w:r w:rsidRPr="00EF620C">
        <w:rPr>
          <w:rFonts w:cstheme="minorHAnsi"/>
          <w:sz w:val="24"/>
          <w:szCs w:val="24"/>
        </w:rPr>
        <w:t>This field is filled out automatically.</w:t>
      </w:r>
    </w:p>
    <w:p w14:paraId="775F3932" w14:textId="77777777" w:rsidR="006A4126" w:rsidRPr="00EF620C" w:rsidRDefault="006A4126" w:rsidP="006A4126">
      <w:pPr>
        <w:pStyle w:val="ListParagraph"/>
        <w:numPr>
          <w:ilvl w:val="0"/>
          <w:numId w:val="16"/>
        </w:numPr>
        <w:rPr>
          <w:rFonts w:cstheme="minorHAnsi"/>
          <w:sz w:val="24"/>
          <w:szCs w:val="24"/>
        </w:rPr>
      </w:pPr>
      <w:r w:rsidRPr="00EF620C">
        <w:rPr>
          <w:rFonts w:cstheme="minorHAnsi"/>
          <w:sz w:val="24"/>
          <w:szCs w:val="24"/>
        </w:rPr>
        <w:t>This field is filled out automatically.</w:t>
      </w:r>
    </w:p>
    <w:p w14:paraId="26815A96" w14:textId="77777777" w:rsidR="006A4126" w:rsidRDefault="006A4126" w:rsidP="006A4126">
      <w:pPr>
        <w:pStyle w:val="ListParagraph"/>
        <w:numPr>
          <w:ilvl w:val="0"/>
          <w:numId w:val="16"/>
        </w:numPr>
        <w:rPr>
          <w:rFonts w:cstheme="minorHAnsi"/>
          <w:sz w:val="24"/>
          <w:szCs w:val="24"/>
        </w:rPr>
      </w:pPr>
      <w:r>
        <w:rPr>
          <w:rFonts w:cstheme="minorHAnsi"/>
          <w:sz w:val="24"/>
          <w:szCs w:val="24"/>
        </w:rPr>
        <w:lastRenderedPageBreak/>
        <w:t>Enter the quantity of identical equipment being installed.</w:t>
      </w:r>
    </w:p>
    <w:p w14:paraId="4B7D050F" w14:textId="4166EBC3" w:rsidR="006A4126" w:rsidRPr="00EF620C" w:rsidRDefault="006A4126" w:rsidP="006A4126">
      <w:pPr>
        <w:pStyle w:val="ListParagraph"/>
        <w:numPr>
          <w:ilvl w:val="0"/>
          <w:numId w:val="16"/>
        </w:numPr>
        <w:rPr>
          <w:rFonts w:cstheme="minorHAnsi"/>
          <w:sz w:val="24"/>
          <w:szCs w:val="24"/>
        </w:rPr>
      </w:pPr>
      <w:r>
        <w:rPr>
          <w:rFonts w:cstheme="minorHAnsi"/>
          <w:sz w:val="24"/>
          <w:szCs w:val="24"/>
        </w:rPr>
        <w:t>Enter the Horsepower of the pump.</w:t>
      </w:r>
    </w:p>
    <w:p w14:paraId="0B645FE6" w14:textId="3A6CD3D8" w:rsidR="006A4126" w:rsidRPr="00EF620C" w:rsidRDefault="006A4126" w:rsidP="006A4126">
      <w:pPr>
        <w:pStyle w:val="ListParagraph"/>
        <w:numPr>
          <w:ilvl w:val="0"/>
          <w:numId w:val="16"/>
        </w:numPr>
        <w:rPr>
          <w:rFonts w:cstheme="minorHAnsi"/>
          <w:sz w:val="24"/>
          <w:szCs w:val="24"/>
        </w:rPr>
      </w:pPr>
      <w:r>
        <w:rPr>
          <w:rFonts w:cstheme="minorHAnsi"/>
          <w:sz w:val="24"/>
          <w:szCs w:val="24"/>
        </w:rPr>
        <w:t>Variable Flow Controls: Select from Dropdown.</w:t>
      </w:r>
    </w:p>
    <w:p w14:paraId="24BFAC3C" w14:textId="29AADCF8" w:rsidR="006A4126" w:rsidRPr="00EF620C" w:rsidRDefault="006A4126" w:rsidP="006A4126">
      <w:pPr>
        <w:pStyle w:val="ListParagraph"/>
        <w:numPr>
          <w:ilvl w:val="0"/>
          <w:numId w:val="16"/>
        </w:numPr>
        <w:rPr>
          <w:rFonts w:cstheme="minorHAnsi"/>
          <w:sz w:val="24"/>
          <w:szCs w:val="24"/>
        </w:rPr>
      </w:pPr>
      <w:r>
        <w:rPr>
          <w:rFonts w:cstheme="minorHAnsi"/>
          <w:sz w:val="24"/>
          <w:szCs w:val="24"/>
        </w:rPr>
        <w:t>Hydronic Heat Pump Isolation Control: Select from Dropdown.</w:t>
      </w:r>
    </w:p>
    <w:p w14:paraId="683F3DAE" w14:textId="3AEF90F0" w:rsidR="006A4126" w:rsidRDefault="006A4126" w:rsidP="006A4126">
      <w:pPr>
        <w:pStyle w:val="ListParagraph"/>
        <w:numPr>
          <w:ilvl w:val="0"/>
          <w:numId w:val="16"/>
        </w:numPr>
        <w:rPr>
          <w:rFonts w:cstheme="minorHAnsi"/>
          <w:sz w:val="24"/>
          <w:szCs w:val="24"/>
        </w:rPr>
      </w:pPr>
      <w:r>
        <w:rPr>
          <w:rFonts w:cstheme="minorHAnsi"/>
          <w:sz w:val="24"/>
          <w:szCs w:val="24"/>
        </w:rPr>
        <w:t>Variable Speed Drive on pumps greater than 5 horsepower: Select from Dropdown.</w:t>
      </w:r>
    </w:p>
    <w:p w14:paraId="13981E55" w14:textId="4B403AF3" w:rsidR="006A4126" w:rsidRPr="00EF620C" w:rsidRDefault="006A4126" w:rsidP="006A4126">
      <w:pPr>
        <w:pStyle w:val="ListParagraph"/>
        <w:numPr>
          <w:ilvl w:val="0"/>
          <w:numId w:val="16"/>
        </w:numPr>
        <w:rPr>
          <w:rFonts w:cstheme="minorHAnsi"/>
          <w:sz w:val="24"/>
          <w:szCs w:val="24"/>
        </w:rPr>
      </w:pPr>
      <w:r>
        <w:rPr>
          <w:rFonts w:cstheme="minorHAnsi"/>
          <w:sz w:val="24"/>
          <w:szCs w:val="24"/>
        </w:rPr>
        <w:t>Differential Pressure Sensor Control: Select from Dropdown.</w:t>
      </w:r>
    </w:p>
    <w:p w14:paraId="5D2E2BC7" w14:textId="77777777" w:rsidR="006A4126" w:rsidRPr="00EF620C" w:rsidRDefault="006A4126" w:rsidP="006A4126">
      <w:pPr>
        <w:pStyle w:val="ListParagraph"/>
        <w:numPr>
          <w:ilvl w:val="0"/>
          <w:numId w:val="16"/>
        </w:numPr>
        <w:rPr>
          <w:rFonts w:cstheme="minorHAnsi"/>
          <w:sz w:val="24"/>
          <w:szCs w:val="24"/>
        </w:rPr>
      </w:pPr>
      <w:r w:rsidRPr="00EF620C">
        <w:rPr>
          <w:rFonts w:cstheme="minorHAnsi"/>
          <w:sz w:val="24"/>
          <w:szCs w:val="24"/>
        </w:rPr>
        <w:t>This field is calculated automatically.</w:t>
      </w:r>
    </w:p>
    <w:p w14:paraId="66D51BE8" w14:textId="5730620B" w:rsidR="006A4126" w:rsidRPr="00EF620C" w:rsidRDefault="006A4126" w:rsidP="00946BC3">
      <w:pPr>
        <w:spacing w:after="0" w:line="240" w:lineRule="auto"/>
        <w:ind w:firstLine="360"/>
        <w:rPr>
          <w:rFonts w:eastAsia="Times New Roman" w:cstheme="minorHAnsi"/>
          <w:b/>
          <w:bCs/>
          <w:sz w:val="24"/>
          <w:szCs w:val="24"/>
        </w:rPr>
      </w:pPr>
      <w:r>
        <w:rPr>
          <w:rFonts w:eastAsia="Times New Roman" w:cstheme="minorHAnsi"/>
          <w:b/>
          <w:bCs/>
          <w:sz w:val="24"/>
          <w:szCs w:val="24"/>
        </w:rPr>
        <w:t>Fans and Air Economizers</w:t>
      </w:r>
    </w:p>
    <w:p w14:paraId="189C8A32" w14:textId="77777777" w:rsidR="006A4126" w:rsidRPr="00EF620C" w:rsidRDefault="006A4126" w:rsidP="006A4126">
      <w:pPr>
        <w:pStyle w:val="ListParagraph"/>
        <w:numPr>
          <w:ilvl w:val="0"/>
          <w:numId w:val="17"/>
        </w:numPr>
        <w:rPr>
          <w:rFonts w:cstheme="minorHAnsi"/>
          <w:sz w:val="24"/>
          <w:szCs w:val="24"/>
        </w:rPr>
      </w:pPr>
      <w:r w:rsidRPr="00EF620C">
        <w:rPr>
          <w:rFonts w:cstheme="minorHAnsi"/>
          <w:sz w:val="24"/>
          <w:szCs w:val="24"/>
        </w:rPr>
        <w:t>This field is filled out automatically.</w:t>
      </w:r>
    </w:p>
    <w:p w14:paraId="4D0F9ACA" w14:textId="77777777" w:rsidR="006A4126" w:rsidRDefault="006A4126" w:rsidP="006A4126">
      <w:pPr>
        <w:pStyle w:val="ListParagraph"/>
        <w:numPr>
          <w:ilvl w:val="0"/>
          <w:numId w:val="17"/>
        </w:numPr>
        <w:rPr>
          <w:rFonts w:cstheme="minorHAnsi"/>
          <w:sz w:val="24"/>
          <w:szCs w:val="24"/>
        </w:rPr>
      </w:pPr>
      <w:r>
        <w:rPr>
          <w:rFonts w:cstheme="minorHAnsi"/>
          <w:sz w:val="24"/>
          <w:szCs w:val="24"/>
        </w:rPr>
        <w:t>Enter the quantity of identical equipment being installed.</w:t>
      </w:r>
    </w:p>
    <w:p w14:paraId="6AB223E0" w14:textId="73653C9A" w:rsidR="006A4126" w:rsidRPr="00EF620C" w:rsidRDefault="006A4126" w:rsidP="006A4126">
      <w:pPr>
        <w:pStyle w:val="ListParagraph"/>
        <w:numPr>
          <w:ilvl w:val="0"/>
          <w:numId w:val="17"/>
        </w:numPr>
        <w:rPr>
          <w:rFonts w:cstheme="minorHAnsi"/>
          <w:sz w:val="24"/>
          <w:szCs w:val="24"/>
        </w:rPr>
      </w:pPr>
      <w:r>
        <w:rPr>
          <w:rFonts w:cstheme="minorHAnsi"/>
          <w:sz w:val="24"/>
          <w:szCs w:val="24"/>
        </w:rPr>
        <w:t>Fan Function: Select from Dropdown.</w:t>
      </w:r>
    </w:p>
    <w:p w14:paraId="4F17492D" w14:textId="15053D4F" w:rsidR="006A4126" w:rsidRPr="00EF620C" w:rsidRDefault="006A4126" w:rsidP="006A4126">
      <w:pPr>
        <w:pStyle w:val="ListParagraph"/>
        <w:numPr>
          <w:ilvl w:val="0"/>
          <w:numId w:val="17"/>
        </w:numPr>
        <w:rPr>
          <w:rFonts w:cstheme="minorHAnsi"/>
          <w:sz w:val="24"/>
          <w:szCs w:val="24"/>
        </w:rPr>
      </w:pPr>
      <w:r>
        <w:rPr>
          <w:rFonts w:cstheme="minorHAnsi"/>
          <w:sz w:val="24"/>
          <w:szCs w:val="24"/>
        </w:rPr>
        <w:t>Economizer: Select from Dropdown.</w:t>
      </w:r>
    </w:p>
    <w:p w14:paraId="4B5F2667" w14:textId="7C2DA35E" w:rsidR="006A4126" w:rsidRPr="00EF620C" w:rsidRDefault="006A4126" w:rsidP="006A4126">
      <w:pPr>
        <w:pStyle w:val="ListParagraph"/>
        <w:numPr>
          <w:ilvl w:val="0"/>
          <w:numId w:val="17"/>
        </w:numPr>
        <w:rPr>
          <w:rFonts w:cstheme="minorHAnsi"/>
          <w:sz w:val="24"/>
          <w:szCs w:val="24"/>
        </w:rPr>
      </w:pPr>
      <w:r>
        <w:rPr>
          <w:rFonts w:cstheme="minorHAnsi"/>
          <w:sz w:val="24"/>
          <w:szCs w:val="24"/>
        </w:rPr>
        <w:t>Enter the Electrical Input Power of the fan in Watts.</w:t>
      </w:r>
    </w:p>
    <w:p w14:paraId="0210D67B" w14:textId="77777777" w:rsidR="006A4126" w:rsidRPr="00EF620C" w:rsidRDefault="006A4126" w:rsidP="006A4126">
      <w:pPr>
        <w:pStyle w:val="ListParagraph"/>
        <w:numPr>
          <w:ilvl w:val="0"/>
          <w:numId w:val="17"/>
        </w:numPr>
        <w:rPr>
          <w:rFonts w:cstheme="minorHAnsi"/>
          <w:sz w:val="24"/>
          <w:szCs w:val="24"/>
        </w:rPr>
      </w:pPr>
      <w:r w:rsidRPr="00EF620C">
        <w:rPr>
          <w:rFonts w:cstheme="minorHAnsi"/>
          <w:sz w:val="24"/>
          <w:szCs w:val="24"/>
        </w:rPr>
        <w:t>This field is calculated automatically.</w:t>
      </w:r>
    </w:p>
    <w:p w14:paraId="439F6B2F" w14:textId="7E459D30" w:rsidR="006A4126" w:rsidRPr="00EF620C" w:rsidRDefault="006A4126" w:rsidP="00946BC3">
      <w:pPr>
        <w:spacing w:after="0" w:line="240" w:lineRule="auto"/>
        <w:ind w:firstLine="360"/>
        <w:rPr>
          <w:rFonts w:eastAsia="Times New Roman" w:cstheme="minorHAnsi"/>
          <w:b/>
          <w:bCs/>
          <w:sz w:val="24"/>
          <w:szCs w:val="24"/>
        </w:rPr>
      </w:pPr>
      <w:r>
        <w:rPr>
          <w:rFonts w:eastAsia="Times New Roman" w:cstheme="minorHAnsi"/>
          <w:b/>
          <w:bCs/>
          <w:sz w:val="24"/>
          <w:szCs w:val="24"/>
        </w:rPr>
        <w:t>Dedicated Outdoor Air Systems (DOAS)</w:t>
      </w:r>
    </w:p>
    <w:p w14:paraId="55DFD033" w14:textId="77777777" w:rsidR="006A4126" w:rsidRPr="00EF620C" w:rsidRDefault="006A4126" w:rsidP="006A4126">
      <w:pPr>
        <w:pStyle w:val="ListParagraph"/>
        <w:numPr>
          <w:ilvl w:val="0"/>
          <w:numId w:val="18"/>
        </w:numPr>
        <w:rPr>
          <w:rFonts w:cstheme="minorHAnsi"/>
          <w:sz w:val="24"/>
          <w:szCs w:val="24"/>
        </w:rPr>
      </w:pPr>
      <w:r w:rsidRPr="00EF620C">
        <w:rPr>
          <w:rFonts w:cstheme="minorHAnsi"/>
          <w:sz w:val="24"/>
          <w:szCs w:val="24"/>
        </w:rPr>
        <w:t>This field is filled out automatically.</w:t>
      </w:r>
    </w:p>
    <w:p w14:paraId="58DAF7AB" w14:textId="77777777" w:rsidR="006A4126" w:rsidRDefault="006A4126" w:rsidP="006A4126">
      <w:pPr>
        <w:pStyle w:val="ListParagraph"/>
        <w:numPr>
          <w:ilvl w:val="0"/>
          <w:numId w:val="18"/>
        </w:numPr>
        <w:rPr>
          <w:rFonts w:cstheme="minorHAnsi"/>
          <w:sz w:val="24"/>
          <w:szCs w:val="24"/>
        </w:rPr>
      </w:pPr>
      <w:r>
        <w:rPr>
          <w:rFonts w:cstheme="minorHAnsi"/>
          <w:sz w:val="24"/>
          <w:szCs w:val="24"/>
        </w:rPr>
        <w:t>Enter the quantity of identical equipment being installed.</w:t>
      </w:r>
    </w:p>
    <w:p w14:paraId="635C406C" w14:textId="41BA5FB2" w:rsidR="006A4126" w:rsidRPr="00EF620C" w:rsidRDefault="006A4126" w:rsidP="006A4126">
      <w:pPr>
        <w:pStyle w:val="ListParagraph"/>
        <w:numPr>
          <w:ilvl w:val="0"/>
          <w:numId w:val="18"/>
        </w:numPr>
        <w:rPr>
          <w:rFonts w:cstheme="minorHAnsi"/>
          <w:sz w:val="24"/>
          <w:szCs w:val="24"/>
        </w:rPr>
      </w:pPr>
      <w:r>
        <w:rPr>
          <w:rFonts w:cstheme="minorHAnsi"/>
          <w:sz w:val="24"/>
          <w:szCs w:val="24"/>
        </w:rPr>
        <w:t>Delivered Directly to the Space: Select from Dropdown.</w:t>
      </w:r>
    </w:p>
    <w:p w14:paraId="65205F40" w14:textId="0B90CF3A" w:rsidR="006A4126" w:rsidRDefault="006A4126" w:rsidP="006A4126">
      <w:pPr>
        <w:pStyle w:val="ListParagraph"/>
        <w:numPr>
          <w:ilvl w:val="0"/>
          <w:numId w:val="18"/>
        </w:numPr>
        <w:rPr>
          <w:rFonts w:cstheme="minorHAnsi"/>
          <w:sz w:val="24"/>
          <w:szCs w:val="24"/>
        </w:rPr>
      </w:pPr>
      <w:r>
        <w:rPr>
          <w:rFonts w:cstheme="minorHAnsi"/>
          <w:sz w:val="24"/>
          <w:szCs w:val="24"/>
        </w:rPr>
        <w:t>Enter the fan system power in kilowatts.</w:t>
      </w:r>
    </w:p>
    <w:p w14:paraId="4D6A930D" w14:textId="372F2BC5" w:rsidR="006A4126" w:rsidRDefault="006A4126" w:rsidP="006A4126">
      <w:pPr>
        <w:pStyle w:val="ListParagraph"/>
        <w:numPr>
          <w:ilvl w:val="0"/>
          <w:numId w:val="18"/>
        </w:numPr>
        <w:rPr>
          <w:rFonts w:cstheme="minorHAnsi"/>
          <w:sz w:val="24"/>
          <w:szCs w:val="24"/>
        </w:rPr>
      </w:pPr>
      <w:r>
        <w:rPr>
          <w:rFonts w:cstheme="minorHAnsi"/>
          <w:sz w:val="24"/>
          <w:szCs w:val="24"/>
        </w:rPr>
        <w:t>Enter the fan system airflow in cubic feet per minute.</w:t>
      </w:r>
    </w:p>
    <w:p w14:paraId="27AEE365" w14:textId="6E9F8C78" w:rsidR="006A4126" w:rsidRDefault="006A4126" w:rsidP="006A4126">
      <w:pPr>
        <w:pStyle w:val="ListParagraph"/>
        <w:numPr>
          <w:ilvl w:val="0"/>
          <w:numId w:val="18"/>
        </w:numPr>
        <w:rPr>
          <w:rFonts w:cstheme="minorHAnsi"/>
          <w:sz w:val="24"/>
          <w:szCs w:val="24"/>
        </w:rPr>
      </w:pPr>
      <w:r>
        <w:rPr>
          <w:rFonts w:cstheme="minorHAnsi"/>
          <w:sz w:val="24"/>
          <w:szCs w:val="24"/>
        </w:rPr>
        <w:t>This field is calculated automatically.</w:t>
      </w:r>
    </w:p>
    <w:p w14:paraId="79DCCD4E" w14:textId="51057812" w:rsidR="006A4126" w:rsidRPr="00EF620C" w:rsidRDefault="006A4126" w:rsidP="006A4126">
      <w:pPr>
        <w:pStyle w:val="ListParagraph"/>
        <w:numPr>
          <w:ilvl w:val="0"/>
          <w:numId w:val="18"/>
        </w:numPr>
        <w:rPr>
          <w:rFonts w:cstheme="minorHAnsi"/>
          <w:sz w:val="24"/>
          <w:szCs w:val="24"/>
        </w:rPr>
      </w:pPr>
      <w:r>
        <w:rPr>
          <w:rFonts w:cstheme="minorHAnsi"/>
          <w:sz w:val="24"/>
          <w:szCs w:val="24"/>
        </w:rPr>
        <w:t>This field is static text that says less than or equal to 3 speeds.</w:t>
      </w:r>
    </w:p>
    <w:p w14:paraId="25F3094C" w14:textId="4655C48F" w:rsidR="006A4126" w:rsidRPr="00EF620C" w:rsidRDefault="006A4126" w:rsidP="006A4126">
      <w:pPr>
        <w:pStyle w:val="ListParagraph"/>
        <w:numPr>
          <w:ilvl w:val="0"/>
          <w:numId w:val="18"/>
        </w:numPr>
        <w:rPr>
          <w:rFonts w:cstheme="minorHAnsi"/>
          <w:sz w:val="24"/>
          <w:szCs w:val="24"/>
        </w:rPr>
      </w:pPr>
      <w:r>
        <w:rPr>
          <w:rFonts w:cstheme="minorHAnsi"/>
          <w:sz w:val="24"/>
          <w:szCs w:val="24"/>
        </w:rPr>
        <w:t>Multizone DOAS with cooling: Select from Dropdown.</w:t>
      </w:r>
    </w:p>
    <w:p w14:paraId="77B8636D" w14:textId="1B2F61BA" w:rsidR="006A4126" w:rsidRDefault="006A4126" w:rsidP="006A4126">
      <w:pPr>
        <w:pStyle w:val="ListParagraph"/>
        <w:numPr>
          <w:ilvl w:val="0"/>
          <w:numId w:val="18"/>
        </w:numPr>
        <w:rPr>
          <w:rFonts w:cstheme="minorHAnsi"/>
          <w:sz w:val="24"/>
          <w:szCs w:val="24"/>
        </w:rPr>
      </w:pPr>
      <w:r>
        <w:rPr>
          <w:rFonts w:cstheme="minorHAnsi"/>
          <w:sz w:val="24"/>
          <w:szCs w:val="24"/>
        </w:rPr>
        <w:t>Select: Yes or No.</w:t>
      </w:r>
    </w:p>
    <w:p w14:paraId="77CB3CFD" w14:textId="5F4E32C6" w:rsidR="006A4126" w:rsidRPr="00EF620C" w:rsidRDefault="006A4126" w:rsidP="006A4126">
      <w:pPr>
        <w:pStyle w:val="ListParagraph"/>
        <w:numPr>
          <w:ilvl w:val="0"/>
          <w:numId w:val="18"/>
        </w:numPr>
        <w:rPr>
          <w:rFonts w:cstheme="minorHAnsi"/>
          <w:sz w:val="24"/>
          <w:szCs w:val="24"/>
        </w:rPr>
      </w:pPr>
      <w:r>
        <w:rPr>
          <w:rFonts w:cstheme="minorHAnsi"/>
          <w:sz w:val="24"/>
          <w:szCs w:val="24"/>
        </w:rPr>
        <w:t>Multifamily DOAS: Select from Dropdown.</w:t>
      </w:r>
    </w:p>
    <w:p w14:paraId="4AEFA16F" w14:textId="77777777" w:rsidR="006A4126" w:rsidRPr="00EF620C" w:rsidRDefault="006A4126" w:rsidP="006A4126">
      <w:pPr>
        <w:pStyle w:val="ListParagraph"/>
        <w:numPr>
          <w:ilvl w:val="0"/>
          <w:numId w:val="18"/>
        </w:numPr>
        <w:rPr>
          <w:rFonts w:cstheme="minorHAnsi"/>
          <w:sz w:val="24"/>
          <w:szCs w:val="24"/>
        </w:rPr>
      </w:pPr>
      <w:r w:rsidRPr="00EF620C">
        <w:rPr>
          <w:rFonts w:cstheme="minorHAnsi"/>
          <w:sz w:val="24"/>
          <w:szCs w:val="24"/>
        </w:rPr>
        <w:t>This field is calculated automatically.</w:t>
      </w:r>
    </w:p>
    <w:p w14:paraId="506252F0" w14:textId="5C8B9C83" w:rsidR="006A4126" w:rsidRPr="00EF620C" w:rsidRDefault="008C1D3F" w:rsidP="00946BC3">
      <w:pPr>
        <w:spacing w:after="0" w:line="240" w:lineRule="auto"/>
        <w:ind w:firstLine="360"/>
        <w:rPr>
          <w:rFonts w:eastAsia="Times New Roman" w:cstheme="minorHAnsi"/>
          <w:b/>
          <w:bCs/>
          <w:sz w:val="24"/>
          <w:szCs w:val="24"/>
        </w:rPr>
      </w:pPr>
      <w:r>
        <w:rPr>
          <w:rFonts w:eastAsia="Times New Roman" w:cstheme="minorHAnsi"/>
          <w:b/>
          <w:bCs/>
          <w:sz w:val="24"/>
          <w:szCs w:val="24"/>
        </w:rPr>
        <w:lastRenderedPageBreak/>
        <w:t>System Controls</w:t>
      </w:r>
    </w:p>
    <w:p w14:paraId="6714A6CA" w14:textId="77777777" w:rsidR="006A4126" w:rsidRPr="00EF620C" w:rsidRDefault="006A4126" w:rsidP="006A4126">
      <w:pPr>
        <w:pStyle w:val="ListParagraph"/>
        <w:numPr>
          <w:ilvl w:val="0"/>
          <w:numId w:val="19"/>
        </w:numPr>
        <w:rPr>
          <w:rFonts w:cstheme="minorHAnsi"/>
          <w:sz w:val="24"/>
          <w:szCs w:val="24"/>
        </w:rPr>
      </w:pPr>
      <w:r w:rsidRPr="00EF620C">
        <w:rPr>
          <w:rFonts w:cstheme="minorHAnsi"/>
          <w:sz w:val="24"/>
          <w:szCs w:val="24"/>
        </w:rPr>
        <w:t>This field is filled out automatically.</w:t>
      </w:r>
    </w:p>
    <w:p w14:paraId="69DE6134" w14:textId="63188501" w:rsidR="006A4126" w:rsidRDefault="008C1D3F" w:rsidP="006A4126">
      <w:pPr>
        <w:pStyle w:val="ListParagraph"/>
        <w:numPr>
          <w:ilvl w:val="0"/>
          <w:numId w:val="19"/>
        </w:numPr>
        <w:rPr>
          <w:rFonts w:cstheme="minorHAnsi"/>
          <w:sz w:val="24"/>
          <w:szCs w:val="24"/>
        </w:rPr>
      </w:pPr>
      <w:r>
        <w:rPr>
          <w:rFonts w:cstheme="minorHAnsi"/>
          <w:sz w:val="24"/>
          <w:szCs w:val="24"/>
        </w:rPr>
        <w:t>Thermostat Controls</w:t>
      </w:r>
      <w:r w:rsidR="003445A9">
        <w:rPr>
          <w:rFonts w:cstheme="minorHAnsi"/>
          <w:sz w:val="24"/>
          <w:szCs w:val="24"/>
        </w:rPr>
        <w:t>: Select from Dropdown</w:t>
      </w:r>
      <w:r w:rsidR="006A4126">
        <w:rPr>
          <w:rFonts w:cstheme="minorHAnsi"/>
          <w:sz w:val="24"/>
          <w:szCs w:val="24"/>
        </w:rPr>
        <w:t>.</w:t>
      </w:r>
    </w:p>
    <w:p w14:paraId="55951B0E" w14:textId="0B7CDEB5" w:rsidR="006A4126" w:rsidRDefault="008C1D3F" w:rsidP="006A4126">
      <w:pPr>
        <w:pStyle w:val="ListParagraph"/>
        <w:numPr>
          <w:ilvl w:val="0"/>
          <w:numId w:val="19"/>
        </w:numPr>
        <w:rPr>
          <w:rFonts w:cstheme="minorHAnsi"/>
          <w:sz w:val="24"/>
          <w:szCs w:val="24"/>
        </w:rPr>
      </w:pPr>
      <w:r>
        <w:rPr>
          <w:rFonts w:cstheme="minorHAnsi"/>
          <w:sz w:val="24"/>
          <w:szCs w:val="24"/>
        </w:rPr>
        <w:t>Shut-off Controls</w:t>
      </w:r>
      <w:r w:rsidR="006A4126">
        <w:rPr>
          <w:rFonts w:cstheme="minorHAnsi"/>
          <w:sz w:val="24"/>
          <w:szCs w:val="24"/>
        </w:rPr>
        <w:t>: Select from Dropdown.</w:t>
      </w:r>
    </w:p>
    <w:p w14:paraId="1C340953" w14:textId="2B42D098" w:rsidR="008C1D3F" w:rsidRPr="00EF620C" w:rsidRDefault="008C1D3F" w:rsidP="008C1D3F">
      <w:pPr>
        <w:pStyle w:val="ListParagraph"/>
        <w:numPr>
          <w:ilvl w:val="0"/>
          <w:numId w:val="19"/>
        </w:numPr>
        <w:rPr>
          <w:rFonts w:cstheme="minorHAnsi"/>
          <w:sz w:val="24"/>
          <w:szCs w:val="24"/>
        </w:rPr>
      </w:pPr>
      <w:r>
        <w:rPr>
          <w:rFonts w:cstheme="minorHAnsi"/>
          <w:sz w:val="24"/>
          <w:szCs w:val="24"/>
        </w:rPr>
        <w:t>Isolation Zone Controls: Select from Dropdown.</w:t>
      </w:r>
    </w:p>
    <w:p w14:paraId="3EC3F9C0" w14:textId="7C4AB4BF" w:rsidR="008C1D3F" w:rsidRPr="00EF620C" w:rsidRDefault="008C1D3F" w:rsidP="008C1D3F">
      <w:pPr>
        <w:pStyle w:val="ListParagraph"/>
        <w:numPr>
          <w:ilvl w:val="0"/>
          <w:numId w:val="19"/>
        </w:numPr>
        <w:rPr>
          <w:rFonts w:cstheme="minorHAnsi"/>
          <w:sz w:val="24"/>
          <w:szCs w:val="24"/>
        </w:rPr>
      </w:pPr>
      <w:r>
        <w:rPr>
          <w:rFonts w:cstheme="minorHAnsi"/>
          <w:sz w:val="24"/>
          <w:szCs w:val="24"/>
        </w:rPr>
        <w:t>Demand Response Controls: Select from Dropdown.</w:t>
      </w:r>
    </w:p>
    <w:p w14:paraId="5C7212D9" w14:textId="437CDE6B" w:rsidR="008C1D3F" w:rsidRPr="00EF620C" w:rsidRDefault="008C1D3F" w:rsidP="008C1D3F">
      <w:pPr>
        <w:pStyle w:val="ListParagraph"/>
        <w:numPr>
          <w:ilvl w:val="0"/>
          <w:numId w:val="19"/>
        </w:numPr>
        <w:rPr>
          <w:rFonts w:cstheme="minorHAnsi"/>
          <w:sz w:val="24"/>
          <w:szCs w:val="24"/>
        </w:rPr>
      </w:pPr>
      <w:r>
        <w:rPr>
          <w:rFonts w:cstheme="minorHAnsi"/>
          <w:sz w:val="24"/>
          <w:szCs w:val="24"/>
        </w:rPr>
        <w:t>Supply Air Temperature Reset Controls: Select from Dropdown.</w:t>
      </w:r>
    </w:p>
    <w:p w14:paraId="4C167514" w14:textId="78E50AFE" w:rsidR="008C1D3F" w:rsidRPr="00EF620C" w:rsidRDefault="008C1D3F" w:rsidP="008C1D3F">
      <w:pPr>
        <w:pStyle w:val="ListParagraph"/>
        <w:numPr>
          <w:ilvl w:val="0"/>
          <w:numId w:val="19"/>
        </w:numPr>
        <w:rPr>
          <w:rFonts w:cstheme="minorHAnsi"/>
          <w:sz w:val="24"/>
          <w:szCs w:val="24"/>
        </w:rPr>
      </w:pPr>
      <w:r>
        <w:rPr>
          <w:rFonts w:cstheme="minorHAnsi"/>
          <w:sz w:val="24"/>
          <w:szCs w:val="24"/>
        </w:rPr>
        <w:t>Window Interlock Controls: Select from Dropdown.</w:t>
      </w:r>
    </w:p>
    <w:p w14:paraId="507889DD" w14:textId="45A4EEBE" w:rsidR="008C1D3F" w:rsidRPr="008C1D3F" w:rsidRDefault="008C1D3F" w:rsidP="008C1D3F">
      <w:pPr>
        <w:pStyle w:val="ListParagraph"/>
        <w:numPr>
          <w:ilvl w:val="0"/>
          <w:numId w:val="19"/>
        </w:numPr>
        <w:rPr>
          <w:rFonts w:cstheme="minorHAnsi"/>
          <w:sz w:val="24"/>
          <w:szCs w:val="24"/>
        </w:rPr>
      </w:pPr>
      <w:r>
        <w:rPr>
          <w:rFonts w:cstheme="minorHAnsi"/>
          <w:sz w:val="24"/>
          <w:szCs w:val="24"/>
        </w:rPr>
        <w:t>Direct Digital Controls: Select from Dropdown.</w:t>
      </w:r>
    </w:p>
    <w:p w14:paraId="543BD9D4" w14:textId="77777777" w:rsidR="006A4126" w:rsidRPr="00EF620C" w:rsidRDefault="006A4126" w:rsidP="006A4126">
      <w:pPr>
        <w:pStyle w:val="ListParagraph"/>
        <w:numPr>
          <w:ilvl w:val="0"/>
          <w:numId w:val="19"/>
        </w:numPr>
        <w:rPr>
          <w:rFonts w:cstheme="minorHAnsi"/>
          <w:sz w:val="24"/>
          <w:szCs w:val="24"/>
        </w:rPr>
      </w:pPr>
      <w:r w:rsidRPr="00EF620C">
        <w:rPr>
          <w:rFonts w:cstheme="minorHAnsi"/>
          <w:sz w:val="24"/>
          <w:szCs w:val="24"/>
        </w:rPr>
        <w:t>This field is calculated automatically.</w:t>
      </w:r>
    </w:p>
    <w:p w14:paraId="1887630A" w14:textId="6DF6E970" w:rsidR="008C1D3F" w:rsidRPr="00EF620C" w:rsidRDefault="008C1D3F" w:rsidP="00946BC3">
      <w:pPr>
        <w:spacing w:after="0" w:line="240" w:lineRule="auto"/>
        <w:ind w:firstLine="360"/>
        <w:rPr>
          <w:rFonts w:eastAsia="Times New Roman" w:cstheme="minorHAnsi"/>
          <w:b/>
          <w:bCs/>
          <w:sz w:val="24"/>
          <w:szCs w:val="24"/>
        </w:rPr>
      </w:pPr>
      <w:r>
        <w:rPr>
          <w:rFonts w:eastAsia="Times New Roman" w:cstheme="minorHAnsi"/>
          <w:b/>
          <w:bCs/>
          <w:sz w:val="24"/>
          <w:szCs w:val="24"/>
        </w:rPr>
        <w:t>Nonresidential, Hotel/Motel and Multifamily Common User Ventilation Systems</w:t>
      </w:r>
    </w:p>
    <w:p w14:paraId="1CEF3C18" w14:textId="77777777" w:rsidR="008C1D3F" w:rsidRPr="00EF620C" w:rsidRDefault="008C1D3F" w:rsidP="008C1D3F">
      <w:pPr>
        <w:pStyle w:val="ListParagraph"/>
        <w:numPr>
          <w:ilvl w:val="0"/>
          <w:numId w:val="20"/>
        </w:numPr>
        <w:rPr>
          <w:rFonts w:cstheme="minorHAnsi"/>
          <w:sz w:val="24"/>
          <w:szCs w:val="24"/>
        </w:rPr>
      </w:pPr>
      <w:r w:rsidRPr="00EF620C">
        <w:rPr>
          <w:rFonts w:cstheme="minorHAnsi"/>
          <w:sz w:val="24"/>
          <w:szCs w:val="24"/>
        </w:rPr>
        <w:t>This field is filled out automatically.</w:t>
      </w:r>
    </w:p>
    <w:p w14:paraId="20E126CF" w14:textId="66232820" w:rsidR="008C1D3F" w:rsidRDefault="008C1D3F" w:rsidP="008C1D3F">
      <w:pPr>
        <w:pStyle w:val="ListParagraph"/>
        <w:numPr>
          <w:ilvl w:val="0"/>
          <w:numId w:val="20"/>
        </w:numPr>
        <w:rPr>
          <w:rFonts w:cstheme="minorHAnsi"/>
          <w:sz w:val="24"/>
          <w:szCs w:val="24"/>
        </w:rPr>
      </w:pPr>
      <w:r>
        <w:rPr>
          <w:rFonts w:cstheme="minorHAnsi"/>
          <w:sz w:val="24"/>
          <w:szCs w:val="24"/>
        </w:rPr>
        <w:t>Enter System Designed Outside Air Airflow in cubic feet per minute.</w:t>
      </w:r>
    </w:p>
    <w:p w14:paraId="6DC7504E" w14:textId="0165D409" w:rsidR="008C1D3F" w:rsidRDefault="008C1D3F" w:rsidP="008C1D3F">
      <w:pPr>
        <w:pStyle w:val="ListParagraph"/>
        <w:numPr>
          <w:ilvl w:val="0"/>
          <w:numId w:val="20"/>
        </w:numPr>
        <w:rPr>
          <w:rFonts w:cstheme="minorHAnsi"/>
          <w:sz w:val="24"/>
          <w:szCs w:val="24"/>
        </w:rPr>
      </w:pPr>
      <w:r>
        <w:rPr>
          <w:rFonts w:cstheme="minorHAnsi"/>
          <w:sz w:val="24"/>
          <w:szCs w:val="24"/>
        </w:rPr>
        <w:t>Enter System Designed Transfer Air Airflow in cubic feet per minute.</w:t>
      </w:r>
    </w:p>
    <w:p w14:paraId="789A8E9D" w14:textId="3FC85ED2" w:rsidR="008C1D3F" w:rsidRDefault="008C1D3F" w:rsidP="008C1D3F">
      <w:pPr>
        <w:pStyle w:val="ListParagraph"/>
        <w:numPr>
          <w:ilvl w:val="0"/>
          <w:numId w:val="20"/>
        </w:numPr>
        <w:rPr>
          <w:rFonts w:cstheme="minorHAnsi"/>
          <w:sz w:val="24"/>
          <w:szCs w:val="24"/>
        </w:rPr>
      </w:pPr>
      <w:r>
        <w:rPr>
          <w:rFonts w:cstheme="minorHAnsi"/>
          <w:sz w:val="24"/>
          <w:szCs w:val="24"/>
        </w:rPr>
        <w:t>Air Filtration: Select from Dropdown.</w:t>
      </w:r>
    </w:p>
    <w:p w14:paraId="3E9D2958" w14:textId="77777777" w:rsidR="008C1D3F" w:rsidRPr="00EF620C" w:rsidRDefault="008C1D3F" w:rsidP="008C1D3F">
      <w:pPr>
        <w:pStyle w:val="ListParagraph"/>
        <w:numPr>
          <w:ilvl w:val="0"/>
          <w:numId w:val="20"/>
        </w:numPr>
        <w:rPr>
          <w:rFonts w:cstheme="minorHAnsi"/>
          <w:sz w:val="24"/>
          <w:szCs w:val="24"/>
        </w:rPr>
      </w:pPr>
      <w:r w:rsidRPr="00EF620C">
        <w:rPr>
          <w:rFonts w:cstheme="minorHAnsi"/>
          <w:sz w:val="24"/>
          <w:szCs w:val="24"/>
        </w:rPr>
        <w:t>This field is filled out automatically.</w:t>
      </w:r>
    </w:p>
    <w:p w14:paraId="21D0DC1E" w14:textId="346D060D" w:rsidR="008C1D3F" w:rsidRPr="00EF620C" w:rsidRDefault="008C1D3F" w:rsidP="008C1D3F">
      <w:pPr>
        <w:pStyle w:val="ListParagraph"/>
        <w:numPr>
          <w:ilvl w:val="0"/>
          <w:numId w:val="20"/>
        </w:numPr>
        <w:rPr>
          <w:rFonts w:cstheme="minorHAnsi"/>
          <w:sz w:val="24"/>
          <w:szCs w:val="24"/>
        </w:rPr>
      </w:pPr>
      <w:r>
        <w:rPr>
          <w:rFonts w:cstheme="minorHAnsi"/>
          <w:sz w:val="24"/>
          <w:szCs w:val="24"/>
        </w:rPr>
        <w:t>Enter Exhaust Ventilation for the space.</w:t>
      </w:r>
    </w:p>
    <w:p w14:paraId="64993A78" w14:textId="495A5267" w:rsidR="008C1D3F" w:rsidRPr="00EF620C" w:rsidRDefault="008C1D3F" w:rsidP="008C1D3F">
      <w:pPr>
        <w:pStyle w:val="ListParagraph"/>
        <w:numPr>
          <w:ilvl w:val="0"/>
          <w:numId w:val="20"/>
        </w:numPr>
        <w:rPr>
          <w:rFonts w:cstheme="minorHAnsi"/>
          <w:sz w:val="24"/>
          <w:szCs w:val="24"/>
        </w:rPr>
      </w:pPr>
      <w:r>
        <w:rPr>
          <w:rFonts w:cstheme="minorHAnsi"/>
          <w:sz w:val="24"/>
          <w:szCs w:val="24"/>
        </w:rPr>
        <w:t>Occupant Sensor Controls: Select from Dropdown.</w:t>
      </w:r>
    </w:p>
    <w:p w14:paraId="65650A0C" w14:textId="3C4627DB" w:rsidR="008C1D3F" w:rsidRPr="00EF620C" w:rsidRDefault="008C1D3F" w:rsidP="008C1D3F">
      <w:pPr>
        <w:pStyle w:val="ListParagraph"/>
        <w:numPr>
          <w:ilvl w:val="0"/>
          <w:numId w:val="20"/>
        </w:numPr>
        <w:rPr>
          <w:rFonts w:cstheme="minorHAnsi"/>
          <w:sz w:val="24"/>
          <w:szCs w:val="24"/>
        </w:rPr>
      </w:pPr>
      <w:r>
        <w:rPr>
          <w:rFonts w:cstheme="minorHAnsi"/>
          <w:sz w:val="24"/>
          <w:szCs w:val="24"/>
        </w:rPr>
        <w:t>Demand Control Ventilation: Select from Dropdown.</w:t>
      </w:r>
    </w:p>
    <w:p w14:paraId="4ACF4F83" w14:textId="77777777" w:rsidR="008C1D3F" w:rsidRPr="00EF620C" w:rsidRDefault="008C1D3F" w:rsidP="008C1D3F">
      <w:pPr>
        <w:pStyle w:val="ListParagraph"/>
        <w:numPr>
          <w:ilvl w:val="0"/>
          <w:numId w:val="20"/>
        </w:numPr>
        <w:rPr>
          <w:rFonts w:cstheme="minorHAnsi"/>
          <w:sz w:val="24"/>
          <w:szCs w:val="24"/>
        </w:rPr>
      </w:pPr>
      <w:r w:rsidRPr="00EF620C">
        <w:rPr>
          <w:rFonts w:cstheme="minorHAnsi"/>
          <w:sz w:val="24"/>
          <w:szCs w:val="24"/>
        </w:rPr>
        <w:t>This field is calculated automatically.</w:t>
      </w:r>
    </w:p>
    <w:p w14:paraId="3A29A562" w14:textId="48CD55AE" w:rsidR="008C1D3F" w:rsidRPr="00EF620C" w:rsidRDefault="008C1D3F" w:rsidP="00946BC3">
      <w:pPr>
        <w:spacing w:after="0" w:line="240" w:lineRule="auto"/>
        <w:ind w:firstLine="360"/>
        <w:rPr>
          <w:rFonts w:eastAsia="Times New Roman" w:cstheme="minorHAnsi"/>
          <w:b/>
          <w:bCs/>
          <w:sz w:val="24"/>
          <w:szCs w:val="24"/>
        </w:rPr>
      </w:pPr>
      <w:r>
        <w:rPr>
          <w:rFonts w:eastAsia="Times New Roman" w:cstheme="minorHAnsi"/>
          <w:b/>
          <w:bCs/>
          <w:sz w:val="24"/>
          <w:szCs w:val="24"/>
        </w:rPr>
        <w:t>Multifamily Dwelling Unit Ventilation Systems</w:t>
      </w:r>
    </w:p>
    <w:p w14:paraId="6ABA812F" w14:textId="77777777" w:rsidR="008C1D3F" w:rsidRPr="00EF620C" w:rsidRDefault="008C1D3F" w:rsidP="008C1D3F">
      <w:pPr>
        <w:pStyle w:val="ListParagraph"/>
        <w:numPr>
          <w:ilvl w:val="0"/>
          <w:numId w:val="21"/>
        </w:numPr>
        <w:rPr>
          <w:rFonts w:cstheme="minorHAnsi"/>
          <w:sz w:val="24"/>
          <w:szCs w:val="24"/>
        </w:rPr>
      </w:pPr>
      <w:r w:rsidRPr="00EF620C">
        <w:rPr>
          <w:rFonts w:cstheme="minorHAnsi"/>
          <w:sz w:val="24"/>
          <w:szCs w:val="24"/>
        </w:rPr>
        <w:t>This field is filled out automatically.</w:t>
      </w:r>
    </w:p>
    <w:p w14:paraId="0FFAC716" w14:textId="77777777" w:rsidR="008C1D3F" w:rsidRDefault="008C1D3F" w:rsidP="008C1D3F">
      <w:pPr>
        <w:pStyle w:val="ListParagraph"/>
        <w:numPr>
          <w:ilvl w:val="0"/>
          <w:numId w:val="21"/>
        </w:numPr>
        <w:rPr>
          <w:rFonts w:cstheme="minorHAnsi"/>
          <w:sz w:val="24"/>
          <w:szCs w:val="24"/>
        </w:rPr>
      </w:pPr>
      <w:r>
        <w:rPr>
          <w:rFonts w:cstheme="minorHAnsi"/>
          <w:sz w:val="24"/>
          <w:szCs w:val="24"/>
        </w:rPr>
        <w:t>Enter System Designed Outside Air Airflow in cubic feet per minute.</w:t>
      </w:r>
    </w:p>
    <w:p w14:paraId="22B456C2" w14:textId="3B7F9184" w:rsidR="008C1D3F" w:rsidRDefault="008C1D3F" w:rsidP="008C1D3F">
      <w:pPr>
        <w:pStyle w:val="ListParagraph"/>
        <w:numPr>
          <w:ilvl w:val="0"/>
          <w:numId w:val="21"/>
        </w:numPr>
        <w:rPr>
          <w:rFonts w:cstheme="minorHAnsi"/>
          <w:sz w:val="24"/>
          <w:szCs w:val="24"/>
        </w:rPr>
      </w:pPr>
      <w:r>
        <w:rPr>
          <w:rFonts w:cstheme="minorHAnsi"/>
          <w:sz w:val="24"/>
          <w:szCs w:val="24"/>
        </w:rPr>
        <w:t xml:space="preserve">Enter System Designed </w:t>
      </w:r>
      <w:r w:rsidR="0050154F">
        <w:rPr>
          <w:rFonts w:cstheme="minorHAnsi"/>
          <w:sz w:val="24"/>
          <w:szCs w:val="24"/>
        </w:rPr>
        <w:t>Supply</w:t>
      </w:r>
      <w:r>
        <w:rPr>
          <w:rFonts w:cstheme="minorHAnsi"/>
          <w:sz w:val="24"/>
          <w:szCs w:val="24"/>
        </w:rPr>
        <w:t xml:space="preserve"> Air Airflow in cubic feet per minute.</w:t>
      </w:r>
    </w:p>
    <w:p w14:paraId="7B711A0E" w14:textId="67E80D74" w:rsidR="008C1D3F" w:rsidRDefault="0050154F" w:rsidP="008C1D3F">
      <w:pPr>
        <w:pStyle w:val="ListParagraph"/>
        <w:numPr>
          <w:ilvl w:val="0"/>
          <w:numId w:val="21"/>
        </w:numPr>
        <w:rPr>
          <w:rFonts w:cstheme="minorHAnsi"/>
          <w:sz w:val="24"/>
          <w:szCs w:val="24"/>
        </w:rPr>
      </w:pPr>
      <w:r>
        <w:rPr>
          <w:rFonts w:cstheme="minorHAnsi"/>
          <w:sz w:val="24"/>
          <w:szCs w:val="24"/>
        </w:rPr>
        <w:t>Enter Exhaust Air Airflow in cubic feet per minute.</w:t>
      </w:r>
    </w:p>
    <w:p w14:paraId="09883B0E" w14:textId="3FE989F6" w:rsidR="008C1D3F" w:rsidRPr="00EF620C" w:rsidRDefault="0050154F" w:rsidP="008C1D3F">
      <w:pPr>
        <w:pStyle w:val="ListParagraph"/>
        <w:numPr>
          <w:ilvl w:val="0"/>
          <w:numId w:val="21"/>
        </w:numPr>
        <w:rPr>
          <w:rFonts w:cstheme="minorHAnsi"/>
          <w:sz w:val="24"/>
          <w:szCs w:val="24"/>
        </w:rPr>
      </w:pPr>
      <w:r>
        <w:rPr>
          <w:rFonts w:cstheme="minorHAnsi"/>
          <w:sz w:val="24"/>
          <w:szCs w:val="24"/>
        </w:rPr>
        <w:t>Local Exhaust</w:t>
      </w:r>
      <w:r w:rsidR="008C1D3F">
        <w:rPr>
          <w:rFonts w:cstheme="minorHAnsi"/>
          <w:sz w:val="24"/>
          <w:szCs w:val="24"/>
        </w:rPr>
        <w:t>: Select from Dropdown.</w:t>
      </w:r>
    </w:p>
    <w:p w14:paraId="4A4E4CA5" w14:textId="6FA7ECC5" w:rsidR="008C1D3F" w:rsidRPr="00EF620C" w:rsidRDefault="0050154F" w:rsidP="008C1D3F">
      <w:pPr>
        <w:pStyle w:val="ListParagraph"/>
        <w:numPr>
          <w:ilvl w:val="0"/>
          <w:numId w:val="21"/>
        </w:numPr>
        <w:rPr>
          <w:rFonts w:cstheme="minorHAnsi"/>
          <w:sz w:val="24"/>
          <w:szCs w:val="24"/>
        </w:rPr>
      </w:pPr>
      <w:r>
        <w:rPr>
          <w:rFonts w:cstheme="minorHAnsi"/>
          <w:sz w:val="24"/>
          <w:szCs w:val="24"/>
        </w:rPr>
        <w:t>Air Filtration</w:t>
      </w:r>
      <w:r w:rsidR="008C1D3F">
        <w:rPr>
          <w:rFonts w:cstheme="minorHAnsi"/>
          <w:sz w:val="24"/>
          <w:szCs w:val="24"/>
        </w:rPr>
        <w:t>: Select from Dropdown.</w:t>
      </w:r>
    </w:p>
    <w:p w14:paraId="38DF3780" w14:textId="77777777" w:rsidR="008C1D3F" w:rsidRPr="00EF620C" w:rsidRDefault="008C1D3F" w:rsidP="008C1D3F">
      <w:pPr>
        <w:pStyle w:val="ListParagraph"/>
        <w:numPr>
          <w:ilvl w:val="0"/>
          <w:numId w:val="21"/>
        </w:numPr>
        <w:rPr>
          <w:rFonts w:cstheme="minorHAnsi"/>
          <w:sz w:val="24"/>
          <w:szCs w:val="24"/>
        </w:rPr>
      </w:pPr>
      <w:r w:rsidRPr="00EF620C">
        <w:rPr>
          <w:rFonts w:cstheme="minorHAnsi"/>
          <w:sz w:val="24"/>
          <w:szCs w:val="24"/>
        </w:rPr>
        <w:lastRenderedPageBreak/>
        <w:t>This field is calculated automatically.</w:t>
      </w:r>
    </w:p>
    <w:p w14:paraId="51B663A5" w14:textId="42880A53" w:rsidR="00A34E6B" w:rsidRPr="00EF620C" w:rsidRDefault="00A34E6B" w:rsidP="00946BC3">
      <w:pPr>
        <w:spacing w:after="0" w:line="240" w:lineRule="auto"/>
        <w:ind w:firstLine="360"/>
        <w:rPr>
          <w:rFonts w:eastAsia="Times New Roman" w:cstheme="minorHAnsi"/>
          <w:b/>
          <w:bCs/>
          <w:sz w:val="24"/>
          <w:szCs w:val="24"/>
        </w:rPr>
      </w:pPr>
      <w:r>
        <w:rPr>
          <w:rFonts w:eastAsia="Times New Roman" w:cstheme="minorHAnsi"/>
          <w:b/>
          <w:bCs/>
          <w:sz w:val="24"/>
          <w:szCs w:val="24"/>
        </w:rPr>
        <w:t>Terminal Box Controls</w:t>
      </w:r>
    </w:p>
    <w:p w14:paraId="5D197F3D" w14:textId="77777777" w:rsidR="00A34E6B" w:rsidRPr="00EF620C" w:rsidRDefault="00A34E6B" w:rsidP="00A34E6B">
      <w:pPr>
        <w:pStyle w:val="ListParagraph"/>
        <w:numPr>
          <w:ilvl w:val="0"/>
          <w:numId w:val="22"/>
        </w:numPr>
        <w:rPr>
          <w:rFonts w:cstheme="minorHAnsi"/>
          <w:sz w:val="24"/>
          <w:szCs w:val="24"/>
        </w:rPr>
      </w:pPr>
      <w:r w:rsidRPr="00EF620C">
        <w:rPr>
          <w:rFonts w:cstheme="minorHAnsi"/>
          <w:sz w:val="24"/>
          <w:szCs w:val="24"/>
        </w:rPr>
        <w:t>This field is filled out automatically.</w:t>
      </w:r>
    </w:p>
    <w:p w14:paraId="69438527" w14:textId="4C8BA8D8" w:rsidR="00A34E6B" w:rsidRDefault="00A34E6B" w:rsidP="00A34E6B">
      <w:pPr>
        <w:pStyle w:val="ListParagraph"/>
        <w:numPr>
          <w:ilvl w:val="0"/>
          <w:numId w:val="22"/>
        </w:numPr>
        <w:rPr>
          <w:rFonts w:cstheme="minorHAnsi"/>
          <w:sz w:val="24"/>
          <w:szCs w:val="24"/>
        </w:rPr>
      </w:pPr>
      <w:r>
        <w:rPr>
          <w:rFonts w:cstheme="minorHAnsi"/>
          <w:sz w:val="24"/>
          <w:szCs w:val="24"/>
        </w:rPr>
        <w:t>Zonal Control Strategy: Select from Dropdown.</w:t>
      </w:r>
    </w:p>
    <w:p w14:paraId="24D93166" w14:textId="33FCA64A" w:rsidR="00A34E6B" w:rsidRDefault="00A34E6B" w:rsidP="00A34E6B">
      <w:pPr>
        <w:pStyle w:val="ListParagraph"/>
        <w:numPr>
          <w:ilvl w:val="0"/>
          <w:numId w:val="22"/>
        </w:numPr>
        <w:rPr>
          <w:rFonts w:cstheme="minorHAnsi"/>
          <w:sz w:val="24"/>
          <w:szCs w:val="24"/>
        </w:rPr>
      </w:pPr>
      <w:r>
        <w:rPr>
          <w:rFonts w:cstheme="minorHAnsi"/>
          <w:sz w:val="24"/>
          <w:szCs w:val="24"/>
        </w:rPr>
        <w:t>Enter the Peak Primary Airflow for the zone or system in cubic feet per minute.</w:t>
      </w:r>
    </w:p>
    <w:p w14:paraId="7ECA1CC2" w14:textId="4D606A6F" w:rsidR="00A34E6B" w:rsidRPr="00EF620C" w:rsidRDefault="00A34E6B" w:rsidP="00A34E6B">
      <w:pPr>
        <w:pStyle w:val="ListParagraph"/>
        <w:numPr>
          <w:ilvl w:val="0"/>
          <w:numId w:val="22"/>
        </w:numPr>
        <w:rPr>
          <w:rFonts w:cstheme="minorHAnsi"/>
          <w:sz w:val="24"/>
          <w:szCs w:val="24"/>
        </w:rPr>
      </w:pPr>
      <w:r>
        <w:rPr>
          <w:rFonts w:cstheme="minorHAnsi"/>
          <w:sz w:val="24"/>
          <w:szCs w:val="24"/>
        </w:rPr>
        <w:t xml:space="preserve">Enter the Primary Air in </w:t>
      </w:r>
      <w:proofErr w:type="spellStart"/>
      <w:r>
        <w:rPr>
          <w:rFonts w:cstheme="minorHAnsi"/>
          <w:sz w:val="24"/>
          <w:szCs w:val="24"/>
        </w:rPr>
        <w:t>Deadband</w:t>
      </w:r>
      <w:proofErr w:type="spellEnd"/>
      <w:r>
        <w:rPr>
          <w:rFonts w:cstheme="minorHAnsi"/>
          <w:sz w:val="24"/>
          <w:szCs w:val="24"/>
        </w:rPr>
        <w:t xml:space="preserve"> Airflow for the zone or system in cubic feet per minute.</w:t>
      </w:r>
    </w:p>
    <w:p w14:paraId="21BC53F6" w14:textId="63BC425E" w:rsidR="00A34E6B" w:rsidRPr="00EF620C" w:rsidRDefault="00A34E6B" w:rsidP="00A34E6B">
      <w:pPr>
        <w:pStyle w:val="ListParagraph"/>
        <w:numPr>
          <w:ilvl w:val="0"/>
          <w:numId w:val="22"/>
        </w:numPr>
        <w:rPr>
          <w:rFonts w:cstheme="minorHAnsi"/>
          <w:sz w:val="24"/>
          <w:szCs w:val="24"/>
        </w:rPr>
      </w:pPr>
      <w:r>
        <w:rPr>
          <w:rFonts w:cstheme="minorHAnsi"/>
          <w:sz w:val="24"/>
          <w:szCs w:val="24"/>
        </w:rPr>
        <w:t xml:space="preserve">Enter the Reheated, </w:t>
      </w:r>
      <w:proofErr w:type="spellStart"/>
      <w:r>
        <w:rPr>
          <w:rFonts w:cstheme="minorHAnsi"/>
          <w:sz w:val="24"/>
          <w:szCs w:val="24"/>
        </w:rPr>
        <w:t>Recooled</w:t>
      </w:r>
      <w:proofErr w:type="spellEnd"/>
      <w:r>
        <w:rPr>
          <w:rFonts w:cstheme="minorHAnsi"/>
          <w:sz w:val="24"/>
          <w:szCs w:val="24"/>
        </w:rPr>
        <w:t xml:space="preserve"> or Mixed Airflow for the zone or system in cubic feet per minute.</w:t>
      </w:r>
    </w:p>
    <w:p w14:paraId="7E84295D" w14:textId="2A9E40D2" w:rsidR="00A34E6B" w:rsidRPr="00A34E6B" w:rsidRDefault="00A34E6B" w:rsidP="00F2743B">
      <w:pPr>
        <w:pStyle w:val="ListParagraph"/>
        <w:numPr>
          <w:ilvl w:val="0"/>
          <w:numId w:val="22"/>
        </w:numPr>
        <w:rPr>
          <w:rFonts w:cstheme="minorHAnsi"/>
          <w:sz w:val="24"/>
          <w:szCs w:val="24"/>
        </w:rPr>
      </w:pPr>
      <w:r w:rsidRPr="00A34E6B">
        <w:rPr>
          <w:rFonts w:cstheme="minorHAnsi"/>
          <w:sz w:val="24"/>
          <w:szCs w:val="24"/>
        </w:rPr>
        <w:t xml:space="preserve">Enter the </w:t>
      </w:r>
      <w:r>
        <w:rPr>
          <w:rFonts w:cstheme="minorHAnsi"/>
          <w:sz w:val="24"/>
          <w:szCs w:val="24"/>
        </w:rPr>
        <w:t>Outside Air</w:t>
      </w:r>
      <w:r w:rsidRPr="00A34E6B">
        <w:rPr>
          <w:rFonts w:cstheme="minorHAnsi"/>
          <w:sz w:val="24"/>
          <w:szCs w:val="24"/>
        </w:rPr>
        <w:t xml:space="preserve"> Airflow for the zone or system in cubic feet per minute.</w:t>
      </w:r>
    </w:p>
    <w:p w14:paraId="5E581091" w14:textId="57A4FFF7" w:rsidR="00A34E6B" w:rsidRDefault="00A34E6B" w:rsidP="00A34E6B">
      <w:pPr>
        <w:pStyle w:val="ListParagraph"/>
        <w:numPr>
          <w:ilvl w:val="0"/>
          <w:numId w:val="22"/>
        </w:numPr>
        <w:rPr>
          <w:rFonts w:cstheme="minorHAnsi"/>
          <w:sz w:val="24"/>
          <w:szCs w:val="24"/>
        </w:rPr>
      </w:pPr>
      <w:r>
        <w:rPr>
          <w:rFonts w:cstheme="minorHAnsi"/>
          <w:sz w:val="24"/>
          <w:szCs w:val="24"/>
        </w:rPr>
        <w:t xml:space="preserve">Confirm the first stage modulates and maintains the </w:t>
      </w:r>
      <w:proofErr w:type="spellStart"/>
      <w:r>
        <w:rPr>
          <w:rFonts w:cstheme="minorHAnsi"/>
          <w:sz w:val="24"/>
          <w:szCs w:val="24"/>
        </w:rPr>
        <w:t>drybulb</w:t>
      </w:r>
      <w:proofErr w:type="spellEnd"/>
      <w:r>
        <w:rPr>
          <w:rFonts w:cstheme="minorHAnsi"/>
          <w:sz w:val="24"/>
          <w:szCs w:val="24"/>
        </w:rPr>
        <w:t xml:space="preserve"> rate.</w:t>
      </w:r>
    </w:p>
    <w:p w14:paraId="5C6B259E" w14:textId="37EDCE43" w:rsidR="00A34E6B" w:rsidRPr="00EF620C" w:rsidRDefault="00A34E6B" w:rsidP="00A34E6B">
      <w:pPr>
        <w:pStyle w:val="ListParagraph"/>
        <w:numPr>
          <w:ilvl w:val="0"/>
          <w:numId w:val="22"/>
        </w:numPr>
        <w:rPr>
          <w:rFonts w:cstheme="minorHAnsi"/>
          <w:sz w:val="24"/>
          <w:szCs w:val="24"/>
        </w:rPr>
      </w:pPr>
      <w:r>
        <w:rPr>
          <w:rFonts w:cstheme="minorHAnsi"/>
          <w:sz w:val="24"/>
          <w:szCs w:val="24"/>
        </w:rPr>
        <w:t xml:space="preserve">Confirm the second stage modulates from </w:t>
      </w:r>
      <w:proofErr w:type="spellStart"/>
      <w:r>
        <w:rPr>
          <w:rFonts w:cstheme="minorHAnsi"/>
          <w:sz w:val="24"/>
          <w:szCs w:val="24"/>
        </w:rPr>
        <w:t>drybulb</w:t>
      </w:r>
      <w:proofErr w:type="spellEnd"/>
      <w:r>
        <w:rPr>
          <w:rFonts w:cstheme="minorHAnsi"/>
          <w:sz w:val="24"/>
          <w:szCs w:val="24"/>
        </w:rPr>
        <w:t xml:space="preserve"> flow to heating max flow.</w:t>
      </w:r>
    </w:p>
    <w:p w14:paraId="73807DFD" w14:textId="77777777" w:rsidR="00A34E6B" w:rsidRPr="00EF620C" w:rsidRDefault="00A34E6B" w:rsidP="00A34E6B">
      <w:pPr>
        <w:pStyle w:val="ListParagraph"/>
        <w:numPr>
          <w:ilvl w:val="0"/>
          <w:numId w:val="22"/>
        </w:numPr>
        <w:rPr>
          <w:rFonts w:cstheme="minorHAnsi"/>
          <w:sz w:val="24"/>
          <w:szCs w:val="24"/>
        </w:rPr>
      </w:pPr>
      <w:r w:rsidRPr="00EF620C">
        <w:rPr>
          <w:rFonts w:cstheme="minorHAnsi"/>
          <w:sz w:val="24"/>
          <w:szCs w:val="24"/>
        </w:rPr>
        <w:t>This field is calculated automatically.</w:t>
      </w:r>
    </w:p>
    <w:p w14:paraId="0990543A" w14:textId="1FBF4E97" w:rsidR="00A34E6B" w:rsidRPr="00EF620C" w:rsidRDefault="00A34E6B" w:rsidP="00946BC3">
      <w:pPr>
        <w:spacing w:after="0" w:line="240" w:lineRule="auto"/>
        <w:ind w:firstLine="360"/>
        <w:rPr>
          <w:rFonts w:eastAsia="Times New Roman" w:cstheme="minorHAnsi"/>
          <w:b/>
          <w:bCs/>
          <w:sz w:val="24"/>
          <w:szCs w:val="24"/>
        </w:rPr>
      </w:pPr>
      <w:r>
        <w:rPr>
          <w:rFonts w:eastAsia="Times New Roman" w:cstheme="minorHAnsi"/>
          <w:b/>
          <w:bCs/>
          <w:sz w:val="24"/>
          <w:szCs w:val="24"/>
        </w:rPr>
        <w:t>Ducts</w:t>
      </w:r>
    </w:p>
    <w:p w14:paraId="00FBF8BC" w14:textId="77777777" w:rsidR="00A34E6B" w:rsidRPr="00EF620C" w:rsidRDefault="00A34E6B" w:rsidP="00A34E6B">
      <w:pPr>
        <w:pStyle w:val="ListParagraph"/>
        <w:numPr>
          <w:ilvl w:val="0"/>
          <w:numId w:val="23"/>
        </w:numPr>
        <w:rPr>
          <w:rFonts w:cstheme="minorHAnsi"/>
          <w:sz w:val="24"/>
          <w:szCs w:val="24"/>
        </w:rPr>
      </w:pPr>
      <w:r w:rsidRPr="00EF620C">
        <w:rPr>
          <w:rFonts w:cstheme="minorHAnsi"/>
          <w:sz w:val="24"/>
          <w:szCs w:val="24"/>
        </w:rPr>
        <w:t>This field is filled out automatically.</w:t>
      </w:r>
    </w:p>
    <w:p w14:paraId="053AF588" w14:textId="69584FD9" w:rsidR="00801920" w:rsidRPr="00EF620C" w:rsidRDefault="00801920" w:rsidP="00946BC3">
      <w:pPr>
        <w:spacing w:after="0" w:line="240" w:lineRule="auto"/>
        <w:ind w:firstLine="360"/>
        <w:rPr>
          <w:rFonts w:eastAsia="Times New Roman" w:cstheme="minorHAnsi"/>
          <w:b/>
          <w:bCs/>
          <w:sz w:val="24"/>
          <w:szCs w:val="24"/>
        </w:rPr>
      </w:pPr>
      <w:r>
        <w:rPr>
          <w:rFonts w:eastAsia="Times New Roman" w:cstheme="minorHAnsi"/>
          <w:b/>
          <w:bCs/>
          <w:sz w:val="24"/>
          <w:szCs w:val="24"/>
        </w:rPr>
        <w:t>Pipe Insulation</w:t>
      </w:r>
    </w:p>
    <w:p w14:paraId="30366C6E" w14:textId="3E29763B" w:rsidR="008C1D3F" w:rsidRPr="00946BC3" w:rsidRDefault="00801920" w:rsidP="00946BC3">
      <w:pPr>
        <w:pStyle w:val="ListParagraph"/>
        <w:numPr>
          <w:ilvl w:val="0"/>
          <w:numId w:val="28"/>
        </w:numPr>
        <w:rPr>
          <w:rFonts w:cstheme="minorHAnsi"/>
          <w:sz w:val="24"/>
          <w:szCs w:val="24"/>
        </w:rPr>
      </w:pPr>
      <w:r w:rsidRPr="00946BC3">
        <w:rPr>
          <w:rFonts w:cstheme="minorHAnsi"/>
          <w:sz w:val="24"/>
          <w:szCs w:val="24"/>
        </w:rPr>
        <w:t>This table includes required pipe insulation values from Part 6 and does not require user entry.</w:t>
      </w:r>
    </w:p>
    <w:p w14:paraId="0CC46DA0" w14:textId="18F14F32" w:rsidR="00801920" w:rsidRPr="00EF620C" w:rsidRDefault="003241B0" w:rsidP="00801920">
      <w:pPr>
        <w:spacing w:after="0" w:line="240" w:lineRule="auto"/>
        <w:rPr>
          <w:rFonts w:eastAsia="Times New Roman" w:cstheme="minorHAnsi"/>
          <w:b/>
          <w:bCs/>
          <w:sz w:val="24"/>
          <w:szCs w:val="24"/>
        </w:rPr>
      </w:pPr>
      <w:r>
        <w:rPr>
          <w:rFonts w:eastAsia="Times New Roman" w:cstheme="minorHAnsi"/>
          <w:b/>
          <w:bCs/>
          <w:sz w:val="24"/>
          <w:szCs w:val="24"/>
        </w:rPr>
        <w:t>G</w:t>
      </w:r>
      <w:r w:rsidR="00801920">
        <w:rPr>
          <w:rFonts w:eastAsia="Times New Roman" w:cstheme="minorHAnsi"/>
          <w:b/>
          <w:bCs/>
          <w:sz w:val="24"/>
          <w:szCs w:val="24"/>
        </w:rPr>
        <w:t xml:space="preserve">. </w:t>
      </w:r>
      <w:r>
        <w:rPr>
          <w:rFonts w:eastAsia="Times New Roman" w:cstheme="minorHAnsi"/>
          <w:b/>
          <w:bCs/>
          <w:sz w:val="24"/>
          <w:szCs w:val="24"/>
        </w:rPr>
        <w:t>Acceptance Tests and Field Verification</w:t>
      </w:r>
    </w:p>
    <w:p w14:paraId="66AE5236" w14:textId="77777777" w:rsidR="00801920" w:rsidRPr="00EF620C" w:rsidRDefault="00801920" w:rsidP="00801920">
      <w:pPr>
        <w:pStyle w:val="ListParagraph"/>
        <w:numPr>
          <w:ilvl w:val="0"/>
          <w:numId w:val="25"/>
        </w:numPr>
        <w:rPr>
          <w:rFonts w:cstheme="minorHAnsi"/>
          <w:sz w:val="24"/>
          <w:szCs w:val="24"/>
        </w:rPr>
      </w:pPr>
      <w:r w:rsidRPr="00EF620C">
        <w:rPr>
          <w:rFonts w:cstheme="minorHAnsi"/>
          <w:sz w:val="24"/>
          <w:szCs w:val="24"/>
        </w:rPr>
        <w:t>This field is filled out automatically.</w:t>
      </w:r>
    </w:p>
    <w:p w14:paraId="57A98887" w14:textId="77777777" w:rsidR="00801920" w:rsidRPr="006A4126" w:rsidRDefault="00801920" w:rsidP="006A4126">
      <w:pPr>
        <w:rPr>
          <w:rFonts w:cstheme="minorHAnsi"/>
          <w:sz w:val="24"/>
          <w:szCs w:val="24"/>
        </w:rPr>
      </w:pPr>
    </w:p>
    <w:sectPr w:rsidR="00801920" w:rsidRPr="006A4126" w:rsidSect="00F72291">
      <w:headerReference w:type="default" r:id="rId18"/>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0A07F" w14:textId="77777777" w:rsidR="00042F18" w:rsidRDefault="00042F18" w:rsidP="00B65978">
      <w:pPr>
        <w:spacing w:after="0" w:line="240" w:lineRule="auto"/>
      </w:pPr>
      <w:r>
        <w:separator/>
      </w:r>
    </w:p>
  </w:endnote>
  <w:endnote w:type="continuationSeparator" w:id="0">
    <w:p w14:paraId="774DA678" w14:textId="77777777" w:rsidR="00042F18" w:rsidRDefault="00042F18" w:rsidP="00B65978">
      <w:pPr>
        <w:spacing w:after="0" w:line="240" w:lineRule="auto"/>
      </w:pPr>
      <w:r>
        <w:continuationSeparator/>
      </w:r>
    </w:p>
  </w:endnote>
  <w:endnote w:type="continuationNotice" w:id="1">
    <w:p w14:paraId="64A4B1ED" w14:textId="77777777" w:rsidR="00042F18" w:rsidRDefault="00042F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61F9C" w14:textId="77777777" w:rsidR="00945B8F" w:rsidRDefault="0094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82996" w14:textId="77777777" w:rsidR="000F0459" w:rsidRPr="00E43C9E" w:rsidRDefault="000F0459" w:rsidP="000F0459">
    <w:pPr>
      <w:pBdr>
        <w:top w:val="single" w:sz="4" w:space="1" w:color="auto"/>
      </w:pBdr>
      <w:tabs>
        <w:tab w:val="center" w:pos="4320"/>
        <w:tab w:val="left" w:pos="7020"/>
        <w:tab w:val="left" w:pos="11520"/>
      </w:tabs>
      <w:ind w:left="-90"/>
      <w:rPr>
        <w:rFonts w:ascii="Calibri" w:hAnsi="Calibri"/>
        <w:sz w:val="24"/>
        <w:szCs w:val="24"/>
      </w:rPr>
    </w:pPr>
    <w:r w:rsidRPr="00E43C9E">
      <w:rPr>
        <w:rFonts w:ascii="Calibri" w:hAnsi="Calibri"/>
        <w:sz w:val="24"/>
        <w:szCs w:val="24"/>
      </w:rPr>
      <w:t>Registration Number:</w:t>
    </w:r>
    <w:r w:rsidRPr="00E43C9E">
      <w:rPr>
        <w:rFonts w:ascii="Calibri" w:hAnsi="Calibri"/>
        <w:sz w:val="24"/>
        <w:szCs w:val="24"/>
      </w:rPr>
      <w:tab/>
      <w:t>Registration Date/Time:</w:t>
    </w:r>
    <w:r w:rsidRPr="00E43C9E">
      <w:rPr>
        <w:rFonts w:ascii="Calibri" w:hAnsi="Calibri"/>
        <w:sz w:val="24"/>
        <w:szCs w:val="24"/>
      </w:rPr>
      <w:tab/>
    </w:r>
    <w:r>
      <w:rPr>
        <w:rFonts w:ascii="Calibri" w:hAnsi="Calibri"/>
        <w:sz w:val="24"/>
        <w:szCs w:val="24"/>
      </w:rPr>
      <w:tab/>
    </w:r>
    <w:r w:rsidRPr="00E43C9E">
      <w:rPr>
        <w:rFonts w:ascii="Calibri" w:hAnsi="Calibri"/>
        <w:sz w:val="24"/>
        <w:szCs w:val="24"/>
      </w:rPr>
      <w:t>HERS Provider:</w:t>
    </w:r>
  </w:p>
  <w:p w14:paraId="14EC39EA" w14:textId="558BCD97" w:rsidR="002914A0" w:rsidRPr="000F0459" w:rsidRDefault="000F0459" w:rsidP="000F0459">
    <w:pPr>
      <w:pBdr>
        <w:top w:val="single" w:sz="4" w:space="1" w:color="auto"/>
      </w:pBdr>
      <w:tabs>
        <w:tab w:val="center" w:pos="7920"/>
        <w:tab w:val="right" w:pos="14400"/>
      </w:tabs>
      <w:ind w:left="-90"/>
    </w:pPr>
    <w:r w:rsidRPr="00E43C9E">
      <w:rPr>
        <w:rFonts w:ascii="Calibri" w:hAnsi="Calibri"/>
        <w:sz w:val="24"/>
        <w:szCs w:val="24"/>
      </w:rPr>
      <w:t xml:space="preserve">CA Building Energy Efficiency Standards - 2022 </w:t>
    </w:r>
    <w:r>
      <w:rPr>
        <w:rFonts w:ascii="Calibri" w:hAnsi="Calibri"/>
        <w:sz w:val="24"/>
        <w:szCs w:val="24"/>
      </w:rPr>
      <w:t xml:space="preserve">Low-rise Multifamily </w:t>
    </w:r>
    <w:r w:rsidRPr="00E43C9E">
      <w:rPr>
        <w:rFonts w:ascii="Calibri" w:hAnsi="Calibri"/>
        <w:sz w:val="24"/>
        <w:szCs w:val="24"/>
      </w:rPr>
      <w:t>Compliance</w:t>
    </w:r>
    <w:r w:rsidRPr="00E43C9E">
      <w:rPr>
        <w:rFonts w:ascii="Calibri" w:hAnsi="Calibri"/>
        <w:sz w:val="24"/>
        <w:szCs w:val="24"/>
      </w:rPr>
      <w:tab/>
    </w:r>
    <w:r w:rsidRPr="00E43C9E">
      <w:rPr>
        <w:rFonts w:ascii="Calibri" w:hAnsi="Calibri"/>
        <w:sz w:val="24"/>
        <w:szCs w:val="24"/>
      </w:rPr>
      <w:tab/>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1A6AA" w14:textId="77777777" w:rsidR="00945B8F" w:rsidRDefault="0094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81C3E" w14:textId="77777777" w:rsidR="00042F18" w:rsidRDefault="00042F18" w:rsidP="00B65978">
      <w:pPr>
        <w:spacing w:after="0" w:line="240" w:lineRule="auto"/>
      </w:pPr>
      <w:r>
        <w:separator/>
      </w:r>
    </w:p>
  </w:footnote>
  <w:footnote w:type="continuationSeparator" w:id="0">
    <w:p w14:paraId="7729DE13" w14:textId="77777777" w:rsidR="00042F18" w:rsidRDefault="00042F18" w:rsidP="00B65978">
      <w:pPr>
        <w:spacing w:after="0" w:line="240" w:lineRule="auto"/>
      </w:pPr>
      <w:r>
        <w:continuationSeparator/>
      </w:r>
    </w:p>
  </w:footnote>
  <w:footnote w:type="continuationNotice" w:id="1">
    <w:p w14:paraId="658E97F7" w14:textId="77777777" w:rsidR="00042F18" w:rsidRDefault="00042F1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C0F38" w14:textId="77777777" w:rsidR="00945B8F" w:rsidRDefault="0094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689CD" w14:textId="71B14CE6" w:rsidR="00BF74F5" w:rsidRPr="00E43C9E" w:rsidRDefault="00945B8F" w:rsidP="00BF74F5">
    <w:pPr>
      <w:pStyle w:val="Header"/>
      <w:ind w:left="360"/>
      <w:jc w:val="center"/>
      <w:rPr>
        <w:rFonts w:cstheme="minorHAnsi"/>
        <w:sz w:val="28"/>
        <w:szCs w:val="28"/>
      </w:rPr>
    </w:pPr>
    <w:customXmlInsRangeStart w:id="66" w:author="Geiser, Che@Energy" w:date="2022-05-20T09:29:00Z"/>
    <w:sdt>
      <w:sdtPr>
        <w:rPr>
          <w:rFonts w:cstheme="minorHAnsi"/>
          <w:noProof/>
          <w:sz w:val="28"/>
          <w:szCs w:val="28"/>
        </w:rPr>
        <w:id w:val="749774546"/>
        <w:docPartObj>
          <w:docPartGallery w:val="Watermarks"/>
          <w:docPartUnique/>
        </w:docPartObj>
      </w:sdtPr>
      <w:sdtContent>
        <w:customXmlInsRangeEnd w:id="66"/>
        <w:ins w:id="67" w:author="Geiser, Che@Energy" w:date="2022-05-20T09:29:00Z">
          <w:r w:rsidRPr="00945B8F">
            <w:rPr>
              <w:rFonts w:cstheme="minorHAnsi"/>
              <w:noProof/>
              <w:sz w:val="28"/>
              <w:szCs w:val="28"/>
            </w:rPr>
            <w:pict w14:anchorId="5449BC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6191;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68" w:author="Geiser, Che@Energy" w:date="2022-05-20T09:29:00Z"/>
      </w:sdtContent>
    </w:sdt>
    <w:customXmlInsRangeEnd w:id="68"/>
    <w:r w:rsidR="00BF74F5" w:rsidRPr="00E43C9E">
      <w:rPr>
        <w:rFonts w:cstheme="minorHAnsi"/>
        <w:noProof/>
        <w:sz w:val="28"/>
        <w:szCs w:val="28"/>
      </w:rPr>
      <w:drawing>
        <wp:anchor distT="0" distB="0" distL="114300" distR="114300" simplePos="0" relativeHeight="251658241" behindDoc="0" locked="0" layoutInCell="1" allowOverlap="1" wp14:anchorId="695FB4F9" wp14:editId="17AEB676">
          <wp:simplePos x="0" y="0"/>
          <wp:positionH relativeFrom="column">
            <wp:posOffset>0</wp:posOffset>
          </wp:positionH>
          <wp:positionV relativeFrom="paragraph">
            <wp:posOffset>47625</wp:posOffset>
          </wp:positionV>
          <wp:extent cx="2532380" cy="566420"/>
          <wp:effectExtent l="0" t="0" r="0" b="0"/>
          <wp:wrapNone/>
          <wp:docPr id="1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E4196E">
      <w:rPr>
        <w:rFonts w:cstheme="minorHAnsi"/>
        <w:noProof/>
        <w:sz w:val="28"/>
        <w:szCs w:val="28"/>
      </w:rPr>
      <w:t>Mechanical Systems</w:t>
    </w:r>
  </w:p>
  <w:p w14:paraId="7FE5BAA8" w14:textId="01C9B618" w:rsidR="00BF74F5" w:rsidRDefault="00BF74F5" w:rsidP="00D37A59">
    <w:pPr>
      <w:pStyle w:val="Header"/>
      <w:ind w:left="360"/>
      <w:rPr>
        <w:sz w:val="18"/>
        <w:szCs w:val="1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LMCI</w:t>
    </w:r>
    <w:r w:rsidRPr="00E43C9E">
      <w:rPr>
        <w:rFonts w:cstheme="minorHAnsi"/>
        <w:sz w:val="28"/>
        <w:szCs w:val="28"/>
      </w:rPr>
      <w:t>-</w:t>
    </w:r>
    <w:r w:rsidR="00E4196E">
      <w:rPr>
        <w:rFonts w:cstheme="minorHAnsi"/>
        <w:sz w:val="28"/>
        <w:szCs w:val="28"/>
      </w:rPr>
      <w:t>MCH</w:t>
    </w:r>
    <w:r w:rsidRPr="00E43C9E">
      <w:rPr>
        <w:rFonts w:cstheme="minorHAnsi"/>
        <w:sz w:val="28"/>
        <w:szCs w:val="28"/>
      </w:rPr>
      <w:t>-E</w:t>
    </w:r>
  </w:p>
  <w:p w14:paraId="2B36BB0A" w14:textId="77777777" w:rsidR="00BF74F5" w:rsidRDefault="00BF74F5" w:rsidP="00BF74F5">
    <w:pPr>
      <w:pStyle w:val="Header"/>
      <w:rPr>
        <w:sz w:val="18"/>
        <w:szCs w:val="18"/>
      </w:rPr>
    </w:pPr>
  </w:p>
  <w:p w14:paraId="354C9C7D" w14:textId="479B2AA5" w:rsidR="002914A0" w:rsidRDefault="00BF74F5" w:rsidP="00D37A59">
    <w:pPr>
      <w:ind w:left="360"/>
    </w:pPr>
    <w:r w:rsidRPr="00F33C7F">
      <w:rPr>
        <w:rFonts w:ascii="Arial" w:hAnsi="Arial" w:cs="Arial"/>
        <w:sz w:val="24"/>
      </w:rPr>
      <w:ptab w:relativeTo="margin" w:alignment="center" w:leader="none"/>
    </w:r>
    <w:r w:rsidRPr="00F33C7F">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1AF9A" w14:textId="77777777" w:rsidR="00945B8F" w:rsidRDefault="00945B8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741867" w:rsidRPr="00741867" w14:paraId="5E692F57" w14:textId="77777777" w:rsidTr="00961BC3">
      <w:trPr>
        <w:trHeight w:val="288"/>
      </w:trPr>
      <w:tc>
        <w:tcPr>
          <w:tcW w:w="3877" w:type="pct"/>
        </w:tcPr>
        <w:p w14:paraId="22B867EC" w14:textId="77777777" w:rsidR="00741867" w:rsidRPr="00741867" w:rsidRDefault="00741867" w:rsidP="00741867">
          <w:pPr>
            <w:keepNext/>
            <w:outlineLvl w:val="0"/>
            <w:rPr>
              <w:rFonts w:ascii="Calibri" w:hAnsi="Calibri"/>
              <w:b/>
              <w:bCs/>
            </w:rPr>
          </w:pPr>
          <w:r w:rsidRPr="00741867">
            <w:rPr>
              <w:rFonts w:ascii="Calibri" w:hAnsi="Calibri"/>
              <w:bCs/>
            </w:rPr>
            <w:t>CERTIFICATE OF COMPLIANCE – USER INSTRUCTIONS</w:t>
          </w:r>
        </w:p>
      </w:tc>
      <w:tc>
        <w:tcPr>
          <w:tcW w:w="1123" w:type="pct"/>
        </w:tcPr>
        <w:p w14:paraId="17777FA9" w14:textId="39297BA4" w:rsidR="00741867" w:rsidRPr="00741867" w:rsidRDefault="00741867" w:rsidP="00741867">
          <w:pPr>
            <w:keepNext/>
            <w:jc w:val="right"/>
            <w:outlineLvl w:val="0"/>
            <w:rPr>
              <w:rFonts w:ascii="Calibri" w:hAnsi="Calibri"/>
              <w:b/>
              <w:bCs/>
            </w:rPr>
          </w:pPr>
          <w:r>
            <w:rPr>
              <w:rFonts w:ascii="Calibri" w:hAnsi="Calibri"/>
              <w:bCs/>
            </w:rPr>
            <w:t>LMCI-</w:t>
          </w:r>
          <w:r w:rsidR="00AF172B">
            <w:rPr>
              <w:rFonts w:ascii="Calibri" w:hAnsi="Calibri"/>
              <w:bCs/>
            </w:rPr>
            <w:t>MCH</w:t>
          </w:r>
          <w:r w:rsidR="005B694D">
            <w:rPr>
              <w:rFonts w:ascii="Calibri" w:hAnsi="Calibri"/>
              <w:bCs/>
            </w:rPr>
            <w:t>-E</w:t>
          </w:r>
        </w:p>
      </w:tc>
    </w:tr>
    <w:tr w:rsidR="00741867" w:rsidRPr="00741867" w14:paraId="3E8123C2" w14:textId="77777777" w:rsidTr="00961BC3">
      <w:trPr>
        <w:trHeight w:val="288"/>
      </w:trPr>
      <w:tc>
        <w:tcPr>
          <w:tcW w:w="3877" w:type="pct"/>
        </w:tcPr>
        <w:p w14:paraId="0449F83F" w14:textId="32BE835B" w:rsidR="00741867" w:rsidRPr="00741867" w:rsidRDefault="00AF172B" w:rsidP="00741867">
          <w:pPr>
            <w:keepNext/>
            <w:outlineLvl w:val="0"/>
            <w:rPr>
              <w:rFonts w:ascii="Calibri" w:hAnsi="Calibri"/>
              <w:bCs/>
            </w:rPr>
          </w:pPr>
          <w:r>
            <w:rPr>
              <w:rFonts w:ascii="Calibri" w:hAnsi="Calibri"/>
              <w:bCs/>
            </w:rPr>
            <w:t>Mechanical Systems</w:t>
          </w:r>
        </w:p>
      </w:tc>
      <w:tc>
        <w:tcPr>
          <w:tcW w:w="1123" w:type="pct"/>
        </w:tcPr>
        <w:p w14:paraId="24C541FC" w14:textId="531A3D45" w:rsidR="00741867" w:rsidRPr="00741867" w:rsidRDefault="00741867" w:rsidP="00741867">
          <w:pPr>
            <w:keepNext/>
            <w:jc w:val="right"/>
            <w:outlineLvl w:val="0"/>
            <w:rPr>
              <w:rFonts w:ascii="Calibri" w:hAnsi="Calibri"/>
              <w:bCs/>
            </w:rPr>
          </w:pPr>
          <w:r w:rsidRPr="00741867">
            <w:rPr>
              <w:rFonts w:ascii="Calibri" w:hAnsi="Calibri"/>
              <w:bCs/>
            </w:rPr>
            <w:tab/>
            <w:t xml:space="preserve">(Page </w:t>
          </w:r>
          <w:r w:rsidRPr="00741867">
            <w:rPr>
              <w:rFonts w:ascii="Calibri" w:hAnsi="Calibri"/>
              <w:bCs/>
            </w:rPr>
            <w:fldChar w:fldCharType="begin"/>
          </w:r>
          <w:r w:rsidRPr="00741867">
            <w:rPr>
              <w:rFonts w:ascii="Calibri" w:hAnsi="Calibri"/>
              <w:bCs/>
            </w:rPr>
            <w:instrText xml:space="preserve"> PAGE   \* MERGEFORMAT </w:instrText>
          </w:r>
          <w:r w:rsidRPr="00741867">
            <w:rPr>
              <w:rFonts w:ascii="Calibri" w:hAnsi="Calibri"/>
              <w:bCs/>
            </w:rPr>
            <w:fldChar w:fldCharType="separate"/>
          </w:r>
          <w:r w:rsidRPr="00741867">
            <w:rPr>
              <w:rFonts w:ascii="Calibri" w:hAnsi="Calibri"/>
              <w:bCs/>
              <w:noProof/>
            </w:rPr>
            <w:t>8</w:t>
          </w:r>
          <w:r w:rsidRPr="00741867">
            <w:rPr>
              <w:rFonts w:ascii="Calibri" w:hAnsi="Calibri"/>
              <w:bCs/>
              <w:noProof/>
            </w:rPr>
            <w:fldChar w:fldCharType="end"/>
          </w:r>
          <w:r w:rsidRPr="00741867">
            <w:rPr>
              <w:rFonts w:ascii="Calibri" w:hAnsi="Calibri"/>
              <w:bCs/>
            </w:rPr>
            <w:t xml:space="preserve"> of </w:t>
          </w:r>
          <w:r w:rsidRPr="00741867">
            <w:rPr>
              <w:rFonts w:ascii="Calibri" w:hAnsi="Calibri"/>
              <w:bCs/>
              <w:noProof/>
            </w:rPr>
            <w:fldChar w:fldCharType="begin"/>
          </w:r>
          <w:r w:rsidRPr="00741867">
            <w:rPr>
              <w:rFonts w:ascii="Calibri" w:hAnsi="Calibri"/>
              <w:bCs/>
              <w:noProof/>
            </w:rPr>
            <w:instrText xml:space="preserve"> SECTIONPAGES   \* MERGEFORMAT </w:instrText>
          </w:r>
          <w:r w:rsidRPr="00741867">
            <w:rPr>
              <w:rFonts w:ascii="Calibri" w:hAnsi="Calibri"/>
              <w:bCs/>
              <w:noProof/>
            </w:rPr>
            <w:fldChar w:fldCharType="separate"/>
          </w:r>
          <w:r w:rsidR="00945B8F">
            <w:rPr>
              <w:rFonts w:ascii="Calibri" w:hAnsi="Calibri"/>
              <w:bCs/>
              <w:noProof/>
            </w:rPr>
            <w:t>7</w:t>
          </w:r>
          <w:r w:rsidRPr="00741867">
            <w:rPr>
              <w:rFonts w:ascii="Calibri" w:hAnsi="Calibri"/>
              <w:bCs/>
              <w:noProof/>
            </w:rPr>
            <w:fldChar w:fldCharType="end"/>
          </w:r>
          <w:r w:rsidRPr="00741867">
            <w:rPr>
              <w:rFonts w:ascii="Calibri" w:hAnsi="Calibri"/>
              <w:bCs/>
            </w:rPr>
            <w:t>)</w:t>
          </w:r>
        </w:p>
      </w:tc>
    </w:tr>
  </w:tbl>
  <w:p w14:paraId="38AF3F18" w14:textId="77777777" w:rsidR="00AF0A93" w:rsidRDefault="00AF0A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A047A"/>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895FC2"/>
    <w:multiLevelType w:val="hybridMultilevel"/>
    <w:tmpl w:val="B0BE1254"/>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0517C"/>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624356"/>
    <w:multiLevelType w:val="hybridMultilevel"/>
    <w:tmpl w:val="10E81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F67650"/>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6D57D8"/>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7B46E6"/>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1145E2"/>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DA16AA"/>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866DF4"/>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B027CA"/>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941251"/>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E25B20"/>
    <w:multiLevelType w:val="hybridMultilevel"/>
    <w:tmpl w:val="5DAADEE6"/>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9C185D"/>
    <w:multiLevelType w:val="hybridMultilevel"/>
    <w:tmpl w:val="AA68D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7D54E3"/>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C52015"/>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5125C2"/>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1A5CB6"/>
    <w:multiLevelType w:val="hybridMultilevel"/>
    <w:tmpl w:val="13E4961E"/>
    <w:lvl w:ilvl="0" w:tplc="827A114A">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A763AFC"/>
    <w:multiLevelType w:val="hybridMultilevel"/>
    <w:tmpl w:val="6E22A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004D9D"/>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815E2A"/>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103239"/>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602FE3"/>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7A123F"/>
    <w:multiLevelType w:val="hybridMultilevel"/>
    <w:tmpl w:val="6E22A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BC3BE4"/>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9198447">
    <w:abstractNumId w:val="6"/>
  </w:num>
  <w:num w:numId="2" w16cid:durableId="1357729501">
    <w:abstractNumId w:val="12"/>
  </w:num>
  <w:num w:numId="3" w16cid:durableId="440883799">
    <w:abstractNumId w:val="10"/>
  </w:num>
  <w:num w:numId="4" w16cid:durableId="1582445832">
    <w:abstractNumId w:val="27"/>
  </w:num>
  <w:num w:numId="5" w16cid:durableId="1775008819">
    <w:abstractNumId w:val="3"/>
  </w:num>
  <w:num w:numId="6" w16cid:durableId="1238973772">
    <w:abstractNumId w:val="14"/>
  </w:num>
  <w:num w:numId="7" w16cid:durableId="459611577">
    <w:abstractNumId w:val="19"/>
  </w:num>
  <w:num w:numId="8" w16cid:durableId="197744531">
    <w:abstractNumId w:val="8"/>
  </w:num>
  <w:num w:numId="9" w16cid:durableId="1008488565">
    <w:abstractNumId w:val="16"/>
  </w:num>
  <w:num w:numId="10" w16cid:durableId="978068612">
    <w:abstractNumId w:val="15"/>
  </w:num>
  <w:num w:numId="11" w16cid:durableId="1281373204">
    <w:abstractNumId w:val="11"/>
  </w:num>
  <w:num w:numId="12" w16cid:durableId="1002855878">
    <w:abstractNumId w:val="9"/>
  </w:num>
  <w:num w:numId="13" w16cid:durableId="1681616952">
    <w:abstractNumId w:val="25"/>
  </w:num>
  <w:num w:numId="14" w16cid:durableId="989402719">
    <w:abstractNumId w:val="20"/>
  </w:num>
  <w:num w:numId="15" w16cid:durableId="2014338906">
    <w:abstractNumId w:val="26"/>
  </w:num>
  <w:num w:numId="16" w16cid:durableId="1766027351">
    <w:abstractNumId w:val="18"/>
  </w:num>
  <w:num w:numId="17" w16cid:durableId="1780679394">
    <w:abstractNumId w:val="21"/>
  </w:num>
  <w:num w:numId="18" w16cid:durableId="1691056630">
    <w:abstractNumId w:val="23"/>
  </w:num>
  <w:num w:numId="19" w16cid:durableId="378867075">
    <w:abstractNumId w:val="4"/>
  </w:num>
  <w:num w:numId="20" w16cid:durableId="595601510">
    <w:abstractNumId w:val="2"/>
  </w:num>
  <w:num w:numId="21" w16cid:durableId="405882949">
    <w:abstractNumId w:val="24"/>
  </w:num>
  <w:num w:numId="22" w16cid:durableId="396979018">
    <w:abstractNumId w:val="7"/>
  </w:num>
  <w:num w:numId="23" w16cid:durableId="767774970">
    <w:abstractNumId w:val="22"/>
  </w:num>
  <w:num w:numId="24" w16cid:durableId="123697764">
    <w:abstractNumId w:val="17"/>
  </w:num>
  <w:num w:numId="25" w16cid:durableId="1440416973">
    <w:abstractNumId w:val="13"/>
  </w:num>
  <w:num w:numId="26" w16cid:durableId="735863825">
    <w:abstractNumId w:val="0"/>
  </w:num>
  <w:num w:numId="27" w16cid:durableId="949514604">
    <w:abstractNumId w:val="1"/>
  </w:num>
  <w:num w:numId="28" w16cid:durableId="152682323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78"/>
    <w:rsid w:val="00013B09"/>
    <w:rsid w:val="00014649"/>
    <w:rsid w:val="00037D56"/>
    <w:rsid w:val="00042F18"/>
    <w:rsid w:val="000505FB"/>
    <w:rsid w:val="00074AC7"/>
    <w:rsid w:val="00094A4C"/>
    <w:rsid w:val="000A3937"/>
    <w:rsid w:val="000E738E"/>
    <w:rsid w:val="000F0459"/>
    <w:rsid w:val="00107093"/>
    <w:rsid w:val="00132FC7"/>
    <w:rsid w:val="00133C3B"/>
    <w:rsid w:val="00142841"/>
    <w:rsid w:val="001B74A2"/>
    <w:rsid w:val="001B7E4C"/>
    <w:rsid w:val="001C595C"/>
    <w:rsid w:val="001F593E"/>
    <w:rsid w:val="00240FE4"/>
    <w:rsid w:val="00277018"/>
    <w:rsid w:val="00282613"/>
    <w:rsid w:val="002914A0"/>
    <w:rsid w:val="002A077C"/>
    <w:rsid w:val="002A7F44"/>
    <w:rsid w:val="002C2A59"/>
    <w:rsid w:val="002F394C"/>
    <w:rsid w:val="0030118B"/>
    <w:rsid w:val="0030131E"/>
    <w:rsid w:val="0032065D"/>
    <w:rsid w:val="00320D78"/>
    <w:rsid w:val="00322639"/>
    <w:rsid w:val="003241B0"/>
    <w:rsid w:val="0034135D"/>
    <w:rsid w:val="003445A9"/>
    <w:rsid w:val="00346DE6"/>
    <w:rsid w:val="003673CE"/>
    <w:rsid w:val="003759B9"/>
    <w:rsid w:val="003B10ED"/>
    <w:rsid w:val="00413A63"/>
    <w:rsid w:val="00416724"/>
    <w:rsid w:val="004202A0"/>
    <w:rsid w:val="00431E36"/>
    <w:rsid w:val="004336D8"/>
    <w:rsid w:val="00446EF2"/>
    <w:rsid w:val="00455412"/>
    <w:rsid w:val="00465F22"/>
    <w:rsid w:val="004864BE"/>
    <w:rsid w:val="004B1219"/>
    <w:rsid w:val="004C16CA"/>
    <w:rsid w:val="004C2FFE"/>
    <w:rsid w:val="004F44C2"/>
    <w:rsid w:val="0050154F"/>
    <w:rsid w:val="0055789F"/>
    <w:rsid w:val="00583831"/>
    <w:rsid w:val="005B694D"/>
    <w:rsid w:val="005C2E19"/>
    <w:rsid w:val="005D1640"/>
    <w:rsid w:val="005D58F3"/>
    <w:rsid w:val="0061278F"/>
    <w:rsid w:val="006368E3"/>
    <w:rsid w:val="00685403"/>
    <w:rsid w:val="00697D24"/>
    <w:rsid w:val="006A4126"/>
    <w:rsid w:val="006C6843"/>
    <w:rsid w:val="006D0B47"/>
    <w:rsid w:val="006F3E28"/>
    <w:rsid w:val="006F42EF"/>
    <w:rsid w:val="00712CA2"/>
    <w:rsid w:val="00714A62"/>
    <w:rsid w:val="0071762B"/>
    <w:rsid w:val="007271D3"/>
    <w:rsid w:val="007318AA"/>
    <w:rsid w:val="007403F1"/>
    <w:rsid w:val="00741867"/>
    <w:rsid w:val="00774150"/>
    <w:rsid w:val="0077505A"/>
    <w:rsid w:val="00783448"/>
    <w:rsid w:val="00796619"/>
    <w:rsid w:val="007C3B09"/>
    <w:rsid w:val="00801920"/>
    <w:rsid w:val="00812F46"/>
    <w:rsid w:val="008322CE"/>
    <w:rsid w:val="008513F2"/>
    <w:rsid w:val="00856ACC"/>
    <w:rsid w:val="008C1D3F"/>
    <w:rsid w:val="008C39F4"/>
    <w:rsid w:val="008D69C4"/>
    <w:rsid w:val="00945B8F"/>
    <w:rsid w:val="00946BC3"/>
    <w:rsid w:val="0095688B"/>
    <w:rsid w:val="009641B6"/>
    <w:rsid w:val="00972989"/>
    <w:rsid w:val="00976546"/>
    <w:rsid w:val="00981790"/>
    <w:rsid w:val="00981EC7"/>
    <w:rsid w:val="009901C7"/>
    <w:rsid w:val="009A6B39"/>
    <w:rsid w:val="009B4159"/>
    <w:rsid w:val="009B57D0"/>
    <w:rsid w:val="009F7235"/>
    <w:rsid w:val="00A12614"/>
    <w:rsid w:val="00A17145"/>
    <w:rsid w:val="00A34E6B"/>
    <w:rsid w:val="00A44C11"/>
    <w:rsid w:val="00A70A74"/>
    <w:rsid w:val="00A865B9"/>
    <w:rsid w:val="00AA50CC"/>
    <w:rsid w:val="00AA57F3"/>
    <w:rsid w:val="00AC2CBB"/>
    <w:rsid w:val="00AD0CEC"/>
    <w:rsid w:val="00AF0A93"/>
    <w:rsid w:val="00AF172B"/>
    <w:rsid w:val="00B20326"/>
    <w:rsid w:val="00B36BAE"/>
    <w:rsid w:val="00B43D8E"/>
    <w:rsid w:val="00B65978"/>
    <w:rsid w:val="00B80C54"/>
    <w:rsid w:val="00B8473D"/>
    <w:rsid w:val="00B87514"/>
    <w:rsid w:val="00B90FE7"/>
    <w:rsid w:val="00B9271B"/>
    <w:rsid w:val="00BE552C"/>
    <w:rsid w:val="00BF3BFA"/>
    <w:rsid w:val="00BF74F5"/>
    <w:rsid w:val="00C13A73"/>
    <w:rsid w:val="00C1663F"/>
    <w:rsid w:val="00C168D9"/>
    <w:rsid w:val="00C368D1"/>
    <w:rsid w:val="00C71D03"/>
    <w:rsid w:val="00C85F15"/>
    <w:rsid w:val="00CB3E74"/>
    <w:rsid w:val="00CC0360"/>
    <w:rsid w:val="00CD16E5"/>
    <w:rsid w:val="00D305F0"/>
    <w:rsid w:val="00D36CC8"/>
    <w:rsid w:val="00D37A59"/>
    <w:rsid w:val="00D75955"/>
    <w:rsid w:val="00D91F68"/>
    <w:rsid w:val="00D923FF"/>
    <w:rsid w:val="00D9629C"/>
    <w:rsid w:val="00DA3892"/>
    <w:rsid w:val="00DA4FD5"/>
    <w:rsid w:val="00DB335D"/>
    <w:rsid w:val="00DB546E"/>
    <w:rsid w:val="00DC0C01"/>
    <w:rsid w:val="00DE167A"/>
    <w:rsid w:val="00DF52F0"/>
    <w:rsid w:val="00E4196E"/>
    <w:rsid w:val="00E91126"/>
    <w:rsid w:val="00E96447"/>
    <w:rsid w:val="00ED19E7"/>
    <w:rsid w:val="00EE0112"/>
    <w:rsid w:val="00EF620C"/>
    <w:rsid w:val="00F26792"/>
    <w:rsid w:val="00F72291"/>
    <w:rsid w:val="00F74A86"/>
    <w:rsid w:val="00F814B8"/>
    <w:rsid w:val="00F82751"/>
    <w:rsid w:val="00F94F27"/>
    <w:rsid w:val="00FB5494"/>
    <w:rsid w:val="00FD2A3E"/>
    <w:rsid w:val="00FE62EE"/>
    <w:rsid w:val="0D683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38175"/>
  <w15:chartTrackingRefBased/>
  <w15:docId w15:val="{D198AD63-FC7C-4345-9915-713E6988F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14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4A0"/>
  </w:style>
  <w:style w:type="paragraph" w:styleId="Footer">
    <w:name w:val="footer"/>
    <w:basedOn w:val="Normal"/>
    <w:link w:val="FooterChar"/>
    <w:uiPriority w:val="99"/>
    <w:unhideWhenUsed/>
    <w:rsid w:val="002914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4A0"/>
  </w:style>
  <w:style w:type="paragraph" w:styleId="ListParagraph">
    <w:name w:val="List Paragraph"/>
    <w:basedOn w:val="Normal"/>
    <w:uiPriority w:val="34"/>
    <w:qFormat/>
    <w:rsid w:val="00C368D1"/>
    <w:pPr>
      <w:ind w:left="720"/>
      <w:contextualSpacing/>
    </w:pPr>
  </w:style>
  <w:style w:type="table" w:styleId="TableGrid">
    <w:name w:val="Table Grid"/>
    <w:basedOn w:val="TableNormal"/>
    <w:uiPriority w:val="39"/>
    <w:rsid w:val="000E738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D58F3"/>
    <w:rPr>
      <w:sz w:val="16"/>
      <w:szCs w:val="16"/>
    </w:rPr>
  </w:style>
  <w:style w:type="paragraph" w:styleId="CommentText">
    <w:name w:val="annotation text"/>
    <w:basedOn w:val="Normal"/>
    <w:link w:val="CommentTextChar"/>
    <w:uiPriority w:val="99"/>
    <w:semiHidden/>
    <w:unhideWhenUsed/>
    <w:rsid w:val="005D58F3"/>
    <w:pPr>
      <w:spacing w:line="240" w:lineRule="auto"/>
    </w:pPr>
    <w:rPr>
      <w:sz w:val="20"/>
      <w:szCs w:val="20"/>
    </w:rPr>
  </w:style>
  <w:style w:type="character" w:customStyle="1" w:styleId="CommentTextChar">
    <w:name w:val="Comment Text Char"/>
    <w:basedOn w:val="DefaultParagraphFont"/>
    <w:link w:val="CommentText"/>
    <w:uiPriority w:val="99"/>
    <w:semiHidden/>
    <w:rsid w:val="005D58F3"/>
    <w:rPr>
      <w:sz w:val="20"/>
      <w:szCs w:val="20"/>
    </w:rPr>
  </w:style>
  <w:style w:type="paragraph" w:styleId="CommentSubject">
    <w:name w:val="annotation subject"/>
    <w:basedOn w:val="CommentText"/>
    <w:next w:val="CommentText"/>
    <w:link w:val="CommentSubjectChar"/>
    <w:uiPriority w:val="99"/>
    <w:semiHidden/>
    <w:unhideWhenUsed/>
    <w:rsid w:val="005D58F3"/>
    <w:rPr>
      <w:b/>
      <w:bCs/>
    </w:rPr>
  </w:style>
  <w:style w:type="character" w:customStyle="1" w:styleId="CommentSubjectChar">
    <w:name w:val="Comment Subject Char"/>
    <w:basedOn w:val="CommentTextChar"/>
    <w:link w:val="CommentSubject"/>
    <w:uiPriority w:val="99"/>
    <w:semiHidden/>
    <w:rsid w:val="005D58F3"/>
    <w:rPr>
      <w:b/>
      <w:bCs/>
      <w:sz w:val="20"/>
      <w:szCs w:val="20"/>
    </w:rPr>
  </w:style>
  <w:style w:type="paragraph" w:styleId="Revision">
    <w:name w:val="Revision"/>
    <w:hidden/>
    <w:uiPriority w:val="99"/>
    <w:semiHidden/>
    <w:rsid w:val="00B90F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7452">
      <w:bodyDiv w:val="1"/>
      <w:marLeft w:val="0"/>
      <w:marRight w:val="0"/>
      <w:marTop w:val="0"/>
      <w:marBottom w:val="0"/>
      <w:divBdr>
        <w:top w:val="none" w:sz="0" w:space="0" w:color="auto"/>
        <w:left w:val="none" w:sz="0" w:space="0" w:color="auto"/>
        <w:bottom w:val="none" w:sz="0" w:space="0" w:color="auto"/>
        <w:right w:val="none" w:sz="0" w:space="0" w:color="auto"/>
      </w:divBdr>
    </w:div>
    <w:div w:id="62878040">
      <w:bodyDiv w:val="1"/>
      <w:marLeft w:val="0"/>
      <w:marRight w:val="0"/>
      <w:marTop w:val="0"/>
      <w:marBottom w:val="0"/>
      <w:divBdr>
        <w:top w:val="none" w:sz="0" w:space="0" w:color="auto"/>
        <w:left w:val="none" w:sz="0" w:space="0" w:color="auto"/>
        <w:bottom w:val="none" w:sz="0" w:space="0" w:color="auto"/>
        <w:right w:val="none" w:sz="0" w:space="0" w:color="auto"/>
      </w:divBdr>
    </w:div>
    <w:div w:id="71894475">
      <w:bodyDiv w:val="1"/>
      <w:marLeft w:val="0"/>
      <w:marRight w:val="0"/>
      <w:marTop w:val="0"/>
      <w:marBottom w:val="0"/>
      <w:divBdr>
        <w:top w:val="none" w:sz="0" w:space="0" w:color="auto"/>
        <w:left w:val="none" w:sz="0" w:space="0" w:color="auto"/>
        <w:bottom w:val="none" w:sz="0" w:space="0" w:color="auto"/>
        <w:right w:val="none" w:sz="0" w:space="0" w:color="auto"/>
      </w:divBdr>
    </w:div>
    <w:div w:id="72286838">
      <w:bodyDiv w:val="1"/>
      <w:marLeft w:val="0"/>
      <w:marRight w:val="0"/>
      <w:marTop w:val="0"/>
      <w:marBottom w:val="0"/>
      <w:divBdr>
        <w:top w:val="none" w:sz="0" w:space="0" w:color="auto"/>
        <w:left w:val="none" w:sz="0" w:space="0" w:color="auto"/>
        <w:bottom w:val="none" w:sz="0" w:space="0" w:color="auto"/>
        <w:right w:val="none" w:sz="0" w:space="0" w:color="auto"/>
      </w:divBdr>
    </w:div>
    <w:div w:id="73086698">
      <w:bodyDiv w:val="1"/>
      <w:marLeft w:val="0"/>
      <w:marRight w:val="0"/>
      <w:marTop w:val="0"/>
      <w:marBottom w:val="0"/>
      <w:divBdr>
        <w:top w:val="none" w:sz="0" w:space="0" w:color="auto"/>
        <w:left w:val="none" w:sz="0" w:space="0" w:color="auto"/>
        <w:bottom w:val="none" w:sz="0" w:space="0" w:color="auto"/>
        <w:right w:val="none" w:sz="0" w:space="0" w:color="auto"/>
      </w:divBdr>
    </w:div>
    <w:div w:id="148643429">
      <w:bodyDiv w:val="1"/>
      <w:marLeft w:val="0"/>
      <w:marRight w:val="0"/>
      <w:marTop w:val="0"/>
      <w:marBottom w:val="0"/>
      <w:divBdr>
        <w:top w:val="none" w:sz="0" w:space="0" w:color="auto"/>
        <w:left w:val="none" w:sz="0" w:space="0" w:color="auto"/>
        <w:bottom w:val="none" w:sz="0" w:space="0" w:color="auto"/>
        <w:right w:val="none" w:sz="0" w:space="0" w:color="auto"/>
      </w:divBdr>
    </w:div>
    <w:div w:id="156960446">
      <w:bodyDiv w:val="1"/>
      <w:marLeft w:val="0"/>
      <w:marRight w:val="0"/>
      <w:marTop w:val="0"/>
      <w:marBottom w:val="0"/>
      <w:divBdr>
        <w:top w:val="none" w:sz="0" w:space="0" w:color="auto"/>
        <w:left w:val="none" w:sz="0" w:space="0" w:color="auto"/>
        <w:bottom w:val="none" w:sz="0" w:space="0" w:color="auto"/>
        <w:right w:val="none" w:sz="0" w:space="0" w:color="auto"/>
      </w:divBdr>
    </w:div>
    <w:div w:id="158544135">
      <w:bodyDiv w:val="1"/>
      <w:marLeft w:val="0"/>
      <w:marRight w:val="0"/>
      <w:marTop w:val="0"/>
      <w:marBottom w:val="0"/>
      <w:divBdr>
        <w:top w:val="none" w:sz="0" w:space="0" w:color="auto"/>
        <w:left w:val="none" w:sz="0" w:space="0" w:color="auto"/>
        <w:bottom w:val="none" w:sz="0" w:space="0" w:color="auto"/>
        <w:right w:val="none" w:sz="0" w:space="0" w:color="auto"/>
      </w:divBdr>
    </w:div>
    <w:div w:id="186256064">
      <w:bodyDiv w:val="1"/>
      <w:marLeft w:val="0"/>
      <w:marRight w:val="0"/>
      <w:marTop w:val="0"/>
      <w:marBottom w:val="0"/>
      <w:divBdr>
        <w:top w:val="none" w:sz="0" w:space="0" w:color="auto"/>
        <w:left w:val="none" w:sz="0" w:space="0" w:color="auto"/>
        <w:bottom w:val="none" w:sz="0" w:space="0" w:color="auto"/>
        <w:right w:val="none" w:sz="0" w:space="0" w:color="auto"/>
      </w:divBdr>
    </w:div>
    <w:div w:id="215818083">
      <w:bodyDiv w:val="1"/>
      <w:marLeft w:val="0"/>
      <w:marRight w:val="0"/>
      <w:marTop w:val="0"/>
      <w:marBottom w:val="0"/>
      <w:divBdr>
        <w:top w:val="none" w:sz="0" w:space="0" w:color="auto"/>
        <w:left w:val="none" w:sz="0" w:space="0" w:color="auto"/>
        <w:bottom w:val="none" w:sz="0" w:space="0" w:color="auto"/>
        <w:right w:val="none" w:sz="0" w:space="0" w:color="auto"/>
      </w:divBdr>
    </w:div>
    <w:div w:id="280577013">
      <w:bodyDiv w:val="1"/>
      <w:marLeft w:val="0"/>
      <w:marRight w:val="0"/>
      <w:marTop w:val="0"/>
      <w:marBottom w:val="0"/>
      <w:divBdr>
        <w:top w:val="none" w:sz="0" w:space="0" w:color="auto"/>
        <w:left w:val="none" w:sz="0" w:space="0" w:color="auto"/>
        <w:bottom w:val="none" w:sz="0" w:space="0" w:color="auto"/>
        <w:right w:val="none" w:sz="0" w:space="0" w:color="auto"/>
      </w:divBdr>
    </w:div>
    <w:div w:id="285625932">
      <w:bodyDiv w:val="1"/>
      <w:marLeft w:val="0"/>
      <w:marRight w:val="0"/>
      <w:marTop w:val="0"/>
      <w:marBottom w:val="0"/>
      <w:divBdr>
        <w:top w:val="none" w:sz="0" w:space="0" w:color="auto"/>
        <w:left w:val="none" w:sz="0" w:space="0" w:color="auto"/>
        <w:bottom w:val="none" w:sz="0" w:space="0" w:color="auto"/>
        <w:right w:val="none" w:sz="0" w:space="0" w:color="auto"/>
      </w:divBdr>
    </w:div>
    <w:div w:id="311373946">
      <w:bodyDiv w:val="1"/>
      <w:marLeft w:val="0"/>
      <w:marRight w:val="0"/>
      <w:marTop w:val="0"/>
      <w:marBottom w:val="0"/>
      <w:divBdr>
        <w:top w:val="none" w:sz="0" w:space="0" w:color="auto"/>
        <w:left w:val="none" w:sz="0" w:space="0" w:color="auto"/>
        <w:bottom w:val="none" w:sz="0" w:space="0" w:color="auto"/>
        <w:right w:val="none" w:sz="0" w:space="0" w:color="auto"/>
      </w:divBdr>
    </w:div>
    <w:div w:id="326520458">
      <w:bodyDiv w:val="1"/>
      <w:marLeft w:val="0"/>
      <w:marRight w:val="0"/>
      <w:marTop w:val="0"/>
      <w:marBottom w:val="0"/>
      <w:divBdr>
        <w:top w:val="none" w:sz="0" w:space="0" w:color="auto"/>
        <w:left w:val="none" w:sz="0" w:space="0" w:color="auto"/>
        <w:bottom w:val="none" w:sz="0" w:space="0" w:color="auto"/>
        <w:right w:val="none" w:sz="0" w:space="0" w:color="auto"/>
      </w:divBdr>
    </w:div>
    <w:div w:id="520314406">
      <w:bodyDiv w:val="1"/>
      <w:marLeft w:val="0"/>
      <w:marRight w:val="0"/>
      <w:marTop w:val="0"/>
      <w:marBottom w:val="0"/>
      <w:divBdr>
        <w:top w:val="none" w:sz="0" w:space="0" w:color="auto"/>
        <w:left w:val="none" w:sz="0" w:space="0" w:color="auto"/>
        <w:bottom w:val="none" w:sz="0" w:space="0" w:color="auto"/>
        <w:right w:val="none" w:sz="0" w:space="0" w:color="auto"/>
      </w:divBdr>
    </w:div>
    <w:div w:id="571505697">
      <w:bodyDiv w:val="1"/>
      <w:marLeft w:val="0"/>
      <w:marRight w:val="0"/>
      <w:marTop w:val="0"/>
      <w:marBottom w:val="0"/>
      <w:divBdr>
        <w:top w:val="none" w:sz="0" w:space="0" w:color="auto"/>
        <w:left w:val="none" w:sz="0" w:space="0" w:color="auto"/>
        <w:bottom w:val="none" w:sz="0" w:space="0" w:color="auto"/>
        <w:right w:val="none" w:sz="0" w:space="0" w:color="auto"/>
      </w:divBdr>
    </w:div>
    <w:div w:id="576329247">
      <w:bodyDiv w:val="1"/>
      <w:marLeft w:val="0"/>
      <w:marRight w:val="0"/>
      <w:marTop w:val="0"/>
      <w:marBottom w:val="0"/>
      <w:divBdr>
        <w:top w:val="none" w:sz="0" w:space="0" w:color="auto"/>
        <w:left w:val="none" w:sz="0" w:space="0" w:color="auto"/>
        <w:bottom w:val="none" w:sz="0" w:space="0" w:color="auto"/>
        <w:right w:val="none" w:sz="0" w:space="0" w:color="auto"/>
      </w:divBdr>
    </w:div>
    <w:div w:id="602421507">
      <w:bodyDiv w:val="1"/>
      <w:marLeft w:val="0"/>
      <w:marRight w:val="0"/>
      <w:marTop w:val="0"/>
      <w:marBottom w:val="0"/>
      <w:divBdr>
        <w:top w:val="none" w:sz="0" w:space="0" w:color="auto"/>
        <w:left w:val="none" w:sz="0" w:space="0" w:color="auto"/>
        <w:bottom w:val="none" w:sz="0" w:space="0" w:color="auto"/>
        <w:right w:val="none" w:sz="0" w:space="0" w:color="auto"/>
      </w:divBdr>
    </w:div>
    <w:div w:id="605815685">
      <w:bodyDiv w:val="1"/>
      <w:marLeft w:val="0"/>
      <w:marRight w:val="0"/>
      <w:marTop w:val="0"/>
      <w:marBottom w:val="0"/>
      <w:divBdr>
        <w:top w:val="none" w:sz="0" w:space="0" w:color="auto"/>
        <w:left w:val="none" w:sz="0" w:space="0" w:color="auto"/>
        <w:bottom w:val="none" w:sz="0" w:space="0" w:color="auto"/>
        <w:right w:val="none" w:sz="0" w:space="0" w:color="auto"/>
      </w:divBdr>
    </w:div>
    <w:div w:id="626087106">
      <w:bodyDiv w:val="1"/>
      <w:marLeft w:val="0"/>
      <w:marRight w:val="0"/>
      <w:marTop w:val="0"/>
      <w:marBottom w:val="0"/>
      <w:divBdr>
        <w:top w:val="none" w:sz="0" w:space="0" w:color="auto"/>
        <w:left w:val="none" w:sz="0" w:space="0" w:color="auto"/>
        <w:bottom w:val="none" w:sz="0" w:space="0" w:color="auto"/>
        <w:right w:val="none" w:sz="0" w:space="0" w:color="auto"/>
      </w:divBdr>
    </w:div>
    <w:div w:id="634681112">
      <w:bodyDiv w:val="1"/>
      <w:marLeft w:val="0"/>
      <w:marRight w:val="0"/>
      <w:marTop w:val="0"/>
      <w:marBottom w:val="0"/>
      <w:divBdr>
        <w:top w:val="none" w:sz="0" w:space="0" w:color="auto"/>
        <w:left w:val="none" w:sz="0" w:space="0" w:color="auto"/>
        <w:bottom w:val="none" w:sz="0" w:space="0" w:color="auto"/>
        <w:right w:val="none" w:sz="0" w:space="0" w:color="auto"/>
      </w:divBdr>
    </w:div>
    <w:div w:id="672143749">
      <w:bodyDiv w:val="1"/>
      <w:marLeft w:val="0"/>
      <w:marRight w:val="0"/>
      <w:marTop w:val="0"/>
      <w:marBottom w:val="0"/>
      <w:divBdr>
        <w:top w:val="none" w:sz="0" w:space="0" w:color="auto"/>
        <w:left w:val="none" w:sz="0" w:space="0" w:color="auto"/>
        <w:bottom w:val="none" w:sz="0" w:space="0" w:color="auto"/>
        <w:right w:val="none" w:sz="0" w:space="0" w:color="auto"/>
      </w:divBdr>
    </w:div>
    <w:div w:id="729576839">
      <w:bodyDiv w:val="1"/>
      <w:marLeft w:val="0"/>
      <w:marRight w:val="0"/>
      <w:marTop w:val="0"/>
      <w:marBottom w:val="0"/>
      <w:divBdr>
        <w:top w:val="none" w:sz="0" w:space="0" w:color="auto"/>
        <w:left w:val="none" w:sz="0" w:space="0" w:color="auto"/>
        <w:bottom w:val="none" w:sz="0" w:space="0" w:color="auto"/>
        <w:right w:val="none" w:sz="0" w:space="0" w:color="auto"/>
      </w:divBdr>
    </w:div>
    <w:div w:id="760762227">
      <w:bodyDiv w:val="1"/>
      <w:marLeft w:val="0"/>
      <w:marRight w:val="0"/>
      <w:marTop w:val="0"/>
      <w:marBottom w:val="0"/>
      <w:divBdr>
        <w:top w:val="none" w:sz="0" w:space="0" w:color="auto"/>
        <w:left w:val="none" w:sz="0" w:space="0" w:color="auto"/>
        <w:bottom w:val="none" w:sz="0" w:space="0" w:color="auto"/>
        <w:right w:val="none" w:sz="0" w:space="0" w:color="auto"/>
      </w:divBdr>
    </w:div>
    <w:div w:id="890968505">
      <w:bodyDiv w:val="1"/>
      <w:marLeft w:val="0"/>
      <w:marRight w:val="0"/>
      <w:marTop w:val="0"/>
      <w:marBottom w:val="0"/>
      <w:divBdr>
        <w:top w:val="none" w:sz="0" w:space="0" w:color="auto"/>
        <w:left w:val="none" w:sz="0" w:space="0" w:color="auto"/>
        <w:bottom w:val="none" w:sz="0" w:space="0" w:color="auto"/>
        <w:right w:val="none" w:sz="0" w:space="0" w:color="auto"/>
      </w:divBdr>
    </w:div>
    <w:div w:id="902132267">
      <w:bodyDiv w:val="1"/>
      <w:marLeft w:val="0"/>
      <w:marRight w:val="0"/>
      <w:marTop w:val="0"/>
      <w:marBottom w:val="0"/>
      <w:divBdr>
        <w:top w:val="none" w:sz="0" w:space="0" w:color="auto"/>
        <w:left w:val="none" w:sz="0" w:space="0" w:color="auto"/>
        <w:bottom w:val="none" w:sz="0" w:space="0" w:color="auto"/>
        <w:right w:val="none" w:sz="0" w:space="0" w:color="auto"/>
      </w:divBdr>
    </w:div>
    <w:div w:id="923955822">
      <w:bodyDiv w:val="1"/>
      <w:marLeft w:val="0"/>
      <w:marRight w:val="0"/>
      <w:marTop w:val="0"/>
      <w:marBottom w:val="0"/>
      <w:divBdr>
        <w:top w:val="none" w:sz="0" w:space="0" w:color="auto"/>
        <w:left w:val="none" w:sz="0" w:space="0" w:color="auto"/>
        <w:bottom w:val="none" w:sz="0" w:space="0" w:color="auto"/>
        <w:right w:val="none" w:sz="0" w:space="0" w:color="auto"/>
      </w:divBdr>
    </w:div>
    <w:div w:id="979960781">
      <w:bodyDiv w:val="1"/>
      <w:marLeft w:val="0"/>
      <w:marRight w:val="0"/>
      <w:marTop w:val="0"/>
      <w:marBottom w:val="0"/>
      <w:divBdr>
        <w:top w:val="none" w:sz="0" w:space="0" w:color="auto"/>
        <w:left w:val="none" w:sz="0" w:space="0" w:color="auto"/>
        <w:bottom w:val="none" w:sz="0" w:space="0" w:color="auto"/>
        <w:right w:val="none" w:sz="0" w:space="0" w:color="auto"/>
      </w:divBdr>
    </w:div>
    <w:div w:id="1076590943">
      <w:bodyDiv w:val="1"/>
      <w:marLeft w:val="0"/>
      <w:marRight w:val="0"/>
      <w:marTop w:val="0"/>
      <w:marBottom w:val="0"/>
      <w:divBdr>
        <w:top w:val="none" w:sz="0" w:space="0" w:color="auto"/>
        <w:left w:val="none" w:sz="0" w:space="0" w:color="auto"/>
        <w:bottom w:val="none" w:sz="0" w:space="0" w:color="auto"/>
        <w:right w:val="none" w:sz="0" w:space="0" w:color="auto"/>
      </w:divBdr>
    </w:div>
    <w:div w:id="1093820045">
      <w:bodyDiv w:val="1"/>
      <w:marLeft w:val="0"/>
      <w:marRight w:val="0"/>
      <w:marTop w:val="0"/>
      <w:marBottom w:val="0"/>
      <w:divBdr>
        <w:top w:val="none" w:sz="0" w:space="0" w:color="auto"/>
        <w:left w:val="none" w:sz="0" w:space="0" w:color="auto"/>
        <w:bottom w:val="none" w:sz="0" w:space="0" w:color="auto"/>
        <w:right w:val="none" w:sz="0" w:space="0" w:color="auto"/>
      </w:divBdr>
    </w:div>
    <w:div w:id="1120345561">
      <w:bodyDiv w:val="1"/>
      <w:marLeft w:val="0"/>
      <w:marRight w:val="0"/>
      <w:marTop w:val="0"/>
      <w:marBottom w:val="0"/>
      <w:divBdr>
        <w:top w:val="none" w:sz="0" w:space="0" w:color="auto"/>
        <w:left w:val="none" w:sz="0" w:space="0" w:color="auto"/>
        <w:bottom w:val="none" w:sz="0" w:space="0" w:color="auto"/>
        <w:right w:val="none" w:sz="0" w:space="0" w:color="auto"/>
      </w:divBdr>
    </w:div>
    <w:div w:id="1237324045">
      <w:bodyDiv w:val="1"/>
      <w:marLeft w:val="0"/>
      <w:marRight w:val="0"/>
      <w:marTop w:val="0"/>
      <w:marBottom w:val="0"/>
      <w:divBdr>
        <w:top w:val="none" w:sz="0" w:space="0" w:color="auto"/>
        <w:left w:val="none" w:sz="0" w:space="0" w:color="auto"/>
        <w:bottom w:val="none" w:sz="0" w:space="0" w:color="auto"/>
        <w:right w:val="none" w:sz="0" w:space="0" w:color="auto"/>
      </w:divBdr>
    </w:div>
    <w:div w:id="1246498331">
      <w:bodyDiv w:val="1"/>
      <w:marLeft w:val="0"/>
      <w:marRight w:val="0"/>
      <w:marTop w:val="0"/>
      <w:marBottom w:val="0"/>
      <w:divBdr>
        <w:top w:val="none" w:sz="0" w:space="0" w:color="auto"/>
        <w:left w:val="none" w:sz="0" w:space="0" w:color="auto"/>
        <w:bottom w:val="none" w:sz="0" w:space="0" w:color="auto"/>
        <w:right w:val="none" w:sz="0" w:space="0" w:color="auto"/>
      </w:divBdr>
    </w:div>
    <w:div w:id="1251501410">
      <w:bodyDiv w:val="1"/>
      <w:marLeft w:val="0"/>
      <w:marRight w:val="0"/>
      <w:marTop w:val="0"/>
      <w:marBottom w:val="0"/>
      <w:divBdr>
        <w:top w:val="none" w:sz="0" w:space="0" w:color="auto"/>
        <w:left w:val="none" w:sz="0" w:space="0" w:color="auto"/>
        <w:bottom w:val="none" w:sz="0" w:space="0" w:color="auto"/>
        <w:right w:val="none" w:sz="0" w:space="0" w:color="auto"/>
      </w:divBdr>
    </w:div>
    <w:div w:id="1255018478">
      <w:bodyDiv w:val="1"/>
      <w:marLeft w:val="0"/>
      <w:marRight w:val="0"/>
      <w:marTop w:val="0"/>
      <w:marBottom w:val="0"/>
      <w:divBdr>
        <w:top w:val="none" w:sz="0" w:space="0" w:color="auto"/>
        <w:left w:val="none" w:sz="0" w:space="0" w:color="auto"/>
        <w:bottom w:val="none" w:sz="0" w:space="0" w:color="auto"/>
        <w:right w:val="none" w:sz="0" w:space="0" w:color="auto"/>
      </w:divBdr>
    </w:div>
    <w:div w:id="1257707896">
      <w:bodyDiv w:val="1"/>
      <w:marLeft w:val="0"/>
      <w:marRight w:val="0"/>
      <w:marTop w:val="0"/>
      <w:marBottom w:val="0"/>
      <w:divBdr>
        <w:top w:val="none" w:sz="0" w:space="0" w:color="auto"/>
        <w:left w:val="none" w:sz="0" w:space="0" w:color="auto"/>
        <w:bottom w:val="none" w:sz="0" w:space="0" w:color="auto"/>
        <w:right w:val="none" w:sz="0" w:space="0" w:color="auto"/>
      </w:divBdr>
    </w:div>
    <w:div w:id="1369795574">
      <w:bodyDiv w:val="1"/>
      <w:marLeft w:val="0"/>
      <w:marRight w:val="0"/>
      <w:marTop w:val="0"/>
      <w:marBottom w:val="0"/>
      <w:divBdr>
        <w:top w:val="none" w:sz="0" w:space="0" w:color="auto"/>
        <w:left w:val="none" w:sz="0" w:space="0" w:color="auto"/>
        <w:bottom w:val="none" w:sz="0" w:space="0" w:color="auto"/>
        <w:right w:val="none" w:sz="0" w:space="0" w:color="auto"/>
      </w:divBdr>
    </w:div>
    <w:div w:id="1391730409">
      <w:bodyDiv w:val="1"/>
      <w:marLeft w:val="0"/>
      <w:marRight w:val="0"/>
      <w:marTop w:val="0"/>
      <w:marBottom w:val="0"/>
      <w:divBdr>
        <w:top w:val="none" w:sz="0" w:space="0" w:color="auto"/>
        <w:left w:val="none" w:sz="0" w:space="0" w:color="auto"/>
        <w:bottom w:val="none" w:sz="0" w:space="0" w:color="auto"/>
        <w:right w:val="none" w:sz="0" w:space="0" w:color="auto"/>
      </w:divBdr>
    </w:div>
    <w:div w:id="1405951012">
      <w:bodyDiv w:val="1"/>
      <w:marLeft w:val="0"/>
      <w:marRight w:val="0"/>
      <w:marTop w:val="0"/>
      <w:marBottom w:val="0"/>
      <w:divBdr>
        <w:top w:val="none" w:sz="0" w:space="0" w:color="auto"/>
        <w:left w:val="none" w:sz="0" w:space="0" w:color="auto"/>
        <w:bottom w:val="none" w:sz="0" w:space="0" w:color="auto"/>
        <w:right w:val="none" w:sz="0" w:space="0" w:color="auto"/>
      </w:divBdr>
    </w:div>
    <w:div w:id="1425763060">
      <w:bodyDiv w:val="1"/>
      <w:marLeft w:val="0"/>
      <w:marRight w:val="0"/>
      <w:marTop w:val="0"/>
      <w:marBottom w:val="0"/>
      <w:divBdr>
        <w:top w:val="none" w:sz="0" w:space="0" w:color="auto"/>
        <w:left w:val="none" w:sz="0" w:space="0" w:color="auto"/>
        <w:bottom w:val="none" w:sz="0" w:space="0" w:color="auto"/>
        <w:right w:val="none" w:sz="0" w:space="0" w:color="auto"/>
      </w:divBdr>
    </w:div>
    <w:div w:id="1436704122">
      <w:bodyDiv w:val="1"/>
      <w:marLeft w:val="0"/>
      <w:marRight w:val="0"/>
      <w:marTop w:val="0"/>
      <w:marBottom w:val="0"/>
      <w:divBdr>
        <w:top w:val="none" w:sz="0" w:space="0" w:color="auto"/>
        <w:left w:val="none" w:sz="0" w:space="0" w:color="auto"/>
        <w:bottom w:val="none" w:sz="0" w:space="0" w:color="auto"/>
        <w:right w:val="none" w:sz="0" w:space="0" w:color="auto"/>
      </w:divBdr>
    </w:div>
    <w:div w:id="1499345636">
      <w:bodyDiv w:val="1"/>
      <w:marLeft w:val="0"/>
      <w:marRight w:val="0"/>
      <w:marTop w:val="0"/>
      <w:marBottom w:val="0"/>
      <w:divBdr>
        <w:top w:val="none" w:sz="0" w:space="0" w:color="auto"/>
        <w:left w:val="none" w:sz="0" w:space="0" w:color="auto"/>
        <w:bottom w:val="none" w:sz="0" w:space="0" w:color="auto"/>
        <w:right w:val="none" w:sz="0" w:space="0" w:color="auto"/>
      </w:divBdr>
    </w:div>
    <w:div w:id="1516263614">
      <w:bodyDiv w:val="1"/>
      <w:marLeft w:val="0"/>
      <w:marRight w:val="0"/>
      <w:marTop w:val="0"/>
      <w:marBottom w:val="0"/>
      <w:divBdr>
        <w:top w:val="none" w:sz="0" w:space="0" w:color="auto"/>
        <w:left w:val="none" w:sz="0" w:space="0" w:color="auto"/>
        <w:bottom w:val="none" w:sz="0" w:space="0" w:color="auto"/>
        <w:right w:val="none" w:sz="0" w:space="0" w:color="auto"/>
      </w:divBdr>
    </w:div>
    <w:div w:id="1522938139">
      <w:bodyDiv w:val="1"/>
      <w:marLeft w:val="0"/>
      <w:marRight w:val="0"/>
      <w:marTop w:val="0"/>
      <w:marBottom w:val="0"/>
      <w:divBdr>
        <w:top w:val="none" w:sz="0" w:space="0" w:color="auto"/>
        <w:left w:val="none" w:sz="0" w:space="0" w:color="auto"/>
        <w:bottom w:val="none" w:sz="0" w:space="0" w:color="auto"/>
        <w:right w:val="none" w:sz="0" w:space="0" w:color="auto"/>
      </w:divBdr>
    </w:div>
    <w:div w:id="1596746629">
      <w:bodyDiv w:val="1"/>
      <w:marLeft w:val="0"/>
      <w:marRight w:val="0"/>
      <w:marTop w:val="0"/>
      <w:marBottom w:val="0"/>
      <w:divBdr>
        <w:top w:val="none" w:sz="0" w:space="0" w:color="auto"/>
        <w:left w:val="none" w:sz="0" w:space="0" w:color="auto"/>
        <w:bottom w:val="none" w:sz="0" w:space="0" w:color="auto"/>
        <w:right w:val="none" w:sz="0" w:space="0" w:color="auto"/>
      </w:divBdr>
    </w:div>
    <w:div w:id="1650984231">
      <w:bodyDiv w:val="1"/>
      <w:marLeft w:val="0"/>
      <w:marRight w:val="0"/>
      <w:marTop w:val="0"/>
      <w:marBottom w:val="0"/>
      <w:divBdr>
        <w:top w:val="none" w:sz="0" w:space="0" w:color="auto"/>
        <w:left w:val="none" w:sz="0" w:space="0" w:color="auto"/>
        <w:bottom w:val="none" w:sz="0" w:space="0" w:color="auto"/>
        <w:right w:val="none" w:sz="0" w:space="0" w:color="auto"/>
      </w:divBdr>
    </w:div>
    <w:div w:id="1667629152">
      <w:bodyDiv w:val="1"/>
      <w:marLeft w:val="0"/>
      <w:marRight w:val="0"/>
      <w:marTop w:val="0"/>
      <w:marBottom w:val="0"/>
      <w:divBdr>
        <w:top w:val="none" w:sz="0" w:space="0" w:color="auto"/>
        <w:left w:val="none" w:sz="0" w:space="0" w:color="auto"/>
        <w:bottom w:val="none" w:sz="0" w:space="0" w:color="auto"/>
        <w:right w:val="none" w:sz="0" w:space="0" w:color="auto"/>
      </w:divBdr>
    </w:div>
    <w:div w:id="1717389881">
      <w:bodyDiv w:val="1"/>
      <w:marLeft w:val="0"/>
      <w:marRight w:val="0"/>
      <w:marTop w:val="0"/>
      <w:marBottom w:val="0"/>
      <w:divBdr>
        <w:top w:val="none" w:sz="0" w:space="0" w:color="auto"/>
        <w:left w:val="none" w:sz="0" w:space="0" w:color="auto"/>
        <w:bottom w:val="none" w:sz="0" w:space="0" w:color="auto"/>
        <w:right w:val="none" w:sz="0" w:space="0" w:color="auto"/>
      </w:divBdr>
    </w:div>
    <w:div w:id="1717847330">
      <w:bodyDiv w:val="1"/>
      <w:marLeft w:val="0"/>
      <w:marRight w:val="0"/>
      <w:marTop w:val="0"/>
      <w:marBottom w:val="0"/>
      <w:divBdr>
        <w:top w:val="none" w:sz="0" w:space="0" w:color="auto"/>
        <w:left w:val="none" w:sz="0" w:space="0" w:color="auto"/>
        <w:bottom w:val="none" w:sz="0" w:space="0" w:color="auto"/>
        <w:right w:val="none" w:sz="0" w:space="0" w:color="auto"/>
      </w:divBdr>
    </w:div>
    <w:div w:id="1726417155">
      <w:bodyDiv w:val="1"/>
      <w:marLeft w:val="0"/>
      <w:marRight w:val="0"/>
      <w:marTop w:val="0"/>
      <w:marBottom w:val="0"/>
      <w:divBdr>
        <w:top w:val="none" w:sz="0" w:space="0" w:color="auto"/>
        <w:left w:val="none" w:sz="0" w:space="0" w:color="auto"/>
        <w:bottom w:val="none" w:sz="0" w:space="0" w:color="auto"/>
        <w:right w:val="none" w:sz="0" w:space="0" w:color="auto"/>
      </w:divBdr>
    </w:div>
    <w:div w:id="1745254193">
      <w:bodyDiv w:val="1"/>
      <w:marLeft w:val="0"/>
      <w:marRight w:val="0"/>
      <w:marTop w:val="0"/>
      <w:marBottom w:val="0"/>
      <w:divBdr>
        <w:top w:val="none" w:sz="0" w:space="0" w:color="auto"/>
        <w:left w:val="none" w:sz="0" w:space="0" w:color="auto"/>
        <w:bottom w:val="none" w:sz="0" w:space="0" w:color="auto"/>
        <w:right w:val="none" w:sz="0" w:space="0" w:color="auto"/>
      </w:divBdr>
    </w:div>
    <w:div w:id="1776705242">
      <w:bodyDiv w:val="1"/>
      <w:marLeft w:val="0"/>
      <w:marRight w:val="0"/>
      <w:marTop w:val="0"/>
      <w:marBottom w:val="0"/>
      <w:divBdr>
        <w:top w:val="none" w:sz="0" w:space="0" w:color="auto"/>
        <w:left w:val="none" w:sz="0" w:space="0" w:color="auto"/>
        <w:bottom w:val="none" w:sz="0" w:space="0" w:color="auto"/>
        <w:right w:val="none" w:sz="0" w:space="0" w:color="auto"/>
      </w:divBdr>
    </w:div>
    <w:div w:id="1833107699">
      <w:bodyDiv w:val="1"/>
      <w:marLeft w:val="0"/>
      <w:marRight w:val="0"/>
      <w:marTop w:val="0"/>
      <w:marBottom w:val="0"/>
      <w:divBdr>
        <w:top w:val="none" w:sz="0" w:space="0" w:color="auto"/>
        <w:left w:val="none" w:sz="0" w:space="0" w:color="auto"/>
        <w:bottom w:val="none" w:sz="0" w:space="0" w:color="auto"/>
        <w:right w:val="none" w:sz="0" w:space="0" w:color="auto"/>
      </w:divBdr>
    </w:div>
    <w:div w:id="1855922864">
      <w:bodyDiv w:val="1"/>
      <w:marLeft w:val="0"/>
      <w:marRight w:val="0"/>
      <w:marTop w:val="0"/>
      <w:marBottom w:val="0"/>
      <w:divBdr>
        <w:top w:val="none" w:sz="0" w:space="0" w:color="auto"/>
        <w:left w:val="none" w:sz="0" w:space="0" w:color="auto"/>
        <w:bottom w:val="none" w:sz="0" w:space="0" w:color="auto"/>
        <w:right w:val="none" w:sz="0" w:space="0" w:color="auto"/>
      </w:divBdr>
    </w:div>
    <w:div w:id="1924607941">
      <w:bodyDiv w:val="1"/>
      <w:marLeft w:val="0"/>
      <w:marRight w:val="0"/>
      <w:marTop w:val="0"/>
      <w:marBottom w:val="0"/>
      <w:divBdr>
        <w:top w:val="none" w:sz="0" w:space="0" w:color="auto"/>
        <w:left w:val="none" w:sz="0" w:space="0" w:color="auto"/>
        <w:bottom w:val="none" w:sz="0" w:space="0" w:color="auto"/>
        <w:right w:val="none" w:sz="0" w:space="0" w:color="auto"/>
      </w:divBdr>
    </w:div>
    <w:div w:id="1943949114">
      <w:bodyDiv w:val="1"/>
      <w:marLeft w:val="0"/>
      <w:marRight w:val="0"/>
      <w:marTop w:val="0"/>
      <w:marBottom w:val="0"/>
      <w:divBdr>
        <w:top w:val="none" w:sz="0" w:space="0" w:color="auto"/>
        <w:left w:val="none" w:sz="0" w:space="0" w:color="auto"/>
        <w:bottom w:val="none" w:sz="0" w:space="0" w:color="auto"/>
        <w:right w:val="none" w:sz="0" w:space="0" w:color="auto"/>
      </w:divBdr>
    </w:div>
    <w:div w:id="1951693653">
      <w:bodyDiv w:val="1"/>
      <w:marLeft w:val="0"/>
      <w:marRight w:val="0"/>
      <w:marTop w:val="0"/>
      <w:marBottom w:val="0"/>
      <w:divBdr>
        <w:top w:val="none" w:sz="0" w:space="0" w:color="auto"/>
        <w:left w:val="none" w:sz="0" w:space="0" w:color="auto"/>
        <w:bottom w:val="none" w:sz="0" w:space="0" w:color="auto"/>
        <w:right w:val="none" w:sz="0" w:space="0" w:color="auto"/>
      </w:divBdr>
    </w:div>
    <w:div w:id="1981839880">
      <w:bodyDiv w:val="1"/>
      <w:marLeft w:val="0"/>
      <w:marRight w:val="0"/>
      <w:marTop w:val="0"/>
      <w:marBottom w:val="0"/>
      <w:divBdr>
        <w:top w:val="none" w:sz="0" w:space="0" w:color="auto"/>
        <w:left w:val="none" w:sz="0" w:space="0" w:color="auto"/>
        <w:bottom w:val="none" w:sz="0" w:space="0" w:color="auto"/>
        <w:right w:val="none" w:sz="0" w:space="0" w:color="auto"/>
      </w:divBdr>
    </w:div>
    <w:div w:id="1996108076">
      <w:bodyDiv w:val="1"/>
      <w:marLeft w:val="0"/>
      <w:marRight w:val="0"/>
      <w:marTop w:val="0"/>
      <w:marBottom w:val="0"/>
      <w:divBdr>
        <w:top w:val="none" w:sz="0" w:space="0" w:color="auto"/>
        <w:left w:val="none" w:sz="0" w:space="0" w:color="auto"/>
        <w:bottom w:val="none" w:sz="0" w:space="0" w:color="auto"/>
        <w:right w:val="none" w:sz="0" w:space="0" w:color="auto"/>
      </w:divBdr>
    </w:div>
    <w:div w:id="1999651794">
      <w:bodyDiv w:val="1"/>
      <w:marLeft w:val="0"/>
      <w:marRight w:val="0"/>
      <w:marTop w:val="0"/>
      <w:marBottom w:val="0"/>
      <w:divBdr>
        <w:top w:val="none" w:sz="0" w:space="0" w:color="auto"/>
        <w:left w:val="none" w:sz="0" w:space="0" w:color="auto"/>
        <w:bottom w:val="none" w:sz="0" w:space="0" w:color="auto"/>
        <w:right w:val="none" w:sz="0" w:space="0" w:color="auto"/>
      </w:divBdr>
    </w:div>
    <w:div w:id="2000452973">
      <w:bodyDiv w:val="1"/>
      <w:marLeft w:val="0"/>
      <w:marRight w:val="0"/>
      <w:marTop w:val="0"/>
      <w:marBottom w:val="0"/>
      <w:divBdr>
        <w:top w:val="none" w:sz="0" w:space="0" w:color="auto"/>
        <w:left w:val="none" w:sz="0" w:space="0" w:color="auto"/>
        <w:bottom w:val="none" w:sz="0" w:space="0" w:color="auto"/>
        <w:right w:val="none" w:sz="0" w:space="0" w:color="auto"/>
      </w:divBdr>
    </w:div>
    <w:div w:id="2045203454">
      <w:bodyDiv w:val="1"/>
      <w:marLeft w:val="0"/>
      <w:marRight w:val="0"/>
      <w:marTop w:val="0"/>
      <w:marBottom w:val="0"/>
      <w:divBdr>
        <w:top w:val="none" w:sz="0" w:space="0" w:color="auto"/>
        <w:left w:val="none" w:sz="0" w:space="0" w:color="auto"/>
        <w:bottom w:val="none" w:sz="0" w:space="0" w:color="auto"/>
        <w:right w:val="none" w:sz="0" w:space="0" w:color="auto"/>
      </w:divBdr>
    </w:div>
    <w:div w:id="2046981714">
      <w:bodyDiv w:val="1"/>
      <w:marLeft w:val="0"/>
      <w:marRight w:val="0"/>
      <w:marTop w:val="0"/>
      <w:marBottom w:val="0"/>
      <w:divBdr>
        <w:top w:val="none" w:sz="0" w:space="0" w:color="auto"/>
        <w:left w:val="none" w:sz="0" w:space="0" w:color="auto"/>
        <w:bottom w:val="none" w:sz="0" w:space="0" w:color="auto"/>
        <w:right w:val="none" w:sz="0" w:space="0" w:color="auto"/>
      </w:divBdr>
    </w:div>
    <w:div w:id="2091848610">
      <w:bodyDiv w:val="1"/>
      <w:marLeft w:val="0"/>
      <w:marRight w:val="0"/>
      <w:marTop w:val="0"/>
      <w:marBottom w:val="0"/>
      <w:divBdr>
        <w:top w:val="none" w:sz="0" w:space="0" w:color="auto"/>
        <w:left w:val="none" w:sz="0" w:space="0" w:color="auto"/>
        <w:bottom w:val="none" w:sz="0" w:space="0" w:color="auto"/>
        <w:right w:val="none" w:sz="0" w:space="0" w:color="auto"/>
      </w:divBdr>
    </w:div>
    <w:div w:id="2096246280">
      <w:bodyDiv w:val="1"/>
      <w:marLeft w:val="0"/>
      <w:marRight w:val="0"/>
      <w:marTop w:val="0"/>
      <w:marBottom w:val="0"/>
      <w:divBdr>
        <w:top w:val="none" w:sz="0" w:space="0" w:color="auto"/>
        <w:left w:val="none" w:sz="0" w:space="0" w:color="auto"/>
        <w:bottom w:val="none" w:sz="0" w:space="0" w:color="auto"/>
        <w:right w:val="none" w:sz="0" w:space="0" w:color="auto"/>
      </w:divBdr>
    </w:div>
    <w:div w:id="2110464624">
      <w:bodyDiv w:val="1"/>
      <w:marLeft w:val="0"/>
      <w:marRight w:val="0"/>
      <w:marTop w:val="0"/>
      <w:marBottom w:val="0"/>
      <w:divBdr>
        <w:top w:val="none" w:sz="0" w:space="0" w:color="auto"/>
        <w:left w:val="none" w:sz="0" w:space="0" w:color="auto"/>
        <w:bottom w:val="none" w:sz="0" w:space="0" w:color="auto"/>
        <w:right w:val="none" w:sz="0" w:space="0" w:color="auto"/>
      </w:divBdr>
    </w:div>
    <w:div w:id="2114666062">
      <w:bodyDiv w:val="1"/>
      <w:marLeft w:val="0"/>
      <w:marRight w:val="0"/>
      <w:marTop w:val="0"/>
      <w:marBottom w:val="0"/>
      <w:divBdr>
        <w:top w:val="none" w:sz="0" w:space="0" w:color="auto"/>
        <w:left w:val="none" w:sz="0" w:space="0" w:color="auto"/>
        <w:bottom w:val="none" w:sz="0" w:space="0" w:color="auto"/>
        <w:right w:val="none" w:sz="0" w:space="0" w:color="auto"/>
      </w:divBdr>
    </w:div>
    <w:div w:id="213524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678EAA-AB18-42DD-B7B6-FA10EC9F2230}">
  <ds:schemaRefs>
    <ds:schemaRef ds:uri="http://schemas.openxmlformats.org/officeDocument/2006/bibliography"/>
  </ds:schemaRefs>
</ds:datastoreItem>
</file>

<file path=customXml/itemProps2.xml><?xml version="1.0" encoding="utf-8"?>
<ds:datastoreItem xmlns:ds="http://schemas.openxmlformats.org/officeDocument/2006/customXml" ds:itemID="{4CB45EC5-8E3A-4D68-A1E8-D308E5205E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A4B39B-1F65-4E10-9089-CBEFC1F88BCC}">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FD0A31DC-F074-41BB-9421-EAD52E5259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20</Pages>
  <Words>3061</Words>
  <Characters>17453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2022 LMCI-ENV-01-E Envelope Component Approach</vt:lpstr>
    </vt:vector>
  </TitlesOfParts>
  <Company/>
  <LinksUpToDate>false</LinksUpToDate>
  <CharactersWithSpaces>20474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LMCI-ENV-01-E Envelope Component Approach</dc:title>
  <dc:subject/>
  <dc:creator>CaliforniaEnergyCommission@caenergy.onmicrosoft.com</dc:creator>
  <cp:keywords/>
  <dc:description/>
  <cp:lastModifiedBy>Geiser, Che@Energy</cp:lastModifiedBy>
  <cp:revision>36</cp:revision>
  <dcterms:created xsi:type="dcterms:W3CDTF">2022-04-08T21:13:00Z</dcterms:created>
  <dcterms:modified xsi:type="dcterms:W3CDTF">2022-05-20T16:29:00Z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