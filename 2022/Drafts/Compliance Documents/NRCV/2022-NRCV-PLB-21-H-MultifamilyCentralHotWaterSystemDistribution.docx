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7B3BA" w14:textId="13252A50" w:rsidR="00140960" w:rsidRDefault="00140960" w:rsidP="0079399B">
      <w:pPr>
        <w:suppressAutoHyphens/>
        <w:spacing w:after="0" w:line="240" w:lineRule="auto"/>
        <w:ind w:left="446"/>
        <w:rPr>
          <w:rFonts w:asciiTheme="minorHAnsi" w:hAnsiTheme="minorHAnsi"/>
          <w:b/>
          <w:sz w:val="20"/>
          <w:szCs w:val="20"/>
        </w:rPr>
      </w:pPr>
    </w:p>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723"/>
        <w:gridCol w:w="3442"/>
        <w:gridCol w:w="6608"/>
      </w:tblGrid>
      <w:tr w:rsidR="002D3CB8" w:rsidRPr="009C3545" w14:paraId="2220F8E4" w14:textId="77777777" w:rsidTr="00547A32">
        <w:trPr>
          <w:trHeight w:val="144"/>
        </w:trPr>
        <w:tc>
          <w:tcPr>
            <w:tcW w:w="10998" w:type="dxa"/>
            <w:gridSpan w:val="3"/>
            <w:tcBorders>
              <w:top w:val="single" w:sz="4" w:space="0" w:color="auto"/>
              <w:bottom w:val="single" w:sz="4" w:space="0" w:color="auto"/>
            </w:tcBorders>
            <w:vAlign w:val="center"/>
          </w:tcPr>
          <w:p w14:paraId="4CBA4CCB"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9C3545">
              <w:rPr>
                <w:rFonts w:asciiTheme="minorHAnsi" w:hAnsiTheme="minorHAnsi" w:cstheme="minorHAnsi"/>
                <w:b/>
                <w:sz w:val="18"/>
                <w:szCs w:val="20"/>
              </w:rPr>
              <w:t>A. General Information</w:t>
            </w:r>
          </w:p>
        </w:tc>
      </w:tr>
      <w:tr w:rsidR="002D3CB8" w:rsidRPr="009C3545" w14:paraId="531577EA" w14:textId="77777777" w:rsidTr="00547A32">
        <w:trPr>
          <w:trHeight w:val="144"/>
        </w:trPr>
        <w:tc>
          <w:tcPr>
            <w:tcW w:w="734" w:type="dxa"/>
            <w:tcBorders>
              <w:top w:val="single" w:sz="4" w:space="0" w:color="auto"/>
              <w:bottom w:val="single" w:sz="4" w:space="0" w:color="auto"/>
              <w:right w:val="single" w:sz="4" w:space="0" w:color="auto"/>
            </w:tcBorders>
            <w:vAlign w:val="center"/>
          </w:tcPr>
          <w:p w14:paraId="65F900F1"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01</w:t>
            </w:r>
          </w:p>
        </w:tc>
        <w:tc>
          <w:tcPr>
            <w:tcW w:w="3514" w:type="dxa"/>
            <w:tcBorders>
              <w:top w:val="single" w:sz="4" w:space="0" w:color="auto"/>
              <w:left w:val="single" w:sz="4" w:space="0" w:color="auto"/>
              <w:bottom w:val="single" w:sz="4" w:space="0" w:color="auto"/>
              <w:right w:val="single" w:sz="4" w:space="0" w:color="auto"/>
            </w:tcBorders>
            <w:vAlign w:val="center"/>
          </w:tcPr>
          <w:p w14:paraId="1CA60DA5" w14:textId="40DA935C" w:rsidR="002D3CB8" w:rsidRPr="009C3545" w:rsidRDefault="008A15E5">
            <w:pPr>
              <w:keepNext/>
              <w:tabs>
                <w:tab w:val="left" w:pos="2160"/>
                <w:tab w:val="left" w:pos="2700"/>
                <w:tab w:val="left" w:pos="3420"/>
                <w:tab w:val="left" w:pos="3780"/>
                <w:tab w:val="left" w:pos="5760"/>
                <w:tab w:val="left" w:pos="7212"/>
              </w:tabs>
              <w:spacing w:after="0" w:line="240" w:lineRule="exact"/>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Building</w:t>
            </w:r>
            <w:r w:rsidR="002D3CB8" w:rsidRPr="009C3545">
              <w:rPr>
                <w:rFonts w:asciiTheme="minorHAnsi" w:eastAsia="Times New Roman" w:hAnsiTheme="minorHAnsi" w:cstheme="minorHAnsi"/>
                <w:sz w:val="18"/>
                <w:szCs w:val="20"/>
              </w:rPr>
              <w:t xml:space="preserve"> Name</w:t>
            </w:r>
          </w:p>
        </w:tc>
        <w:tc>
          <w:tcPr>
            <w:tcW w:w="6750" w:type="dxa"/>
            <w:tcBorders>
              <w:top w:val="single" w:sz="4" w:space="0" w:color="auto"/>
              <w:left w:val="single" w:sz="4" w:space="0" w:color="auto"/>
              <w:bottom w:val="single" w:sz="4" w:space="0" w:color="auto"/>
            </w:tcBorders>
            <w:vAlign w:val="center"/>
          </w:tcPr>
          <w:p w14:paraId="29664298"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r>
    </w:tbl>
    <w:p w14:paraId="4EF340B6" w14:textId="51818E5A" w:rsidR="00A301CC" w:rsidRPr="009C3545" w:rsidDel="0015370F" w:rsidRDefault="00A301CC" w:rsidP="0079399B">
      <w:pPr>
        <w:suppressAutoHyphens/>
        <w:spacing w:after="0" w:line="240" w:lineRule="auto"/>
        <w:ind w:left="446"/>
        <w:rPr>
          <w:del w:id="0" w:author="Alhabibi, Haider@Energy" w:date="2022-01-26T19:31:00Z"/>
          <w:rFonts w:asciiTheme="minorHAnsi" w:hAnsiTheme="minorHAnsi" w:cstheme="minorHAnsi"/>
          <w:b/>
          <w:sz w:val="18"/>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45"/>
        <w:gridCol w:w="909"/>
        <w:gridCol w:w="793"/>
        <w:gridCol w:w="882"/>
        <w:gridCol w:w="882"/>
        <w:gridCol w:w="707"/>
        <w:gridCol w:w="707"/>
        <w:gridCol w:w="794"/>
        <w:gridCol w:w="1057"/>
        <w:gridCol w:w="1057"/>
        <w:gridCol w:w="882"/>
        <w:gridCol w:w="1062"/>
      </w:tblGrid>
      <w:tr w:rsidR="002D3CB8" w:rsidRPr="009C3545" w14:paraId="3550C889" w14:textId="77777777" w:rsidTr="00001C88">
        <w:trPr>
          <w:cantSplit/>
          <w:trHeight w:val="144"/>
        </w:trPr>
        <w:tc>
          <w:tcPr>
            <w:tcW w:w="11003" w:type="dxa"/>
            <w:gridSpan w:val="12"/>
            <w:tcBorders>
              <w:top w:val="single" w:sz="4" w:space="0" w:color="auto"/>
              <w:left w:val="single" w:sz="4" w:space="0" w:color="auto"/>
              <w:bottom w:val="single" w:sz="4" w:space="0" w:color="auto"/>
              <w:right w:val="single" w:sz="4" w:space="0" w:color="auto"/>
            </w:tcBorders>
            <w:vAlign w:val="center"/>
          </w:tcPr>
          <w:p w14:paraId="190BD9F8" w14:textId="46FD1ACB" w:rsidR="002D3CB8" w:rsidRPr="009C3545" w:rsidDel="002232FB" w:rsidRDefault="002D3CB8" w:rsidP="00001C88">
            <w:pPr>
              <w:keepNext/>
              <w:tabs>
                <w:tab w:val="left" w:pos="2160"/>
                <w:tab w:val="left" w:pos="2700"/>
                <w:tab w:val="left" w:pos="3420"/>
                <w:tab w:val="left" w:pos="3780"/>
                <w:tab w:val="left" w:pos="5760"/>
                <w:tab w:val="left" w:pos="7212"/>
              </w:tabs>
              <w:spacing w:after="0" w:line="240" w:lineRule="auto"/>
              <w:rPr>
                <w:del w:id="1" w:author="Alhabibi, Haider@Energy" w:date="2022-01-26T14:21:00Z"/>
                <w:rFonts w:asciiTheme="minorHAnsi" w:hAnsiTheme="minorHAnsi" w:cstheme="minorHAnsi"/>
                <w:b/>
                <w:sz w:val="18"/>
                <w:szCs w:val="20"/>
              </w:rPr>
            </w:pPr>
            <w:r w:rsidRPr="009C3545">
              <w:rPr>
                <w:rFonts w:asciiTheme="minorHAnsi" w:hAnsiTheme="minorHAnsi" w:cstheme="minorHAnsi"/>
                <w:b/>
                <w:sz w:val="18"/>
                <w:szCs w:val="20"/>
              </w:rPr>
              <w:t xml:space="preserve">B. Design HERS Verified Central Water Heating Systems Information </w:t>
            </w:r>
            <w:ins w:id="2" w:author="Alhabibi, Haider@Energy" w:date="2022-01-26T14:21:00Z">
              <w:r w:rsidR="002232FB">
                <w:rPr>
                  <w:rFonts w:asciiTheme="minorHAnsi" w:hAnsiTheme="minorHAnsi" w:cstheme="minorHAnsi"/>
                  <w:b/>
                  <w:sz w:val="20"/>
                  <w:szCs w:val="20"/>
                </w:rPr>
                <w:t>(other than HPWH)</w:t>
              </w:r>
            </w:ins>
          </w:p>
          <w:p w14:paraId="76B5BE41" w14:textId="2D5A124E"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20"/>
              </w:rPr>
            </w:pPr>
            <w:r w:rsidRPr="009C3545">
              <w:rPr>
                <w:rFonts w:asciiTheme="minorHAnsi" w:hAnsiTheme="minorHAnsi" w:cstheme="minorHAnsi"/>
                <w:sz w:val="18"/>
                <w:szCs w:val="20"/>
              </w:rPr>
              <w:t xml:space="preserve">This table reports </w:t>
            </w:r>
            <w:ins w:id="3" w:author="Alhabibi, Haider@Energy" w:date="2022-01-26T14:56:00Z">
              <w:r w:rsidR="00243AEA">
                <w:rPr>
                  <w:rFonts w:asciiTheme="minorHAnsi" w:eastAsia="Times New Roman" w:hAnsiTheme="minorHAnsi" w:cstheme="minorHAnsi"/>
                  <w:sz w:val="20"/>
                  <w:szCs w:val="20"/>
                </w:rPr>
                <w:t xml:space="preserve">features of </w:t>
              </w:r>
            </w:ins>
            <w:r w:rsidRPr="009C3545">
              <w:rPr>
                <w:rFonts w:asciiTheme="minorHAnsi" w:hAnsiTheme="minorHAnsi" w:cstheme="minorHAnsi"/>
                <w:sz w:val="18"/>
                <w:szCs w:val="20"/>
              </w:rPr>
              <w:t xml:space="preserve">the water heating system </w:t>
            </w:r>
            <w:del w:id="4" w:author="Alhabibi, Haider@Energy" w:date="2022-01-26T14:56:00Z">
              <w:r w:rsidRPr="009C3545" w:rsidDel="0002437E">
                <w:rPr>
                  <w:rFonts w:asciiTheme="minorHAnsi" w:hAnsiTheme="minorHAnsi" w:cstheme="minorHAnsi"/>
                  <w:sz w:val="18"/>
                  <w:szCs w:val="20"/>
                </w:rPr>
                <w:delText xml:space="preserve">features </w:delText>
              </w:r>
            </w:del>
            <w:ins w:id="5" w:author="Alhabibi, Haider@Energy" w:date="2022-01-26T14:56:00Z">
              <w:r w:rsidR="0002437E">
                <w:rPr>
                  <w:rFonts w:asciiTheme="minorHAnsi" w:eastAsia="Times New Roman" w:hAnsiTheme="minorHAnsi" w:cstheme="minorHAnsi"/>
                  <w:sz w:val="20"/>
                  <w:szCs w:val="20"/>
                </w:rPr>
                <w:t xml:space="preserve">other than </w:t>
              </w:r>
              <w:r w:rsidR="0002437E" w:rsidRPr="00E40C70">
                <w:rPr>
                  <w:rFonts w:asciiTheme="minorHAnsi" w:eastAsia="Times New Roman" w:hAnsiTheme="minorHAnsi" w:cstheme="minorHAnsi"/>
                  <w:b/>
                  <w:bCs/>
                  <w:sz w:val="20"/>
                  <w:szCs w:val="20"/>
                </w:rPr>
                <w:t>HPWH</w:t>
              </w:r>
              <w:r w:rsidR="0002437E">
                <w:rPr>
                  <w:rFonts w:asciiTheme="minorHAnsi" w:eastAsia="Times New Roman" w:hAnsiTheme="minorHAnsi" w:cstheme="minorHAnsi"/>
                  <w:sz w:val="20"/>
                  <w:szCs w:val="20"/>
                </w:rPr>
                <w:t xml:space="preserve"> system</w:t>
              </w:r>
              <w:r w:rsidR="0002437E" w:rsidRPr="00236F4B">
                <w:rPr>
                  <w:rFonts w:asciiTheme="minorHAnsi" w:eastAsia="Times New Roman" w:hAnsiTheme="minorHAnsi" w:cstheme="minorHAnsi"/>
                  <w:sz w:val="18"/>
                  <w:szCs w:val="20"/>
                </w:rPr>
                <w:t xml:space="preserve"> </w:t>
              </w:r>
            </w:ins>
            <w:r w:rsidRPr="009C3545">
              <w:rPr>
                <w:rFonts w:asciiTheme="minorHAnsi" w:hAnsiTheme="minorHAnsi" w:cstheme="minorHAnsi"/>
                <w:sz w:val="18"/>
                <w:szCs w:val="20"/>
              </w:rPr>
              <w:t xml:space="preserve">that were specified on the registered </w:t>
            </w:r>
            <w:del w:id="6" w:author="Tam, Danny@Energy" w:date="2022-02-28T15:45:00Z">
              <w:r w:rsidRPr="009C3545" w:rsidDel="00D11E38">
                <w:rPr>
                  <w:rFonts w:asciiTheme="minorHAnsi" w:hAnsiTheme="minorHAnsi" w:cstheme="minorHAnsi"/>
                  <w:sz w:val="18"/>
                  <w:szCs w:val="20"/>
                </w:rPr>
                <w:delText>CF1R</w:delText>
              </w:r>
            </w:del>
            <w:ins w:id="7" w:author="Tam, Danny@Energy" w:date="2022-02-28T15:45:00Z">
              <w:r w:rsidR="00D11E38">
                <w:rPr>
                  <w:rFonts w:asciiTheme="minorHAnsi" w:hAnsiTheme="minorHAnsi" w:cstheme="minorHAnsi"/>
                  <w:sz w:val="18"/>
                  <w:szCs w:val="20"/>
                </w:rPr>
                <w:t>NRCC</w:t>
              </w:r>
            </w:ins>
            <w:r w:rsidRPr="009C3545">
              <w:rPr>
                <w:rFonts w:asciiTheme="minorHAnsi" w:hAnsiTheme="minorHAnsi" w:cstheme="minorHAnsi"/>
                <w:sz w:val="18"/>
                <w:szCs w:val="20"/>
              </w:rPr>
              <w:t xml:space="preserve"> compliance document for this project.</w:t>
            </w:r>
          </w:p>
        </w:tc>
      </w:tr>
      <w:tr w:rsidR="002D3CB8" w:rsidRPr="009C3545" w14:paraId="6A3A47FC" w14:textId="77777777" w:rsidTr="00547A32">
        <w:trPr>
          <w:cantSplit/>
          <w:trHeight w:val="144"/>
        </w:trPr>
        <w:tc>
          <w:tcPr>
            <w:tcW w:w="1069" w:type="dxa"/>
            <w:tcBorders>
              <w:top w:val="single" w:sz="4" w:space="0" w:color="auto"/>
              <w:left w:val="single" w:sz="4" w:space="0" w:color="auto"/>
              <w:bottom w:val="single" w:sz="4" w:space="0" w:color="auto"/>
              <w:right w:val="single" w:sz="4" w:space="0" w:color="auto"/>
            </w:tcBorders>
            <w:vAlign w:val="center"/>
          </w:tcPr>
          <w:p w14:paraId="772A1299"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01</w:t>
            </w:r>
          </w:p>
        </w:tc>
        <w:tc>
          <w:tcPr>
            <w:tcW w:w="929" w:type="dxa"/>
            <w:tcBorders>
              <w:top w:val="single" w:sz="4" w:space="0" w:color="auto"/>
              <w:left w:val="single" w:sz="4" w:space="0" w:color="auto"/>
              <w:bottom w:val="single" w:sz="4" w:space="0" w:color="auto"/>
              <w:right w:val="single" w:sz="4" w:space="0" w:color="auto"/>
            </w:tcBorders>
            <w:vAlign w:val="center"/>
          </w:tcPr>
          <w:p w14:paraId="241867D4"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02</w:t>
            </w:r>
          </w:p>
        </w:tc>
        <w:tc>
          <w:tcPr>
            <w:tcW w:w="810" w:type="dxa"/>
            <w:tcBorders>
              <w:top w:val="single" w:sz="4" w:space="0" w:color="auto"/>
              <w:left w:val="single" w:sz="4" w:space="0" w:color="auto"/>
              <w:bottom w:val="single" w:sz="4" w:space="0" w:color="auto"/>
              <w:right w:val="single" w:sz="4" w:space="0" w:color="auto"/>
            </w:tcBorders>
            <w:vAlign w:val="center"/>
          </w:tcPr>
          <w:p w14:paraId="5753E763"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03</w:t>
            </w:r>
          </w:p>
        </w:tc>
        <w:tc>
          <w:tcPr>
            <w:tcW w:w="900" w:type="dxa"/>
            <w:tcBorders>
              <w:top w:val="single" w:sz="4" w:space="0" w:color="auto"/>
              <w:left w:val="single" w:sz="4" w:space="0" w:color="auto"/>
              <w:bottom w:val="single" w:sz="4" w:space="0" w:color="auto"/>
              <w:right w:val="single" w:sz="4" w:space="0" w:color="auto"/>
            </w:tcBorders>
            <w:vAlign w:val="center"/>
          </w:tcPr>
          <w:p w14:paraId="48E0A3B8"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04</w:t>
            </w:r>
          </w:p>
        </w:tc>
        <w:tc>
          <w:tcPr>
            <w:tcW w:w="900" w:type="dxa"/>
            <w:tcBorders>
              <w:top w:val="single" w:sz="4" w:space="0" w:color="auto"/>
              <w:left w:val="single" w:sz="4" w:space="0" w:color="auto"/>
              <w:bottom w:val="single" w:sz="4" w:space="0" w:color="auto"/>
              <w:right w:val="single" w:sz="4" w:space="0" w:color="auto"/>
            </w:tcBorders>
            <w:vAlign w:val="center"/>
          </w:tcPr>
          <w:p w14:paraId="6CF5B31E"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05</w:t>
            </w:r>
          </w:p>
        </w:tc>
        <w:tc>
          <w:tcPr>
            <w:tcW w:w="720" w:type="dxa"/>
            <w:tcBorders>
              <w:top w:val="single" w:sz="4" w:space="0" w:color="auto"/>
              <w:left w:val="single" w:sz="4" w:space="0" w:color="auto"/>
              <w:bottom w:val="single" w:sz="4" w:space="0" w:color="auto"/>
              <w:right w:val="single" w:sz="4" w:space="0" w:color="auto"/>
            </w:tcBorders>
            <w:vAlign w:val="center"/>
          </w:tcPr>
          <w:p w14:paraId="28E5679B"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06</w:t>
            </w:r>
          </w:p>
        </w:tc>
        <w:tc>
          <w:tcPr>
            <w:tcW w:w="720" w:type="dxa"/>
            <w:tcBorders>
              <w:top w:val="single" w:sz="4" w:space="0" w:color="auto"/>
              <w:left w:val="single" w:sz="4" w:space="0" w:color="auto"/>
              <w:bottom w:val="single" w:sz="4" w:space="0" w:color="auto"/>
              <w:right w:val="single" w:sz="4" w:space="0" w:color="auto"/>
            </w:tcBorders>
            <w:vAlign w:val="center"/>
          </w:tcPr>
          <w:p w14:paraId="03C479C2"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07</w:t>
            </w:r>
          </w:p>
        </w:tc>
        <w:tc>
          <w:tcPr>
            <w:tcW w:w="810" w:type="dxa"/>
            <w:tcBorders>
              <w:top w:val="single" w:sz="4" w:space="0" w:color="auto"/>
              <w:left w:val="single" w:sz="4" w:space="0" w:color="auto"/>
              <w:bottom w:val="single" w:sz="4" w:space="0" w:color="auto"/>
              <w:right w:val="single" w:sz="4" w:space="0" w:color="auto"/>
            </w:tcBorders>
            <w:vAlign w:val="center"/>
          </w:tcPr>
          <w:p w14:paraId="237FAFCA"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08</w:t>
            </w:r>
          </w:p>
        </w:tc>
        <w:tc>
          <w:tcPr>
            <w:tcW w:w="1080" w:type="dxa"/>
            <w:tcBorders>
              <w:top w:val="single" w:sz="4" w:space="0" w:color="auto"/>
              <w:left w:val="single" w:sz="4" w:space="0" w:color="auto"/>
              <w:bottom w:val="single" w:sz="4" w:space="0" w:color="auto"/>
              <w:right w:val="single" w:sz="4" w:space="0" w:color="auto"/>
            </w:tcBorders>
            <w:vAlign w:val="center"/>
          </w:tcPr>
          <w:p w14:paraId="7487A794"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09</w:t>
            </w:r>
          </w:p>
        </w:tc>
        <w:tc>
          <w:tcPr>
            <w:tcW w:w="1080" w:type="dxa"/>
            <w:tcBorders>
              <w:top w:val="single" w:sz="4" w:space="0" w:color="auto"/>
              <w:left w:val="single" w:sz="4" w:space="0" w:color="auto"/>
              <w:bottom w:val="single" w:sz="4" w:space="0" w:color="auto"/>
              <w:right w:val="single" w:sz="4" w:space="0" w:color="auto"/>
            </w:tcBorders>
            <w:vAlign w:val="center"/>
          </w:tcPr>
          <w:p w14:paraId="1334D8BF"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10</w:t>
            </w:r>
          </w:p>
        </w:tc>
        <w:tc>
          <w:tcPr>
            <w:tcW w:w="900" w:type="dxa"/>
            <w:tcBorders>
              <w:top w:val="single" w:sz="4" w:space="0" w:color="auto"/>
              <w:left w:val="single" w:sz="4" w:space="0" w:color="auto"/>
              <w:bottom w:val="single" w:sz="4" w:space="0" w:color="auto"/>
              <w:right w:val="single" w:sz="4" w:space="0" w:color="auto"/>
            </w:tcBorders>
            <w:vAlign w:val="center"/>
          </w:tcPr>
          <w:p w14:paraId="6D6BD427"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11</w:t>
            </w:r>
          </w:p>
        </w:tc>
        <w:tc>
          <w:tcPr>
            <w:tcW w:w="1085" w:type="dxa"/>
            <w:tcBorders>
              <w:top w:val="single" w:sz="4" w:space="0" w:color="auto"/>
              <w:left w:val="single" w:sz="4" w:space="0" w:color="auto"/>
              <w:bottom w:val="single" w:sz="4" w:space="0" w:color="auto"/>
              <w:right w:val="single" w:sz="4" w:space="0" w:color="auto"/>
            </w:tcBorders>
            <w:vAlign w:val="center"/>
          </w:tcPr>
          <w:p w14:paraId="5CB6C1EB"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12</w:t>
            </w:r>
          </w:p>
        </w:tc>
      </w:tr>
      <w:tr w:rsidR="002D3CB8" w:rsidRPr="009C3545" w14:paraId="0D9F4301" w14:textId="77777777" w:rsidTr="00547A32">
        <w:trPr>
          <w:cantSplit/>
          <w:trHeight w:val="144"/>
        </w:trPr>
        <w:tc>
          <w:tcPr>
            <w:tcW w:w="1069" w:type="dxa"/>
            <w:tcBorders>
              <w:top w:val="single" w:sz="4" w:space="0" w:color="auto"/>
              <w:left w:val="single" w:sz="4" w:space="0" w:color="auto"/>
              <w:bottom w:val="single" w:sz="4" w:space="0" w:color="auto"/>
              <w:right w:val="single" w:sz="4" w:space="0" w:color="auto"/>
            </w:tcBorders>
            <w:vAlign w:val="bottom"/>
          </w:tcPr>
          <w:p w14:paraId="58E872CD"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Water Heating System ID or Name</w:t>
            </w:r>
          </w:p>
        </w:tc>
        <w:tc>
          <w:tcPr>
            <w:tcW w:w="929" w:type="dxa"/>
            <w:tcBorders>
              <w:top w:val="single" w:sz="4" w:space="0" w:color="auto"/>
              <w:left w:val="single" w:sz="4" w:space="0" w:color="auto"/>
              <w:bottom w:val="single" w:sz="4" w:space="0" w:color="auto"/>
              <w:right w:val="single" w:sz="4" w:space="0" w:color="auto"/>
            </w:tcBorders>
            <w:vAlign w:val="bottom"/>
          </w:tcPr>
          <w:p w14:paraId="6888FDA9"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 Water Heating System Type</w:t>
            </w:r>
          </w:p>
        </w:tc>
        <w:tc>
          <w:tcPr>
            <w:tcW w:w="810" w:type="dxa"/>
            <w:tcBorders>
              <w:top w:val="single" w:sz="4" w:space="0" w:color="auto"/>
              <w:left w:val="single" w:sz="4" w:space="0" w:color="auto"/>
              <w:bottom w:val="single" w:sz="4" w:space="0" w:color="auto"/>
              <w:right w:val="single" w:sz="4" w:space="0" w:color="auto"/>
            </w:tcBorders>
            <w:vAlign w:val="bottom"/>
          </w:tcPr>
          <w:p w14:paraId="6A781867"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Water Heater Type</w:t>
            </w:r>
          </w:p>
        </w:tc>
        <w:tc>
          <w:tcPr>
            <w:tcW w:w="900" w:type="dxa"/>
            <w:tcBorders>
              <w:top w:val="single" w:sz="4" w:space="0" w:color="auto"/>
              <w:left w:val="single" w:sz="4" w:space="0" w:color="auto"/>
              <w:bottom w:val="single" w:sz="4" w:space="0" w:color="auto"/>
              <w:right w:val="single" w:sz="4" w:space="0" w:color="auto"/>
            </w:tcBorders>
            <w:vAlign w:val="bottom"/>
          </w:tcPr>
          <w:p w14:paraId="1C4D29B9"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 </w:t>
            </w:r>
            <w:proofErr w:type="gramStart"/>
            <w:r w:rsidRPr="009C3545">
              <w:rPr>
                <w:rFonts w:asciiTheme="minorHAnsi" w:eastAsia="Times New Roman" w:hAnsiTheme="minorHAnsi" w:cstheme="minorHAnsi"/>
                <w:sz w:val="18"/>
                <w:szCs w:val="20"/>
              </w:rPr>
              <w:t>of</w:t>
            </w:r>
            <w:proofErr w:type="gramEnd"/>
            <w:r w:rsidRPr="009C3545">
              <w:rPr>
                <w:rFonts w:asciiTheme="minorHAnsi" w:eastAsia="Times New Roman" w:hAnsiTheme="minorHAnsi" w:cstheme="minorHAnsi"/>
                <w:sz w:val="18"/>
                <w:szCs w:val="20"/>
              </w:rPr>
              <w:t xml:space="preserve"> Water Heaters in System</w:t>
            </w:r>
          </w:p>
        </w:tc>
        <w:tc>
          <w:tcPr>
            <w:tcW w:w="900" w:type="dxa"/>
            <w:tcBorders>
              <w:top w:val="single" w:sz="4" w:space="0" w:color="auto"/>
              <w:left w:val="single" w:sz="4" w:space="0" w:color="auto"/>
              <w:bottom w:val="single" w:sz="4" w:space="0" w:color="auto"/>
              <w:right w:val="single" w:sz="4" w:space="0" w:color="auto"/>
            </w:tcBorders>
            <w:vAlign w:val="bottom"/>
          </w:tcPr>
          <w:p w14:paraId="57464CD0"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Water Heater </w:t>
            </w:r>
          </w:p>
          <w:p w14:paraId="3EFDA0A7"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Storage</w:t>
            </w:r>
          </w:p>
          <w:p w14:paraId="2308FF63"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Volume (gal)</w:t>
            </w:r>
          </w:p>
        </w:tc>
        <w:tc>
          <w:tcPr>
            <w:tcW w:w="720" w:type="dxa"/>
            <w:tcBorders>
              <w:top w:val="single" w:sz="4" w:space="0" w:color="auto"/>
              <w:left w:val="single" w:sz="4" w:space="0" w:color="auto"/>
              <w:bottom w:val="single" w:sz="4" w:space="0" w:color="auto"/>
              <w:right w:val="single" w:sz="4" w:space="0" w:color="auto"/>
            </w:tcBorders>
            <w:vAlign w:val="bottom"/>
          </w:tcPr>
          <w:p w14:paraId="2B3A2ED7"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Fuel Type</w:t>
            </w:r>
          </w:p>
        </w:tc>
        <w:tc>
          <w:tcPr>
            <w:tcW w:w="720" w:type="dxa"/>
            <w:tcBorders>
              <w:top w:val="single" w:sz="4" w:space="0" w:color="auto"/>
              <w:left w:val="single" w:sz="4" w:space="0" w:color="auto"/>
              <w:bottom w:val="single" w:sz="4" w:space="0" w:color="auto"/>
              <w:right w:val="single" w:sz="4" w:space="0" w:color="auto"/>
            </w:tcBorders>
            <w:vAlign w:val="bottom"/>
          </w:tcPr>
          <w:p w14:paraId="7223B895"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Rated Input Type</w:t>
            </w:r>
          </w:p>
        </w:tc>
        <w:tc>
          <w:tcPr>
            <w:tcW w:w="810" w:type="dxa"/>
            <w:tcBorders>
              <w:top w:val="single" w:sz="4" w:space="0" w:color="auto"/>
              <w:left w:val="single" w:sz="4" w:space="0" w:color="auto"/>
              <w:bottom w:val="single" w:sz="4" w:space="0" w:color="auto"/>
              <w:right w:val="single" w:sz="4" w:space="0" w:color="auto"/>
            </w:tcBorders>
            <w:vAlign w:val="bottom"/>
          </w:tcPr>
          <w:p w14:paraId="5F6D1B19"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Rated Input Value</w:t>
            </w:r>
          </w:p>
        </w:tc>
        <w:tc>
          <w:tcPr>
            <w:tcW w:w="1080" w:type="dxa"/>
            <w:tcBorders>
              <w:top w:val="single" w:sz="4" w:space="0" w:color="auto"/>
              <w:left w:val="single" w:sz="4" w:space="0" w:color="auto"/>
              <w:bottom w:val="single" w:sz="4" w:space="0" w:color="auto"/>
              <w:right w:val="single" w:sz="4" w:space="0" w:color="auto"/>
            </w:tcBorders>
            <w:vAlign w:val="bottom"/>
          </w:tcPr>
          <w:p w14:paraId="77B5685E"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Heating Efficiency Type</w:t>
            </w:r>
          </w:p>
        </w:tc>
        <w:tc>
          <w:tcPr>
            <w:tcW w:w="1080" w:type="dxa"/>
            <w:tcBorders>
              <w:top w:val="single" w:sz="4" w:space="0" w:color="auto"/>
              <w:left w:val="single" w:sz="4" w:space="0" w:color="auto"/>
              <w:bottom w:val="single" w:sz="4" w:space="0" w:color="auto"/>
              <w:right w:val="single" w:sz="4" w:space="0" w:color="auto"/>
            </w:tcBorders>
            <w:vAlign w:val="bottom"/>
          </w:tcPr>
          <w:p w14:paraId="0571D9A2"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Heating Efficiency Value</w:t>
            </w:r>
          </w:p>
        </w:tc>
        <w:tc>
          <w:tcPr>
            <w:tcW w:w="900" w:type="dxa"/>
            <w:tcBorders>
              <w:top w:val="single" w:sz="4" w:space="0" w:color="auto"/>
              <w:left w:val="single" w:sz="4" w:space="0" w:color="auto"/>
              <w:bottom w:val="single" w:sz="4" w:space="0" w:color="auto"/>
              <w:right w:val="single" w:sz="4" w:space="0" w:color="auto"/>
            </w:tcBorders>
            <w:vAlign w:val="bottom"/>
          </w:tcPr>
          <w:p w14:paraId="7BB6DC83"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Standby Loss </w:t>
            </w:r>
          </w:p>
          <w:p w14:paraId="3136846D"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t>
            </w:r>
          </w:p>
        </w:tc>
        <w:tc>
          <w:tcPr>
            <w:tcW w:w="1085" w:type="dxa"/>
            <w:tcBorders>
              <w:top w:val="single" w:sz="4" w:space="0" w:color="auto"/>
              <w:left w:val="single" w:sz="4" w:space="0" w:color="auto"/>
              <w:bottom w:val="single" w:sz="4" w:space="0" w:color="auto"/>
              <w:right w:val="single" w:sz="4" w:space="0" w:color="auto"/>
            </w:tcBorders>
            <w:vAlign w:val="bottom"/>
          </w:tcPr>
          <w:p w14:paraId="138326BD"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Exterior </w:t>
            </w:r>
            <w:proofErr w:type="spellStart"/>
            <w:r w:rsidRPr="009C3545">
              <w:rPr>
                <w:rFonts w:asciiTheme="minorHAnsi" w:eastAsia="Times New Roman" w:hAnsiTheme="minorHAnsi" w:cstheme="minorHAnsi"/>
                <w:sz w:val="18"/>
                <w:szCs w:val="20"/>
              </w:rPr>
              <w:t>Insul</w:t>
            </w:r>
            <w:proofErr w:type="spellEnd"/>
            <w:r w:rsidRPr="009C3545">
              <w:rPr>
                <w:rFonts w:asciiTheme="minorHAnsi" w:eastAsia="Times New Roman" w:hAnsiTheme="minorHAnsi" w:cstheme="minorHAnsi"/>
                <w:sz w:val="18"/>
                <w:szCs w:val="20"/>
              </w:rPr>
              <w:t xml:space="preserve">. </w:t>
            </w:r>
          </w:p>
          <w:p w14:paraId="2971CBAC"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R-Value</w:t>
            </w:r>
          </w:p>
        </w:tc>
      </w:tr>
      <w:tr w:rsidR="002D3CB8" w:rsidRPr="009C3545" w14:paraId="2EC41F21" w14:textId="77777777" w:rsidTr="00547A32">
        <w:trPr>
          <w:cantSplit/>
          <w:trHeight w:val="144"/>
        </w:trPr>
        <w:tc>
          <w:tcPr>
            <w:tcW w:w="1069" w:type="dxa"/>
            <w:tcBorders>
              <w:top w:val="single" w:sz="4" w:space="0" w:color="auto"/>
              <w:left w:val="single" w:sz="4" w:space="0" w:color="auto"/>
              <w:bottom w:val="single" w:sz="4" w:space="0" w:color="auto"/>
              <w:right w:val="single" w:sz="4" w:space="0" w:color="auto"/>
            </w:tcBorders>
          </w:tcPr>
          <w:p w14:paraId="31DA35B6"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929" w:type="dxa"/>
            <w:tcBorders>
              <w:top w:val="single" w:sz="4" w:space="0" w:color="auto"/>
              <w:left w:val="single" w:sz="4" w:space="0" w:color="auto"/>
              <w:bottom w:val="single" w:sz="4" w:space="0" w:color="auto"/>
              <w:right w:val="single" w:sz="4" w:space="0" w:color="auto"/>
            </w:tcBorders>
          </w:tcPr>
          <w:p w14:paraId="1B4B5160"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810" w:type="dxa"/>
            <w:tcBorders>
              <w:top w:val="single" w:sz="4" w:space="0" w:color="auto"/>
              <w:left w:val="single" w:sz="4" w:space="0" w:color="auto"/>
              <w:bottom w:val="single" w:sz="4" w:space="0" w:color="auto"/>
              <w:right w:val="single" w:sz="4" w:space="0" w:color="auto"/>
            </w:tcBorders>
          </w:tcPr>
          <w:p w14:paraId="337D8394"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900" w:type="dxa"/>
            <w:tcBorders>
              <w:top w:val="single" w:sz="4" w:space="0" w:color="auto"/>
              <w:left w:val="single" w:sz="4" w:space="0" w:color="auto"/>
              <w:bottom w:val="single" w:sz="4" w:space="0" w:color="auto"/>
              <w:right w:val="single" w:sz="4" w:space="0" w:color="auto"/>
            </w:tcBorders>
          </w:tcPr>
          <w:p w14:paraId="712D84FA"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900" w:type="dxa"/>
            <w:tcBorders>
              <w:top w:val="single" w:sz="4" w:space="0" w:color="auto"/>
              <w:left w:val="single" w:sz="4" w:space="0" w:color="auto"/>
              <w:bottom w:val="single" w:sz="4" w:space="0" w:color="auto"/>
              <w:right w:val="single" w:sz="4" w:space="0" w:color="auto"/>
            </w:tcBorders>
          </w:tcPr>
          <w:p w14:paraId="7A535E35"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720" w:type="dxa"/>
            <w:tcBorders>
              <w:top w:val="single" w:sz="4" w:space="0" w:color="auto"/>
              <w:left w:val="single" w:sz="4" w:space="0" w:color="auto"/>
              <w:bottom w:val="single" w:sz="4" w:space="0" w:color="auto"/>
              <w:right w:val="single" w:sz="4" w:space="0" w:color="auto"/>
            </w:tcBorders>
          </w:tcPr>
          <w:p w14:paraId="6B520CF7"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720" w:type="dxa"/>
            <w:tcBorders>
              <w:top w:val="single" w:sz="4" w:space="0" w:color="auto"/>
              <w:left w:val="single" w:sz="4" w:space="0" w:color="auto"/>
              <w:bottom w:val="single" w:sz="4" w:space="0" w:color="auto"/>
              <w:right w:val="single" w:sz="4" w:space="0" w:color="auto"/>
            </w:tcBorders>
          </w:tcPr>
          <w:p w14:paraId="45C8475B"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810" w:type="dxa"/>
            <w:tcBorders>
              <w:top w:val="single" w:sz="4" w:space="0" w:color="auto"/>
              <w:left w:val="single" w:sz="4" w:space="0" w:color="auto"/>
              <w:bottom w:val="single" w:sz="4" w:space="0" w:color="auto"/>
              <w:right w:val="single" w:sz="4" w:space="0" w:color="auto"/>
            </w:tcBorders>
          </w:tcPr>
          <w:p w14:paraId="2F664FFE"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1080" w:type="dxa"/>
            <w:tcBorders>
              <w:top w:val="single" w:sz="4" w:space="0" w:color="auto"/>
              <w:left w:val="single" w:sz="4" w:space="0" w:color="auto"/>
              <w:bottom w:val="single" w:sz="4" w:space="0" w:color="auto"/>
              <w:right w:val="single" w:sz="4" w:space="0" w:color="auto"/>
            </w:tcBorders>
          </w:tcPr>
          <w:p w14:paraId="03178643"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1080" w:type="dxa"/>
            <w:tcBorders>
              <w:top w:val="single" w:sz="4" w:space="0" w:color="auto"/>
              <w:left w:val="single" w:sz="4" w:space="0" w:color="auto"/>
              <w:bottom w:val="single" w:sz="4" w:space="0" w:color="auto"/>
              <w:right w:val="single" w:sz="4" w:space="0" w:color="auto"/>
            </w:tcBorders>
          </w:tcPr>
          <w:p w14:paraId="38867AA7"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900" w:type="dxa"/>
            <w:tcBorders>
              <w:top w:val="single" w:sz="4" w:space="0" w:color="auto"/>
              <w:left w:val="single" w:sz="4" w:space="0" w:color="auto"/>
              <w:bottom w:val="single" w:sz="4" w:space="0" w:color="auto"/>
              <w:right w:val="single" w:sz="4" w:space="0" w:color="auto"/>
            </w:tcBorders>
          </w:tcPr>
          <w:p w14:paraId="1A1C28FF"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1085" w:type="dxa"/>
            <w:tcBorders>
              <w:top w:val="single" w:sz="4" w:space="0" w:color="auto"/>
              <w:left w:val="single" w:sz="4" w:space="0" w:color="auto"/>
              <w:bottom w:val="single" w:sz="4" w:space="0" w:color="auto"/>
              <w:right w:val="single" w:sz="4" w:space="0" w:color="auto"/>
            </w:tcBorders>
          </w:tcPr>
          <w:p w14:paraId="455D7E53"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r>
      <w:tr w:rsidR="002D3CB8" w:rsidRPr="009C3545" w14:paraId="1315DBF8" w14:textId="77777777" w:rsidTr="00547A32">
        <w:trPr>
          <w:cantSplit/>
          <w:trHeight w:val="144"/>
        </w:trPr>
        <w:tc>
          <w:tcPr>
            <w:tcW w:w="1069" w:type="dxa"/>
            <w:tcBorders>
              <w:top w:val="single" w:sz="4" w:space="0" w:color="auto"/>
              <w:left w:val="single" w:sz="4" w:space="0" w:color="auto"/>
              <w:bottom w:val="single" w:sz="4" w:space="0" w:color="auto"/>
              <w:right w:val="single" w:sz="4" w:space="0" w:color="auto"/>
            </w:tcBorders>
            <w:vAlign w:val="center"/>
          </w:tcPr>
          <w:p w14:paraId="34EAFAD3"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929" w:type="dxa"/>
            <w:tcBorders>
              <w:top w:val="single" w:sz="4" w:space="0" w:color="auto"/>
              <w:left w:val="single" w:sz="4" w:space="0" w:color="auto"/>
              <w:bottom w:val="single" w:sz="4" w:space="0" w:color="auto"/>
              <w:right w:val="single" w:sz="4" w:space="0" w:color="auto"/>
            </w:tcBorders>
            <w:vAlign w:val="center"/>
          </w:tcPr>
          <w:p w14:paraId="35A52F38"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1D114486"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3A7E7F9A"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21F21642"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720" w:type="dxa"/>
            <w:tcBorders>
              <w:top w:val="single" w:sz="4" w:space="0" w:color="auto"/>
              <w:left w:val="single" w:sz="4" w:space="0" w:color="auto"/>
              <w:bottom w:val="single" w:sz="4" w:space="0" w:color="auto"/>
              <w:right w:val="single" w:sz="4" w:space="0" w:color="auto"/>
            </w:tcBorders>
            <w:vAlign w:val="center"/>
          </w:tcPr>
          <w:p w14:paraId="5F4C9740"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720" w:type="dxa"/>
            <w:tcBorders>
              <w:top w:val="single" w:sz="4" w:space="0" w:color="auto"/>
              <w:left w:val="single" w:sz="4" w:space="0" w:color="auto"/>
              <w:bottom w:val="single" w:sz="4" w:space="0" w:color="auto"/>
              <w:right w:val="single" w:sz="4" w:space="0" w:color="auto"/>
            </w:tcBorders>
            <w:vAlign w:val="center"/>
          </w:tcPr>
          <w:p w14:paraId="185351B6"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4F727654"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75324BBB"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25902F42"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2771C73A"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1085" w:type="dxa"/>
            <w:tcBorders>
              <w:top w:val="single" w:sz="4" w:space="0" w:color="auto"/>
              <w:left w:val="single" w:sz="4" w:space="0" w:color="auto"/>
              <w:bottom w:val="single" w:sz="4" w:space="0" w:color="auto"/>
              <w:right w:val="single" w:sz="4" w:space="0" w:color="auto"/>
            </w:tcBorders>
            <w:vAlign w:val="center"/>
          </w:tcPr>
          <w:p w14:paraId="52F4C427"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r>
    </w:tbl>
    <w:p w14:paraId="2BE6C7E6" w14:textId="4D96A455" w:rsidR="002D3CB8" w:rsidRDefault="002D3CB8" w:rsidP="0079399B">
      <w:pPr>
        <w:suppressAutoHyphens/>
        <w:spacing w:after="0" w:line="240" w:lineRule="auto"/>
        <w:ind w:left="446"/>
        <w:rPr>
          <w:ins w:id="8" w:author="Alhabibi, Haider@Energy" w:date="2022-01-26T19:31:00Z"/>
          <w:rFonts w:asciiTheme="minorHAnsi" w:hAnsiTheme="minorHAnsi" w:cstheme="minorHAnsi"/>
          <w:b/>
          <w:sz w:val="18"/>
          <w:szCs w:val="20"/>
        </w:rPr>
      </w:pPr>
    </w:p>
    <w:tbl>
      <w:tblPr>
        <w:tblStyle w:val="TableGrid"/>
        <w:tblW w:w="5002" w:type="pct"/>
        <w:tblLayout w:type="fixed"/>
        <w:tblLook w:val="04A0" w:firstRow="1" w:lastRow="0" w:firstColumn="1" w:lastColumn="0" w:noHBand="0" w:noVBand="1"/>
      </w:tblPr>
      <w:tblGrid>
        <w:gridCol w:w="874"/>
        <w:gridCol w:w="943"/>
        <w:gridCol w:w="879"/>
        <w:gridCol w:w="879"/>
        <w:gridCol w:w="829"/>
        <w:gridCol w:w="991"/>
        <w:gridCol w:w="900"/>
        <w:gridCol w:w="786"/>
        <w:gridCol w:w="943"/>
        <w:gridCol w:w="971"/>
        <w:gridCol w:w="810"/>
        <w:gridCol w:w="989"/>
        <w:tblGridChange w:id="9">
          <w:tblGrid>
            <w:gridCol w:w="874"/>
            <w:gridCol w:w="943"/>
            <w:gridCol w:w="879"/>
            <w:gridCol w:w="879"/>
            <w:gridCol w:w="740"/>
            <w:gridCol w:w="89"/>
            <w:gridCol w:w="926"/>
            <w:gridCol w:w="65"/>
            <w:gridCol w:w="745"/>
            <w:gridCol w:w="155"/>
            <w:gridCol w:w="786"/>
            <w:gridCol w:w="2"/>
            <w:gridCol w:w="941"/>
            <w:gridCol w:w="2"/>
            <w:gridCol w:w="877"/>
            <w:gridCol w:w="2"/>
            <w:gridCol w:w="805"/>
            <w:gridCol w:w="2"/>
            <w:gridCol w:w="1082"/>
          </w:tblGrid>
        </w:tblGridChange>
      </w:tblGrid>
      <w:tr w:rsidR="008A7FC2" w:rsidRPr="00C071B0" w14:paraId="791734C3" w14:textId="77777777" w:rsidTr="009A4623">
        <w:trPr>
          <w:ins w:id="10" w:author="Alhabibi, Haider@Energy" w:date="2022-01-26T19:34:00Z"/>
        </w:trPr>
        <w:tc>
          <w:tcPr>
            <w:tcW w:w="5000" w:type="pct"/>
            <w:gridSpan w:val="12"/>
          </w:tcPr>
          <w:p w14:paraId="6343F31F" w14:textId="0BF272F1" w:rsidR="008A7FC2" w:rsidRPr="00405CF9" w:rsidRDefault="00A03A6C" w:rsidP="009A4623">
            <w:pPr>
              <w:spacing w:after="0"/>
              <w:rPr>
                <w:ins w:id="11" w:author="Alhabibi, Haider@Energy" w:date="2022-01-26T19:34:00Z"/>
                <w:rFonts w:cstheme="minorHAnsi"/>
                <w:b/>
                <w:sz w:val="20"/>
                <w:szCs w:val="20"/>
              </w:rPr>
            </w:pPr>
            <w:ins w:id="12" w:author="Alhabibi, Haider@Energy" w:date="2022-01-26T19:34:00Z">
              <w:r>
                <w:rPr>
                  <w:rFonts w:cstheme="minorHAnsi"/>
                  <w:b/>
                  <w:sz w:val="20"/>
                  <w:szCs w:val="20"/>
                </w:rPr>
                <w:t>B2</w:t>
              </w:r>
              <w:r w:rsidR="008A7FC2" w:rsidRPr="00405CF9">
                <w:rPr>
                  <w:rFonts w:cstheme="minorHAnsi"/>
                  <w:b/>
                  <w:sz w:val="20"/>
                  <w:szCs w:val="20"/>
                </w:rPr>
                <w:t>.</w:t>
              </w:r>
              <w:r w:rsidR="008A7FC2">
                <w:rPr>
                  <w:rFonts w:cstheme="minorHAnsi"/>
                  <w:b/>
                  <w:sz w:val="20"/>
                  <w:szCs w:val="20"/>
                </w:rPr>
                <w:t xml:space="preserve"> </w:t>
              </w:r>
              <w:r w:rsidR="008A7FC2" w:rsidRPr="00405CF9">
                <w:rPr>
                  <w:rFonts w:cstheme="minorHAnsi"/>
                  <w:b/>
                  <w:sz w:val="20"/>
                  <w:szCs w:val="20"/>
                </w:rPr>
                <w:t xml:space="preserve">Design </w:t>
              </w:r>
              <w:r w:rsidR="008A7FC2">
                <w:rPr>
                  <w:rFonts w:cstheme="minorHAnsi"/>
                  <w:b/>
                  <w:sz w:val="20"/>
                  <w:szCs w:val="20"/>
                </w:rPr>
                <w:t>HERS Verified CHPWH</w:t>
              </w:r>
              <w:r w:rsidR="008A7FC2" w:rsidRPr="00405CF9">
                <w:rPr>
                  <w:rFonts w:cstheme="minorHAnsi"/>
                  <w:b/>
                  <w:sz w:val="20"/>
                  <w:szCs w:val="20"/>
                </w:rPr>
                <w:t xml:space="preserve"> System Information</w:t>
              </w:r>
            </w:ins>
          </w:p>
          <w:p w14:paraId="1CBC2654" w14:textId="737D07CF" w:rsidR="008A7FC2" w:rsidRPr="00405CF9" w:rsidRDefault="008A7FC2" w:rsidP="00B67A41">
            <w:pPr>
              <w:spacing w:after="0"/>
              <w:rPr>
                <w:ins w:id="13" w:author="Alhabibi, Haider@Energy" w:date="2022-01-26T19:34:00Z"/>
                <w:rFonts w:cstheme="minorHAnsi"/>
                <w:b/>
                <w:sz w:val="20"/>
                <w:szCs w:val="20"/>
              </w:rPr>
            </w:pPr>
            <w:ins w:id="14" w:author="Alhabibi, Haider@Energy" w:date="2022-01-26T19:34:00Z">
              <w:r w:rsidRPr="003F4127">
                <w:rPr>
                  <w:rFonts w:cstheme="minorHAnsi"/>
                  <w:sz w:val="20"/>
                  <w:szCs w:val="20"/>
                </w:rPr>
                <w:t xml:space="preserve">This table reports the water heating systems specified on the registered </w:t>
              </w:r>
              <w:del w:id="15" w:author="Tam, Danny@Energy" w:date="2022-02-28T15:45:00Z">
                <w:r w:rsidRPr="003F4127" w:rsidDel="00D11E38">
                  <w:rPr>
                    <w:rFonts w:cstheme="minorHAnsi"/>
                    <w:sz w:val="20"/>
                    <w:szCs w:val="20"/>
                  </w:rPr>
                  <w:delText>CF1R</w:delText>
                </w:r>
              </w:del>
            </w:ins>
            <w:ins w:id="16" w:author="Tam, Danny@Energy" w:date="2022-02-28T15:45:00Z">
              <w:r w:rsidR="00D11E38">
                <w:rPr>
                  <w:rFonts w:cstheme="minorHAnsi"/>
                  <w:sz w:val="20"/>
                  <w:szCs w:val="20"/>
                </w:rPr>
                <w:t>NRCC</w:t>
              </w:r>
            </w:ins>
            <w:ins w:id="17" w:author="Alhabibi, Haider@Energy" w:date="2022-01-26T19:34:00Z">
              <w:r w:rsidRPr="003F4127">
                <w:rPr>
                  <w:rFonts w:cstheme="minorHAnsi"/>
                  <w:sz w:val="20"/>
                  <w:szCs w:val="20"/>
                </w:rPr>
                <w:t xml:space="preserve"> compliance document for this project.</w:t>
              </w:r>
            </w:ins>
          </w:p>
        </w:tc>
      </w:tr>
      <w:tr w:rsidR="008565A3" w:rsidRPr="00C071B0" w14:paraId="43947DA9" w14:textId="77777777" w:rsidTr="008565A3">
        <w:tblPrEx>
          <w:tblW w:w="5002" w:type="pct"/>
          <w:tblLayout w:type="fixed"/>
          <w:tblPrExChange w:id="18" w:author="Alhabibi, Haider@Energy" w:date="2022-01-26T19:50:00Z">
            <w:tblPrEx>
              <w:tblW w:w="5002" w:type="pct"/>
              <w:tblLayout w:type="fixed"/>
            </w:tblPrEx>
          </w:tblPrExChange>
        </w:tblPrEx>
        <w:trPr>
          <w:ins w:id="19" w:author="Alhabibi, Haider@Energy" w:date="2022-01-26T19:34:00Z"/>
        </w:trPr>
        <w:tc>
          <w:tcPr>
            <w:tcW w:w="405" w:type="pct"/>
            <w:vAlign w:val="bottom"/>
            <w:tcPrChange w:id="20" w:author="Alhabibi, Haider@Energy" w:date="2022-01-26T19:50:00Z">
              <w:tcPr>
                <w:tcW w:w="405" w:type="pct"/>
                <w:vAlign w:val="bottom"/>
              </w:tcPr>
            </w:tcPrChange>
          </w:tcPr>
          <w:p w14:paraId="0A500B4A" w14:textId="77777777" w:rsidR="008A7FC2" w:rsidRPr="003F4127" w:rsidRDefault="008A7FC2" w:rsidP="009A4623">
            <w:pPr>
              <w:spacing w:after="0"/>
              <w:jc w:val="center"/>
              <w:rPr>
                <w:ins w:id="21" w:author="Alhabibi, Haider@Energy" w:date="2022-01-26T19:34:00Z"/>
                <w:rFonts w:cstheme="minorHAnsi"/>
                <w:sz w:val="20"/>
                <w:szCs w:val="20"/>
              </w:rPr>
            </w:pPr>
            <w:ins w:id="22" w:author="Alhabibi, Haider@Energy" w:date="2022-01-26T19:34:00Z">
              <w:r w:rsidRPr="003F4127">
                <w:rPr>
                  <w:rFonts w:eastAsia="Times New Roman" w:cstheme="minorHAnsi"/>
                  <w:sz w:val="20"/>
                  <w:szCs w:val="20"/>
                </w:rPr>
                <w:t>01</w:t>
              </w:r>
            </w:ins>
          </w:p>
        </w:tc>
        <w:tc>
          <w:tcPr>
            <w:tcW w:w="437" w:type="pct"/>
            <w:vAlign w:val="bottom"/>
            <w:tcPrChange w:id="23" w:author="Alhabibi, Haider@Energy" w:date="2022-01-26T19:50:00Z">
              <w:tcPr>
                <w:tcW w:w="437" w:type="pct"/>
                <w:vAlign w:val="bottom"/>
              </w:tcPr>
            </w:tcPrChange>
          </w:tcPr>
          <w:p w14:paraId="3BCDBF78" w14:textId="77777777" w:rsidR="008A7FC2" w:rsidRPr="003F4127" w:rsidRDefault="008A7FC2" w:rsidP="009A4623">
            <w:pPr>
              <w:spacing w:after="0"/>
              <w:jc w:val="center"/>
              <w:rPr>
                <w:ins w:id="24" w:author="Alhabibi, Haider@Energy" w:date="2022-01-26T19:34:00Z"/>
                <w:rFonts w:cstheme="minorHAnsi"/>
                <w:sz w:val="20"/>
                <w:szCs w:val="20"/>
              </w:rPr>
            </w:pPr>
            <w:ins w:id="25" w:author="Alhabibi, Haider@Energy" w:date="2022-01-26T19:34:00Z">
              <w:r w:rsidRPr="003F4127">
                <w:rPr>
                  <w:rFonts w:eastAsia="Times New Roman" w:cstheme="minorHAnsi"/>
                  <w:sz w:val="20"/>
                  <w:szCs w:val="20"/>
                </w:rPr>
                <w:t>02</w:t>
              </w:r>
            </w:ins>
          </w:p>
        </w:tc>
        <w:tc>
          <w:tcPr>
            <w:tcW w:w="407" w:type="pct"/>
            <w:tcPrChange w:id="26" w:author="Alhabibi, Haider@Energy" w:date="2022-01-26T19:50:00Z">
              <w:tcPr>
                <w:tcW w:w="407" w:type="pct"/>
              </w:tcPr>
            </w:tcPrChange>
          </w:tcPr>
          <w:p w14:paraId="5F37312A" w14:textId="77777777" w:rsidR="008A7FC2" w:rsidRPr="003F4127" w:rsidRDefault="008A7FC2" w:rsidP="009A4623">
            <w:pPr>
              <w:spacing w:after="0"/>
              <w:jc w:val="center"/>
              <w:rPr>
                <w:ins w:id="27" w:author="Alhabibi, Haider@Energy" w:date="2022-01-26T19:34:00Z"/>
                <w:rFonts w:eastAsia="Times New Roman" w:cstheme="minorHAnsi"/>
                <w:sz w:val="20"/>
                <w:szCs w:val="20"/>
              </w:rPr>
            </w:pPr>
            <w:ins w:id="28" w:author="Alhabibi, Haider@Energy" w:date="2022-01-26T19:34:00Z">
              <w:r w:rsidRPr="003F4127">
                <w:rPr>
                  <w:rFonts w:eastAsia="Times New Roman" w:cstheme="minorHAnsi"/>
                  <w:sz w:val="20"/>
                  <w:szCs w:val="20"/>
                </w:rPr>
                <w:t>03</w:t>
              </w:r>
            </w:ins>
          </w:p>
        </w:tc>
        <w:tc>
          <w:tcPr>
            <w:tcW w:w="407" w:type="pct"/>
            <w:tcPrChange w:id="29" w:author="Alhabibi, Haider@Energy" w:date="2022-01-26T19:50:00Z">
              <w:tcPr>
                <w:tcW w:w="407" w:type="pct"/>
              </w:tcPr>
            </w:tcPrChange>
          </w:tcPr>
          <w:p w14:paraId="6365F88A" w14:textId="77777777" w:rsidR="008A7FC2" w:rsidRDefault="008A7FC2" w:rsidP="009A4623">
            <w:pPr>
              <w:spacing w:after="0"/>
              <w:jc w:val="center"/>
              <w:rPr>
                <w:ins w:id="30" w:author="Alhabibi, Haider@Energy" w:date="2022-01-26T19:34:00Z"/>
                <w:rFonts w:eastAsia="Times New Roman" w:cstheme="minorHAnsi"/>
                <w:sz w:val="20"/>
                <w:szCs w:val="20"/>
              </w:rPr>
            </w:pPr>
            <w:ins w:id="31" w:author="Alhabibi, Haider@Energy" w:date="2022-01-26T19:34:00Z">
              <w:r w:rsidRPr="00CE2BD1">
                <w:rPr>
                  <w:rFonts w:eastAsia="Times New Roman" w:cs="Calibri"/>
                  <w:sz w:val="18"/>
                  <w:szCs w:val="18"/>
                </w:rPr>
                <w:t>04</w:t>
              </w:r>
            </w:ins>
          </w:p>
        </w:tc>
        <w:tc>
          <w:tcPr>
            <w:tcW w:w="384" w:type="pct"/>
            <w:tcPrChange w:id="32" w:author="Alhabibi, Haider@Energy" w:date="2022-01-26T19:50:00Z">
              <w:tcPr>
                <w:tcW w:w="384" w:type="pct"/>
                <w:gridSpan w:val="2"/>
              </w:tcPr>
            </w:tcPrChange>
          </w:tcPr>
          <w:p w14:paraId="59FCAFA1" w14:textId="77777777" w:rsidR="008A7FC2" w:rsidRPr="003F4127" w:rsidRDefault="008A7FC2" w:rsidP="009A4623">
            <w:pPr>
              <w:spacing w:after="0"/>
              <w:jc w:val="center"/>
              <w:rPr>
                <w:ins w:id="33" w:author="Alhabibi, Haider@Energy" w:date="2022-01-26T19:34:00Z"/>
                <w:rFonts w:eastAsia="Times New Roman" w:cstheme="minorHAnsi"/>
                <w:sz w:val="20"/>
                <w:szCs w:val="20"/>
              </w:rPr>
            </w:pPr>
            <w:ins w:id="34" w:author="Alhabibi, Haider@Energy" w:date="2022-01-26T19:34:00Z">
              <w:r>
                <w:rPr>
                  <w:rFonts w:eastAsia="Times New Roman" w:cstheme="minorHAnsi"/>
                  <w:sz w:val="20"/>
                  <w:szCs w:val="20"/>
                </w:rPr>
                <w:t>05</w:t>
              </w:r>
            </w:ins>
          </w:p>
        </w:tc>
        <w:tc>
          <w:tcPr>
            <w:tcW w:w="459" w:type="pct"/>
            <w:tcPrChange w:id="35" w:author="Alhabibi, Haider@Energy" w:date="2022-01-26T19:50:00Z">
              <w:tcPr>
                <w:tcW w:w="459" w:type="pct"/>
                <w:gridSpan w:val="2"/>
              </w:tcPr>
            </w:tcPrChange>
          </w:tcPr>
          <w:p w14:paraId="4DEAAA19" w14:textId="77777777" w:rsidR="008A7FC2" w:rsidRDefault="008A7FC2" w:rsidP="009A4623">
            <w:pPr>
              <w:spacing w:after="0"/>
              <w:jc w:val="center"/>
              <w:rPr>
                <w:ins w:id="36" w:author="Alhabibi, Haider@Energy" w:date="2022-01-26T19:34:00Z"/>
                <w:rFonts w:eastAsia="Times New Roman" w:cstheme="minorHAnsi"/>
                <w:sz w:val="20"/>
                <w:szCs w:val="20"/>
              </w:rPr>
            </w:pPr>
            <w:ins w:id="37" w:author="Alhabibi, Haider@Energy" w:date="2022-01-26T19:34:00Z">
              <w:r w:rsidRPr="00CE2BD1">
                <w:rPr>
                  <w:rFonts w:eastAsia="Times New Roman" w:cs="Calibri"/>
                  <w:sz w:val="18"/>
                  <w:szCs w:val="18"/>
                </w:rPr>
                <w:t>06</w:t>
              </w:r>
            </w:ins>
          </w:p>
        </w:tc>
        <w:tc>
          <w:tcPr>
            <w:tcW w:w="417" w:type="pct"/>
            <w:tcPrChange w:id="38" w:author="Alhabibi, Haider@Energy" w:date="2022-01-26T19:50:00Z">
              <w:tcPr>
                <w:tcW w:w="417" w:type="pct"/>
                <w:gridSpan w:val="2"/>
              </w:tcPr>
            </w:tcPrChange>
          </w:tcPr>
          <w:p w14:paraId="3E8C6F87" w14:textId="77777777" w:rsidR="008A7FC2" w:rsidRDefault="008A7FC2" w:rsidP="009A4623">
            <w:pPr>
              <w:spacing w:after="0"/>
              <w:jc w:val="center"/>
              <w:rPr>
                <w:ins w:id="39" w:author="Alhabibi, Haider@Energy" w:date="2022-01-26T19:34:00Z"/>
                <w:rFonts w:eastAsia="Times New Roman" w:cstheme="minorHAnsi"/>
                <w:sz w:val="20"/>
                <w:szCs w:val="20"/>
              </w:rPr>
            </w:pPr>
            <w:ins w:id="40" w:author="Alhabibi, Haider@Energy" w:date="2022-01-26T19:34:00Z">
              <w:r w:rsidRPr="00CE2BD1">
                <w:rPr>
                  <w:rFonts w:eastAsia="Times New Roman" w:cs="Calibri"/>
                  <w:sz w:val="18"/>
                  <w:szCs w:val="18"/>
                </w:rPr>
                <w:t>07</w:t>
              </w:r>
            </w:ins>
          </w:p>
        </w:tc>
        <w:tc>
          <w:tcPr>
            <w:tcW w:w="364" w:type="pct"/>
            <w:tcPrChange w:id="41" w:author="Alhabibi, Haider@Energy" w:date="2022-01-26T19:50:00Z">
              <w:tcPr>
                <w:tcW w:w="364" w:type="pct"/>
              </w:tcPr>
            </w:tcPrChange>
          </w:tcPr>
          <w:p w14:paraId="2C9F5DD8" w14:textId="77777777" w:rsidR="008A7FC2" w:rsidRPr="003F4127" w:rsidRDefault="008A7FC2" w:rsidP="009A4623">
            <w:pPr>
              <w:spacing w:after="0"/>
              <w:jc w:val="center"/>
              <w:rPr>
                <w:ins w:id="42" w:author="Alhabibi, Haider@Energy" w:date="2022-01-26T19:34:00Z"/>
                <w:rFonts w:eastAsia="Times New Roman" w:cstheme="minorHAnsi"/>
                <w:sz w:val="20"/>
                <w:szCs w:val="20"/>
              </w:rPr>
            </w:pPr>
            <w:ins w:id="43" w:author="Alhabibi, Haider@Energy" w:date="2022-01-26T19:34:00Z">
              <w:r>
                <w:rPr>
                  <w:rFonts w:eastAsia="Times New Roman" w:cstheme="minorHAnsi"/>
                  <w:sz w:val="20"/>
                  <w:szCs w:val="20"/>
                </w:rPr>
                <w:t>08</w:t>
              </w:r>
            </w:ins>
          </w:p>
        </w:tc>
        <w:tc>
          <w:tcPr>
            <w:tcW w:w="437" w:type="pct"/>
            <w:tcPrChange w:id="44" w:author="Alhabibi, Haider@Energy" w:date="2022-01-26T19:50:00Z">
              <w:tcPr>
                <w:tcW w:w="437" w:type="pct"/>
                <w:gridSpan w:val="2"/>
              </w:tcPr>
            </w:tcPrChange>
          </w:tcPr>
          <w:p w14:paraId="78DFEC1A" w14:textId="77777777" w:rsidR="008A7FC2" w:rsidRDefault="008A7FC2" w:rsidP="009A4623">
            <w:pPr>
              <w:spacing w:after="0"/>
              <w:jc w:val="center"/>
              <w:rPr>
                <w:ins w:id="45" w:author="Alhabibi, Haider@Energy" w:date="2022-01-26T19:34:00Z"/>
                <w:rFonts w:eastAsia="Times New Roman" w:cstheme="minorHAnsi"/>
                <w:sz w:val="20"/>
                <w:szCs w:val="20"/>
              </w:rPr>
            </w:pPr>
            <w:ins w:id="46" w:author="Alhabibi, Haider@Energy" w:date="2022-01-26T19:34:00Z">
              <w:r w:rsidRPr="00CE2BD1">
                <w:rPr>
                  <w:rFonts w:eastAsia="Times New Roman" w:cs="Calibri"/>
                  <w:sz w:val="18"/>
                  <w:szCs w:val="18"/>
                </w:rPr>
                <w:t>09</w:t>
              </w:r>
            </w:ins>
          </w:p>
        </w:tc>
        <w:tc>
          <w:tcPr>
            <w:tcW w:w="450" w:type="pct"/>
            <w:tcPrChange w:id="47" w:author="Alhabibi, Haider@Energy" w:date="2022-01-26T19:50:00Z">
              <w:tcPr>
                <w:tcW w:w="407" w:type="pct"/>
                <w:gridSpan w:val="2"/>
              </w:tcPr>
            </w:tcPrChange>
          </w:tcPr>
          <w:p w14:paraId="417189F8" w14:textId="77777777" w:rsidR="008A7FC2" w:rsidRDefault="008A7FC2" w:rsidP="009A4623">
            <w:pPr>
              <w:spacing w:after="0"/>
              <w:jc w:val="center"/>
              <w:rPr>
                <w:ins w:id="48" w:author="Alhabibi, Haider@Energy" w:date="2022-01-26T19:34:00Z"/>
                <w:rFonts w:eastAsia="Times New Roman" w:cstheme="minorHAnsi"/>
                <w:sz w:val="20"/>
                <w:szCs w:val="20"/>
              </w:rPr>
            </w:pPr>
            <w:ins w:id="49" w:author="Alhabibi, Haider@Energy" w:date="2022-01-26T19:34:00Z">
              <w:r w:rsidRPr="00CE2BD1">
                <w:rPr>
                  <w:rFonts w:eastAsia="Times New Roman" w:cs="Calibri"/>
                  <w:sz w:val="18"/>
                  <w:szCs w:val="18"/>
                </w:rPr>
                <w:t>10</w:t>
              </w:r>
            </w:ins>
          </w:p>
        </w:tc>
        <w:tc>
          <w:tcPr>
            <w:tcW w:w="375" w:type="pct"/>
            <w:tcPrChange w:id="50" w:author="Alhabibi, Haider@Energy" w:date="2022-01-26T19:50:00Z">
              <w:tcPr>
                <w:tcW w:w="374" w:type="pct"/>
                <w:gridSpan w:val="2"/>
              </w:tcPr>
            </w:tcPrChange>
          </w:tcPr>
          <w:p w14:paraId="3BC6D7EB" w14:textId="77777777" w:rsidR="008A7FC2" w:rsidRPr="003F4127" w:rsidRDefault="008A7FC2" w:rsidP="009A4623">
            <w:pPr>
              <w:spacing w:after="0"/>
              <w:jc w:val="center"/>
              <w:rPr>
                <w:ins w:id="51" w:author="Alhabibi, Haider@Energy" w:date="2022-01-26T19:34:00Z"/>
                <w:rFonts w:eastAsia="Times New Roman" w:cstheme="minorHAnsi"/>
                <w:sz w:val="20"/>
                <w:szCs w:val="20"/>
              </w:rPr>
            </w:pPr>
            <w:ins w:id="52" w:author="Alhabibi, Haider@Energy" w:date="2022-01-26T19:34:00Z">
              <w:r>
                <w:rPr>
                  <w:rFonts w:eastAsia="Times New Roman" w:cstheme="minorHAnsi"/>
                  <w:sz w:val="20"/>
                  <w:szCs w:val="20"/>
                </w:rPr>
                <w:t>11</w:t>
              </w:r>
            </w:ins>
          </w:p>
        </w:tc>
        <w:tc>
          <w:tcPr>
            <w:tcW w:w="458" w:type="pct"/>
            <w:tcPrChange w:id="53" w:author="Alhabibi, Haider@Energy" w:date="2022-01-26T19:50:00Z">
              <w:tcPr>
                <w:tcW w:w="502" w:type="pct"/>
                <w:gridSpan w:val="2"/>
              </w:tcPr>
            </w:tcPrChange>
          </w:tcPr>
          <w:p w14:paraId="565630A1" w14:textId="77777777" w:rsidR="008A7FC2" w:rsidRDefault="008A7FC2" w:rsidP="009A4623">
            <w:pPr>
              <w:spacing w:after="0"/>
              <w:jc w:val="center"/>
              <w:rPr>
                <w:ins w:id="54" w:author="Alhabibi, Haider@Energy" w:date="2022-01-26T19:34:00Z"/>
                <w:rFonts w:eastAsia="Times New Roman" w:cstheme="minorHAnsi"/>
                <w:sz w:val="20"/>
                <w:szCs w:val="20"/>
              </w:rPr>
            </w:pPr>
            <w:ins w:id="55" w:author="Alhabibi, Haider@Energy" w:date="2022-01-26T19:34:00Z">
              <w:r>
                <w:rPr>
                  <w:rFonts w:eastAsia="Times New Roman" w:cstheme="minorHAnsi"/>
                  <w:sz w:val="20"/>
                  <w:szCs w:val="20"/>
                </w:rPr>
                <w:t>12</w:t>
              </w:r>
            </w:ins>
          </w:p>
        </w:tc>
      </w:tr>
      <w:tr w:rsidR="008565A3" w:rsidRPr="00C071B0" w14:paraId="503B7943" w14:textId="77777777" w:rsidTr="008565A3">
        <w:tblPrEx>
          <w:tblW w:w="5002" w:type="pct"/>
          <w:tblLayout w:type="fixed"/>
          <w:tblPrExChange w:id="56" w:author="Alhabibi, Haider@Energy" w:date="2022-01-26T19:50:00Z">
            <w:tblPrEx>
              <w:tblW w:w="5002" w:type="pct"/>
              <w:tblLayout w:type="fixed"/>
            </w:tblPrEx>
          </w:tblPrExChange>
        </w:tblPrEx>
        <w:trPr>
          <w:ins w:id="57" w:author="Alhabibi, Haider@Energy" w:date="2022-01-26T19:34:00Z"/>
        </w:trPr>
        <w:tc>
          <w:tcPr>
            <w:tcW w:w="405" w:type="pct"/>
            <w:vAlign w:val="bottom"/>
            <w:tcPrChange w:id="58" w:author="Alhabibi, Haider@Energy" w:date="2022-01-26T19:50:00Z">
              <w:tcPr>
                <w:tcW w:w="405" w:type="pct"/>
                <w:vAlign w:val="bottom"/>
              </w:tcPr>
            </w:tcPrChange>
          </w:tcPr>
          <w:p w14:paraId="32A588D3"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ins w:id="59" w:author="Alhabibi, Haider@Energy" w:date="2022-01-26T19:34:00Z"/>
                <w:rFonts w:eastAsia="Times New Roman" w:cstheme="minorHAnsi"/>
                <w:sz w:val="18"/>
                <w:szCs w:val="18"/>
              </w:rPr>
            </w:pPr>
            <w:ins w:id="60" w:author="Alhabibi, Haider@Energy" w:date="2022-01-26T19:34:00Z">
              <w:r w:rsidRPr="0040687B">
                <w:rPr>
                  <w:rFonts w:eastAsia="Times New Roman" w:cstheme="minorHAnsi"/>
                  <w:sz w:val="18"/>
                  <w:szCs w:val="18"/>
                </w:rPr>
                <w:t>Water Heating System ID</w:t>
              </w:r>
            </w:ins>
          </w:p>
          <w:p w14:paraId="137EC49F" w14:textId="77777777" w:rsidR="008A7FC2" w:rsidRPr="0040687B" w:rsidRDefault="008A7FC2" w:rsidP="009A4623">
            <w:pPr>
              <w:spacing w:after="0"/>
              <w:jc w:val="center"/>
              <w:rPr>
                <w:ins w:id="61" w:author="Alhabibi, Haider@Energy" w:date="2022-01-26T19:34:00Z"/>
                <w:rFonts w:cstheme="minorHAnsi"/>
                <w:sz w:val="18"/>
                <w:szCs w:val="18"/>
              </w:rPr>
            </w:pPr>
            <w:ins w:id="62" w:author="Alhabibi, Haider@Energy" w:date="2022-01-26T19:34:00Z">
              <w:r w:rsidRPr="0040687B">
                <w:rPr>
                  <w:rFonts w:eastAsia="Times New Roman" w:cstheme="minorHAnsi"/>
                  <w:sz w:val="18"/>
                  <w:szCs w:val="18"/>
                </w:rPr>
                <w:t>or Name</w:t>
              </w:r>
            </w:ins>
          </w:p>
        </w:tc>
        <w:tc>
          <w:tcPr>
            <w:tcW w:w="437" w:type="pct"/>
            <w:vAlign w:val="bottom"/>
            <w:tcPrChange w:id="63" w:author="Alhabibi, Haider@Energy" w:date="2022-01-26T19:50:00Z">
              <w:tcPr>
                <w:tcW w:w="437" w:type="pct"/>
                <w:vAlign w:val="bottom"/>
              </w:tcPr>
            </w:tcPrChange>
          </w:tcPr>
          <w:p w14:paraId="0149C38F"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ins w:id="64" w:author="Alhabibi, Haider@Energy" w:date="2022-01-26T19:34:00Z"/>
                <w:rFonts w:eastAsia="Times New Roman" w:cstheme="minorHAnsi"/>
                <w:sz w:val="18"/>
                <w:szCs w:val="18"/>
              </w:rPr>
            </w:pPr>
            <w:ins w:id="65" w:author="Alhabibi, Haider@Energy" w:date="2022-01-26T19:34:00Z">
              <w:r w:rsidRPr="0040687B">
                <w:rPr>
                  <w:rFonts w:eastAsia="Times New Roman" w:cstheme="minorHAnsi"/>
                  <w:sz w:val="18"/>
                  <w:szCs w:val="18"/>
                </w:rPr>
                <w:t>Modeled Equipment</w:t>
              </w:r>
            </w:ins>
          </w:p>
          <w:p w14:paraId="05DFF67B" w14:textId="77777777" w:rsidR="008A7FC2" w:rsidRPr="0040687B" w:rsidRDefault="008A7FC2" w:rsidP="009A4623">
            <w:pPr>
              <w:spacing w:after="0"/>
              <w:jc w:val="center"/>
              <w:rPr>
                <w:ins w:id="66" w:author="Alhabibi, Haider@Energy" w:date="2022-01-26T19:34:00Z"/>
                <w:rFonts w:cstheme="minorHAnsi"/>
                <w:sz w:val="18"/>
                <w:szCs w:val="18"/>
              </w:rPr>
            </w:pPr>
            <w:ins w:id="67" w:author="Alhabibi, Haider@Energy" w:date="2022-01-26T19:34:00Z">
              <w:r w:rsidRPr="0040687B">
                <w:rPr>
                  <w:rFonts w:eastAsia="Times New Roman" w:cstheme="minorHAnsi"/>
                  <w:sz w:val="18"/>
                  <w:szCs w:val="18"/>
                </w:rPr>
                <w:t>Make and Model</w:t>
              </w:r>
            </w:ins>
          </w:p>
        </w:tc>
        <w:tc>
          <w:tcPr>
            <w:tcW w:w="407" w:type="pct"/>
            <w:vAlign w:val="bottom"/>
            <w:tcPrChange w:id="68" w:author="Alhabibi, Haider@Energy" w:date="2022-01-26T19:50:00Z">
              <w:tcPr>
                <w:tcW w:w="407" w:type="pct"/>
                <w:vAlign w:val="bottom"/>
              </w:tcPr>
            </w:tcPrChange>
          </w:tcPr>
          <w:p w14:paraId="7BFF82A1"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ins w:id="69" w:author="Alhabibi, Haider@Energy" w:date="2022-01-26T19:34:00Z"/>
                <w:rFonts w:eastAsia="Times New Roman" w:cstheme="minorHAnsi"/>
                <w:sz w:val="18"/>
                <w:szCs w:val="18"/>
              </w:rPr>
            </w:pPr>
            <w:ins w:id="70" w:author="Alhabibi, Haider@Energy" w:date="2022-01-26T19:34:00Z">
              <w:r w:rsidRPr="0040687B">
                <w:rPr>
                  <w:rFonts w:eastAsia="Times New Roman" w:cstheme="minorHAnsi"/>
                  <w:sz w:val="18"/>
                  <w:szCs w:val="18"/>
                </w:rPr>
                <w:t>Number of Water Heaters/</w:t>
              </w:r>
            </w:ins>
          </w:p>
          <w:p w14:paraId="14435DCC"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ins w:id="71" w:author="Alhabibi, Haider@Energy" w:date="2022-01-26T19:34:00Z"/>
                <w:rFonts w:eastAsia="Times New Roman" w:cstheme="minorHAnsi"/>
                <w:sz w:val="18"/>
                <w:szCs w:val="18"/>
                <w:highlight w:val="yellow"/>
              </w:rPr>
            </w:pPr>
            <w:ins w:id="72" w:author="Alhabibi, Haider@Energy" w:date="2022-01-26T19:34:00Z">
              <w:r w:rsidRPr="0040687B">
                <w:rPr>
                  <w:rFonts w:eastAsia="Times New Roman" w:cstheme="minorHAnsi"/>
                  <w:sz w:val="18"/>
                  <w:szCs w:val="18"/>
                </w:rPr>
                <w:t>Compressors</w:t>
              </w:r>
            </w:ins>
          </w:p>
        </w:tc>
        <w:tc>
          <w:tcPr>
            <w:tcW w:w="407" w:type="pct"/>
            <w:vAlign w:val="bottom"/>
            <w:tcPrChange w:id="73" w:author="Alhabibi, Haider@Energy" w:date="2022-01-26T19:50:00Z">
              <w:tcPr>
                <w:tcW w:w="407" w:type="pct"/>
                <w:vAlign w:val="bottom"/>
              </w:tcPr>
            </w:tcPrChange>
          </w:tcPr>
          <w:p w14:paraId="777226B5"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ins w:id="74" w:author="Alhabibi, Haider@Energy" w:date="2022-01-26T19:34:00Z"/>
                <w:rFonts w:eastAsia="Times New Roman" w:cstheme="minorHAnsi"/>
                <w:sz w:val="18"/>
                <w:szCs w:val="18"/>
              </w:rPr>
            </w:pPr>
            <w:ins w:id="75" w:author="Alhabibi, Haider@Energy" w:date="2022-01-26T19:34:00Z">
              <w:r w:rsidRPr="0040687B">
                <w:rPr>
                  <w:rFonts w:eastAsia="Times New Roman" w:cs="Calibri"/>
                  <w:sz w:val="18"/>
                  <w:szCs w:val="18"/>
                </w:rPr>
                <w:t>Primary Tank Location</w:t>
              </w:r>
            </w:ins>
          </w:p>
        </w:tc>
        <w:tc>
          <w:tcPr>
            <w:tcW w:w="384" w:type="pct"/>
            <w:vAlign w:val="bottom"/>
            <w:tcPrChange w:id="76" w:author="Alhabibi, Haider@Energy" w:date="2022-01-26T19:50:00Z">
              <w:tcPr>
                <w:tcW w:w="384" w:type="pct"/>
                <w:gridSpan w:val="2"/>
                <w:vAlign w:val="bottom"/>
              </w:tcPr>
            </w:tcPrChange>
          </w:tcPr>
          <w:p w14:paraId="7143F885"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ins w:id="77" w:author="Alhabibi, Haider@Energy" w:date="2022-01-26T19:34:00Z"/>
                <w:rFonts w:eastAsia="Times New Roman" w:cstheme="minorHAnsi"/>
                <w:sz w:val="18"/>
                <w:szCs w:val="18"/>
              </w:rPr>
            </w:pPr>
            <w:ins w:id="78" w:author="Alhabibi, Haider@Energy" w:date="2022-01-26T19:34:00Z">
              <w:r w:rsidRPr="0040687B">
                <w:rPr>
                  <w:rFonts w:eastAsia="Times New Roman" w:cstheme="minorHAnsi"/>
                  <w:sz w:val="18"/>
                  <w:szCs w:val="18"/>
                </w:rPr>
                <w:t>Primary Tank Volume</w:t>
              </w:r>
            </w:ins>
          </w:p>
        </w:tc>
        <w:tc>
          <w:tcPr>
            <w:tcW w:w="459" w:type="pct"/>
            <w:vAlign w:val="bottom"/>
            <w:tcPrChange w:id="79" w:author="Alhabibi, Haider@Energy" w:date="2022-01-26T19:50:00Z">
              <w:tcPr>
                <w:tcW w:w="459" w:type="pct"/>
                <w:gridSpan w:val="2"/>
                <w:vAlign w:val="bottom"/>
              </w:tcPr>
            </w:tcPrChange>
          </w:tcPr>
          <w:p w14:paraId="57A1EF71"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ins w:id="80" w:author="Alhabibi, Haider@Energy" w:date="2022-01-26T19:34:00Z"/>
                <w:rFonts w:eastAsia="Times New Roman" w:cs="Calibri"/>
                <w:sz w:val="18"/>
                <w:szCs w:val="18"/>
              </w:rPr>
            </w:pPr>
            <w:ins w:id="81" w:author="Alhabibi, Haider@Energy" w:date="2022-01-26T19:34:00Z">
              <w:r w:rsidRPr="0040687B">
                <w:rPr>
                  <w:rFonts w:eastAsia="Times New Roman" w:cs="Calibri"/>
                  <w:sz w:val="18"/>
                  <w:szCs w:val="18"/>
                </w:rPr>
                <w:t xml:space="preserve">Primary Tank </w:t>
              </w:r>
            </w:ins>
          </w:p>
          <w:p w14:paraId="7A6B95E4"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ins w:id="82" w:author="Alhabibi, Haider@Energy" w:date="2022-01-26T19:34:00Z"/>
                <w:rFonts w:eastAsia="Times New Roman" w:cstheme="minorHAnsi"/>
                <w:sz w:val="18"/>
                <w:szCs w:val="18"/>
              </w:rPr>
            </w:pPr>
            <w:ins w:id="83" w:author="Alhabibi, Haider@Energy" w:date="2022-01-26T19:34:00Z">
              <w:r w:rsidRPr="0040687B">
                <w:rPr>
                  <w:rFonts w:eastAsia="Times New Roman" w:cs="Calibri"/>
                  <w:sz w:val="18"/>
                  <w:szCs w:val="18"/>
                </w:rPr>
                <w:t xml:space="preserve">Total Insulation </w:t>
              </w:r>
            </w:ins>
          </w:p>
        </w:tc>
        <w:tc>
          <w:tcPr>
            <w:tcW w:w="417" w:type="pct"/>
            <w:vAlign w:val="bottom"/>
            <w:tcPrChange w:id="84" w:author="Alhabibi, Haider@Energy" w:date="2022-01-26T19:50:00Z">
              <w:tcPr>
                <w:tcW w:w="417" w:type="pct"/>
                <w:gridSpan w:val="2"/>
                <w:vAlign w:val="bottom"/>
              </w:tcPr>
            </w:tcPrChange>
          </w:tcPr>
          <w:p w14:paraId="0C6255D9"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ins w:id="85" w:author="Alhabibi, Haider@Energy" w:date="2022-01-26T19:34:00Z"/>
                <w:rFonts w:eastAsia="Times New Roman" w:cstheme="minorHAnsi"/>
                <w:sz w:val="18"/>
                <w:szCs w:val="18"/>
              </w:rPr>
            </w:pPr>
            <w:ins w:id="86" w:author="Alhabibi, Haider@Energy" w:date="2022-01-26T19:34:00Z">
              <w:r w:rsidRPr="0040687B">
                <w:rPr>
                  <w:rFonts w:eastAsia="Times New Roman" w:cs="Calibri"/>
                  <w:sz w:val="18"/>
                  <w:szCs w:val="18"/>
                </w:rPr>
                <w:t>Loop Tank Location</w:t>
              </w:r>
            </w:ins>
          </w:p>
        </w:tc>
        <w:tc>
          <w:tcPr>
            <w:tcW w:w="364" w:type="pct"/>
            <w:vAlign w:val="bottom"/>
            <w:tcPrChange w:id="87" w:author="Alhabibi, Haider@Energy" w:date="2022-01-26T19:50:00Z">
              <w:tcPr>
                <w:tcW w:w="364" w:type="pct"/>
                <w:vAlign w:val="bottom"/>
              </w:tcPr>
            </w:tcPrChange>
          </w:tcPr>
          <w:p w14:paraId="33842FCA"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ins w:id="88" w:author="Alhabibi, Haider@Energy" w:date="2022-01-26T19:34:00Z"/>
                <w:rFonts w:eastAsia="Times New Roman" w:cstheme="minorHAnsi"/>
                <w:sz w:val="18"/>
                <w:szCs w:val="18"/>
              </w:rPr>
            </w:pPr>
            <w:ins w:id="89" w:author="Alhabibi, Haider@Energy" w:date="2022-01-26T19:34:00Z">
              <w:r w:rsidRPr="0040687B">
                <w:rPr>
                  <w:rFonts w:eastAsia="Times New Roman" w:cstheme="minorHAnsi"/>
                  <w:sz w:val="18"/>
                  <w:szCs w:val="18"/>
                </w:rPr>
                <w:t xml:space="preserve">Loop Tank </w:t>
              </w:r>
            </w:ins>
          </w:p>
          <w:p w14:paraId="712A1692"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ins w:id="90" w:author="Alhabibi, Haider@Energy" w:date="2022-01-26T19:34:00Z"/>
                <w:rFonts w:eastAsia="Times New Roman" w:cstheme="minorHAnsi"/>
                <w:sz w:val="18"/>
                <w:szCs w:val="18"/>
              </w:rPr>
            </w:pPr>
            <w:ins w:id="91" w:author="Alhabibi, Haider@Energy" w:date="2022-01-26T19:34:00Z">
              <w:r w:rsidRPr="0040687B">
                <w:rPr>
                  <w:rFonts w:eastAsia="Times New Roman" w:cstheme="minorHAnsi"/>
                  <w:sz w:val="18"/>
                  <w:szCs w:val="18"/>
                </w:rPr>
                <w:t>Volume</w:t>
              </w:r>
            </w:ins>
          </w:p>
        </w:tc>
        <w:tc>
          <w:tcPr>
            <w:tcW w:w="437" w:type="pct"/>
            <w:vAlign w:val="bottom"/>
            <w:tcPrChange w:id="92" w:author="Alhabibi, Haider@Energy" w:date="2022-01-26T19:50:00Z">
              <w:tcPr>
                <w:tcW w:w="437" w:type="pct"/>
                <w:gridSpan w:val="2"/>
                <w:vAlign w:val="bottom"/>
              </w:tcPr>
            </w:tcPrChange>
          </w:tcPr>
          <w:p w14:paraId="76B0D619"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ins w:id="93" w:author="Alhabibi, Haider@Energy" w:date="2022-01-26T19:34:00Z"/>
                <w:sz w:val="18"/>
                <w:szCs w:val="18"/>
              </w:rPr>
            </w:pPr>
            <w:ins w:id="94" w:author="Alhabibi, Haider@Energy" w:date="2022-01-26T19:34:00Z">
              <w:r w:rsidRPr="0040687B">
                <w:rPr>
                  <w:sz w:val="18"/>
                  <w:szCs w:val="18"/>
                </w:rPr>
                <w:t>Loop Tank Total Insulation</w:t>
              </w:r>
            </w:ins>
          </w:p>
        </w:tc>
        <w:tc>
          <w:tcPr>
            <w:tcW w:w="450" w:type="pct"/>
            <w:vAlign w:val="bottom"/>
            <w:tcPrChange w:id="95" w:author="Alhabibi, Haider@Energy" w:date="2022-01-26T19:50:00Z">
              <w:tcPr>
                <w:tcW w:w="407" w:type="pct"/>
                <w:gridSpan w:val="2"/>
                <w:vAlign w:val="bottom"/>
              </w:tcPr>
            </w:tcPrChange>
          </w:tcPr>
          <w:p w14:paraId="79126F0B"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ins w:id="96" w:author="Alhabibi, Haider@Energy" w:date="2022-01-26T19:34:00Z"/>
                <w:sz w:val="18"/>
                <w:szCs w:val="18"/>
              </w:rPr>
            </w:pPr>
            <w:ins w:id="97" w:author="Alhabibi, Haider@Energy" w:date="2022-01-26T19:34:00Z">
              <w:r w:rsidRPr="0040687B">
                <w:rPr>
                  <w:sz w:val="18"/>
                  <w:szCs w:val="18"/>
                </w:rPr>
                <w:t xml:space="preserve">Loop Pipe Insulation Thickness </w:t>
              </w:r>
            </w:ins>
          </w:p>
        </w:tc>
        <w:tc>
          <w:tcPr>
            <w:tcW w:w="375" w:type="pct"/>
            <w:vAlign w:val="bottom"/>
            <w:tcPrChange w:id="98" w:author="Alhabibi, Haider@Energy" w:date="2022-01-26T19:50:00Z">
              <w:tcPr>
                <w:tcW w:w="374" w:type="pct"/>
                <w:gridSpan w:val="2"/>
                <w:vAlign w:val="bottom"/>
              </w:tcPr>
            </w:tcPrChange>
          </w:tcPr>
          <w:p w14:paraId="533B03D6"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ins w:id="99" w:author="Alhabibi, Haider@Energy" w:date="2022-01-26T19:34:00Z"/>
                <w:rFonts w:eastAsia="Times New Roman" w:cstheme="minorHAnsi"/>
                <w:sz w:val="18"/>
                <w:szCs w:val="18"/>
              </w:rPr>
            </w:pPr>
            <w:ins w:id="100" w:author="Alhabibi, Haider@Energy" w:date="2022-01-26T19:34:00Z">
              <w:r w:rsidRPr="0040687B">
                <w:rPr>
                  <w:sz w:val="18"/>
                  <w:szCs w:val="18"/>
                </w:rPr>
                <w:t>Loop Tank Type</w:t>
              </w:r>
            </w:ins>
          </w:p>
        </w:tc>
        <w:tc>
          <w:tcPr>
            <w:tcW w:w="458" w:type="pct"/>
            <w:tcPrChange w:id="101" w:author="Alhabibi, Haider@Energy" w:date="2022-01-26T19:50:00Z">
              <w:tcPr>
                <w:tcW w:w="502" w:type="pct"/>
                <w:gridSpan w:val="2"/>
              </w:tcPr>
            </w:tcPrChange>
          </w:tcPr>
          <w:p w14:paraId="1A0F18EA" w14:textId="77777777" w:rsidR="008A7FC2" w:rsidRPr="0040687B" w:rsidRDefault="008A7FC2" w:rsidP="009A4623">
            <w:pPr>
              <w:keepNext/>
              <w:tabs>
                <w:tab w:val="left" w:pos="2160"/>
                <w:tab w:val="left" w:pos="2700"/>
                <w:tab w:val="left" w:pos="3420"/>
                <w:tab w:val="left" w:pos="3780"/>
                <w:tab w:val="left" w:pos="5760"/>
                <w:tab w:val="left" w:pos="7212"/>
              </w:tabs>
              <w:spacing w:after="0"/>
              <w:jc w:val="center"/>
              <w:rPr>
                <w:ins w:id="102" w:author="Alhabibi, Haider@Energy" w:date="2022-01-26T19:34:00Z"/>
                <w:sz w:val="18"/>
                <w:szCs w:val="18"/>
              </w:rPr>
            </w:pPr>
            <w:ins w:id="103" w:author="Alhabibi, Haider@Energy" w:date="2022-01-26T19:34:00Z">
              <w:r>
                <w:rPr>
                  <w:sz w:val="18"/>
                  <w:szCs w:val="18"/>
                </w:rPr>
                <w:t>Simulated Equipment Make and Model</w:t>
              </w:r>
            </w:ins>
          </w:p>
        </w:tc>
      </w:tr>
      <w:tr w:rsidR="008565A3" w:rsidRPr="00C071B0" w14:paraId="25650375" w14:textId="77777777" w:rsidTr="008565A3">
        <w:tblPrEx>
          <w:tblW w:w="5002" w:type="pct"/>
          <w:tblLayout w:type="fixed"/>
          <w:tblPrExChange w:id="104" w:author="Alhabibi, Haider@Energy" w:date="2022-01-26T19:50:00Z">
            <w:tblPrEx>
              <w:tblW w:w="5002" w:type="pct"/>
              <w:tblLayout w:type="fixed"/>
            </w:tblPrEx>
          </w:tblPrExChange>
        </w:tblPrEx>
        <w:trPr>
          <w:ins w:id="105" w:author="Alhabibi, Haider@Energy" w:date="2022-01-26T19:34:00Z"/>
        </w:trPr>
        <w:tc>
          <w:tcPr>
            <w:tcW w:w="405" w:type="pct"/>
            <w:tcBorders>
              <w:top w:val="single" w:sz="4" w:space="0" w:color="auto"/>
              <w:left w:val="single" w:sz="4" w:space="0" w:color="auto"/>
              <w:bottom w:val="single" w:sz="4" w:space="0" w:color="auto"/>
              <w:right w:val="single" w:sz="4" w:space="0" w:color="auto"/>
            </w:tcBorders>
            <w:tcPrChange w:id="106" w:author="Alhabibi, Haider@Energy" w:date="2022-01-26T19:50:00Z">
              <w:tcPr>
                <w:tcW w:w="405" w:type="pct"/>
                <w:tcBorders>
                  <w:top w:val="single" w:sz="4" w:space="0" w:color="auto"/>
                  <w:left w:val="single" w:sz="4" w:space="0" w:color="auto"/>
                  <w:bottom w:val="single" w:sz="4" w:space="0" w:color="auto"/>
                  <w:right w:val="single" w:sz="4" w:space="0" w:color="auto"/>
                </w:tcBorders>
              </w:tcPr>
            </w:tcPrChange>
          </w:tcPr>
          <w:p w14:paraId="14A7D848" w14:textId="78E335A8" w:rsidR="008A7FC2" w:rsidRPr="0040687B" w:rsidRDefault="008A7FC2" w:rsidP="009A4623">
            <w:pPr>
              <w:spacing w:after="0"/>
              <w:jc w:val="center"/>
              <w:rPr>
                <w:ins w:id="107" w:author="Alhabibi, Haider@Energy" w:date="2022-01-26T19:34:00Z"/>
                <w:rFonts w:cstheme="minorHAnsi"/>
                <w:sz w:val="18"/>
                <w:szCs w:val="18"/>
              </w:rPr>
            </w:pPr>
          </w:p>
        </w:tc>
        <w:tc>
          <w:tcPr>
            <w:tcW w:w="437" w:type="pct"/>
            <w:tcBorders>
              <w:top w:val="single" w:sz="4" w:space="0" w:color="auto"/>
              <w:left w:val="single" w:sz="4" w:space="0" w:color="auto"/>
              <w:bottom w:val="single" w:sz="4" w:space="0" w:color="auto"/>
              <w:right w:val="single" w:sz="4" w:space="0" w:color="auto"/>
            </w:tcBorders>
            <w:tcPrChange w:id="108" w:author="Alhabibi, Haider@Energy" w:date="2022-01-26T19:50:00Z">
              <w:tcPr>
                <w:tcW w:w="437" w:type="pct"/>
                <w:tcBorders>
                  <w:top w:val="single" w:sz="4" w:space="0" w:color="auto"/>
                  <w:left w:val="single" w:sz="4" w:space="0" w:color="auto"/>
                  <w:bottom w:val="single" w:sz="4" w:space="0" w:color="auto"/>
                  <w:right w:val="single" w:sz="4" w:space="0" w:color="auto"/>
                </w:tcBorders>
              </w:tcPr>
            </w:tcPrChange>
          </w:tcPr>
          <w:p w14:paraId="06210CF0" w14:textId="42455539" w:rsidR="008A7FC2" w:rsidRPr="0040687B" w:rsidRDefault="008A7FC2" w:rsidP="009A4623">
            <w:pPr>
              <w:spacing w:after="0"/>
              <w:jc w:val="center"/>
              <w:rPr>
                <w:ins w:id="109" w:author="Alhabibi, Haider@Energy" w:date="2022-01-26T19:34:00Z"/>
                <w:rFonts w:cstheme="minorHAnsi"/>
                <w:sz w:val="18"/>
                <w:szCs w:val="18"/>
              </w:rPr>
            </w:pPr>
          </w:p>
        </w:tc>
        <w:tc>
          <w:tcPr>
            <w:tcW w:w="407" w:type="pct"/>
            <w:tcPrChange w:id="110" w:author="Alhabibi, Haider@Energy" w:date="2022-01-26T19:50:00Z">
              <w:tcPr>
                <w:tcW w:w="407" w:type="pct"/>
              </w:tcPr>
            </w:tcPrChange>
          </w:tcPr>
          <w:p w14:paraId="3CFA114E" w14:textId="53E03EBD" w:rsidR="008A7FC2" w:rsidRPr="0040687B" w:rsidRDefault="008A7FC2" w:rsidP="009A4623">
            <w:pPr>
              <w:spacing w:after="0"/>
              <w:jc w:val="center"/>
              <w:rPr>
                <w:ins w:id="111" w:author="Alhabibi, Haider@Energy" w:date="2022-01-26T19:34:00Z"/>
                <w:rFonts w:eastAsia="Times New Roman" w:cstheme="minorHAnsi"/>
                <w:b/>
                <w:i/>
                <w:color w:val="FF0000"/>
                <w:sz w:val="18"/>
                <w:szCs w:val="18"/>
              </w:rPr>
            </w:pPr>
          </w:p>
        </w:tc>
        <w:tc>
          <w:tcPr>
            <w:tcW w:w="407" w:type="pct"/>
            <w:tcPrChange w:id="112" w:author="Alhabibi, Haider@Energy" w:date="2022-01-26T19:50:00Z">
              <w:tcPr>
                <w:tcW w:w="407" w:type="pct"/>
              </w:tcPr>
            </w:tcPrChange>
          </w:tcPr>
          <w:p w14:paraId="6076A710" w14:textId="59F62B19" w:rsidR="008A7FC2" w:rsidRPr="0040687B" w:rsidRDefault="008A7FC2" w:rsidP="009A4623">
            <w:pPr>
              <w:spacing w:after="0"/>
              <w:jc w:val="center"/>
              <w:rPr>
                <w:ins w:id="113" w:author="Alhabibi, Haider@Energy" w:date="2022-01-26T19:34:00Z"/>
                <w:rFonts w:eastAsia="Times New Roman" w:cstheme="minorHAnsi"/>
                <w:sz w:val="18"/>
                <w:szCs w:val="18"/>
              </w:rPr>
            </w:pPr>
          </w:p>
        </w:tc>
        <w:tc>
          <w:tcPr>
            <w:tcW w:w="384" w:type="pct"/>
            <w:tcPrChange w:id="114" w:author="Alhabibi, Haider@Energy" w:date="2022-01-26T19:50:00Z">
              <w:tcPr>
                <w:tcW w:w="384" w:type="pct"/>
                <w:gridSpan w:val="2"/>
              </w:tcPr>
            </w:tcPrChange>
          </w:tcPr>
          <w:p w14:paraId="42F406D3" w14:textId="3EEB0A47" w:rsidR="008A7FC2" w:rsidRPr="0040687B" w:rsidRDefault="008A7FC2" w:rsidP="009A4623">
            <w:pPr>
              <w:spacing w:after="0"/>
              <w:jc w:val="center"/>
              <w:rPr>
                <w:ins w:id="115" w:author="Alhabibi, Haider@Energy" w:date="2022-01-26T19:34:00Z"/>
                <w:rFonts w:eastAsia="Times New Roman" w:cstheme="minorHAnsi"/>
                <w:sz w:val="18"/>
                <w:szCs w:val="18"/>
              </w:rPr>
            </w:pPr>
          </w:p>
        </w:tc>
        <w:tc>
          <w:tcPr>
            <w:tcW w:w="459" w:type="pct"/>
            <w:tcPrChange w:id="116" w:author="Alhabibi, Haider@Energy" w:date="2022-01-26T19:50:00Z">
              <w:tcPr>
                <w:tcW w:w="459" w:type="pct"/>
                <w:gridSpan w:val="2"/>
              </w:tcPr>
            </w:tcPrChange>
          </w:tcPr>
          <w:p w14:paraId="26B6A9B7" w14:textId="02D19FC5" w:rsidR="008A7FC2" w:rsidRPr="0040687B" w:rsidRDefault="008A7FC2" w:rsidP="009A4623">
            <w:pPr>
              <w:spacing w:after="0"/>
              <w:jc w:val="center"/>
              <w:rPr>
                <w:ins w:id="117" w:author="Alhabibi, Haider@Energy" w:date="2022-01-26T19:34:00Z"/>
                <w:rFonts w:eastAsia="Times New Roman" w:cstheme="minorHAnsi"/>
                <w:sz w:val="18"/>
                <w:szCs w:val="18"/>
              </w:rPr>
            </w:pPr>
          </w:p>
        </w:tc>
        <w:tc>
          <w:tcPr>
            <w:tcW w:w="417" w:type="pct"/>
            <w:tcPrChange w:id="118" w:author="Alhabibi, Haider@Energy" w:date="2022-01-26T19:50:00Z">
              <w:tcPr>
                <w:tcW w:w="417" w:type="pct"/>
                <w:gridSpan w:val="2"/>
              </w:tcPr>
            </w:tcPrChange>
          </w:tcPr>
          <w:p w14:paraId="48999BE2" w14:textId="0C786BF0" w:rsidR="008A7FC2" w:rsidRPr="0040687B" w:rsidRDefault="008A7FC2" w:rsidP="009A4623">
            <w:pPr>
              <w:spacing w:after="0"/>
              <w:jc w:val="center"/>
              <w:rPr>
                <w:ins w:id="119" w:author="Alhabibi, Haider@Energy" w:date="2022-01-26T19:34:00Z"/>
                <w:rFonts w:eastAsia="Times New Roman" w:cstheme="minorHAnsi"/>
                <w:sz w:val="18"/>
                <w:szCs w:val="18"/>
              </w:rPr>
            </w:pPr>
          </w:p>
        </w:tc>
        <w:tc>
          <w:tcPr>
            <w:tcW w:w="364" w:type="pct"/>
            <w:tcPrChange w:id="120" w:author="Alhabibi, Haider@Energy" w:date="2022-01-26T19:50:00Z">
              <w:tcPr>
                <w:tcW w:w="364" w:type="pct"/>
              </w:tcPr>
            </w:tcPrChange>
          </w:tcPr>
          <w:p w14:paraId="47FE151A" w14:textId="1659C21C" w:rsidR="008A7FC2" w:rsidRPr="0040687B" w:rsidRDefault="008A7FC2" w:rsidP="009A4623">
            <w:pPr>
              <w:spacing w:after="0"/>
              <w:jc w:val="center"/>
              <w:rPr>
                <w:ins w:id="121" w:author="Alhabibi, Haider@Energy" w:date="2022-01-26T19:34:00Z"/>
                <w:rFonts w:eastAsia="Times New Roman" w:cstheme="minorHAnsi"/>
                <w:sz w:val="18"/>
                <w:szCs w:val="18"/>
              </w:rPr>
            </w:pPr>
          </w:p>
        </w:tc>
        <w:tc>
          <w:tcPr>
            <w:tcW w:w="437" w:type="pct"/>
            <w:tcPrChange w:id="122" w:author="Alhabibi, Haider@Energy" w:date="2022-01-26T19:50:00Z">
              <w:tcPr>
                <w:tcW w:w="437" w:type="pct"/>
                <w:gridSpan w:val="2"/>
              </w:tcPr>
            </w:tcPrChange>
          </w:tcPr>
          <w:p w14:paraId="797C64C7" w14:textId="7170FAFD" w:rsidR="008A7FC2" w:rsidRPr="0040687B" w:rsidRDefault="008A7FC2" w:rsidP="009A4623">
            <w:pPr>
              <w:spacing w:after="0"/>
              <w:jc w:val="center"/>
              <w:rPr>
                <w:ins w:id="123" w:author="Alhabibi, Haider@Energy" w:date="2022-01-26T19:34:00Z"/>
                <w:rFonts w:eastAsia="Times New Roman" w:cstheme="minorHAnsi"/>
                <w:sz w:val="18"/>
                <w:szCs w:val="18"/>
              </w:rPr>
            </w:pPr>
          </w:p>
        </w:tc>
        <w:tc>
          <w:tcPr>
            <w:tcW w:w="450" w:type="pct"/>
            <w:tcPrChange w:id="124" w:author="Alhabibi, Haider@Energy" w:date="2022-01-26T19:50:00Z">
              <w:tcPr>
                <w:tcW w:w="407" w:type="pct"/>
                <w:gridSpan w:val="2"/>
              </w:tcPr>
            </w:tcPrChange>
          </w:tcPr>
          <w:p w14:paraId="34331A6F" w14:textId="5CB045C2" w:rsidR="008A7FC2" w:rsidRPr="0040687B" w:rsidRDefault="008A7FC2" w:rsidP="009A4623">
            <w:pPr>
              <w:spacing w:after="0"/>
              <w:jc w:val="center"/>
              <w:rPr>
                <w:ins w:id="125" w:author="Alhabibi, Haider@Energy" w:date="2022-01-26T19:34:00Z"/>
                <w:rFonts w:eastAsia="Times New Roman" w:cstheme="minorHAnsi"/>
                <w:sz w:val="18"/>
                <w:szCs w:val="18"/>
              </w:rPr>
            </w:pPr>
          </w:p>
        </w:tc>
        <w:tc>
          <w:tcPr>
            <w:tcW w:w="375" w:type="pct"/>
            <w:tcPrChange w:id="126" w:author="Alhabibi, Haider@Energy" w:date="2022-01-26T19:50:00Z">
              <w:tcPr>
                <w:tcW w:w="374" w:type="pct"/>
                <w:gridSpan w:val="2"/>
              </w:tcPr>
            </w:tcPrChange>
          </w:tcPr>
          <w:p w14:paraId="2789DCC8" w14:textId="26E28FB8" w:rsidR="008A7FC2" w:rsidRPr="0040687B" w:rsidRDefault="008A7FC2" w:rsidP="009A4623">
            <w:pPr>
              <w:spacing w:after="0"/>
              <w:rPr>
                <w:ins w:id="127" w:author="Alhabibi, Haider@Energy" w:date="2022-01-26T19:34:00Z"/>
                <w:rFonts w:eastAsia="Times New Roman" w:cstheme="minorHAnsi"/>
                <w:sz w:val="18"/>
                <w:szCs w:val="18"/>
              </w:rPr>
            </w:pPr>
          </w:p>
        </w:tc>
        <w:tc>
          <w:tcPr>
            <w:tcW w:w="458" w:type="pct"/>
            <w:tcPrChange w:id="128" w:author="Alhabibi, Haider@Energy" w:date="2022-01-26T19:50:00Z">
              <w:tcPr>
                <w:tcW w:w="502" w:type="pct"/>
                <w:gridSpan w:val="2"/>
              </w:tcPr>
            </w:tcPrChange>
          </w:tcPr>
          <w:p w14:paraId="497B9737" w14:textId="77777777" w:rsidR="008A7FC2" w:rsidRPr="00744DE2" w:rsidRDefault="008A7FC2" w:rsidP="009A4623">
            <w:pPr>
              <w:spacing w:after="0"/>
              <w:jc w:val="center"/>
              <w:rPr>
                <w:ins w:id="129" w:author="Alhabibi, Haider@Energy" w:date="2022-01-26T19:34:00Z"/>
                <w:rFonts w:eastAsia="Times New Roman" w:cstheme="minorHAnsi"/>
                <w:sz w:val="18"/>
                <w:szCs w:val="18"/>
              </w:rPr>
            </w:pPr>
          </w:p>
        </w:tc>
      </w:tr>
      <w:tr w:rsidR="00A03A6C" w:rsidRPr="00C071B0" w14:paraId="459486A1" w14:textId="77777777" w:rsidTr="008565A3">
        <w:tblPrEx>
          <w:tblW w:w="5002" w:type="pct"/>
          <w:tblLayout w:type="fixed"/>
          <w:tblPrExChange w:id="130" w:author="Alhabibi, Haider@Energy" w:date="2022-01-26T19:50:00Z">
            <w:tblPrEx>
              <w:tblW w:w="5002" w:type="pct"/>
              <w:tblLayout w:type="fixed"/>
            </w:tblPrEx>
          </w:tblPrExChange>
        </w:tblPrEx>
        <w:trPr>
          <w:ins w:id="131" w:author="Alhabibi, Haider@Energy" w:date="2022-01-26T19:35:00Z"/>
        </w:trPr>
        <w:tc>
          <w:tcPr>
            <w:tcW w:w="405" w:type="pct"/>
            <w:tcBorders>
              <w:top w:val="single" w:sz="4" w:space="0" w:color="auto"/>
              <w:left w:val="single" w:sz="4" w:space="0" w:color="auto"/>
              <w:bottom w:val="single" w:sz="4" w:space="0" w:color="auto"/>
              <w:right w:val="single" w:sz="4" w:space="0" w:color="auto"/>
            </w:tcBorders>
            <w:tcPrChange w:id="132" w:author="Alhabibi, Haider@Energy" w:date="2022-01-26T19:50:00Z">
              <w:tcPr>
                <w:tcW w:w="405" w:type="pct"/>
                <w:tcBorders>
                  <w:top w:val="single" w:sz="4" w:space="0" w:color="auto"/>
                  <w:left w:val="single" w:sz="4" w:space="0" w:color="auto"/>
                  <w:bottom w:val="single" w:sz="4" w:space="0" w:color="auto"/>
                  <w:right w:val="single" w:sz="4" w:space="0" w:color="auto"/>
                </w:tcBorders>
              </w:tcPr>
            </w:tcPrChange>
          </w:tcPr>
          <w:p w14:paraId="1829A2DF" w14:textId="77777777" w:rsidR="00A03A6C" w:rsidRPr="0040687B" w:rsidRDefault="00A03A6C" w:rsidP="009A4623">
            <w:pPr>
              <w:spacing w:after="0"/>
              <w:jc w:val="center"/>
              <w:rPr>
                <w:ins w:id="133" w:author="Alhabibi, Haider@Energy" w:date="2022-01-26T19:35:00Z"/>
                <w:rFonts w:cstheme="minorHAnsi"/>
                <w:sz w:val="18"/>
                <w:szCs w:val="18"/>
              </w:rPr>
            </w:pPr>
          </w:p>
        </w:tc>
        <w:tc>
          <w:tcPr>
            <w:tcW w:w="437" w:type="pct"/>
            <w:tcBorders>
              <w:top w:val="single" w:sz="4" w:space="0" w:color="auto"/>
              <w:left w:val="single" w:sz="4" w:space="0" w:color="auto"/>
              <w:bottom w:val="single" w:sz="4" w:space="0" w:color="auto"/>
              <w:right w:val="single" w:sz="4" w:space="0" w:color="auto"/>
            </w:tcBorders>
            <w:tcPrChange w:id="134" w:author="Alhabibi, Haider@Energy" w:date="2022-01-26T19:50:00Z">
              <w:tcPr>
                <w:tcW w:w="437" w:type="pct"/>
                <w:tcBorders>
                  <w:top w:val="single" w:sz="4" w:space="0" w:color="auto"/>
                  <w:left w:val="single" w:sz="4" w:space="0" w:color="auto"/>
                  <w:bottom w:val="single" w:sz="4" w:space="0" w:color="auto"/>
                  <w:right w:val="single" w:sz="4" w:space="0" w:color="auto"/>
                </w:tcBorders>
              </w:tcPr>
            </w:tcPrChange>
          </w:tcPr>
          <w:p w14:paraId="105A10C4" w14:textId="77777777" w:rsidR="00A03A6C" w:rsidRPr="0040687B" w:rsidRDefault="00A03A6C" w:rsidP="009A4623">
            <w:pPr>
              <w:spacing w:after="0"/>
              <w:jc w:val="center"/>
              <w:rPr>
                <w:ins w:id="135" w:author="Alhabibi, Haider@Energy" w:date="2022-01-26T19:35:00Z"/>
                <w:rFonts w:cstheme="minorHAnsi"/>
                <w:sz w:val="18"/>
                <w:szCs w:val="18"/>
              </w:rPr>
            </w:pPr>
          </w:p>
        </w:tc>
        <w:tc>
          <w:tcPr>
            <w:tcW w:w="407" w:type="pct"/>
            <w:tcPrChange w:id="136" w:author="Alhabibi, Haider@Energy" w:date="2022-01-26T19:50:00Z">
              <w:tcPr>
                <w:tcW w:w="407" w:type="pct"/>
              </w:tcPr>
            </w:tcPrChange>
          </w:tcPr>
          <w:p w14:paraId="6A41FB2E" w14:textId="77777777" w:rsidR="00A03A6C" w:rsidRPr="0040687B" w:rsidRDefault="00A03A6C" w:rsidP="009A4623">
            <w:pPr>
              <w:spacing w:after="0"/>
              <w:jc w:val="center"/>
              <w:rPr>
                <w:ins w:id="137" w:author="Alhabibi, Haider@Energy" w:date="2022-01-26T19:35:00Z"/>
                <w:rFonts w:eastAsia="Times New Roman" w:cstheme="minorHAnsi"/>
                <w:b/>
                <w:i/>
                <w:color w:val="FF0000"/>
                <w:sz w:val="18"/>
                <w:szCs w:val="18"/>
              </w:rPr>
            </w:pPr>
          </w:p>
        </w:tc>
        <w:tc>
          <w:tcPr>
            <w:tcW w:w="407" w:type="pct"/>
            <w:tcPrChange w:id="138" w:author="Alhabibi, Haider@Energy" w:date="2022-01-26T19:50:00Z">
              <w:tcPr>
                <w:tcW w:w="407" w:type="pct"/>
              </w:tcPr>
            </w:tcPrChange>
          </w:tcPr>
          <w:p w14:paraId="004DF499" w14:textId="77777777" w:rsidR="00A03A6C" w:rsidRPr="0040687B" w:rsidRDefault="00A03A6C" w:rsidP="009A4623">
            <w:pPr>
              <w:spacing w:after="0"/>
              <w:jc w:val="center"/>
              <w:rPr>
                <w:ins w:id="139" w:author="Alhabibi, Haider@Energy" w:date="2022-01-26T19:35:00Z"/>
                <w:rFonts w:eastAsia="Times New Roman" w:cstheme="minorHAnsi"/>
                <w:sz w:val="18"/>
                <w:szCs w:val="18"/>
              </w:rPr>
            </w:pPr>
          </w:p>
        </w:tc>
        <w:tc>
          <w:tcPr>
            <w:tcW w:w="384" w:type="pct"/>
            <w:tcPrChange w:id="140" w:author="Alhabibi, Haider@Energy" w:date="2022-01-26T19:50:00Z">
              <w:tcPr>
                <w:tcW w:w="343" w:type="pct"/>
              </w:tcPr>
            </w:tcPrChange>
          </w:tcPr>
          <w:p w14:paraId="49AD3FBD" w14:textId="77777777" w:rsidR="00A03A6C" w:rsidRPr="0040687B" w:rsidRDefault="00A03A6C" w:rsidP="009A4623">
            <w:pPr>
              <w:spacing w:after="0"/>
              <w:jc w:val="center"/>
              <w:rPr>
                <w:ins w:id="141" w:author="Alhabibi, Haider@Energy" w:date="2022-01-26T19:35:00Z"/>
                <w:rFonts w:eastAsia="Times New Roman" w:cstheme="minorHAnsi"/>
                <w:sz w:val="18"/>
                <w:szCs w:val="18"/>
              </w:rPr>
            </w:pPr>
          </w:p>
        </w:tc>
        <w:tc>
          <w:tcPr>
            <w:tcW w:w="459" w:type="pct"/>
            <w:tcPrChange w:id="142" w:author="Alhabibi, Haider@Energy" w:date="2022-01-26T19:50:00Z">
              <w:tcPr>
                <w:tcW w:w="470" w:type="pct"/>
                <w:gridSpan w:val="2"/>
              </w:tcPr>
            </w:tcPrChange>
          </w:tcPr>
          <w:p w14:paraId="16730B4F" w14:textId="77777777" w:rsidR="00A03A6C" w:rsidRPr="0040687B" w:rsidRDefault="00A03A6C" w:rsidP="009A4623">
            <w:pPr>
              <w:spacing w:after="0"/>
              <w:jc w:val="center"/>
              <w:rPr>
                <w:ins w:id="143" w:author="Alhabibi, Haider@Energy" w:date="2022-01-26T19:35:00Z"/>
                <w:rFonts w:eastAsia="Times New Roman" w:cstheme="minorHAnsi"/>
                <w:sz w:val="18"/>
                <w:szCs w:val="18"/>
              </w:rPr>
            </w:pPr>
          </w:p>
        </w:tc>
        <w:tc>
          <w:tcPr>
            <w:tcW w:w="417" w:type="pct"/>
            <w:tcPrChange w:id="144" w:author="Alhabibi, Haider@Energy" w:date="2022-01-26T19:50:00Z">
              <w:tcPr>
                <w:tcW w:w="375" w:type="pct"/>
                <w:gridSpan w:val="2"/>
              </w:tcPr>
            </w:tcPrChange>
          </w:tcPr>
          <w:p w14:paraId="568588CD" w14:textId="77777777" w:rsidR="00A03A6C" w:rsidRPr="0040687B" w:rsidRDefault="00A03A6C" w:rsidP="009A4623">
            <w:pPr>
              <w:spacing w:after="0"/>
              <w:jc w:val="center"/>
              <w:rPr>
                <w:ins w:id="145" w:author="Alhabibi, Haider@Energy" w:date="2022-01-26T19:35:00Z"/>
                <w:rFonts w:eastAsia="Times New Roman" w:cstheme="minorHAnsi"/>
                <w:sz w:val="18"/>
                <w:szCs w:val="18"/>
              </w:rPr>
            </w:pPr>
          </w:p>
        </w:tc>
        <w:tc>
          <w:tcPr>
            <w:tcW w:w="364" w:type="pct"/>
            <w:tcPrChange w:id="146" w:author="Alhabibi, Haider@Energy" w:date="2022-01-26T19:50:00Z">
              <w:tcPr>
                <w:tcW w:w="437" w:type="pct"/>
                <w:gridSpan w:val="3"/>
              </w:tcPr>
            </w:tcPrChange>
          </w:tcPr>
          <w:p w14:paraId="5BDDF5AA" w14:textId="77777777" w:rsidR="00A03A6C" w:rsidRPr="0040687B" w:rsidRDefault="00A03A6C" w:rsidP="009A4623">
            <w:pPr>
              <w:spacing w:after="0"/>
              <w:jc w:val="center"/>
              <w:rPr>
                <w:ins w:id="147" w:author="Alhabibi, Haider@Energy" w:date="2022-01-26T19:35:00Z"/>
                <w:rFonts w:eastAsia="Times New Roman" w:cstheme="minorHAnsi"/>
                <w:sz w:val="18"/>
                <w:szCs w:val="18"/>
              </w:rPr>
            </w:pPr>
          </w:p>
        </w:tc>
        <w:tc>
          <w:tcPr>
            <w:tcW w:w="437" w:type="pct"/>
            <w:tcPrChange w:id="148" w:author="Alhabibi, Haider@Energy" w:date="2022-01-26T19:50:00Z">
              <w:tcPr>
                <w:tcW w:w="437" w:type="pct"/>
                <w:gridSpan w:val="2"/>
              </w:tcPr>
            </w:tcPrChange>
          </w:tcPr>
          <w:p w14:paraId="6D2668C0" w14:textId="77777777" w:rsidR="00A03A6C" w:rsidRPr="0040687B" w:rsidRDefault="00A03A6C" w:rsidP="009A4623">
            <w:pPr>
              <w:spacing w:after="0"/>
              <w:jc w:val="center"/>
              <w:rPr>
                <w:ins w:id="149" w:author="Alhabibi, Haider@Energy" w:date="2022-01-26T19:35:00Z"/>
                <w:rFonts w:eastAsia="Times New Roman" w:cstheme="minorHAnsi"/>
                <w:sz w:val="18"/>
                <w:szCs w:val="18"/>
              </w:rPr>
            </w:pPr>
          </w:p>
        </w:tc>
        <w:tc>
          <w:tcPr>
            <w:tcW w:w="450" w:type="pct"/>
            <w:tcPrChange w:id="150" w:author="Alhabibi, Haider@Energy" w:date="2022-01-26T19:50:00Z">
              <w:tcPr>
                <w:tcW w:w="407" w:type="pct"/>
                <w:gridSpan w:val="2"/>
              </w:tcPr>
            </w:tcPrChange>
          </w:tcPr>
          <w:p w14:paraId="758D8076" w14:textId="77777777" w:rsidR="00A03A6C" w:rsidRPr="0040687B" w:rsidRDefault="00A03A6C" w:rsidP="009A4623">
            <w:pPr>
              <w:spacing w:after="0"/>
              <w:jc w:val="center"/>
              <w:rPr>
                <w:ins w:id="151" w:author="Alhabibi, Haider@Energy" w:date="2022-01-26T19:35:00Z"/>
                <w:rFonts w:eastAsia="Times New Roman" w:cstheme="minorHAnsi"/>
                <w:sz w:val="18"/>
                <w:szCs w:val="18"/>
              </w:rPr>
            </w:pPr>
          </w:p>
        </w:tc>
        <w:tc>
          <w:tcPr>
            <w:tcW w:w="375" w:type="pct"/>
            <w:tcPrChange w:id="152" w:author="Alhabibi, Haider@Energy" w:date="2022-01-26T19:50:00Z">
              <w:tcPr>
                <w:tcW w:w="374" w:type="pct"/>
                <w:gridSpan w:val="2"/>
              </w:tcPr>
            </w:tcPrChange>
          </w:tcPr>
          <w:p w14:paraId="508632AA" w14:textId="77777777" w:rsidR="00A03A6C" w:rsidRPr="0040687B" w:rsidRDefault="00A03A6C" w:rsidP="009A4623">
            <w:pPr>
              <w:spacing w:after="0"/>
              <w:rPr>
                <w:ins w:id="153" w:author="Alhabibi, Haider@Energy" w:date="2022-01-26T19:35:00Z"/>
                <w:rFonts w:eastAsia="Times New Roman" w:cstheme="minorHAnsi"/>
                <w:sz w:val="18"/>
                <w:szCs w:val="18"/>
              </w:rPr>
            </w:pPr>
          </w:p>
        </w:tc>
        <w:tc>
          <w:tcPr>
            <w:tcW w:w="458" w:type="pct"/>
            <w:tcPrChange w:id="154" w:author="Alhabibi, Haider@Energy" w:date="2022-01-26T19:50:00Z">
              <w:tcPr>
                <w:tcW w:w="500" w:type="pct"/>
              </w:tcPr>
            </w:tcPrChange>
          </w:tcPr>
          <w:p w14:paraId="47529114" w14:textId="77777777" w:rsidR="00A03A6C" w:rsidRPr="00744DE2" w:rsidRDefault="00A03A6C" w:rsidP="009A4623">
            <w:pPr>
              <w:spacing w:after="0"/>
              <w:jc w:val="center"/>
              <w:rPr>
                <w:ins w:id="155" w:author="Alhabibi, Haider@Energy" w:date="2022-01-26T19:35:00Z"/>
                <w:rFonts w:eastAsia="Times New Roman" w:cstheme="minorHAnsi"/>
                <w:sz w:val="18"/>
                <w:szCs w:val="18"/>
              </w:rPr>
            </w:pPr>
          </w:p>
        </w:tc>
      </w:tr>
    </w:tbl>
    <w:p w14:paraId="4D5F3C19" w14:textId="580B5078" w:rsidR="00045905" w:rsidRDefault="00045905" w:rsidP="0079399B">
      <w:pPr>
        <w:suppressAutoHyphens/>
        <w:spacing w:after="0" w:line="240" w:lineRule="auto"/>
        <w:ind w:left="446"/>
        <w:rPr>
          <w:ins w:id="156" w:author="Alhabibi, Haider@Energy" w:date="2022-01-26T19:33:00Z"/>
          <w:rFonts w:asciiTheme="minorHAnsi" w:hAnsiTheme="minorHAnsi" w:cstheme="minorHAnsi"/>
          <w:b/>
          <w:sz w:val="18"/>
          <w:szCs w:val="20"/>
        </w:rPr>
      </w:pPr>
    </w:p>
    <w:p w14:paraId="451AE030" w14:textId="77777777" w:rsidR="008A7FC2" w:rsidRPr="009C3545" w:rsidRDefault="008A7FC2" w:rsidP="0079399B">
      <w:pPr>
        <w:suppressAutoHyphens/>
        <w:spacing w:after="0" w:line="240" w:lineRule="auto"/>
        <w:ind w:left="446"/>
        <w:rPr>
          <w:rFonts w:asciiTheme="minorHAnsi" w:hAnsiTheme="minorHAnsi" w:cstheme="minorHAnsi"/>
          <w:b/>
          <w:sz w:val="18"/>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45"/>
        <w:gridCol w:w="909"/>
        <w:gridCol w:w="794"/>
        <w:gridCol w:w="882"/>
        <w:gridCol w:w="882"/>
        <w:gridCol w:w="619"/>
        <w:gridCol w:w="794"/>
        <w:gridCol w:w="794"/>
        <w:gridCol w:w="1057"/>
        <w:gridCol w:w="1057"/>
        <w:gridCol w:w="882"/>
        <w:gridCol w:w="1062"/>
      </w:tblGrid>
      <w:tr w:rsidR="008A15E5" w:rsidRPr="009C3545" w14:paraId="74069DEB" w14:textId="77777777" w:rsidTr="00001C88">
        <w:trPr>
          <w:cantSplit/>
          <w:trHeight w:val="144"/>
        </w:trPr>
        <w:tc>
          <w:tcPr>
            <w:tcW w:w="11003" w:type="dxa"/>
            <w:gridSpan w:val="12"/>
            <w:tcBorders>
              <w:top w:val="single" w:sz="4" w:space="0" w:color="auto"/>
              <w:left w:val="single" w:sz="4" w:space="0" w:color="auto"/>
              <w:bottom w:val="single" w:sz="4" w:space="0" w:color="auto"/>
              <w:right w:val="single" w:sz="4" w:space="0" w:color="auto"/>
            </w:tcBorders>
            <w:vAlign w:val="center"/>
          </w:tcPr>
          <w:p w14:paraId="4BFC9E72" w14:textId="3D102F7E"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9C3545">
              <w:rPr>
                <w:rFonts w:asciiTheme="minorHAnsi" w:hAnsiTheme="minorHAnsi" w:cstheme="minorHAnsi"/>
                <w:b/>
                <w:sz w:val="18"/>
                <w:szCs w:val="20"/>
              </w:rPr>
              <w:t xml:space="preserve">C. Installed HERS Verified Central Water Heating Systems Information </w:t>
            </w:r>
          </w:p>
          <w:p w14:paraId="35575FE5" w14:textId="1EA1895C"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This table reports</w:t>
            </w:r>
            <w:ins w:id="157" w:author="Alhabibi, Haider@Energy" w:date="2022-01-26T22:09:00Z">
              <w:r w:rsidR="009458C6">
                <w:rPr>
                  <w:rFonts w:asciiTheme="minorHAnsi" w:eastAsia="Times New Roman" w:hAnsiTheme="minorHAnsi" w:cstheme="minorHAnsi"/>
                  <w:sz w:val="18"/>
                  <w:szCs w:val="20"/>
                </w:rPr>
                <w:t xml:space="preserve"> </w:t>
              </w:r>
              <w:r w:rsidR="009458C6">
                <w:rPr>
                  <w:rFonts w:asciiTheme="minorHAnsi" w:eastAsia="Times New Roman" w:hAnsiTheme="minorHAnsi" w:cstheme="minorHAnsi"/>
                  <w:sz w:val="20"/>
                  <w:szCs w:val="20"/>
                </w:rPr>
                <w:t>features</w:t>
              </w:r>
            </w:ins>
            <w:r w:rsidRPr="009C3545">
              <w:rPr>
                <w:rFonts w:asciiTheme="minorHAnsi" w:eastAsia="Times New Roman" w:hAnsiTheme="minorHAnsi" w:cstheme="minorHAnsi"/>
                <w:sz w:val="18"/>
                <w:szCs w:val="20"/>
              </w:rPr>
              <w:t xml:space="preserve"> the water heating system </w:t>
            </w:r>
            <w:del w:id="158" w:author="Alhabibi, Haider@Energy" w:date="2022-01-26T22:09:00Z">
              <w:r w:rsidRPr="009C3545" w:rsidDel="009458C6">
                <w:rPr>
                  <w:rFonts w:asciiTheme="minorHAnsi" w:eastAsia="Times New Roman" w:hAnsiTheme="minorHAnsi" w:cstheme="minorHAnsi"/>
                  <w:sz w:val="18"/>
                  <w:szCs w:val="20"/>
                </w:rPr>
                <w:delText xml:space="preserve">features </w:delText>
              </w:r>
            </w:del>
            <w:ins w:id="159" w:author="Alhabibi, Haider@Energy" w:date="2022-01-26T22:09:00Z">
              <w:r w:rsidR="00AC2213">
                <w:rPr>
                  <w:rFonts w:asciiTheme="minorHAnsi" w:eastAsia="Times New Roman" w:hAnsiTheme="minorHAnsi" w:cstheme="minorHAnsi"/>
                  <w:sz w:val="20"/>
                  <w:szCs w:val="20"/>
                </w:rPr>
                <w:t xml:space="preserve">other than </w:t>
              </w:r>
              <w:r w:rsidR="00AC2213">
                <w:rPr>
                  <w:rFonts w:cstheme="minorHAnsi"/>
                  <w:b/>
                  <w:bCs/>
                  <w:sz w:val="20"/>
                  <w:szCs w:val="20"/>
                </w:rPr>
                <w:t>HPWH</w:t>
              </w:r>
              <w:r w:rsidR="00AC2213">
                <w:rPr>
                  <w:rFonts w:asciiTheme="minorHAnsi" w:eastAsia="Times New Roman" w:hAnsiTheme="minorHAnsi" w:cstheme="minorHAnsi"/>
                  <w:sz w:val="20"/>
                  <w:szCs w:val="20"/>
                </w:rPr>
                <w:t xml:space="preserve"> systems</w:t>
              </w:r>
              <w:r w:rsidR="00AC2213">
                <w:rPr>
                  <w:rFonts w:asciiTheme="minorHAnsi" w:eastAsia="Times New Roman" w:hAnsiTheme="minorHAnsi" w:cstheme="minorHAnsi"/>
                  <w:sz w:val="18"/>
                  <w:szCs w:val="20"/>
                </w:rPr>
                <w:t xml:space="preserve"> </w:t>
              </w:r>
            </w:ins>
            <w:r w:rsidRPr="009C3545">
              <w:rPr>
                <w:rFonts w:asciiTheme="minorHAnsi" w:eastAsia="Times New Roman" w:hAnsiTheme="minorHAnsi" w:cstheme="minorHAnsi"/>
                <w:sz w:val="18"/>
                <w:szCs w:val="20"/>
              </w:rPr>
              <w:t xml:space="preserve">that were specified on the registered </w:t>
            </w:r>
            <w:del w:id="160" w:author="Tam, Danny@Energy" w:date="2022-02-28T15:45:00Z">
              <w:r w:rsidRPr="009C3545" w:rsidDel="00D11E38">
                <w:rPr>
                  <w:rFonts w:asciiTheme="minorHAnsi" w:eastAsia="Times New Roman" w:hAnsiTheme="minorHAnsi" w:cstheme="minorHAnsi"/>
                  <w:sz w:val="18"/>
                  <w:szCs w:val="20"/>
                </w:rPr>
                <w:delText>CF1R</w:delText>
              </w:r>
            </w:del>
            <w:ins w:id="161" w:author="Tam, Danny@Energy" w:date="2022-02-28T15:45:00Z">
              <w:r w:rsidR="00D11E38">
                <w:rPr>
                  <w:rFonts w:asciiTheme="minorHAnsi" w:eastAsia="Times New Roman" w:hAnsiTheme="minorHAnsi" w:cstheme="minorHAnsi"/>
                  <w:sz w:val="18"/>
                  <w:szCs w:val="20"/>
                </w:rPr>
                <w:t>NRCC</w:t>
              </w:r>
            </w:ins>
            <w:r w:rsidRPr="009C3545">
              <w:rPr>
                <w:rFonts w:asciiTheme="minorHAnsi" w:eastAsia="Times New Roman" w:hAnsiTheme="minorHAnsi" w:cstheme="minorHAnsi"/>
                <w:sz w:val="18"/>
                <w:szCs w:val="20"/>
              </w:rPr>
              <w:t xml:space="preserve"> compliance document for this project.</w:t>
            </w:r>
          </w:p>
        </w:tc>
      </w:tr>
      <w:tr w:rsidR="007958D4" w:rsidRPr="009C3545" w14:paraId="69B2AB02" w14:textId="77777777" w:rsidTr="007958D4">
        <w:trPr>
          <w:cantSplit/>
          <w:trHeight w:val="144"/>
        </w:trPr>
        <w:tc>
          <w:tcPr>
            <w:tcW w:w="1069" w:type="dxa"/>
            <w:tcBorders>
              <w:top w:val="single" w:sz="4" w:space="0" w:color="auto"/>
              <w:left w:val="single" w:sz="4" w:space="0" w:color="auto"/>
              <w:bottom w:val="single" w:sz="4" w:space="0" w:color="auto"/>
              <w:right w:val="single" w:sz="4" w:space="0" w:color="auto"/>
            </w:tcBorders>
            <w:vAlign w:val="center"/>
          </w:tcPr>
          <w:p w14:paraId="3CE53662"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01</w:t>
            </w:r>
          </w:p>
        </w:tc>
        <w:tc>
          <w:tcPr>
            <w:tcW w:w="929" w:type="dxa"/>
            <w:tcBorders>
              <w:top w:val="single" w:sz="4" w:space="0" w:color="auto"/>
              <w:left w:val="single" w:sz="4" w:space="0" w:color="auto"/>
              <w:bottom w:val="single" w:sz="4" w:space="0" w:color="auto"/>
              <w:right w:val="single" w:sz="4" w:space="0" w:color="auto"/>
            </w:tcBorders>
            <w:vAlign w:val="center"/>
          </w:tcPr>
          <w:p w14:paraId="40642ABD"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02</w:t>
            </w:r>
          </w:p>
        </w:tc>
        <w:tc>
          <w:tcPr>
            <w:tcW w:w="810" w:type="dxa"/>
            <w:tcBorders>
              <w:top w:val="single" w:sz="4" w:space="0" w:color="auto"/>
              <w:left w:val="single" w:sz="4" w:space="0" w:color="auto"/>
              <w:bottom w:val="single" w:sz="4" w:space="0" w:color="auto"/>
              <w:right w:val="single" w:sz="4" w:space="0" w:color="auto"/>
            </w:tcBorders>
            <w:vAlign w:val="center"/>
          </w:tcPr>
          <w:p w14:paraId="5DC86608"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03</w:t>
            </w:r>
          </w:p>
        </w:tc>
        <w:tc>
          <w:tcPr>
            <w:tcW w:w="900" w:type="dxa"/>
            <w:tcBorders>
              <w:top w:val="single" w:sz="4" w:space="0" w:color="auto"/>
              <w:left w:val="single" w:sz="4" w:space="0" w:color="auto"/>
              <w:bottom w:val="single" w:sz="4" w:space="0" w:color="auto"/>
              <w:right w:val="single" w:sz="4" w:space="0" w:color="auto"/>
            </w:tcBorders>
            <w:vAlign w:val="center"/>
          </w:tcPr>
          <w:p w14:paraId="6BFF24C9"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04</w:t>
            </w:r>
          </w:p>
        </w:tc>
        <w:tc>
          <w:tcPr>
            <w:tcW w:w="900" w:type="dxa"/>
            <w:tcBorders>
              <w:top w:val="single" w:sz="4" w:space="0" w:color="auto"/>
              <w:left w:val="single" w:sz="4" w:space="0" w:color="auto"/>
              <w:bottom w:val="single" w:sz="4" w:space="0" w:color="auto"/>
              <w:right w:val="single" w:sz="4" w:space="0" w:color="auto"/>
            </w:tcBorders>
            <w:vAlign w:val="center"/>
          </w:tcPr>
          <w:p w14:paraId="363311BB"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05</w:t>
            </w:r>
          </w:p>
        </w:tc>
        <w:tc>
          <w:tcPr>
            <w:tcW w:w="630" w:type="dxa"/>
            <w:tcBorders>
              <w:top w:val="single" w:sz="4" w:space="0" w:color="auto"/>
              <w:left w:val="single" w:sz="4" w:space="0" w:color="auto"/>
              <w:bottom w:val="single" w:sz="4" w:space="0" w:color="auto"/>
              <w:right w:val="single" w:sz="4" w:space="0" w:color="auto"/>
            </w:tcBorders>
            <w:vAlign w:val="center"/>
          </w:tcPr>
          <w:p w14:paraId="603BFD30"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06</w:t>
            </w:r>
          </w:p>
        </w:tc>
        <w:tc>
          <w:tcPr>
            <w:tcW w:w="810" w:type="dxa"/>
            <w:tcBorders>
              <w:top w:val="single" w:sz="4" w:space="0" w:color="auto"/>
              <w:left w:val="single" w:sz="4" w:space="0" w:color="auto"/>
              <w:bottom w:val="single" w:sz="4" w:space="0" w:color="auto"/>
              <w:right w:val="single" w:sz="4" w:space="0" w:color="auto"/>
            </w:tcBorders>
            <w:vAlign w:val="center"/>
          </w:tcPr>
          <w:p w14:paraId="786CF480"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07</w:t>
            </w:r>
          </w:p>
        </w:tc>
        <w:tc>
          <w:tcPr>
            <w:tcW w:w="810" w:type="dxa"/>
            <w:tcBorders>
              <w:top w:val="single" w:sz="4" w:space="0" w:color="auto"/>
              <w:left w:val="single" w:sz="4" w:space="0" w:color="auto"/>
              <w:bottom w:val="single" w:sz="4" w:space="0" w:color="auto"/>
              <w:right w:val="single" w:sz="4" w:space="0" w:color="auto"/>
            </w:tcBorders>
            <w:vAlign w:val="center"/>
          </w:tcPr>
          <w:p w14:paraId="06ECB915"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08</w:t>
            </w:r>
          </w:p>
        </w:tc>
        <w:tc>
          <w:tcPr>
            <w:tcW w:w="1080" w:type="dxa"/>
            <w:tcBorders>
              <w:top w:val="single" w:sz="4" w:space="0" w:color="auto"/>
              <w:left w:val="single" w:sz="4" w:space="0" w:color="auto"/>
              <w:bottom w:val="single" w:sz="4" w:space="0" w:color="auto"/>
              <w:right w:val="single" w:sz="4" w:space="0" w:color="auto"/>
            </w:tcBorders>
            <w:vAlign w:val="center"/>
          </w:tcPr>
          <w:p w14:paraId="4285015E"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09</w:t>
            </w:r>
          </w:p>
        </w:tc>
        <w:tc>
          <w:tcPr>
            <w:tcW w:w="1080" w:type="dxa"/>
            <w:tcBorders>
              <w:top w:val="single" w:sz="4" w:space="0" w:color="auto"/>
              <w:left w:val="single" w:sz="4" w:space="0" w:color="auto"/>
              <w:bottom w:val="single" w:sz="4" w:space="0" w:color="auto"/>
              <w:right w:val="single" w:sz="4" w:space="0" w:color="auto"/>
            </w:tcBorders>
            <w:vAlign w:val="center"/>
          </w:tcPr>
          <w:p w14:paraId="03924978"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10</w:t>
            </w:r>
          </w:p>
        </w:tc>
        <w:tc>
          <w:tcPr>
            <w:tcW w:w="900" w:type="dxa"/>
            <w:tcBorders>
              <w:top w:val="single" w:sz="4" w:space="0" w:color="auto"/>
              <w:left w:val="single" w:sz="4" w:space="0" w:color="auto"/>
              <w:bottom w:val="single" w:sz="4" w:space="0" w:color="auto"/>
              <w:right w:val="single" w:sz="4" w:space="0" w:color="auto"/>
            </w:tcBorders>
            <w:vAlign w:val="center"/>
          </w:tcPr>
          <w:p w14:paraId="1E193DAA"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11</w:t>
            </w:r>
          </w:p>
        </w:tc>
        <w:tc>
          <w:tcPr>
            <w:tcW w:w="1085" w:type="dxa"/>
            <w:tcBorders>
              <w:top w:val="single" w:sz="4" w:space="0" w:color="auto"/>
              <w:left w:val="single" w:sz="4" w:space="0" w:color="auto"/>
              <w:bottom w:val="single" w:sz="4" w:space="0" w:color="auto"/>
              <w:right w:val="single" w:sz="4" w:space="0" w:color="auto"/>
            </w:tcBorders>
            <w:vAlign w:val="center"/>
          </w:tcPr>
          <w:p w14:paraId="495F57A8"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9C3545">
              <w:rPr>
                <w:rFonts w:asciiTheme="minorHAnsi" w:eastAsia="Times New Roman" w:hAnsiTheme="minorHAnsi" w:cstheme="minorHAnsi"/>
                <w:sz w:val="18"/>
                <w:szCs w:val="20"/>
              </w:rPr>
              <w:t>12</w:t>
            </w:r>
          </w:p>
        </w:tc>
      </w:tr>
      <w:tr w:rsidR="007958D4" w:rsidRPr="009C3545" w14:paraId="309B61F5" w14:textId="77777777" w:rsidTr="007958D4">
        <w:trPr>
          <w:cantSplit/>
          <w:trHeight w:val="144"/>
        </w:trPr>
        <w:tc>
          <w:tcPr>
            <w:tcW w:w="1069" w:type="dxa"/>
            <w:tcBorders>
              <w:top w:val="single" w:sz="4" w:space="0" w:color="auto"/>
              <w:left w:val="single" w:sz="4" w:space="0" w:color="auto"/>
              <w:bottom w:val="single" w:sz="4" w:space="0" w:color="auto"/>
              <w:right w:val="single" w:sz="4" w:space="0" w:color="auto"/>
            </w:tcBorders>
            <w:vAlign w:val="bottom"/>
          </w:tcPr>
          <w:p w14:paraId="065769E9"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Water Heating System ID or Name</w:t>
            </w:r>
          </w:p>
        </w:tc>
        <w:tc>
          <w:tcPr>
            <w:tcW w:w="929" w:type="dxa"/>
            <w:tcBorders>
              <w:top w:val="single" w:sz="4" w:space="0" w:color="auto"/>
              <w:left w:val="single" w:sz="4" w:space="0" w:color="auto"/>
              <w:bottom w:val="single" w:sz="4" w:space="0" w:color="auto"/>
              <w:right w:val="single" w:sz="4" w:space="0" w:color="auto"/>
            </w:tcBorders>
            <w:vAlign w:val="bottom"/>
          </w:tcPr>
          <w:p w14:paraId="6286BE9F"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 Water Heating System Type</w:t>
            </w:r>
          </w:p>
        </w:tc>
        <w:tc>
          <w:tcPr>
            <w:tcW w:w="810" w:type="dxa"/>
            <w:tcBorders>
              <w:top w:val="single" w:sz="4" w:space="0" w:color="auto"/>
              <w:left w:val="single" w:sz="4" w:space="0" w:color="auto"/>
              <w:bottom w:val="single" w:sz="4" w:space="0" w:color="auto"/>
              <w:right w:val="single" w:sz="4" w:space="0" w:color="auto"/>
            </w:tcBorders>
            <w:vAlign w:val="bottom"/>
          </w:tcPr>
          <w:p w14:paraId="664BD5B1"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Water Heater Type</w:t>
            </w:r>
          </w:p>
        </w:tc>
        <w:tc>
          <w:tcPr>
            <w:tcW w:w="900" w:type="dxa"/>
            <w:tcBorders>
              <w:top w:val="single" w:sz="4" w:space="0" w:color="auto"/>
              <w:left w:val="single" w:sz="4" w:space="0" w:color="auto"/>
              <w:bottom w:val="single" w:sz="4" w:space="0" w:color="auto"/>
              <w:right w:val="single" w:sz="4" w:space="0" w:color="auto"/>
            </w:tcBorders>
            <w:vAlign w:val="bottom"/>
          </w:tcPr>
          <w:p w14:paraId="0651D1C7"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 </w:t>
            </w:r>
            <w:proofErr w:type="gramStart"/>
            <w:r w:rsidRPr="009C3545">
              <w:rPr>
                <w:rFonts w:asciiTheme="minorHAnsi" w:eastAsia="Times New Roman" w:hAnsiTheme="minorHAnsi" w:cstheme="minorHAnsi"/>
                <w:sz w:val="18"/>
                <w:szCs w:val="20"/>
              </w:rPr>
              <w:t>of</w:t>
            </w:r>
            <w:proofErr w:type="gramEnd"/>
            <w:r w:rsidRPr="009C3545">
              <w:rPr>
                <w:rFonts w:asciiTheme="minorHAnsi" w:eastAsia="Times New Roman" w:hAnsiTheme="minorHAnsi" w:cstheme="minorHAnsi"/>
                <w:sz w:val="18"/>
                <w:szCs w:val="20"/>
              </w:rPr>
              <w:t xml:space="preserve"> Water Heaters in System</w:t>
            </w:r>
          </w:p>
        </w:tc>
        <w:tc>
          <w:tcPr>
            <w:tcW w:w="900" w:type="dxa"/>
            <w:tcBorders>
              <w:top w:val="single" w:sz="4" w:space="0" w:color="auto"/>
              <w:left w:val="single" w:sz="4" w:space="0" w:color="auto"/>
              <w:bottom w:val="single" w:sz="4" w:space="0" w:color="auto"/>
              <w:right w:val="single" w:sz="4" w:space="0" w:color="auto"/>
            </w:tcBorders>
            <w:vAlign w:val="bottom"/>
          </w:tcPr>
          <w:p w14:paraId="0BE9770B"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Water Heater </w:t>
            </w:r>
          </w:p>
          <w:p w14:paraId="168899DF"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Storage</w:t>
            </w:r>
          </w:p>
          <w:p w14:paraId="1183AE52"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Volume (gal)</w:t>
            </w:r>
          </w:p>
        </w:tc>
        <w:tc>
          <w:tcPr>
            <w:tcW w:w="630" w:type="dxa"/>
            <w:tcBorders>
              <w:top w:val="single" w:sz="4" w:space="0" w:color="auto"/>
              <w:left w:val="single" w:sz="4" w:space="0" w:color="auto"/>
              <w:bottom w:val="single" w:sz="4" w:space="0" w:color="auto"/>
              <w:right w:val="single" w:sz="4" w:space="0" w:color="auto"/>
            </w:tcBorders>
            <w:vAlign w:val="bottom"/>
          </w:tcPr>
          <w:p w14:paraId="03C33D02"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Fuel Type</w:t>
            </w:r>
          </w:p>
        </w:tc>
        <w:tc>
          <w:tcPr>
            <w:tcW w:w="810" w:type="dxa"/>
            <w:tcBorders>
              <w:top w:val="single" w:sz="4" w:space="0" w:color="auto"/>
              <w:left w:val="single" w:sz="4" w:space="0" w:color="auto"/>
              <w:bottom w:val="single" w:sz="4" w:space="0" w:color="auto"/>
              <w:right w:val="single" w:sz="4" w:space="0" w:color="auto"/>
            </w:tcBorders>
            <w:vAlign w:val="bottom"/>
          </w:tcPr>
          <w:p w14:paraId="7408388F"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Rated Input Type</w:t>
            </w:r>
          </w:p>
        </w:tc>
        <w:tc>
          <w:tcPr>
            <w:tcW w:w="810" w:type="dxa"/>
            <w:tcBorders>
              <w:top w:val="single" w:sz="4" w:space="0" w:color="auto"/>
              <w:left w:val="single" w:sz="4" w:space="0" w:color="auto"/>
              <w:bottom w:val="single" w:sz="4" w:space="0" w:color="auto"/>
              <w:right w:val="single" w:sz="4" w:space="0" w:color="auto"/>
            </w:tcBorders>
            <w:vAlign w:val="bottom"/>
          </w:tcPr>
          <w:p w14:paraId="7A6EC70C"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Rated Input Value</w:t>
            </w:r>
          </w:p>
        </w:tc>
        <w:tc>
          <w:tcPr>
            <w:tcW w:w="1080" w:type="dxa"/>
            <w:tcBorders>
              <w:top w:val="single" w:sz="4" w:space="0" w:color="auto"/>
              <w:left w:val="single" w:sz="4" w:space="0" w:color="auto"/>
              <w:bottom w:val="single" w:sz="4" w:space="0" w:color="auto"/>
              <w:right w:val="single" w:sz="4" w:space="0" w:color="auto"/>
            </w:tcBorders>
            <w:vAlign w:val="bottom"/>
          </w:tcPr>
          <w:p w14:paraId="06D7165E"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Heating Efficiency Type</w:t>
            </w:r>
          </w:p>
        </w:tc>
        <w:tc>
          <w:tcPr>
            <w:tcW w:w="1080" w:type="dxa"/>
            <w:tcBorders>
              <w:top w:val="single" w:sz="4" w:space="0" w:color="auto"/>
              <w:left w:val="single" w:sz="4" w:space="0" w:color="auto"/>
              <w:bottom w:val="single" w:sz="4" w:space="0" w:color="auto"/>
              <w:right w:val="single" w:sz="4" w:space="0" w:color="auto"/>
            </w:tcBorders>
            <w:vAlign w:val="bottom"/>
          </w:tcPr>
          <w:p w14:paraId="0481C322"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Heating Efficiency Value</w:t>
            </w:r>
          </w:p>
        </w:tc>
        <w:tc>
          <w:tcPr>
            <w:tcW w:w="900" w:type="dxa"/>
            <w:tcBorders>
              <w:top w:val="single" w:sz="4" w:space="0" w:color="auto"/>
              <w:left w:val="single" w:sz="4" w:space="0" w:color="auto"/>
              <w:bottom w:val="single" w:sz="4" w:space="0" w:color="auto"/>
              <w:right w:val="single" w:sz="4" w:space="0" w:color="auto"/>
            </w:tcBorders>
            <w:vAlign w:val="bottom"/>
          </w:tcPr>
          <w:p w14:paraId="01279E90"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Standby Loss </w:t>
            </w:r>
          </w:p>
          <w:p w14:paraId="67FA980F"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t>
            </w:r>
          </w:p>
        </w:tc>
        <w:tc>
          <w:tcPr>
            <w:tcW w:w="1085" w:type="dxa"/>
            <w:tcBorders>
              <w:top w:val="single" w:sz="4" w:space="0" w:color="auto"/>
              <w:left w:val="single" w:sz="4" w:space="0" w:color="auto"/>
              <w:bottom w:val="single" w:sz="4" w:space="0" w:color="auto"/>
              <w:right w:val="single" w:sz="4" w:space="0" w:color="auto"/>
            </w:tcBorders>
            <w:vAlign w:val="bottom"/>
          </w:tcPr>
          <w:p w14:paraId="13A85590"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Exterior </w:t>
            </w:r>
            <w:proofErr w:type="spellStart"/>
            <w:r w:rsidRPr="009C3545">
              <w:rPr>
                <w:rFonts w:asciiTheme="minorHAnsi" w:eastAsia="Times New Roman" w:hAnsiTheme="minorHAnsi" w:cstheme="minorHAnsi"/>
                <w:sz w:val="18"/>
                <w:szCs w:val="20"/>
              </w:rPr>
              <w:t>Insul</w:t>
            </w:r>
            <w:proofErr w:type="spellEnd"/>
            <w:r w:rsidRPr="009C3545">
              <w:rPr>
                <w:rFonts w:asciiTheme="minorHAnsi" w:eastAsia="Times New Roman" w:hAnsiTheme="minorHAnsi" w:cstheme="minorHAnsi"/>
                <w:sz w:val="18"/>
                <w:szCs w:val="20"/>
              </w:rPr>
              <w:t xml:space="preserve">. </w:t>
            </w:r>
          </w:p>
          <w:p w14:paraId="3BE739A6"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R-Value</w:t>
            </w:r>
          </w:p>
        </w:tc>
      </w:tr>
      <w:tr w:rsidR="007958D4" w:rsidRPr="009C3545" w14:paraId="59D6200F" w14:textId="77777777" w:rsidTr="007958D4">
        <w:trPr>
          <w:cantSplit/>
          <w:trHeight w:val="144"/>
        </w:trPr>
        <w:tc>
          <w:tcPr>
            <w:tcW w:w="1069" w:type="dxa"/>
            <w:tcBorders>
              <w:top w:val="single" w:sz="4" w:space="0" w:color="auto"/>
              <w:left w:val="single" w:sz="4" w:space="0" w:color="auto"/>
              <w:bottom w:val="single" w:sz="4" w:space="0" w:color="auto"/>
              <w:right w:val="single" w:sz="4" w:space="0" w:color="auto"/>
            </w:tcBorders>
          </w:tcPr>
          <w:p w14:paraId="5409C6E0"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929" w:type="dxa"/>
            <w:tcBorders>
              <w:top w:val="single" w:sz="4" w:space="0" w:color="auto"/>
              <w:left w:val="single" w:sz="4" w:space="0" w:color="auto"/>
              <w:bottom w:val="single" w:sz="4" w:space="0" w:color="auto"/>
              <w:right w:val="single" w:sz="4" w:space="0" w:color="auto"/>
            </w:tcBorders>
          </w:tcPr>
          <w:p w14:paraId="161F552C"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810" w:type="dxa"/>
            <w:tcBorders>
              <w:top w:val="single" w:sz="4" w:space="0" w:color="auto"/>
              <w:left w:val="single" w:sz="4" w:space="0" w:color="auto"/>
              <w:bottom w:val="single" w:sz="4" w:space="0" w:color="auto"/>
              <w:right w:val="single" w:sz="4" w:space="0" w:color="auto"/>
            </w:tcBorders>
          </w:tcPr>
          <w:p w14:paraId="4B132BA3"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900" w:type="dxa"/>
            <w:tcBorders>
              <w:top w:val="single" w:sz="4" w:space="0" w:color="auto"/>
              <w:left w:val="single" w:sz="4" w:space="0" w:color="auto"/>
              <w:bottom w:val="single" w:sz="4" w:space="0" w:color="auto"/>
              <w:right w:val="single" w:sz="4" w:space="0" w:color="auto"/>
            </w:tcBorders>
          </w:tcPr>
          <w:p w14:paraId="397DDDF6"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900" w:type="dxa"/>
            <w:tcBorders>
              <w:top w:val="single" w:sz="4" w:space="0" w:color="auto"/>
              <w:left w:val="single" w:sz="4" w:space="0" w:color="auto"/>
              <w:bottom w:val="single" w:sz="4" w:space="0" w:color="auto"/>
              <w:right w:val="single" w:sz="4" w:space="0" w:color="auto"/>
            </w:tcBorders>
          </w:tcPr>
          <w:p w14:paraId="2CB906BA"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630" w:type="dxa"/>
            <w:tcBorders>
              <w:top w:val="single" w:sz="4" w:space="0" w:color="auto"/>
              <w:left w:val="single" w:sz="4" w:space="0" w:color="auto"/>
              <w:bottom w:val="single" w:sz="4" w:space="0" w:color="auto"/>
              <w:right w:val="single" w:sz="4" w:space="0" w:color="auto"/>
            </w:tcBorders>
          </w:tcPr>
          <w:p w14:paraId="5143D7AC"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810" w:type="dxa"/>
            <w:tcBorders>
              <w:top w:val="single" w:sz="4" w:space="0" w:color="auto"/>
              <w:left w:val="single" w:sz="4" w:space="0" w:color="auto"/>
              <w:bottom w:val="single" w:sz="4" w:space="0" w:color="auto"/>
              <w:right w:val="single" w:sz="4" w:space="0" w:color="auto"/>
            </w:tcBorders>
          </w:tcPr>
          <w:p w14:paraId="32B5D3FA"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810" w:type="dxa"/>
            <w:tcBorders>
              <w:top w:val="single" w:sz="4" w:space="0" w:color="auto"/>
              <w:left w:val="single" w:sz="4" w:space="0" w:color="auto"/>
              <w:bottom w:val="single" w:sz="4" w:space="0" w:color="auto"/>
              <w:right w:val="single" w:sz="4" w:space="0" w:color="auto"/>
            </w:tcBorders>
          </w:tcPr>
          <w:p w14:paraId="0491E648"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1080" w:type="dxa"/>
            <w:tcBorders>
              <w:top w:val="single" w:sz="4" w:space="0" w:color="auto"/>
              <w:left w:val="single" w:sz="4" w:space="0" w:color="auto"/>
              <w:bottom w:val="single" w:sz="4" w:space="0" w:color="auto"/>
              <w:right w:val="single" w:sz="4" w:space="0" w:color="auto"/>
            </w:tcBorders>
          </w:tcPr>
          <w:p w14:paraId="6C3BFE11"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1080" w:type="dxa"/>
            <w:tcBorders>
              <w:top w:val="single" w:sz="4" w:space="0" w:color="auto"/>
              <w:left w:val="single" w:sz="4" w:space="0" w:color="auto"/>
              <w:bottom w:val="single" w:sz="4" w:space="0" w:color="auto"/>
              <w:right w:val="single" w:sz="4" w:space="0" w:color="auto"/>
            </w:tcBorders>
          </w:tcPr>
          <w:p w14:paraId="548ECEEE"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900" w:type="dxa"/>
            <w:tcBorders>
              <w:top w:val="single" w:sz="4" w:space="0" w:color="auto"/>
              <w:left w:val="single" w:sz="4" w:space="0" w:color="auto"/>
              <w:bottom w:val="single" w:sz="4" w:space="0" w:color="auto"/>
              <w:right w:val="single" w:sz="4" w:space="0" w:color="auto"/>
            </w:tcBorders>
          </w:tcPr>
          <w:p w14:paraId="05A56AF0"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c>
          <w:tcPr>
            <w:tcW w:w="1085" w:type="dxa"/>
            <w:tcBorders>
              <w:top w:val="single" w:sz="4" w:space="0" w:color="auto"/>
              <w:left w:val="single" w:sz="4" w:space="0" w:color="auto"/>
              <w:bottom w:val="single" w:sz="4" w:space="0" w:color="auto"/>
              <w:right w:val="single" w:sz="4" w:space="0" w:color="auto"/>
            </w:tcBorders>
          </w:tcPr>
          <w:p w14:paraId="360430EF"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p>
        </w:tc>
      </w:tr>
      <w:tr w:rsidR="007958D4" w:rsidRPr="009C3545" w14:paraId="40E4F448" w14:textId="77777777" w:rsidTr="007958D4">
        <w:trPr>
          <w:cantSplit/>
          <w:trHeight w:val="144"/>
        </w:trPr>
        <w:tc>
          <w:tcPr>
            <w:tcW w:w="1069" w:type="dxa"/>
            <w:tcBorders>
              <w:top w:val="single" w:sz="4" w:space="0" w:color="auto"/>
              <w:left w:val="single" w:sz="4" w:space="0" w:color="auto"/>
              <w:bottom w:val="single" w:sz="4" w:space="0" w:color="auto"/>
              <w:right w:val="single" w:sz="4" w:space="0" w:color="auto"/>
            </w:tcBorders>
            <w:vAlign w:val="center"/>
          </w:tcPr>
          <w:p w14:paraId="0698B41F"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929" w:type="dxa"/>
            <w:tcBorders>
              <w:top w:val="single" w:sz="4" w:space="0" w:color="auto"/>
              <w:left w:val="single" w:sz="4" w:space="0" w:color="auto"/>
              <w:bottom w:val="single" w:sz="4" w:space="0" w:color="auto"/>
              <w:right w:val="single" w:sz="4" w:space="0" w:color="auto"/>
            </w:tcBorders>
            <w:vAlign w:val="center"/>
          </w:tcPr>
          <w:p w14:paraId="2B42C67B"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3BC51F85"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14570C0F"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6A764DA6"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630" w:type="dxa"/>
            <w:tcBorders>
              <w:top w:val="single" w:sz="4" w:space="0" w:color="auto"/>
              <w:left w:val="single" w:sz="4" w:space="0" w:color="auto"/>
              <w:bottom w:val="single" w:sz="4" w:space="0" w:color="auto"/>
              <w:right w:val="single" w:sz="4" w:space="0" w:color="auto"/>
            </w:tcBorders>
            <w:vAlign w:val="center"/>
          </w:tcPr>
          <w:p w14:paraId="578DCDF8"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762375D0"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810" w:type="dxa"/>
            <w:tcBorders>
              <w:top w:val="single" w:sz="4" w:space="0" w:color="auto"/>
              <w:left w:val="single" w:sz="4" w:space="0" w:color="auto"/>
              <w:bottom w:val="single" w:sz="4" w:space="0" w:color="auto"/>
              <w:right w:val="single" w:sz="4" w:space="0" w:color="auto"/>
            </w:tcBorders>
            <w:vAlign w:val="center"/>
          </w:tcPr>
          <w:p w14:paraId="496B9AC8"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401DCBFD"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522780E0"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900" w:type="dxa"/>
            <w:tcBorders>
              <w:top w:val="single" w:sz="4" w:space="0" w:color="auto"/>
              <w:left w:val="single" w:sz="4" w:space="0" w:color="auto"/>
              <w:bottom w:val="single" w:sz="4" w:space="0" w:color="auto"/>
              <w:right w:val="single" w:sz="4" w:space="0" w:color="auto"/>
            </w:tcBorders>
            <w:vAlign w:val="center"/>
          </w:tcPr>
          <w:p w14:paraId="5087F4A8"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1085" w:type="dxa"/>
            <w:tcBorders>
              <w:top w:val="single" w:sz="4" w:space="0" w:color="auto"/>
              <w:left w:val="single" w:sz="4" w:space="0" w:color="auto"/>
              <w:bottom w:val="single" w:sz="4" w:space="0" w:color="auto"/>
              <w:right w:val="single" w:sz="4" w:space="0" w:color="auto"/>
            </w:tcBorders>
            <w:vAlign w:val="center"/>
          </w:tcPr>
          <w:p w14:paraId="0AC19E5C" w14:textId="77777777" w:rsidR="008A15E5" w:rsidRPr="009C3545" w:rsidRDefault="008A15E5"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r>
    </w:tbl>
    <w:p w14:paraId="487DA837" w14:textId="654C7675" w:rsidR="008A15E5" w:rsidRDefault="008A15E5" w:rsidP="0079399B">
      <w:pPr>
        <w:suppressAutoHyphens/>
        <w:spacing w:after="0" w:line="240" w:lineRule="auto"/>
        <w:ind w:left="446"/>
        <w:rPr>
          <w:ins w:id="162" w:author="Alhabibi, Haider@Energy" w:date="2022-01-26T19:32:00Z"/>
          <w:rFonts w:asciiTheme="minorHAnsi" w:hAnsiTheme="minorHAnsi" w:cstheme="minorHAnsi"/>
          <w:b/>
          <w:sz w:val="18"/>
          <w:szCs w:val="20"/>
        </w:rPr>
      </w:pPr>
    </w:p>
    <w:tbl>
      <w:tblPr>
        <w:tblStyle w:val="TableGrid"/>
        <w:tblW w:w="10800" w:type="dxa"/>
        <w:tblInd w:w="-5" w:type="dxa"/>
        <w:tblLook w:val="04A0" w:firstRow="1" w:lastRow="0" w:firstColumn="1" w:lastColumn="0" w:noHBand="0" w:noVBand="1"/>
        <w:tblPrChange w:id="163" w:author="Alhabibi, Haider@Energy" w:date="2022-01-26T19:46:00Z">
          <w:tblPr>
            <w:tblStyle w:val="TableGrid"/>
            <w:tblW w:w="10710" w:type="dxa"/>
            <w:tblInd w:w="-5" w:type="dxa"/>
            <w:tblLook w:val="04A0" w:firstRow="1" w:lastRow="0" w:firstColumn="1" w:lastColumn="0" w:noHBand="0" w:noVBand="1"/>
          </w:tblPr>
        </w:tblPrChange>
      </w:tblPr>
      <w:tblGrid>
        <w:gridCol w:w="1105"/>
        <w:gridCol w:w="1212"/>
        <w:gridCol w:w="1167"/>
        <w:gridCol w:w="961"/>
        <w:gridCol w:w="788"/>
        <w:gridCol w:w="940"/>
        <w:gridCol w:w="961"/>
        <w:gridCol w:w="784"/>
        <w:gridCol w:w="940"/>
        <w:gridCol w:w="940"/>
        <w:gridCol w:w="1002"/>
        <w:tblGridChange w:id="164">
          <w:tblGrid>
            <w:gridCol w:w="1106"/>
            <w:gridCol w:w="1211"/>
            <w:gridCol w:w="1167"/>
            <w:gridCol w:w="962"/>
            <w:gridCol w:w="788"/>
            <w:gridCol w:w="940"/>
            <w:gridCol w:w="962"/>
            <w:gridCol w:w="784"/>
            <w:gridCol w:w="940"/>
            <w:gridCol w:w="940"/>
            <w:gridCol w:w="910"/>
          </w:tblGrid>
        </w:tblGridChange>
      </w:tblGrid>
      <w:tr w:rsidR="00CC3AA4" w:rsidRPr="00C071B0" w14:paraId="3078CAE9" w14:textId="77777777" w:rsidTr="00CC3AA4">
        <w:trPr>
          <w:ins w:id="165" w:author="Alhabibi, Haider@Energy" w:date="2022-01-26T19:45:00Z"/>
        </w:trPr>
        <w:tc>
          <w:tcPr>
            <w:tcW w:w="5000" w:type="pct"/>
            <w:gridSpan w:val="11"/>
            <w:tcPrChange w:id="166" w:author="Alhabibi, Haider@Energy" w:date="2022-01-26T19:46:00Z">
              <w:tcPr>
                <w:tcW w:w="5000" w:type="pct"/>
                <w:gridSpan w:val="11"/>
              </w:tcPr>
            </w:tcPrChange>
          </w:tcPr>
          <w:p w14:paraId="4DFCAC0B" w14:textId="132FD89D" w:rsidR="00CC3AA4" w:rsidRPr="00D42D0F" w:rsidRDefault="00CC3AA4" w:rsidP="009A4623">
            <w:pPr>
              <w:spacing w:after="0"/>
              <w:rPr>
                <w:ins w:id="167" w:author="Alhabibi, Haider@Energy" w:date="2022-01-26T19:45:00Z"/>
                <w:rFonts w:cstheme="minorHAnsi"/>
                <w:b/>
                <w:sz w:val="20"/>
                <w:szCs w:val="20"/>
              </w:rPr>
            </w:pPr>
            <w:ins w:id="168" w:author="Alhabibi, Haider@Energy" w:date="2022-01-26T19:46:00Z">
              <w:r>
                <w:rPr>
                  <w:rFonts w:cstheme="minorHAnsi"/>
                  <w:b/>
                  <w:sz w:val="20"/>
                  <w:szCs w:val="20"/>
                </w:rPr>
                <w:t>C2</w:t>
              </w:r>
            </w:ins>
            <w:ins w:id="169" w:author="Alhabibi, Haider@Energy" w:date="2022-01-26T19:45:00Z">
              <w:r w:rsidRPr="00405CF9">
                <w:rPr>
                  <w:rFonts w:cstheme="minorHAnsi"/>
                  <w:b/>
                  <w:sz w:val="20"/>
                  <w:szCs w:val="20"/>
                </w:rPr>
                <w:t>. Installed</w:t>
              </w:r>
              <w:r w:rsidRPr="00D42D0F">
                <w:rPr>
                  <w:rFonts w:cstheme="minorHAnsi"/>
                  <w:b/>
                  <w:sz w:val="20"/>
                  <w:szCs w:val="20"/>
                </w:rPr>
                <w:t xml:space="preserve"> </w:t>
              </w:r>
              <w:r>
                <w:rPr>
                  <w:rFonts w:cstheme="minorHAnsi"/>
                  <w:b/>
                  <w:sz w:val="20"/>
                  <w:szCs w:val="20"/>
                </w:rPr>
                <w:t>HERS Verified CHPWH System</w:t>
              </w:r>
              <w:r w:rsidRPr="00D42D0F">
                <w:rPr>
                  <w:rFonts w:cstheme="minorHAnsi"/>
                  <w:b/>
                  <w:sz w:val="20"/>
                  <w:szCs w:val="20"/>
                </w:rPr>
                <w:t xml:space="preserve"> Information</w:t>
              </w:r>
            </w:ins>
          </w:p>
          <w:p w14:paraId="1357F5AE" w14:textId="361F5D53" w:rsidR="00CC3AA4" w:rsidRPr="003F4127" w:rsidRDefault="00CC3AA4" w:rsidP="009D67D3">
            <w:pPr>
              <w:spacing w:after="0"/>
              <w:rPr>
                <w:ins w:id="170" w:author="Alhabibi, Haider@Energy" w:date="2022-01-26T19:45:00Z"/>
                <w:rFonts w:cstheme="minorHAnsi"/>
                <w:sz w:val="20"/>
                <w:szCs w:val="20"/>
              </w:rPr>
            </w:pPr>
            <w:ins w:id="171" w:author="Alhabibi, Haider@Energy" w:date="2022-01-26T19:45:00Z">
              <w:r w:rsidRPr="003F4127">
                <w:rPr>
                  <w:rFonts w:cstheme="minorHAnsi"/>
                  <w:sz w:val="20"/>
                  <w:szCs w:val="20"/>
                </w:rPr>
                <w:t xml:space="preserve">This table reports the water heating systems specified on the registered </w:t>
              </w:r>
              <w:del w:id="172" w:author="Tam, Danny@Energy" w:date="2022-02-28T15:45:00Z">
                <w:r w:rsidRPr="003F4127" w:rsidDel="00D11E38">
                  <w:rPr>
                    <w:rFonts w:cstheme="minorHAnsi"/>
                    <w:sz w:val="20"/>
                    <w:szCs w:val="20"/>
                  </w:rPr>
                  <w:delText>CF1R</w:delText>
                </w:r>
              </w:del>
            </w:ins>
            <w:ins w:id="173" w:author="Tam, Danny@Energy" w:date="2022-02-28T15:45:00Z">
              <w:r w:rsidR="00D11E38">
                <w:rPr>
                  <w:rFonts w:cstheme="minorHAnsi"/>
                  <w:sz w:val="20"/>
                  <w:szCs w:val="20"/>
                </w:rPr>
                <w:t>NRCC</w:t>
              </w:r>
            </w:ins>
            <w:ins w:id="174" w:author="Alhabibi, Haider@Energy" w:date="2022-01-26T19:45:00Z">
              <w:r w:rsidRPr="003F4127">
                <w:rPr>
                  <w:rFonts w:cstheme="minorHAnsi"/>
                  <w:sz w:val="20"/>
                  <w:szCs w:val="20"/>
                </w:rPr>
                <w:t xml:space="preserve"> compliance document for this project.</w:t>
              </w:r>
            </w:ins>
          </w:p>
        </w:tc>
      </w:tr>
      <w:tr w:rsidR="00CC3AA4" w:rsidRPr="00C071B0" w14:paraId="00E6CFEC" w14:textId="77777777" w:rsidTr="00CC3AA4">
        <w:trPr>
          <w:ins w:id="175" w:author="Alhabibi, Haider@Energy" w:date="2022-01-26T19:45:00Z"/>
        </w:trPr>
        <w:tc>
          <w:tcPr>
            <w:tcW w:w="512" w:type="pct"/>
            <w:vAlign w:val="bottom"/>
            <w:tcPrChange w:id="176" w:author="Alhabibi, Haider@Energy" w:date="2022-01-26T19:46:00Z">
              <w:tcPr>
                <w:tcW w:w="516" w:type="pct"/>
                <w:vAlign w:val="bottom"/>
              </w:tcPr>
            </w:tcPrChange>
          </w:tcPr>
          <w:p w14:paraId="250D170D" w14:textId="77777777" w:rsidR="00CC3AA4" w:rsidRPr="003F4127" w:rsidRDefault="00CC3AA4" w:rsidP="009A4623">
            <w:pPr>
              <w:spacing w:after="0"/>
              <w:jc w:val="center"/>
              <w:rPr>
                <w:ins w:id="177" w:author="Alhabibi, Haider@Energy" w:date="2022-01-26T19:45:00Z"/>
                <w:rFonts w:cstheme="minorHAnsi"/>
                <w:sz w:val="20"/>
                <w:szCs w:val="20"/>
              </w:rPr>
            </w:pPr>
            <w:ins w:id="178" w:author="Alhabibi, Haider@Energy" w:date="2022-01-26T19:45:00Z">
              <w:r w:rsidRPr="003F4127">
                <w:rPr>
                  <w:rFonts w:eastAsia="Times New Roman" w:cstheme="minorHAnsi"/>
                  <w:sz w:val="20"/>
                  <w:szCs w:val="20"/>
                </w:rPr>
                <w:t>01</w:t>
              </w:r>
            </w:ins>
          </w:p>
        </w:tc>
        <w:tc>
          <w:tcPr>
            <w:tcW w:w="561" w:type="pct"/>
            <w:vAlign w:val="bottom"/>
            <w:tcPrChange w:id="179" w:author="Alhabibi, Haider@Energy" w:date="2022-01-26T19:46:00Z">
              <w:tcPr>
                <w:tcW w:w="565" w:type="pct"/>
                <w:vAlign w:val="bottom"/>
              </w:tcPr>
            </w:tcPrChange>
          </w:tcPr>
          <w:p w14:paraId="023A0F5D" w14:textId="77777777" w:rsidR="00CC3AA4" w:rsidRPr="003F4127" w:rsidRDefault="00CC3AA4" w:rsidP="009A4623">
            <w:pPr>
              <w:spacing w:after="0"/>
              <w:jc w:val="center"/>
              <w:rPr>
                <w:ins w:id="180" w:author="Alhabibi, Haider@Energy" w:date="2022-01-26T19:45:00Z"/>
                <w:rFonts w:cstheme="minorHAnsi"/>
                <w:sz w:val="20"/>
                <w:szCs w:val="20"/>
              </w:rPr>
            </w:pPr>
            <w:ins w:id="181" w:author="Alhabibi, Haider@Energy" w:date="2022-01-26T19:45:00Z">
              <w:r w:rsidRPr="003F4127">
                <w:rPr>
                  <w:rFonts w:eastAsia="Times New Roman" w:cstheme="minorHAnsi"/>
                  <w:sz w:val="20"/>
                  <w:szCs w:val="20"/>
                </w:rPr>
                <w:t>02</w:t>
              </w:r>
            </w:ins>
          </w:p>
        </w:tc>
        <w:tc>
          <w:tcPr>
            <w:tcW w:w="540" w:type="pct"/>
            <w:tcPrChange w:id="182" w:author="Alhabibi, Haider@Energy" w:date="2022-01-26T19:46:00Z">
              <w:tcPr>
                <w:tcW w:w="545" w:type="pct"/>
              </w:tcPr>
            </w:tcPrChange>
          </w:tcPr>
          <w:p w14:paraId="086C1AC3" w14:textId="77777777" w:rsidR="00CC3AA4" w:rsidRPr="003F4127" w:rsidRDefault="00CC3AA4" w:rsidP="009A4623">
            <w:pPr>
              <w:spacing w:after="0"/>
              <w:jc w:val="center"/>
              <w:rPr>
                <w:ins w:id="183" w:author="Alhabibi, Haider@Energy" w:date="2022-01-26T19:45:00Z"/>
                <w:rFonts w:eastAsia="Times New Roman" w:cstheme="minorHAnsi"/>
                <w:sz w:val="20"/>
                <w:szCs w:val="20"/>
              </w:rPr>
            </w:pPr>
            <w:ins w:id="184" w:author="Alhabibi, Haider@Energy" w:date="2022-01-26T19:45:00Z">
              <w:r w:rsidRPr="003F4127">
                <w:rPr>
                  <w:rFonts w:eastAsia="Times New Roman" w:cstheme="minorHAnsi"/>
                  <w:sz w:val="20"/>
                  <w:szCs w:val="20"/>
                </w:rPr>
                <w:t>03</w:t>
              </w:r>
            </w:ins>
          </w:p>
        </w:tc>
        <w:tc>
          <w:tcPr>
            <w:tcW w:w="445" w:type="pct"/>
            <w:tcPrChange w:id="185" w:author="Alhabibi, Haider@Energy" w:date="2022-01-26T19:46:00Z">
              <w:tcPr>
                <w:tcW w:w="449" w:type="pct"/>
              </w:tcPr>
            </w:tcPrChange>
          </w:tcPr>
          <w:p w14:paraId="364B5241" w14:textId="77777777" w:rsidR="00CC3AA4" w:rsidRDefault="00CC3AA4" w:rsidP="009A4623">
            <w:pPr>
              <w:spacing w:after="0"/>
              <w:jc w:val="center"/>
              <w:rPr>
                <w:ins w:id="186" w:author="Alhabibi, Haider@Energy" w:date="2022-01-26T19:45:00Z"/>
                <w:rFonts w:eastAsia="Times New Roman" w:cstheme="minorHAnsi"/>
                <w:sz w:val="20"/>
                <w:szCs w:val="20"/>
              </w:rPr>
            </w:pPr>
            <w:ins w:id="187" w:author="Alhabibi, Haider@Energy" w:date="2022-01-26T19:45:00Z">
              <w:r w:rsidRPr="00CE2BD1">
                <w:rPr>
                  <w:rFonts w:eastAsia="Times New Roman" w:cs="Calibri"/>
                  <w:sz w:val="18"/>
                  <w:szCs w:val="18"/>
                </w:rPr>
                <w:t>04</w:t>
              </w:r>
            </w:ins>
          </w:p>
        </w:tc>
        <w:tc>
          <w:tcPr>
            <w:tcW w:w="365" w:type="pct"/>
            <w:tcPrChange w:id="188" w:author="Alhabibi, Haider@Energy" w:date="2022-01-26T19:46:00Z">
              <w:tcPr>
                <w:tcW w:w="368" w:type="pct"/>
              </w:tcPr>
            </w:tcPrChange>
          </w:tcPr>
          <w:p w14:paraId="029F66EB" w14:textId="77777777" w:rsidR="00CC3AA4" w:rsidRPr="003F4127" w:rsidRDefault="00CC3AA4" w:rsidP="009A4623">
            <w:pPr>
              <w:spacing w:after="0"/>
              <w:jc w:val="center"/>
              <w:rPr>
                <w:ins w:id="189" w:author="Alhabibi, Haider@Energy" w:date="2022-01-26T19:45:00Z"/>
                <w:rFonts w:eastAsia="Times New Roman" w:cstheme="minorHAnsi"/>
                <w:sz w:val="20"/>
                <w:szCs w:val="20"/>
              </w:rPr>
            </w:pPr>
            <w:ins w:id="190" w:author="Alhabibi, Haider@Energy" w:date="2022-01-26T19:45:00Z">
              <w:r>
                <w:rPr>
                  <w:rFonts w:eastAsia="Times New Roman" w:cstheme="minorHAnsi"/>
                  <w:sz w:val="20"/>
                  <w:szCs w:val="20"/>
                </w:rPr>
                <w:t>05</w:t>
              </w:r>
            </w:ins>
          </w:p>
        </w:tc>
        <w:tc>
          <w:tcPr>
            <w:tcW w:w="435" w:type="pct"/>
            <w:tcPrChange w:id="191" w:author="Alhabibi, Haider@Energy" w:date="2022-01-26T19:46:00Z">
              <w:tcPr>
                <w:tcW w:w="439" w:type="pct"/>
              </w:tcPr>
            </w:tcPrChange>
          </w:tcPr>
          <w:p w14:paraId="383BEB5C" w14:textId="77777777" w:rsidR="00CC3AA4" w:rsidRDefault="00CC3AA4" w:rsidP="009A4623">
            <w:pPr>
              <w:spacing w:after="0"/>
              <w:jc w:val="center"/>
              <w:rPr>
                <w:ins w:id="192" w:author="Alhabibi, Haider@Energy" w:date="2022-01-26T19:45:00Z"/>
                <w:rFonts w:eastAsia="Times New Roman" w:cstheme="minorHAnsi"/>
                <w:sz w:val="20"/>
                <w:szCs w:val="20"/>
              </w:rPr>
            </w:pPr>
            <w:ins w:id="193" w:author="Alhabibi, Haider@Energy" w:date="2022-01-26T19:45:00Z">
              <w:r w:rsidRPr="00CE2BD1">
                <w:rPr>
                  <w:rFonts w:eastAsia="Times New Roman" w:cs="Calibri"/>
                  <w:sz w:val="18"/>
                  <w:szCs w:val="18"/>
                </w:rPr>
                <w:t>06</w:t>
              </w:r>
            </w:ins>
          </w:p>
        </w:tc>
        <w:tc>
          <w:tcPr>
            <w:tcW w:w="445" w:type="pct"/>
            <w:tcPrChange w:id="194" w:author="Alhabibi, Haider@Energy" w:date="2022-01-26T19:46:00Z">
              <w:tcPr>
                <w:tcW w:w="449" w:type="pct"/>
              </w:tcPr>
            </w:tcPrChange>
          </w:tcPr>
          <w:p w14:paraId="6DC105C8" w14:textId="77777777" w:rsidR="00CC3AA4" w:rsidRDefault="00CC3AA4" w:rsidP="009A4623">
            <w:pPr>
              <w:spacing w:after="0"/>
              <w:jc w:val="center"/>
              <w:rPr>
                <w:ins w:id="195" w:author="Alhabibi, Haider@Energy" w:date="2022-01-26T19:45:00Z"/>
                <w:rFonts w:eastAsia="Times New Roman" w:cstheme="minorHAnsi"/>
                <w:sz w:val="20"/>
                <w:szCs w:val="20"/>
              </w:rPr>
            </w:pPr>
            <w:ins w:id="196" w:author="Alhabibi, Haider@Energy" w:date="2022-01-26T19:45:00Z">
              <w:r w:rsidRPr="00CE2BD1">
                <w:rPr>
                  <w:rFonts w:eastAsia="Times New Roman" w:cs="Calibri"/>
                  <w:sz w:val="18"/>
                  <w:szCs w:val="18"/>
                </w:rPr>
                <w:t>07</w:t>
              </w:r>
            </w:ins>
          </w:p>
        </w:tc>
        <w:tc>
          <w:tcPr>
            <w:tcW w:w="363" w:type="pct"/>
            <w:tcPrChange w:id="197" w:author="Alhabibi, Haider@Energy" w:date="2022-01-26T19:46:00Z">
              <w:tcPr>
                <w:tcW w:w="366" w:type="pct"/>
              </w:tcPr>
            </w:tcPrChange>
          </w:tcPr>
          <w:p w14:paraId="2107C6F0" w14:textId="77777777" w:rsidR="00CC3AA4" w:rsidRPr="003F4127" w:rsidRDefault="00CC3AA4" w:rsidP="009A4623">
            <w:pPr>
              <w:spacing w:after="0"/>
              <w:jc w:val="center"/>
              <w:rPr>
                <w:ins w:id="198" w:author="Alhabibi, Haider@Energy" w:date="2022-01-26T19:45:00Z"/>
                <w:rFonts w:eastAsia="Times New Roman" w:cstheme="minorHAnsi"/>
                <w:sz w:val="20"/>
                <w:szCs w:val="20"/>
              </w:rPr>
            </w:pPr>
            <w:ins w:id="199" w:author="Alhabibi, Haider@Energy" w:date="2022-01-26T19:45:00Z">
              <w:r>
                <w:rPr>
                  <w:rFonts w:eastAsia="Times New Roman" w:cstheme="minorHAnsi"/>
                  <w:sz w:val="20"/>
                  <w:szCs w:val="20"/>
                </w:rPr>
                <w:t>08</w:t>
              </w:r>
            </w:ins>
          </w:p>
        </w:tc>
        <w:tc>
          <w:tcPr>
            <w:tcW w:w="435" w:type="pct"/>
            <w:tcPrChange w:id="200" w:author="Alhabibi, Haider@Energy" w:date="2022-01-26T19:46:00Z">
              <w:tcPr>
                <w:tcW w:w="439" w:type="pct"/>
              </w:tcPr>
            </w:tcPrChange>
          </w:tcPr>
          <w:p w14:paraId="4267B3A3" w14:textId="77777777" w:rsidR="00CC3AA4" w:rsidRDefault="00CC3AA4" w:rsidP="009A4623">
            <w:pPr>
              <w:spacing w:after="0"/>
              <w:jc w:val="center"/>
              <w:rPr>
                <w:ins w:id="201" w:author="Alhabibi, Haider@Energy" w:date="2022-01-26T19:45:00Z"/>
                <w:rFonts w:eastAsia="Times New Roman" w:cstheme="minorHAnsi"/>
                <w:sz w:val="20"/>
                <w:szCs w:val="20"/>
              </w:rPr>
            </w:pPr>
            <w:ins w:id="202" w:author="Alhabibi, Haider@Energy" w:date="2022-01-26T19:45:00Z">
              <w:r w:rsidRPr="00CE2BD1">
                <w:rPr>
                  <w:rFonts w:eastAsia="Times New Roman" w:cs="Calibri"/>
                  <w:sz w:val="18"/>
                  <w:szCs w:val="18"/>
                </w:rPr>
                <w:t>09</w:t>
              </w:r>
            </w:ins>
          </w:p>
        </w:tc>
        <w:tc>
          <w:tcPr>
            <w:tcW w:w="435" w:type="pct"/>
            <w:tcPrChange w:id="203" w:author="Alhabibi, Haider@Energy" w:date="2022-01-26T19:46:00Z">
              <w:tcPr>
                <w:tcW w:w="439" w:type="pct"/>
              </w:tcPr>
            </w:tcPrChange>
          </w:tcPr>
          <w:p w14:paraId="1F6354E0" w14:textId="77777777" w:rsidR="00CC3AA4" w:rsidRDefault="00CC3AA4" w:rsidP="009A4623">
            <w:pPr>
              <w:spacing w:after="0"/>
              <w:jc w:val="center"/>
              <w:rPr>
                <w:ins w:id="204" w:author="Alhabibi, Haider@Energy" w:date="2022-01-26T19:45:00Z"/>
                <w:rFonts w:eastAsia="Times New Roman" w:cstheme="minorHAnsi"/>
                <w:sz w:val="20"/>
                <w:szCs w:val="20"/>
              </w:rPr>
            </w:pPr>
            <w:ins w:id="205" w:author="Alhabibi, Haider@Energy" w:date="2022-01-26T19:45:00Z">
              <w:r w:rsidRPr="00CE2BD1">
                <w:rPr>
                  <w:rFonts w:eastAsia="Times New Roman" w:cs="Calibri"/>
                  <w:sz w:val="18"/>
                  <w:szCs w:val="18"/>
                </w:rPr>
                <w:t>10</w:t>
              </w:r>
            </w:ins>
          </w:p>
        </w:tc>
        <w:tc>
          <w:tcPr>
            <w:tcW w:w="463" w:type="pct"/>
            <w:tcPrChange w:id="206" w:author="Alhabibi, Haider@Energy" w:date="2022-01-26T19:46:00Z">
              <w:tcPr>
                <w:tcW w:w="427" w:type="pct"/>
              </w:tcPr>
            </w:tcPrChange>
          </w:tcPr>
          <w:p w14:paraId="40BBD4FD" w14:textId="77777777" w:rsidR="00CC3AA4" w:rsidRPr="003F4127" w:rsidRDefault="00CC3AA4" w:rsidP="009A4623">
            <w:pPr>
              <w:spacing w:after="0"/>
              <w:jc w:val="center"/>
              <w:rPr>
                <w:ins w:id="207" w:author="Alhabibi, Haider@Energy" w:date="2022-01-26T19:45:00Z"/>
                <w:rFonts w:eastAsia="Times New Roman" w:cstheme="minorHAnsi"/>
                <w:sz w:val="20"/>
                <w:szCs w:val="20"/>
              </w:rPr>
            </w:pPr>
            <w:ins w:id="208" w:author="Alhabibi, Haider@Energy" w:date="2022-01-26T19:45:00Z">
              <w:r>
                <w:rPr>
                  <w:rFonts w:eastAsia="Times New Roman" w:cstheme="minorHAnsi"/>
                  <w:sz w:val="20"/>
                  <w:szCs w:val="20"/>
                </w:rPr>
                <w:t>11</w:t>
              </w:r>
            </w:ins>
          </w:p>
        </w:tc>
      </w:tr>
      <w:tr w:rsidR="00CC3AA4" w:rsidRPr="00C071B0" w14:paraId="57265FA9" w14:textId="77777777" w:rsidTr="00CC3AA4">
        <w:trPr>
          <w:ins w:id="209" w:author="Alhabibi, Haider@Energy" w:date="2022-01-26T19:45:00Z"/>
        </w:trPr>
        <w:tc>
          <w:tcPr>
            <w:tcW w:w="512" w:type="pct"/>
            <w:vAlign w:val="bottom"/>
            <w:tcPrChange w:id="210" w:author="Alhabibi, Haider@Energy" w:date="2022-01-26T19:46:00Z">
              <w:tcPr>
                <w:tcW w:w="516" w:type="pct"/>
                <w:vAlign w:val="bottom"/>
              </w:tcPr>
            </w:tcPrChange>
          </w:tcPr>
          <w:p w14:paraId="31C33454"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ins w:id="211" w:author="Alhabibi, Haider@Energy" w:date="2022-01-26T19:45:00Z"/>
                <w:rFonts w:eastAsia="Times New Roman" w:cstheme="minorHAnsi"/>
                <w:sz w:val="18"/>
                <w:szCs w:val="18"/>
              </w:rPr>
            </w:pPr>
            <w:ins w:id="212" w:author="Alhabibi, Haider@Energy" w:date="2022-01-26T19:45:00Z">
              <w:r w:rsidRPr="00554B1E">
                <w:rPr>
                  <w:rFonts w:eastAsia="Times New Roman" w:cstheme="minorHAnsi"/>
                  <w:sz w:val="18"/>
                  <w:szCs w:val="18"/>
                </w:rPr>
                <w:lastRenderedPageBreak/>
                <w:t>Water Heating System ID</w:t>
              </w:r>
            </w:ins>
          </w:p>
          <w:p w14:paraId="28BB38B6" w14:textId="77777777" w:rsidR="00CC3AA4" w:rsidRPr="00554B1E" w:rsidRDefault="00CC3AA4" w:rsidP="009A4623">
            <w:pPr>
              <w:spacing w:after="0"/>
              <w:jc w:val="center"/>
              <w:rPr>
                <w:ins w:id="213" w:author="Alhabibi, Haider@Energy" w:date="2022-01-26T19:45:00Z"/>
                <w:rFonts w:cstheme="minorHAnsi"/>
                <w:sz w:val="18"/>
                <w:szCs w:val="18"/>
              </w:rPr>
            </w:pPr>
            <w:ins w:id="214" w:author="Alhabibi, Haider@Energy" w:date="2022-01-26T19:45:00Z">
              <w:r w:rsidRPr="00554B1E">
                <w:rPr>
                  <w:rFonts w:eastAsia="Times New Roman" w:cstheme="minorHAnsi"/>
                  <w:sz w:val="18"/>
                  <w:szCs w:val="18"/>
                </w:rPr>
                <w:t>or Name</w:t>
              </w:r>
            </w:ins>
          </w:p>
        </w:tc>
        <w:tc>
          <w:tcPr>
            <w:tcW w:w="561" w:type="pct"/>
            <w:vAlign w:val="bottom"/>
            <w:tcPrChange w:id="215" w:author="Alhabibi, Haider@Energy" w:date="2022-01-26T19:46:00Z">
              <w:tcPr>
                <w:tcW w:w="565" w:type="pct"/>
                <w:vAlign w:val="bottom"/>
              </w:tcPr>
            </w:tcPrChange>
          </w:tcPr>
          <w:p w14:paraId="317B53F4"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ins w:id="216" w:author="Alhabibi, Haider@Energy" w:date="2022-01-26T19:45:00Z"/>
                <w:rFonts w:eastAsia="Times New Roman" w:cstheme="minorHAnsi"/>
                <w:sz w:val="18"/>
                <w:szCs w:val="18"/>
              </w:rPr>
            </w:pPr>
            <w:ins w:id="217" w:author="Alhabibi, Haider@Energy" w:date="2022-01-26T19:45:00Z">
              <w:r w:rsidRPr="00554B1E">
                <w:rPr>
                  <w:rFonts w:eastAsia="Times New Roman" w:cstheme="minorHAnsi"/>
                  <w:sz w:val="18"/>
                  <w:szCs w:val="18"/>
                </w:rPr>
                <w:t>Modeled Equipment</w:t>
              </w:r>
            </w:ins>
          </w:p>
          <w:p w14:paraId="635091D1" w14:textId="77777777" w:rsidR="00CC3AA4" w:rsidRPr="00554B1E" w:rsidRDefault="00CC3AA4" w:rsidP="009A4623">
            <w:pPr>
              <w:spacing w:after="0"/>
              <w:jc w:val="center"/>
              <w:rPr>
                <w:ins w:id="218" w:author="Alhabibi, Haider@Energy" w:date="2022-01-26T19:45:00Z"/>
                <w:rFonts w:cstheme="minorHAnsi"/>
                <w:sz w:val="18"/>
                <w:szCs w:val="18"/>
              </w:rPr>
            </w:pPr>
            <w:ins w:id="219" w:author="Alhabibi, Haider@Energy" w:date="2022-01-26T19:45:00Z">
              <w:r w:rsidRPr="00554B1E">
                <w:rPr>
                  <w:rFonts w:eastAsia="Times New Roman" w:cstheme="minorHAnsi"/>
                  <w:sz w:val="18"/>
                  <w:szCs w:val="18"/>
                </w:rPr>
                <w:t>Make and Model</w:t>
              </w:r>
            </w:ins>
          </w:p>
        </w:tc>
        <w:tc>
          <w:tcPr>
            <w:tcW w:w="540" w:type="pct"/>
            <w:vAlign w:val="bottom"/>
            <w:tcPrChange w:id="220" w:author="Alhabibi, Haider@Energy" w:date="2022-01-26T19:46:00Z">
              <w:tcPr>
                <w:tcW w:w="545" w:type="pct"/>
                <w:vAlign w:val="bottom"/>
              </w:tcPr>
            </w:tcPrChange>
          </w:tcPr>
          <w:p w14:paraId="24F6DCC7"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ins w:id="221" w:author="Alhabibi, Haider@Energy" w:date="2022-01-26T19:45:00Z"/>
                <w:rFonts w:eastAsia="Times New Roman" w:cstheme="minorHAnsi"/>
                <w:sz w:val="18"/>
                <w:szCs w:val="18"/>
              </w:rPr>
            </w:pPr>
            <w:ins w:id="222" w:author="Alhabibi, Haider@Energy" w:date="2022-01-26T19:45:00Z">
              <w:r w:rsidRPr="00554B1E">
                <w:rPr>
                  <w:rFonts w:eastAsia="Times New Roman" w:cstheme="minorHAnsi"/>
                  <w:sz w:val="18"/>
                  <w:szCs w:val="18"/>
                </w:rPr>
                <w:t>Number of Water Heaters/ Compressors</w:t>
              </w:r>
            </w:ins>
          </w:p>
        </w:tc>
        <w:tc>
          <w:tcPr>
            <w:tcW w:w="445" w:type="pct"/>
            <w:vAlign w:val="bottom"/>
            <w:tcPrChange w:id="223" w:author="Alhabibi, Haider@Energy" w:date="2022-01-26T19:46:00Z">
              <w:tcPr>
                <w:tcW w:w="449" w:type="pct"/>
                <w:vAlign w:val="bottom"/>
              </w:tcPr>
            </w:tcPrChange>
          </w:tcPr>
          <w:p w14:paraId="2D8071FF"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ins w:id="224" w:author="Alhabibi, Haider@Energy" w:date="2022-01-26T19:45:00Z"/>
                <w:rFonts w:eastAsia="Times New Roman" w:cstheme="minorHAnsi"/>
                <w:sz w:val="18"/>
                <w:szCs w:val="18"/>
              </w:rPr>
            </w:pPr>
            <w:ins w:id="225" w:author="Alhabibi, Haider@Energy" w:date="2022-01-26T19:45:00Z">
              <w:r w:rsidRPr="00554B1E">
                <w:rPr>
                  <w:rFonts w:eastAsia="Times New Roman" w:cs="Calibri"/>
                  <w:sz w:val="18"/>
                  <w:szCs w:val="18"/>
                </w:rPr>
                <w:t>Primary Tank Location</w:t>
              </w:r>
            </w:ins>
          </w:p>
        </w:tc>
        <w:tc>
          <w:tcPr>
            <w:tcW w:w="365" w:type="pct"/>
            <w:vAlign w:val="bottom"/>
            <w:tcPrChange w:id="226" w:author="Alhabibi, Haider@Energy" w:date="2022-01-26T19:46:00Z">
              <w:tcPr>
                <w:tcW w:w="368" w:type="pct"/>
                <w:vAlign w:val="bottom"/>
              </w:tcPr>
            </w:tcPrChange>
          </w:tcPr>
          <w:p w14:paraId="33A203DA"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ins w:id="227" w:author="Alhabibi, Haider@Energy" w:date="2022-01-26T19:45:00Z"/>
                <w:rFonts w:eastAsia="Times New Roman" w:cstheme="minorHAnsi"/>
                <w:sz w:val="18"/>
                <w:szCs w:val="18"/>
              </w:rPr>
            </w:pPr>
            <w:ins w:id="228" w:author="Alhabibi, Haider@Energy" w:date="2022-01-26T19:45:00Z">
              <w:r w:rsidRPr="00554B1E">
                <w:rPr>
                  <w:rFonts w:eastAsia="Times New Roman" w:cstheme="minorHAnsi"/>
                  <w:sz w:val="18"/>
                  <w:szCs w:val="18"/>
                </w:rPr>
                <w:t xml:space="preserve">Primary Tank </w:t>
              </w:r>
            </w:ins>
          </w:p>
          <w:p w14:paraId="697A8F38"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ins w:id="229" w:author="Alhabibi, Haider@Energy" w:date="2022-01-26T19:45:00Z"/>
                <w:rFonts w:eastAsia="Times New Roman" w:cstheme="minorHAnsi"/>
                <w:sz w:val="18"/>
                <w:szCs w:val="18"/>
              </w:rPr>
            </w:pPr>
            <w:ins w:id="230" w:author="Alhabibi, Haider@Energy" w:date="2022-01-26T19:45:00Z">
              <w:r w:rsidRPr="00554B1E">
                <w:rPr>
                  <w:rFonts w:eastAsia="Times New Roman" w:cstheme="minorHAnsi"/>
                  <w:sz w:val="18"/>
                  <w:szCs w:val="18"/>
                </w:rPr>
                <w:t>Volume</w:t>
              </w:r>
            </w:ins>
          </w:p>
        </w:tc>
        <w:tc>
          <w:tcPr>
            <w:tcW w:w="435" w:type="pct"/>
            <w:vAlign w:val="bottom"/>
            <w:tcPrChange w:id="231" w:author="Alhabibi, Haider@Energy" w:date="2022-01-26T19:46:00Z">
              <w:tcPr>
                <w:tcW w:w="439" w:type="pct"/>
                <w:vAlign w:val="bottom"/>
              </w:tcPr>
            </w:tcPrChange>
          </w:tcPr>
          <w:p w14:paraId="1DD54D0F"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ins w:id="232" w:author="Alhabibi, Haider@Energy" w:date="2022-01-26T19:45:00Z"/>
                <w:rFonts w:eastAsia="Times New Roman" w:cstheme="minorHAnsi"/>
                <w:sz w:val="18"/>
                <w:szCs w:val="18"/>
              </w:rPr>
            </w:pPr>
            <w:ins w:id="233" w:author="Alhabibi, Haider@Energy" w:date="2022-01-26T19:45:00Z">
              <w:r w:rsidRPr="00554B1E">
                <w:rPr>
                  <w:rFonts w:eastAsia="Times New Roman" w:cs="Calibri"/>
                  <w:sz w:val="18"/>
                  <w:szCs w:val="18"/>
                </w:rPr>
                <w:t xml:space="preserve">Primary Tank Insulation </w:t>
              </w:r>
            </w:ins>
          </w:p>
        </w:tc>
        <w:tc>
          <w:tcPr>
            <w:tcW w:w="445" w:type="pct"/>
            <w:vAlign w:val="bottom"/>
            <w:tcPrChange w:id="234" w:author="Alhabibi, Haider@Energy" w:date="2022-01-26T19:46:00Z">
              <w:tcPr>
                <w:tcW w:w="449" w:type="pct"/>
                <w:vAlign w:val="bottom"/>
              </w:tcPr>
            </w:tcPrChange>
          </w:tcPr>
          <w:p w14:paraId="1AF9F9A4"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ins w:id="235" w:author="Alhabibi, Haider@Energy" w:date="2022-01-26T19:45:00Z"/>
                <w:rFonts w:eastAsia="Times New Roman" w:cstheme="minorHAnsi"/>
                <w:sz w:val="18"/>
                <w:szCs w:val="18"/>
              </w:rPr>
            </w:pPr>
            <w:ins w:id="236" w:author="Alhabibi, Haider@Energy" w:date="2022-01-26T19:45:00Z">
              <w:r w:rsidRPr="00554B1E">
                <w:rPr>
                  <w:rFonts w:eastAsia="Times New Roman" w:cs="Calibri"/>
                  <w:sz w:val="18"/>
                  <w:szCs w:val="18"/>
                </w:rPr>
                <w:t>Loop Tank Location</w:t>
              </w:r>
            </w:ins>
          </w:p>
        </w:tc>
        <w:tc>
          <w:tcPr>
            <w:tcW w:w="363" w:type="pct"/>
            <w:vAlign w:val="bottom"/>
            <w:tcPrChange w:id="237" w:author="Alhabibi, Haider@Energy" w:date="2022-01-26T19:46:00Z">
              <w:tcPr>
                <w:tcW w:w="366" w:type="pct"/>
                <w:vAlign w:val="bottom"/>
              </w:tcPr>
            </w:tcPrChange>
          </w:tcPr>
          <w:p w14:paraId="02EABD1B"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ins w:id="238" w:author="Alhabibi, Haider@Energy" w:date="2022-01-26T19:45:00Z"/>
                <w:rFonts w:eastAsia="Times New Roman" w:cstheme="minorHAnsi"/>
                <w:sz w:val="18"/>
                <w:szCs w:val="18"/>
              </w:rPr>
            </w:pPr>
            <w:ins w:id="239" w:author="Alhabibi, Haider@Energy" w:date="2022-01-26T19:45:00Z">
              <w:r w:rsidRPr="00554B1E">
                <w:rPr>
                  <w:rFonts w:eastAsia="Times New Roman" w:cstheme="minorHAnsi"/>
                  <w:sz w:val="18"/>
                  <w:szCs w:val="18"/>
                </w:rPr>
                <w:t xml:space="preserve">Loop Tank </w:t>
              </w:r>
            </w:ins>
          </w:p>
          <w:p w14:paraId="026574F4"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ins w:id="240" w:author="Alhabibi, Haider@Energy" w:date="2022-01-26T19:45:00Z"/>
                <w:rFonts w:eastAsia="Times New Roman" w:cstheme="minorHAnsi"/>
                <w:sz w:val="18"/>
                <w:szCs w:val="18"/>
              </w:rPr>
            </w:pPr>
            <w:ins w:id="241" w:author="Alhabibi, Haider@Energy" w:date="2022-01-26T19:45:00Z">
              <w:r w:rsidRPr="00554B1E">
                <w:rPr>
                  <w:rFonts w:eastAsia="Times New Roman" w:cstheme="minorHAnsi"/>
                  <w:sz w:val="18"/>
                  <w:szCs w:val="18"/>
                </w:rPr>
                <w:t>Volume</w:t>
              </w:r>
            </w:ins>
          </w:p>
        </w:tc>
        <w:tc>
          <w:tcPr>
            <w:tcW w:w="435" w:type="pct"/>
            <w:vAlign w:val="bottom"/>
            <w:tcPrChange w:id="242" w:author="Alhabibi, Haider@Energy" w:date="2022-01-26T19:46:00Z">
              <w:tcPr>
                <w:tcW w:w="439" w:type="pct"/>
                <w:vAlign w:val="bottom"/>
              </w:tcPr>
            </w:tcPrChange>
          </w:tcPr>
          <w:p w14:paraId="09445457"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ins w:id="243" w:author="Alhabibi, Haider@Energy" w:date="2022-01-26T19:45:00Z"/>
                <w:rFonts w:eastAsia="Times New Roman" w:cstheme="minorHAnsi"/>
                <w:sz w:val="18"/>
                <w:szCs w:val="18"/>
              </w:rPr>
            </w:pPr>
            <w:ins w:id="244" w:author="Alhabibi, Haider@Energy" w:date="2022-01-26T19:45:00Z">
              <w:r w:rsidRPr="00554B1E">
                <w:rPr>
                  <w:sz w:val="18"/>
                  <w:szCs w:val="18"/>
                </w:rPr>
                <w:t>Loop Tank Insulation</w:t>
              </w:r>
            </w:ins>
          </w:p>
        </w:tc>
        <w:tc>
          <w:tcPr>
            <w:tcW w:w="435" w:type="pct"/>
            <w:vAlign w:val="bottom"/>
            <w:tcPrChange w:id="245" w:author="Alhabibi, Haider@Energy" w:date="2022-01-26T19:46:00Z">
              <w:tcPr>
                <w:tcW w:w="439" w:type="pct"/>
                <w:vAlign w:val="bottom"/>
              </w:tcPr>
            </w:tcPrChange>
          </w:tcPr>
          <w:p w14:paraId="1D6451B7"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ins w:id="246" w:author="Alhabibi, Haider@Energy" w:date="2022-01-26T19:45:00Z"/>
                <w:rFonts w:eastAsia="Times New Roman" w:cstheme="minorHAnsi"/>
                <w:sz w:val="18"/>
                <w:szCs w:val="18"/>
              </w:rPr>
            </w:pPr>
            <w:ins w:id="247" w:author="Alhabibi, Haider@Energy" w:date="2022-01-26T19:45:00Z">
              <w:r w:rsidRPr="00554B1E">
                <w:rPr>
                  <w:sz w:val="18"/>
                  <w:szCs w:val="18"/>
                </w:rPr>
                <w:t xml:space="preserve">Loop Pipe Insulation Thickness </w:t>
              </w:r>
            </w:ins>
          </w:p>
        </w:tc>
        <w:tc>
          <w:tcPr>
            <w:tcW w:w="463" w:type="pct"/>
            <w:vAlign w:val="bottom"/>
            <w:tcPrChange w:id="248" w:author="Alhabibi, Haider@Energy" w:date="2022-01-26T19:46:00Z">
              <w:tcPr>
                <w:tcW w:w="427" w:type="pct"/>
                <w:vAlign w:val="bottom"/>
              </w:tcPr>
            </w:tcPrChange>
          </w:tcPr>
          <w:p w14:paraId="2C9F899B"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ins w:id="249" w:author="Alhabibi, Haider@Energy" w:date="2022-01-26T19:45:00Z"/>
                <w:rFonts w:eastAsia="Times New Roman" w:cstheme="minorHAnsi"/>
                <w:sz w:val="18"/>
                <w:szCs w:val="18"/>
              </w:rPr>
            </w:pPr>
            <w:ins w:id="250" w:author="Alhabibi, Haider@Energy" w:date="2022-01-26T19:45:00Z">
              <w:r w:rsidRPr="00554B1E">
                <w:rPr>
                  <w:rFonts w:eastAsia="Times New Roman" w:cstheme="minorHAnsi"/>
                  <w:sz w:val="18"/>
                  <w:szCs w:val="18"/>
                </w:rPr>
                <w:t xml:space="preserve">Loop Tank </w:t>
              </w:r>
            </w:ins>
          </w:p>
          <w:p w14:paraId="7F6EC271" w14:textId="77777777" w:rsidR="00CC3AA4" w:rsidRPr="00554B1E" w:rsidRDefault="00CC3AA4" w:rsidP="009A4623">
            <w:pPr>
              <w:keepNext/>
              <w:tabs>
                <w:tab w:val="left" w:pos="2160"/>
                <w:tab w:val="left" w:pos="2700"/>
                <w:tab w:val="left" w:pos="3420"/>
                <w:tab w:val="left" w:pos="3780"/>
                <w:tab w:val="left" w:pos="5760"/>
                <w:tab w:val="left" w:pos="7212"/>
              </w:tabs>
              <w:spacing w:after="0"/>
              <w:jc w:val="center"/>
              <w:rPr>
                <w:ins w:id="251" w:author="Alhabibi, Haider@Energy" w:date="2022-01-26T19:45:00Z"/>
                <w:rFonts w:eastAsia="Times New Roman" w:cstheme="minorHAnsi"/>
                <w:sz w:val="18"/>
                <w:szCs w:val="18"/>
              </w:rPr>
            </w:pPr>
            <w:ins w:id="252" w:author="Alhabibi, Haider@Energy" w:date="2022-01-26T19:45:00Z">
              <w:r w:rsidRPr="00554B1E">
                <w:rPr>
                  <w:rFonts w:eastAsia="Times New Roman" w:cstheme="minorHAnsi"/>
                  <w:sz w:val="18"/>
                  <w:szCs w:val="18"/>
                </w:rPr>
                <w:t>Type</w:t>
              </w:r>
            </w:ins>
          </w:p>
        </w:tc>
      </w:tr>
      <w:tr w:rsidR="00CC3AA4" w:rsidRPr="00C071B0" w14:paraId="1C2EFE45" w14:textId="77777777" w:rsidTr="00CC3AA4">
        <w:trPr>
          <w:ins w:id="253" w:author="Alhabibi, Haider@Energy" w:date="2022-01-26T19:45:00Z"/>
        </w:trPr>
        <w:tc>
          <w:tcPr>
            <w:tcW w:w="512" w:type="pct"/>
            <w:tcPrChange w:id="254" w:author="Alhabibi, Haider@Energy" w:date="2022-01-26T19:46:00Z">
              <w:tcPr>
                <w:tcW w:w="516" w:type="pct"/>
              </w:tcPr>
            </w:tcPrChange>
          </w:tcPr>
          <w:p w14:paraId="7630C4E9" w14:textId="121E49E7" w:rsidR="00CC3AA4" w:rsidRPr="00554B1E" w:rsidRDefault="00CC3AA4" w:rsidP="009A4623">
            <w:pPr>
              <w:spacing w:after="0"/>
              <w:jc w:val="center"/>
              <w:rPr>
                <w:ins w:id="255" w:author="Alhabibi, Haider@Energy" w:date="2022-01-26T19:45:00Z"/>
                <w:rFonts w:cstheme="minorHAnsi"/>
                <w:sz w:val="18"/>
                <w:szCs w:val="18"/>
              </w:rPr>
            </w:pPr>
          </w:p>
        </w:tc>
        <w:tc>
          <w:tcPr>
            <w:tcW w:w="561" w:type="pct"/>
            <w:tcPrChange w:id="256" w:author="Alhabibi, Haider@Energy" w:date="2022-01-26T19:46:00Z">
              <w:tcPr>
                <w:tcW w:w="565" w:type="pct"/>
              </w:tcPr>
            </w:tcPrChange>
          </w:tcPr>
          <w:p w14:paraId="20D961F5" w14:textId="77777777" w:rsidR="00CC3AA4" w:rsidRPr="00554B1E" w:rsidRDefault="00CC3AA4" w:rsidP="009A4623">
            <w:pPr>
              <w:spacing w:after="0"/>
              <w:jc w:val="center"/>
              <w:rPr>
                <w:ins w:id="257" w:author="Alhabibi, Haider@Energy" w:date="2022-01-26T19:45:00Z"/>
                <w:rFonts w:cstheme="minorHAnsi"/>
                <w:sz w:val="18"/>
                <w:szCs w:val="18"/>
              </w:rPr>
            </w:pPr>
          </w:p>
        </w:tc>
        <w:tc>
          <w:tcPr>
            <w:tcW w:w="540" w:type="pct"/>
            <w:tcPrChange w:id="258" w:author="Alhabibi, Haider@Energy" w:date="2022-01-26T19:46:00Z">
              <w:tcPr>
                <w:tcW w:w="545" w:type="pct"/>
              </w:tcPr>
            </w:tcPrChange>
          </w:tcPr>
          <w:p w14:paraId="4E8FC47A" w14:textId="22C6E4E6" w:rsidR="00CC3AA4" w:rsidRPr="00554B1E" w:rsidRDefault="00CC3AA4" w:rsidP="009A4623">
            <w:pPr>
              <w:spacing w:after="0"/>
              <w:jc w:val="center"/>
              <w:rPr>
                <w:ins w:id="259" w:author="Alhabibi, Haider@Energy" w:date="2022-01-26T19:45:00Z"/>
                <w:rFonts w:cstheme="minorHAnsi"/>
                <w:sz w:val="18"/>
                <w:szCs w:val="18"/>
              </w:rPr>
            </w:pPr>
          </w:p>
        </w:tc>
        <w:tc>
          <w:tcPr>
            <w:tcW w:w="445" w:type="pct"/>
            <w:tcPrChange w:id="260" w:author="Alhabibi, Haider@Energy" w:date="2022-01-26T19:46:00Z">
              <w:tcPr>
                <w:tcW w:w="449" w:type="pct"/>
              </w:tcPr>
            </w:tcPrChange>
          </w:tcPr>
          <w:p w14:paraId="237BEF23" w14:textId="77777777" w:rsidR="00CC3AA4" w:rsidRPr="00554B1E" w:rsidRDefault="00CC3AA4" w:rsidP="009A4623">
            <w:pPr>
              <w:spacing w:after="0"/>
              <w:jc w:val="center"/>
              <w:rPr>
                <w:ins w:id="261" w:author="Alhabibi, Haider@Energy" w:date="2022-01-26T19:45:00Z"/>
                <w:rFonts w:eastAsia="Times New Roman" w:cstheme="minorHAnsi"/>
                <w:sz w:val="18"/>
                <w:szCs w:val="18"/>
              </w:rPr>
            </w:pPr>
          </w:p>
        </w:tc>
        <w:tc>
          <w:tcPr>
            <w:tcW w:w="365" w:type="pct"/>
            <w:tcPrChange w:id="262" w:author="Alhabibi, Haider@Energy" w:date="2022-01-26T19:46:00Z">
              <w:tcPr>
                <w:tcW w:w="368" w:type="pct"/>
              </w:tcPr>
            </w:tcPrChange>
          </w:tcPr>
          <w:p w14:paraId="4A041AEB" w14:textId="74990EF0" w:rsidR="00CC3AA4" w:rsidRPr="00554B1E" w:rsidRDefault="00CC3AA4" w:rsidP="009A4623">
            <w:pPr>
              <w:spacing w:after="0"/>
              <w:jc w:val="center"/>
              <w:rPr>
                <w:ins w:id="263" w:author="Alhabibi, Haider@Energy" w:date="2022-01-26T19:45:00Z"/>
                <w:rFonts w:eastAsia="Times New Roman" w:cstheme="minorHAnsi"/>
                <w:sz w:val="18"/>
                <w:szCs w:val="18"/>
              </w:rPr>
            </w:pPr>
          </w:p>
        </w:tc>
        <w:tc>
          <w:tcPr>
            <w:tcW w:w="435" w:type="pct"/>
            <w:tcPrChange w:id="264" w:author="Alhabibi, Haider@Energy" w:date="2022-01-26T19:46:00Z">
              <w:tcPr>
                <w:tcW w:w="439" w:type="pct"/>
              </w:tcPr>
            </w:tcPrChange>
          </w:tcPr>
          <w:p w14:paraId="2733CF09" w14:textId="192D7F3F" w:rsidR="00CC3AA4" w:rsidRPr="00554B1E" w:rsidRDefault="00CC3AA4" w:rsidP="009A4623">
            <w:pPr>
              <w:spacing w:after="0"/>
              <w:jc w:val="center"/>
              <w:rPr>
                <w:ins w:id="265" w:author="Alhabibi, Haider@Energy" w:date="2022-01-26T19:45:00Z"/>
                <w:rFonts w:eastAsia="Times New Roman" w:cstheme="minorHAnsi"/>
                <w:sz w:val="18"/>
                <w:szCs w:val="18"/>
              </w:rPr>
            </w:pPr>
          </w:p>
        </w:tc>
        <w:tc>
          <w:tcPr>
            <w:tcW w:w="445" w:type="pct"/>
            <w:tcPrChange w:id="266" w:author="Alhabibi, Haider@Energy" w:date="2022-01-26T19:46:00Z">
              <w:tcPr>
                <w:tcW w:w="449" w:type="pct"/>
              </w:tcPr>
            </w:tcPrChange>
          </w:tcPr>
          <w:p w14:paraId="099A48BE" w14:textId="53EAFE4A" w:rsidR="00CC3AA4" w:rsidRPr="00554B1E" w:rsidRDefault="00CC3AA4" w:rsidP="009A4623">
            <w:pPr>
              <w:spacing w:after="0"/>
              <w:jc w:val="center"/>
              <w:rPr>
                <w:ins w:id="267" w:author="Alhabibi, Haider@Energy" w:date="2022-01-26T19:45:00Z"/>
                <w:rFonts w:eastAsia="Times New Roman" w:cstheme="minorHAnsi"/>
                <w:sz w:val="18"/>
                <w:szCs w:val="18"/>
              </w:rPr>
            </w:pPr>
          </w:p>
        </w:tc>
        <w:tc>
          <w:tcPr>
            <w:tcW w:w="363" w:type="pct"/>
            <w:tcPrChange w:id="268" w:author="Alhabibi, Haider@Energy" w:date="2022-01-26T19:46:00Z">
              <w:tcPr>
                <w:tcW w:w="366" w:type="pct"/>
              </w:tcPr>
            </w:tcPrChange>
          </w:tcPr>
          <w:p w14:paraId="3C833FB8" w14:textId="0433B14D" w:rsidR="00CC3AA4" w:rsidRPr="00C035AD" w:rsidRDefault="00CC3AA4" w:rsidP="009A4623">
            <w:pPr>
              <w:spacing w:after="0"/>
              <w:jc w:val="center"/>
              <w:rPr>
                <w:ins w:id="269" w:author="Alhabibi, Haider@Energy" w:date="2022-01-26T19:45:00Z"/>
                <w:rFonts w:eastAsia="Times New Roman" w:cstheme="minorHAnsi"/>
                <w:sz w:val="18"/>
                <w:szCs w:val="20"/>
              </w:rPr>
            </w:pPr>
          </w:p>
        </w:tc>
        <w:tc>
          <w:tcPr>
            <w:tcW w:w="435" w:type="pct"/>
            <w:tcPrChange w:id="270" w:author="Alhabibi, Haider@Energy" w:date="2022-01-26T19:46:00Z">
              <w:tcPr>
                <w:tcW w:w="439" w:type="pct"/>
              </w:tcPr>
            </w:tcPrChange>
          </w:tcPr>
          <w:p w14:paraId="61B006C8" w14:textId="731F3571" w:rsidR="00CC3AA4" w:rsidRPr="00554B1E" w:rsidRDefault="00CC3AA4" w:rsidP="009A4623">
            <w:pPr>
              <w:spacing w:after="0"/>
              <w:jc w:val="center"/>
              <w:rPr>
                <w:ins w:id="271" w:author="Alhabibi, Haider@Energy" w:date="2022-01-26T19:45:00Z"/>
                <w:rFonts w:eastAsia="Times New Roman" w:cstheme="minorHAnsi"/>
                <w:sz w:val="18"/>
                <w:szCs w:val="18"/>
              </w:rPr>
            </w:pPr>
          </w:p>
        </w:tc>
        <w:tc>
          <w:tcPr>
            <w:tcW w:w="435" w:type="pct"/>
            <w:tcPrChange w:id="272" w:author="Alhabibi, Haider@Energy" w:date="2022-01-26T19:46:00Z">
              <w:tcPr>
                <w:tcW w:w="439" w:type="pct"/>
              </w:tcPr>
            </w:tcPrChange>
          </w:tcPr>
          <w:p w14:paraId="76EFD4A2" w14:textId="4700D98A" w:rsidR="00CC3AA4" w:rsidRPr="00554B1E" w:rsidRDefault="00CC3AA4" w:rsidP="009A4623">
            <w:pPr>
              <w:spacing w:after="0"/>
              <w:jc w:val="center"/>
              <w:rPr>
                <w:ins w:id="273" w:author="Alhabibi, Haider@Energy" w:date="2022-01-26T19:45:00Z"/>
                <w:rFonts w:eastAsia="Times New Roman" w:cstheme="minorHAnsi"/>
                <w:sz w:val="18"/>
                <w:szCs w:val="18"/>
              </w:rPr>
            </w:pPr>
          </w:p>
        </w:tc>
        <w:tc>
          <w:tcPr>
            <w:tcW w:w="463" w:type="pct"/>
            <w:tcPrChange w:id="274" w:author="Alhabibi, Haider@Energy" w:date="2022-01-26T19:46:00Z">
              <w:tcPr>
                <w:tcW w:w="427" w:type="pct"/>
              </w:tcPr>
            </w:tcPrChange>
          </w:tcPr>
          <w:p w14:paraId="69BD3F37" w14:textId="441C9896" w:rsidR="00CC3AA4" w:rsidRPr="00554B1E" w:rsidRDefault="00CC3AA4" w:rsidP="009A4623">
            <w:pPr>
              <w:spacing w:after="0"/>
              <w:jc w:val="center"/>
              <w:rPr>
                <w:ins w:id="275" w:author="Alhabibi, Haider@Energy" w:date="2022-01-26T19:45:00Z"/>
                <w:rFonts w:eastAsia="Times New Roman" w:cstheme="minorHAnsi"/>
                <w:sz w:val="18"/>
                <w:szCs w:val="18"/>
              </w:rPr>
            </w:pPr>
          </w:p>
        </w:tc>
      </w:tr>
      <w:tr w:rsidR="00CC3AA4" w:rsidRPr="00C071B0" w14:paraId="57E9EEBD" w14:textId="77777777" w:rsidTr="00CC3AA4">
        <w:trPr>
          <w:ins w:id="276" w:author="Alhabibi, Haider@Energy" w:date="2022-01-26T19:46:00Z"/>
        </w:trPr>
        <w:tc>
          <w:tcPr>
            <w:tcW w:w="512" w:type="pct"/>
            <w:tcPrChange w:id="277" w:author="Alhabibi, Haider@Energy" w:date="2022-01-26T19:46:00Z">
              <w:tcPr>
                <w:tcW w:w="516" w:type="pct"/>
              </w:tcPr>
            </w:tcPrChange>
          </w:tcPr>
          <w:p w14:paraId="2176A38E" w14:textId="77777777" w:rsidR="00CC3AA4" w:rsidRPr="00554B1E" w:rsidRDefault="00CC3AA4" w:rsidP="009A4623">
            <w:pPr>
              <w:spacing w:after="0"/>
              <w:jc w:val="center"/>
              <w:rPr>
                <w:ins w:id="278" w:author="Alhabibi, Haider@Energy" w:date="2022-01-26T19:46:00Z"/>
                <w:rFonts w:cstheme="minorHAnsi"/>
                <w:sz w:val="18"/>
                <w:szCs w:val="18"/>
              </w:rPr>
            </w:pPr>
          </w:p>
        </w:tc>
        <w:tc>
          <w:tcPr>
            <w:tcW w:w="561" w:type="pct"/>
            <w:tcPrChange w:id="279" w:author="Alhabibi, Haider@Energy" w:date="2022-01-26T19:46:00Z">
              <w:tcPr>
                <w:tcW w:w="565" w:type="pct"/>
              </w:tcPr>
            </w:tcPrChange>
          </w:tcPr>
          <w:p w14:paraId="5F6D4145" w14:textId="77777777" w:rsidR="00CC3AA4" w:rsidRPr="00554B1E" w:rsidRDefault="00CC3AA4" w:rsidP="009A4623">
            <w:pPr>
              <w:spacing w:after="0"/>
              <w:jc w:val="center"/>
              <w:rPr>
                <w:ins w:id="280" w:author="Alhabibi, Haider@Energy" w:date="2022-01-26T19:46:00Z"/>
                <w:rFonts w:cstheme="minorHAnsi"/>
                <w:sz w:val="18"/>
                <w:szCs w:val="18"/>
              </w:rPr>
            </w:pPr>
          </w:p>
        </w:tc>
        <w:tc>
          <w:tcPr>
            <w:tcW w:w="540" w:type="pct"/>
            <w:tcPrChange w:id="281" w:author="Alhabibi, Haider@Energy" w:date="2022-01-26T19:46:00Z">
              <w:tcPr>
                <w:tcW w:w="545" w:type="pct"/>
              </w:tcPr>
            </w:tcPrChange>
          </w:tcPr>
          <w:p w14:paraId="7D6DE73A" w14:textId="77777777" w:rsidR="00CC3AA4" w:rsidRPr="00554B1E" w:rsidRDefault="00CC3AA4" w:rsidP="009A4623">
            <w:pPr>
              <w:spacing w:after="0"/>
              <w:jc w:val="center"/>
              <w:rPr>
                <w:ins w:id="282" w:author="Alhabibi, Haider@Energy" w:date="2022-01-26T19:46:00Z"/>
                <w:rFonts w:cstheme="minorHAnsi"/>
                <w:sz w:val="18"/>
                <w:szCs w:val="18"/>
              </w:rPr>
            </w:pPr>
          </w:p>
        </w:tc>
        <w:tc>
          <w:tcPr>
            <w:tcW w:w="445" w:type="pct"/>
            <w:tcPrChange w:id="283" w:author="Alhabibi, Haider@Energy" w:date="2022-01-26T19:46:00Z">
              <w:tcPr>
                <w:tcW w:w="449" w:type="pct"/>
              </w:tcPr>
            </w:tcPrChange>
          </w:tcPr>
          <w:p w14:paraId="7C4CA33D" w14:textId="77777777" w:rsidR="00CC3AA4" w:rsidRPr="00554B1E" w:rsidRDefault="00CC3AA4" w:rsidP="009A4623">
            <w:pPr>
              <w:spacing w:after="0"/>
              <w:jc w:val="center"/>
              <w:rPr>
                <w:ins w:id="284" w:author="Alhabibi, Haider@Energy" w:date="2022-01-26T19:46:00Z"/>
                <w:rFonts w:eastAsia="Times New Roman" w:cstheme="minorHAnsi"/>
                <w:sz w:val="18"/>
                <w:szCs w:val="18"/>
              </w:rPr>
            </w:pPr>
          </w:p>
        </w:tc>
        <w:tc>
          <w:tcPr>
            <w:tcW w:w="365" w:type="pct"/>
            <w:tcPrChange w:id="285" w:author="Alhabibi, Haider@Energy" w:date="2022-01-26T19:46:00Z">
              <w:tcPr>
                <w:tcW w:w="368" w:type="pct"/>
              </w:tcPr>
            </w:tcPrChange>
          </w:tcPr>
          <w:p w14:paraId="231F4F14" w14:textId="77777777" w:rsidR="00CC3AA4" w:rsidRPr="00554B1E" w:rsidRDefault="00CC3AA4" w:rsidP="009A4623">
            <w:pPr>
              <w:spacing w:after="0"/>
              <w:jc w:val="center"/>
              <w:rPr>
                <w:ins w:id="286" w:author="Alhabibi, Haider@Energy" w:date="2022-01-26T19:46:00Z"/>
                <w:rFonts w:eastAsia="Times New Roman" w:cstheme="minorHAnsi"/>
                <w:sz w:val="18"/>
                <w:szCs w:val="18"/>
              </w:rPr>
            </w:pPr>
          </w:p>
        </w:tc>
        <w:tc>
          <w:tcPr>
            <w:tcW w:w="435" w:type="pct"/>
            <w:tcPrChange w:id="287" w:author="Alhabibi, Haider@Energy" w:date="2022-01-26T19:46:00Z">
              <w:tcPr>
                <w:tcW w:w="439" w:type="pct"/>
              </w:tcPr>
            </w:tcPrChange>
          </w:tcPr>
          <w:p w14:paraId="032965BF" w14:textId="77777777" w:rsidR="00CC3AA4" w:rsidRPr="00554B1E" w:rsidRDefault="00CC3AA4" w:rsidP="009A4623">
            <w:pPr>
              <w:spacing w:after="0"/>
              <w:jc w:val="center"/>
              <w:rPr>
                <w:ins w:id="288" w:author="Alhabibi, Haider@Energy" w:date="2022-01-26T19:46:00Z"/>
                <w:rFonts w:eastAsia="Times New Roman" w:cstheme="minorHAnsi"/>
                <w:sz w:val="18"/>
                <w:szCs w:val="18"/>
              </w:rPr>
            </w:pPr>
          </w:p>
        </w:tc>
        <w:tc>
          <w:tcPr>
            <w:tcW w:w="445" w:type="pct"/>
            <w:tcPrChange w:id="289" w:author="Alhabibi, Haider@Energy" w:date="2022-01-26T19:46:00Z">
              <w:tcPr>
                <w:tcW w:w="449" w:type="pct"/>
              </w:tcPr>
            </w:tcPrChange>
          </w:tcPr>
          <w:p w14:paraId="6630FBB1" w14:textId="77777777" w:rsidR="00CC3AA4" w:rsidRPr="00554B1E" w:rsidRDefault="00CC3AA4" w:rsidP="009A4623">
            <w:pPr>
              <w:spacing w:after="0"/>
              <w:jc w:val="center"/>
              <w:rPr>
                <w:ins w:id="290" w:author="Alhabibi, Haider@Energy" w:date="2022-01-26T19:46:00Z"/>
                <w:rFonts w:eastAsia="Times New Roman" w:cstheme="minorHAnsi"/>
                <w:sz w:val="18"/>
                <w:szCs w:val="18"/>
              </w:rPr>
            </w:pPr>
          </w:p>
        </w:tc>
        <w:tc>
          <w:tcPr>
            <w:tcW w:w="363" w:type="pct"/>
            <w:tcPrChange w:id="291" w:author="Alhabibi, Haider@Energy" w:date="2022-01-26T19:46:00Z">
              <w:tcPr>
                <w:tcW w:w="366" w:type="pct"/>
              </w:tcPr>
            </w:tcPrChange>
          </w:tcPr>
          <w:p w14:paraId="0034B50F" w14:textId="77777777" w:rsidR="00CC3AA4" w:rsidRPr="00C035AD" w:rsidRDefault="00CC3AA4" w:rsidP="009A4623">
            <w:pPr>
              <w:spacing w:after="0"/>
              <w:jc w:val="center"/>
              <w:rPr>
                <w:ins w:id="292" w:author="Alhabibi, Haider@Energy" w:date="2022-01-26T19:46:00Z"/>
                <w:rFonts w:eastAsia="Times New Roman" w:cstheme="minorHAnsi"/>
                <w:sz w:val="18"/>
                <w:szCs w:val="20"/>
              </w:rPr>
            </w:pPr>
          </w:p>
        </w:tc>
        <w:tc>
          <w:tcPr>
            <w:tcW w:w="435" w:type="pct"/>
            <w:tcPrChange w:id="293" w:author="Alhabibi, Haider@Energy" w:date="2022-01-26T19:46:00Z">
              <w:tcPr>
                <w:tcW w:w="439" w:type="pct"/>
              </w:tcPr>
            </w:tcPrChange>
          </w:tcPr>
          <w:p w14:paraId="0112BF51" w14:textId="77777777" w:rsidR="00CC3AA4" w:rsidRPr="00554B1E" w:rsidRDefault="00CC3AA4" w:rsidP="009A4623">
            <w:pPr>
              <w:spacing w:after="0"/>
              <w:jc w:val="center"/>
              <w:rPr>
                <w:ins w:id="294" w:author="Alhabibi, Haider@Energy" w:date="2022-01-26T19:46:00Z"/>
                <w:rFonts w:eastAsia="Times New Roman" w:cstheme="minorHAnsi"/>
                <w:sz w:val="18"/>
                <w:szCs w:val="18"/>
              </w:rPr>
            </w:pPr>
          </w:p>
        </w:tc>
        <w:tc>
          <w:tcPr>
            <w:tcW w:w="435" w:type="pct"/>
            <w:tcPrChange w:id="295" w:author="Alhabibi, Haider@Energy" w:date="2022-01-26T19:46:00Z">
              <w:tcPr>
                <w:tcW w:w="439" w:type="pct"/>
              </w:tcPr>
            </w:tcPrChange>
          </w:tcPr>
          <w:p w14:paraId="4742491D" w14:textId="77777777" w:rsidR="00CC3AA4" w:rsidRPr="00554B1E" w:rsidRDefault="00CC3AA4" w:rsidP="009A4623">
            <w:pPr>
              <w:spacing w:after="0"/>
              <w:jc w:val="center"/>
              <w:rPr>
                <w:ins w:id="296" w:author="Alhabibi, Haider@Energy" w:date="2022-01-26T19:46:00Z"/>
                <w:rFonts w:eastAsia="Times New Roman" w:cstheme="minorHAnsi"/>
                <w:sz w:val="18"/>
                <w:szCs w:val="18"/>
              </w:rPr>
            </w:pPr>
          </w:p>
        </w:tc>
        <w:tc>
          <w:tcPr>
            <w:tcW w:w="463" w:type="pct"/>
            <w:tcPrChange w:id="297" w:author="Alhabibi, Haider@Energy" w:date="2022-01-26T19:46:00Z">
              <w:tcPr>
                <w:tcW w:w="427" w:type="pct"/>
              </w:tcPr>
            </w:tcPrChange>
          </w:tcPr>
          <w:p w14:paraId="54FBB8B6" w14:textId="77777777" w:rsidR="00CC3AA4" w:rsidRPr="00554B1E" w:rsidRDefault="00CC3AA4" w:rsidP="009A4623">
            <w:pPr>
              <w:spacing w:after="0"/>
              <w:jc w:val="center"/>
              <w:rPr>
                <w:ins w:id="298" w:author="Alhabibi, Haider@Energy" w:date="2022-01-26T19:46:00Z"/>
                <w:rFonts w:eastAsia="Times New Roman" w:cstheme="minorHAnsi"/>
                <w:sz w:val="18"/>
                <w:szCs w:val="18"/>
              </w:rPr>
            </w:pPr>
          </w:p>
        </w:tc>
      </w:tr>
    </w:tbl>
    <w:p w14:paraId="7B531573" w14:textId="77777777" w:rsidR="0015370F" w:rsidRDefault="0015370F" w:rsidP="0079399B">
      <w:pPr>
        <w:suppressAutoHyphens/>
        <w:spacing w:after="0" w:line="240" w:lineRule="auto"/>
        <w:ind w:left="446"/>
        <w:rPr>
          <w:ins w:id="299" w:author="Alhabibi, Haider@Energy" w:date="2022-01-26T19:32:00Z"/>
          <w:rFonts w:asciiTheme="minorHAnsi" w:hAnsiTheme="minorHAnsi" w:cstheme="minorHAnsi"/>
          <w:b/>
          <w:sz w:val="18"/>
          <w:szCs w:val="20"/>
        </w:rPr>
      </w:pPr>
    </w:p>
    <w:p w14:paraId="503EEF4F" w14:textId="77777777" w:rsidR="0015370F" w:rsidRPr="009C3545" w:rsidRDefault="0015370F" w:rsidP="0079399B">
      <w:pPr>
        <w:suppressAutoHyphens/>
        <w:spacing w:after="0" w:line="240" w:lineRule="auto"/>
        <w:ind w:left="446"/>
        <w:rPr>
          <w:rFonts w:asciiTheme="minorHAnsi" w:hAnsiTheme="minorHAnsi" w:cstheme="minorHAnsi"/>
          <w:b/>
          <w:sz w:val="18"/>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3599"/>
        <w:gridCol w:w="3601"/>
        <w:gridCol w:w="3601"/>
      </w:tblGrid>
      <w:tr w:rsidR="00BC0E01" w:rsidRPr="009C3545" w14:paraId="796A5855" w14:textId="77777777" w:rsidTr="00896180">
        <w:trPr>
          <w:cantSplit/>
          <w:trHeight w:val="144"/>
        </w:trPr>
        <w:tc>
          <w:tcPr>
            <w:tcW w:w="11027" w:type="dxa"/>
            <w:gridSpan w:val="3"/>
            <w:tcBorders>
              <w:top w:val="single" w:sz="4" w:space="0" w:color="auto"/>
              <w:left w:val="single" w:sz="4" w:space="0" w:color="auto"/>
              <w:bottom w:val="single" w:sz="4" w:space="0" w:color="auto"/>
              <w:right w:val="single" w:sz="4" w:space="0" w:color="auto"/>
            </w:tcBorders>
          </w:tcPr>
          <w:p w14:paraId="7CB4C886" w14:textId="4C89C02C" w:rsidR="00BC0E01" w:rsidRPr="009C3545" w:rsidRDefault="008A15E5" w:rsidP="00BC0E0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9C3545">
              <w:rPr>
                <w:rFonts w:asciiTheme="minorHAnsi" w:hAnsiTheme="minorHAnsi" w:cstheme="minorHAnsi"/>
                <w:b/>
                <w:sz w:val="18"/>
                <w:szCs w:val="20"/>
              </w:rPr>
              <w:t>D</w:t>
            </w:r>
            <w:r w:rsidR="00BC0E01" w:rsidRPr="009C3545">
              <w:rPr>
                <w:rFonts w:asciiTheme="minorHAnsi" w:hAnsiTheme="minorHAnsi" w:cstheme="minorHAnsi"/>
                <w:b/>
                <w:sz w:val="18"/>
                <w:szCs w:val="20"/>
              </w:rPr>
              <w:t xml:space="preserve">. Design HERS Verified </w:t>
            </w:r>
            <w:r w:rsidR="0027103A" w:rsidRPr="009C3545">
              <w:rPr>
                <w:rFonts w:asciiTheme="minorHAnsi" w:hAnsiTheme="minorHAnsi" w:cstheme="minorHAnsi"/>
                <w:b/>
                <w:sz w:val="18"/>
                <w:szCs w:val="20"/>
              </w:rPr>
              <w:t xml:space="preserve">Central </w:t>
            </w:r>
            <w:r w:rsidR="00BC0E01" w:rsidRPr="009C3545">
              <w:rPr>
                <w:rFonts w:asciiTheme="minorHAnsi" w:hAnsiTheme="minorHAnsi" w:cstheme="minorHAnsi"/>
                <w:b/>
                <w:sz w:val="18"/>
                <w:szCs w:val="20"/>
              </w:rPr>
              <w:t>Water Heating Distribution Systems Information</w:t>
            </w:r>
          </w:p>
          <w:p w14:paraId="3E7DC138" w14:textId="6C4BF6E4" w:rsidR="00BC0E01" w:rsidRPr="009C3545" w:rsidRDefault="00BC0E01" w:rsidP="00BC0E0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9C3545">
              <w:rPr>
                <w:rFonts w:asciiTheme="minorHAnsi" w:eastAsia="Times New Roman" w:hAnsiTheme="minorHAnsi" w:cstheme="minorHAnsi"/>
                <w:sz w:val="18"/>
                <w:szCs w:val="20"/>
              </w:rPr>
              <w:t xml:space="preserve">This table reports the water heating distribution types specified on the registered </w:t>
            </w:r>
            <w:del w:id="300" w:author="Tam, Danny@Energy" w:date="2022-02-28T15:45:00Z">
              <w:r w:rsidRPr="009C3545" w:rsidDel="00D11E38">
                <w:rPr>
                  <w:rFonts w:asciiTheme="minorHAnsi" w:eastAsia="Times New Roman" w:hAnsiTheme="minorHAnsi" w:cstheme="minorHAnsi"/>
                  <w:sz w:val="18"/>
                  <w:szCs w:val="20"/>
                </w:rPr>
                <w:delText>CF1R</w:delText>
              </w:r>
            </w:del>
            <w:ins w:id="301" w:author="Tam, Danny@Energy" w:date="2022-02-28T15:45:00Z">
              <w:r w:rsidR="00D11E38">
                <w:rPr>
                  <w:rFonts w:asciiTheme="minorHAnsi" w:eastAsia="Times New Roman" w:hAnsiTheme="minorHAnsi" w:cstheme="minorHAnsi"/>
                  <w:sz w:val="18"/>
                  <w:szCs w:val="20"/>
                </w:rPr>
                <w:t>NRCC</w:t>
              </w:r>
            </w:ins>
            <w:r w:rsidRPr="009C3545">
              <w:rPr>
                <w:rFonts w:asciiTheme="minorHAnsi" w:eastAsia="Times New Roman" w:hAnsiTheme="minorHAnsi" w:cstheme="minorHAnsi"/>
                <w:sz w:val="18"/>
                <w:szCs w:val="20"/>
              </w:rPr>
              <w:t xml:space="preserve"> compliance document for this project.</w:t>
            </w:r>
            <w:r w:rsidRPr="009C3545">
              <w:rPr>
                <w:rFonts w:asciiTheme="minorHAnsi" w:hAnsiTheme="minorHAnsi" w:cstheme="minorHAnsi"/>
                <w:b/>
                <w:sz w:val="18"/>
                <w:szCs w:val="20"/>
              </w:rPr>
              <w:t xml:space="preserve"> </w:t>
            </w:r>
          </w:p>
        </w:tc>
      </w:tr>
      <w:tr w:rsidR="00BC0E01" w:rsidRPr="009C3545" w14:paraId="745B90EA" w14:textId="77777777" w:rsidTr="00896180">
        <w:trPr>
          <w:cantSplit/>
          <w:trHeight w:val="144"/>
        </w:trPr>
        <w:tc>
          <w:tcPr>
            <w:tcW w:w="3675" w:type="dxa"/>
            <w:tcBorders>
              <w:top w:val="single" w:sz="4" w:space="0" w:color="auto"/>
              <w:left w:val="single" w:sz="4" w:space="0" w:color="auto"/>
              <w:bottom w:val="single" w:sz="4" w:space="0" w:color="auto"/>
              <w:right w:val="single" w:sz="4" w:space="0" w:color="auto"/>
            </w:tcBorders>
            <w:vAlign w:val="center"/>
          </w:tcPr>
          <w:p w14:paraId="7FCBB0A8"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01</w:t>
            </w:r>
          </w:p>
        </w:tc>
        <w:tc>
          <w:tcPr>
            <w:tcW w:w="3676" w:type="dxa"/>
            <w:tcBorders>
              <w:top w:val="single" w:sz="4" w:space="0" w:color="auto"/>
              <w:left w:val="single" w:sz="4" w:space="0" w:color="auto"/>
              <w:bottom w:val="single" w:sz="4" w:space="0" w:color="auto"/>
              <w:right w:val="single" w:sz="4" w:space="0" w:color="auto"/>
            </w:tcBorders>
            <w:vAlign w:val="center"/>
          </w:tcPr>
          <w:p w14:paraId="44451FEE"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02</w:t>
            </w:r>
          </w:p>
        </w:tc>
        <w:tc>
          <w:tcPr>
            <w:tcW w:w="3676" w:type="dxa"/>
            <w:tcBorders>
              <w:top w:val="single" w:sz="4" w:space="0" w:color="auto"/>
              <w:left w:val="single" w:sz="4" w:space="0" w:color="auto"/>
              <w:bottom w:val="single" w:sz="4" w:space="0" w:color="auto"/>
              <w:right w:val="single" w:sz="4" w:space="0" w:color="auto"/>
            </w:tcBorders>
            <w:vAlign w:val="center"/>
          </w:tcPr>
          <w:p w14:paraId="2AE6D3E4"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03</w:t>
            </w:r>
          </w:p>
        </w:tc>
      </w:tr>
      <w:tr w:rsidR="00BC0E01" w:rsidRPr="009C3545" w14:paraId="618864AC" w14:textId="77777777" w:rsidTr="00896180">
        <w:trPr>
          <w:cantSplit/>
          <w:trHeight w:val="144"/>
        </w:trPr>
        <w:tc>
          <w:tcPr>
            <w:tcW w:w="3675" w:type="dxa"/>
            <w:tcBorders>
              <w:top w:val="single" w:sz="4" w:space="0" w:color="auto"/>
              <w:left w:val="single" w:sz="4" w:space="0" w:color="auto"/>
              <w:bottom w:val="single" w:sz="4" w:space="0" w:color="auto"/>
              <w:right w:val="single" w:sz="4" w:space="0" w:color="auto"/>
            </w:tcBorders>
            <w:vAlign w:val="bottom"/>
          </w:tcPr>
          <w:p w14:paraId="77D35EF6"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Water Heating System ID or Name</w:t>
            </w:r>
          </w:p>
        </w:tc>
        <w:tc>
          <w:tcPr>
            <w:tcW w:w="3676" w:type="dxa"/>
            <w:tcBorders>
              <w:top w:val="single" w:sz="4" w:space="0" w:color="auto"/>
              <w:left w:val="single" w:sz="4" w:space="0" w:color="auto"/>
              <w:bottom w:val="single" w:sz="4" w:space="0" w:color="auto"/>
              <w:right w:val="single" w:sz="4" w:space="0" w:color="auto"/>
            </w:tcBorders>
            <w:vAlign w:val="bottom"/>
          </w:tcPr>
          <w:p w14:paraId="02EEEA3F"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Central DHW System </w:t>
            </w:r>
          </w:p>
          <w:p w14:paraId="229D3580"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Distribution Type</w:t>
            </w:r>
          </w:p>
        </w:tc>
        <w:tc>
          <w:tcPr>
            <w:tcW w:w="3676" w:type="dxa"/>
            <w:tcBorders>
              <w:top w:val="single" w:sz="4" w:space="0" w:color="auto"/>
              <w:left w:val="single" w:sz="4" w:space="0" w:color="auto"/>
              <w:bottom w:val="single" w:sz="4" w:space="0" w:color="auto"/>
              <w:right w:val="single" w:sz="4" w:space="0" w:color="auto"/>
            </w:tcBorders>
            <w:vAlign w:val="bottom"/>
          </w:tcPr>
          <w:p w14:paraId="041A3557"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Dwelling Unit DHW System</w:t>
            </w:r>
          </w:p>
          <w:p w14:paraId="7C7CF9CF"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Distribution Type</w:t>
            </w:r>
          </w:p>
        </w:tc>
      </w:tr>
      <w:tr w:rsidR="00BC0E01" w:rsidRPr="009C3545" w14:paraId="537804FB" w14:textId="77777777" w:rsidTr="00896180">
        <w:trPr>
          <w:cantSplit/>
          <w:trHeight w:val="144"/>
        </w:trPr>
        <w:tc>
          <w:tcPr>
            <w:tcW w:w="3675" w:type="dxa"/>
            <w:tcBorders>
              <w:top w:val="single" w:sz="4" w:space="0" w:color="auto"/>
              <w:left w:val="single" w:sz="4" w:space="0" w:color="auto"/>
              <w:bottom w:val="single" w:sz="4" w:space="0" w:color="auto"/>
              <w:right w:val="single" w:sz="4" w:space="0" w:color="auto"/>
            </w:tcBorders>
            <w:vAlign w:val="center"/>
          </w:tcPr>
          <w:p w14:paraId="488AF8AB"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76" w:type="dxa"/>
            <w:tcBorders>
              <w:top w:val="single" w:sz="4" w:space="0" w:color="auto"/>
              <w:left w:val="single" w:sz="4" w:space="0" w:color="auto"/>
              <w:bottom w:val="single" w:sz="4" w:space="0" w:color="auto"/>
              <w:right w:val="single" w:sz="4" w:space="0" w:color="auto"/>
            </w:tcBorders>
            <w:vAlign w:val="center"/>
          </w:tcPr>
          <w:p w14:paraId="16729E53"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18"/>
                <w:szCs w:val="20"/>
              </w:rPr>
            </w:pPr>
          </w:p>
        </w:tc>
        <w:tc>
          <w:tcPr>
            <w:tcW w:w="3676" w:type="dxa"/>
            <w:tcBorders>
              <w:top w:val="single" w:sz="4" w:space="0" w:color="auto"/>
              <w:left w:val="single" w:sz="4" w:space="0" w:color="auto"/>
              <w:bottom w:val="single" w:sz="4" w:space="0" w:color="auto"/>
              <w:right w:val="single" w:sz="4" w:space="0" w:color="auto"/>
            </w:tcBorders>
            <w:vAlign w:val="center"/>
          </w:tcPr>
          <w:p w14:paraId="4630A6B3"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18"/>
                <w:szCs w:val="20"/>
              </w:rPr>
            </w:pPr>
          </w:p>
        </w:tc>
      </w:tr>
      <w:tr w:rsidR="00BC0E01" w:rsidRPr="009C3545" w14:paraId="24C902C2" w14:textId="77777777" w:rsidTr="00896180">
        <w:trPr>
          <w:cantSplit/>
          <w:trHeight w:val="144"/>
        </w:trPr>
        <w:tc>
          <w:tcPr>
            <w:tcW w:w="3675" w:type="dxa"/>
            <w:tcBorders>
              <w:top w:val="single" w:sz="4" w:space="0" w:color="auto"/>
              <w:left w:val="single" w:sz="4" w:space="0" w:color="auto"/>
              <w:bottom w:val="single" w:sz="4" w:space="0" w:color="auto"/>
              <w:right w:val="single" w:sz="4" w:space="0" w:color="auto"/>
            </w:tcBorders>
            <w:vAlign w:val="center"/>
          </w:tcPr>
          <w:p w14:paraId="3E63F6DD"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76" w:type="dxa"/>
            <w:tcBorders>
              <w:top w:val="single" w:sz="4" w:space="0" w:color="auto"/>
              <w:left w:val="single" w:sz="4" w:space="0" w:color="auto"/>
              <w:bottom w:val="single" w:sz="4" w:space="0" w:color="auto"/>
              <w:right w:val="single" w:sz="4" w:space="0" w:color="auto"/>
            </w:tcBorders>
            <w:vAlign w:val="center"/>
          </w:tcPr>
          <w:p w14:paraId="1C02426C"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76" w:type="dxa"/>
            <w:tcBorders>
              <w:top w:val="single" w:sz="4" w:space="0" w:color="auto"/>
              <w:left w:val="single" w:sz="4" w:space="0" w:color="auto"/>
              <w:bottom w:val="single" w:sz="4" w:space="0" w:color="auto"/>
              <w:right w:val="single" w:sz="4" w:space="0" w:color="auto"/>
            </w:tcBorders>
            <w:vAlign w:val="center"/>
          </w:tcPr>
          <w:p w14:paraId="1DBADD50"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r>
    </w:tbl>
    <w:p w14:paraId="1B3510D5" w14:textId="137DC62D" w:rsidR="00BC0E01" w:rsidRPr="009C3545" w:rsidRDefault="00BC0E01" w:rsidP="0079399B">
      <w:pPr>
        <w:suppressAutoHyphens/>
        <w:spacing w:after="0" w:line="240" w:lineRule="auto"/>
        <w:ind w:left="446"/>
        <w:rPr>
          <w:rFonts w:asciiTheme="minorHAnsi" w:hAnsiTheme="minorHAnsi" w:cstheme="minorHAnsi"/>
          <w:b/>
          <w:sz w:val="18"/>
          <w:szCs w:val="20"/>
        </w:rPr>
      </w:pPr>
    </w:p>
    <w:p w14:paraId="6867B3FE" w14:textId="77777777" w:rsidR="007A7B36" w:rsidRPr="009C3545" w:rsidRDefault="007A7B36" w:rsidP="0079399B">
      <w:pPr>
        <w:suppressAutoHyphens/>
        <w:spacing w:after="0" w:line="240" w:lineRule="auto"/>
        <w:ind w:left="446"/>
        <w:rPr>
          <w:rFonts w:asciiTheme="minorHAnsi" w:hAnsiTheme="minorHAnsi" w:cstheme="minorHAnsi"/>
          <w:b/>
          <w:sz w:val="18"/>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3596"/>
        <w:gridCol w:w="3597"/>
        <w:gridCol w:w="3597"/>
      </w:tblGrid>
      <w:tr w:rsidR="00BC0E01" w:rsidRPr="009C3545" w14:paraId="0F5D0B2D" w14:textId="77777777" w:rsidTr="00896180">
        <w:trPr>
          <w:cantSplit/>
          <w:trHeight w:val="144"/>
        </w:trPr>
        <w:tc>
          <w:tcPr>
            <w:tcW w:w="11016" w:type="dxa"/>
            <w:gridSpan w:val="3"/>
            <w:tcBorders>
              <w:top w:val="single" w:sz="4" w:space="0" w:color="auto"/>
              <w:left w:val="single" w:sz="4" w:space="0" w:color="auto"/>
              <w:bottom w:val="single" w:sz="4" w:space="0" w:color="auto"/>
              <w:right w:val="single" w:sz="4" w:space="0" w:color="auto"/>
            </w:tcBorders>
          </w:tcPr>
          <w:p w14:paraId="6845F006" w14:textId="4C520702" w:rsidR="00BC0E01" w:rsidRPr="009C3545" w:rsidRDefault="008A15E5" w:rsidP="00BC0E0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9C3545">
              <w:rPr>
                <w:rFonts w:asciiTheme="minorHAnsi" w:hAnsiTheme="minorHAnsi" w:cstheme="minorHAnsi"/>
                <w:b/>
                <w:sz w:val="18"/>
                <w:szCs w:val="20"/>
              </w:rPr>
              <w:t>E</w:t>
            </w:r>
            <w:r w:rsidR="00BC0E01" w:rsidRPr="009C3545">
              <w:rPr>
                <w:rFonts w:asciiTheme="minorHAnsi" w:hAnsiTheme="minorHAnsi" w:cstheme="minorHAnsi"/>
                <w:b/>
                <w:sz w:val="18"/>
                <w:szCs w:val="20"/>
              </w:rPr>
              <w:t xml:space="preserve">. Installed HERS Verified </w:t>
            </w:r>
            <w:r w:rsidR="0027103A" w:rsidRPr="009C3545">
              <w:rPr>
                <w:rFonts w:asciiTheme="minorHAnsi" w:hAnsiTheme="minorHAnsi" w:cstheme="minorHAnsi"/>
                <w:b/>
                <w:sz w:val="18"/>
                <w:szCs w:val="20"/>
              </w:rPr>
              <w:t xml:space="preserve">Central </w:t>
            </w:r>
            <w:r w:rsidR="00BC0E01" w:rsidRPr="009C3545">
              <w:rPr>
                <w:rFonts w:asciiTheme="minorHAnsi" w:hAnsiTheme="minorHAnsi" w:cstheme="minorHAnsi"/>
                <w:b/>
                <w:sz w:val="18"/>
                <w:szCs w:val="20"/>
              </w:rPr>
              <w:t>Water Heating Distribution Systems Information</w:t>
            </w:r>
          </w:p>
          <w:p w14:paraId="5E160F7D" w14:textId="394B7C71" w:rsidR="00BC0E01" w:rsidRPr="009C3545" w:rsidRDefault="00BC0E01" w:rsidP="00BC0E0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9C3545">
              <w:rPr>
                <w:rFonts w:asciiTheme="minorHAnsi" w:eastAsia="Times New Roman" w:hAnsiTheme="minorHAnsi" w:cstheme="minorHAnsi"/>
                <w:sz w:val="18"/>
                <w:szCs w:val="20"/>
              </w:rPr>
              <w:t xml:space="preserve">This table reports the water heating distribution types specified on the registered </w:t>
            </w:r>
            <w:del w:id="302" w:author="Tam, Danny@Energy" w:date="2022-02-28T15:45:00Z">
              <w:r w:rsidRPr="009C3545" w:rsidDel="00D11E38">
                <w:rPr>
                  <w:rFonts w:asciiTheme="minorHAnsi" w:eastAsia="Times New Roman" w:hAnsiTheme="minorHAnsi" w:cstheme="minorHAnsi"/>
                  <w:sz w:val="18"/>
                  <w:szCs w:val="20"/>
                </w:rPr>
                <w:delText>CF1R</w:delText>
              </w:r>
            </w:del>
            <w:ins w:id="303" w:author="Tam, Danny@Energy" w:date="2022-02-28T15:45:00Z">
              <w:r w:rsidR="00D11E38">
                <w:rPr>
                  <w:rFonts w:asciiTheme="minorHAnsi" w:eastAsia="Times New Roman" w:hAnsiTheme="minorHAnsi" w:cstheme="minorHAnsi"/>
                  <w:sz w:val="18"/>
                  <w:szCs w:val="20"/>
                </w:rPr>
                <w:t>NRCC</w:t>
              </w:r>
            </w:ins>
            <w:r w:rsidRPr="009C3545">
              <w:rPr>
                <w:rFonts w:asciiTheme="minorHAnsi" w:eastAsia="Times New Roman" w:hAnsiTheme="minorHAnsi" w:cstheme="minorHAnsi"/>
                <w:sz w:val="18"/>
                <w:szCs w:val="20"/>
              </w:rPr>
              <w:t xml:space="preserve"> compliance document for this project.</w:t>
            </w:r>
            <w:r w:rsidRPr="009C3545">
              <w:rPr>
                <w:rFonts w:asciiTheme="minorHAnsi" w:hAnsiTheme="minorHAnsi" w:cstheme="minorHAnsi"/>
                <w:b/>
                <w:sz w:val="18"/>
                <w:szCs w:val="20"/>
              </w:rPr>
              <w:t xml:space="preserve"> </w:t>
            </w:r>
          </w:p>
        </w:tc>
      </w:tr>
      <w:tr w:rsidR="00BC0E01" w:rsidRPr="009C3545" w14:paraId="441A9A57" w14:textId="77777777" w:rsidTr="00896180">
        <w:trPr>
          <w:cantSplit/>
          <w:trHeight w:val="144"/>
        </w:trPr>
        <w:tc>
          <w:tcPr>
            <w:tcW w:w="3672" w:type="dxa"/>
            <w:tcBorders>
              <w:top w:val="single" w:sz="4" w:space="0" w:color="auto"/>
              <w:left w:val="single" w:sz="4" w:space="0" w:color="auto"/>
              <w:bottom w:val="single" w:sz="4" w:space="0" w:color="auto"/>
              <w:right w:val="single" w:sz="4" w:space="0" w:color="auto"/>
            </w:tcBorders>
            <w:vAlign w:val="center"/>
          </w:tcPr>
          <w:p w14:paraId="7F826BE0"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01</w:t>
            </w:r>
          </w:p>
        </w:tc>
        <w:tc>
          <w:tcPr>
            <w:tcW w:w="3672" w:type="dxa"/>
            <w:tcBorders>
              <w:top w:val="single" w:sz="4" w:space="0" w:color="auto"/>
              <w:left w:val="single" w:sz="4" w:space="0" w:color="auto"/>
              <w:bottom w:val="single" w:sz="4" w:space="0" w:color="auto"/>
              <w:right w:val="single" w:sz="4" w:space="0" w:color="auto"/>
            </w:tcBorders>
            <w:vAlign w:val="center"/>
          </w:tcPr>
          <w:p w14:paraId="497168DC"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02</w:t>
            </w:r>
          </w:p>
        </w:tc>
        <w:tc>
          <w:tcPr>
            <w:tcW w:w="3672" w:type="dxa"/>
            <w:tcBorders>
              <w:top w:val="single" w:sz="4" w:space="0" w:color="auto"/>
              <w:left w:val="single" w:sz="4" w:space="0" w:color="auto"/>
              <w:bottom w:val="single" w:sz="4" w:space="0" w:color="auto"/>
              <w:right w:val="single" w:sz="4" w:space="0" w:color="auto"/>
            </w:tcBorders>
            <w:vAlign w:val="center"/>
          </w:tcPr>
          <w:p w14:paraId="1ED09CC3"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03</w:t>
            </w:r>
          </w:p>
        </w:tc>
      </w:tr>
      <w:tr w:rsidR="00BC0E01" w:rsidRPr="009C3545" w14:paraId="1772FC67" w14:textId="77777777" w:rsidTr="00896180">
        <w:trPr>
          <w:cantSplit/>
          <w:trHeight w:val="144"/>
        </w:trPr>
        <w:tc>
          <w:tcPr>
            <w:tcW w:w="3672" w:type="dxa"/>
            <w:tcBorders>
              <w:top w:val="single" w:sz="4" w:space="0" w:color="auto"/>
              <w:left w:val="single" w:sz="4" w:space="0" w:color="auto"/>
              <w:bottom w:val="single" w:sz="4" w:space="0" w:color="auto"/>
              <w:right w:val="single" w:sz="4" w:space="0" w:color="auto"/>
            </w:tcBorders>
            <w:vAlign w:val="bottom"/>
          </w:tcPr>
          <w:p w14:paraId="4B9FC99B"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Water Heating System ID or Name</w:t>
            </w:r>
          </w:p>
        </w:tc>
        <w:tc>
          <w:tcPr>
            <w:tcW w:w="3672" w:type="dxa"/>
            <w:tcBorders>
              <w:top w:val="single" w:sz="4" w:space="0" w:color="auto"/>
              <w:left w:val="single" w:sz="4" w:space="0" w:color="auto"/>
              <w:bottom w:val="single" w:sz="4" w:space="0" w:color="auto"/>
              <w:right w:val="single" w:sz="4" w:space="0" w:color="auto"/>
            </w:tcBorders>
            <w:vAlign w:val="bottom"/>
          </w:tcPr>
          <w:p w14:paraId="4C061C85"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 xml:space="preserve">Central DHW System </w:t>
            </w:r>
          </w:p>
          <w:p w14:paraId="2180F2A9"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Distribution Type</w:t>
            </w:r>
          </w:p>
        </w:tc>
        <w:tc>
          <w:tcPr>
            <w:tcW w:w="3672" w:type="dxa"/>
            <w:tcBorders>
              <w:top w:val="single" w:sz="4" w:space="0" w:color="auto"/>
              <w:left w:val="single" w:sz="4" w:space="0" w:color="auto"/>
              <w:bottom w:val="single" w:sz="4" w:space="0" w:color="auto"/>
              <w:right w:val="single" w:sz="4" w:space="0" w:color="auto"/>
            </w:tcBorders>
            <w:vAlign w:val="bottom"/>
          </w:tcPr>
          <w:p w14:paraId="6AE9F6CA"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Dwelling Unit DHW System</w:t>
            </w:r>
          </w:p>
          <w:p w14:paraId="2CAD8278"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Distribution Type</w:t>
            </w:r>
          </w:p>
        </w:tc>
      </w:tr>
      <w:tr w:rsidR="00BC0E01" w:rsidRPr="009C3545" w14:paraId="0A43E1BF" w14:textId="77777777" w:rsidTr="00896180">
        <w:trPr>
          <w:cantSplit/>
          <w:trHeight w:val="144"/>
        </w:trPr>
        <w:tc>
          <w:tcPr>
            <w:tcW w:w="3672" w:type="dxa"/>
            <w:tcBorders>
              <w:top w:val="single" w:sz="4" w:space="0" w:color="auto"/>
              <w:left w:val="single" w:sz="4" w:space="0" w:color="auto"/>
              <w:bottom w:val="single" w:sz="4" w:space="0" w:color="auto"/>
              <w:right w:val="single" w:sz="4" w:space="0" w:color="auto"/>
            </w:tcBorders>
            <w:vAlign w:val="center"/>
          </w:tcPr>
          <w:p w14:paraId="3149C7D9"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72" w:type="dxa"/>
            <w:tcBorders>
              <w:top w:val="single" w:sz="4" w:space="0" w:color="auto"/>
              <w:left w:val="single" w:sz="4" w:space="0" w:color="auto"/>
              <w:bottom w:val="single" w:sz="4" w:space="0" w:color="auto"/>
              <w:right w:val="single" w:sz="4" w:space="0" w:color="auto"/>
            </w:tcBorders>
            <w:vAlign w:val="center"/>
          </w:tcPr>
          <w:p w14:paraId="76848DCB"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18"/>
                <w:szCs w:val="20"/>
              </w:rPr>
            </w:pPr>
          </w:p>
        </w:tc>
        <w:tc>
          <w:tcPr>
            <w:tcW w:w="3672" w:type="dxa"/>
            <w:tcBorders>
              <w:top w:val="single" w:sz="4" w:space="0" w:color="auto"/>
              <w:left w:val="single" w:sz="4" w:space="0" w:color="auto"/>
              <w:bottom w:val="single" w:sz="4" w:space="0" w:color="auto"/>
              <w:right w:val="single" w:sz="4" w:space="0" w:color="auto"/>
            </w:tcBorders>
            <w:vAlign w:val="center"/>
          </w:tcPr>
          <w:p w14:paraId="5640AD44"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18"/>
                <w:szCs w:val="20"/>
              </w:rPr>
            </w:pPr>
          </w:p>
        </w:tc>
      </w:tr>
      <w:tr w:rsidR="00BC0E01" w:rsidRPr="009C3545" w14:paraId="7219CF52" w14:textId="77777777" w:rsidTr="00896180">
        <w:trPr>
          <w:cantSplit/>
          <w:trHeight w:val="144"/>
        </w:trPr>
        <w:tc>
          <w:tcPr>
            <w:tcW w:w="3672" w:type="dxa"/>
            <w:tcBorders>
              <w:top w:val="single" w:sz="4" w:space="0" w:color="auto"/>
              <w:left w:val="single" w:sz="4" w:space="0" w:color="auto"/>
              <w:bottom w:val="single" w:sz="4" w:space="0" w:color="auto"/>
              <w:right w:val="single" w:sz="4" w:space="0" w:color="auto"/>
            </w:tcBorders>
            <w:vAlign w:val="center"/>
          </w:tcPr>
          <w:p w14:paraId="69382045"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72" w:type="dxa"/>
            <w:tcBorders>
              <w:top w:val="single" w:sz="4" w:space="0" w:color="auto"/>
              <w:left w:val="single" w:sz="4" w:space="0" w:color="auto"/>
              <w:bottom w:val="single" w:sz="4" w:space="0" w:color="auto"/>
              <w:right w:val="single" w:sz="4" w:space="0" w:color="auto"/>
            </w:tcBorders>
            <w:vAlign w:val="center"/>
          </w:tcPr>
          <w:p w14:paraId="293AE6A3"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72" w:type="dxa"/>
            <w:tcBorders>
              <w:top w:val="single" w:sz="4" w:space="0" w:color="auto"/>
              <w:left w:val="single" w:sz="4" w:space="0" w:color="auto"/>
              <w:bottom w:val="single" w:sz="4" w:space="0" w:color="auto"/>
              <w:right w:val="single" w:sz="4" w:space="0" w:color="auto"/>
            </w:tcBorders>
            <w:vAlign w:val="center"/>
          </w:tcPr>
          <w:p w14:paraId="53AEC073"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r>
    </w:tbl>
    <w:p w14:paraId="6E27BC76" w14:textId="77777777" w:rsidR="00BC0E01" w:rsidRPr="007B44A0" w:rsidRDefault="00BC0E01">
      <w:pPr>
        <w:spacing w:after="0" w:line="240" w:lineRule="auto"/>
        <w:rPr>
          <w:rFonts w:asciiTheme="minorHAnsi" w:hAnsiTheme="minorHAnsi" w:cstheme="minorHAnsi"/>
          <w:b/>
          <w:sz w:val="20"/>
          <w:szCs w:val="20"/>
        </w:rPr>
      </w:pPr>
    </w:p>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591"/>
        <w:gridCol w:w="3591"/>
        <w:gridCol w:w="3591"/>
      </w:tblGrid>
      <w:tr w:rsidR="00BC0E01" w:rsidRPr="00F63FB9" w14:paraId="2F132371" w14:textId="77777777" w:rsidTr="00547A32">
        <w:trPr>
          <w:trHeight w:val="144"/>
        </w:trPr>
        <w:tc>
          <w:tcPr>
            <w:tcW w:w="10998" w:type="dxa"/>
            <w:gridSpan w:val="3"/>
            <w:tcBorders>
              <w:top w:val="single" w:sz="4" w:space="0" w:color="auto"/>
              <w:bottom w:val="single" w:sz="4" w:space="0" w:color="auto"/>
            </w:tcBorders>
            <w:vAlign w:val="center"/>
          </w:tcPr>
          <w:p w14:paraId="7261DAC8" w14:textId="0EF6BD84" w:rsidR="00BC0E01" w:rsidRPr="009C3545" w:rsidRDefault="002D3CB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9C3545">
              <w:rPr>
                <w:rFonts w:asciiTheme="minorHAnsi" w:hAnsiTheme="minorHAnsi" w:cstheme="minorHAnsi"/>
                <w:b/>
                <w:sz w:val="18"/>
                <w:szCs w:val="20"/>
              </w:rPr>
              <w:t>F</w:t>
            </w:r>
            <w:r w:rsidR="00BC0E01" w:rsidRPr="009C3545">
              <w:rPr>
                <w:rFonts w:asciiTheme="minorHAnsi" w:hAnsiTheme="minorHAnsi" w:cstheme="minorHAnsi"/>
                <w:b/>
                <w:sz w:val="18"/>
                <w:szCs w:val="20"/>
              </w:rPr>
              <w:t xml:space="preserve">. Installed HERS </w:t>
            </w:r>
            <w:proofErr w:type="gramStart"/>
            <w:r w:rsidR="00BC0E01" w:rsidRPr="009C3545">
              <w:rPr>
                <w:rFonts w:asciiTheme="minorHAnsi" w:hAnsiTheme="minorHAnsi" w:cstheme="minorHAnsi"/>
                <w:b/>
                <w:sz w:val="18"/>
                <w:szCs w:val="20"/>
              </w:rPr>
              <w:t>Verified  Water</w:t>
            </w:r>
            <w:proofErr w:type="gramEnd"/>
            <w:r w:rsidR="00BC0E01" w:rsidRPr="009C3545">
              <w:rPr>
                <w:rFonts w:asciiTheme="minorHAnsi" w:hAnsiTheme="minorHAnsi" w:cstheme="minorHAnsi"/>
                <w:b/>
                <w:sz w:val="18"/>
                <w:szCs w:val="20"/>
              </w:rPr>
              <w:t xml:space="preserve"> Heater Manufacturer Information</w:t>
            </w:r>
          </w:p>
        </w:tc>
      </w:tr>
      <w:tr w:rsidR="00BC0E01" w:rsidRPr="00F63FB9" w14:paraId="1E8586C7" w14:textId="77777777" w:rsidTr="00896180">
        <w:trPr>
          <w:trHeight w:val="144"/>
        </w:trPr>
        <w:tc>
          <w:tcPr>
            <w:tcW w:w="3666" w:type="dxa"/>
            <w:tcBorders>
              <w:top w:val="single" w:sz="4" w:space="0" w:color="auto"/>
              <w:bottom w:val="single" w:sz="4" w:space="0" w:color="auto"/>
              <w:right w:val="single" w:sz="4" w:space="0" w:color="auto"/>
            </w:tcBorders>
            <w:vAlign w:val="bottom"/>
          </w:tcPr>
          <w:p w14:paraId="0C437867"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01</w:t>
            </w:r>
          </w:p>
        </w:tc>
        <w:tc>
          <w:tcPr>
            <w:tcW w:w="3666" w:type="dxa"/>
            <w:tcBorders>
              <w:top w:val="single" w:sz="4" w:space="0" w:color="auto"/>
              <w:left w:val="single" w:sz="4" w:space="0" w:color="auto"/>
              <w:bottom w:val="single" w:sz="4" w:space="0" w:color="auto"/>
              <w:right w:val="single" w:sz="4" w:space="0" w:color="auto"/>
            </w:tcBorders>
            <w:vAlign w:val="bottom"/>
          </w:tcPr>
          <w:p w14:paraId="136EAC70"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02</w:t>
            </w:r>
          </w:p>
        </w:tc>
        <w:tc>
          <w:tcPr>
            <w:tcW w:w="3666" w:type="dxa"/>
            <w:tcBorders>
              <w:top w:val="single" w:sz="4" w:space="0" w:color="auto"/>
              <w:left w:val="single" w:sz="4" w:space="0" w:color="auto"/>
              <w:bottom w:val="single" w:sz="4" w:space="0" w:color="auto"/>
            </w:tcBorders>
            <w:vAlign w:val="bottom"/>
          </w:tcPr>
          <w:p w14:paraId="17D9EDD3"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03</w:t>
            </w:r>
          </w:p>
        </w:tc>
      </w:tr>
      <w:tr w:rsidR="00BC0E01" w:rsidRPr="00F63FB9" w14:paraId="53D17ACC" w14:textId="77777777" w:rsidTr="00896180">
        <w:trPr>
          <w:trHeight w:val="144"/>
        </w:trPr>
        <w:tc>
          <w:tcPr>
            <w:tcW w:w="3666" w:type="dxa"/>
            <w:tcBorders>
              <w:top w:val="single" w:sz="4" w:space="0" w:color="auto"/>
              <w:bottom w:val="single" w:sz="4" w:space="0" w:color="auto"/>
              <w:right w:val="single" w:sz="4" w:space="0" w:color="auto"/>
            </w:tcBorders>
            <w:vAlign w:val="bottom"/>
          </w:tcPr>
          <w:p w14:paraId="039052F1"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Water Heating System ID or Name</w:t>
            </w:r>
          </w:p>
        </w:tc>
        <w:tc>
          <w:tcPr>
            <w:tcW w:w="3666" w:type="dxa"/>
            <w:tcBorders>
              <w:top w:val="single" w:sz="4" w:space="0" w:color="auto"/>
              <w:left w:val="single" w:sz="4" w:space="0" w:color="auto"/>
              <w:bottom w:val="single" w:sz="4" w:space="0" w:color="auto"/>
              <w:right w:val="single" w:sz="4" w:space="0" w:color="auto"/>
            </w:tcBorders>
            <w:vAlign w:val="bottom"/>
          </w:tcPr>
          <w:p w14:paraId="52CAA870"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Manufacturer</w:t>
            </w:r>
          </w:p>
        </w:tc>
        <w:tc>
          <w:tcPr>
            <w:tcW w:w="3666" w:type="dxa"/>
            <w:tcBorders>
              <w:top w:val="single" w:sz="4" w:space="0" w:color="auto"/>
              <w:left w:val="single" w:sz="4" w:space="0" w:color="auto"/>
              <w:bottom w:val="single" w:sz="4" w:space="0" w:color="auto"/>
            </w:tcBorders>
            <w:vAlign w:val="bottom"/>
          </w:tcPr>
          <w:p w14:paraId="43ACB611"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9C3545">
              <w:rPr>
                <w:rFonts w:asciiTheme="minorHAnsi" w:eastAsia="Times New Roman" w:hAnsiTheme="minorHAnsi" w:cstheme="minorHAnsi"/>
                <w:sz w:val="18"/>
                <w:szCs w:val="20"/>
              </w:rPr>
              <w:t>Model Number</w:t>
            </w:r>
          </w:p>
        </w:tc>
      </w:tr>
      <w:tr w:rsidR="00BC0E01" w:rsidRPr="00F63FB9" w14:paraId="0DB737A8" w14:textId="77777777" w:rsidTr="00896180">
        <w:trPr>
          <w:trHeight w:val="144"/>
        </w:trPr>
        <w:tc>
          <w:tcPr>
            <w:tcW w:w="3666" w:type="dxa"/>
            <w:tcBorders>
              <w:top w:val="single" w:sz="4" w:space="0" w:color="auto"/>
              <w:bottom w:val="single" w:sz="4" w:space="0" w:color="auto"/>
              <w:right w:val="single" w:sz="4" w:space="0" w:color="auto"/>
            </w:tcBorders>
            <w:vAlign w:val="bottom"/>
          </w:tcPr>
          <w:p w14:paraId="2660CF09"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66" w:type="dxa"/>
            <w:tcBorders>
              <w:top w:val="single" w:sz="4" w:space="0" w:color="auto"/>
              <w:left w:val="single" w:sz="4" w:space="0" w:color="auto"/>
              <w:bottom w:val="single" w:sz="4" w:space="0" w:color="auto"/>
              <w:right w:val="single" w:sz="4" w:space="0" w:color="auto"/>
            </w:tcBorders>
            <w:vAlign w:val="bottom"/>
          </w:tcPr>
          <w:p w14:paraId="6AF34776"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66" w:type="dxa"/>
            <w:tcBorders>
              <w:top w:val="single" w:sz="4" w:space="0" w:color="auto"/>
              <w:left w:val="single" w:sz="4" w:space="0" w:color="auto"/>
              <w:bottom w:val="single" w:sz="4" w:space="0" w:color="auto"/>
            </w:tcBorders>
            <w:shd w:val="clear" w:color="auto" w:fill="FFFFFF" w:themeFill="background1"/>
          </w:tcPr>
          <w:p w14:paraId="120966BE"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r>
      <w:tr w:rsidR="00BC0E01" w:rsidRPr="00F63FB9" w14:paraId="1F94992E" w14:textId="77777777" w:rsidTr="00896180">
        <w:trPr>
          <w:trHeight w:val="144"/>
        </w:trPr>
        <w:tc>
          <w:tcPr>
            <w:tcW w:w="3666" w:type="dxa"/>
            <w:tcBorders>
              <w:top w:val="single" w:sz="4" w:space="0" w:color="auto"/>
              <w:bottom w:val="single" w:sz="4" w:space="0" w:color="auto"/>
              <w:right w:val="single" w:sz="4" w:space="0" w:color="auto"/>
            </w:tcBorders>
            <w:vAlign w:val="bottom"/>
          </w:tcPr>
          <w:p w14:paraId="48DED716"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66" w:type="dxa"/>
            <w:tcBorders>
              <w:top w:val="single" w:sz="4" w:space="0" w:color="auto"/>
              <w:left w:val="single" w:sz="4" w:space="0" w:color="auto"/>
              <w:bottom w:val="single" w:sz="4" w:space="0" w:color="auto"/>
              <w:right w:val="single" w:sz="4" w:space="0" w:color="auto"/>
            </w:tcBorders>
            <w:vAlign w:val="bottom"/>
          </w:tcPr>
          <w:p w14:paraId="27EE4388"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c>
          <w:tcPr>
            <w:tcW w:w="3666" w:type="dxa"/>
            <w:tcBorders>
              <w:top w:val="single" w:sz="4" w:space="0" w:color="auto"/>
              <w:left w:val="single" w:sz="4" w:space="0" w:color="auto"/>
              <w:bottom w:val="single" w:sz="4" w:space="0" w:color="auto"/>
            </w:tcBorders>
          </w:tcPr>
          <w:p w14:paraId="7AA17864" w14:textId="77777777" w:rsidR="00BC0E01" w:rsidRPr="009C3545" w:rsidRDefault="00BC0E01" w:rsidP="00BC0E0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p>
        </w:tc>
      </w:tr>
    </w:tbl>
    <w:p w14:paraId="6867B412" w14:textId="039E49DA" w:rsidR="00E92ECC" w:rsidRPr="007B44A0" w:rsidRDefault="00E92ECC">
      <w:pPr>
        <w:spacing w:after="0" w:line="240" w:lineRule="auto"/>
        <w:rPr>
          <w:rFonts w:asciiTheme="minorHAnsi" w:hAnsiTheme="minorHAnsi" w:cstheme="minorHAnsi"/>
          <w:b/>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0"/>
        <w:gridCol w:w="10200"/>
      </w:tblGrid>
      <w:tr w:rsidR="000C30EC" w:rsidRPr="00F63FB9" w14:paraId="1D0D8EF3" w14:textId="77777777" w:rsidTr="00A84635">
        <w:trPr>
          <w:trHeight w:val="144"/>
        </w:trPr>
        <w:tc>
          <w:tcPr>
            <w:tcW w:w="11016" w:type="dxa"/>
            <w:gridSpan w:val="2"/>
          </w:tcPr>
          <w:p w14:paraId="33F01976" w14:textId="05747D2F" w:rsidR="000C30EC" w:rsidRPr="009C3545" w:rsidRDefault="002D3CB8" w:rsidP="00A84635">
            <w:pPr>
              <w:keepNext/>
              <w:spacing w:after="0" w:line="240" w:lineRule="auto"/>
              <w:jc w:val="both"/>
              <w:rPr>
                <w:rFonts w:asciiTheme="minorHAnsi" w:hAnsiTheme="minorHAnsi" w:cstheme="minorHAnsi"/>
                <w:sz w:val="18"/>
                <w:szCs w:val="20"/>
              </w:rPr>
            </w:pPr>
            <w:r w:rsidRPr="009C3545">
              <w:rPr>
                <w:rFonts w:asciiTheme="minorHAnsi" w:hAnsiTheme="minorHAnsi" w:cstheme="minorHAnsi"/>
                <w:b/>
                <w:sz w:val="18"/>
                <w:szCs w:val="20"/>
              </w:rPr>
              <w:t>G</w:t>
            </w:r>
            <w:r w:rsidR="000C30EC" w:rsidRPr="009C3545">
              <w:rPr>
                <w:rFonts w:asciiTheme="minorHAnsi" w:hAnsiTheme="minorHAnsi" w:cstheme="minorHAnsi"/>
                <w:b/>
                <w:sz w:val="18"/>
                <w:szCs w:val="20"/>
              </w:rPr>
              <w:t>. Mandatory Requirements for All Central Domestic Hot Water Systems</w:t>
            </w:r>
          </w:p>
        </w:tc>
      </w:tr>
      <w:tr w:rsidR="000C30EC" w:rsidRPr="00F63FB9" w14:paraId="791C0030" w14:textId="77777777" w:rsidTr="00A84635">
        <w:trPr>
          <w:trHeight w:val="144"/>
        </w:trPr>
        <w:tc>
          <w:tcPr>
            <w:tcW w:w="598" w:type="dxa"/>
            <w:vAlign w:val="center"/>
          </w:tcPr>
          <w:p w14:paraId="2C31B3E8" w14:textId="77777777" w:rsidR="000C30EC" w:rsidRPr="009C3545" w:rsidRDefault="000C30EC" w:rsidP="00A84635">
            <w:pPr>
              <w:keepNext/>
              <w:spacing w:after="0" w:line="240" w:lineRule="auto"/>
              <w:jc w:val="center"/>
              <w:rPr>
                <w:rFonts w:asciiTheme="minorHAnsi" w:hAnsiTheme="minorHAnsi" w:cstheme="minorHAnsi"/>
                <w:sz w:val="18"/>
                <w:szCs w:val="20"/>
              </w:rPr>
            </w:pPr>
            <w:r w:rsidRPr="009C3545">
              <w:rPr>
                <w:rFonts w:asciiTheme="minorHAnsi" w:hAnsiTheme="minorHAnsi" w:cstheme="minorHAnsi"/>
                <w:sz w:val="18"/>
                <w:szCs w:val="20"/>
              </w:rPr>
              <w:t>01</w:t>
            </w:r>
          </w:p>
        </w:tc>
        <w:tc>
          <w:tcPr>
            <w:tcW w:w="10418" w:type="dxa"/>
          </w:tcPr>
          <w:p w14:paraId="09CF8488" w14:textId="77777777" w:rsidR="000C30EC" w:rsidRPr="009C3545" w:rsidRDefault="000C30EC" w:rsidP="00A84635">
            <w:pPr>
              <w:keepNext/>
              <w:autoSpaceDE w:val="0"/>
              <w:autoSpaceDN w:val="0"/>
              <w:adjustRightInd w:val="0"/>
              <w:spacing w:after="0" w:line="240" w:lineRule="auto"/>
              <w:rPr>
                <w:rFonts w:asciiTheme="minorHAnsi" w:hAnsiTheme="minorHAnsi" w:cstheme="minorHAnsi"/>
                <w:sz w:val="18"/>
                <w:szCs w:val="20"/>
              </w:rPr>
            </w:pPr>
            <w:r w:rsidRPr="009C3545">
              <w:rPr>
                <w:rFonts w:asciiTheme="minorHAnsi" w:hAnsiTheme="minorHAnsi" w:cstheme="minorHAnsi"/>
                <w:bCs/>
                <w:sz w:val="18"/>
                <w:szCs w:val="20"/>
              </w:rPr>
              <w:t>On systems that have a total capacity greater than 167,000 Btu/</w:t>
            </w:r>
            <w:proofErr w:type="spellStart"/>
            <w:r w:rsidRPr="009C3545">
              <w:rPr>
                <w:rFonts w:asciiTheme="minorHAnsi" w:hAnsiTheme="minorHAnsi" w:cstheme="minorHAnsi"/>
                <w:bCs/>
                <w:sz w:val="18"/>
                <w:szCs w:val="20"/>
              </w:rPr>
              <w:t>hr</w:t>
            </w:r>
            <w:proofErr w:type="spellEnd"/>
            <w:r w:rsidRPr="009C3545">
              <w:rPr>
                <w:rFonts w:asciiTheme="minorHAnsi" w:hAnsiTheme="minorHAnsi" w:cstheme="minorHAnsi"/>
                <w:bCs/>
                <w:sz w:val="18"/>
                <w:szCs w:val="20"/>
              </w:rPr>
              <w:t xml:space="preserve">, outlets that require higher than service water temperatures as listed in the ASHRAE Handbook </w:t>
            </w:r>
            <w:r w:rsidRPr="009C3545">
              <w:rPr>
                <w:rFonts w:asciiTheme="minorHAnsi" w:hAnsiTheme="minorHAnsi" w:cstheme="minorHAnsi"/>
                <w:sz w:val="18"/>
                <w:szCs w:val="20"/>
              </w:rPr>
              <w:t>have separate remote heaters, heat exchangers, or boosters to supply the outlet with the higher temperature</w:t>
            </w:r>
            <w:r w:rsidRPr="009C3545">
              <w:rPr>
                <w:rFonts w:asciiTheme="minorHAnsi" w:hAnsiTheme="minorHAnsi" w:cstheme="minorHAnsi"/>
                <w:bCs/>
                <w:sz w:val="18"/>
                <w:szCs w:val="20"/>
              </w:rPr>
              <w:t>.  (Section 110.3 (c)1)</w:t>
            </w:r>
          </w:p>
        </w:tc>
      </w:tr>
      <w:tr w:rsidR="000C30EC" w:rsidRPr="00F63FB9" w14:paraId="0661603D" w14:textId="77777777" w:rsidTr="00A84635">
        <w:trPr>
          <w:trHeight w:val="144"/>
        </w:trPr>
        <w:tc>
          <w:tcPr>
            <w:tcW w:w="598" w:type="dxa"/>
            <w:vAlign w:val="center"/>
          </w:tcPr>
          <w:p w14:paraId="424026C7" w14:textId="77777777" w:rsidR="000C30EC" w:rsidRPr="009C3545" w:rsidRDefault="000C30EC" w:rsidP="00A84635">
            <w:pPr>
              <w:keepNext/>
              <w:spacing w:after="0" w:line="240" w:lineRule="auto"/>
              <w:jc w:val="center"/>
              <w:rPr>
                <w:rFonts w:asciiTheme="minorHAnsi" w:hAnsiTheme="minorHAnsi" w:cstheme="minorHAnsi"/>
                <w:sz w:val="18"/>
                <w:szCs w:val="20"/>
              </w:rPr>
            </w:pPr>
            <w:r w:rsidRPr="009C3545">
              <w:rPr>
                <w:rFonts w:asciiTheme="minorHAnsi" w:hAnsiTheme="minorHAnsi" w:cstheme="minorHAnsi"/>
                <w:sz w:val="18"/>
                <w:szCs w:val="20"/>
              </w:rPr>
              <w:t>02</w:t>
            </w:r>
          </w:p>
        </w:tc>
        <w:tc>
          <w:tcPr>
            <w:tcW w:w="10418" w:type="dxa"/>
          </w:tcPr>
          <w:p w14:paraId="321C6527" w14:textId="77777777" w:rsidR="000C30EC" w:rsidRPr="009C3545" w:rsidRDefault="000C30EC" w:rsidP="00A84635">
            <w:pPr>
              <w:keepNext/>
              <w:autoSpaceDE w:val="0"/>
              <w:autoSpaceDN w:val="0"/>
              <w:adjustRightInd w:val="0"/>
              <w:spacing w:after="0" w:line="240" w:lineRule="auto"/>
              <w:rPr>
                <w:rFonts w:asciiTheme="minorHAnsi" w:hAnsiTheme="minorHAnsi" w:cstheme="minorHAnsi"/>
                <w:sz w:val="18"/>
                <w:szCs w:val="20"/>
              </w:rPr>
            </w:pPr>
            <w:r w:rsidRPr="009C3545">
              <w:rPr>
                <w:rFonts w:asciiTheme="minorHAnsi" w:hAnsiTheme="minorHAnsi" w:cstheme="minorHAnsi"/>
                <w:sz w:val="18"/>
                <w:szCs w:val="20"/>
              </w:rPr>
              <w:t>Systems with circulating pumps or with electrical heat trace systems shall be capable of automatically turning off the system.  (Section 110.3(c)2).</w:t>
            </w:r>
          </w:p>
        </w:tc>
      </w:tr>
      <w:tr w:rsidR="009C3545" w:rsidRPr="00F63FB9" w14:paraId="29D18DBA" w14:textId="77777777" w:rsidTr="00A84635">
        <w:trPr>
          <w:trHeight w:val="144"/>
        </w:trPr>
        <w:tc>
          <w:tcPr>
            <w:tcW w:w="598" w:type="dxa"/>
            <w:vAlign w:val="center"/>
          </w:tcPr>
          <w:p w14:paraId="60B5BA2F" w14:textId="77777777" w:rsidR="009C3545" w:rsidRPr="009C3545" w:rsidRDefault="009C3545" w:rsidP="009C3545">
            <w:pPr>
              <w:keepNext/>
              <w:spacing w:after="0" w:line="240" w:lineRule="auto"/>
              <w:jc w:val="center"/>
              <w:rPr>
                <w:rFonts w:asciiTheme="minorHAnsi" w:hAnsiTheme="minorHAnsi" w:cstheme="minorHAnsi"/>
                <w:sz w:val="18"/>
                <w:szCs w:val="20"/>
              </w:rPr>
            </w:pPr>
            <w:r w:rsidRPr="009C3545">
              <w:rPr>
                <w:rFonts w:asciiTheme="minorHAnsi" w:hAnsiTheme="minorHAnsi" w:cstheme="minorHAnsi"/>
                <w:sz w:val="18"/>
                <w:szCs w:val="20"/>
              </w:rPr>
              <w:t>03</w:t>
            </w:r>
          </w:p>
        </w:tc>
        <w:tc>
          <w:tcPr>
            <w:tcW w:w="10418" w:type="dxa"/>
          </w:tcPr>
          <w:p w14:paraId="20CE6A52" w14:textId="591B1FED" w:rsidR="009C3545" w:rsidRPr="009C3545" w:rsidRDefault="009C3545" w:rsidP="009C3545">
            <w:pPr>
              <w:keepNext/>
              <w:spacing w:after="0" w:line="240" w:lineRule="auto"/>
              <w:rPr>
                <w:rFonts w:asciiTheme="minorHAnsi" w:hAnsiTheme="minorHAnsi" w:cstheme="minorHAnsi"/>
                <w:sz w:val="18"/>
                <w:szCs w:val="20"/>
              </w:rPr>
            </w:pPr>
            <w:r w:rsidRPr="001074AE">
              <w:rPr>
                <w:rFonts w:asciiTheme="minorHAnsi" w:hAnsiTheme="minorHAnsi" w:cstheme="minorHAnsi"/>
                <w:sz w:val="18"/>
                <w:szCs w:val="20"/>
              </w:rPr>
              <w:t>Unfired storage tanks are insulated with an external R-</w:t>
            </w:r>
            <w:ins w:id="304" w:author="Tam, Danny@Energy" w:date="2021-11-04T16:40:00Z">
              <w:r w:rsidR="00956725">
                <w:rPr>
                  <w:rFonts w:asciiTheme="minorHAnsi" w:hAnsiTheme="minorHAnsi" w:cstheme="minorHAnsi"/>
                  <w:sz w:val="18"/>
                  <w:szCs w:val="20"/>
                </w:rPr>
                <w:t xml:space="preserve">3.5 </w:t>
              </w:r>
            </w:ins>
            <w:del w:id="305" w:author="Tam, Danny@Energy" w:date="2021-11-04T16:40:00Z">
              <w:r w:rsidRPr="001074AE" w:rsidDel="00956725">
                <w:rPr>
                  <w:rFonts w:asciiTheme="minorHAnsi" w:hAnsiTheme="minorHAnsi" w:cstheme="minorHAnsi"/>
                  <w:sz w:val="18"/>
                  <w:szCs w:val="20"/>
                </w:rPr>
                <w:delText xml:space="preserve">12 </w:delText>
              </w:r>
            </w:del>
            <w:r w:rsidRPr="001074AE">
              <w:rPr>
                <w:rFonts w:asciiTheme="minorHAnsi" w:hAnsiTheme="minorHAnsi" w:cstheme="minorHAnsi"/>
                <w:sz w:val="18"/>
                <w:szCs w:val="20"/>
              </w:rPr>
              <w:t>or combination of R-16 internal and external Insulation. (Section 110.3(c)4).</w:t>
            </w:r>
          </w:p>
        </w:tc>
      </w:tr>
      <w:tr w:rsidR="009C3545" w:rsidRPr="00F63FB9" w14:paraId="2014FB49" w14:textId="77777777" w:rsidTr="00A84635">
        <w:trPr>
          <w:trHeight w:val="144"/>
        </w:trPr>
        <w:tc>
          <w:tcPr>
            <w:tcW w:w="598" w:type="dxa"/>
            <w:vAlign w:val="center"/>
          </w:tcPr>
          <w:p w14:paraId="6736EC6A" w14:textId="77777777" w:rsidR="009C3545" w:rsidRPr="009C3545" w:rsidRDefault="009C3545" w:rsidP="009C3545">
            <w:pPr>
              <w:keepNext/>
              <w:spacing w:after="0" w:line="240" w:lineRule="auto"/>
              <w:jc w:val="center"/>
              <w:rPr>
                <w:rFonts w:asciiTheme="minorHAnsi" w:hAnsiTheme="minorHAnsi" w:cstheme="minorHAnsi"/>
                <w:sz w:val="18"/>
                <w:szCs w:val="20"/>
              </w:rPr>
            </w:pPr>
            <w:r w:rsidRPr="009C3545">
              <w:rPr>
                <w:rFonts w:asciiTheme="minorHAnsi" w:hAnsiTheme="minorHAnsi" w:cstheme="minorHAnsi"/>
                <w:sz w:val="18"/>
                <w:szCs w:val="20"/>
              </w:rPr>
              <w:t>04</w:t>
            </w:r>
          </w:p>
        </w:tc>
        <w:tc>
          <w:tcPr>
            <w:tcW w:w="10418" w:type="dxa"/>
          </w:tcPr>
          <w:p w14:paraId="4118822A" w14:textId="793BA755" w:rsidR="009C3545" w:rsidRPr="009C3545" w:rsidRDefault="009C3545" w:rsidP="009C3545">
            <w:pPr>
              <w:keepNext/>
              <w:autoSpaceDE w:val="0"/>
              <w:autoSpaceDN w:val="0"/>
              <w:adjustRightInd w:val="0"/>
              <w:spacing w:after="0" w:line="240" w:lineRule="auto"/>
              <w:rPr>
                <w:rFonts w:asciiTheme="minorHAnsi" w:hAnsiTheme="minorHAnsi" w:cstheme="minorHAnsi"/>
                <w:bCs/>
                <w:sz w:val="18"/>
                <w:szCs w:val="20"/>
              </w:rPr>
            </w:pPr>
            <w:r w:rsidRPr="009C3545">
              <w:rPr>
                <w:rFonts w:asciiTheme="minorHAnsi" w:hAnsiTheme="minorHAnsi" w:cstheme="minorHAnsi"/>
                <w:bCs/>
                <w:sz w:val="18"/>
                <w:szCs w:val="20"/>
              </w:rPr>
              <w:t>Recirculation loops shall meet the following requirements:</w:t>
            </w:r>
          </w:p>
          <w:p w14:paraId="64464F0F" w14:textId="1235DD8E" w:rsidR="009C3545" w:rsidRPr="009C3545" w:rsidRDefault="009C3545" w:rsidP="009C3545">
            <w:pPr>
              <w:pStyle w:val="ListParagraph"/>
              <w:keepNext/>
              <w:numPr>
                <w:ilvl w:val="1"/>
                <w:numId w:val="18"/>
              </w:numPr>
              <w:autoSpaceDE w:val="0"/>
              <w:autoSpaceDN w:val="0"/>
              <w:adjustRightInd w:val="0"/>
              <w:spacing w:after="0" w:line="240" w:lineRule="auto"/>
              <w:ind w:left="661" w:hanging="270"/>
              <w:rPr>
                <w:rFonts w:asciiTheme="minorHAnsi" w:hAnsiTheme="minorHAnsi" w:cstheme="minorHAnsi"/>
                <w:bCs/>
                <w:sz w:val="18"/>
                <w:szCs w:val="20"/>
              </w:rPr>
            </w:pPr>
            <w:r w:rsidRPr="009C3545">
              <w:rPr>
                <w:rFonts w:asciiTheme="minorHAnsi" w:hAnsiTheme="minorHAnsi" w:cstheme="minorHAnsi"/>
                <w:bCs/>
                <w:sz w:val="18"/>
                <w:szCs w:val="20"/>
              </w:rPr>
              <w:t>The recirculation pump is mounted on a vertical section of the return line, OR an automatic air release valve is installed on a riser at least 12 inches in length, on the inlet side of the recirculation pump, no more than 4 feet from the pump. (</w:t>
            </w:r>
            <w:r w:rsidRPr="009C3545">
              <w:rPr>
                <w:rFonts w:asciiTheme="minorHAnsi" w:hAnsiTheme="minorHAnsi" w:cstheme="minorHAnsi"/>
                <w:sz w:val="18"/>
                <w:szCs w:val="20"/>
              </w:rPr>
              <w:t>Section 110.3(c) 4A).</w:t>
            </w:r>
          </w:p>
          <w:p w14:paraId="7853EF6D" w14:textId="50E70023" w:rsidR="009C3545" w:rsidRPr="009C3545" w:rsidRDefault="009C3545" w:rsidP="009C3545">
            <w:pPr>
              <w:pStyle w:val="ListParagraph"/>
              <w:keepNext/>
              <w:numPr>
                <w:ilvl w:val="1"/>
                <w:numId w:val="18"/>
              </w:numPr>
              <w:autoSpaceDE w:val="0"/>
              <w:autoSpaceDN w:val="0"/>
              <w:adjustRightInd w:val="0"/>
              <w:spacing w:after="0" w:line="240" w:lineRule="auto"/>
              <w:ind w:left="661" w:hanging="270"/>
              <w:rPr>
                <w:rFonts w:asciiTheme="minorHAnsi" w:hAnsiTheme="minorHAnsi" w:cstheme="minorHAnsi"/>
                <w:bCs/>
                <w:sz w:val="18"/>
                <w:szCs w:val="20"/>
              </w:rPr>
            </w:pPr>
            <w:r w:rsidRPr="009C3545">
              <w:rPr>
                <w:rFonts w:asciiTheme="minorHAnsi" w:hAnsiTheme="minorHAnsi" w:cstheme="minorHAnsi"/>
                <w:sz w:val="18"/>
                <w:szCs w:val="20"/>
              </w:rPr>
              <w:t>A check valve is located between the recirculation pump and the water heater. (Section 110.3(c) 4B).</w:t>
            </w:r>
          </w:p>
          <w:p w14:paraId="471527E7" w14:textId="0FA62CB0" w:rsidR="009C3545" w:rsidRPr="009C3545" w:rsidRDefault="009C3545" w:rsidP="009C3545">
            <w:pPr>
              <w:pStyle w:val="ListParagraph"/>
              <w:keepNext/>
              <w:numPr>
                <w:ilvl w:val="1"/>
                <w:numId w:val="18"/>
              </w:numPr>
              <w:autoSpaceDE w:val="0"/>
              <w:autoSpaceDN w:val="0"/>
              <w:adjustRightInd w:val="0"/>
              <w:spacing w:after="0" w:line="240" w:lineRule="auto"/>
              <w:ind w:left="661" w:hanging="270"/>
              <w:rPr>
                <w:rFonts w:asciiTheme="minorHAnsi" w:hAnsiTheme="minorHAnsi" w:cstheme="minorHAnsi"/>
                <w:bCs/>
                <w:sz w:val="18"/>
                <w:szCs w:val="20"/>
              </w:rPr>
            </w:pPr>
            <w:r w:rsidRPr="009C3545">
              <w:rPr>
                <w:rFonts w:asciiTheme="minorHAnsi" w:hAnsiTheme="minorHAnsi" w:cstheme="minorHAnsi"/>
                <w:sz w:val="18"/>
                <w:szCs w:val="20"/>
              </w:rPr>
              <w:t>A hose bib is installed between the pump and the water heating equipment with an isolation valve between the hose bib and the water heating equipment. (Section 110.3(c) 4C).</w:t>
            </w:r>
          </w:p>
          <w:p w14:paraId="11A893C6" w14:textId="7E891B1E" w:rsidR="009C3545" w:rsidRPr="009C3545" w:rsidRDefault="009C3545" w:rsidP="009C3545">
            <w:pPr>
              <w:pStyle w:val="ListParagraph"/>
              <w:keepNext/>
              <w:numPr>
                <w:ilvl w:val="1"/>
                <w:numId w:val="18"/>
              </w:numPr>
              <w:autoSpaceDE w:val="0"/>
              <w:autoSpaceDN w:val="0"/>
              <w:adjustRightInd w:val="0"/>
              <w:spacing w:after="0" w:line="240" w:lineRule="auto"/>
              <w:ind w:left="661" w:hanging="270"/>
              <w:rPr>
                <w:rFonts w:asciiTheme="minorHAnsi" w:hAnsiTheme="minorHAnsi" w:cstheme="minorHAnsi"/>
                <w:bCs/>
                <w:sz w:val="18"/>
                <w:szCs w:val="20"/>
              </w:rPr>
            </w:pPr>
            <w:r w:rsidRPr="009C3545">
              <w:rPr>
                <w:rFonts w:asciiTheme="minorHAnsi" w:hAnsiTheme="minorHAnsi" w:cstheme="minorHAnsi"/>
                <w:sz w:val="18"/>
                <w:szCs w:val="20"/>
              </w:rPr>
              <w:t xml:space="preserve">Isolation valves shall be installed on both sides of the pump, of which the valve </w:t>
            </w:r>
            <w:r>
              <w:rPr>
                <w:rFonts w:asciiTheme="minorHAnsi" w:hAnsiTheme="minorHAnsi" w:cstheme="minorHAnsi"/>
                <w:sz w:val="18"/>
                <w:szCs w:val="20"/>
              </w:rPr>
              <w:t xml:space="preserve">required in 110.3(c)4C </w:t>
            </w:r>
            <w:r w:rsidRPr="009C3545">
              <w:rPr>
                <w:rFonts w:asciiTheme="minorHAnsi" w:hAnsiTheme="minorHAnsi" w:cstheme="minorHAnsi"/>
                <w:sz w:val="18"/>
                <w:szCs w:val="20"/>
              </w:rPr>
              <w:t>can be one. (Section 110.3(c)4D).</w:t>
            </w:r>
          </w:p>
          <w:p w14:paraId="0B39D804" w14:textId="755DC696" w:rsidR="009C3545" w:rsidRPr="009C3545" w:rsidRDefault="009C3545" w:rsidP="009C3545">
            <w:pPr>
              <w:pStyle w:val="ListParagraph"/>
              <w:keepNext/>
              <w:numPr>
                <w:ilvl w:val="1"/>
                <w:numId w:val="18"/>
              </w:numPr>
              <w:autoSpaceDE w:val="0"/>
              <w:autoSpaceDN w:val="0"/>
              <w:adjustRightInd w:val="0"/>
              <w:spacing w:after="0" w:line="240" w:lineRule="auto"/>
              <w:ind w:left="661" w:hanging="270"/>
              <w:rPr>
                <w:rFonts w:asciiTheme="minorHAnsi" w:hAnsiTheme="minorHAnsi" w:cstheme="minorHAnsi"/>
                <w:bCs/>
                <w:sz w:val="18"/>
                <w:szCs w:val="20"/>
              </w:rPr>
            </w:pPr>
            <w:r w:rsidRPr="009C3545">
              <w:rPr>
                <w:rFonts w:asciiTheme="minorHAnsi" w:hAnsiTheme="minorHAnsi" w:cstheme="minorHAnsi"/>
                <w:sz w:val="18"/>
                <w:szCs w:val="20"/>
              </w:rPr>
              <w:lastRenderedPageBreak/>
              <w:t xml:space="preserve">The </w:t>
            </w:r>
            <w:proofErr w:type="gramStart"/>
            <w:r w:rsidRPr="009C3545">
              <w:rPr>
                <w:rFonts w:asciiTheme="minorHAnsi" w:hAnsiTheme="minorHAnsi" w:cstheme="minorHAnsi"/>
                <w:sz w:val="18"/>
                <w:szCs w:val="20"/>
              </w:rPr>
              <w:t>cold water</w:t>
            </w:r>
            <w:proofErr w:type="gramEnd"/>
            <w:r w:rsidRPr="009C3545">
              <w:rPr>
                <w:rFonts w:asciiTheme="minorHAnsi" w:hAnsiTheme="minorHAnsi" w:cstheme="minorHAnsi"/>
                <w:sz w:val="18"/>
                <w:szCs w:val="20"/>
              </w:rPr>
              <w:t xml:space="preserve"> piping and the recirculation loop piping shall not be connected to the hot water storage tank drain port. (Section 110.3(c)4E). </w:t>
            </w:r>
          </w:p>
          <w:p w14:paraId="17E750D7" w14:textId="41142C27" w:rsidR="009C3545" w:rsidRPr="009C3545" w:rsidRDefault="009C3545" w:rsidP="009C3545">
            <w:pPr>
              <w:pStyle w:val="ListParagraph"/>
              <w:keepNext/>
              <w:numPr>
                <w:ilvl w:val="1"/>
                <w:numId w:val="18"/>
              </w:numPr>
              <w:autoSpaceDE w:val="0"/>
              <w:autoSpaceDN w:val="0"/>
              <w:adjustRightInd w:val="0"/>
              <w:spacing w:after="0" w:line="240" w:lineRule="auto"/>
              <w:ind w:left="661" w:hanging="270"/>
              <w:rPr>
                <w:rFonts w:asciiTheme="minorHAnsi" w:hAnsiTheme="minorHAnsi" w:cstheme="minorHAnsi"/>
                <w:bCs/>
                <w:sz w:val="18"/>
                <w:szCs w:val="20"/>
              </w:rPr>
            </w:pPr>
            <w:r w:rsidRPr="009C3545">
              <w:rPr>
                <w:rFonts w:asciiTheme="minorHAnsi" w:hAnsiTheme="minorHAnsi" w:cstheme="minorHAnsi"/>
                <w:sz w:val="18"/>
                <w:szCs w:val="20"/>
              </w:rPr>
              <w:t xml:space="preserve">A check valve shall be installed on the </w:t>
            </w:r>
            <w:proofErr w:type="gramStart"/>
            <w:r w:rsidRPr="009C3545">
              <w:rPr>
                <w:rFonts w:asciiTheme="minorHAnsi" w:hAnsiTheme="minorHAnsi" w:cstheme="minorHAnsi"/>
                <w:sz w:val="18"/>
                <w:szCs w:val="20"/>
              </w:rPr>
              <w:t>cold water</w:t>
            </w:r>
            <w:proofErr w:type="gramEnd"/>
            <w:r w:rsidRPr="009C3545">
              <w:rPr>
                <w:rFonts w:asciiTheme="minorHAnsi" w:hAnsiTheme="minorHAnsi" w:cstheme="minorHAnsi"/>
                <w:sz w:val="18"/>
                <w:szCs w:val="20"/>
              </w:rPr>
              <w:t xml:space="preserve"> supply line between the hot water system and the next closest tee on the cold water supply line. (Section 110.3(c) 4F)</w:t>
            </w:r>
            <w:r w:rsidRPr="009C3545">
              <w:rPr>
                <w:rFonts w:asciiTheme="minorHAnsi" w:hAnsiTheme="minorHAnsi" w:cstheme="minorHAnsi"/>
                <w:bCs/>
                <w:sz w:val="18"/>
                <w:szCs w:val="20"/>
              </w:rPr>
              <w:t>.</w:t>
            </w:r>
          </w:p>
        </w:tc>
      </w:tr>
      <w:tr w:rsidR="009C3545" w:rsidRPr="00F63FB9" w14:paraId="25C04CB3" w14:textId="77777777" w:rsidTr="00A84635">
        <w:trPr>
          <w:trHeight w:val="144"/>
        </w:trPr>
        <w:tc>
          <w:tcPr>
            <w:tcW w:w="598" w:type="dxa"/>
            <w:vAlign w:val="center"/>
          </w:tcPr>
          <w:p w14:paraId="5FF8D551" w14:textId="778CD76C" w:rsidR="009C3545" w:rsidRPr="009C3545" w:rsidRDefault="009C3545" w:rsidP="009C3545">
            <w:pPr>
              <w:keepNext/>
              <w:spacing w:after="0" w:line="240" w:lineRule="auto"/>
              <w:jc w:val="center"/>
              <w:rPr>
                <w:rFonts w:asciiTheme="minorHAnsi" w:hAnsiTheme="minorHAnsi" w:cstheme="minorHAnsi"/>
                <w:sz w:val="18"/>
                <w:szCs w:val="20"/>
              </w:rPr>
            </w:pPr>
            <w:r w:rsidRPr="009C3545">
              <w:rPr>
                <w:rFonts w:asciiTheme="minorHAnsi" w:hAnsiTheme="minorHAnsi" w:cstheme="minorHAnsi"/>
                <w:sz w:val="18"/>
                <w:szCs w:val="20"/>
              </w:rPr>
              <w:lastRenderedPageBreak/>
              <w:t>0</w:t>
            </w:r>
            <w:r w:rsidR="004E50FA">
              <w:rPr>
                <w:rFonts w:asciiTheme="minorHAnsi" w:hAnsiTheme="minorHAnsi" w:cstheme="minorHAnsi"/>
                <w:sz w:val="18"/>
                <w:szCs w:val="20"/>
              </w:rPr>
              <w:t>5</w:t>
            </w:r>
          </w:p>
        </w:tc>
        <w:tc>
          <w:tcPr>
            <w:tcW w:w="10418" w:type="dxa"/>
          </w:tcPr>
          <w:p w14:paraId="681C6E4C" w14:textId="5050AC0D" w:rsidR="009C3545" w:rsidRPr="009C3545" w:rsidRDefault="009C3545" w:rsidP="009C3545">
            <w:pPr>
              <w:keepNext/>
              <w:autoSpaceDE w:val="0"/>
              <w:autoSpaceDN w:val="0"/>
              <w:adjustRightInd w:val="0"/>
              <w:spacing w:after="0" w:line="240" w:lineRule="auto"/>
              <w:rPr>
                <w:rFonts w:asciiTheme="minorHAnsi" w:hAnsiTheme="minorHAnsi" w:cstheme="minorHAnsi"/>
                <w:bCs/>
                <w:sz w:val="18"/>
                <w:szCs w:val="20"/>
              </w:rPr>
            </w:pPr>
            <w:r w:rsidRPr="009C3545">
              <w:rPr>
                <w:rFonts w:asciiTheme="minorHAnsi" w:hAnsiTheme="minorHAnsi" w:cstheme="minorHAnsi"/>
                <w:bCs/>
                <w:sz w:val="18"/>
                <w:szCs w:val="20"/>
              </w:rPr>
              <w:t xml:space="preserve">Instantaneous water heaters with an input greater than 6.8 </w:t>
            </w:r>
            <w:proofErr w:type="spellStart"/>
            <w:r w:rsidRPr="009C3545">
              <w:rPr>
                <w:rFonts w:asciiTheme="minorHAnsi" w:hAnsiTheme="minorHAnsi" w:cstheme="minorHAnsi"/>
                <w:bCs/>
                <w:sz w:val="18"/>
                <w:szCs w:val="20"/>
              </w:rPr>
              <w:t>kBTU</w:t>
            </w:r>
            <w:proofErr w:type="spellEnd"/>
            <w:r w:rsidRPr="009C3545">
              <w:rPr>
                <w:rFonts w:asciiTheme="minorHAnsi" w:hAnsiTheme="minorHAnsi" w:cstheme="minorHAnsi"/>
                <w:bCs/>
                <w:sz w:val="18"/>
                <w:szCs w:val="20"/>
              </w:rPr>
              <w:t xml:space="preserve">/hr. (2kW) shall have isolation valves on both the </w:t>
            </w:r>
            <w:proofErr w:type="gramStart"/>
            <w:r w:rsidRPr="009C3545">
              <w:rPr>
                <w:rFonts w:asciiTheme="minorHAnsi" w:hAnsiTheme="minorHAnsi" w:cstheme="minorHAnsi"/>
                <w:bCs/>
                <w:sz w:val="18"/>
                <w:szCs w:val="20"/>
              </w:rPr>
              <w:t>cold water</w:t>
            </w:r>
            <w:proofErr w:type="gramEnd"/>
            <w:r w:rsidRPr="009C3545">
              <w:rPr>
                <w:rFonts w:asciiTheme="minorHAnsi" w:hAnsiTheme="minorHAnsi" w:cstheme="minorHAnsi"/>
                <w:bCs/>
                <w:sz w:val="18"/>
                <w:szCs w:val="20"/>
              </w:rPr>
              <w:t xml:space="preserve"> supply and the hot water line. (110.3 (c) 6).</w:t>
            </w:r>
          </w:p>
        </w:tc>
      </w:tr>
      <w:tr w:rsidR="009C3545" w:rsidRPr="00F63FB9" w14:paraId="3F0DF87F" w14:textId="77777777" w:rsidTr="00A84635">
        <w:trPr>
          <w:trHeight w:val="144"/>
        </w:trPr>
        <w:tc>
          <w:tcPr>
            <w:tcW w:w="598" w:type="dxa"/>
            <w:vAlign w:val="center"/>
          </w:tcPr>
          <w:p w14:paraId="5D4B48DD" w14:textId="71314198" w:rsidR="009C3545" w:rsidRPr="009C3545" w:rsidRDefault="009C3545" w:rsidP="009C3545">
            <w:pPr>
              <w:keepNext/>
              <w:spacing w:after="0" w:line="240" w:lineRule="auto"/>
              <w:jc w:val="center"/>
              <w:rPr>
                <w:rFonts w:asciiTheme="minorHAnsi" w:hAnsiTheme="minorHAnsi" w:cstheme="minorHAnsi"/>
                <w:sz w:val="18"/>
                <w:szCs w:val="20"/>
              </w:rPr>
            </w:pPr>
            <w:r w:rsidRPr="009C3545">
              <w:rPr>
                <w:rFonts w:asciiTheme="minorHAnsi" w:hAnsiTheme="minorHAnsi" w:cstheme="minorHAnsi"/>
                <w:sz w:val="18"/>
                <w:szCs w:val="20"/>
              </w:rPr>
              <w:t>0</w:t>
            </w:r>
            <w:r w:rsidR="004E50FA">
              <w:rPr>
                <w:rFonts w:asciiTheme="minorHAnsi" w:hAnsiTheme="minorHAnsi" w:cstheme="minorHAnsi"/>
                <w:sz w:val="18"/>
                <w:szCs w:val="20"/>
              </w:rPr>
              <w:t>6</w:t>
            </w:r>
          </w:p>
        </w:tc>
        <w:tc>
          <w:tcPr>
            <w:tcW w:w="10418" w:type="dxa"/>
          </w:tcPr>
          <w:p w14:paraId="1B0739D7" w14:textId="31AC4C93" w:rsidR="009C3545" w:rsidRPr="001074AE" w:rsidDel="00956725" w:rsidRDefault="009C3545" w:rsidP="009C3545">
            <w:pPr>
              <w:keepNext/>
              <w:autoSpaceDE w:val="0"/>
              <w:autoSpaceDN w:val="0"/>
              <w:adjustRightInd w:val="0"/>
              <w:spacing w:after="0" w:line="240" w:lineRule="auto"/>
              <w:rPr>
                <w:del w:id="306" w:author="Tam, Danny@Energy" w:date="2021-11-04T16:41:00Z"/>
                <w:rFonts w:asciiTheme="minorHAnsi" w:eastAsiaTheme="minorEastAsia" w:hAnsiTheme="minorHAnsi" w:cstheme="minorHAnsi"/>
                <w:b/>
                <w:bCs/>
                <w:sz w:val="18"/>
                <w:szCs w:val="20"/>
              </w:rPr>
            </w:pPr>
            <w:r w:rsidRPr="001074AE">
              <w:rPr>
                <w:rFonts w:asciiTheme="minorHAnsi" w:eastAsiaTheme="minorEastAsia" w:hAnsiTheme="minorHAnsi" w:cstheme="minorHAnsi"/>
                <w:bCs/>
                <w:sz w:val="18"/>
                <w:szCs w:val="20"/>
              </w:rPr>
              <w:t xml:space="preserve">All domestic hot water piping shall be insulated as specified in Section 609.11 of the California Plumbing Code. </w:t>
            </w:r>
            <w:del w:id="307" w:author="Tam, Danny@Energy" w:date="2021-11-04T16:41:00Z">
              <w:r w:rsidRPr="001074AE" w:rsidDel="00956725">
                <w:rPr>
                  <w:rFonts w:asciiTheme="minorHAnsi" w:eastAsiaTheme="minorEastAsia" w:hAnsiTheme="minorHAnsi" w:cstheme="minorHAnsi"/>
                  <w:bCs/>
                  <w:sz w:val="18"/>
                  <w:szCs w:val="20"/>
                </w:rPr>
                <w:delText>In addition, the following piping conditions shall have a minimum insulation wall thickness of 1 inch or a minimum insulation R-value of 7.7 (RA4.4.1)</w:delText>
              </w:r>
            </w:del>
          </w:p>
          <w:p w14:paraId="7F42B5EF" w14:textId="3CAABEC4" w:rsidR="009C3545" w:rsidRPr="001074AE" w:rsidDel="00956725" w:rsidRDefault="009C3545">
            <w:pPr>
              <w:keepNext/>
              <w:autoSpaceDE w:val="0"/>
              <w:autoSpaceDN w:val="0"/>
              <w:adjustRightInd w:val="0"/>
              <w:spacing w:after="0" w:line="240" w:lineRule="auto"/>
              <w:rPr>
                <w:del w:id="308" w:author="Tam, Danny@Energy" w:date="2021-11-04T16:40:00Z"/>
                <w:rFonts w:asciiTheme="minorHAnsi" w:eastAsia="Times New Roman" w:hAnsiTheme="minorHAnsi" w:cstheme="minorHAnsi"/>
                <w:b/>
                <w:bCs/>
                <w:sz w:val="18"/>
                <w:szCs w:val="20"/>
              </w:rPr>
              <w:pPrChange w:id="309" w:author="Tam, Danny@Energy" w:date="2021-11-04T16:41:00Z">
                <w:pPr>
                  <w:keepNext/>
                  <w:framePr w:hSpace="180" w:wrap="around" w:vAnchor="text" w:hAnchor="text" w:y="1"/>
                  <w:numPr>
                    <w:ilvl w:val="1"/>
                    <w:numId w:val="23"/>
                  </w:numPr>
                  <w:autoSpaceDE w:val="0"/>
                  <w:autoSpaceDN w:val="0"/>
                  <w:adjustRightInd w:val="0"/>
                  <w:spacing w:after="0" w:line="240" w:lineRule="auto"/>
                  <w:ind w:left="841" w:hanging="270"/>
                  <w:contextualSpacing/>
                  <w:suppressOverlap/>
                </w:pPr>
              </w:pPrChange>
            </w:pPr>
            <w:del w:id="310" w:author="Tam, Danny@Energy" w:date="2021-11-04T16:40:00Z">
              <w:r w:rsidRPr="001074AE" w:rsidDel="00956725">
                <w:rPr>
                  <w:rFonts w:asciiTheme="minorHAnsi" w:eastAsia="Times New Roman" w:hAnsiTheme="minorHAnsi" w:cstheme="minorHAnsi"/>
                  <w:bCs/>
                  <w:sz w:val="18"/>
                  <w:szCs w:val="20"/>
                </w:rPr>
                <w:delText>The first 5 feet (1.5 meters) of cold water pipes from the storage tank.</w:delText>
              </w:r>
            </w:del>
          </w:p>
          <w:p w14:paraId="3D4A80F2" w14:textId="2DC096BC" w:rsidR="009C3545" w:rsidRPr="001074AE" w:rsidDel="00956725" w:rsidRDefault="009C3545" w:rsidP="00246CAB">
            <w:pPr>
              <w:keepNext/>
              <w:numPr>
                <w:ilvl w:val="1"/>
                <w:numId w:val="23"/>
              </w:numPr>
              <w:autoSpaceDE w:val="0"/>
              <w:autoSpaceDN w:val="0"/>
              <w:adjustRightInd w:val="0"/>
              <w:spacing w:after="0" w:line="240" w:lineRule="auto"/>
              <w:ind w:left="841" w:hanging="270"/>
              <w:contextualSpacing/>
              <w:rPr>
                <w:del w:id="311" w:author="Tam, Danny@Energy" w:date="2021-11-04T16:40:00Z"/>
                <w:rFonts w:asciiTheme="minorHAnsi" w:eastAsia="Times New Roman" w:hAnsiTheme="minorHAnsi" w:cstheme="minorHAnsi"/>
                <w:b/>
                <w:bCs/>
                <w:sz w:val="18"/>
                <w:szCs w:val="20"/>
              </w:rPr>
            </w:pPr>
            <w:del w:id="312" w:author="Tam, Danny@Energy" w:date="2021-11-04T16:40:00Z">
              <w:r w:rsidRPr="001074AE" w:rsidDel="00956725">
                <w:rPr>
                  <w:rFonts w:asciiTheme="minorHAnsi" w:eastAsia="Times New Roman" w:hAnsiTheme="minorHAnsi" w:cstheme="minorHAnsi"/>
                  <w:bCs/>
                  <w:sz w:val="18"/>
                  <w:szCs w:val="20"/>
                </w:rPr>
                <w:delText>All piping with a nominal diameter of 3/4 inch (19 millimeter) and less than 1 inch.</w:delText>
              </w:r>
            </w:del>
          </w:p>
          <w:p w14:paraId="6E4185C6" w14:textId="7B2A0E7E" w:rsidR="009C3545" w:rsidRPr="001074AE" w:rsidDel="00956725" w:rsidRDefault="009C3545" w:rsidP="00246CAB">
            <w:pPr>
              <w:keepNext/>
              <w:numPr>
                <w:ilvl w:val="1"/>
                <w:numId w:val="23"/>
              </w:numPr>
              <w:autoSpaceDE w:val="0"/>
              <w:autoSpaceDN w:val="0"/>
              <w:adjustRightInd w:val="0"/>
              <w:spacing w:after="0" w:line="240" w:lineRule="auto"/>
              <w:ind w:left="841" w:hanging="270"/>
              <w:contextualSpacing/>
              <w:rPr>
                <w:del w:id="313" w:author="Tam, Danny@Energy" w:date="2021-11-04T16:40:00Z"/>
                <w:rFonts w:asciiTheme="minorHAnsi" w:eastAsia="Times New Roman" w:hAnsiTheme="minorHAnsi" w:cstheme="minorHAnsi"/>
                <w:b/>
                <w:bCs/>
                <w:sz w:val="18"/>
                <w:szCs w:val="20"/>
              </w:rPr>
            </w:pPr>
            <w:del w:id="314" w:author="Tam, Danny@Energy" w:date="2021-11-04T16:40:00Z">
              <w:r w:rsidRPr="001074AE" w:rsidDel="00956725">
                <w:rPr>
                  <w:rFonts w:asciiTheme="minorHAnsi" w:eastAsia="Times New Roman" w:hAnsiTheme="minorHAnsi" w:cstheme="minorHAnsi"/>
                  <w:bCs/>
                  <w:sz w:val="18"/>
                  <w:szCs w:val="20"/>
                </w:rPr>
                <w:delText>All hot water piping from the heating source to the kitchen fixtures.</w:delText>
              </w:r>
            </w:del>
          </w:p>
          <w:p w14:paraId="62B5F02B" w14:textId="64B01652" w:rsidR="009C3545" w:rsidRPr="001074AE" w:rsidDel="00956725" w:rsidRDefault="009C3545" w:rsidP="00246CAB">
            <w:pPr>
              <w:keepNext/>
              <w:numPr>
                <w:ilvl w:val="1"/>
                <w:numId w:val="23"/>
              </w:numPr>
              <w:autoSpaceDE w:val="0"/>
              <w:autoSpaceDN w:val="0"/>
              <w:adjustRightInd w:val="0"/>
              <w:spacing w:after="0" w:line="240" w:lineRule="auto"/>
              <w:ind w:left="841" w:hanging="270"/>
              <w:contextualSpacing/>
              <w:rPr>
                <w:del w:id="315" w:author="Tam, Danny@Energy" w:date="2021-11-04T16:40:00Z"/>
                <w:rFonts w:asciiTheme="minorHAnsi" w:eastAsia="Times New Roman" w:hAnsiTheme="minorHAnsi" w:cstheme="minorHAnsi"/>
                <w:b/>
                <w:bCs/>
                <w:sz w:val="18"/>
                <w:szCs w:val="20"/>
              </w:rPr>
            </w:pPr>
            <w:del w:id="316" w:author="Tam, Danny@Energy" w:date="2021-11-04T16:40:00Z">
              <w:r w:rsidRPr="001074AE" w:rsidDel="00956725">
                <w:rPr>
                  <w:rFonts w:asciiTheme="minorHAnsi" w:eastAsia="Times New Roman" w:hAnsiTheme="minorHAnsi" w:cstheme="minorHAnsi"/>
                  <w:bCs/>
                  <w:sz w:val="18"/>
                  <w:szCs w:val="20"/>
                </w:rPr>
                <w:delText>Piping from the heating source to storage tank or between tanks.</w:delText>
              </w:r>
            </w:del>
          </w:p>
          <w:p w14:paraId="78CB898B" w14:textId="289E7C27" w:rsidR="009C3545" w:rsidRPr="001074AE" w:rsidDel="00956725" w:rsidRDefault="009C3545" w:rsidP="00246CAB">
            <w:pPr>
              <w:keepNext/>
              <w:numPr>
                <w:ilvl w:val="1"/>
                <w:numId w:val="23"/>
              </w:numPr>
              <w:autoSpaceDE w:val="0"/>
              <w:autoSpaceDN w:val="0"/>
              <w:adjustRightInd w:val="0"/>
              <w:spacing w:after="0" w:line="240" w:lineRule="auto"/>
              <w:ind w:left="841" w:hanging="270"/>
              <w:contextualSpacing/>
              <w:rPr>
                <w:del w:id="317" w:author="Tam, Danny@Energy" w:date="2021-11-04T16:40:00Z"/>
                <w:rFonts w:asciiTheme="minorHAnsi" w:eastAsia="Times New Roman" w:hAnsiTheme="minorHAnsi" w:cstheme="minorHAnsi"/>
                <w:bCs/>
                <w:sz w:val="18"/>
                <w:szCs w:val="20"/>
              </w:rPr>
            </w:pPr>
            <w:del w:id="318" w:author="Tam, Danny@Energy" w:date="2021-11-04T16:40:00Z">
              <w:r w:rsidRPr="001074AE" w:rsidDel="00956725">
                <w:rPr>
                  <w:rFonts w:asciiTheme="minorHAnsi" w:eastAsia="Times New Roman" w:hAnsiTheme="minorHAnsi" w:cstheme="minorHAnsi"/>
                  <w:bCs/>
                  <w:sz w:val="18"/>
                  <w:szCs w:val="20"/>
                </w:rPr>
                <w:delText>All piping associated with a recirculation system</w:delText>
              </w:r>
            </w:del>
          </w:p>
          <w:p w14:paraId="3368973A" w14:textId="1CA1B98E" w:rsidR="009C3545" w:rsidRPr="001074AE" w:rsidDel="00956725" w:rsidRDefault="009C3545" w:rsidP="00246CAB">
            <w:pPr>
              <w:keepNext/>
              <w:numPr>
                <w:ilvl w:val="1"/>
                <w:numId w:val="23"/>
              </w:numPr>
              <w:autoSpaceDE w:val="0"/>
              <w:autoSpaceDN w:val="0"/>
              <w:adjustRightInd w:val="0"/>
              <w:spacing w:after="0" w:line="240" w:lineRule="auto"/>
              <w:ind w:left="841" w:hanging="270"/>
              <w:contextualSpacing/>
              <w:rPr>
                <w:del w:id="319" w:author="Tam, Danny@Energy" w:date="2021-11-04T16:40:00Z"/>
                <w:rFonts w:asciiTheme="minorHAnsi" w:eastAsia="Times New Roman" w:hAnsiTheme="minorHAnsi" w:cstheme="minorHAnsi"/>
                <w:b/>
                <w:bCs/>
                <w:sz w:val="18"/>
                <w:szCs w:val="20"/>
              </w:rPr>
            </w:pPr>
            <w:del w:id="320" w:author="Tam, Danny@Energy" w:date="2021-11-04T16:40:00Z">
              <w:r w:rsidRPr="001074AE" w:rsidDel="00956725">
                <w:rPr>
                  <w:rFonts w:asciiTheme="minorHAnsi" w:eastAsia="Times New Roman" w:hAnsiTheme="minorHAnsi" w:cstheme="minorHAnsi"/>
                  <w:bCs/>
                  <w:sz w:val="18"/>
                  <w:szCs w:val="20"/>
                </w:rPr>
                <w:delText>All underground piping.</w:delText>
              </w:r>
            </w:del>
          </w:p>
          <w:p w14:paraId="4E7E5E1E" w14:textId="77777777" w:rsidR="009C3545" w:rsidRPr="001074AE" w:rsidRDefault="009C3545" w:rsidP="009C3545">
            <w:pPr>
              <w:pStyle w:val="ListParagraph"/>
              <w:keepNext/>
              <w:numPr>
                <w:ilvl w:val="1"/>
                <w:numId w:val="21"/>
              </w:numPr>
              <w:autoSpaceDE w:val="0"/>
              <w:autoSpaceDN w:val="0"/>
              <w:adjustRightInd w:val="0"/>
              <w:spacing w:after="0" w:line="240" w:lineRule="auto"/>
              <w:ind w:left="346"/>
              <w:rPr>
                <w:rFonts w:asciiTheme="minorHAnsi" w:eastAsia="Times New Roman" w:hAnsiTheme="minorHAnsi" w:cstheme="minorHAnsi"/>
                <w:bCs/>
                <w:sz w:val="18"/>
                <w:szCs w:val="20"/>
              </w:rPr>
            </w:pPr>
            <w:r w:rsidRPr="001074AE">
              <w:rPr>
                <w:rFonts w:asciiTheme="minorHAnsi" w:eastAsia="Times New Roman" w:hAnsiTheme="minorHAnsi" w:cstheme="minorHAnsi"/>
                <w:bCs/>
                <w:sz w:val="18"/>
                <w:szCs w:val="20"/>
              </w:rPr>
              <w:t>Insulation buried below grade must be installed in a waterproof and non-crushable casing or sleeve.</w:t>
            </w:r>
          </w:p>
          <w:p w14:paraId="60ED7AC4" w14:textId="77777777" w:rsidR="009C3545" w:rsidRPr="001074AE" w:rsidRDefault="009C3545" w:rsidP="009C3545">
            <w:pPr>
              <w:keepNext/>
              <w:numPr>
                <w:ilvl w:val="1"/>
                <w:numId w:val="22"/>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118B9130" w14:textId="01F3EACF" w:rsidR="009C3545" w:rsidRPr="001074AE" w:rsidRDefault="009C3545" w:rsidP="009C3545">
            <w:pPr>
              <w:keepNext/>
              <w:numPr>
                <w:ilvl w:val="1"/>
                <w:numId w:val="22"/>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 xml:space="preserve">Piping installed in interior or exterior walls that is </w:t>
            </w:r>
            <w:proofErr w:type="gramStart"/>
            <w:r w:rsidRPr="001074AE">
              <w:rPr>
                <w:rFonts w:asciiTheme="minorHAnsi" w:eastAsia="Times New Roman" w:hAnsiTheme="minorHAnsi" w:cstheme="minorHAnsi"/>
                <w:bCs/>
                <w:sz w:val="18"/>
                <w:szCs w:val="20"/>
              </w:rPr>
              <w:t>surrounded on all sides</w:t>
            </w:r>
            <w:proofErr w:type="gramEnd"/>
            <w:r w:rsidRPr="001074AE">
              <w:rPr>
                <w:rFonts w:asciiTheme="minorHAnsi" w:eastAsia="Times New Roman" w:hAnsiTheme="minorHAnsi" w:cstheme="minorHAnsi"/>
                <w:bCs/>
                <w:sz w:val="18"/>
                <w:szCs w:val="20"/>
              </w:rPr>
              <w:t xml:space="preserve"> by at least 1 inch (</w:t>
            </w:r>
            <w:r w:rsidR="00A8364F">
              <w:rPr>
                <w:rFonts w:asciiTheme="minorHAnsi" w:eastAsia="Times New Roman" w:hAnsiTheme="minorHAnsi" w:cstheme="minorHAnsi"/>
                <w:bCs/>
                <w:sz w:val="18"/>
                <w:szCs w:val="20"/>
              </w:rPr>
              <w:t>2.</w:t>
            </w:r>
            <w:r w:rsidRPr="001074AE">
              <w:rPr>
                <w:rFonts w:asciiTheme="minorHAnsi" w:eastAsia="Times New Roman" w:hAnsiTheme="minorHAnsi" w:cstheme="minorHAnsi"/>
                <w:bCs/>
                <w:sz w:val="18"/>
                <w:szCs w:val="20"/>
              </w:rPr>
              <w:t>5 cm) of insulation.</w:t>
            </w:r>
          </w:p>
          <w:p w14:paraId="324DAC10" w14:textId="1EF9355C" w:rsidR="009C3545" w:rsidRPr="001074AE" w:rsidRDefault="009C3545" w:rsidP="009C3545">
            <w:pPr>
              <w:keepNext/>
              <w:numPr>
                <w:ilvl w:val="1"/>
                <w:numId w:val="22"/>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 xml:space="preserve">Piping installed in crawlspace with a minimum of 1 </w:t>
            </w:r>
            <w:proofErr w:type="gramStart"/>
            <w:r w:rsidRPr="001074AE">
              <w:rPr>
                <w:rFonts w:asciiTheme="minorHAnsi" w:eastAsia="Times New Roman" w:hAnsiTheme="minorHAnsi" w:cstheme="minorHAnsi"/>
                <w:bCs/>
                <w:sz w:val="18"/>
                <w:szCs w:val="20"/>
              </w:rPr>
              <w:t>inches</w:t>
            </w:r>
            <w:proofErr w:type="gramEnd"/>
            <w:r w:rsidRPr="001074AE">
              <w:rPr>
                <w:rFonts w:asciiTheme="minorHAnsi" w:eastAsia="Times New Roman" w:hAnsiTheme="minorHAnsi" w:cstheme="minorHAnsi"/>
                <w:bCs/>
                <w:sz w:val="18"/>
                <w:szCs w:val="20"/>
              </w:rPr>
              <w:t xml:space="preserve"> (</w:t>
            </w:r>
            <w:r w:rsidR="00A8364F">
              <w:rPr>
                <w:rFonts w:asciiTheme="minorHAnsi" w:eastAsia="Times New Roman" w:hAnsiTheme="minorHAnsi" w:cstheme="minorHAnsi"/>
                <w:bCs/>
                <w:sz w:val="18"/>
                <w:szCs w:val="20"/>
              </w:rPr>
              <w:t>2.</w:t>
            </w:r>
            <w:r w:rsidRPr="001074AE">
              <w:rPr>
                <w:rFonts w:asciiTheme="minorHAnsi" w:eastAsia="Times New Roman" w:hAnsiTheme="minorHAnsi" w:cstheme="minorHAnsi"/>
                <w:bCs/>
                <w:sz w:val="18"/>
                <w:szCs w:val="20"/>
              </w:rPr>
              <w:t>5 cm) of crawlspace insulation above and below.</w:t>
            </w:r>
          </w:p>
          <w:p w14:paraId="68CEC28B" w14:textId="77777777" w:rsidR="009C3545" w:rsidRPr="001074AE" w:rsidRDefault="009C3545" w:rsidP="009C3545">
            <w:pPr>
              <w:keepNext/>
              <w:numPr>
                <w:ilvl w:val="1"/>
                <w:numId w:val="22"/>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Piping installed in attics with a minimum of 4 inches (10 cm) of attic insulation on top.</w:t>
            </w:r>
          </w:p>
          <w:p w14:paraId="5B86022A" w14:textId="5F0A3B71" w:rsidR="009C3545" w:rsidRPr="009C3545" w:rsidRDefault="009C3545" w:rsidP="009C3545">
            <w:pPr>
              <w:pStyle w:val="ListParagraph"/>
              <w:keepNext/>
              <w:numPr>
                <w:ilvl w:val="1"/>
                <w:numId w:val="22"/>
              </w:numPr>
              <w:autoSpaceDE w:val="0"/>
              <w:autoSpaceDN w:val="0"/>
              <w:adjustRightInd w:val="0"/>
              <w:spacing w:after="0" w:line="240" w:lineRule="auto"/>
              <w:ind w:left="392" w:hanging="392"/>
              <w:rPr>
                <w:rFonts w:asciiTheme="minorHAnsi" w:hAnsiTheme="minorHAnsi" w:cstheme="minorHAnsi"/>
                <w:bCs/>
                <w:sz w:val="18"/>
                <w:szCs w:val="20"/>
              </w:rPr>
            </w:pPr>
            <w:r w:rsidRPr="009C3545">
              <w:rPr>
                <w:rFonts w:asciiTheme="minorHAnsi" w:eastAsia="Times New Roman" w:hAnsiTheme="minorHAnsi" w:cstheme="minorHAnsi"/>
                <w:bCs/>
                <w:sz w:val="18"/>
                <w:szCs w:val="20"/>
              </w:rPr>
              <w:t xml:space="preserve">Pipe insulation shall fit </w:t>
            </w:r>
            <w:proofErr w:type="gramStart"/>
            <w:r w:rsidRPr="009C3545">
              <w:rPr>
                <w:rFonts w:asciiTheme="minorHAnsi" w:eastAsia="Times New Roman" w:hAnsiTheme="minorHAnsi" w:cstheme="minorHAnsi"/>
                <w:bCs/>
                <w:sz w:val="18"/>
                <w:szCs w:val="20"/>
              </w:rPr>
              <w:t>tightly</w:t>
            </w:r>
            <w:proofErr w:type="gramEnd"/>
            <w:r w:rsidRPr="009C3545">
              <w:rPr>
                <w:rFonts w:asciiTheme="minorHAnsi" w:eastAsia="Times New Roman" w:hAnsiTheme="minorHAnsi" w:cstheme="minorHAnsi"/>
                <w:bCs/>
                <w:sz w:val="18"/>
                <w:szCs w:val="20"/>
              </w:rPr>
              <w:t xml:space="preserve"> and all elbows and tees shall be fully insulated.</w:t>
            </w:r>
          </w:p>
        </w:tc>
      </w:tr>
      <w:tr w:rsidR="009C3545" w:rsidRPr="00F63FB9" w14:paraId="761DCC6D" w14:textId="77777777" w:rsidTr="00A84635">
        <w:trPr>
          <w:trHeight w:val="144"/>
        </w:trPr>
        <w:tc>
          <w:tcPr>
            <w:tcW w:w="11016" w:type="dxa"/>
            <w:gridSpan w:val="2"/>
            <w:vAlign w:val="center"/>
          </w:tcPr>
          <w:p w14:paraId="7883DF63" w14:textId="4DA88B79" w:rsidR="009C3545" w:rsidRPr="009C3545" w:rsidRDefault="009C3545" w:rsidP="009C3545">
            <w:pPr>
              <w:keepNext/>
              <w:autoSpaceDE w:val="0"/>
              <w:autoSpaceDN w:val="0"/>
              <w:adjustRightInd w:val="0"/>
              <w:spacing w:after="0" w:line="240" w:lineRule="auto"/>
              <w:rPr>
                <w:rFonts w:asciiTheme="minorHAnsi" w:hAnsiTheme="minorHAnsi" w:cstheme="minorHAnsi"/>
                <w:bCs/>
                <w:sz w:val="18"/>
                <w:szCs w:val="20"/>
              </w:rPr>
            </w:pPr>
            <w:r w:rsidRPr="009C3545">
              <w:rPr>
                <w:rFonts w:asciiTheme="minorHAnsi" w:hAnsiTheme="minorHAnsi" w:cstheme="minorHAnsi"/>
                <w:b/>
                <w:sz w:val="18"/>
                <w:szCs w:val="20"/>
              </w:rPr>
              <w:t xml:space="preserve">The responsible person’s signature on this compliance document affirms that all applicable requirements in this table have been met.  </w:t>
            </w:r>
          </w:p>
        </w:tc>
      </w:tr>
    </w:tbl>
    <w:p w14:paraId="1868657E" w14:textId="77777777" w:rsidR="004B7E17" w:rsidRPr="007B44A0" w:rsidRDefault="004B7E17">
      <w:pPr>
        <w:spacing w:after="0" w:line="240" w:lineRule="auto"/>
        <w:rPr>
          <w:rFonts w:asciiTheme="minorHAnsi" w:hAnsiTheme="minorHAnsi"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7"/>
        <w:gridCol w:w="10203"/>
      </w:tblGrid>
      <w:tr w:rsidR="00D44EA5" w:rsidRPr="00F63FB9" w14:paraId="6867B49D" w14:textId="77777777" w:rsidTr="00547A32">
        <w:trPr>
          <w:trHeight w:val="144"/>
        </w:trPr>
        <w:tc>
          <w:tcPr>
            <w:tcW w:w="11016" w:type="dxa"/>
            <w:gridSpan w:val="2"/>
          </w:tcPr>
          <w:p w14:paraId="6867B49B" w14:textId="09AE4BB3" w:rsidR="00453E30" w:rsidRPr="009C3545" w:rsidRDefault="002D3CB8" w:rsidP="00B66D27">
            <w:pPr>
              <w:spacing w:after="0" w:line="240" w:lineRule="auto"/>
              <w:rPr>
                <w:rFonts w:asciiTheme="minorHAnsi" w:hAnsiTheme="minorHAnsi" w:cstheme="minorHAnsi"/>
                <w:b/>
                <w:sz w:val="18"/>
                <w:szCs w:val="20"/>
              </w:rPr>
            </w:pPr>
            <w:r w:rsidRPr="009C3545">
              <w:rPr>
                <w:rFonts w:asciiTheme="minorHAnsi" w:hAnsiTheme="minorHAnsi" w:cstheme="minorHAnsi"/>
                <w:b/>
                <w:sz w:val="18"/>
                <w:szCs w:val="20"/>
              </w:rPr>
              <w:t>H</w:t>
            </w:r>
            <w:r w:rsidR="00D44EA5" w:rsidRPr="009C3545">
              <w:rPr>
                <w:rFonts w:asciiTheme="minorHAnsi" w:hAnsiTheme="minorHAnsi" w:cstheme="minorHAnsi"/>
                <w:b/>
                <w:sz w:val="18"/>
                <w:szCs w:val="20"/>
              </w:rPr>
              <w:t xml:space="preserve">. </w:t>
            </w:r>
            <w:r w:rsidR="006A61F3" w:rsidRPr="009C3545">
              <w:rPr>
                <w:rFonts w:asciiTheme="minorHAnsi" w:hAnsiTheme="minorHAnsi" w:cstheme="minorHAnsi"/>
                <w:b/>
                <w:sz w:val="18"/>
                <w:szCs w:val="20"/>
              </w:rPr>
              <w:t>HERS</w:t>
            </w:r>
            <w:r w:rsidR="0004192D" w:rsidRPr="009C3545">
              <w:rPr>
                <w:rFonts w:asciiTheme="minorHAnsi" w:hAnsiTheme="minorHAnsi" w:cstheme="minorHAnsi"/>
                <w:b/>
                <w:sz w:val="18"/>
                <w:szCs w:val="20"/>
              </w:rPr>
              <w:t>-</w:t>
            </w:r>
            <w:r w:rsidR="006A61F3" w:rsidRPr="009C3545">
              <w:rPr>
                <w:rFonts w:asciiTheme="minorHAnsi" w:hAnsiTheme="minorHAnsi" w:cstheme="minorHAnsi"/>
                <w:b/>
                <w:sz w:val="18"/>
                <w:szCs w:val="20"/>
              </w:rPr>
              <w:t>Verified Multiple Recirculation Loops for DHW Systems Serving Multiple Dwelling Units Requirements</w:t>
            </w:r>
          </w:p>
          <w:p w14:paraId="6867B49C" w14:textId="659AC155" w:rsidR="0017718F" w:rsidRPr="009C3545" w:rsidRDefault="0017718F" w:rsidP="00896180">
            <w:pPr>
              <w:spacing w:after="0" w:line="240" w:lineRule="auto"/>
              <w:rPr>
                <w:rFonts w:asciiTheme="minorHAnsi" w:hAnsiTheme="minorHAnsi" w:cstheme="minorHAnsi"/>
                <w:sz w:val="18"/>
                <w:szCs w:val="20"/>
              </w:rPr>
            </w:pPr>
            <w:r w:rsidRPr="009C3545">
              <w:rPr>
                <w:rFonts w:asciiTheme="minorHAnsi" w:hAnsiTheme="minorHAnsi" w:cstheme="minorHAnsi"/>
                <w:sz w:val="18"/>
                <w:szCs w:val="20"/>
              </w:rPr>
              <w:t xml:space="preserve">All distribution systems listed on this </w:t>
            </w:r>
            <w:r w:rsidR="00896180" w:rsidRPr="009C3545">
              <w:rPr>
                <w:rFonts w:asciiTheme="minorHAnsi" w:hAnsiTheme="minorHAnsi" w:cstheme="minorHAnsi"/>
                <w:sz w:val="18"/>
                <w:szCs w:val="20"/>
              </w:rPr>
              <w:t>compliance document</w:t>
            </w:r>
            <w:r w:rsidRPr="009C3545">
              <w:rPr>
                <w:rFonts w:asciiTheme="minorHAnsi" w:hAnsiTheme="minorHAnsi" w:cstheme="minorHAnsi"/>
                <w:sz w:val="18"/>
                <w:szCs w:val="20"/>
              </w:rPr>
              <w:t xml:space="preserve"> shall comply with these requirements</w:t>
            </w:r>
            <w:r w:rsidR="006F4AD0" w:rsidRPr="009C3545">
              <w:rPr>
                <w:rFonts w:asciiTheme="minorHAnsi" w:hAnsiTheme="minorHAnsi" w:cstheme="minorHAnsi"/>
                <w:sz w:val="18"/>
                <w:szCs w:val="20"/>
              </w:rPr>
              <w:t>.</w:t>
            </w:r>
          </w:p>
        </w:tc>
      </w:tr>
      <w:tr w:rsidR="00A02EBA" w:rsidRPr="00F63FB9" w14:paraId="6867B4A0" w14:textId="77777777" w:rsidTr="00547A32">
        <w:trPr>
          <w:trHeight w:val="144"/>
        </w:trPr>
        <w:tc>
          <w:tcPr>
            <w:tcW w:w="595" w:type="dxa"/>
            <w:vAlign w:val="center"/>
          </w:tcPr>
          <w:p w14:paraId="6867B49E" w14:textId="77777777" w:rsidR="00A02EBA" w:rsidRPr="009C3545" w:rsidRDefault="003217C3" w:rsidP="00B66D27">
            <w:pPr>
              <w:spacing w:after="0" w:line="240" w:lineRule="auto"/>
              <w:jc w:val="center"/>
              <w:rPr>
                <w:rFonts w:asciiTheme="minorHAnsi" w:hAnsiTheme="minorHAnsi" w:cstheme="minorHAnsi"/>
                <w:bCs/>
                <w:sz w:val="18"/>
                <w:szCs w:val="20"/>
              </w:rPr>
            </w:pPr>
            <w:r w:rsidRPr="009C3545">
              <w:rPr>
                <w:rFonts w:asciiTheme="minorHAnsi" w:hAnsiTheme="minorHAnsi" w:cstheme="minorHAnsi"/>
                <w:bCs/>
                <w:sz w:val="18"/>
                <w:szCs w:val="20"/>
              </w:rPr>
              <w:t>0</w:t>
            </w:r>
            <w:r w:rsidR="00A02EBA" w:rsidRPr="009C3545">
              <w:rPr>
                <w:rFonts w:asciiTheme="minorHAnsi" w:hAnsiTheme="minorHAnsi" w:cstheme="minorHAnsi"/>
                <w:bCs/>
                <w:sz w:val="18"/>
                <w:szCs w:val="20"/>
              </w:rPr>
              <w:t>1</w:t>
            </w:r>
          </w:p>
        </w:tc>
        <w:tc>
          <w:tcPr>
            <w:tcW w:w="10421" w:type="dxa"/>
            <w:vAlign w:val="center"/>
          </w:tcPr>
          <w:p w14:paraId="6867B49F" w14:textId="77777777" w:rsidR="00A02EBA" w:rsidRPr="009C3545" w:rsidRDefault="00A02EBA" w:rsidP="00B66D27">
            <w:pPr>
              <w:spacing w:after="0" w:line="240" w:lineRule="auto"/>
              <w:rPr>
                <w:rFonts w:asciiTheme="minorHAnsi" w:hAnsiTheme="minorHAnsi" w:cstheme="minorHAnsi"/>
                <w:b/>
                <w:sz w:val="18"/>
                <w:szCs w:val="20"/>
              </w:rPr>
            </w:pPr>
            <w:r w:rsidRPr="009C3545">
              <w:rPr>
                <w:rFonts w:asciiTheme="minorHAnsi" w:hAnsiTheme="minorHAnsi" w:cstheme="minorHAnsi"/>
                <w:sz w:val="18"/>
                <w:szCs w:val="20"/>
              </w:rPr>
              <w:t>All buildings with 8 or more dwelling units have a</w:t>
            </w:r>
            <w:r w:rsidRPr="009C3545">
              <w:rPr>
                <w:rFonts w:asciiTheme="minorHAnsi" w:hAnsiTheme="minorHAnsi" w:cstheme="minorHAnsi"/>
                <w:b/>
                <w:sz w:val="18"/>
                <w:szCs w:val="20"/>
              </w:rPr>
              <w:t xml:space="preserve"> minimum</w:t>
            </w:r>
            <w:r w:rsidRPr="009C3545">
              <w:rPr>
                <w:rFonts w:asciiTheme="minorHAnsi" w:hAnsiTheme="minorHAnsi" w:cstheme="minorHAnsi"/>
                <w:sz w:val="18"/>
                <w:szCs w:val="20"/>
              </w:rPr>
              <w:t xml:space="preserve"> </w:t>
            </w:r>
            <w:r w:rsidR="00EF3C80" w:rsidRPr="009C3545">
              <w:rPr>
                <w:rFonts w:asciiTheme="minorHAnsi" w:hAnsiTheme="minorHAnsi" w:cstheme="minorHAnsi"/>
                <w:sz w:val="18"/>
                <w:szCs w:val="20"/>
              </w:rPr>
              <w:t xml:space="preserve">of </w:t>
            </w:r>
            <w:r w:rsidRPr="009C3545">
              <w:rPr>
                <w:rFonts w:asciiTheme="minorHAnsi" w:hAnsiTheme="minorHAnsi" w:cstheme="minorHAnsi"/>
                <w:sz w:val="18"/>
                <w:szCs w:val="20"/>
              </w:rPr>
              <w:t>2 recirculation loops.</w:t>
            </w:r>
          </w:p>
        </w:tc>
      </w:tr>
      <w:tr w:rsidR="004D47DB" w:rsidRPr="00F63FB9" w14:paraId="344E01CD" w14:textId="77777777" w:rsidTr="00547A32">
        <w:trPr>
          <w:trHeight w:val="144"/>
        </w:trPr>
        <w:tc>
          <w:tcPr>
            <w:tcW w:w="595" w:type="dxa"/>
            <w:vAlign w:val="center"/>
          </w:tcPr>
          <w:p w14:paraId="5E9A2C29" w14:textId="43216408" w:rsidR="004D47DB" w:rsidRPr="009C3545" w:rsidRDefault="004D47DB" w:rsidP="00B66D27">
            <w:pPr>
              <w:spacing w:after="0" w:line="240" w:lineRule="auto"/>
              <w:jc w:val="center"/>
              <w:rPr>
                <w:rFonts w:asciiTheme="minorHAnsi" w:hAnsiTheme="minorHAnsi" w:cstheme="minorHAnsi"/>
                <w:bCs/>
                <w:sz w:val="18"/>
                <w:szCs w:val="20"/>
              </w:rPr>
            </w:pPr>
            <w:r w:rsidRPr="009C3545">
              <w:rPr>
                <w:rFonts w:asciiTheme="minorHAnsi" w:hAnsiTheme="minorHAnsi" w:cstheme="minorHAnsi"/>
                <w:bCs/>
                <w:sz w:val="18"/>
                <w:szCs w:val="20"/>
              </w:rPr>
              <w:t>02</w:t>
            </w:r>
          </w:p>
        </w:tc>
        <w:tc>
          <w:tcPr>
            <w:tcW w:w="10421" w:type="dxa"/>
            <w:vAlign w:val="center"/>
          </w:tcPr>
          <w:p w14:paraId="5B9D157B" w14:textId="0E11BC53" w:rsidR="004D47DB" w:rsidRPr="009C3545" w:rsidRDefault="009C3545" w:rsidP="009C3545">
            <w:pPr>
              <w:spacing w:after="0"/>
              <w:rPr>
                <w:rFonts w:asciiTheme="minorHAnsi" w:hAnsiTheme="minorHAnsi" w:cstheme="minorHAnsi"/>
                <w:sz w:val="18"/>
                <w:szCs w:val="20"/>
              </w:rPr>
            </w:pPr>
            <w:r w:rsidRPr="009C3545">
              <w:rPr>
                <w:rFonts w:asciiTheme="minorHAnsi" w:hAnsiTheme="minorHAnsi" w:cstheme="minorHAnsi"/>
                <w:sz w:val="18"/>
                <w:szCs w:val="20"/>
              </w:rPr>
              <w:t>Each loop roughly serves the same number of dwellings.</w:t>
            </w:r>
          </w:p>
        </w:tc>
      </w:tr>
      <w:tr w:rsidR="008A15E5" w:rsidRPr="00F63FB9" w14:paraId="6867B4A3" w14:textId="77777777" w:rsidTr="00001C88">
        <w:trPr>
          <w:trHeight w:val="144"/>
        </w:trPr>
        <w:tc>
          <w:tcPr>
            <w:tcW w:w="11016" w:type="dxa"/>
            <w:gridSpan w:val="2"/>
            <w:vAlign w:val="center"/>
          </w:tcPr>
          <w:p w14:paraId="6867B4A2" w14:textId="47F498B0" w:rsidR="008A15E5" w:rsidRPr="009C3545" w:rsidRDefault="008A15E5">
            <w:pPr>
              <w:spacing w:after="0" w:line="240" w:lineRule="auto"/>
              <w:rPr>
                <w:rFonts w:asciiTheme="minorHAnsi" w:hAnsiTheme="minorHAnsi" w:cstheme="minorHAnsi"/>
                <w:bCs/>
                <w:sz w:val="18"/>
                <w:szCs w:val="20"/>
              </w:rPr>
            </w:pPr>
            <w:r w:rsidRPr="009C3545">
              <w:rPr>
                <w:rFonts w:asciiTheme="minorHAnsi" w:hAnsiTheme="minorHAnsi" w:cstheme="minorHAnsi"/>
                <w:b/>
                <w:sz w:val="18"/>
                <w:szCs w:val="20"/>
              </w:rPr>
              <w:t xml:space="preserve">The responsible person’s signature on this compliance document affirms that all applicable requirements in this table have been met.    </w:t>
            </w:r>
          </w:p>
        </w:tc>
      </w:tr>
    </w:tbl>
    <w:p w14:paraId="4034FEC4" w14:textId="30652F5B" w:rsidR="00A84635" w:rsidRDefault="00A84635">
      <w:pPr>
        <w:rPr>
          <w:ins w:id="321" w:author="Alhabibi, Haider@Energy [2]" w:date="2022-02-02T13:51:00Z"/>
          <w:rFonts w:asciiTheme="minorHAnsi" w:hAnsiTheme="minorHAnsi" w:cstheme="minorHAnsi"/>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73"/>
      </w:tblGrid>
      <w:tr w:rsidR="00AA415C" w:rsidRPr="00F63FB9" w14:paraId="78D0B045" w14:textId="77777777" w:rsidTr="00C57736">
        <w:trPr>
          <w:trHeight w:val="144"/>
          <w:ins w:id="322" w:author="Alhabibi, Haider@Energy [2]" w:date="2022-02-02T13:51:00Z"/>
        </w:trPr>
        <w:tc>
          <w:tcPr>
            <w:tcW w:w="10998" w:type="dxa"/>
            <w:vAlign w:val="center"/>
          </w:tcPr>
          <w:p w14:paraId="73B81A2A" w14:textId="77777777" w:rsidR="00AA415C" w:rsidRPr="00C01045" w:rsidRDefault="00AA415C" w:rsidP="00C57736">
            <w:pPr>
              <w:spacing w:after="0" w:line="240" w:lineRule="auto"/>
              <w:rPr>
                <w:ins w:id="323" w:author="Alhabibi, Haider@Energy [2]" w:date="2022-02-02T13:51:00Z"/>
                <w:rFonts w:asciiTheme="minorHAnsi" w:hAnsiTheme="minorHAnsi" w:cstheme="minorHAnsi"/>
                <w:bCs/>
                <w:sz w:val="20"/>
                <w:szCs w:val="20"/>
              </w:rPr>
            </w:pPr>
            <w:ins w:id="324" w:author="Alhabibi, Haider@Energy [2]" w:date="2022-02-02T13:51:00Z">
              <w:r w:rsidRPr="00F5695F">
                <w:rPr>
                  <w:rFonts w:asciiTheme="minorHAnsi" w:hAnsiTheme="minorHAnsi"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ins>
          </w:p>
        </w:tc>
      </w:tr>
    </w:tbl>
    <w:p w14:paraId="7907405F" w14:textId="77777777" w:rsidR="00AA415C" w:rsidRPr="00E60618" w:rsidRDefault="00AA415C" w:rsidP="00AA415C">
      <w:pPr>
        <w:spacing w:after="0"/>
        <w:rPr>
          <w:ins w:id="325" w:author="Alhabibi, Haider@Energy [2]" w:date="2022-02-02T13:51:00Z"/>
          <w:rFonts w:asciiTheme="minorHAnsi" w:hAnsiTheme="minorHAnsi"/>
          <w:sz w:val="20"/>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E627D3" w:rsidRPr="008A45F8" w14:paraId="6453C322" w14:textId="77777777" w:rsidTr="00C57736">
        <w:trPr>
          <w:cantSplit/>
          <w:trHeight w:val="432"/>
          <w:ins w:id="326" w:author="Alhabibi, Haider@Energy [2]" w:date="2022-02-02T13:52:00Z"/>
        </w:trPr>
        <w:tc>
          <w:tcPr>
            <w:tcW w:w="5000" w:type="pct"/>
            <w:gridSpan w:val="2"/>
            <w:vAlign w:val="center"/>
          </w:tcPr>
          <w:p w14:paraId="359FF3E2" w14:textId="77777777" w:rsidR="00E627D3" w:rsidRPr="006C605C" w:rsidRDefault="00E627D3" w:rsidP="00C57736">
            <w:pPr>
              <w:keepNext/>
              <w:spacing w:after="0"/>
              <w:rPr>
                <w:ins w:id="327" w:author="Alhabibi, Haider@Energy [2]" w:date="2022-02-02T13:52:00Z"/>
                <w:rFonts w:asciiTheme="minorHAnsi" w:hAnsiTheme="minorHAnsi"/>
                <w:b/>
                <w:sz w:val="20"/>
                <w:szCs w:val="20"/>
              </w:rPr>
            </w:pPr>
            <w:ins w:id="328" w:author="Alhabibi, Haider@Energy [2]" w:date="2022-02-02T13:52:00Z">
              <w:r>
                <w:rPr>
                  <w:rFonts w:asciiTheme="minorHAnsi" w:hAnsiTheme="minorHAnsi"/>
                  <w:b/>
                  <w:sz w:val="20"/>
                  <w:szCs w:val="20"/>
                </w:rPr>
                <w:t>I</w:t>
              </w:r>
              <w:r w:rsidRPr="00444986">
                <w:rPr>
                  <w:rFonts w:asciiTheme="minorHAnsi" w:hAnsiTheme="minorHAnsi"/>
                  <w:b/>
                  <w:sz w:val="20"/>
                  <w:szCs w:val="20"/>
                </w:rPr>
                <w:t>. Determination of HERS Verification Compliance</w:t>
              </w:r>
            </w:ins>
          </w:p>
          <w:p w14:paraId="545BE457" w14:textId="77777777" w:rsidR="00E627D3" w:rsidRPr="008A45F8" w:rsidRDefault="00E627D3" w:rsidP="00C57736">
            <w:pPr>
              <w:keepNext/>
              <w:spacing w:after="0" w:line="240" w:lineRule="auto"/>
              <w:rPr>
                <w:ins w:id="329" w:author="Alhabibi, Haider@Energy [2]" w:date="2022-02-02T13:52:00Z"/>
                <w:rFonts w:asciiTheme="minorHAnsi" w:eastAsia="Times New Roman" w:hAnsiTheme="minorHAnsi"/>
                <w:sz w:val="18"/>
                <w:szCs w:val="18"/>
              </w:rPr>
            </w:pPr>
            <w:ins w:id="330" w:author="Alhabibi, Haider@Energy [2]" w:date="2022-02-02T13:52:00Z">
              <w:r w:rsidRPr="0036278D">
                <w:rPr>
                  <w:rFonts w:asciiTheme="minorHAnsi" w:eastAsia="Times New Roman" w:hAnsiTheme="minorHAnsi"/>
                  <w:sz w:val="20"/>
                  <w:szCs w:val="18"/>
                </w:rPr>
                <w:t xml:space="preserve">All applicable sections of this document shall indicate compliance with the specified verification protocol requirements </w:t>
              </w:r>
              <w:proofErr w:type="gramStart"/>
              <w:r w:rsidRPr="0036278D">
                <w:rPr>
                  <w:rFonts w:asciiTheme="minorHAnsi" w:eastAsia="Times New Roman" w:hAnsiTheme="minorHAnsi"/>
                  <w:sz w:val="20"/>
                  <w:szCs w:val="18"/>
                </w:rPr>
                <w:t>in order for</w:t>
              </w:r>
              <w:proofErr w:type="gramEnd"/>
              <w:r w:rsidRPr="0036278D">
                <w:rPr>
                  <w:rFonts w:asciiTheme="minorHAnsi" w:eastAsia="Times New Roman" w:hAnsiTheme="minorHAnsi"/>
                  <w:sz w:val="20"/>
                  <w:szCs w:val="18"/>
                </w:rPr>
                <w:t xml:space="preserve"> this Certificate of Verification as a whole to be determined to be in compliance.</w:t>
              </w:r>
            </w:ins>
          </w:p>
        </w:tc>
      </w:tr>
      <w:tr w:rsidR="00E627D3" w:rsidRPr="008A45F8" w14:paraId="4097C089" w14:textId="77777777" w:rsidTr="00C57736">
        <w:trPr>
          <w:cantSplit/>
          <w:trHeight w:val="432"/>
          <w:ins w:id="331" w:author="Alhabibi, Haider@Energy [2]" w:date="2022-02-02T13:52:00Z"/>
        </w:trPr>
        <w:tc>
          <w:tcPr>
            <w:tcW w:w="253" w:type="pct"/>
            <w:vAlign w:val="center"/>
          </w:tcPr>
          <w:p w14:paraId="7C71CDE8" w14:textId="77777777" w:rsidR="00E627D3" w:rsidRPr="008A45F8" w:rsidDel="00C76C40" w:rsidRDefault="00E627D3" w:rsidP="00C57736">
            <w:pPr>
              <w:keepNext/>
              <w:spacing w:after="0" w:line="240" w:lineRule="auto"/>
              <w:rPr>
                <w:ins w:id="332" w:author="Alhabibi, Haider@Energy [2]" w:date="2022-02-02T13:52:00Z"/>
                <w:rFonts w:asciiTheme="minorHAnsi" w:eastAsia="Times New Roman" w:hAnsiTheme="minorHAnsi"/>
                <w:sz w:val="18"/>
                <w:szCs w:val="18"/>
              </w:rPr>
            </w:pPr>
            <w:ins w:id="333" w:author="Alhabibi, Haider@Energy [2]" w:date="2022-02-02T13:52:00Z">
              <w:r w:rsidRPr="008A45F8">
                <w:rPr>
                  <w:rFonts w:asciiTheme="minorHAnsi" w:eastAsia="Times New Roman" w:hAnsiTheme="minorHAnsi"/>
                  <w:sz w:val="18"/>
                  <w:szCs w:val="18"/>
                </w:rPr>
                <w:t>01</w:t>
              </w:r>
            </w:ins>
          </w:p>
        </w:tc>
        <w:tc>
          <w:tcPr>
            <w:tcW w:w="4747" w:type="pct"/>
            <w:vAlign w:val="center"/>
          </w:tcPr>
          <w:p w14:paraId="34F54653" w14:textId="77777777" w:rsidR="00E627D3" w:rsidRDefault="00E627D3" w:rsidP="00C57736">
            <w:pPr>
              <w:keepNext/>
              <w:spacing w:after="60" w:line="240" w:lineRule="auto"/>
              <w:rPr>
                <w:ins w:id="334" w:author="Alhabibi, Haider@Energy [2]" w:date="2022-02-02T13:52:00Z"/>
                <w:rFonts w:asciiTheme="minorHAnsi" w:eastAsia="Times New Roman" w:hAnsiTheme="minorHAnsi"/>
                <w:sz w:val="18"/>
                <w:szCs w:val="18"/>
              </w:rPr>
            </w:pPr>
          </w:p>
        </w:tc>
      </w:tr>
    </w:tbl>
    <w:p w14:paraId="34D67EAA" w14:textId="194FE6FF" w:rsidR="00AA415C" w:rsidRDefault="00AA415C">
      <w:pPr>
        <w:rPr>
          <w:ins w:id="335" w:author="Alhabibi, Haider@Energy [2]" w:date="2022-02-02T13:54:00Z"/>
          <w:rFonts w:asciiTheme="minorHAnsi" w:hAnsiTheme="minorHAnsi" w:cstheme="minorHAnsi"/>
          <w:sz w:val="20"/>
          <w:szCs w:val="20"/>
        </w:rPr>
      </w:pPr>
    </w:p>
    <w:p w14:paraId="295D829B" w14:textId="36E4658B" w:rsidR="004345A4" w:rsidRDefault="004345A4">
      <w:pPr>
        <w:rPr>
          <w:ins w:id="336" w:author="Alhabibi, Haider@Energy [2]" w:date="2022-02-02T13:54:00Z"/>
          <w:rFonts w:asciiTheme="minorHAnsi" w:hAnsiTheme="minorHAnsi" w:cstheme="minorHAnsi"/>
          <w:sz w:val="20"/>
          <w:szCs w:val="20"/>
        </w:rPr>
      </w:pPr>
    </w:p>
    <w:p w14:paraId="7318451C" w14:textId="0099AD0A" w:rsidR="004345A4" w:rsidRDefault="004345A4">
      <w:pPr>
        <w:rPr>
          <w:ins w:id="337" w:author="Alhabibi, Haider@Energy [2]" w:date="2022-02-02T13:54:00Z"/>
          <w:rFonts w:asciiTheme="minorHAnsi" w:hAnsiTheme="minorHAnsi" w:cstheme="minorHAnsi"/>
          <w:sz w:val="20"/>
          <w:szCs w:val="20"/>
        </w:rPr>
      </w:pPr>
    </w:p>
    <w:p w14:paraId="2290110E" w14:textId="58AD4BB7" w:rsidR="004345A4" w:rsidRDefault="004345A4">
      <w:pPr>
        <w:rPr>
          <w:ins w:id="338" w:author="Alhabibi, Haider@Energy [2]" w:date="2022-02-02T13:54:00Z"/>
          <w:rFonts w:asciiTheme="minorHAnsi" w:hAnsiTheme="minorHAnsi" w:cstheme="minorHAnsi"/>
          <w:sz w:val="20"/>
          <w:szCs w:val="20"/>
        </w:rPr>
      </w:pPr>
    </w:p>
    <w:p w14:paraId="0B3E9E46" w14:textId="3E79DAD2" w:rsidR="004345A4" w:rsidRDefault="004345A4">
      <w:pPr>
        <w:rPr>
          <w:ins w:id="339" w:author="Alhabibi, Haider@Energy [2]" w:date="2022-02-02T13:54:00Z"/>
          <w:rFonts w:asciiTheme="minorHAnsi" w:hAnsiTheme="minorHAnsi" w:cstheme="minorHAnsi"/>
          <w:sz w:val="20"/>
          <w:szCs w:val="20"/>
        </w:rPr>
      </w:pPr>
    </w:p>
    <w:p w14:paraId="63CC72BE" w14:textId="34BB732C" w:rsidR="004345A4" w:rsidRDefault="004345A4">
      <w:pPr>
        <w:rPr>
          <w:ins w:id="340" w:author="Alhabibi, Haider@Energy [2]" w:date="2022-02-02T13:54:00Z"/>
          <w:rFonts w:asciiTheme="minorHAnsi" w:hAnsiTheme="minorHAnsi" w:cstheme="minorHAnsi"/>
          <w:sz w:val="20"/>
          <w:szCs w:val="20"/>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7"/>
        <w:gridCol w:w="50"/>
        <w:gridCol w:w="5371"/>
      </w:tblGrid>
      <w:tr w:rsidR="004345A4" w:rsidRPr="00324A7E" w14:paraId="01DEF000" w14:textId="77777777" w:rsidTr="00C57736">
        <w:trPr>
          <w:trHeight w:val="206"/>
          <w:ins w:id="341" w:author="Alhabibi, Haider@Energy [2]" w:date="2022-02-02T13:54:00Z"/>
        </w:trPr>
        <w:tc>
          <w:tcPr>
            <w:tcW w:w="10375" w:type="dxa"/>
            <w:gridSpan w:val="3"/>
            <w:vAlign w:val="center"/>
          </w:tcPr>
          <w:p w14:paraId="4FD38D42" w14:textId="77777777" w:rsidR="004345A4" w:rsidRDefault="004345A4" w:rsidP="00C5773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342" w:author="Alhabibi, Haider@Energy [2]" w:date="2022-02-02T13:54:00Z"/>
                <w:rFonts w:ascii="Times New Roman" w:eastAsia="Times New Roman" w:hAnsi="Times New Roman" w:cs="Arial"/>
                <w:b/>
                <w:sz w:val="24"/>
                <w:szCs w:val="24"/>
              </w:rPr>
            </w:pPr>
            <w:ins w:id="343" w:author="Alhabibi, Haider@Energy [2]" w:date="2022-02-02T13:54:00Z">
              <w:r w:rsidRPr="00324A7E">
                <w:rPr>
                  <w:rFonts w:asciiTheme="minorHAnsi" w:eastAsia="Times New Roman" w:hAnsiTheme="minorHAnsi" w:cs="Arial"/>
                  <w:b/>
                  <w:caps/>
                  <w:sz w:val="18"/>
                  <w:szCs w:val="18"/>
                </w:rPr>
                <w:t>Documentation Author's Declaration Statement</w:t>
              </w:r>
            </w:ins>
          </w:p>
        </w:tc>
      </w:tr>
      <w:tr w:rsidR="004345A4" w:rsidRPr="00324A7E" w14:paraId="7203FFEC" w14:textId="77777777" w:rsidTr="00C57736">
        <w:trPr>
          <w:trHeight w:val="206"/>
          <w:ins w:id="344" w:author="Alhabibi, Haider@Energy [2]" w:date="2022-02-02T13:54:00Z"/>
        </w:trPr>
        <w:tc>
          <w:tcPr>
            <w:tcW w:w="10375" w:type="dxa"/>
            <w:gridSpan w:val="3"/>
            <w:vAlign w:val="center"/>
          </w:tcPr>
          <w:p w14:paraId="60A9ED5D" w14:textId="77777777" w:rsidR="004345A4" w:rsidRDefault="004345A4" w:rsidP="00C57736">
            <w:pPr>
              <w:keepNext/>
              <w:numPr>
                <w:ilvl w:val="0"/>
                <w:numId w:val="9"/>
              </w:numPr>
              <w:spacing w:after="0" w:line="240" w:lineRule="auto"/>
              <w:ind w:left="360" w:hanging="270"/>
              <w:rPr>
                <w:ins w:id="345" w:author="Alhabibi, Haider@Energy [2]" w:date="2022-02-02T13:54:00Z"/>
                <w:rFonts w:asciiTheme="minorHAnsi" w:eastAsia="Times New Roman" w:hAnsiTheme="minorHAnsi"/>
                <w:sz w:val="18"/>
                <w:szCs w:val="18"/>
              </w:rPr>
            </w:pPr>
            <w:ins w:id="346" w:author="Alhabibi, Haider@Energy [2]" w:date="2022-02-02T13:54:00Z">
              <w:r w:rsidRPr="00324A7E">
                <w:rPr>
                  <w:rFonts w:asciiTheme="minorHAnsi" w:eastAsia="Times New Roman" w:hAnsiTheme="minorHAnsi"/>
                  <w:sz w:val="18"/>
                  <w:szCs w:val="18"/>
                </w:rPr>
                <w:t>I certify that this Certificate of Verification documentation is accurate and complete.</w:t>
              </w:r>
            </w:ins>
          </w:p>
        </w:tc>
      </w:tr>
      <w:tr w:rsidR="004345A4" w:rsidRPr="00324A7E" w14:paraId="2B2D2471" w14:textId="77777777" w:rsidTr="00C57736">
        <w:trPr>
          <w:trHeight w:val="360"/>
          <w:ins w:id="347" w:author="Alhabibi, Haider@Energy [2]" w:date="2022-02-02T13:54:00Z"/>
        </w:trPr>
        <w:tc>
          <w:tcPr>
            <w:tcW w:w="5152" w:type="dxa"/>
          </w:tcPr>
          <w:p w14:paraId="1E7DEA3C" w14:textId="77777777" w:rsidR="004345A4" w:rsidRDefault="004345A4" w:rsidP="00C57736">
            <w:pPr>
              <w:keepNext/>
              <w:spacing w:after="0" w:line="240" w:lineRule="auto"/>
              <w:rPr>
                <w:ins w:id="348" w:author="Alhabibi, Haider@Energy [2]" w:date="2022-02-02T13:54:00Z"/>
                <w:rFonts w:asciiTheme="minorHAnsi" w:eastAsia="Times New Roman" w:hAnsiTheme="minorHAnsi"/>
                <w:sz w:val="14"/>
                <w:szCs w:val="14"/>
              </w:rPr>
            </w:pPr>
            <w:ins w:id="349" w:author="Alhabibi, Haider@Energy [2]" w:date="2022-02-02T13:54:00Z">
              <w:r w:rsidRPr="00324A7E">
                <w:rPr>
                  <w:rFonts w:asciiTheme="minorHAnsi" w:eastAsia="Times New Roman" w:hAnsiTheme="minorHAnsi"/>
                  <w:sz w:val="14"/>
                  <w:szCs w:val="14"/>
                </w:rPr>
                <w:t>Name:</w:t>
              </w:r>
            </w:ins>
          </w:p>
        </w:tc>
        <w:tc>
          <w:tcPr>
            <w:tcW w:w="5223" w:type="dxa"/>
            <w:gridSpan w:val="2"/>
          </w:tcPr>
          <w:p w14:paraId="5F8FD00B" w14:textId="77777777" w:rsidR="004345A4" w:rsidRDefault="004345A4" w:rsidP="00C57736">
            <w:pPr>
              <w:keepNext/>
              <w:spacing w:after="0" w:line="240" w:lineRule="auto"/>
              <w:rPr>
                <w:ins w:id="350" w:author="Alhabibi, Haider@Energy [2]" w:date="2022-02-02T13:54:00Z"/>
                <w:rFonts w:asciiTheme="minorHAnsi" w:eastAsia="Times New Roman" w:hAnsiTheme="minorHAnsi"/>
                <w:sz w:val="14"/>
                <w:szCs w:val="14"/>
              </w:rPr>
            </w:pPr>
            <w:ins w:id="351" w:author="Alhabibi, Haider@Energy [2]" w:date="2022-02-02T13:54:00Z">
              <w:r w:rsidRPr="00324A7E">
                <w:rPr>
                  <w:rFonts w:asciiTheme="minorHAnsi" w:eastAsia="Times New Roman" w:hAnsiTheme="minorHAnsi"/>
                  <w:sz w:val="14"/>
                  <w:szCs w:val="14"/>
                </w:rPr>
                <w:t>Signature:</w:t>
              </w:r>
            </w:ins>
          </w:p>
        </w:tc>
      </w:tr>
      <w:tr w:rsidR="004345A4" w:rsidRPr="00324A7E" w14:paraId="02C9E28B" w14:textId="77777777" w:rsidTr="00C57736">
        <w:trPr>
          <w:trHeight w:val="360"/>
          <w:ins w:id="352" w:author="Alhabibi, Haider@Energy [2]" w:date="2022-02-02T13:54:00Z"/>
        </w:trPr>
        <w:tc>
          <w:tcPr>
            <w:tcW w:w="5152" w:type="dxa"/>
          </w:tcPr>
          <w:p w14:paraId="7DDBD2D9" w14:textId="77777777" w:rsidR="004345A4" w:rsidRDefault="004345A4" w:rsidP="00C57736">
            <w:pPr>
              <w:keepNext/>
              <w:spacing w:after="0" w:line="240" w:lineRule="auto"/>
              <w:rPr>
                <w:ins w:id="353" w:author="Alhabibi, Haider@Energy [2]" w:date="2022-02-02T13:54:00Z"/>
                <w:rFonts w:asciiTheme="minorHAnsi" w:eastAsia="Times New Roman" w:hAnsiTheme="minorHAnsi"/>
                <w:sz w:val="14"/>
                <w:szCs w:val="14"/>
              </w:rPr>
            </w:pPr>
            <w:ins w:id="354" w:author="Alhabibi, Haider@Energy [2]" w:date="2022-02-02T13:54:00Z">
              <w:r w:rsidRPr="00324A7E">
                <w:rPr>
                  <w:rFonts w:asciiTheme="minorHAnsi" w:eastAsia="Times New Roman" w:hAnsiTheme="minorHAnsi"/>
                  <w:sz w:val="14"/>
                  <w:szCs w:val="14"/>
                </w:rPr>
                <w:t>Company:</w:t>
              </w:r>
            </w:ins>
          </w:p>
        </w:tc>
        <w:tc>
          <w:tcPr>
            <w:tcW w:w="5223" w:type="dxa"/>
            <w:gridSpan w:val="2"/>
          </w:tcPr>
          <w:p w14:paraId="7534B9D4" w14:textId="77777777" w:rsidR="004345A4" w:rsidRDefault="004345A4" w:rsidP="00C57736">
            <w:pPr>
              <w:keepNext/>
              <w:spacing w:after="0" w:line="240" w:lineRule="auto"/>
              <w:rPr>
                <w:ins w:id="355" w:author="Alhabibi, Haider@Energy [2]" w:date="2022-02-02T13:54:00Z"/>
                <w:rFonts w:asciiTheme="minorHAnsi" w:eastAsia="Times New Roman" w:hAnsiTheme="minorHAnsi"/>
                <w:sz w:val="14"/>
                <w:szCs w:val="14"/>
              </w:rPr>
            </w:pPr>
            <w:ins w:id="356" w:author="Alhabibi, Haider@Energy [2]" w:date="2022-02-02T13:54:00Z">
              <w:r w:rsidRPr="00324A7E">
                <w:rPr>
                  <w:rFonts w:asciiTheme="minorHAnsi" w:eastAsia="Times New Roman" w:hAnsiTheme="minorHAnsi"/>
                  <w:sz w:val="14"/>
                  <w:szCs w:val="14"/>
                </w:rPr>
                <w:t>Date:</w:t>
              </w:r>
            </w:ins>
          </w:p>
        </w:tc>
      </w:tr>
      <w:tr w:rsidR="004345A4" w:rsidRPr="00324A7E" w14:paraId="67D65F83" w14:textId="77777777" w:rsidTr="00C57736">
        <w:trPr>
          <w:trHeight w:val="360"/>
          <w:ins w:id="357" w:author="Alhabibi, Haider@Energy [2]" w:date="2022-02-02T13:54:00Z"/>
        </w:trPr>
        <w:tc>
          <w:tcPr>
            <w:tcW w:w="5152" w:type="dxa"/>
          </w:tcPr>
          <w:p w14:paraId="1604B0F6" w14:textId="77777777" w:rsidR="004345A4" w:rsidRDefault="004345A4" w:rsidP="00C57736">
            <w:pPr>
              <w:keepNext/>
              <w:spacing w:after="0" w:line="240" w:lineRule="auto"/>
              <w:rPr>
                <w:ins w:id="358" w:author="Alhabibi, Haider@Energy [2]" w:date="2022-02-02T13:54:00Z"/>
                <w:rFonts w:asciiTheme="minorHAnsi" w:eastAsia="Times New Roman" w:hAnsiTheme="minorHAnsi"/>
                <w:sz w:val="14"/>
                <w:szCs w:val="14"/>
              </w:rPr>
            </w:pPr>
            <w:ins w:id="359" w:author="Alhabibi, Haider@Energy [2]" w:date="2022-02-02T13:54:00Z">
              <w:r w:rsidRPr="00324A7E">
                <w:rPr>
                  <w:rFonts w:asciiTheme="minorHAnsi" w:eastAsia="Times New Roman" w:hAnsiTheme="minorHAnsi"/>
                  <w:sz w:val="14"/>
                  <w:szCs w:val="14"/>
                </w:rPr>
                <w:t>Address:</w:t>
              </w:r>
            </w:ins>
          </w:p>
        </w:tc>
        <w:tc>
          <w:tcPr>
            <w:tcW w:w="5223" w:type="dxa"/>
            <w:gridSpan w:val="2"/>
          </w:tcPr>
          <w:p w14:paraId="4D058544" w14:textId="77777777" w:rsidR="004345A4" w:rsidRDefault="004345A4" w:rsidP="00C57736">
            <w:pPr>
              <w:keepNext/>
              <w:spacing w:after="0" w:line="240" w:lineRule="auto"/>
              <w:rPr>
                <w:ins w:id="360" w:author="Alhabibi, Haider@Energy [2]" w:date="2022-02-02T13:54:00Z"/>
                <w:rFonts w:asciiTheme="minorHAnsi" w:eastAsia="Times New Roman" w:hAnsiTheme="minorHAnsi"/>
                <w:sz w:val="14"/>
                <w:szCs w:val="14"/>
              </w:rPr>
            </w:pPr>
            <w:ins w:id="361" w:author="Alhabibi, Haider@Energy [2]" w:date="2022-02-02T13:54:00Z">
              <w:r w:rsidRPr="00324A7E">
                <w:rPr>
                  <w:rFonts w:asciiTheme="minorHAnsi" w:eastAsia="Times New Roman" w:hAnsiTheme="minorHAnsi"/>
                  <w:sz w:val="14"/>
                  <w:szCs w:val="14"/>
                </w:rPr>
                <w:t>CEA / HERS Certification Identification (If applicable):</w:t>
              </w:r>
            </w:ins>
          </w:p>
        </w:tc>
      </w:tr>
      <w:tr w:rsidR="004345A4" w:rsidRPr="00324A7E" w14:paraId="7B3F380F" w14:textId="77777777" w:rsidTr="00C57736">
        <w:trPr>
          <w:trHeight w:val="360"/>
          <w:ins w:id="362" w:author="Alhabibi, Haider@Energy [2]" w:date="2022-02-02T13:54:00Z"/>
        </w:trPr>
        <w:tc>
          <w:tcPr>
            <w:tcW w:w="5152" w:type="dxa"/>
          </w:tcPr>
          <w:p w14:paraId="261B0E51" w14:textId="77777777" w:rsidR="004345A4" w:rsidRDefault="004345A4" w:rsidP="00C57736">
            <w:pPr>
              <w:keepNext/>
              <w:spacing w:after="0" w:line="240" w:lineRule="auto"/>
              <w:rPr>
                <w:ins w:id="363" w:author="Alhabibi, Haider@Energy [2]" w:date="2022-02-02T13:54:00Z"/>
                <w:rFonts w:asciiTheme="minorHAnsi" w:eastAsia="Times New Roman" w:hAnsiTheme="minorHAnsi"/>
                <w:sz w:val="14"/>
                <w:szCs w:val="14"/>
              </w:rPr>
            </w:pPr>
            <w:ins w:id="364" w:author="Alhabibi, Haider@Energy [2]" w:date="2022-02-02T13:54:00Z">
              <w:r w:rsidRPr="00324A7E">
                <w:rPr>
                  <w:rFonts w:asciiTheme="minorHAnsi" w:eastAsia="Times New Roman" w:hAnsiTheme="minorHAnsi"/>
                  <w:sz w:val="14"/>
                  <w:szCs w:val="14"/>
                </w:rPr>
                <w:t>City/State/Zip:</w:t>
              </w:r>
            </w:ins>
          </w:p>
        </w:tc>
        <w:tc>
          <w:tcPr>
            <w:tcW w:w="5223" w:type="dxa"/>
            <w:gridSpan w:val="2"/>
          </w:tcPr>
          <w:p w14:paraId="7700F836" w14:textId="77777777" w:rsidR="004345A4" w:rsidRDefault="004345A4" w:rsidP="00C57736">
            <w:pPr>
              <w:keepNext/>
              <w:spacing w:after="0" w:line="240" w:lineRule="auto"/>
              <w:rPr>
                <w:ins w:id="365" w:author="Alhabibi, Haider@Energy [2]" w:date="2022-02-02T13:54:00Z"/>
                <w:rFonts w:asciiTheme="minorHAnsi" w:eastAsia="Times New Roman" w:hAnsiTheme="minorHAnsi"/>
                <w:sz w:val="14"/>
                <w:szCs w:val="14"/>
              </w:rPr>
            </w:pPr>
            <w:ins w:id="366" w:author="Alhabibi, Haider@Energy [2]" w:date="2022-02-02T13:54:00Z">
              <w:r w:rsidRPr="00324A7E">
                <w:rPr>
                  <w:rFonts w:asciiTheme="minorHAnsi" w:eastAsia="Times New Roman" w:hAnsiTheme="minorHAnsi"/>
                  <w:sz w:val="14"/>
                  <w:szCs w:val="14"/>
                </w:rPr>
                <w:t>Phone:</w:t>
              </w:r>
            </w:ins>
          </w:p>
        </w:tc>
      </w:tr>
      <w:tr w:rsidR="004345A4" w:rsidRPr="00324A7E" w14:paraId="6AB182AC" w14:textId="77777777" w:rsidTr="00C57736">
        <w:tblPrEx>
          <w:tblCellMar>
            <w:left w:w="115" w:type="dxa"/>
            <w:right w:w="115" w:type="dxa"/>
          </w:tblCellMar>
        </w:tblPrEx>
        <w:trPr>
          <w:trHeight w:val="296"/>
          <w:ins w:id="367" w:author="Alhabibi, Haider@Energy [2]" w:date="2022-02-02T13:54:00Z"/>
        </w:trPr>
        <w:tc>
          <w:tcPr>
            <w:tcW w:w="10375" w:type="dxa"/>
            <w:gridSpan w:val="3"/>
            <w:vAlign w:val="center"/>
          </w:tcPr>
          <w:p w14:paraId="43568ECF" w14:textId="77777777" w:rsidR="004345A4" w:rsidRDefault="004345A4" w:rsidP="00C5773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368" w:author="Alhabibi, Haider@Energy [2]" w:date="2022-02-02T13:54:00Z"/>
                <w:rFonts w:asciiTheme="minorHAnsi" w:eastAsia="Times New Roman" w:hAnsiTheme="minorHAnsi"/>
                <w:sz w:val="18"/>
                <w:szCs w:val="18"/>
              </w:rPr>
            </w:pPr>
            <w:ins w:id="369" w:author="Alhabibi, Haider@Energy [2]" w:date="2022-02-02T13:54:00Z">
              <w:r w:rsidRPr="00324A7E">
                <w:rPr>
                  <w:rFonts w:asciiTheme="minorHAnsi" w:eastAsia="Times New Roman" w:hAnsiTheme="minorHAnsi" w:cs="Arial"/>
                  <w:b/>
                  <w:caps/>
                  <w:sz w:val="18"/>
                  <w:szCs w:val="18"/>
                </w:rPr>
                <w:t xml:space="preserve">Responsible Person's Declaration statement </w:t>
              </w:r>
            </w:ins>
          </w:p>
        </w:tc>
      </w:tr>
      <w:tr w:rsidR="004345A4" w:rsidRPr="00324A7E" w14:paraId="59C1CD3B" w14:textId="77777777" w:rsidTr="00C57736">
        <w:tblPrEx>
          <w:tblCellMar>
            <w:left w:w="115" w:type="dxa"/>
            <w:right w:w="115" w:type="dxa"/>
          </w:tblCellMar>
        </w:tblPrEx>
        <w:trPr>
          <w:trHeight w:val="504"/>
          <w:ins w:id="370" w:author="Alhabibi, Haider@Energy [2]" w:date="2022-02-02T13:54:00Z"/>
        </w:trPr>
        <w:tc>
          <w:tcPr>
            <w:tcW w:w="10375" w:type="dxa"/>
            <w:gridSpan w:val="3"/>
          </w:tcPr>
          <w:p w14:paraId="36EEFAC5" w14:textId="77777777" w:rsidR="004345A4" w:rsidRDefault="004345A4" w:rsidP="00C57736">
            <w:pPr>
              <w:keepNext/>
              <w:tabs>
                <w:tab w:val="left" w:pos="-2600"/>
              </w:tabs>
              <w:spacing w:after="60" w:line="240" w:lineRule="auto"/>
              <w:ind w:right="90"/>
              <w:outlineLvl w:val="2"/>
              <w:rPr>
                <w:ins w:id="371" w:author="Alhabibi, Haider@Energy [2]" w:date="2022-02-02T13:54:00Z"/>
                <w:rFonts w:asciiTheme="minorHAnsi" w:eastAsia="Times New Roman" w:hAnsiTheme="minorHAnsi"/>
                <w:bCs/>
                <w:caps/>
                <w:sz w:val="18"/>
                <w:szCs w:val="18"/>
              </w:rPr>
            </w:pPr>
            <w:ins w:id="372" w:author="Alhabibi, Haider@Energy [2]" w:date="2022-02-02T13:54:00Z">
              <w:r w:rsidRPr="00324A7E">
                <w:rPr>
                  <w:rFonts w:asciiTheme="minorHAnsi" w:eastAsia="Times New Roman" w:hAnsiTheme="minorHAnsi"/>
                  <w:bCs/>
                  <w:sz w:val="18"/>
                  <w:szCs w:val="18"/>
                </w:rPr>
                <w:t>I certify the following under penalty of perjury, under the laws of the State of California:</w:t>
              </w:r>
            </w:ins>
          </w:p>
          <w:p w14:paraId="09171BD4" w14:textId="77777777" w:rsidR="004345A4" w:rsidRDefault="004345A4" w:rsidP="00C57736">
            <w:pPr>
              <w:keepNext/>
              <w:numPr>
                <w:ilvl w:val="0"/>
                <w:numId w:val="8"/>
              </w:numPr>
              <w:tabs>
                <w:tab w:val="left" w:pos="-2600"/>
              </w:tabs>
              <w:spacing w:after="60" w:line="240" w:lineRule="auto"/>
              <w:ind w:right="90"/>
              <w:outlineLvl w:val="2"/>
              <w:rPr>
                <w:ins w:id="373" w:author="Alhabibi, Haider@Energy [2]" w:date="2022-02-02T13:54:00Z"/>
                <w:rFonts w:asciiTheme="minorHAnsi" w:eastAsia="Times New Roman" w:hAnsiTheme="minorHAnsi"/>
                <w:bCs/>
                <w:caps/>
                <w:sz w:val="18"/>
                <w:szCs w:val="18"/>
              </w:rPr>
            </w:pPr>
            <w:ins w:id="374" w:author="Alhabibi, Haider@Energy [2]" w:date="2022-02-02T13:54:00Z">
              <w:r w:rsidRPr="00324A7E">
                <w:rPr>
                  <w:rFonts w:asciiTheme="minorHAnsi" w:eastAsia="Times New Roman" w:hAnsiTheme="minorHAnsi"/>
                  <w:bCs/>
                  <w:sz w:val="18"/>
                  <w:szCs w:val="18"/>
                </w:rPr>
                <w:t xml:space="preserve">The information provided on this Certificate of Verification is true and correct. </w:t>
              </w:r>
            </w:ins>
          </w:p>
          <w:p w14:paraId="569359B3" w14:textId="77777777" w:rsidR="004345A4" w:rsidRDefault="004345A4" w:rsidP="00C57736">
            <w:pPr>
              <w:keepNext/>
              <w:numPr>
                <w:ilvl w:val="0"/>
                <w:numId w:val="8"/>
              </w:numPr>
              <w:tabs>
                <w:tab w:val="left" w:pos="-2600"/>
              </w:tabs>
              <w:spacing w:after="60" w:line="240" w:lineRule="auto"/>
              <w:outlineLvl w:val="2"/>
              <w:rPr>
                <w:ins w:id="375" w:author="Alhabibi, Haider@Energy [2]" w:date="2022-02-02T13:54:00Z"/>
                <w:rFonts w:asciiTheme="minorHAnsi" w:eastAsia="Times New Roman" w:hAnsiTheme="minorHAnsi"/>
                <w:sz w:val="18"/>
                <w:szCs w:val="18"/>
              </w:rPr>
            </w:pPr>
            <w:ins w:id="376" w:author="Alhabibi, Haider@Energy [2]" w:date="2022-02-02T13:54:00Z">
              <w:r w:rsidRPr="00324A7E">
                <w:rPr>
                  <w:rFonts w:asciiTheme="minorHAnsi" w:eastAsia="Times New Roman" w:hAnsiTheme="minorHAnsi"/>
                  <w:sz w:val="18"/>
                  <w:szCs w:val="18"/>
                </w:rPr>
                <w:t>I am the certified HERS Rater who performed the verification identified and reported on this Certificate of Verification (responsible rater).</w:t>
              </w:r>
            </w:ins>
          </w:p>
          <w:p w14:paraId="6DE4FF04" w14:textId="77777777" w:rsidR="004345A4" w:rsidRDefault="004345A4" w:rsidP="00C57736">
            <w:pPr>
              <w:keepNext/>
              <w:numPr>
                <w:ilvl w:val="0"/>
                <w:numId w:val="8"/>
              </w:numPr>
              <w:tabs>
                <w:tab w:val="left" w:pos="-2600"/>
              </w:tabs>
              <w:spacing w:after="60" w:line="240" w:lineRule="auto"/>
              <w:outlineLvl w:val="2"/>
              <w:rPr>
                <w:ins w:id="377" w:author="Alhabibi, Haider@Energy [2]" w:date="2022-02-02T13:54:00Z"/>
                <w:rFonts w:asciiTheme="minorHAnsi" w:eastAsia="Times New Roman" w:hAnsiTheme="minorHAnsi"/>
                <w:sz w:val="18"/>
                <w:szCs w:val="18"/>
              </w:rPr>
            </w:pPr>
            <w:ins w:id="378" w:author="Alhabibi, Haider@Energy [2]" w:date="2022-02-02T13:54:00Z">
              <w:r w:rsidRPr="00324A7E">
                <w:rPr>
                  <w:rFonts w:asciiTheme="minorHAnsi" w:eastAsia="Times New Roman"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ins>
          </w:p>
          <w:p w14:paraId="0518383D" w14:textId="77777777" w:rsidR="004345A4" w:rsidRDefault="004345A4" w:rsidP="00C57736">
            <w:pPr>
              <w:keepNext/>
              <w:numPr>
                <w:ilvl w:val="0"/>
                <w:numId w:val="8"/>
              </w:numPr>
              <w:tabs>
                <w:tab w:val="left" w:pos="-2600"/>
              </w:tabs>
              <w:spacing w:after="60" w:line="240" w:lineRule="auto"/>
              <w:outlineLvl w:val="2"/>
              <w:rPr>
                <w:ins w:id="379" w:author="Alhabibi, Haider@Energy [2]" w:date="2022-02-02T13:54:00Z"/>
                <w:rFonts w:asciiTheme="minorHAnsi" w:eastAsia="Times New Roman" w:hAnsiTheme="minorHAnsi"/>
                <w:sz w:val="18"/>
                <w:szCs w:val="18"/>
              </w:rPr>
            </w:pPr>
            <w:ins w:id="380" w:author="Alhabibi, Haider@Energy [2]" w:date="2022-02-02T13:54:00Z">
              <w:r w:rsidRPr="00324A7E">
                <w:rPr>
                  <w:rFonts w:asciiTheme="minorHAnsi" w:eastAsia="Times New Roman" w:hAnsiTheme="minorHAnsi"/>
                  <w:sz w:val="18"/>
                  <w:szCs w:val="18"/>
                </w:rPr>
                <w:t xml:space="preserve">The information reported on applicable sections of the Certificate(s) of Installation (NRCI), </w:t>
              </w:r>
              <w:proofErr w:type="gramStart"/>
              <w:r w:rsidRPr="00324A7E">
                <w:rPr>
                  <w:rFonts w:asciiTheme="minorHAnsi" w:eastAsia="Times New Roman" w:hAnsiTheme="minorHAnsi"/>
                  <w:sz w:val="18"/>
                  <w:szCs w:val="18"/>
                </w:rPr>
                <w:t>signed</w:t>
              </w:r>
              <w:proofErr w:type="gramEnd"/>
              <w:r w:rsidRPr="00324A7E">
                <w:rPr>
                  <w:rFonts w:asciiTheme="minorHAnsi" w:eastAsia="Times New Roman" w:hAnsiTheme="minorHAnsi"/>
                  <w:sz w:val="18"/>
                  <w:szCs w:val="18"/>
                </w:rPr>
                <w:t xml:space="preserve"> and submitted by the person(s) responsible for the construction or installation conforms to the requirements specified on the Certificate(s) of Compliance (NRCC) approved by the enforcement agency. </w:t>
              </w:r>
            </w:ins>
          </w:p>
          <w:p w14:paraId="0D323256" w14:textId="77777777" w:rsidR="004345A4" w:rsidRDefault="004345A4" w:rsidP="00C57736">
            <w:pPr>
              <w:keepNext/>
              <w:numPr>
                <w:ilvl w:val="0"/>
                <w:numId w:val="8"/>
              </w:numPr>
              <w:tabs>
                <w:tab w:val="left" w:pos="-2600"/>
              </w:tabs>
              <w:spacing w:after="60" w:line="240" w:lineRule="auto"/>
              <w:outlineLvl w:val="2"/>
              <w:rPr>
                <w:ins w:id="381" w:author="Alhabibi, Haider@Energy [2]" w:date="2022-02-02T13:54:00Z"/>
                <w:rFonts w:asciiTheme="minorHAnsi" w:eastAsia="Times New Roman" w:hAnsiTheme="minorHAnsi"/>
                <w:sz w:val="18"/>
                <w:szCs w:val="18"/>
              </w:rPr>
            </w:pPr>
            <w:ins w:id="382" w:author="Alhabibi, Haider@Energy [2]" w:date="2022-02-02T13:54:00Z">
              <w:r w:rsidRPr="00324A7E">
                <w:rPr>
                  <w:rFonts w:asciiTheme="minorHAnsi" w:eastAsia="Times New Roman" w:hAnsiTheme="minorHAnsi"/>
                  <w:sz w:val="18"/>
                  <w:szCs w:val="18"/>
                </w:rPr>
                <w:t xml:space="preserve">I will ensure that a registered copy of this Certificate of Verification shall be </w:t>
              </w:r>
              <w:proofErr w:type="gramStart"/>
              <w:r w:rsidRPr="00324A7E">
                <w:rPr>
                  <w:rFonts w:asciiTheme="minorHAnsi" w:eastAsia="Times New Roman" w:hAnsiTheme="minorHAnsi"/>
                  <w:sz w:val="18"/>
                  <w:szCs w:val="18"/>
                </w:rPr>
                <w:t>posted, or</w:t>
              </w:r>
              <w:proofErr w:type="gramEnd"/>
              <w:r w:rsidRPr="00324A7E">
                <w:rPr>
                  <w:rFonts w:asciiTheme="minorHAnsi" w:eastAsia="Times New Roman"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ins>
          </w:p>
        </w:tc>
      </w:tr>
      <w:tr w:rsidR="004345A4" w:rsidRPr="00324A7E" w14:paraId="2B73C916" w14:textId="77777777" w:rsidTr="00C57736">
        <w:tblPrEx>
          <w:tblCellMar>
            <w:left w:w="115" w:type="dxa"/>
            <w:right w:w="115" w:type="dxa"/>
          </w:tblCellMar>
        </w:tblPrEx>
        <w:trPr>
          <w:trHeight w:hRule="exact" w:val="288"/>
          <w:ins w:id="383" w:author="Alhabibi, Haider@Energy [2]" w:date="2022-02-02T13:54:00Z"/>
        </w:trPr>
        <w:tc>
          <w:tcPr>
            <w:tcW w:w="10375" w:type="dxa"/>
            <w:gridSpan w:val="3"/>
            <w:vAlign w:val="center"/>
          </w:tcPr>
          <w:p w14:paraId="7AEB2EEA" w14:textId="77777777" w:rsidR="004345A4" w:rsidRDefault="004345A4" w:rsidP="00C5773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384" w:author="Alhabibi, Haider@Energy [2]" w:date="2022-02-02T13:54:00Z"/>
                <w:rFonts w:asciiTheme="minorHAnsi" w:eastAsia="Times New Roman" w:hAnsiTheme="minorHAnsi" w:cs="Arial"/>
                <w:b/>
                <w:caps/>
                <w:sz w:val="18"/>
                <w:szCs w:val="18"/>
              </w:rPr>
            </w:pPr>
            <w:ins w:id="385" w:author="Alhabibi, Haider@Energy [2]" w:date="2022-02-02T13:54:00Z">
              <w:r w:rsidRPr="00324A7E">
                <w:rPr>
                  <w:rFonts w:asciiTheme="minorHAnsi" w:eastAsia="Times New Roman" w:hAnsiTheme="minorHAnsi" w:cs="Arial"/>
                  <w:b/>
                  <w:caps/>
                  <w:sz w:val="18"/>
                  <w:szCs w:val="18"/>
                </w:rPr>
                <w:t>BUILDER OR INSTALLER INFORMATION AS SHOWN ON THE CERTIFICATE of Installation</w:t>
              </w:r>
            </w:ins>
          </w:p>
        </w:tc>
      </w:tr>
      <w:tr w:rsidR="004345A4" w:rsidRPr="00324A7E" w14:paraId="61F92B89" w14:textId="77777777" w:rsidTr="00C57736">
        <w:tblPrEx>
          <w:tblCellMar>
            <w:left w:w="115" w:type="dxa"/>
            <w:right w:w="115" w:type="dxa"/>
          </w:tblCellMar>
        </w:tblPrEx>
        <w:trPr>
          <w:trHeight w:hRule="exact" w:val="360"/>
          <w:ins w:id="386" w:author="Alhabibi, Haider@Energy [2]" w:date="2022-02-02T13:54:00Z"/>
        </w:trPr>
        <w:tc>
          <w:tcPr>
            <w:tcW w:w="10375" w:type="dxa"/>
            <w:gridSpan w:val="3"/>
            <w:vAlign w:val="center"/>
          </w:tcPr>
          <w:p w14:paraId="13F6110F" w14:textId="77777777" w:rsidR="004345A4" w:rsidRDefault="004345A4" w:rsidP="00C5773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ins w:id="387" w:author="Alhabibi, Haider@Energy [2]" w:date="2022-02-02T13:54:00Z"/>
                <w:rFonts w:asciiTheme="minorHAnsi" w:eastAsia="Times New Roman" w:hAnsiTheme="minorHAnsi"/>
                <w:sz w:val="14"/>
                <w:szCs w:val="14"/>
              </w:rPr>
            </w:pPr>
            <w:ins w:id="388" w:author="Alhabibi, Haider@Energy [2]" w:date="2022-02-02T13:54:00Z">
              <w:r w:rsidRPr="00324A7E">
                <w:rPr>
                  <w:rFonts w:asciiTheme="minorHAnsi" w:eastAsia="Times New Roman" w:hAnsiTheme="minorHAnsi"/>
                  <w:sz w:val="14"/>
                  <w:szCs w:val="14"/>
                </w:rPr>
                <w:t>Company Name (Installing Subcontractor or General Contractor or Builder/Owner):</w:t>
              </w:r>
            </w:ins>
          </w:p>
        </w:tc>
      </w:tr>
      <w:tr w:rsidR="004345A4" w:rsidRPr="00324A7E" w14:paraId="4C8792A8" w14:textId="77777777" w:rsidTr="00C57736">
        <w:tblPrEx>
          <w:tblCellMar>
            <w:left w:w="115" w:type="dxa"/>
            <w:right w:w="115" w:type="dxa"/>
          </w:tblCellMar>
        </w:tblPrEx>
        <w:trPr>
          <w:trHeight w:hRule="exact" w:val="360"/>
          <w:ins w:id="389" w:author="Alhabibi, Haider@Energy [2]" w:date="2022-02-02T13:54:00Z"/>
        </w:trPr>
        <w:tc>
          <w:tcPr>
            <w:tcW w:w="5152" w:type="dxa"/>
          </w:tcPr>
          <w:p w14:paraId="2F0824BA" w14:textId="77777777" w:rsidR="004345A4" w:rsidRDefault="004345A4" w:rsidP="00C57736">
            <w:pPr>
              <w:keepNext/>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ins w:id="390" w:author="Alhabibi, Haider@Energy [2]" w:date="2022-02-02T13:54:00Z"/>
                <w:rFonts w:asciiTheme="minorHAnsi" w:eastAsia="Times New Roman" w:hAnsiTheme="minorHAnsi"/>
                <w:sz w:val="14"/>
                <w:szCs w:val="14"/>
              </w:rPr>
            </w:pPr>
            <w:ins w:id="391" w:author="Alhabibi, Haider@Energy [2]" w:date="2022-02-02T13:54:00Z">
              <w:r w:rsidRPr="00324A7E">
                <w:rPr>
                  <w:rFonts w:asciiTheme="minorHAnsi" w:eastAsia="Times New Roman" w:hAnsiTheme="minorHAnsi"/>
                  <w:sz w:val="14"/>
                  <w:szCs w:val="14"/>
                </w:rPr>
                <w:t>Responsible Builder/Installer Name:</w:t>
              </w:r>
            </w:ins>
          </w:p>
        </w:tc>
        <w:tc>
          <w:tcPr>
            <w:tcW w:w="5223" w:type="dxa"/>
            <w:gridSpan w:val="2"/>
          </w:tcPr>
          <w:p w14:paraId="6675B402" w14:textId="77777777" w:rsidR="004345A4" w:rsidRDefault="004345A4" w:rsidP="00C57736">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392" w:author="Alhabibi, Haider@Energy [2]" w:date="2022-02-02T13:54:00Z"/>
                <w:rFonts w:asciiTheme="minorHAnsi" w:eastAsia="Times New Roman" w:hAnsiTheme="minorHAnsi"/>
                <w:sz w:val="14"/>
                <w:szCs w:val="14"/>
              </w:rPr>
            </w:pPr>
            <w:ins w:id="393" w:author="Alhabibi, Haider@Energy [2]" w:date="2022-02-02T13:54:00Z">
              <w:r w:rsidRPr="00324A7E">
                <w:rPr>
                  <w:rFonts w:asciiTheme="minorHAnsi" w:eastAsia="Times New Roman" w:hAnsiTheme="minorHAnsi"/>
                  <w:sz w:val="14"/>
                  <w:szCs w:val="14"/>
                </w:rPr>
                <w:t>CSLB License:</w:t>
              </w:r>
            </w:ins>
          </w:p>
        </w:tc>
      </w:tr>
      <w:tr w:rsidR="004345A4" w:rsidRPr="00324A7E" w14:paraId="3A7111EA" w14:textId="77777777" w:rsidTr="00C57736">
        <w:tblPrEx>
          <w:tblCellMar>
            <w:left w:w="108" w:type="dxa"/>
            <w:right w:w="108" w:type="dxa"/>
          </w:tblCellMar>
        </w:tblPrEx>
        <w:trPr>
          <w:trHeight w:hRule="exact" w:val="288"/>
          <w:ins w:id="394" w:author="Alhabibi, Haider@Energy [2]" w:date="2022-02-02T13:54:00Z"/>
        </w:trPr>
        <w:tc>
          <w:tcPr>
            <w:tcW w:w="10375" w:type="dxa"/>
            <w:gridSpan w:val="3"/>
            <w:vAlign w:val="center"/>
          </w:tcPr>
          <w:p w14:paraId="08122062" w14:textId="77777777" w:rsidR="004345A4" w:rsidRDefault="004345A4" w:rsidP="00C5773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ins w:id="395" w:author="Alhabibi, Haider@Energy [2]" w:date="2022-02-02T13:54:00Z"/>
                <w:rFonts w:asciiTheme="minorHAnsi" w:eastAsia="Times New Roman" w:hAnsiTheme="minorHAnsi"/>
                <w:sz w:val="14"/>
                <w:szCs w:val="14"/>
              </w:rPr>
            </w:pPr>
            <w:ins w:id="396" w:author="Alhabibi, Haider@Energy [2]" w:date="2022-02-02T13:54:00Z">
              <w:r w:rsidRPr="00324A7E">
                <w:rPr>
                  <w:rFonts w:asciiTheme="minorHAnsi" w:eastAsia="Times New Roman" w:hAnsiTheme="minorHAnsi" w:cs="Arial"/>
                  <w:b/>
                  <w:caps/>
                  <w:sz w:val="18"/>
                  <w:szCs w:val="18"/>
                </w:rPr>
                <w:t>HERS PROVIDER DATA REGISTRY INFORMATION</w:t>
              </w:r>
            </w:ins>
          </w:p>
        </w:tc>
      </w:tr>
      <w:tr w:rsidR="004345A4" w:rsidRPr="00324A7E" w14:paraId="4B4BF323" w14:textId="77777777" w:rsidTr="00C57736">
        <w:tblPrEx>
          <w:tblCellMar>
            <w:left w:w="108" w:type="dxa"/>
            <w:right w:w="108" w:type="dxa"/>
          </w:tblCellMar>
        </w:tblPrEx>
        <w:trPr>
          <w:trHeight w:hRule="exact" w:val="360"/>
          <w:ins w:id="397" w:author="Alhabibi, Haider@Energy [2]" w:date="2022-02-02T13:54:00Z"/>
        </w:trPr>
        <w:tc>
          <w:tcPr>
            <w:tcW w:w="5152" w:type="dxa"/>
          </w:tcPr>
          <w:p w14:paraId="1EC90E55" w14:textId="77777777" w:rsidR="004345A4" w:rsidRDefault="004345A4" w:rsidP="00C5773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398" w:author="Alhabibi, Haider@Energy [2]" w:date="2022-02-02T13:54:00Z"/>
                <w:rFonts w:asciiTheme="minorHAnsi" w:eastAsia="Times New Roman" w:hAnsiTheme="minorHAnsi"/>
                <w:sz w:val="14"/>
                <w:szCs w:val="14"/>
              </w:rPr>
            </w:pPr>
            <w:ins w:id="399" w:author="Alhabibi, Haider@Energy [2]" w:date="2022-02-02T13:54:00Z">
              <w:r w:rsidRPr="00324A7E">
                <w:rPr>
                  <w:rFonts w:asciiTheme="minorHAnsi" w:eastAsia="Times New Roman" w:hAnsiTheme="minorHAnsi"/>
                  <w:sz w:val="14"/>
                  <w:szCs w:val="14"/>
                </w:rPr>
                <w:t>Sample Group Number (if applicable):</w:t>
              </w:r>
            </w:ins>
          </w:p>
        </w:tc>
        <w:tc>
          <w:tcPr>
            <w:tcW w:w="5223" w:type="dxa"/>
            <w:gridSpan w:val="2"/>
          </w:tcPr>
          <w:p w14:paraId="2237A1EE" w14:textId="77777777" w:rsidR="004345A4" w:rsidRDefault="004345A4" w:rsidP="00C5773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ins w:id="400" w:author="Alhabibi, Haider@Energy [2]" w:date="2022-02-02T13:54:00Z"/>
                <w:rFonts w:asciiTheme="minorHAnsi" w:eastAsia="Times New Roman" w:hAnsiTheme="minorHAnsi"/>
                <w:sz w:val="14"/>
                <w:szCs w:val="14"/>
              </w:rPr>
            </w:pPr>
            <w:ins w:id="401" w:author="Alhabibi, Haider@Energy [2]" w:date="2022-02-02T13:54:00Z">
              <w:r w:rsidRPr="00324A7E">
                <w:rPr>
                  <w:rFonts w:asciiTheme="minorHAnsi" w:eastAsia="Times New Roman" w:hAnsiTheme="minorHAnsi"/>
                  <w:sz w:val="14"/>
                  <w:szCs w:val="14"/>
                </w:rPr>
                <w:t>Dwelling Test Status in Sample Group (if applicable)</w:t>
              </w:r>
              <w:r>
                <w:rPr>
                  <w:rFonts w:asciiTheme="minorHAnsi" w:eastAsia="Times New Roman" w:hAnsiTheme="minorHAnsi"/>
                  <w:sz w:val="14"/>
                  <w:szCs w:val="14"/>
                </w:rPr>
                <w:t>:</w:t>
              </w:r>
            </w:ins>
          </w:p>
        </w:tc>
      </w:tr>
      <w:tr w:rsidR="004345A4" w:rsidRPr="00324A7E" w14:paraId="20EE3DFF" w14:textId="77777777" w:rsidTr="00C57736">
        <w:tblPrEx>
          <w:tblCellMar>
            <w:left w:w="108" w:type="dxa"/>
            <w:right w:w="108" w:type="dxa"/>
          </w:tblCellMar>
        </w:tblPrEx>
        <w:trPr>
          <w:trHeight w:hRule="exact" w:val="288"/>
          <w:ins w:id="402" w:author="Alhabibi, Haider@Energy [2]" w:date="2022-02-02T13:54:00Z"/>
        </w:trPr>
        <w:tc>
          <w:tcPr>
            <w:tcW w:w="10375" w:type="dxa"/>
            <w:gridSpan w:val="3"/>
            <w:vAlign w:val="center"/>
          </w:tcPr>
          <w:p w14:paraId="3BBB7116" w14:textId="77777777" w:rsidR="004345A4" w:rsidRDefault="004345A4" w:rsidP="00C5773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ins w:id="403" w:author="Alhabibi, Haider@Energy [2]" w:date="2022-02-02T13:54:00Z"/>
                <w:rFonts w:asciiTheme="minorHAnsi" w:eastAsia="Times New Roman" w:hAnsiTheme="minorHAnsi"/>
                <w:sz w:val="14"/>
                <w:szCs w:val="14"/>
              </w:rPr>
            </w:pPr>
            <w:ins w:id="404" w:author="Alhabibi, Haider@Energy [2]" w:date="2022-02-02T13:54:00Z">
              <w:r w:rsidRPr="00324A7E">
                <w:rPr>
                  <w:rFonts w:asciiTheme="minorHAnsi" w:eastAsia="Times New Roman" w:hAnsiTheme="minorHAnsi" w:cs="Arial"/>
                  <w:b/>
                  <w:caps/>
                  <w:sz w:val="18"/>
                  <w:szCs w:val="18"/>
                </w:rPr>
                <w:t>HERS RATER INFORMATION</w:t>
              </w:r>
            </w:ins>
          </w:p>
        </w:tc>
      </w:tr>
      <w:tr w:rsidR="004345A4" w:rsidRPr="00324A7E" w14:paraId="514858D2" w14:textId="77777777" w:rsidTr="00C57736">
        <w:tblPrEx>
          <w:tblCellMar>
            <w:left w:w="108" w:type="dxa"/>
            <w:right w:w="108" w:type="dxa"/>
          </w:tblCellMar>
        </w:tblPrEx>
        <w:trPr>
          <w:trHeight w:hRule="exact" w:val="360"/>
          <w:ins w:id="405" w:author="Alhabibi, Haider@Energy [2]" w:date="2022-02-02T13:54:00Z"/>
        </w:trPr>
        <w:tc>
          <w:tcPr>
            <w:tcW w:w="10375" w:type="dxa"/>
            <w:gridSpan w:val="3"/>
          </w:tcPr>
          <w:p w14:paraId="6ECD33C7" w14:textId="77777777" w:rsidR="004345A4" w:rsidRDefault="004345A4" w:rsidP="00C5773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ins w:id="406" w:author="Alhabibi, Haider@Energy [2]" w:date="2022-02-02T13:54:00Z"/>
                <w:rFonts w:asciiTheme="minorHAnsi" w:eastAsia="Times New Roman" w:hAnsiTheme="minorHAnsi"/>
                <w:sz w:val="14"/>
                <w:szCs w:val="14"/>
              </w:rPr>
            </w:pPr>
            <w:ins w:id="407" w:author="Alhabibi, Haider@Energy [2]" w:date="2022-02-02T13:54:00Z">
              <w:r w:rsidRPr="00324A7E">
                <w:rPr>
                  <w:rFonts w:asciiTheme="minorHAnsi" w:eastAsia="Times New Roman" w:hAnsiTheme="minorHAnsi"/>
                  <w:sz w:val="14"/>
                  <w:szCs w:val="14"/>
                </w:rPr>
                <w:t>HERS Rater Company Name:</w:t>
              </w:r>
            </w:ins>
          </w:p>
        </w:tc>
      </w:tr>
      <w:tr w:rsidR="004345A4" w:rsidRPr="00324A7E" w14:paraId="690D3509" w14:textId="77777777" w:rsidTr="00C57736">
        <w:tblPrEx>
          <w:tblCellMar>
            <w:left w:w="108" w:type="dxa"/>
            <w:right w:w="108" w:type="dxa"/>
          </w:tblCellMar>
        </w:tblPrEx>
        <w:trPr>
          <w:trHeight w:hRule="exact" w:val="360"/>
          <w:ins w:id="408" w:author="Alhabibi, Haider@Energy [2]" w:date="2022-02-02T13:54:00Z"/>
        </w:trPr>
        <w:tc>
          <w:tcPr>
            <w:tcW w:w="5200" w:type="dxa"/>
            <w:gridSpan w:val="2"/>
            <w:tcBorders>
              <w:top w:val="single" w:sz="4" w:space="0" w:color="auto"/>
              <w:left w:val="single" w:sz="4" w:space="0" w:color="auto"/>
              <w:bottom w:val="single" w:sz="4" w:space="0" w:color="auto"/>
              <w:right w:val="single" w:sz="4" w:space="0" w:color="auto"/>
            </w:tcBorders>
          </w:tcPr>
          <w:p w14:paraId="5F84501F" w14:textId="77777777" w:rsidR="004345A4" w:rsidRDefault="004345A4" w:rsidP="00C5773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ins w:id="409" w:author="Alhabibi, Haider@Energy [2]" w:date="2022-02-02T13:54:00Z"/>
                <w:rFonts w:asciiTheme="minorHAnsi" w:eastAsia="Times New Roman" w:hAnsiTheme="minorHAnsi"/>
                <w:sz w:val="14"/>
                <w:szCs w:val="14"/>
              </w:rPr>
            </w:pPr>
            <w:ins w:id="410" w:author="Alhabibi, Haider@Energy [2]" w:date="2022-02-02T13:54:00Z">
              <w:r w:rsidRPr="00324A7E">
                <w:rPr>
                  <w:rFonts w:asciiTheme="minorHAnsi" w:eastAsia="Times New Roman" w:hAnsiTheme="minorHAnsi"/>
                  <w:sz w:val="14"/>
                  <w:szCs w:val="14"/>
                </w:rPr>
                <w:t>Responsible Rater's Name:</w:t>
              </w:r>
            </w:ins>
          </w:p>
        </w:tc>
        <w:tc>
          <w:tcPr>
            <w:tcW w:w="5175" w:type="dxa"/>
            <w:tcBorders>
              <w:top w:val="single" w:sz="4" w:space="0" w:color="auto"/>
              <w:left w:val="single" w:sz="4" w:space="0" w:color="auto"/>
              <w:bottom w:val="single" w:sz="4" w:space="0" w:color="auto"/>
              <w:right w:val="single" w:sz="4" w:space="0" w:color="auto"/>
            </w:tcBorders>
          </w:tcPr>
          <w:p w14:paraId="72029B50" w14:textId="77777777" w:rsidR="004345A4" w:rsidRDefault="004345A4" w:rsidP="00C5773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ins w:id="411" w:author="Alhabibi, Haider@Energy [2]" w:date="2022-02-02T13:54:00Z"/>
                <w:rFonts w:asciiTheme="minorHAnsi" w:eastAsia="Times New Roman" w:hAnsiTheme="minorHAnsi"/>
                <w:sz w:val="14"/>
                <w:szCs w:val="14"/>
              </w:rPr>
            </w:pPr>
            <w:ins w:id="412" w:author="Alhabibi, Haider@Energy [2]" w:date="2022-02-02T13:54:00Z">
              <w:r w:rsidRPr="00324A7E">
                <w:rPr>
                  <w:rFonts w:asciiTheme="minorHAnsi" w:eastAsia="Times New Roman" w:hAnsiTheme="minorHAnsi"/>
                  <w:sz w:val="14"/>
                  <w:szCs w:val="14"/>
                </w:rPr>
                <w:t>Responsible Rater's Signature:</w:t>
              </w:r>
            </w:ins>
          </w:p>
        </w:tc>
      </w:tr>
      <w:tr w:rsidR="004345A4" w:rsidRPr="00324A7E" w14:paraId="42EE23F6" w14:textId="77777777" w:rsidTr="00C57736">
        <w:tblPrEx>
          <w:tblCellMar>
            <w:left w:w="108" w:type="dxa"/>
            <w:right w:w="108" w:type="dxa"/>
          </w:tblCellMar>
        </w:tblPrEx>
        <w:trPr>
          <w:trHeight w:hRule="exact" w:val="360"/>
          <w:ins w:id="413" w:author="Alhabibi, Haider@Energy [2]" w:date="2022-02-02T13:54:00Z"/>
        </w:trPr>
        <w:tc>
          <w:tcPr>
            <w:tcW w:w="5200" w:type="dxa"/>
            <w:gridSpan w:val="2"/>
            <w:tcBorders>
              <w:top w:val="single" w:sz="4" w:space="0" w:color="auto"/>
              <w:left w:val="single" w:sz="4" w:space="0" w:color="auto"/>
              <w:bottom w:val="single" w:sz="4" w:space="0" w:color="auto"/>
              <w:right w:val="single" w:sz="4" w:space="0" w:color="auto"/>
            </w:tcBorders>
          </w:tcPr>
          <w:p w14:paraId="3AB8868B" w14:textId="77777777" w:rsidR="004345A4" w:rsidRDefault="004345A4" w:rsidP="00C5773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ins w:id="414" w:author="Alhabibi, Haider@Energy [2]" w:date="2022-02-02T13:54:00Z"/>
                <w:rFonts w:asciiTheme="minorHAnsi" w:eastAsia="Times New Roman" w:hAnsiTheme="minorHAnsi"/>
                <w:sz w:val="14"/>
                <w:szCs w:val="14"/>
              </w:rPr>
            </w:pPr>
            <w:ins w:id="415" w:author="Alhabibi, Haider@Energy [2]" w:date="2022-02-02T13:54:00Z">
              <w:r w:rsidRPr="00324A7E">
                <w:rPr>
                  <w:rFonts w:asciiTheme="minorHAnsi" w:eastAsia="Times New Roman" w:hAnsiTheme="minorHAnsi"/>
                  <w:sz w:val="14"/>
                  <w:szCs w:val="14"/>
                </w:rPr>
                <w:t>Responsible Rater's Certification Number w/ this HERS Provider</w:t>
              </w:r>
              <w:r>
                <w:rPr>
                  <w:rFonts w:asciiTheme="minorHAnsi" w:eastAsia="Times New Roman" w:hAnsiTheme="minorHAnsi"/>
                  <w:sz w:val="14"/>
                  <w:szCs w:val="14"/>
                </w:rPr>
                <w:t>:</w:t>
              </w:r>
            </w:ins>
          </w:p>
        </w:tc>
        <w:tc>
          <w:tcPr>
            <w:tcW w:w="5175" w:type="dxa"/>
            <w:tcBorders>
              <w:top w:val="single" w:sz="4" w:space="0" w:color="auto"/>
              <w:left w:val="single" w:sz="4" w:space="0" w:color="auto"/>
              <w:bottom w:val="single" w:sz="4" w:space="0" w:color="auto"/>
              <w:right w:val="single" w:sz="4" w:space="0" w:color="auto"/>
            </w:tcBorders>
          </w:tcPr>
          <w:p w14:paraId="540E4807" w14:textId="77777777" w:rsidR="004345A4" w:rsidRDefault="004345A4" w:rsidP="00C5773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ins w:id="416" w:author="Alhabibi, Haider@Energy [2]" w:date="2022-02-02T13:54:00Z"/>
                <w:rFonts w:asciiTheme="minorHAnsi" w:eastAsia="Times New Roman" w:hAnsiTheme="minorHAnsi"/>
                <w:sz w:val="14"/>
                <w:szCs w:val="14"/>
              </w:rPr>
            </w:pPr>
            <w:ins w:id="417" w:author="Alhabibi, Haider@Energy [2]" w:date="2022-02-02T13:54:00Z">
              <w:r w:rsidRPr="00324A7E">
                <w:rPr>
                  <w:rFonts w:asciiTheme="minorHAnsi" w:eastAsia="Times New Roman" w:hAnsiTheme="minorHAnsi"/>
                  <w:sz w:val="14"/>
                  <w:szCs w:val="14"/>
                </w:rPr>
                <w:t>Date Signed:</w:t>
              </w:r>
            </w:ins>
          </w:p>
        </w:tc>
      </w:tr>
    </w:tbl>
    <w:p w14:paraId="2B47EDD2" w14:textId="7E9C715B" w:rsidR="00AA415C" w:rsidDel="00F85DD3" w:rsidRDefault="00AA415C">
      <w:pPr>
        <w:rPr>
          <w:del w:id="418" w:author="Alhabibi, Haider@Energy [2]" w:date="2022-02-02T13:55:00Z"/>
          <w:rFonts w:asciiTheme="minorHAnsi" w:hAnsiTheme="minorHAnsi" w:cstheme="minorHAnsi"/>
          <w:sz w:val="20"/>
          <w:szCs w:val="20"/>
        </w:rPr>
      </w:pPr>
    </w:p>
    <w:p w14:paraId="08B78E54" w14:textId="3605A781" w:rsidR="00A84635" w:rsidRDefault="00A84635">
      <w:pPr>
        <w:spacing w:after="0" w:line="240" w:lineRule="auto"/>
        <w:rPr>
          <w:rFonts w:asciiTheme="minorHAnsi" w:hAnsiTheme="minorHAnsi" w:cstheme="minorHAnsi"/>
          <w:sz w:val="20"/>
          <w:szCs w:val="20"/>
        </w:rPr>
      </w:pPr>
      <w:del w:id="419" w:author="Alhabibi, Haider@Energy [2]" w:date="2022-02-02T13:55:00Z">
        <w:r>
          <w:rPr>
            <w:rFonts w:asciiTheme="minorHAnsi" w:hAnsiTheme="minorHAnsi" w:cstheme="minorHAnsi"/>
            <w:sz w:val="20"/>
            <w:szCs w:val="20"/>
          </w:rPr>
          <w:br w:type="page"/>
        </w:r>
      </w:del>
    </w:p>
    <w:tbl>
      <w:tblPr>
        <w:tblW w:w="4993"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193"/>
        <w:gridCol w:w="271"/>
        <w:gridCol w:w="2519"/>
        <w:gridCol w:w="2792"/>
      </w:tblGrid>
      <w:tr w:rsidR="009B7BB1" w:rsidRPr="00F63FB9" w14:paraId="6867B4A7" w14:textId="77777777" w:rsidTr="00A84635">
        <w:trPr>
          <w:trHeight w:val="206"/>
          <w:del w:id="420" w:author="Alhabibi, Haider@Energy [2]" w:date="2022-02-02T13:54:00Z"/>
        </w:trPr>
        <w:tc>
          <w:tcPr>
            <w:tcW w:w="10957" w:type="dxa"/>
            <w:gridSpan w:val="4"/>
            <w:vAlign w:val="center"/>
          </w:tcPr>
          <w:p w14:paraId="6867B4A6" w14:textId="38EE6E2D" w:rsidR="009B7BB1" w:rsidRPr="00547A32" w:rsidRDefault="009B7BB1" w:rsidP="009B7BB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421" w:author="Alhabibi, Haider@Energy [2]" w:date="2022-02-02T13:54:00Z"/>
                <w:rFonts w:asciiTheme="minorHAnsi" w:eastAsia="Times New Roman" w:hAnsiTheme="minorHAnsi" w:cstheme="minorHAnsi"/>
                <w:b/>
                <w:sz w:val="20"/>
                <w:szCs w:val="20"/>
              </w:rPr>
            </w:pPr>
            <w:del w:id="422" w:author="Alhabibi, Haider@Energy [2]" w:date="2022-02-02T13:54:00Z">
              <w:r w:rsidRPr="00547A32">
                <w:rPr>
                  <w:rFonts w:asciiTheme="minorHAnsi" w:eastAsia="Times New Roman" w:hAnsiTheme="minorHAnsi" w:cstheme="minorHAnsi"/>
                  <w:b/>
                  <w:caps/>
                  <w:sz w:val="20"/>
                  <w:szCs w:val="20"/>
                </w:rPr>
                <w:lastRenderedPageBreak/>
                <w:delText>Documentation Author's Declaration Statement</w:delText>
              </w:r>
            </w:del>
          </w:p>
        </w:tc>
      </w:tr>
      <w:tr w:rsidR="009B7BB1" w:rsidRPr="00F63FB9" w14:paraId="6867B4A9" w14:textId="77777777" w:rsidTr="00A84635">
        <w:trPr>
          <w:trHeight w:val="206"/>
          <w:del w:id="423" w:author="Alhabibi, Haider@Energy [2]" w:date="2022-02-02T13:54:00Z"/>
        </w:trPr>
        <w:tc>
          <w:tcPr>
            <w:tcW w:w="10957" w:type="dxa"/>
            <w:gridSpan w:val="4"/>
            <w:vAlign w:val="center"/>
          </w:tcPr>
          <w:p w14:paraId="6867B4A8" w14:textId="596E37FE" w:rsidR="009B7BB1" w:rsidRPr="00547A32" w:rsidRDefault="009B7BB1" w:rsidP="009B7BB1">
            <w:pPr>
              <w:keepNext/>
              <w:numPr>
                <w:ilvl w:val="0"/>
                <w:numId w:val="9"/>
              </w:numPr>
              <w:spacing w:after="0" w:line="240" w:lineRule="auto"/>
              <w:ind w:left="360" w:hanging="270"/>
              <w:rPr>
                <w:del w:id="424" w:author="Alhabibi, Haider@Energy [2]" w:date="2022-02-02T13:54:00Z"/>
                <w:rFonts w:asciiTheme="minorHAnsi" w:eastAsia="Times New Roman" w:hAnsiTheme="minorHAnsi" w:cstheme="minorHAnsi"/>
                <w:sz w:val="20"/>
                <w:szCs w:val="20"/>
              </w:rPr>
            </w:pPr>
            <w:del w:id="425" w:author="Alhabibi, Haider@Energy [2]" w:date="2022-02-02T13:54:00Z">
              <w:r w:rsidRPr="00547A32">
                <w:rPr>
                  <w:rFonts w:asciiTheme="minorHAnsi" w:eastAsia="Times New Roman" w:hAnsiTheme="minorHAnsi" w:cstheme="minorHAnsi"/>
                  <w:sz w:val="20"/>
                  <w:szCs w:val="20"/>
                </w:rPr>
                <w:delText>I certify that this Certificate of Installation documentation is accurate and complete.</w:delText>
              </w:r>
            </w:del>
          </w:p>
        </w:tc>
      </w:tr>
      <w:tr w:rsidR="009B7BB1" w:rsidRPr="00F63FB9" w14:paraId="6867B4AC" w14:textId="77777777" w:rsidTr="00A84635">
        <w:trPr>
          <w:trHeight w:val="360"/>
          <w:del w:id="426" w:author="Alhabibi, Haider@Energy [2]" w:date="2022-02-02T13:54:00Z"/>
        </w:trPr>
        <w:tc>
          <w:tcPr>
            <w:tcW w:w="5558" w:type="dxa"/>
            <w:gridSpan w:val="2"/>
          </w:tcPr>
          <w:p w14:paraId="6867B4AA" w14:textId="4C9DE30D" w:rsidR="009B7BB1" w:rsidRPr="00547A32" w:rsidRDefault="009B7BB1" w:rsidP="009B7BB1">
            <w:pPr>
              <w:keepNext/>
              <w:spacing w:after="0" w:line="240" w:lineRule="auto"/>
              <w:rPr>
                <w:del w:id="427" w:author="Alhabibi, Haider@Energy [2]" w:date="2022-02-02T13:54:00Z"/>
                <w:rFonts w:asciiTheme="minorHAnsi" w:eastAsia="Times New Roman" w:hAnsiTheme="minorHAnsi" w:cstheme="minorHAnsi"/>
                <w:sz w:val="20"/>
                <w:szCs w:val="20"/>
              </w:rPr>
            </w:pPr>
            <w:del w:id="428" w:author="Alhabibi, Haider@Energy [2]" w:date="2022-02-02T13:54:00Z">
              <w:r w:rsidRPr="00547A32">
                <w:rPr>
                  <w:rFonts w:asciiTheme="minorHAnsi" w:eastAsia="Times New Roman" w:hAnsiTheme="minorHAnsi" w:cstheme="minorHAnsi"/>
                  <w:sz w:val="20"/>
                  <w:szCs w:val="20"/>
                </w:rPr>
                <w:delText>Documentation Author Name:</w:delText>
              </w:r>
            </w:del>
          </w:p>
        </w:tc>
        <w:tc>
          <w:tcPr>
            <w:tcW w:w="5399" w:type="dxa"/>
            <w:gridSpan w:val="2"/>
          </w:tcPr>
          <w:p w14:paraId="6867B4AB" w14:textId="37DFD6E8" w:rsidR="009B7BB1" w:rsidRPr="00547A32" w:rsidRDefault="009B7BB1" w:rsidP="009B7BB1">
            <w:pPr>
              <w:keepNext/>
              <w:spacing w:after="0" w:line="240" w:lineRule="auto"/>
              <w:rPr>
                <w:del w:id="429" w:author="Alhabibi, Haider@Energy [2]" w:date="2022-02-02T13:54:00Z"/>
                <w:rFonts w:asciiTheme="minorHAnsi" w:eastAsia="Times New Roman" w:hAnsiTheme="minorHAnsi" w:cstheme="minorHAnsi"/>
                <w:sz w:val="20"/>
                <w:szCs w:val="20"/>
              </w:rPr>
            </w:pPr>
            <w:del w:id="430" w:author="Alhabibi, Haider@Energy [2]" w:date="2022-02-02T13:54:00Z">
              <w:r w:rsidRPr="00547A32">
                <w:rPr>
                  <w:rFonts w:asciiTheme="minorHAnsi" w:eastAsia="Times New Roman" w:hAnsiTheme="minorHAnsi" w:cstheme="minorHAnsi"/>
                  <w:sz w:val="20"/>
                  <w:szCs w:val="20"/>
                </w:rPr>
                <w:delText>Documentation Author Signature:</w:delText>
              </w:r>
            </w:del>
          </w:p>
        </w:tc>
      </w:tr>
      <w:tr w:rsidR="009B7BB1" w:rsidRPr="00F63FB9" w14:paraId="6867B4AF" w14:textId="77777777" w:rsidTr="00A84635">
        <w:trPr>
          <w:trHeight w:val="360"/>
          <w:del w:id="431" w:author="Alhabibi, Haider@Energy [2]" w:date="2022-02-02T13:54:00Z"/>
        </w:trPr>
        <w:tc>
          <w:tcPr>
            <w:tcW w:w="5558" w:type="dxa"/>
            <w:gridSpan w:val="2"/>
          </w:tcPr>
          <w:p w14:paraId="6867B4AD" w14:textId="681DF19A" w:rsidR="009B7BB1" w:rsidRPr="00547A32" w:rsidRDefault="009B7BB1" w:rsidP="009B7BB1">
            <w:pPr>
              <w:keepNext/>
              <w:spacing w:after="0" w:line="240" w:lineRule="auto"/>
              <w:rPr>
                <w:del w:id="432" w:author="Alhabibi, Haider@Energy [2]" w:date="2022-02-02T13:54:00Z"/>
                <w:rFonts w:asciiTheme="minorHAnsi" w:eastAsia="Times New Roman" w:hAnsiTheme="minorHAnsi" w:cstheme="minorHAnsi"/>
                <w:sz w:val="20"/>
                <w:szCs w:val="20"/>
              </w:rPr>
            </w:pPr>
            <w:del w:id="433" w:author="Alhabibi, Haider@Energy [2]" w:date="2022-02-02T13:54:00Z">
              <w:r w:rsidRPr="00547A32">
                <w:rPr>
                  <w:rFonts w:asciiTheme="minorHAnsi" w:eastAsia="Times New Roman" w:hAnsiTheme="minorHAnsi" w:cstheme="minorHAnsi"/>
                  <w:sz w:val="20"/>
                  <w:szCs w:val="20"/>
                </w:rPr>
                <w:delText>Documentation Author Company Name:</w:delText>
              </w:r>
            </w:del>
          </w:p>
        </w:tc>
        <w:tc>
          <w:tcPr>
            <w:tcW w:w="5399" w:type="dxa"/>
            <w:gridSpan w:val="2"/>
          </w:tcPr>
          <w:p w14:paraId="6867B4AE" w14:textId="7819E890" w:rsidR="009B7BB1" w:rsidRPr="00547A32" w:rsidRDefault="009B7BB1" w:rsidP="009B7BB1">
            <w:pPr>
              <w:keepNext/>
              <w:spacing w:after="0" w:line="240" w:lineRule="auto"/>
              <w:rPr>
                <w:del w:id="434" w:author="Alhabibi, Haider@Energy [2]" w:date="2022-02-02T13:54:00Z"/>
                <w:rFonts w:asciiTheme="minorHAnsi" w:eastAsia="Times New Roman" w:hAnsiTheme="minorHAnsi" w:cstheme="minorHAnsi"/>
                <w:sz w:val="20"/>
                <w:szCs w:val="20"/>
              </w:rPr>
            </w:pPr>
            <w:del w:id="435" w:author="Alhabibi, Haider@Energy [2]" w:date="2022-02-02T13:54:00Z">
              <w:r w:rsidRPr="00547A32">
                <w:rPr>
                  <w:rFonts w:asciiTheme="minorHAnsi" w:eastAsia="Times New Roman" w:hAnsiTheme="minorHAnsi" w:cstheme="minorHAnsi"/>
                  <w:sz w:val="20"/>
                  <w:szCs w:val="20"/>
                </w:rPr>
                <w:delText>Date Signed:</w:delText>
              </w:r>
            </w:del>
          </w:p>
        </w:tc>
      </w:tr>
      <w:tr w:rsidR="009B7BB1" w:rsidRPr="00F63FB9" w14:paraId="6867B4B2" w14:textId="77777777" w:rsidTr="00A84635">
        <w:trPr>
          <w:trHeight w:val="360"/>
          <w:del w:id="436" w:author="Alhabibi, Haider@Energy [2]" w:date="2022-02-02T13:54:00Z"/>
        </w:trPr>
        <w:tc>
          <w:tcPr>
            <w:tcW w:w="5558" w:type="dxa"/>
            <w:gridSpan w:val="2"/>
          </w:tcPr>
          <w:p w14:paraId="6867B4B0" w14:textId="1C963C35" w:rsidR="009B7BB1" w:rsidRPr="00547A32" w:rsidRDefault="009B7BB1" w:rsidP="009B7BB1">
            <w:pPr>
              <w:keepNext/>
              <w:spacing w:after="0" w:line="240" w:lineRule="auto"/>
              <w:rPr>
                <w:del w:id="437" w:author="Alhabibi, Haider@Energy [2]" w:date="2022-02-02T13:54:00Z"/>
                <w:rFonts w:asciiTheme="minorHAnsi" w:eastAsia="Times New Roman" w:hAnsiTheme="minorHAnsi" w:cstheme="minorHAnsi"/>
                <w:sz w:val="20"/>
                <w:szCs w:val="20"/>
              </w:rPr>
            </w:pPr>
            <w:del w:id="438" w:author="Alhabibi, Haider@Energy [2]" w:date="2022-02-02T13:54:00Z">
              <w:r w:rsidRPr="00547A32">
                <w:rPr>
                  <w:rFonts w:asciiTheme="minorHAnsi" w:eastAsia="Times New Roman" w:hAnsiTheme="minorHAnsi" w:cstheme="minorHAnsi"/>
                  <w:sz w:val="20"/>
                  <w:szCs w:val="20"/>
                </w:rPr>
                <w:delText>Address:</w:delText>
              </w:r>
            </w:del>
          </w:p>
        </w:tc>
        <w:tc>
          <w:tcPr>
            <w:tcW w:w="5399" w:type="dxa"/>
            <w:gridSpan w:val="2"/>
          </w:tcPr>
          <w:p w14:paraId="6867B4B1" w14:textId="0C902AE8" w:rsidR="009B7BB1" w:rsidRPr="00547A32" w:rsidRDefault="009B7BB1" w:rsidP="009B7BB1">
            <w:pPr>
              <w:keepNext/>
              <w:spacing w:after="0" w:line="240" w:lineRule="auto"/>
              <w:rPr>
                <w:del w:id="439" w:author="Alhabibi, Haider@Energy [2]" w:date="2022-02-02T13:54:00Z"/>
                <w:rFonts w:asciiTheme="minorHAnsi" w:eastAsia="Times New Roman" w:hAnsiTheme="minorHAnsi" w:cstheme="minorHAnsi"/>
                <w:sz w:val="20"/>
                <w:szCs w:val="20"/>
              </w:rPr>
            </w:pPr>
            <w:del w:id="440" w:author="Alhabibi, Haider@Energy [2]" w:date="2022-02-02T13:54:00Z">
              <w:r w:rsidRPr="00547A32">
                <w:rPr>
                  <w:rFonts w:asciiTheme="minorHAnsi" w:eastAsia="Times New Roman" w:hAnsiTheme="minorHAnsi" w:cstheme="minorHAnsi"/>
                  <w:sz w:val="20"/>
                  <w:szCs w:val="20"/>
                </w:rPr>
                <w:delText>CEA/HERS Certification Identification (</w:delText>
              </w:r>
              <w:r w:rsidR="006A61F3" w:rsidRPr="00547A32">
                <w:rPr>
                  <w:rFonts w:asciiTheme="minorHAnsi" w:eastAsia="Times New Roman" w:hAnsiTheme="minorHAnsi" w:cstheme="minorHAnsi"/>
                  <w:sz w:val="20"/>
                  <w:szCs w:val="20"/>
                </w:rPr>
                <w:delText>i</w:delText>
              </w:r>
              <w:r w:rsidRPr="00547A32">
                <w:rPr>
                  <w:rFonts w:asciiTheme="minorHAnsi" w:eastAsia="Times New Roman" w:hAnsiTheme="minorHAnsi" w:cstheme="minorHAnsi"/>
                  <w:sz w:val="20"/>
                  <w:szCs w:val="20"/>
                </w:rPr>
                <w:delText>f applicable):</w:delText>
              </w:r>
            </w:del>
          </w:p>
        </w:tc>
      </w:tr>
      <w:tr w:rsidR="009B7BB1" w:rsidRPr="00F63FB9" w14:paraId="6867B4B5" w14:textId="77777777" w:rsidTr="00A84635">
        <w:trPr>
          <w:trHeight w:val="360"/>
          <w:del w:id="441" w:author="Alhabibi, Haider@Energy [2]" w:date="2022-02-02T13:54:00Z"/>
        </w:trPr>
        <w:tc>
          <w:tcPr>
            <w:tcW w:w="5558" w:type="dxa"/>
            <w:gridSpan w:val="2"/>
          </w:tcPr>
          <w:p w14:paraId="6867B4B3" w14:textId="0C227D4A" w:rsidR="009B7BB1" w:rsidRPr="00547A32" w:rsidRDefault="009B7BB1" w:rsidP="009B7BB1">
            <w:pPr>
              <w:keepNext/>
              <w:spacing w:after="0" w:line="240" w:lineRule="auto"/>
              <w:rPr>
                <w:del w:id="442" w:author="Alhabibi, Haider@Energy [2]" w:date="2022-02-02T13:54:00Z"/>
                <w:rFonts w:asciiTheme="minorHAnsi" w:eastAsia="Times New Roman" w:hAnsiTheme="minorHAnsi" w:cstheme="minorHAnsi"/>
                <w:sz w:val="20"/>
                <w:szCs w:val="20"/>
              </w:rPr>
            </w:pPr>
            <w:del w:id="443" w:author="Alhabibi, Haider@Energy [2]" w:date="2022-02-02T13:54:00Z">
              <w:r w:rsidRPr="00547A32">
                <w:rPr>
                  <w:rFonts w:asciiTheme="minorHAnsi" w:eastAsia="Times New Roman" w:hAnsiTheme="minorHAnsi" w:cstheme="minorHAnsi"/>
                  <w:sz w:val="20"/>
                  <w:szCs w:val="20"/>
                </w:rPr>
                <w:delText>City/State/Zip:</w:delText>
              </w:r>
            </w:del>
          </w:p>
        </w:tc>
        <w:tc>
          <w:tcPr>
            <w:tcW w:w="5399" w:type="dxa"/>
            <w:gridSpan w:val="2"/>
          </w:tcPr>
          <w:p w14:paraId="6867B4B4" w14:textId="3E8A9A64" w:rsidR="009B7BB1" w:rsidRPr="00547A32" w:rsidRDefault="009B7BB1" w:rsidP="009B7BB1">
            <w:pPr>
              <w:keepNext/>
              <w:spacing w:after="0" w:line="240" w:lineRule="auto"/>
              <w:rPr>
                <w:del w:id="444" w:author="Alhabibi, Haider@Energy [2]" w:date="2022-02-02T13:54:00Z"/>
                <w:rFonts w:asciiTheme="minorHAnsi" w:eastAsia="Times New Roman" w:hAnsiTheme="minorHAnsi" w:cstheme="minorHAnsi"/>
                <w:sz w:val="20"/>
                <w:szCs w:val="20"/>
              </w:rPr>
            </w:pPr>
            <w:del w:id="445" w:author="Alhabibi, Haider@Energy [2]" w:date="2022-02-02T13:54:00Z">
              <w:r w:rsidRPr="00547A32">
                <w:rPr>
                  <w:rFonts w:asciiTheme="minorHAnsi" w:eastAsia="Times New Roman" w:hAnsiTheme="minorHAnsi" w:cstheme="minorHAnsi"/>
                  <w:sz w:val="20"/>
                  <w:szCs w:val="20"/>
                </w:rPr>
                <w:delText>Phone:</w:delText>
              </w:r>
            </w:del>
          </w:p>
        </w:tc>
      </w:tr>
      <w:tr w:rsidR="009B7BB1" w:rsidRPr="00F63FB9" w14:paraId="6867B4B7" w14:textId="77777777" w:rsidTr="00A84635">
        <w:tblPrEx>
          <w:tblCellMar>
            <w:left w:w="115" w:type="dxa"/>
            <w:right w:w="115" w:type="dxa"/>
          </w:tblCellMar>
        </w:tblPrEx>
        <w:trPr>
          <w:trHeight w:val="296"/>
          <w:del w:id="446" w:author="Alhabibi, Haider@Energy [2]" w:date="2022-02-02T13:54:00Z"/>
        </w:trPr>
        <w:tc>
          <w:tcPr>
            <w:tcW w:w="10957" w:type="dxa"/>
            <w:gridSpan w:val="4"/>
            <w:vAlign w:val="center"/>
          </w:tcPr>
          <w:p w14:paraId="6867B4B6" w14:textId="63478716" w:rsidR="009B7BB1" w:rsidRPr="00547A32" w:rsidRDefault="009B7BB1" w:rsidP="009B7BB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del w:id="447" w:author="Alhabibi, Haider@Energy [2]" w:date="2022-02-02T13:54:00Z"/>
                <w:rFonts w:asciiTheme="minorHAnsi" w:eastAsia="Times New Roman" w:hAnsiTheme="minorHAnsi" w:cstheme="minorHAnsi"/>
                <w:sz w:val="20"/>
                <w:szCs w:val="20"/>
              </w:rPr>
            </w:pPr>
            <w:del w:id="448" w:author="Alhabibi, Haider@Energy [2]" w:date="2022-02-02T13:54:00Z">
              <w:r w:rsidRPr="00547A32">
                <w:rPr>
                  <w:rFonts w:asciiTheme="minorHAnsi" w:eastAsia="Times New Roman" w:hAnsiTheme="minorHAnsi" w:cstheme="minorHAnsi"/>
                  <w:b/>
                  <w:caps/>
                  <w:sz w:val="20"/>
                  <w:szCs w:val="20"/>
                </w:rPr>
                <w:delText xml:space="preserve">Responsible Person's Declaration statement  </w:delText>
              </w:r>
            </w:del>
          </w:p>
        </w:tc>
      </w:tr>
      <w:tr w:rsidR="009B7BB1" w:rsidRPr="00F63FB9" w14:paraId="6867B4BF" w14:textId="77777777" w:rsidTr="00A84635">
        <w:tblPrEx>
          <w:tblCellMar>
            <w:left w:w="115" w:type="dxa"/>
            <w:right w:w="115" w:type="dxa"/>
          </w:tblCellMar>
        </w:tblPrEx>
        <w:trPr>
          <w:trHeight w:val="504"/>
          <w:del w:id="449" w:author="Alhabibi, Haider@Energy [2]" w:date="2022-02-02T13:54:00Z"/>
        </w:trPr>
        <w:tc>
          <w:tcPr>
            <w:tcW w:w="10957" w:type="dxa"/>
            <w:gridSpan w:val="4"/>
          </w:tcPr>
          <w:p w14:paraId="117626F9" w14:textId="084B2759" w:rsidR="00200A46" w:rsidRPr="00547A32" w:rsidRDefault="00200A46" w:rsidP="00200A46">
            <w:pPr>
              <w:pStyle w:val="Heading3"/>
              <w:numPr>
                <w:ilvl w:val="0"/>
                <w:numId w:val="0"/>
              </w:numPr>
              <w:spacing w:before="60"/>
              <w:ind w:right="86"/>
              <w:rPr>
                <w:del w:id="450" w:author="Alhabibi, Haider@Energy [2]" w:date="2022-02-02T13:54:00Z"/>
                <w:rFonts w:asciiTheme="minorHAnsi" w:hAnsiTheme="minorHAnsi" w:cstheme="minorHAnsi"/>
                <w:caps/>
              </w:rPr>
            </w:pPr>
            <w:del w:id="451" w:author="Alhabibi, Haider@Energy [2]" w:date="2022-02-02T13:54:00Z">
              <w:r w:rsidRPr="00547A32">
                <w:rPr>
                  <w:rFonts w:asciiTheme="minorHAnsi" w:hAnsiTheme="minorHAnsi" w:cstheme="minorHAnsi"/>
                </w:rPr>
                <w:delText xml:space="preserve">I certify the following under penalty of perjury, under the laws of the State of California: </w:delText>
              </w:r>
            </w:del>
          </w:p>
          <w:p w14:paraId="7CC1D646" w14:textId="6B393E8C" w:rsidR="00200A46" w:rsidRPr="00547A32" w:rsidRDefault="00200A46" w:rsidP="00200A46">
            <w:pPr>
              <w:pStyle w:val="Heading3"/>
              <w:numPr>
                <w:ilvl w:val="0"/>
                <w:numId w:val="16"/>
              </w:numPr>
              <w:tabs>
                <w:tab w:val="left" w:pos="-2600"/>
              </w:tabs>
              <w:spacing w:before="0"/>
              <w:ind w:right="90"/>
              <w:rPr>
                <w:del w:id="452" w:author="Alhabibi, Haider@Energy [2]" w:date="2022-02-02T13:54:00Z"/>
                <w:rFonts w:asciiTheme="minorHAnsi" w:hAnsiTheme="minorHAnsi" w:cstheme="minorHAnsi"/>
                <w:caps/>
              </w:rPr>
            </w:pPr>
            <w:del w:id="453" w:author="Alhabibi, Haider@Energy [2]" w:date="2022-02-02T13:54:00Z">
              <w:r w:rsidRPr="00547A32">
                <w:rPr>
                  <w:rFonts w:asciiTheme="minorHAnsi" w:hAnsiTheme="minorHAnsi" w:cstheme="minorHAnsi"/>
                </w:rPr>
                <w:delText xml:space="preserve">The information provided on this Certificate of Installation is true and correct. </w:delText>
              </w:r>
            </w:del>
          </w:p>
          <w:p w14:paraId="334647FF" w14:textId="5BAF32C0" w:rsidR="00200A46" w:rsidRPr="00547A32" w:rsidRDefault="00200A46" w:rsidP="00200A46">
            <w:pPr>
              <w:pStyle w:val="Heading3"/>
              <w:numPr>
                <w:ilvl w:val="0"/>
                <w:numId w:val="16"/>
              </w:numPr>
              <w:tabs>
                <w:tab w:val="left" w:pos="-2600"/>
              </w:tabs>
              <w:spacing w:before="0"/>
              <w:ind w:right="90"/>
              <w:rPr>
                <w:del w:id="454" w:author="Alhabibi, Haider@Energy [2]" w:date="2022-02-02T13:54:00Z"/>
                <w:rFonts w:asciiTheme="minorHAnsi" w:hAnsiTheme="minorHAnsi" w:cstheme="minorHAnsi"/>
                <w:caps/>
              </w:rPr>
            </w:pPr>
            <w:del w:id="455" w:author="Alhabibi, Haider@Energy [2]" w:date="2022-02-02T13:54:00Z">
              <w:r w:rsidRPr="00547A32">
                <w:rPr>
                  <w:rFonts w:asciiTheme="minorHAnsi" w:hAnsiTheme="minorHAnsi" w:cstheme="minorHAnsi"/>
                  <w:snapToGrid w:val="0"/>
                </w:rPr>
                <w:delText xml:space="preserve">I am either: a) a responsible person eligible under Division 3 of the Business and Professions Code </w:delText>
              </w:r>
              <w:r w:rsidRPr="00547A32">
                <w:rPr>
                  <w:rFonts w:asciiTheme="minorHAnsi" w:hAnsiTheme="minorHAnsi" w:cstheme="minorHAnsi"/>
                </w:rPr>
                <w:delText xml:space="preserve">in the applicable classification to accept responsibility for the system design, construction, or installation </w:delText>
              </w:r>
              <w:r w:rsidRPr="00547A32">
                <w:rPr>
                  <w:rFonts w:asciiTheme="minorHAnsi" w:hAnsiTheme="minorHAnsi" w:cstheme="minorHAnsi"/>
                  <w:snapToGrid w:val="0"/>
                </w:rPr>
                <w:delText xml:space="preserve">of features, materials, components, or manufactured devices </w:delText>
              </w:r>
              <w:r w:rsidRPr="00547A32">
                <w:rPr>
                  <w:rFonts w:asciiTheme="minorHAnsi" w:hAnsiTheme="minorHAnsi" w:cstheme="minorHAnsi"/>
                </w:rPr>
                <w:delText xml:space="preserve">for the scope of work identified on this Certificate of Installation </w:delText>
              </w:r>
              <w:r w:rsidRPr="00547A32">
                <w:rPr>
                  <w:rFonts w:asciiTheme="minorHAnsi" w:hAnsiTheme="minorHAnsi" w:cstheme="minorHAnsi"/>
                  <w:snapToGrid w:val="0"/>
                </w:rPr>
                <w:delText>and attest to the declarations in this statement</w:delText>
              </w:r>
              <w:r w:rsidRPr="00547A32">
                <w:rPr>
                  <w:rFonts w:asciiTheme="minorHAnsi" w:hAnsiTheme="minorHAnsi" w:cstheme="minorHAnsi"/>
                </w:rPr>
                <w:delText>, or b) I am an authorized representative of the responsible person and attest to the declarations in this statement on the responsible person’s behalf</w:delText>
              </w:r>
              <w:r w:rsidRPr="00547A32">
                <w:rPr>
                  <w:rFonts w:asciiTheme="minorHAnsi" w:eastAsia="Calibri" w:hAnsiTheme="minorHAnsi" w:cstheme="minorHAnsi"/>
                </w:rPr>
                <w:delText>.</w:delText>
              </w:r>
            </w:del>
          </w:p>
          <w:p w14:paraId="2A44D230" w14:textId="799B0F7E" w:rsidR="00200A46" w:rsidRPr="00547A32" w:rsidRDefault="00200A46" w:rsidP="00200A46">
            <w:pPr>
              <w:keepNext/>
              <w:numPr>
                <w:ilvl w:val="0"/>
                <w:numId w:val="16"/>
              </w:numPr>
              <w:autoSpaceDE w:val="0"/>
              <w:autoSpaceDN w:val="0"/>
              <w:adjustRightInd w:val="0"/>
              <w:spacing w:after="0" w:line="240" w:lineRule="auto"/>
              <w:ind w:right="90"/>
              <w:rPr>
                <w:del w:id="456" w:author="Alhabibi, Haider@Energy [2]" w:date="2022-02-02T13:54:00Z"/>
                <w:rFonts w:asciiTheme="minorHAnsi" w:hAnsiTheme="minorHAnsi" w:cstheme="minorHAnsi"/>
                <w:sz w:val="20"/>
                <w:szCs w:val="20"/>
              </w:rPr>
            </w:pPr>
            <w:del w:id="457" w:author="Alhabibi, Haider@Energy [2]" w:date="2022-02-02T13:54:00Z">
              <w:r w:rsidRPr="00547A32">
                <w:rPr>
                  <w:rFonts w:asciiTheme="minorHAnsi" w:hAnsiTheme="minorHAnsi" w:cstheme="minorHAnsi"/>
                  <w:sz w:val="20"/>
                  <w:szCs w:val="20"/>
                </w:rPr>
                <w:delTex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delText>
              </w:r>
            </w:del>
          </w:p>
          <w:p w14:paraId="2D403908" w14:textId="3BBA29DB" w:rsidR="00200A46" w:rsidRPr="00547A32" w:rsidRDefault="00200A46" w:rsidP="00200A46">
            <w:pPr>
              <w:pStyle w:val="ListParagraph"/>
              <w:keepNext/>
              <w:numPr>
                <w:ilvl w:val="0"/>
                <w:numId w:val="16"/>
              </w:numPr>
              <w:autoSpaceDE w:val="0"/>
              <w:autoSpaceDN w:val="0"/>
              <w:adjustRightInd w:val="0"/>
              <w:spacing w:after="0" w:line="240" w:lineRule="auto"/>
              <w:rPr>
                <w:del w:id="458" w:author="Alhabibi, Haider@Energy [2]" w:date="2022-02-02T13:54:00Z"/>
                <w:rFonts w:asciiTheme="minorHAnsi" w:hAnsiTheme="minorHAnsi" w:cstheme="minorHAnsi"/>
                <w:sz w:val="20"/>
                <w:szCs w:val="20"/>
              </w:rPr>
            </w:pPr>
            <w:del w:id="459" w:author="Alhabibi, Haider@Energy [2]" w:date="2022-02-02T13:54:00Z">
              <w:r w:rsidRPr="00547A32">
                <w:rPr>
                  <w:rFonts w:asciiTheme="minorHAnsi" w:hAnsiTheme="minorHAnsi" w:cstheme="minorHAnsi"/>
                  <w:sz w:val="20"/>
                  <w:szCs w:val="20"/>
                </w:rPr>
                <w:delText xml:space="preserve">I understand that a HERS rater will check the installation to verify compliance and if such checking determines the installation fails to comply, I am required to offer any necessary corrective action at no charge to the building owner.  </w:delText>
              </w:r>
            </w:del>
          </w:p>
          <w:p w14:paraId="6867B4BE" w14:textId="0DA4136D" w:rsidR="009B7BB1" w:rsidRPr="007B44A0" w:rsidRDefault="00200A46" w:rsidP="00B721E1">
            <w:pPr>
              <w:keepNext/>
              <w:numPr>
                <w:ilvl w:val="0"/>
                <w:numId w:val="8"/>
              </w:numPr>
              <w:autoSpaceDE w:val="0"/>
              <w:autoSpaceDN w:val="0"/>
              <w:adjustRightInd w:val="0"/>
              <w:spacing w:after="0" w:line="240" w:lineRule="auto"/>
              <w:contextualSpacing/>
              <w:rPr>
                <w:del w:id="460" w:author="Alhabibi, Haider@Energy [2]" w:date="2022-02-02T13:54:00Z"/>
                <w:rFonts w:asciiTheme="minorHAnsi" w:eastAsia="Times New Roman" w:hAnsiTheme="minorHAnsi" w:cstheme="minorHAnsi"/>
                <w:b/>
                <w:sz w:val="20"/>
                <w:szCs w:val="20"/>
              </w:rPr>
            </w:pPr>
            <w:del w:id="461" w:author="Alhabibi, Haider@Energy [2]" w:date="2022-02-02T13:54:00Z">
              <w:r w:rsidRPr="00547A32">
                <w:rPr>
                  <w:rFonts w:asciiTheme="minorHAnsi" w:hAnsiTheme="minorHAnsi" w:cstheme="minorHAnsi"/>
                  <w:sz w:val="20"/>
                  <w:szCs w:val="20"/>
                </w:rPr>
                <w:delTex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delText>
              </w:r>
            </w:del>
          </w:p>
        </w:tc>
      </w:tr>
      <w:tr w:rsidR="009B7BB1" w:rsidRPr="00F63FB9" w14:paraId="6867B4C2" w14:textId="77777777" w:rsidTr="00A84635">
        <w:tblPrEx>
          <w:tblCellMar>
            <w:left w:w="108" w:type="dxa"/>
            <w:right w:w="108" w:type="dxa"/>
          </w:tblCellMar>
        </w:tblPrEx>
        <w:trPr>
          <w:trHeight w:val="360"/>
          <w:del w:id="462" w:author="Alhabibi, Haider@Energy [2]" w:date="2022-02-02T13:54:00Z"/>
        </w:trPr>
        <w:tc>
          <w:tcPr>
            <w:tcW w:w="5283" w:type="dxa"/>
          </w:tcPr>
          <w:p w14:paraId="6867B4C0" w14:textId="1BCAC01A" w:rsidR="009B7BB1" w:rsidRPr="00547A32" w:rsidRDefault="009B7BB1" w:rsidP="009B7BB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del w:id="463" w:author="Alhabibi, Haider@Energy [2]" w:date="2022-02-02T13:54:00Z"/>
                <w:rFonts w:asciiTheme="minorHAnsi" w:eastAsia="Times New Roman" w:hAnsiTheme="minorHAnsi" w:cstheme="minorHAnsi"/>
                <w:sz w:val="20"/>
                <w:szCs w:val="20"/>
              </w:rPr>
            </w:pPr>
            <w:del w:id="464" w:author="Alhabibi, Haider@Energy [2]" w:date="2022-02-02T13:54:00Z">
              <w:r w:rsidRPr="00547A32">
                <w:rPr>
                  <w:rFonts w:asciiTheme="minorHAnsi" w:eastAsia="Times New Roman" w:hAnsiTheme="minorHAnsi" w:cstheme="minorHAnsi"/>
                  <w:sz w:val="20"/>
                  <w:szCs w:val="20"/>
                </w:rPr>
                <w:delText>Responsible Builder/Installer Name:</w:delText>
              </w:r>
            </w:del>
          </w:p>
        </w:tc>
        <w:tc>
          <w:tcPr>
            <w:tcW w:w="5674" w:type="dxa"/>
            <w:gridSpan w:val="3"/>
          </w:tcPr>
          <w:p w14:paraId="6867B4C1" w14:textId="2C447E8A" w:rsidR="009B7BB1" w:rsidRPr="00547A32" w:rsidRDefault="009B7BB1" w:rsidP="009B7BB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del w:id="465" w:author="Alhabibi, Haider@Energy [2]" w:date="2022-02-02T13:54:00Z"/>
                <w:rFonts w:asciiTheme="minorHAnsi" w:eastAsia="Times New Roman" w:hAnsiTheme="minorHAnsi" w:cstheme="minorHAnsi"/>
                <w:sz w:val="20"/>
                <w:szCs w:val="20"/>
              </w:rPr>
            </w:pPr>
            <w:del w:id="466" w:author="Alhabibi, Haider@Energy [2]" w:date="2022-02-02T13:54:00Z">
              <w:r w:rsidRPr="00547A32">
                <w:rPr>
                  <w:rFonts w:asciiTheme="minorHAnsi" w:eastAsia="Times New Roman" w:hAnsiTheme="minorHAnsi" w:cstheme="minorHAnsi"/>
                  <w:sz w:val="20"/>
                  <w:szCs w:val="20"/>
                </w:rPr>
                <w:delText>Responsible Builder/Installer Signature:</w:delText>
              </w:r>
            </w:del>
          </w:p>
        </w:tc>
      </w:tr>
      <w:tr w:rsidR="009B7BB1" w:rsidRPr="00F63FB9" w14:paraId="6867B4C5" w14:textId="77777777" w:rsidTr="00A84635">
        <w:tblPrEx>
          <w:tblCellMar>
            <w:left w:w="108" w:type="dxa"/>
            <w:right w:w="108" w:type="dxa"/>
          </w:tblCellMar>
        </w:tblPrEx>
        <w:trPr>
          <w:trHeight w:val="360"/>
          <w:del w:id="467" w:author="Alhabibi, Haider@Energy [2]" w:date="2022-02-02T13:54:00Z"/>
        </w:trPr>
        <w:tc>
          <w:tcPr>
            <w:tcW w:w="5283" w:type="dxa"/>
            <w:tcBorders>
              <w:top w:val="single" w:sz="4" w:space="0" w:color="auto"/>
              <w:left w:val="single" w:sz="4" w:space="0" w:color="auto"/>
              <w:bottom w:val="single" w:sz="4" w:space="0" w:color="auto"/>
              <w:right w:val="single" w:sz="4" w:space="0" w:color="auto"/>
            </w:tcBorders>
          </w:tcPr>
          <w:p w14:paraId="6867B4C3" w14:textId="09762DEE" w:rsidR="009B7BB1" w:rsidRPr="00547A32"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del w:id="468" w:author="Alhabibi, Haider@Energy [2]" w:date="2022-02-02T13:54:00Z"/>
                <w:rFonts w:asciiTheme="minorHAnsi" w:eastAsia="Times New Roman" w:hAnsiTheme="minorHAnsi" w:cstheme="minorHAnsi"/>
                <w:sz w:val="20"/>
                <w:szCs w:val="20"/>
              </w:rPr>
            </w:pPr>
            <w:del w:id="469" w:author="Alhabibi, Haider@Energy [2]" w:date="2022-02-02T13:54:00Z">
              <w:r w:rsidRPr="00547A32">
                <w:rPr>
                  <w:rFonts w:asciiTheme="minorHAnsi" w:eastAsia="Times New Roman" w:hAnsiTheme="minorHAnsi" w:cstheme="minorHAnsi"/>
                  <w:sz w:val="20"/>
                  <w:szCs w:val="20"/>
                </w:rPr>
                <w:delText>Company Name: (Installing Subcontractor or General Contractor or Builder/Owner)</w:delText>
              </w:r>
            </w:del>
          </w:p>
        </w:tc>
        <w:tc>
          <w:tcPr>
            <w:tcW w:w="5674" w:type="dxa"/>
            <w:gridSpan w:val="3"/>
            <w:tcBorders>
              <w:top w:val="single" w:sz="4" w:space="0" w:color="auto"/>
              <w:left w:val="single" w:sz="4" w:space="0" w:color="auto"/>
              <w:bottom w:val="single" w:sz="4" w:space="0" w:color="auto"/>
              <w:right w:val="single" w:sz="4" w:space="0" w:color="auto"/>
            </w:tcBorders>
          </w:tcPr>
          <w:p w14:paraId="6867B4C4" w14:textId="6759C077" w:rsidR="009B7BB1" w:rsidRPr="00547A32"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del w:id="470" w:author="Alhabibi, Haider@Energy [2]" w:date="2022-02-02T13:54:00Z"/>
                <w:rFonts w:asciiTheme="minorHAnsi" w:eastAsia="Times New Roman" w:hAnsiTheme="minorHAnsi" w:cstheme="minorHAnsi"/>
                <w:sz w:val="20"/>
                <w:szCs w:val="20"/>
              </w:rPr>
            </w:pPr>
            <w:del w:id="471" w:author="Alhabibi, Haider@Energy [2]" w:date="2022-02-02T13:54:00Z">
              <w:r w:rsidRPr="00547A32">
                <w:rPr>
                  <w:rFonts w:asciiTheme="minorHAnsi" w:eastAsia="Times New Roman" w:hAnsiTheme="minorHAnsi" w:cstheme="minorHAnsi"/>
                  <w:sz w:val="20"/>
                  <w:szCs w:val="20"/>
                </w:rPr>
                <w:delText>Position With Company (Title):</w:delText>
              </w:r>
            </w:del>
          </w:p>
        </w:tc>
      </w:tr>
      <w:tr w:rsidR="009B7BB1" w:rsidRPr="00F63FB9" w14:paraId="6867B4C8" w14:textId="77777777" w:rsidTr="00A84635">
        <w:tblPrEx>
          <w:tblCellMar>
            <w:left w:w="108" w:type="dxa"/>
            <w:right w:w="108" w:type="dxa"/>
          </w:tblCellMar>
        </w:tblPrEx>
        <w:trPr>
          <w:trHeight w:val="360"/>
          <w:del w:id="472" w:author="Alhabibi, Haider@Energy [2]" w:date="2022-02-02T13:54:00Z"/>
        </w:trPr>
        <w:tc>
          <w:tcPr>
            <w:tcW w:w="5283" w:type="dxa"/>
            <w:tcBorders>
              <w:top w:val="single" w:sz="4" w:space="0" w:color="auto"/>
              <w:left w:val="single" w:sz="4" w:space="0" w:color="auto"/>
              <w:bottom w:val="single" w:sz="4" w:space="0" w:color="auto"/>
              <w:right w:val="single" w:sz="4" w:space="0" w:color="auto"/>
            </w:tcBorders>
          </w:tcPr>
          <w:p w14:paraId="6867B4C6" w14:textId="7FA9A5B8" w:rsidR="009B7BB1" w:rsidRPr="00547A32"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del w:id="473" w:author="Alhabibi, Haider@Energy [2]" w:date="2022-02-02T13:54:00Z"/>
                <w:rFonts w:asciiTheme="minorHAnsi" w:eastAsia="Times New Roman" w:hAnsiTheme="minorHAnsi" w:cstheme="minorHAnsi"/>
                <w:sz w:val="20"/>
                <w:szCs w:val="20"/>
              </w:rPr>
            </w:pPr>
            <w:del w:id="474" w:author="Alhabibi, Haider@Energy [2]" w:date="2022-02-02T13:54:00Z">
              <w:r w:rsidRPr="00547A32">
                <w:rPr>
                  <w:rFonts w:asciiTheme="minorHAnsi" w:eastAsia="Times New Roman" w:hAnsiTheme="minorHAnsi" w:cstheme="minorHAnsi"/>
                  <w:sz w:val="20"/>
                  <w:szCs w:val="20"/>
                </w:rPr>
                <w:delText>Address:</w:delText>
              </w:r>
            </w:del>
          </w:p>
        </w:tc>
        <w:tc>
          <w:tcPr>
            <w:tcW w:w="5674" w:type="dxa"/>
            <w:gridSpan w:val="3"/>
            <w:tcBorders>
              <w:top w:val="single" w:sz="4" w:space="0" w:color="auto"/>
              <w:left w:val="single" w:sz="4" w:space="0" w:color="auto"/>
              <w:bottom w:val="single" w:sz="4" w:space="0" w:color="auto"/>
              <w:right w:val="single" w:sz="4" w:space="0" w:color="auto"/>
            </w:tcBorders>
          </w:tcPr>
          <w:p w14:paraId="6867B4C7" w14:textId="16A41B09" w:rsidR="009B7BB1" w:rsidRPr="00547A32"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del w:id="475" w:author="Alhabibi, Haider@Energy [2]" w:date="2022-02-02T13:54:00Z"/>
                <w:rFonts w:asciiTheme="minorHAnsi" w:eastAsia="Times New Roman" w:hAnsiTheme="minorHAnsi" w:cstheme="minorHAnsi"/>
                <w:sz w:val="20"/>
                <w:szCs w:val="20"/>
              </w:rPr>
            </w:pPr>
            <w:del w:id="476" w:author="Alhabibi, Haider@Energy [2]" w:date="2022-02-02T13:54:00Z">
              <w:r w:rsidRPr="00547A32">
                <w:rPr>
                  <w:rFonts w:asciiTheme="minorHAnsi" w:eastAsia="Times New Roman" w:hAnsiTheme="minorHAnsi" w:cstheme="minorHAnsi"/>
                  <w:sz w:val="20"/>
                  <w:szCs w:val="20"/>
                </w:rPr>
                <w:delText>CSLB License:</w:delText>
              </w:r>
            </w:del>
          </w:p>
        </w:tc>
      </w:tr>
      <w:tr w:rsidR="009B7BB1" w:rsidRPr="00F63FB9" w14:paraId="6867B4CC" w14:textId="77777777" w:rsidTr="00A84635">
        <w:tblPrEx>
          <w:tblCellMar>
            <w:left w:w="108" w:type="dxa"/>
            <w:right w:w="108" w:type="dxa"/>
          </w:tblCellMar>
        </w:tblPrEx>
        <w:trPr>
          <w:trHeight w:val="360"/>
          <w:del w:id="477" w:author="Alhabibi, Haider@Energy [2]" w:date="2022-02-02T13:54:00Z"/>
        </w:trPr>
        <w:tc>
          <w:tcPr>
            <w:tcW w:w="5283" w:type="dxa"/>
            <w:tcBorders>
              <w:top w:val="single" w:sz="4" w:space="0" w:color="auto"/>
              <w:left w:val="single" w:sz="4" w:space="0" w:color="auto"/>
              <w:bottom w:val="single" w:sz="4" w:space="0" w:color="auto"/>
              <w:right w:val="single" w:sz="4" w:space="0" w:color="auto"/>
            </w:tcBorders>
          </w:tcPr>
          <w:p w14:paraId="6867B4C9" w14:textId="3B6727F3" w:rsidR="009B7BB1" w:rsidRPr="00547A32"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del w:id="478" w:author="Alhabibi, Haider@Energy [2]" w:date="2022-02-02T13:54:00Z"/>
                <w:rFonts w:asciiTheme="minorHAnsi" w:eastAsia="Times New Roman" w:hAnsiTheme="minorHAnsi" w:cstheme="minorHAnsi"/>
                <w:sz w:val="20"/>
                <w:szCs w:val="20"/>
              </w:rPr>
            </w:pPr>
            <w:del w:id="479" w:author="Alhabibi, Haider@Energy [2]" w:date="2022-02-02T13:54:00Z">
              <w:r w:rsidRPr="00547A32">
                <w:rPr>
                  <w:rFonts w:asciiTheme="minorHAnsi" w:eastAsia="Times New Roman" w:hAnsiTheme="minorHAnsi" w:cstheme="minorHAnsi"/>
                  <w:sz w:val="20"/>
                  <w:szCs w:val="20"/>
                </w:rPr>
                <w:delText>City/State/Zip:</w:delText>
              </w:r>
            </w:del>
          </w:p>
        </w:tc>
        <w:tc>
          <w:tcPr>
            <w:tcW w:w="2836" w:type="dxa"/>
            <w:gridSpan w:val="2"/>
            <w:tcBorders>
              <w:top w:val="single" w:sz="4" w:space="0" w:color="auto"/>
              <w:left w:val="single" w:sz="4" w:space="0" w:color="auto"/>
              <w:bottom w:val="single" w:sz="4" w:space="0" w:color="auto"/>
              <w:right w:val="single" w:sz="4" w:space="0" w:color="auto"/>
            </w:tcBorders>
          </w:tcPr>
          <w:p w14:paraId="6867B4CA" w14:textId="47AD2016" w:rsidR="009B7BB1" w:rsidRPr="00547A32"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del w:id="480" w:author="Alhabibi, Haider@Energy [2]" w:date="2022-02-02T13:54:00Z"/>
                <w:rFonts w:asciiTheme="minorHAnsi" w:eastAsia="Times New Roman" w:hAnsiTheme="minorHAnsi" w:cstheme="minorHAnsi"/>
                <w:sz w:val="20"/>
                <w:szCs w:val="20"/>
              </w:rPr>
            </w:pPr>
            <w:del w:id="481" w:author="Alhabibi, Haider@Energy [2]" w:date="2022-02-02T13:54:00Z">
              <w:r w:rsidRPr="00547A32">
                <w:rPr>
                  <w:rFonts w:asciiTheme="minorHAnsi" w:eastAsia="Times New Roman" w:hAnsiTheme="minorHAnsi" w:cstheme="minorHAnsi"/>
                  <w:sz w:val="20"/>
                  <w:szCs w:val="20"/>
                </w:rPr>
                <w:delText>Phone</w:delText>
              </w:r>
              <w:r w:rsidR="006A61F3" w:rsidRPr="00547A32">
                <w:rPr>
                  <w:rFonts w:asciiTheme="minorHAnsi" w:eastAsia="Times New Roman" w:hAnsiTheme="minorHAnsi" w:cstheme="minorHAnsi"/>
                  <w:sz w:val="20"/>
                  <w:szCs w:val="20"/>
                </w:rPr>
                <w:delText>:</w:delText>
              </w:r>
            </w:del>
          </w:p>
        </w:tc>
        <w:tc>
          <w:tcPr>
            <w:tcW w:w="2838" w:type="dxa"/>
            <w:tcBorders>
              <w:top w:val="single" w:sz="4" w:space="0" w:color="auto"/>
              <w:left w:val="single" w:sz="4" w:space="0" w:color="auto"/>
              <w:bottom w:val="single" w:sz="4" w:space="0" w:color="auto"/>
              <w:right w:val="single" w:sz="4" w:space="0" w:color="auto"/>
            </w:tcBorders>
          </w:tcPr>
          <w:p w14:paraId="6867B4CB" w14:textId="4AEB8703" w:rsidR="009B7BB1" w:rsidRPr="00547A32"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del w:id="482" w:author="Alhabibi, Haider@Energy [2]" w:date="2022-02-02T13:54:00Z"/>
                <w:rFonts w:asciiTheme="minorHAnsi" w:eastAsia="Times New Roman" w:hAnsiTheme="minorHAnsi" w:cstheme="minorHAnsi"/>
                <w:sz w:val="20"/>
                <w:szCs w:val="20"/>
              </w:rPr>
            </w:pPr>
            <w:del w:id="483" w:author="Alhabibi, Haider@Energy [2]" w:date="2022-02-02T13:54:00Z">
              <w:r w:rsidRPr="00547A32">
                <w:rPr>
                  <w:rFonts w:asciiTheme="minorHAnsi" w:eastAsia="Times New Roman" w:hAnsiTheme="minorHAnsi" w:cstheme="minorHAnsi"/>
                  <w:sz w:val="20"/>
                  <w:szCs w:val="20"/>
                </w:rPr>
                <w:delText>Date Signed:</w:delText>
              </w:r>
            </w:del>
          </w:p>
        </w:tc>
      </w:tr>
      <w:tr w:rsidR="009B7BB1" w:rsidRPr="00F63FB9" w14:paraId="6867B4CF" w14:textId="77777777" w:rsidTr="00A84635">
        <w:tblPrEx>
          <w:tblCellMar>
            <w:left w:w="108" w:type="dxa"/>
            <w:right w:w="108" w:type="dxa"/>
          </w:tblCellMar>
        </w:tblPrEx>
        <w:trPr>
          <w:trHeight w:val="360"/>
          <w:del w:id="484" w:author="Alhabibi, Haider@Energy [2]" w:date="2022-02-02T13:54:00Z"/>
        </w:trPr>
        <w:tc>
          <w:tcPr>
            <w:tcW w:w="5283" w:type="dxa"/>
            <w:tcBorders>
              <w:top w:val="single" w:sz="4" w:space="0" w:color="auto"/>
              <w:left w:val="single" w:sz="4" w:space="0" w:color="auto"/>
              <w:bottom w:val="single" w:sz="4" w:space="0" w:color="auto"/>
              <w:right w:val="single" w:sz="4" w:space="0" w:color="auto"/>
            </w:tcBorders>
          </w:tcPr>
          <w:p w14:paraId="6867B4CD" w14:textId="14602661" w:rsidR="009B7BB1" w:rsidRPr="00547A32"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del w:id="485" w:author="Alhabibi, Haider@Energy [2]" w:date="2022-02-02T13:54:00Z"/>
                <w:rFonts w:asciiTheme="minorHAnsi" w:eastAsia="Times New Roman" w:hAnsiTheme="minorHAnsi" w:cstheme="minorHAnsi"/>
                <w:sz w:val="20"/>
                <w:szCs w:val="20"/>
              </w:rPr>
            </w:pPr>
            <w:del w:id="486" w:author="Alhabibi, Haider@Energy [2]" w:date="2022-02-02T13:54:00Z">
              <w:r w:rsidRPr="00547A32">
                <w:rPr>
                  <w:rFonts w:asciiTheme="minorHAnsi" w:eastAsia="Times New Roman" w:hAnsiTheme="minorHAnsi" w:cstheme="minorHAnsi"/>
                  <w:sz w:val="20"/>
                  <w:szCs w:val="20"/>
                </w:rPr>
                <w:delText>Third Party Quality Control Program (TPQCP) Status:</w:delText>
              </w:r>
            </w:del>
          </w:p>
        </w:tc>
        <w:tc>
          <w:tcPr>
            <w:tcW w:w="5674" w:type="dxa"/>
            <w:gridSpan w:val="3"/>
            <w:tcBorders>
              <w:top w:val="single" w:sz="4" w:space="0" w:color="auto"/>
              <w:left w:val="single" w:sz="4" w:space="0" w:color="auto"/>
              <w:bottom w:val="single" w:sz="4" w:space="0" w:color="auto"/>
              <w:right w:val="single" w:sz="4" w:space="0" w:color="auto"/>
            </w:tcBorders>
          </w:tcPr>
          <w:p w14:paraId="6867B4CE" w14:textId="563B8C3C" w:rsidR="009B7BB1" w:rsidRPr="00547A32"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del w:id="487" w:author="Alhabibi, Haider@Energy [2]" w:date="2022-02-02T13:54:00Z"/>
                <w:rFonts w:asciiTheme="minorHAnsi" w:eastAsia="Times New Roman" w:hAnsiTheme="minorHAnsi" w:cstheme="minorHAnsi"/>
                <w:sz w:val="20"/>
                <w:szCs w:val="20"/>
              </w:rPr>
            </w:pPr>
            <w:del w:id="488" w:author="Alhabibi, Haider@Energy [2]" w:date="2022-02-02T13:54:00Z">
              <w:r w:rsidRPr="00547A32">
                <w:rPr>
                  <w:rFonts w:asciiTheme="minorHAnsi" w:eastAsia="Times New Roman" w:hAnsiTheme="minorHAnsi" w:cstheme="minorHAnsi"/>
                  <w:sz w:val="20"/>
                  <w:szCs w:val="20"/>
                </w:rPr>
                <w:delText xml:space="preserve">Name of TPQCP (if applicable): </w:delText>
              </w:r>
            </w:del>
          </w:p>
        </w:tc>
      </w:tr>
    </w:tbl>
    <w:p w14:paraId="6867B4D0" w14:textId="77777777" w:rsidR="00452DFA" w:rsidRPr="00547A32" w:rsidRDefault="00452DFA" w:rsidP="00452DFA">
      <w:pPr>
        <w:ind w:hanging="677"/>
        <w:rPr>
          <w:rFonts w:asciiTheme="minorHAnsi" w:hAnsiTheme="minorHAnsi" w:cstheme="minorHAnsi"/>
          <w:sz w:val="20"/>
          <w:szCs w:val="20"/>
        </w:rPr>
      </w:pPr>
    </w:p>
    <w:p w14:paraId="6867B4D1" w14:textId="77777777" w:rsidR="002332EE" w:rsidRPr="00547A32" w:rsidRDefault="002332EE" w:rsidP="002332EE">
      <w:pPr>
        <w:ind w:hanging="677"/>
        <w:rPr>
          <w:rFonts w:asciiTheme="minorHAnsi" w:hAnsiTheme="minorHAnsi" w:cstheme="minorHAnsi"/>
          <w:sz w:val="20"/>
          <w:szCs w:val="20"/>
        </w:rPr>
      </w:pPr>
    </w:p>
    <w:p w14:paraId="6867B4D2" w14:textId="77777777" w:rsidR="00C65571" w:rsidRPr="00547A32" w:rsidRDefault="00C65571"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sectPr w:rsidR="00C65571" w:rsidRPr="00547A32" w:rsidSect="00547A32">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432" w:footer="432" w:gutter="0"/>
          <w:cols w:space="720"/>
          <w:docGrid w:linePitch="360"/>
        </w:sectPr>
      </w:pPr>
    </w:p>
    <w:p w14:paraId="7A7DF863" w14:textId="2ED2ABCA" w:rsidR="002E5AE6" w:rsidRDefault="002E5AE6" w:rsidP="00547A32">
      <w:pPr>
        <w:spacing w:after="0"/>
        <w:rPr>
          <w:rFonts w:asciiTheme="minorHAnsi" w:eastAsiaTheme="minorEastAsia" w:hAnsiTheme="minorHAnsi" w:cstheme="minorHAnsi"/>
          <w:sz w:val="20"/>
          <w:szCs w:val="20"/>
        </w:rPr>
      </w:pPr>
    </w:p>
    <w:p w14:paraId="5E92F6D5" w14:textId="77777777" w:rsidR="00462743" w:rsidRPr="009C3545" w:rsidRDefault="00462743" w:rsidP="00A84635">
      <w:pPr>
        <w:spacing w:after="0"/>
        <w:rPr>
          <w:rFonts w:asciiTheme="minorHAnsi" w:hAnsiTheme="minorHAnsi" w:cstheme="minorHAnsi"/>
          <w:b/>
          <w:sz w:val="18"/>
          <w:szCs w:val="20"/>
        </w:rPr>
      </w:pPr>
      <w:r w:rsidRPr="009C3545">
        <w:rPr>
          <w:rFonts w:asciiTheme="minorHAnsi" w:hAnsiTheme="minorHAnsi" w:cstheme="minorHAnsi"/>
          <w:b/>
          <w:sz w:val="18"/>
          <w:szCs w:val="20"/>
        </w:rPr>
        <w:t>A. General Information</w:t>
      </w:r>
    </w:p>
    <w:p w14:paraId="47142D09" w14:textId="1D136E66" w:rsidR="00462743" w:rsidRPr="009C3545" w:rsidRDefault="00462743" w:rsidP="0046274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9C3545">
        <w:rPr>
          <w:rFonts w:asciiTheme="minorHAnsi" w:hAnsiTheme="minorHAnsi" w:cstheme="minorHAnsi"/>
          <w:sz w:val="18"/>
          <w:szCs w:val="20"/>
        </w:rPr>
        <w:t xml:space="preserve">This table reports the building </w:t>
      </w:r>
      <w:r w:rsidR="00A90F3A">
        <w:rPr>
          <w:rFonts w:asciiTheme="minorHAnsi" w:hAnsiTheme="minorHAnsi" w:cstheme="minorHAnsi"/>
          <w:sz w:val="18"/>
          <w:szCs w:val="20"/>
        </w:rPr>
        <w:t>name</w:t>
      </w:r>
      <w:r w:rsidRPr="009C3545">
        <w:rPr>
          <w:rFonts w:asciiTheme="minorHAnsi" w:hAnsiTheme="minorHAnsi" w:cstheme="minorHAnsi"/>
          <w:sz w:val="18"/>
          <w:szCs w:val="20"/>
        </w:rPr>
        <w:t xml:space="preserve"> as specified on the Registered </w:t>
      </w:r>
      <w:del w:id="510" w:author="Tam, Danny@Energy" w:date="2022-02-28T15:45:00Z">
        <w:r w:rsidRPr="009C3545" w:rsidDel="00D11E38">
          <w:rPr>
            <w:rFonts w:asciiTheme="minorHAnsi" w:hAnsiTheme="minorHAnsi" w:cstheme="minorHAnsi"/>
            <w:sz w:val="18"/>
            <w:szCs w:val="20"/>
          </w:rPr>
          <w:delText>CF1R</w:delText>
        </w:r>
      </w:del>
      <w:ins w:id="511" w:author="Tam, Danny@Energy" w:date="2022-02-28T15:45:00Z">
        <w:r w:rsidR="00D11E38">
          <w:rPr>
            <w:rFonts w:asciiTheme="minorHAnsi" w:hAnsiTheme="minorHAnsi" w:cstheme="minorHAnsi"/>
            <w:sz w:val="18"/>
            <w:szCs w:val="20"/>
          </w:rPr>
          <w:t>NRCC</w:t>
        </w:r>
      </w:ins>
      <w:r w:rsidRPr="009C3545">
        <w:rPr>
          <w:rFonts w:asciiTheme="minorHAnsi" w:hAnsiTheme="minorHAnsi" w:cstheme="minorHAnsi"/>
          <w:sz w:val="18"/>
          <w:szCs w:val="20"/>
        </w:rPr>
        <w:t xml:space="preserve">. </w:t>
      </w:r>
    </w:p>
    <w:p w14:paraId="6C107C12" w14:textId="77777777" w:rsidR="00462743" w:rsidRPr="009C3545" w:rsidRDefault="00462743" w:rsidP="0046274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18"/>
          <w:szCs w:val="20"/>
        </w:rPr>
      </w:pPr>
    </w:p>
    <w:p w14:paraId="4F74BB85" w14:textId="52F468CE" w:rsidR="00462743" w:rsidRPr="009C3545" w:rsidRDefault="00462743" w:rsidP="0046274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18"/>
          <w:szCs w:val="20"/>
        </w:rPr>
      </w:pPr>
      <w:r w:rsidRPr="009C3545">
        <w:rPr>
          <w:rFonts w:asciiTheme="minorHAnsi" w:hAnsiTheme="minorHAnsi" w:cs="Arial"/>
          <w:b/>
          <w:sz w:val="18"/>
          <w:szCs w:val="20"/>
        </w:rPr>
        <w:t>B. Design</w:t>
      </w:r>
      <w:r w:rsidR="0027103A" w:rsidRPr="009C3545">
        <w:rPr>
          <w:rFonts w:asciiTheme="minorHAnsi" w:hAnsiTheme="minorHAnsi" w:cs="Arial"/>
          <w:b/>
          <w:sz w:val="18"/>
          <w:szCs w:val="20"/>
        </w:rPr>
        <w:t xml:space="preserve"> HERS Verified </w:t>
      </w:r>
      <w:r w:rsidRPr="009C3545">
        <w:rPr>
          <w:rFonts w:asciiTheme="minorHAnsi" w:hAnsiTheme="minorHAnsi" w:cs="Arial"/>
          <w:b/>
          <w:sz w:val="18"/>
          <w:szCs w:val="20"/>
        </w:rPr>
        <w:t>Central Water Heating Systems Information</w:t>
      </w:r>
    </w:p>
    <w:p w14:paraId="4C4AB642" w14:textId="0D7EF096" w:rsidR="00462743" w:rsidRDefault="00462743" w:rsidP="00462743">
      <w:pPr>
        <w:keepNext/>
        <w:spacing w:after="0" w:line="240" w:lineRule="auto"/>
        <w:rPr>
          <w:ins w:id="512" w:author="Alhabibi, Haider@Energy" w:date="2022-01-26T19:48:00Z"/>
          <w:rFonts w:asciiTheme="minorHAnsi" w:hAnsiTheme="minorHAnsi"/>
          <w:sz w:val="18"/>
          <w:szCs w:val="20"/>
        </w:rPr>
      </w:pPr>
      <w:r w:rsidRPr="009C3545">
        <w:rPr>
          <w:rFonts w:asciiTheme="minorHAnsi" w:hAnsiTheme="minorHAnsi"/>
          <w:sz w:val="18"/>
          <w:szCs w:val="20"/>
        </w:rPr>
        <w:t xml:space="preserve">This table reports the water heating system features that were specified on the registered </w:t>
      </w:r>
      <w:del w:id="513" w:author="Tam, Danny@Energy" w:date="2022-02-28T15:45:00Z">
        <w:r w:rsidRPr="009C3545" w:rsidDel="00D11E38">
          <w:rPr>
            <w:rFonts w:asciiTheme="minorHAnsi" w:hAnsiTheme="minorHAnsi"/>
            <w:sz w:val="18"/>
            <w:szCs w:val="20"/>
          </w:rPr>
          <w:delText>CF1R</w:delText>
        </w:r>
      </w:del>
      <w:ins w:id="514" w:author="Tam, Danny@Energy" w:date="2022-02-28T15:45:00Z">
        <w:r w:rsidR="00D11E38">
          <w:rPr>
            <w:rFonts w:asciiTheme="minorHAnsi" w:hAnsiTheme="minorHAnsi"/>
            <w:sz w:val="18"/>
            <w:szCs w:val="20"/>
          </w:rPr>
          <w:t>NRCC</w:t>
        </w:r>
      </w:ins>
      <w:r w:rsidRPr="009C3545">
        <w:rPr>
          <w:rFonts w:asciiTheme="minorHAnsi" w:hAnsiTheme="minorHAnsi"/>
          <w:sz w:val="18"/>
          <w:szCs w:val="20"/>
        </w:rPr>
        <w:t xml:space="preserve"> compliance document for this project. </w:t>
      </w:r>
      <w:r w:rsidR="00896180" w:rsidRPr="009C3545">
        <w:rPr>
          <w:rFonts w:asciiTheme="minorHAnsi" w:hAnsiTheme="minorHAnsi"/>
          <w:sz w:val="18"/>
          <w:szCs w:val="20"/>
        </w:rPr>
        <w:t>This section is f</w:t>
      </w:r>
      <w:r w:rsidRPr="009C3545">
        <w:rPr>
          <w:rFonts w:asciiTheme="minorHAnsi" w:hAnsiTheme="minorHAnsi"/>
          <w:sz w:val="18"/>
          <w:szCs w:val="20"/>
        </w:rPr>
        <w:t>or information</w:t>
      </w:r>
      <w:r w:rsidR="00896180" w:rsidRPr="009C3545">
        <w:rPr>
          <w:rFonts w:asciiTheme="minorHAnsi" w:hAnsiTheme="minorHAnsi"/>
          <w:sz w:val="18"/>
          <w:szCs w:val="20"/>
        </w:rPr>
        <w:t>/verification purposes</w:t>
      </w:r>
      <w:r w:rsidRPr="009C3545">
        <w:rPr>
          <w:rFonts w:asciiTheme="minorHAnsi" w:hAnsiTheme="minorHAnsi"/>
          <w:sz w:val="18"/>
          <w:szCs w:val="20"/>
        </w:rPr>
        <w:t xml:space="preserve"> only and requires no user input.</w:t>
      </w:r>
    </w:p>
    <w:p w14:paraId="3CE38E0B" w14:textId="47F4FE3C" w:rsidR="00D94F09" w:rsidRDefault="00D94F09" w:rsidP="00D94F09">
      <w:pPr>
        <w:keepNext/>
        <w:spacing w:after="0" w:line="240" w:lineRule="auto"/>
        <w:rPr>
          <w:ins w:id="515" w:author="Alhabibi, Haider@Energy" w:date="2022-01-26T19:48:00Z"/>
          <w:rFonts w:asciiTheme="minorHAnsi" w:hAnsiTheme="minorHAnsi" w:cstheme="minorHAnsi"/>
          <w:b/>
          <w:sz w:val="18"/>
          <w:szCs w:val="18"/>
        </w:rPr>
      </w:pPr>
      <w:ins w:id="516" w:author="Alhabibi, Haider@Energy" w:date="2022-01-26T19:48:00Z">
        <w:r>
          <w:rPr>
            <w:rFonts w:asciiTheme="minorHAnsi" w:hAnsiTheme="minorHAnsi" w:cstheme="minorHAnsi"/>
            <w:b/>
            <w:sz w:val="18"/>
            <w:szCs w:val="18"/>
          </w:rPr>
          <w:t>B</w:t>
        </w:r>
        <w:del w:id="517" w:author="Alhabibi, Haider@Energy [2]" w:date="2022-03-07T12:22:00Z">
          <w:r w:rsidDel="00127AB6">
            <w:rPr>
              <w:rFonts w:asciiTheme="minorHAnsi" w:hAnsiTheme="minorHAnsi" w:cstheme="minorHAnsi"/>
              <w:b/>
              <w:sz w:val="18"/>
              <w:szCs w:val="18"/>
            </w:rPr>
            <w:delText>1</w:delText>
          </w:r>
        </w:del>
      </w:ins>
      <w:ins w:id="518" w:author="Alhabibi, Haider@Energy [2]" w:date="2022-03-07T12:22:00Z">
        <w:r w:rsidR="00127AB6">
          <w:rPr>
            <w:rFonts w:asciiTheme="minorHAnsi" w:hAnsiTheme="minorHAnsi" w:cstheme="minorHAnsi"/>
            <w:b/>
            <w:sz w:val="18"/>
            <w:szCs w:val="18"/>
          </w:rPr>
          <w:t>2</w:t>
        </w:r>
      </w:ins>
      <w:ins w:id="519" w:author="Alhabibi, Haider@Energy" w:date="2022-01-26T19:48:00Z">
        <w:r>
          <w:rPr>
            <w:rFonts w:asciiTheme="minorHAnsi" w:hAnsiTheme="minorHAnsi" w:cstheme="minorHAnsi"/>
            <w:b/>
            <w:sz w:val="18"/>
            <w:szCs w:val="18"/>
          </w:rPr>
          <w:t xml:space="preserve">. Design </w:t>
        </w:r>
        <w:r>
          <w:rPr>
            <w:rFonts w:cstheme="minorHAnsi"/>
            <w:b/>
            <w:sz w:val="20"/>
            <w:szCs w:val="20"/>
          </w:rPr>
          <w:t xml:space="preserve">HERS Verified </w:t>
        </w:r>
        <w:r>
          <w:rPr>
            <w:rFonts w:asciiTheme="minorHAnsi" w:hAnsiTheme="minorHAnsi" w:cstheme="minorHAnsi"/>
            <w:b/>
            <w:sz w:val="18"/>
            <w:szCs w:val="18"/>
          </w:rPr>
          <w:t>Dwelling Unit HPWH System Information</w:t>
        </w:r>
      </w:ins>
    </w:p>
    <w:p w14:paraId="0EA5286E" w14:textId="59E06070" w:rsidR="00D94F09" w:rsidRPr="009C3545" w:rsidDel="00D94F09" w:rsidRDefault="00D94F09" w:rsidP="00462743">
      <w:pPr>
        <w:keepNext/>
        <w:spacing w:after="0" w:line="240" w:lineRule="auto"/>
        <w:rPr>
          <w:del w:id="520" w:author="Alhabibi, Haider@Energy" w:date="2022-01-26T19:48:00Z"/>
          <w:rFonts w:asciiTheme="minorHAnsi" w:hAnsiTheme="minorHAnsi"/>
          <w:sz w:val="18"/>
          <w:szCs w:val="20"/>
        </w:rPr>
      </w:pPr>
      <w:ins w:id="521" w:author="Alhabibi, Haider@Energy" w:date="2022-01-26T19:48:00Z">
        <w:r>
          <w:rPr>
            <w:rFonts w:asciiTheme="minorHAnsi" w:hAnsiTheme="minorHAnsi" w:cstheme="minorHAnsi"/>
            <w:sz w:val="18"/>
            <w:szCs w:val="18"/>
          </w:rPr>
          <w:t xml:space="preserve">This table reports the water heating system features that were specified on the registered </w:t>
        </w:r>
        <w:del w:id="522" w:author="Tam, Danny@Energy" w:date="2022-02-28T15:45:00Z">
          <w:r w:rsidDel="00D11E38">
            <w:rPr>
              <w:rFonts w:asciiTheme="minorHAnsi" w:hAnsiTheme="minorHAnsi" w:cstheme="minorHAnsi"/>
              <w:sz w:val="18"/>
              <w:szCs w:val="18"/>
            </w:rPr>
            <w:delText>CF1R</w:delText>
          </w:r>
        </w:del>
      </w:ins>
      <w:ins w:id="523" w:author="Tam, Danny@Energy" w:date="2022-02-28T15:45:00Z">
        <w:r w:rsidR="00D11E38">
          <w:rPr>
            <w:rFonts w:asciiTheme="minorHAnsi" w:hAnsiTheme="minorHAnsi" w:cstheme="minorHAnsi"/>
            <w:sz w:val="18"/>
            <w:szCs w:val="18"/>
          </w:rPr>
          <w:t>NRCC</w:t>
        </w:r>
      </w:ins>
      <w:ins w:id="524" w:author="Alhabibi, Haider@Energy" w:date="2022-01-26T19:48:00Z">
        <w:r>
          <w:rPr>
            <w:rFonts w:asciiTheme="minorHAnsi" w:hAnsiTheme="minorHAnsi" w:cstheme="minorHAnsi"/>
            <w:sz w:val="18"/>
            <w:szCs w:val="18"/>
          </w:rPr>
          <w:t xml:space="preserve"> compliance document for this project. This section is for information/verification purposes only and requires no user input.</w:t>
        </w:r>
      </w:ins>
    </w:p>
    <w:p w14:paraId="693ECCC1" w14:textId="77777777" w:rsidR="00462743" w:rsidRPr="009C3545" w:rsidRDefault="00462743" w:rsidP="00462743">
      <w:pPr>
        <w:keepNext/>
        <w:spacing w:after="0" w:line="240" w:lineRule="auto"/>
        <w:rPr>
          <w:rFonts w:asciiTheme="minorHAnsi" w:hAnsiTheme="minorHAnsi"/>
          <w:sz w:val="18"/>
          <w:szCs w:val="20"/>
        </w:rPr>
      </w:pPr>
    </w:p>
    <w:p w14:paraId="2941EC98" w14:textId="5FDFE4BA" w:rsidR="00462743" w:rsidRPr="009C3545" w:rsidRDefault="00462743" w:rsidP="00462743">
      <w:pPr>
        <w:keepNext/>
        <w:spacing w:after="0" w:line="240" w:lineRule="auto"/>
        <w:rPr>
          <w:rFonts w:asciiTheme="minorHAnsi" w:hAnsiTheme="minorHAnsi"/>
          <w:sz w:val="18"/>
          <w:szCs w:val="20"/>
        </w:rPr>
      </w:pPr>
      <w:r w:rsidRPr="009C3545">
        <w:rPr>
          <w:rFonts w:asciiTheme="minorHAnsi" w:hAnsiTheme="minorHAnsi" w:cs="Arial"/>
          <w:b/>
          <w:sz w:val="18"/>
          <w:szCs w:val="20"/>
        </w:rPr>
        <w:t xml:space="preserve">C. Installed </w:t>
      </w:r>
      <w:r w:rsidR="0027103A" w:rsidRPr="009C3545">
        <w:rPr>
          <w:rFonts w:asciiTheme="minorHAnsi" w:hAnsiTheme="minorHAnsi" w:cs="Arial"/>
          <w:b/>
          <w:sz w:val="18"/>
          <w:szCs w:val="20"/>
        </w:rPr>
        <w:t xml:space="preserve">HERS Verified </w:t>
      </w:r>
      <w:r w:rsidRPr="009C3545">
        <w:rPr>
          <w:rFonts w:asciiTheme="minorHAnsi" w:hAnsiTheme="minorHAnsi" w:cs="Arial"/>
          <w:b/>
          <w:sz w:val="18"/>
          <w:szCs w:val="20"/>
        </w:rPr>
        <w:t>Central Water Heating Systems Information</w:t>
      </w:r>
    </w:p>
    <w:p w14:paraId="611E4CF2" w14:textId="1816B1EE" w:rsidR="00462743" w:rsidRPr="009C3545" w:rsidRDefault="00462743" w:rsidP="00462743">
      <w:pPr>
        <w:keepNext/>
        <w:spacing w:after="0" w:line="240" w:lineRule="auto"/>
        <w:rPr>
          <w:rFonts w:asciiTheme="minorHAnsi" w:hAnsiTheme="minorHAnsi"/>
          <w:sz w:val="18"/>
          <w:szCs w:val="20"/>
        </w:rPr>
      </w:pPr>
      <w:r w:rsidRPr="009C3545">
        <w:rPr>
          <w:rFonts w:asciiTheme="minorHAnsi" w:hAnsiTheme="minorHAnsi"/>
          <w:sz w:val="18"/>
          <w:szCs w:val="20"/>
        </w:rPr>
        <w:t xml:space="preserve">This table reports the water heating system information that is being installed. Require one line for each </w:t>
      </w:r>
      <w:r w:rsidR="00430E9A">
        <w:rPr>
          <w:rFonts w:asciiTheme="minorHAnsi" w:hAnsiTheme="minorHAnsi"/>
          <w:sz w:val="18"/>
          <w:szCs w:val="20"/>
        </w:rPr>
        <w:t>installed water heater</w:t>
      </w:r>
      <w:r w:rsidRPr="009C3545">
        <w:rPr>
          <w:rFonts w:asciiTheme="minorHAnsi" w:hAnsiTheme="minorHAnsi"/>
          <w:sz w:val="18"/>
          <w:szCs w:val="20"/>
        </w:rPr>
        <w:t>.</w:t>
      </w:r>
    </w:p>
    <w:p w14:paraId="627AD5ED" w14:textId="0FE0A080" w:rsidR="00462743" w:rsidRPr="009C3545" w:rsidRDefault="00462743" w:rsidP="00462743">
      <w:pPr>
        <w:keepNext/>
        <w:spacing w:after="0" w:line="240" w:lineRule="auto"/>
        <w:ind w:left="720" w:hanging="450"/>
        <w:rPr>
          <w:rFonts w:asciiTheme="minorHAnsi" w:hAnsiTheme="minorHAnsi"/>
          <w:sz w:val="18"/>
          <w:szCs w:val="20"/>
        </w:rPr>
      </w:pPr>
      <w:r w:rsidRPr="009C3545">
        <w:rPr>
          <w:rFonts w:asciiTheme="minorHAnsi" w:hAnsiTheme="minorHAnsi"/>
          <w:sz w:val="18"/>
          <w:szCs w:val="20"/>
        </w:rPr>
        <w:t xml:space="preserve">01 Water Heating System ID or Name – Reference information from </w:t>
      </w:r>
      <w:del w:id="525" w:author="Tam, Danny@Energy" w:date="2022-02-28T15:45:00Z">
        <w:r w:rsidRPr="009C3545" w:rsidDel="00D11E38">
          <w:rPr>
            <w:rFonts w:asciiTheme="minorHAnsi" w:hAnsiTheme="minorHAnsi"/>
            <w:sz w:val="18"/>
            <w:szCs w:val="20"/>
          </w:rPr>
          <w:delText>CF1R</w:delText>
        </w:r>
      </w:del>
      <w:ins w:id="526" w:author="Tam, Danny@Energy" w:date="2022-02-28T15:45:00Z">
        <w:r w:rsidR="00D11E38">
          <w:rPr>
            <w:rFonts w:asciiTheme="minorHAnsi" w:hAnsiTheme="minorHAnsi"/>
            <w:sz w:val="18"/>
            <w:szCs w:val="20"/>
          </w:rPr>
          <w:t>NRCC</w:t>
        </w:r>
      </w:ins>
      <w:r w:rsidRPr="009C3545">
        <w:rPr>
          <w:rFonts w:asciiTheme="minorHAnsi" w:hAnsiTheme="minorHAnsi"/>
          <w:sz w:val="18"/>
          <w:szCs w:val="20"/>
        </w:rPr>
        <w:t>.</w:t>
      </w:r>
    </w:p>
    <w:p w14:paraId="1D6DC229" w14:textId="377A12FC" w:rsidR="00462743" w:rsidRPr="009C3545" w:rsidRDefault="00462743" w:rsidP="00462743">
      <w:pPr>
        <w:keepNext/>
        <w:spacing w:after="0" w:line="240" w:lineRule="auto"/>
        <w:ind w:left="720" w:hanging="450"/>
        <w:rPr>
          <w:rFonts w:asciiTheme="minorHAnsi" w:hAnsiTheme="minorHAnsi"/>
          <w:sz w:val="18"/>
          <w:szCs w:val="20"/>
        </w:rPr>
      </w:pPr>
      <w:r w:rsidRPr="009C3545">
        <w:rPr>
          <w:rFonts w:asciiTheme="minorHAnsi" w:hAnsiTheme="minorHAnsi"/>
          <w:sz w:val="18"/>
          <w:szCs w:val="20"/>
        </w:rPr>
        <w:t xml:space="preserve">02 Water Heating System Type – Reference information from </w:t>
      </w:r>
      <w:del w:id="527" w:author="Tam, Danny@Energy" w:date="2022-02-28T15:45:00Z">
        <w:r w:rsidRPr="009C3545" w:rsidDel="00D11E38">
          <w:rPr>
            <w:rFonts w:asciiTheme="minorHAnsi" w:hAnsiTheme="minorHAnsi"/>
            <w:sz w:val="18"/>
            <w:szCs w:val="20"/>
          </w:rPr>
          <w:delText>CF1R</w:delText>
        </w:r>
      </w:del>
      <w:ins w:id="528" w:author="Tam, Danny@Energy" w:date="2022-02-28T15:45:00Z">
        <w:r w:rsidR="00D11E38">
          <w:rPr>
            <w:rFonts w:asciiTheme="minorHAnsi" w:hAnsiTheme="minorHAnsi"/>
            <w:sz w:val="18"/>
            <w:szCs w:val="20"/>
          </w:rPr>
          <w:t>NRCC</w:t>
        </w:r>
      </w:ins>
      <w:r w:rsidRPr="009C3545">
        <w:rPr>
          <w:rFonts w:asciiTheme="minorHAnsi" w:hAnsiTheme="minorHAnsi"/>
          <w:sz w:val="18"/>
          <w:szCs w:val="20"/>
        </w:rPr>
        <w:t>. The different kinds of water heating system type are DHW or Combined Hydronic.</w:t>
      </w:r>
    </w:p>
    <w:p w14:paraId="16BE694D" w14:textId="61372822" w:rsidR="00462743" w:rsidRPr="009C3545" w:rsidRDefault="00462743" w:rsidP="00462743">
      <w:pPr>
        <w:keepNext/>
        <w:spacing w:after="0" w:line="240" w:lineRule="auto"/>
        <w:ind w:left="540" w:hanging="270"/>
        <w:rPr>
          <w:rFonts w:asciiTheme="minorHAnsi" w:hAnsiTheme="minorHAnsi"/>
          <w:sz w:val="18"/>
          <w:szCs w:val="20"/>
        </w:rPr>
      </w:pPr>
      <w:r w:rsidRPr="009C3545">
        <w:rPr>
          <w:rFonts w:asciiTheme="minorHAnsi" w:hAnsiTheme="minorHAnsi"/>
          <w:sz w:val="18"/>
          <w:szCs w:val="20"/>
        </w:rPr>
        <w:t xml:space="preserve">03 Water Heater Type – Information from </w:t>
      </w:r>
      <w:del w:id="529" w:author="Tam, Danny@Energy" w:date="2022-02-28T15:45:00Z">
        <w:r w:rsidRPr="009C3545" w:rsidDel="00D11E38">
          <w:rPr>
            <w:rFonts w:asciiTheme="minorHAnsi" w:hAnsiTheme="minorHAnsi"/>
            <w:sz w:val="18"/>
            <w:szCs w:val="20"/>
          </w:rPr>
          <w:delText>CF1R</w:delText>
        </w:r>
      </w:del>
      <w:ins w:id="530" w:author="Tam, Danny@Energy" w:date="2022-02-28T15:45:00Z">
        <w:r w:rsidR="00D11E38">
          <w:rPr>
            <w:rFonts w:asciiTheme="minorHAnsi" w:hAnsiTheme="minorHAnsi"/>
            <w:sz w:val="18"/>
            <w:szCs w:val="20"/>
          </w:rPr>
          <w:t>NRCC</w:t>
        </w:r>
      </w:ins>
      <w:r w:rsidRPr="009C3545">
        <w:rPr>
          <w:rFonts w:asciiTheme="minorHAnsi" w:hAnsiTheme="minorHAnsi"/>
          <w:sz w:val="18"/>
          <w:szCs w:val="20"/>
        </w:rPr>
        <w:t xml:space="preserve">. The different kinds of water heaters are Large/Commercial Storage, Small/Consumer Storage, Residential-Duty Commercial Storage, Heat Pump, Boiler, Large/Commercial Instantaneous, Small/Consumer Instantaneous, Residential-Duty Commercial </w:t>
      </w:r>
      <w:proofErr w:type="gramStart"/>
      <w:r w:rsidRPr="009C3545">
        <w:rPr>
          <w:rFonts w:asciiTheme="minorHAnsi" w:hAnsiTheme="minorHAnsi"/>
          <w:sz w:val="18"/>
          <w:szCs w:val="20"/>
        </w:rPr>
        <w:t>Instantaneous</w:t>
      </w:r>
      <w:proofErr w:type="gramEnd"/>
      <w:r w:rsidRPr="009C3545">
        <w:rPr>
          <w:rFonts w:asciiTheme="minorHAnsi" w:hAnsiTheme="minorHAnsi"/>
          <w:sz w:val="18"/>
          <w:szCs w:val="20"/>
        </w:rPr>
        <w:t xml:space="preserve"> or Indirect.</w:t>
      </w:r>
    </w:p>
    <w:p w14:paraId="21DA709D" w14:textId="1C0B9159" w:rsidR="00462743" w:rsidRPr="009C3545" w:rsidRDefault="00462743" w:rsidP="00462743">
      <w:pPr>
        <w:keepNext/>
        <w:spacing w:after="0" w:line="240" w:lineRule="auto"/>
        <w:ind w:left="720" w:hanging="450"/>
        <w:rPr>
          <w:rFonts w:asciiTheme="minorHAnsi" w:hAnsiTheme="minorHAnsi"/>
          <w:sz w:val="18"/>
          <w:szCs w:val="20"/>
        </w:rPr>
      </w:pPr>
      <w:r w:rsidRPr="009C3545">
        <w:rPr>
          <w:rFonts w:asciiTheme="minorHAnsi" w:hAnsiTheme="minorHAnsi"/>
          <w:sz w:val="18"/>
          <w:szCs w:val="20"/>
        </w:rPr>
        <w:t xml:space="preserve">04 # of Water Heaters in system – Reference information from </w:t>
      </w:r>
      <w:del w:id="531" w:author="Tam, Danny@Energy" w:date="2022-02-28T15:45:00Z">
        <w:r w:rsidRPr="009C3545" w:rsidDel="00D11E38">
          <w:rPr>
            <w:rFonts w:asciiTheme="minorHAnsi" w:hAnsiTheme="minorHAnsi"/>
            <w:sz w:val="18"/>
            <w:szCs w:val="20"/>
          </w:rPr>
          <w:delText>CF1R</w:delText>
        </w:r>
      </w:del>
      <w:ins w:id="532" w:author="Tam, Danny@Energy" w:date="2022-02-28T15:45:00Z">
        <w:r w:rsidR="00D11E38">
          <w:rPr>
            <w:rFonts w:asciiTheme="minorHAnsi" w:hAnsiTheme="minorHAnsi"/>
            <w:sz w:val="18"/>
            <w:szCs w:val="20"/>
          </w:rPr>
          <w:t>NRCC</w:t>
        </w:r>
      </w:ins>
      <w:r w:rsidRPr="009C3545">
        <w:rPr>
          <w:rFonts w:asciiTheme="minorHAnsi" w:hAnsiTheme="minorHAnsi"/>
          <w:sz w:val="18"/>
          <w:szCs w:val="20"/>
        </w:rPr>
        <w:t>.</w:t>
      </w:r>
    </w:p>
    <w:p w14:paraId="541EEF01" w14:textId="77777777" w:rsidR="00462743" w:rsidRPr="009C3545" w:rsidRDefault="00462743" w:rsidP="00462743">
      <w:pPr>
        <w:keepNext/>
        <w:spacing w:after="0" w:line="240" w:lineRule="auto"/>
        <w:ind w:left="720" w:hanging="450"/>
        <w:rPr>
          <w:rFonts w:asciiTheme="minorHAnsi" w:hAnsiTheme="minorHAnsi"/>
          <w:sz w:val="18"/>
          <w:szCs w:val="20"/>
        </w:rPr>
      </w:pPr>
      <w:r w:rsidRPr="009C3545">
        <w:rPr>
          <w:rFonts w:asciiTheme="minorHAnsi" w:hAnsiTheme="minorHAnsi"/>
          <w:sz w:val="18"/>
          <w:szCs w:val="20"/>
        </w:rPr>
        <w:t xml:space="preserve">05 Water Heater Storage Volume (gal) – User input. Value may be N/A if water heater type is instantaneous with zero storage.  </w:t>
      </w:r>
    </w:p>
    <w:p w14:paraId="41C3ED81" w14:textId="02D3B384" w:rsidR="00462743" w:rsidRPr="009C3545" w:rsidRDefault="00462743" w:rsidP="00462743">
      <w:pPr>
        <w:keepNext/>
        <w:spacing w:after="0" w:line="240" w:lineRule="auto"/>
        <w:ind w:left="720" w:hanging="450"/>
        <w:rPr>
          <w:rFonts w:asciiTheme="minorHAnsi" w:hAnsiTheme="minorHAnsi"/>
          <w:sz w:val="18"/>
          <w:szCs w:val="20"/>
        </w:rPr>
      </w:pPr>
      <w:r w:rsidRPr="009C3545">
        <w:rPr>
          <w:rFonts w:asciiTheme="minorHAnsi" w:hAnsiTheme="minorHAnsi"/>
          <w:sz w:val="18"/>
          <w:szCs w:val="20"/>
        </w:rPr>
        <w:t xml:space="preserve">06 Fuel Type – Reference information from </w:t>
      </w:r>
      <w:del w:id="533" w:author="Tam, Danny@Energy" w:date="2022-02-28T15:45:00Z">
        <w:r w:rsidRPr="009C3545" w:rsidDel="00D11E38">
          <w:rPr>
            <w:rFonts w:asciiTheme="minorHAnsi" w:hAnsiTheme="minorHAnsi"/>
            <w:sz w:val="18"/>
            <w:szCs w:val="20"/>
          </w:rPr>
          <w:delText>CF1R</w:delText>
        </w:r>
      </w:del>
      <w:ins w:id="534" w:author="Tam, Danny@Energy" w:date="2022-02-28T15:45:00Z">
        <w:r w:rsidR="00D11E38">
          <w:rPr>
            <w:rFonts w:asciiTheme="minorHAnsi" w:hAnsiTheme="minorHAnsi"/>
            <w:sz w:val="18"/>
            <w:szCs w:val="20"/>
          </w:rPr>
          <w:t>NRCC</w:t>
        </w:r>
      </w:ins>
      <w:r w:rsidRPr="009C3545">
        <w:rPr>
          <w:rFonts w:asciiTheme="minorHAnsi" w:hAnsiTheme="minorHAnsi"/>
          <w:sz w:val="18"/>
          <w:szCs w:val="20"/>
        </w:rPr>
        <w:t>. The different kinds of fuel types are natural gas, propane, oil, or electricity.</w:t>
      </w:r>
    </w:p>
    <w:p w14:paraId="147B362C" w14:textId="0E9A7A91" w:rsidR="00462743" w:rsidRPr="009C3545" w:rsidRDefault="00462743" w:rsidP="00462743">
      <w:pPr>
        <w:keepNext/>
        <w:spacing w:after="0" w:line="240" w:lineRule="auto"/>
        <w:ind w:left="720" w:hanging="450"/>
        <w:rPr>
          <w:rFonts w:asciiTheme="minorHAnsi" w:hAnsiTheme="minorHAnsi"/>
          <w:sz w:val="18"/>
          <w:szCs w:val="20"/>
        </w:rPr>
      </w:pPr>
      <w:r w:rsidRPr="009C3545">
        <w:rPr>
          <w:rFonts w:asciiTheme="minorHAnsi" w:hAnsiTheme="minorHAnsi"/>
          <w:sz w:val="18"/>
          <w:szCs w:val="20"/>
        </w:rPr>
        <w:t xml:space="preserve">07 Rated Input Type – Reference information from </w:t>
      </w:r>
      <w:del w:id="535" w:author="Tam, Danny@Energy" w:date="2022-02-28T15:45:00Z">
        <w:r w:rsidRPr="009C3545" w:rsidDel="00D11E38">
          <w:rPr>
            <w:rFonts w:asciiTheme="minorHAnsi" w:hAnsiTheme="minorHAnsi"/>
            <w:sz w:val="18"/>
            <w:szCs w:val="20"/>
          </w:rPr>
          <w:delText>CF1R</w:delText>
        </w:r>
      </w:del>
      <w:ins w:id="536" w:author="Tam, Danny@Energy" w:date="2022-02-28T15:45:00Z">
        <w:r w:rsidR="00D11E38">
          <w:rPr>
            <w:rFonts w:asciiTheme="minorHAnsi" w:hAnsiTheme="minorHAnsi"/>
            <w:sz w:val="18"/>
            <w:szCs w:val="20"/>
          </w:rPr>
          <w:t>NRCC</w:t>
        </w:r>
      </w:ins>
      <w:r w:rsidRPr="009C3545">
        <w:rPr>
          <w:rFonts w:asciiTheme="minorHAnsi" w:hAnsiTheme="minorHAnsi"/>
          <w:sz w:val="18"/>
          <w:szCs w:val="20"/>
        </w:rPr>
        <w:t>. For natural gas, propane and oil fuel type the input type is Btu/Hr. For electric the input type is kW.</w:t>
      </w:r>
    </w:p>
    <w:p w14:paraId="55D9F453" w14:textId="575CB537" w:rsidR="00462743" w:rsidRPr="009C3545" w:rsidRDefault="00462743" w:rsidP="00462743">
      <w:pPr>
        <w:keepNext/>
        <w:spacing w:after="0" w:line="240" w:lineRule="auto"/>
        <w:ind w:left="720" w:hanging="450"/>
        <w:rPr>
          <w:rFonts w:asciiTheme="minorHAnsi" w:hAnsiTheme="minorHAnsi"/>
          <w:sz w:val="18"/>
          <w:szCs w:val="20"/>
        </w:rPr>
      </w:pPr>
      <w:r w:rsidRPr="009C3545">
        <w:rPr>
          <w:rFonts w:asciiTheme="minorHAnsi" w:hAnsiTheme="minorHAnsi"/>
          <w:sz w:val="18"/>
          <w:szCs w:val="20"/>
        </w:rPr>
        <w:t xml:space="preserve">08 Rated Input Value – User input. Numerical value of the rated input. Must be equal to or less than value indicated on the </w:t>
      </w:r>
      <w:del w:id="537" w:author="Tam, Danny@Energy" w:date="2022-02-28T15:45:00Z">
        <w:r w:rsidRPr="009C3545" w:rsidDel="00D11E38">
          <w:rPr>
            <w:rFonts w:asciiTheme="minorHAnsi" w:hAnsiTheme="minorHAnsi"/>
            <w:sz w:val="18"/>
            <w:szCs w:val="20"/>
          </w:rPr>
          <w:delText>CF1R</w:delText>
        </w:r>
      </w:del>
      <w:ins w:id="538" w:author="Tam, Danny@Energy" w:date="2022-02-28T15:45:00Z">
        <w:r w:rsidR="00D11E38">
          <w:rPr>
            <w:rFonts w:asciiTheme="minorHAnsi" w:hAnsiTheme="minorHAnsi"/>
            <w:sz w:val="18"/>
            <w:szCs w:val="20"/>
          </w:rPr>
          <w:t>NRCC</w:t>
        </w:r>
      </w:ins>
      <w:r w:rsidRPr="009C3545">
        <w:rPr>
          <w:rFonts w:asciiTheme="minorHAnsi" w:hAnsiTheme="minorHAnsi"/>
          <w:sz w:val="18"/>
          <w:szCs w:val="20"/>
        </w:rPr>
        <w:t>.</w:t>
      </w:r>
    </w:p>
    <w:p w14:paraId="257EF2CA" w14:textId="1AA0D3BA" w:rsidR="00462743" w:rsidRPr="009C3545" w:rsidRDefault="00462743" w:rsidP="00462743">
      <w:pPr>
        <w:keepNext/>
        <w:spacing w:after="0" w:line="240" w:lineRule="auto"/>
        <w:ind w:left="720" w:hanging="450"/>
        <w:rPr>
          <w:rFonts w:asciiTheme="minorHAnsi" w:hAnsiTheme="minorHAnsi"/>
          <w:sz w:val="18"/>
          <w:szCs w:val="20"/>
        </w:rPr>
      </w:pPr>
      <w:r w:rsidRPr="009C3545">
        <w:rPr>
          <w:rFonts w:asciiTheme="minorHAnsi" w:hAnsiTheme="minorHAnsi"/>
          <w:sz w:val="18"/>
          <w:szCs w:val="20"/>
        </w:rPr>
        <w:t xml:space="preserve">09 Heating Efficiency Type – Reference information from </w:t>
      </w:r>
      <w:del w:id="539" w:author="Tam, Danny@Energy" w:date="2022-02-28T15:45:00Z">
        <w:r w:rsidRPr="009C3545" w:rsidDel="00D11E38">
          <w:rPr>
            <w:rFonts w:asciiTheme="minorHAnsi" w:hAnsiTheme="minorHAnsi"/>
            <w:sz w:val="18"/>
            <w:szCs w:val="20"/>
          </w:rPr>
          <w:delText>CF1R</w:delText>
        </w:r>
      </w:del>
      <w:ins w:id="540" w:author="Tam, Danny@Energy" w:date="2022-02-28T15:45:00Z">
        <w:r w:rsidR="00D11E38">
          <w:rPr>
            <w:rFonts w:asciiTheme="minorHAnsi" w:hAnsiTheme="minorHAnsi"/>
            <w:sz w:val="18"/>
            <w:szCs w:val="20"/>
          </w:rPr>
          <w:t>NRCC</w:t>
        </w:r>
      </w:ins>
      <w:r w:rsidRPr="009C3545">
        <w:rPr>
          <w:rFonts w:asciiTheme="minorHAnsi" w:hAnsiTheme="minorHAnsi"/>
          <w:sz w:val="18"/>
          <w:szCs w:val="20"/>
        </w:rPr>
        <w:t>. Different efficiency types are Energy Factor, AFUE, UEF and Thermal Efficiency.</w:t>
      </w:r>
    </w:p>
    <w:p w14:paraId="1234F2AC" w14:textId="26E74AC2" w:rsidR="00462743" w:rsidRPr="009C3545" w:rsidRDefault="00462743" w:rsidP="00462743">
      <w:pPr>
        <w:keepNext/>
        <w:spacing w:after="0" w:line="240" w:lineRule="auto"/>
        <w:ind w:left="720" w:hanging="450"/>
        <w:rPr>
          <w:rFonts w:asciiTheme="minorHAnsi" w:hAnsiTheme="minorHAnsi"/>
          <w:sz w:val="18"/>
          <w:szCs w:val="20"/>
        </w:rPr>
      </w:pPr>
      <w:r w:rsidRPr="009C3545">
        <w:rPr>
          <w:rFonts w:asciiTheme="minorHAnsi" w:hAnsiTheme="minorHAnsi"/>
          <w:sz w:val="18"/>
          <w:szCs w:val="20"/>
        </w:rPr>
        <w:t xml:space="preserve">10 Heating Efficiency Value – User input. Numerical value of the Heating Efficiency. Must be equal to or higher efficiency than value indicated on the </w:t>
      </w:r>
      <w:del w:id="541" w:author="Tam, Danny@Energy" w:date="2022-02-28T15:45:00Z">
        <w:r w:rsidRPr="009C3545" w:rsidDel="00D11E38">
          <w:rPr>
            <w:rFonts w:asciiTheme="minorHAnsi" w:hAnsiTheme="minorHAnsi"/>
            <w:sz w:val="18"/>
            <w:szCs w:val="20"/>
          </w:rPr>
          <w:delText>CF1R</w:delText>
        </w:r>
      </w:del>
      <w:ins w:id="542" w:author="Tam, Danny@Energy" w:date="2022-02-28T15:45:00Z">
        <w:r w:rsidR="00D11E38">
          <w:rPr>
            <w:rFonts w:asciiTheme="minorHAnsi" w:hAnsiTheme="minorHAnsi"/>
            <w:sz w:val="18"/>
            <w:szCs w:val="20"/>
          </w:rPr>
          <w:t>NRCC</w:t>
        </w:r>
      </w:ins>
      <w:r w:rsidRPr="009C3545">
        <w:rPr>
          <w:rFonts w:asciiTheme="minorHAnsi" w:hAnsiTheme="minorHAnsi"/>
          <w:sz w:val="18"/>
          <w:szCs w:val="20"/>
        </w:rPr>
        <w:t>.</w:t>
      </w:r>
    </w:p>
    <w:p w14:paraId="144E684F" w14:textId="318639EA" w:rsidR="00462743" w:rsidRPr="009C3545" w:rsidRDefault="00462743" w:rsidP="00462743">
      <w:pPr>
        <w:keepNext/>
        <w:spacing w:after="0" w:line="240" w:lineRule="auto"/>
        <w:ind w:left="720" w:hanging="450"/>
        <w:rPr>
          <w:rFonts w:asciiTheme="minorHAnsi" w:hAnsiTheme="minorHAnsi"/>
          <w:sz w:val="18"/>
          <w:szCs w:val="20"/>
        </w:rPr>
      </w:pPr>
      <w:r w:rsidRPr="009C3545">
        <w:rPr>
          <w:rFonts w:asciiTheme="minorHAnsi" w:hAnsiTheme="minorHAnsi"/>
          <w:sz w:val="18"/>
          <w:szCs w:val="20"/>
        </w:rPr>
        <w:t xml:space="preserve">11 Standby Loss – User input. Must be equal to or less than value indicated on the </w:t>
      </w:r>
      <w:del w:id="543" w:author="Tam, Danny@Energy" w:date="2022-02-28T15:45:00Z">
        <w:r w:rsidRPr="009C3545" w:rsidDel="00D11E38">
          <w:rPr>
            <w:rFonts w:asciiTheme="minorHAnsi" w:hAnsiTheme="minorHAnsi"/>
            <w:sz w:val="18"/>
            <w:szCs w:val="20"/>
          </w:rPr>
          <w:delText>CF1R</w:delText>
        </w:r>
      </w:del>
      <w:ins w:id="544" w:author="Tam, Danny@Energy" w:date="2022-02-28T15:45:00Z">
        <w:r w:rsidR="00D11E38">
          <w:rPr>
            <w:rFonts w:asciiTheme="minorHAnsi" w:hAnsiTheme="minorHAnsi"/>
            <w:sz w:val="18"/>
            <w:szCs w:val="20"/>
          </w:rPr>
          <w:t>NRCC</w:t>
        </w:r>
      </w:ins>
      <w:r w:rsidRPr="009C3545">
        <w:rPr>
          <w:rFonts w:asciiTheme="minorHAnsi" w:hAnsiTheme="minorHAnsi"/>
          <w:sz w:val="18"/>
          <w:szCs w:val="20"/>
        </w:rPr>
        <w:t xml:space="preserve">. Value may be N/A if </w:t>
      </w:r>
      <w:del w:id="545" w:author="Tam, Danny@Energy" w:date="2022-02-28T15:45:00Z">
        <w:r w:rsidRPr="009C3545" w:rsidDel="00D11E38">
          <w:rPr>
            <w:rFonts w:asciiTheme="minorHAnsi" w:hAnsiTheme="minorHAnsi"/>
            <w:sz w:val="18"/>
            <w:szCs w:val="20"/>
          </w:rPr>
          <w:delText>CF1R</w:delText>
        </w:r>
      </w:del>
      <w:ins w:id="546" w:author="Tam, Danny@Energy" w:date="2022-02-28T15:45:00Z">
        <w:r w:rsidR="00D11E38">
          <w:rPr>
            <w:rFonts w:asciiTheme="minorHAnsi" w:hAnsiTheme="minorHAnsi"/>
            <w:sz w:val="18"/>
            <w:szCs w:val="20"/>
          </w:rPr>
          <w:t>NRCC</w:t>
        </w:r>
      </w:ins>
      <w:r w:rsidRPr="009C3545">
        <w:rPr>
          <w:rFonts w:asciiTheme="minorHAnsi" w:hAnsiTheme="minorHAnsi"/>
          <w:sz w:val="18"/>
          <w:szCs w:val="20"/>
        </w:rPr>
        <w:t xml:space="preserve"> value is N/A.  </w:t>
      </w:r>
    </w:p>
    <w:p w14:paraId="1F045E8A" w14:textId="191121C9" w:rsidR="00462743" w:rsidRDefault="00462743" w:rsidP="00462743">
      <w:pPr>
        <w:keepNext/>
        <w:spacing w:after="0" w:line="240" w:lineRule="auto"/>
        <w:ind w:left="720" w:hanging="450"/>
        <w:rPr>
          <w:ins w:id="547" w:author="Alhabibi, Haider@Energy" w:date="2022-01-26T19:49:00Z"/>
          <w:rFonts w:asciiTheme="minorHAnsi" w:hAnsiTheme="minorHAnsi"/>
          <w:sz w:val="18"/>
          <w:szCs w:val="20"/>
        </w:rPr>
      </w:pPr>
      <w:r w:rsidRPr="009C3545">
        <w:rPr>
          <w:rFonts w:asciiTheme="minorHAnsi" w:hAnsiTheme="minorHAnsi"/>
          <w:sz w:val="18"/>
          <w:szCs w:val="20"/>
        </w:rPr>
        <w:t xml:space="preserve">12 Exterior </w:t>
      </w:r>
      <w:proofErr w:type="spellStart"/>
      <w:r w:rsidRPr="009C3545">
        <w:rPr>
          <w:rFonts w:asciiTheme="minorHAnsi" w:hAnsiTheme="minorHAnsi"/>
          <w:sz w:val="18"/>
          <w:szCs w:val="20"/>
        </w:rPr>
        <w:t>Insul</w:t>
      </w:r>
      <w:proofErr w:type="spellEnd"/>
      <w:r w:rsidRPr="009C3545">
        <w:rPr>
          <w:rFonts w:asciiTheme="minorHAnsi" w:hAnsiTheme="minorHAnsi"/>
          <w:sz w:val="18"/>
          <w:szCs w:val="20"/>
        </w:rPr>
        <w:t xml:space="preserve">. R-Value – User input. Must be equal to or higher than value indicated on the </w:t>
      </w:r>
      <w:del w:id="548" w:author="Tam, Danny@Energy" w:date="2022-02-28T15:45:00Z">
        <w:r w:rsidRPr="009C3545" w:rsidDel="00D11E38">
          <w:rPr>
            <w:rFonts w:asciiTheme="minorHAnsi" w:hAnsiTheme="minorHAnsi"/>
            <w:sz w:val="18"/>
            <w:szCs w:val="20"/>
          </w:rPr>
          <w:delText>CF1R</w:delText>
        </w:r>
      </w:del>
      <w:ins w:id="549" w:author="Tam, Danny@Energy" w:date="2022-02-28T15:45:00Z">
        <w:r w:rsidR="00D11E38">
          <w:rPr>
            <w:rFonts w:asciiTheme="minorHAnsi" w:hAnsiTheme="minorHAnsi"/>
            <w:sz w:val="18"/>
            <w:szCs w:val="20"/>
          </w:rPr>
          <w:t>NRCC</w:t>
        </w:r>
      </w:ins>
      <w:r w:rsidRPr="009C3545">
        <w:rPr>
          <w:rFonts w:asciiTheme="minorHAnsi" w:hAnsiTheme="minorHAnsi"/>
          <w:sz w:val="18"/>
          <w:szCs w:val="20"/>
        </w:rPr>
        <w:t xml:space="preserve">. Value may be N/A if </w:t>
      </w:r>
      <w:del w:id="550" w:author="Tam, Danny@Energy" w:date="2022-02-28T15:45:00Z">
        <w:r w:rsidRPr="009C3545" w:rsidDel="00D11E38">
          <w:rPr>
            <w:rFonts w:asciiTheme="minorHAnsi" w:hAnsiTheme="minorHAnsi"/>
            <w:sz w:val="18"/>
            <w:szCs w:val="20"/>
          </w:rPr>
          <w:delText>CF1R</w:delText>
        </w:r>
      </w:del>
      <w:ins w:id="551" w:author="Tam, Danny@Energy" w:date="2022-02-28T15:45:00Z">
        <w:r w:rsidR="00D11E38">
          <w:rPr>
            <w:rFonts w:asciiTheme="minorHAnsi" w:hAnsiTheme="minorHAnsi"/>
            <w:sz w:val="18"/>
            <w:szCs w:val="20"/>
          </w:rPr>
          <w:t>NRCC</w:t>
        </w:r>
      </w:ins>
      <w:r w:rsidRPr="009C3545">
        <w:rPr>
          <w:rFonts w:asciiTheme="minorHAnsi" w:hAnsiTheme="minorHAnsi"/>
          <w:sz w:val="18"/>
          <w:szCs w:val="20"/>
        </w:rPr>
        <w:t xml:space="preserve"> value is N/A.  </w:t>
      </w:r>
    </w:p>
    <w:p w14:paraId="0B861C7C" w14:textId="32669BD7" w:rsidR="004E2C51" w:rsidRDefault="004E2C51" w:rsidP="00462743">
      <w:pPr>
        <w:keepNext/>
        <w:spacing w:after="0" w:line="240" w:lineRule="auto"/>
        <w:ind w:left="720" w:hanging="450"/>
        <w:rPr>
          <w:ins w:id="552" w:author="Alhabibi, Haider@Energy" w:date="2022-01-26T19:49:00Z"/>
          <w:rFonts w:asciiTheme="minorHAnsi" w:hAnsiTheme="minorHAnsi"/>
          <w:sz w:val="18"/>
          <w:szCs w:val="20"/>
        </w:rPr>
      </w:pPr>
    </w:p>
    <w:p w14:paraId="2D070E54" w14:textId="2A84FF4C" w:rsidR="004E2C51" w:rsidRDefault="004E2C51" w:rsidP="004E2C51">
      <w:pPr>
        <w:keepNext/>
        <w:spacing w:after="0" w:line="240" w:lineRule="auto"/>
        <w:rPr>
          <w:ins w:id="553" w:author="Alhabibi, Haider@Energy" w:date="2022-01-26T19:49:00Z"/>
          <w:rFonts w:asciiTheme="minorHAnsi" w:hAnsiTheme="minorHAnsi" w:cstheme="minorHAnsi"/>
          <w:sz w:val="18"/>
          <w:szCs w:val="18"/>
        </w:rPr>
      </w:pPr>
      <w:ins w:id="554" w:author="Alhabibi, Haider@Energy" w:date="2022-01-26T19:49:00Z">
        <w:r>
          <w:rPr>
            <w:rFonts w:asciiTheme="minorHAnsi" w:hAnsiTheme="minorHAnsi" w:cstheme="minorHAnsi"/>
            <w:b/>
            <w:sz w:val="18"/>
            <w:szCs w:val="18"/>
          </w:rPr>
          <w:t xml:space="preserve">C2. Installed </w:t>
        </w:r>
        <w:r>
          <w:rPr>
            <w:rFonts w:cstheme="minorHAnsi"/>
            <w:b/>
            <w:sz w:val="20"/>
            <w:szCs w:val="20"/>
          </w:rPr>
          <w:t xml:space="preserve">HERS Verified </w:t>
        </w:r>
        <w:r>
          <w:rPr>
            <w:rFonts w:asciiTheme="minorHAnsi" w:hAnsiTheme="minorHAnsi" w:cstheme="minorHAnsi"/>
            <w:b/>
            <w:sz w:val="18"/>
            <w:szCs w:val="18"/>
          </w:rPr>
          <w:t>Dwelling Unit HPWH System Information</w:t>
        </w:r>
      </w:ins>
    </w:p>
    <w:p w14:paraId="4FFF486B" w14:textId="77777777" w:rsidR="007E0EB4" w:rsidRDefault="004E2C51" w:rsidP="00F8334B">
      <w:pPr>
        <w:keepNext/>
        <w:spacing w:after="0" w:line="240" w:lineRule="auto"/>
        <w:rPr>
          <w:ins w:id="555" w:author="Alhabibi, Haider@Energy" w:date="2022-01-26T19:53:00Z"/>
          <w:rFonts w:asciiTheme="minorHAnsi" w:hAnsiTheme="minorHAnsi" w:cstheme="minorHAnsi"/>
          <w:sz w:val="18"/>
          <w:szCs w:val="18"/>
        </w:rPr>
      </w:pPr>
      <w:ins w:id="556" w:author="Alhabibi, Haider@Energy" w:date="2022-01-26T19:49:00Z">
        <w:r>
          <w:rPr>
            <w:rFonts w:asciiTheme="minorHAnsi" w:hAnsiTheme="minorHAnsi" w:cstheme="minorHAnsi"/>
            <w:sz w:val="18"/>
            <w:szCs w:val="18"/>
          </w:rPr>
          <w:t xml:space="preserve">This table reports the water heating system information that is being installed. Require one line for each installed water heater.  </w:t>
        </w:r>
      </w:ins>
      <w:ins w:id="557" w:author="Alhabibi, Haider@Energy" w:date="2022-01-26T19:53:00Z">
        <w:r w:rsidR="00F8334B" w:rsidRPr="00F8334B">
          <w:rPr>
            <w:rFonts w:asciiTheme="minorHAnsi" w:hAnsiTheme="minorHAnsi" w:cstheme="minorHAnsi"/>
            <w:sz w:val="18"/>
            <w:szCs w:val="18"/>
          </w:rPr>
          <w:t>Require one line for each installed water heater.</w:t>
        </w:r>
      </w:ins>
    </w:p>
    <w:p w14:paraId="058AE6C0" w14:textId="327D325A" w:rsidR="00504520" w:rsidRPr="009C3545" w:rsidRDefault="00504520" w:rsidP="0034138D">
      <w:pPr>
        <w:keepNext/>
        <w:spacing w:after="0" w:line="240" w:lineRule="auto"/>
        <w:ind w:firstLine="270"/>
        <w:rPr>
          <w:ins w:id="558" w:author="Alhabibi, Haider@Energy" w:date="2022-01-26T19:51:00Z"/>
          <w:rFonts w:asciiTheme="minorHAnsi" w:hAnsiTheme="minorHAnsi"/>
          <w:sz w:val="18"/>
          <w:szCs w:val="20"/>
        </w:rPr>
      </w:pPr>
      <w:ins w:id="559" w:author="Alhabibi, Haider@Energy" w:date="2022-01-26T19:51:00Z">
        <w:r w:rsidRPr="009C3545">
          <w:rPr>
            <w:rFonts w:asciiTheme="minorHAnsi" w:hAnsiTheme="minorHAnsi"/>
            <w:sz w:val="18"/>
            <w:szCs w:val="20"/>
          </w:rPr>
          <w:t xml:space="preserve">01 Water Heating System ID or Name – Reference information from </w:t>
        </w:r>
      </w:ins>
      <w:ins w:id="560" w:author="Alhabibi, Haider@Energy" w:date="2022-01-26T21:16:00Z">
        <w:r w:rsidR="00761D1E">
          <w:rPr>
            <w:rFonts w:asciiTheme="minorHAnsi" w:hAnsiTheme="minorHAnsi"/>
            <w:sz w:val="18"/>
            <w:szCs w:val="20"/>
          </w:rPr>
          <w:t xml:space="preserve">Table </w:t>
        </w:r>
      </w:ins>
      <w:ins w:id="561" w:author="Alhabibi, Haider@Energy" w:date="2022-01-26T21:17:00Z">
        <w:r w:rsidR="0060122C">
          <w:rPr>
            <w:rFonts w:asciiTheme="minorHAnsi" w:hAnsiTheme="minorHAnsi"/>
            <w:sz w:val="18"/>
            <w:szCs w:val="20"/>
          </w:rPr>
          <w:t>B</w:t>
        </w:r>
      </w:ins>
      <w:ins w:id="562" w:author="Alhabibi, Haider@Energy" w:date="2022-01-26T21:16:00Z">
        <w:r w:rsidR="00ED21FF">
          <w:rPr>
            <w:rFonts w:asciiTheme="minorHAnsi" w:hAnsiTheme="minorHAnsi"/>
            <w:sz w:val="18"/>
            <w:szCs w:val="20"/>
          </w:rPr>
          <w:t>2</w:t>
        </w:r>
      </w:ins>
      <w:ins w:id="563" w:author="Alhabibi, Haider@Energy" w:date="2022-01-26T19:51:00Z">
        <w:r w:rsidRPr="009C3545">
          <w:rPr>
            <w:rFonts w:asciiTheme="minorHAnsi" w:hAnsiTheme="minorHAnsi"/>
            <w:sz w:val="18"/>
            <w:szCs w:val="20"/>
          </w:rPr>
          <w:t>.</w:t>
        </w:r>
      </w:ins>
    </w:p>
    <w:p w14:paraId="3CC2F5B1" w14:textId="278AE580" w:rsidR="00504520" w:rsidRPr="009C3545" w:rsidRDefault="00504520" w:rsidP="003461B9">
      <w:pPr>
        <w:keepNext/>
        <w:spacing w:after="0" w:line="240" w:lineRule="auto"/>
        <w:ind w:left="720" w:hanging="450"/>
        <w:rPr>
          <w:ins w:id="564" w:author="Alhabibi, Haider@Energy" w:date="2022-01-26T19:51:00Z"/>
          <w:rFonts w:asciiTheme="minorHAnsi" w:hAnsiTheme="minorHAnsi"/>
          <w:sz w:val="18"/>
          <w:szCs w:val="20"/>
        </w:rPr>
      </w:pPr>
      <w:ins w:id="565" w:author="Alhabibi, Haider@Energy" w:date="2022-01-26T19:51:00Z">
        <w:r w:rsidRPr="009C3545">
          <w:rPr>
            <w:rFonts w:asciiTheme="minorHAnsi" w:hAnsiTheme="minorHAnsi"/>
            <w:sz w:val="18"/>
            <w:szCs w:val="20"/>
          </w:rPr>
          <w:t xml:space="preserve">02 </w:t>
        </w:r>
      </w:ins>
      <w:ins w:id="566" w:author="Alhabibi, Haider@Energy" w:date="2022-01-26T21:08:00Z">
        <w:r w:rsidR="00111FD5" w:rsidRPr="00C53D57">
          <w:rPr>
            <w:rFonts w:asciiTheme="minorHAnsi" w:hAnsiTheme="minorHAnsi"/>
            <w:sz w:val="18"/>
            <w:szCs w:val="20"/>
          </w:rPr>
          <w:t>Modeled Equipment</w:t>
        </w:r>
        <w:r w:rsidR="00111FD5">
          <w:rPr>
            <w:rFonts w:asciiTheme="minorHAnsi" w:hAnsiTheme="minorHAnsi"/>
            <w:sz w:val="18"/>
            <w:szCs w:val="20"/>
          </w:rPr>
          <w:t xml:space="preserve"> </w:t>
        </w:r>
        <w:r w:rsidR="00111FD5" w:rsidRPr="00C53D57">
          <w:rPr>
            <w:rFonts w:asciiTheme="minorHAnsi" w:hAnsiTheme="minorHAnsi"/>
            <w:sz w:val="18"/>
            <w:szCs w:val="20"/>
          </w:rPr>
          <w:t>Make and Model</w:t>
        </w:r>
        <w:r w:rsidR="00111FD5" w:rsidRPr="009C3545">
          <w:rPr>
            <w:rFonts w:asciiTheme="minorHAnsi" w:hAnsiTheme="minorHAnsi"/>
            <w:sz w:val="18"/>
            <w:szCs w:val="20"/>
          </w:rPr>
          <w:t xml:space="preserve"> </w:t>
        </w:r>
      </w:ins>
      <w:ins w:id="567" w:author="Alhabibi, Haider@Energy" w:date="2022-01-26T19:51:00Z">
        <w:r w:rsidRPr="009C3545">
          <w:rPr>
            <w:rFonts w:asciiTheme="minorHAnsi" w:hAnsiTheme="minorHAnsi"/>
            <w:sz w:val="18"/>
            <w:szCs w:val="20"/>
          </w:rPr>
          <w:t xml:space="preserve">– </w:t>
        </w:r>
      </w:ins>
      <w:ins w:id="568" w:author="Alhabibi, Haider@Energy" w:date="2022-01-26T21:52:00Z">
        <w:r w:rsidR="00A823BD">
          <w:rPr>
            <w:rFonts w:asciiTheme="minorHAnsi" w:hAnsiTheme="minorHAnsi" w:cstheme="minorHAnsi"/>
            <w:sz w:val="18"/>
            <w:szCs w:val="18"/>
          </w:rPr>
          <w:t xml:space="preserve">User input must be equal to the value indicated on Table </w:t>
        </w:r>
      </w:ins>
      <w:ins w:id="569" w:author="Alhabibi, Haider@Energy" w:date="2022-01-26T21:53:00Z">
        <w:r w:rsidR="000A43B2">
          <w:rPr>
            <w:rFonts w:asciiTheme="minorHAnsi" w:hAnsiTheme="minorHAnsi" w:cstheme="minorHAnsi"/>
            <w:sz w:val="18"/>
            <w:szCs w:val="18"/>
          </w:rPr>
          <w:t>B2</w:t>
        </w:r>
      </w:ins>
      <w:ins w:id="570" w:author="Alhabibi, Haider@Energy" w:date="2022-01-26T21:52:00Z">
        <w:r w:rsidR="00A823BD">
          <w:rPr>
            <w:rFonts w:asciiTheme="minorHAnsi" w:hAnsiTheme="minorHAnsi" w:cstheme="minorHAnsi"/>
            <w:sz w:val="18"/>
            <w:szCs w:val="18"/>
          </w:rPr>
          <w:t xml:space="preserve"> as default and allow user to override with an equivalent system based on the simulated equipment in Table </w:t>
        </w:r>
      </w:ins>
      <w:ins w:id="571" w:author="Alhabibi, Haider@Energy" w:date="2022-01-26T21:53:00Z">
        <w:r w:rsidR="000A43B2">
          <w:rPr>
            <w:rFonts w:asciiTheme="minorHAnsi" w:hAnsiTheme="minorHAnsi" w:cstheme="minorHAnsi"/>
            <w:sz w:val="18"/>
            <w:szCs w:val="18"/>
          </w:rPr>
          <w:t>B2</w:t>
        </w:r>
      </w:ins>
      <w:ins w:id="572" w:author="Alhabibi, Haider@Energy" w:date="2022-01-26T21:52:00Z">
        <w:r w:rsidR="00A823BD">
          <w:rPr>
            <w:rFonts w:asciiTheme="minorHAnsi" w:hAnsiTheme="minorHAnsi" w:cstheme="minorHAnsi"/>
            <w:sz w:val="18"/>
            <w:szCs w:val="18"/>
          </w:rPr>
          <w:t>.</w:t>
        </w:r>
      </w:ins>
    </w:p>
    <w:p w14:paraId="1E586C02" w14:textId="33FDD31C" w:rsidR="00504520" w:rsidRPr="009C3545" w:rsidRDefault="00504520" w:rsidP="00504520">
      <w:pPr>
        <w:keepNext/>
        <w:spacing w:after="0" w:line="240" w:lineRule="auto"/>
        <w:ind w:left="540" w:hanging="270"/>
        <w:rPr>
          <w:ins w:id="573" w:author="Alhabibi, Haider@Energy" w:date="2022-01-26T19:51:00Z"/>
          <w:rFonts w:asciiTheme="minorHAnsi" w:hAnsiTheme="minorHAnsi"/>
          <w:sz w:val="18"/>
          <w:szCs w:val="20"/>
        </w:rPr>
      </w:pPr>
      <w:ins w:id="574" w:author="Alhabibi, Haider@Energy" w:date="2022-01-26T19:51:00Z">
        <w:r w:rsidRPr="009C3545">
          <w:rPr>
            <w:rFonts w:asciiTheme="minorHAnsi" w:hAnsiTheme="minorHAnsi"/>
            <w:sz w:val="18"/>
            <w:szCs w:val="20"/>
          </w:rPr>
          <w:t xml:space="preserve">03 </w:t>
        </w:r>
      </w:ins>
      <w:ins w:id="575" w:author="Alhabibi, Haider@Energy" w:date="2022-01-26T21:19:00Z">
        <w:r w:rsidR="007A496F" w:rsidRPr="00554B1E">
          <w:rPr>
            <w:rFonts w:eastAsia="Times New Roman" w:cstheme="minorHAnsi"/>
            <w:sz w:val="18"/>
            <w:szCs w:val="18"/>
          </w:rPr>
          <w:t>Number of Water Heaters/ Compressors</w:t>
        </w:r>
        <w:r w:rsidR="007A496F" w:rsidRPr="009C3545">
          <w:rPr>
            <w:rFonts w:asciiTheme="minorHAnsi" w:hAnsiTheme="minorHAnsi"/>
            <w:sz w:val="18"/>
            <w:szCs w:val="20"/>
          </w:rPr>
          <w:t xml:space="preserve"> </w:t>
        </w:r>
      </w:ins>
      <w:ins w:id="576" w:author="Alhabibi, Haider@Energy" w:date="2022-01-26T19:51:00Z">
        <w:r w:rsidRPr="009C3545">
          <w:rPr>
            <w:rFonts w:asciiTheme="minorHAnsi" w:hAnsiTheme="minorHAnsi"/>
            <w:sz w:val="18"/>
            <w:szCs w:val="20"/>
          </w:rPr>
          <w:t xml:space="preserve">– </w:t>
        </w:r>
      </w:ins>
      <w:ins w:id="577" w:author="Alhabibi, Haider@Energy" w:date="2022-01-26T21:57:00Z">
        <w:r w:rsidR="00D262CE" w:rsidRPr="00554B1E">
          <w:rPr>
            <w:rFonts w:eastAsia="Times New Roman" w:cs="Calibri"/>
            <w:sz w:val="18"/>
            <w:szCs w:val="18"/>
          </w:rPr>
          <w:t xml:space="preserve">User input, must be </w:t>
        </w:r>
        <w:r w:rsidR="00D262CE" w:rsidRPr="009C3545">
          <w:rPr>
            <w:rFonts w:asciiTheme="minorHAnsi" w:hAnsiTheme="minorHAnsi"/>
            <w:sz w:val="18"/>
            <w:szCs w:val="20"/>
          </w:rPr>
          <w:t xml:space="preserve">equal to </w:t>
        </w:r>
        <w:r w:rsidR="00D262CE">
          <w:rPr>
            <w:rFonts w:asciiTheme="minorHAnsi" w:hAnsiTheme="minorHAnsi"/>
            <w:sz w:val="18"/>
            <w:szCs w:val="20"/>
          </w:rPr>
          <w:t xml:space="preserve">the </w:t>
        </w:r>
        <w:r w:rsidR="00D262CE" w:rsidRPr="00554B1E">
          <w:rPr>
            <w:rFonts w:eastAsia="Times New Roman" w:cs="Calibri"/>
            <w:sz w:val="18"/>
            <w:szCs w:val="18"/>
          </w:rPr>
          <w:t>value</w:t>
        </w:r>
        <w:r w:rsidR="00D262CE">
          <w:rPr>
            <w:rFonts w:eastAsia="Times New Roman" w:cs="Calibri"/>
            <w:sz w:val="18"/>
            <w:szCs w:val="18"/>
          </w:rPr>
          <w:t xml:space="preserve"> indicated on table B2</w:t>
        </w:r>
        <w:r w:rsidR="00D262CE">
          <w:rPr>
            <w:rFonts w:asciiTheme="minorHAnsi" w:hAnsiTheme="minorHAnsi"/>
            <w:sz w:val="18"/>
            <w:szCs w:val="20"/>
          </w:rPr>
          <w:t>.</w:t>
        </w:r>
      </w:ins>
      <w:ins w:id="578" w:author="Alhabibi, Haider@Energy" w:date="2022-01-26T19:51:00Z">
        <w:r w:rsidRPr="009C3545">
          <w:rPr>
            <w:rFonts w:asciiTheme="minorHAnsi" w:hAnsiTheme="minorHAnsi"/>
            <w:sz w:val="18"/>
            <w:szCs w:val="20"/>
          </w:rPr>
          <w:t xml:space="preserve"> </w:t>
        </w:r>
      </w:ins>
    </w:p>
    <w:p w14:paraId="413440FF" w14:textId="659B8133" w:rsidR="00504520" w:rsidRPr="009C3545" w:rsidRDefault="00504520" w:rsidP="00504520">
      <w:pPr>
        <w:keepNext/>
        <w:spacing w:after="0" w:line="240" w:lineRule="auto"/>
        <w:ind w:left="720" w:hanging="450"/>
        <w:rPr>
          <w:ins w:id="579" w:author="Alhabibi, Haider@Energy" w:date="2022-01-26T19:51:00Z"/>
          <w:rFonts w:asciiTheme="minorHAnsi" w:hAnsiTheme="minorHAnsi"/>
          <w:sz w:val="18"/>
          <w:szCs w:val="20"/>
        </w:rPr>
      </w:pPr>
      <w:ins w:id="580" w:author="Alhabibi, Haider@Energy" w:date="2022-01-26T19:51:00Z">
        <w:r w:rsidRPr="009C3545">
          <w:rPr>
            <w:rFonts w:asciiTheme="minorHAnsi" w:hAnsiTheme="minorHAnsi"/>
            <w:sz w:val="18"/>
            <w:szCs w:val="20"/>
          </w:rPr>
          <w:t xml:space="preserve">04 </w:t>
        </w:r>
      </w:ins>
      <w:ins w:id="581" w:author="Alhabibi, Haider@Energy" w:date="2022-01-26T21:23:00Z">
        <w:r w:rsidR="00D76A8E" w:rsidRPr="00554B1E">
          <w:rPr>
            <w:rFonts w:eastAsia="Times New Roman" w:cs="Calibri"/>
            <w:sz w:val="18"/>
            <w:szCs w:val="18"/>
          </w:rPr>
          <w:t>Primary Tank Location</w:t>
        </w:r>
        <w:r w:rsidR="00D76A8E" w:rsidRPr="009C3545">
          <w:rPr>
            <w:rFonts w:asciiTheme="minorHAnsi" w:hAnsiTheme="minorHAnsi"/>
            <w:sz w:val="18"/>
            <w:szCs w:val="20"/>
          </w:rPr>
          <w:t xml:space="preserve"> </w:t>
        </w:r>
      </w:ins>
      <w:ins w:id="582" w:author="Alhabibi, Haider@Energy" w:date="2022-01-26T19:51:00Z">
        <w:r w:rsidRPr="009C3545">
          <w:rPr>
            <w:rFonts w:asciiTheme="minorHAnsi" w:hAnsiTheme="minorHAnsi"/>
            <w:sz w:val="18"/>
            <w:szCs w:val="20"/>
          </w:rPr>
          <w:t xml:space="preserve">– </w:t>
        </w:r>
      </w:ins>
      <w:ins w:id="583" w:author="Alhabibi, Haider@Energy" w:date="2022-01-26T21:23:00Z">
        <w:r w:rsidR="00D76A8E" w:rsidRPr="009C3545">
          <w:rPr>
            <w:rFonts w:asciiTheme="minorHAnsi" w:hAnsiTheme="minorHAnsi"/>
            <w:sz w:val="18"/>
            <w:szCs w:val="20"/>
          </w:rPr>
          <w:t xml:space="preserve">Reference information from </w:t>
        </w:r>
        <w:r w:rsidR="00D76A8E">
          <w:rPr>
            <w:rFonts w:asciiTheme="minorHAnsi" w:hAnsiTheme="minorHAnsi"/>
            <w:sz w:val="18"/>
            <w:szCs w:val="20"/>
          </w:rPr>
          <w:t>Table B2</w:t>
        </w:r>
        <w:r w:rsidR="00D76A8E" w:rsidRPr="009C3545">
          <w:rPr>
            <w:rFonts w:asciiTheme="minorHAnsi" w:hAnsiTheme="minorHAnsi"/>
            <w:sz w:val="18"/>
            <w:szCs w:val="20"/>
          </w:rPr>
          <w:t xml:space="preserve">.  </w:t>
        </w:r>
      </w:ins>
    </w:p>
    <w:p w14:paraId="0CAE604A" w14:textId="5EE448FD" w:rsidR="00504520" w:rsidRPr="009C3545" w:rsidRDefault="00504520" w:rsidP="00D76A8E">
      <w:pPr>
        <w:keepNext/>
        <w:spacing w:after="0" w:line="240" w:lineRule="auto"/>
        <w:ind w:left="720" w:hanging="450"/>
        <w:rPr>
          <w:ins w:id="584" w:author="Alhabibi, Haider@Energy" w:date="2022-01-26T19:51:00Z"/>
          <w:rFonts w:asciiTheme="minorHAnsi" w:hAnsiTheme="minorHAnsi"/>
          <w:sz w:val="18"/>
          <w:szCs w:val="20"/>
        </w:rPr>
      </w:pPr>
      <w:ins w:id="585" w:author="Alhabibi, Haider@Energy" w:date="2022-01-26T19:51:00Z">
        <w:r w:rsidRPr="009C3545">
          <w:rPr>
            <w:rFonts w:asciiTheme="minorHAnsi" w:hAnsiTheme="minorHAnsi"/>
            <w:sz w:val="18"/>
            <w:szCs w:val="20"/>
          </w:rPr>
          <w:t xml:space="preserve">05 </w:t>
        </w:r>
      </w:ins>
      <w:ins w:id="586" w:author="Alhabibi, Haider@Energy" w:date="2022-01-26T21:23:00Z">
        <w:r w:rsidR="00D76A8E" w:rsidRPr="00D76A8E">
          <w:rPr>
            <w:rFonts w:asciiTheme="minorHAnsi" w:hAnsiTheme="minorHAnsi"/>
            <w:sz w:val="18"/>
            <w:szCs w:val="20"/>
          </w:rPr>
          <w:t>Primary Tank Volume</w:t>
        </w:r>
        <w:r w:rsidR="00D76A8E" w:rsidRPr="009C3545">
          <w:rPr>
            <w:rFonts w:asciiTheme="minorHAnsi" w:hAnsiTheme="minorHAnsi"/>
            <w:sz w:val="18"/>
            <w:szCs w:val="20"/>
          </w:rPr>
          <w:t xml:space="preserve"> </w:t>
        </w:r>
      </w:ins>
      <w:ins w:id="587" w:author="Alhabibi, Haider@Energy" w:date="2022-01-26T19:51:00Z">
        <w:r w:rsidRPr="009C3545">
          <w:rPr>
            <w:rFonts w:asciiTheme="minorHAnsi" w:hAnsiTheme="minorHAnsi"/>
            <w:sz w:val="18"/>
            <w:szCs w:val="20"/>
          </w:rPr>
          <w:t xml:space="preserve">– </w:t>
        </w:r>
      </w:ins>
      <w:ins w:id="588" w:author="Alhabibi, Haider@Energy" w:date="2022-01-26T21:49:00Z">
        <w:r w:rsidR="00FD4924" w:rsidRPr="00554B1E">
          <w:rPr>
            <w:rFonts w:eastAsia="Times New Roman" w:cs="Calibri"/>
            <w:sz w:val="18"/>
            <w:szCs w:val="18"/>
          </w:rPr>
          <w:t xml:space="preserve">User input, must be </w:t>
        </w:r>
        <w:r w:rsidR="00FD4924" w:rsidRPr="009C3545">
          <w:rPr>
            <w:rFonts w:asciiTheme="minorHAnsi" w:hAnsiTheme="minorHAnsi"/>
            <w:sz w:val="18"/>
            <w:szCs w:val="20"/>
          </w:rPr>
          <w:t xml:space="preserve">equal to or higher </w:t>
        </w:r>
      </w:ins>
      <w:ins w:id="589" w:author="Alhabibi, Haider@Energy" w:date="2022-01-26T21:59:00Z">
        <w:r w:rsidR="000B33E9">
          <w:rPr>
            <w:rFonts w:asciiTheme="minorHAnsi" w:hAnsiTheme="minorHAnsi"/>
            <w:sz w:val="18"/>
            <w:szCs w:val="20"/>
          </w:rPr>
          <w:t>than</w:t>
        </w:r>
      </w:ins>
      <w:ins w:id="590" w:author="Alhabibi, Haider@Energy" w:date="2022-01-26T21:49:00Z">
        <w:r w:rsidR="00FD4924">
          <w:rPr>
            <w:rFonts w:asciiTheme="minorHAnsi" w:hAnsiTheme="minorHAnsi"/>
            <w:sz w:val="18"/>
            <w:szCs w:val="20"/>
          </w:rPr>
          <w:t xml:space="preserve"> the </w:t>
        </w:r>
        <w:r w:rsidR="00FD4924" w:rsidRPr="00554B1E">
          <w:rPr>
            <w:rFonts w:eastAsia="Times New Roman" w:cs="Calibri"/>
            <w:sz w:val="18"/>
            <w:szCs w:val="18"/>
          </w:rPr>
          <w:t>value</w:t>
        </w:r>
        <w:r w:rsidR="00FD4924">
          <w:rPr>
            <w:rFonts w:eastAsia="Times New Roman" w:cs="Calibri"/>
            <w:sz w:val="18"/>
            <w:szCs w:val="18"/>
          </w:rPr>
          <w:t xml:space="preserve"> indicated on table B2</w:t>
        </w:r>
      </w:ins>
      <w:ins w:id="591" w:author="Alhabibi, Haider@Energy" w:date="2022-01-26T21:24:00Z">
        <w:r w:rsidR="00D76A8E" w:rsidRPr="009C3545">
          <w:rPr>
            <w:rFonts w:asciiTheme="minorHAnsi" w:hAnsiTheme="minorHAnsi"/>
            <w:sz w:val="18"/>
            <w:szCs w:val="20"/>
          </w:rPr>
          <w:t>.</w:t>
        </w:r>
      </w:ins>
    </w:p>
    <w:p w14:paraId="18B0AEB5" w14:textId="001E4F9D" w:rsidR="00504520" w:rsidRPr="009C3545" w:rsidRDefault="00504520" w:rsidP="00AC5C1C">
      <w:pPr>
        <w:keepNext/>
        <w:tabs>
          <w:tab w:val="left" w:pos="2160"/>
          <w:tab w:val="left" w:pos="2700"/>
          <w:tab w:val="left" w:pos="3420"/>
          <w:tab w:val="left" w:pos="3780"/>
          <w:tab w:val="left" w:pos="5760"/>
          <w:tab w:val="left" w:pos="7212"/>
        </w:tabs>
        <w:spacing w:after="0"/>
        <w:ind w:firstLine="270"/>
        <w:rPr>
          <w:ins w:id="592" w:author="Alhabibi, Haider@Energy" w:date="2022-01-26T19:51:00Z"/>
          <w:rFonts w:asciiTheme="minorHAnsi" w:hAnsiTheme="minorHAnsi"/>
          <w:sz w:val="18"/>
          <w:szCs w:val="20"/>
        </w:rPr>
      </w:pPr>
      <w:ins w:id="593" w:author="Alhabibi, Haider@Energy" w:date="2022-01-26T19:51:00Z">
        <w:r w:rsidRPr="009C3545">
          <w:rPr>
            <w:rFonts w:asciiTheme="minorHAnsi" w:hAnsiTheme="minorHAnsi"/>
            <w:sz w:val="18"/>
            <w:szCs w:val="20"/>
          </w:rPr>
          <w:t xml:space="preserve">06 </w:t>
        </w:r>
      </w:ins>
      <w:ins w:id="594" w:author="Alhabibi, Haider@Energy" w:date="2022-01-26T21:24:00Z">
        <w:r w:rsidR="00AC5C1C" w:rsidRPr="00554B1E">
          <w:rPr>
            <w:rFonts w:eastAsia="Times New Roman" w:cs="Calibri"/>
            <w:sz w:val="18"/>
            <w:szCs w:val="18"/>
          </w:rPr>
          <w:t xml:space="preserve">Primary Tank Insulation </w:t>
        </w:r>
      </w:ins>
      <w:ins w:id="595" w:author="Alhabibi, Haider@Energy" w:date="2022-01-26T19:51:00Z">
        <w:r w:rsidRPr="009C3545">
          <w:rPr>
            <w:rFonts w:asciiTheme="minorHAnsi" w:hAnsiTheme="minorHAnsi"/>
            <w:sz w:val="18"/>
            <w:szCs w:val="20"/>
          </w:rPr>
          <w:t xml:space="preserve">– </w:t>
        </w:r>
      </w:ins>
      <w:ins w:id="596" w:author="Alhabibi, Haider@Energy" w:date="2022-01-26T21:49:00Z">
        <w:r w:rsidR="00FD4924" w:rsidRPr="00554B1E">
          <w:rPr>
            <w:rFonts w:eastAsia="Times New Roman" w:cs="Calibri"/>
            <w:sz w:val="18"/>
            <w:szCs w:val="18"/>
          </w:rPr>
          <w:t xml:space="preserve">User input, must be </w:t>
        </w:r>
        <w:r w:rsidR="00FD4924" w:rsidRPr="009C3545">
          <w:rPr>
            <w:rFonts w:asciiTheme="minorHAnsi" w:hAnsiTheme="minorHAnsi"/>
            <w:sz w:val="18"/>
            <w:szCs w:val="20"/>
          </w:rPr>
          <w:t xml:space="preserve">equal to or higher </w:t>
        </w:r>
      </w:ins>
      <w:ins w:id="597" w:author="Alhabibi, Haider@Energy" w:date="2022-01-26T21:58:00Z">
        <w:r w:rsidR="004F0A2C">
          <w:rPr>
            <w:rFonts w:asciiTheme="minorHAnsi" w:hAnsiTheme="minorHAnsi"/>
            <w:sz w:val="18"/>
            <w:szCs w:val="20"/>
          </w:rPr>
          <w:t>than</w:t>
        </w:r>
      </w:ins>
      <w:ins w:id="598" w:author="Alhabibi, Haider@Energy" w:date="2022-01-26T21:49:00Z">
        <w:r w:rsidR="00FD4924">
          <w:rPr>
            <w:rFonts w:asciiTheme="minorHAnsi" w:hAnsiTheme="minorHAnsi"/>
            <w:sz w:val="18"/>
            <w:szCs w:val="20"/>
          </w:rPr>
          <w:t xml:space="preserve"> </w:t>
        </w:r>
        <w:r w:rsidR="00FD4924" w:rsidRPr="00554B1E">
          <w:rPr>
            <w:rFonts w:eastAsia="Times New Roman" w:cs="Calibri"/>
            <w:sz w:val="18"/>
            <w:szCs w:val="18"/>
          </w:rPr>
          <w:t>value</w:t>
        </w:r>
        <w:r w:rsidR="00FD4924">
          <w:rPr>
            <w:rFonts w:eastAsia="Times New Roman" w:cs="Calibri"/>
            <w:sz w:val="18"/>
            <w:szCs w:val="18"/>
          </w:rPr>
          <w:t xml:space="preserve"> indicated on table B2</w:t>
        </w:r>
      </w:ins>
      <w:ins w:id="599" w:author="Alhabibi, Haider@Energy" w:date="2022-01-26T19:51:00Z">
        <w:r w:rsidRPr="009C3545">
          <w:rPr>
            <w:rFonts w:asciiTheme="minorHAnsi" w:hAnsiTheme="minorHAnsi"/>
            <w:sz w:val="18"/>
            <w:szCs w:val="20"/>
          </w:rPr>
          <w:t xml:space="preserve">. </w:t>
        </w:r>
      </w:ins>
    </w:p>
    <w:p w14:paraId="4D2B1598" w14:textId="5D1BEC09" w:rsidR="00504520" w:rsidRPr="009C3545" w:rsidRDefault="00504520" w:rsidP="00504520">
      <w:pPr>
        <w:keepNext/>
        <w:spacing w:after="0" w:line="240" w:lineRule="auto"/>
        <w:ind w:left="720" w:hanging="450"/>
        <w:rPr>
          <w:ins w:id="600" w:author="Alhabibi, Haider@Energy" w:date="2022-01-26T19:51:00Z"/>
          <w:rFonts w:asciiTheme="minorHAnsi" w:hAnsiTheme="minorHAnsi"/>
          <w:sz w:val="18"/>
          <w:szCs w:val="20"/>
        </w:rPr>
      </w:pPr>
      <w:ins w:id="601" w:author="Alhabibi, Haider@Energy" w:date="2022-01-26T19:51:00Z">
        <w:r w:rsidRPr="009C3545">
          <w:rPr>
            <w:rFonts w:asciiTheme="minorHAnsi" w:hAnsiTheme="minorHAnsi"/>
            <w:sz w:val="18"/>
            <w:szCs w:val="20"/>
          </w:rPr>
          <w:t xml:space="preserve">07 </w:t>
        </w:r>
      </w:ins>
      <w:ins w:id="602" w:author="Alhabibi, Haider@Energy" w:date="2022-01-26T21:25:00Z">
        <w:r w:rsidR="00AC5C1C" w:rsidRPr="00554B1E">
          <w:rPr>
            <w:rFonts w:eastAsia="Times New Roman" w:cs="Calibri"/>
            <w:sz w:val="18"/>
            <w:szCs w:val="18"/>
          </w:rPr>
          <w:t>Loop Tank Location</w:t>
        </w:r>
        <w:r w:rsidR="00AC5C1C" w:rsidRPr="009C3545">
          <w:rPr>
            <w:rFonts w:asciiTheme="minorHAnsi" w:hAnsiTheme="minorHAnsi"/>
            <w:sz w:val="18"/>
            <w:szCs w:val="20"/>
          </w:rPr>
          <w:t xml:space="preserve"> </w:t>
        </w:r>
      </w:ins>
      <w:ins w:id="603" w:author="Alhabibi, Haider@Energy" w:date="2022-01-26T19:51:00Z">
        <w:r w:rsidRPr="009C3545">
          <w:rPr>
            <w:rFonts w:asciiTheme="minorHAnsi" w:hAnsiTheme="minorHAnsi"/>
            <w:sz w:val="18"/>
            <w:szCs w:val="20"/>
          </w:rPr>
          <w:t xml:space="preserve">– Reference information from </w:t>
        </w:r>
      </w:ins>
      <w:ins w:id="604" w:author="Alhabibi, Haider@Energy" w:date="2022-01-26T21:26:00Z">
        <w:r w:rsidR="00AC5C1C">
          <w:rPr>
            <w:rFonts w:asciiTheme="minorHAnsi" w:hAnsiTheme="minorHAnsi"/>
            <w:sz w:val="18"/>
            <w:szCs w:val="20"/>
          </w:rPr>
          <w:t>Table B2</w:t>
        </w:r>
      </w:ins>
      <w:ins w:id="605" w:author="Alhabibi, Haider@Energy" w:date="2022-01-26T19:51:00Z">
        <w:r w:rsidRPr="009C3545">
          <w:rPr>
            <w:rFonts w:asciiTheme="minorHAnsi" w:hAnsiTheme="minorHAnsi"/>
            <w:sz w:val="18"/>
            <w:szCs w:val="20"/>
          </w:rPr>
          <w:t xml:space="preserve">. </w:t>
        </w:r>
      </w:ins>
    </w:p>
    <w:p w14:paraId="08E838C5" w14:textId="7DB129CC" w:rsidR="00504520" w:rsidRPr="009C3545" w:rsidRDefault="00504520" w:rsidP="00786078">
      <w:pPr>
        <w:keepNext/>
        <w:spacing w:after="0" w:line="240" w:lineRule="auto"/>
        <w:ind w:left="720" w:hanging="450"/>
        <w:rPr>
          <w:ins w:id="606" w:author="Alhabibi, Haider@Energy" w:date="2022-01-26T19:51:00Z"/>
          <w:rFonts w:asciiTheme="minorHAnsi" w:hAnsiTheme="minorHAnsi"/>
          <w:sz w:val="18"/>
          <w:szCs w:val="20"/>
        </w:rPr>
      </w:pPr>
      <w:ins w:id="607" w:author="Alhabibi, Haider@Energy" w:date="2022-01-26T19:51:00Z">
        <w:r w:rsidRPr="009C3545">
          <w:rPr>
            <w:rFonts w:asciiTheme="minorHAnsi" w:hAnsiTheme="minorHAnsi"/>
            <w:sz w:val="18"/>
            <w:szCs w:val="20"/>
          </w:rPr>
          <w:t xml:space="preserve">08 </w:t>
        </w:r>
      </w:ins>
      <w:ins w:id="608" w:author="Alhabibi, Haider@Energy" w:date="2022-01-26T21:27:00Z">
        <w:r w:rsidR="00786078" w:rsidRPr="00554B1E">
          <w:rPr>
            <w:rFonts w:eastAsia="Times New Roman" w:cstheme="minorHAnsi"/>
            <w:sz w:val="18"/>
            <w:szCs w:val="18"/>
          </w:rPr>
          <w:t>Loop Tank Volume</w:t>
        </w:r>
        <w:r w:rsidR="00786078" w:rsidRPr="009C3545">
          <w:rPr>
            <w:rFonts w:asciiTheme="minorHAnsi" w:hAnsiTheme="minorHAnsi"/>
            <w:sz w:val="18"/>
            <w:szCs w:val="20"/>
          </w:rPr>
          <w:t xml:space="preserve"> </w:t>
        </w:r>
      </w:ins>
      <w:ins w:id="609" w:author="Alhabibi, Haider@Energy" w:date="2022-01-26T19:51:00Z">
        <w:r w:rsidRPr="009C3545">
          <w:rPr>
            <w:rFonts w:asciiTheme="minorHAnsi" w:hAnsiTheme="minorHAnsi"/>
            <w:sz w:val="18"/>
            <w:szCs w:val="20"/>
          </w:rPr>
          <w:t xml:space="preserve">– </w:t>
        </w:r>
      </w:ins>
      <w:ins w:id="610" w:author="Alhabibi, Haider@Energy" w:date="2022-01-26T21:49:00Z">
        <w:r w:rsidR="00FD4924" w:rsidRPr="00554B1E">
          <w:rPr>
            <w:rFonts w:eastAsia="Times New Roman" w:cs="Calibri"/>
            <w:sz w:val="18"/>
            <w:szCs w:val="18"/>
          </w:rPr>
          <w:t xml:space="preserve">User input, must be </w:t>
        </w:r>
        <w:r w:rsidR="00FD4924" w:rsidRPr="009C3545">
          <w:rPr>
            <w:rFonts w:asciiTheme="minorHAnsi" w:hAnsiTheme="minorHAnsi"/>
            <w:sz w:val="18"/>
            <w:szCs w:val="20"/>
          </w:rPr>
          <w:t xml:space="preserve">equal to or higher </w:t>
        </w:r>
      </w:ins>
      <w:ins w:id="611" w:author="Alhabibi, Haider@Energy" w:date="2022-01-26T21:59:00Z">
        <w:r w:rsidR="008D61F4">
          <w:rPr>
            <w:rFonts w:asciiTheme="minorHAnsi" w:hAnsiTheme="minorHAnsi"/>
            <w:sz w:val="18"/>
            <w:szCs w:val="20"/>
          </w:rPr>
          <w:t>than the</w:t>
        </w:r>
      </w:ins>
      <w:ins w:id="612" w:author="Alhabibi, Haider@Energy" w:date="2022-01-26T21:49:00Z">
        <w:r w:rsidR="00FD4924">
          <w:rPr>
            <w:rFonts w:asciiTheme="minorHAnsi" w:hAnsiTheme="minorHAnsi"/>
            <w:sz w:val="18"/>
            <w:szCs w:val="20"/>
          </w:rPr>
          <w:t xml:space="preserve"> </w:t>
        </w:r>
        <w:r w:rsidR="00FD4924" w:rsidRPr="00554B1E">
          <w:rPr>
            <w:rFonts w:eastAsia="Times New Roman" w:cs="Calibri"/>
            <w:sz w:val="18"/>
            <w:szCs w:val="18"/>
          </w:rPr>
          <w:t>value</w:t>
        </w:r>
        <w:r w:rsidR="00FD4924">
          <w:rPr>
            <w:rFonts w:eastAsia="Times New Roman" w:cs="Calibri"/>
            <w:sz w:val="18"/>
            <w:szCs w:val="18"/>
          </w:rPr>
          <w:t xml:space="preserve"> indicated on table B2</w:t>
        </w:r>
      </w:ins>
      <w:ins w:id="613" w:author="Alhabibi, Haider@Energy" w:date="2022-01-26T21:27:00Z">
        <w:r w:rsidR="00F4258A">
          <w:rPr>
            <w:rFonts w:asciiTheme="minorHAnsi" w:hAnsiTheme="minorHAnsi"/>
            <w:sz w:val="18"/>
            <w:szCs w:val="20"/>
          </w:rPr>
          <w:t>.</w:t>
        </w:r>
      </w:ins>
    </w:p>
    <w:p w14:paraId="4FD69B28" w14:textId="7D147823" w:rsidR="00504520" w:rsidRPr="009C3545" w:rsidRDefault="00504520" w:rsidP="00044B58">
      <w:pPr>
        <w:keepNext/>
        <w:spacing w:after="0" w:line="240" w:lineRule="auto"/>
        <w:ind w:left="720" w:hanging="450"/>
        <w:rPr>
          <w:ins w:id="614" w:author="Alhabibi, Haider@Energy" w:date="2022-01-26T19:51:00Z"/>
          <w:rFonts w:asciiTheme="minorHAnsi" w:hAnsiTheme="minorHAnsi"/>
          <w:sz w:val="18"/>
          <w:szCs w:val="20"/>
        </w:rPr>
      </w:pPr>
      <w:ins w:id="615" w:author="Alhabibi, Haider@Energy" w:date="2022-01-26T19:51:00Z">
        <w:r w:rsidRPr="009C3545">
          <w:rPr>
            <w:rFonts w:asciiTheme="minorHAnsi" w:hAnsiTheme="minorHAnsi"/>
            <w:sz w:val="18"/>
            <w:szCs w:val="20"/>
          </w:rPr>
          <w:t xml:space="preserve">09 </w:t>
        </w:r>
      </w:ins>
      <w:ins w:id="616" w:author="Alhabibi, Haider@Energy" w:date="2022-01-26T21:32:00Z">
        <w:r w:rsidR="00044B58" w:rsidRPr="00554B1E">
          <w:rPr>
            <w:sz w:val="18"/>
            <w:szCs w:val="18"/>
          </w:rPr>
          <w:t>Loop Tank Insulation</w:t>
        </w:r>
        <w:r w:rsidR="00044B58" w:rsidRPr="009C3545">
          <w:rPr>
            <w:rFonts w:asciiTheme="minorHAnsi" w:hAnsiTheme="minorHAnsi"/>
            <w:sz w:val="18"/>
            <w:szCs w:val="20"/>
          </w:rPr>
          <w:t xml:space="preserve"> </w:t>
        </w:r>
      </w:ins>
      <w:ins w:id="617" w:author="Alhabibi, Haider@Energy" w:date="2022-01-26T19:51:00Z">
        <w:r w:rsidRPr="009C3545">
          <w:rPr>
            <w:rFonts w:asciiTheme="minorHAnsi" w:hAnsiTheme="minorHAnsi"/>
            <w:sz w:val="18"/>
            <w:szCs w:val="20"/>
          </w:rPr>
          <w:t>–</w:t>
        </w:r>
      </w:ins>
      <w:ins w:id="618" w:author="Alhabibi, Haider@Energy" w:date="2022-01-26T21:32:00Z">
        <w:r w:rsidR="00044B58" w:rsidRPr="00044B58">
          <w:rPr>
            <w:rFonts w:asciiTheme="minorHAnsi" w:hAnsiTheme="minorHAnsi"/>
            <w:sz w:val="18"/>
            <w:szCs w:val="20"/>
          </w:rPr>
          <w:t xml:space="preserve"> </w:t>
        </w:r>
      </w:ins>
      <w:ins w:id="619" w:author="Alhabibi, Haider@Energy" w:date="2022-01-26T21:33:00Z">
        <w:r w:rsidR="00044B58" w:rsidRPr="00554B1E">
          <w:rPr>
            <w:rFonts w:eastAsia="Times New Roman" w:cs="Calibri"/>
            <w:sz w:val="18"/>
            <w:szCs w:val="18"/>
          </w:rPr>
          <w:t xml:space="preserve">User input, must be </w:t>
        </w:r>
        <w:r w:rsidR="006A40EF" w:rsidRPr="009C3545">
          <w:rPr>
            <w:rFonts w:asciiTheme="minorHAnsi" w:hAnsiTheme="minorHAnsi"/>
            <w:sz w:val="18"/>
            <w:szCs w:val="20"/>
          </w:rPr>
          <w:t xml:space="preserve">equal to or higher </w:t>
        </w:r>
      </w:ins>
      <w:ins w:id="620" w:author="Alhabibi, Haider@Energy" w:date="2022-01-26T21:58:00Z">
        <w:r w:rsidR="004F0A2C">
          <w:rPr>
            <w:rFonts w:asciiTheme="minorHAnsi" w:hAnsiTheme="minorHAnsi"/>
            <w:sz w:val="18"/>
            <w:szCs w:val="20"/>
          </w:rPr>
          <w:t>than</w:t>
        </w:r>
      </w:ins>
      <w:ins w:id="621" w:author="Alhabibi, Haider@Energy" w:date="2022-01-26T21:47:00Z">
        <w:r w:rsidR="00916088">
          <w:rPr>
            <w:rFonts w:asciiTheme="minorHAnsi" w:hAnsiTheme="minorHAnsi"/>
            <w:sz w:val="18"/>
            <w:szCs w:val="20"/>
          </w:rPr>
          <w:t xml:space="preserve"> </w:t>
        </w:r>
      </w:ins>
      <w:ins w:id="622" w:author="Alhabibi, Haider@Energy" w:date="2022-01-26T21:33:00Z">
        <w:r w:rsidR="00044B58" w:rsidRPr="00554B1E">
          <w:rPr>
            <w:rFonts w:eastAsia="Times New Roman" w:cs="Calibri"/>
            <w:sz w:val="18"/>
            <w:szCs w:val="18"/>
          </w:rPr>
          <w:t>value</w:t>
        </w:r>
        <w:r w:rsidR="00044B58">
          <w:rPr>
            <w:rFonts w:eastAsia="Times New Roman" w:cs="Calibri"/>
            <w:sz w:val="18"/>
            <w:szCs w:val="18"/>
          </w:rPr>
          <w:t xml:space="preserve"> </w:t>
        </w:r>
      </w:ins>
      <w:ins w:id="623" w:author="Alhabibi, Haider@Energy" w:date="2022-01-26T21:48:00Z">
        <w:r w:rsidR="00D16F59">
          <w:rPr>
            <w:rFonts w:eastAsia="Times New Roman" w:cs="Calibri"/>
            <w:sz w:val="18"/>
            <w:szCs w:val="18"/>
          </w:rPr>
          <w:t xml:space="preserve">indicated on table </w:t>
        </w:r>
      </w:ins>
      <w:ins w:id="624" w:author="Alhabibi, Haider@Energy" w:date="2022-01-26T21:33:00Z">
        <w:r w:rsidR="00044B58">
          <w:rPr>
            <w:rFonts w:eastAsia="Times New Roman" w:cs="Calibri"/>
            <w:sz w:val="18"/>
            <w:szCs w:val="18"/>
          </w:rPr>
          <w:t>B2</w:t>
        </w:r>
      </w:ins>
      <w:ins w:id="625" w:author="Alhabibi, Haider@Energy" w:date="2022-01-26T19:51:00Z">
        <w:r w:rsidRPr="009C3545">
          <w:rPr>
            <w:rFonts w:asciiTheme="minorHAnsi" w:hAnsiTheme="minorHAnsi"/>
            <w:sz w:val="18"/>
            <w:szCs w:val="20"/>
          </w:rPr>
          <w:t>.</w:t>
        </w:r>
      </w:ins>
    </w:p>
    <w:p w14:paraId="67C05CC5" w14:textId="1E0BC0A7" w:rsidR="00BA0555" w:rsidRDefault="00504520" w:rsidP="00504520">
      <w:pPr>
        <w:keepNext/>
        <w:spacing w:after="0" w:line="240" w:lineRule="auto"/>
        <w:ind w:left="720" w:hanging="450"/>
        <w:rPr>
          <w:ins w:id="626" w:author="Alhabibi, Haider@Energy" w:date="2022-01-26T21:50:00Z"/>
          <w:rFonts w:asciiTheme="minorHAnsi" w:hAnsiTheme="minorHAnsi"/>
          <w:sz w:val="18"/>
          <w:szCs w:val="20"/>
        </w:rPr>
      </w:pPr>
      <w:ins w:id="627" w:author="Alhabibi, Haider@Energy" w:date="2022-01-26T19:51:00Z">
        <w:r w:rsidRPr="009C3545">
          <w:rPr>
            <w:rFonts w:asciiTheme="minorHAnsi" w:hAnsiTheme="minorHAnsi"/>
            <w:sz w:val="18"/>
            <w:szCs w:val="20"/>
          </w:rPr>
          <w:t xml:space="preserve">10 </w:t>
        </w:r>
      </w:ins>
      <w:ins w:id="628" w:author="Alhabibi, Haider@Energy" w:date="2022-01-26T21:50:00Z">
        <w:r w:rsidR="00BA0555" w:rsidRPr="00554B1E">
          <w:rPr>
            <w:sz w:val="18"/>
            <w:szCs w:val="18"/>
          </w:rPr>
          <w:t xml:space="preserve">Loop Pipe Insulation Thickness </w:t>
        </w:r>
      </w:ins>
      <w:ins w:id="629" w:author="Alhabibi, Haider@Energy" w:date="2022-01-26T19:51:00Z">
        <w:r w:rsidRPr="009C3545">
          <w:rPr>
            <w:rFonts w:asciiTheme="minorHAnsi" w:hAnsiTheme="minorHAnsi"/>
            <w:sz w:val="18"/>
            <w:szCs w:val="20"/>
          </w:rPr>
          <w:t xml:space="preserve">– </w:t>
        </w:r>
      </w:ins>
      <w:ins w:id="630" w:author="Alhabibi, Haider@Energy" w:date="2022-01-26T21:50:00Z">
        <w:r w:rsidR="00BA0555" w:rsidRPr="00554B1E">
          <w:rPr>
            <w:rFonts w:eastAsia="Times New Roman" w:cs="Calibri"/>
            <w:sz w:val="18"/>
            <w:szCs w:val="18"/>
          </w:rPr>
          <w:t xml:space="preserve">User input, must be </w:t>
        </w:r>
        <w:r w:rsidR="00BA0555" w:rsidRPr="009C3545">
          <w:rPr>
            <w:rFonts w:asciiTheme="minorHAnsi" w:hAnsiTheme="minorHAnsi"/>
            <w:sz w:val="18"/>
            <w:szCs w:val="20"/>
          </w:rPr>
          <w:t xml:space="preserve">equal to or higher </w:t>
        </w:r>
      </w:ins>
      <w:ins w:id="631" w:author="Alhabibi, Haider@Energy" w:date="2022-01-26T21:58:00Z">
        <w:r w:rsidR="004F0A2C">
          <w:rPr>
            <w:rFonts w:asciiTheme="minorHAnsi" w:hAnsiTheme="minorHAnsi"/>
            <w:sz w:val="18"/>
            <w:szCs w:val="20"/>
          </w:rPr>
          <w:t xml:space="preserve">than </w:t>
        </w:r>
        <w:r w:rsidR="008D61F4">
          <w:rPr>
            <w:rFonts w:asciiTheme="minorHAnsi" w:hAnsiTheme="minorHAnsi"/>
            <w:sz w:val="18"/>
            <w:szCs w:val="20"/>
          </w:rPr>
          <w:t>the</w:t>
        </w:r>
      </w:ins>
      <w:ins w:id="632" w:author="Alhabibi, Haider@Energy" w:date="2022-01-26T21:50:00Z">
        <w:r w:rsidR="00BA0555">
          <w:rPr>
            <w:rFonts w:asciiTheme="minorHAnsi" w:hAnsiTheme="minorHAnsi"/>
            <w:sz w:val="18"/>
            <w:szCs w:val="20"/>
          </w:rPr>
          <w:t xml:space="preserve"> </w:t>
        </w:r>
        <w:r w:rsidR="00BA0555" w:rsidRPr="00554B1E">
          <w:rPr>
            <w:rFonts w:eastAsia="Times New Roman" w:cs="Calibri"/>
            <w:sz w:val="18"/>
            <w:szCs w:val="18"/>
          </w:rPr>
          <w:t>value</w:t>
        </w:r>
        <w:r w:rsidR="00BA0555">
          <w:rPr>
            <w:rFonts w:eastAsia="Times New Roman" w:cs="Calibri"/>
            <w:sz w:val="18"/>
            <w:szCs w:val="18"/>
          </w:rPr>
          <w:t xml:space="preserve"> indicated on table B2</w:t>
        </w:r>
        <w:r w:rsidR="00BA0555" w:rsidRPr="009C3545">
          <w:rPr>
            <w:rFonts w:asciiTheme="minorHAnsi" w:hAnsiTheme="minorHAnsi"/>
            <w:sz w:val="18"/>
            <w:szCs w:val="20"/>
          </w:rPr>
          <w:t>.</w:t>
        </w:r>
      </w:ins>
    </w:p>
    <w:p w14:paraId="25754BE4" w14:textId="39AF5628" w:rsidR="004E2C51" w:rsidRPr="009C3545" w:rsidDel="00504520" w:rsidRDefault="00504520" w:rsidP="00ED36C6">
      <w:pPr>
        <w:keepNext/>
        <w:spacing w:after="0" w:line="240" w:lineRule="auto"/>
        <w:ind w:left="720" w:hanging="450"/>
        <w:rPr>
          <w:del w:id="633" w:author="Alhabibi, Haider@Energy" w:date="2022-01-26T19:51:00Z"/>
          <w:rFonts w:asciiTheme="minorHAnsi" w:hAnsiTheme="minorHAnsi"/>
          <w:sz w:val="18"/>
          <w:szCs w:val="20"/>
        </w:rPr>
      </w:pPr>
      <w:ins w:id="634" w:author="Alhabibi, Haider@Energy" w:date="2022-01-26T19:51:00Z">
        <w:r w:rsidRPr="009C3545">
          <w:rPr>
            <w:rFonts w:asciiTheme="minorHAnsi" w:hAnsiTheme="minorHAnsi"/>
            <w:sz w:val="18"/>
            <w:szCs w:val="20"/>
          </w:rPr>
          <w:t xml:space="preserve">11 </w:t>
        </w:r>
      </w:ins>
      <w:ins w:id="635" w:author="Alhabibi, Haider@Energy" w:date="2022-01-26T21:51:00Z">
        <w:r w:rsidR="00BA0555" w:rsidRPr="00554B1E">
          <w:rPr>
            <w:rFonts w:eastAsia="Times New Roman" w:cstheme="minorHAnsi"/>
            <w:sz w:val="18"/>
            <w:szCs w:val="18"/>
          </w:rPr>
          <w:t xml:space="preserve">Loop Tank </w:t>
        </w:r>
        <w:r w:rsidR="00D21BF4" w:rsidRPr="009C3545">
          <w:rPr>
            <w:rFonts w:asciiTheme="minorHAnsi" w:hAnsiTheme="minorHAnsi"/>
            <w:sz w:val="18"/>
            <w:szCs w:val="20"/>
          </w:rPr>
          <w:t>–</w:t>
        </w:r>
        <w:r w:rsidR="00D21BF4" w:rsidRPr="00044B58">
          <w:rPr>
            <w:rFonts w:asciiTheme="minorHAnsi" w:hAnsiTheme="minorHAnsi"/>
            <w:sz w:val="18"/>
            <w:szCs w:val="20"/>
          </w:rPr>
          <w:t xml:space="preserve"> </w:t>
        </w:r>
        <w:r w:rsidR="00D21BF4" w:rsidRPr="009C3545">
          <w:rPr>
            <w:rFonts w:asciiTheme="minorHAnsi" w:hAnsiTheme="minorHAnsi"/>
            <w:sz w:val="18"/>
            <w:szCs w:val="20"/>
          </w:rPr>
          <w:t xml:space="preserve">Reference information from </w:t>
        </w:r>
        <w:r w:rsidR="00D21BF4">
          <w:rPr>
            <w:rFonts w:asciiTheme="minorHAnsi" w:hAnsiTheme="minorHAnsi"/>
            <w:sz w:val="18"/>
            <w:szCs w:val="20"/>
          </w:rPr>
          <w:t>Table B2</w:t>
        </w:r>
        <w:r w:rsidR="00D21BF4" w:rsidRPr="009C3545">
          <w:rPr>
            <w:rFonts w:asciiTheme="minorHAnsi" w:hAnsiTheme="minorHAnsi"/>
            <w:sz w:val="18"/>
            <w:szCs w:val="20"/>
          </w:rPr>
          <w:t>.</w:t>
        </w:r>
      </w:ins>
    </w:p>
    <w:p w14:paraId="05ABA4AF" w14:textId="77777777" w:rsidR="00462743" w:rsidRPr="009C3545" w:rsidRDefault="00462743" w:rsidP="00462743">
      <w:pPr>
        <w:keepNext/>
        <w:spacing w:after="0" w:line="240" w:lineRule="auto"/>
        <w:ind w:left="720" w:hanging="450"/>
        <w:rPr>
          <w:rFonts w:asciiTheme="minorHAnsi" w:hAnsiTheme="minorHAnsi"/>
          <w:sz w:val="18"/>
          <w:szCs w:val="20"/>
        </w:rPr>
      </w:pPr>
    </w:p>
    <w:p w14:paraId="24D98B2B" w14:textId="32FC1C77" w:rsidR="00462743" w:rsidRPr="009C3545" w:rsidRDefault="00462743" w:rsidP="0046274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9C3545">
        <w:rPr>
          <w:rFonts w:asciiTheme="minorHAnsi" w:hAnsiTheme="minorHAnsi" w:cstheme="minorHAnsi"/>
          <w:b/>
          <w:sz w:val="18"/>
          <w:szCs w:val="20"/>
        </w:rPr>
        <w:t xml:space="preserve">D. Design </w:t>
      </w:r>
      <w:r w:rsidR="0027103A" w:rsidRPr="009C3545">
        <w:rPr>
          <w:rFonts w:asciiTheme="minorHAnsi" w:hAnsiTheme="minorHAnsi" w:cstheme="minorHAnsi"/>
          <w:b/>
          <w:sz w:val="18"/>
          <w:szCs w:val="20"/>
        </w:rPr>
        <w:t xml:space="preserve">HERS Verified Central </w:t>
      </w:r>
      <w:r w:rsidRPr="009C3545">
        <w:rPr>
          <w:rFonts w:asciiTheme="minorHAnsi" w:hAnsiTheme="minorHAnsi" w:cstheme="minorHAnsi"/>
          <w:b/>
          <w:sz w:val="18"/>
          <w:szCs w:val="20"/>
        </w:rPr>
        <w:t>Water Heating Distribution Systems Information</w:t>
      </w:r>
    </w:p>
    <w:p w14:paraId="48BCAFEF" w14:textId="4149CA40" w:rsidR="00462743" w:rsidRPr="009C3545" w:rsidRDefault="00462743" w:rsidP="00462743">
      <w:pPr>
        <w:keepNext/>
        <w:spacing w:after="0" w:line="240" w:lineRule="auto"/>
        <w:ind w:left="720" w:hanging="450"/>
        <w:rPr>
          <w:rFonts w:asciiTheme="minorHAnsi" w:hAnsiTheme="minorHAnsi" w:cstheme="minorHAnsi"/>
          <w:sz w:val="18"/>
          <w:szCs w:val="20"/>
        </w:rPr>
      </w:pPr>
      <w:r w:rsidRPr="009C3545">
        <w:rPr>
          <w:rFonts w:asciiTheme="minorHAnsi" w:eastAsia="Times New Roman" w:hAnsiTheme="minorHAnsi" w:cstheme="minorHAnsi"/>
          <w:sz w:val="18"/>
          <w:szCs w:val="20"/>
        </w:rPr>
        <w:t xml:space="preserve">This table reports the water heating distribution types specified on the registered </w:t>
      </w:r>
      <w:del w:id="636" w:author="Tam, Danny@Energy" w:date="2022-02-28T15:45:00Z">
        <w:r w:rsidRPr="009C3545" w:rsidDel="00D11E38">
          <w:rPr>
            <w:rFonts w:asciiTheme="minorHAnsi" w:eastAsia="Times New Roman" w:hAnsiTheme="minorHAnsi" w:cstheme="minorHAnsi"/>
            <w:sz w:val="18"/>
            <w:szCs w:val="20"/>
          </w:rPr>
          <w:delText>CF1R</w:delText>
        </w:r>
      </w:del>
      <w:ins w:id="637" w:author="Tam, Danny@Energy" w:date="2022-02-28T15:45:00Z">
        <w:r w:rsidR="00D11E38">
          <w:rPr>
            <w:rFonts w:asciiTheme="minorHAnsi" w:eastAsia="Times New Roman" w:hAnsiTheme="minorHAnsi" w:cstheme="minorHAnsi"/>
            <w:sz w:val="18"/>
            <w:szCs w:val="20"/>
          </w:rPr>
          <w:t>NRCC</w:t>
        </w:r>
      </w:ins>
      <w:r w:rsidRPr="009C3545">
        <w:rPr>
          <w:rFonts w:asciiTheme="minorHAnsi" w:eastAsia="Times New Roman" w:hAnsiTheme="minorHAnsi" w:cstheme="minorHAnsi"/>
          <w:sz w:val="18"/>
          <w:szCs w:val="20"/>
        </w:rPr>
        <w:t xml:space="preserve"> compliance document for this project.</w:t>
      </w:r>
      <w:r w:rsidRPr="009C3545">
        <w:rPr>
          <w:rFonts w:asciiTheme="minorHAnsi" w:hAnsiTheme="minorHAnsi" w:cstheme="minorHAnsi"/>
          <w:b/>
          <w:sz w:val="18"/>
          <w:szCs w:val="20"/>
        </w:rPr>
        <w:t xml:space="preserve"> </w:t>
      </w:r>
    </w:p>
    <w:p w14:paraId="09B65053" w14:textId="77777777" w:rsidR="00462743" w:rsidRPr="009C3545" w:rsidRDefault="00462743" w:rsidP="00462743">
      <w:pPr>
        <w:keepNext/>
        <w:spacing w:after="0" w:line="240" w:lineRule="auto"/>
        <w:ind w:left="720" w:hanging="450"/>
        <w:rPr>
          <w:rFonts w:asciiTheme="minorHAnsi" w:hAnsiTheme="minorHAnsi"/>
          <w:sz w:val="18"/>
          <w:szCs w:val="20"/>
        </w:rPr>
      </w:pPr>
    </w:p>
    <w:p w14:paraId="17C47821" w14:textId="7C65052A" w:rsidR="00462743" w:rsidRPr="009C3545" w:rsidRDefault="00462743" w:rsidP="0046274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20"/>
        </w:rPr>
      </w:pPr>
      <w:r w:rsidRPr="009C3545">
        <w:rPr>
          <w:rFonts w:asciiTheme="minorHAnsi" w:hAnsiTheme="minorHAnsi" w:cstheme="minorHAnsi"/>
          <w:b/>
          <w:sz w:val="18"/>
          <w:szCs w:val="20"/>
        </w:rPr>
        <w:t xml:space="preserve">E. Installed </w:t>
      </w:r>
      <w:r w:rsidR="0027103A" w:rsidRPr="009C3545">
        <w:rPr>
          <w:rFonts w:asciiTheme="minorHAnsi" w:hAnsiTheme="minorHAnsi" w:cstheme="minorHAnsi"/>
          <w:b/>
          <w:sz w:val="18"/>
          <w:szCs w:val="20"/>
        </w:rPr>
        <w:t xml:space="preserve">HERS Verified Central </w:t>
      </w:r>
      <w:r w:rsidRPr="009C3545">
        <w:rPr>
          <w:rFonts w:asciiTheme="minorHAnsi" w:hAnsiTheme="minorHAnsi" w:cstheme="minorHAnsi"/>
          <w:b/>
          <w:sz w:val="18"/>
          <w:szCs w:val="20"/>
        </w:rPr>
        <w:t>Water Heating Distribution Systems Information</w:t>
      </w:r>
    </w:p>
    <w:p w14:paraId="24849EAC" w14:textId="46E0D5DC" w:rsidR="00A90F3A" w:rsidRPr="00A90F3A" w:rsidRDefault="00A90F3A" w:rsidP="00A90F3A">
      <w:pPr>
        <w:keepNext/>
        <w:spacing w:after="0" w:line="240" w:lineRule="auto"/>
        <w:ind w:left="720" w:hanging="450"/>
        <w:rPr>
          <w:rFonts w:asciiTheme="minorHAnsi" w:hAnsiTheme="minorHAnsi" w:cstheme="minorHAnsi"/>
          <w:sz w:val="20"/>
          <w:szCs w:val="20"/>
        </w:rPr>
      </w:pPr>
      <w:r w:rsidRPr="00A90F3A">
        <w:rPr>
          <w:rFonts w:asciiTheme="minorHAnsi" w:hAnsiTheme="minorHAnsi" w:cstheme="minorHAnsi"/>
          <w:sz w:val="20"/>
          <w:szCs w:val="20"/>
        </w:rPr>
        <w:t xml:space="preserve">01 Water Heating System ID or Name – Reference information from </w:t>
      </w:r>
      <w:del w:id="638" w:author="Tam, Danny@Energy" w:date="2022-02-28T15:45:00Z">
        <w:r w:rsidRPr="00A90F3A" w:rsidDel="00D11E38">
          <w:rPr>
            <w:rFonts w:asciiTheme="minorHAnsi" w:hAnsiTheme="minorHAnsi" w:cstheme="minorHAnsi"/>
            <w:sz w:val="20"/>
            <w:szCs w:val="20"/>
          </w:rPr>
          <w:delText>CF1R</w:delText>
        </w:r>
      </w:del>
      <w:ins w:id="639" w:author="Tam, Danny@Energy" w:date="2022-02-28T15:45:00Z">
        <w:r w:rsidR="00D11E38">
          <w:rPr>
            <w:rFonts w:asciiTheme="minorHAnsi" w:hAnsiTheme="minorHAnsi" w:cstheme="minorHAnsi"/>
            <w:sz w:val="20"/>
            <w:szCs w:val="20"/>
          </w:rPr>
          <w:t>NRCC</w:t>
        </w:r>
      </w:ins>
      <w:r w:rsidRPr="00A90F3A">
        <w:rPr>
          <w:rFonts w:asciiTheme="minorHAnsi" w:hAnsiTheme="minorHAnsi" w:cstheme="minorHAnsi"/>
          <w:sz w:val="20"/>
          <w:szCs w:val="20"/>
        </w:rPr>
        <w:t>.</w:t>
      </w:r>
    </w:p>
    <w:p w14:paraId="67414268" w14:textId="3A79463E" w:rsidR="00462743" w:rsidRPr="009C3545" w:rsidRDefault="00A90F3A" w:rsidP="00462743">
      <w:pPr>
        <w:keepNext/>
        <w:spacing w:after="0" w:line="240" w:lineRule="auto"/>
        <w:ind w:left="720" w:hanging="450"/>
        <w:rPr>
          <w:rFonts w:asciiTheme="minorHAnsi" w:hAnsiTheme="minorHAnsi" w:cstheme="minorHAnsi"/>
          <w:sz w:val="18"/>
          <w:szCs w:val="20"/>
        </w:rPr>
      </w:pPr>
      <w:r>
        <w:rPr>
          <w:rFonts w:asciiTheme="minorHAnsi" w:hAnsiTheme="minorHAnsi" w:cstheme="minorHAnsi"/>
          <w:sz w:val="18"/>
          <w:szCs w:val="20"/>
        </w:rPr>
        <w:t>02</w:t>
      </w:r>
      <w:r w:rsidR="00462743" w:rsidRPr="009C3545">
        <w:rPr>
          <w:rFonts w:asciiTheme="minorHAnsi" w:hAnsiTheme="minorHAnsi" w:cstheme="minorHAnsi"/>
          <w:sz w:val="18"/>
          <w:szCs w:val="20"/>
        </w:rPr>
        <w:t xml:space="preserve"> Central DHW System Distribution Type </w:t>
      </w:r>
      <w:r w:rsidR="008344ED" w:rsidRPr="009C3545">
        <w:rPr>
          <w:rFonts w:asciiTheme="minorHAnsi" w:hAnsiTheme="minorHAnsi" w:cstheme="minorHAnsi"/>
          <w:sz w:val="18"/>
          <w:szCs w:val="20"/>
        </w:rPr>
        <w:t>=</w:t>
      </w:r>
      <w:r w:rsidR="00462743" w:rsidRPr="009C3545">
        <w:rPr>
          <w:rFonts w:asciiTheme="minorHAnsi" w:hAnsiTheme="minorHAnsi" w:cstheme="minorHAnsi"/>
          <w:sz w:val="18"/>
          <w:szCs w:val="20"/>
        </w:rPr>
        <w:t xml:space="preserve"> Reference information from </w:t>
      </w:r>
      <w:del w:id="640" w:author="Tam, Danny@Energy" w:date="2022-02-28T15:45:00Z">
        <w:r w:rsidR="00462743" w:rsidRPr="009C3545" w:rsidDel="00D11E38">
          <w:rPr>
            <w:rFonts w:asciiTheme="minorHAnsi" w:hAnsiTheme="minorHAnsi" w:cstheme="minorHAnsi"/>
            <w:sz w:val="18"/>
            <w:szCs w:val="20"/>
          </w:rPr>
          <w:delText>CF1R</w:delText>
        </w:r>
      </w:del>
      <w:ins w:id="641" w:author="Tam, Danny@Energy" w:date="2022-02-28T15:45:00Z">
        <w:r w:rsidR="00D11E38">
          <w:rPr>
            <w:rFonts w:asciiTheme="minorHAnsi" w:hAnsiTheme="minorHAnsi" w:cstheme="minorHAnsi"/>
            <w:sz w:val="18"/>
            <w:szCs w:val="20"/>
          </w:rPr>
          <w:t>NRCC</w:t>
        </w:r>
      </w:ins>
      <w:r w:rsidR="00462743" w:rsidRPr="009C3545">
        <w:rPr>
          <w:rFonts w:asciiTheme="minorHAnsi" w:hAnsiTheme="minorHAnsi" w:cstheme="minorHAnsi"/>
          <w:sz w:val="18"/>
          <w:szCs w:val="20"/>
        </w:rPr>
        <w:t>.</w:t>
      </w:r>
    </w:p>
    <w:p w14:paraId="4D9D875E" w14:textId="598892E3" w:rsidR="00462743" w:rsidRPr="009C3545" w:rsidRDefault="00462743" w:rsidP="00462743">
      <w:pPr>
        <w:keepNext/>
        <w:spacing w:after="0" w:line="240" w:lineRule="auto"/>
        <w:ind w:left="720" w:hanging="450"/>
        <w:rPr>
          <w:rFonts w:asciiTheme="minorHAnsi" w:hAnsiTheme="minorHAnsi"/>
          <w:sz w:val="18"/>
          <w:szCs w:val="20"/>
        </w:rPr>
      </w:pPr>
      <w:r w:rsidRPr="009C3545">
        <w:rPr>
          <w:rFonts w:asciiTheme="minorHAnsi" w:hAnsiTheme="minorHAnsi" w:cstheme="minorHAnsi"/>
          <w:sz w:val="18"/>
          <w:szCs w:val="20"/>
        </w:rPr>
        <w:t>0</w:t>
      </w:r>
      <w:r w:rsidR="00A90F3A">
        <w:rPr>
          <w:rFonts w:asciiTheme="minorHAnsi" w:hAnsiTheme="minorHAnsi" w:cstheme="minorHAnsi"/>
          <w:sz w:val="18"/>
          <w:szCs w:val="20"/>
        </w:rPr>
        <w:t>3</w:t>
      </w:r>
      <w:r w:rsidRPr="009C3545">
        <w:rPr>
          <w:rFonts w:asciiTheme="minorHAnsi" w:hAnsiTheme="minorHAnsi" w:cstheme="minorHAnsi"/>
          <w:sz w:val="18"/>
          <w:szCs w:val="20"/>
        </w:rPr>
        <w:t xml:space="preserve"> Dwelling Unit DHW System Distribution Type </w:t>
      </w:r>
      <w:r w:rsidR="008344ED" w:rsidRPr="009C3545">
        <w:rPr>
          <w:rFonts w:asciiTheme="minorHAnsi" w:hAnsiTheme="minorHAnsi" w:cstheme="minorHAnsi"/>
          <w:sz w:val="18"/>
          <w:szCs w:val="20"/>
        </w:rPr>
        <w:t>=</w:t>
      </w:r>
      <w:r w:rsidRPr="009C3545">
        <w:rPr>
          <w:rFonts w:asciiTheme="minorHAnsi" w:hAnsiTheme="minorHAnsi" w:cstheme="minorHAnsi"/>
          <w:sz w:val="18"/>
          <w:szCs w:val="20"/>
        </w:rPr>
        <w:t xml:space="preserve"> Reference information from </w:t>
      </w:r>
      <w:del w:id="642" w:author="Tam, Danny@Energy" w:date="2022-02-28T15:45:00Z">
        <w:r w:rsidRPr="009C3545" w:rsidDel="00D11E38">
          <w:rPr>
            <w:rFonts w:asciiTheme="minorHAnsi" w:hAnsiTheme="minorHAnsi" w:cstheme="minorHAnsi"/>
            <w:sz w:val="18"/>
            <w:szCs w:val="20"/>
          </w:rPr>
          <w:delText>CF1R</w:delText>
        </w:r>
      </w:del>
      <w:ins w:id="643" w:author="Tam, Danny@Energy" w:date="2022-02-28T15:45:00Z">
        <w:r w:rsidR="00D11E38">
          <w:rPr>
            <w:rFonts w:asciiTheme="minorHAnsi" w:hAnsiTheme="minorHAnsi" w:cstheme="minorHAnsi"/>
            <w:sz w:val="18"/>
            <w:szCs w:val="20"/>
          </w:rPr>
          <w:t>NRCC</w:t>
        </w:r>
      </w:ins>
      <w:r w:rsidRPr="009C3545">
        <w:rPr>
          <w:rFonts w:asciiTheme="minorHAnsi" w:hAnsiTheme="minorHAnsi"/>
          <w:sz w:val="18"/>
          <w:szCs w:val="20"/>
        </w:rPr>
        <w:t>.</w:t>
      </w:r>
    </w:p>
    <w:p w14:paraId="2F5EF718" w14:textId="77777777"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18"/>
          <w:szCs w:val="20"/>
        </w:rPr>
      </w:pPr>
    </w:p>
    <w:p w14:paraId="693A144E" w14:textId="544EC3FE"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18"/>
          <w:szCs w:val="20"/>
        </w:rPr>
      </w:pPr>
      <w:r w:rsidRPr="009C3545">
        <w:rPr>
          <w:rFonts w:asciiTheme="minorHAnsi" w:hAnsiTheme="minorHAnsi"/>
          <w:b/>
          <w:sz w:val="18"/>
          <w:szCs w:val="20"/>
        </w:rPr>
        <w:t xml:space="preserve">F. </w:t>
      </w:r>
      <w:r w:rsidRPr="009C3545">
        <w:rPr>
          <w:rFonts w:asciiTheme="minorHAnsi" w:hAnsiTheme="minorHAnsi" w:cs="Arial"/>
          <w:b/>
          <w:sz w:val="18"/>
          <w:szCs w:val="20"/>
        </w:rPr>
        <w:t xml:space="preserve">Installed </w:t>
      </w:r>
      <w:r w:rsidR="0027103A" w:rsidRPr="009C3545">
        <w:rPr>
          <w:rFonts w:asciiTheme="minorHAnsi" w:hAnsiTheme="minorHAnsi" w:cs="Arial"/>
          <w:b/>
          <w:sz w:val="18"/>
          <w:szCs w:val="20"/>
        </w:rPr>
        <w:t xml:space="preserve">HERS Verified Central </w:t>
      </w:r>
      <w:r w:rsidRPr="009C3545">
        <w:rPr>
          <w:rFonts w:asciiTheme="minorHAnsi" w:hAnsiTheme="minorHAnsi" w:cs="Arial"/>
          <w:b/>
          <w:sz w:val="18"/>
          <w:szCs w:val="20"/>
        </w:rPr>
        <w:t>Water Heater Manufacturer Information</w:t>
      </w:r>
    </w:p>
    <w:p w14:paraId="7429E433" w14:textId="77777777"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18"/>
          <w:szCs w:val="20"/>
        </w:rPr>
      </w:pPr>
      <w:r w:rsidRPr="009C3545">
        <w:rPr>
          <w:rFonts w:asciiTheme="minorHAnsi" w:hAnsiTheme="minorHAnsi" w:cs="Arial"/>
          <w:sz w:val="18"/>
          <w:szCs w:val="20"/>
        </w:rPr>
        <w:lastRenderedPageBreak/>
        <w:t>This table reports the manufacturer information of the installed water heater(s). Require one line for each installed water heater.</w:t>
      </w:r>
    </w:p>
    <w:p w14:paraId="06248000" w14:textId="6777EA8D"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18"/>
          <w:szCs w:val="20"/>
        </w:rPr>
      </w:pPr>
      <w:r w:rsidRPr="009C3545">
        <w:rPr>
          <w:rFonts w:asciiTheme="minorHAnsi" w:hAnsiTheme="minorHAnsi"/>
          <w:sz w:val="18"/>
          <w:szCs w:val="20"/>
        </w:rPr>
        <w:t xml:space="preserve">01 Water Heating System ID or Name – Reference information from </w:t>
      </w:r>
      <w:del w:id="644" w:author="Tam, Danny@Energy" w:date="2022-02-28T15:45:00Z">
        <w:r w:rsidRPr="009C3545" w:rsidDel="00D11E38">
          <w:rPr>
            <w:rFonts w:asciiTheme="minorHAnsi" w:hAnsiTheme="minorHAnsi"/>
            <w:sz w:val="18"/>
            <w:szCs w:val="20"/>
          </w:rPr>
          <w:delText>CF1R</w:delText>
        </w:r>
      </w:del>
      <w:ins w:id="645" w:author="Tam, Danny@Energy" w:date="2022-02-28T15:45:00Z">
        <w:r w:rsidR="00D11E38">
          <w:rPr>
            <w:rFonts w:asciiTheme="minorHAnsi" w:hAnsiTheme="minorHAnsi"/>
            <w:sz w:val="18"/>
            <w:szCs w:val="20"/>
          </w:rPr>
          <w:t>NRCC</w:t>
        </w:r>
      </w:ins>
      <w:r w:rsidRPr="009C3545">
        <w:rPr>
          <w:rFonts w:asciiTheme="minorHAnsi" w:hAnsiTheme="minorHAnsi"/>
          <w:sz w:val="18"/>
          <w:szCs w:val="20"/>
        </w:rPr>
        <w:t>.</w:t>
      </w:r>
    </w:p>
    <w:p w14:paraId="414F4310" w14:textId="77777777"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18"/>
          <w:szCs w:val="20"/>
        </w:rPr>
      </w:pPr>
      <w:r w:rsidRPr="009C3545">
        <w:rPr>
          <w:rFonts w:asciiTheme="minorHAnsi" w:hAnsiTheme="minorHAnsi"/>
          <w:sz w:val="18"/>
          <w:szCs w:val="20"/>
        </w:rPr>
        <w:t>02 Manufacturer – User input. Enter the name of the water heater manufacturer.</w:t>
      </w:r>
    </w:p>
    <w:p w14:paraId="18CC8618" w14:textId="77777777"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18"/>
          <w:szCs w:val="20"/>
        </w:rPr>
      </w:pPr>
      <w:r w:rsidRPr="009C3545">
        <w:rPr>
          <w:rFonts w:asciiTheme="minorHAnsi" w:hAnsiTheme="minorHAnsi"/>
          <w:sz w:val="18"/>
          <w:szCs w:val="20"/>
        </w:rPr>
        <w:t>03 Model Number – User input. Enter the model number of the water heater.</w:t>
      </w:r>
    </w:p>
    <w:p w14:paraId="794112EB" w14:textId="77777777"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18"/>
          <w:szCs w:val="20"/>
        </w:rPr>
      </w:pPr>
    </w:p>
    <w:p w14:paraId="507FB728" w14:textId="77777777"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20"/>
        </w:rPr>
      </w:pPr>
      <w:r w:rsidRPr="009C3545">
        <w:rPr>
          <w:rFonts w:asciiTheme="minorHAnsi" w:hAnsiTheme="minorHAnsi"/>
          <w:b/>
          <w:sz w:val="18"/>
          <w:szCs w:val="20"/>
        </w:rPr>
        <w:t>G. Mandatory Requirements for</w:t>
      </w:r>
      <w:r w:rsidRPr="009C3545">
        <w:rPr>
          <w:rFonts w:asciiTheme="minorHAnsi" w:hAnsiTheme="minorHAnsi" w:cs="Arial"/>
          <w:b/>
          <w:sz w:val="18"/>
          <w:szCs w:val="20"/>
        </w:rPr>
        <w:t xml:space="preserve"> All Central Domestic Hot Water Recirculation Systems</w:t>
      </w:r>
    </w:p>
    <w:p w14:paraId="4EA2680D" w14:textId="77777777"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20"/>
        </w:rPr>
      </w:pPr>
      <w:r w:rsidRPr="009C3545">
        <w:rPr>
          <w:rFonts w:asciiTheme="minorHAnsi" w:hAnsiTheme="minorHAnsi" w:cs="Arial"/>
          <w:sz w:val="18"/>
          <w:szCs w:val="20"/>
        </w:rPr>
        <w:t xml:space="preserve">This table lists the requirements for all central recirculation systems. HERS rater must ensure all the requirements in this table are met. </w:t>
      </w:r>
    </w:p>
    <w:p w14:paraId="477E917D" w14:textId="77777777"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20"/>
        </w:rPr>
      </w:pPr>
    </w:p>
    <w:p w14:paraId="5DA04F49" w14:textId="77777777"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18"/>
          <w:szCs w:val="20"/>
        </w:rPr>
      </w:pPr>
      <w:r w:rsidRPr="009C3545">
        <w:rPr>
          <w:rFonts w:asciiTheme="minorHAnsi" w:hAnsiTheme="minorHAnsi" w:cs="Arial"/>
          <w:b/>
          <w:sz w:val="18"/>
          <w:szCs w:val="20"/>
        </w:rPr>
        <w:t xml:space="preserve">H. </w:t>
      </w:r>
      <w:r w:rsidRPr="009C3545">
        <w:rPr>
          <w:rFonts w:asciiTheme="minorHAnsi" w:hAnsiTheme="minorHAnsi" w:cstheme="minorHAnsi"/>
          <w:b/>
          <w:sz w:val="18"/>
          <w:szCs w:val="20"/>
        </w:rPr>
        <w:t>HERS-Verified Multiple Recirculation Loops for DHW Systems Serving Multiple Dwelling Units Requirements</w:t>
      </w:r>
      <w:r w:rsidRPr="009C3545" w:rsidDel="00001C88">
        <w:rPr>
          <w:rFonts w:asciiTheme="minorHAnsi" w:hAnsiTheme="minorHAnsi"/>
          <w:b/>
          <w:sz w:val="18"/>
          <w:szCs w:val="20"/>
        </w:rPr>
        <w:t xml:space="preserve"> </w:t>
      </w:r>
    </w:p>
    <w:p w14:paraId="6A0E8C6B" w14:textId="77777777" w:rsidR="00462743" w:rsidRPr="009C3545" w:rsidRDefault="00462743" w:rsidP="0046274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20"/>
        </w:rPr>
      </w:pPr>
      <w:r w:rsidRPr="009C3545">
        <w:rPr>
          <w:rFonts w:asciiTheme="minorHAnsi" w:hAnsiTheme="minorHAnsi" w:cs="Arial"/>
          <w:sz w:val="18"/>
          <w:szCs w:val="20"/>
        </w:rPr>
        <w:t>This table lists the requirements for HERS Verified multiple recirculation loop credit for central recirculation systems.</w:t>
      </w:r>
    </w:p>
    <w:p w14:paraId="6867B502" w14:textId="77777777" w:rsidR="00A374A5" w:rsidRPr="00547A32" w:rsidRDefault="00A374A5" w:rsidP="00001C88">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sectPr w:rsidR="00A374A5" w:rsidRPr="00547A32" w:rsidSect="002B6EBF">
          <w:headerReference w:type="even" r:id="rId18"/>
          <w:headerReference w:type="default" r:id="rId19"/>
          <w:footerReference w:type="default" r:id="rId20"/>
          <w:headerReference w:type="first" r:id="rId21"/>
          <w:pgSz w:w="12240" w:h="15840" w:orient="portrait"/>
          <w:pgMar w:top="720" w:right="720" w:bottom="720" w:left="720" w:header="576" w:footer="576" w:gutter="0"/>
          <w:pgNumType w:start="1"/>
          <w:cols w:space="720"/>
          <w:docGrid w:linePitch="360"/>
          <w:sectPrChange w:id="652" w:author="Alhabibi, Haider@Energy" w:date="2022-01-26T19:39:00Z">
            <w:sectPr w:rsidR="00A374A5" w:rsidRPr="00547A32" w:rsidSect="002B6EBF">
              <w:pgSz w:w="15840" w:h="12240" w:orient="landscape"/>
              <w:pgMar w:top="720" w:right="720" w:bottom="720" w:left="720" w:header="576" w:footer="576" w:gutter="0"/>
            </w:sectPr>
          </w:sectPrChange>
        </w:sectPr>
      </w:pPr>
    </w:p>
    <w:p w14:paraId="6867B567" w14:textId="0DD2B704" w:rsidR="00A374A5" w:rsidRPr="00547A32" w:rsidRDefault="00A374A5" w:rsidP="00452DF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b/>
          <w:sz w:val="20"/>
          <w:szCs w:val="20"/>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595"/>
        <w:gridCol w:w="1816"/>
        <w:gridCol w:w="8379"/>
      </w:tblGrid>
      <w:tr w:rsidR="002D3CB8" w:rsidRPr="009C3545" w14:paraId="562261A2" w14:textId="77777777" w:rsidTr="00547A32">
        <w:trPr>
          <w:trHeight w:val="144"/>
        </w:trPr>
        <w:tc>
          <w:tcPr>
            <w:tcW w:w="14688" w:type="dxa"/>
            <w:gridSpan w:val="3"/>
            <w:tcBorders>
              <w:top w:val="single" w:sz="4" w:space="0" w:color="auto"/>
              <w:bottom w:val="single" w:sz="4" w:space="0" w:color="auto"/>
            </w:tcBorders>
            <w:vAlign w:val="center"/>
          </w:tcPr>
          <w:p w14:paraId="4AB67E91"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hAnsiTheme="minorHAnsi" w:cstheme="minorHAnsi"/>
                <w:b/>
                <w:sz w:val="18"/>
                <w:szCs w:val="18"/>
              </w:rPr>
              <w:t>A. General Information</w:t>
            </w:r>
          </w:p>
        </w:tc>
      </w:tr>
      <w:tr w:rsidR="002D3CB8" w:rsidRPr="009C3545" w14:paraId="2CFB4A28" w14:textId="77777777" w:rsidTr="00547A32">
        <w:trPr>
          <w:trHeight w:val="144"/>
        </w:trPr>
        <w:tc>
          <w:tcPr>
            <w:tcW w:w="733" w:type="dxa"/>
            <w:tcBorders>
              <w:top w:val="single" w:sz="4" w:space="0" w:color="auto"/>
              <w:bottom w:val="single" w:sz="4" w:space="0" w:color="auto"/>
              <w:right w:val="single" w:sz="4" w:space="0" w:color="auto"/>
            </w:tcBorders>
            <w:vAlign w:val="center"/>
          </w:tcPr>
          <w:p w14:paraId="00085F58" w14:textId="77777777" w:rsidR="002D3CB8" w:rsidRPr="009C3545" w:rsidRDefault="002D3CB8" w:rsidP="00001C88">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01</w:t>
            </w:r>
          </w:p>
        </w:tc>
        <w:tc>
          <w:tcPr>
            <w:tcW w:w="2427" w:type="dxa"/>
            <w:tcBorders>
              <w:top w:val="single" w:sz="4" w:space="0" w:color="auto"/>
              <w:left w:val="single" w:sz="4" w:space="0" w:color="auto"/>
              <w:bottom w:val="single" w:sz="4" w:space="0" w:color="auto"/>
              <w:right w:val="single" w:sz="4" w:space="0" w:color="auto"/>
            </w:tcBorders>
            <w:vAlign w:val="center"/>
          </w:tcPr>
          <w:p w14:paraId="5C3E5E20" w14:textId="66FC0F09" w:rsidR="002D3CB8" w:rsidRPr="009C3545" w:rsidRDefault="002832F4" w:rsidP="00001C88">
            <w:pPr>
              <w:keepNext/>
              <w:tabs>
                <w:tab w:val="left" w:pos="2160"/>
                <w:tab w:val="left" w:pos="2700"/>
                <w:tab w:val="left" w:pos="3420"/>
                <w:tab w:val="left" w:pos="3780"/>
                <w:tab w:val="left" w:pos="5760"/>
                <w:tab w:val="left" w:pos="7212"/>
              </w:tabs>
              <w:spacing w:after="0" w:line="240" w:lineRule="exact"/>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Building</w:t>
            </w:r>
            <w:r w:rsidR="002D3CB8" w:rsidRPr="009C3545">
              <w:rPr>
                <w:rFonts w:asciiTheme="minorHAnsi" w:eastAsia="Times New Roman" w:hAnsiTheme="minorHAnsi" w:cstheme="minorHAnsi"/>
                <w:sz w:val="18"/>
                <w:szCs w:val="18"/>
              </w:rPr>
              <w:t xml:space="preserve"> Name</w:t>
            </w:r>
          </w:p>
        </w:tc>
        <w:tc>
          <w:tcPr>
            <w:tcW w:w="11528" w:type="dxa"/>
            <w:tcBorders>
              <w:top w:val="single" w:sz="4" w:space="0" w:color="auto"/>
              <w:left w:val="single" w:sz="4" w:space="0" w:color="auto"/>
              <w:bottom w:val="single" w:sz="4" w:space="0" w:color="auto"/>
            </w:tcBorders>
            <w:vAlign w:val="center"/>
          </w:tcPr>
          <w:p w14:paraId="5FADE371" w14:textId="12C2321D" w:rsidR="002D3CB8" w:rsidRPr="009C3545" w:rsidRDefault="004B7E17"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&lt;&lt;User input&gt;&gt;</w:t>
            </w:r>
          </w:p>
        </w:tc>
      </w:tr>
    </w:tbl>
    <w:p w14:paraId="62A15289" w14:textId="5424AD4D" w:rsidR="002D3CB8" w:rsidRPr="009C3545" w:rsidRDefault="002D3CB8">
      <w:pPr>
        <w:rPr>
          <w:rFonts w:asciiTheme="minorHAnsi" w:hAnsiTheme="minorHAnsi" w:cstheme="minorHAnsi"/>
          <w:sz w:val="18"/>
          <w:szCs w:val="18"/>
        </w:rPr>
      </w:pPr>
    </w:p>
    <w:tbl>
      <w:tblPr>
        <w:tblpPr w:leftFromText="180" w:rightFromText="180" w:vertAnchor="text" w:tblpY="1"/>
        <w:tblOverlap w:val="neve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35"/>
        <w:gridCol w:w="923"/>
        <w:gridCol w:w="802"/>
        <w:gridCol w:w="802"/>
        <w:gridCol w:w="863"/>
        <w:gridCol w:w="948"/>
        <w:gridCol w:w="806"/>
        <w:gridCol w:w="866"/>
        <w:gridCol w:w="1010"/>
        <w:gridCol w:w="986"/>
        <w:gridCol w:w="798"/>
        <w:gridCol w:w="1044"/>
        <w:gridCol w:w="7"/>
      </w:tblGrid>
      <w:tr w:rsidR="002D3CB8" w:rsidRPr="009C3545" w14:paraId="1145422A" w14:textId="77777777" w:rsidTr="00A8364F">
        <w:trPr>
          <w:trHeight w:val="144"/>
        </w:trPr>
        <w:tc>
          <w:tcPr>
            <w:tcW w:w="14616" w:type="dxa"/>
            <w:gridSpan w:val="13"/>
            <w:tcBorders>
              <w:top w:val="single" w:sz="4" w:space="0" w:color="auto"/>
              <w:left w:val="single" w:sz="4" w:space="0" w:color="auto"/>
              <w:bottom w:val="single" w:sz="4" w:space="0" w:color="auto"/>
              <w:right w:val="single" w:sz="4" w:space="0" w:color="auto"/>
            </w:tcBorders>
            <w:vAlign w:val="center"/>
          </w:tcPr>
          <w:p w14:paraId="1294E954" w14:textId="57A6B175" w:rsidR="002D3CB8" w:rsidRPr="009C3545" w:rsidRDefault="002D3CB8" w:rsidP="002E5AE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9C3545">
              <w:rPr>
                <w:rFonts w:asciiTheme="minorHAnsi" w:hAnsiTheme="minorHAnsi" w:cstheme="minorHAnsi"/>
                <w:b/>
                <w:sz w:val="18"/>
                <w:szCs w:val="18"/>
              </w:rPr>
              <w:t xml:space="preserve">B. Design HERS Verified Central Water Heating Systems Information </w:t>
            </w:r>
          </w:p>
          <w:p w14:paraId="75B2168B" w14:textId="7E6E0620" w:rsidR="000F1CDA" w:rsidRDefault="002D3CB8" w:rsidP="002E5AE6">
            <w:pPr>
              <w:keepNext/>
              <w:tabs>
                <w:tab w:val="left" w:pos="2160"/>
                <w:tab w:val="left" w:pos="2700"/>
                <w:tab w:val="left" w:pos="3420"/>
                <w:tab w:val="left" w:pos="3780"/>
                <w:tab w:val="left" w:pos="5760"/>
                <w:tab w:val="left" w:pos="7212"/>
              </w:tabs>
              <w:spacing w:after="0" w:line="240" w:lineRule="auto"/>
              <w:rPr>
                <w:ins w:id="653" w:author="Tam, Danny@Energy" w:date="2022-02-28T15:49:00Z"/>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This table reports the water heating system features that were specified on the registered </w:t>
            </w:r>
            <w:del w:id="654" w:author="Tam, Danny@Energy" w:date="2022-02-28T15:45:00Z">
              <w:r w:rsidRPr="009C3545" w:rsidDel="00D11E38">
                <w:rPr>
                  <w:rFonts w:asciiTheme="minorHAnsi" w:eastAsia="Times New Roman" w:hAnsiTheme="minorHAnsi" w:cstheme="minorHAnsi"/>
                  <w:sz w:val="18"/>
                  <w:szCs w:val="18"/>
                </w:rPr>
                <w:delText>CF1R</w:delText>
              </w:r>
            </w:del>
            <w:ins w:id="655" w:author="Tam, Danny@Energy" w:date="2022-02-28T15:45:00Z">
              <w:r w:rsidR="00D11E38">
                <w:rPr>
                  <w:rFonts w:asciiTheme="minorHAnsi" w:eastAsia="Times New Roman" w:hAnsiTheme="minorHAnsi" w:cstheme="minorHAnsi"/>
                  <w:sz w:val="18"/>
                  <w:szCs w:val="18"/>
                </w:rPr>
                <w:t>NRCC</w:t>
              </w:r>
            </w:ins>
            <w:r w:rsidRPr="009C3545">
              <w:rPr>
                <w:rFonts w:asciiTheme="minorHAnsi" w:eastAsia="Times New Roman" w:hAnsiTheme="minorHAnsi" w:cstheme="minorHAnsi"/>
                <w:sz w:val="18"/>
                <w:szCs w:val="18"/>
              </w:rPr>
              <w:t xml:space="preserve"> compliance document for this project.</w:t>
            </w:r>
          </w:p>
          <w:p w14:paraId="64653FD4" w14:textId="031C131D" w:rsidR="00837681" w:rsidDel="00837681" w:rsidRDefault="00837681" w:rsidP="00837681">
            <w:pPr>
              <w:keepNext/>
              <w:tabs>
                <w:tab w:val="left" w:pos="2160"/>
                <w:tab w:val="left" w:pos="2700"/>
                <w:tab w:val="left" w:pos="3420"/>
                <w:tab w:val="left" w:pos="3780"/>
                <w:tab w:val="left" w:pos="5760"/>
                <w:tab w:val="left" w:pos="7212"/>
              </w:tabs>
              <w:spacing w:after="0" w:line="240" w:lineRule="auto"/>
              <w:rPr>
                <w:del w:id="656" w:author="Tam, Danny@Energy" w:date="2022-02-28T15:49:00Z"/>
                <w:rFonts w:asciiTheme="minorHAnsi" w:eastAsia="Times New Roman" w:hAnsiTheme="minorHAnsi" w:cstheme="minorHAnsi"/>
                <w:sz w:val="18"/>
                <w:szCs w:val="18"/>
              </w:rPr>
            </w:pPr>
            <w:ins w:id="657" w:author="Tam, Danny@Energy" w:date="2022-02-28T15:49:00Z">
              <w:r w:rsidRPr="00837681">
                <w:rPr>
                  <w:rFonts w:asciiTheme="minorHAnsi" w:eastAsia="Times New Roman" w:hAnsiTheme="minorHAnsi" w:cstheme="minorHAnsi"/>
                  <w:sz w:val="18"/>
                  <w:szCs w:val="18"/>
                </w:rPr>
                <w:t xml:space="preserve">&lt;&lt;If LMCC only has CHPWH, display the "section does not apply" message&gt;&gt; </w:t>
              </w:r>
            </w:ins>
          </w:p>
          <w:p w14:paraId="75C7E912" w14:textId="5DEDF0D6" w:rsidR="00430E9A" w:rsidRPr="009C3545" w:rsidRDefault="00430E9A"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&lt;&lt;require one row of data for each water heater identified on the </w:t>
            </w:r>
            <w:del w:id="658" w:author="Tam, Danny@Energy" w:date="2022-02-28T15:45:00Z">
              <w:r w:rsidDel="00D11E38">
                <w:rPr>
                  <w:rFonts w:asciiTheme="minorHAnsi" w:eastAsia="Times New Roman" w:hAnsiTheme="minorHAnsi" w:cstheme="minorHAnsi"/>
                  <w:sz w:val="18"/>
                  <w:szCs w:val="18"/>
                </w:rPr>
                <w:delText>CF1R</w:delText>
              </w:r>
            </w:del>
            <w:ins w:id="659" w:author="Tam, Danny@Energy" w:date="2022-02-28T15:45:00Z">
              <w:r w:rsidR="00D11E38">
                <w:rPr>
                  <w:rFonts w:asciiTheme="minorHAnsi" w:eastAsia="Times New Roman" w:hAnsiTheme="minorHAnsi" w:cstheme="minorHAnsi"/>
                  <w:sz w:val="18"/>
                  <w:szCs w:val="18"/>
                </w:rPr>
                <w:t>NRCC</w:t>
              </w:r>
            </w:ins>
            <w:r>
              <w:rPr>
                <w:rFonts w:asciiTheme="minorHAnsi" w:eastAsia="Times New Roman" w:hAnsiTheme="minorHAnsi" w:cstheme="minorHAnsi"/>
                <w:sz w:val="18"/>
                <w:szCs w:val="18"/>
              </w:rPr>
              <w:t>-PRF&gt;&gt;</w:t>
            </w:r>
          </w:p>
        </w:tc>
      </w:tr>
      <w:tr w:rsidR="008B4A5F" w:rsidRPr="009C3545" w14:paraId="6460055E" w14:textId="77777777" w:rsidTr="00A8364F">
        <w:trPr>
          <w:gridAfter w:val="1"/>
          <w:wAfter w:w="8" w:type="dxa"/>
          <w:trHeight w:val="144"/>
        </w:trPr>
        <w:tc>
          <w:tcPr>
            <w:tcW w:w="1272" w:type="dxa"/>
            <w:tcBorders>
              <w:top w:val="single" w:sz="4" w:space="0" w:color="auto"/>
              <w:left w:val="single" w:sz="4" w:space="0" w:color="auto"/>
              <w:bottom w:val="single" w:sz="4" w:space="0" w:color="auto"/>
              <w:right w:val="single" w:sz="4" w:space="0" w:color="auto"/>
            </w:tcBorders>
            <w:vAlign w:val="center"/>
          </w:tcPr>
          <w:p w14:paraId="29080B05"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01</w:t>
            </w:r>
          </w:p>
        </w:tc>
        <w:tc>
          <w:tcPr>
            <w:tcW w:w="1253" w:type="dxa"/>
            <w:tcBorders>
              <w:top w:val="single" w:sz="4" w:space="0" w:color="auto"/>
              <w:left w:val="single" w:sz="4" w:space="0" w:color="auto"/>
              <w:bottom w:val="single" w:sz="4" w:space="0" w:color="auto"/>
              <w:right w:val="single" w:sz="4" w:space="0" w:color="auto"/>
            </w:tcBorders>
            <w:vAlign w:val="center"/>
          </w:tcPr>
          <w:p w14:paraId="349B766A"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02</w:t>
            </w:r>
          </w:p>
        </w:tc>
        <w:tc>
          <w:tcPr>
            <w:tcW w:w="1074" w:type="dxa"/>
            <w:tcBorders>
              <w:top w:val="single" w:sz="4" w:space="0" w:color="auto"/>
              <w:left w:val="single" w:sz="4" w:space="0" w:color="auto"/>
              <w:bottom w:val="single" w:sz="4" w:space="0" w:color="auto"/>
              <w:right w:val="single" w:sz="4" w:space="0" w:color="auto"/>
            </w:tcBorders>
            <w:vAlign w:val="center"/>
          </w:tcPr>
          <w:p w14:paraId="4B1A91CE"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03</w:t>
            </w:r>
          </w:p>
        </w:tc>
        <w:tc>
          <w:tcPr>
            <w:tcW w:w="1074" w:type="dxa"/>
            <w:tcBorders>
              <w:top w:val="single" w:sz="4" w:space="0" w:color="auto"/>
              <w:left w:val="single" w:sz="4" w:space="0" w:color="auto"/>
              <w:bottom w:val="single" w:sz="4" w:space="0" w:color="auto"/>
              <w:right w:val="single" w:sz="4" w:space="0" w:color="auto"/>
            </w:tcBorders>
            <w:vAlign w:val="center"/>
          </w:tcPr>
          <w:p w14:paraId="555868BF"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04</w:t>
            </w:r>
          </w:p>
        </w:tc>
        <w:tc>
          <w:tcPr>
            <w:tcW w:w="1164" w:type="dxa"/>
            <w:tcBorders>
              <w:top w:val="single" w:sz="4" w:space="0" w:color="auto"/>
              <w:left w:val="single" w:sz="4" w:space="0" w:color="auto"/>
              <w:bottom w:val="single" w:sz="4" w:space="0" w:color="auto"/>
              <w:right w:val="single" w:sz="4" w:space="0" w:color="auto"/>
            </w:tcBorders>
            <w:vAlign w:val="center"/>
          </w:tcPr>
          <w:p w14:paraId="3BB74A38"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05</w:t>
            </w:r>
          </w:p>
        </w:tc>
        <w:tc>
          <w:tcPr>
            <w:tcW w:w="1291" w:type="dxa"/>
            <w:tcBorders>
              <w:top w:val="single" w:sz="4" w:space="0" w:color="auto"/>
              <w:left w:val="single" w:sz="4" w:space="0" w:color="auto"/>
              <w:bottom w:val="single" w:sz="4" w:space="0" w:color="auto"/>
              <w:right w:val="single" w:sz="4" w:space="0" w:color="auto"/>
            </w:tcBorders>
            <w:vAlign w:val="center"/>
          </w:tcPr>
          <w:p w14:paraId="01A7103A"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06</w:t>
            </w:r>
          </w:p>
        </w:tc>
        <w:tc>
          <w:tcPr>
            <w:tcW w:w="1080" w:type="dxa"/>
            <w:tcBorders>
              <w:top w:val="single" w:sz="4" w:space="0" w:color="auto"/>
              <w:left w:val="single" w:sz="4" w:space="0" w:color="auto"/>
              <w:bottom w:val="single" w:sz="4" w:space="0" w:color="auto"/>
              <w:right w:val="single" w:sz="4" w:space="0" w:color="auto"/>
            </w:tcBorders>
            <w:vAlign w:val="center"/>
          </w:tcPr>
          <w:p w14:paraId="0126384C"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07</w:t>
            </w:r>
          </w:p>
        </w:tc>
        <w:tc>
          <w:tcPr>
            <w:tcW w:w="1169" w:type="dxa"/>
            <w:tcBorders>
              <w:top w:val="single" w:sz="4" w:space="0" w:color="auto"/>
              <w:left w:val="single" w:sz="4" w:space="0" w:color="auto"/>
              <w:bottom w:val="single" w:sz="4" w:space="0" w:color="auto"/>
              <w:right w:val="single" w:sz="4" w:space="0" w:color="auto"/>
            </w:tcBorders>
            <w:vAlign w:val="center"/>
          </w:tcPr>
          <w:p w14:paraId="324A6A11"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08</w:t>
            </w:r>
          </w:p>
        </w:tc>
        <w:tc>
          <w:tcPr>
            <w:tcW w:w="1383" w:type="dxa"/>
            <w:tcBorders>
              <w:top w:val="single" w:sz="4" w:space="0" w:color="auto"/>
              <w:left w:val="single" w:sz="4" w:space="0" w:color="auto"/>
              <w:bottom w:val="single" w:sz="4" w:space="0" w:color="auto"/>
              <w:right w:val="single" w:sz="4" w:space="0" w:color="auto"/>
            </w:tcBorders>
            <w:vAlign w:val="center"/>
          </w:tcPr>
          <w:p w14:paraId="6BD3E4D3"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09</w:t>
            </w:r>
          </w:p>
        </w:tc>
        <w:tc>
          <w:tcPr>
            <w:tcW w:w="1347" w:type="dxa"/>
            <w:tcBorders>
              <w:top w:val="single" w:sz="4" w:space="0" w:color="auto"/>
              <w:left w:val="single" w:sz="4" w:space="0" w:color="auto"/>
              <w:bottom w:val="single" w:sz="4" w:space="0" w:color="auto"/>
              <w:right w:val="single" w:sz="4" w:space="0" w:color="auto"/>
            </w:tcBorders>
            <w:vAlign w:val="center"/>
          </w:tcPr>
          <w:p w14:paraId="3AFE719E"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10</w:t>
            </w:r>
          </w:p>
        </w:tc>
        <w:tc>
          <w:tcPr>
            <w:tcW w:w="1069" w:type="dxa"/>
            <w:tcBorders>
              <w:top w:val="single" w:sz="4" w:space="0" w:color="auto"/>
              <w:left w:val="single" w:sz="4" w:space="0" w:color="auto"/>
              <w:bottom w:val="single" w:sz="4" w:space="0" w:color="auto"/>
              <w:right w:val="single" w:sz="4" w:space="0" w:color="auto"/>
            </w:tcBorders>
            <w:vAlign w:val="center"/>
          </w:tcPr>
          <w:p w14:paraId="4E599F7A"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11</w:t>
            </w:r>
          </w:p>
        </w:tc>
        <w:tc>
          <w:tcPr>
            <w:tcW w:w="1432" w:type="dxa"/>
            <w:tcBorders>
              <w:top w:val="single" w:sz="4" w:space="0" w:color="auto"/>
              <w:left w:val="single" w:sz="4" w:space="0" w:color="auto"/>
              <w:bottom w:val="single" w:sz="4" w:space="0" w:color="auto"/>
              <w:right w:val="single" w:sz="4" w:space="0" w:color="auto"/>
            </w:tcBorders>
            <w:vAlign w:val="center"/>
          </w:tcPr>
          <w:p w14:paraId="5F47E66E"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12</w:t>
            </w:r>
          </w:p>
        </w:tc>
      </w:tr>
      <w:tr w:rsidR="008B4A5F" w:rsidRPr="009C3545" w14:paraId="3D7A49D2" w14:textId="77777777" w:rsidTr="00A8364F">
        <w:trPr>
          <w:gridAfter w:val="1"/>
          <w:wAfter w:w="8" w:type="dxa"/>
          <w:trHeight w:val="144"/>
        </w:trPr>
        <w:tc>
          <w:tcPr>
            <w:tcW w:w="1272" w:type="dxa"/>
            <w:tcBorders>
              <w:top w:val="single" w:sz="4" w:space="0" w:color="auto"/>
              <w:left w:val="single" w:sz="4" w:space="0" w:color="auto"/>
              <w:bottom w:val="single" w:sz="4" w:space="0" w:color="auto"/>
              <w:right w:val="single" w:sz="4" w:space="0" w:color="auto"/>
            </w:tcBorders>
            <w:vAlign w:val="bottom"/>
          </w:tcPr>
          <w:p w14:paraId="52BAC735"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Water Heating System ID or Name</w:t>
            </w:r>
          </w:p>
        </w:tc>
        <w:tc>
          <w:tcPr>
            <w:tcW w:w="1253" w:type="dxa"/>
            <w:tcBorders>
              <w:top w:val="single" w:sz="4" w:space="0" w:color="auto"/>
              <w:left w:val="single" w:sz="4" w:space="0" w:color="auto"/>
              <w:bottom w:val="single" w:sz="4" w:space="0" w:color="auto"/>
              <w:right w:val="single" w:sz="4" w:space="0" w:color="auto"/>
            </w:tcBorders>
            <w:vAlign w:val="bottom"/>
          </w:tcPr>
          <w:p w14:paraId="627910D9"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 Water Heating System Type</w:t>
            </w:r>
          </w:p>
        </w:tc>
        <w:tc>
          <w:tcPr>
            <w:tcW w:w="1074" w:type="dxa"/>
            <w:tcBorders>
              <w:top w:val="single" w:sz="4" w:space="0" w:color="auto"/>
              <w:left w:val="single" w:sz="4" w:space="0" w:color="auto"/>
              <w:bottom w:val="single" w:sz="4" w:space="0" w:color="auto"/>
              <w:right w:val="single" w:sz="4" w:space="0" w:color="auto"/>
            </w:tcBorders>
            <w:vAlign w:val="bottom"/>
          </w:tcPr>
          <w:p w14:paraId="59883171"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Water Heater Type</w:t>
            </w:r>
          </w:p>
        </w:tc>
        <w:tc>
          <w:tcPr>
            <w:tcW w:w="1074" w:type="dxa"/>
            <w:tcBorders>
              <w:top w:val="single" w:sz="4" w:space="0" w:color="auto"/>
              <w:left w:val="single" w:sz="4" w:space="0" w:color="auto"/>
              <w:bottom w:val="single" w:sz="4" w:space="0" w:color="auto"/>
              <w:right w:val="single" w:sz="4" w:space="0" w:color="auto"/>
            </w:tcBorders>
            <w:vAlign w:val="bottom"/>
          </w:tcPr>
          <w:p w14:paraId="58DDA95F"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 </w:t>
            </w:r>
            <w:proofErr w:type="gramStart"/>
            <w:r w:rsidRPr="009C3545">
              <w:rPr>
                <w:rFonts w:asciiTheme="minorHAnsi" w:eastAsia="Times New Roman" w:hAnsiTheme="minorHAnsi" w:cstheme="minorHAnsi"/>
                <w:sz w:val="18"/>
                <w:szCs w:val="18"/>
              </w:rPr>
              <w:t>of</w:t>
            </w:r>
            <w:proofErr w:type="gramEnd"/>
            <w:r w:rsidRPr="009C3545">
              <w:rPr>
                <w:rFonts w:asciiTheme="minorHAnsi" w:eastAsia="Times New Roman" w:hAnsiTheme="minorHAnsi" w:cstheme="minorHAnsi"/>
                <w:sz w:val="18"/>
                <w:szCs w:val="18"/>
              </w:rPr>
              <w:t xml:space="preserve"> Water Heaters in System</w:t>
            </w:r>
          </w:p>
        </w:tc>
        <w:tc>
          <w:tcPr>
            <w:tcW w:w="1164" w:type="dxa"/>
            <w:tcBorders>
              <w:top w:val="single" w:sz="4" w:space="0" w:color="auto"/>
              <w:left w:val="single" w:sz="4" w:space="0" w:color="auto"/>
              <w:bottom w:val="single" w:sz="4" w:space="0" w:color="auto"/>
              <w:right w:val="single" w:sz="4" w:space="0" w:color="auto"/>
            </w:tcBorders>
            <w:vAlign w:val="bottom"/>
          </w:tcPr>
          <w:p w14:paraId="4AB77BE0"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Water Heater </w:t>
            </w:r>
          </w:p>
          <w:p w14:paraId="7C181C75"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Storage</w:t>
            </w:r>
          </w:p>
          <w:p w14:paraId="4408BDC6"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Volume (gal)</w:t>
            </w:r>
          </w:p>
        </w:tc>
        <w:tc>
          <w:tcPr>
            <w:tcW w:w="1291" w:type="dxa"/>
            <w:tcBorders>
              <w:top w:val="single" w:sz="4" w:space="0" w:color="auto"/>
              <w:left w:val="single" w:sz="4" w:space="0" w:color="auto"/>
              <w:bottom w:val="single" w:sz="4" w:space="0" w:color="auto"/>
              <w:right w:val="single" w:sz="4" w:space="0" w:color="auto"/>
            </w:tcBorders>
            <w:vAlign w:val="bottom"/>
          </w:tcPr>
          <w:p w14:paraId="1E6525C8"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Fuel Type</w:t>
            </w:r>
          </w:p>
        </w:tc>
        <w:tc>
          <w:tcPr>
            <w:tcW w:w="1080" w:type="dxa"/>
            <w:tcBorders>
              <w:top w:val="single" w:sz="4" w:space="0" w:color="auto"/>
              <w:left w:val="single" w:sz="4" w:space="0" w:color="auto"/>
              <w:bottom w:val="single" w:sz="4" w:space="0" w:color="auto"/>
              <w:right w:val="single" w:sz="4" w:space="0" w:color="auto"/>
            </w:tcBorders>
            <w:vAlign w:val="bottom"/>
          </w:tcPr>
          <w:p w14:paraId="29671CC2"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Rated Input Type</w:t>
            </w:r>
          </w:p>
        </w:tc>
        <w:tc>
          <w:tcPr>
            <w:tcW w:w="1169" w:type="dxa"/>
            <w:tcBorders>
              <w:top w:val="single" w:sz="4" w:space="0" w:color="auto"/>
              <w:left w:val="single" w:sz="4" w:space="0" w:color="auto"/>
              <w:bottom w:val="single" w:sz="4" w:space="0" w:color="auto"/>
              <w:right w:val="single" w:sz="4" w:space="0" w:color="auto"/>
            </w:tcBorders>
            <w:vAlign w:val="bottom"/>
          </w:tcPr>
          <w:p w14:paraId="73C713AB"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Rated Input Value</w:t>
            </w:r>
          </w:p>
        </w:tc>
        <w:tc>
          <w:tcPr>
            <w:tcW w:w="1383" w:type="dxa"/>
            <w:tcBorders>
              <w:top w:val="single" w:sz="4" w:space="0" w:color="auto"/>
              <w:left w:val="single" w:sz="4" w:space="0" w:color="auto"/>
              <w:bottom w:val="single" w:sz="4" w:space="0" w:color="auto"/>
              <w:right w:val="single" w:sz="4" w:space="0" w:color="auto"/>
            </w:tcBorders>
            <w:vAlign w:val="bottom"/>
          </w:tcPr>
          <w:p w14:paraId="374A751E"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Heating Efficiency Type</w:t>
            </w:r>
          </w:p>
        </w:tc>
        <w:tc>
          <w:tcPr>
            <w:tcW w:w="1347" w:type="dxa"/>
            <w:tcBorders>
              <w:top w:val="single" w:sz="4" w:space="0" w:color="auto"/>
              <w:left w:val="single" w:sz="4" w:space="0" w:color="auto"/>
              <w:bottom w:val="single" w:sz="4" w:space="0" w:color="auto"/>
              <w:right w:val="single" w:sz="4" w:space="0" w:color="auto"/>
            </w:tcBorders>
            <w:vAlign w:val="bottom"/>
          </w:tcPr>
          <w:p w14:paraId="3E7BCC40"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Heating Efficiency Value</w:t>
            </w:r>
          </w:p>
        </w:tc>
        <w:tc>
          <w:tcPr>
            <w:tcW w:w="1069" w:type="dxa"/>
            <w:tcBorders>
              <w:top w:val="single" w:sz="4" w:space="0" w:color="auto"/>
              <w:left w:val="single" w:sz="4" w:space="0" w:color="auto"/>
              <w:bottom w:val="single" w:sz="4" w:space="0" w:color="auto"/>
              <w:right w:val="single" w:sz="4" w:space="0" w:color="auto"/>
            </w:tcBorders>
            <w:vAlign w:val="bottom"/>
          </w:tcPr>
          <w:p w14:paraId="2E57909D"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Standby Loss </w:t>
            </w:r>
          </w:p>
          <w:p w14:paraId="705396F2"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t>
            </w:r>
          </w:p>
        </w:tc>
        <w:tc>
          <w:tcPr>
            <w:tcW w:w="1432" w:type="dxa"/>
            <w:tcBorders>
              <w:top w:val="single" w:sz="4" w:space="0" w:color="auto"/>
              <w:left w:val="single" w:sz="4" w:space="0" w:color="auto"/>
              <w:bottom w:val="single" w:sz="4" w:space="0" w:color="auto"/>
              <w:right w:val="single" w:sz="4" w:space="0" w:color="auto"/>
            </w:tcBorders>
            <w:vAlign w:val="bottom"/>
          </w:tcPr>
          <w:p w14:paraId="51D2BFCB"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Exterior </w:t>
            </w:r>
            <w:proofErr w:type="spellStart"/>
            <w:r w:rsidRPr="009C3545">
              <w:rPr>
                <w:rFonts w:asciiTheme="minorHAnsi" w:eastAsia="Times New Roman" w:hAnsiTheme="minorHAnsi" w:cstheme="minorHAnsi"/>
                <w:sz w:val="18"/>
                <w:szCs w:val="18"/>
              </w:rPr>
              <w:t>Insul</w:t>
            </w:r>
            <w:proofErr w:type="spellEnd"/>
            <w:r w:rsidRPr="009C3545">
              <w:rPr>
                <w:rFonts w:asciiTheme="minorHAnsi" w:eastAsia="Times New Roman" w:hAnsiTheme="minorHAnsi" w:cstheme="minorHAnsi"/>
                <w:sz w:val="18"/>
                <w:szCs w:val="18"/>
              </w:rPr>
              <w:t xml:space="preserve">. </w:t>
            </w:r>
          </w:p>
          <w:p w14:paraId="1D14AE95"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R-Value</w:t>
            </w:r>
          </w:p>
        </w:tc>
      </w:tr>
      <w:tr w:rsidR="008B4A5F" w:rsidRPr="009C3545" w14:paraId="26B6E887" w14:textId="77777777" w:rsidTr="00A8364F">
        <w:trPr>
          <w:gridAfter w:val="1"/>
          <w:wAfter w:w="8" w:type="dxa"/>
          <w:trHeight w:val="144"/>
        </w:trPr>
        <w:tc>
          <w:tcPr>
            <w:tcW w:w="1272" w:type="dxa"/>
            <w:tcBorders>
              <w:top w:val="single" w:sz="4" w:space="0" w:color="auto"/>
              <w:left w:val="single" w:sz="4" w:space="0" w:color="auto"/>
              <w:bottom w:val="single" w:sz="4" w:space="0" w:color="auto"/>
              <w:right w:val="single" w:sz="4" w:space="0" w:color="auto"/>
            </w:tcBorders>
          </w:tcPr>
          <w:p w14:paraId="176EBFE7" w14:textId="0C3D1B49" w:rsidR="001C6EBB" w:rsidRPr="009C3545" w:rsidRDefault="001C6EBB" w:rsidP="004B7E1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&lt;&lt;Reference values from </w:t>
            </w:r>
            <w:del w:id="660" w:author="Tam, Danny@Energy" w:date="2022-02-28T15:45:00Z">
              <w:r w:rsidRPr="009C3545" w:rsidDel="00D11E38">
                <w:rPr>
                  <w:rFonts w:asciiTheme="minorHAnsi" w:eastAsia="Times New Roman" w:hAnsiTheme="minorHAnsi" w:cstheme="minorHAnsi"/>
                  <w:sz w:val="18"/>
                  <w:szCs w:val="18"/>
                </w:rPr>
                <w:delText>CF1R</w:delText>
              </w:r>
            </w:del>
            <w:ins w:id="661" w:author="Tam, Danny@Energy" w:date="2022-02-28T15:45:00Z">
              <w:r w:rsidR="00D11E38">
                <w:rPr>
                  <w:rFonts w:asciiTheme="minorHAnsi" w:eastAsia="Times New Roman" w:hAnsiTheme="minorHAnsi" w:cstheme="minorHAnsi"/>
                  <w:sz w:val="18"/>
                  <w:szCs w:val="18"/>
                </w:rPr>
                <w:t>NRCC</w:t>
              </w:r>
            </w:ins>
            <w:r w:rsidRPr="009C3545">
              <w:rPr>
                <w:rFonts w:asciiTheme="minorHAnsi" w:eastAsia="Times New Roman" w:hAnsiTheme="minorHAnsi" w:cstheme="minorHAnsi"/>
                <w:sz w:val="18"/>
                <w:szCs w:val="18"/>
              </w:rPr>
              <w:t xml:space="preserve"> &gt;&gt;</w:t>
            </w:r>
          </w:p>
        </w:tc>
        <w:tc>
          <w:tcPr>
            <w:tcW w:w="1253" w:type="dxa"/>
            <w:tcBorders>
              <w:top w:val="single" w:sz="4" w:space="0" w:color="auto"/>
              <w:left w:val="single" w:sz="4" w:space="0" w:color="auto"/>
              <w:bottom w:val="single" w:sz="4" w:space="0" w:color="auto"/>
              <w:right w:val="single" w:sz="4" w:space="0" w:color="auto"/>
            </w:tcBorders>
          </w:tcPr>
          <w:p w14:paraId="1A112D04" w14:textId="1F4C7552" w:rsidR="001C6EBB"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&lt;&lt;If Performance</w:t>
            </w:r>
            <w:r w:rsidR="004B7E17" w:rsidRPr="009C3545">
              <w:rPr>
                <w:rFonts w:asciiTheme="minorHAnsi" w:eastAsia="Times New Roman" w:hAnsiTheme="minorHAnsi" w:cstheme="minorHAnsi"/>
                <w:sz w:val="18"/>
                <w:szCs w:val="18"/>
              </w:rPr>
              <w:t>, then</w:t>
            </w:r>
            <w:r w:rsidRPr="009C3545">
              <w:rPr>
                <w:rFonts w:asciiTheme="minorHAnsi" w:eastAsia="Times New Roman" w:hAnsiTheme="minorHAnsi" w:cstheme="minorHAnsi"/>
                <w:sz w:val="18"/>
                <w:szCs w:val="18"/>
              </w:rPr>
              <w:t xml:space="preserve"> reference values from </w:t>
            </w:r>
            <w:del w:id="662" w:author="Tam, Danny@Energy" w:date="2022-02-28T15:45:00Z">
              <w:r w:rsidRPr="009C3545" w:rsidDel="00D11E38">
                <w:rPr>
                  <w:rFonts w:asciiTheme="minorHAnsi" w:eastAsia="Times New Roman" w:hAnsiTheme="minorHAnsi" w:cstheme="minorHAnsi"/>
                  <w:sz w:val="18"/>
                  <w:szCs w:val="18"/>
                </w:rPr>
                <w:delText>CF1R</w:delText>
              </w:r>
            </w:del>
            <w:ins w:id="663" w:author="Tam, Danny@Energy" w:date="2022-02-28T15:45:00Z">
              <w:r w:rsidR="00D11E38">
                <w:rPr>
                  <w:rFonts w:asciiTheme="minorHAnsi" w:eastAsia="Times New Roman" w:hAnsiTheme="minorHAnsi" w:cstheme="minorHAnsi"/>
                  <w:sz w:val="18"/>
                  <w:szCs w:val="18"/>
                </w:rPr>
                <w:t>NRCC</w:t>
              </w:r>
            </w:ins>
            <w:r w:rsidRPr="009C3545">
              <w:rPr>
                <w:rFonts w:asciiTheme="minorHAnsi" w:eastAsia="Times New Roman" w:hAnsiTheme="minorHAnsi" w:cstheme="minorHAnsi"/>
                <w:sz w:val="18"/>
                <w:szCs w:val="18"/>
              </w:rPr>
              <w:t>-PRF-01</w:t>
            </w:r>
            <w:r w:rsidR="004B7E17" w:rsidRPr="009C3545">
              <w:rPr>
                <w:rFonts w:asciiTheme="minorHAnsi" w:eastAsia="Times New Roman" w:hAnsiTheme="minorHAnsi" w:cstheme="minorHAnsi"/>
                <w:sz w:val="18"/>
                <w:szCs w:val="18"/>
              </w:rPr>
              <w:t>,</w:t>
            </w:r>
            <w:r w:rsidRPr="009C3545">
              <w:rPr>
                <w:rFonts w:asciiTheme="minorHAnsi" w:eastAsia="Times New Roman" w:hAnsiTheme="minorHAnsi" w:cstheme="minorHAnsi"/>
                <w:sz w:val="18"/>
                <w:szCs w:val="18"/>
              </w:rPr>
              <w:t xml:space="preserve"> </w:t>
            </w:r>
          </w:p>
          <w:p w14:paraId="1FF8AEEC" w14:textId="36849437" w:rsidR="001C6EBB" w:rsidRPr="009C3545" w:rsidRDefault="004B7E17"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a</w:t>
            </w:r>
            <w:r w:rsidR="001C6EBB" w:rsidRPr="009C3545">
              <w:rPr>
                <w:rFonts w:asciiTheme="minorHAnsi" w:eastAsia="Times New Roman" w:hAnsiTheme="minorHAnsi" w:cstheme="minorHAnsi"/>
                <w:sz w:val="18"/>
                <w:szCs w:val="18"/>
              </w:rPr>
              <w:t>llowed values</w:t>
            </w:r>
            <w:r w:rsidR="00E83ABC" w:rsidRPr="009C3545">
              <w:rPr>
                <w:rFonts w:asciiTheme="minorHAnsi" w:eastAsia="Times New Roman" w:hAnsiTheme="minorHAnsi" w:cstheme="minorHAnsi"/>
                <w:sz w:val="18"/>
                <w:szCs w:val="18"/>
              </w:rPr>
              <w:t>:</w:t>
            </w:r>
          </w:p>
          <w:p w14:paraId="225B5D9E" w14:textId="4313D41D" w:rsidR="001C6EBB" w:rsidRPr="009C3545" w:rsidRDefault="001C6EBB" w:rsidP="002E5AE6">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DHW</w:t>
            </w:r>
            <w:r w:rsidR="009F01C6">
              <w:rPr>
                <w:rFonts w:asciiTheme="minorHAnsi" w:eastAsia="Times New Roman" w:hAnsiTheme="minorHAnsi" w:cstheme="minorHAnsi"/>
                <w:sz w:val="18"/>
                <w:szCs w:val="18"/>
              </w:rPr>
              <w:t xml:space="preserve">, Hydronic </w:t>
            </w:r>
            <w:r w:rsidRPr="009C3545">
              <w:rPr>
                <w:rFonts w:asciiTheme="minorHAnsi" w:eastAsia="Times New Roman" w:hAnsiTheme="minorHAnsi" w:cstheme="minorHAnsi"/>
                <w:sz w:val="18"/>
                <w:szCs w:val="18"/>
              </w:rPr>
              <w:t>or</w:t>
            </w:r>
          </w:p>
          <w:p w14:paraId="26232D9F" w14:textId="4FEB4C0C" w:rsidR="001C6EBB"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Combined Hydronic</w:t>
            </w:r>
            <w:r w:rsidR="004B7E17" w:rsidRPr="009C3545">
              <w:rPr>
                <w:rFonts w:asciiTheme="minorHAnsi" w:eastAsia="Times New Roman" w:hAnsiTheme="minorHAnsi" w:cstheme="minorHAnsi"/>
                <w:sz w:val="18"/>
                <w:szCs w:val="18"/>
              </w:rPr>
              <w:t>;</w:t>
            </w:r>
            <w:r w:rsidRPr="009C3545">
              <w:rPr>
                <w:rFonts w:asciiTheme="minorHAnsi" w:eastAsia="Times New Roman" w:hAnsiTheme="minorHAnsi" w:cstheme="minorHAnsi"/>
                <w:sz w:val="18"/>
                <w:szCs w:val="18"/>
              </w:rPr>
              <w:t xml:space="preserve"> </w:t>
            </w:r>
            <w:r w:rsidR="004B7E17" w:rsidRPr="009C3545">
              <w:rPr>
                <w:rFonts w:asciiTheme="minorHAnsi" w:eastAsia="Times New Roman" w:hAnsiTheme="minorHAnsi" w:cstheme="minorHAnsi"/>
                <w:sz w:val="18"/>
                <w:szCs w:val="18"/>
              </w:rPr>
              <w:t>elsei</w:t>
            </w:r>
            <w:r w:rsidRPr="009C3545">
              <w:rPr>
                <w:rFonts w:asciiTheme="minorHAnsi" w:eastAsia="Times New Roman" w:hAnsiTheme="minorHAnsi" w:cstheme="minorHAnsi"/>
                <w:sz w:val="18"/>
                <w:szCs w:val="18"/>
              </w:rPr>
              <w:t>f Prescriptive</w:t>
            </w:r>
            <w:r w:rsidR="004B7E17" w:rsidRPr="009C3545">
              <w:rPr>
                <w:rFonts w:asciiTheme="minorHAnsi" w:eastAsia="Times New Roman" w:hAnsiTheme="minorHAnsi" w:cstheme="minorHAnsi"/>
                <w:sz w:val="18"/>
                <w:szCs w:val="18"/>
              </w:rPr>
              <w:t>,</w:t>
            </w:r>
            <w:r w:rsidRPr="009C3545">
              <w:rPr>
                <w:rFonts w:asciiTheme="minorHAnsi" w:eastAsia="Times New Roman" w:hAnsiTheme="minorHAnsi" w:cstheme="minorHAnsi"/>
                <w:sz w:val="18"/>
                <w:szCs w:val="18"/>
              </w:rPr>
              <w:t xml:space="preserve"> then NA</w:t>
            </w:r>
          </w:p>
          <w:p w14:paraId="628E558F" w14:textId="2E9A0195" w:rsidR="001C6EBB"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&gt;&gt;</w:t>
            </w:r>
          </w:p>
        </w:tc>
        <w:tc>
          <w:tcPr>
            <w:tcW w:w="1074" w:type="dxa"/>
            <w:tcBorders>
              <w:top w:val="single" w:sz="4" w:space="0" w:color="auto"/>
              <w:left w:val="single" w:sz="4" w:space="0" w:color="auto"/>
              <w:bottom w:val="single" w:sz="4" w:space="0" w:color="auto"/>
              <w:right w:val="single" w:sz="4" w:space="0" w:color="auto"/>
            </w:tcBorders>
          </w:tcPr>
          <w:p w14:paraId="5B7810E8" w14:textId="533D8E4C" w:rsidR="001C6EBB"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&lt;&lt; </w:t>
            </w:r>
            <w:r w:rsidR="00555441">
              <w:rPr>
                <w:rFonts w:asciiTheme="minorHAnsi" w:eastAsia="Times New Roman" w:hAnsiTheme="minorHAnsi" w:cstheme="minorHAnsi"/>
                <w:sz w:val="18"/>
                <w:szCs w:val="18"/>
              </w:rPr>
              <w:t>R</w:t>
            </w:r>
            <w:r w:rsidRPr="009C3545">
              <w:rPr>
                <w:rFonts w:asciiTheme="minorHAnsi" w:eastAsia="Times New Roman" w:hAnsiTheme="minorHAnsi" w:cstheme="minorHAnsi"/>
                <w:sz w:val="18"/>
                <w:szCs w:val="18"/>
              </w:rPr>
              <w:t xml:space="preserve">eference values from </w:t>
            </w:r>
            <w:del w:id="664" w:author="Tam, Danny@Energy" w:date="2022-02-28T15:45:00Z">
              <w:r w:rsidRPr="009C3545" w:rsidDel="00D11E38">
                <w:rPr>
                  <w:rFonts w:asciiTheme="minorHAnsi" w:eastAsia="Times New Roman" w:hAnsiTheme="minorHAnsi" w:cstheme="minorHAnsi"/>
                  <w:sz w:val="18"/>
                  <w:szCs w:val="18"/>
                </w:rPr>
                <w:delText>CF1R</w:delText>
              </w:r>
            </w:del>
            <w:ins w:id="665" w:author="Tam, Danny@Energy" w:date="2022-02-28T15:45:00Z">
              <w:r w:rsidR="00D11E38">
                <w:rPr>
                  <w:rFonts w:asciiTheme="minorHAnsi" w:eastAsia="Times New Roman" w:hAnsiTheme="minorHAnsi" w:cstheme="minorHAnsi"/>
                  <w:sz w:val="18"/>
                  <w:szCs w:val="18"/>
                </w:rPr>
                <w:t>NRCC</w:t>
              </w:r>
            </w:ins>
            <w:r w:rsidR="00555441">
              <w:rPr>
                <w:rFonts w:asciiTheme="minorHAnsi" w:eastAsia="Times New Roman" w:hAnsiTheme="minorHAnsi" w:cstheme="minorHAnsi"/>
                <w:sz w:val="18"/>
                <w:szCs w:val="18"/>
              </w:rPr>
              <w:t>.</w:t>
            </w:r>
          </w:p>
          <w:p w14:paraId="282D8CFE" w14:textId="230D0C11" w:rsidR="001C6EBB" w:rsidRPr="009C3545" w:rsidRDefault="00555441"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Pr>
                <w:rFonts w:asciiTheme="minorHAnsi" w:eastAsia="Times New Roman" w:hAnsiTheme="minorHAnsi" w:cstheme="minorHAnsi"/>
                <w:sz w:val="18"/>
                <w:szCs w:val="18"/>
              </w:rPr>
              <w:t>A</w:t>
            </w:r>
            <w:r w:rsidR="001C6EBB" w:rsidRPr="009C3545">
              <w:rPr>
                <w:rFonts w:asciiTheme="minorHAnsi" w:eastAsia="Times New Roman" w:hAnsiTheme="minorHAnsi" w:cstheme="minorHAnsi"/>
                <w:sz w:val="18"/>
                <w:szCs w:val="18"/>
              </w:rPr>
              <w:t>llowed values</w:t>
            </w:r>
            <w:r w:rsidR="00E83ABC" w:rsidRPr="009C3545">
              <w:rPr>
                <w:rFonts w:asciiTheme="minorHAnsi" w:eastAsia="Times New Roman" w:hAnsiTheme="minorHAnsi" w:cstheme="minorHAnsi"/>
                <w:sz w:val="18"/>
                <w:szCs w:val="18"/>
              </w:rPr>
              <w:t>:</w:t>
            </w:r>
          </w:p>
          <w:p w14:paraId="793EA2D9" w14:textId="26FA0023" w:rsidR="001C6EBB" w:rsidRPr="009C3545" w:rsidRDefault="001C6EBB" w:rsidP="00A8364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Boiler, Indirect, Consumer Instantaneous, Commercial Instantaneous, Consumer Storage, Commercial Storage, Residential-Duty Commercial Storage, or Residential-Duty Commercial Instant</w:t>
            </w:r>
            <w:r w:rsidRPr="009C3545">
              <w:rPr>
                <w:rFonts w:asciiTheme="minorHAnsi" w:eastAsia="Times New Roman" w:hAnsiTheme="minorHAnsi" w:cstheme="minorHAnsi"/>
                <w:sz w:val="18"/>
                <w:szCs w:val="18"/>
              </w:rPr>
              <w:lastRenderedPageBreak/>
              <w:t>aneous &gt;&gt;</w:t>
            </w:r>
          </w:p>
        </w:tc>
        <w:tc>
          <w:tcPr>
            <w:tcW w:w="1074" w:type="dxa"/>
            <w:tcBorders>
              <w:top w:val="single" w:sz="4" w:space="0" w:color="auto"/>
              <w:left w:val="single" w:sz="4" w:space="0" w:color="auto"/>
              <w:bottom w:val="single" w:sz="4" w:space="0" w:color="auto"/>
              <w:right w:val="single" w:sz="4" w:space="0" w:color="auto"/>
            </w:tcBorders>
          </w:tcPr>
          <w:p w14:paraId="72FA5C7C" w14:textId="7B88ECB2" w:rsidR="001C6EBB" w:rsidRPr="009C3545" w:rsidRDefault="001C6EBB" w:rsidP="008B4A5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lastRenderedPageBreak/>
              <w:t xml:space="preserve">&lt;&lt;Reference values from </w:t>
            </w:r>
            <w:del w:id="666" w:author="Tam, Danny@Energy" w:date="2022-02-28T15:45:00Z">
              <w:r w:rsidRPr="009C3545" w:rsidDel="00D11E38">
                <w:rPr>
                  <w:rFonts w:asciiTheme="minorHAnsi" w:eastAsia="Times New Roman" w:hAnsiTheme="minorHAnsi" w:cstheme="minorHAnsi"/>
                  <w:sz w:val="18"/>
                  <w:szCs w:val="18"/>
                </w:rPr>
                <w:delText>CF1R</w:delText>
              </w:r>
            </w:del>
            <w:ins w:id="667" w:author="Tam, Danny@Energy" w:date="2022-02-28T15:45:00Z">
              <w:r w:rsidR="00D11E38">
                <w:rPr>
                  <w:rFonts w:asciiTheme="minorHAnsi" w:eastAsia="Times New Roman" w:hAnsiTheme="minorHAnsi" w:cstheme="minorHAnsi"/>
                  <w:sz w:val="18"/>
                  <w:szCs w:val="18"/>
                </w:rPr>
                <w:t>NRCC</w:t>
              </w:r>
            </w:ins>
            <w:r w:rsidRPr="009C3545">
              <w:rPr>
                <w:rFonts w:asciiTheme="minorHAnsi" w:eastAsia="Times New Roman" w:hAnsiTheme="minorHAnsi" w:cstheme="minorHAnsi"/>
                <w:sz w:val="18"/>
                <w:szCs w:val="18"/>
              </w:rPr>
              <w:t xml:space="preserve"> &gt;&gt;</w:t>
            </w:r>
          </w:p>
        </w:tc>
        <w:tc>
          <w:tcPr>
            <w:tcW w:w="1164" w:type="dxa"/>
            <w:tcBorders>
              <w:top w:val="single" w:sz="4" w:space="0" w:color="auto"/>
              <w:left w:val="single" w:sz="4" w:space="0" w:color="auto"/>
              <w:bottom w:val="single" w:sz="4" w:space="0" w:color="auto"/>
              <w:right w:val="single" w:sz="4" w:space="0" w:color="auto"/>
            </w:tcBorders>
          </w:tcPr>
          <w:p w14:paraId="09BAF26B" w14:textId="4EED68DE" w:rsidR="001C6EBB"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w:t>
            </w:r>
            <w:r w:rsidR="008B4A5F" w:rsidRPr="009C3545">
              <w:rPr>
                <w:rFonts w:asciiTheme="minorHAnsi" w:eastAsia="Times New Roman" w:hAnsiTheme="minorHAnsi" w:cstheme="minorHAnsi"/>
                <w:sz w:val="18"/>
                <w:szCs w:val="18"/>
              </w:rPr>
              <w:t xml:space="preserve"> Reference values from </w:t>
            </w:r>
            <w:del w:id="668" w:author="Tam, Danny@Energy" w:date="2022-02-28T15:45:00Z">
              <w:r w:rsidR="008B4A5F" w:rsidRPr="009C3545" w:rsidDel="00D11E38">
                <w:rPr>
                  <w:rFonts w:asciiTheme="minorHAnsi" w:eastAsia="Times New Roman" w:hAnsiTheme="minorHAnsi" w:cstheme="minorHAnsi"/>
                  <w:sz w:val="18"/>
                  <w:szCs w:val="18"/>
                </w:rPr>
                <w:delText>CF1R</w:delText>
              </w:r>
            </w:del>
            <w:ins w:id="669" w:author="Tam, Danny@Energy" w:date="2022-02-28T15:45:00Z">
              <w:r w:rsidR="00D11E38">
                <w:rPr>
                  <w:rFonts w:asciiTheme="minorHAnsi" w:eastAsia="Times New Roman" w:hAnsiTheme="minorHAnsi" w:cstheme="minorHAnsi"/>
                  <w:sz w:val="18"/>
                  <w:szCs w:val="18"/>
                </w:rPr>
                <w:t>NRCC</w:t>
              </w:r>
            </w:ins>
            <w:r w:rsidR="008B4A5F" w:rsidRPr="009C3545" w:rsidDel="008B4A5F">
              <w:rPr>
                <w:rFonts w:asciiTheme="minorHAnsi" w:eastAsia="Times New Roman" w:hAnsiTheme="minorHAnsi" w:cstheme="minorHAnsi"/>
                <w:sz w:val="18"/>
                <w:szCs w:val="18"/>
              </w:rPr>
              <w:t xml:space="preserve"> </w:t>
            </w:r>
            <w:r w:rsidRPr="009C3545">
              <w:rPr>
                <w:rFonts w:asciiTheme="minorHAnsi" w:eastAsia="Times New Roman" w:hAnsiTheme="minorHAnsi" w:cstheme="minorHAnsi"/>
                <w:sz w:val="18"/>
                <w:szCs w:val="18"/>
              </w:rPr>
              <w:t>&gt;&gt;</w:t>
            </w:r>
          </w:p>
        </w:tc>
        <w:tc>
          <w:tcPr>
            <w:tcW w:w="1291" w:type="dxa"/>
            <w:tcBorders>
              <w:top w:val="single" w:sz="4" w:space="0" w:color="auto"/>
              <w:left w:val="single" w:sz="4" w:space="0" w:color="auto"/>
              <w:bottom w:val="single" w:sz="4" w:space="0" w:color="auto"/>
              <w:right w:val="single" w:sz="4" w:space="0" w:color="auto"/>
            </w:tcBorders>
          </w:tcPr>
          <w:p w14:paraId="63F29F9A" w14:textId="04DCDE66" w:rsidR="001C6EBB" w:rsidRPr="009C3545" w:rsidRDefault="001C6EBB" w:rsidP="0089618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w:t>
            </w:r>
            <w:r w:rsidR="008B4A5F" w:rsidRPr="009C3545">
              <w:rPr>
                <w:rFonts w:asciiTheme="minorHAnsi" w:eastAsia="Times New Roman" w:hAnsiTheme="minorHAnsi" w:cstheme="minorHAnsi"/>
                <w:sz w:val="18"/>
                <w:szCs w:val="18"/>
              </w:rPr>
              <w:t xml:space="preserve"> Reference values from </w:t>
            </w:r>
            <w:del w:id="670" w:author="Tam, Danny@Energy" w:date="2022-02-28T15:45:00Z">
              <w:r w:rsidR="008B4A5F" w:rsidRPr="009C3545" w:rsidDel="00D11E38">
                <w:rPr>
                  <w:rFonts w:asciiTheme="minorHAnsi" w:eastAsia="Times New Roman" w:hAnsiTheme="minorHAnsi" w:cstheme="minorHAnsi"/>
                  <w:sz w:val="18"/>
                  <w:szCs w:val="18"/>
                </w:rPr>
                <w:delText>CF1R</w:delText>
              </w:r>
            </w:del>
            <w:ins w:id="671" w:author="Tam, Danny@Energy" w:date="2022-02-28T15:45:00Z">
              <w:r w:rsidR="00D11E38">
                <w:rPr>
                  <w:rFonts w:asciiTheme="minorHAnsi" w:eastAsia="Times New Roman" w:hAnsiTheme="minorHAnsi" w:cstheme="minorHAnsi"/>
                  <w:sz w:val="18"/>
                  <w:szCs w:val="18"/>
                </w:rPr>
                <w:t>NRCC</w:t>
              </w:r>
            </w:ins>
            <w:r w:rsidR="008B4A5F" w:rsidRPr="009C3545">
              <w:rPr>
                <w:rFonts w:asciiTheme="minorHAnsi" w:eastAsia="Times New Roman" w:hAnsiTheme="minorHAnsi" w:cstheme="minorHAnsi"/>
                <w:sz w:val="18"/>
                <w:szCs w:val="18"/>
              </w:rPr>
              <w:t>, allowed values:  Natural Gas, Propane, Electric</w:t>
            </w:r>
            <w:r w:rsidR="00AD20BC" w:rsidRPr="009C3545">
              <w:rPr>
                <w:rFonts w:asciiTheme="minorHAnsi" w:eastAsia="Times New Roman" w:hAnsiTheme="minorHAnsi" w:cstheme="minorHAnsi"/>
                <w:sz w:val="18"/>
                <w:szCs w:val="18"/>
              </w:rPr>
              <w:t xml:space="preserve"> </w:t>
            </w:r>
            <w:r w:rsidR="00896180" w:rsidRPr="009C3545">
              <w:rPr>
                <w:rFonts w:asciiTheme="minorHAnsi" w:eastAsia="Times New Roman" w:hAnsiTheme="minorHAnsi" w:cstheme="minorHAnsi"/>
                <w:sz w:val="18"/>
                <w:szCs w:val="18"/>
              </w:rPr>
              <w:t>R</w:t>
            </w:r>
            <w:r w:rsidR="00AD20BC" w:rsidRPr="009C3545">
              <w:rPr>
                <w:rFonts w:asciiTheme="minorHAnsi" w:eastAsia="Times New Roman" w:hAnsiTheme="minorHAnsi" w:cstheme="minorHAnsi"/>
                <w:sz w:val="18"/>
                <w:szCs w:val="18"/>
              </w:rPr>
              <w:t>esistance</w:t>
            </w:r>
            <w:r w:rsidR="008B4A5F" w:rsidRPr="009C3545">
              <w:rPr>
                <w:rFonts w:asciiTheme="minorHAnsi" w:eastAsia="Times New Roman" w:hAnsiTheme="minorHAnsi" w:cstheme="minorHAnsi"/>
                <w:sz w:val="18"/>
                <w:szCs w:val="18"/>
              </w:rPr>
              <w:t xml:space="preserve">, or </w:t>
            </w:r>
            <w:r w:rsidR="00896180" w:rsidRPr="009C3545">
              <w:rPr>
                <w:rFonts w:asciiTheme="minorHAnsi" w:eastAsia="Times New Roman" w:hAnsiTheme="minorHAnsi" w:cstheme="minorHAnsi"/>
                <w:sz w:val="18"/>
                <w:szCs w:val="18"/>
              </w:rPr>
              <w:t>H</w:t>
            </w:r>
            <w:r w:rsidR="008B4A5F" w:rsidRPr="009C3545">
              <w:rPr>
                <w:rFonts w:asciiTheme="minorHAnsi" w:eastAsia="Times New Roman" w:hAnsiTheme="minorHAnsi" w:cstheme="minorHAnsi"/>
                <w:sz w:val="18"/>
                <w:szCs w:val="18"/>
              </w:rPr>
              <w:t xml:space="preserve">eat </w:t>
            </w:r>
            <w:r w:rsidR="00896180" w:rsidRPr="009C3545">
              <w:rPr>
                <w:rFonts w:asciiTheme="minorHAnsi" w:eastAsia="Times New Roman" w:hAnsiTheme="minorHAnsi" w:cstheme="minorHAnsi"/>
                <w:sz w:val="18"/>
                <w:szCs w:val="18"/>
              </w:rPr>
              <w:t>P</w:t>
            </w:r>
            <w:r w:rsidR="008B4A5F" w:rsidRPr="009C3545">
              <w:rPr>
                <w:rFonts w:asciiTheme="minorHAnsi" w:eastAsia="Times New Roman" w:hAnsiTheme="minorHAnsi" w:cstheme="minorHAnsi"/>
                <w:sz w:val="18"/>
                <w:szCs w:val="18"/>
              </w:rPr>
              <w:t xml:space="preserve">ump </w:t>
            </w:r>
            <w:r w:rsidRPr="009C3545">
              <w:rPr>
                <w:rFonts w:asciiTheme="minorHAnsi" w:eastAsia="Times New Roman" w:hAnsiTheme="minorHAnsi" w:cstheme="minorHAnsi"/>
                <w:sz w:val="18"/>
                <w:szCs w:val="18"/>
              </w:rPr>
              <w:t>&gt;</w:t>
            </w:r>
            <w:r w:rsidRPr="009C3545">
              <w:rPr>
                <w:rFonts w:asciiTheme="minorHAnsi" w:hAnsiTheme="minorHAnsi" w:cstheme="minorHAnsi"/>
                <w:sz w:val="18"/>
                <w:szCs w:val="18"/>
              </w:rPr>
              <w:t>&gt;</w:t>
            </w:r>
          </w:p>
        </w:tc>
        <w:tc>
          <w:tcPr>
            <w:tcW w:w="1080" w:type="dxa"/>
            <w:tcBorders>
              <w:top w:val="single" w:sz="4" w:space="0" w:color="auto"/>
              <w:left w:val="single" w:sz="4" w:space="0" w:color="auto"/>
              <w:bottom w:val="single" w:sz="4" w:space="0" w:color="auto"/>
              <w:right w:val="single" w:sz="4" w:space="0" w:color="auto"/>
            </w:tcBorders>
          </w:tcPr>
          <w:p w14:paraId="08CEA399" w14:textId="09B9E020" w:rsidR="001C6EBB" w:rsidRPr="009C3545" w:rsidRDefault="001C6EBB" w:rsidP="008B4A5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&lt;&lt;if </w:t>
            </w:r>
            <w:r w:rsidR="008B4A5F" w:rsidRPr="009C3545">
              <w:rPr>
                <w:rFonts w:asciiTheme="minorHAnsi" w:eastAsia="Times New Roman" w:hAnsiTheme="minorHAnsi" w:cstheme="minorHAnsi"/>
                <w:sz w:val="18"/>
                <w:szCs w:val="18"/>
              </w:rPr>
              <w:t>B06</w:t>
            </w:r>
            <w:r w:rsidRPr="009C3545">
              <w:rPr>
                <w:rFonts w:asciiTheme="minorHAnsi" w:eastAsia="Times New Roman" w:hAnsiTheme="minorHAnsi" w:cstheme="minorHAnsi"/>
                <w:sz w:val="18"/>
                <w:szCs w:val="18"/>
              </w:rPr>
              <w:t xml:space="preserve">= Heat Pump, then result = NA; </w:t>
            </w:r>
            <w:r w:rsidR="00754398" w:rsidRPr="00B67E3D">
              <w:rPr>
                <w:rFonts w:asciiTheme="minorHAnsi" w:eastAsia="Times New Roman" w:hAnsiTheme="minorHAnsi" w:cstheme="minorHAnsi"/>
                <w:sz w:val="20"/>
                <w:szCs w:val="20"/>
              </w:rPr>
              <w:t>If B06 = Natural Gas</w:t>
            </w:r>
            <w:r w:rsidR="00754398">
              <w:rPr>
                <w:rFonts w:asciiTheme="minorHAnsi" w:eastAsia="Times New Roman" w:hAnsiTheme="minorHAnsi" w:cstheme="minorHAnsi"/>
                <w:sz w:val="20"/>
                <w:szCs w:val="20"/>
              </w:rPr>
              <w:t xml:space="preserve"> or</w:t>
            </w:r>
            <w:r w:rsidR="00754398" w:rsidRPr="00B67E3D">
              <w:rPr>
                <w:rFonts w:asciiTheme="minorHAnsi" w:eastAsia="Times New Roman" w:hAnsiTheme="minorHAnsi" w:cstheme="minorHAnsi"/>
                <w:sz w:val="20"/>
                <w:szCs w:val="20"/>
              </w:rPr>
              <w:t xml:space="preserve"> Propane,</w:t>
            </w:r>
            <w:r w:rsidR="00754398">
              <w:rPr>
                <w:rFonts w:asciiTheme="minorHAnsi" w:eastAsia="Times New Roman" w:hAnsiTheme="minorHAnsi" w:cstheme="minorHAnsi"/>
                <w:sz w:val="20"/>
                <w:szCs w:val="20"/>
              </w:rPr>
              <w:t xml:space="preserve"> </w:t>
            </w:r>
            <w:r w:rsidR="00754398" w:rsidRPr="00B67E3D">
              <w:rPr>
                <w:rFonts w:asciiTheme="minorHAnsi" w:eastAsia="Times New Roman" w:hAnsiTheme="minorHAnsi" w:cstheme="minorHAnsi"/>
                <w:sz w:val="20"/>
                <w:szCs w:val="20"/>
              </w:rPr>
              <w:t xml:space="preserve">then </w:t>
            </w:r>
            <w:r w:rsidR="00754398">
              <w:rPr>
                <w:rFonts w:asciiTheme="minorHAnsi" w:eastAsia="Times New Roman" w:hAnsiTheme="minorHAnsi" w:cstheme="minorHAnsi"/>
                <w:sz w:val="20"/>
                <w:szCs w:val="20"/>
              </w:rPr>
              <w:t>value</w:t>
            </w:r>
            <w:r w:rsidR="00754398" w:rsidRPr="00B67E3D">
              <w:rPr>
                <w:rFonts w:asciiTheme="minorHAnsi" w:eastAsia="Times New Roman" w:hAnsiTheme="minorHAnsi" w:cstheme="minorHAnsi"/>
                <w:sz w:val="20"/>
                <w:szCs w:val="20"/>
              </w:rPr>
              <w:t xml:space="preserve"> = Btu/</w:t>
            </w:r>
            <w:proofErr w:type="spellStart"/>
            <w:r w:rsidR="00754398" w:rsidRPr="00B67E3D">
              <w:rPr>
                <w:rFonts w:asciiTheme="minorHAnsi" w:eastAsia="Times New Roman" w:hAnsiTheme="minorHAnsi" w:cstheme="minorHAnsi"/>
                <w:sz w:val="20"/>
                <w:szCs w:val="20"/>
              </w:rPr>
              <w:t>Hr</w:t>
            </w:r>
            <w:proofErr w:type="spellEnd"/>
            <w:r w:rsidR="00754398">
              <w:rPr>
                <w:rFonts w:asciiTheme="minorHAnsi" w:eastAsia="Times New Roman" w:hAnsiTheme="minorHAnsi" w:cstheme="minorHAnsi"/>
                <w:sz w:val="20"/>
                <w:szCs w:val="20"/>
              </w:rPr>
              <w:t>;</w:t>
            </w:r>
            <w:r w:rsidR="00754398" w:rsidRPr="00B67E3D">
              <w:rPr>
                <w:rFonts w:asciiTheme="minorHAnsi" w:eastAsia="Times New Roman" w:hAnsiTheme="minorHAnsi" w:cstheme="minorHAnsi"/>
                <w:sz w:val="20"/>
                <w:szCs w:val="20"/>
              </w:rPr>
              <w:t xml:space="preserve"> Else</w:t>
            </w:r>
            <w:r w:rsidR="00754398">
              <w:rPr>
                <w:rFonts w:asciiTheme="minorHAnsi" w:eastAsia="Times New Roman" w:hAnsiTheme="minorHAnsi" w:cstheme="minorHAnsi"/>
                <w:sz w:val="20"/>
                <w:szCs w:val="20"/>
              </w:rPr>
              <w:t xml:space="preserve"> i</w:t>
            </w:r>
            <w:r w:rsidR="00754398" w:rsidRPr="00B67E3D">
              <w:rPr>
                <w:rFonts w:asciiTheme="minorHAnsi" w:eastAsia="Times New Roman" w:hAnsiTheme="minorHAnsi" w:cstheme="minorHAnsi"/>
                <w:sz w:val="20"/>
                <w:szCs w:val="20"/>
              </w:rPr>
              <w:t xml:space="preserve">f </w:t>
            </w:r>
            <w:r w:rsidR="00754398">
              <w:rPr>
                <w:rFonts w:asciiTheme="minorHAnsi" w:eastAsia="Times New Roman" w:hAnsiTheme="minorHAnsi" w:cstheme="minorHAnsi"/>
                <w:sz w:val="20"/>
                <w:szCs w:val="20"/>
              </w:rPr>
              <w:t>B06</w:t>
            </w:r>
            <w:r w:rsidR="00754398" w:rsidRPr="00B67E3D">
              <w:rPr>
                <w:rFonts w:asciiTheme="minorHAnsi" w:eastAsia="Times New Roman" w:hAnsiTheme="minorHAnsi" w:cstheme="minorHAnsi"/>
                <w:sz w:val="20"/>
                <w:szCs w:val="20"/>
              </w:rPr>
              <w:t>= Electric</w:t>
            </w:r>
            <w:r w:rsidR="00754398">
              <w:rPr>
                <w:rFonts w:asciiTheme="minorHAnsi" w:eastAsia="Times New Roman" w:hAnsiTheme="minorHAnsi" w:cstheme="minorHAnsi"/>
                <w:sz w:val="20"/>
                <w:szCs w:val="20"/>
              </w:rPr>
              <w:t xml:space="preserve"> Resistance,</w:t>
            </w:r>
            <w:r w:rsidR="00754398" w:rsidRPr="00B67E3D">
              <w:rPr>
                <w:rFonts w:asciiTheme="minorHAnsi" w:eastAsia="Times New Roman" w:hAnsiTheme="minorHAnsi" w:cstheme="minorHAnsi"/>
                <w:sz w:val="20"/>
                <w:szCs w:val="20"/>
              </w:rPr>
              <w:t xml:space="preserve"> then </w:t>
            </w:r>
            <w:r w:rsidR="00754398">
              <w:rPr>
                <w:rFonts w:asciiTheme="minorHAnsi" w:eastAsia="Times New Roman" w:hAnsiTheme="minorHAnsi" w:cstheme="minorHAnsi"/>
                <w:sz w:val="20"/>
                <w:szCs w:val="20"/>
              </w:rPr>
              <w:t xml:space="preserve">value </w:t>
            </w:r>
            <w:r w:rsidR="00754398" w:rsidRPr="00B67E3D">
              <w:rPr>
                <w:rFonts w:asciiTheme="minorHAnsi" w:eastAsia="Times New Roman" w:hAnsiTheme="minorHAnsi" w:cstheme="minorHAnsi"/>
                <w:sz w:val="20"/>
                <w:szCs w:val="20"/>
              </w:rPr>
              <w:t>= kW</w:t>
            </w:r>
            <w:r w:rsidR="00754398" w:rsidRPr="009C3545">
              <w:rPr>
                <w:rFonts w:asciiTheme="minorHAnsi" w:eastAsia="Times New Roman" w:hAnsiTheme="minorHAnsi" w:cstheme="minorHAnsi"/>
                <w:sz w:val="18"/>
                <w:szCs w:val="18"/>
              </w:rPr>
              <w:t xml:space="preserve"> </w:t>
            </w:r>
            <w:r w:rsidR="004C2D5E">
              <w:rPr>
                <w:rFonts w:asciiTheme="minorHAnsi" w:eastAsia="Times New Roman" w:hAnsiTheme="minorHAnsi" w:cstheme="minorHAnsi"/>
                <w:sz w:val="18"/>
                <w:szCs w:val="18"/>
              </w:rPr>
              <w:t>&gt;&gt;</w:t>
            </w:r>
          </w:p>
        </w:tc>
        <w:tc>
          <w:tcPr>
            <w:tcW w:w="1169" w:type="dxa"/>
            <w:tcBorders>
              <w:top w:val="single" w:sz="4" w:space="0" w:color="auto"/>
              <w:left w:val="single" w:sz="4" w:space="0" w:color="auto"/>
              <w:bottom w:val="single" w:sz="4" w:space="0" w:color="auto"/>
              <w:right w:val="single" w:sz="4" w:space="0" w:color="auto"/>
            </w:tcBorders>
          </w:tcPr>
          <w:p w14:paraId="2235F35A" w14:textId="284CA90D" w:rsidR="00AD20BC" w:rsidRPr="009C3545" w:rsidRDefault="00AD20BC" w:rsidP="00AD20B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w:t>
            </w:r>
            <w:r w:rsidR="00C01867" w:rsidRPr="00B67E3D">
              <w:rPr>
                <w:rFonts w:asciiTheme="minorHAnsi" w:eastAsia="Times New Roman" w:hAnsiTheme="minorHAnsi" w:cstheme="minorHAnsi"/>
                <w:sz w:val="20"/>
                <w:szCs w:val="20"/>
              </w:rPr>
              <w:t xml:space="preserve"> if </w:t>
            </w:r>
            <w:r w:rsidR="00C01867">
              <w:rPr>
                <w:rFonts w:asciiTheme="minorHAnsi" w:eastAsia="Times New Roman" w:hAnsiTheme="minorHAnsi" w:cstheme="minorHAnsi"/>
                <w:sz w:val="20"/>
                <w:szCs w:val="20"/>
              </w:rPr>
              <w:t>B</w:t>
            </w:r>
            <w:r w:rsidR="00C01867" w:rsidRPr="00B67E3D">
              <w:rPr>
                <w:rFonts w:asciiTheme="minorHAnsi" w:eastAsia="Times New Roman" w:hAnsiTheme="minorHAnsi" w:cstheme="minorHAnsi"/>
                <w:sz w:val="20"/>
                <w:szCs w:val="20"/>
              </w:rPr>
              <w:t xml:space="preserve">03 = Heat Pump, then result = NA; </w:t>
            </w:r>
            <w:r w:rsidR="00C01867">
              <w:rPr>
                <w:rFonts w:asciiTheme="minorHAnsi" w:eastAsia="Times New Roman" w:hAnsiTheme="minorHAnsi" w:cstheme="minorHAnsi"/>
                <w:sz w:val="20"/>
                <w:szCs w:val="20"/>
              </w:rPr>
              <w:t xml:space="preserve">If performance, reference value from </w:t>
            </w:r>
            <w:del w:id="672" w:author="Tam, Danny@Energy" w:date="2022-02-28T15:45:00Z">
              <w:r w:rsidR="00C01867" w:rsidDel="00D11E38">
                <w:rPr>
                  <w:rFonts w:asciiTheme="minorHAnsi" w:eastAsia="Times New Roman" w:hAnsiTheme="minorHAnsi" w:cstheme="minorHAnsi"/>
                  <w:sz w:val="20"/>
                  <w:szCs w:val="20"/>
                </w:rPr>
                <w:delText>CF1R</w:delText>
              </w:r>
            </w:del>
            <w:ins w:id="673" w:author="Tam, Danny@Energy" w:date="2022-02-28T15:45:00Z">
              <w:r w:rsidR="00D11E38">
                <w:rPr>
                  <w:rFonts w:asciiTheme="minorHAnsi" w:eastAsia="Times New Roman" w:hAnsiTheme="minorHAnsi" w:cstheme="minorHAnsi"/>
                  <w:sz w:val="20"/>
                  <w:szCs w:val="20"/>
                </w:rPr>
                <w:t>NRCC</w:t>
              </w:r>
            </w:ins>
            <w:r w:rsidR="00C01867">
              <w:rPr>
                <w:rFonts w:asciiTheme="minorHAnsi" w:eastAsia="Times New Roman" w:hAnsiTheme="minorHAnsi" w:cstheme="minorHAnsi"/>
                <w:sz w:val="20"/>
                <w:szCs w:val="20"/>
              </w:rPr>
              <w:t>-PRF; Else if prescriptive</w:t>
            </w:r>
            <w:r w:rsidR="00865387">
              <w:rPr>
                <w:rFonts w:asciiTheme="minorHAnsi" w:eastAsia="Times New Roman" w:hAnsiTheme="minorHAnsi" w:cstheme="minorHAnsi"/>
                <w:sz w:val="20"/>
                <w:szCs w:val="20"/>
              </w:rPr>
              <w:t xml:space="preserve">, then value </w:t>
            </w:r>
            <w:r w:rsidR="00C01867">
              <w:rPr>
                <w:rFonts w:asciiTheme="minorHAnsi" w:eastAsia="Times New Roman" w:hAnsiTheme="minorHAnsi" w:cstheme="minorHAnsi"/>
                <w:sz w:val="20"/>
                <w:szCs w:val="20"/>
              </w:rPr>
              <w:t>= NA</w:t>
            </w:r>
          </w:p>
          <w:p w14:paraId="7A66D129" w14:textId="219B7F28" w:rsidR="001C6EBB" w:rsidRPr="009C3545" w:rsidRDefault="00AD20BC" w:rsidP="00AD20B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&gt;&gt;</w:t>
            </w:r>
          </w:p>
        </w:tc>
        <w:tc>
          <w:tcPr>
            <w:tcW w:w="1383" w:type="dxa"/>
            <w:tcBorders>
              <w:top w:val="single" w:sz="4" w:space="0" w:color="auto"/>
              <w:left w:val="single" w:sz="4" w:space="0" w:color="auto"/>
              <w:bottom w:val="single" w:sz="4" w:space="0" w:color="auto"/>
              <w:right w:val="single" w:sz="4" w:space="0" w:color="auto"/>
            </w:tcBorders>
          </w:tcPr>
          <w:p w14:paraId="1CF3711A" w14:textId="1FFE21D4" w:rsidR="008B4A5F"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&lt;&lt;If Performance</w:t>
            </w:r>
            <w:r w:rsidR="008B4A5F" w:rsidRPr="009C3545">
              <w:rPr>
                <w:rFonts w:asciiTheme="minorHAnsi" w:eastAsia="Times New Roman" w:hAnsiTheme="minorHAnsi" w:cstheme="minorHAnsi"/>
                <w:sz w:val="18"/>
                <w:szCs w:val="18"/>
              </w:rPr>
              <w:t>,</w:t>
            </w:r>
            <w:r w:rsidRPr="009C3545">
              <w:rPr>
                <w:rFonts w:asciiTheme="minorHAnsi" w:eastAsia="Times New Roman" w:hAnsiTheme="minorHAnsi" w:cstheme="minorHAnsi"/>
                <w:sz w:val="18"/>
                <w:szCs w:val="18"/>
              </w:rPr>
              <w:t xml:space="preserve"> reference values from </w:t>
            </w:r>
            <w:del w:id="674" w:author="Tam, Danny@Energy" w:date="2022-02-28T15:45:00Z">
              <w:r w:rsidRPr="009C3545" w:rsidDel="00D11E38">
                <w:rPr>
                  <w:rFonts w:asciiTheme="minorHAnsi" w:eastAsia="Times New Roman" w:hAnsiTheme="minorHAnsi" w:cstheme="minorHAnsi"/>
                  <w:sz w:val="18"/>
                  <w:szCs w:val="18"/>
                </w:rPr>
                <w:delText>CF1R</w:delText>
              </w:r>
            </w:del>
            <w:ins w:id="675" w:author="Tam, Danny@Energy" w:date="2022-02-28T15:45:00Z">
              <w:r w:rsidR="00D11E38">
                <w:rPr>
                  <w:rFonts w:asciiTheme="minorHAnsi" w:eastAsia="Times New Roman" w:hAnsiTheme="minorHAnsi" w:cstheme="minorHAnsi"/>
                  <w:sz w:val="18"/>
                  <w:szCs w:val="18"/>
                </w:rPr>
                <w:t>NRCC</w:t>
              </w:r>
            </w:ins>
            <w:r w:rsidRPr="009C3545">
              <w:rPr>
                <w:rFonts w:asciiTheme="minorHAnsi" w:eastAsia="Times New Roman" w:hAnsiTheme="minorHAnsi" w:cstheme="minorHAnsi"/>
                <w:sz w:val="18"/>
                <w:szCs w:val="18"/>
              </w:rPr>
              <w:t>-PRF-01</w:t>
            </w:r>
            <w:r w:rsidR="008B4A5F" w:rsidRPr="009C3545">
              <w:rPr>
                <w:rFonts w:asciiTheme="minorHAnsi" w:eastAsia="Times New Roman" w:hAnsiTheme="minorHAnsi" w:cstheme="minorHAnsi"/>
                <w:sz w:val="18"/>
                <w:szCs w:val="18"/>
              </w:rPr>
              <w:t>,</w:t>
            </w:r>
            <w:r w:rsidRPr="009C3545">
              <w:rPr>
                <w:rFonts w:asciiTheme="minorHAnsi" w:eastAsia="Times New Roman" w:hAnsiTheme="minorHAnsi" w:cstheme="minorHAnsi"/>
                <w:sz w:val="18"/>
                <w:szCs w:val="18"/>
              </w:rPr>
              <w:t xml:space="preserve"> </w:t>
            </w:r>
            <w:r w:rsidR="008B4A5F" w:rsidRPr="009C3545">
              <w:rPr>
                <w:rFonts w:asciiTheme="minorHAnsi" w:eastAsia="Times New Roman" w:hAnsiTheme="minorHAnsi" w:cstheme="minorHAnsi"/>
                <w:sz w:val="18"/>
                <w:szCs w:val="18"/>
              </w:rPr>
              <w:t>a</w:t>
            </w:r>
            <w:r w:rsidRPr="009C3545">
              <w:rPr>
                <w:rFonts w:asciiTheme="minorHAnsi" w:eastAsia="Times New Roman" w:hAnsiTheme="minorHAnsi" w:cstheme="minorHAnsi"/>
                <w:sz w:val="18"/>
                <w:szCs w:val="18"/>
              </w:rPr>
              <w:t>llowed values</w:t>
            </w:r>
            <w:r w:rsidR="008B4A5F" w:rsidRPr="009C3545">
              <w:rPr>
                <w:rFonts w:asciiTheme="minorHAnsi" w:eastAsia="Times New Roman" w:hAnsiTheme="minorHAnsi" w:cstheme="minorHAnsi"/>
                <w:sz w:val="18"/>
                <w:szCs w:val="18"/>
              </w:rPr>
              <w:t>:</w:t>
            </w:r>
          </w:p>
          <w:p w14:paraId="2DDD1226" w14:textId="52658D88" w:rsidR="008B4A5F"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*Energy Factor, </w:t>
            </w:r>
          </w:p>
          <w:p w14:paraId="1EE33EC0" w14:textId="3202BB6D" w:rsidR="001C6EBB"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*AFUE </w:t>
            </w:r>
          </w:p>
          <w:p w14:paraId="0EEB1B41" w14:textId="77777777" w:rsidR="001C6EBB"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*Thermal Efficiency</w:t>
            </w:r>
          </w:p>
          <w:p w14:paraId="2BF118FB" w14:textId="2BBF5F30" w:rsidR="001C6EBB" w:rsidRPr="009C3545" w:rsidRDefault="001C6EBB" w:rsidP="008B4A5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*Uniform Energy Factor</w:t>
            </w:r>
            <w:r w:rsidR="008B4A5F" w:rsidRPr="009C3545">
              <w:rPr>
                <w:rFonts w:asciiTheme="minorHAnsi" w:eastAsia="Times New Roman" w:hAnsiTheme="minorHAnsi" w:cstheme="minorHAnsi"/>
                <w:sz w:val="18"/>
                <w:szCs w:val="18"/>
              </w:rPr>
              <w:t>; else value =</w:t>
            </w:r>
            <w:r w:rsidRPr="009C3545">
              <w:rPr>
                <w:rFonts w:asciiTheme="minorHAnsi" w:eastAsia="Times New Roman" w:hAnsiTheme="minorHAnsi" w:cstheme="minorHAnsi"/>
                <w:sz w:val="18"/>
                <w:szCs w:val="18"/>
              </w:rPr>
              <w:t xml:space="preserve"> NA</w:t>
            </w:r>
            <w:r w:rsidRPr="009C3545" w:rsidDel="00F2291F">
              <w:rPr>
                <w:rFonts w:asciiTheme="minorHAnsi" w:eastAsia="Times New Roman" w:hAnsiTheme="minorHAnsi" w:cstheme="minorHAnsi"/>
                <w:sz w:val="18"/>
                <w:szCs w:val="18"/>
              </w:rPr>
              <w:t xml:space="preserve"> </w:t>
            </w:r>
            <w:r w:rsidRPr="009C3545">
              <w:rPr>
                <w:rFonts w:asciiTheme="minorHAnsi" w:eastAsia="Times New Roman" w:hAnsiTheme="minorHAnsi" w:cstheme="minorHAnsi"/>
                <w:sz w:val="18"/>
                <w:szCs w:val="18"/>
              </w:rPr>
              <w:t>&gt;</w:t>
            </w:r>
            <w:r w:rsidRPr="009C3545">
              <w:rPr>
                <w:rFonts w:asciiTheme="minorHAnsi" w:hAnsiTheme="minorHAnsi" w:cstheme="minorHAnsi"/>
                <w:sz w:val="18"/>
                <w:szCs w:val="18"/>
              </w:rPr>
              <w:t>&gt;</w:t>
            </w:r>
          </w:p>
        </w:tc>
        <w:tc>
          <w:tcPr>
            <w:tcW w:w="1347" w:type="dxa"/>
            <w:tcBorders>
              <w:top w:val="single" w:sz="4" w:space="0" w:color="auto"/>
              <w:left w:val="single" w:sz="4" w:space="0" w:color="auto"/>
              <w:bottom w:val="single" w:sz="4" w:space="0" w:color="auto"/>
              <w:right w:val="single" w:sz="4" w:space="0" w:color="auto"/>
            </w:tcBorders>
          </w:tcPr>
          <w:p w14:paraId="1E8F8459" w14:textId="73648E24" w:rsidR="001C6EBB"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18"/>
                <w:szCs w:val="18"/>
              </w:rPr>
            </w:pPr>
            <w:r w:rsidRPr="009C3545">
              <w:rPr>
                <w:rFonts w:asciiTheme="minorHAnsi" w:eastAsia="Times New Roman" w:hAnsiTheme="minorHAnsi"/>
                <w:sz w:val="18"/>
                <w:szCs w:val="18"/>
              </w:rPr>
              <w:t>&lt;&lt;If Performance</w:t>
            </w:r>
            <w:r w:rsidR="00C168A0" w:rsidRPr="009C3545">
              <w:rPr>
                <w:rFonts w:asciiTheme="minorHAnsi" w:eastAsia="Times New Roman" w:hAnsiTheme="minorHAnsi"/>
                <w:sz w:val="18"/>
                <w:szCs w:val="18"/>
              </w:rPr>
              <w:t>,</w:t>
            </w:r>
            <w:r w:rsidRPr="009C3545">
              <w:rPr>
                <w:rFonts w:asciiTheme="minorHAnsi" w:eastAsia="Times New Roman" w:hAnsiTheme="minorHAnsi"/>
                <w:sz w:val="18"/>
                <w:szCs w:val="18"/>
              </w:rPr>
              <w:t xml:space="preserve"> reference value from </w:t>
            </w:r>
            <w:del w:id="676" w:author="Tam, Danny@Energy" w:date="2022-02-28T15:45:00Z">
              <w:r w:rsidRPr="009C3545" w:rsidDel="00D11E38">
                <w:rPr>
                  <w:rFonts w:asciiTheme="minorHAnsi" w:eastAsia="Times New Roman" w:hAnsiTheme="minorHAnsi"/>
                  <w:sz w:val="18"/>
                  <w:szCs w:val="18"/>
                </w:rPr>
                <w:delText>CF1R</w:delText>
              </w:r>
            </w:del>
            <w:ins w:id="677" w:author="Tam, Danny@Energy" w:date="2022-02-28T15:45:00Z">
              <w:r w:rsidR="00D11E38">
                <w:rPr>
                  <w:rFonts w:asciiTheme="minorHAnsi" w:eastAsia="Times New Roman" w:hAnsiTheme="minorHAnsi"/>
                  <w:sz w:val="18"/>
                  <w:szCs w:val="18"/>
                </w:rPr>
                <w:t>NRCC</w:t>
              </w:r>
            </w:ins>
            <w:r w:rsidRPr="009C3545">
              <w:rPr>
                <w:rFonts w:asciiTheme="minorHAnsi" w:eastAsia="Times New Roman" w:hAnsiTheme="minorHAnsi"/>
                <w:sz w:val="18"/>
                <w:szCs w:val="18"/>
              </w:rPr>
              <w:t>-PRF-</w:t>
            </w:r>
            <w:proofErr w:type="gramStart"/>
            <w:r w:rsidRPr="009C3545">
              <w:rPr>
                <w:rFonts w:asciiTheme="minorHAnsi" w:eastAsia="Times New Roman" w:hAnsiTheme="minorHAnsi"/>
                <w:sz w:val="18"/>
                <w:szCs w:val="18"/>
              </w:rPr>
              <w:t>01;</w:t>
            </w:r>
            <w:proofErr w:type="gramEnd"/>
          </w:p>
          <w:p w14:paraId="5B5829C7" w14:textId="67B372B3" w:rsidR="001C6EBB" w:rsidRPr="009C3545" w:rsidRDefault="001C6EBB" w:rsidP="00C168A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sz w:val="18"/>
                <w:szCs w:val="18"/>
              </w:rPr>
              <w:t xml:space="preserve">Else </w:t>
            </w:r>
            <w:r w:rsidR="00C168A0" w:rsidRPr="009C3545">
              <w:rPr>
                <w:rFonts w:asciiTheme="minorHAnsi" w:eastAsia="Times New Roman" w:hAnsiTheme="minorHAnsi"/>
                <w:sz w:val="18"/>
                <w:szCs w:val="18"/>
              </w:rPr>
              <w:t xml:space="preserve">value </w:t>
            </w:r>
            <w:r w:rsidRPr="009C3545">
              <w:rPr>
                <w:rFonts w:asciiTheme="minorHAnsi" w:eastAsia="Times New Roman" w:hAnsiTheme="minorHAnsi"/>
                <w:sz w:val="18"/>
                <w:szCs w:val="18"/>
              </w:rPr>
              <w:t>= NA&gt;&gt;</w:t>
            </w:r>
          </w:p>
        </w:tc>
        <w:tc>
          <w:tcPr>
            <w:tcW w:w="1069" w:type="dxa"/>
            <w:tcBorders>
              <w:top w:val="single" w:sz="4" w:space="0" w:color="auto"/>
              <w:left w:val="single" w:sz="4" w:space="0" w:color="auto"/>
              <w:bottom w:val="single" w:sz="4" w:space="0" w:color="auto"/>
              <w:right w:val="single" w:sz="4" w:space="0" w:color="auto"/>
            </w:tcBorders>
          </w:tcPr>
          <w:p w14:paraId="04B0FCCD" w14:textId="73ADE9E5" w:rsidR="001C6EBB"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18"/>
                <w:szCs w:val="18"/>
              </w:rPr>
            </w:pPr>
            <w:r w:rsidRPr="009C3545">
              <w:rPr>
                <w:rFonts w:asciiTheme="minorHAnsi" w:eastAsia="Times New Roman" w:hAnsiTheme="minorHAnsi"/>
                <w:sz w:val="18"/>
                <w:szCs w:val="18"/>
              </w:rPr>
              <w:t>&lt;&lt;If Performance</w:t>
            </w:r>
            <w:r w:rsidR="00C168A0" w:rsidRPr="009C3545">
              <w:rPr>
                <w:rFonts w:asciiTheme="minorHAnsi" w:eastAsia="Times New Roman" w:hAnsiTheme="minorHAnsi"/>
                <w:sz w:val="18"/>
                <w:szCs w:val="18"/>
              </w:rPr>
              <w:t>,</w:t>
            </w:r>
            <w:r w:rsidRPr="009C3545">
              <w:rPr>
                <w:rFonts w:asciiTheme="minorHAnsi" w:eastAsia="Times New Roman" w:hAnsiTheme="minorHAnsi"/>
                <w:sz w:val="18"/>
                <w:szCs w:val="18"/>
              </w:rPr>
              <w:t xml:space="preserve"> reference Value from </w:t>
            </w:r>
            <w:del w:id="678" w:author="Tam, Danny@Energy" w:date="2022-02-28T15:45:00Z">
              <w:r w:rsidRPr="009C3545" w:rsidDel="00D11E38">
                <w:rPr>
                  <w:rFonts w:asciiTheme="minorHAnsi" w:eastAsia="Times New Roman" w:hAnsiTheme="minorHAnsi"/>
                  <w:sz w:val="18"/>
                  <w:szCs w:val="18"/>
                </w:rPr>
                <w:delText>CF1R</w:delText>
              </w:r>
            </w:del>
            <w:ins w:id="679" w:author="Tam, Danny@Energy" w:date="2022-02-28T15:45:00Z">
              <w:r w:rsidR="00D11E38">
                <w:rPr>
                  <w:rFonts w:asciiTheme="minorHAnsi" w:eastAsia="Times New Roman" w:hAnsiTheme="minorHAnsi"/>
                  <w:sz w:val="18"/>
                  <w:szCs w:val="18"/>
                </w:rPr>
                <w:t>NRCC</w:t>
              </w:r>
            </w:ins>
            <w:r w:rsidRPr="009C3545">
              <w:rPr>
                <w:rFonts w:asciiTheme="minorHAnsi" w:eastAsia="Times New Roman" w:hAnsiTheme="minorHAnsi"/>
                <w:sz w:val="18"/>
                <w:szCs w:val="18"/>
              </w:rPr>
              <w:t>-PRF-</w:t>
            </w:r>
            <w:proofErr w:type="gramStart"/>
            <w:r w:rsidRPr="009C3545">
              <w:rPr>
                <w:rFonts w:asciiTheme="minorHAnsi" w:eastAsia="Times New Roman" w:hAnsiTheme="minorHAnsi"/>
                <w:sz w:val="18"/>
                <w:szCs w:val="18"/>
              </w:rPr>
              <w:t>01;</w:t>
            </w:r>
            <w:proofErr w:type="gramEnd"/>
          </w:p>
          <w:p w14:paraId="604793E7" w14:textId="6A443B0E" w:rsidR="001C6EBB" w:rsidRPr="009C3545" w:rsidRDefault="001C6EBB" w:rsidP="00C168A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sz w:val="18"/>
                <w:szCs w:val="18"/>
              </w:rPr>
              <w:t>Else = NA.  &gt;&gt;</w:t>
            </w:r>
          </w:p>
        </w:tc>
        <w:tc>
          <w:tcPr>
            <w:tcW w:w="1432" w:type="dxa"/>
            <w:tcBorders>
              <w:top w:val="single" w:sz="4" w:space="0" w:color="auto"/>
              <w:left w:val="single" w:sz="4" w:space="0" w:color="auto"/>
              <w:bottom w:val="single" w:sz="4" w:space="0" w:color="auto"/>
              <w:right w:val="single" w:sz="4" w:space="0" w:color="auto"/>
            </w:tcBorders>
          </w:tcPr>
          <w:p w14:paraId="777CD01A" w14:textId="71F2E8E7" w:rsidR="001C6EBB" w:rsidRPr="009C3545" w:rsidRDefault="001C6EBB" w:rsidP="002E5AE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18"/>
                <w:szCs w:val="18"/>
              </w:rPr>
            </w:pPr>
            <w:r w:rsidRPr="009C3545">
              <w:rPr>
                <w:rFonts w:asciiTheme="minorHAnsi" w:eastAsia="Times New Roman" w:hAnsiTheme="minorHAnsi"/>
                <w:sz w:val="18"/>
                <w:szCs w:val="18"/>
              </w:rPr>
              <w:t>&lt;&lt;If Performance</w:t>
            </w:r>
            <w:r w:rsidR="00C168A0" w:rsidRPr="009C3545">
              <w:rPr>
                <w:rFonts w:asciiTheme="minorHAnsi" w:eastAsia="Times New Roman" w:hAnsiTheme="minorHAnsi"/>
                <w:sz w:val="18"/>
                <w:szCs w:val="18"/>
              </w:rPr>
              <w:t>,</w:t>
            </w:r>
            <w:r w:rsidRPr="009C3545">
              <w:rPr>
                <w:rFonts w:asciiTheme="minorHAnsi" w:eastAsia="Times New Roman" w:hAnsiTheme="minorHAnsi"/>
                <w:sz w:val="18"/>
                <w:szCs w:val="18"/>
              </w:rPr>
              <w:t xml:space="preserve"> reference Value from </w:t>
            </w:r>
            <w:del w:id="680" w:author="Tam, Danny@Energy" w:date="2022-02-28T15:45:00Z">
              <w:r w:rsidRPr="009C3545" w:rsidDel="00D11E38">
                <w:rPr>
                  <w:rFonts w:asciiTheme="minorHAnsi" w:eastAsia="Times New Roman" w:hAnsiTheme="minorHAnsi"/>
                  <w:sz w:val="18"/>
                  <w:szCs w:val="18"/>
                </w:rPr>
                <w:delText>CF1R</w:delText>
              </w:r>
            </w:del>
            <w:ins w:id="681" w:author="Tam, Danny@Energy" w:date="2022-02-28T15:45:00Z">
              <w:r w:rsidR="00D11E38">
                <w:rPr>
                  <w:rFonts w:asciiTheme="minorHAnsi" w:eastAsia="Times New Roman" w:hAnsiTheme="minorHAnsi"/>
                  <w:sz w:val="18"/>
                  <w:szCs w:val="18"/>
                </w:rPr>
                <w:t>NRCC</w:t>
              </w:r>
            </w:ins>
            <w:r w:rsidRPr="009C3545">
              <w:rPr>
                <w:rFonts w:asciiTheme="minorHAnsi" w:eastAsia="Times New Roman" w:hAnsiTheme="minorHAnsi"/>
                <w:sz w:val="18"/>
                <w:szCs w:val="18"/>
              </w:rPr>
              <w:t>-PRF-</w:t>
            </w:r>
            <w:proofErr w:type="gramStart"/>
            <w:r w:rsidRPr="009C3545">
              <w:rPr>
                <w:rFonts w:asciiTheme="minorHAnsi" w:eastAsia="Times New Roman" w:hAnsiTheme="minorHAnsi"/>
                <w:sz w:val="18"/>
                <w:szCs w:val="18"/>
              </w:rPr>
              <w:t>01;</w:t>
            </w:r>
            <w:proofErr w:type="gramEnd"/>
          </w:p>
          <w:p w14:paraId="3501F23D" w14:textId="569A75DB" w:rsidR="001C6EBB" w:rsidRPr="009C3545" w:rsidRDefault="001C6EBB" w:rsidP="00C168A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sz w:val="18"/>
                <w:szCs w:val="18"/>
              </w:rPr>
              <w:t>Else = NA &gt;&gt;</w:t>
            </w:r>
          </w:p>
        </w:tc>
      </w:tr>
      <w:tr w:rsidR="008B4A5F" w:rsidRPr="009C3545" w14:paraId="489ED6CE" w14:textId="77777777" w:rsidTr="00A8364F">
        <w:trPr>
          <w:gridAfter w:val="1"/>
          <w:wAfter w:w="8" w:type="dxa"/>
          <w:trHeight w:val="144"/>
        </w:trPr>
        <w:tc>
          <w:tcPr>
            <w:tcW w:w="1272" w:type="dxa"/>
            <w:tcBorders>
              <w:top w:val="single" w:sz="4" w:space="0" w:color="auto"/>
              <w:left w:val="single" w:sz="4" w:space="0" w:color="auto"/>
              <w:bottom w:val="single" w:sz="4" w:space="0" w:color="auto"/>
              <w:right w:val="single" w:sz="4" w:space="0" w:color="auto"/>
            </w:tcBorders>
            <w:vAlign w:val="center"/>
          </w:tcPr>
          <w:p w14:paraId="520338C4"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53" w:type="dxa"/>
            <w:tcBorders>
              <w:top w:val="single" w:sz="4" w:space="0" w:color="auto"/>
              <w:left w:val="single" w:sz="4" w:space="0" w:color="auto"/>
              <w:bottom w:val="single" w:sz="4" w:space="0" w:color="auto"/>
              <w:right w:val="single" w:sz="4" w:space="0" w:color="auto"/>
            </w:tcBorders>
            <w:vAlign w:val="center"/>
          </w:tcPr>
          <w:p w14:paraId="60A59A1B"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74" w:type="dxa"/>
            <w:tcBorders>
              <w:top w:val="single" w:sz="4" w:space="0" w:color="auto"/>
              <w:left w:val="single" w:sz="4" w:space="0" w:color="auto"/>
              <w:bottom w:val="single" w:sz="4" w:space="0" w:color="auto"/>
              <w:right w:val="single" w:sz="4" w:space="0" w:color="auto"/>
            </w:tcBorders>
            <w:vAlign w:val="center"/>
          </w:tcPr>
          <w:p w14:paraId="4C15F505"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74" w:type="dxa"/>
            <w:tcBorders>
              <w:top w:val="single" w:sz="4" w:space="0" w:color="auto"/>
              <w:left w:val="single" w:sz="4" w:space="0" w:color="auto"/>
              <w:bottom w:val="single" w:sz="4" w:space="0" w:color="auto"/>
              <w:right w:val="single" w:sz="4" w:space="0" w:color="auto"/>
            </w:tcBorders>
            <w:vAlign w:val="center"/>
          </w:tcPr>
          <w:p w14:paraId="01659A49"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164" w:type="dxa"/>
            <w:tcBorders>
              <w:top w:val="single" w:sz="4" w:space="0" w:color="auto"/>
              <w:left w:val="single" w:sz="4" w:space="0" w:color="auto"/>
              <w:bottom w:val="single" w:sz="4" w:space="0" w:color="auto"/>
              <w:right w:val="single" w:sz="4" w:space="0" w:color="auto"/>
            </w:tcBorders>
            <w:vAlign w:val="center"/>
          </w:tcPr>
          <w:p w14:paraId="31DC915A"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91" w:type="dxa"/>
            <w:tcBorders>
              <w:top w:val="single" w:sz="4" w:space="0" w:color="auto"/>
              <w:left w:val="single" w:sz="4" w:space="0" w:color="auto"/>
              <w:bottom w:val="single" w:sz="4" w:space="0" w:color="auto"/>
              <w:right w:val="single" w:sz="4" w:space="0" w:color="auto"/>
            </w:tcBorders>
            <w:vAlign w:val="center"/>
          </w:tcPr>
          <w:p w14:paraId="75C0F153"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05F6FB5F"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169" w:type="dxa"/>
            <w:tcBorders>
              <w:top w:val="single" w:sz="4" w:space="0" w:color="auto"/>
              <w:left w:val="single" w:sz="4" w:space="0" w:color="auto"/>
              <w:bottom w:val="single" w:sz="4" w:space="0" w:color="auto"/>
              <w:right w:val="single" w:sz="4" w:space="0" w:color="auto"/>
            </w:tcBorders>
            <w:vAlign w:val="center"/>
          </w:tcPr>
          <w:p w14:paraId="6F163144"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83" w:type="dxa"/>
            <w:tcBorders>
              <w:top w:val="single" w:sz="4" w:space="0" w:color="auto"/>
              <w:left w:val="single" w:sz="4" w:space="0" w:color="auto"/>
              <w:bottom w:val="single" w:sz="4" w:space="0" w:color="auto"/>
              <w:right w:val="single" w:sz="4" w:space="0" w:color="auto"/>
            </w:tcBorders>
            <w:vAlign w:val="center"/>
          </w:tcPr>
          <w:p w14:paraId="416D0207"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47" w:type="dxa"/>
            <w:tcBorders>
              <w:top w:val="single" w:sz="4" w:space="0" w:color="auto"/>
              <w:left w:val="single" w:sz="4" w:space="0" w:color="auto"/>
              <w:bottom w:val="single" w:sz="4" w:space="0" w:color="auto"/>
              <w:right w:val="single" w:sz="4" w:space="0" w:color="auto"/>
            </w:tcBorders>
            <w:vAlign w:val="center"/>
          </w:tcPr>
          <w:p w14:paraId="0DF397FE"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69" w:type="dxa"/>
            <w:tcBorders>
              <w:top w:val="single" w:sz="4" w:space="0" w:color="auto"/>
              <w:left w:val="single" w:sz="4" w:space="0" w:color="auto"/>
              <w:bottom w:val="single" w:sz="4" w:space="0" w:color="auto"/>
              <w:right w:val="single" w:sz="4" w:space="0" w:color="auto"/>
            </w:tcBorders>
            <w:vAlign w:val="center"/>
          </w:tcPr>
          <w:p w14:paraId="551AAFC2"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432" w:type="dxa"/>
            <w:tcBorders>
              <w:top w:val="single" w:sz="4" w:space="0" w:color="auto"/>
              <w:left w:val="single" w:sz="4" w:space="0" w:color="auto"/>
              <w:bottom w:val="single" w:sz="4" w:space="0" w:color="auto"/>
              <w:right w:val="single" w:sz="4" w:space="0" w:color="auto"/>
            </w:tcBorders>
            <w:vAlign w:val="center"/>
          </w:tcPr>
          <w:p w14:paraId="7BD58010" w14:textId="77777777" w:rsidR="002D3CB8" w:rsidRPr="009C3545" w:rsidRDefault="002D3CB8" w:rsidP="002E5A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19747F88" w14:textId="4C6E9B2A" w:rsidR="00B35C2E" w:rsidRDefault="00B35C2E" w:rsidP="00C168A0">
      <w:pPr>
        <w:spacing w:after="0"/>
        <w:rPr>
          <w:ins w:id="682" w:author="Alhabibi, Haider@Energy" w:date="2022-01-26T21:10:00Z"/>
          <w:rFonts w:asciiTheme="minorHAnsi" w:hAnsiTheme="minorHAnsi" w:cstheme="minorHAnsi"/>
          <w:sz w:val="18"/>
          <w:szCs w:val="18"/>
        </w:rPr>
      </w:pPr>
    </w:p>
    <w:tbl>
      <w:tblPr>
        <w:tblStyle w:val="TableGrid"/>
        <w:tblW w:w="5002" w:type="pct"/>
        <w:tblLayout w:type="fixed"/>
        <w:tblLook w:val="04A0" w:firstRow="1" w:lastRow="0" w:firstColumn="1" w:lastColumn="0" w:noHBand="0" w:noVBand="1"/>
      </w:tblPr>
      <w:tblGrid>
        <w:gridCol w:w="874"/>
        <w:gridCol w:w="943"/>
        <w:gridCol w:w="879"/>
        <w:gridCol w:w="879"/>
        <w:gridCol w:w="740"/>
        <w:gridCol w:w="1015"/>
        <w:gridCol w:w="810"/>
        <w:gridCol w:w="943"/>
        <w:gridCol w:w="943"/>
        <w:gridCol w:w="879"/>
        <w:gridCol w:w="807"/>
        <w:gridCol w:w="1082"/>
      </w:tblGrid>
      <w:tr w:rsidR="002373BC" w:rsidRPr="00C071B0" w14:paraId="0875AEA2" w14:textId="77777777" w:rsidTr="009A4623">
        <w:trPr>
          <w:ins w:id="683" w:author="Alhabibi, Haider@Energy" w:date="2022-01-26T21:10:00Z"/>
        </w:trPr>
        <w:tc>
          <w:tcPr>
            <w:tcW w:w="5000" w:type="pct"/>
            <w:gridSpan w:val="12"/>
          </w:tcPr>
          <w:p w14:paraId="417AA30D" w14:textId="1AEA1AC9" w:rsidR="002373BC" w:rsidRPr="00405CF9" w:rsidRDefault="002373BC" w:rsidP="009A4623">
            <w:pPr>
              <w:spacing w:after="0"/>
              <w:rPr>
                <w:ins w:id="684" w:author="Alhabibi, Haider@Energy" w:date="2022-01-26T21:10:00Z"/>
                <w:rFonts w:cstheme="minorHAnsi"/>
                <w:b/>
                <w:sz w:val="20"/>
                <w:szCs w:val="20"/>
              </w:rPr>
            </w:pPr>
            <w:ins w:id="685" w:author="Alhabibi, Haider@Energy" w:date="2022-01-26T21:10:00Z">
              <w:r>
                <w:rPr>
                  <w:rFonts w:cstheme="minorHAnsi"/>
                  <w:b/>
                  <w:sz w:val="20"/>
                  <w:szCs w:val="20"/>
                </w:rPr>
                <w:t>B2</w:t>
              </w:r>
              <w:r w:rsidRPr="00405CF9">
                <w:rPr>
                  <w:rFonts w:cstheme="minorHAnsi"/>
                  <w:b/>
                  <w:sz w:val="20"/>
                  <w:szCs w:val="20"/>
                </w:rPr>
                <w:t>.</w:t>
              </w:r>
              <w:r>
                <w:rPr>
                  <w:rFonts w:cstheme="minorHAnsi"/>
                  <w:b/>
                  <w:sz w:val="20"/>
                  <w:szCs w:val="20"/>
                </w:rPr>
                <w:t xml:space="preserve"> </w:t>
              </w:r>
              <w:r w:rsidRPr="00405CF9">
                <w:rPr>
                  <w:rFonts w:cstheme="minorHAnsi"/>
                  <w:b/>
                  <w:sz w:val="20"/>
                  <w:szCs w:val="20"/>
                </w:rPr>
                <w:t xml:space="preserve">Design </w:t>
              </w:r>
              <w:r>
                <w:rPr>
                  <w:rFonts w:cstheme="minorHAnsi"/>
                  <w:b/>
                  <w:sz w:val="20"/>
                  <w:szCs w:val="20"/>
                </w:rPr>
                <w:t>HERS Verified CHPWH</w:t>
              </w:r>
              <w:r w:rsidRPr="00405CF9">
                <w:rPr>
                  <w:rFonts w:cstheme="minorHAnsi"/>
                  <w:b/>
                  <w:sz w:val="20"/>
                  <w:szCs w:val="20"/>
                </w:rPr>
                <w:t xml:space="preserve"> System Information</w:t>
              </w:r>
            </w:ins>
          </w:p>
          <w:p w14:paraId="18CE0404" w14:textId="0EDDE9B8" w:rsidR="002373BC" w:rsidRDefault="002373BC" w:rsidP="009A4623">
            <w:pPr>
              <w:spacing w:after="0"/>
              <w:rPr>
                <w:ins w:id="686" w:author="Alhabibi, Haider@Energy" w:date="2022-01-26T21:10:00Z"/>
                <w:rFonts w:cstheme="minorHAnsi"/>
                <w:sz w:val="20"/>
                <w:szCs w:val="20"/>
              </w:rPr>
            </w:pPr>
            <w:ins w:id="687" w:author="Alhabibi, Haider@Energy" w:date="2022-01-26T21:10:00Z">
              <w:r w:rsidRPr="003F4127">
                <w:rPr>
                  <w:rFonts w:cstheme="minorHAnsi"/>
                  <w:sz w:val="20"/>
                  <w:szCs w:val="20"/>
                </w:rPr>
                <w:t xml:space="preserve">This table reports the water heating systems specified on the registered </w:t>
              </w:r>
              <w:del w:id="688" w:author="Tam, Danny@Energy" w:date="2022-02-28T15:45:00Z">
                <w:r w:rsidRPr="003F4127" w:rsidDel="00D11E38">
                  <w:rPr>
                    <w:rFonts w:cstheme="minorHAnsi"/>
                    <w:sz w:val="20"/>
                    <w:szCs w:val="20"/>
                  </w:rPr>
                  <w:delText>CF1R</w:delText>
                </w:r>
              </w:del>
            </w:ins>
            <w:ins w:id="689" w:author="Tam, Danny@Energy" w:date="2022-02-28T15:45:00Z">
              <w:r w:rsidR="00D11E38">
                <w:rPr>
                  <w:rFonts w:cstheme="minorHAnsi"/>
                  <w:sz w:val="20"/>
                  <w:szCs w:val="20"/>
                </w:rPr>
                <w:t>NRCC</w:t>
              </w:r>
            </w:ins>
            <w:ins w:id="690" w:author="Alhabibi, Haider@Energy" w:date="2022-01-26T21:10:00Z">
              <w:r w:rsidRPr="003F4127">
                <w:rPr>
                  <w:rFonts w:cstheme="minorHAnsi"/>
                  <w:sz w:val="20"/>
                  <w:szCs w:val="20"/>
                </w:rPr>
                <w:t xml:space="preserve"> compliance document for this project.</w:t>
              </w:r>
            </w:ins>
          </w:p>
          <w:p w14:paraId="327CBC36" w14:textId="725BFECC" w:rsidR="002373BC" w:rsidRDefault="002373BC" w:rsidP="009A4623">
            <w:pPr>
              <w:spacing w:after="0"/>
              <w:rPr>
                <w:ins w:id="691" w:author="Alhabibi, Haider@Energy" w:date="2022-01-26T21:10:00Z"/>
                <w:rFonts w:cstheme="minorHAnsi"/>
                <w:sz w:val="20"/>
                <w:szCs w:val="20"/>
              </w:rPr>
            </w:pPr>
            <w:ins w:id="692" w:author="Alhabibi, Haider@Energy" w:date="2022-01-26T21:10:00Z">
              <w:r>
                <w:rPr>
                  <w:rFonts w:cstheme="minorHAnsi"/>
                  <w:sz w:val="20"/>
                  <w:szCs w:val="20"/>
                </w:rPr>
                <w:t xml:space="preserve">&lt;&lt;If </w:t>
              </w:r>
              <w:del w:id="693" w:author="Tam, Danny@Energy" w:date="2022-02-28T15:45:00Z">
                <w:r w:rsidDel="00D11E38">
                  <w:rPr>
                    <w:rFonts w:cstheme="minorHAnsi"/>
                    <w:sz w:val="20"/>
                    <w:szCs w:val="20"/>
                  </w:rPr>
                  <w:delText>CF1R</w:delText>
                </w:r>
              </w:del>
            </w:ins>
            <w:ins w:id="694" w:author="Tam, Danny@Energy" w:date="2022-02-28T15:45:00Z">
              <w:r w:rsidR="00D11E38">
                <w:rPr>
                  <w:rFonts w:cstheme="minorHAnsi"/>
                  <w:sz w:val="20"/>
                  <w:szCs w:val="20"/>
                </w:rPr>
                <w:t>NRCC</w:t>
              </w:r>
            </w:ins>
            <w:ins w:id="695" w:author="Alhabibi, Haider@Energy" w:date="2022-01-26T21:10:00Z">
              <w:r>
                <w:rPr>
                  <w:rFonts w:cstheme="minorHAnsi"/>
                  <w:sz w:val="20"/>
                  <w:szCs w:val="20"/>
                </w:rPr>
                <w:t xml:space="preserve"> has CHPWH, then require table, else </w:t>
              </w:r>
              <w:r w:rsidRPr="00E12A63">
                <w:rPr>
                  <w:rFonts w:asciiTheme="minorHAnsi" w:hAnsiTheme="minorHAnsi" w:cstheme="minorHAnsi"/>
                  <w:sz w:val="20"/>
                  <w:szCs w:val="20"/>
                </w:rPr>
                <w:t>display the "section does not apply" message</w:t>
              </w:r>
              <w:r>
                <w:rPr>
                  <w:rFonts w:cstheme="minorHAnsi"/>
                  <w:sz w:val="20"/>
                  <w:szCs w:val="20"/>
                </w:rPr>
                <w:t>&gt;&gt;</w:t>
              </w:r>
            </w:ins>
          </w:p>
          <w:p w14:paraId="764D2447" w14:textId="4E4AD8D6" w:rsidR="002373BC" w:rsidRPr="00405CF9" w:rsidRDefault="002373BC" w:rsidP="009A4623">
            <w:pPr>
              <w:spacing w:after="0"/>
              <w:rPr>
                <w:ins w:id="696" w:author="Alhabibi, Haider@Energy" w:date="2022-01-26T21:10:00Z"/>
                <w:rFonts w:cstheme="minorHAnsi"/>
                <w:b/>
                <w:sz w:val="20"/>
                <w:szCs w:val="20"/>
              </w:rPr>
            </w:pPr>
            <w:ins w:id="697" w:author="Alhabibi, Haider@Energy" w:date="2022-01-26T21:10:00Z">
              <w:r>
                <w:rPr>
                  <w:rFonts w:cstheme="minorHAnsi"/>
                  <w:sz w:val="20"/>
                  <w:szCs w:val="20"/>
                </w:rPr>
                <w:t xml:space="preserve">&lt;&lt;require one row of data for each water heater identified on the </w:t>
              </w:r>
              <w:del w:id="698" w:author="Tam, Danny@Energy" w:date="2022-02-28T15:45:00Z">
                <w:r w:rsidDel="00D11E38">
                  <w:rPr>
                    <w:rFonts w:cstheme="minorHAnsi"/>
                    <w:sz w:val="20"/>
                    <w:szCs w:val="20"/>
                  </w:rPr>
                  <w:delText>CF1R</w:delText>
                </w:r>
              </w:del>
            </w:ins>
            <w:ins w:id="699" w:author="Tam, Danny@Energy" w:date="2022-02-28T15:45:00Z">
              <w:r w:rsidR="00D11E38">
                <w:rPr>
                  <w:rFonts w:cstheme="minorHAnsi"/>
                  <w:sz w:val="20"/>
                  <w:szCs w:val="20"/>
                </w:rPr>
                <w:t>NRCC</w:t>
              </w:r>
            </w:ins>
            <w:ins w:id="700" w:author="Alhabibi, Haider@Energy" w:date="2022-01-26T21:10:00Z">
              <w:r>
                <w:rPr>
                  <w:rFonts w:cstheme="minorHAnsi"/>
                  <w:sz w:val="20"/>
                  <w:szCs w:val="20"/>
                </w:rPr>
                <w:t xml:space="preserve">&gt;&gt; </w:t>
              </w:r>
            </w:ins>
          </w:p>
        </w:tc>
      </w:tr>
      <w:tr w:rsidR="002373BC" w:rsidRPr="00C071B0" w14:paraId="473FB933" w14:textId="77777777" w:rsidTr="009A4623">
        <w:trPr>
          <w:ins w:id="701" w:author="Alhabibi, Haider@Energy" w:date="2022-01-26T21:10:00Z"/>
        </w:trPr>
        <w:tc>
          <w:tcPr>
            <w:tcW w:w="405" w:type="pct"/>
            <w:vAlign w:val="bottom"/>
          </w:tcPr>
          <w:p w14:paraId="25B933A0" w14:textId="77777777" w:rsidR="002373BC" w:rsidRPr="003F4127" w:rsidRDefault="002373BC" w:rsidP="009A4623">
            <w:pPr>
              <w:spacing w:after="0"/>
              <w:jc w:val="center"/>
              <w:rPr>
                <w:ins w:id="702" w:author="Alhabibi, Haider@Energy" w:date="2022-01-26T21:10:00Z"/>
                <w:rFonts w:cstheme="minorHAnsi"/>
                <w:sz w:val="20"/>
                <w:szCs w:val="20"/>
              </w:rPr>
            </w:pPr>
            <w:ins w:id="703" w:author="Alhabibi, Haider@Energy" w:date="2022-01-26T21:10:00Z">
              <w:r w:rsidRPr="003F4127">
                <w:rPr>
                  <w:rFonts w:eastAsia="Times New Roman" w:cstheme="minorHAnsi"/>
                  <w:sz w:val="20"/>
                  <w:szCs w:val="20"/>
                </w:rPr>
                <w:t>01</w:t>
              </w:r>
            </w:ins>
          </w:p>
        </w:tc>
        <w:tc>
          <w:tcPr>
            <w:tcW w:w="437" w:type="pct"/>
            <w:vAlign w:val="bottom"/>
          </w:tcPr>
          <w:p w14:paraId="4CFE527F" w14:textId="77777777" w:rsidR="002373BC" w:rsidRPr="003F4127" w:rsidRDefault="002373BC" w:rsidP="009A4623">
            <w:pPr>
              <w:spacing w:after="0"/>
              <w:jc w:val="center"/>
              <w:rPr>
                <w:ins w:id="704" w:author="Alhabibi, Haider@Energy" w:date="2022-01-26T21:10:00Z"/>
                <w:rFonts w:cstheme="minorHAnsi"/>
                <w:sz w:val="20"/>
                <w:szCs w:val="20"/>
              </w:rPr>
            </w:pPr>
            <w:ins w:id="705" w:author="Alhabibi, Haider@Energy" w:date="2022-01-26T21:10:00Z">
              <w:r w:rsidRPr="003F4127">
                <w:rPr>
                  <w:rFonts w:eastAsia="Times New Roman" w:cstheme="minorHAnsi"/>
                  <w:sz w:val="20"/>
                  <w:szCs w:val="20"/>
                </w:rPr>
                <w:t>02</w:t>
              </w:r>
            </w:ins>
          </w:p>
        </w:tc>
        <w:tc>
          <w:tcPr>
            <w:tcW w:w="407" w:type="pct"/>
          </w:tcPr>
          <w:p w14:paraId="53AFB604" w14:textId="77777777" w:rsidR="002373BC" w:rsidRPr="003F4127" w:rsidRDefault="002373BC" w:rsidP="009A4623">
            <w:pPr>
              <w:spacing w:after="0"/>
              <w:jc w:val="center"/>
              <w:rPr>
                <w:ins w:id="706" w:author="Alhabibi, Haider@Energy" w:date="2022-01-26T21:10:00Z"/>
                <w:rFonts w:eastAsia="Times New Roman" w:cstheme="minorHAnsi"/>
                <w:sz w:val="20"/>
                <w:szCs w:val="20"/>
              </w:rPr>
            </w:pPr>
            <w:ins w:id="707" w:author="Alhabibi, Haider@Energy" w:date="2022-01-26T21:10:00Z">
              <w:r w:rsidRPr="003F4127">
                <w:rPr>
                  <w:rFonts w:eastAsia="Times New Roman" w:cstheme="minorHAnsi"/>
                  <w:sz w:val="20"/>
                  <w:szCs w:val="20"/>
                </w:rPr>
                <w:t>03</w:t>
              </w:r>
            </w:ins>
          </w:p>
        </w:tc>
        <w:tc>
          <w:tcPr>
            <w:tcW w:w="407" w:type="pct"/>
          </w:tcPr>
          <w:p w14:paraId="16E6962A" w14:textId="77777777" w:rsidR="002373BC" w:rsidRDefault="002373BC" w:rsidP="009A4623">
            <w:pPr>
              <w:spacing w:after="0"/>
              <w:jc w:val="center"/>
              <w:rPr>
                <w:ins w:id="708" w:author="Alhabibi, Haider@Energy" w:date="2022-01-26T21:10:00Z"/>
                <w:rFonts w:eastAsia="Times New Roman" w:cstheme="minorHAnsi"/>
                <w:sz w:val="20"/>
                <w:szCs w:val="20"/>
              </w:rPr>
            </w:pPr>
            <w:ins w:id="709" w:author="Alhabibi, Haider@Energy" w:date="2022-01-26T21:10:00Z">
              <w:r w:rsidRPr="00CE2BD1">
                <w:rPr>
                  <w:rFonts w:eastAsia="Times New Roman" w:cs="Calibri"/>
                  <w:sz w:val="18"/>
                  <w:szCs w:val="18"/>
                </w:rPr>
                <w:t>04</w:t>
              </w:r>
            </w:ins>
          </w:p>
        </w:tc>
        <w:tc>
          <w:tcPr>
            <w:tcW w:w="343" w:type="pct"/>
          </w:tcPr>
          <w:p w14:paraId="271B9383" w14:textId="77777777" w:rsidR="002373BC" w:rsidRPr="003F4127" w:rsidRDefault="002373BC" w:rsidP="009A4623">
            <w:pPr>
              <w:spacing w:after="0"/>
              <w:jc w:val="center"/>
              <w:rPr>
                <w:ins w:id="710" w:author="Alhabibi, Haider@Energy" w:date="2022-01-26T21:10:00Z"/>
                <w:rFonts w:eastAsia="Times New Roman" w:cstheme="minorHAnsi"/>
                <w:sz w:val="20"/>
                <w:szCs w:val="20"/>
              </w:rPr>
            </w:pPr>
            <w:ins w:id="711" w:author="Alhabibi, Haider@Energy" w:date="2022-01-26T21:10:00Z">
              <w:r>
                <w:rPr>
                  <w:rFonts w:eastAsia="Times New Roman" w:cstheme="minorHAnsi"/>
                  <w:sz w:val="20"/>
                  <w:szCs w:val="20"/>
                </w:rPr>
                <w:t>05</w:t>
              </w:r>
            </w:ins>
          </w:p>
        </w:tc>
        <w:tc>
          <w:tcPr>
            <w:tcW w:w="470" w:type="pct"/>
          </w:tcPr>
          <w:p w14:paraId="67F6E2A7" w14:textId="77777777" w:rsidR="002373BC" w:rsidRDefault="002373BC" w:rsidP="009A4623">
            <w:pPr>
              <w:spacing w:after="0"/>
              <w:jc w:val="center"/>
              <w:rPr>
                <w:ins w:id="712" w:author="Alhabibi, Haider@Energy" w:date="2022-01-26T21:10:00Z"/>
                <w:rFonts w:eastAsia="Times New Roman" w:cstheme="minorHAnsi"/>
                <w:sz w:val="20"/>
                <w:szCs w:val="20"/>
              </w:rPr>
            </w:pPr>
            <w:ins w:id="713" w:author="Alhabibi, Haider@Energy" w:date="2022-01-26T21:10:00Z">
              <w:r w:rsidRPr="00CE2BD1">
                <w:rPr>
                  <w:rFonts w:eastAsia="Times New Roman" w:cs="Calibri"/>
                  <w:sz w:val="18"/>
                  <w:szCs w:val="18"/>
                </w:rPr>
                <w:t>06</w:t>
              </w:r>
            </w:ins>
          </w:p>
        </w:tc>
        <w:tc>
          <w:tcPr>
            <w:tcW w:w="375" w:type="pct"/>
          </w:tcPr>
          <w:p w14:paraId="05620740" w14:textId="77777777" w:rsidR="002373BC" w:rsidRDefault="002373BC" w:rsidP="009A4623">
            <w:pPr>
              <w:spacing w:after="0"/>
              <w:jc w:val="center"/>
              <w:rPr>
                <w:ins w:id="714" w:author="Alhabibi, Haider@Energy" w:date="2022-01-26T21:10:00Z"/>
                <w:rFonts w:eastAsia="Times New Roman" w:cstheme="minorHAnsi"/>
                <w:sz w:val="20"/>
                <w:szCs w:val="20"/>
              </w:rPr>
            </w:pPr>
            <w:ins w:id="715" w:author="Alhabibi, Haider@Energy" w:date="2022-01-26T21:10:00Z">
              <w:r w:rsidRPr="00CE2BD1">
                <w:rPr>
                  <w:rFonts w:eastAsia="Times New Roman" w:cs="Calibri"/>
                  <w:sz w:val="18"/>
                  <w:szCs w:val="18"/>
                </w:rPr>
                <w:t>07</w:t>
              </w:r>
            </w:ins>
          </w:p>
        </w:tc>
        <w:tc>
          <w:tcPr>
            <w:tcW w:w="437" w:type="pct"/>
          </w:tcPr>
          <w:p w14:paraId="1CBCC8EA" w14:textId="77777777" w:rsidR="002373BC" w:rsidRPr="003F4127" w:rsidRDefault="002373BC" w:rsidP="009A4623">
            <w:pPr>
              <w:spacing w:after="0"/>
              <w:jc w:val="center"/>
              <w:rPr>
                <w:ins w:id="716" w:author="Alhabibi, Haider@Energy" w:date="2022-01-26T21:10:00Z"/>
                <w:rFonts w:eastAsia="Times New Roman" w:cstheme="minorHAnsi"/>
                <w:sz w:val="20"/>
                <w:szCs w:val="20"/>
              </w:rPr>
            </w:pPr>
            <w:ins w:id="717" w:author="Alhabibi, Haider@Energy" w:date="2022-01-26T21:10:00Z">
              <w:r>
                <w:rPr>
                  <w:rFonts w:eastAsia="Times New Roman" w:cstheme="minorHAnsi"/>
                  <w:sz w:val="20"/>
                  <w:szCs w:val="20"/>
                </w:rPr>
                <w:t>08</w:t>
              </w:r>
            </w:ins>
          </w:p>
        </w:tc>
        <w:tc>
          <w:tcPr>
            <w:tcW w:w="437" w:type="pct"/>
          </w:tcPr>
          <w:p w14:paraId="1174885C" w14:textId="77777777" w:rsidR="002373BC" w:rsidRDefault="002373BC" w:rsidP="009A4623">
            <w:pPr>
              <w:spacing w:after="0"/>
              <w:jc w:val="center"/>
              <w:rPr>
                <w:ins w:id="718" w:author="Alhabibi, Haider@Energy" w:date="2022-01-26T21:10:00Z"/>
                <w:rFonts w:eastAsia="Times New Roman" w:cstheme="minorHAnsi"/>
                <w:sz w:val="20"/>
                <w:szCs w:val="20"/>
              </w:rPr>
            </w:pPr>
            <w:ins w:id="719" w:author="Alhabibi, Haider@Energy" w:date="2022-01-26T21:10:00Z">
              <w:r w:rsidRPr="00CE2BD1">
                <w:rPr>
                  <w:rFonts w:eastAsia="Times New Roman" w:cs="Calibri"/>
                  <w:sz w:val="18"/>
                  <w:szCs w:val="18"/>
                </w:rPr>
                <w:t>09</w:t>
              </w:r>
            </w:ins>
          </w:p>
        </w:tc>
        <w:tc>
          <w:tcPr>
            <w:tcW w:w="407" w:type="pct"/>
          </w:tcPr>
          <w:p w14:paraId="3E9FF29C" w14:textId="77777777" w:rsidR="002373BC" w:rsidRDefault="002373BC" w:rsidP="009A4623">
            <w:pPr>
              <w:spacing w:after="0"/>
              <w:jc w:val="center"/>
              <w:rPr>
                <w:ins w:id="720" w:author="Alhabibi, Haider@Energy" w:date="2022-01-26T21:10:00Z"/>
                <w:rFonts w:eastAsia="Times New Roman" w:cstheme="minorHAnsi"/>
                <w:sz w:val="20"/>
                <w:szCs w:val="20"/>
              </w:rPr>
            </w:pPr>
            <w:ins w:id="721" w:author="Alhabibi, Haider@Energy" w:date="2022-01-26T21:10:00Z">
              <w:r w:rsidRPr="00CE2BD1">
                <w:rPr>
                  <w:rFonts w:eastAsia="Times New Roman" w:cs="Calibri"/>
                  <w:sz w:val="18"/>
                  <w:szCs w:val="18"/>
                </w:rPr>
                <w:t>10</w:t>
              </w:r>
            </w:ins>
          </w:p>
        </w:tc>
        <w:tc>
          <w:tcPr>
            <w:tcW w:w="374" w:type="pct"/>
          </w:tcPr>
          <w:p w14:paraId="192B2590" w14:textId="77777777" w:rsidR="002373BC" w:rsidRPr="003F4127" w:rsidRDefault="002373BC" w:rsidP="009A4623">
            <w:pPr>
              <w:spacing w:after="0"/>
              <w:jc w:val="center"/>
              <w:rPr>
                <w:ins w:id="722" w:author="Alhabibi, Haider@Energy" w:date="2022-01-26T21:10:00Z"/>
                <w:rFonts w:eastAsia="Times New Roman" w:cstheme="minorHAnsi"/>
                <w:sz w:val="20"/>
                <w:szCs w:val="20"/>
              </w:rPr>
            </w:pPr>
            <w:ins w:id="723" w:author="Alhabibi, Haider@Energy" w:date="2022-01-26T21:10:00Z">
              <w:r>
                <w:rPr>
                  <w:rFonts w:eastAsia="Times New Roman" w:cstheme="minorHAnsi"/>
                  <w:sz w:val="20"/>
                  <w:szCs w:val="20"/>
                </w:rPr>
                <w:t>11</w:t>
              </w:r>
            </w:ins>
          </w:p>
        </w:tc>
        <w:tc>
          <w:tcPr>
            <w:tcW w:w="500" w:type="pct"/>
          </w:tcPr>
          <w:p w14:paraId="274CC574" w14:textId="77777777" w:rsidR="002373BC" w:rsidRDefault="002373BC" w:rsidP="009A4623">
            <w:pPr>
              <w:spacing w:after="0"/>
              <w:jc w:val="center"/>
              <w:rPr>
                <w:ins w:id="724" w:author="Alhabibi, Haider@Energy" w:date="2022-01-26T21:10:00Z"/>
                <w:rFonts w:eastAsia="Times New Roman" w:cstheme="minorHAnsi"/>
                <w:sz w:val="20"/>
                <w:szCs w:val="20"/>
              </w:rPr>
            </w:pPr>
            <w:ins w:id="725" w:author="Alhabibi, Haider@Energy" w:date="2022-01-26T21:10:00Z">
              <w:r>
                <w:rPr>
                  <w:rFonts w:eastAsia="Times New Roman" w:cstheme="minorHAnsi"/>
                  <w:sz w:val="20"/>
                  <w:szCs w:val="20"/>
                </w:rPr>
                <w:t>12</w:t>
              </w:r>
            </w:ins>
          </w:p>
        </w:tc>
      </w:tr>
      <w:tr w:rsidR="002373BC" w:rsidRPr="00C071B0" w14:paraId="4ACB210F" w14:textId="77777777" w:rsidTr="009A4623">
        <w:trPr>
          <w:ins w:id="726" w:author="Alhabibi, Haider@Energy" w:date="2022-01-26T21:10:00Z"/>
        </w:trPr>
        <w:tc>
          <w:tcPr>
            <w:tcW w:w="405" w:type="pct"/>
            <w:vAlign w:val="bottom"/>
          </w:tcPr>
          <w:p w14:paraId="72B0ACFF"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ins w:id="727" w:author="Alhabibi, Haider@Energy" w:date="2022-01-26T21:10:00Z"/>
                <w:rFonts w:eastAsia="Times New Roman" w:cstheme="minorHAnsi"/>
                <w:sz w:val="18"/>
                <w:szCs w:val="18"/>
              </w:rPr>
            </w:pPr>
            <w:ins w:id="728" w:author="Alhabibi, Haider@Energy" w:date="2022-01-26T21:10:00Z">
              <w:r w:rsidRPr="0040687B">
                <w:rPr>
                  <w:rFonts w:eastAsia="Times New Roman" w:cstheme="minorHAnsi"/>
                  <w:sz w:val="18"/>
                  <w:szCs w:val="18"/>
                </w:rPr>
                <w:t>Water Heating System ID</w:t>
              </w:r>
            </w:ins>
          </w:p>
          <w:p w14:paraId="7EE999CF" w14:textId="77777777" w:rsidR="002373BC" w:rsidRPr="0040687B" w:rsidRDefault="002373BC" w:rsidP="009A4623">
            <w:pPr>
              <w:spacing w:after="0"/>
              <w:jc w:val="center"/>
              <w:rPr>
                <w:ins w:id="729" w:author="Alhabibi, Haider@Energy" w:date="2022-01-26T21:10:00Z"/>
                <w:rFonts w:cstheme="minorHAnsi"/>
                <w:sz w:val="18"/>
                <w:szCs w:val="18"/>
              </w:rPr>
            </w:pPr>
            <w:ins w:id="730" w:author="Alhabibi, Haider@Energy" w:date="2022-01-26T21:10:00Z">
              <w:r w:rsidRPr="0040687B">
                <w:rPr>
                  <w:rFonts w:eastAsia="Times New Roman" w:cstheme="minorHAnsi"/>
                  <w:sz w:val="18"/>
                  <w:szCs w:val="18"/>
                </w:rPr>
                <w:t>or Name</w:t>
              </w:r>
            </w:ins>
          </w:p>
        </w:tc>
        <w:tc>
          <w:tcPr>
            <w:tcW w:w="437" w:type="pct"/>
            <w:vAlign w:val="bottom"/>
          </w:tcPr>
          <w:p w14:paraId="62BE9F0C"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ins w:id="731" w:author="Alhabibi, Haider@Energy" w:date="2022-01-26T21:10:00Z"/>
                <w:rFonts w:eastAsia="Times New Roman" w:cstheme="minorHAnsi"/>
                <w:sz w:val="18"/>
                <w:szCs w:val="18"/>
              </w:rPr>
            </w:pPr>
            <w:ins w:id="732" w:author="Alhabibi, Haider@Energy" w:date="2022-01-26T21:10:00Z">
              <w:r w:rsidRPr="0040687B">
                <w:rPr>
                  <w:rFonts w:eastAsia="Times New Roman" w:cstheme="minorHAnsi"/>
                  <w:sz w:val="18"/>
                  <w:szCs w:val="18"/>
                </w:rPr>
                <w:t>Modeled Equipment</w:t>
              </w:r>
            </w:ins>
          </w:p>
          <w:p w14:paraId="45E86B26" w14:textId="77777777" w:rsidR="002373BC" w:rsidRPr="0040687B" w:rsidRDefault="002373BC" w:rsidP="009A4623">
            <w:pPr>
              <w:spacing w:after="0"/>
              <w:jc w:val="center"/>
              <w:rPr>
                <w:ins w:id="733" w:author="Alhabibi, Haider@Energy" w:date="2022-01-26T21:10:00Z"/>
                <w:rFonts w:cstheme="minorHAnsi"/>
                <w:sz w:val="18"/>
                <w:szCs w:val="18"/>
              </w:rPr>
            </w:pPr>
            <w:ins w:id="734" w:author="Alhabibi, Haider@Energy" w:date="2022-01-26T21:10:00Z">
              <w:r w:rsidRPr="0040687B">
                <w:rPr>
                  <w:rFonts w:eastAsia="Times New Roman" w:cstheme="minorHAnsi"/>
                  <w:sz w:val="18"/>
                  <w:szCs w:val="18"/>
                </w:rPr>
                <w:t>Make and Model</w:t>
              </w:r>
            </w:ins>
          </w:p>
        </w:tc>
        <w:tc>
          <w:tcPr>
            <w:tcW w:w="407" w:type="pct"/>
            <w:vAlign w:val="bottom"/>
          </w:tcPr>
          <w:p w14:paraId="006357D7"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ins w:id="735" w:author="Alhabibi, Haider@Energy" w:date="2022-01-26T21:10:00Z"/>
                <w:rFonts w:eastAsia="Times New Roman" w:cstheme="minorHAnsi"/>
                <w:sz w:val="18"/>
                <w:szCs w:val="18"/>
              </w:rPr>
            </w:pPr>
            <w:ins w:id="736" w:author="Alhabibi, Haider@Energy" w:date="2022-01-26T21:10:00Z">
              <w:r w:rsidRPr="0040687B">
                <w:rPr>
                  <w:rFonts w:eastAsia="Times New Roman" w:cstheme="minorHAnsi"/>
                  <w:sz w:val="18"/>
                  <w:szCs w:val="18"/>
                </w:rPr>
                <w:t>Number of Water Heaters/</w:t>
              </w:r>
            </w:ins>
          </w:p>
          <w:p w14:paraId="7E2D8E12"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ins w:id="737" w:author="Alhabibi, Haider@Energy" w:date="2022-01-26T21:10:00Z"/>
                <w:rFonts w:eastAsia="Times New Roman" w:cstheme="minorHAnsi"/>
                <w:sz w:val="18"/>
                <w:szCs w:val="18"/>
                <w:highlight w:val="yellow"/>
              </w:rPr>
            </w:pPr>
            <w:ins w:id="738" w:author="Alhabibi, Haider@Energy" w:date="2022-01-26T21:10:00Z">
              <w:r w:rsidRPr="0040687B">
                <w:rPr>
                  <w:rFonts w:eastAsia="Times New Roman" w:cstheme="minorHAnsi"/>
                  <w:sz w:val="18"/>
                  <w:szCs w:val="18"/>
                </w:rPr>
                <w:t>Compressors</w:t>
              </w:r>
            </w:ins>
          </w:p>
        </w:tc>
        <w:tc>
          <w:tcPr>
            <w:tcW w:w="407" w:type="pct"/>
            <w:vAlign w:val="bottom"/>
          </w:tcPr>
          <w:p w14:paraId="34B046DF"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ins w:id="739" w:author="Alhabibi, Haider@Energy" w:date="2022-01-26T21:10:00Z"/>
                <w:rFonts w:eastAsia="Times New Roman" w:cstheme="minorHAnsi"/>
                <w:sz w:val="18"/>
                <w:szCs w:val="18"/>
              </w:rPr>
            </w:pPr>
            <w:ins w:id="740" w:author="Alhabibi, Haider@Energy" w:date="2022-01-26T21:10:00Z">
              <w:r w:rsidRPr="0040687B">
                <w:rPr>
                  <w:rFonts w:eastAsia="Times New Roman" w:cs="Calibri"/>
                  <w:sz w:val="18"/>
                  <w:szCs w:val="18"/>
                </w:rPr>
                <w:t>Primary Tank Location</w:t>
              </w:r>
            </w:ins>
          </w:p>
        </w:tc>
        <w:tc>
          <w:tcPr>
            <w:tcW w:w="343" w:type="pct"/>
            <w:vAlign w:val="bottom"/>
          </w:tcPr>
          <w:p w14:paraId="699BA450"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ins w:id="741" w:author="Alhabibi, Haider@Energy" w:date="2022-01-26T21:10:00Z"/>
                <w:rFonts w:eastAsia="Times New Roman" w:cstheme="minorHAnsi"/>
                <w:sz w:val="18"/>
                <w:szCs w:val="18"/>
              </w:rPr>
            </w:pPr>
            <w:ins w:id="742" w:author="Alhabibi, Haider@Energy" w:date="2022-01-26T21:10:00Z">
              <w:r w:rsidRPr="0040687B">
                <w:rPr>
                  <w:rFonts w:eastAsia="Times New Roman" w:cstheme="minorHAnsi"/>
                  <w:sz w:val="18"/>
                  <w:szCs w:val="18"/>
                </w:rPr>
                <w:t>Primary Tank Volume</w:t>
              </w:r>
            </w:ins>
          </w:p>
        </w:tc>
        <w:tc>
          <w:tcPr>
            <w:tcW w:w="470" w:type="pct"/>
            <w:vAlign w:val="bottom"/>
          </w:tcPr>
          <w:p w14:paraId="12FB7FF6"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ins w:id="743" w:author="Alhabibi, Haider@Energy" w:date="2022-01-26T21:10:00Z"/>
                <w:rFonts w:eastAsia="Times New Roman" w:cs="Calibri"/>
                <w:sz w:val="18"/>
                <w:szCs w:val="18"/>
              </w:rPr>
            </w:pPr>
            <w:ins w:id="744" w:author="Alhabibi, Haider@Energy" w:date="2022-01-26T21:10:00Z">
              <w:r w:rsidRPr="0040687B">
                <w:rPr>
                  <w:rFonts w:eastAsia="Times New Roman" w:cs="Calibri"/>
                  <w:sz w:val="18"/>
                  <w:szCs w:val="18"/>
                </w:rPr>
                <w:t xml:space="preserve">Primary Tank </w:t>
              </w:r>
            </w:ins>
          </w:p>
          <w:p w14:paraId="5568AD40"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ins w:id="745" w:author="Alhabibi, Haider@Energy" w:date="2022-01-26T21:10:00Z"/>
                <w:rFonts w:eastAsia="Times New Roman" w:cstheme="minorHAnsi"/>
                <w:sz w:val="18"/>
                <w:szCs w:val="18"/>
              </w:rPr>
            </w:pPr>
            <w:ins w:id="746" w:author="Alhabibi, Haider@Energy" w:date="2022-01-26T21:10:00Z">
              <w:r w:rsidRPr="0040687B">
                <w:rPr>
                  <w:rFonts w:eastAsia="Times New Roman" w:cs="Calibri"/>
                  <w:sz w:val="18"/>
                  <w:szCs w:val="18"/>
                </w:rPr>
                <w:t xml:space="preserve">Total Insulation </w:t>
              </w:r>
            </w:ins>
          </w:p>
        </w:tc>
        <w:tc>
          <w:tcPr>
            <w:tcW w:w="375" w:type="pct"/>
            <w:vAlign w:val="bottom"/>
          </w:tcPr>
          <w:p w14:paraId="2BCB4286"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ins w:id="747" w:author="Alhabibi, Haider@Energy" w:date="2022-01-26T21:10:00Z"/>
                <w:rFonts w:eastAsia="Times New Roman" w:cstheme="minorHAnsi"/>
                <w:sz w:val="18"/>
                <w:szCs w:val="18"/>
              </w:rPr>
            </w:pPr>
            <w:ins w:id="748" w:author="Alhabibi, Haider@Energy" w:date="2022-01-26T21:10:00Z">
              <w:r w:rsidRPr="0040687B">
                <w:rPr>
                  <w:rFonts w:eastAsia="Times New Roman" w:cs="Calibri"/>
                  <w:sz w:val="18"/>
                  <w:szCs w:val="18"/>
                </w:rPr>
                <w:t>Loop Tank Location</w:t>
              </w:r>
            </w:ins>
          </w:p>
        </w:tc>
        <w:tc>
          <w:tcPr>
            <w:tcW w:w="437" w:type="pct"/>
            <w:vAlign w:val="bottom"/>
          </w:tcPr>
          <w:p w14:paraId="2FC3D317"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ins w:id="749" w:author="Alhabibi, Haider@Energy" w:date="2022-01-26T21:10:00Z"/>
                <w:rFonts w:eastAsia="Times New Roman" w:cstheme="minorHAnsi"/>
                <w:sz w:val="18"/>
                <w:szCs w:val="18"/>
              </w:rPr>
            </w:pPr>
            <w:ins w:id="750" w:author="Alhabibi, Haider@Energy" w:date="2022-01-26T21:10:00Z">
              <w:r w:rsidRPr="0040687B">
                <w:rPr>
                  <w:rFonts w:eastAsia="Times New Roman" w:cstheme="minorHAnsi"/>
                  <w:sz w:val="18"/>
                  <w:szCs w:val="18"/>
                </w:rPr>
                <w:t xml:space="preserve">Loop Tank </w:t>
              </w:r>
            </w:ins>
          </w:p>
          <w:p w14:paraId="0685ECFB"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ins w:id="751" w:author="Alhabibi, Haider@Energy" w:date="2022-01-26T21:10:00Z"/>
                <w:rFonts w:eastAsia="Times New Roman" w:cstheme="minorHAnsi"/>
                <w:sz w:val="18"/>
                <w:szCs w:val="18"/>
              </w:rPr>
            </w:pPr>
            <w:ins w:id="752" w:author="Alhabibi, Haider@Energy" w:date="2022-01-26T21:10:00Z">
              <w:r w:rsidRPr="0040687B">
                <w:rPr>
                  <w:rFonts w:eastAsia="Times New Roman" w:cstheme="minorHAnsi"/>
                  <w:sz w:val="18"/>
                  <w:szCs w:val="18"/>
                </w:rPr>
                <w:t>Volume</w:t>
              </w:r>
            </w:ins>
          </w:p>
        </w:tc>
        <w:tc>
          <w:tcPr>
            <w:tcW w:w="437" w:type="pct"/>
            <w:vAlign w:val="bottom"/>
          </w:tcPr>
          <w:p w14:paraId="5AE10192"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ins w:id="753" w:author="Alhabibi, Haider@Energy" w:date="2022-01-26T21:10:00Z"/>
                <w:sz w:val="18"/>
                <w:szCs w:val="18"/>
              </w:rPr>
            </w:pPr>
            <w:ins w:id="754" w:author="Alhabibi, Haider@Energy" w:date="2022-01-26T21:10:00Z">
              <w:r w:rsidRPr="0040687B">
                <w:rPr>
                  <w:sz w:val="18"/>
                  <w:szCs w:val="18"/>
                </w:rPr>
                <w:t>Loop Tank Total Insulation</w:t>
              </w:r>
            </w:ins>
          </w:p>
        </w:tc>
        <w:tc>
          <w:tcPr>
            <w:tcW w:w="407" w:type="pct"/>
            <w:vAlign w:val="bottom"/>
          </w:tcPr>
          <w:p w14:paraId="05061436"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ins w:id="755" w:author="Alhabibi, Haider@Energy" w:date="2022-01-26T21:10:00Z"/>
                <w:sz w:val="18"/>
                <w:szCs w:val="18"/>
              </w:rPr>
            </w:pPr>
            <w:ins w:id="756" w:author="Alhabibi, Haider@Energy" w:date="2022-01-26T21:10:00Z">
              <w:r w:rsidRPr="0040687B">
                <w:rPr>
                  <w:sz w:val="18"/>
                  <w:szCs w:val="18"/>
                </w:rPr>
                <w:t xml:space="preserve">Loop Pipe Insulation Thickness </w:t>
              </w:r>
            </w:ins>
          </w:p>
        </w:tc>
        <w:tc>
          <w:tcPr>
            <w:tcW w:w="374" w:type="pct"/>
            <w:vAlign w:val="bottom"/>
          </w:tcPr>
          <w:p w14:paraId="55420ABF"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ins w:id="757" w:author="Alhabibi, Haider@Energy" w:date="2022-01-26T21:10:00Z"/>
                <w:rFonts w:eastAsia="Times New Roman" w:cstheme="minorHAnsi"/>
                <w:sz w:val="18"/>
                <w:szCs w:val="18"/>
              </w:rPr>
            </w:pPr>
            <w:ins w:id="758" w:author="Alhabibi, Haider@Energy" w:date="2022-01-26T21:10:00Z">
              <w:r w:rsidRPr="0040687B">
                <w:rPr>
                  <w:sz w:val="18"/>
                  <w:szCs w:val="18"/>
                </w:rPr>
                <w:t>Loop Tank Type</w:t>
              </w:r>
            </w:ins>
          </w:p>
        </w:tc>
        <w:tc>
          <w:tcPr>
            <w:tcW w:w="500" w:type="pct"/>
          </w:tcPr>
          <w:p w14:paraId="61A324E4" w14:textId="77777777" w:rsidR="002373BC" w:rsidRPr="0040687B" w:rsidRDefault="002373BC" w:rsidP="009A4623">
            <w:pPr>
              <w:keepNext/>
              <w:tabs>
                <w:tab w:val="left" w:pos="2160"/>
                <w:tab w:val="left" w:pos="2700"/>
                <w:tab w:val="left" w:pos="3420"/>
                <w:tab w:val="left" w:pos="3780"/>
                <w:tab w:val="left" w:pos="5760"/>
                <w:tab w:val="left" w:pos="7212"/>
              </w:tabs>
              <w:spacing w:after="0"/>
              <w:jc w:val="center"/>
              <w:rPr>
                <w:ins w:id="759" w:author="Alhabibi, Haider@Energy" w:date="2022-01-26T21:10:00Z"/>
                <w:sz w:val="18"/>
                <w:szCs w:val="18"/>
              </w:rPr>
            </w:pPr>
            <w:ins w:id="760" w:author="Alhabibi, Haider@Energy" w:date="2022-01-26T21:10:00Z">
              <w:r>
                <w:rPr>
                  <w:sz w:val="18"/>
                  <w:szCs w:val="18"/>
                </w:rPr>
                <w:t>Simulated Equipment Make and Model</w:t>
              </w:r>
            </w:ins>
          </w:p>
        </w:tc>
      </w:tr>
      <w:tr w:rsidR="002373BC" w:rsidRPr="00C071B0" w14:paraId="51A7BB50" w14:textId="77777777" w:rsidTr="009A4623">
        <w:trPr>
          <w:ins w:id="761" w:author="Alhabibi, Haider@Energy" w:date="2022-01-26T21:10:00Z"/>
        </w:trPr>
        <w:tc>
          <w:tcPr>
            <w:tcW w:w="405" w:type="pct"/>
            <w:tcBorders>
              <w:top w:val="single" w:sz="4" w:space="0" w:color="auto"/>
              <w:left w:val="single" w:sz="4" w:space="0" w:color="auto"/>
              <w:bottom w:val="single" w:sz="4" w:space="0" w:color="auto"/>
              <w:right w:val="single" w:sz="4" w:space="0" w:color="auto"/>
            </w:tcBorders>
          </w:tcPr>
          <w:p w14:paraId="6DC01B4E" w14:textId="286D65FB" w:rsidR="002373BC" w:rsidRPr="0040687B" w:rsidRDefault="002373BC" w:rsidP="009A4623">
            <w:pPr>
              <w:spacing w:after="0"/>
              <w:jc w:val="center"/>
              <w:rPr>
                <w:ins w:id="762" w:author="Alhabibi, Haider@Energy" w:date="2022-01-26T21:10:00Z"/>
                <w:rFonts w:cstheme="minorHAnsi"/>
                <w:sz w:val="18"/>
                <w:szCs w:val="18"/>
              </w:rPr>
            </w:pPr>
            <w:ins w:id="763" w:author="Alhabibi, Haider@Energy" w:date="2022-01-26T21:10:00Z">
              <w:r w:rsidRPr="0040687B">
                <w:rPr>
                  <w:rFonts w:eastAsia="Times New Roman" w:cstheme="minorHAnsi"/>
                  <w:sz w:val="18"/>
                  <w:szCs w:val="18"/>
                </w:rPr>
                <w:t xml:space="preserve">&lt;&lt;Reference values from </w:t>
              </w:r>
              <w:del w:id="764" w:author="Tam, Danny@Energy" w:date="2022-02-28T15:45:00Z">
                <w:r w:rsidRPr="0040687B" w:rsidDel="00D11E38">
                  <w:rPr>
                    <w:rFonts w:eastAsia="Times New Roman" w:cstheme="minorHAnsi"/>
                    <w:sz w:val="18"/>
                    <w:szCs w:val="18"/>
                  </w:rPr>
                  <w:delText>CF1R</w:delText>
                </w:r>
              </w:del>
            </w:ins>
            <w:ins w:id="765" w:author="Tam, Danny@Energy" w:date="2022-02-28T15:45:00Z">
              <w:r w:rsidR="00D11E38">
                <w:rPr>
                  <w:rFonts w:eastAsia="Times New Roman" w:cstheme="minorHAnsi"/>
                  <w:sz w:val="18"/>
                  <w:szCs w:val="18"/>
                </w:rPr>
                <w:t>NRCC</w:t>
              </w:r>
            </w:ins>
            <w:ins w:id="766" w:author="Alhabibi, Haider@Energy" w:date="2022-01-26T21:10:00Z">
              <w:r w:rsidRPr="0040687B">
                <w:rPr>
                  <w:rFonts w:eastAsia="Times New Roman" w:cstheme="minorHAnsi"/>
                  <w:sz w:val="18"/>
                  <w:szCs w:val="18"/>
                </w:rPr>
                <w:t xml:space="preserve"> &gt;&gt;</w:t>
              </w:r>
            </w:ins>
          </w:p>
        </w:tc>
        <w:tc>
          <w:tcPr>
            <w:tcW w:w="437" w:type="pct"/>
            <w:tcBorders>
              <w:top w:val="single" w:sz="4" w:space="0" w:color="auto"/>
              <w:left w:val="single" w:sz="4" w:space="0" w:color="auto"/>
              <w:bottom w:val="single" w:sz="4" w:space="0" w:color="auto"/>
              <w:right w:val="single" w:sz="4" w:space="0" w:color="auto"/>
            </w:tcBorders>
          </w:tcPr>
          <w:p w14:paraId="7DE47DE3" w14:textId="07EE18AB" w:rsidR="002373BC" w:rsidRPr="0040687B" w:rsidRDefault="002373BC" w:rsidP="009A4623">
            <w:pPr>
              <w:spacing w:after="0"/>
              <w:jc w:val="center"/>
              <w:rPr>
                <w:ins w:id="767" w:author="Alhabibi, Haider@Energy" w:date="2022-01-26T21:10:00Z"/>
                <w:rFonts w:cstheme="minorHAnsi"/>
                <w:sz w:val="18"/>
                <w:szCs w:val="18"/>
              </w:rPr>
            </w:pPr>
            <w:ins w:id="768" w:author="Alhabibi, Haider@Energy" w:date="2022-01-26T21:10:00Z">
              <w:r w:rsidRPr="0040687B">
                <w:rPr>
                  <w:rFonts w:eastAsia="Times New Roman" w:cstheme="minorHAnsi"/>
                  <w:sz w:val="18"/>
                  <w:szCs w:val="18"/>
                </w:rPr>
                <w:t xml:space="preserve">&lt;&lt;Reference values from </w:t>
              </w:r>
              <w:del w:id="769" w:author="Tam, Danny@Energy" w:date="2022-02-28T15:45:00Z">
                <w:r w:rsidRPr="0040687B" w:rsidDel="00D11E38">
                  <w:rPr>
                    <w:rFonts w:eastAsia="Times New Roman" w:cstheme="minorHAnsi"/>
                    <w:sz w:val="18"/>
                    <w:szCs w:val="18"/>
                  </w:rPr>
                  <w:delText>CF1R</w:delText>
                </w:r>
              </w:del>
            </w:ins>
            <w:ins w:id="770" w:author="Tam, Danny@Energy" w:date="2022-02-28T15:45:00Z">
              <w:r w:rsidR="00D11E38">
                <w:rPr>
                  <w:rFonts w:eastAsia="Times New Roman" w:cstheme="minorHAnsi"/>
                  <w:sz w:val="18"/>
                  <w:szCs w:val="18"/>
                </w:rPr>
                <w:t>NRCC</w:t>
              </w:r>
            </w:ins>
            <w:ins w:id="771" w:author="Alhabibi, Haider@Energy" w:date="2022-01-26T21:10:00Z">
              <w:r w:rsidRPr="0040687B">
                <w:rPr>
                  <w:rFonts w:eastAsia="Times New Roman" w:cstheme="minorHAnsi"/>
                  <w:sz w:val="18"/>
                  <w:szCs w:val="18"/>
                </w:rPr>
                <w:t>-PRF-01; else if prescriptive, report default value = Sanden</w:t>
              </w:r>
              <w:r w:rsidRPr="0040687B">
                <w:rPr>
                  <w:rFonts w:eastAsia="Times New Roman"/>
                  <w:sz w:val="18"/>
                  <w:szCs w:val="18"/>
                </w:rPr>
                <w:t>&gt;&gt;</w:t>
              </w:r>
            </w:ins>
          </w:p>
        </w:tc>
        <w:tc>
          <w:tcPr>
            <w:tcW w:w="407" w:type="pct"/>
          </w:tcPr>
          <w:p w14:paraId="41BE65BA" w14:textId="5434FA5D" w:rsidR="002373BC" w:rsidRPr="0040687B" w:rsidRDefault="002373BC" w:rsidP="009A4623">
            <w:pPr>
              <w:spacing w:after="0"/>
              <w:jc w:val="center"/>
              <w:rPr>
                <w:ins w:id="772" w:author="Alhabibi, Haider@Energy" w:date="2022-01-26T21:10:00Z"/>
                <w:rFonts w:eastAsia="Times New Roman" w:cstheme="minorHAnsi"/>
                <w:b/>
                <w:i/>
                <w:color w:val="FF0000"/>
                <w:sz w:val="18"/>
                <w:szCs w:val="18"/>
              </w:rPr>
            </w:pPr>
            <w:ins w:id="773" w:author="Alhabibi, Haider@Energy" w:date="2022-01-26T21:10:00Z">
              <w:r w:rsidRPr="0040687B">
                <w:rPr>
                  <w:rFonts w:cstheme="minorHAnsi"/>
                  <w:sz w:val="18"/>
                  <w:szCs w:val="18"/>
                </w:rPr>
                <w:t xml:space="preserve">&lt;&lt;Reference values from </w:t>
              </w:r>
              <w:del w:id="774" w:author="Tam, Danny@Energy" w:date="2022-02-28T15:45:00Z">
                <w:r w:rsidRPr="0040687B" w:rsidDel="00D11E38">
                  <w:rPr>
                    <w:rFonts w:cstheme="minorHAnsi"/>
                    <w:sz w:val="18"/>
                    <w:szCs w:val="18"/>
                  </w:rPr>
                  <w:delText>CF1R</w:delText>
                </w:r>
              </w:del>
            </w:ins>
            <w:ins w:id="775" w:author="Tam, Danny@Energy" w:date="2022-02-28T15:45:00Z">
              <w:r w:rsidR="00D11E38">
                <w:rPr>
                  <w:rFonts w:cstheme="minorHAnsi"/>
                  <w:sz w:val="18"/>
                  <w:szCs w:val="18"/>
                </w:rPr>
                <w:t>NRCC</w:t>
              </w:r>
            </w:ins>
            <w:ins w:id="776" w:author="Alhabibi, Haider@Energy" w:date="2022-01-26T21:10:00Z">
              <w:r w:rsidRPr="0040687B">
                <w:rPr>
                  <w:rFonts w:cstheme="minorHAnsi"/>
                  <w:sz w:val="18"/>
                  <w:szCs w:val="18"/>
                </w:rPr>
                <w:t>&gt;&gt;</w:t>
              </w:r>
            </w:ins>
          </w:p>
        </w:tc>
        <w:tc>
          <w:tcPr>
            <w:tcW w:w="407" w:type="pct"/>
          </w:tcPr>
          <w:p w14:paraId="40515894" w14:textId="0F759C01" w:rsidR="002373BC" w:rsidRPr="0040687B" w:rsidRDefault="002373BC" w:rsidP="009A4623">
            <w:pPr>
              <w:spacing w:after="0"/>
              <w:jc w:val="center"/>
              <w:rPr>
                <w:ins w:id="777" w:author="Alhabibi, Haider@Energy" w:date="2022-01-26T21:10:00Z"/>
                <w:rFonts w:eastAsia="Times New Roman" w:cstheme="minorHAnsi"/>
                <w:sz w:val="18"/>
                <w:szCs w:val="18"/>
              </w:rPr>
            </w:pPr>
            <w:ins w:id="778" w:author="Alhabibi, Haider@Energy" w:date="2022-01-26T21:10:00Z">
              <w:r w:rsidRPr="0040687B">
                <w:rPr>
                  <w:rFonts w:eastAsia="Times New Roman" w:cs="Calibri"/>
                  <w:sz w:val="18"/>
                  <w:szCs w:val="18"/>
                </w:rPr>
                <w:t xml:space="preserve">&lt;&lt;Reference value from </w:t>
              </w:r>
              <w:del w:id="779" w:author="Tam, Danny@Energy" w:date="2022-02-28T15:45:00Z">
                <w:r w:rsidRPr="0040687B" w:rsidDel="00D11E38">
                  <w:rPr>
                    <w:rFonts w:eastAsia="Times New Roman" w:cs="Calibri"/>
                    <w:sz w:val="18"/>
                    <w:szCs w:val="18"/>
                  </w:rPr>
                  <w:delText>CF1R</w:delText>
                </w:r>
              </w:del>
            </w:ins>
            <w:ins w:id="780" w:author="Tam, Danny@Energy" w:date="2022-02-28T15:45:00Z">
              <w:r w:rsidR="00D11E38">
                <w:rPr>
                  <w:rFonts w:eastAsia="Times New Roman" w:cs="Calibri"/>
                  <w:sz w:val="18"/>
                  <w:szCs w:val="18"/>
                </w:rPr>
                <w:t>NRCC</w:t>
              </w:r>
            </w:ins>
            <w:ins w:id="781" w:author="Alhabibi, Haider@Energy" w:date="2022-01-26T21:10:00Z">
              <w:r w:rsidRPr="0040687B">
                <w:rPr>
                  <w:rFonts w:eastAsia="Times New Roman" w:cs="Calibri"/>
                  <w:sz w:val="18"/>
                  <w:szCs w:val="18"/>
                </w:rPr>
                <w:t>&gt;&gt;</w:t>
              </w:r>
            </w:ins>
          </w:p>
        </w:tc>
        <w:tc>
          <w:tcPr>
            <w:tcW w:w="343" w:type="pct"/>
          </w:tcPr>
          <w:p w14:paraId="0BBFEE99" w14:textId="2DEE7A27" w:rsidR="002373BC" w:rsidRPr="0040687B" w:rsidRDefault="002373BC" w:rsidP="009A4623">
            <w:pPr>
              <w:spacing w:after="0"/>
              <w:jc w:val="center"/>
              <w:rPr>
                <w:ins w:id="782" w:author="Alhabibi, Haider@Energy" w:date="2022-01-26T21:10:00Z"/>
                <w:rFonts w:eastAsia="Times New Roman" w:cstheme="minorHAnsi"/>
                <w:sz w:val="18"/>
                <w:szCs w:val="18"/>
              </w:rPr>
            </w:pPr>
            <w:ins w:id="783" w:author="Alhabibi, Haider@Energy" w:date="2022-01-26T21:10:00Z">
              <w:r w:rsidRPr="0040687B">
                <w:rPr>
                  <w:rFonts w:eastAsia="Times New Roman" w:cstheme="minorHAnsi"/>
                  <w:sz w:val="18"/>
                  <w:szCs w:val="18"/>
                </w:rPr>
                <w:t xml:space="preserve">&lt;&lt; Reference value from </w:t>
              </w:r>
              <w:del w:id="784" w:author="Tam, Danny@Energy" w:date="2022-02-28T15:45:00Z">
                <w:r w:rsidRPr="0040687B" w:rsidDel="00D11E38">
                  <w:rPr>
                    <w:rFonts w:eastAsia="Times New Roman" w:cstheme="minorHAnsi"/>
                    <w:sz w:val="18"/>
                    <w:szCs w:val="18"/>
                  </w:rPr>
                  <w:delText>CF1R</w:delText>
                </w:r>
              </w:del>
            </w:ins>
            <w:ins w:id="785" w:author="Tam, Danny@Energy" w:date="2022-02-28T15:45:00Z">
              <w:r w:rsidR="00D11E38">
                <w:rPr>
                  <w:rFonts w:eastAsia="Times New Roman" w:cstheme="minorHAnsi"/>
                  <w:sz w:val="18"/>
                  <w:szCs w:val="18"/>
                </w:rPr>
                <w:t>NRCC</w:t>
              </w:r>
            </w:ins>
            <w:ins w:id="786" w:author="Alhabibi, Haider@Energy" w:date="2022-01-26T21:10:00Z">
              <w:r w:rsidRPr="0040687B">
                <w:rPr>
                  <w:rFonts w:eastAsia="Times New Roman" w:cstheme="minorHAnsi"/>
                  <w:sz w:val="18"/>
                  <w:szCs w:val="18"/>
                </w:rPr>
                <w:t>&gt;&gt;</w:t>
              </w:r>
            </w:ins>
          </w:p>
        </w:tc>
        <w:tc>
          <w:tcPr>
            <w:tcW w:w="470" w:type="pct"/>
          </w:tcPr>
          <w:p w14:paraId="5D312C56" w14:textId="30D0EEF4" w:rsidR="002373BC" w:rsidRPr="0040687B" w:rsidRDefault="002373BC" w:rsidP="009A4623">
            <w:pPr>
              <w:spacing w:after="0"/>
              <w:jc w:val="center"/>
              <w:rPr>
                <w:ins w:id="787" w:author="Alhabibi, Haider@Energy" w:date="2022-01-26T21:10:00Z"/>
                <w:rFonts w:eastAsia="Times New Roman" w:cstheme="minorHAnsi"/>
                <w:sz w:val="18"/>
                <w:szCs w:val="18"/>
              </w:rPr>
            </w:pPr>
            <w:ins w:id="788" w:author="Alhabibi, Haider@Energy" w:date="2022-01-26T21:10:00Z">
              <w:r w:rsidRPr="0040687B">
                <w:rPr>
                  <w:rFonts w:eastAsia="Times New Roman" w:cs="Calibri"/>
                  <w:sz w:val="18"/>
                  <w:szCs w:val="18"/>
                </w:rPr>
                <w:t xml:space="preserve">&lt;&lt; Reference value from </w:t>
              </w:r>
              <w:del w:id="789" w:author="Tam, Danny@Energy" w:date="2022-02-28T15:45:00Z">
                <w:r w:rsidRPr="0040687B" w:rsidDel="00D11E38">
                  <w:rPr>
                    <w:rFonts w:eastAsia="Times New Roman" w:cs="Calibri"/>
                    <w:sz w:val="18"/>
                    <w:szCs w:val="18"/>
                  </w:rPr>
                  <w:delText>CF1R</w:delText>
                </w:r>
              </w:del>
            </w:ins>
            <w:ins w:id="790" w:author="Tam, Danny@Energy" w:date="2022-02-28T15:45:00Z">
              <w:r w:rsidR="00D11E38">
                <w:rPr>
                  <w:rFonts w:eastAsia="Times New Roman" w:cs="Calibri"/>
                  <w:sz w:val="18"/>
                  <w:szCs w:val="18"/>
                </w:rPr>
                <w:t>NRCC</w:t>
              </w:r>
            </w:ins>
            <w:ins w:id="791" w:author="Alhabibi, Haider@Energy" w:date="2022-01-26T21:10:00Z">
              <w:r w:rsidRPr="0040687B">
                <w:rPr>
                  <w:rFonts w:eastAsia="Times New Roman" w:cs="Calibri"/>
                  <w:sz w:val="18"/>
                  <w:szCs w:val="18"/>
                </w:rPr>
                <w:t>&gt;&gt;</w:t>
              </w:r>
            </w:ins>
          </w:p>
        </w:tc>
        <w:tc>
          <w:tcPr>
            <w:tcW w:w="375" w:type="pct"/>
          </w:tcPr>
          <w:p w14:paraId="427EC765" w14:textId="5A6BD6BD" w:rsidR="002373BC" w:rsidRPr="0040687B" w:rsidRDefault="002373BC" w:rsidP="009A4623">
            <w:pPr>
              <w:spacing w:after="0"/>
              <w:jc w:val="center"/>
              <w:rPr>
                <w:ins w:id="792" w:author="Alhabibi, Haider@Energy" w:date="2022-01-26T21:10:00Z"/>
                <w:rFonts w:eastAsia="Times New Roman" w:cstheme="minorHAnsi"/>
                <w:sz w:val="18"/>
                <w:szCs w:val="18"/>
              </w:rPr>
            </w:pPr>
            <w:ins w:id="793" w:author="Alhabibi, Haider@Energy" w:date="2022-01-26T21:10:00Z">
              <w:r w:rsidRPr="0040687B">
                <w:rPr>
                  <w:rFonts w:eastAsia="Times New Roman" w:cs="Calibri"/>
                  <w:sz w:val="18"/>
                  <w:szCs w:val="18"/>
                </w:rPr>
                <w:t xml:space="preserve">&lt;&lt; Reference value from </w:t>
              </w:r>
              <w:del w:id="794" w:author="Tam, Danny@Energy" w:date="2022-02-28T15:45:00Z">
                <w:r w:rsidRPr="0040687B" w:rsidDel="00D11E38">
                  <w:rPr>
                    <w:rFonts w:eastAsia="Times New Roman" w:cs="Calibri"/>
                    <w:sz w:val="18"/>
                    <w:szCs w:val="18"/>
                  </w:rPr>
                  <w:delText>CF1R</w:delText>
                </w:r>
              </w:del>
            </w:ins>
            <w:ins w:id="795" w:author="Tam, Danny@Energy" w:date="2022-02-28T15:45:00Z">
              <w:r w:rsidR="00D11E38">
                <w:rPr>
                  <w:rFonts w:eastAsia="Times New Roman" w:cs="Calibri"/>
                  <w:sz w:val="18"/>
                  <w:szCs w:val="18"/>
                </w:rPr>
                <w:t>NRCC</w:t>
              </w:r>
            </w:ins>
            <w:ins w:id="796" w:author="Alhabibi, Haider@Energy" w:date="2022-01-26T21:10:00Z">
              <w:r w:rsidRPr="0040687B">
                <w:rPr>
                  <w:rFonts w:eastAsia="Times New Roman" w:cs="Calibri"/>
                  <w:sz w:val="18"/>
                  <w:szCs w:val="18"/>
                </w:rPr>
                <w:t>&gt;&gt;</w:t>
              </w:r>
            </w:ins>
          </w:p>
        </w:tc>
        <w:tc>
          <w:tcPr>
            <w:tcW w:w="437" w:type="pct"/>
          </w:tcPr>
          <w:p w14:paraId="14B4339A" w14:textId="7619F12A" w:rsidR="002373BC" w:rsidRPr="0040687B" w:rsidRDefault="002373BC" w:rsidP="009A4623">
            <w:pPr>
              <w:spacing w:after="0"/>
              <w:jc w:val="center"/>
              <w:rPr>
                <w:ins w:id="797" w:author="Alhabibi, Haider@Energy" w:date="2022-01-26T21:10:00Z"/>
                <w:rFonts w:eastAsia="Times New Roman" w:cstheme="minorHAnsi"/>
                <w:sz w:val="18"/>
                <w:szCs w:val="18"/>
              </w:rPr>
            </w:pPr>
            <w:ins w:id="798" w:author="Alhabibi, Haider@Energy" w:date="2022-01-26T21:10:00Z">
              <w:r w:rsidRPr="0040687B">
                <w:rPr>
                  <w:rFonts w:eastAsia="Times New Roman" w:cstheme="minorHAnsi"/>
                  <w:sz w:val="18"/>
                  <w:szCs w:val="18"/>
                </w:rPr>
                <w:t xml:space="preserve">&lt;&lt; Reference value from </w:t>
              </w:r>
              <w:del w:id="799" w:author="Tam, Danny@Energy" w:date="2022-02-28T15:45:00Z">
                <w:r w:rsidRPr="0040687B" w:rsidDel="00D11E38">
                  <w:rPr>
                    <w:rFonts w:eastAsia="Times New Roman" w:cstheme="minorHAnsi"/>
                    <w:sz w:val="18"/>
                    <w:szCs w:val="18"/>
                  </w:rPr>
                  <w:delText>CF1R</w:delText>
                </w:r>
              </w:del>
            </w:ins>
            <w:ins w:id="800" w:author="Tam, Danny@Energy" w:date="2022-02-28T15:45:00Z">
              <w:r w:rsidR="00D11E38">
                <w:rPr>
                  <w:rFonts w:eastAsia="Times New Roman" w:cstheme="minorHAnsi"/>
                  <w:sz w:val="18"/>
                  <w:szCs w:val="18"/>
                </w:rPr>
                <w:t>NRCC</w:t>
              </w:r>
            </w:ins>
            <w:ins w:id="801" w:author="Alhabibi, Haider@Energy" w:date="2022-01-26T21:10:00Z">
              <w:r w:rsidRPr="0040687B">
                <w:rPr>
                  <w:rFonts w:eastAsia="Times New Roman" w:cstheme="minorHAnsi"/>
                  <w:sz w:val="18"/>
                  <w:szCs w:val="18"/>
                </w:rPr>
                <w:t>&gt;&gt;</w:t>
              </w:r>
            </w:ins>
          </w:p>
        </w:tc>
        <w:tc>
          <w:tcPr>
            <w:tcW w:w="437" w:type="pct"/>
          </w:tcPr>
          <w:p w14:paraId="602C607A" w14:textId="5C45D6A9" w:rsidR="002373BC" w:rsidRPr="0040687B" w:rsidRDefault="002373BC" w:rsidP="009A4623">
            <w:pPr>
              <w:spacing w:after="0"/>
              <w:jc w:val="center"/>
              <w:rPr>
                <w:ins w:id="802" w:author="Alhabibi, Haider@Energy" w:date="2022-01-26T21:10:00Z"/>
                <w:rFonts w:eastAsia="Times New Roman" w:cstheme="minorHAnsi"/>
                <w:sz w:val="18"/>
                <w:szCs w:val="18"/>
              </w:rPr>
            </w:pPr>
            <w:ins w:id="803" w:author="Alhabibi, Haider@Energy" w:date="2022-01-26T21:10:00Z">
              <w:r w:rsidRPr="0040687B">
                <w:rPr>
                  <w:rFonts w:eastAsia="Times New Roman" w:cs="Calibri"/>
                  <w:sz w:val="18"/>
                  <w:szCs w:val="18"/>
                </w:rPr>
                <w:t xml:space="preserve">&lt;&lt; Reference value from </w:t>
              </w:r>
              <w:del w:id="804" w:author="Tam, Danny@Energy" w:date="2022-02-28T15:45:00Z">
                <w:r w:rsidRPr="0040687B" w:rsidDel="00D11E38">
                  <w:rPr>
                    <w:rFonts w:eastAsia="Times New Roman" w:cs="Calibri"/>
                    <w:sz w:val="18"/>
                    <w:szCs w:val="18"/>
                  </w:rPr>
                  <w:delText>CF1R</w:delText>
                </w:r>
              </w:del>
            </w:ins>
            <w:ins w:id="805" w:author="Tam, Danny@Energy" w:date="2022-02-28T15:45:00Z">
              <w:r w:rsidR="00D11E38">
                <w:rPr>
                  <w:rFonts w:eastAsia="Times New Roman" w:cs="Calibri"/>
                  <w:sz w:val="18"/>
                  <w:szCs w:val="18"/>
                </w:rPr>
                <w:t>NRCC</w:t>
              </w:r>
            </w:ins>
            <w:ins w:id="806" w:author="Alhabibi, Haider@Energy" w:date="2022-01-26T21:10:00Z">
              <w:r w:rsidRPr="0040687B">
                <w:rPr>
                  <w:rFonts w:eastAsia="Times New Roman" w:cs="Calibri"/>
                  <w:sz w:val="18"/>
                  <w:szCs w:val="18"/>
                </w:rPr>
                <w:t>&gt;&gt;</w:t>
              </w:r>
            </w:ins>
          </w:p>
        </w:tc>
        <w:tc>
          <w:tcPr>
            <w:tcW w:w="407" w:type="pct"/>
          </w:tcPr>
          <w:p w14:paraId="217E17BE" w14:textId="7E48FBB7" w:rsidR="002373BC" w:rsidRPr="0040687B" w:rsidRDefault="002373BC" w:rsidP="009A4623">
            <w:pPr>
              <w:spacing w:after="0"/>
              <w:jc w:val="center"/>
              <w:rPr>
                <w:ins w:id="807" w:author="Alhabibi, Haider@Energy" w:date="2022-01-26T21:10:00Z"/>
                <w:rFonts w:eastAsia="Times New Roman" w:cstheme="minorHAnsi"/>
                <w:sz w:val="18"/>
                <w:szCs w:val="18"/>
              </w:rPr>
            </w:pPr>
            <w:ins w:id="808" w:author="Alhabibi, Haider@Energy" w:date="2022-01-26T21:10:00Z">
              <w:r w:rsidRPr="0040687B">
                <w:rPr>
                  <w:rFonts w:eastAsia="Times New Roman" w:cs="Calibri"/>
                  <w:sz w:val="18"/>
                  <w:szCs w:val="18"/>
                </w:rPr>
                <w:t xml:space="preserve">&lt;&lt; Reference value from </w:t>
              </w:r>
              <w:del w:id="809" w:author="Tam, Danny@Energy" w:date="2022-02-28T15:45:00Z">
                <w:r w:rsidRPr="0040687B" w:rsidDel="00D11E38">
                  <w:rPr>
                    <w:rFonts w:eastAsia="Times New Roman" w:cs="Calibri"/>
                    <w:sz w:val="18"/>
                    <w:szCs w:val="18"/>
                  </w:rPr>
                  <w:delText>CF1R</w:delText>
                </w:r>
              </w:del>
            </w:ins>
            <w:ins w:id="810" w:author="Tam, Danny@Energy" w:date="2022-02-28T15:45:00Z">
              <w:r w:rsidR="00D11E38">
                <w:rPr>
                  <w:rFonts w:eastAsia="Times New Roman" w:cs="Calibri"/>
                  <w:sz w:val="18"/>
                  <w:szCs w:val="18"/>
                </w:rPr>
                <w:t>NRCC</w:t>
              </w:r>
            </w:ins>
            <w:ins w:id="811" w:author="Alhabibi, Haider@Energy" w:date="2022-01-26T21:10:00Z">
              <w:r w:rsidRPr="0040687B">
                <w:rPr>
                  <w:rFonts w:eastAsia="Times New Roman" w:cs="Calibri"/>
                  <w:sz w:val="18"/>
                  <w:szCs w:val="18"/>
                </w:rPr>
                <w:t>&gt;&gt;</w:t>
              </w:r>
            </w:ins>
          </w:p>
        </w:tc>
        <w:tc>
          <w:tcPr>
            <w:tcW w:w="374" w:type="pct"/>
          </w:tcPr>
          <w:p w14:paraId="7D618B51" w14:textId="50ED9204" w:rsidR="002373BC" w:rsidRPr="0040687B" w:rsidRDefault="002373BC" w:rsidP="009A4623">
            <w:pPr>
              <w:spacing w:after="0"/>
              <w:rPr>
                <w:ins w:id="812" w:author="Alhabibi, Haider@Energy" w:date="2022-01-26T21:10:00Z"/>
                <w:rFonts w:eastAsia="Times New Roman" w:cstheme="minorHAnsi"/>
                <w:sz w:val="18"/>
                <w:szCs w:val="18"/>
              </w:rPr>
            </w:pPr>
            <w:ins w:id="813" w:author="Alhabibi, Haider@Energy" w:date="2022-01-26T21:10:00Z">
              <w:r w:rsidRPr="0040687B">
                <w:rPr>
                  <w:rFonts w:eastAsia="Times New Roman" w:cstheme="minorHAnsi"/>
                  <w:sz w:val="18"/>
                  <w:szCs w:val="18"/>
                </w:rPr>
                <w:t xml:space="preserve">&lt;&lt; Reference value from </w:t>
              </w:r>
              <w:del w:id="814" w:author="Tam, Danny@Energy" w:date="2022-02-28T15:45:00Z">
                <w:r w:rsidRPr="0040687B" w:rsidDel="00D11E38">
                  <w:rPr>
                    <w:rFonts w:eastAsia="Times New Roman" w:cstheme="minorHAnsi"/>
                    <w:sz w:val="18"/>
                    <w:szCs w:val="18"/>
                  </w:rPr>
                  <w:delText>CF1R</w:delText>
                </w:r>
              </w:del>
            </w:ins>
            <w:ins w:id="815" w:author="Tam, Danny@Energy" w:date="2022-02-28T15:45:00Z">
              <w:r w:rsidR="00D11E38">
                <w:rPr>
                  <w:rFonts w:eastAsia="Times New Roman" w:cstheme="minorHAnsi"/>
                  <w:sz w:val="18"/>
                  <w:szCs w:val="18"/>
                </w:rPr>
                <w:t>NRCC</w:t>
              </w:r>
            </w:ins>
            <w:ins w:id="816" w:author="Alhabibi, Haider@Energy" w:date="2022-01-26T21:10:00Z">
              <w:r w:rsidRPr="0040687B">
                <w:rPr>
                  <w:rFonts w:eastAsia="Times New Roman" w:cstheme="minorHAnsi"/>
                  <w:sz w:val="18"/>
                  <w:szCs w:val="18"/>
                </w:rPr>
                <w:t>&gt;&gt;</w:t>
              </w:r>
            </w:ins>
          </w:p>
        </w:tc>
        <w:tc>
          <w:tcPr>
            <w:tcW w:w="500" w:type="pct"/>
          </w:tcPr>
          <w:p w14:paraId="222AA494" w14:textId="77777777" w:rsidR="002373BC" w:rsidRPr="00744DE2" w:rsidRDefault="002373BC" w:rsidP="009A4623">
            <w:pPr>
              <w:spacing w:after="0"/>
              <w:ind w:left="-13"/>
              <w:rPr>
                <w:ins w:id="817" w:author="Alhabibi, Haider@Energy" w:date="2022-01-26T21:10:00Z"/>
                <w:sz w:val="18"/>
                <w:szCs w:val="18"/>
              </w:rPr>
            </w:pPr>
            <w:ins w:id="818" w:author="Alhabibi, Haider@Energy" w:date="2022-01-26T21:10:00Z">
              <w:r w:rsidRPr="00744DE2">
                <w:rPr>
                  <w:sz w:val="18"/>
                  <w:szCs w:val="18"/>
                </w:rPr>
                <w:t>&lt;&lt;if performance, hide column from user, needed for equivalency lookup; Reference value from XML; Elseif prescriptive, do not require field&gt;&gt;</w:t>
              </w:r>
            </w:ins>
          </w:p>
          <w:p w14:paraId="58F888DF" w14:textId="77777777" w:rsidR="002373BC" w:rsidRPr="00744DE2" w:rsidRDefault="002373BC" w:rsidP="009A4623">
            <w:pPr>
              <w:spacing w:after="0"/>
              <w:jc w:val="center"/>
              <w:rPr>
                <w:ins w:id="819" w:author="Alhabibi, Haider@Energy" w:date="2022-01-26T21:10:00Z"/>
                <w:rFonts w:eastAsia="Times New Roman" w:cstheme="minorHAnsi"/>
                <w:sz w:val="18"/>
                <w:szCs w:val="18"/>
              </w:rPr>
            </w:pPr>
          </w:p>
        </w:tc>
      </w:tr>
      <w:tr w:rsidR="002373BC" w:rsidRPr="00C071B0" w14:paraId="3911B665" w14:textId="77777777" w:rsidTr="009A4623">
        <w:trPr>
          <w:ins w:id="820" w:author="Alhabibi, Haider@Energy" w:date="2022-01-26T21:10:00Z"/>
        </w:trPr>
        <w:tc>
          <w:tcPr>
            <w:tcW w:w="405" w:type="pct"/>
          </w:tcPr>
          <w:p w14:paraId="2AC9BFE9" w14:textId="77777777" w:rsidR="002373BC" w:rsidRPr="003F4127" w:rsidRDefault="002373BC" w:rsidP="009A4623">
            <w:pPr>
              <w:jc w:val="center"/>
              <w:rPr>
                <w:ins w:id="821" w:author="Alhabibi, Haider@Energy" w:date="2022-01-26T21:10:00Z"/>
                <w:rFonts w:cstheme="minorHAnsi"/>
                <w:sz w:val="20"/>
                <w:szCs w:val="20"/>
              </w:rPr>
            </w:pPr>
          </w:p>
        </w:tc>
        <w:tc>
          <w:tcPr>
            <w:tcW w:w="437" w:type="pct"/>
          </w:tcPr>
          <w:p w14:paraId="18D40AF0" w14:textId="77777777" w:rsidR="002373BC" w:rsidRPr="003F4127" w:rsidRDefault="002373BC" w:rsidP="009A4623">
            <w:pPr>
              <w:jc w:val="center"/>
              <w:rPr>
                <w:ins w:id="822" w:author="Alhabibi, Haider@Energy" w:date="2022-01-26T21:10:00Z"/>
                <w:rFonts w:cstheme="minorHAnsi"/>
                <w:sz w:val="20"/>
                <w:szCs w:val="20"/>
              </w:rPr>
            </w:pPr>
          </w:p>
        </w:tc>
        <w:tc>
          <w:tcPr>
            <w:tcW w:w="407" w:type="pct"/>
          </w:tcPr>
          <w:p w14:paraId="19B462FF" w14:textId="77777777" w:rsidR="002373BC" w:rsidRPr="003F4127" w:rsidRDefault="002373BC" w:rsidP="009A4623">
            <w:pPr>
              <w:jc w:val="center"/>
              <w:rPr>
                <w:ins w:id="823" w:author="Alhabibi, Haider@Energy" w:date="2022-01-26T21:10:00Z"/>
                <w:rFonts w:cstheme="minorHAnsi"/>
                <w:sz w:val="20"/>
                <w:szCs w:val="20"/>
              </w:rPr>
            </w:pPr>
          </w:p>
        </w:tc>
        <w:tc>
          <w:tcPr>
            <w:tcW w:w="407" w:type="pct"/>
          </w:tcPr>
          <w:p w14:paraId="384680E4" w14:textId="77777777" w:rsidR="002373BC" w:rsidRPr="003F4127" w:rsidRDefault="002373BC" w:rsidP="009A4623">
            <w:pPr>
              <w:jc w:val="center"/>
              <w:rPr>
                <w:ins w:id="824" w:author="Alhabibi, Haider@Energy" w:date="2022-01-26T21:10:00Z"/>
                <w:rFonts w:cstheme="minorHAnsi"/>
                <w:sz w:val="20"/>
                <w:szCs w:val="20"/>
              </w:rPr>
            </w:pPr>
          </w:p>
        </w:tc>
        <w:tc>
          <w:tcPr>
            <w:tcW w:w="343" w:type="pct"/>
          </w:tcPr>
          <w:p w14:paraId="03CB83C6" w14:textId="77777777" w:rsidR="002373BC" w:rsidRPr="003F4127" w:rsidRDefault="002373BC" w:rsidP="009A4623">
            <w:pPr>
              <w:jc w:val="center"/>
              <w:rPr>
                <w:ins w:id="825" w:author="Alhabibi, Haider@Energy" w:date="2022-01-26T21:10:00Z"/>
                <w:rFonts w:cstheme="minorHAnsi"/>
                <w:sz w:val="20"/>
                <w:szCs w:val="20"/>
              </w:rPr>
            </w:pPr>
          </w:p>
        </w:tc>
        <w:tc>
          <w:tcPr>
            <w:tcW w:w="470" w:type="pct"/>
          </w:tcPr>
          <w:p w14:paraId="318AE759" w14:textId="77777777" w:rsidR="002373BC" w:rsidRPr="003F4127" w:rsidRDefault="002373BC" w:rsidP="009A4623">
            <w:pPr>
              <w:jc w:val="center"/>
              <w:rPr>
                <w:ins w:id="826" w:author="Alhabibi, Haider@Energy" w:date="2022-01-26T21:10:00Z"/>
                <w:rFonts w:cstheme="minorHAnsi"/>
                <w:sz w:val="20"/>
                <w:szCs w:val="20"/>
              </w:rPr>
            </w:pPr>
          </w:p>
        </w:tc>
        <w:tc>
          <w:tcPr>
            <w:tcW w:w="375" w:type="pct"/>
          </w:tcPr>
          <w:p w14:paraId="38D9FF73" w14:textId="77777777" w:rsidR="002373BC" w:rsidRPr="003F4127" w:rsidRDefault="002373BC" w:rsidP="009A4623">
            <w:pPr>
              <w:jc w:val="center"/>
              <w:rPr>
                <w:ins w:id="827" w:author="Alhabibi, Haider@Energy" w:date="2022-01-26T21:10:00Z"/>
                <w:rFonts w:cstheme="minorHAnsi"/>
                <w:sz w:val="20"/>
                <w:szCs w:val="20"/>
              </w:rPr>
            </w:pPr>
          </w:p>
        </w:tc>
        <w:tc>
          <w:tcPr>
            <w:tcW w:w="437" w:type="pct"/>
          </w:tcPr>
          <w:p w14:paraId="1E29A882" w14:textId="77777777" w:rsidR="002373BC" w:rsidRPr="003F4127" w:rsidRDefault="002373BC" w:rsidP="009A4623">
            <w:pPr>
              <w:jc w:val="center"/>
              <w:rPr>
                <w:ins w:id="828" w:author="Alhabibi, Haider@Energy" w:date="2022-01-26T21:10:00Z"/>
                <w:rFonts w:cstheme="minorHAnsi"/>
                <w:sz w:val="20"/>
                <w:szCs w:val="20"/>
              </w:rPr>
            </w:pPr>
          </w:p>
        </w:tc>
        <w:tc>
          <w:tcPr>
            <w:tcW w:w="437" w:type="pct"/>
          </w:tcPr>
          <w:p w14:paraId="3F3252E0" w14:textId="77777777" w:rsidR="002373BC" w:rsidRPr="003F4127" w:rsidRDefault="002373BC" w:rsidP="009A4623">
            <w:pPr>
              <w:jc w:val="center"/>
              <w:rPr>
                <w:ins w:id="829" w:author="Alhabibi, Haider@Energy" w:date="2022-01-26T21:10:00Z"/>
                <w:rFonts w:cstheme="minorHAnsi"/>
                <w:sz w:val="20"/>
                <w:szCs w:val="20"/>
              </w:rPr>
            </w:pPr>
          </w:p>
        </w:tc>
        <w:tc>
          <w:tcPr>
            <w:tcW w:w="407" w:type="pct"/>
          </w:tcPr>
          <w:p w14:paraId="08A23871" w14:textId="77777777" w:rsidR="002373BC" w:rsidRPr="003F4127" w:rsidRDefault="002373BC" w:rsidP="009A4623">
            <w:pPr>
              <w:jc w:val="center"/>
              <w:rPr>
                <w:ins w:id="830" w:author="Alhabibi, Haider@Energy" w:date="2022-01-26T21:10:00Z"/>
                <w:rFonts w:cstheme="minorHAnsi"/>
                <w:sz w:val="20"/>
                <w:szCs w:val="20"/>
              </w:rPr>
            </w:pPr>
          </w:p>
        </w:tc>
        <w:tc>
          <w:tcPr>
            <w:tcW w:w="374" w:type="pct"/>
          </w:tcPr>
          <w:p w14:paraId="525BEB17" w14:textId="77777777" w:rsidR="002373BC" w:rsidRPr="003F4127" w:rsidRDefault="002373BC" w:rsidP="009A4623">
            <w:pPr>
              <w:jc w:val="center"/>
              <w:rPr>
                <w:ins w:id="831" w:author="Alhabibi, Haider@Energy" w:date="2022-01-26T21:10:00Z"/>
                <w:rFonts w:cstheme="minorHAnsi"/>
                <w:sz w:val="20"/>
                <w:szCs w:val="20"/>
              </w:rPr>
            </w:pPr>
          </w:p>
        </w:tc>
        <w:tc>
          <w:tcPr>
            <w:tcW w:w="500" w:type="pct"/>
          </w:tcPr>
          <w:p w14:paraId="2B56B95C" w14:textId="77777777" w:rsidR="002373BC" w:rsidRPr="003F4127" w:rsidRDefault="002373BC" w:rsidP="009A4623">
            <w:pPr>
              <w:jc w:val="center"/>
              <w:rPr>
                <w:ins w:id="832" w:author="Alhabibi, Haider@Energy" w:date="2022-01-26T21:10:00Z"/>
                <w:rFonts w:cstheme="minorHAnsi"/>
                <w:sz w:val="20"/>
                <w:szCs w:val="20"/>
              </w:rPr>
            </w:pPr>
          </w:p>
        </w:tc>
      </w:tr>
    </w:tbl>
    <w:p w14:paraId="4A436EB4" w14:textId="01287FE3" w:rsidR="002373BC" w:rsidRDefault="002373BC" w:rsidP="00C168A0">
      <w:pPr>
        <w:spacing w:after="0"/>
        <w:rPr>
          <w:ins w:id="833" w:author="Alhabibi, Haider@Energy" w:date="2022-01-26T21:10:00Z"/>
          <w:rFonts w:asciiTheme="minorHAnsi" w:hAnsiTheme="minorHAnsi" w:cstheme="minorHAnsi"/>
          <w:sz w:val="18"/>
          <w:szCs w:val="18"/>
        </w:rPr>
      </w:pPr>
    </w:p>
    <w:p w14:paraId="09BED2DA" w14:textId="77777777" w:rsidR="002373BC" w:rsidRPr="009C3545" w:rsidRDefault="002373BC" w:rsidP="00C168A0">
      <w:pPr>
        <w:spacing w:after="0"/>
        <w:rPr>
          <w:rFonts w:asciiTheme="minorHAnsi" w:hAnsiTheme="minorHAnsi" w:cstheme="minorHAnsi"/>
          <w:sz w:val="18"/>
          <w:szCs w:val="18"/>
        </w:rPr>
      </w:pPr>
    </w:p>
    <w:tbl>
      <w:tblPr>
        <w:tblpPr w:leftFromText="180" w:rightFromText="180" w:vertAnchor="text" w:tblpY="1"/>
        <w:tblOverlap w:val="neve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35"/>
        <w:gridCol w:w="803"/>
        <w:gridCol w:w="693"/>
        <w:gridCol w:w="630"/>
        <w:gridCol w:w="949"/>
        <w:gridCol w:w="883"/>
        <w:gridCol w:w="963"/>
        <w:gridCol w:w="1112"/>
        <w:gridCol w:w="975"/>
        <w:gridCol w:w="940"/>
        <w:gridCol w:w="745"/>
        <w:gridCol w:w="1049"/>
      </w:tblGrid>
      <w:tr w:rsidR="00B35C2E" w:rsidRPr="009C3545" w14:paraId="6E22C532" w14:textId="77777777" w:rsidTr="00547A32">
        <w:tc>
          <w:tcPr>
            <w:tcW w:w="14598" w:type="dxa"/>
            <w:gridSpan w:val="12"/>
            <w:tcBorders>
              <w:top w:val="single" w:sz="4" w:space="0" w:color="auto"/>
              <w:left w:val="single" w:sz="4" w:space="0" w:color="auto"/>
              <w:bottom w:val="single" w:sz="4" w:space="0" w:color="auto"/>
              <w:right w:val="single" w:sz="4" w:space="0" w:color="auto"/>
            </w:tcBorders>
            <w:vAlign w:val="center"/>
          </w:tcPr>
          <w:p w14:paraId="4253C778" w14:textId="1C290E83" w:rsidR="00B35C2E" w:rsidRPr="009C3545" w:rsidRDefault="008A15E5">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9C3545">
              <w:rPr>
                <w:rFonts w:asciiTheme="minorHAnsi" w:hAnsiTheme="minorHAnsi" w:cstheme="minorHAnsi"/>
                <w:b/>
                <w:sz w:val="18"/>
                <w:szCs w:val="18"/>
              </w:rPr>
              <w:t>C</w:t>
            </w:r>
            <w:r w:rsidR="00B35C2E" w:rsidRPr="009C3545">
              <w:rPr>
                <w:rFonts w:asciiTheme="minorHAnsi" w:hAnsiTheme="minorHAnsi" w:cstheme="minorHAnsi"/>
                <w:b/>
                <w:sz w:val="18"/>
                <w:szCs w:val="18"/>
              </w:rPr>
              <w:t xml:space="preserve">. </w:t>
            </w:r>
            <w:r w:rsidRPr="009C3545">
              <w:rPr>
                <w:rFonts w:asciiTheme="minorHAnsi" w:hAnsiTheme="minorHAnsi" w:cstheme="minorHAnsi"/>
                <w:b/>
                <w:sz w:val="18"/>
                <w:szCs w:val="18"/>
              </w:rPr>
              <w:t>Installed</w:t>
            </w:r>
            <w:r w:rsidR="00B35C2E" w:rsidRPr="009C3545">
              <w:rPr>
                <w:rFonts w:asciiTheme="minorHAnsi" w:hAnsiTheme="minorHAnsi" w:cstheme="minorHAnsi"/>
                <w:b/>
                <w:sz w:val="18"/>
                <w:szCs w:val="18"/>
              </w:rPr>
              <w:t xml:space="preserve"> HERS Verified Central Water Heating Systems Information </w:t>
            </w:r>
          </w:p>
          <w:p w14:paraId="7FCDE550" w14:textId="45078B14" w:rsidR="00B35C2E" w:rsidRDefault="00B35C2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This table reports the water heating system features that were specified on the registered </w:t>
            </w:r>
            <w:del w:id="834" w:author="Tam, Danny@Energy" w:date="2022-02-28T15:45:00Z">
              <w:r w:rsidRPr="009C3545" w:rsidDel="00D11E38">
                <w:rPr>
                  <w:rFonts w:asciiTheme="minorHAnsi" w:eastAsia="Times New Roman" w:hAnsiTheme="minorHAnsi" w:cstheme="minorHAnsi"/>
                  <w:sz w:val="18"/>
                  <w:szCs w:val="18"/>
                </w:rPr>
                <w:delText>CF1R</w:delText>
              </w:r>
            </w:del>
            <w:ins w:id="835" w:author="Tam, Danny@Energy" w:date="2022-02-28T15:45:00Z">
              <w:r w:rsidR="00D11E38">
                <w:rPr>
                  <w:rFonts w:asciiTheme="minorHAnsi" w:eastAsia="Times New Roman" w:hAnsiTheme="minorHAnsi" w:cstheme="minorHAnsi"/>
                  <w:sz w:val="18"/>
                  <w:szCs w:val="18"/>
                </w:rPr>
                <w:t>NRCC</w:t>
              </w:r>
            </w:ins>
            <w:r w:rsidRPr="009C3545">
              <w:rPr>
                <w:rFonts w:asciiTheme="minorHAnsi" w:eastAsia="Times New Roman" w:hAnsiTheme="minorHAnsi" w:cstheme="minorHAnsi"/>
                <w:sz w:val="18"/>
                <w:szCs w:val="18"/>
              </w:rPr>
              <w:t xml:space="preserve"> compliance document for this project.</w:t>
            </w:r>
          </w:p>
          <w:p w14:paraId="23181678" w14:textId="4D6F601F" w:rsidR="00430E9A" w:rsidRPr="009C3545" w:rsidRDefault="00430E9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&lt;&lt;require one row of data for each water heater identified on the </w:t>
            </w:r>
            <w:del w:id="836" w:author="Tam, Danny@Energy" w:date="2022-02-28T15:45:00Z">
              <w:r w:rsidDel="00D11E38">
                <w:rPr>
                  <w:rFonts w:asciiTheme="minorHAnsi" w:eastAsia="Times New Roman" w:hAnsiTheme="minorHAnsi" w:cstheme="minorHAnsi"/>
                  <w:sz w:val="18"/>
                  <w:szCs w:val="18"/>
                </w:rPr>
                <w:delText>CF1R</w:delText>
              </w:r>
            </w:del>
            <w:ins w:id="837" w:author="Tam, Danny@Energy" w:date="2022-02-28T15:45:00Z">
              <w:r w:rsidR="00D11E38">
                <w:rPr>
                  <w:rFonts w:asciiTheme="minorHAnsi" w:eastAsia="Times New Roman" w:hAnsiTheme="minorHAnsi" w:cstheme="minorHAnsi"/>
                  <w:sz w:val="18"/>
                  <w:szCs w:val="18"/>
                </w:rPr>
                <w:t>NRCC</w:t>
              </w:r>
            </w:ins>
            <w:r>
              <w:rPr>
                <w:rFonts w:asciiTheme="minorHAnsi" w:eastAsia="Times New Roman" w:hAnsiTheme="minorHAnsi" w:cstheme="minorHAnsi"/>
                <w:sz w:val="18"/>
                <w:szCs w:val="18"/>
              </w:rPr>
              <w:t>-PRF&gt;&gt;</w:t>
            </w:r>
          </w:p>
        </w:tc>
      </w:tr>
      <w:tr w:rsidR="00B35C2E" w:rsidRPr="009C3545" w14:paraId="30F10DB9" w14:textId="77777777" w:rsidTr="00A8364F">
        <w:tc>
          <w:tcPr>
            <w:tcW w:w="1418" w:type="dxa"/>
            <w:tcBorders>
              <w:top w:val="single" w:sz="4" w:space="0" w:color="auto"/>
              <w:left w:val="single" w:sz="4" w:space="0" w:color="auto"/>
              <w:bottom w:val="single" w:sz="4" w:space="0" w:color="auto"/>
              <w:right w:val="single" w:sz="4" w:space="0" w:color="auto"/>
            </w:tcBorders>
            <w:vAlign w:val="center"/>
          </w:tcPr>
          <w:p w14:paraId="46F3F391"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01</w:t>
            </w:r>
          </w:p>
        </w:tc>
        <w:tc>
          <w:tcPr>
            <w:tcW w:w="1075" w:type="dxa"/>
            <w:tcBorders>
              <w:top w:val="single" w:sz="4" w:space="0" w:color="auto"/>
              <w:left w:val="single" w:sz="4" w:space="0" w:color="auto"/>
              <w:bottom w:val="single" w:sz="4" w:space="0" w:color="auto"/>
              <w:right w:val="single" w:sz="4" w:space="0" w:color="auto"/>
            </w:tcBorders>
            <w:vAlign w:val="center"/>
          </w:tcPr>
          <w:p w14:paraId="17D3EACE"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02</w:t>
            </w:r>
          </w:p>
        </w:tc>
        <w:tc>
          <w:tcPr>
            <w:tcW w:w="913" w:type="dxa"/>
            <w:tcBorders>
              <w:top w:val="single" w:sz="4" w:space="0" w:color="auto"/>
              <w:left w:val="single" w:sz="4" w:space="0" w:color="auto"/>
              <w:bottom w:val="single" w:sz="4" w:space="0" w:color="auto"/>
              <w:right w:val="single" w:sz="4" w:space="0" w:color="auto"/>
            </w:tcBorders>
            <w:vAlign w:val="center"/>
          </w:tcPr>
          <w:p w14:paraId="37E38E3E"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03</w:t>
            </w:r>
          </w:p>
        </w:tc>
        <w:tc>
          <w:tcPr>
            <w:tcW w:w="819" w:type="dxa"/>
            <w:tcBorders>
              <w:top w:val="single" w:sz="4" w:space="0" w:color="auto"/>
              <w:left w:val="single" w:sz="4" w:space="0" w:color="auto"/>
              <w:bottom w:val="single" w:sz="4" w:space="0" w:color="auto"/>
              <w:right w:val="single" w:sz="4" w:space="0" w:color="auto"/>
            </w:tcBorders>
            <w:vAlign w:val="center"/>
          </w:tcPr>
          <w:p w14:paraId="2FD4BD36"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04</w:t>
            </w:r>
          </w:p>
        </w:tc>
        <w:tc>
          <w:tcPr>
            <w:tcW w:w="1292" w:type="dxa"/>
            <w:tcBorders>
              <w:top w:val="single" w:sz="4" w:space="0" w:color="auto"/>
              <w:left w:val="single" w:sz="4" w:space="0" w:color="auto"/>
              <w:bottom w:val="single" w:sz="4" w:space="0" w:color="auto"/>
              <w:right w:val="single" w:sz="4" w:space="0" w:color="auto"/>
            </w:tcBorders>
            <w:vAlign w:val="center"/>
          </w:tcPr>
          <w:p w14:paraId="0F6B8E8C"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05</w:t>
            </w:r>
          </w:p>
        </w:tc>
        <w:tc>
          <w:tcPr>
            <w:tcW w:w="1194" w:type="dxa"/>
            <w:tcBorders>
              <w:top w:val="single" w:sz="4" w:space="0" w:color="auto"/>
              <w:left w:val="single" w:sz="4" w:space="0" w:color="auto"/>
              <w:bottom w:val="single" w:sz="4" w:space="0" w:color="auto"/>
              <w:right w:val="single" w:sz="4" w:space="0" w:color="auto"/>
            </w:tcBorders>
            <w:vAlign w:val="center"/>
          </w:tcPr>
          <w:p w14:paraId="2C4840BD"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06</w:t>
            </w:r>
          </w:p>
        </w:tc>
        <w:tc>
          <w:tcPr>
            <w:tcW w:w="1313" w:type="dxa"/>
            <w:tcBorders>
              <w:top w:val="single" w:sz="4" w:space="0" w:color="auto"/>
              <w:left w:val="single" w:sz="4" w:space="0" w:color="auto"/>
              <w:bottom w:val="single" w:sz="4" w:space="0" w:color="auto"/>
              <w:right w:val="single" w:sz="4" w:space="0" w:color="auto"/>
            </w:tcBorders>
            <w:vAlign w:val="center"/>
          </w:tcPr>
          <w:p w14:paraId="6AE86F1F"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07</w:t>
            </w:r>
          </w:p>
        </w:tc>
        <w:tc>
          <w:tcPr>
            <w:tcW w:w="1534" w:type="dxa"/>
            <w:tcBorders>
              <w:top w:val="single" w:sz="4" w:space="0" w:color="auto"/>
              <w:left w:val="single" w:sz="4" w:space="0" w:color="auto"/>
              <w:bottom w:val="single" w:sz="4" w:space="0" w:color="auto"/>
              <w:right w:val="single" w:sz="4" w:space="0" w:color="auto"/>
            </w:tcBorders>
            <w:vAlign w:val="center"/>
          </w:tcPr>
          <w:p w14:paraId="71FBD7A5"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08</w:t>
            </w:r>
          </w:p>
        </w:tc>
        <w:tc>
          <w:tcPr>
            <w:tcW w:w="1331" w:type="dxa"/>
            <w:tcBorders>
              <w:top w:val="single" w:sz="4" w:space="0" w:color="auto"/>
              <w:left w:val="single" w:sz="4" w:space="0" w:color="auto"/>
              <w:bottom w:val="single" w:sz="4" w:space="0" w:color="auto"/>
              <w:right w:val="single" w:sz="4" w:space="0" w:color="auto"/>
            </w:tcBorders>
            <w:vAlign w:val="center"/>
          </w:tcPr>
          <w:p w14:paraId="658CB79F"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09</w:t>
            </w:r>
          </w:p>
        </w:tc>
        <w:tc>
          <w:tcPr>
            <w:tcW w:w="1279" w:type="dxa"/>
            <w:tcBorders>
              <w:top w:val="single" w:sz="4" w:space="0" w:color="auto"/>
              <w:left w:val="single" w:sz="4" w:space="0" w:color="auto"/>
              <w:bottom w:val="single" w:sz="4" w:space="0" w:color="auto"/>
              <w:right w:val="single" w:sz="4" w:space="0" w:color="auto"/>
            </w:tcBorders>
            <w:vAlign w:val="center"/>
          </w:tcPr>
          <w:p w14:paraId="626D3124"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10</w:t>
            </w:r>
          </w:p>
        </w:tc>
        <w:tc>
          <w:tcPr>
            <w:tcW w:w="990" w:type="dxa"/>
            <w:tcBorders>
              <w:top w:val="single" w:sz="4" w:space="0" w:color="auto"/>
              <w:left w:val="single" w:sz="4" w:space="0" w:color="auto"/>
              <w:bottom w:val="single" w:sz="4" w:space="0" w:color="auto"/>
              <w:right w:val="single" w:sz="4" w:space="0" w:color="auto"/>
            </w:tcBorders>
            <w:vAlign w:val="center"/>
          </w:tcPr>
          <w:p w14:paraId="12031EE1"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11</w:t>
            </w:r>
          </w:p>
        </w:tc>
        <w:tc>
          <w:tcPr>
            <w:tcW w:w="1440" w:type="dxa"/>
            <w:tcBorders>
              <w:top w:val="single" w:sz="4" w:space="0" w:color="auto"/>
              <w:left w:val="single" w:sz="4" w:space="0" w:color="auto"/>
              <w:bottom w:val="single" w:sz="4" w:space="0" w:color="auto"/>
              <w:right w:val="single" w:sz="4" w:space="0" w:color="auto"/>
            </w:tcBorders>
            <w:vAlign w:val="center"/>
          </w:tcPr>
          <w:p w14:paraId="1CC44753"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C3545">
              <w:rPr>
                <w:rFonts w:asciiTheme="minorHAnsi" w:eastAsia="Times New Roman" w:hAnsiTheme="minorHAnsi" w:cstheme="minorHAnsi"/>
                <w:sz w:val="18"/>
                <w:szCs w:val="18"/>
              </w:rPr>
              <w:t>12</w:t>
            </w:r>
          </w:p>
        </w:tc>
      </w:tr>
      <w:tr w:rsidR="00B35C2E" w:rsidRPr="009C3545" w14:paraId="0F9716B9" w14:textId="77777777" w:rsidTr="00A8364F">
        <w:tc>
          <w:tcPr>
            <w:tcW w:w="1418" w:type="dxa"/>
            <w:tcBorders>
              <w:top w:val="single" w:sz="4" w:space="0" w:color="auto"/>
              <w:left w:val="single" w:sz="4" w:space="0" w:color="auto"/>
              <w:bottom w:val="single" w:sz="4" w:space="0" w:color="auto"/>
              <w:right w:val="single" w:sz="4" w:space="0" w:color="auto"/>
            </w:tcBorders>
            <w:vAlign w:val="bottom"/>
          </w:tcPr>
          <w:p w14:paraId="2AA8527E"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Water Heating System ID or Name</w:t>
            </w:r>
          </w:p>
        </w:tc>
        <w:tc>
          <w:tcPr>
            <w:tcW w:w="1075" w:type="dxa"/>
            <w:tcBorders>
              <w:top w:val="single" w:sz="4" w:space="0" w:color="auto"/>
              <w:left w:val="single" w:sz="4" w:space="0" w:color="auto"/>
              <w:bottom w:val="single" w:sz="4" w:space="0" w:color="auto"/>
              <w:right w:val="single" w:sz="4" w:space="0" w:color="auto"/>
            </w:tcBorders>
            <w:vAlign w:val="bottom"/>
          </w:tcPr>
          <w:p w14:paraId="16716EE9"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 Water Heating System Type</w:t>
            </w:r>
          </w:p>
        </w:tc>
        <w:tc>
          <w:tcPr>
            <w:tcW w:w="913" w:type="dxa"/>
            <w:tcBorders>
              <w:top w:val="single" w:sz="4" w:space="0" w:color="auto"/>
              <w:left w:val="single" w:sz="4" w:space="0" w:color="auto"/>
              <w:bottom w:val="single" w:sz="4" w:space="0" w:color="auto"/>
              <w:right w:val="single" w:sz="4" w:space="0" w:color="auto"/>
            </w:tcBorders>
            <w:vAlign w:val="bottom"/>
          </w:tcPr>
          <w:p w14:paraId="18B8B0E5"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Water Heater Type</w:t>
            </w:r>
          </w:p>
        </w:tc>
        <w:tc>
          <w:tcPr>
            <w:tcW w:w="819" w:type="dxa"/>
            <w:tcBorders>
              <w:top w:val="single" w:sz="4" w:space="0" w:color="auto"/>
              <w:left w:val="single" w:sz="4" w:space="0" w:color="auto"/>
              <w:bottom w:val="single" w:sz="4" w:space="0" w:color="auto"/>
              <w:right w:val="single" w:sz="4" w:space="0" w:color="auto"/>
            </w:tcBorders>
            <w:vAlign w:val="bottom"/>
          </w:tcPr>
          <w:p w14:paraId="00670947"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 </w:t>
            </w:r>
            <w:proofErr w:type="gramStart"/>
            <w:r w:rsidRPr="009C3545">
              <w:rPr>
                <w:rFonts w:asciiTheme="minorHAnsi" w:eastAsia="Times New Roman" w:hAnsiTheme="minorHAnsi" w:cstheme="minorHAnsi"/>
                <w:sz w:val="18"/>
                <w:szCs w:val="18"/>
              </w:rPr>
              <w:t>of</w:t>
            </w:r>
            <w:proofErr w:type="gramEnd"/>
            <w:r w:rsidRPr="009C3545">
              <w:rPr>
                <w:rFonts w:asciiTheme="minorHAnsi" w:eastAsia="Times New Roman" w:hAnsiTheme="minorHAnsi" w:cstheme="minorHAnsi"/>
                <w:sz w:val="18"/>
                <w:szCs w:val="18"/>
              </w:rPr>
              <w:t xml:space="preserve"> Water Heaters in System</w:t>
            </w:r>
          </w:p>
        </w:tc>
        <w:tc>
          <w:tcPr>
            <w:tcW w:w="1292" w:type="dxa"/>
            <w:tcBorders>
              <w:top w:val="single" w:sz="4" w:space="0" w:color="auto"/>
              <w:left w:val="single" w:sz="4" w:space="0" w:color="auto"/>
              <w:bottom w:val="single" w:sz="4" w:space="0" w:color="auto"/>
              <w:right w:val="single" w:sz="4" w:space="0" w:color="auto"/>
            </w:tcBorders>
            <w:vAlign w:val="bottom"/>
          </w:tcPr>
          <w:p w14:paraId="0BDB923B"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Water Heater </w:t>
            </w:r>
          </w:p>
          <w:p w14:paraId="0185A613"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Storage</w:t>
            </w:r>
          </w:p>
          <w:p w14:paraId="7F40D113"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Volume (gal)</w:t>
            </w:r>
          </w:p>
        </w:tc>
        <w:tc>
          <w:tcPr>
            <w:tcW w:w="1194" w:type="dxa"/>
            <w:tcBorders>
              <w:top w:val="single" w:sz="4" w:space="0" w:color="auto"/>
              <w:left w:val="single" w:sz="4" w:space="0" w:color="auto"/>
              <w:bottom w:val="single" w:sz="4" w:space="0" w:color="auto"/>
              <w:right w:val="single" w:sz="4" w:space="0" w:color="auto"/>
            </w:tcBorders>
            <w:vAlign w:val="bottom"/>
          </w:tcPr>
          <w:p w14:paraId="74A1C0F6"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Fuel Type</w:t>
            </w:r>
          </w:p>
        </w:tc>
        <w:tc>
          <w:tcPr>
            <w:tcW w:w="1313" w:type="dxa"/>
            <w:tcBorders>
              <w:top w:val="single" w:sz="4" w:space="0" w:color="auto"/>
              <w:left w:val="single" w:sz="4" w:space="0" w:color="auto"/>
              <w:bottom w:val="single" w:sz="4" w:space="0" w:color="auto"/>
              <w:right w:val="single" w:sz="4" w:space="0" w:color="auto"/>
            </w:tcBorders>
            <w:vAlign w:val="bottom"/>
          </w:tcPr>
          <w:p w14:paraId="7C7493FA"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Rated Input Type</w:t>
            </w:r>
          </w:p>
        </w:tc>
        <w:tc>
          <w:tcPr>
            <w:tcW w:w="1534" w:type="dxa"/>
            <w:tcBorders>
              <w:top w:val="single" w:sz="4" w:space="0" w:color="auto"/>
              <w:left w:val="single" w:sz="4" w:space="0" w:color="auto"/>
              <w:bottom w:val="single" w:sz="4" w:space="0" w:color="auto"/>
              <w:right w:val="single" w:sz="4" w:space="0" w:color="auto"/>
            </w:tcBorders>
            <w:vAlign w:val="bottom"/>
          </w:tcPr>
          <w:p w14:paraId="1F5DCC58"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Rated Input Value</w:t>
            </w:r>
          </w:p>
        </w:tc>
        <w:tc>
          <w:tcPr>
            <w:tcW w:w="1331" w:type="dxa"/>
            <w:tcBorders>
              <w:top w:val="single" w:sz="4" w:space="0" w:color="auto"/>
              <w:left w:val="single" w:sz="4" w:space="0" w:color="auto"/>
              <w:bottom w:val="single" w:sz="4" w:space="0" w:color="auto"/>
              <w:right w:val="single" w:sz="4" w:space="0" w:color="auto"/>
            </w:tcBorders>
            <w:vAlign w:val="bottom"/>
          </w:tcPr>
          <w:p w14:paraId="6C74FC72"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Heating Efficiency Type</w:t>
            </w:r>
          </w:p>
        </w:tc>
        <w:tc>
          <w:tcPr>
            <w:tcW w:w="1279" w:type="dxa"/>
            <w:tcBorders>
              <w:top w:val="single" w:sz="4" w:space="0" w:color="auto"/>
              <w:left w:val="single" w:sz="4" w:space="0" w:color="auto"/>
              <w:bottom w:val="single" w:sz="4" w:space="0" w:color="auto"/>
              <w:right w:val="single" w:sz="4" w:space="0" w:color="auto"/>
            </w:tcBorders>
            <w:vAlign w:val="bottom"/>
          </w:tcPr>
          <w:p w14:paraId="5F058F42"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Heating Efficiency Value</w:t>
            </w:r>
          </w:p>
        </w:tc>
        <w:tc>
          <w:tcPr>
            <w:tcW w:w="990" w:type="dxa"/>
            <w:tcBorders>
              <w:top w:val="single" w:sz="4" w:space="0" w:color="auto"/>
              <w:left w:val="single" w:sz="4" w:space="0" w:color="auto"/>
              <w:bottom w:val="single" w:sz="4" w:space="0" w:color="auto"/>
              <w:right w:val="single" w:sz="4" w:space="0" w:color="auto"/>
            </w:tcBorders>
            <w:vAlign w:val="bottom"/>
          </w:tcPr>
          <w:p w14:paraId="7355BBE7"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Standby Loss </w:t>
            </w:r>
          </w:p>
          <w:p w14:paraId="3B168075"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t>
            </w:r>
          </w:p>
        </w:tc>
        <w:tc>
          <w:tcPr>
            <w:tcW w:w="1440" w:type="dxa"/>
            <w:tcBorders>
              <w:top w:val="single" w:sz="4" w:space="0" w:color="auto"/>
              <w:left w:val="single" w:sz="4" w:space="0" w:color="auto"/>
              <w:bottom w:val="single" w:sz="4" w:space="0" w:color="auto"/>
              <w:right w:val="single" w:sz="4" w:space="0" w:color="auto"/>
            </w:tcBorders>
            <w:vAlign w:val="bottom"/>
          </w:tcPr>
          <w:p w14:paraId="694AE5F0"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Exterior </w:t>
            </w:r>
            <w:proofErr w:type="spellStart"/>
            <w:r w:rsidRPr="009C3545">
              <w:rPr>
                <w:rFonts w:asciiTheme="minorHAnsi" w:eastAsia="Times New Roman" w:hAnsiTheme="minorHAnsi" w:cstheme="minorHAnsi"/>
                <w:sz w:val="18"/>
                <w:szCs w:val="18"/>
              </w:rPr>
              <w:t>Insul</w:t>
            </w:r>
            <w:proofErr w:type="spellEnd"/>
            <w:r w:rsidRPr="009C3545">
              <w:rPr>
                <w:rFonts w:asciiTheme="minorHAnsi" w:eastAsia="Times New Roman" w:hAnsiTheme="minorHAnsi" w:cstheme="minorHAnsi"/>
                <w:sz w:val="18"/>
                <w:szCs w:val="18"/>
              </w:rPr>
              <w:t xml:space="preserve">. </w:t>
            </w:r>
          </w:p>
          <w:p w14:paraId="7964156E"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R-Value</w:t>
            </w:r>
          </w:p>
        </w:tc>
      </w:tr>
      <w:tr w:rsidR="005C6409" w:rsidRPr="009C3545" w14:paraId="1D915852" w14:textId="77777777" w:rsidTr="006C4B49">
        <w:trPr>
          <w:trHeight w:val="6200"/>
        </w:trPr>
        <w:tc>
          <w:tcPr>
            <w:tcW w:w="1418" w:type="dxa"/>
            <w:tcBorders>
              <w:top w:val="single" w:sz="4" w:space="0" w:color="auto"/>
              <w:left w:val="single" w:sz="4" w:space="0" w:color="auto"/>
              <w:bottom w:val="single" w:sz="4" w:space="0" w:color="auto"/>
              <w:right w:val="single" w:sz="4" w:space="0" w:color="auto"/>
            </w:tcBorders>
          </w:tcPr>
          <w:p w14:paraId="324F7121" w14:textId="41074436" w:rsidR="005C6409" w:rsidRPr="009C3545" w:rsidRDefault="005C6409" w:rsidP="005F32C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lastRenderedPageBreak/>
              <w:t>&lt;&lt; Reference value from B01 &gt;&gt;</w:t>
            </w:r>
          </w:p>
        </w:tc>
        <w:tc>
          <w:tcPr>
            <w:tcW w:w="1075" w:type="dxa"/>
            <w:tcBorders>
              <w:top w:val="single" w:sz="4" w:space="0" w:color="auto"/>
              <w:left w:val="single" w:sz="4" w:space="0" w:color="auto"/>
              <w:bottom w:val="single" w:sz="4" w:space="0" w:color="auto"/>
              <w:right w:val="single" w:sz="4" w:space="0" w:color="auto"/>
            </w:tcBorders>
          </w:tcPr>
          <w:p w14:paraId="0786B6F9" w14:textId="4B0B1403" w:rsidR="005C6409" w:rsidRPr="009C3545" w:rsidRDefault="005C6409" w:rsidP="00C51EC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 Reference value from   B02&gt;&gt;</w:t>
            </w:r>
          </w:p>
        </w:tc>
        <w:tc>
          <w:tcPr>
            <w:tcW w:w="913" w:type="dxa"/>
            <w:tcBorders>
              <w:top w:val="single" w:sz="4" w:space="0" w:color="auto"/>
              <w:left w:val="single" w:sz="4" w:space="0" w:color="auto"/>
              <w:bottom w:val="single" w:sz="4" w:space="0" w:color="auto"/>
              <w:right w:val="single" w:sz="4" w:space="0" w:color="auto"/>
            </w:tcBorders>
          </w:tcPr>
          <w:p w14:paraId="0B0CB71A" w14:textId="153BBC48" w:rsidR="005C6409" w:rsidRPr="009C3545" w:rsidRDefault="005C6409" w:rsidP="005F32C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&lt;&lt; Reference value from </w:t>
            </w:r>
            <w:r w:rsidR="005F32CA" w:rsidRPr="009C3545">
              <w:rPr>
                <w:rFonts w:asciiTheme="minorHAnsi" w:eastAsia="Times New Roman" w:hAnsiTheme="minorHAnsi" w:cstheme="minorHAnsi"/>
                <w:sz w:val="18"/>
                <w:szCs w:val="18"/>
              </w:rPr>
              <w:t>B03</w:t>
            </w:r>
            <w:r w:rsidRPr="009C3545">
              <w:rPr>
                <w:rFonts w:asciiTheme="minorHAnsi" w:eastAsia="Times New Roman" w:hAnsiTheme="minorHAnsi" w:cstheme="minorHAnsi"/>
                <w:sz w:val="18"/>
                <w:szCs w:val="18"/>
              </w:rPr>
              <w:t xml:space="preserve"> &gt;&gt;</w:t>
            </w:r>
          </w:p>
        </w:tc>
        <w:tc>
          <w:tcPr>
            <w:tcW w:w="819" w:type="dxa"/>
            <w:tcBorders>
              <w:top w:val="single" w:sz="4" w:space="0" w:color="auto"/>
              <w:left w:val="single" w:sz="4" w:space="0" w:color="auto"/>
              <w:bottom w:val="single" w:sz="4" w:space="0" w:color="auto"/>
              <w:right w:val="single" w:sz="4" w:space="0" w:color="auto"/>
            </w:tcBorders>
          </w:tcPr>
          <w:p w14:paraId="01D90504" w14:textId="5C916F4F" w:rsidR="005C6409" w:rsidRPr="009C3545" w:rsidRDefault="005C6409" w:rsidP="00C51EC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 Reference value from B04&gt;&gt;</w:t>
            </w:r>
          </w:p>
        </w:tc>
        <w:tc>
          <w:tcPr>
            <w:tcW w:w="1292" w:type="dxa"/>
            <w:tcBorders>
              <w:top w:val="single" w:sz="4" w:space="0" w:color="auto"/>
              <w:left w:val="single" w:sz="4" w:space="0" w:color="auto"/>
              <w:bottom w:val="single" w:sz="4" w:space="0" w:color="auto"/>
              <w:right w:val="single" w:sz="4" w:space="0" w:color="auto"/>
            </w:tcBorders>
          </w:tcPr>
          <w:p w14:paraId="7DA21023" w14:textId="2808D42B" w:rsidR="005C6409" w:rsidRPr="009C3545" w:rsidRDefault="005C6409" w:rsidP="0089618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 Reference value from B05</w:t>
            </w:r>
            <w:r w:rsidR="00DC3475">
              <w:rPr>
                <w:rFonts w:asciiTheme="minorHAnsi" w:eastAsia="Times New Roman" w:hAnsiTheme="minorHAnsi" w:cstheme="minorHAnsi"/>
                <w:sz w:val="18"/>
                <w:szCs w:val="18"/>
              </w:rPr>
              <w:t xml:space="preserve">, </w:t>
            </w:r>
            <w:r w:rsidR="00DC3475" w:rsidRPr="00DC3475">
              <w:rPr>
                <w:rFonts w:asciiTheme="minorHAnsi" w:eastAsia="Times New Roman" w:hAnsiTheme="minorHAnsi" w:cstheme="minorHAnsi"/>
                <w:sz w:val="18"/>
                <w:szCs w:val="18"/>
              </w:rPr>
              <w:t xml:space="preserve">NA is allowed only if B03 =   Consumer Instantaneous, Commercial Instantaneous, or Residential-Duty Commercial Instantaneous </w:t>
            </w:r>
            <w:r w:rsidRPr="00DC3475">
              <w:rPr>
                <w:rFonts w:asciiTheme="minorHAnsi" w:eastAsia="Times New Roman" w:hAnsiTheme="minorHAnsi" w:cstheme="minorHAnsi"/>
                <w:sz w:val="18"/>
                <w:szCs w:val="18"/>
              </w:rPr>
              <w:t>&gt;&gt;</w:t>
            </w:r>
          </w:p>
        </w:tc>
        <w:tc>
          <w:tcPr>
            <w:tcW w:w="1194" w:type="dxa"/>
            <w:tcBorders>
              <w:top w:val="single" w:sz="4" w:space="0" w:color="auto"/>
              <w:left w:val="single" w:sz="4" w:space="0" w:color="auto"/>
              <w:bottom w:val="single" w:sz="4" w:space="0" w:color="auto"/>
              <w:right w:val="single" w:sz="4" w:space="0" w:color="auto"/>
            </w:tcBorders>
          </w:tcPr>
          <w:p w14:paraId="4D521CEE" w14:textId="16A3D28F" w:rsidR="005C6409" w:rsidRPr="009C3545" w:rsidRDefault="005C6409" w:rsidP="005F32C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 Reference value from B06</w:t>
            </w:r>
            <w:r w:rsidRPr="009C3545">
              <w:rPr>
                <w:rFonts w:asciiTheme="minorHAnsi" w:hAnsiTheme="minorHAnsi" w:cstheme="minorHAnsi"/>
                <w:sz w:val="18"/>
                <w:szCs w:val="18"/>
              </w:rPr>
              <w:t xml:space="preserve"> &gt;&gt;</w:t>
            </w:r>
          </w:p>
        </w:tc>
        <w:tc>
          <w:tcPr>
            <w:tcW w:w="1313" w:type="dxa"/>
            <w:tcBorders>
              <w:top w:val="single" w:sz="4" w:space="0" w:color="auto"/>
              <w:left w:val="single" w:sz="4" w:space="0" w:color="auto"/>
              <w:bottom w:val="single" w:sz="4" w:space="0" w:color="auto"/>
              <w:right w:val="single" w:sz="4" w:space="0" w:color="auto"/>
            </w:tcBorders>
          </w:tcPr>
          <w:p w14:paraId="697F741B" w14:textId="06E0F7F1" w:rsidR="005C6409" w:rsidRPr="009C3545" w:rsidRDefault="005C6409" w:rsidP="005F32C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 Reference value from B07&gt;&gt;</w:t>
            </w:r>
          </w:p>
        </w:tc>
        <w:tc>
          <w:tcPr>
            <w:tcW w:w="1534" w:type="dxa"/>
            <w:tcBorders>
              <w:top w:val="single" w:sz="4" w:space="0" w:color="auto"/>
              <w:left w:val="single" w:sz="4" w:space="0" w:color="auto"/>
              <w:bottom w:val="single" w:sz="4" w:space="0" w:color="auto"/>
              <w:right w:val="single" w:sz="4" w:space="0" w:color="auto"/>
            </w:tcBorders>
          </w:tcPr>
          <w:p w14:paraId="5174ABCE" w14:textId="63EA2045" w:rsidR="00AD20BC" w:rsidRPr="009C3545" w:rsidRDefault="00AD20BC" w:rsidP="00AD20BC">
            <w:pPr>
              <w:spacing w:after="0"/>
              <w:rPr>
                <w:rFonts w:eastAsia="Times New Roman"/>
                <w:sz w:val="16"/>
                <w:szCs w:val="18"/>
              </w:rPr>
            </w:pPr>
            <w:r w:rsidRPr="009C3545">
              <w:rPr>
                <w:rFonts w:eastAsia="Times New Roman"/>
                <w:sz w:val="16"/>
                <w:szCs w:val="18"/>
              </w:rPr>
              <w:t>&lt;&lt;User input value which must pass the following range tests:</w:t>
            </w:r>
          </w:p>
          <w:p w14:paraId="03EFE77D" w14:textId="77777777" w:rsidR="00AD20BC" w:rsidRPr="009C3545" w:rsidRDefault="00AD20BC" w:rsidP="00AD20BC">
            <w:pPr>
              <w:spacing w:after="0"/>
              <w:rPr>
                <w:rFonts w:eastAsia="Times New Roman"/>
                <w:sz w:val="16"/>
                <w:szCs w:val="18"/>
              </w:rPr>
            </w:pPr>
            <w:r w:rsidRPr="009C3545">
              <w:rPr>
                <w:rFonts w:eastAsia="Times New Roman"/>
                <w:sz w:val="16"/>
                <w:szCs w:val="18"/>
              </w:rPr>
              <w:t xml:space="preserve">If C06 = Heat Pump, then C08 = </w:t>
            </w:r>
            <w:proofErr w:type="gramStart"/>
            <w:r w:rsidRPr="009C3545">
              <w:rPr>
                <w:rFonts w:eastAsia="Times New Roman"/>
                <w:sz w:val="16"/>
                <w:szCs w:val="18"/>
              </w:rPr>
              <w:t>NA;</w:t>
            </w:r>
            <w:proofErr w:type="gramEnd"/>
          </w:p>
          <w:p w14:paraId="25905E3C" w14:textId="77777777" w:rsidR="00AD20BC" w:rsidRPr="009C3545" w:rsidRDefault="00AD20BC" w:rsidP="00AD20BC">
            <w:pPr>
              <w:spacing w:after="0"/>
              <w:rPr>
                <w:rFonts w:eastAsia="Times New Roman"/>
                <w:sz w:val="16"/>
                <w:szCs w:val="18"/>
              </w:rPr>
            </w:pPr>
            <w:r w:rsidRPr="009C3545">
              <w:rPr>
                <w:rFonts w:eastAsia="Times New Roman"/>
                <w:sz w:val="16"/>
                <w:szCs w:val="18"/>
              </w:rPr>
              <w:t>If C06 = Natural Gas or Propane, then</w:t>
            </w:r>
          </w:p>
          <w:p w14:paraId="2E7BE3A3" w14:textId="77777777" w:rsidR="00AD20BC" w:rsidRPr="009C3545" w:rsidRDefault="00AD20BC" w:rsidP="00AD20BC">
            <w:pPr>
              <w:spacing w:after="0"/>
              <w:rPr>
                <w:rFonts w:eastAsia="Times New Roman"/>
                <w:sz w:val="16"/>
                <w:szCs w:val="18"/>
              </w:rPr>
            </w:pPr>
            <w:r w:rsidRPr="009C3545">
              <w:rPr>
                <w:rFonts w:eastAsia="Times New Roman"/>
                <w:sz w:val="16"/>
                <w:szCs w:val="18"/>
              </w:rPr>
              <w:t>If C03 = Commercial Storage, then value must be &gt; 75,000 Btu/</w:t>
            </w:r>
            <w:proofErr w:type="spellStart"/>
            <w:proofErr w:type="gramStart"/>
            <w:r w:rsidRPr="009C3545">
              <w:rPr>
                <w:rFonts w:eastAsia="Times New Roman"/>
                <w:sz w:val="16"/>
                <w:szCs w:val="18"/>
              </w:rPr>
              <w:t>hr</w:t>
            </w:r>
            <w:proofErr w:type="spellEnd"/>
            <w:r w:rsidRPr="009C3545">
              <w:rPr>
                <w:rFonts w:eastAsia="Times New Roman"/>
                <w:sz w:val="16"/>
                <w:szCs w:val="18"/>
              </w:rPr>
              <w:t>;</w:t>
            </w:r>
            <w:proofErr w:type="gramEnd"/>
          </w:p>
          <w:p w14:paraId="61D8B4C3" w14:textId="77777777" w:rsidR="00AD20BC" w:rsidRPr="009C3545" w:rsidRDefault="00AD20BC" w:rsidP="00AD20BC">
            <w:pPr>
              <w:spacing w:after="0"/>
              <w:rPr>
                <w:rFonts w:eastAsia="Times New Roman"/>
                <w:sz w:val="16"/>
                <w:szCs w:val="18"/>
              </w:rPr>
            </w:pPr>
            <w:r w:rsidRPr="009C3545">
              <w:rPr>
                <w:rFonts w:eastAsia="Times New Roman"/>
                <w:sz w:val="16"/>
                <w:szCs w:val="18"/>
              </w:rPr>
              <w:t>If C03 = Consumer Storage, then value must be ≤ 75,000 Btu/</w:t>
            </w:r>
            <w:proofErr w:type="spellStart"/>
            <w:proofErr w:type="gramStart"/>
            <w:r w:rsidRPr="009C3545">
              <w:rPr>
                <w:rFonts w:eastAsia="Times New Roman"/>
                <w:sz w:val="16"/>
                <w:szCs w:val="18"/>
              </w:rPr>
              <w:t>hr</w:t>
            </w:r>
            <w:proofErr w:type="spellEnd"/>
            <w:r w:rsidRPr="009C3545">
              <w:rPr>
                <w:rFonts w:eastAsia="Times New Roman"/>
                <w:sz w:val="16"/>
                <w:szCs w:val="18"/>
              </w:rPr>
              <w:t>;</w:t>
            </w:r>
            <w:proofErr w:type="gramEnd"/>
          </w:p>
          <w:p w14:paraId="519B80CB" w14:textId="77777777" w:rsidR="00AD20BC" w:rsidRPr="009C3545" w:rsidRDefault="00AD20BC" w:rsidP="00AD20BC">
            <w:pPr>
              <w:spacing w:after="0"/>
              <w:rPr>
                <w:rFonts w:eastAsia="Times New Roman"/>
                <w:sz w:val="16"/>
                <w:szCs w:val="18"/>
              </w:rPr>
            </w:pPr>
            <w:r w:rsidRPr="009C3545">
              <w:rPr>
                <w:rFonts w:eastAsia="Times New Roman"/>
                <w:sz w:val="16"/>
                <w:szCs w:val="18"/>
              </w:rPr>
              <w:t>If C03 = Commercial Instant, then value must be &gt; 200,000 Btu/</w:t>
            </w:r>
            <w:proofErr w:type="spellStart"/>
            <w:proofErr w:type="gramStart"/>
            <w:r w:rsidRPr="009C3545">
              <w:rPr>
                <w:rFonts w:eastAsia="Times New Roman"/>
                <w:sz w:val="16"/>
                <w:szCs w:val="18"/>
              </w:rPr>
              <w:t>hr</w:t>
            </w:r>
            <w:proofErr w:type="spellEnd"/>
            <w:r w:rsidRPr="009C3545">
              <w:rPr>
                <w:rFonts w:eastAsia="Times New Roman"/>
                <w:sz w:val="16"/>
                <w:szCs w:val="18"/>
              </w:rPr>
              <w:t>;</w:t>
            </w:r>
            <w:proofErr w:type="gramEnd"/>
          </w:p>
          <w:p w14:paraId="55A8D16C" w14:textId="77777777" w:rsidR="00AD20BC" w:rsidRPr="009C3545" w:rsidRDefault="00AD20BC" w:rsidP="00AD20BC">
            <w:pPr>
              <w:spacing w:after="0"/>
              <w:rPr>
                <w:rFonts w:eastAsia="Times New Roman"/>
                <w:sz w:val="16"/>
                <w:szCs w:val="18"/>
              </w:rPr>
            </w:pPr>
            <w:r w:rsidRPr="009C3545">
              <w:rPr>
                <w:rFonts w:eastAsia="Times New Roman"/>
                <w:sz w:val="16"/>
                <w:szCs w:val="18"/>
              </w:rPr>
              <w:t>If C03 = Consumer Instant, then value must be ≤ 200,000 Btu/</w:t>
            </w:r>
            <w:proofErr w:type="spellStart"/>
            <w:proofErr w:type="gramStart"/>
            <w:r w:rsidRPr="009C3545">
              <w:rPr>
                <w:rFonts w:eastAsia="Times New Roman"/>
                <w:sz w:val="16"/>
                <w:szCs w:val="18"/>
              </w:rPr>
              <w:t>hr</w:t>
            </w:r>
            <w:proofErr w:type="spellEnd"/>
            <w:r w:rsidRPr="009C3545">
              <w:rPr>
                <w:rFonts w:eastAsia="Times New Roman"/>
                <w:sz w:val="16"/>
                <w:szCs w:val="18"/>
              </w:rPr>
              <w:t>;</w:t>
            </w:r>
            <w:proofErr w:type="gramEnd"/>
          </w:p>
          <w:p w14:paraId="487708BB" w14:textId="77777777" w:rsidR="00AD20BC" w:rsidRPr="009C3545" w:rsidRDefault="00AD20BC" w:rsidP="00AD20BC">
            <w:pPr>
              <w:spacing w:after="0"/>
              <w:rPr>
                <w:rFonts w:eastAsia="Times New Roman"/>
                <w:sz w:val="16"/>
                <w:szCs w:val="18"/>
              </w:rPr>
            </w:pPr>
            <w:r w:rsidRPr="009C3545">
              <w:rPr>
                <w:rFonts w:eastAsia="Times New Roman"/>
                <w:sz w:val="16"/>
                <w:szCs w:val="18"/>
              </w:rPr>
              <w:t>Else if C03 = Residential-Duty Commercial Storage, then value must be ≤ 105,000 Btu/</w:t>
            </w:r>
            <w:proofErr w:type="spellStart"/>
            <w:proofErr w:type="gramStart"/>
            <w:r w:rsidRPr="009C3545">
              <w:rPr>
                <w:rFonts w:eastAsia="Times New Roman"/>
                <w:sz w:val="16"/>
                <w:szCs w:val="18"/>
              </w:rPr>
              <w:t>hr</w:t>
            </w:r>
            <w:proofErr w:type="spellEnd"/>
            <w:r w:rsidRPr="009C3545">
              <w:rPr>
                <w:rFonts w:eastAsia="Times New Roman"/>
                <w:sz w:val="16"/>
                <w:szCs w:val="18"/>
              </w:rPr>
              <w:t>;</w:t>
            </w:r>
            <w:proofErr w:type="gramEnd"/>
          </w:p>
          <w:p w14:paraId="1996C860" w14:textId="77777777" w:rsidR="00AD20BC" w:rsidRPr="009C3545" w:rsidRDefault="00AD20BC" w:rsidP="00AD20BC">
            <w:pPr>
              <w:spacing w:after="0"/>
              <w:rPr>
                <w:rFonts w:eastAsia="Times New Roman"/>
                <w:sz w:val="16"/>
                <w:szCs w:val="18"/>
              </w:rPr>
            </w:pPr>
            <w:r w:rsidRPr="009C3545">
              <w:rPr>
                <w:rFonts w:eastAsia="Times New Roman"/>
                <w:sz w:val="16"/>
                <w:szCs w:val="18"/>
              </w:rPr>
              <w:t>Else if C06 = Electric Resistance, then</w:t>
            </w:r>
          </w:p>
          <w:p w14:paraId="4891C791" w14:textId="77777777" w:rsidR="00AD20BC" w:rsidRPr="009C3545" w:rsidRDefault="00AD20BC" w:rsidP="00AD20BC">
            <w:pPr>
              <w:spacing w:after="0"/>
              <w:rPr>
                <w:rFonts w:eastAsia="Times New Roman"/>
                <w:sz w:val="16"/>
                <w:szCs w:val="18"/>
              </w:rPr>
            </w:pPr>
            <w:r w:rsidRPr="009C3545">
              <w:rPr>
                <w:rFonts w:eastAsia="Times New Roman"/>
                <w:sz w:val="16"/>
                <w:szCs w:val="18"/>
              </w:rPr>
              <w:t xml:space="preserve">If C03 = Commercial Storage or Commercial Instant, then value must be &gt; 12 </w:t>
            </w:r>
            <w:proofErr w:type="gramStart"/>
            <w:r w:rsidRPr="009C3545">
              <w:rPr>
                <w:rFonts w:eastAsia="Times New Roman"/>
                <w:sz w:val="16"/>
                <w:szCs w:val="18"/>
              </w:rPr>
              <w:t>kW;</w:t>
            </w:r>
            <w:proofErr w:type="gramEnd"/>
          </w:p>
          <w:p w14:paraId="1BA1E476" w14:textId="77777777" w:rsidR="00AD20BC" w:rsidRPr="009C3545" w:rsidRDefault="00AD20BC" w:rsidP="00AD20BC">
            <w:pPr>
              <w:spacing w:after="0"/>
              <w:rPr>
                <w:rFonts w:eastAsia="Times New Roman"/>
                <w:sz w:val="16"/>
                <w:szCs w:val="18"/>
              </w:rPr>
            </w:pPr>
            <w:r w:rsidRPr="009C3545">
              <w:rPr>
                <w:rFonts w:eastAsia="Times New Roman"/>
                <w:sz w:val="16"/>
                <w:szCs w:val="18"/>
              </w:rPr>
              <w:t>If C03 = r Consumer Storage</w:t>
            </w:r>
            <w:r w:rsidRPr="009C3545">
              <w:rPr>
                <w:rFonts w:eastAsia="Times New Roman"/>
                <w:color w:val="FF0000"/>
                <w:sz w:val="16"/>
                <w:szCs w:val="18"/>
                <w:u w:val="single"/>
              </w:rPr>
              <w:t xml:space="preserve"> </w:t>
            </w:r>
            <w:r w:rsidRPr="009C3545">
              <w:rPr>
                <w:rFonts w:eastAsia="Times New Roman"/>
                <w:sz w:val="16"/>
                <w:szCs w:val="18"/>
              </w:rPr>
              <w:t xml:space="preserve">or </w:t>
            </w:r>
            <w:r w:rsidRPr="009C3545">
              <w:rPr>
                <w:rFonts w:eastAsia="Times New Roman"/>
                <w:sz w:val="16"/>
                <w:szCs w:val="18"/>
              </w:rPr>
              <w:lastRenderedPageBreak/>
              <w:t xml:space="preserve">Consumer Instant, then value must be ≤ 12 </w:t>
            </w:r>
            <w:proofErr w:type="gramStart"/>
            <w:r w:rsidRPr="009C3545">
              <w:rPr>
                <w:rFonts w:eastAsia="Times New Roman"/>
                <w:sz w:val="16"/>
                <w:szCs w:val="18"/>
              </w:rPr>
              <w:t>kW;</w:t>
            </w:r>
            <w:proofErr w:type="gramEnd"/>
          </w:p>
          <w:p w14:paraId="2CC65417" w14:textId="77777777" w:rsidR="00AD20BC" w:rsidRPr="009C3545" w:rsidRDefault="00AD20BC" w:rsidP="00AD20BC">
            <w:pPr>
              <w:spacing w:after="0"/>
              <w:rPr>
                <w:rFonts w:eastAsia="Times New Roman"/>
                <w:sz w:val="16"/>
                <w:szCs w:val="18"/>
              </w:rPr>
            </w:pPr>
            <w:r w:rsidRPr="009C3545">
              <w:rPr>
                <w:rFonts w:eastAsia="Times New Roman"/>
                <w:sz w:val="16"/>
                <w:szCs w:val="18"/>
              </w:rPr>
              <w:t xml:space="preserve">Else if C03 = Residential-Duty Commercial Instantaneous, then value must be ≤ 58.6 </w:t>
            </w:r>
            <w:proofErr w:type="gramStart"/>
            <w:r w:rsidRPr="009C3545">
              <w:rPr>
                <w:rFonts w:eastAsia="Times New Roman"/>
                <w:sz w:val="16"/>
                <w:szCs w:val="18"/>
              </w:rPr>
              <w:t>kW;</w:t>
            </w:r>
            <w:proofErr w:type="gramEnd"/>
          </w:p>
          <w:p w14:paraId="4F94CC4C" w14:textId="77777777" w:rsidR="00AD20BC" w:rsidRPr="009C3545" w:rsidRDefault="00AD20BC" w:rsidP="00AD20BC">
            <w:pPr>
              <w:spacing w:after="0"/>
              <w:rPr>
                <w:rFonts w:eastAsia="Times New Roman"/>
                <w:sz w:val="16"/>
                <w:szCs w:val="18"/>
              </w:rPr>
            </w:pPr>
            <w:r w:rsidRPr="009C3545">
              <w:rPr>
                <w:rFonts w:eastAsia="Times New Roman"/>
                <w:sz w:val="16"/>
                <w:szCs w:val="18"/>
              </w:rPr>
              <w:t>End If</w:t>
            </w:r>
          </w:p>
          <w:p w14:paraId="00C47E8F" w14:textId="77777777" w:rsidR="006C4B49" w:rsidRDefault="00AD20BC" w:rsidP="006C4B49">
            <w:pPr>
              <w:spacing w:after="0"/>
              <w:rPr>
                <w:rFonts w:eastAsia="Times New Roman"/>
                <w:sz w:val="16"/>
                <w:szCs w:val="18"/>
              </w:rPr>
            </w:pPr>
            <w:r w:rsidRPr="009C3545">
              <w:rPr>
                <w:rFonts w:eastAsia="Times New Roman"/>
                <w:sz w:val="16"/>
                <w:szCs w:val="18"/>
              </w:rPr>
              <w:t xml:space="preserve">If the value passes range test, it is stored in </w:t>
            </w:r>
            <w:proofErr w:type="spellStart"/>
            <w:r w:rsidRPr="00A8364F">
              <w:rPr>
                <w:rFonts w:eastAsia="Times New Roman"/>
                <w:sz w:val="16"/>
                <w:szCs w:val="18"/>
              </w:rPr>
              <w:t>WaterHeaterElectricFiredRatedInput</w:t>
            </w:r>
            <w:proofErr w:type="spellEnd"/>
            <w:r w:rsidRPr="00A8364F">
              <w:rPr>
                <w:rFonts w:eastAsia="Times New Roman"/>
                <w:sz w:val="16"/>
                <w:szCs w:val="18"/>
              </w:rPr>
              <w:t>,</w:t>
            </w:r>
            <w:r w:rsidRPr="002451F7">
              <w:rPr>
                <w:rFonts w:eastAsia="Times New Roman"/>
                <w:sz w:val="16"/>
                <w:szCs w:val="18"/>
              </w:rPr>
              <w:t xml:space="preserve"> if C06 = Electric Resistance. </w:t>
            </w:r>
            <w:proofErr w:type="gramStart"/>
            <w:r w:rsidRPr="002451F7">
              <w:rPr>
                <w:rFonts w:eastAsia="Times New Roman"/>
                <w:sz w:val="16"/>
                <w:szCs w:val="18"/>
              </w:rPr>
              <w:t>Otherwise</w:t>
            </w:r>
            <w:proofErr w:type="gramEnd"/>
            <w:r w:rsidRPr="002451F7">
              <w:rPr>
                <w:rFonts w:eastAsia="Times New Roman"/>
                <w:sz w:val="16"/>
                <w:szCs w:val="18"/>
              </w:rPr>
              <w:t xml:space="preserve"> the value is stored in </w:t>
            </w:r>
            <w:proofErr w:type="spellStart"/>
            <w:r w:rsidRPr="002451F7">
              <w:rPr>
                <w:rFonts w:eastAsia="Times New Roman"/>
                <w:sz w:val="16"/>
                <w:szCs w:val="18"/>
              </w:rPr>
              <w:t>WaterHeaterGasFir</w:t>
            </w:r>
            <w:r w:rsidRPr="00A8364F">
              <w:rPr>
                <w:rFonts w:eastAsia="Times New Roman"/>
                <w:sz w:val="16"/>
                <w:szCs w:val="18"/>
              </w:rPr>
              <w:t>edRatedInput</w:t>
            </w:r>
            <w:proofErr w:type="spellEnd"/>
            <w:r w:rsidR="006C4B49">
              <w:rPr>
                <w:rFonts w:eastAsia="Times New Roman"/>
                <w:sz w:val="16"/>
                <w:szCs w:val="18"/>
              </w:rPr>
              <w:t>;</w:t>
            </w:r>
          </w:p>
          <w:p w14:paraId="59961A6E" w14:textId="084F57E0" w:rsidR="005C6409" w:rsidRPr="006C4B49" w:rsidRDefault="006C4B49" w:rsidP="006C4B49">
            <w:pPr>
              <w:rPr>
                <w:sz w:val="16"/>
                <w:szCs w:val="16"/>
              </w:rPr>
            </w:pPr>
            <w:r w:rsidRPr="006C4B49">
              <w:rPr>
                <w:rFonts w:asciiTheme="minorHAnsi" w:eastAsia="Times New Roman" w:hAnsiTheme="minorHAnsi" w:cstheme="minorHAnsi"/>
                <w:sz w:val="16"/>
                <w:szCs w:val="16"/>
              </w:rPr>
              <w:t xml:space="preserve">Elseif C03 = Boiler or Indirect, no limit on input value </w:t>
            </w:r>
            <w:r w:rsidRPr="006C4B49">
              <w:rPr>
                <w:rFonts w:eastAsia="Times New Roman"/>
                <w:sz w:val="16"/>
                <w:szCs w:val="16"/>
              </w:rPr>
              <w:t>&gt;&gt;</w:t>
            </w:r>
          </w:p>
        </w:tc>
        <w:tc>
          <w:tcPr>
            <w:tcW w:w="1331" w:type="dxa"/>
            <w:tcBorders>
              <w:top w:val="single" w:sz="4" w:space="0" w:color="auto"/>
              <w:left w:val="single" w:sz="4" w:space="0" w:color="auto"/>
              <w:bottom w:val="single" w:sz="4" w:space="0" w:color="auto"/>
              <w:right w:val="single" w:sz="4" w:space="0" w:color="auto"/>
            </w:tcBorders>
          </w:tcPr>
          <w:p w14:paraId="6C3D4956" w14:textId="1516A209" w:rsidR="005C6409" w:rsidRPr="009C3545" w:rsidRDefault="005C6409" w:rsidP="005F32C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lastRenderedPageBreak/>
              <w:t>&lt;&lt; Reference value from B09; If prescriptive</w:t>
            </w:r>
            <w:r w:rsidR="005F32CA" w:rsidRPr="009C3545">
              <w:rPr>
                <w:rFonts w:asciiTheme="minorHAnsi" w:eastAsia="Times New Roman" w:hAnsiTheme="minorHAnsi" w:cstheme="minorHAnsi"/>
                <w:sz w:val="18"/>
                <w:szCs w:val="18"/>
              </w:rPr>
              <w:t>,</w:t>
            </w:r>
            <w:r w:rsidRPr="009C3545">
              <w:rPr>
                <w:rFonts w:asciiTheme="minorHAnsi" w:eastAsia="Times New Roman" w:hAnsiTheme="minorHAnsi" w:cstheme="minorHAnsi"/>
                <w:sz w:val="18"/>
                <w:szCs w:val="18"/>
              </w:rPr>
              <w:t xml:space="preserve"> then </w:t>
            </w:r>
            <w:r w:rsidR="005F32CA" w:rsidRPr="009C3545">
              <w:rPr>
                <w:rFonts w:asciiTheme="minorHAnsi" w:eastAsia="Times New Roman" w:hAnsiTheme="minorHAnsi" w:cstheme="minorHAnsi"/>
                <w:sz w:val="18"/>
                <w:szCs w:val="18"/>
              </w:rPr>
              <w:t xml:space="preserve">user </w:t>
            </w:r>
            <w:r w:rsidR="00896180" w:rsidRPr="009C3545">
              <w:rPr>
                <w:rFonts w:asciiTheme="minorHAnsi" w:eastAsia="Times New Roman" w:hAnsiTheme="minorHAnsi" w:cstheme="minorHAnsi"/>
                <w:sz w:val="18"/>
                <w:szCs w:val="18"/>
              </w:rPr>
              <w:t>s</w:t>
            </w:r>
            <w:r w:rsidR="005F32CA" w:rsidRPr="009C3545">
              <w:rPr>
                <w:rFonts w:asciiTheme="minorHAnsi" w:eastAsia="Times New Roman" w:hAnsiTheme="minorHAnsi" w:cstheme="minorHAnsi"/>
                <w:sz w:val="18"/>
                <w:szCs w:val="18"/>
              </w:rPr>
              <w:t>elect from:</w:t>
            </w:r>
            <w:r w:rsidRPr="009C3545">
              <w:rPr>
                <w:rFonts w:asciiTheme="minorHAnsi" w:eastAsia="Times New Roman" w:hAnsiTheme="minorHAnsi" w:cstheme="minorHAnsi"/>
                <w:sz w:val="18"/>
                <w:szCs w:val="18"/>
              </w:rPr>
              <w:t xml:space="preserve"> AFUE, Thermal Efficiency, </w:t>
            </w:r>
            <w:r w:rsidR="002832F4" w:rsidRPr="009C3545">
              <w:rPr>
                <w:rFonts w:asciiTheme="minorHAnsi" w:eastAsia="Times New Roman" w:hAnsiTheme="minorHAnsi" w:cstheme="minorHAnsi"/>
                <w:sz w:val="18"/>
                <w:szCs w:val="18"/>
              </w:rPr>
              <w:t xml:space="preserve">Uniform </w:t>
            </w:r>
            <w:r w:rsidRPr="009C3545">
              <w:rPr>
                <w:rFonts w:asciiTheme="minorHAnsi" w:eastAsia="Times New Roman" w:hAnsiTheme="minorHAnsi" w:cstheme="minorHAnsi"/>
                <w:sz w:val="18"/>
                <w:szCs w:val="18"/>
              </w:rPr>
              <w:t>Energy Factor &gt;&gt;</w:t>
            </w:r>
          </w:p>
        </w:tc>
        <w:tc>
          <w:tcPr>
            <w:tcW w:w="1279" w:type="dxa"/>
            <w:tcBorders>
              <w:top w:val="single" w:sz="4" w:space="0" w:color="auto"/>
              <w:left w:val="single" w:sz="4" w:space="0" w:color="auto"/>
              <w:bottom w:val="single" w:sz="4" w:space="0" w:color="auto"/>
              <w:right w:val="single" w:sz="4" w:space="0" w:color="auto"/>
            </w:tcBorders>
          </w:tcPr>
          <w:p w14:paraId="0308DBAC" w14:textId="197BDC68" w:rsidR="006B1B2C" w:rsidRPr="009C3545" w:rsidRDefault="005C6409" w:rsidP="006B1B2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 User Input must ≥ B10</w:t>
            </w:r>
            <w:r w:rsidR="006B1B2C" w:rsidRPr="009C3545">
              <w:rPr>
                <w:rFonts w:asciiTheme="minorHAnsi" w:eastAsia="Times New Roman" w:hAnsiTheme="minorHAnsi" w:cstheme="minorHAnsi"/>
                <w:sz w:val="18"/>
                <w:szCs w:val="18"/>
              </w:rPr>
              <w:t xml:space="preserve">,  </w:t>
            </w:r>
          </w:p>
          <w:p w14:paraId="06334BC0" w14:textId="40F2BEB9" w:rsidR="005C6409" w:rsidRPr="009C3545" w:rsidRDefault="006B1B2C" w:rsidP="006B1B2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Value may only be NA if B10 = NA</w:t>
            </w:r>
            <w:r w:rsidR="005C6409" w:rsidRPr="009C3545">
              <w:rPr>
                <w:rFonts w:asciiTheme="minorHAnsi" w:eastAsia="Times New Roman" w:hAnsiTheme="minorHAnsi" w:cstheme="minorHAnsi"/>
                <w:sz w:val="18"/>
                <w:szCs w:val="18"/>
              </w:rPr>
              <w:t>&gt;&gt;</w:t>
            </w:r>
          </w:p>
        </w:tc>
        <w:tc>
          <w:tcPr>
            <w:tcW w:w="990" w:type="dxa"/>
            <w:tcBorders>
              <w:top w:val="single" w:sz="4" w:space="0" w:color="auto"/>
              <w:left w:val="single" w:sz="4" w:space="0" w:color="auto"/>
              <w:bottom w:val="single" w:sz="4" w:space="0" w:color="auto"/>
              <w:right w:val="single" w:sz="4" w:space="0" w:color="auto"/>
            </w:tcBorders>
          </w:tcPr>
          <w:p w14:paraId="78EDC09D" w14:textId="06F314CD" w:rsidR="005C6409" w:rsidRPr="009C3545" w:rsidRDefault="005C6409" w:rsidP="005F32C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 User Input must ≤ B11</w:t>
            </w:r>
            <w:r w:rsidR="006B1B2C" w:rsidRPr="009C3545">
              <w:rPr>
                <w:rFonts w:asciiTheme="minorHAnsi" w:eastAsia="Times New Roman" w:hAnsiTheme="minorHAnsi" w:cstheme="minorHAnsi"/>
                <w:sz w:val="18"/>
                <w:szCs w:val="18"/>
              </w:rPr>
              <w:t xml:space="preserve">, Value may only be NA if B11 = </w:t>
            </w:r>
            <w:proofErr w:type="gramStart"/>
            <w:r w:rsidR="006B1B2C" w:rsidRPr="009C3545">
              <w:rPr>
                <w:rFonts w:asciiTheme="minorHAnsi" w:eastAsia="Times New Roman" w:hAnsiTheme="minorHAnsi" w:cstheme="minorHAnsi"/>
                <w:sz w:val="18"/>
                <w:szCs w:val="18"/>
              </w:rPr>
              <w:t>NA</w:t>
            </w:r>
            <w:r w:rsidR="006B1B2C" w:rsidRPr="009C3545" w:rsidDel="00855553">
              <w:rPr>
                <w:rFonts w:asciiTheme="minorHAnsi" w:eastAsia="Times New Roman" w:hAnsiTheme="minorHAnsi" w:cstheme="minorHAnsi"/>
                <w:sz w:val="18"/>
                <w:szCs w:val="18"/>
              </w:rPr>
              <w:t xml:space="preserve"> </w:t>
            </w:r>
            <w:r w:rsidRPr="009C3545">
              <w:rPr>
                <w:rFonts w:asciiTheme="minorHAnsi" w:eastAsia="Times New Roman" w:hAnsiTheme="minorHAnsi" w:cstheme="minorHAnsi"/>
                <w:sz w:val="18"/>
                <w:szCs w:val="18"/>
              </w:rPr>
              <w:t xml:space="preserve"> &gt;</w:t>
            </w:r>
            <w:proofErr w:type="gramEnd"/>
            <w:r w:rsidRPr="009C3545">
              <w:rPr>
                <w:rFonts w:asciiTheme="minorHAnsi" w:eastAsia="Times New Roman" w:hAnsiTheme="minorHAnsi" w:cstheme="minorHAnsi"/>
                <w:sz w:val="18"/>
                <w:szCs w:val="18"/>
              </w:rPr>
              <w:t>&gt;</w:t>
            </w:r>
          </w:p>
        </w:tc>
        <w:tc>
          <w:tcPr>
            <w:tcW w:w="1440" w:type="dxa"/>
            <w:tcBorders>
              <w:top w:val="single" w:sz="4" w:space="0" w:color="auto"/>
              <w:left w:val="single" w:sz="4" w:space="0" w:color="auto"/>
              <w:bottom w:val="single" w:sz="4" w:space="0" w:color="auto"/>
              <w:right w:val="single" w:sz="4" w:space="0" w:color="auto"/>
            </w:tcBorders>
          </w:tcPr>
          <w:p w14:paraId="54034C42" w14:textId="5EB2C1E7" w:rsidR="005C6409" w:rsidRPr="009C3545" w:rsidRDefault="005C6409" w:rsidP="006B1B2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 User Input must ≥ B12</w:t>
            </w:r>
            <w:r w:rsidR="006B1B2C" w:rsidRPr="009C3545">
              <w:rPr>
                <w:rFonts w:asciiTheme="minorHAnsi" w:eastAsia="Times New Roman" w:hAnsiTheme="minorHAnsi" w:cstheme="minorHAnsi"/>
                <w:sz w:val="18"/>
                <w:szCs w:val="18"/>
              </w:rPr>
              <w:t>, Value may only be NA if B12 = NA</w:t>
            </w:r>
            <w:r w:rsidRPr="009C3545">
              <w:rPr>
                <w:rFonts w:asciiTheme="minorHAnsi" w:eastAsia="Times New Roman" w:hAnsiTheme="minorHAnsi" w:cstheme="minorHAnsi"/>
                <w:sz w:val="18"/>
                <w:szCs w:val="18"/>
              </w:rPr>
              <w:t>&gt;&gt;</w:t>
            </w:r>
          </w:p>
        </w:tc>
      </w:tr>
      <w:tr w:rsidR="00B35C2E" w:rsidRPr="009C3545" w14:paraId="4774109D" w14:textId="77777777" w:rsidTr="00A8364F">
        <w:tc>
          <w:tcPr>
            <w:tcW w:w="1418" w:type="dxa"/>
            <w:tcBorders>
              <w:top w:val="single" w:sz="4" w:space="0" w:color="auto"/>
              <w:left w:val="single" w:sz="4" w:space="0" w:color="auto"/>
              <w:bottom w:val="single" w:sz="4" w:space="0" w:color="auto"/>
              <w:right w:val="single" w:sz="4" w:space="0" w:color="auto"/>
            </w:tcBorders>
            <w:vAlign w:val="center"/>
          </w:tcPr>
          <w:p w14:paraId="6BF5FB2F"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75" w:type="dxa"/>
            <w:tcBorders>
              <w:top w:val="single" w:sz="4" w:space="0" w:color="auto"/>
              <w:left w:val="single" w:sz="4" w:space="0" w:color="auto"/>
              <w:bottom w:val="single" w:sz="4" w:space="0" w:color="auto"/>
              <w:right w:val="single" w:sz="4" w:space="0" w:color="auto"/>
            </w:tcBorders>
            <w:vAlign w:val="center"/>
          </w:tcPr>
          <w:p w14:paraId="56B21928"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913" w:type="dxa"/>
            <w:tcBorders>
              <w:top w:val="single" w:sz="4" w:space="0" w:color="auto"/>
              <w:left w:val="single" w:sz="4" w:space="0" w:color="auto"/>
              <w:bottom w:val="single" w:sz="4" w:space="0" w:color="auto"/>
              <w:right w:val="single" w:sz="4" w:space="0" w:color="auto"/>
            </w:tcBorders>
            <w:vAlign w:val="center"/>
          </w:tcPr>
          <w:p w14:paraId="097C00B5"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819" w:type="dxa"/>
            <w:tcBorders>
              <w:top w:val="single" w:sz="4" w:space="0" w:color="auto"/>
              <w:left w:val="single" w:sz="4" w:space="0" w:color="auto"/>
              <w:bottom w:val="single" w:sz="4" w:space="0" w:color="auto"/>
              <w:right w:val="single" w:sz="4" w:space="0" w:color="auto"/>
            </w:tcBorders>
            <w:vAlign w:val="center"/>
          </w:tcPr>
          <w:p w14:paraId="7533C5D1"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92" w:type="dxa"/>
            <w:tcBorders>
              <w:top w:val="single" w:sz="4" w:space="0" w:color="auto"/>
              <w:left w:val="single" w:sz="4" w:space="0" w:color="auto"/>
              <w:bottom w:val="single" w:sz="4" w:space="0" w:color="auto"/>
              <w:right w:val="single" w:sz="4" w:space="0" w:color="auto"/>
            </w:tcBorders>
            <w:vAlign w:val="center"/>
          </w:tcPr>
          <w:p w14:paraId="5E38C741"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194" w:type="dxa"/>
            <w:tcBorders>
              <w:top w:val="single" w:sz="4" w:space="0" w:color="auto"/>
              <w:left w:val="single" w:sz="4" w:space="0" w:color="auto"/>
              <w:bottom w:val="single" w:sz="4" w:space="0" w:color="auto"/>
              <w:right w:val="single" w:sz="4" w:space="0" w:color="auto"/>
            </w:tcBorders>
            <w:vAlign w:val="center"/>
          </w:tcPr>
          <w:p w14:paraId="4340EAD8"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13" w:type="dxa"/>
            <w:tcBorders>
              <w:top w:val="single" w:sz="4" w:space="0" w:color="auto"/>
              <w:left w:val="single" w:sz="4" w:space="0" w:color="auto"/>
              <w:bottom w:val="single" w:sz="4" w:space="0" w:color="auto"/>
              <w:right w:val="single" w:sz="4" w:space="0" w:color="auto"/>
            </w:tcBorders>
            <w:vAlign w:val="center"/>
          </w:tcPr>
          <w:p w14:paraId="2C7E3F54"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34" w:type="dxa"/>
            <w:tcBorders>
              <w:top w:val="single" w:sz="4" w:space="0" w:color="auto"/>
              <w:left w:val="single" w:sz="4" w:space="0" w:color="auto"/>
              <w:bottom w:val="single" w:sz="4" w:space="0" w:color="auto"/>
              <w:right w:val="single" w:sz="4" w:space="0" w:color="auto"/>
            </w:tcBorders>
            <w:vAlign w:val="center"/>
          </w:tcPr>
          <w:p w14:paraId="025051B6"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31" w:type="dxa"/>
            <w:tcBorders>
              <w:top w:val="single" w:sz="4" w:space="0" w:color="auto"/>
              <w:left w:val="single" w:sz="4" w:space="0" w:color="auto"/>
              <w:bottom w:val="single" w:sz="4" w:space="0" w:color="auto"/>
              <w:right w:val="single" w:sz="4" w:space="0" w:color="auto"/>
            </w:tcBorders>
            <w:vAlign w:val="center"/>
          </w:tcPr>
          <w:p w14:paraId="5E5B5E93"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79" w:type="dxa"/>
            <w:tcBorders>
              <w:top w:val="single" w:sz="4" w:space="0" w:color="auto"/>
              <w:left w:val="single" w:sz="4" w:space="0" w:color="auto"/>
              <w:bottom w:val="single" w:sz="4" w:space="0" w:color="auto"/>
              <w:right w:val="single" w:sz="4" w:space="0" w:color="auto"/>
            </w:tcBorders>
            <w:vAlign w:val="center"/>
          </w:tcPr>
          <w:p w14:paraId="724814BA"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990" w:type="dxa"/>
            <w:tcBorders>
              <w:top w:val="single" w:sz="4" w:space="0" w:color="auto"/>
              <w:left w:val="single" w:sz="4" w:space="0" w:color="auto"/>
              <w:bottom w:val="single" w:sz="4" w:space="0" w:color="auto"/>
              <w:right w:val="single" w:sz="4" w:space="0" w:color="auto"/>
            </w:tcBorders>
            <w:vAlign w:val="center"/>
          </w:tcPr>
          <w:p w14:paraId="525026EB"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440" w:type="dxa"/>
            <w:tcBorders>
              <w:top w:val="single" w:sz="4" w:space="0" w:color="auto"/>
              <w:left w:val="single" w:sz="4" w:space="0" w:color="auto"/>
              <w:bottom w:val="single" w:sz="4" w:space="0" w:color="auto"/>
              <w:right w:val="single" w:sz="4" w:space="0" w:color="auto"/>
            </w:tcBorders>
            <w:vAlign w:val="center"/>
          </w:tcPr>
          <w:p w14:paraId="67F1EF3E" w14:textId="77777777" w:rsidR="00B35C2E" w:rsidRPr="009C3545" w:rsidRDefault="00B35C2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3B45F158" w14:textId="09650D60" w:rsidR="00B35C2E" w:rsidRDefault="00B35C2E" w:rsidP="00BA25C6">
      <w:pPr>
        <w:spacing w:after="0"/>
        <w:rPr>
          <w:ins w:id="838" w:author="Alhabibi, Haider@Energy" w:date="2022-01-26T21:12:00Z"/>
          <w:rFonts w:asciiTheme="minorHAnsi" w:hAnsiTheme="minorHAnsi" w:cstheme="minorHAnsi"/>
          <w:sz w:val="18"/>
          <w:szCs w:val="18"/>
        </w:rPr>
      </w:pPr>
    </w:p>
    <w:tbl>
      <w:tblPr>
        <w:tblStyle w:val="TableGrid"/>
        <w:tblW w:w="10795" w:type="dxa"/>
        <w:tblInd w:w="-5" w:type="dxa"/>
        <w:tblLook w:val="04A0" w:firstRow="1" w:lastRow="0" w:firstColumn="1" w:lastColumn="0" w:noHBand="0" w:noVBand="1"/>
        <w:tblPrChange w:id="839" w:author="Alhabibi, Haider@Energy" w:date="2022-01-26T21:18:00Z">
          <w:tblPr>
            <w:tblStyle w:val="TableGrid"/>
            <w:tblW w:w="10710" w:type="dxa"/>
            <w:tblInd w:w="-5" w:type="dxa"/>
            <w:tblLook w:val="04A0" w:firstRow="1" w:lastRow="0" w:firstColumn="1" w:lastColumn="0" w:noHBand="0" w:noVBand="1"/>
          </w:tblPr>
        </w:tblPrChange>
      </w:tblPr>
      <w:tblGrid>
        <w:gridCol w:w="1089"/>
        <w:gridCol w:w="1194"/>
        <w:gridCol w:w="1153"/>
        <w:gridCol w:w="949"/>
        <w:gridCol w:w="778"/>
        <w:gridCol w:w="928"/>
        <w:gridCol w:w="949"/>
        <w:gridCol w:w="774"/>
        <w:gridCol w:w="928"/>
        <w:gridCol w:w="928"/>
        <w:gridCol w:w="1125"/>
        <w:tblGridChange w:id="840">
          <w:tblGrid>
            <w:gridCol w:w="1089"/>
            <w:gridCol w:w="1195"/>
            <w:gridCol w:w="1151"/>
            <w:gridCol w:w="949"/>
            <w:gridCol w:w="779"/>
            <w:gridCol w:w="928"/>
            <w:gridCol w:w="949"/>
            <w:gridCol w:w="774"/>
            <w:gridCol w:w="928"/>
            <w:gridCol w:w="928"/>
            <w:gridCol w:w="1125"/>
          </w:tblGrid>
        </w:tblGridChange>
      </w:tblGrid>
      <w:tr w:rsidR="002373BC" w:rsidRPr="00C071B0" w14:paraId="76575407" w14:textId="77777777" w:rsidTr="007A496F">
        <w:trPr>
          <w:ins w:id="841" w:author="Alhabibi, Haider@Energy" w:date="2022-01-26T21:12:00Z"/>
        </w:trPr>
        <w:tc>
          <w:tcPr>
            <w:tcW w:w="5000" w:type="pct"/>
            <w:gridSpan w:val="11"/>
            <w:tcPrChange w:id="842" w:author="Alhabibi, Haider@Energy" w:date="2022-01-26T21:18:00Z">
              <w:tcPr>
                <w:tcW w:w="5000" w:type="pct"/>
                <w:gridSpan w:val="11"/>
              </w:tcPr>
            </w:tcPrChange>
          </w:tcPr>
          <w:p w14:paraId="6BEF7154" w14:textId="052CF4A7" w:rsidR="002373BC" w:rsidRPr="00D42D0F" w:rsidRDefault="002373BC" w:rsidP="009A4623">
            <w:pPr>
              <w:spacing w:after="0"/>
              <w:rPr>
                <w:ins w:id="843" w:author="Alhabibi, Haider@Energy" w:date="2022-01-26T21:12:00Z"/>
                <w:rFonts w:cstheme="minorHAnsi"/>
                <w:b/>
                <w:sz w:val="20"/>
                <w:szCs w:val="20"/>
              </w:rPr>
            </w:pPr>
            <w:ins w:id="844" w:author="Alhabibi, Haider@Energy" w:date="2022-01-26T21:12:00Z">
              <w:r>
                <w:rPr>
                  <w:rFonts w:cstheme="minorHAnsi"/>
                  <w:b/>
                  <w:sz w:val="20"/>
                  <w:szCs w:val="20"/>
                </w:rPr>
                <w:t>C2</w:t>
              </w:r>
              <w:r w:rsidRPr="00405CF9">
                <w:rPr>
                  <w:rFonts w:cstheme="minorHAnsi"/>
                  <w:b/>
                  <w:sz w:val="20"/>
                  <w:szCs w:val="20"/>
                </w:rPr>
                <w:t>. Installed</w:t>
              </w:r>
              <w:r w:rsidRPr="00D42D0F">
                <w:rPr>
                  <w:rFonts w:cstheme="minorHAnsi"/>
                  <w:b/>
                  <w:sz w:val="20"/>
                  <w:szCs w:val="20"/>
                </w:rPr>
                <w:t xml:space="preserve"> </w:t>
              </w:r>
              <w:r>
                <w:rPr>
                  <w:rFonts w:cstheme="minorHAnsi"/>
                  <w:b/>
                  <w:sz w:val="20"/>
                  <w:szCs w:val="20"/>
                </w:rPr>
                <w:t>HERS Verified CHPWH System</w:t>
              </w:r>
              <w:r w:rsidRPr="00D42D0F">
                <w:rPr>
                  <w:rFonts w:cstheme="minorHAnsi"/>
                  <w:b/>
                  <w:sz w:val="20"/>
                  <w:szCs w:val="20"/>
                </w:rPr>
                <w:t xml:space="preserve"> Information</w:t>
              </w:r>
            </w:ins>
          </w:p>
          <w:p w14:paraId="5BDBA238" w14:textId="44C767A5" w:rsidR="002373BC" w:rsidRDefault="002373BC" w:rsidP="009A4623">
            <w:pPr>
              <w:spacing w:after="0"/>
              <w:rPr>
                <w:ins w:id="845" w:author="Alhabibi, Haider@Energy" w:date="2022-01-26T21:12:00Z"/>
                <w:rFonts w:cstheme="minorHAnsi"/>
                <w:sz w:val="20"/>
                <w:szCs w:val="20"/>
              </w:rPr>
            </w:pPr>
            <w:ins w:id="846" w:author="Alhabibi, Haider@Energy" w:date="2022-01-26T21:12:00Z">
              <w:r w:rsidRPr="003F4127">
                <w:rPr>
                  <w:rFonts w:cstheme="minorHAnsi"/>
                  <w:sz w:val="20"/>
                  <w:szCs w:val="20"/>
                </w:rPr>
                <w:t xml:space="preserve">This table reports the water heating systems specified on the registered </w:t>
              </w:r>
              <w:del w:id="847" w:author="Tam, Danny@Energy" w:date="2022-02-28T15:45:00Z">
                <w:r w:rsidRPr="003F4127" w:rsidDel="00D11E38">
                  <w:rPr>
                    <w:rFonts w:cstheme="minorHAnsi"/>
                    <w:sz w:val="20"/>
                    <w:szCs w:val="20"/>
                  </w:rPr>
                  <w:delText>CF1R</w:delText>
                </w:r>
              </w:del>
            </w:ins>
            <w:ins w:id="848" w:author="Tam, Danny@Energy" w:date="2022-02-28T15:45:00Z">
              <w:r w:rsidR="00D11E38">
                <w:rPr>
                  <w:rFonts w:cstheme="minorHAnsi"/>
                  <w:sz w:val="20"/>
                  <w:szCs w:val="20"/>
                </w:rPr>
                <w:t>NRCC</w:t>
              </w:r>
            </w:ins>
            <w:ins w:id="849" w:author="Alhabibi, Haider@Energy" w:date="2022-01-26T21:12:00Z">
              <w:r w:rsidRPr="003F4127">
                <w:rPr>
                  <w:rFonts w:cstheme="minorHAnsi"/>
                  <w:sz w:val="20"/>
                  <w:szCs w:val="20"/>
                </w:rPr>
                <w:t xml:space="preserve"> compliance document for this project.</w:t>
              </w:r>
            </w:ins>
          </w:p>
          <w:p w14:paraId="13EB1E2E" w14:textId="30DFEB60" w:rsidR="002373BC" w:rsidRDefault="002373BC" w:rsidP="009A4623">
            <w:pPr>
              <w:spacing w:after="0"/>
              <w:rPr>
                <w:ins w:id="850" w:author="Alhabibi, Haider@Energy" w:date="2022-01-26T21:12:00Z"/>
                <w:rFonts w:cstheme="minorHAnsi"/>
                <w:sz w:val="20"/>
                <w:szCs w:val="20"/>
              </w:rPr>
            </w:pPr>
            <w:ins w:id="851" w:author="Alhabibi, Haider@Energy" w:date="2022-01-26T21:12:00Z">
              <w:r>
                <w:rPr>
                  <w:rFonts w:cstheme="minorHAnsi"/>
                  <w:sz w:val="20"/>
                  <w:szCs w:val="20"/>
                </w:rPr>
                <w:t xml:space="preserve">&lt;&lt;If </w:t>
              </w:r>
              <w:del w:id="852" w:author="Tam, Danny@Energy" w:date="2022-02-28T15:45:00Z">
                <w:r w:rsidDel="00D11E38">
                  <w:rPr>
                    <w:rFonts w:cstheme="minorHAnsi"/>
                    <w:sz w:val="20"/>
                    <w:szCs w:val="20"/>
                  </w:rPr>
                  <w:delText>CF1R</w:delText>
                </w:r>
              </w:del>
            </w:ins>
            <w:ins w:id="853" w:author="Tam, Danny@Energy" w:date="2022-02-28T15:45:00Z">
              <w:r w:rsidR="00D11E38">
                <w:rPr>
                  <w:rFonts w:cstheme="minorHAnsi"/>
                  <w:sz w:val="20"/>
                  <w:szCs w:val="20"/>
                </w:rPr>
                <w:t>NRCC</w:t>
              </w:r>
            </w:ins>
            <w:ins w:id="854" w:author="Alhabibi, Haider@Energy" w:date="2022-01-26T21:12:00Z">
              <w:r>
                <w:rPr>
                  <w:rFonts w:cstheme="minorHAnsi"/>
                  <w:sz w:val="20"/>
                  <w:szCs w:val="20"/>
                </w:rPr>
                <w:t xml:space="preserve"> has CHPWH, then require table, else </w:t>
              </w:r>
              <w:r w:rsidRPr="00E12A63">
                <w:rPr>
                  <w:rFonts w:asciiTheme="minorHAnsi" w:hAnsiTheme="minorHAnsi" w:cstheme="minorHAnsi"/>
                  <w:sz w:val="20"/>
                  <w:szCs w:val="20"/>
                </w:rPr>
                <w:t>display the "section does not apply" message</w:t>
              </w:r>
              <w:r>
                <w:rPr>
                  <w:rFonts w:cstheme="minorHAnsi"/>
                  <w:sz w:val="20"/>
                  <w:szCs w:val="20"/>
                </w:rPr>
                <w:t>&gt;&gt;</w:t>
              </w:r>
            </w:ins>
          </w:p>
          <w:p w14:paraId="3DF18A67" w14:textId="195591D4" w:rsidR="002373BC" w:rsidRPr="003F4127" w:rsidRDefault="002373BC" w:rsidP="009A4623">
            <w:pPr>
              <w:spacing w:after="0"/>
              <w:rPr>
                <w:ins w:id="855" w:author="Alhabibi, Haider@Energy" w:date="2022-01-26T21:12:00Z"/>
                <w:rFonts w:cstheme="minorHAnsi"/>
                <w:sz w:val="20"/>
                <w:szCs w:val="20"/>
              </w:rPr>
            </w:pPr>
            <w:ins w:id="856" w:author="Alhabibi, Haider@Energy" w:date="2022-01-26T21:12:00Z">
              <w:r>
                <w:rPr>
                  <w:rFonts w:cstheme="minorHAnsi"/>
                  <w:sz w:val="20"/>
                  <w:szCs w:val="20"/>
                </w:rPr>
                <w:t xml:space="preserve">&lt;&lt;require one row of data for each water heater identified on the </w:t>
              </w:r>
              <w:del w:id="857" w:author="Tam, Danny@Energy" w:date="2022-02-28T15:45:00Z">
                <w:r w:rsidDel="00D11E38">
                  <w:rPr>
                    <w:rFonts w:cstheme="minorHAnsi"/>
                    <w:sz w:val="20"/>
                    <w:szCs w:val="20"/>
                  </w:rPr>
                  <w:delText>CF1R</w:delText>
                </w:r>
              </w:del>
            </w:ins>
            <w:ins w:id="858" w:author="Tam, Danny@Energy" w:date="2022-02-28T15:45:00Z">
              <w:r w:rsidR="00D11E38">
                <w:rPr>
                  <w:rFonts w:cstheme="minorHAnsi"/>
                  <w:sz w:val="20"/>
                  <w:szCs w:val="20"/>
                </w:rPr>
                <w:t>NRCC</w:t>
              </w:r>
            </w:ins>
            <w:ins w:id="859" w:author="Alhabibi, Haider@Energy" w:date="2022-01-26T21:12:00Z">
              <w:r>
                <w:rPr>
                  <w:rFonts w:cstheme="minorHAnsi"/>
                  <w:sz w:val="20"/>
                  <w:szCs w:val="20"/>
                </w:rPr>
                <w:t>&gt;&gt;</w:t>
              </w:r>
            </w:ins>
          </w:p>
        </w:tc>
      </w:tr>
      <w:tr w:rsidR="007A496F" w:rsidRPr="00C071B0" w14:paraId="2124192C" w14:textId="77777777" w:rsidTr="007A496F">
        <w:tblPrEx>
          <w:tblPrExChange w:id="860" w:author="Alhabibi, Haider@Energy" w:date="2022-01-26T21:19:00Z">
            <w:tblPrEx>
              <w:tblW w:w="10795" w:type="dxa"/>
            </w:tblPrEx>
          </w:tblPrExChange>
        </w:tblPrEx>
        <w:trPr>
          <w:ins w:id="861" w:author="Alhabibi, Haider@Energy" w:date="2022-01-26T21:12:00Z"/>
        </w:trPr>
        <w:tc>
          <w:tcPr>
            <w:tcW w:w="504" w:type="pct"/>
            <w:vAlign w:val="bottom"/>
            <w:tcPrChange w:id="862" w:author="Alhabibi, Haider@Energy" w:date="2022-01-26T21:19:00Z">
              <w:tcPr>
                <w:tcW w:w="504" w:type="pct"/>
                <w:vAlign w:val="bottom"/>
              </w:tcPr>
            </w:tcPrChange>
          </w:tcPr>
          <w:p w14:paraId="0F3F7CBE" w14:textId="77777777" w:rsidR="002373BC" w:rsidRPr="003F4127" w:rsidRDefault="002373BC" w:rsidP="009A4623">
            <w:pPr>
              <w:spacing w:after="0"/>
              <w:jc w:val="center"/>
              <w:rPr>
                <w:ins w:id="863" w:author="Alhabibi, Haider@Energy" w:date="2022-01-26T21:12:00Z"/>
                <w:rFonts w:cstheme="minorHAnsi"/>
                <w:sz w:val="20"/>
                <w:szCs w:val="20"/>
              </w:rPr>
            </w:pPr>
            <w:ins w:id="864" w:author="Alhabibi, Haider@Energy" w:date="2022-01-26T21:12:00Z">
              <w:r w:rsidRPr="003F4127">
                <w:rPr>
                  <w:rFonts w:eastAsia="Times New Roman" w:cstheme="minorHAnsi"/>
                  <w:sz w:val="20"/>
                  <w:szCs w:val="20"/>
                </w:rPr>
                <w:t>01</w:t>
              </w:r>
            </w:ins>
          </w:p>
        </w:tc>
        <w:tc>
          <w:tcPr>
            <w:tcW w:w="553" w:type="pct"/>
            <w:vAlign w:val="bottom"/>
            <w:tcPrChange w:id="865" w:author="Alhabibi, Haider@Energy" w:date="2022-01-26T21:19:00Z">
              <w:tcPr>
                <w:tcW w:w="553" w:type="pct"/>
                <w:vAlign w:val="bottom"/>
              </w:tcPr>
            </w:tcPrChange>
          </w:tcPr>
          <w:p w14:paraId="11A14397" w14:textId="77777777" w:rsidR="002373BC" w:rsidRPr="003F4127" w:rsidRDefault="002373BC" w:rsidP="009A4623">
            <w:pPr>
              <w:spacing w:after="0"/>
              <w:jc w:val="center"/>
              <w:rPr>
                <w:ins w:id="866" w:author="Alhabibi, Haider@Energy" w:date="2022-01-26T21:12:00Z"/>
                <w:rFonts w:cstheme="minorHAnsi"/>
                <w:sz w:val="20"/>
                <w:szCs w:val="20"/>
              </w:rPr>
            </w:pPr>
            <w:ins w:id="867" w:author="Alhabibi, Haider@Energy" w:date="2022-01-26T21:12:00Z">
              <w:r w:rsidRPr="003F4127">
                <w:rPr>
                  <w:rFonts w:eastAsia="Times New Roman" w:cstheme="minorHAnsi"/>
                  <w:sz w:val="20"/>
                  <w:szCs w:val="20"/>
                </w:rPr>
                <w:t>02</w:t>
              </w:r>
            </w:ins>
          </w:p>
        </w:tc>
        <w:tc>
          <w:tcPr>
            <w:tcW w:w="533" w:type="pct"/>
            <w:tcPrChange w:id="868" w:author="Alhabibi, Haider@Energy" w:date="2022-01-26T21:19:00Z">
              <w:tcPr>
                <w:tcW w:w="533" w:type="pct"/>
              </w:tcPr>
            </w:tcPrChange>
          </w:tcPr>
          <w:p w14:paraId="72AAC507" w14:textId="77777777" w:rsidR="002373BC" w:rsidRPr="003F4127" w:rsidRDefault="002373BC" w:rsidP="009A4623">
            <w:pPr>
              <w:spacing w:after="0"/>
              <w:jc w:val="center"/>
              <w:rPr>
                <w:ins w:id="869" w:author="Alhabibi, Haider@Energy" w:date="2022-01-26T21:12:00Z"/>
                <w:rFonts w:eastAsia="Times New Roman" w:cstheme="minorHAnsi"/>
                <w:sz w:val="20"/>
                <w:szCs w:val="20"/>
              </w:rPr>
            </w:pPr>
            <w:ins w:id="870" w:author="Alhabibi, Haider@Energy" w:date="2022-01-26T21:12:00Z">
              <w:r w:rsidRPr="003F4127">
                <w:rPr>
                  <w:rFonts w:eastAsia="Times New Roman" w:cstheme="minorHAnsi"/>
                  <w:sz w:val="20"/>
                  <w:szCs w:val="20"/>
                </w:rPr>
                <w:t>03</w:t>
              </w:r>
            </w:ins>
          </w:p>
        </w:tc>
        <w:tc>
          <w:tcPr>
            <w:tcW w:w="440" w:type="pct"/>
            <w:tcPrChange w:id="871" w:author="Alhabibi, Haider@Energy" w:date="2022-01-26T21:19:00Z">
              <w:tcPr>
                <w:tcW w:w="440" w:type="pct"/>
              </w:tcPr>
            </w:tcPrChange>
          </w:tcPr>
          <w:p w14:paraId="1C55A132" w14:textId="77777777" w:rsidR="002373BC" w:rsidRDefault="002373BC" w:rsidP="009A4623">
            <w:pPr>
              <w:spacing w:after="0"/>
              <w:jc w:val="center"/>
              <w:rPr>
                <w:ins w:id="872" w:author="Alhabibi, Haider@Energy" w:date="2022-01-26T21:12:00Z"/>
                <w:rFonts w:eastAsia="Times New Roman" w:cstheme="minorHAnsi"/>
                <w:sz w:val="20"/>
                <w:szCs w:val="20"/>
              </w:rPr>
            </w:pPr>
            <w:ins w:id="873" w:author="Alhabibi, Haider@Energy" w:date="2022-01-26T21:12:00Z">
              <w:r w:rsidRPr="00CE2BD1">
                <w:rPr>
                  <w:rFonts w:eastAsia="Times New Roman" w:cs="Calibri"/>
                  <w:sz w:val="18"/>
                  <w:szCs w:val="18"/>
                </w:rPr>
                <w:t>04</w:t>
              </w:r>
            </w:ins>
          </w:p>
        </w:tc>
        <w:tc>
          <w:tcPr>
            <w:tcW w:w="361" w:type="pct"/>
            <w:tcPrChange w:id="874" w:author="Alhabibi, Haider@Energy" w:date="2022-01-26T21:19:00Z">
              <w:tcPr>
                <w:tcW w:w="429" w:type="pct"/>
              </w:tcPr>
            </w:tcPrChange>
          </w:tcPr>
          <w:p w14:paraId="1C15B430" w14:textId="77777777" w:rsidR="002373BC" w:rsidRPr="003F4127" w:rsidRDefault="002373BC" w:rsidP="009A4623">
            <w:pPr>
              <w:spacing w:after="0"/>
              <w:jc w:val="center"/>
              <w:rPr>
                <w:ins w:id="875" w:author="Alhabibi, Haider@Energy" w:date="2022-01-26T21:12:00Z"/>
                <w:rFonts w:eastAsia="Times New Roman" w:cstheme="minorHAnsi"/>
                <w:sz w:val="20"/>
                <w:szCs w:val="20"/>
              </w:rPr>
            </w:pPr>
            <w:ins w:id="876" w:author="Alhabibi, Haider@Energy" w:date="2022-01-26T21:12:00Z">
              <w:r>
                <w:rPr>
                  <w:rFonts w:eastAsia="Times New Roman" w:cstheme="minorHAnsi"/>
                  <w:sz w:val="20"/>
                  <w:szCs w:val="20"/>
                </w:rPr>
                <w:t>05</w:t>
              </w:r>
            </w:ins>
          </w:p>
        </w:tc>
        <w:tc>
          <w:tcPr>
            <w:tcW w:w="430" w:type="pct"/>
            <w:tcPrChange w:id="877" w:author="Alhabibi, Haider@Energy" w:date="2022-01-26T21:19:00Z">
              <w:tcPr>
                <w:tcW w:w="362" w:type="pct"/>
              </w:tcPr>
            </w:tcPrChange>
          </w:tcPr>
          <w:p w14:paraId="07AE51AF" w14:textId="77777777" w:rsidR="002373BC" w:rsidRDefault="002373BC" w:rsidP="009A4623">
            <w:pPr>
              <w:spacing w:after="0"/>
              <w:jc w:val="center"/>
              <w:rPr>
                <w:ins w:id="878" w:author="Alhabibi, Haider@Energy" w:date="2022-01-26T21:12:00Z"/>
                <w:rFonts w:eastAsia="Times New Roman" w:cstheme="minorHAnsi"/>
                <w:sz w:val="20"/>
                <w:szCs w:val="20"/>
              </w:rPr>
            </w:pPr>
            <w:ins w:id="879" w:author="Alhabibi, Haider@Energy" w:date="2022-01-26T21:12:00Z">
              <w:r w:rsidRPr="00CE2BD1">
                <w:rPr>
                  <w:rFonts w:eastAsia="Times New Roman" w:cs="Calibri"/>
                  <w:sz w:val="18"/>
                  <w:szCs w:val="18"/>
                </w:rPr>
                <w:t>06</w:t>
              </w:r>
            </w:ins>
          </w:p>
        </w:tc>
        <w:tc>
          <w:tcPr>
            <w:tcW w:w="440" w:type="pct"/>
            <w:tcPrChange w:id="880" w:author="Alhabibi, Haider@Energy" w:date="2022-01-26T21:19:00Z">
              <w:tcPr>
                <w:tcW w:w="440" w:type="pct"/>
              </w:tcPr>
            </w:tcPrChange>
          </w:tcPr>
          <w:p w14:paraId="45805B8C" w14:textId="77777777" w:rsidR="002373BC" w:rsidRDefault="002373BC" w:rsidP="009A4623">
            <w:pPr>
              <w:spacing w:after="0"/>
              <w:jc w:val="center"/>
              <w:rPr>
                <w:ins w:id="881" w:author="Alhabibi, Haider@Energy" w:date="2022-01-26T21:12:00Z"/>
                <w:rFonts w:eastAsia="Times New Roman" w:cstheme="minorHAnsi"/>
                <w:sz w:val="20"/>
                <w:szCs w:val="20"/>
              </w:rPr>
            </w:pPr>
            <w:ins w:id="882" w:author="Alhabibi, Haider@Energy" w:date="2022-01-26T21:12:00Z">
              <w:r w:rsidRPr="00CE2BD1">
                <w:rPr>
                  <w:rFonts w:eastAsia="Times New Roman" w:cs="Calibri"/>
                  <w:sz w:val="18"/>
                  <w:szCs w:val="18"/>
                </w:rPr>
                <w:t>07</w:t>
              </w:r>
            </w:ins>
          </w:p>
        </w:tc>
        <w:tc>
          <w:tcPr>
            <w:tcW w:w="358" w:type="pct"/>
            <w:tcPrChange w:id="883" w:author="Alhabibi, Haider@Energy" w:date="2022-01-26T21:19:00Z">
              <w:tcPr>
                <w:tcW w:w="358" w:type="pct"/>
              </w:tcPr>
            </w:tcPrChange>
          </w:tcPr>
          <w:p w14:paraId="6844F3CE" w14:textId="77777777" w:rsidR="002373BC" w:rsidRPr="003F4127" w:rsidRDefault="002373BC" w:rsidP="009A4623">
            <w:pPr>
              <w:spacing w:after="0"/>
              <w:jc w:val="center"/>
              <w:rPr>
                <w:ins w:id="884" w:author="Alhabibi, Haider@Energy" w:date="2022-01-26T21:12:00Z"/>
                <w:rFonts w:eastAsia="Times New Roman" w:cstheme="minorHAnsi"/>
                <w:sz w:val="20"/>
                <w:szCs w:val="20"/>
              </w:rPr>
            </w:pPr>
            <w:ins w:id="885" w:author="Alhabibi, Haider@Energy" w:date="2022-01-26T21:12:00Z">
              <w:r>
                <w:rPr>
                  <w:rFonts w:eastAsia="Times New Roman" w:cstheme="minorHAnsi"/>
                  <w:sz w:val="20"/>
                  <w:szCs w:val="20"/>
                </w:rPr>
                <w:t>08</w:t>
              </w:r>
            </w:ins>
          </w:p>
        </w:tc>
        <w:tc>
          <w:tcPr>
            <w:tcW w:w="430" w:type="pct"/>
            <w:tcPrChange w:id="886" w:author="Alhabibi, Haider@Energy" w:date="2022-01-26T21:19:00Z">
              <w:tcPr>
                <w:tcW w:w="430" w:type="pct"/>
              </w:tcPr>
            </w:tcPrChange>
          </w:tcPr>
          <w:p w14:paraId="384A1FE5" w14:textId="77777777" w:rsidR="002373BC" w:rsidRDefault="002373BC" w:rsidP="009A4623">
            <w:pPr>
              <w:spacing w:after="0"/>
              <w:jc w:val="center"/>
              <w:rPr>
                <w:ins w:id="887" w:author="Alhabibi, Haider@Energy" w:date="2022-01-26T21:12:00Z"/>
                <w:rFonts w:eastAsia="Times New Roman" w:cstheme="minorHAnsi"/>
                <w:sz w:val="20"/>
                <w:szCs w:val="20"/>
              </w:rPr>
            </w:pPr>
            <w:ins w:id="888" w:author="Alhabibi, Haider@Energy" w:date="2022-01-26T21:12:00Z">
              <w:r w:rsidRPr="00CE2BD1">
                <w:rPr>
                  <w:rFonts w:eastAsia="Times New Roman" w:cs="Calibri"/>
                  <w:sz w:val="18"/>
                  <w:szCs w:val="18"/>
                </w:rPr>
                <w:t>09</w:t>
              </w:r>
            </w:ins>
          </w:p>
        </w:tc>
        <w:tc>
          <w:tcPr>
            <w:tcW w:w="430" w:type="pct"/>
            <w:tcPrChange w:id="889" w:author="Alhabibi, Haider@Energy" w:date="2022-01-26T21:19:00Z">
              <w:tcPr>
                <w:tcW w:w="430" w:type="pct"/>
              </w:tcPr>
            </w:tcPrChange>
          </w:tcPr>
          <w:p w14:paraId="0EB669EA" w14:textId="77777777" w:rsidR="002373BC" w:rsidRDefault="002373BC" w:rsidP="009A4623">
            <w:pPr>
              <w:spacing w:after="0"/>
              <w:jc w:val="center"/>
              <w:rPr>
                <w:ins w:id="890" w:author="Alhabibi, Haider@Energy" w:date="2022-01-26T21:12:00Z"/>
                <w:rFonts w:eastAsia="Times New Roman" w:cstheme="minorHAnsi"/>
                <w:sz w:val="20"/>
                <w:szCs w:val="20"/>
              </w:rPr>
            </w:pPr>
            <w:ins w:id="891" w:author="Alhabibi, Haider@Energy" w:date="2022-01-26T21:12:00Z">
              <w:r w:rsidRPr="00CE2BD1">
                <w:rPr>
                  <w:rFonts w:eastAsia="Times New Roman" w:cs="Calibri"/>
                  <w:sz w:val="18"/>
                  <w:szCs w:val="18"/>
                </w:rPr>
                <w:t>10</w:t>
              </w:r>
            </w:ins>
          </w:p>
        </w:tc>
        <w:tc>
          <w:tcPr>
            <w:tcW w:w="521" w:type="pct"/>
            <w:tcPrChange w:id="892" w:author="Alhabibi, Haider@Energy" w:date="2022-01-26T21:19:00Z">
              <w:tcPr>
                <w:tcW w:w="521" w:type="pct"/>
              </w:tcPr>
            </w:tcPrChange>
          </w:tcPr>
          <w:p w14:paraId="0709E1B2" w14:textId="77777777" w:rsidR="002373BC" w:rsidRPr="003F4127" w:rsidRDefault="002373BC" w:rsidP="009A4623">
            <w:pPr>
              <w:spacing w:after="0"/>
              <w:jc w:val="center"/>
              <w:rPr>
                <w:ins w:id="893" w:author="Alhabibi, Haider@Energy" w:date="2022-01-26T21:12:00Z"/>
                <w:rFonts w:eastAsia="Times New Roman" w:cstheme="minorHAnsi"/>
                <w:sz w:val="20"/>
                <w:szCs w:val="20"/>
              </w:rPr>
            </w:pPr>
            <w:ins w:id="894" w:author="Alhabibi, Haider@Energy" w:date="2022-01-26T21:12:00Z">
              <w:r>
                <w:rPr>
                  <w:rFonts w:eastAsia="Times New Roman" w:cstheme="minorHAnsi"/>
                  <w:sz w:val="20"/>
                  <w:szCs w:val="20"/>
                </w:rPr>
                <w:t>11</w:t>
              </w:r>
            </w:ins>
          </w:p>
        </w:tc>
      </w:tr>
      <w:tr w:rsidR="007A496F" w:rsidRPr="00C071B0" w14:paraId="4A8AEB6D" w14:textId="77777777" w:rsidTr="007A496F">
        <w:tblPrEx>
          <w:tblPrExChange w:id="895" w:author="Alhabibi, Haider@Energy" w:date="2022-01-26T21:19:00Z">
            <w:tblPrEx>
              <w:tblW w:w="10795" w:type="dxa"/>
            </w:tblPrEx>
          </w:tblPrExChange>
        </w:tblPrEx>
        <w:trPr>
          <w:ins w:id="896" w:author="Alhabibi, Haider@Energy" w:date="2022-01-26T21:12:00Z"/>
        </w:trPr>
        <w:tc>
          <w:tcPr>
            <w:tcW w:w="504" w:type="pct"/>
            <w:vAlign w:val="bottom"/>
            <w:tcPrChange w:id="897" w:author="Alhabibi, Haider@Energy" w:date="2022-01-26T21:19:00Z">
              <w:tcPr>
                <w:tcW w:w="504" w:type="pct"/>
                <w:vAlign w:val="bottom"/>
              </w:tcPr>
            </w:tcPrChange>
          </w:tcPr>
          <w:p w14:paraId="00E6669C"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ins w:id="898" w:author="Alhabibi, Haider@Energy" w:date="2022-01-26T21:12:00Z"/>
                <w:rFonts w:eastAsia="Times New Roman" w:cstheme="minorHAnsi"/>
                <w:sz w:val="18"/>
                <w:szCs w:val="18"/>
              </w:rPr>
            </w:pPr>
            <w:ins w:id="899" w:author="Alhabibi, Haider@Energy" w:date="2022-01-26T21:12:00Z">
              <w:r w:rsidRPr="00554B1E">
                <w:rPr>
                  <w:rFonts w:eastAsia="Times New Roman" w:cstheme="minorHAnsi"/>
                  <w:sz w:val="18"/>
                  <w:szCs w:val="18"/>
                </w:rPr>
                <w:t>Water Heating System ID</w:t>
              </w:r>
            </w:ins>
          </w:p>
          <w:p w14:paraId="21FB15F0" w14:textId="77777777" w:rsidR="002373BC" w:rsidRPr="00554B1E" w:rsidRDefault="002373BC" w:rsidP="009A4623">
            <w:pPr>
              <w:spacing w:after="0"/>
              <w:jc w:val="center"/>
              <w:rPr>
                <w:ins w:id="900" w:author="Alhabibi, Haider@Energy" w:date="2022-01-26T21:12:00Z"/>
                <w:rFonts w:cstheme="minorHAnsi"/>
                <w:sz w:val="18"/>
                <w:szCs w:val="18"/>
              </w:rPr>
            </w:pPr>
            <w:ins w:id="901" w:author="Alhabibi, Haider@Energy" w:date="2022-01-26T21:12:00Z">
              <w:r w:rsidRPr="00554B1E">
                <w:rPr>
                  <w:rFonts w:eastAsia="Times New Roman" w:cstheme="minorHAnsi"/>
                  <w:sz w:val="18"/>
                  <w:szCs w:val="18"/>
                </w:rPr>
                <w:t>or Name</w:t>
              </w:r>
            </w:ins>
          </w:p>
        </w:tc>
        <w:tc>
          <w:tcPr>
            <w:tcW w:w="553" w:type="pct"/>
            <w:vAlign w:val="bottom"/>
            <w:tcPrChange w:id="902" w:author="Alhabibi, Haider@Energy" w:date="2022-01-26T21:19:00Z">
              <w:tcPr>
                <w:tcW w:w="553" w:type="pct"/>
                <w:vAlign w:val="bottom"/>
              </w:tcPr>
            </w:tcPrChange>
          </w:tcPr>
          <w:p w14:paraId="3885528F"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ins w:id="903" w:author="Alhabibi, Haider@Energy" w:date="2022-01-26T21:12:00Z"/>
                <w:rFonts w:eastAsia="Times New Roman" w:cstheme="minorHAnsi"/>
                <w:sz w:val="18"/>
                <w:szCs w:val="18"/>
              </w:rPr>
            </w:pPr>
            <w:ins w:id="904" w:author="Alhabibi, Haider@Energy" w:date="2022-01-26T21:12:00Z">
              <w:r w:rsidRPr="00554B1E">
                <w:rPr>
                  <w:rFonts w:eastAsia="Times New Roman" w:cstheme="minorHAnsi"/>
                  <w:sz w:val="18"/>
                  <w:szCs w:val="18"/>
                </w:rPr>
                <w:t>Modeled Equipment</w:t>
              </w:r>
            </w:ins>
          </w:p>
          <w:p w14:paraId="6DBD0A08" w14:textId="77777777" w:rsidR="002373BC" w:rsidRPr="00554B1E" w:rsidRDefault="002373BC" w:rsidP="009A4623">
            <w:pPr>
              <w:spacing w:after="0"/>
              <w:jc w:val="center"/>
              <w:rPr>
                <w:ins w:id="905" w:author="Alhabibi, Haider@Energy" w:date="2022-01-26T21:12:00Z"/>
                <w:rFonts w:cstheme="minorHAnsi"/>
                <w:sz w:val="18"/>
                <w:szCs w:val="18"/>
              </w:rPr>
            </w:pPr>
            <w:ins w:id="906" w:author="Alhabibi, Haider@Energy" w:date="2022-01-26T21:12:00Z">
              <w:r w:rsidRPr="00554B1E">
                <w:rPr>
                  <w:rFonts w:eastAsia="Times New Roman" w:cstheme="minorHAnsi"/>
                  <w:sz w:val="18"/>
                  <w:szCs w:val="18"/>
                </w:rPr>
                <w:t>Make and Model</w:t>
              </w:r>
            </w:ins>
          </w:p>
        </w:tc>
        <w:tc>
          <w:tcPr>
            <w:tcW w:w="533" w:type="pct"/>
            <w:vAlign w:val="bottom"/>
            <w:tcPrChange w:id="907" w:author="Alhabibi, Haider@Energy" w:date="2022-01-26T21:19:00Z">
              <w:tcPr>
                <w:tcW w:w="533" w:type="pct"/>
                <w:vAlign w:val="bottom"/>
              </w:tcPr>
            </w:tcPrChange>
          </w:tcPr>
          <w:p w14:paraId="0836C168"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ins w:id="908" w:author="Alhabibi, Haider@Energy" w:date="2022-01-26T21:12:00Z"/>
                <w:rFonts w:eastAsia="Times New Roman" w:cstheme="minorHAnsi"/>
                <w:sz w:val="18"/>
                <w:szCs w:val="18"/>
              </w:rPr>
            </w:pPr>
            <w:ins w:id="909" w:author="Alhabibi, Haider@Energy" w:date="2022-01-26T21:12:00Z">
              <w:r w:rsidRPr="00554B1E">
                <w:rPr>
                  <w:rFonts w:eastAsia="Times New Roman" w:cstheme="minorHAnsi"/>
                  <w:sz w:val="18"/>
                  <w:szCs w:val="18"/>
                </w:rPr>
                <w:t>Number of Water Heaters/ Compressors</w:t>
              </w:r>
            </w:ins>
          </w:p>
        </w:tc>
        <w:tc>
          <w:tcPr>
            <w:tcW w:w="440" w:type="pct"/>
            <w:vAlign w:val="bottom"/>
            <w:tcPrChange w:id="910" w:author="Alhabibi, Haider@Energy" w:date="2022-01-26T21:19:00Z">
              <w:tcPr>
                <w:tcW w:w="440" w:type="pct"/>
                <w:vAlign w:val="bottom"/>
              </w:tcPr>
            </w:tcPrChange>
          </w:tcPr>
          <w:p w14:paraId="37A666DB"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ins w:id="911" w:author="Alhabibi, Haider@Energy" w:date="2022-01-26T21:12:00Z"/>
                <w:rFonts w:eastAsia="Times New Roman" w:cstheme="minorHAnsi"/>
                <w:sz w:val="18"/>
                <w:szCs w:val="18"/>
              </w:rPr>
            </w:pPr>
            <w:ins w:id="912" w:author="Alhabibi, Haider@Energy" w:date="2022-01-26T21:12:00Z">
              <w:r w:rsidRPr="00554B1E">
                <w:rPr>
                  <w:rFonts w:eastAsia="Times New Roman" w:cs="Calibri"/>
                  <w:sz w:val="18"/>
                  <w:szCs w:val="18"/>
                </w:rPr>
                <w:t>Primary Tank Location</w:t>
              </w:r>
            </w:ins>
          </w:p>
        </w:tc>
        <w:tc>
          <w:tcPr>
            <w:tcW w:w="361" w:type="pct"/>
            <w:vAlign w:val="bottom"/>
            <w:tcPrChange w:id="913" w:author="Alhabibi, Haider@Energy" w:date="2022-01-26T21:19:00Z">
              <w:tcPr>
                <w:tcW w:w="429" w:type="pct"/>
                <w:vAlign w:val="bottom"/>
              </w:tcPr>
            </w:tcPrChange>
          </w:tcPr>
          <w:p w14:paraId="05C4C29E"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ins w:id="914" w:author="Alhabibi, Haider@Energy" w:date="2022-01-26T21:12:00Z"/>
                <w:rFonts w:eastAsia="Times New Roman" w:cstheme="minorHAnsi"/>
                <w:sz w:val="18"/>
                <w:szCs w:val="18"/>
              </w:rPr>
            </w:pPr>
            <w:ins w:id="915" w:author="Alhabibi, Haider@Energy" w:date="2022-01-26T21:12:00Z">
              <w:r w:rsidRPr="00554B1E">
                <w:rPr>
                  <w:rFonts w:eastAsia="Times New Roman" w:cstheme="minorHAnsi"/>
                  <w:sz w:val="18"/>
                  <w:szCs w:val="18"/>
                </w:rPr>
                <w:t xml:space="preserve">Primary Tank </w:t>
              </w:r>
            </w:ins>
          </w:p>
          <w:p w14:paraId="686ADFD1"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ins w:id="916" w:author="Alhabibi, Haider@Energy" w:date="2022-01-26T21:12:00Z"/>
                <w:rFonts w:eastAsia="Times New Roman" w:cstheme="minorHAnsi"/>
                <w:sz w:val="18"/>
                <w:szCs w:val="18"/>
              </w:rPr>
            </w:pPr>
            <w:ins w:id="917" w:author="Alhabibi, Haider@Energy" w:date="2022-01-26T21:12:00Z">
              <w:r w:rsidRPr="00554B1E">
                <w:rPr>
                  <w:rFonts w:eastAsia="Times New Roman" w:cstheme="minorHAnsi"/>
                  <w:sz w:val="18"/>
                  <w:szCs w:val="18"/>
                </w:rPr>
                <w:t>Volume</w:t>
              </w:r>
            </w:ins>
          </w:p>
        </w:tc>
        <w:tc>
          <w:tcPr>
            <w:tcW w:w="430" w:type="pct"/>
            <w:vAlign w:val="bottom"/>
            <w:tcPrChange w:id="918" w:author="Alhabibi, Haider@Energy" w:date="2022-01-26T21:19:00Z">
              <w:tcPr>
                <w:tcW w:w="362" w:type="pct"/>
                <w:vAlign w:val="bottom"/>
              </w:tcPr>
            </w:tcPrChange>
          </w:tcPr>
          <w:p w14:paraId="67194C82"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ins w:id="919" w:author="Alhabibi, Haider@Energy" w:date="2022-01-26T21:12:00Z"/>
                <w:rFonts w:eastAsia="Times New Roman" w:cstheme="minorHAnsi"/>
                <w:sz w:val="18"/>
                <w:szCs w:val="18"/>
              </w:rPr>
            </w:pPr>
            <w:ins w:id="920" w:author="Alhabibi, Haider@Energy" w:date="2022-01-26T21:12:00Z">
              <w:r w:rsidRPr="00554B1E">
                <w:rPr>
                  <w:rFonts w:eastAsia="Times New Roman" w:cs="Calibri"/>
                  <w:sz w:val="18"/>
                  <w:szCs w:val="18"/>
                </w:rPr>
                <w:t xml:space="preserve">Primary Tank Insulation </w:t>
              </w:r>
            </w:ins>
          </w:p>
        </w:tc>
        <w:tc>
          <w:tcPr>
            <w:tcW w:w="440" w:type="pct"/>
            <w:vAlign w:val="bottom"/>
            <w:tcPrChange w:id="921" w:author="Alhabibi, Haider@Energy" w:date="2022-01-26T21:19:00Z">
              <w:tcPr>
                <w:tcW w:w="440" w:type="pct"/>
                <w:vAlign w:val="bottom"/>
              </w:tcPr>
            </w:tcPrChange>
          </w:tcPr>
          <w:p w14:paraId="50991388"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ins w:id="922" w:author="Alhabibi, Haider@Energy" w:date="2022-01-26T21:12:00Z"/>
                <w:rFonts w:eastAsia="Times New Roman" w:cstheme="minorHAnsi"/>
                <w:sz w:val="18"/>
                <w:szCs w:val="18"/>
              </w:rPr>
            </w:pPr>
            <w:ins w:id="923" w:author="Alhabibi, Haider@Energy" w:date="2022-01-26T21:12:00Z">
              <w:r w:rsidRPr="00554B1E">
                <w:rPr>
                  <w:rFonts w:eastAsia="Times New Roman" w:cs="Calibri"/>
                  <w:sz w:val="18"/>
                  <w:szCs w:val="18"/>
                </w:rPr>
                <w:t>Loop Tank Location</w:t>
              </w:r>
            </w:ins>
          </w:p>
        </w:tc>
        <w:tc>
          <w:tcPr>
            <w:tcW w:w="358" w:type="pct"/>
            <w:vAlign w:val="bottom"/>
            <w:tcPrChange w:id="924" w:author="Alhabibi, Haider@Energy" w:date="2022-01-26T21:19:00Z">
              <w:tcPr>
                <w:tcW w:w="358" w:type="pct"/>
                <w:vAlign w:val="bottom"/>
              </w:tcPr>
            </w:tcPrChange>
          </w:tcPr>
          <w:p w14:paraId="1B8F2F5C"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ins w:id="925" w:author="Alhabibi, Haider@Energy" w:date="2022-01-26T21:12:00Z"/>
                <w:rFonts w:eastAsia="Times New Roman" w:cstheme="minorHAnsi"/>
                <w:sz w:val="18"/>
                <w:szCs w:val="18"/>
              </w:rPr>
            </w:pPr>
            <w:ins w:id="926" w:author="Alhabibi, Haider@Energy" w:date="2022-01-26T21:12:00Z">
              <w:r w:rsidRPr="00554B1E">
                <w:rPr>
                  <w:rFonts w:eastAsia="Times New Roman" w:cstheme="minorHAnsi"/>
                  <w:sz w:val="18"/>
                  <w:szCs w:val="18"/>
                </w:rPr>
                <w:t xml:space="preserve">Loop Tank </w:t>
              </w:r>
            </w:ins>
          </w:p>
          <w:p w14:paraId="5F18A5ED"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ins w:id="927" w:author="Alhabibi, Haider@Energy" w:date="2022-01-26T21:12:00Z"/>
                <w:rFonts w:eastAsia="Times New Roman" w:cstheme="minorHAnsi"/>
                <w:sz w:val="18"/>
                <w:szCs w:val="18"/>
              </w:rPr>
            </w:pPr>
            <w:ins w:id="928" w:author="Alhabibi, Haider@Energy" w:date="2022-01-26T21:12:00Z">
              <w:r w:rsidRPr="00554B1E">
                <w:rPr>
                  <w:rFonts w:eastAsia="Times New Roman" w:cstheme="minorHAnsi"/>
                  <w:sz w:val="18"/>
                  <w:szCs w:val="18"/>
                </w:rPr>
                <w:t>Volume</w:t>
              </w:r>
            </w:ins>
          </w:p>
        </w:tc>
        <w:tc>
          <w:tcPr>
            <w:tcW w:w="430" w:type="pct"/>
            <w:vAlign w:val="bottom"/>
            <w:tcPrChange w:id="929" w:author="Alhabibi, Haider@Energy" w:date="2022-01-26T21:19:00Z">
              <w:tcPr>
                <w:tcW w:w="430" w:type="pct"/>
                <w:vAlign w:val="bottom"/>
              </w:tcPr>
            </w:tcPrChange>
          </w:tcPr>
          <w:p w14:paraId="4FA25634"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ins w:id="930" w:author="Alhabibi, Haider@Energy" w:date="2022-01-26T21:12:00Z"/>
                <w:rFonts w:eastAsia="Times New Roman" w:cstheme="minorHAnsi"/>
                <w:sz w:val="18"/>
                <w:szCs w:val="18"/>
              </w:rPr>
            </w:pPr>
            <w:ins w:id="931" w:author="Alhabibi, Haider@Energy" w:date="2022-01-26T21:12:00Z">
              <w:r w:rsidRPr="00554B1E">
                <w:rPr>
                  <w:sz w:val="18"/>
                  <w:szCs w:val="18"/>
                </w:rPr>
                <w:t>Loop Tank Insulation</w:t>
              </w:r>
            </w:ins>
          </w:p>
        </w:tc>
        <w:tc>
          <w:tcPr>
            <w:tcW w:w="430" w:type="pct"/>
            <w:vAlign w:val="bottom"/>
            <w:tcPrChange w:id="932" w:author="Alhabibi, Haider@Energy" w:date="2022-01-26T21:19:00Z">
              <w:tcPr>
                <w:tcW w:w="430" w:type="pct"/>
                <w:vAlign w:val="bottom"/>
              </w:tcPr>
            </w:tcPrChange>
          </w:tcPr>
          <w:p w14:paraId="21D1F251"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ins w:id="933" w:author="Alhabibi, Haider@Energy" w:date="2022-01-26T21:12:00Z"/>
                <w:rFonts w:eastAsia="Times New Roman" w:cstheme="minorHAnsi"/>
                <w:sz w:val="18"/>
                <w:szCs w:val="18"/>
              </w:rPr>
            </w:pPr>
            <w:ins w:id="934" w:author="Alhabibi, Haider@Energy" w:date="2022-01-26T21:12:00Z">
              <w:r w:rsidRPr="00554B1E">
                <w:rPr>
                  <w:sz w:val="18"/>
                  <w:szCs w:val="18"/>
                </w:rPr>
                <w:t xml:space="preserve">Loop Pipe Insulation Thickness </w:t>
              </w:r>
            </w:ins>
          </w:p>
        </w:tc>
        <w:tc>
          <w:tcPr>
            <w:tcW w:w="521" w:type="pct"/>
            <w:vAlign w:val="bottom"/>
            <w:tcPrChange w:id="935" w:author="Alhabibi, Haider@Energy" w:date="2022-01-26T21:19:00Z">
              <w:tcPr>
                <w:tcW w:w="521" w:type="pct"/>
                <w:vAlign w:val="bottom"/>
              </w:tcPr>
            </w:tcPrChange>
          </w:tcPr>
          <w:p w14:paraId="0E49D6B6"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ins w:id="936" w:author="Alhabibi, Haider@Energy" w:date="2022-01-26T21:12:00Z"/>
                <w:rFonts w:eastAsia="Times New Roman" w:cstheme="minorHAnsi"/>
                <w:sz w:val="18"/>
                <w:szCs w:val="18"/>
              </w:rPr>
            </w:pPr>
            <w:ins w:id="937" w:author="Alhabibi, Haider@Energy" w:date="2022-01-26T21:12:00Z">
              <w:r w:rsidRPr="00554B1E">
                <w:rPr>
                  <w:rFonts w:eastAsia="Times New Roman" w:cstheme="minorHAnsi"/>
                  <w:sz w:val="18"/>
                  <w:szCs w:val="18"/>
                </w:rPr>
                <w:t xml:space="preserve">Loop Tank </w:t>
              </w:r>
            </w:ins>
          </w:p>
          <w:p w14:paraId="41BEA9F5" w14:textId="77777777" w:rsidR="002373BC" w:rsidRPr="00554B1E" w:rsidRDefault="002373BC" w:rsidP="009A4623">
            <w:pPr>
              <w:keepNext/>
              <w:tabs>
                <w:tab w:val="left" w:pos="2160"/>
                <w:tab w:val="left" w:pos="2700"/>
                <w:tab w:val="left" w:pos="3420"/>
                <w:tab w:val="left" w:pos="3780"/>
                <w:tab w:val="left" w:pos="5760"/>
                <w:tab w:val="left" w:pos="7212"/>
              </w:tabs>
              <w:spacing w:after="0"/>
              <w:jc w:val="center"/>
              <w:rPr>
                <w:ins w:id="938" w:author="Alhabibi, Haider@Energy" w:date="2022-01-26T21:12:00Z"/>
                <w:rFonts w:eastAsia="Times New Roman" w:cstheme="minorHAnsi"/>
                <w:sz w:val="18"/>
                <w:szCs w:val="18"/>
              </w:rPr>
            </w:pPr>
            <w:ins w:id="939" w:author="Alhabibi, Haider@Energy" w:date="2022-01-26T21:12:00Z">
              <w:r w:rsidRPr="00554B1E">
                <w:rPr>
                  <w:rFonts w:eastAsia="Times New Roman" w:cstheme="minorHAnsi"/>
                  <w:sz w:val="18"/>
                  <w:szCs w:val="18"/>
                </w:rPr>
                <w:t>Type</w:t>
              </w:r>
            </w:ins>
          </w:p>
        </w:tc>
      </w:tr>
      <w:tr w:rsidR="007A496F" w:rsidRPr="00C071B0" w14:paraId="77F69D46" w14:textId="77777777" w:rsidTr="007A496F">
        <w:tblPrEx>
          <w:tblPrExChange w:id="940" w:author="Alhabibi, Haider@Energy" w:date="2022-01-26T21:19:00Z">
            <w:tblPrEx>
              <w:tblW w:w="10795" w:type="dxa"/>
            </w:tblPrEx>
          </w:tblPrExChange>
        </w:tblPrEx>
        <w:trPr>
          <w:ins w:id="941" w:author="Alhabibi, Haider@Energy" w:date="2022-01-26T21:12:00Z"/>
        </w:trPr>
        <w:tc>
          <w:tcPr>
            <w:tcW w:w="504" w:type="pct"/>
            <w:tcPrChange w:id="942" w:author="Alhabibi, Haider@Energy" w:date="2022-01-26T21:19:00Z">
              <w:tcPr>
                <w:tcW w:w="504" w:type="pct"/>
              </w:tcPr>
            </w:tcPrChange>
          </w:tcPr>
          <w:p w14:paraId="4E76A31E" w14:textId="0074C142" w:rsidR="002373BC" w:rsidRPr="00554B1E" w:rsidRDefault="002373BC" w:rsidP="009A4623">
            <w:pPr>
              <w:spacing w:after="0"/>
              <w:jc w:val="center"/>
              <w:rPr>
                <w:ins w:id="943" w:author="Alhabibi, Haider@Energy" w:date="2022-01-26T21:12:00Z"/>
                <w:rFonts w:cstheme="minorHAnsi"/>
                <w:sz w:val="18"/>
                <w:szCs w:val="18"/>
              </w:rPr>
            </w:pPr>
            <w:ins w:id="944" w:author="Alhabibi, Haider@Energy" w:date="2022-01-26T21:12:00Z">
              <w:r w:rsidRPr="00554B1E">
                <w:rPr>
                  <w:rFonts w:cstheme="minorHAnsi"/>
                  <w:sz w:val="18"/>
                  <w:szCs w:val="18"/>
                </w:rPr>
                <w:t xml:space="preserve">&lt;&lt;reference values from </w:t>
              </w:r>
              <w:r>
                <w:rPr>
                  <w:rFonts w:cstheme="minorHAnsi"/>
                  <w:sz w:val="18"/>
                  <w:szCs w:val="18"/>
                </w:rPr>
                <w:t>B2-</w:t>
              </w:r>
              <w:r w:rsidRPr="00554B1E">
                <w:rPr>
                  <w:rFonts w:cstheme="minorHAnsi"/>
                  <w:sz w:val="18"/>
                  <w:szCs w:val="18"/>
                </w:rPr>
                <w:t>01&gt;&gt;</w:t>
              </w:r>
            </w:ins>
          </w:p>
        </w:tc>
        <w:tc>
          <w:tcPr>
            <w:tcW w:w="553" w:type="pct"/>
            <w:tcPrChange w:id="945" w:author="Alhabibi, Haider@Energy" w:date="2022-01-26T21:19:00Z">
              <w:tcPr>
                <w:tcW w:w="553" w:type="pct"/>
              </w:tcPr>
            </w:tcPrChange>
          </w:tcPr>
          <w:p w14:paraId="385C8CAB" w14:textId="15E4CACF" w:rsidR="002373BC" w:rsidRPr="005E0A00" w:rsidRDefault="002373BC" w:rsidP="009A4623">
            <w:pPr>
              <w:spacing w:after="0"/>
              <w:jc w:val="center"/>
              <w:rPr>
                <w:ins w:id="946" w:author="Alhabibi, Haider@Energy" w:date="2022-01-26T21:12:00Z"/>
                <w:rFonts w:cstheme="minorHAnsi"/>
                <w:sz w:val="18"/>
                <w:szCs w:val="18"/>
              </w:rPr>
            </w:pPr>
            <w:ins w:id="947" w:author="Alhabibi, Haider@Energy" w:date="2022-01-26T21:12:00Z">
              <w:r w:rsidRPr="005E0A00">
                <w:rPr>
                  <w:rFonts w:cstheme="minorHAnsi"/>
                  <w:sz w:val="18"/>
                  <w:szCs w:val="18"/>
                </w:rPr>
                <w:t xml:space="preserve">&lt;&lt; If performance, user input is equal to </w:t>
              </w:r>
              <w:r w:rsidR="009B1D7C">
                <w:rPr>
                  <w:rFonts w:cstheme="minorHAnsi"/>
                  <w:sz w:val="18"/>
                  <w:szCs w:val="18"/>
                </w:rPr>
                <w:t>B2-</w:t>
              </w:r>
              <w:r w:rsidRPr="005E0A00">
                <w:rPr>
                  <w:rFonts w:cstheme="minorHAnsi"/>
                  <w:sz w:val="18"/>
                  <w:szCs w:val="18"/>
                </w:rPr>
                <w:t xml:space="preserve">02 as default, and allow user to override with an </w:t>
              </w:r>
              <w:r w:rsidRPr="005E0A00">
                <w:rPr>
                  <w:rFonts w:cstheme="minorHAnsi"/>
                  <w:sz w:val="18"/>
                  <w:szCs w:val="18"/>
                </w:rPr>
                <w:lastRenderedPageBreak/>
                <w:t xml:space="preserve">equivalent system based on the simulated equipment in </w:t>
              </w:r>
            </w:ins>
            <w:ins w:id="948" w:author="Alhabibi, Haider@Energy" w:date="2022-01-26T21:18:00Z">
              <w:r w:rsidR="007A496F">
                <w:rPr>
                  <w:rFonts w:cstheme="minorHAnsi"/>
                  <w:sz w:val="18"/>
                  <w:szCs w:val="18"/>
                </w:rPr>
                <w:t>B2-</w:t>
              </w:r>
            </w:ins>
            <w:ins w:id="949" w:author="Alhabibi, Haider@Energy" w:date="2022-01-26T21:12:00Z">
              <w:r w:rsidRPr="005E0A00">
                <w:rPr>
                  <w:rFonts w:cstheme="minorHAnsi"/>
                  <w:sz w:val="18"/>
                  <w:szCs w:val="18"/>
                </w:rPr>
                <w:t>12; else</w:t>
              </w:r>
            </w:ins>
            <w:ins w:id="950" w:author="Alhabibi, Haider@Energy" w:date="2022-01-26T21:53:00Z">
              <w:r w:rsidR="003461B9">
                <w:rPr>
                  <w:rFonts w:cstheme="minorHAnsi"/>
                  <w:sz w:val="18"/>
                  <w:szCs w:val="18"/>
                </w:rPr>
                <w:t xml:space="preserve"> </w:t>
              </w:r>
            </w:ins>
            <w:ins w:id="951" w:author="Alhabibi, Haider@Energy" w:date="2022-01-26T21:12:00Z">
              <w:r w:rsidRPr="005E0A00">
                <w:rPr>
                  <w:rFonts w:cstheme="minorHAnsi"/>
                  <w:sz w:val="18"/>
                  <w:szCs w:val="18"/>
                </w:rPr>
                <w:t>if prescriptive, value = Sanden&gt;&gt;</w:t>
              </w:r>
            </w:ins>
          </w:p>
          <w:p w14:paraId="518D3CA2" w14:textId="77777777" w:rsidR="002373BC" w:rsidRPr="00554B1E" w:rsidRDefault="002373BC" w:rsidP="009A4623">
            <w:pPr>
              <w:spacing w:after="0"/>
              <w:jc w:val="center"/>
              <w:rPr>
                <w:ins w:id="952" w:author="Alhabibi, Haider@Energy" w:date="2022-01-26T21:12:00Z"/>
                <w:rFonts w:cstheme="minorHAnsi"/>
                <w:sz w:val="18"/>
                <w:szCs w:val="18"/>
              </w:rPr>
            </w:pPr>
          </w:p>
        </w:tc>
        <w:tc>
          <w:tcPr>
            <w:tcW w:w="533" w:type="pct"/>
            <w:tcPrChange w:id="953" w:author="Alhabibi, Haider@Energy" w:date="2022-01-26T21:19:00Z">
              <w:tcPr>
                <w:tcW w:w="533" w:type="pct"/>
              </w:tcPr>
            </w:tcPrChange>
          </w:tcPr>
          <w:p w14:paraId="325BFBC1" w14:textId="02C81E3A" w:rsidR="002373BC" w:rsidRPr="00554B1E" w:rsidRDefault="002373BC" w:rsidP="009A4623">
            <w:pPr>
              <w:spacing w:after="0"/>
              <w:jc w:val="center"/>
              <w:rPr>
                <w:ins w:id="954" w:author="Alhabibi, Haider@Energy" w:date="2022-01-26T21:12:00Z"/>
                <w:rFonts w:cstheme="minorHAnsi"/>
                <w:sz w:val="18"/>
                <w:szCs w:val="18"/>
              </w:rPr>
            </w:pPr>
            <w:ins w:id="955" w:author="Alhabibi, Haider@Energy" w:date="2022-01-26T21:12:00Z">
              <w:r w:rsidRPr="00554B1E">
                <w:rPr>
                  <w:rFonts w:cstheme="minorHAnsi"/>
                  <w:sz w:val="18"/>
                  <w:szCs w:val="18"/>
                </w:rPr>
                <w:lastRenderedPageBreak/>
                <w:t xml:space="preserve">&lt;&lt; User Input must equal reference values from </w:t>
              </w:r>
              <w:r w:rsidR="009B1D7C">
                <w:rPr>
                  <w:rFonts w:cstheme="minorHAnsi"/>
                  <w:sz w:val="18"/>
                  <w:szCs w:val="18"/>
                </w:rPr>
                <w:t>B2-</w:t>
              </w:r>
              <w:r w:rsidRPr="00554B1E">
                <w:rPr>
                  <w:rFonts w:cstheme="minorHAnsi"/>
                  <w:sz w:val="18"/>
                  <w:szCs w:val="18"/>
                </w:rPr>
                <w:t xml:space="preserve">03 reference values from </w:t>
              </w:r>
              <w:del w:id="956" w:author="Tam, Danny@Energy" w:date="2022-02-28T15:45:00Z">
                <w:r w:rsidRPr="00554B1E" w:rsidDel="00D11E38">
                  <w:rPr>
                    <w:rFonts w:cstheme="minorHAnsi"/>
                    <w:sz w:val="18"/>
                    <w:szCs w:val="18"/>
                  </w:rPr>
                  <w:lastRenderedPageBreak/>
                  <w:delText>CF1R</w:delText>
                </w:r>
              </w:del>
            </w:ins>
            <w:ins w:id="957" w:author="Tam, Danny@Energy" w:date="2022-02-28T15:45:00Z">
              <w:r w:rsidR="00D11E38">
                <w:rPr>
                  <w:rFonts w:cstheme="minorHAnsi"/>
                  <w:sz w:val="18"/>
                  <w:szCs w:val="18"/>
                </w:rPr>
                <w:t>NRCC</w:t>
              </w:r>
            </w:ins>
            <w:ins w:id="958" w:author="Alhabibi, Haider@Energy" w:date="2022-01-26T21:12:00Z">
              <w:r w:rsidRPr="00554B1E">
                <w:rPr>
                  <w:rFonts w:cstheme="minorHAnsi"/>
                  <w:sz w:val="18"/>
                  <w:szCs w:val="18"/>
                </w:rPr>
                <w:t>&gt;&gt;</w:t>
              </w:r>
            </w:ins>
          </w:p>
        </w:tc>
        <w:tc>
          <w:tcPr>
            <w:tcW w:w="440" w:type="pct"/>
            <w:tcPrChange w:id="959" w:author="Alhabibi, Haider@Energy" w:date="2022-01-26T21:19:00Z">
              <w:tcPr>
                <w:tcW w:w="440" w:type="pct"/>
              </w:tcPr>
            </w:tcPrChange>
          </w:tcPr>
          <w:p w14:paraId="0DD5D9FB" w14:textId="41F45034" w:rsidR="002373BC" w:rsidRPr="00554B1E" w:rsidRDefault="002373BC" w:rsidP="009A4623">
            <w:pPr>
              <w:spacing w:after="0"/>
              <w:jc w:val="center"/>
              <w:rPr>
                <w:ins w:id="960" w:author="Alhabibi, Haider@Energy" w:date="2022-01-26T21:12:00Z"/>
                <w:rFonts w:eastAsia="Times New Roman" w:cs="Calibri"/>
                <w:sz w:val="18"/>
                <w:szCs w:val="18"/>
              </w:rPr>
            </w:pPr>
            <w:ins w:id="961" w:author="Alhabibi, Haider@Energy" w:date="2022-01-26T21:12:00Z">
              <w:r w:rsidRPr="00554B1E">
                <w:rPr>
                  <w:rFonts w:cs="Calibri"/>
                  <w:sz w:val="18"/>
                  <w:szCs w:val="18"/>
                </w:rPr>
                <w:lastRenderedPageBreak/>
                <w:t xml:space="preserve">&lt;&lt; Reference values from </w:t>
              </w:r>
            </w:ins>
            <w:ins w:id="962" w:author="Alhabibi, Haider@Energy" w:date="2022-01-26T21:13:00Z">
              <w:r w:rsidR="009B1D7C">
                <w:rPr>
                  <w:rFonts w:cs="Calibri"/>
                  <w:sz w:val="18"/>
                  <w:szCs w:val="18"/>
                </w:rPr>
                <w:t>B2-</w:t>
              </w:r>
            </w:ins>
            <w:ins w:id="963" w:author="Alhabibi, Haider@Energy" w:date="2022-01-26T21:12:00Z">
              <w:r w:rsidRPr="00554B1E">
                <w:rPr>
                  <w:rFonts w:cs="Calibri"/>
                  <w:sz w:val="18"/>
                  <w:szCs w:val="18"/>
                </w:rPr>
                <w:t>04</w:t>
              </w:r>
              <w:r w:rsidRPr="00554B1E">
                <w:rPr>
                  <w:rFonts w:eastAsia="Times New Roman" w:cs="Calibri"/>
                  <w:sz w:val="18"/>
                  <w:szCs w:val="18"/>
                </w:rPr>
                <w:t>&gt;&gt;</w:t>
              </w:r>
            </w:ins>
          </w:p>
          <w:p w14:paraId="601834DE" w14:textId="77777777" w:rsidR="002373BC" w:rsidRPr="00554B1E" w:rsidRDefault="002373BC" w:rsidP="009A4623">
            <w:pPr>
              <w:spacing w:after="0"/>
              <w:jc w:val="center"/>
              <w:rPr>
                <w:ins w:id="964" w:author="Alhabibi, Haider@Energy" w:date="2022-01-26T21:12:00Z"/>
                <w:rFonts w:eastAsia="Times New Roman" w:cstheme="minorHAnsi"/>
                <w:sz w:val="18"/>
                <w:szCs w:val="18"/>
              </w:rPr>
            </w:pPr>
          </w:p>
        </w:tc>
        <w:tc>
          <w:tcPr>
            <w:tcW w:w="361" w:type="pct"/>
            <w:tcPrChange w:id="965" w:author="Alhabibi, Haider@Energy" w:date="2022-01-26T21:19:00Z">
              <w:tcPr>
                <w:tcW w:w="429" w:type="pct"/>
              </w:tcPr>
            </w:tcPrChange>
          </w:tcPr>
          <w:p w14:paraId="1BB11BD1" w14:textId="77777777" w:rsidR="002373BC" w:rsidRPr="00554B1E" w:rsidRDefault="002373BC" w:rsidP="009A4623">
            <w:pPr>
              <w:spacing w:after="0"/>
              <w:jc w:val="center"/>
              <w:rPr>
                <w:ins w:id="966" w:author="Alhabibi, Haider@Energy" w:date="2022-01-26T21:12:00Z"/>
                <w:rFonts w:eastAsia="Times New Roman" w:cstheme="minorHAnsi"/>
                <w:sz w:val="18"/>
                <w:szCs w:val="18"/>
              </w:rPr>
            </w:pPr>
            <w:ins w:id="967" w:author="Alhabibi, Haider@Energy" w:date="2022-01-26T21:12:00Z">
              <w:r w:rsidRPr="00554B1E">
                <w:rPr>
                  <w:rFonts w:eastAsia="Times New Roman" w:cstheme="minorHAnsi"/>
                  <w:sz w:val="18"/>
                  <w:szCs w:val="18"/>
                </w:rPr>
                <w:t xml:space="preserve">&lt;&lt;User input, must be </w:t>
              </w:r>
              <w:r>
                <w:rPr>
                  <w:rFonts w:cs="Calibri"/>
                  <w:sz w:val="18"/>
                  <w:szCs w:val="14"/>
                </w:rPr>
                <w:t>≥</w:t>
              </w:r>
              <w:r w:rsidRPr="00554B1E">
                <w:rPr>
                  <w:rFonts w:eastAsia="Times New Roman" w:cstheme="minorHAnsi"/>
                  <w:sz w:val="18"/>
                  <w:szCs w:val="18"/>
                </w:rPr>
                <w:t xml:space="preserve"> value</w:t>
              </w:r>
            </w:ins>
          </w:p>
          <w:p w14:paraId="7484DB5E" w14:textId="6410F7E4" w:rsidR="002373BC" w:rsidRPr="00554B1E" w:rsidRDefault="002373BC" w:rsidP="009A4623">
            <w:pPr>
              <w:spacing w:after="0"/>
              <w:jc w:val="center"/>
              <w:rPr>
                <w:ins w:id="968" w:author="Alhabibi, Haider@Energy" w:date="2022-01-26T21:12:00Z"/>
                <w:rFonts w:eastAsia="Times New Roman" w:cstheme="minorHAnsi"/>
                <w:sz w:val="18"/>
                <w:szCs w:val="18"/>
              </w:rPr>
            </w:pPr>
            <w:ins w:id="969" w:author="Alhabibi, Haider@Energy" w:date="2022-01-26T21:12:00Z">
              <w:r w:rsidRPr="00554B1E">
                <w:rPr>
                  <w:rFonts w:eastAsia="Times New Roman" w:cstheme="minorHAnsi"/>
                  <w:sz w:val="18"/>
                  <w:szCs w:val="18"/>
                </w:rPr>
                <w:t xml:space="preserve">from </w:t>
              </w:r>
            </w:ins>
            <w:ins w:id="970" w:author="Alhabibi, Haider@Energy" w:date="2022-01-26T21:13:00Z">
              <w:r w:rsidR="009B1D7C">
                <w:rPr>
                  <w:rFonts w:eastAsia="Times New Roman" w:cstheme="minorHAnsi"/>
                  <w:sz w:val="18"/>
                  <w:szCs w:val="18"/>
                </w:rPr>
                <w:t>B2-</w:t>
              </w:r>
            </w:ins>
            <w:ins w:id="971" w:author="Alhabibi, Haider@Energy" w:date="2022-01-26T21:12:00Z">
              <w:r w:rsidRPr="00554B1E">
                <w:rPr>
                  <w:rFonts w:eastAsia="Times New Roman" w:cstheme="minorHAnsi"/>
                  <w:sz w:val="18"/>
                  <w:szCs w:val="18"/>
                </w:rPr>
                <w:t>0</w:t>
              </w:r>
              <w:r>
                <w:rPr>
                  <w:rFonts w:eastAsia="Times New Roman" w:cstheme="minorHAnsi"/>
                  <w:sz w:val="18"/>
                  <w:szCs w:val="18"/>
                </w:rPr>
                <w:t>5</w:t>
              </w:r>
              <w:r w:rsidRPr="00554B1E">
                <w:rPr>
                  <w:rFonts w:eastAsia="Times New Roman" w:cstheme="minorHAnsi"/>
                  <w:sz w:val="18"/>
                  <w:szCs w:val="18"/>
                </w:rPr>
                <w:t>&gt;&gt;</w:t>
              </w:r>
            </w:ins>
          </w:p>
        </w:tc>
        <w:tc>
          <w:tcPr>
            <w:tcW w:w="430" w:type="pct"/>
            <w:tcPrChange w:id="972" w:author="Alhabibi, Haider@Energy" w:date="2022-01-26T21:19:00Z">
              <w:tcPr>
                <w:tcW w:w="362" w:type="pct"/>
              </w:tcPr>
            </w:tcPrChange>
          </w:tcPr>
          <w:p w14:paraId="27E09910" w14:textId="77777777" w:rsidR="002373BC" w:rsidRPr="00554B1E" w:rsidRDefault="002373BC" w:rsidP="009A4623">
            <w:pPr>
              <w:spacing w:after="0"/>
              <w:jc w:val="center"/>
              <w:rPr>
                <w:ins w:id="973" w:author="Alhabibi, Haider@Energy" w:date="2022-01-26T21:12:00Z"/>
                <w:rFonts w:eastAsia="Times New Roman" w:cs="Calibri"/>
                <w:sz w:val="18"/>
                <w:szCs w:val="18"/>
              </w:rPr>
            </w:pPr>
            <w:ins w:id="974" w:author="Alhabibi, Haider@Energy" w:date="2022-01-26T21:12:00Z">
              <w:r w:rsidRPr="00554B1E">
                <w:rPr>
                  <w:rFonts w:eastAsia="Times New Roman" w:cs="Calibri"/>
                  <w:sz w:val="18"/>
                  <w:szCs w:val="18"/>
                </w:rPr>
                <w:t xml:space="preserve">&lt;&lt; User input, must be </w:t>
              </w:r>
              <w:r w:rsidRPr="00554B1E">
                <w:rPr>
                  <w:rFonts w:cs="Calibri"/>
                  <w:sz w:val="18"/>
                  <w:szCs w:val="18"/>
                </w:rPr>
                <w:t>≥</w:t>
              </w:r>
              <w:r w:rsidRPr="00554B1E">
                <w:rPr>
                  <w:rFonts w:eastAsia="Times New Roman" w:cs="Calibri"/>
                  <w:sz w:val="18"/>
                  <w:szCs w:val="18"/>
                </w:rPr>
                <w:t xml:space="preserve"> value</w:t>
              </w:r>
            </w:ins>
          </w:p>
          <w:p w14:paraId="6E5CD4A6" w14:textId="0C38F54E" w:rsidR="002373BC" w:rsidRPr="00554B1E" w:rsidRDefault="002373BC" w:rsidP="009A4623">
            <w:pPr>
              <w:spacing w:after="0"/>
              <w:jc w:val="center"/>
              <w:rPr>
                <w:ins w:id="975" w:author="Alhabibi, Haider@Energy" w:date="2022-01-26T21:12:00Z"/>
                <w:rFonts w:eastAsia="Times New Roman" w:cstheme="minorHAnsi"/>
                <w:sz w:val="18"/>
                <w:szCs w:val="18"/>
              </w:rPr>
            </w:pPr>
            <w:ins w:id="976" w:author="Alhabibi, Haider@Energy" w:date="2022-01-26T21:12:00Z">
              <w:r w:rsidRPr="00554B1E">
                <w:rPr>
                  <w:rFonts w:eastAsia="Times New Roman" w:cs="Calibri"/>
                  <w:sz w:val="18"/>
                  <w:szCs w:val="18"/>
                </w:rPr>
                <w:t xml:space="preserve">from </w:t>
              </w:r>
            </w:ins>
            <w:ins w:id="977" w:author="Alhabibi, Haider@Energy" w:date="2022-01-26T21:13:00Z">
              <w:r w:rsidR="009B1D7C">
                <w:rPr>
                  <w:rFonts w:eastAsia="Times New Roman" w:cs="Calibri"/>
                  <w:sz w:val="18"/>
                  <w:szCs w:val="18"/>
                </w:rPr>
                <w:t>B2-</w:t>
              </w:r>
            </w:ins>
            <w:ins w:id="978" w:author="Alhabibi, Haider@Energy" w:date="2022-01-26T21:12:00Z">
              <w:r w:rsidRPr="00554B1E">
                <w:rPr>
                  <w:rFonts w:eastAsia="Times New Roman" w:cs="Calibri"/>
                  <w:sz w:val="18"/>
                  <w:szCs w:val="18"/>
                </w:rPr>
                <w:t>06&gt;&gt;</w:t>
              </w:r>
            </w:ins>
          </w:p>
        </w:tc>
        <w:tc>
          <w:tcPr>
            <w:tcW w:w="440" w:type="pct"/>
            <w:tcPrChange w:id="979" w:author="Alhabibi, Haider@Energy" w:date="2022-01-26T21:19:00Z">
              <w:tcPr>
                <w:tcW w:w="440" w:type="pct"/>
              </w:tcPr>
            </w:tcPrChange>
          </w:tcPr>
          <w:p w14:paraId="7A56DC56" w14:textId="35D4DEA5" w:rsidR="002373BC" w:rsidRPr="00554B1E" w:rsidRDefault="002373BC" w:rsidP="009A4623">
            <w:pPr>
              <w:spacing w:after="0"/>
              <w:jc w:val="center"/>
              <w:rPr>
                <w:ins w:id="980" w:author="Alhabibi, Haider@Energy" w:date="2022-01-26T21:12:00Z"/>
                <w:rFonts w:eastAsia="Times New Roman" w:cstheme="minorHAnsi"/>
                <w:sz w:val="18"/>
                <w:szCs w:val="18"/>
              </w:rPr>
            </w:pPr>
            <w:ins w:id="981" w:author="Alhabibi, Haider@Energy" w:date="2022-01-26T21:12:00Z">
              <w:r w:rsidRPr="00554B1E">
                <w:rPr>
                  <w:rFonts w:eastAsia="Times New Roman" w:cs="Calibri"/>
                  <w:sz w:val="18"/>
                  <w:szCs w:val="18"/>
                </w:rPr>
                <w:t xml:space="preserve">&lt;&lt; Reference values from </w:t>
              </w:r>
            </w:ins>
            <w:ins w:id="982" w:author="Alhabibi, Haider@Energy" w:date="2022-01-26T21:13:00Z">
              <w:r w:rsidR="009B1D7C">
                <w:rPr>
                  <w:rFonts w:eastAsia="Times New Roman" w:cs="Calibri"/>
                  <w:sz w:val="18"/>
                  <w:szCs w:val="18"/>
                </w:rPr>
                <w:t>B2-</w:t>
              </w:r>
            </w:ins>
            <w:ins w:id="983" w:author="Alhabibi, Haider@Energy" w:date="2022-01-26T21:12:00Z">
              <w:r w:rsidRPr="00554B1E">
                <w:rPr>
                  <w:rFonts w:eastAsia="Times New Roman" w:cs="Calibri"/>
                  <w:sz w:val="18"/>
                  <w:szCs w:val="18"/>
                </w:rPr>
                <w:t>07&gt;&gt;</w:t>
              </w:r>
            </w:ins>
          </w:p>
        </w:tc>
        <w:tc>
          <w:tcPr>
            <w:tcW w:w="358" w:type="pct"/>
            <w:tcPrChange w:id="984" w:author="Alhabibi, Haider@Energy" w:date="2022-01-26T21:19:00Z">
              <w:tcPr>
                <w:tcW w:w="358" w:type="pct"/>
              </w:tcPr>
            </w:tcPrChange>
          </w:tcPr>
          <w:p w14:paraId="714FCF24" w14:textId="77777777" w:rsidR="002373BC" w:rsidRPr="00554B1E" w:rsidRDefault="002373BC" w:rsidP="009A4623">
            <w:pPr>
              <w:spacing w:after="0"/>
              <w:jc w:val="center"/>
              <w:rPr>
                <w:ins w:id="985" w:author="Alhabibi, Haider@Energy" w:date="2022-01-26T21:12:00Z"/>
                <w:rFonts w:eastAsia="Times New Roman" w:cstheme="minorHAnsi"/>
                <w:sz w:val="18"/>
                <w:szCs w:val="18"/>
              </w:rPr>
            </w:pPr>
            <w:ins w:id="986" w:author="Alhabibi, Haider@Energy" w:date="2022-01-26T21:12:00Z">
              <w:r w:rsidRPr="00554B1E">
                <w:rPr>
                  <w:rFonts w:eastAsia="Times New Roman" w:cstheme="minorHAnsi"/>
                  <w:sz w:val="18"/>
                  <w:szCs w:val="18"/>
                </w:rPr>
                <w:t xml:space="preserve">&lt;&lt;User input, must be </w:t>
              </w:r>
              <w:r>
                <w:rPr>
                  <w:rFonts w:cs="Calibri"/>
                  <w:sz w:val="18"/>
                  <w:szCs w:val="14"/>
                </w:rPr>
                <w:t>≥</w:t>
              </w:r>
              <w:r w:rsidRPr="00554B1E">
                <w:rPr>
                  <w:rFonts w:eastAsia="Times New Roman" w:cstheme="minorHAnsi"/>
                  <w:sz w:val="18"/>
                  <w:szCs w:val="18"/>
                </w:rPr>
                <w:t xml:space="preserve"> value</w:t>
              </w:r>
            </w:ins>
          </w:p>
          <w:p w14:paraId="1DCA9AAE" w14:textId="5AB23E29" w:rsidR="002373BC" w:rsidRPr="00C035AD" w:rsidRDefault="002373BC" w:rsidP="009A4623">
            <w:pPr>
              <w:spacing w:after="0"/>
              <w:jc w:val="center"/>
              <w:rPr>
                <w:ins w:id="987" w:author="Alhabibi, Haider@Energy" w:date="2022-01-26T21:12:00Z"/>
                <w:rFonts w:eastAsia="Times New Roman" w:cstheme="minorHAnsi"/>
                <w:sz w:val="18"/>
                <w:szCs w:val="20"/>
              </w:rPr>
            </w:pPr>
            <w:ins w:id="988" w:author="Alhabibi, Haider@Energy" w:date="2022-01-26T21:12:00Z">
              <w:r w:rsidRPr="00554B1E">
                <w:rPr>
                  <w:rFonts w:eastAsia="Times New Roman" w:cstheme="minorHAnsi"/>
                  <w:sz w:val="18"/>
                  <w:szCs w:val="18"/>
                </w:rPr>
                <w:t xml:space="preserve">from </w:t>
              </w:r>
            </w:ins>
            <w:ins w:id="989" w:author="Alhabibi, Haider@Energy" w:date="2022-01-26T21:13:00Z">
              <w:r w:rsidR="009B1D7C">
                <w:rPr>
                  <w:rFonts w:eastAsia="Times New Roman" w:cstheme="minorHAnsi"/>
                  <w:sz w:val="18"/>
                  <w:szCs w:val="18"/>
                </w:rPr>
                <w:t>B2-</w:t>
              </w:r>
            </w:ins>
            <w:ins w:id="990" w:author="Alhabibi, Haider@Energy" w:date="2022-01-26T21:12:00Z">
              <w:r>
                <w:rPr>
                  <w:rFonts w:eastAsia="Times New Roman" w:cstheme="minorHAnsi"/>
                  <w:sz w:val="18"/>
                  <w:szCs w:val="18"/>
                </w:rPr>
                <w:t>08</w:t>
              </w:r>
              <w:r w:rsidRPr="00554B1E">
                <w:rPr>
                  <w:rFonts w:eastAsia="Times New Roman" w:cstheme="minorHAnsi"/>
                  <w:sz w:val="18"/>
                  <w:szCs w:val="18"/>
                </w:rPr>
                <w:t>&gt;&gt;</w:t>
              </w:r>
            </w:ins>
          </w:p>
        </w:tc>
        <w:tc>
          <w:tcPr>
            <w:tcW w:w="430" w:type="pct"/>
            <w:tcPrChange w:id="991" w:author="Alhabibi, Haider@Energy" w:date="2022-01-26T21:19:00Z">
              <w:tcPr>
                <w:tcW w:w="430" w:type="pct"/>
              </w:tcPr>
            </w:tcPrChange>
          </w:tcPr>
          <w:p w14:paraId="009CCFC5" w14:textId="77777777" w:rsidR="002373BC" w:rsidRPr="00554B1E" w:rsidRDefault="002373BC" w:rsidP="009A4623">
            <w:pPr>
              <w:spacing w:after="0"/>
              <w:jc w:val="center"/>
              <w:rPr>
                <w:ins w:id="992" w:author="Alhabibi, Haider@Energy" w:date="2022-01-26T21:12:00Z"/>
                <w:rFonts w:eastAsia="Times New Roman" w:cs="Calibri"/>
                <w:sz w:val="18"/>
                <w:szCs w:val="18"/>
              </w:rPr>
            </w:pPr>
            <w:ins w:id="993" w:author="Alhabibi, Haider@Energy" w:date="2022-01-26T21:12:00Z">
              <w:r w:rsidRPr="00554B1E">
                <w:rPr>
                  <w:rFonts w:eastAsia="Times New Roman" w:cs="Calibri"/>
                  <w:sz w:val="18"/>
                  <w:szCs w:val="18"/>
                </w:rPr>
                <w:t xml:space="preserve">&lt;&lt; User input, must be </w:t>
              </w:r>
              <w:r w:rsidRPr="00554B1E">
                <w:rPr>
                  <w:rFonts w:cs="Calibri"/>
                  <w:sz w:val="18"/>
                  <w:szCs w:val="18"/>
                </w:rPr>
                <w:t>≥</w:t>
              </w:r>
              <w:r w:rsidRPr="00554B1E">
                <w:rPr>
                  <w:rFonts w:eastAsia="Times New Roman" w:cs="Calibri"/>
                  <w:sz w:val="18"/>
                  <w:szCs w:val="18"/>
                </w:rPr>
                <w:t xml:space="preserve"> value</w:t>
              </w:r>
            </w:ins>
          </w:p>
          <w:p w14:paraId="1ADB61C8" w14:textId="0EC34D1F" w:rsidR="002373BC" w:rsidRPr="00554B1E" w:rsidRDefault="002373BC" w:rsidP="009A4623">
            <w:pPr>
              <w:spacing w:after="0"/>
              <w:jc w:val="center"/>
              <w:rPr>
                <w:ins w:id="994" w:author="Alhabibi, Haider@Energy" w:date="2022-01-26T21:12:00Z"/>
                <w:rFonts w:eastAsia="Times New Roman" w:cstheme="minorHAnsi"/>
                <w:sz w:val="18"/>
                <w:szCs w:val="18"/>
              </w:rPr>
            </w:pPr>
            <w:ins w:id="995" w:author="Alhabibi, Haider@Energy" w:date="2022-01-26T21:12:00Z">
              <w:r w:rsidRPr="00554B1E">
                <w:rPr>
                  <w:rFonts w:eastAsia="Times New Roman" w:cs="Calibri"/>
                  <w:sz w:val="18"/>
                  <w:szCs w:val="18"/>
                </w:rPr>
                <w:t xml:space="preserve">from </w:t>
              </w:r>
            </w:ins>
            <w:ins w:id="996" w:author="Alhabibi, Haider@Energy" w:date="2022-01-26T21:13:00Z">
              <w:r w:rsidR="009B1D7C">
                <w:rPr>
                  <w:rFonts w:eastAsia="Times New Roman" w:cs="Calibri"/>
                  <w:sz w:val="18"/>
                  <w:szCs w:val="18"/>
                </w:rPr>
                <w:t>B2-</w:t>
              </w:r>
            </w:ins>
            <w:ins w:id="997" w:author="Alhabibi, Haider@Energy" w:date="2022-01-26T21:12:00Z">
              <w:r w:rsidRPr="00554B1E">
                <w:rPr>
                  <w:rFonts w:eastAsia="Times New Roman" w:cs="Calibri"/>
                  <w:sz w:val="18"/>
                  <w:szCs w:val="18"/>
                </w:rPr>
                <w:t>09&gt;&gt;</w:t>
              </w:r>
            </w:ins>
          </w:p>
        </w:tc>
        <w:tc>
          <w:tcPr>
            <w:tcW w:w="430" w:type="pct"/>
            <w:tcPrChange w:id="998" w:author="Alhabibi, Haider@Energy" w:date="2022-01-26T21:19:00Z">
              <w:tcPr>
                <w:tcW w:w="430" w:type="pct"/>
              </w:tcPr>
            </w:tcPrChange>
          </w:tcPr>
          <w:p w14:paraId="6D42E562" w14:textId="77777777" w:rsidR="002373BC" w:rsidRPr="00554B1E" w:rsidRDefault="002373BC" w:rsidP="009A4623">
            <w:pPr>
              <w:spacing w:after="0"/>
              <w:jc w:val="center"/>
              <w:rPr>
                <w:ins w:id="999" w:author="Alhabibi, Haider@Energy" w:date="2022-01-26T21:12:00Z"/>
                <w:rFonts w:eastAsia="Times New Roman" w:cs="Calibri"/>
                <w:sz w:val="18"/>
                <w:szCs w:val="18"/>
              </w:rPr>
            </w:pPr>
            <w:ins w:id="1000" w:author="Alhabibi, Haider@Energy" w:date="2022-01-26T21:12:00Z">
              <w:r w:rsidRPr="00554B1E">
                <w:rPr>
                  <w:rFonts w:eastAsia="Times New Roman" w:cs="Calibri"/>
                  <w:sz w:val="18"/>
                  <w:szCs w:val="18"/>
                </w:rPr>
                <w:t xml:space="preserve">&lt;&lt; User input, must be </w:t>
              </w:r>
              <w:r w:rsidRPr="00554B1E">
                <w:rPr>
                  <w:rFonts w:cs="Calibri"/>
                  <w:sz w:val="18"/>
                  <w:szCs w:val="18"/>
                </w:rPr>
                <w:t>≥</w:t>
              </w:r>
              <w:r w:rsidRPr="00554B1E">
                <w:rPr>
                  <w:rFonts w:eastAsia="Times New Roman" w:cs="Calibri"/>
                  <w:sz w:val="18"/>
                  <w:szCs w:val="18"/>
                </w:rPr>
                <w:t xml:space="preserve"> value</w:t>
              </w:r>
            </w:ins>
          </w:p>
          <w:p w14:paraId="3A66E0FE" w14:textId="5764A57D" w:rsidR="002373BC" w:rsidRPr="00554B1E" w:rsidRDefault="002373BC" w:rsidP="009A4623">
            <w:pPr>
              <w:spacing w:after="0"/>
              <w:jc w:val="center"/>
              <w:rPr>
                <w:ins w:id="1001" w:author="Alhabibi, Haider@Energy" w:date="2022-01-26T21:12:00Z"/>
                <w:rFonts w:eastAsia="Times New Roman" w:cstheme="minorHAnsi"/>
                <w:sz w:val="18"/>
                <w:szCs w:val="18"/>
              </w:rPr>
            </w:pPr>
            <w:ins w:id="1002" w:author="Alhabibi, Haider@Energy" w:date="2022-01-26T21:12:00Z">
              <w:r w:rsidRPr="00554B1E">
                <w:rPr>
                  <w:rFonts w:eastAsia="Times New Roman" w:cs="Calibri"/>
                  <w:sz w:val="18"/>
                  <w:szCs w:val="18"/>
                </w:rPr>
                <w:t xml:space="preserve">from </w:t>
              </w:r>
            </w:ins>
            <w:ins w:id="1003" w:author="Alhabibi, Haider@Energy" w:date="2022-01-26T21:13:00Z">
              <w:r w:rsidR="009B1D7C">
                <w:rPr>
                  <w:rFonts w:eastAsia="Times New Roman" w:cs="Calibri"/>
                  <w:sz w:val="18"/>
                  <w:szCs w:val="18"/>
                </w:rPr>
                <w:t>B2-</w:t>
              </w:r>
            </w:ins>
            <w:ins w:id="1004" w:author="Alhabibi, Haider@Energy" w:date="2022-01-26T21:12:00Z">
              <w:r w:rsidRPr="00554B1E">
                <w:rPr>
                  <w:rFonts w:eastAsia="Times New Roman" w:cs="Calibri"/>
                  <w:sz w:val="18"/>
                  <w:szCs w:val="18"/>
                </w:rPr>
                <w:t>10&gt;&gt;</w:t>
              </w:r>
            </w:ins>
          </w:p>
        </w:tc>
        <w:tc>
          <w:tcPr>
            <w:tcW w:w="521" w:type="pct"/>
            <w:tcPrChange w:id="1005" w:author="Alhabibi, Haider@Energy" w:date="2022-01-26T21:19:00Z">
              <w:tcPr>
                <w:tcW w:w="521" w:type="pct"/>
              </w:tcPr>
            </w:tcPrChange>
          </w:tcPr>
          <w:p w14:paraId="17D2403A" w14:textId="597BA100" w:rsidR="002373BC" w:rsidRPr="00554B1E" w:rsidRDefault="002373BC" w:rsidP="009A4623">
            <w:pPr>
              <w:spacing w:after="0"/>
              <w:jc w:val="center"/>
              <w:rPr>
                <w:ins w:id="1006" w:author="Alhabibi, Haider@Energy" w:date="2022-01-26T21:12:00Z"/>
                <w:rFonts w:eastAsia="Times New Roman" w:cstheme="minorHAnsi"/>
                <w:sz w:val="18"/>
                <w:szCs w:val="18"/>
              </w:rPr>
            </w:pPr>
            <w:ins w:id="1007" w:author="Alhabibi, Haider@Energy" w:date="2022-01-26T21:12:00Z">
              <w:r w:rsidRPr="00554B1E">
                <w:rPr>
                  <w:rFonts w:eastAsia="Times New Roman" w:cstheme="minorHAnsi"/>
                  <w:sz w:val="18"/>
                  <w:szCs w:val="18"/>
                </w:rPr>
                <w:t xml:space="preserve">&lt;&lt;Reference value from </w:t>
              </w:r>
            </w:ins>
            <w:ins w:id="1008" w:author="Alhabibi, Haider@Energy" w:date="2022-01-26T21:13:00Z">
              <w:r w:rsidR="009B1D7C">
                <w:rPr>
                  <w:rFonts w:eastAsia="Times New Roman" w:cstheme="minorHAnsi"/>
                  <w:sz w:val="18"/>
                  <w:szCs w:val="18"/>
                </w:rPr>
                <w:t>B2-</w:t>
              </w:r>
            </w:ins>
            <w:ins w:id="1009" w:author="Alhabibi, Haider@Energy" w:date="2022-01-26T21:12:00Z">
              <w:r>
                <w:rPr>
                  <w:rFonts w:eastAsia="Times New Roman" w:cstheme="minorHAnsi"/>
                  <w:sz w:val="18"/>
                  <w:szCs w:val="18"/>
                </w:rPr>
                <w:t>11</w:t>
              </w:r>
              <w:r w:rsidRPr="00554B1E">
                <w:rPr>
                  <w:rFonts w:eastAsia="Times New Roman" w:cstheme="minorHAnsi"/>
                  <w:sz w:val="18"/>
                  <w:szCs w:val="18"/>
                </w:rPr>
                <w:t>&gt;&gt;</w:t>
              </w:r>
            </w:ins>
          </w:p>
        </w:tc>
      </w:tr>
      <w:tr w:rsidR="007A496F" w:rsidRPr="00C071B0" w14:paraId="4DD4590E" w14:textId="77777777" w:rsidTr="007A496F">
        <w:tblPrEx>
          <w:tblPrExChange w:id="1010" w:author="Alhabibi, Haider@Energy" w:date="2022-01-26T21:19:00Z">
            <w:tblPrEx>
              <w:tblW w:w="10795" w:type="dxa"/>
            </w:tblPrEx>
          </w:tblPrExChange>
        </w:tblPrEx>
        <w:trPr>
          <w:ins w:id="1011" w:author="Alhabibi, Haider@Energy" w:date="2022-01-26T21:12:00Z"/>
        </w:trPr>
        <w:tc>
          <w:tcPr>
            <w:tcW w:w="504" w:type="pct"/>
            <w:tcPrChange w:id="1012" w:author="Alhabibi, Haider@Energy" w:date="2022-01-26T21:19:00Z">
              <w:tcPr>
                <w:tcW w:w="504" w:type="pct"/>
              </w:tcPr>
            </w:tcPrChange>
          </w:tcPr>
          <w:p w14:paraId="4AFC8D13" w14:textId="77777777" w:rsidR="002373BC" w:rsidRPr="003F4127" w:rsidRDefault="002373BC" w:rsidP="009A4623">
            <w:pPr>
              <w:jc w:val="center"/>
              <w:rPr>
                <w:ins w:id="1013" w:author="Alhabibi, Haider@Energy" w:date="2022-01-26T21:12:00Z"/>
                <w:rFonts w:cstheme="minorHAnsi"/>
                <w:sz w:val="20"/>
                <w:szCs w:val="20"/>
              </w:rPr>
            </w:pPr>
          </w:p>
        </w:tc>
        <w:tc>
          <w:tcPr>
            <w:tcW w:w="553" w:type="pct"/>
            <w:tcPrChange w:id="1014" w:author="Alhabibi, Haider@Energy" w:date="2022-01-26T21:19:00Z">
              <w:tcPr>
                <w:tcW w:w="553" w:type="pct"/>
              </w:tcPr>
            </w:tcPrChange>
          </w:tcPr>
          <w:p w14:paraId="55BCFB7A" w14:textId="77777777" w:rsidR="002373BC" w:rsidRPr="003F4127" w:rsidRDefault="002373BC" w:rsidP="009A4623">
            <w:pPr>
              <w:jc w:val="center"/>
              <w:rPr>
                <w:ins w:id="1015" w:author="Alhabibi, Haider@Energy" w:date="2022-01-26T21:12:00Z"/>
                <w:rFonts w:cstheme="minorHAnsi"/>
                <w:sz w:val="20"/>
                <w:szCs w:val="20"/>
              </w:rPr>
            </w:pPr>
          </w:p>
        </w:tc>
        <w:tc>
          <w:tcPr>
            <w:tcW w:w="533" w:type="pct"/>
            <w:tcPrChange w:id="1016" w:author="Alhabibi, Haider@Energy" w:date="2022-01-26T21:19:00Z">
              <w:tcPr>
                <w:tcW w:w="533" w:type="pct"/>
              </w:tcPr>
            </w:tcPrChange>
          </w:tcPr>
          <w:p w14:paraId="4E084E89" w14:textId="77777777" w:rsidR="002373BC" w:rsidRPr="003F4127" w:rsidRDefault="002373BC" w:rsidP="009A4623">
            <w:pPr>
              <w:jc w:val="center"/>
              <w:rPr>
                <w:ins w:id="1017" w:author="Alhabibi, Haider@Energy" w:date="2022-01-26T21:12:00Z"/>
                <w:rFonts w:cstheme="minorHAnsi"/>
                <w:sz w:val="20"/>
                <w:szCs w:val="20"/>
              </w:rPr>
            </w:pPr>
          </w:p>
        </w:tc>
        <w:tc>
          <w:tcPr>
            <w:tcW w:w="440" w:type="pct"/>
            <w:tcPrChange w:id="1018" w:author="Alhabibi, Haider@Energy" w:date="2022-01-26T21:19:00Z">
              <w:tcPr>
                <w:tcW w:w="440" w:type="pct"/>
              </w:tcPr>
            </w:tcPrChange>
          </w:tcPr>
          <w:p w14:paraId="2FB9C818" w14:textId="77777777" w:rsidR="002373BC" w:rsidRPr="003F4127" w:rsidRDefault="002373BC" w:rsidP="009A4623">
            <w:pPr>
              <w:jc w:val="center"/>
              <w:rPr>
                <w:ins w:id="1019" w:author="Alhabibi, Haider@Energy" w:date="2022-01-26T21:12:00Z"/>
                <w:rFonts w:cstheme="minorHAnsi"/>
                <w:sz w:val="20"/>
                <w:szCs w:val="20"/>
              </w:rPr>
            </w:pPr>
          </w:p>
        </w:tc>
        <w:tc>
          <w:tcPr>
            <w:tcW w:w="361" w:type="pct"/>
            <w:tcPrChange w:id="1020" w:author="Alhabibi, Haider@Energy" w:date="2022-01-26T21:19:00Z">
              <w:tcPr>
                <w:tcW w:w="429" w:type="pct"/>
              </w:tcPr>
            </w:tcPrChange>
          </w:tcPr>
          <w:p w14:paraId="053E10E5" w14:textId="77777777" w:rsidR="002373BC" w:rsidRPr="003F4127" w:rsidRDefault="002373BC" w:rsidP="009A4623">
            <w:pPr>
              <w:jc w:val="center"/>
              <w:rPr>
                <w:ins w:id="1021" w:author="Alhabibi, Haider@Energy" w:date="2022-01-26T21:12:00Z"/>
                <w:rFonts w:cstheme="minorHAnsi"/>
                <w:sz w:val="20"/>
                <w:szCs w:val="20"/>
              </w:rPr>
            </w:pPr>
          </w:p>
        </w:tc>
        <w:tc>
          <w:tcPr>
            <w:tcW w:w="430" w:type="pct"/>
            <w:tcPrChange w:id="1022" w:author="Alhabibi, Haider@Energy" w:date="2022-01-26T21:19:00Z">
              <w:tcPr>
                <w:tcW w:w="362" w:type="pct"/>
              </w:tcPr>
            </w:tcPrChange>
          </w:tcPr>
          <w:p w14:paraId="391AE24E" w14:textId="77777777" w:rsidR="002373BC" w:rsidRPr="003F4127" w:rsidRDefault="002373BC" w:rsidP="009A4623">
            <w:pPr>
              <w:jc w:val="center"/>
              <w:rPr>
                <w:ins w:id="1023" w:author="Alhabibi, Haider@Energy" w:date="2022-01-26T21:12:00Z"/>
                <w:rFonts w:cstheme="minorHAnsi"/>
                <w:sz w:val="20"/>
                <w:szCs w:val="20"/>
              </w:rPr>
            </w:pPr>
          </w:p>
        </w:tc>
        <w:tc>
          <w:tcPr>
            <w:tcW w:w="440" w:type="pct"/>
            <w:tcPrChange w:id="1024" w:author="Alhabibi, Haider@Energy" w:date="2022-01-26T21:19:00Z">
              <w:tcPr>
                <w:tcW w:w="440" w:type="pct"/>
              </w:tcPr>
            </w:tcPrChange>
          </w:tcPr>
          <w:p w14:paraId="57689E41" w14:textId="77777777" w:rsidR="002373BC" w:rsidRPr="003F4127" w:rsidRDefault="002373BC" w:rsidP="009A4623">
            <w:pPr>
              <w:jc w:val="center"/>
              <w:rPr>
                <w:ins w:id="1025" w:author="Alhabibi, Haider@Energy" w:date="2022-01-26T21:12:00Z"/>
                <w:rFonts w:cstheme="minorHAnsi"/>
                <w:sz w:val="20"/>
                <w:szCs w:val="20"/>
              </w:rPr>
            </w:pPr>
          </w:p>
        </w:tc>
        <w:tc>
          <w:tcPr>
            <w:tcW w:w="358" w:type="pct"/>
            <w:tcPrChange w:id="1026" w:author="Alhabibi, Haider@Energy" w:date="2022-01-26T21:19:00Z">
              <w:tcPr>
                <w:tcW w:w="358" w:type="pct"/>
              </w:tcPr>
            </w:tcPrChange>
          </w:tcPr>
          <w:p w14:paraId="638C0E3C" w14:textId="77777777" w:rsidR="002373BC" w:rsidRPr="003F4127" w:rsidRDefault="002373BC" w:rsidP="009A4623">
            <w:pPr>
              <w:jc w:val="center"/>
              <w:rPr>
                <w:ins w:id="1027" w:author="Alhabibi, Haider@Energy" w:date="2022-01-26T21:12:00Z"/>
                <w:rFonts w:cstheme="minorHAnsi"/>
                <w:sz w:val="20"/>
                <w:szCs w:val="20"/>
              </w:rPr>
            </w:pPr>
          </w:p>
        </w:tc>
        <w:tc>
          <w:tcPr>
            <w:tcW w:w="430" w:type="pct"/>
            <w:tcPrChange w:id="1028" w:author="Alhabibi, Haider@Energy" w:date="2022-01-26T21:19:00Z">
              <w:tcPr>
                <w:tcW w:w="430" w:type="pct"/>
              </w:tcPr>
            </w:tcPrChange>
          </w:tcPr>
          <w:p w14:paraId="0F0AFFD9" w14:textId="77777777" w:rsidR="002373BC" w:rsidRPr="003F4127" w:rsidRDefault="002373BC" w:rsidP="009A4623">
            <w:pPr>
              <w:jc w:val="center"/>
              <w:rPr>
                <w:ins w:id="1029" w:author="Alhabibi, Haider@Energy" w:date="2022-01-26T21:12:00Z"/>
                <w:rFonts w:cstheme="minorHAnsi"/>
                <w:sz w:val="20"/>
                <w:szCs w:val="20"/>
              </w:rPr>
            </w:pPr>
          </w:p>
        </w:tc>
        <w:tc>
          <w:tcPr>
            <w:tcW w:w="430" w:type="pct"/>
            <w:tcPrChange w:id="1030" w:author="Alhabibi, Haider@Energy" w:date="2022-01-26T21:19:00Z">
              <w:tcPr>
                <w:tcW w:w="430" w:type="pct"/>
              </w:tcPr>
            </w:tcPrChange>
          </w:tcPr>
          <w:p w14:paraId="3405D876" w14:textId="77777777" w:rsidR="002373BC" w:rsidRPr="003F4127" w:rsidRDefault="002373BC" w:rsidP="009A4623">
            <w:pPr>
              <w:jc w:val="center"/>
              <w:rPr>
                <w:ins w:id="1031" w:author="Alhabibi, Haider@Energy" w:date="2022-01-26T21:12:00Z"/>
                <w:rFonts w:cstheme="minorHAnsi"/>
                <w:sz w:val="20"/>
                <w:szCs w:val="20"/>
              </w:rPr>
            </w:pPr>
          </w:p>
        </w:tc>
        <w:tc>
          <w:tcPr>
            <w:tcW w:w="521" w:type="pct"/>
            <w:tcPrChange w:id="1032" w:author="Alhabibi, Haider@Energy" w:date="2022-01-26T21:19:00Z">
              <w:tcPr>
                <w:tcW w:w="521" w:type="pct"/>
              </w:tcPr>
            </w:tcPrChange>
          </w:tcPr>
          <w:p w14:paraId="5F4DFC49" w14:textId="77777777" w:rsidR="002373BC" w:rsidRPr="003F4127" w:rsidRDefault="002373BC" w:rsidP="009A4623">
            <w:pPr>
              <w:jc w:val="center"/>
              <w:rPr>
                <w:ins w:id="1033" w:author="Alhabibi, Haider@Energy" w:date="2022-01-26T21:12:00Z"/>
                <w:rFonts w:cstheme="minorHAnsi"/>
                <w:sz w:val="20"/>
                <w:szCs w:val="20"/>
              </w:rPr>
            </w:pPr>
          </w:p>
        </w:tc>
      </w:tr>
    </w:tbl>
    <w:p w14:paraId="04BED280" w14:textId="1D4F6195" w:rsidR="002373BC" w:rsidRDefault="002373BC" w:rsidP="00BA25C6">
      <w:pPr>
        <w:spacing w:after="0"/>
        <w:rPr>
          <w:ins w:id="1034" w:author="Alhabibi, Haider@Energy" w:date="2022-01-26T21:12:00Z"/>
          <w:rFonts w:asciiTheme="minorHAnsi" w:hAnsiTheme="minorHAnsi" w:cstheme="minorHAnsi"/>
          <w:sz w:val="18"/>
          <w:szCs w:val="18"/>
        </w:rPr>
      </w:pPr>
    </w:p>
    <w:p w14:paraId="095F491B" w14:textId="77777777" w:rsidR="002373BC" w:rsidRDefault="002373BC" w:rsidP="00BA25C6">
      <w:pPr>
        <w:spacing w:after="0"/>
        <w:rPr>
          <w:ins w:id="1035" w:author="Markstrum, Alexis@Energy" w:date="2021-10-18T16:26:00Z"/>
          <w:rFonts w:asciiTheme="minorHAnsi" w:hAnsiTheme="minorHAnsi" w:cstheme="minorHAnsi"/>
          <w:sz w:val="18"/>
          <w:szCs w:val="18"/>
        </w:rPr>
      </w:pPr>
    </w:p>
    <w:tbl>
      <w:tblPr>
        <w:tblStyle w:val="TableGrid"/>
        <w:tblW w:w="5002" w:type="pct"/>
        <w:tblLayout w:type="fixed"/>
        <w:tblLook w:val="04A0" w:firstRow="1" w:lastRow="0" w:firstColumn="1" w:lastColumn="0" w:noHBand="0" w:noVBand="1"/>
      </w:tblPr>
      <w:tblGrid>
        <w:gridCol w:w="874"/>
        <w:gridCol w:w="943"/>
        <w:gridCol w:w="879"/>
        <w:gridCol w:w="879"/>
        <w:gridCol w:w="740"/>
        <w:gridCol w:w="1015"/>
        <w:gridCol w:w="810"/>
        <w:gridCol w:w="943"/>
        <w:gridCol w:w="943"/>
        <w:gridCol w:w="879"/>
        <w:gridCol w:w="807"/>
        <w:gridCol w:w="1082"/>
      </w:tblGrid>
      <w:tr w:rsidR="00651360" w:rsidRPr="00C071B0" w:rsidDel="009B1D7C" w14:paraId="13480859" w14:textId="497E8C08" w:rsidTr="0001787F">
        <w:trPr>
          <w:ins w:id="1036" w:author="Markstrum, Alexis@Energy" w:date="2021-10-18T16:27:00Z"/>
          <w:del w:id="1037" w:author="Alhabibi, Haider@Energy" w:date="2022-01-26T21:14:00Z"/>
        </w:trPr>
        <w:tc>
          <w:tcPr>
            <w:tcW w:w="5000" w:type="pct"/>
            <w:gridSpan w:val="12"/>
          </w:tcPr>
          <w:p w14:paraId="2F43D311" w14:textId="1FBEA40C" w:rsidR="00651360" w:rsidRPr="00405CF9" w:rsidDel="009B1D7C" w:rsidRDefault="00651360" w:rsidP="0001787F">
            <w:pPr>
              <w:spacing w:after="0"/>
              <w:rPr>
                <w:ins w:id="1038" w:author="Markstrum, Alexis@Energy" w:date="2021-10-18T16:27:00Z"/>
                <w:del w:id="1039" w:author="Alhabibi, Haider@Energy" w:date="2022-01-26T21:14:00Z"/>
                <w:rFonts w:cstheme="minorHAnsi"/>
                <w:b/>
                <w:sz w:val="20"/>
                <w:szCs w:val="20"/>
              </w:rPr>
            </w:pPr>
            <w:bookmarkStart w:id="1040" w:name="_Hlk94118057"/>
            <w:ins w:id="1041" w:author="Markstrum, Alexis@Energy" w:date="2021-10-18T16:27:00Z">
              <w:del w:id="1042" w:author="Alhabibi, Haider@Energy" w:date="2022-01-26T21:14:00Z">
                <w:r w:rsidDel="009B1D7C">
                  <w:rPr>
                    <w:rFonts w:cstheme="minorHAnsi"/>
                    <w:b/>
                    <w:sz w:val="20"/>
                    <w:szCs w:val="20"/>
                  </w:rPr>
                  <w:delText>D</w:delText>
                </w:r>
                <w:r w:rsidRPr="00405CF9" w:rsidDel="009B1D7C">
                  <w:rPr>
                    <w:rFonts w:cstheme="minorHAnsi"/>
                    <w:b/>
                    <w:sz w:val="20"/>
                    <w:szCs w:val="20"/>
                  </w:rPr>
                  <w:delText>.</w:delText>
                </w:r>
                <w:r w:rsidDel="009B1D7C">
                  <w:rPr>
                    <w:rFonts w:cstheme="minorHAnsi"/>
                    <w:b/>
                    <w:sz w:val="20"/>
                    <w:szCs w:val="20"/>
                  </w:rPr>
                  <w:delText xml:space="preserve"> </w:delText>
                </w:r>
                <w:r w:rsidRPr="00405CF9" w:rsidDel="009B1D7C">
                  <w:rPr>
                    <w:rFonts w:cstheme="minorHAnsi"/>
                    <w:b/>
                    <w:sz w:val="20"/>
                    <w:szCs w:val="20"/>
                  </w:rPr>
                  <w:delText xml:space="preserve">Design </w:delText>
                </w:r>
              </w:del>
            </w:ins>
            <w:ins w:id="1043" w:author="Markstrum, Alexis@Energy" w:date="2021-10-21T10:29:00Z">
              <w:del w:id="1044" w:author="Alhabibi, Haider@Energy" w:date="2022-01-26T21:14:00Z">
                <w:r w:rsidR="006A2B7E" w:rsidDel="009B1D7C">
                  <w:rPr>
                    <w:rFonts w:cstheme="minorHAnsi"/>
                    <w:b/>
                    <w:sz w:val="20"/>
                    <w:szCs w:val="20"/>
                  </w:rPr>
                  <w:delText xml:space="preserve">HERS Verified </w:delText>
                </w:r>
                <w:r w:rsidR="00A9050B" w:rsidDel="009B1D7C">
                  <w:rPr>
                    <w:rFonts w:cstheme="minorHAnsi"/>
                    <w:b/>
                    <w:sz w:val="20"/>
                    <w:szCs w:val="20"/>
                  </w:rPr>
                  <w:delText>CHPWH</w:delText>
                </w:r>
              </w:del>
            </w:ins>
            <w:ins w:id="1045" w:author="Markstrum, Alexis@Energy" w:date="2021-10-18T16:27:00Z">
              <w:del w:id="1046" w:author="Alhabibi, Haider@Energy" w:date="2022-01-26T21:14:00Z">
                <w:r w:rsidRPr="00405CF9" w:rsidDel="009B1D7C">
                  <w:rPr>
                    <w:rFonts w:cstheme="minorHAnsi"/>
                    <w:b/>
                    <w:sz w:val="20"/>
                    <w:szCs w:val="20"/>
                  </w:rPr>
                  <w:delText xml:space="preserve"> System Information</w:delText>
                </w:r>
              </w:del>
            </w:ins>
          </w:p>
          <w:p w14:paraId="5804F3C3" w14:textId="523C50FD" w:rsidR="00651360" w:rsidDel="009B1D7C" w:rsidRDefault="00651360" w:rsidP="0001787F">
            <w:pPr>
              <w:spacing w:after="0"/>
              <w:rPr>
                <w:ins w:id="1047" w:author="Markstrum, Alexis@Energy" w:date="2021-10-18T16:27:00Z"/>
                <w:del w:id="1048" w:author="Alhabibi, Haider@Energy" w:date="2022-01-26T21:14:00Z"/>
                <w:rFonts w:cstheme="minorHAnsi"/>
                <w:sz w:val="20"/>
                <w:szCs w:val="20"/>
              </w:rPr>
            </w:pPr>
            <w:ins w:id="1049" w:author="Markstrum, Alexis@Energy" w:date="2021-10-18T16:27:00Z">
              <w:del w:id="1050" w:author="Alhabibi, Haider@Energy" w:date="2022-01-26T21:14:00Z">
                <w:r w:rsidRPr="003F4127" w:rsidDel="009B1D7C">
                  <w:rPr>
                    <w:rFonts w:cstheme="minorHAnsi"/>
                    <w:sz w:val="20"/>
                    <w:szCs w:val="20"/>
                  </w:rPr>
                  <w:delText xml:space="preserve">This table reports the water heating systems specified on the registered </w:delText>
                </w:r>
              </w:del>
              <w:del w:id="1051" w:author="Tam, Danny@Energy" w:date="2022-02-28T15:45:00Z">
                <w:r w:rsidRPr="003F4127" w:rsidDel="00D11E38">
                  <w:rPr>
                    <w:rFonts w:cstheme="minorHAnsi"/>
                    <w:sz w:val="20"/>
                    <w:szCs w:val="20"/>
                  </w:rPr>
                  <w:delText>CF1R</w:delText>
                </w:r>
              </w:del>
            </w:ins>
            <w:ins w:id="1052" w:author="Tam, Danny@Energy" w:date="2022-02-28T15:45:00Z">
              <w:r w:rsidR="00D11E38">
                <w:rPr>
                  <w:rFonts w:cstheme="minorHAnsi"/>
                  <w:sz w:val="20"/>
                  <w:szCs w:val="20"/>
                </w:rPr>
                <w:t>NRCC</w:t>
              </w:r>
            </w:ins>
            <w:ins w:id="1053" w:author="Markstrum, Alexis@Energy" w:date="2021-10-18T16:27:00Z">
              <w:del w:id="1054" w:author="Alhabibi, Haider@Energy" w:date="2022-01-26T21:14:00Z">
                <w:r w:rsidRPr="003F4127" w:rsidDel="009B1D7C">
                  <w:rPr>
                    <w:rFonts w:cstheme="minorHAnsi"/>
                    <w:sz w:val="20"/>
                    <w:szCs w:val="20"/>
                  </w:rPr>
                  <w:delText xml:space="preserve"> compliance document for this project.</w:delText>
                </w:r>
              </w:del>
            </w:ins>
          </w:p>
          <w:p w14:paraId="51086FB5" w14:textId="6EFBE369" w:rsidR="00651360" w:rsidDel="009B1D7C" w:rsidRDefault="00651360" w:rsidP="0001787F">
            <w:pPr>
              <w:spacing w:after="0"/>
              <w:rPr>
                <w:ins w:id="1055" w:author="Markstrum, Alexis@Energy" w:date="2021-10-18T16:27:00Z"/>
                <w:del w:id="1056" w:author="Alhabibi, Haider@Energy" w:date="2022-01-26T21:14:00Z"/>
                <w:rFonts w:cstheme="minorHAnsi"/>
                <w:sz w:val="20"/>
                <w:szCs w:val="20"/>
              </w:rPr>
            </w:pPr>
            <w:ins w:id="1057" w:author="Markstrum, Alexis@Energy" w:date="2021-10-18T16:27:00Z">
              <w:del w:id="1058" w:author="Alhabibi, Haider@Energy" w:date="2022-01-26T21:14:00Z">
                <w:r w:rsidDel="009B1D7C">
                  <w:rPr>
                    <w:rFonts w:cstheme="minorHAnsi"/>
                    <w:sz w:val="20"/>
                    <w:szCs w:val="20"/>
                  </w:rPr>
                  <w:delText xml:space="preserve">&lt;&lt;If </w:delText>
                </w:r>
              </w:del>
              <w:del w:id="1059" w:author="Tam, Danny@Energy" w:date="2022-02-28T15:45:00Z">
                <w:r w:rsidDel="00D11E38">
                  <w:rPr>
                    <w:rFonts w:cstheme="minorHAnsi"/>
                    <w:sz w:val="20"/>
                    <w:szCs w:val="20"/>
                  </w:rPr>
                  <w:delText>CF1R</w:delText>
                </w:r>
              </w:del>
            </w:ins>
            <w:ins w:id="1060" w:author="Tam, Danny@Energy" w:date="2022-02-28T15:45:00Z">
              <w:r w:rsidR="00D11E38">
                <w:rPr>
                  <w:rFonts w:cstheme="minorHAnsi"/>
                  <w:sz w:val="20"/>
                  <w:szCs w:val="20"/>
                </w:rPr>
                <w:t>NRCC</w:t>
              </w:r>
            </w:ins>
            <w:ins w:id="1061" w:author="Markstrum, Alexis@Energy" w:date="2021-10-18T16:27:00Z">
              <w:del w:id="1062" w:author="Alhabibi, Haider@Energy" w:date="2022-01-26T21:14:00Z">
                <w:r w:rsidDel="009B1D7C">
                  <w:rPr>
                    <w:rFonts w:cstheme="minorHAnsi"/>
                    <w:sz w:val="20"/>
                    <w:szCs w:val="20"/>
                  </w:rPr>
                  <w:delText xml:space="preserve"> has CHPWH, then require table, else </w:delText>
                </w:r>
                <w:r w:rsidRPr="00E12A63" w:rsidDel="009B1D7C">
                  <w:rPr>
                    <w:rFonts w:asciiTheme="minorHAnsi" w:hAnsiTheme="minorHAnsi" w:cstheme="minorHAnsi"/>
                    <w:sz w:val="20"/>
                    <w:szCs w:val="20"/>
                  </w:rPr>
                  <w:delText>display the "section does not apply" message</w:delText>
                </w:r>
                <w:r w:rsidDel="009B1D7C">
                  <w:rPr>
                    <w:rFonts w:cstheme="minorHAnsi"/>
                    <w:sz w:val="20"/>
                    <w:szCs w:val="20"/>
                  </w:rPr>
                  <w:delText>&gt;&gt;</w:delText>
                </w:r>
              </w:del>
            </w:ins>
          </w:p>
          <w:p w14:paraId="4BB253DC" w14:textId="50501A65" w:rsidR="00651360" w:rsidRPr="00405CF9" w:rsidDel="009B1D7C" w:rsidRDefault="00651360" w:rsidP="0001787F">
            <w:pPr>
              <w:spacing w:after="0"/>
              <w:rPr>
                <w:ins w:id="1063" w:author="Markstrum, Alexis@Energy" w:date="2021-10-18T16:27:00Z"/>
                <w:del w:id="1064" w:author="Alhabibi, Haider@Energy" w:date="2022-01-26T21:14:00Z"/>
                <w:rFonts w:cstheme="minorHAnsi"/>
                <w:b/>
                <w:sz w:val="20"/>
                <w:szCs w:val="20"/>
              </w:rPr>
            </w:pPr>
            <w:ins w:id="1065" w:author="Markstrum, Alexis@Energy" w:date="2021-10-18T16:27:00Z">
              <w:del w:id="1066" w:author="Alhabibi, Haider@Energy" w:date="2022-01-26T21:14:00Z">
                <w:r w:rsidDel="009B1D7C">
                  <w:rPr>
                    <w:rFonts w:cstheme="minorHAnsi"/>
                    <w:sz w:val="20"/>
                    <w:szCs w:val="20"/>
                  </w:rPr>
                  <w:delText xml:space="preserve">&lt;&lt;require one row of data for each water heater identified on the </w:delText>
                </w:r>
              </w:del>
              <w:del w:id="1067" w:author="Tam, Danny@Energy" w:date="2022-02-28T15:45:00Z">
                <w:r w:rsidDel="00D11E38">
                  <w:rPr>
                    <w:rFonts w:cstheme="minorHAnsi"/>
                    <w:sz w:val="20"/>
                    <w:szCs w:val="20"/>
                  </w:rPr>
                  <w:delText>CF1R</w:delText>
                </w:r>
              </w:del>
            </w:ins>
            <w:ins w:id="1068" w:author="Tam, Danny@Energy" w:date="2022-02-28T15:45:00Z">
              <w:r w:rsidR="00D11E38">
                <w:rPr>
                  <w:rFonts w:cstheme="minorHAnsi"/>
                  <w:sz w:val="20"/>
                  <w:szCs w:val="20"/>
                </w:rPr>
                <w:t>NRCC</w:t>
              </w:r>
            </w:ins>
            <w:ins w:id="1069" w:author="Markstrum, Alexis@Energy" w:date="2021-10-18T16:27:00Z">
              <w:del w:id="1070" w:author="Alhabibi, Haider@Energy" w:date="2022-01-26T21:14:00Z">
                <w:r w:rsidDel="009B1D7C">
                  <w:rPr>
                    <w:rFonts w:cstheme="minorHAnsi"/>
                    <w:sz w:val="20"/>
                    <w:szCs w:val="20"/>
                  </w:rPr>
                  <w:delText xml:space="preserve">&gt;&gt; </w:delText>
                </w:r>
              </w:del>
            </w:ins>
          </w:p>
        </w:tc>
      </w:tr>
      <w:tr w:rsidR="00651360" w:rsidRPr="00C071B0" w:rsidDel="009B1D7C" w14:paraId="2D6454FC" w14:textId="4D169568" w:rsidTr="0001787F">
        <w:trPr>
          <w:ins w:id="1071" w:author="Markstrum, Alexis@Energy" w:date="2021-10-18T16:27:00Z"/>
          <w:del w:id="1072" w:author="Alhabibi, Haider@Energy" w:date="2022-01-26T21:14:00Z"/>
        </w:trPr>
        <w:tc>
          <w:tcPr>
            <w:tcW w:w="405" w:type="pct"/>
            <w:vAlign w:val="bottom"/>
          </w:tcPr>
          <w:p w14:paraId="4D75079D" w14:textId="1898F205" w:rsidR="00651360" w:rsidRPr="003F4127" w:rsidDel="009B1D7C" w:rsidRDefault="00651360" w:rsidP="0001787F">
            <w:pPr>
              <w:spacing w:after="0"/>
              <w:jc w:val="center"/>
              <w:rPr>
                <w:ins w:id="1073" w:author="Markstrum, Alexis@Energy" w:date="2021-10-18T16:27:00Z"/>
                <w:del w:id="1074" w:author="Alhabibi, Haider@Energy" w:date="2022-01-26T21:14:00Z"/>
                <w:rFonts w:cstheme="minorHAnsi"/>
                <w:sz w:val="20"/>
                <w:szCs w:val="20"/>
              </w:rPr>
            </w:pPr>
            <w:ins w:id="1075" w:author="Markstrum, Alexis@Energy" w:date="2021-10-18T16:27:00Z">
              <w:del w:id="1076" w:author="Alhabibi, Haider@Energy" w:date="2022-01-26T21:14:00Z">
                <w:r w:rsidRPr="003F4127" w:rsidDel="009B1D7C">
                  <w:rPr>
                    <w:rFonts w:eastAsia="Times New Roman" w:cstheme="minorHAnsi"/>
                    <w:sz w:val="20"/>
                    <w:szCs w:val="20"/>
                  </w:rPr>
                  <w:delText>01</w:delText>
                </w:r>
              </w:del>
            </w:ins>
          </w:p>
        </w:tc>
        <w:tc>
          <w:tcPr>
            <w:tcW w:w="437" w:type="pct"/>
            <w:vAlign w:val="bottom"/>
          </w:tcPr>
          <w:p w14:paraId="1DB1DE3D" w14:textId="3AF18833" w:rsidR="00651360" w:rsidRPr="003F4127" w:rsidDel="009B1D7C" w:rsidRDefault="00651360" w:rsidP="0001787F">
            <w:pPr>
              <w:spacing w:after="0"/>
              <w:jc w:val="center"/>
              <w:rPr>
                <w:ins w:id="1077" w:author="Markstrum, Alexis@Energy" w:date="2021-10-18T16:27:00Z"/>
                <w:del w:id="1078" w:author="Alhabibi, Haider@Energy" w:date="2022-01-26T21:14:00Z"/>
                <w:rFonts w:cstheme="minorHAnsi"/>
                <w:sz w:val="20"/>
                <w:szCs w:val="20"/>
              </w:rPr>
            </w:pPr>
            <w:ins w:id="1079" w:author="Markstrum, Alexis@Energy" w:date="2021-10-18T16:27:00Z">
              <w:del w:id="1080" w:author="Alhabibi, Haider@Energy" w:date="2022-01-26T21:14:00Z">
                <w:r w:rsidRPr="003F4127" w:rsidDel="009B1D7C">
                  <w:rPr>
                    <w:rFonts w:eastAsia="Times New Roman" w:cstheme="minorHAnsi"/>
                    <w:sz w:val="20"/>
                    <w:szCs w:val="20"/>
                  </w:rPr>
                  <w:delText>02</w:delText>
                </w:r>
              </w:del>
            </w:ins>
          </w:p>
        </w:tc>
        <w:tc>
          <w:tcPr>
            <w:tcW w:w="407" w:type="pct"/>
          </w:tcPr>
          <w:p w14:paraId="4BA79995" w14:textId="098F40E4" w:rsidR="00651360" w:rsidRPr="003F4127" w:rsidDel="009B1D7C" w:rsidRDefault="00651360" w:rsidP="0001787F">
            <w:pPr>
              <w:spacing w:after="0"/>
              <w:jc w:val="center"/>
              <w:rPr>
                <w:ins w:id="1081" w:author="Markstrum, Alexis@Energy" w:date="2021-10-18T16:27:00Z"/>
                <w:del w:id="1082" w:author="Alhabibi, Haider@Energy" w:date="2022-01-26T21:14:00Z"/>
                <w:rFonts w:eastAsia="Times New Roman" w:cstheme="minorHAnsi"/>
                <w:sz w:val="20"/>
                <w:szCs w:val="20"/>
              </w:rPr>
            </w:pPr>
            <w:ins w:id="1083" w:author="Markstrum, Alexis@Energy" w:date="2021-10-18T16:27:00Z">
              <w:del w:id="1084" w:author="Alhabibi, Haider@Energy" w:date="2022-01-26T21:14:00Z">
                <w:r w:rsidRPr="003F4127" w:rsidDel="009B1D7C">
                  <w:rPr>
                    <w:rFonts w:eastAsia="Times New Roman" w:cstheme="minorHAnsi"/>
                    <w:sz w:val="20"/>
                    <w:szCs w:val="20"/>
                  </w:rPr>
                  <w:delText>03</w:delText>
                </w:r>
              </w:del>
            </w:ins>
          </w:p>
        </w:tc>
        <w:tc>
          <w:tcPr>
            <w:tcW w:w="407" w:type="pct"/>
          </w:tcPr>
          <w:p w14:paraId="77BBD7A5" w14:textId="726AD7E9" w:rsidR="00651360" w:rsidDel="009B1D7C" w:rsidRDefault="00651360" w:rsidP="0001787F">
            <w:pPr>
              <w:spacing w:after="0"/>
              <w:jc w:val="center"/>
              <w:rPr>
                <w:ins w:id="1085" w:author="Markstrum, Alexis@Energy" w:date="2021-10-18T16:27:00Z"/>
                <w:del w:id="1086" w:author="Alhabibi, Haider@Energy" w:date="2022-01-26T21:14:00Z"/>
                <w:rFonts w:eastAsia="Times New Roman" w:cstheme="minorHAnsi"/>
                <w:sz w:val="20"/>
                <w:szCs w:val="20"/>
              </w:rPr>
            </w:pPr>
            <w:ins w:id="1087" w:author="Markstrum, Alexis@Energy" w:date="2021-10-18T16:27:00Z">
              <w:del w:id="1088" w:author="Alhabibi, Haider@Energy" w:date="2022-01-26T21:14:00Z">
                <w:r w:rsidRPr="00CE2BD1" w:rsidDel="009B1D7C">
                  <w:rPr>
                    <w:rFonts w:eastAsia="Times New Roman" w:cs="Calibri"/>
                    <w:sz w:val="18"/>
                    <w:szCs w:val="18"/>
                  </w:rPr>
                  <w:delText>04</w:delText>
                </w:r>
              </w:del>
            </w:ins>
          </w:p>
        </w:tc>
        <w:tc>
          <w:tcPr>
            <w:tcW w:w="343" w:type="pct"/>
          </w:tcPr>
          <w:p w14:paraId="7C4CD211" w14:textId="39173A55" w:rsidR="00651360" w:rsidRPr="003F4127" w:rsidDel="009B1D7C" w:rsidRDefault="00651360" w:rsidP="0001787F">
            <w:pPr>
              <w:spacing w:after="0"/>
              <w:jc w:val="center"/>
              <w:rPr>
                <w:ins w:id="1089" w:author="Markstrum, Alexis@Energy" w:date="2021-10-18T16:27:00Z"/>
                <w:del w:id="1090" w:author="Alhabibi, Haider@Energy" w:date="2022-01-26T21:14:00Z"/>
                <w:rFonts w:eastAsia="Times New Roman" w:cstheme="minorHAnsi"/>
                <w:sz w:val="20"/>
                <w:szCs w:val="20"/>
              </w:rPr>
            </w:pPr>
            <w:ins w:id="1091" w:author="Markstrum, Alexis@Energy" w:date="2021-10-18T16:27:00Z">
              <w:del w:id="1092" w:author="Alhabibi, Haider@Energy" w:date="2022-01-26T21:14:00Z">
                <w:r w:rsidDel="009B1D7C">
                  <w:rPr>
                    <w:rFonts w:eastAsia="Times New Roman" w:cstheme="minorHAnsi"/>
                    <w:sz w:val="20"/>
                    <w:szCs w:val="20"/>
                  </w:rPr>
                  <w:delText>05</w:delText>
                </w:r>
              </w:del>
            </w:ins>
          </w:p>
        </w:tc>
        <w:tc>
          <w:tcPr>
            <w:tcW w:w="470" w:type="pct"/>
          </w:tcPr>
          <w:p w14:paraId="2A23E391" w14:textId="006CF982" w:rsidR="00651360" w:rsidDel="009B1D7C" w:rsidRDefault="00651360" w:rsidP="0001787F">
            <w:pPr>
              <w:spacing w:after="0"/>
              <w:jc w:val="center"/>
              <w:rPr>
                <w:ins w:id="1093" w:author="Markstrum, Alexis@Energy" w:date="2021-10-18T16:27:00Z"/>
                <w:del w:id="1094" w:author="Alhabibi, Haider@Energy" w:date="2022-01-26T21:14:00Z"/>
                <w:rFonts w:eastAsia="Times New Roman" w:cstheme="minorHAnsi"/>
                <w:sz w:val="20"/>
                <w:szCs w:val="20"/>
              </w:rPr>
            </w:pPr>
            <w:ins w:id="1095" w:author="Markstrum, Alexis@Energy" w:date="2021-10-18T16:27:00Z">
              <w:del w:id="1096" w:author="Alhabibi, Haider@Energy" w:date="2022-01-26T21:14:00Z">
                <w:r w:rsidRPr="00CE2BD1" w:rsidDel="009B1D7C">
                  <w:rPr>
                    <w:rFonts w:eastAsia="Times New Roman" w:cs="Calibri"/>
                    <w:sz w:val="18"/>
                    <w:szCs w:val="18"/>
                  </w:rPr>
                  <w:delText>06</w:delText>
                </w:r>
              </w:del>
            </w:ins>
          </w:p>
        </w:tc>
        <w:tc>
          <w:tcPr>
            <w:tcW w:w="375" w:type="pct"/>
          </w:tcPr>
          <w:p w14:paraId="3DDE0239" w14:textId="4E335500" w:rsidR="00651360" w:rsidDel="009B1D7C" w:rsidRDefault="00651360" w:rsidP="0001787F">
            <w:pPr>
              <w:spacing w:after="0"/>
              <w:jc w:val="center"/>
              <w:rPr>
                <w:ins w:id="1097" w:author="Markstrum, Alexis@Energy" w:date="2021-10-18T16:27:00Z"/>
                <w:del w:id="1098" w:author="Alhabibi, Haider@Energy" w:date="2022-01-26T21:14:00Z"/>
                <w:rFonts w:eastAsia="Times New Roman" w:cstheme="minorHAnsi"/>
                <w:sz w:val="20"/>
                <w:szCs w:val="20"/>
              </w:rPr>
            </w:pPr>
            <w:ins w:id="1099" w:author="Markstrum, Alexis@Energy" w:date="2021-10-18T16:27:00Z">
              <w:del w:id="1100" w:author="Alhabibi, Haider@Energy" w:date="2022-01-26T21:14:00Z">
                <w:r w:rsidRPr="00CE2BD1" w:rsidDel="009B1D7C">
                  <w:rPr>
                    <w:rFonts w:eastAsia="Times New Roman" w:cs="Calibri"/>
                    <w:sz w:val="18"/>
                    <w:szCs w:val="18"/>
                  </w:rPr>
                  <w:delText>07</w:delText>
                </w:r>
              </w:del>
            </w:ins>
          </w:p>
        </w:tc>
        <w:tc>
          <w:tcPr>
            <w:tcW w:w="437" w:type="pct"/>
          </w:tcPr>
          <w:p w14:paraId="090828AA" w14:textId="10A63E8E" w:rsidR="00651360" w:rsidRPr="003F4127" w:rsidDel="009B1D7C" w:rsidRDefault="00651360" w:rsidP="0001787F">
            <w:pPr>
              <w:spacing w:after="0"/>
              <w:jc w:val="center"/>
              <w:rPr>
                <w:ins w:id="1101" w:author="Markstrum, Alexis@Energy" w:date="2021-10-18T16:27:00Z"/>
                <w:del w:id="1102" w:author="Alhabibi, Haider@Energy" w:date="2022-01-26T21:14:00Z"/>
                <w:rFonts w:eastAsia="Times New Roman" w:cstheme="minorHAnsi"/>
                <w:sz w:val="20"/>
                <w:szCs w:val="20"/>
              </w:rPr>
            </w:pPr>
            <w:ins w:id="1103" w:author="Markstrum, Alexis@Energy" w:date="2021-10-18T16:27:00Z">
              <w:del w:id="1104" w:author="Alhabibi, Haider@Energy" w:date="2022-01-26T21:14:00Z">
                <w:r w:rsidDel="009B1D7C">
                  <w:rPr>
                    <w:rFonts w:eastAsia="Times New Roman" w:cstheme="minorHAnsi"/>
                    <w:sz w:val="20"/>
                    <w:szCs w:val="20"/>
                  </w:rPr>
                  <w:delText>08</w:delText>
                </w:r>
              </w:del>
            </w:ins>
          </w:p>
        </w:tc>
        <w:tc>
          <w:tcPr>
            <w:tcW w:w="437" w:type="pct"/>
          </w:tcPr>
          <w:p w14:paraId="190CC113" w14:textId="104CA7A1" w:rsidR="00651360" w:rsidDel="009B1D7C" w:rsidRDefault="00651360" w:rsidP="0001787F">
            <w:pPr>
              <w:spacing w:after="0"/>
              <w:jc w:val="center"/>
              <w:rPr>
                <w:ins w:id="1105" w:author="Markstrum, Alexis@Energy" w:date="2021-10-18T16:27:00Z"/>
                <w:del w:id="1106" w:author="Alhabibi, Haider@Energy" w:date="2022-01-26T21:14:00Z"/>
                <w:rFonts w:eastAsia="Times New Roman" w:cstheme="minorHAnsi"/>
                <w:sz w:val="20"/>
                <w:szCs w:val="20"/>
              </w:rPr>
            </w:pPr>
            <w:ins w:id="1107" w:author="Markstrum, Alexis@Energy" w:date="2021-10-18T16:27:00Z">
              <w:del w:id="1108" w:author="Alhabibi, Haider@Energy" w:date="2022-01-26T21:14:00Z">
                <w:r w:rsidRPr="00CE2BD1" w:rsidDel="009B1D7C">
                  <w:rPr>
                    <w:rFonts w:eastAsia="Times New Roman" w:cs="Calibri"/>
                    <w:sz w:val="18"/>
                    <w:szCs w:val="18"/>
                  </w:rPr>
                  <w:delText>09</w:delText>
                </w:r>
              </w:del>
            </w:ins>
          </w:p>
        </w:tc>
        <w:tc>
          <w:tcPr>
            <w:tcW w:w="407" w:type="pct"/>
          </w:tcPr>
          <w:p w14:paraId="1957BC0A" w14:textId="6AB7E2E7" w:rsidR="00651360" w:rsidDel="009B1D7C" w:rsidRDefault="00651360" w:rsidP="0001787F">
            <w:pPr>
              <w:spacing w:after="0"/>
              <w:jc w:val="center"/>
              <w:rPr>
                <w:ins w:id="1109" w:author="Markstrum, Alexis@Energy" w:date="2021-10-18T16:27:00Z"/>
                <w:del w:id="1110" w:author="Alhabibi, Haider@Energy" w:date="2022-01-26T21:14:00Z"/>
                <w:rFonts w:eastAsia="Times New Roman" w:cstheme="minorHAnsi"/>
                <w:sz w:val="20"/>
                <w:szCs w:val="20"/>
              </w:rPr>
            </w:pPr>
            <w:ins w:id="1111" w:author="Markstrum, Alexis@Energy" w:date="2021-10-18T16:27:00Z">
              <w:del w:id="1112" w:author="Alhabibi, Haider@Energy" w:date="2022-01-26T21:14:00Z">
                <w:r w:rsidRPr="00CE2BD1" w:rsidDel="009B1D7C">
                  <w:rPr>
                    <w:rFonts w:eastAsia="Times New Roman" w:cs="Calibri"/>
                    <w:sz w:val="18"/>
                    <w:szCs w:val="18"/>
                  </w:rPr>
                  <w:delText>10</w:delText>
                </w:r>
              </w:del>
            </w:ins>
          </w:p>
        </w:tc>
        <w:tc>
          <w:tcPr>
            <w:tcW w:w="374" w:type="pct"/>
          </w:tcPr>
          <w:p w14:paraId="55D57FB5" w14:textId="328E82AA" w:rsidR="00651360" w:rsidRPr="003F4127" w:rsidDel="009B1D7C" w:rsidRDefault="00651360" w:rsidP="0001787F">
            <w:pPr>
              <w:spacing w:after="0"/>
              <w:jc w:val="center"/>
              <w:rPr>
                <w:ins w:id="1113" w:author="Markstrum, Alexis@Energy" w:date="2021-10-18T16:27:00Z"/>
                <w:del w:id="1114" w:author="Alhabibi, Haider@Energy" w:date="2022-01-26T21:14:00Z"/>
                <w:rFonts w:eastAsia="Times New Roman" w:cstheme="minorHAnsi"/>
                <w:sz w:val="20"/>
                <w:szCs w:val="20"/>
              </w:rPr>
            </w:pPr>
            <w:ins w:id="1115" w:author="Markstrum, Alexis@Energy" w:date="2021-10-18T16:27:00Z">
              <w:del w:id="1116" w:author="Alhabibi, Haider@Energy" w:date="2022-01-26T21:14:00Z">
                <w:r w:rsidDel="009B1D7C">
                  <w:rPr>
                    <w:rFonts w:eastAsia="Times New Roman" w:cstheme="minorHAnsi"/>
                    <w:sz w:val="20"/>
                    <w:szCs w:val="20"/>
                  </w:rPr>
                  <w:delText>11</w:delText>
                </w:r>
              </w:del>
            </w:ins>
          </w:p>
        </w:tc>
        <w:tc>
          <w:tcPr>
            <w:tcW w:w="500" w:type="pct"/>
          </w:tcPr>
          <w:p w14:paraId="7A9125CE" w14:textId="0E00BB1A" w:rsidR="00651360" w:rsidDel="009B1D7C" w:rsidRDefault="00651360" w:rsidP="0001787F">
            <w:pPr>
              <w:spacing w:after="0"/>
              <w:jc w:val="center"/>
              <w:rPr>
                <w:ins w:id="1117" w:author="Markstrum, Alexis@Energy" w:date="2021-10-18T16:27:00Z"/>
                <w:del w:id="1118" w:author="Alhabibi, Haider@Energy" w:date="2022-01-26T21:14:00Z"/>
                <w:rFonts w:eastAsia="Times New Roman" w:cstheme="minorHAnsi"/>
                <w:sz w:val="20"/>
                <w:szCs w:val="20"/>
              </w:rPr>
            </w:pPr>
            <w:ins w:id="1119" w:author="Markstrum, Alexis@Energy" w:date="2021-10-18T16:27:00Z">
              <w:del w:id="1120" w:author="Alhabibi, Haider@Energy" w:date="2022-01-26T21:14:00Z">
                <w:r w:rsidDel="009B1D7C">
                  <w:rPr>
                    <w:rFonts w:eastAsia="Times New Roman" w:cstheme="minorHAnsi"/>
                    <w:sz w:val="20"/>
                    <w:szCs w:val="20"/>
                  </w:rPr>
                  <w:delText>12</w:delText>
                </w:r>
              </w:del>
            </w:ins>
          </w:p>
        </w:tc>
      </w:tr>
      <w:tr w:rsidR="00651360" w:rsidRPr="00C071B0" w:rsidDel="009B1D7C" w14:paraId="37D1FF91" w14:textId="69787D2E" w:rsidTr="0001787F">
        <w:trPr>
          <w:ins w:id="1121" w:author="Markstrum, Alexis@Energy" w:date="2021-10-18T16:27:00Z"/>
          <w:del w:id="1122" w:author="Alhabibi, Haider@Energy" w:date="2022-01-26T21:14:00Z"/>
        </w:trPr>
        <w:tc>
          <w:tcPr>
            <w:tcW w:w="405" w:type="pct"/>
            <w:vAlign w:val="bottom"/>
          </w:tcPr>
          <w:p w14:paraId="7D1D18D7" w14:textId="0D74F57E" w:rsidR="00651360" w:rsidRPr="0040687B" w:rsidDel="009B1D7C" w:rsidRDefault="00651360" w:rsidP="0001787F">
            <w:pPr>
              <w:keepNext/>
              <w:tabs>
                <w:tab w:val="left" w:pos="2160"/>
                <w:tab w:val="left" w:pos="2700"/>
                <w:tab w:val="left" w:pos="3420"/>
                <w:tab w:val="left" w:pos="3780"/>
                <w:tab w:val="left" w:pos="5760"/>
                <w:tab w:val="left" w:pos="7212"/>
              </w:tabs>
              <w:spacing w:after="0"/>
              <w:jc w:val="center"/>
              <w:rPr>
                <w:ins w:id="1123" w:author="Markstrum, Alexis@Energy" w:date="2021-10-18T16:27:00Z"/>
                <w:del w:id="1124" w:author="Alhabibi, Haider@Energy" w:date="2022-01-26T21:14:00Z"/>
                <w:rFonts w:eastAsia="Times New Roman" w:cstheme="minorHAnsi"/>
                <w:sz w:val="18"/>
                <w:szCs w:val="18"/>
              </w:rPr>
            </w:pPr>
            <w:ins w:id="1125" w:author="Markstrum, Alexis@Energy" w:date="2021-10-18T16:27:00Z">
              <w:del w:id="1126" w:author="Alhabibi, Haider@Energy" w:date="2022-01-26T21:14:00Z">
                <w:r w:rsidRPr="0040687B" w:rsidDel="009B1D7C">
                  <w:rPr>
                    <w:rFonts w:eastAsia="Times New Roman" w:cstheme="minorHAnsi"/>
                    <w:sz w:val="18"/>
                    <w:szCs w:val="18"/>
                  </w:rPr>
                  <w:delText>Water Heating System ID</w:delText>
                </w:r>
              </w:del>
            </w:ins>
          </w:p>
          <w:p w14:paraId="604EF361" w14:textId="5D0388A8" w:rsidR="00651360" w:rsidRPr="0040687B" w:rsidDel="009B1D7C" w:rsidRDefault="00651360" w:rsidP="0001787F">
            <w:pPr>
              <w:spacing w:after="0"/>
              <w:jc w:val="center"/>
              <w:rPr>
                <w:ins w:id="1127" w:author="Markstrum, Alexis@Energy" w:date="2021-10-18T16:27:00Z"/>
                <w:del w:id="1128" w:author="Alhabibi, Haider@Energy" w:date="2022-01-26T21:14:00Z"/>
                <w:rFonts w:cstheme="minorHAnsi"/>
                <w:sz w:val="18"/>
                <w:szCs w:val="18"/>
              </w:rPr>
            </w:pPr>
            <w:ins w:id="1129" w:author="Markstrum, Alexis@Energy" w:date="2021-10-18T16:27:00Z">
              <w:del w:id="1130" w:author="Alhabibi, Haider@Energy" w:date="2022-01-26T21:14:00Z">
                <w:r w:rsidRPr="0040687B" w:rsidDel="009B1D7C">
                  <w:rPr>
                    <w:rFonts w:eastAsia="Times New Roman" w:cstheme="minorHAnsi"/>
                    <w:sz w:val="18"/>
                    <w:szCs w:val="18"/>
                  </w:rPr>
                  <w:delText>or Name</w:delText>
                </w:r>
              </w:del>
            </w:ins>
          </w:p>
        </w:tc>
        <w:tc>
          <w:tcPr>
            <w:tcW w:w="437" w:type="pct"/>
            <w:vAlign w:val="bottom"/>
          </w:tcPr>
          <w:p w14:paraId="4FDBB311" w14:textId="3CF57A4C" w:rsidR="00651360" w:rsidRPr="0040687B" w:rsidDel="009B1D7C" w:rsidRDefault="00651360" w:rsidP="0001787F">
            <w:pPr>
              <w:keepNext/>
              <w:tabs>
                <w:tab w:val="left" w:pos="2160"/>
                <w:tab w:val="left" w:pos="2700"/>
                <w:tab w:val="left" w:pos="3420"/>
                <w:tab w:val="left" w:pos="3780"/>
                <w:tab w:val="left" w:pos="5760"/>
                <w:tab w:val="left" w:pos="7212"/>
              </w:tabs>
              <w:spacing w:after="0"/>
              <w:jc w:val="center"/>
              <w:rPr>
                <w:ins w:id="1131" w:author="Markstrum, Alexis@Energy" w:date="2021-10-18T16:27:00Z"/>
                <w:del w:id="1132" w:author="Alhabibi, Haider@Energy" w:date="2022-01-26T21:14:00Z"/>
                <w:rFonts w:eastAsia="Times New Roman" w:cstheme="minorHAnsi"/>
                <w:sz w:val="18"/>
                <w:szCs w:val="18"/>
              </w:rPr>
            </w:pPr>
            <w:ins w:id="1133" w:author="Markstrum, Alexis@Energy" w:date="2021-10-18T16:27:00Z">
              <w:del w:id="1134" w:author="Alhabibi, Haider@Energy" w:date="2022-01-26T21:14:00Z">
                <w:r w:rsidRPr="0040687B" w:rsidDel="009B1D7C">
                  <w:rPr>
                    <w:rFonts w:eastAsia="Times New Roman" w:cstheme="minorHAnsi"/>
                    <w:sz w:val="18"/>
                    <w:szCs w:val="18"/>
                  </w:rPr>
                  <w:delText>Modeled Equipment</w:delText>
                </w:r>
              </w:del>
            </w:ins>
          </w:p>
          <w:p w14:paraId="3A71836B" w14:textId="2AAEF61B" w:rsidR="00651360" w:rsidRPr="0040687B" w:rsidDel="009B1D7C" w:rsidRDefault="00651360" w:rsidP="0001787F">
            <w:pPr>
              <w:spacing w:after="0"/>
              <w:jc w:val="center"/>
              <w:rPr>
                <w:ins w:id="1135" w:author="Markstrum, Alexis@Energy" w:date="2021-10-18T16:27:00Z"/>
                <w:del w:id="1136" w:author="Alhabibi, Haider@Energy" w:date="2022-01-26T21:14:00Z"/>
                <w:rFonts w:cstheme="minorHAnsi"/>
                <w:sz w:val="18"/>
                <w:szCs w:val="18"/>
              </w:rPr>
            </w:pPr>
            <w:ins w:id="1137" w:author="Markstrum, Alexis@Energy" w:date="2021-10-18T16:27:00Z">
              <w:del w:id="1138" w:author="Alhabibi, Haider@Energy" w:date="2022-01-26T21:14:00Z">
                <w:r w:rsidRPr="0040687B" w:rsidDel="009B1D7C">
                  <w:rPr>
                    <w:rFonts w:eastAsia="Times New Roman" w:cstheme="minorHAnsi"/>
                    <w:sz w:val="18"/>
                    <w:szCs w:val="18"/>
                  </w:rPr>
                  <w:delText>Make and Model</w:delText>
                </w:r>
              </w:del>
            </w:ins>
          </w:p>
        </w:tc>
        <w:tc>
          <w:tcPr>
            <w:tcW w:w="407" w:type="pct"/>
            <w:vAlign w:val="bottom"/>
          </w:tcPr>
          <w:p w14:paraId="2FCB7D75" w14:textId="27C8F112" w:rsidR="00651360" w:rsidRPr="0040687B" w:rsidDel="009B1D7C" w:rsidRDefault="00651360" w:rsidP="0001787F">
            <w:pPr>
              <w:keepNext/>
              <w:tabs>
                <w:tab w:val="left" w:pos="2160"/>
                <w:tab w:val="left" w:pos="2700"/>
                <w:tab w:val="left" w:pos="3420"/>
                <w:tab w:val="left" w:pos="3780"/>
                <w:tab w:val="left" w:pos="5760"/>
                <w:tab w:val="left" w:pos="7212"/>
              </w:tabs>
              <w:spacing w:after="0"/>
              <w:jc w:val="center"/>
              <w:rPr>
                <w:ins w:id="1139" w:author="Markstrum, Alexis@Energy" w:date="2021-10-18T16:27:00Z"/>
                <w:del w:id="1140" w:author="Alhabibi, Haider@Energy" w:date="2022-01-26T21:14:00Z"/>
                <w:rFonts w:eastAsia="Times New Roman" w:cstheme="minorHAnsi"/>
                <w:sz w:val="18"/>
                <w:szCs w:val="18"/>
              </w:rPr>
            </w:pPr>
            <w:ins w:id="1141" w:author="Markstrum, Alexis@Energy" w:date="2021-10-18T16:27:00Z">
              <w:del w:id="1142" w:author="Alhabibi, Haider@Energy" w:date="2022-01-26T21:14:00Z">
                <w:r w:rsidRPr="0040687B" w:rsidDel="009B1D7C">
                  <w:rPr>
                    <w:rFonts w:eastAsia="Times New Roman" w:cstheme="minorHAnsi"/>
                    <w:sz w:val="18"/>
                    <w:szCs w:val="18"/>
                  </w:rPr>
                  <w:delText>Number of Water Heaters/</w:delText>
                </w:r>
              </w:del>
            </w:ins>
          </w:p>
          <w:p w14:paraId="2C98C653" w14:textId="20251EFD" w:rsidR="00651360" w:rsidRPr="0040687B" w:rsidDel="009B1D7C" w:rsidRDefault="00651360" w:rsidP="0001787F">
            <w:pPr>
              <w:keepNext/>
              <w:tabs>
                <w:tab w:val="left" w:pos="2160"/>
                <w:tab w:val="left" w:pos="2700"/>
                <w:tab w:val="left" w:pos="3420"/>
                <w:tab w:val="left" w:pos="3780"/>
                <w:tab w:val="left" w:pos="5760"/>
                <w:tab w:val="left" w:pos="7212"/>
              </w:tabs>
              <w:spacing w:after="0"/>
              <w:jc w:val="center"/>
              <w:rPr>
                <w:ins w:id="1143" w:author="Markstrum, Alexis@Energy" w:date="2021-10-18T16:27:00Z"/>
                <w:del w:id="1144" w:author="Alhabibi, Haider@Energy" w:date="2022-01-26T21:14:00Z"/>
                <w:rFonts w:eastAsia="Times New Roman" w:cstheme="minorHAnsi"/>
                <w:sz w:val="18"/>
                <w:szCs w:val="18"/>
                <w:highlight w:val="yellow"/>
              </w:rPr>
            </w:pPr>
            <w:ins w:id="1145" w:author="Markstrum, Alexis@Energy" w:date="2021-10-18T16:27:00Z">
              <w:del w:id="1146" w:author="Alhabibi, Haider@Energy" w:date="2022-01-26T21:14:00Z">
                <w:r w:rsidRPr="0040687B" w:rsidDel="009B1D7C">
                  <w:rPr>
                    <w:rFonts w:eastAsia="Times New Roman" w:cstheme="minorHAnsi"/>
                    <w:sz w:val="18"/>
                    <w:szCs w:val="18"/>
                  </w:rPr>
                  <w:delText>Compressors</w:delText>
                </w:r>
              </w:del>
            </w:ins>
          </w:p>
        </w:tc>
        <w:tc>
          <w:tcPr>
            <w:tcW w:w="407" w:type="pct"/>
            <w:vAlign w:val="bottom"/>
          </w:tcPr>
          <w:p w14:paraId="7BFD294D" w14:textId="069B78B1" w:rsidR="00651360" w:rsidRPr="0040687B" w:rsidDel="009B1D7C" w:rsidRDefault="00651360" w:rsidP="0001787F">
            <w:pPr>
              <w:keepNext/>
              <w:tabs>
                <w:tab w:val="left" w:pos="2160"/>
                <w:tab w:val="left" w:pos="2700"/>
                <w:tab w:val="left" w:pos="3420"/>
                <w:tab w:val="left" w:pos="3780"/>
                <w:tab w:val="left" w:pos="5760"/>
                <w:tab w:val="left" w:pos="7212"/>
              </w:tabs>
              <w:spacing w:after="0"/>
              <w:jc w:val="center"/>
              <w:rPr>
                <w:ins w:id="1147" w:author="Markstrum, Alexis@Energy" w:date="2021-10-18T16:27:00Z"/>
                <w:del w:id="1148" w:author="Alhabibi, Haider@Energy" w:date="2022-01-26T21:14:00Z"/>
                <w:rFonts w:eastAsia="Times New Roman" w:cstheme="minorHAnsi"/>
                <w:sz w:val="18"/>
                <w:szCs w:val="18"/>
              </w:rPr>
            </w:pPr>
            <w:ins w:id="1149" w:author="Markstrum, Alexis@Energy" w:date="2021-10-18T16:27:00Z">
              <w:del w:id="1150" w:author="Alhabibi, Haider@Energy" w:date="2022-01-26T21:14:00Z">
                <w:r w:rsidRPr="0040687B" w:rsidDel="009B1D7C">
                  <w:rPr>
                    <w:rFonts w:eastAsia="Times New Roman" w:cs="Calibri"/>
                    <w:sz w:val="18"/>
                    <w:szCs w:val="18"/>
                  </w:rPr>
                  <w:delText>Primary Tank Location</w:delText>
                </w:r>
              </w:del>
            </w:ins>
          </w:p>
        </w:tc>
        <w:tc>
          <w:tcPr>
            <w:tcW w:w="343" w:type="pct"/>
            <w:vAlign w:val="bottom"/>
          </w:tcPr>
          <w:p w14:paraId="3A26764B" w14:textId="4ACE8DDC" w:rsidR="00651360" w:rsidRPr="0040687B" w:rsidDel="009B1D7C" w:rsidRDefault="00651360" w:rsidP="0001787F">
            <w:pPr>
              <w:keepNext/>
              <w:tabs>
                <w:tab w:val="left" w:pos="2160"/>
                <w:tab w:val="left" w:pos="2700"/>
                <w:tab w:val="left" w:pos="3420"/>
                <w:tab w:val="left" w:pos="3780"/>
                <w:tab w:val="left" w:pos="5760"/>
                <w:tab w:val="left" w:pos="7212"/>
              </w:tabs>
              <w:spacing w:after="0"/>
              <w:jc w:val="center"/>
              <w:rPr>
                <w:ins w:id="1151" w:author="Markstrum, Alexis@Energy" w:date="2021-10-18T16:27:00Z"/>
                <w:del w:id="1152" w:author="Alhabibi, Haider@Energy" w:date="2022-01-26T21:14:00Z"/>
                <w:rFonts w:eastAsia="Times New Roman" w:cstheme="minorHAnsi"/>
                <w:sz w:val="18"/>
                <w:szCs w:val="18"/>
              </w:rPr>
            </w:pPr>
            <w:ins w:id="1153" w:author="Markstrum, Alexis@Energy" w:date="2021-10-18T16:27:00Z">
              <w:del w:id="1154" w:author="Alhabibi, Haider@Energy" w:date="2022-01-26T21:14:00Z">
                <w:r w:rsidRPr="0040687B" w:rsidDel="009B1D7C">
                  <w:rPr>
                    <w:rFonts w:eastAsia="Times New Roman" w:cstheme="minorHAnsi"/>
                    <w:sz w:val="18"/>
                    <w:szCs w:val="18"/>
                  </w:rPr>
                  <w:delText>Primary Tank Volume</w:delText>
                </w:r>
              </w:del>
            </w:ins>
          </w:p>
        </w:tc>
        <w:tc>
          <w:tcPr>
            <w:tcW w:w="470" w:type="pct"/>
            <w:vAlign w:val="bottom"/>
          </w:tcPr>
          <w:p w14:paraId="7094F6E1" w14:textId="3776515B" w:rsidR="00651360" w:rsidRPr="0040687B" w:rsidDel="009B1D7C" w:rsidRDefault="00651360" w:rsidP="0001787F">
            <w:pPr>
              <w:keepNext/>
              <w:tabs>
                <w:tab w:val="left" w:pos="2160"/>
                <w:tab w:val="left" w:pos="2700"/>
                <w:tab w:val="left" w:pos="3420"/>
                <w:tab w:val="left" w:pos="3780"/>
                <w:tab w:val="left" w:pos="5760"/>
                <w:tab w:val="left" w:pos="7212"/>
              </w:tabs>
              <w:spacing w:after="0"/>
              <w:jc w:val="center"/>
              <w:rPr>
                <w:ins w:id="1155" w:author="Markstrum, Alexis@Energy" w:date="2021-10-18T16:27:00Z"/>
                <w:del w:id="1156" w:author="Alhabibi, Haider@Energy" w:date="2022-01-26T21:14:00Z"/>
                <w:rFonts w:eastAsia="Times New Roman" w:cs="Calibri"/>
                <w:sz w:val="18"/>
                <w:szCs w:val="18"/>
              </w:rPr>
            </w:pPr>
            <w:ins w:id="1157" w:author="Markstrum, Alexis@Energy" w:date="2021-10-18T16:27:00Z">
              <w:del w:id="1158" w:author="Alhabibi, Haider@Energy" w:date="2022-01-26T21:14:00Z">
                <w:r w:rsidRPr="0040687B" w:rsidDel="009B1D7C">
                  <w:rPr>
                    <w:rFonts w:eastAsia="Times New Roman" w:cs="Calibri"/>
                    <w:sz w:val="18"/>
                    <w:szCs w:val="18"/>
                  </w:rPr>
                  <w:delText xml:space="preserve">Primary Tank </w:delText>
                </w:r>
              </w:del>
            </w:ins>
          </w:p>
          <w:p w14:paraId="1DD01B90" w14:textId="33A193FE" w:rsidR="00651360" w:rsidRPr="0040687B" w:rsidDel="009B1D7C" w:rsidRDefault="00651360" w:rsidP="0001787F">
            <w:pPr>
              <w:keepNext/>
              <w:tabs>
                <w:tab w:val="left" w:pos="2160"/>
                <w:tab w:val="left" w:pos="2700"/>
                <w:tab w:val="left" w:pos="3420"/>
                <w:tab w:val="left" w:pos="3780"/>
                <w:tab w:val="left" w:pos="5760"/>
                <w:tab w:val="left" w:pos="7212"/>
              </w:tabs>
              <w:spacing w:after="0"/>
              <w:jc w:val="center"/>
              <w:rPr>
                <w:ins w:id="1159" w:author="Markstrum, Alexis@Energy" w:date="2021-10-18T16:27:00Z"/>
                <w:del w:id="1160" w:author="Alhabibi, Haider@Energy" w:date="2022-01-26T21:14:00Z"/>
                <w:rFonts w:eastAsia="Times New Roman" w:cstheme="minorHAnsi"/>
                <w:sz w:val="18"/>
                <w:szCs w:val="18"/>
              </w:rPr>
            </w:pPr>
            <w:ins w:id="1161" w:author="Markstrum, Alexis@Energy" w:date="2021-10-18T16:27:00Z">
              <w:del w:id="1162" w:author="Alhabibi, Haider@Energy" w:date="2022-01-26T21:14:00Z">
                <w:r w:rsidRPr="0040687B" w:rsidDel="009B1D7C">
                  <w:rPr>
                    <w:rFonts w:eastAsia="Times New Roman" w:cs="Calibri"/>
                    <w:sz w:val="18"/>
                    <w:szCs w:val="18"/>
                  </w:rPr>
                  <w:delText xml:space="preserve">Total Insulation </w:delText>
                </w:r>
              </w:del>
            </w:ins>
          </w:p>
        </w:tc>
        <w:tc>
          <w:tcPr>
            <w:tcW w:w="375" w:type="pct"/>
            <w:vAlign w:val="bottom"/>
          </w:tcPr>
          <w:p w14:paraId="53BE26AC" w14:textId="07FB01E3" w:rsidR="00651360" w:rsidRPr="0040687B" w:rsidDel="009B1D7C" w:rsidRDefault="00651360" w:rsidP="0001787F">
            <w:pPr>
              <w:keepNext/>
              <w:tabs>
                <w:tab w:val="left" w:pos="2160"/>
                <w:tab w:val="left" w:pos="2700"/>
                <w:tab w:val="left" w:pos="3420"/>
                <w:tab w:val="left" w:pos="3780"/>
                <w:tab w:val="left" w:pos="5760"/>
                <w:tab w:val="left" w:pos="7212"/>
              </w:tabs>
              <w:spacing w:after="0"/>
              <w:jc w:val="center"/>
              <w:rPr>
                <w:ins w:id="1163" w:author="Markstrum, Alexis@Energy" w:date="2021-10-18T16:27:00Z"/>
                <w:del w:id="1164" w:author="Alhabibi, Haider@Energy" w:date="2022-01-26T21:14:00Z"/>
                <w:rFonts w:eastAsia="Times New Roman" w:cstheme="minorHAnsi"/>
                <w:sz w:val="18"/>
                <w:szCs w:val="18"/>
              </w:rPr>
            </w:pPr>
            <w:ins w:id="1165" w:author="Markstrum, Alexis@Energy" w:date="2021-10-18T16:27:00Z">
              <w:del w:id="1166" w:author="Alhabibi, Haider@Energy" w:date="2022-01-26T21:14:00Z">
                <w:r w:rsidRPr="0040687B" w:rsidDel="009B1D7C">
                  <w:rPr>
                    <w:rFonts w:eastAsia="Times New Roman" w:cs="Calibri"/>
                    <w:sz w:val="18"/>
                    <w:szCs w:val="18"/>
                  </w:rPr>
                  <w:delText>Loop Tank Location</w:delText>
                </w:r>
              </w:del>
            </w:ins>
          </w:p>
        </w:tc>
        <w:tc>
          <w:tcPr>
            <w:tcW w:w="437" w:type="pct"/>
            <w:vAlign w:val="bottom"/>
          </w:tcPr>
          <w:p w14:paraId="40DE79A3" w14:textId="3FA81641" w:rsidR="00651360" w:rsidRPr="0040687B" w:rsidDel="009B1D7C" w:rsidRDefault="00651360" w:rsidP="0001787F">
            <w:pPr>
              <w:keepNext/>
              <w:tabs>
                <w:tab w:val="left" w:pos="2160"/>
                <w:tab w:val="left" w:pos="2700"/>
                <w:tab w:val="left" w:pos="3420"/>
                <w:tab w:val="left" w:pos="3780"/>
                <w:tab w:val="left" w:pos="5760"/>
                <w:tab w:val="left" w:pos="7212"/>
              </w:tabs>
              <w:spacing w:after="0"/>
              <w:jc w:val="center"/>
              <w:rPr>
                <w:ins w:id="1167" w:author="Markstrum, Alexis@Energy" w:date="2021-10-18T16:27:00Z"/>
                <w:del w:id="1168" w:author="Alhabibi, Haider@Energy" w:date="2022-01-26T21:14:00Z"/>
                <w:rFonts w:eastAsia="Times New Roman" w:cstheme="minorHAnsi"/>
                <w:sz w:val="18"/>
                <w:szCs w:val="18"/>
              </w:rPr>
            </w:pPr>
            <w:ins w:id="1169" w:author="Markstrum, Alexis@Energy" w:date="2021-10-18T16:27:00Z">
              <w:del w:id="1170" w:author="Alhabibi, Haider@Energy" w:date="2022-01-26T21:14:00Z">
                <w:r w:rsidRPr="0040687B" w:rsidDel="009B1D7C">
                  <w:rPr>
                    <w:rFonts w:eastAsia="Times New Roman" w:cstheme="minorHAnsi"/>
                    <w:sz w:val="18"/>
                    <w:szCs w:val="18"/>
                  </w:rPr>
                  <w:delText xml:space="preserve">Loop Tank </w:delText>
                </w:r>
              </w:del>
            </w:ins>
          </w:p>
          <w:p w14:paraId="31ED444C" w14:textId="498719BA" w:rsidR="00651360" w:rsidRPr="0040687B" w:rsidDel="009B1D7C" w:rsidRDefault="00651360" w:rsidP="0001787F">
            <w:pPr>
              <w:keepNext/>
              <w:tabs>
                <w:tab w:val="left" w:pos="2160"/>
                <w:tab w:val="left" w:pos="2700"/>
                <w:tab w:val="left" w:pos="3420"/>
                <w:tab w:val="left" w:pos="3780"/>
                <w:tab w:val="left" w:pos="5760"/>
                <w:tab w:val="left" w:pos="7212"/>
              </w:tabs>
              <w:spacing w:after="0"/>
              <w:jc w:val="center"/>
              <w:rPr>
                <w:ins w:id="1171" w:author="Markstrum, Alexis@Energy" w:date="2021-10-18T16:27:00Z"/>
                <w:del w:id="1172" w:author="Alhabibi, Haider@Energy" w:date="2022-01-26T21:14:00Z"/>
                <w:rFonts w:eastAsia="Times New Roman" w:cstheme="minorHAnsi"/>
                <w:sz w:val="18"/>
                <w:szCs w:val="18"/>
              </w:rPr>
            </w:pPr>
            <w:ins w:id="1173" w:author="Markstrum, Alexis@Energy" w:date="2021-10-18T16:27:00Z">
              <w:del w:id="1174" w:author="Alhabibi, Haider@Energy" w:date="2022-01-26T21:14:00Z">
                <w:r w:rsidRPr="0040687B" w:rsidDel="009B1D7C">
                  <w:rPr>
                    <w:rFonts w:eastAsia="Times New Roman" w:cstheme="minorHAnsi"/>
                    <w:sz w:val="18"/>
                    <w:szCs w:val="18"/>
                  </w:rPr>
                  <w:delText>Volume</w:delText>
                </w:r>
              </w:del>
            </w:ins>
          </w:p>
        </w:tc>
        <w:tc>
          <w:tcPr>
            <w:tcW w:w="437" w:type="pct"/>
            <w:vAlign w:val="bottom"/>
          </w:tcPr>
          <w:p w14:paraId="7661E887" w14:textId="244CDF2A" w:rsidR="00651360" w:rsidRPr="0040687B" w:rsidDel="009B1D7C" w:rsidRDefault="00651360" w:rsidP="0001787F">
            <w:pPr>
              <w:keepNext/>
              <w:tabs>
                <w:tab w:val="left" w:pos="2160"/>
                <w:tab w:val="left" w:pos="2700"/>
                <w:tab w:val="left" w:pos="3420"/>
                <w:tab w:val="left" w:pos="3780"/>
                <w:tab w:val="left" w:pos="5760"/>
                <w:tab w:val="left" w:pos="7212"/>
              </w:tabs>
              <w:spacing w:after="0"/>
              <w:jc w:val="center"/>
              <w:rPr>
                <w:ins w:id="1175" w:author="Markstrum, Alexis@Energy" w:date="2021-10-18T16:27:00Z"/>
                <w:del w:id="1176" w:author="Alhabibi, Haider@Energy" w:date="2022-01-26T21:14:00Z"/>
                <w:sz w:val="18"/>
                <w:szCs w:val="18"/>
              </w:rPr>
            </w:pPr>
            <w:ins w:id="1177" w:author="Markstrum, Alexis@Energy" w:date="2021-10-18T16:27:00Z">
              <w:del w:id="1178" w:author="Alhabibi, Haider@Energy" w:date="2022-01-26T21:14:00Z">
                <w:r w:rsidRPr="0040687B" w:rsidDel="009B1D7C">
                  <w:rPr>
                    <w:sz w:val="18"/>
                    <w:szCs w:val="18"/>
                  </w:rPr>
                  <w:delText>Loop Tank Total Insulation</w:delText>
                </w:r>
              </w:del>
            </w:ins>
          </w:p>
        </w:tc>
        <w:tc>
          <w:tcPr>
            <w:tcW w:w="407" w:type="pct"/>
            <w:vAlign w:val="bottom"/>
          </w:tcPr>
          <w:p w14:paraId="252289D7" w14:textId="657392F3" w:rsidR="00651360" w:rsidRPr="0040687B" w:rsidDel="009B1D7C" w:rsidRDefault="00651360" w:rsidP="0001787F">
            <w:pPr>
              <w:keepNext/>
              <w:tabs>
                <w:tab w:val="left" w:pos="2160"/>
                <w:tab w:val="left" w:pos="2700"/>
                <w:tab w:val="left" w:pos="3420"/>
                <w:tab w:val="left" w:pos="3780"/>
                <w:tab w:val="left" w:pos="5760"/>
                <w:tab w:val="left" w:pos="7212"/>
              </w:tabs>
              <w:spacing w:after="0"/>
              <w:jc w:val="center"/>
              <w:rPr>
                <w:ins w:id="1179" w:author="Markstrum, Alexis@Energy" w:date="2021-10-18T16:27:00Z"/>
                <w:del w:id="1180" w:author="Alhabibi, Haider@Energy" w:date="2022-01-26T21:14:00Z"/>
                <w:sz w:val="18"/>
                <w:szCs w:val="18"/>
              </w:rPr>
            </w:pPr>
            <w:ins w:id="1181" w:author="Markstrum, Alexis@Energy" w:date="2021-10-18T16:27:00Z">
              <w:del w:id="1182" w:author="Alhabibi, Haider@Energy" w:date="2022-01-26T21:14:00Z">
                <w:r w:rsidRPr="0040687B" w:rsidDel="009B1D7C">
                  <w:rPr>
                    <w:sz w:val="18"/>
                    <w:szCs w:val="18"/>
                  </w:rPr>
                  <w:delText xml:space="preserve">Loop Pipe Insulation Thickness </w:delText>
                </w:r>
              </w:del>
            </w:ins>
          </w:p>
        </w:tc>
        <w:tc>
          <w:tcPr>
            <w:tcW w:w="374" w:type="pct"/>
            <w:vAlign w:val="bottom"/>
          </w:tcPr>
          <w:p w14:paraId="390ECE41" w14:textId="367990D8" w:rsidR="00651360" w:rsidRPr="0040687B" w:rsidDel="009B1D7C" w:rsidRDefault="00651360" w:rsidP="0001787F">
            <w:pPr>
              <w:keepNext/>
              <w:tabs>
                <w:tab w:val="left" w:pos="2160"/>
                <w:tab w:val="left" w:pos="2700"/>
                <w:tab w:val="left" w:pos="3420"/>
                <w:tab w:val="left" w:pos="3780"/>
                <w:tab w:val="left" w:pos="5760"/>
                <w:tab w:val="left" w:pos="7212"/>
              </w:tabs>
              <w:spacing w:after="0"/>
              <w:jc w:val="center"/>
              <w:rPr>
                <w:ins w:id="1183" w:author="Markstrum, Alexis@Energy" w:date="2021-10-18T16:27:00Z"/>
                <w:del w:id="1184" w:author="Alhabibi, Haider@Energy" w:date="2022-01-26T21:14:00Z"/>
                <w:rFonts w:eastAsia="Times New Roman" w:cstheme="minorHAnsi"/>
                <w:sz w:val="18"/>
                <w:szCs w:val="18"/>
              </w:rPr>
            </w:pPr>
            <w:ins w:id="1185" w:author="Markstrum, Alexis@Energy" w:date="2021-10-18T16:27:00Z">
              <w:del w:id="1186" w:author="Alhabibi, Haider@Energy" w:date="2022-01-26T21:14:00Z">
                <w:r w:rsidRPr="0040687B" w:rsidDel="009B1D7C">
                  <w:rPr>
                    <w:sz w:val="18"/>
                    <w:szCs w:val="18"/>
                  </w:rPr>
                  <w:delText>Loop Tank Type</w:delText>
                </w:r>
              </w:del>
            </w:ins>
          </w:p>
        </w:tc>
        <w:tc>
          <w:tcPr>
            <w:tcW w:w="500" w:type="pct"/>
          </w:tcPr>
          <w:p w14:paraId="080B6297" w14:textId="2541D441" w:rsidR="00651360" w:rsidRPr="0040687B" w:rsidDel="009B1D7C" w:rsidRDefault="00651360" w:rsidP="0001787F">
            <w:pPr>
              <w:keepNext/>
              <w:tabs>
                <w:tab w:val="left" w:pos="2160"/>
                <w:tab w:val="left" w:pos="2700"/>
                <w:tab w:val="left" w:pos="3420"/>
                <w:tab w:val="left" w:pos="3780"/>
                <w:tab w:val="left" w:pos="5760"/>
                <w:tab w:val="left" w:pos="7212"/>
              </w:tabs>
              <w:spacing w:after="0"/>
              <w:jc w:val="center"/>
              <w:rPr>
                <w:ins w:id="1187" w:author="Markstrum, Alexis@Energy" w:date="2021-10-18T16:27:00Z"/>
                <w:del w:id="1188" w:author="Alhabibi, Haider@Energy" w:date="2022-01-26T21:14:00Z"/>
                <w:sz w:val="18"/>
                <w:szCs w:val="18"/>
              </w:rPr>
            </w:pPr>
            <w:ins w:id="1189" w:author="Markstrum, Alexis@Energy" w:date="2021-10-18T16:27:00Z">
              <w:del w:id="1190" w:author="Alhabibi, Haider@Energy" w:date="2022-01-26T21:14:00Z">
                <w:r w:rsidDel="009B1D7C">
                  <w:rPr>
                    <w:sz w:val="18"/>
                    <w:szCs w:val="18"/>
                  </w:rPr>
                  <w:delText>Simulated Equipment Make and Model</w:delText>
                </w:r>
              </w:del>
            </w:ins>
          </w:p>
        </w:tc>
      </w:tr>
      <w:tr w:rsidR="00651360" w:rsidRPr="00C071B0" w:rsidDel="009B1D7C" w14:paraId="19EAE467" w14:textId="48DC3845" w:rsidTr="0001787F">
        <w:trPr>
          <w:ins w:id="1191" w:author="Markstrum, Alexis@Energy" w:date="2021-10-18T16:27:00Z"/>
          <w:del w:id="1192" w:author="Alhabibi, Haider@Energy" w:date="2022-01-26T21:14:00Z"/>
        </w:trPr>
        <w:tc>
          <w:tcPr>
            <w:tcW w:w="405" w:type="pct"/>
            <w:tcBorders>
              <w:top w:val="single" w:sz="4" w:space="0" w:color="auto"/>
              <w:left w:val="single" w:sz="4" w:space="0" w:color="auto"/>
              <w:bottom w:val="single" w:sz="4" w:space="0" w:color="auto"/>
              <w:right w:val="single" w:sz="4" w:space="0" w:color="auto"/>
            </w:tcBorders>
          </w:tcPr>
          <w:p w14:paraId="0E4626CF" w14:textId="2C117A39" w:rsidR="00651360" w:rsidRPr="0040687B" w:rsidDel="009B1D7C" w:rsidRDefault="00651360" w:rsidP="0001787F">
            <w:pPr>
              <w:spacing w:after="0"/>
              <w:jc w:val="center"/>
              <w:rPr>
                <w:ins w:id="1193" w:author="Markstrum, Alexis@Energy" w:date="2021-10-18T16:27:00Z"/>
                <w:del w:id="1194" w:author="Alhabibi, Haider@Energy" w:date="2022-01-26T21:14:00Z"/>
                <w:rFonts w:cstheme="minorHAnsi"/>
                <w:sz w:val="18"/>
                <w:szCs w:val="18"/>
              </w:rPr>
            </w:pPr>
            <w:ins w:id="1195" w:author="Markstrum, Alexis@Energy" w:date="2021-10-18T16:27:00Z">
              <w:del w:id="1196" w:author="Alhabibi, Haider@Energy" w:date="2022-01-26T21:14:00Z">
                <w:r w:rsidRPr="0040687B" w:rsidDel="009B1D7C">
                  <w:rPr>
                    <w:rFonts w:eastAsia="Times New Roman" w:cstheme="minorHAnsi"/>
                    <w:sz w:val="18"/>
                    <w:szCs w:val="18"/>
                  </w:rPr>
                  <w:delText xml:space="preserve">&lt;&lt;Reference values from </w:delText>
                </w:r>
              </w:del>
              <w:del w:id="1197" w:author="Tam, Danny@Energy" w:date="2022-02-28T15:45:00Z">
                <w:r w:rsidRPr="0040687B" w:rsidDel="00D11E38">
                  <w:rPr>
                    <w:rFonts w:eastAsia="Times New Roman" w:cstheme="minorHAnsi"/>
                    <w:sz w:val="18"/>
                    <w:szCs w:val="18"/>
                  </w:rPr>
                  <w:delText>CF1R</w:delText>
                </w:r>
              </w:del>
            </w:ins>
            <w:ins w:id="1198" w:author="Tam, Danny@Energy" w:date="2022-02-28T15:45:00Z">
              <w:r w:rsidR="00D11E38">
                <w:rPr>
                  <w:rFonts w:eastAsia="Times New Roman" w:cstheme="minorHAnsi"/>
                  <w:sz w:val="18"/>
                  <w:szCs w:val="18"/>
                </w:rPr>
                <w:t>NRCC</w:t>
              </w:r>
            </w:ins>
            <w:ins w:id="1199" w:author="Markstrum, Alexis@Energy" w:date="2021-10-18T16:27:00Z">
              <w:del w:id="1200" w:author="Alhabibi, Haider@Energy" w:date="2022-01-26T21:14:00Z">
                <w:r w:rsidRPr="0040687B" w:rsidDel="009B1D7C">
                  <w:rPr>
                    <w:rFonts w:eastAsia="Times New Roman" w:cstheme="minorHAnsi"/>
                    <w:sz w:val="18"/>
                    <w:szCs w:val="18"/>
                  </w:rPr>
                  <w:delText xml:space="preserve"> &gt;&gt;</w:delText>
                </w:r>
              </w:del>
            </w:ins>
          </w:p>
        </w:tc>
        <w:tc>
          <w:tcPr>
            <w:tcW w:w="437" w:type="pct"/>
            <w:tcBorders>
              <w:top w:val="single" w:sz="4" w:space="0" w:color="auto"/>
              <w:left w:val="single" w:sz="4" w:space="0" w:color="auto"/>
              <w:bottom w:val="single" w:sz="4" w:space="0" w:color="auto"/>
              <w:right w:val="single" w:sz="4" w:space="0" w:color="auto"/>
            </w:tcBorders>
          </w:tcPr>
          <w:p w14:paraId="344B9177" w14:textId="358A94E7" w:rsidR="00651360" w:rsidRPr="0040687B" w:rsidDel="009B1D7C" w:rsidRDefault="00651360" w:rsidP="0001787F">
            <w:pPr>
              <w:spacing w:after="0"/>
              <w:jc w:val="center"/>
              <w:rPr>
                <w:ins w:id="1201" w:author="Markstrum, Alexis@Energy" w:date="2021-10-18T16:27:00Z"/>
                <w:del w:id="1202" w:author="Alhabibi, Haider@Energy" w:date="2022-01-26T21:14:00Z"/>
                <w:rFonts w:cstheme="minorHAnsi"/>
                <w:sz w:val="18"/>
                <w:szCs w:val="18"/>
              </w:rPr>
            </w:pPr>
            <w:ins w:id="1203" w:author="Markstrum, Alexis@Energy" w:date="2021-10-18T16:27:00Z">
              <w:del w:id="1204" w:author="Alhabibi, Haider@Energy" w:date="2022-01-26T21:14:00Z">
                <w:r w:rsidRPr="0040687B" w:rsidDel="009B1D7C">
                  <w:rPr>
                    <w:rFonts w:eastAsia="Times New Roman" w:cstheme="minorHAnsi"/>
                    <w:sz w:val="18"/>
                    <w:szCs w:val="18"/>
                  </w:rPr>
                  <w:delText xml:space="preserve">&lt;&lt;Reference values from </w:delText>
                </w:r>
              </w:del>
              <w:del w:id="1205" w:author="Tam, Danny@Energy" w:date="2022-02-28T15:45:00Z">
                <w:r w:rsidRPr="0040687B" w:rsidDel="00D11E38">
                  <w:rPr>
                    <w:rFonts w:eastAsia="Times New Roman" w:cstheme="minorHAnsi"/>
                    <w:sz w:val="18"/>
                    <w:szCs w:val="18"/>
                  </w:rPr>
                  <w:delText>CF1R</w:delText>
                </w:r>
              </w:del>
            </w:ins>
            <w:ins w:id="1206" w:author="Tam, Danny@Energy" w:date="2022-02-28T15:45:00Z">
              <w:r w:rsidR="00D11E38">
                <w:rPr>
                  <w:rFonts w:eastAsia="Times New Roman" w:cstheme="minorHAnsi"/>
                  <w:sz w:val="18"/>
                  <w:szCs w:val="18"/>
                </w:rPr>
                <w:t>NRCC</w:t>
              </w:r>
            </w:ins>
            <w:ins w:id="1207" w:author="Markstrum, Alexis@Energy" w:date="2021-10-18T16:27:00Z">
              <w:del w:id="1208" w:author="Alhabibi, Haider@Energy" w:date="2022-01-26T21:14:00Z">
                <w:r w:rsidRPr="0040687B" w:rsidDel="009B1D7C">
                  <w:rPr>
                    <w:rFonts w:eastAsia="Times New Roman" w:cstheme="minorHAnsi"/>
                    <w:sz w:val="18"/>
                    <w:szCs w:val="18"/>
                  </w:rPr>
                  <w:delText>-PRF-01; else if prescriptive, report default value = Sanden</w:delText>
                </w:r>
                <w:r w:rsidRPr="0040687B" w:rsidDel="009B1D7C">
                  <w:rPr>
                    <w:rFonts w:eastAsia="Times New Roman"/>
                    <w:sz w:val="18"/>
                    <w:szCs w:val="18"/>
                  </w:rPr>
                  <w:delText>&gt;&gt;</w:delText>
                </w:r>
              </w:del>
            </w:ins>
          </w:p>
        </w:tc>
        <w:tc>
          <w:tcPr>
            <w:tcW w:w="407" w:type="pct"/>
          </w:tcPr>
          <w:p w14:paraId="521859E5" w14:textId="207F449A" w:rsidR="00651360" w:rsidRPr="0040687B" w:rsidDel="009B1D7C" w:rsidRDefault="00651360" w:rsidP="0001787F">
            <w:pPr>
              <w:spacing w:after="0"/>
              <w:jc w:val="center"/>
              <w:rPr>
                <w:ins w:id="1209" w:author="Markstrum, Alexis@Energy" w:date="2021-10-18T16:27:00Z"/>
                <w:del w:id="1210" w:author="Alhabibi, Haider@Energy" w:date="2022-01-26T21:14:00Z"/>
                <w:rFonts w:eastAsia="Times New Roman" w:cstheme="minorHAnsi"/>
                <w:b/>
                <w:i/>
                <w:color w:val="FF0000"/>
                <w:sz w:val="18"/>
                <w:szCs w:val="18"/>
              </w:rPr>
            </w:pPr>
            <w:ins w:id="1211" w:author="Markstrum, Alexis@Energy" w:date="2021-10-18T16:27:00Z">
              <w:del w:id="1212" w:author="Alhabibi, Haider@Energy" w:date="2022-01-26T21:14:00Z">
                <w:r w:rsidRPr="0040687B" w:rsidDel="009B1D7C">
                  <w:rPr>
                    <w:rFonts w:cstheme="minorHAnsi"/>
                    <w:sz w:val="18"/>
                    <w:szCs w:val="18"/>
                  </w:rPr>
                  <w:delText xml:space="preserve">&lt;&lt;Reference values from </w:delText>
                </w:r>
              </w:del>
              <w:del w:id="1213" w:author="Tam, Danny@Energy" w:date="2022-02-28T15:45:00Z">
                <w:r w:rsidRPr="0040687B" w:rsidDel="00D11E38">
                  <w:rPr>
                    <w:rFonts w:cstheme="minorHAnsi"/>
                    <w:sz w:val="18"/>
                    <w:szCs w:val="18"/>
                  </w:rPr>
                  <w:delText>CF1R</w:delText>
                </w:r>
              </w:del>
            </w:ins>
            <w:ins w:id="1214" w:author="Tam, Danny@Energy" w:date="2022-02-28T15:45:00Z">
              <w:r w:rsidR="00D11E38">
                <w:rPr>
                  <w:rFonts w:cstheme="minorHAnsi"/>
                  <w:sz w:val="18"/>
                  <w:szCs w:val="18"/>
                </w:rPr>
                <w:t>NRCC</w:t>
              </w:r>
            </w:ins>
            <w:ins w:id="1215" w:author="Markstrum, Alexis@Energy" w:date="2021-10-18T16:27:00Z">
              <w:del w:id="1216" w:author="Alhabibi, Haider@Energy" w:date="2022-01-26T21:14:00Z">
                <w:r w:rsidRPr="0040687B" w:rsidDel="009B1D7C">
                  <w:rPr>
                    <w:rFonts w:cstheme="minorHAnsi"/>
                    <w:sz w:val="18"/>
                    <w:szCs w:val="18"/>
                  </w:rPr>
                  <w:delText>&gt;&gt;</w:delText>
                </w:r>
              </w:del>
            </w:ins>
          </w:p>
        </w:tc>
        <w:tc>
          <w:tcPr>
            <w:tcW w:w="407" w:type="pct"/>
          </w:tcPr>
          <w:p w14:paraId="0B3D93F7" w14:textId="4D7783E3" w:rsidR="00651360" w:rsidRPr="0040687B" w:rsidDel="009B1D7C" w:rsidRDefault="00651360" w:rsidP="0001787F">
            <w:pPr>
              <w:spacing w:after="0"/>
              <w:jc w:val="center"/>
              <w:rPr>
                <w:ins w:id="1217" w:author="Markstrum, Alexis@Energy" w:date="2021-10-18T16:27:00Z"/>
                <w:del w:id="1218" w:author="Alhabibi, Haider@Energy" w:date="2022-01-26T21:14:00Z"/>
                <w:rFonts w:eastAsia="Times New Roman" w:cstheme="minorHAnsi"/>
                <w:sz w:val="18"/>
                <w:szCs w:val="18"/>
              </w:rPr>
            </w:pPr>
            <w:ins w:id="1219" w:author="Markstrum, Alexis@Energy" w:date="2021-10-18T16:27:00Z">
              <w:del w:id="1220" w:author="Alhabibi, Haider@Energy" w:date="2022-01-26T21:14:00Z">
                <w:r w:rsidRPr="0040687B" w:rsidDel="009B1D7C">
                  <w:rPr>
                    <w:rFonts w:eastAsia="Times New Roman" w:cs="Calibri"/>
                    <w:sz w:val="18"/>
                    <w:szCs w:val="18"/>
                  </w:rPr>
                  <w:delText xml:space="preserve">&lt;&lt;Reference value from </w:delText>
                </w:r>
              </w:del>
              <w:del w:id="1221" w:author="Tam, Danny@Energy" w:date="2022-02-28T15:45:00Z">
                <w:r w:rsidRPr="0040687B" w:rsidDel="00D11E38">
                  <w:rPr>
                    <w:rFonts w:eastAsia="Times New Roman" w:cs="Calibri"/>
                    <w:sz w:val="18"/>
                    <w:szCs w:val="18"/>
                  </w:rPr>
                  <w:delText>CF1R</w:delText>
                </w:r>
              </w:del>
            </w:ins>
            <w:ins w:id="1222" w:author="Tam, Danny@Energy" w:date="2022-02-28T15:45:00Z">
              <w:r w:rsidR="00D11E38">
                <w:rPr>
                  <w:rFonts w:eastAsia="Times New Roman" w:cs="Calibri"/>
                  <w:sz w:val="18"/>
                  <w:szCs w:val="18"/>
                </w:rPr>
                <w:t>NRCC</w:t>
              </w:r>
            </w:ins>
            <w:ins w:id="1223" w:author="Markstrum, Alexis@Energy" w:date="2021-10-18T16:27:00Z">
              <w:del w:id="1224" w:author="Alhabibi, Haider@Energy" w:date="2022-01-26T21:14:00Z">
                <w:r w:rsidRPr="0040687B" w:rsidDel="009B1D7C">
                  <w:rPr>
                    <w:rFonts w:eastAsia="Times New Roman" w:cs="Calibri"/>
                    <w:sz w:val="18"/>
                    <w:szCs w:val="18"/>
                  </w:rPr>
                  <w:delText>&gt;&gt;</w:delText>
                </w:r>
              </w:del>
            </w:ins>
          </w:p>
        </w:tc>
        <w:tc>
          <w:tcPr>
            <w:tcW w:w="343" w:type="pct"/>
          </w:tcPr>
          <w:p w14:paraId="5462222D" w14:textId="7D0B814A" w:rsidR="00651360" w:rsidRPr="0040687B" w:rsidDel="009B1D7C" w:rsidRDefault="00651360" w:rsidP="0001787F">
            <w:pPr>
              <w:spacing w:after="0"/>
              <w:jc w:val="center"/>
              <w:rPr>
                <w:ins w:id="1225" w:author="Markstrum, Alexis@Energy" w:date="2021-10-18T16:27:00Z"/>
                <w:del w:id="1226" w:author="Alhabibi, Haider@Energy" w:date="2022-01-26T21:14:00Z"/>
                <w:rFonts w:eastAsia="Times New Roman" w:cstheme="minorHAnsi"/>
                <w:sz w:val="18"/>
                <w:szCs w:val="18"/>
              </w:rPr>
            </w:pPr>
            <w:ins w:id="1227" w:author="Markstrum, Alexis@Energy" w:date="2021-10-18T16:27:00Z">
              <w:del w:id="1228" w:author="Alhabibi, Haider@Energy" w:date="2022-01-26T21:14:00Z">
                <w:r w:rsidRPr="0040687B" w:rsidDel="009B1D7C">
                  <w:rPr>
                    <w:rFonts w:eastAsia="Times New Roman" w:cstheme="minorHAnsi"/>
                    <w:sz w:val="18"/>
                    <w:szCs w:val="18"/>
                  </w:rPr>
                  <w:delText xml:space="preserve">&lt;&lt; Reference value from </w:delText>
                </w:r>
              </w:del>
              <w:del w:id="1229" w:author="Tam, Danny@Energy" w:date="2022-02-28T15:45:00Z">
                <w:r w:rsidRPr="0040687B" w:rsidDel="00D11E38">
                  <w:rPr>
                    <w:rFonts w:eastAsia="Times New Roman" w:cstheme="minorHAnsi"/>
                    <w:sz w:val="18"/>
                    <w:szCs w:val="18"/>
                  </w:rPr>
                  <w:delText>CF1R</w:delText>
                </w:r>
              </w:del>
            </w:ins>
            <w:ins w:id="1230" w:author="Tam, Danny@Energy" w:date="2022-02-28T15:45:00Z">
              <w:r w:rsidR="00D11E38">
                <w:rPr>
                  <w:rFonts w:eastAsia="Times New Roman" w:cstheme="minorHAnsi"/>
                  <w:sz w:val="18"/>
                  <w:szCs w:val="18"/>
                </w:rPr>
                <w:t>NRCC</w:t>
              </w:r>
            </w:ins>
            <w:ins w:id="1231" w:author="Markstrum, Alexis@Energy" w:date="2021-10-18T16:27:00Z">
              <w:del w:id="1232" w:author="Alhabibi, Haider@Energy" w:date="2022-01-26T21:14:00Z">
                <w:r w:rsidRPr="0040687B" w:rsidDel="009B1D7C">
                  <w:rPr>
                    <w:rFonts w:eastAsia="Times New Roman" w:cstheme="minorHAnsi"/>
                    <w:sz w:val="18"/>
                    <w:szCs w:val="18"/>
                  </w:rPr>
                  <w:delText>&gt;&gt;</w:delText>
                </w:r>
              </w:del>
            </w:ins>
          </w:p>
        </w:tc>
        <w:tc>
          <w:tcPr>
            <w:tcW w:w="470" w:type="pct"/>
          </w:tcPr>
          <w:p w14:paraId="53C60212" w14:textId="3D6BEE51" w:rsidR="00651360" w:rsidRPr="0040687B" w:rsidDel="009B1D7C" w:rsidRDefault="00651360" w:rsidP="0001787F">
            <w:pPr>
              <w:spacing w:after="0"/>
              <w:jc w:val="center"/>
              <w:rPr>
                <w:ins w:id="1233" w:author="Markstrum, Alexis@Energy" w:date="2021-10-18T16:27:00Z"/>
                <w:del w:id="1234" w:author="Alhabibi, Haider@Energy" w:date="2022-01-26T21:14:00Z"/>
                <w:rFonts w:eastAsia="Times New Roman" w:cstheme="minorHAnsi"/>
                <w:sz w:val="18"/>
                <w:szCs w:val="18"/>
              </w:rPr>
            </w:pPr>
            <w:ins w:id="1235" w:author="Markstrum, Alexis@Energy" w:date="2021-10-18T16:27:00Z">
              <w:del w:id="1236" w:author="Alhabibi, Haider@Energy" w:date="2022-01-26T21:14:00Z">
                <w:r w:rsidRPr="0040687B" w:rsidDel="009B1D7C">
                  <w:rPr>
                    <w:rFonts w:eastAsia="Times New Roman" w:cs="Calibri"/>
                    <w:sz w:val="18"/>
                    <w:szCs w:val="18"/>
                  </w:rPr>
                  <w:delText xml:space="preserve">&lt;&lt; Reference value from </w:delText>
                </w:r>
              </w:del>
              <w:del w:id="1237" w:author="Tam, Danny@Energy" w:date="2022-02-28T15:45:00Z">
                <w:r w:rsidRPr="0040687B" w:rsidDel="00D11E38">
                  <w:rPr>
                    <w:rFonts w:eastAsia="Times New Roman" w:cs="Calibri"/>
                    <w:sz w:val="18"/>
                    <w:szCs w:val="18"/>
                  </w:rPr>
                  <w:delText>CF1R</w:delText>
                </w:r>
              </w:del>
            </w:ins>
            <w:ins w:id="1238" w:author="Tam, Danny@Energy" w:date="2022-02-28T15:45:00Z">
              <w:r w:rsidR="00D11E38">
                <w:rPr>
                  <w:rFonts w:eastAsia="Times New Roman" w:cs="Calibri"/>
                  <w:sz w:val="18"/>
                  <w:szCs w:val="18"/>
                </w:rPr>
                <w:t>NRCC</w:t>
              </w:r>
            </w:ins>
            <w:ins w:id="1239" w:author="Markstrum, Alexis@Energy" w:date="2021-10-18T16:27:00Z">
              <w:del w:id="1240" w:author="Alhabibi, Haider@Energy" w:date="2022-01-26T21:14:00Z">
                <w:r w:rsidRPr="0040687B" w:rsidDel="009B1D7C">
                  <w:rPr>
                    <w:rFonts w:eastAsia="Times New Roman" w:cs="Calibri"/>
                    <w:sz w:val="18"/>
                    <w:szCs w:val="18"/>
                  </w:rPr>
                  <w:delText>&gt;&gt;</w:delText>
                </w:r>
              </w:del>
            </w:ins>
          </w:p>
        </w:tc>
        <w:tc>
          <w:tcPr>
            <w:tcW w:w="375" w:type="pct"/>
          </w:tcPr>
          <w:p w14:paraId="6E4A51B1" w14:textId="70A26BC5" w:rsidR="00651360" w:rsidRPr="0040687B" w:rsidDel="009B1D7C" w:rsidRDefault="00651360" w:rsidP="0001787F">
            <w:pPr>
              <w:spacing w:after="0"/>
              <w:jc w:val="center"/>
              <w:rPr>
                <w:ins w:id="1241" w:author="Markstrum, Alexis@Energy" w:date="2021-10-18T16:27:00Z"/>
                <w:del w:id="1242" w:author="Alhabibi, Haider@Energy" w:date="2022-01-26T21:14:00Z"/>
                <w:rFonts w:eastAsia="Times New Roman" w:cstheme="minorHAnsi"/>
                <w:sz w:val="18"/>
                <w:szCs w:val="18"/>
              </w:rPr>
            </w:pPr>
            <w:ins w:id="1243" w:author="Markstrum, Alexis@Energy" w:date="2021-10-18T16:27:00Z">
              <w:del w:id="1244" w:author="Alhabibi, Haider@Energy" w:date="2022-01-26T21:14:00Z">
                <w:r w:rsidRPr="0040687B" w:rsidDel="009B1D7C">
                  <w:rPr>
                    <w:rFonts w:eastAsia="Times New Roman" w:cs="Calibri"/>
                    <w:sz w:val="18"/>
                    <w:szCs w:val="18"/>
                  </w:rPr>
                  <w:delText xml:space="preserve">&lt;&lt; Reference value from </w:delText>
                </w:r>
              </w:del>
              <w:del w:id="1245" w:author="Tam, Danny@Energy" w:date="2022-02-28T15:45:00Z">
                <w:r w:rsidRPr="0040687B" w:rsidDel="00D11E38">
                  <w:rPr>
                    <w:rFonts w:eastAsia="Times New Roman" w:cs="Calibri"/>
                    <w:sz w:val="18"/>
                    <w:szCs w:val="18"/>
                  </w:rPr>
                  <w:delText>CF1R</w:delText>
                </w:r>
              </w:del>
            </w:ins>
            <w:ins w:id="1246" w:author="Tam, Danny@Energy" w:date="2022-02-28T15:45:00Z">
              <w:r w:rsidR="00D11E38">
                <w:rPr>
                  <w:rFonts w:eastAsia="Times New Roman" w:cs="Calibri"/>
                  <w:sz w:val="18"/>
                  <w:szCs w:val="18"/>
                </w:rPr>
                <w:t>NRCC</w:t>
              </w:r>
            </w:ins>
            <w:ins w:id="1247" w:author="Markstrum, Alexis@Energy" w:date="2021-10-18T16:27:00Z">
              <w:del w:id="1248" w:author="Alhabibi, Haider@Energy" w:date="2022-01-26T21:14:00Z">
                <w:r w:rsidRPr="0040687B" w:rsidDel="009B1D7C">
                  <w:rPr>
                    <w:rFonts w:eastAsia="Times New Roman" w:cs="Calibri"/>
                    <w:sz w:val="18"/>
                    <w:szCs w:val="18"/>
                  </w:rPr>
                  <w:delText>&gt;&gt;</w:delText>
                </w:r>
              </w:del>
            </w:ins>
          </w:p>
        </w:tc>
        <w:tc>
          <w:tcPr>
            <w:tcW w:w="437" w:type="pct"/>
          </w:tcPr>
          <w:p w14:paraId="342CD562" w14:textId="220D564F" w:rsidR="00651360" w:rsidRPr="0040687B" w:rsidDel="009B1D7C" w:rsidRDefault="00651360" w:rsidP="0001787F">
            <w:pPr>
              <w:spacing w:after="0"/>
              <w:jc w:val="center"/>
              <w:rPr>
                <w:ins w:id="1249" w:author="Markstrum, Alexis@Energy" w:date="2021-10-18T16:27:00Z"/>
                <w:del w:id="1250" w:author="Alhabibi, Haider@Energy" w:date="2022-01-26T21:14:00Z"/>
                <w:rFonts w:eastAsia="Times New Roman" w:cstheme="minorHAnsi"/>
                <w:sz w:val="18"/>
                <w:szCs w:val="18"/>
              </w:rPr>
            </w:pPr>
            <w:ins w:id="1251" w:author="Markstrum, Alexis@Energy" w:date="2021-10-18T16:27:00Z">
              <w:del w:id="1252" w:author="Alhabibi, Haider@Energy" w:date="2022-01-26T21:14:00Z">
                <w:r w:rsidRPr="0040687B" w:rsidDel="009B1D7C">
                  <w:rPr>
                    <w:rFonts w:eastAsia="Times New Roman" w:cstheme="minorHAnsi"/>
                    <w:sz w:val="18"/>
                    <w:szCs w:val="18"/>
                  </w:rPr>
                  <w:delText xml:space="preserve">&lt;&lt; Reference value from </w:delText>
                </w:r>
              </w:del>
              <w:del w:id="1253" w:author="Tam, Danny@Energy" w:date="2022-02-28T15:45:00Z">
                <w:r w:rsidRPr="0040687B" w:rsidDel="00D11E38">
                  <w:rPr>
                    <w:rFonts w:eastAsia="Times New Roman" w:cstheme="minorHAnsi"/>
                    <w:sz w:val="18"/>
                    <w:szCs w:val="18"/>
                  </w:rPr>
                  <w:delText>CF1R</w:delText>
                </w:r>
              </w:del>
            </w:ins>
            <w:ins w:id="1254" w:author="Tam, Danny@Energy" w:date="2022-02-28T15:45:00Z">
              <w:r w:rsidR="00D11E38">
                <w:rPr>
                  <w:rFonts w:eastAsia="Times New Roman" w:cstheme="minorHAnsi"/>
                  <w:sz w:val="18"/>
                  <w:szCs w:val="18"/>
                </w:rPr>
                <w:t>NRCC</w:t>
              </w:r>
            </w:ins>
            <w:ins w:id="1255" w:author="Markstrum, Alexis@Energy" w:date="2021-10-18T16:27:00Z">
              <w:del w:id="1256" w:author="Alhabibi, Haider@Energy" w:date="2022-01-26T21:14:00Z">
                <w:r w:rsidRPr="0040687B" w:rsidDel="009B1D7C">
                  <w:rPr>
                    <w:rFonts w:eastAsia="Times New Roman" w:cstheme="minorHAnsi"/>
                    <w:sz w:val="18"/>
                    <w:szCs w:val="18"/>
                  </w:rPr>
                  <w:delText>&gt;&gt;</w:delText>
                </w:r>
              </w:del>
            </w:ins>
          </w:p>
        </w:tc>
        <w:tc>
          <w:tcPr>
            <w:tcW w:w="437" w:type="pct"/>
          </w:tcPr>
          <w:p w14:paraId="3702E19A" w14:textId="74B4E458" w:rsidR="00651360" w:rsidRPr="0040687B" w:rsidDel="009B1D7C" w:rsidRDefault="00651360" w:rsidP="0001787F">
            <w:pPr>
              <w:spacing w:after="0"/>
              <w:jc w:val="center"/>
              <w:rPr>
                <w:ins w:id="1257" w:author="Markstrum, Alexis@Energy" w:date="2021-10-18T16:27:00Z"/>
                <w:del w:id="1258" w:author="Alhabibi, Haider@Energy" w:date="2022-01-26T21:14:00Z"/>
                <w:rFonts w:eastAsia="Times New Roman" w:cstheme="minorHAnsi"/>
                <w:sz w:val="18"/>
                <w:szCs w:val="18"/>
              </w:rPr>
            </w:pPr>
            <w:ins w:id="1259" w:author="Markstrum, Alexis@Energy" w:date="2021-10-18T16:27:00Z">
              <w:del w:id="1260" w:author="Alhabibi, Haider@Energy" w:date="2022-01-26T21:14:00Z">
                <w:r w:rsidRPr="0040687B" w:rsidDel="009B1D7C">
                  <w:rPr>
                    <w:rFonts w:eastAsia="Times New Roman" w:cs="Calibri"/>
                    <w:sz w:val="18"/>
                    <w:szCs w:val="18"/>
                  </w:rPr>
                  <w:delText xml:space="preserve">&lt;&lt; Reference value from </w:delText>
                </w:r>
              </w:del>
              <w:del w:id="1261" w:author="Tam, Danny@Energy" w:date="2022-02-28T15:45:00Z">
                <w:r w:rsidRPr="0040687B" w:rsidDel="00D11E38">
                  <w:rPr>
                    <w:rFonts w:eastAsia="Times New Roman" w:cs="Calibri"/>
                    <w:sz w:val="18"/>
                    <w:szCs w:val="18"/>
                  </w:rPr>
                  <w:delText>CF1R</w:delText>
                </w:r>
              </w:del>
            </w:ins>
            <w:ins w:id="1262" w:author="Tam, Danny@Energy" w:date="2022-02-28T15:45:00Z">
              <w:r w:rsidR="00D11E38">
                <w:rPr>
                  <w:rFonts w:eastAsia="Times New Roman" w:cs="Calibri"/>
                  <w:sz w:val="18"/>
                  <w:szCs w:val="18"/>
                </w:rPr>
                <w:t>NRCC</w:t>
              </w:r>
            </w:ins>
            <w:ins w:id="1263" w:author="Markstrum, Alexis@Energy" w:date="2021-10-18T16:27:00Z">
              <w:del w:id="1264" w:author="Alhabibi, Haider@Energy" w:date="2022-01-26T21:14:00Z">
                <w:r w:rsidRPr="0040687B" w:rsidDel="009B1D7C">
                  <w:rPr>
                    <w:rFonts w:eastAsia="Times New Roman" w:cs="Calibri"/>
                    <w:sz w:val="18"/>
                    <w:szCs w:val="18"/>
                  </w:rPr>
                  <w:delText>&gt;&gt;</w:delText>
                </w:r>
              </w:del>
            </w:ins>
          </w:p>
        </w:tc>
        <w:tc>
          <w:tcPr>
            <w:tcW w:w="407" w:type="pct"/>
          </w:tcPr>
          <w:p w14:paraId="049591FD" w14:textId="5AA90764" w:rsidR="00651360" w:rsidRPr="0040687B" w:rsidDel="009B1D7C" w:rsidRDefault="00651360" w:rsidP="0001787F">
            <w:pPr>
              <w:spacing w:after="0"/>
              <w:jc w:val="center"/>
              <w:rPr>
                <w:ins w:id="1265" w:author="Markstrum, Alexis@Energy" w:date="2021-10-18T16:27:00Z"/>
                <w:del w:id="1266" w:author="Alhabibi, Haider@Energy" w:date="2022-01-26T21:14:00Z"/>
                <w:rFonts w:eastAsia="Times New Roman" w:cstheme="minorHAnsi"/>
                <w:sz w:val="18"/>
                <w:szCs w:val="18"/>
              </w:rPr>
            </w:pPr>
            <w:ins w:id="1267" w:author="Markstrum, Alexis@Energy" w:date="2021-10-18T16:27:00Z">
              <w:del w:id="1268" w:author="Alhabibi, Haider@Energy" w:date="2022-01-26T21:14:00Z">
                <w:r w:rsidRPr="0040687B" w:rsidDel="009B1D7C">
                  <w:rPr>
                    <w:rFonts w:eastAsia="Times New Roman" w:cs="Calibri"/>
                    <w:sz w:val="18"/>
                    <w:szCs w:val="18"/>
                  </w:rPr>
                  <w:delText xml:space="preserve">&lt;&lt; Reference value from </w:delText>
                </w:r>
              </w:del>
              <w:del w:id="1269" w:author="Tam, Danny@Energy" w:date="2022-02-28T15:45:00Z">
                <w:r w:rsidRPr="0040687B" w:rsidDel="00D11E38">
                  <w:rPr>
                    <w:rFonts w:eastAsia="Times New Roman" w:cs="Calibri"/>
                    <w:sz w:val="18"/>
                    <w:szCs w:val="18"/>
                  </w:rPr>
                  <w:delText>CF1R</w:delText>
                </w:r>
              </w:del>
            </w:ins>
            <w:ins w:id="1270" w:author="Tam, Danny@Energy" w:date="2022-02-28T15:45:00Z">
              <w:r w:rsidR="00D11E38">
                <w:rPr>
                  <w:rFonts w:eastAsia="Times New Roman" w:cs="Calibri"/>
                  <w:sz w:val="18"/>
                  <w:szCs w:val="18"/>
                </w:rPr>
                <w:t>NRCC</w:t>
              </w:r>
            </w:ins>
            <w:ins w:id="1271" w:author="Markstrum, Alexis@Energy" w:date="2021-10-18T16:27:00Z">
              <w:del w:id="1272" w:author="Alhabibi, Haider@Energy" w:date="2022-01-26T21:14:00Z">
                <w:r w:rsidRPr="0040687B" w:rsidDel="009B1D7C">
                  <w:rPr>
                    <w:rFonts w:eastAsia="Times New Roman" w:cs="Calibri"/>
                    <w:sz w:val="18"/>
                    <w:szCs w:val="18"/>
                  </w:rPr>
                  <w:delText>&gt;&gt;</w:delText>
                </w:r>
              </w:del>
            </w:ins>
          </w:p>
        </w:tc>
        <w:tc>
          <w:tcPr>
            <w:tcW w:w="374" w:type="pct"/>
          </w:tcPr>
          <w:p w14:paraId="790E3D7F" w14:textId="218D783F" w:rsidR="00651360" w:rsidRPr="0040687B" w:rsidDel="009B1D7C" w:rsidRDefault="00651360" w:rsidP="0001787F">
            <w:pPr>
              <w:spacing w:after="0"/>
              <w:rPr>
                <w:ins w:id="1273" w:author="Markstrum, Alexis@Energy" w:date="2021-10-18T16:27:00Z"/>
                <w:del w:id="1274" w:author="Alhabibi, Haider@Energy" w:date="2022-01-26T21:14:00Z"/>
                <w:rFonts w:eastAsia="Times New Roman" w:cstheme="minorHAnsi"/>
                <w:sz w:val="18"/>
                <w:szCs w:val="18"/>
              </w:rPr>
            </w:pPr>
            <w:ins w:id="1275" w:author="Markstrum, Alexis@Energy" w:date="2021-10-18T16:27:00Z">
              <w:del w:id="1276" w:author="Alhabibi, Haider@Energy" w:date="2022-01-26T21:14:00Z">
                <w:r w:rsidRPr="0040687B" w:rsidDel="009B1D7C">
                  <w:rPr>
                    <w:rFonts w:eastAsia="Times New Roman" w:cstheme="minorHAnsi"/>
                    <w:sz w:val="18"/>
                    <w:szCs w:val="18"/>
                  </w:rPr>
                  <w:delText xml:space="preserve">&lt;&lt; Reference value from </w:delText>
                </w:r>
              </w:del>
              <w:del w:id="1277" w:author="Tam, Danny@Energy" w:date="2022-02-28T15:45:00Z">
                <w:r w:rsidRPr="0040687B" w:rsidDel="00D11E38">
                  <w:rPr>
                    <w:rFonts w:eastAsia="Times New Roman" w:cstheme="minorHAnsi"/>
                    <w:sz w:val="18"/>
                    <w:szCs w:val="18"/>
                  </w:rPr>
                  <w:delText>CF1R</w:delText>
                </w:r>
              </w:del>
            </w:ins>
            <w:ins w:id="1278" w:author="Tam, Danny@Energy" w:date="2022-02-28T15:45:00Z">
              <w:r w:rsidR="00D11E38">
                <w:rPr>
                  <w:rFonts w:eastAsia="Times New Roman" w:cstheme="minorHAnsi"/>
                  <w:sz w:val="18"/>
                  <w:szCs w:val="18"/>
                </w:rPr>
                <w:t>NRCC</w:t>
              </w:r>
            </w:ins>
            <w:ins w:id="1279" w:author="Markstrum, Alexis@Energy" w:date="2021-10-18T16:27:00Z">
              <w:del w:id="1280" w:author="Alhabibi, Haider@Energy" w:date="2022-01-26T21:14:00Z">
                <w:r w:rsidRPr="0040687B" w:rsidDel="009B1D7C">
                  <w:rPr>
                    <w:rFonts w:eastAsia="Times New Roman" w:cstheme="minorHAnsi"/>
                    <w:sz w:val="18"/>
                    <w:szCs w:val="18"/>
                  </w:rPr>
                  <w:delText>&gt;&gt;</w:delText>
                </w:r>
              </w:del>
            </w:ins>
          </w:p>
        </w:tc>
        <w:tc>
          <w:tcPr>
            <w:tcW w:w="500" w:type="pct"/>
          </w:tcPr>
          <w:p w14:paraId="325A1FE2" w14:textId="710DF5B5" w:rsidR="00651360" w:rsidRPr="00744DE2" w:rsidDel="009B1D7C" w:rsidRDefault="00651360" w:rsidP="0001787F">
            <w:pPr>
              <w:spacing w:after="0"/>
              <w:ind w:left="-13"/>
              <w:rPr>
                <w:ins w:id="1281" w:author="Markstrum, Alexis@Energy" w:date="2021-10-18T16:27:00Z"/>
                <w:del w:id="1282" w:author="Alhabibi, Haider@Energy" w:date="2022-01-26T21:14:00Z"/>
                <w:sz w:val="18"/>
                <w:szCs w:val="18"/>
              </w:rPr>
            </w:pPr>
            <w:ins w:id="1283" w:author="Markstrum, Alexis@Energy" w:date="2021-10-18T16:27:00Z">
              <w:del w:id="1284" w:author="Alhabibi, Haider@Energy" w:date="2022-01-26T21:14:00Z">
                <w:r w:rsidRPr="00744DE2" w:rsidDel="009B1D7C">
                  <w:rPr>
                    <w:sz w:val="18"/>
                    <w:szCs w:val="18"/>
                  </w:rPr>
                  <w:delText>&lt;&lt;if performance, hide column from user, needed for equivalency lookup; Reference value from XML; Elseif prescriptive, do not require field&gt;&gt;</w:delText>
                </w:r>
              </w:del>
            </w:ins>
          </w:p>
          <w:p w14:paraId="4685E68F" w14:textId="3F9817F7" w:rsidR="00651360" w:rsidRPr="00744DE2" w:rsidDel="009B1D7C" w:rsidRDefault="00651360" w:rsidP="0001787F">
            <w:pPr>
              <w:spacing w:after="0"/>
              <w:jc w:val="center"/>
              <w:rPr>
                <w:ins w:id="1285" w:author="Markstrum, Alexis@Energy" w:date="2021-10-18T16:27:00Z"/>
                <w:del w:id="1286" w:author="Alhabibi, Haider@Energy" w:date="2022-01-26T21:14:00Z"/>
                <w:rFonts w:eastAsia="Times New Roman" w:cstheme="minorHAnsi"/>
                <w:sz w:val="18"/>
                <w:szCs w:val="18"/>
              </w:rPr>
            </w:pPr>
          </w:p>
        </w:tc>
      </w:tr>
      <w:tr w:rsidR="00651360" w:rsidRPr="00C071B0" w:rsidDel="009B1D7C" w14:paraId="4D3B226E" w14:textId="6F313713" w:rsidTr="0001787F">
        <w:trPr>
          <w:ins w:id="1287" w:author="Markstrum, Alexis@Energy" w:date="2021-10-18T16:27:00Z"/>
          <w:del w:id="1288" w:author="Alhabibi, Haider@Energy" w:date="2022-01-26T21:14:00Z"/>
        </w:trPr>
        <w:tc>
          <w:tcPr>
            <w:tcW w:w="405" w:type="pct"/>
          </w:tcPr>
          <w:p w14:paraId="6348FED6" w14:textId="43678B3A" w:rsidR="00651360" w:rsidRPr="003F4127" w:rsidDel="009B1D7C" w:rsidRDefault="00651360" w:rsidP="0001787F">
            <w:pPr>
              <w:jc w:val="center"/>
              <w:rPr>
                <w:ins w:id="1289" w:author="Markstrum, Alexis@Energy" w:date="2021-10-18T16:27:00Z"/>
                <w:del w:id="1290" w:author="Alhabibi, Haider@Energy" w:date="2022-01-26T21:14:00Z"/>
                <w:rFonts w:cstheme="minorHAnsi"/>
                <w:sz w:val="20"/>
                <w:szCs w:val="20"/>
              </w:rPr>
            </w:pPr>
          </w:p>
        </w:tc>
        <w:tc>
          <w:tcPr>
            <w:tcW w:w="437" w:type="pct"/>
          </w:tcPr>
          <w:p w14:paraId="02653329" w14:textId="765519F1" w:rsidR="00651360" w:rsidRPr="003F4127" w:rsidDel="009B1D7C" w:rsidRDefault="00651360" w:rsidP="0001787F">
            <w:pPr>
              <w:jc w:val="center"/>
              <w:rPr>
                <w:ins w:id="1291" w:author="Markstrum, Alexis@Energy" w:date="2021-10-18T16:27:00Z"/>
                <w:del w:id="1292" w:author="Alhabibi, Haider@Energy" w:date="2022-01-26T21:14:00Z"/>
                <w:rFonts w:cstheme="minorHAnsi"/>
                <w:sz w:val="20"/>
                <w:szCs w:val="20"/>
              </w:rPr>
            </w:pPr>
          </w:p>
        </w:tc>
        <w:tc>
          <w:tcPr>
            <w:tcW w:w="407" w:type="pct"/>
          </w:tcPr>
          <w:p w14:paraId="7F685015" w14:textId="39D125A4" w:rsidR="00651360" w:rsidRPr="003F4127" w:rsidDel="009B1D7C" w:rsidRDefault="00651360" w:rsidP="0001787F">
            <w:pPr>
              <w:jc w:val="center"/>
              <w:rPr>
                <w:ins w:id="1293" w:author="Markstrum, Alexis@Energy" w:date="2021-10-18T16:27:00Z"/>
                <w:del w:id="1294" w:author="Alhabibi, Haider@Energy" w:date="2022-01-26T21:14:00Z"/>
                <w:rFonts w:cstheme="minorHAnsi"/>
                <w:sz w:val="20"/>
                <w:szCs w:val="20"/>
              </w:rPr>
            </w:pPr>
          </w:p>
        </w:tc>
        <w:tc>
          <w:tcPr>
            <w:tcW w:w="407" w:type="pct"/>
          </w:tcPr>
          <w:p w14:paraId="5FD52B91" w14:textId="279DDE6B" w:rsidR="00651360" w:rsidRPr="003F4127" w:rsidDel="009B1D7C" w:rsidRDefault="00651360" w:rsidP="0001787F">
            <w:pPr>
              <w:jc w:val="center"/>
              <w:rPr>
                <w:ins w:id="1295" w:author="Markstrum, Alexis@Energy" w:date="2021-10-18T16:27:00Z"/>
                <w:del w:id="1296" w:author="Alhabibi, Haider@Energy" w:date="2022-01-26T21:14:00Z"/>
                <w:rFonts w:cstheme="minorHAnsi"/>
                <w:sz w:val="20"/>
                <w:szCs w:val="20"/>
              </w:rPr>
            </w:pPr>
          </w:p>
        </w:tc>
        <w:tc>
          <w:tcPr>
            <w:tcW w:w="343" w:type="pct"/>
          </w:tcPr>
          <w:p w14:paraId="0FF546D9" w14:textId="6E6A808A" w:rsidR="00651360" w:rsidRPr="003F4127" w:rsidDel="009B1D7C" w:rsidRDefault="00651360" w:rsidP="0001787F">
            <w:pPr>
              <w:jc w:val="center"/>
              <w:rPr>
                <w:ins w:id="1297" w:author="Markstrum, Alexis@Energy" w:date="2021-10-18T16:27:00Z"/>
                <w:del w:id="1298" w:author="Alhabibi, Haider@Energy" w:date="2022-01-26T21:14:00Z"/>
                <w:rFonts w:cstheme="minorHAnsi"/>
                <w:sz w:val="20"/>
                <w:szCs w:val="20"/>
              </w:rPr>
            </w:pPr>
          </w:p>
        </w:tc>
        <w:tc>
          <w:tcPr>
            <w:tcW w:w="470" w:type="pct"/>
          </w:tcPr>
          <w:p w14:paraId="4FABBF42" w14:textId="06D22DE4" w:rsidR="00651360" w:rsidRPr="003F4127" w:rsidDel="009B1D7C" w:rsidRDefault="00651360" w:rsidP="0001787F">
            <w:pPr>
              <w:jc w:val="center"/>
              <w:rPr>
                <w:ins w:id="1299" w:author="Markstrum, Alexis@Energy" w:date="2021-10-18T16:27:00Z"/>
                <w:del w:id="1300" w:author="Alhabibi, Haider@Energy" w:date="2022-01-26T21:14:00Z"/>
                <w:rFonts w:cstheme="minorHAnsi"/>
                <w:sz w:val="20"/>
                <w:szCs w:val="20"/>
              </w:rPr>
            </w:pPr>
          </w:p>
        </w:tc>
        <w:tc>
          <w:tcPr>
            <w:tcW w:w="375" w:type="pct"/>
          </w:tcPr>
          <w:p w14:paraId="0AD52B4F" w14:textId="48372BC4" w:rsidR="00651360" w:rsidRPr="003F4127" w:rsidDel="009B1D7C" w:rsidRDefault="00651360" w:rsidP="0001787F">
            <w:pPr>
              <w:jc w:val="center"/>
              <w:rPr>
                <w:ins w:id="1301" w:author="Markstrum, Alexis@Energy" w:date="2021-10-18T16:27:00Z"/>
                <w:del w:id="1302" w:author="Alhabibi, Haider@Energy" w:date="2022-01-26T21:14:00Z"/>
                <w:rFonts w:cstheme="minorHAnsi"/>
                <w:sz w:val="20"/>
                <w:szCs w:val="20"/>
              </w:rPr>
            </w:pPr>
          </w:p>
        </w:tc>
        <w:tc>
          <w:tcPr>
            <w:tcW w:w="437" w:type="pct"/>
          </w:tcPr>
          <w:p w14:paraId="2EEB317E" w14:textId="0796D0ED" w:rsidR="00651360" w:rsidRPr="003F4127" w:rsidDel="009B1D7C" w:rsidRDefault="00651360" w:rsidP="0001787F">
            <w:pPr>
              <w:jc w:val="center"/>
              <w:rPr>
                <w:ins w:id="1303" w:author="Markstrum, Alexis@Energy" w:date="2021-10-18T16:27:00Z"/>
                <w:del w:id="1304" w:author="Alhabibi, Haider@Energy" w:date="2022-01-26T21:14:00Z"/>
                <w:rFonts w:cstheme="minorHAnsi"/>
                <w:sz w:val="20"/>
                <w:szCs w:val="20"/>
              </w:rPr>
            </w:pPr>
          </w:p>
        </w:tc>
        <w:tc>
          <w:tcPr>
            <w:tcW w:w="437" w:type="pct"/>
          </w:tcPr>
          <w:p w14:paraId="0FD686AB" w14:textId="3FD9DBF4" w:rsidR="00651360" w:rsidRPr="003F4127" w:rsidDel="009B1D7C" w:rsidRDefault="00651360" w:rsidP="0001787F">
            <w:pPr>
              <w:jc w:val="center"/>
              <w:rPr>
                <w:ins w:id="1305" w:author="Markstrum, Alexis@Energy" w:date="2021-10-18T16:27:00Z"/>
                <w:del w:id="1306" w:author="Alhabibi, Haider@Energy" w:date="2022-01-26T21:14:00Z"/>
                <w:rFonts w:cstheme="minorHAnsi"/>
                <w:sz w:val="20"/>
                <w:szCs w:val="20"/>
              </w:rPr>
            </w:pPr>
          </w:p>
        </w:tc>
        <w:tc>
          <w:tcPr>
            <w:tcW w:w="407" w:type="pct"/>
          </w:tcPr>
          <w:p w14:paraId="33F90412" w14:textId="23D800E6" w:rsidR="00651360" w:rsidRPr="003F4127" w:rsidDel="009B1D7C" w:rsidRDefault="00651360" w:rsidP="0001787F">
            <w:pPr>
              <w:jc w:val="center"/>
              <w:rPr>
                <w:ins w:id="1307" w:author="Markstrum, Alexis@Energy" w:date="2021-10-18T16:27:00Z"/>
                <w:del w:id="1308" w:author="Alhabibi, Haider@Energy" w:date="2022-01-26T21:14:00Z"/>
                <w:rFonts w:cstheme="minorHAnsi"/>
                <w:sz w:val="20"/>
                <w:szCs w:val="20"/>
              </w:rPr>
            </w:pPr>
          </w:p>
        </w:tc>
        <w:tc>
          <w:tcPr>
            <w:tcW w:w="374" w:type="pct"/>
          </w:tcPr>
          <w:p w14:paraId="731DF7FC" w14:textId="30A7488E" w:rsidR="00651360" w:rsidRPr="003F4127" w:rsidDel="009B1D7C" w:rsidRDefault="00651360" w:rsidP="0001787F">
            <w:pPr>
              <w:jc w:val="center"/>
              <w:rPr>
                <w:ins w:id="1309" w:author="Markstrum, Alexis@Energy" w:date="2021-10-18T16:27:00Z"/>
                <w:del w:id="1310" w:author="Alhabibi, Haider@Energy" w:date="2022-01-26T21:14:00Z"/>
                <w:rFonts w:cstheme="minorHAnsi"/>
                <w:sz w:val="20"/>
                <w:szCs w:val="20"/>
              </w:rPr>
            </w:pPr>
          </w:p>
        </w:tc>
        <w:tc>
          <w:tcPr>
            <w:tcW w:w="500" w:type="pct"/>
          </w:tcPr>
          <w:p w14:paraId="5FBF6965" w14:textId="1C9730A0" w:rsidR="00651360" w:rsidRPr="003F4127" w:rsidDel="009B1D7C" w:rsidRDefault="00651360" w:rsidP="0001787F">
            <w:pPr>
              <w:jc w:val="center"/>
              <w:rPr>
                <w:ins w:id="1311" w:author="Markstrum, Alexis@Energy" w:date="2021-10-18T16:27:00Z"/>
                <w:del w:id="1312" w:author="Alhabibi, Haider@Energy" w:date="2022-01-26T21:14:00Z"/>
                <w:rFonts w:cstheme="minorHAnsi"/>
                <w:sz w:val="20"/>
                <w:szCs w:val="20"/>
              </w:rPr>
            </w:pPr>
          </w:p>
        </w:tc>
      </w:tr>
      <w:bookmarkEnd w:id="1040"/>
    </w:tbl>
    <w:p w14:paraId="035B4945" w14:textId="71882025" w:rsidR="003309AA" w:rsidRDefault="003309AA" w:rsidP="00BA25C6">
      <w:pPr>
        <w:spacing w:after="0"/>
        <w:rPr>
          <w:ins w:id="1313" w:author="Markstrum, Alexis@Energy" w:date="2021-10-18T16:27:00Z"/>
          <w:rFonts w:asciiTheme="minorHAnsi" w:hAnsiTheme="minorHAnsi" w:cstheme="minorHAnsi"/>
          <w:sz w:val="18"/>
          <w:szCs w:val="18"/>
        </w:rPr>
      </w:pPr>
    </w:p>
    <w:tbl>
      <w:tblPr>
        <w:tblStyle w:val="TableGrid"/>
        <w:tblW w:w="10710" w:type="dxa"/>
        <w:tblInd w:w="-5" w:type="dxa"/>
        <w:tblLook w:val="04A0" w:firstRow="1" w:lastRow="0" w:firstColumn="1" w:lastColumn="0" w:noHBand="0" w:noVBand="1"/>
        <w:tblPrChange w:id="1314" w:author="Alhabibi, Haider@Energy" w:date="2022-01-26T19:44:00Z">
          <w:tblPr>
            <w:tblStyle w:val="TableGrid"/>
            <w:tblW w:w="14395" w:type="dxa"/>
            <w:tblLook w:val="04A0" w:firstRow="1" w:lastRow="0" w:firstColumn="1" w:lastColumn="0" w:noHBand="0" w:noVBand="1"/>
          </w:tblPr>
        </w:tblPrChange>
      </w:tblPr>
      <w:tblGrid>
        <w:gridCol w:w="1089"/>
        <w:gridCol w:w="1194"/>
        <w:gridCol w:w="1153"/>
        <w:gridCol w:w="949"/>
        <w:gridCol w:w="778"/>
        <w:gridCol w:w="928"/>
        <w:gridCol w:w="949"/>
        <w:gridCol w:w="774"/>
        <w:gridCol w:w="928"/>
        <w:gridCol w:w="928"/>
        <w:gridCol w:w="1125"/>
        <w:tblGridChange w:id="1315">
          <w:tblGrid>
            <w:gridCol w:w="35"/>
            <w:gridCol w:w="1054"/>
            <w:gridCol w:w="1194"/>
            <w:gridCol w:w="1153"/>
            <w:gridCol w:w="949"/>
            <w:gridCol w:w="778"/>
            <w:gridCol w:w="928"/>
            <w:gridCol w:w="949"/>
            <w:gridCol w:w="774"/>
            <w:gridCol w:w="928"/>
            <w:gridCol w:w="928"/>
            <w:gridCol w:w="1125"/>
            <w:gridCol w:w="3635"/>
          </w:tblGrid>
        </w:tblGridChange>
      </w:tblGrid>
      <w:tr w:rsidR="00A35198" w:rsidRPr="00C071B0" w:rsidDel="009B1D7C" w14:paraId="347A10BD" w14:textId="33C2D5EC" w:rsidTr="00757DDF">
        <w:trPr>
          <w:ins w:id="1316" w:author="Markstrum, Alexis@Energy" w:date="2021-10-18T16:27:00Z"/>
          <w:del w:id="1317" w:author="Alhabibi, Haider@Energy" w:date="2022-01-26T21:14:00Z"/>
          <w:trPrChange w:id="1318" w:author="Alhabibi, Haider@Energy" w:date="2022-01-26T19:44:00Z">
            <w:trPr>
              <w:gridBefore w:val="1"/>
            </w:trPr>
          </w:trPrChange>
        </w:trPr>
        <w:tc>
          <w:tcPr>
            <w:tcW w:w="5000" w:type="pct"/>
            <w:gridSpan w:val="11"/>
            <w:tcPrChange w:id="1319" w:author="Alhabibi, Haider@Energy" w:date="2022-01-26T19:44:00Z">
              <w:tcPr>
                <w:tcW w:w="14395" w:type="dxa"/>
                <w:gridSpan w:val="12"/>
              </w:tcPr>
            </w:tcPrChange>
          </w:tcPr>
          <w:p w14:paraId="59FFFCCD" w14:textId="62337747" w:rsidR="00A35198" w:rsidRPr="00D42D0F" w:rsidDel="009B1D7C" w:rsidRDefault="00A35198" w:rsidP="0001787F">
            <w:pPr>
              <w:spacing w:after="0"/>
              <w:rPr>
                <w:ins w:id="1320" w:author="Markstrum, Alexis@Energy" w:date="2021-10-18T16:27:00Z"/>
                <w:del w:id="1321" w:author="Alhabibi, Haider@Energy" w:date="2022-01-26T21:14:00Z"/>
                <w:rFonts w:cstheme="minorHAnsi"/>
                <w:b/>
                <w:sz w:val="20"/>
                <w:szCs w:val="20"/>
              </w:rPr>
            </w:pPr>
            <w:bookmarkStart w:id="1322" w:name="_Hlk94118157"/>
            <w:ins w:id="1323" w:author="Markstrum, Alexis@Energy" w:date="2021-10-18T16:27:00Z">
              <w:del w:id="1324" w:author="Alhabibi, Haider@Energy" w:date="2022-01-26T21:14:00Z">
                <w:r w:rsidDel="009B1D7C">
                  <w:rPr>
                    <w:rFonts w:cstheme="minorHAnsi"/>
                    <w:b/>
                    <w:sz w:val="20"/>
                    <w:szCs w:val="20"/>
                  </w:rPr>
                  <w:delText>E</w:delText>
                </w:r>
                <w:r w:rsidRPr="00405CF9" w:rsidDel="009B1D7C">
                  <w:rPr>
                    <w:rFonts w:cstheme="minorHAnsi"/>
                    <w:b/>
                    <w:sz w:val="20"/>
                    <w:szCs w:val="20"/>
                  </w:rPr>
                  <w:delText>. Installed</w:delText>
                </w:r>
                <w:r w:rsidRPr="00D42D0F" w:rsidDel="009B1D7C">
                  <w:rPr>
                    <w:rFonts w:cstheme="minorHAnsi"/>
                    <w:b/>
                    <w:sz w:val="20"/>
                    <w:szCs w:val="20"/>
                  </w:rPr>
                  <w:delText xml:space="preserve"> </w:delText>
                </w:r>
              </w:del>
            </w:ins>
            <w:ins w:id="1325" w:author="Markstrum, Alexis@Energy" w:date="2021-10-21T10:29:00Z">
              <w:del w:id="1326" w:author="Alhabibi, Haider@Energy" w:date="2022-01-26T21:14:00Z">
                <w:r w:rsidR="006A2B7E" w:rsidDel="009B1D7C">
                  <w:rPr>
                    <w:rFonts w:cstheme="minorHAnsi"/>
                    <w:b/>
                    <w:sz w:val="20"/>
                    <w:szCs w:val="20"/>
                  </w:rPr>
                  <w:delText xml:space="preserve">HERS Verified </w:delText>
                </w:r>
                <w:r w:rsidR="00A9050B" w:rsidDel="009B1D7C">
                  <w:rPr>
                    <w:rFonts w:cstheme="minorHAnsi"/>
                    <w:b/>
                    <w:sz w:val="20"/>
                    <w:szCs w:val="20"/>
                  </w:rPr>
                  <w:delText>CHPWH</w:delText>
                </w:r>
              </w:del>
            </w:ins>
            <w:ins w:id="1327" w:author="Markstrum, Alexis@Energy" w:date="2021-10-21T10:30:00Z">
              <w:del w:id="1328" w:author="Alhabibi, Haider@Energy" w:date="2022-01-26T21:14:00Z">
                <w:r w:rsidR="00A9050B" w:rsidDel="009B1D7C">
                  <w:rPr>
                    <w:rFonts w:cstheme="minorHAnsi"/>
                    <w:b/>
                    <w:sz w:val="20"/>
                    <w:szCs w:val="20"/>
                  </w:rPr>
                  <w:delText xml:space="preserve"> System</w:delText>
                </w:r>
              </w:del>
            </w:ins>
            <w:ins w:id="1329" w:author="Markstrum, Alexis@Energy" w:date="2021-10-18T16:27:00Z">
              <w:del w:id="1330" w:author="Alhabibi, Haider@Energy" w:date="2022-01-26T21:14:00Z">
                <w:r w:rsidRPr="00D42D0F" w:rsidDel="009B1D7C">
                  <w:rPr>
                    <w:rFonts w:cstheme="minorHAnsi"/>
                    <w:b/>
                    <w:sz w:val="20"/>
                    <w:szCs w:val="20"/>
                  </w:rPr>
                  <w:delText xml:space="preserve"> Information</w:delText>
                </w:r>
              </w:del>
            </w:ins>
          </w:p>
          <w:p w14:paraId="4C9232AC" w14:textId="233C0D75" w:rsidR="00A35198" w:rsidDel="009B1D7C" w:rsidRDefault="00A35198" w:rsidP="0001787F">
            <w:pPr>
              <w:spacing w:after="0"/>
              <w:rPr>
                <w:ins w:id="1331" w:author="Markstrum, Alexis@Energy" w:date="2021-10-18T16:27:00Z"/>
                <w:del w:id="1332" w:author="Alhabibi, Haider@Energy" w:date="2022-01-26T21:14:00Z"/>
                <w:rFonts w:cstheme="minorHAnsi"/>
                <w:sz w:val="20"/>
                <w:szCs w:val="20"/>
              </w:rPr>
            </w:pPr>
            <w:ins w:id="1333" w:author="Markstrum, Alexis@Energy" w:date="2021-10-18T16:27:00Z">
              <w:del w:id="1334" w:author="Alhabibi, Haider@Energy" w:date="2022-01-26T21:14:00Z">
                <w:r w:rsidRPr="003F4127" w:rsidDel="009B1D7C">
                  <w:rPr>
                    <w:rFonts w:cstheme="minorHAnsi"/>
                    <w:sz w:val="20"/>
                    <w:szCs w:val="20"/>
                  </w:rPr>
                  <w:delText xml:space="preserve">This table reports the water heating systems specified on the registered </w:delText>
                </w:r>
              </w:del>
              <w:del w:id="1335" w:author="Tam, Danny@Energy" w:date="2022-02-28T15:45:00Z">
                <w:r w:rsidRPr="003F4127" w:rsidDel="00D11E38">
                  <w:rPr>
                    <w:rFonts w:cstheme="minorHAnsi"/>
                    <w:sz w:val="20"/>
                    <w:szCs w:val="20"/>
                  </w:rPr>
                  <w:delText>CF1R</w:delText>
                </w:r>
              </w:del>
            </w:ins>
            <w:ins w:id="1336" w:author="Tam, Danny@Energy" w:date="2022-02-28T15:45:00Z">
              <w:r w:rsidR="00D11E38">
                <w:rPr>
                  <w:rFonts w:cstheme="minorHAnsi"/>
                  <w:sz w:val="20"/>
                  <w:szCs w:val="20"/>
                </w:rPr>
                <w:t>NRCC</w:t>
              </w:r>
            </w:ins>
            <w:ins w:id="1337" w:author="Markstrum, Alexis@Energy" w:date="2021-10-18T16:27:00Z">
              <w:del w:id="1338" w:author="Alhabibi, Haider@Energy" w:date="2022-01-26T21:14:00Z">
                <w:r w:rsidRPr="003F4127" w:rsidDel="009B1D7C">
                  <w:rPr>
                    <w:rFonts w:cstheme="minorHAnsi"/>
                    <w:sz w:val="20"/>
                    <w:szCs w:val="20"/>
                  </w:rPr>
                  <w:delText xml:space="preserve"> compliance document for this project.</w:delText>
                </w:r>
              </w:del>
            </w:ins>
          </w:p>
          <w:p w14:paraId="1FAED99C" w14:textId="51DCFCFF" w:rsidR="00A35198" w:rsidDel="009B1D7C" w:rsidRDefault="00A35198" w:rsidP="0001787F">
            <w:pPr>
              <w:spacing w:after="0"/>
              <w:rPr>
                <w:ins w:id="1339" w:author="Markstrum, Alexis@Energy" w:date="2021-10-18T16:27:00Z"/>
                <w:del w:id="1340" w:author="Alhabibi, Haider@Energy" w:date="2022-01-26T21:14:00Z"/>
                <w:rFonts w:cstheme="minorHAnsi"/>
                <w:sz w:val="20"/>
                <w:szCs w:val="20"/>
              </w:rPr>
            </w:pPr>
            <w:ins w:id="1341" w:author="Markstrum, Alexis@Energy" w:date="2021-10-18T16:27:00Z">
              <w:del w:id="1342" w:author="Alhabibi, Haider@Energy" w:date="2022-01-26T21:14:00Z">
                <w:r w:rsidDel="009B1D7C">
                  <w:rPr>
                    <w:rFonts w:cstheme="minorHAnsi"/>
                    <w:sz w:val="20"/>
                    <w:szCs w:val="20"/>
                  </w:rPr>
                  <w:delText xml:space="preserve">&lt;&lt;If </w:delText>
                </w:r>
              </w:del>
              <w:del w:id="1343" w:author="Tam, Danny@Energy" w:date="2022-02-28T15:45:00Z">
                <w:r w:rsidDel="00D11E38">
                  <w:rPr>
                    <w:rFonts w:cstheme="minorHAnsi"/>
                    <w:sz w:val="20"/>
                    <w:szCs w:val="20"/>
                  </w:rPr>
                  <w:delText>CF1R</w:delText>
                </w:r>
              </w:del>
            </w:ins>
            <w:ins w:id="1344" w:author="Tam, Danny@Energy" w:date="2022-02-28T15:45:00Z">
              <w:r w:rsidR="00D11E38">
                <w:rPr>
                  <w:rFonts w:cstheme="minorHAnsi"/>
                  <w:sz w:val="20"/>
                  <w:szCs w:val="20"/>
                </w:rPr>
                <w:t>NRCC</w:t>
              </w:r>
            </w:ins>
            <w:ins w:id="1345" w:author="Markstrum, Alexis@Energy" w:date="2021-10-18T16:27:00Z">
              <w:del w:id="1346" w:author="Alhabibi, Haider@Energy" w:date="2022-01-26T21:14:00Z">
                <w:r w:rsidDel="009B1D7C">
                  <w:rPr>
                    <w:rFonts w:cstheme="minorHAnsi"/>
                    <w:sz w:val="20"/>
                    <w:szCs w:val="20"/>
                  </w:rPr>
                  <w:delText xml:space="preserve"> has CHPWH, then require table, else </w:delText>
                </w:r>
                <w:r w:rsidRPr="00E12A63" w:rsidDel="009B1D7C">
                  <w:rPr>
                    <w:rFonts w:asciiTheme="minorHAnsi" w:hAnsiTheme="minorHAnsi" w:cstheme="minorHAnsi"/>
                    <w:sz w:val="20"/>
                    <w:szCs w:val="20"/>
                  </w:rPr>
                  <w:delText>display the "section does not apply" message</w:delText>
                </w:r>
                <w:r w:rsidDel="009B1D7C">
                  <w:rPr>
                    <w:rFonts w:cstheme="minorHAnsi"/>
                    <w:sz w:val="20"/>
                    <w:szCs w:val="20"/>
                  </w:rPr>
                  <w:delText>&gt;&gt;</w:delText>
                </w:r>
              </w:del>
            </w:ins>
          </w:p>
          <w:p w14:paraId="11DF0972" w14:textId="25E2A505" w:rsidR="00A35198" w:rsidRPr="003F4127" w:rsidDel="009B1D7C" w:rsidRDefault="00A35198" w:rsidP="0001787F">
            <w:pPr>
              <w:spacing w:after="0"/>
              <w:rPr>
                <w:ins w:id="1347" w:author="Markstrum, Alexis@Energy" w:date="2021-10-18T16:27:00Z"/>
                <w:del w:id="1348" w:author="Alhabibi, Haider@Energy" w:date="2022-01-26T21:14:00Z"/>
                <w:rFonts w:cstheme="minorHAnsi"/>
                <w:sz w:val="20"/>
                <w:szCs w:val="20"/>
              </w:rPr>
            </w:pPr>
            <w:ins w:id="1349" w:author="Markstrum, Alexis@Energy" w:date="2021-10-18T16:27:00Z">
              <w:del w:id="1350" w:author="Alhabibi, Haider@Energy" w:date="2022-01-26T21:14:00Z">
                <w:r w:rsidDel="009B1D7C">
                  <w:rPr>
                    <w:rFonts w:cstheme="minorHAnsi"/>
                    <w:sz w:val="20"/>
                    <w:szCs w:val="20"/>
                  </w:rPr>
                  <w:delText xml:space="preserve">&lt;&lt;require one row of data for each water heater identified on the </w:delText>
                </w:r>
              </w:del>
              <w:del w:id="1351" w:author="Tam, Danny@Energy" w:date="2022-02-28T15:45:00Z">
                <w:r w:rsidDel="00D11E38">
                  <w:rPr>
                    <w:rFonts w:cstheme="minorHAnsi"/>
                    <w:sz w:val="20"/>
                    <w:szCs w:val="20"/>
                  </w:rPr>
                  <w:delText>CF1R</w:delText>
                </w:r>
              </w:del>
            </w:ins>
            <w:ins w:id="1352" w:author="Tam, Danny@Energy" w:date="2022-02-28T15:45:00Z">
              <w:r w:rsidR="00D11E38">
                <w:rPr>
                  <w:rFonts w:cstheme="minorHAnsi"/>
                  <w:sz w:val="20"/>
                  <w:szCs w:val="20"/>
                </w:rPr>
                <w:t>NRCC</w:t>
              </w:r>
            </w:ins>
            <w:ins w:id="1353" w:author="Markstrum, Alexis@Energy" w:date="2021-10-18T16:27:00Z">
              <w:del w:id="1354" w:author="Alhabibi, Haider@Energy" w:date="2022-01-26T21:14:00Z">
                <w:r w:rsidDel="009B1D7C">
                  <w:rPr>
                    <w:rFonts w:cstheme="minorHAnsi"/>
                    <w:sz w:val="20"/>
                    <w:szCs w:val="20"/>
                  </w:rPr>
                  <w:delText>&gt;&gt;</w:delText>
                </w:r>
              </w:del>
            </w:ins>
          </w:p>
        </w:tc>
      </w:tr>
      <w:tr w:rsidR="005C4019" w:rsidRPr="00C071B0" w:rsidDel="009B1D7C" w14:paraId="24EA4A80" w14:textId="216E4828" w:rsidTr="00757DDF">
        <w:trPr>
          <w:ins w:id="1355" w:author="Markstrum, Alexis@Energy" w:date="2021-10-18T16:27:00Z"/>
          <w:del w:id="1356" w:author="Alhabibi, Haider@Energy" w:date="2022-01-26T21:14:00Z"/>
        </w:trPr>
        <w:tc>
          <w:tcPr>
            <w:tcW w:w="516" w:type="pct"/>
            <w:vAlign w:val="bottom"/>
          </w:tcPr>
          <w:p w14:paraId="49E0F096" w14:textId="0AA08A5A" w:rsidR="00A35198" w:rsidRPr="003F4127" w:rsidDel="009B1D7C" w:rsidRDefault="00A35198" w:rsidP="0001787F">
            <w:pPr>
              <w:spacing w:after="0"/>
              <w:jc w:val="center"/>
              <w:rPr>
                <w:ins w:id="1357" w:author="Markstrum, Alexis@Energy" w:date="2021-10-18T16:27:00Z"/>
                <w:del w:id="1358" w:author="Alhabibi, Haider@Energy" w:date="2022-01-26T21:14:00Z"/>
                <w:rFonts w:cstheme="minorHAnsi"/>
                <w:sz w:val="20"/>
                <w:szCs w:val="20"/>
              </w:rPr>
            </w:pPr>
            <w:ins w:id="1359" w:author="Markstrum, Alexis@Energy" w:date="2021-10-18T16:27:00Z">
              <w:del w:id="1360" w:author="Alhabibi, Haider@Energy" w:date="2022-01-26T21:14:00Z">
                <w:r w:rsidRPr="003F4127" w:rsidDel="009B1D7C">
                  <w:rPr>
                    <w:rFonts w:eastAsia="Times New Roman" w:cstheme="minorHAnsi"/>
                    <w:sz w:val="20"/>
                    <w:szCs w:val="20"/>
                  </w:rPr>
                  <w:delText>01</w:delText>
                </w:r>
              </w:del>
            </w:ins>
          </w:p>
        </w:tc>
        <w:tc>
          <w:tcPr>
            <w:tcW w:w="565" w:type="pct"/>
            <w:vAlign w:val="bottom"/>
          </w:tcPr>
          <w:p w14:paraId="557A80BC" w14:textId="2CF55904" w:rsidR="00A35198" w:rsidRPr="003F4127" w:rsidDel="009B1D7C" w:rsidRDefault="00A35198" w:rsidP="0001787F">
            <w:pPr>
              <w:spacing w:after="0"/>
              <w:jc w:val="center"/>
              <w:rPr>
                <w:ins w:id="1361" w:author="Markstrum, Alexis@Energy" w:date="2021-10-18T16:27:00Z"/>
                <w:del w:id="1362" w:author="Alhabibi, Haider@Energy" w:date="2022-01-26T21:14:00Z"/>
                <w:rFonts w:cstheme="minorHAnsi"/>
                <w:sz w:val="20"/>
                <w:szCs w:val="20"/>
              </w:rPr>
            </w:pPr>
            <w:ins w:id="1363" w:author="Markstrum, Alexis@Energy" w:date="2021-10-18T16:27:00Z">
              <w:del w:id="1364" w:author="Alhabibi, Haider@Energy" w:date="2022-01-26T21:14:00Z">
                <w:r w:rsidRPr="003F4127" w:rsidDel="009B1D7C">
                  <w:rPr>
                    <w:rFonts w:eastAsia="Times New Roman" w:cstheme="minorHAnsi"/>
                    <w:sz w:val="20"/>
                    <w:szCs w:val="20"/>
                  </w:rPr>
                  <w:delText>02</w:delText>
                </w:r>
              </w:del>
            </w:ins>
          </w:p>
        </w:tc>
        <w:tc>
          <w:tcPr>
            <w:tcW w:w="545" w:type="pct"/>
          </w:tcPr>
          <w:p w14:paraId="57A988C2" w14:textId="4395C03B" w:rsidR="00A35198" w:rsidRPr="003F4127" w:rsidDel="009B1D7C" w:rsidRDefault="00A35198" w:rsidP="0001787F">
            <w:pPr>
              <w:spacing w:after="0"/>
              <w:jc w:val="center"/>
              <w:rPr>
                <w:ins w:id="1365" w:author="Markstrum, Alexis@Energy" w:date="2021-10-18T16:27:00Z"/>
                <w:del w:id="1366" w:author="Alhabibi, Haider@Energy" w:date="2022-01-26T21:14:00Z"/>
                <w:rFonts w:eastAsia="Times New Roman" w:cstheme="minorHAnsi"/>
                <w:sz w:val="20"/>
                <w:szCs w:val="20"/>
              </w:rPr>
            </w:pPr>
            <w:ins w:id="1367" w:author="Markstrum, Alexis@Energy" w:date="2021-10-18T16:27:00Z">
              <w:del w:id="1368" w:author="Alhabibi, Haider@Energy" w:date="2022-01-26T21:14:00Z">
                <w:r w:rsidRPr="003F4127" w:rsidDel="009B1D7C">
                  <w:rPr>
                    <w:rFonts w:eastAsia="Times New Roman" w:cstheme="minorHAnsi"/>
                    <w:sz w:val="20"/>
                    <w:szCs w:val="20"/>
                  </w:rPr>
                  <w:delText>03</w:delText>
                </w:r>
              </w:del>
            </w:ins>
          </w:p>
        </w:tc>
        <w:tc>
          <w:tcPr>
            <w:tcW w:w="449" w:type="pct"/>
          </w:tcPr>
          <w:p w14:paraId="1DF059DD" w14:textId="07FA2E78" w:rsidR="00A35198" w:rsidDel="009B1D7C" w:rsidRDefault="00A35198" w:rsidP="0001787F">
            <w:pPr>
              <w:spacing w:after="0"/>
              <w:jc w:val="center"/>
              <w:rPr>
                <w:ins w:id="1369" w:author="Markstrum, Alexis@Energy" w:date="2021-10-18T16:27:00Z"/>
                <w:del w:id="1370" w:author="Alhabibi, Haider@Energy" w:date="2022-01-26T21:14:00Z"/>
                <w:rFonts w:eastAsia="Times New Roman" w:cstheme="minorHAnsi"/>
                <w:sz w:val="20"/>
                <w:szCs w:val="20"/>
              </w:rPr>
            </w:pPr>
            <w:ins w:id="1371" w:author="Markstrum, Alexis@Energy" w:date="2021-10-18T16:27:00Z">
              <w:del w:id="1372" w:author="Alhabibi, Haider@Energy" w:date="2022-01-26T21:14:00Z">
                <w:r w:rsidRPr="00CE2BD1" w:rsidDel="009B1D7C">
                  <w:rPr>
                    <w:rFonts w:eastAsia="Times New Roman" w:cs="Calibri"/>
                    <w:sz w:val="18"/>
                    <w:szCs w:val="18"/>
                  </w:rPr>
                  <w:delText>04</w:delText>
                </w:r>
              </w:del>
            </w:ins>
          </w:p>
        </w:tc>
        <w:tc>
          <w:tcPr>
            <w:tcW w:w="368" w:type="pct"/>
          </w:tcPr>
          <w:p w14:paraId="28B42F87" w14:textId="4DF7A52D" w:rsidR="00A35198" w:rsidRPr="003F4127" w:rsidDel="009B1D7C" w:rsidRDefault="00A35198" w:rsidP="0001787F">
            <w:pPr>
              <w:spacing w:after="0"/>
              <w:jc w:val="center"/>
              <w:rPr>
                <w:ins w:id="1373" w:author="Markstrum, Alexis@Energy" w:date="2021-10-18T16:27:00Z"/>
                <w:del w:id="1374" w:author="Alhabibi, Haider@Energy" w:date="2022-01-26T21:14:00Z"/>
                <w:rFonts w:eastAsia="Times New Roman" w:cstheme="minorHAnsi"/>
                <w:sz w:val="20"/>
                <w:szCs w:val="20"/>
              </w:rPr>
            </w:pPr>
            <w:ins w:id="1375" w:author="Markstrum, Alexis@Energy" w:date="2021-10-18T16:27:00Z">
              <w:del w:id="1376" w:author="Alhabibi, Haider@Energy" w:date="2022-01-26T21:14:00Z">
                <w:r w:rsidDel="009B1D7C">
                  <w:rPr>
                    <w:rFonts w:eastAsia="Times New Roman" w:cstheme="minorHAnsi"/>
                    <w:sz w:val="20"/>
                    <w:szCs w:val="20"/>
                  </w:rPr>
                  <w:delText>05</w:delText>
                </w:r>
              </w:del>
            </w:ins>
          </w:p>
        </w:tc>
        <w:tc>
          <w:tcPr>
            <w:tcW w:w="439" w:type="pct"/>
          </w:tcPr>
          <w:p w14:paraId="23902962" w14:textId="7F1B1E17" w:rsidR="00A35198" w:rsidDel="009B1D7C" w:rsidRDefault="00A35198" w:rsidP="0001787F">
            <w:pPr>
              <w:spacing w:after="0"/>
              <w:jc w:val="center"/>
              <w:rPr>
                <w:ins w:id="1377" w:author="Markstrum, Alexis@Energy" w:date="2021-10-18T16:27:00Z"/>
                <w:del w:id="1378" w:author="Alhabibi, Haider@Energy" w:date="2022-01-26T21:14:00Z"/>
                <w:rFonts w:eastAsia="Times New Roman" w:cstheme="minorHAnsi"/>
                <w:sz w:val="20"/>
                <w:szCs w:val="20"/>
              </w:rPr>
            </w:pPr>
            <w:ins w:id="1379" w:author="Markstrum, Alexis@Energy" w:date="2021-10-18T16:27:00Z">
              <w:del w:id="1380" w:author="Alhabibi, Haider@Energy" w:date="2022-01-26T21:14:00Z">
                <w:r w:rsidRPr="00CE2BD1" w:rsidDel="009B1D7C">
                  <w:rPr>
                    <w:rFonts w:eastAsia="Times New Roman" w:cs="Calibri"/>
                    <w:sz w:val="18"/>
                    <w:szCs w:val="18"/>
                  </w:rPr>
                  <w:delText>06</w:delText>
                </w:r>
              </w:del>
            </w:ins>
          </w:p>
        </w:tc>
        <w:tc>
          <w:tcPr>
            <w:tcW w:w="449" w:type="pct"/>
          </w:tcPr>
          <w:p w14:paraId="6C90582F" w14:textId="15E82725" w:rsidR="00A35198" w:rsidDel="009B1D7C" w:rsidRDefault="00A35198" w:rsidP="0001787F">
            <w:pPr>
              <w:spacing w:after="0"/>
              <w:jc w:val="center"/>
              <w:rPr>
                <w:ins w:id="1381" w:author="Markstrum, Alexis@Energy" w:date="2021-10-18T16:27:00Z"/>
                <w:del w:id="1382" w:author="Alhabibi, Haider@Energy" w:date="2022-01-26T21:14:00Z"/>
                <w:rFonts w:eastAsia="Times New Roman" w:cstheme="minorHAnsi"/>
                <w:sz w:val="20"/>
                <w:szCs w:val="20"/>
              </w:rPr>
            </w:pPr>
            <w:ins w:id="1383" w:author="Markstrum, Alexis@Energy" w:date="2021-10-18T16:27:00Z">
              <w:del w:id="1384" w:author="Alhabibi, Haider@Energy" w:date="2022-01-26T21:14:00Z">
                <w:r w:rsidRPr="00CE2BD1" w:rsidDel="009B1D7C">
                  <w:rPr>
                    <w:rFonts w:eastAsia="Times New Roman" w:cs="Calibri"/>
                    <w:sz w:val="18"/>
                    <w:szCs w:val="18"/>
                  </w:rPr>
                  <w:delText>07</w:delText>
                </w:r>
              </w:del>
            </w:ins>
          </w:p>
        </w:tc>
        <w:tc>
          <w:tcPr>
            <w:tcW w:w="366" w:type="pct"/>
          </w:tcPr>
          <w:p w14:paraId="7893FD21" w14:textId="5980323D" w:rsidR="00A35198" w:rsidRPr="003F4127" w:rsidDel="009B1D7C" w:rsidRDefault="00A35198" w:rsidP="0001787F">
            <w:pPr>
              <w:spacing w:after="0"/>
              <w:jc w:val="center"/>
              <w:rPr>
                <w:ins w:id="1385" w:author="Markstrum, Alexis@Energy" w:date="2021-10-18T16:27:00Z"/>
                <w:del w:id="1386" w:author="Alhabibi, Haider@Energy" w:date="2022-01-26T21:14:00Z"/>
                <w:rFonts w:eastAsia="Times New Roman" w:cstheme="minorHAnsi"/>
                <w:sz w:val="20"/>
                <w:szCs w:val="20"/>
              </w:rPr>
            </w:pPr>
            <w:ins w:id="1387" w:author="Markstrum, Alexis@Energy" w:date="2021-10-18T16:27:00Z">
              <w:del w:id="1388" w:author="Alhabibi, Haider@Energy" w:date="2022-01-26T21:14:00Z">
                <w:r w:rsidDel="009B1D7C">
                  <w:rPr>
                    <w:rFonts w:eastAsia="Times New Roman" w:cstheme="minorHAnsi"/>
                    <w:sz w:val="20"/>
                    <w:szCs w:val="20"/>
                  </w:rPr>
                  <w:delText>08</w:delText>
                </w:r>
              </w:del>
            </w:ins>
          </w:p>
        </w:tc>
        <w:tc>
          <w:tcPr>
            <w:tcW w:w="439" w:type="pct"/>
          </w:tcPr>
          <w:p w14:paraId="6062D725" w14:textId="6DB140C8" w:rsidR="00A35198" w:rsidDel="009B1D7C" w:rsidRDefault="00A35198" w:rsidP="0001787F">
            <w:pPr>
              <w:spacing w:after="0"/>
              <w:jc w:val="center"/>
              <w:rPr>
                <w:ins w:id="1389" w:author="Markstrum, Alexis@Energy" w:date="2021-10-18T16:27:00Z"/>
                <w:del w:id="1390" w:author="Alhabibi, Haider@Energy" w:date="2022-01-26T21:14:00Z"/>
                <w:rFonts w:eastAsia="Times New Roman" w:cstheme="minorHAnsi"/>
                <w:sz w:val="20"/>
                <w:szCs w:val="20"/>
              </w:rPr>
            </w:pPr>
            <w:ins w:id="1391" w:author="Markstrum, Alexis@Energy" w:date="2021-10-18T16:27:00Z">
              <w:del w:id="1392" w:author="Alhabibi, Haider@Energy" w:date="2022-01-26T21:14:00Z">
                <w:r w:rsidRPr="00CE2BD1" w:rsidDel="009B1D7C">
                  <w:rPr>
                    <w:rFonts w:eastAsia="Times New Roman" w:cs="Calibri"/>
                    <w:sz w:val="18"/>
                    <w:szCs w:val="18"/>
                  </w:rPr>
                  <w:delText>09</w:delText>
                </w:r>
              </w:del>
            </w:ins>
          </w:p>
        </w:tc>
        <w:tc>
          <w:tcPr>
            <w:tcW w:w="439" w:type="pct"/>
          </w:tcPr>
          <w:p w14:paraId="4AE47F88" w14:textId="166CC89A" w:rsidR="00A35198" w:rsidDel="009B1D7C" w:rsidRDefault="00A35198" w:rsidP="0001787F">
            <w:pPr>
              <w:spacing w:after="0"/>
              <w:jc w:val="center"/>
              <w:rPr>
                <w:ins w:id="1393" w:author="Markstrum, Alexis@Energy" w:date="2021-10-18T16:27:00Z"/>
                <w:del w:id="1394" w:author="Alhabibi, Haider@Energy" w:date="2022-01-26T21:14:00Z"/>
                <w:rFonts w:eastAsia="Times New Roman" w:cstheme="minorHAnsi"/>
                <w:sz w:val="20"/>
                <w:szCs w:val="20"/>
              </w:rPr>
            </w:pPr>
            <w:ins w:id="1395" w:author="Markstrum, Alexis@Energy" w:date="2021-10-18T16:27:00Z">
              <w:del w:id="1396" w:author="Alhabibi, Haider@Energy" w:date="2022-01-26T21:14:00Z">
                <w:r w:rsidRPr="00CE2BD1" w:rsidDel="009B1D7C">
                  <w:rPr>
                    <w:rFonts w:eastAsia="Times New Roman" w:cs="Calibri"/>
                    <w:sz w:val="18"/>
                    <w:szCs w:val="18"/>
                  </w:rPr>
                  <w:delText>10</w:delText>
                </w:r>
              </w:del>
            </w:ins>
          </w:p>
        </w:tc>
        <w:tc>
          <w:tcPr>
            <w:tcW w:w="427" w:type="pct"/>
          </w:tcPr>
          <w:p w14:paraId="3AFD5D1F" w14:textId="69F970EE" w:rsidR="00A35198" w:rsidRPr="003F4127" w:rsidDel="009B1D7C" w:rsidRDefault="00A35198" w:rsidP="0001787F">
            <w:pPr>
              <w:spacing w:after="0"/>
              <w:jc w:val="center"/>
              <w:rPr>
                <w:ins w:id="1397" w:author="Markstrum, Alexis@Energy" w:date="2021-10-18T16:27:00Z"/>
                <w:del w:id="1398" w:author="Alhabibi, Haider@Energy" w:date="2022-01-26T21:14:00Z"/>
                <w:rFonts w:eastAsia="Times New Roman" w:cstheme="minorHAnsi"/>
                <w:sz w:val="20"/>
                <w:szCs w:val="20"/>
              </w:rPr>
            </w:pPr>
            <w:ins w:id="1399" w:author="Markstrum, Alexis@Energy" w:date="2021-10-18T16:27:00Z">
              <w:del w:id="1400" w:author="Alhabibi, Haider@Energy" w:date="2022-01-26T21:14:00Z">
                <w:r w:rsidDel="009B1D7C">
                  <w:rPr>
                    <w:rFonts w:eastAsia="Times New Roman" w:cstheme="minorHAnsi"/>
                    <w:sz w:val="20"/>
                    <w:szCs w:val="20"/>
                  </w:rPr>
                  <w:delText>11</w:delText>
                </w:r>
              </w:del>
            </w:ins>
          </w:p>
        </w:tc>
      </w:tr>
      <w:tr w:rsidR="005C4019" w:rsidRPr="00C071B0" w:rsidDel="009B1D7C" w14:paraId="7983E672" w14:textId="1C7F8D11" w:rsidTr="00757DDF">
        <w:trPr>
          <w:ins w:id="1401" w:author="Markstrum, Alexis@Energy" w:date="2021-10-18T16:27:00Z"/>
          <w:del w:id="1402" w:author="Alhabibi, Haider@Energy" w:date="2022-01-26T21:14:00Z"/>
        </w:trPr>
        <w:tc>
          <w:tcPr>
            <w:tcW w:w="516" w:type="pct"/>
            <w:vAlign w:val="bottom"/>
          </w:tcPr>
          <w:p w14:paraId="4B38DAFA" w14:textId="1F4F135C" w:rsidR="00A35198" w:rsidRPr="00554B1E" w:rsidDel="009B1D7C" w:rsidRDefault="00A35198" w:rsidP="0001787F">
            <w:pPr>
              <w:keepNext/>
              <w:tabs>
                <w:tab w:val="left" w:pos="2160"/>
                <w:tab w:val="left" w:pos="2700"/>
                <w:tab w:val="left" w:pos="3420"/>
                <w:tab w:val="left" w:pos="3780"/>
                <w:tab w:val="left" w:pos="5760"/>
                <w:tab w:val="left" w:pos="7212"/>
              </w:tabs>
              <w:spacing w:after="0"/>
              <w:jc w:val="center"/>
              <w:rPr>
                <w:ins w:id="1403" w:author="Markstrum, Alexis@Energy" w:date="2021-10-18T16:27:00Z"/>
                <w:del w:id="1404" w:author="Alhabibi, Haider@Energy" w:date="2022-01-26T21:14:00Z"/>
                <w:rFonts w:eastAsia="Times New Roman" w:cstheme="minorHAnsi"/>
                <w:sz w:val="18"/>
                <w:szCs w:val="18"/>
              </w:rPr>
            </w:pPr>
            <w:ins w:id="1405" w:author="Markstrum, Alexis@Energy" w:date="2021-10-18T16:27:00Z">
              <w:del w:id="1406" w:author="Alhabibi, Haider@Energy" w:date="2022-01-26T21:14:00Z">
                <w:r w:rsidRPr="00554B1E" w:rsidDel="009B1D7C">
                  <w:rPr>
                    <w:rFonts w:eastAsia="Times New Roman" w:cstheme="minorHAnsi"/>
                    <w:sz w:val="18"/>
                    <w:szCs w:val="18"/>
                  </w:rPr>
                  <w:lastRenderedPageBreak/>
                  <w:delText>Water Heating System ID</w:delText>
                </w:r>
              </w:del>
            </w:ins>
          </w:p>
          <w:p w14:paraId="5F3597CA" w14:textId="06F6ED59" w:rsidR="00A35198" w:rsidRPr="00554B1E" w:rsidDel="009B1D7C" w:rsidRDefault="00A35198" w:rsidP="0001787F">
            <w:pPr>
              <w:spacing w:after="0"/>
              <w:jc w:val="center"/>
              <w:rPr>
                <w:ins w:id="1407" w:author="Markstrum, Alexis@Energy" w:date="2021-10-18T16:27:00Z"/>
                <w:del w:id="1408" w:author="Alhabibi, Haider@Energy" w:date="2022-01-26T21:14:00Z"/>
                <w:rFonts w:cstheme="minorHAnsi"/>
                <w:sz w:val="18"/>
                <w:szCs w:val="18"/>
              </w:rPr>
            </w:pPr>
            <w:ins w:id="1409" w:author="Markstrum, Alexis@Energy" w:date="2021-10-18T16:27:00Z">
              <w:del w:id="1410" w:author="Alhabibi, Haider@Energy" w:date="2022-01-26T21:14:00Z">
                <w:r w:rsidRPr="00554B1E" w:rsidDel="009B1D7C">
                  <w:rPr>
                    <w:rFonts w:eastAsia="Times New Roman" w:cstheme="minorHAnsi"/>
                    <w:sz w:val="18"/>
                    <w:szCs w:val="18"/>
                  </w:rPr>
                  <w:delText>or Name</w:delText>
                </w:r>
              </w:del>
            </w:ins>
          </w:p>
        </w:tc>
        <w:tc>
          <w:tcPr>
            <w:tcW w:w="565" w:type="pct"/>
            <w:vAlign w:val="bottom"/>
          </w:tcPr>
          <w:p w14:paraId="260CFA99" w14:textId="6A909CB2" w:rsidR="00A35198" w:rsidRPr="00554B1E" w:rsidDel="009B1D7C" w:rsidRDefault="00A35198" w:rsidP="0001787F">
            <w:pPr>
              <w:keepNext/>
              <w:tabs>
                <w:tab w:val="left" w:pos="2160"/>
                <w:tab w:val="left" w:pos="2700"/>
                <w:tab w:val="left" w:pos="3420"/>
                <w:tab w:val="left" w:pos="3780"/>
                <w:tab w:val="left" w:pos="5760"/>
                <w:tab w:val="left" w:pos="7212"/>
              </w:tabs>
              <w:spacing w:after="0"/>
              <w:jc w:val="center"/>
              <w:rPr>
                <w:ins w:id="1411" w:author="Markstrum, Alexis@Energy" w:date="2021-10-18T16:27:00Z"/>
                <w:del w:id="1412" w:author="Alhabibi, Haider@Energy" w:date="2022-01-26T21:14:00Z"/>
                <w:rFonts w:eastAsia="Times New Roman" w:cstheme="minorHAnsi"/>
                <w:sz w:val="18"/>
                <w:szCs w:val="18"/>
              </w:rPr>
            </w:pPr>
            <w:ins w:id="1413" w:author="Markstrum, Alexis@Energy" w:date="2021-10-18T16:27:00Z">
              <w:del w:id="1414" w:author="Alhabibi, Haider@Energy" w:date="2022-01-26T21:14:00Z">
                <w:r w:rsidRPr="00554B1E" w:rsidDel="009B1D7C">
                  <w:rPr>
                    <w:rFonts w:eastAsia="Times New Roman" w:cstheme="minorHAnsi"/>
                    <w:sz w:val="18"/>
                    <w:szCs w:val="18"/>
                  </w:rPr>
                  <w:delText>Modeled Equipment</w:delText>
                </w:r>
              </w:del>
            </w:ins>
          </w:p>
          <w:p w14:paraId="5AF68DBB" w14:textId="2A698147" w:rsidR="00A35198" w:rsidRPr="00554B1E" w:rsidDel="009B1D7C" w:rsidRDefault="00A35198" w:rsidP="0001787F">
            <w:pPr>
              <w:spacing w:after="0"/>
              <w:jc w:val="center"/>
              <w:rPr>
                <w:ins w:id="1415" w:author="Markstrum, Alexis@Energy" w:date="2021-10-18T16:27:00Z"/>
                <w:del w:id="1416" w:author="Alhabibi, Haider@Energy" w:date="2022-01-26T21:14:00Z"/>
                <w:rFonts w:cstheme="minorHAnsi"/>
                <w:sz w:val="18"/>
                <w:szCs w:val="18"/>
              </w:rPr>
            </w:pPr>
            <w:ins w:id="1417" w:author="Markstrum, Alexis@Energy" w:date="2021-10-18T16:27:00Z">
              <w:del w:id="1418" w:author="Alhabibi, Haider@Energy" w:date="2022-01-26T21:14:00Z">
                <w:r w:rsidRPr="00554B1E" w:rsidDel="009B1D7C">
                  <w:rPr>
                    <w:rFonts w:eastAsia="Times New Roman" w:cstheme="minorHAnsi"/>
                    <w:sz w:val="18"/>
                    <w:szCs w:val="18"/>
                  </w:rPr>
                  <w:delText>Make and Model</w:delText>
                </w:r>
              </w:del>
            </w:ins>
          </w:p>
        </w:tc>
        <w:tc>
          <w:tcPr>
            <w:tcW w:w="545" w:type="pct"/>
            <w:vAlign w:val="bottom"/>
          </w:tcPr>
          <w:p w14:paraId="3FA82A15" w14:textId="5B5AF80B" w:rsidR="00A35198" w:rsidRPr="00554B1E" w:rsidDel="009B1D7C" w:rsidRDefault="00A35198" w:rsidP="0001787F">
            <w:pPr>
              <w:keepNext/>
              <w:tabs>
                <w:tab w:val="left" w:pos="2160"/>
                <w:tab w:val="left" w:pos="2700"/>
                <w:tab w:val="left" w:pos="3420"/>
                <w:tab w:val="left" w:pos="3780"/>
                <w:tab w:val="left" w:pos="5760"/>
                <w:tab w:val="left" w:pos="7212"/>
              </w:tabs>
              <w:spacing w:after="0"/>
              <w:jc w:val="center"/>
              <w:rPr>
                <w:ins w:id="1419" w:author="Markstrum, Alexis@Energy" w:date="2021-10-18T16:27:00Z"/>
                <w:del w:id="1420" w:author="Alhabibi, Haider@Energy" w:date="2022-01-26T21:14:00Z"/>
                <w:rFonts w:eastAsia="Times New Roman" w:cstheme="minorHAnsi"/>
                <w:sz w:val="18"/>
                <w:szCs w:val="18"/>
              </w:rPr>
            </w:pPr>
            <w:ins w:id="1421" w:author="Markstrum, Alexis@Energy" w:date="2021-10-18T16:27:00Z">
              <w:del w:id="1422" w:author="Alhabibi, Haider@Energy" w:date="2022-01-26T21:14:00Z">
                <w:r w:rsidRPr="00554B1E" w:rsidDel="009B1D7C">
                  <w:rPr>
                    <w:rFonts w:eastAsia="Times New Roman" w:cstheme="minorHAnsi"/>
                    <w:sz w:val="18"/>
                    <w:szCs w:val="18"/>
                  </w:rPr>
                  <w:delText>Number of Water Heaters/ Compressors</w:delText>
                </w:r>
              </w:del>
            </w:ins>
          </w:p>
        </w:tc>
        <w:tc>
          <w:tcPr>
            <w:tcW w:w="449" w:type="pct"/>
            <w:vAlign w:val="bottom"/>
          </w:tcPr>
          <w:p w14:paraId="316337BA" w14:textId="066A4965" w:rsidR="00A35198" w:rsidRPr="00554B1E" w:rsidDel="009B1D7C" w:rsidRDefault="00A35198" w:rsidP="0001787F">
            <w:pPr>
              <w:keepNext/>
              <w:tabs>
                <w:tab w:val="left" w:pos="2160"/>
                <w:tab w:val="left" w:pos="2700"/>
                <w:tab w:val="left" w:pos="3420"/>
                <w:tab w:val="left" w:pos="3780"/>
                <w:tab w:val="left" w:pos="5760"/>
                <w:tab w:val="left" w:pos="7212"/>
              </w:tabs>
              <w:spacing w:after="0"/>
              <w:jc w:val="center"/>
              <w:rPr>
                <w:ins w:id="1423" w:author="Markstrum, Alexis@Energy" w:date="2021-10-18T16:27:00Z"/>
                <w:del w:id="1424" w:author="Alhabibi, Haider@Energy" w:date="2022-01-26T21:14:00Z"/>
                <w:rFonts w:eastAsia="Times New Roman" w:cstheme="minorHAnsi"/>
                <w:sz w:val="18"/>
                <w:szCs w:val="18"/>
              </w:rPr>
            </w:pPr>
            <w:ins w:id="1425" w:author="Markstrum, Alexis@Energy" w:date="2021-10-18T16:27:00Z">
              <w:del w:id="1426" w:author="Alhabibi, Haider@Energy" w:date="2022-01-26T21:14:00Z">
                <w:r w:rsidRPr="00554B1E" w:rsidDel="009B1D7C">
                  <w:rPr>
                    <w:rFonts w:eastAsia="Times New Roman" w:cs="Calibri"/>
                    <w:sz w:val="18"/>
                    <w:szCs w:val="18"/>
                  </w:rPr>
                  <w:delText>Primary Tank Location</w:delText>
                </w:r>
              </w:del>
            </w:ins>
          </w:p>
        </w:tc>
        <w:tc>
          <w:tcPr>
            <w:tcW w:w="368" w:type="pct"/>
            <w:vAlign w:val="bottom"/>
          </w:tcPr>
          <w:p w14:paraId="465DBB14" w14:textId="0DFBD5EB" w:rsidR="00A35198" w:rsidRPr="00554B1E" w:rsidDel="009B1D7C" w:rsidRDefault="00A35198" w:rsidP="0001787F">
            <w:pPr>
              <w:keepNext/>
              <w:tabs>
                <w:tab w:val="left" w:pos="2160"/>
                <w:tab w:val="left" w:pos="2700"/>
                <w:tab w:val="left" w:pos="3420"/>
                <w:tab w:val="left" w:pos="3780"/>
                <w:tab w:val="left" w:pos="5760"/>
                <w:tab w:val="left" w:pos="7212"/>
              </w:tabs>
              <w:spacing w:after="0"/>
              <w:jc w:val="center"/>
              <w:rPr>
                <w:ins w:id="1427" w:author="Markstrum, Alexis@Energy" w:date="2021-10-18T16:27:00Z"/>
                <w:del w:id="1428" w:author="Alhabibi, Haider@Energy" w:date="2022-01-26T21:14:00Z"/>
                <w:rFonts w:eastAsia="Times New Roman" w:cstheme="minorHAnsi"/>
                <w:sz w:val="18"/>
                <w:szCs w:val="18"/>
              </w:rPr>
            </w:pPr>
            <w:ins w:id="1429" w:author="Markstrum, Alexis@Energy" w:date="2021-10-18T16:27:00Z">
              <w:del w:id="1430" w:author="Alhabibi, Haider@Energy" w:date="2022-01-26T21:14:00Z">
                <w:r w:rsidRPr="00554B1E" w:rsidDel="009B1D7C">
                  <w:rPr>
                    <w:rFonts w:eastAsia="Times New Roman" w:cstheme="minorHAnsi"/>
                    <w:sz w:val="18"/>
                    <w:szCs w:val="18"/>
                  </w:rPr>
                  <w:delText xml:space="preserve">Primary Tank </w:delText>
                </w:r>
              </w:del>
            </w:ins>
          </w:p>
          <w:p w14:paraId="14DEC64F" w14:textId="6A46D5C3" w:rsidR="00A35198" w:rsidRPr="00554B1E" w:rsidDel="009B1D7C" w:rsidRDefault="00A35198" w:rsidP="0001787F">
            <w:pPr>
              <w:keepNext/>
              <w:tabs>
                <w:tab w:val="left" w:pos="2160"/>
                <w:tab w:val="left" w:pos="2700"/>
                <w:tab w:val="left" w:pos="3420"/>
                <w:tab w:val="left" w:pos="3780"/>
                <w:tab w:val="left" w:pos="5760"/>
                <w:tab w:val="left" w:pos="7212"/>
              </w:tabs>
              <w:spacing w:after="0"/>
              <w:jc w:val="center"/>
              <w:rPr>
                <w:ins w:id="1431" w:author="Markstrum, Alexis@Energy" w:date="2021-10-18T16:27:00Z"/>
                <w:del w:id="1432" w:author="Alhabibi, Haider@Energy" w:date="2022-01-26T21:14:00Z"/>
                <w:rFonts w:eastAsia="Times New Roman" w:cstheme="minorHAnsi"/>
                <w:sz w:val="18"/>
                <w:szCs w:val="18"/>
              </w:rPr>
            </w:pPr>
            <w:ins w:id="1433" w:author="Markstrum, Alexis@Energy" w:date="2021-10-18T16:27:00Z">
              <w:del w:id="1434" w:author="Alhabibi, Haider@Energy" w:date="2022-01-26T21:14:00Z">
                <w:r w:rsidRPr="00554B1E" w:rsidDel="009B1D7C">
                  <w:rPr>
                    <w:rFonts w:eastAsia="Times New Roman" w:cstheme="minorHAnsi"/>
                    <w:sz w:val="18"/>
                    <w:szCs w:val="18"/>
                  </w:rPr>
                  <w:delText>Volume</w:delText>
                </w:r>
              </w:del>
            </w:ins>
          </w:p>
        </w:tc>
        <w:tc>
          <w:tcPr>
            <w:tcW w:w="439" w:type="pct"/>
            <w:vAlign w:val="bottom"/>
          </w:tcPr>
          <w:p w14:paraId="416A8896" w14:textId="61249E6E" w:rsidR="00A35198" w:rsidRPr="00554B1E" w:rsidDel="009B1D7C" w:rsidRDefault="00A35198" w:rsidP="0001787F">
            <w:pPr>
              <w:keepNext/>
              <w:tabs>
                <w:tab w:val="left" w:pos="2160"/>
                <w:tab w:val="left" w:pos="2700"/>
                <w:tab w:val="left" w:pos="3420"/>
                <w:tab w:val="left" w:pos="3780"/>
                <w:tab w:val="left" w:pos="5760"/>
                <w:tab w:val="left" w:pos="7212"/>
              </w:tabs>
              <w:spacing w:after="0"/>
              <w:jc w:val="center"/>
              <w:rPr>
                <w:ins w:id="1435" w:author="Markstrum, Alexis@Energy" w:date="2021-10-18T16:27:00Z"/>
                <w:del w:id="1436" w:author="Alhabibi, Haider@Energy" w:date="2022-01-26T21:14:00Z"/>
                <w:rFonts w:eastAsia="Times New Roman" w:cstheme="minorHAnsi"/>
                <w:sz w:val="18"/>
                <w:szCs w:val="18"/>
              </w:rPr>
            </w:pPr>
            <w:ins w:id="1437" w:author="Markstrum, Alexis@Energy" w:date="2021-10-18T16:27:00Z">
              <w:del w:id="1438" w:author="Alhabibi, Haider@Energy" w:date="2022-01-26T21:14:00Z">
                <w:r w:rsidRPr="00554B1E" w:rsidDel="009B1D7C">
                  <w:rPr>
                    <w:rFonts w:eastAsia="Times New Roman" w:cs="Calibri"/>
                    <w:sz w:val="18"/>
                    <w:szCs w:val="18"/>
                  </w:rPr>
                  <w:delText xml:space="preserve">Primary Tank Insulation </w:delText>
                </w:r>
              </w:del>
            </w:ins>
          </w:p>
        </w:tc>
        <w:tc>
          <w:tcPr>
            <w:tcW w:w="449" w:type="pct"/>
            <w:vAlign w:val="bottom"/>
          </w:tcPr>
          <w:p w14:paraId="2F06ABB3" w14:textId="04890317" w:rsidR="00A35198" w:rsidRPr="00554B1E" w:rsidDel="009B1D7C" w:rsidRDefault="00A35198" w:rsidP="0001787F">
            <w:pPr>
              <w:keepNext/>
              <w:tabs>
                <w:tab w:val="left" w:pos="2160"/>
                <w:tab w:val="left" w:pos="2700"/>
                <w:tab w:val="left" w:pos="3420"/>
                <w:tab w:val="left" w:pos="3780"/>
                <w:tab w:val="left" w:pos="5760"/>
                <w:tab w:val="left" w:pos="7212"/>
              </w:tabs>
              <w:spacing w:after="0"/>
              <w:jc w:val="center"/>
              <w:rPr>
                <w:ins w:id="1439" w:author="Markstrum, Alexis@Energy" w:date="2021-10-18T16:27:00Z"/>
                <w:del w:id="1440" w:author="Alhabibi, Haider@Energy" w:date="2022-01-26T21:14:00Z"/>
                <w:rFonts w:eastAsia="Times New Roman" w:cstheme="minorHAnsi"/>
                <w:sz w:val="18"/>
                <w:szCs w:val="18"/>
              </w:rPr>
            </w:pPr>
            <w:ins w:id="1441" w:author="Markstrum, Alexis@Energy" w:date="2021-10-18T16:27:00Z">
              <w:del w:id="1442" w:author="Alhabibi, Haider@Energy" w:date="2022-01-26T21:14:00Z">
                <w:r w:rsidRPr="00554B1E" w:rsidDel="009B1D7C">
                  <w:rPr>
                    <w:rFonts w:eastAsia="Times New Roman" w:cs="Calibri"/>
                    <w:sz w:val="18"/>
                    <w:szCs w:val="18"/>
                  </w:rPr>
                  <w:delText>Loop Tank Location</w:delText>
                </w:r>
              </w:del>
            </w:ins>
          </w:p>
        </w:tc>
        <w:tc>
          <w:tcPr>
            <w:tcW w:w="366" w:type="pct"/>
            <w:vAlign w:val="bottom"/>
          </w:tcPr>
          <w:p w14:paraId="2DF5B743" w14:textId="49D1035C" w:rsidR="00A35198" w:rsidRPr="00554B1E" w:rsidDel="009B1D7C" w:rsidRDefault="00A35198" w:rsidP="0001787F">
            <w:pPr>
              <w:keepNext/>
              <w:tabs>
                <w:tab w:val="left" w:pos="2160"/>
                <w:tab w:val="left" w:pos="2700"/>
                <w:tab w:val="left" w:pos="3420"/>
                <w:tab w:val="left" w:pos="3780"/>
                <w:tab w:val="left" w:pos="5760"/>
                <w:tab w:val="left" w:pos="7212"/>
              </w:tabs>
              <w:spacing w:after="0"/>
              <w:jc w:val="center"/>
              <w:rPr>
                <w:ins w:id="1443" w:author="Markstrum, Alexis@Energy" w:date="2021-10-18T16:27:00Z"/>
                <w:del w:id="1444" w:author="Alhabibi, Haider@Energy" w:date="2022-01-26T21:14:00Z"/>
                <w:rFonts w:eastAsia="Times New Roman" w:cstheme="minorHAnsi"/>
                <w:sz w:val="18"/>
                <w:szCs w:val="18"/>
              </w:rPr>
            </w:pPr>
            <w:ins w:id="1445" w:author="Markstrum, Alexis@Energy" w:date="2021-10-18T16:27:00Z">
              <w:del w:id="1446" w:author="Alhabibi, Haider@Energy" w:date="2022-01-26T21:14:00Z">
                <w:r w:rsidRPr="00554B1E" w:rsidDel="009B1D7C">
                  <w:rPr>
                    <w:rFonts w:eastAsia="Times New Roman" w:cstheme="minorHAnsi"/>
                    <w:sz w:val="18"/>
                    <w:szCs w:val="18"/>
                  </w:rPr>
                  <w:delText xml:space="preserve">Loop Tank </w:delText>
                </w:r>
              </w:del>
            </w:ins>
          </w:p>
          <w:p w14:paraId="468458E3" w14:textId="6AC99CAE" w:rsidR="00A35198" w:rsidRPr="00554B1E" w:rsidDel="009B1D7C" w:rsidRDefault="00A35198" w:rsidP="0001787F">
            <w:pPr>
              <w:keepNext/>
              <w:tabs>
                <w:tab w:val="left" w:pos="2160"/>
                <w:tab w:val="left" w:pos="2700"/>
                <w:tab w:val="left" w:pos="3420"/>
                <w:tab w:val="left" w:pos="3780"/>
                <w:tab w:val="left" w:pos="5760"/>
                <w:tab w:val="left" w:pos="7212"/>
              </w:tabs>
              <w:spacing w:after="0"/>
              <w:jc w:val="center"/>
              <w:rPr>
                <w:ins w:id="1447" w:author="Markstrum, Alexis@Energy" w:date="2021-10-18T16:27:00Z"/>
                <w:del w:id="1448" w:author="Alhabibi, Haider@Energy" w:date="2022-01-26T21:14:00Z"/>
                <w:rFonts w:eastAsia="Times New Roman" w:cstheme="minorHAnsi"/>
                <w:sz w:val="18"/>
                <w:szCs w:val="18"/>
              </w:rPr>
            </w:pPr>
            <w:ins w:id="1449" w:author="Markstrum, Alexis@Energy" w:date="2021-10-18T16:27:00Z">
              <w:del w:id="1450" w:author="Alhabibi, Haider@Energy" w:date="2022-01-26T21:14:00Z">
                <w:r w:rsidRPr="00554B1E" w:rsidDel="009B1D7C">
                  <w:rPr>
                    <w:rFonts w:eastAsia="Times New Roman" w:cstheme="minorHAnsi"/>
                    <w:sz w:val="18"/>
                    <w:szCs w:val="18"/>
                  </w:rPr>
                  <w:delText>Volume</w:delText>
                </w:r>
              </w:del>
            </w:ins>
          </w:p>
        </w:tc>
        <w:tc>
          <w:tcPr>
            <w:tcW w:w="439" w:type="pct"/>
            <w:vAlign w:val="bottom"/>
          </w:tcPr>
          <w:p w14:paraId="5E52C43F" w14:textId="57423227" w:rsidR="00A35198" w:rsidRPr="00554B1E" w:rsidDel="009B1D7C" w:rsidRDefault="00A35198" w:rsidP="0001787F">
            <w:pPr>
              <w:keepNext/>
              <w:tabs>
                <w:tab w:val="left" w:pos="2160"/>
                <w:tab w:val="left" w:pos="2700"/>
                <w:tab w:val="left" w:pos="3420"/>
                <w:tab w:val="left" w:pos="3780"/>
                <w:tab w:val="left" w:pos="5760"/>
                <w:tab w:val="left" w:pos="7212"/>
              </w:tabs>
              <w:spacing w:after="0"/>
              <w:jc w:val="center"/>
              <w:rPr>
                <w:ins w:id="1451" w:author="Markstrum, Alexis@Energy" w:date="2021-10-18T16:27:00Z"/>
                <w:del w:id="1452" w:author="Alhabibi, Haider@Energy" w:date="2022-01-26T21:14:00Z"/>
                <w:rFonts w:eastAsia="Times New Roman" w:cstheme="minorHAnsi"/>
                <w:sz w:val="18"/>
                <w:szCs w:val="18"/>
              </w:rPr>
            </w:pPr>
            <w:ins w:id="1453" w:author="Markstrum, Alexis@Energy" w:date="2021-10-18T16:27:00Z">
              <w:del w:id="1454" w:author="Alhabibi, Haider@Energy" w:date="2022-01-26T21:14:00Z">
                <w:r w:rsidRPr="00554B1E" w:rsidDel="009B1D7C">
                  <w:rPr>
                    <w:sz w:val="18"/>
                    <w:szCs w:val="18"/>
                  </w:rPr>
                  <w:delText>Loop Tank Insulation</w:delText>
                </w:r>
              </w:del>
            </w:ins>
          </w:p>
        </w:tc>
        <w:tc>
          <w:tcPr>
            <w:tcW w:w="439" w:type="pct"/>
            <w:vAlign w:val="bottom"/>
          </w:tcPr>
          <w:p w14:paraId="283F7F2D" w14:textId="6A1B0862" w:rsidR="00A35198" w:rsidRPr="00554B1E" w:rsidDel="009B1D7C" w:rsidRDefault="00A35198" w:rsidP="0001787F">
            <w:pPr>
              <w:keepNext/>
              <w:tabs>
                <w:tab w:val="left" w:pos="2160"/>
                <w:tab w:val="left" w:pos="2700"/>
                <w:tab w:val="left" w:pos="3420"/>
                <w:tab w:val="left" w:pos="3780"/>
                <w:tab w:val="left" w:pos="5760"/>
                <w:tab w:val="left" w:pos="7212"/>
              </w:tabs>
              <w:spacing w:after="0"/>
              <w:jc w:val="center"/>
              <w:rPr>
                <w:ins w:id="1455" w:author="Markstrum, Alexis@Energy" w:date="2021-10-18T16:27:00Z"/>
                <w:del w:id="1456" w:author="Alhabibi, Haider@Energy" w:date="2022-01-26T21:14:00Z"/>
                <w:rFonts w:eastAsia="Times New Roman" w:cstheme="minorHAnsi"/>
                <w:sz w:val="18"/>
                <w:szCs w:val="18"/>
              </w:rPr>
            </w:pPr>
            <w:ins w:id="1457" w:author="Markstrum, Alexis@Energy" w:date="2021-10-18T16:27:00Z">
              <w:del w:id="1458" w:author="Alhabibi, Haider@Energy" w:date="2022-01-26T21:14:00Z">
                <w:r w:rsidRPr="00554B1E" w:rsidDel="009B1D7C">
                  <w:rPr>
                    <w:sz w:val="18"/>
                    <w:szCs w:val="18"/>
                  </w:rPr>
                  <w:delText xml:space="preserve">Loop Pipe Insulation Thickness </w:delText>
                </w:r>
              </w:del>
            </w:ins>
          </w:p>
        </w:tc>
        <w:tc>
          <w:tcPr>
            <w:tcW w:w="427" w:type="pct"/>
            <w:vAlign w:val="bottom"/>
          </w:tcPr>
          <w:p w14:paraId="26FEB678" w14:textId="4AD17CF7" w:rsidR="00A35198" w:rsidRPr="00554B1E" w:rsidDel="009B1D7C" w:rsidRDefault="00A35198" w:rsidP="0001787F">
            <w:pPr>
              <w:keepNext/>
              <w:tabs>
                <w:tab w:val="left" w:pos="2160"/>
                <w:tab w:val="left" w:pos="2700"/>
                <w:tab w:val="left" w:pos="3420"/>
                <w:tab w:val="left" w:pos="3780"/>
                <w:tab w:val="left" w:pos="5760"/>
                <w:tab w:val="left" w:pos="7212"/>
              </w:tabs>
              <w:spacing w:after="0"/>
              <w:jc w:val="center"/>
              <w:rPr>
                <w:ins w:id="1459" w:author="Markstrum, Alexis@Energy" w:date="2021-10-18T16:27:00Z"/>
                <w:del w:id="1460" w:author="Alhabibi, Haider@Energy" w:date="2022-01-26T21:14:00Z"/>
                <w:rFonts w:eastAsia="Times New Roman" w:cstheme="minorHAnsi"/>
                <w:sz w:val="18"/>
                <w:szCs w:val="18"/>
              </w:rPr>
            </w:pPr>
            <w:ins w:id="1461" w:author="Markstrum, Alexis@Energy" w:date="2021-10-18T16:27:00Z">
              <w:del w:id="1462" w:author="Alhabibi, Haider@Energy" w:date="2022-01-26T21:14:00Z">
                <w:r w:rsidRPr="00554B1E" w:rsidDel="009B1D7C">
                  <w:rPr>
                    <w:rFonts w:eastAsia="Times New Roman" w:cstheme="minorHAnsi"/>
                    <w:sz w:val="18"/>
                    <w:szCs w:val="18"/>
                  </w:rPr>
                  <w:delText xml:space="preserve">Loop Tank </w:delText>
                </w:r>
              </w:del>
            </w:ins>
          </w:p>
          <w:p w14:paraId="14AADA43" w14:textId="50E5D740" w:rsidR="00A35198" w:rsidRPr="00554B1E" w:rsidDel="009B1D7C" w:rsidRDefault="00A35198" w:rsidP="0001787F">
            <w:pPr>
              <w:keepNext/>
              <w:tabs>
                <w:tab w:val="left" w:pos="2160"/>
                <w:tab w:val="left" w:pos="2700"/>
                <w:tab w:val="left" w:pos="3420"/>
                <w:tab w:val="left" w:pos="3780"/>
                <w:tab w:val="left" w:pos="5760"/>
                <w:tab w:val="left" w:pos="7212"/>
              </w:tabs>
              <w:spacing w:after="0"/>
              <w:jc w:val="center"/>
              <w:rPr>
                <w:ins w:id="1463" w:author="Markstrum, Alexis@Energy" w:date="2021-10-18T16:27:00Z"/>
                <w:del w:id="1464" w:author="Alhabibi, Haider@Energy" w:date="2022-01-26T21:14:00Z"/>
                <w:rFonts w:eastAsia="Times New Roman" w:cstheme="minorHAnsi"/>
                <w:sz w:val="18"/>
                <w:szCs w:val="18"/>
              </w:rPr>
            </w:pPr>
            <w:ins w:id="1465" w:author="Markstrum, Alexis@Energy" w:date="2021-10-18T16:27:00Z">
              <w:del w:id="1466" w:author="Alhabibi, Haider@Energy" w:date="2022-01-26T21:14:00Z">
                <w:r w:rsidRPr="00554B1E" w:rsidDel="009B1D7C">
                  <w:rPr>
                    <w:rFonts w:eastAsia="Times New Roman" w:cstheme="minorHAnsi"/>
                    <w:sz w:val="18"/>
                    <w:szCs w:val="18"/>
                  </w:rPr>
                  <w:delText>Type</w:delText>
                </w:r>
              </w:del>
            </w:ins>
          </w:p>
        </w:tc>
      </w:tr>
      <w:tr w:rsidR="005C4019" w:rsidRPr="00C071B0" w:rsidDel="009B1D7C" w14:paraId="7F3BB787" w14:textId="750E0C57" w:rsidTr="00757DDF">
        <w:trPr>
          <w:ins w:id="1467" w:author="Markstrum, Alexis@Energy" w:date="2021-10-18T16:27:00Z"/>
          <w:del w:id="1468" w:author="Alhabibi, Haider@Energy" w:date="2022-01-26T21:14:00Z"/>
        </w:trPr>
        <w:tc>
          <w:tcPr>
            <w:tcW w:w="516" w:type="pct"/>
          </w:tcPr>
          <w:p w14:paraId="542CA6C3" w14:textId="425DDE59" w:rsidR="00A35198" w:rsidRPr="00554B1E" w:rsidDel="009B1D7C" w:rsidRDefault="00A35198" w:rsidP="0001787F">
            <w:pPr>
              <w:spacing w:after="0"/>
              <w:jc w:val="center"/>
              <w:rPr>
                <w:ins w:id="1469" w:author="Markstrum, Alexis@Energy" w:date="2021-10-18T16:27:00Z"/>
                <w:del w:id="1470" w:author="Alhabibi, Haider@Energy" w:date="2022-01-26T21:14:00Z"/>
                <w:rFonts w:cstheme="minorHAnsi"/>
                <w:sz w:val="18"/>
                <w:szCs w:val="18"/>
              </w:rPr>
            </w:pPr>
            <w:ins w:id="1471" w:author="Markstrum, Alexis@Energy" w:date="2021-10-18T16:27:00Z">
              <w:del w:id="1472" w:author="Alhabibi, Haider@Energy" w:date="2022-01-26T21:14:00Z">
                <w:r w:rsidRPr="00554B1E" w:rsidDel="009B1D7C">
                  <w:rPr>
                    <w:rFonts w:cstheme="minorHAnsi"/>
                    <w:sz w:val="18"/>
                    <w:szCs w:val="18"/>
                  </w:rPr>
                  <w:delText xml:space="preserve">&lt;&lt;reference values from </w:delText>
                </w:r>
                <w:r w:rsidDel="009B1D7C">
                  <w:rPr>
                    <w:rFonts w:cstheme="minorHAnsi"/>
                    <w:sz w:val="18"/>
                    <w:szCs w:val="18"/>
                  </w:rPr>
                  <w:delText>D</w:delText>
                </w:r>
                <w:r w:rsidRPr="00554B1E" w:rsidDel="009B1D7C">
                  <w:rPr>
                    <w:rFonts w:cstheme="minorHAnsi"/>
                    <w:sz w:val="18"/>
                    <w:szCs w:val="18"/>
                  </w:rPr>
                  <w:delText>01&gt;&gt;</w:delText>
                </w:r>
              </w:del>
            </w:ins>
          </w:p>
        </w:tc>
        <w:tc>
          <w:tcPr>
            <w:tcW w:w="565" w:type="pct"/>
          </w:tcPr>
          <w:p w14:paraId="500670B6" w14:textId="3645DA81" w:rsidR="00A35198" w:rsidRPr="005E0A00" w:rsidDel="009B1D7C" w:rsidRDefault="00A35198" w:rsidP="0001787F">
            <w:pPr>
              <w:spacing w:after="0"/>
              <w:jc w:val="center"/>
              <w:rPr>
                <w:ins w:id="1473" w:author="Markstrum, Alexis@Energy" w:date="2021-10-18T16:27:00Z"/>
                <w:del w:id="1474" w:author="Alhabibi, Haider@Energy" w:date="2022-01-26T21:14:00Z"/>
                <w:rFonts w:cstheme="minorHAnsi"/>
                <w:sz w:val="18"/>
                <w:szCs w:val="18"/>
              </w:rPr>
            </w:pPr>
            <w:ins w:id="1475" w:author="Markstrum, Alexis@Energy" w:date="2021-10-18T16:27:00Z">
              <w:del w:id="1476" w:author="Alhabibi, Haider@Energy" w:date="2022-01-26T21:14:00Z">
                <w:r w:rsidRPr="005E0A00" w:rsidDel="009B1D7C">
                  <w:rPr>
                    <w:rFonts w:cstheme="minorHAnsi"/>
                    <w:sz w:val="18"/>
                    <w:szCs w:val="18"/>
                  </w:rPr>
                  <w:delText xml:space="preserve">&lt;&lt; If performance, user input is equal to </w:delText>
                </w:r>
                <w:r w:rsidDel="009B1D7C">
                  <w:rPr>
                    <w:rFonts w:cstheme="minorHAnsi"/>
                    <w:sz w:val="18"/>
                    <w:szCs w:val="18"/>
                  </w:rPr>
                  <w:delText>D</w:delText>
                </w:r>
                <w:r w:rsidRPr="005E0A00" w:rsidDel="009B1D7C">
                  <w:rPr>
                    <w:rFonts w:cstheme="minorHAnsi"/>
                    <w:sz w:val="18"/>
                    <w:szCs w:val="18"/>
                  </w:rPr>
                  <w:delText xml:space="preserve">02 as default, and allow user to override with an equivalent system based on the simulated equipment in </w:delText>
                </w:r>
                <w:r w:rsidDel="009B1D7C">
                  <w:rPr>
                    <w:rFonts w:cstheme="minorHAnsi"/>
                    <w:sz w:val="18"/>
                    <w:szCs w:val="18"/>
                  </w:rPr>
                  <w:delText>D</w:delText>
                </w:r>
                <w:r w:rsidRPr="005E0A00" w:rsidDel="009B1D7C">
                  <w:rPr>
                    <w:rFonts w:cstheme="minorHAnsi"/>
                    <w:sz w:val="18"/>
                    <w:szCs w:val="18"/>
                  </w:rPr>
                  <w:delText>12; elseif prescriptive, value = Sanden&gt;&gt;</w:delText>
                </w:r>
              </w:del>
            </w:ins>
          </w:p>
          <w:p w14:paraId="221EE936" w14:textId="30DC65B9" w:rsidR="00A35198" w:rsidRPr="00554B1E" w:rsidDel="009B1D7C" w:rsidRDefault="00A35198" w:rsidP="0001787F">
            <w:pPr>
              <w:spacing w:after="0"/>
              <w:jc w:val="center"/>
              <w:rPr>
                <w:ins w:id="1477" w:author="Markstrum, Alexis@Energy" w:date="2021-10-18T16:27:00Z"/>
                <w:del w:id="1478" w:author="Alhabibi, Haider@Energy" w:date="2022-01-26T21:14:00Z"/>
                <w:rFonts w:cstheme="minorHAnsi"/>
                <w:sz w:val="18"/>
                <w:szCs w:val="18"/>
              </w:rPr>
            </w:pPr>
          </w:p>
        </w:tc>
        <w:tc>
          <w:tcPr>
            <w:tcW w:w="545" w:type="pct"/>
          </w:tcPr>
          <w:p w14:paraId="16E57019" w14:textId="02E17741" w:rsidR="00A35198" w:rsidRPr="00554B1E" w:rsidDel="009B1D7C" w:rsidRDefault="00A35198" w:rsidP="0001787F">
            <w:pPr>
              <w:spacing w:after="0"/>
              <w:jc w:val="center"/>
              <w:rPr>
                <w:ins w:id="1479" w:author="Markstrum, Alexis@Energy" w:date="2021-10-18T16:27:00Z"/>
                <w:del w:id="1480" w:author="Alhabibi, Haider@Energy" w:date="2022-01-26T21:14:00Z"/>
                <w:rFonts w:cstheme="minorHAnsi"/>
                <w:sz w:val="18"/>
                <w:szCs w:val="18"/>
              </w:rPr>
            </w:pPr>
            <w:ins w:id="1481" w:author="Markstrum, Alexis@Energy" w:date="2021-10-18T16:27:00Z">
              <w:del w:id="1482" w:author="Alhabibi, Haider@Energy" w:date="2022-01-26T21:14:00Z">
                <w:r w:rsidRPr="00554B1E" w:rsidDel="009B1D7C">
                  <w:rPr>
                    <w:rFonts w:cstheme="minorHAnsi"/>
                    <w:sz w:val="18"/>
                    <w:szCs w:val="18"/>
                  </w:rPr>
                  <w:delText xml:space="preserve">&lt;&lt; User Input must equal reference values from </w:delText>
                </w:r>
                <w:r w:rsidDel="009B1D7C">
                  <w:rPr>
                    <w:rFonts w:cstheme="minorHAnsi"/>
                    <w:sz w:val="18"/>
                    <w:szCs w:val="18"/>
                  </w:rPr>
                  <w:delText>D</w:delText>
                </w:r>
                <w:r w:rsidRPr="00554B1E" w:rsidDel="009B1D7C">
                  <w:rPr>
                    <w:rFonts w:cstheme="minorHAnsi"/>
                    <w:sz w:val="18"/>
                    <w:szCs w:val="18"/>
                  </w:rPr>
                  <w:delText xml:space="preserve">03 reference values from </w:delText>
                </w:r>
              </w:del>
              <w:del w:id="1483" w:author="Tam, Danny@Energy" w:date="2022-02-28T15:45:00Z">
                <w:r w:rsidRPr="00554B1E" w:rsidDel="00D11E38">
                  <w:rPr>
                    <w:rFonts w:cstheme="minorHAnsi"/>
                    <w:sz w:val="18"/>
                    <w:szCs w:val="18"/>
                  </w:rPr>
                  <w:delText>CF1R</w:delText>
                </w:r>
              </w:del>
            </w:ins>
            <w:ins w:id="1484" w:author="Tam, Danny@Energy" w:date="2022-02-28T15:45:00Z">
              <w:r w:rsidR="00D11E38">
                <w:rPr>
                  <w:rFonts w:cstheme="minorHAnsi"/>
                  <w:sz w:val="18"/>
                  <w:szCs w:val="18"/>
                </w:rPr>
                <w:t>NRCC</w:t>
              </w:r>
            </w:ins>
            <w:ins w:id="1485" w:author="Markstrum, Alexis@Energy" w:date="2021-10-18T16:27:00Z">
              <w:del w:id="1486" w:author="Alhabibi, Haider@Energy" w:date="2022-01-26T21:14:00Z">
                <w:r w:rsidRPr="00554B1E" w:rsidDel="009B1D7C">
                  <w:rPr>
                    <w:rFonts w:cstheme="minorHAnsi"/>
                    <w:sz w:val="18"/>
                    <w:szCs w:val="18"/>
                  </w:rPr>
                  <w:delText>&gt;&gt;</w:delText>
                </w:r>
              </w:del>
            </w:ins>
          </w:p>
        </w:tc>
        <w:tc>
          <w:tcPr>
            <w:tcW w:w="449" w:type="pct"/>
          </w:tcPr>
          <w:p w14:paraId="7B0A1A63" w14:textId="576E0AB1" w:rsidR="00A35198" w:rsidRPr="00554B1E" w:rsidDel="009B1D7C" w:rsidRDefault="00A35198" w:rsidP="0001787F">
            <w:pPr>
              <w:spacing w:after="0"/>
              <w:jc w:val="center"/>
              <w:rPr>
                <w:ins w:id="1487" w:author="Markstrum, Alexis@Energy" w:date="2021-10-18T16:27:00Z"/>
                <w:del w:id="1488" w:author="Alhabibi, Haider@Energy" w:date="2022-01-26T21:14:00Z"/>
                <w:rFonts w:eastAsia="Times New Roman" w:cs="Calibri"/>
                <w:sz w:val="18"/>
                <w:szCs w:val="18"/>
              </w:rPr>
            </w:pPr>
            <w:ins w:id="1489" w:author="Markstrum, Alexis@Energy" w:date="2021-10-18T16:27:00Z">
              <w:del w:id="1490" w:author="Alhabibi, Haider@Energy" w:date="2022-01-26T21:14:00Z">
                <w:r w:rsidRPr="00554B1E" w:rsidDel="009B1D7C">
                  <w:rPr>
                    <w:rFonts w:cs="Calibri"/>
                    <w:sz w:val="18"/>
                    <w:szCs w:val="18"/>
                  </w:rPr>
                  <w:delText xml:space="preserve">&lt;&lt; Reference values from </w:delText>
                </w:r>
                <w:r w:rsidDel="009B1D7C">
                  <w:rPr>
                    <w:rFonts w:cs="Calibri"/>
                    <w:sz w:val="18"/>
                    <w:szCs w:val="18"/>
                  </w:rPr>
                  <w:delText>D</w:delText>
                </w:r>
                <w:r w:rsidRPr="00554B1E" w:rsidDel="009B1D7C">
                  <w:rPr>
                    <w:rFonts w:cs="Calibri"/>
                    <w:sz w:val="18"/>
                    <w:szCs w:val="18"/>
                  </w:rPr>
                  <w:delText>04</w:delText>
                </w:r>
                <w:r w:rsidRPr="00554B1E" w:rsidDel="009B1D7C">
                  <w:rPr>
                    <w:rFonts w:eastAsia="Times New Roman" w:cs="Calibri"/>
                    <w:sz w:val="18"/>
                    <w:szCs w:val="18"/>
                  </w:rPr>
                  <w:delText>&gt;&gt;</w:delText>
                </w:r>
              </w:del>
            </w:ins>
          </w:p>
          <w:p w14:paraId="4DA347B8" w14:textId="339D1F37" w:rsidR="00A35198" w:rsidRPr="00554B1E" w:rsidDel="009B1D7C" w:rsidRDefault="00A35198" w:rsidP="0001787F">
            <w:pPr>
              <w:spacing w:after="0"/>
              <w:jc w:val="center"/>
              <w:rPr>
                <w:ins w:id="1491" w:author="Markstrum, Alexis@Energy" w:date="2021-10-18T16:27:00Z"/>
                <w:del w:id="1492" w:author="Alhabibi, Haider@Energy" w:date="2022-01-26T21:14:00Z"/>
                <w:rFonts w:eastAsia="Times New Roman" w:cstheme="minorHAnsi"/>
                <w:sz w:val="18"/>
                <w:szCs w:val="18"/>
              </w:rPr>
            </w:pPr>
          </w:p>
        </w:tc>
        <w:tc>
          <w:tcPr>
            <w:tcW w:w="368" w:type="pct"/>
          </w:tcPr>
          <w:p w14:paraId="0C032C26" w14:textId="31A5F543" w:rsidR="00A35198" w:rsidRPr="00554B1E" w:rsidDel="009B1D7C" w:rsidRDefault="00A35198" w:rsidP="0001787F">
            <w:pPr>
              <w:spacing w:after="0"/>
              <w:jc w:val="center"/>
              <w:rPr>
                <w:ins w:id="1493" w:author="Markstrum, Alexis@Energy" w:date="2021-10-18T16:27:00Z"/>
                <w:del w:id="1494" w:author="Alhabibi, Haider@Energy" w:date="2022-01-26T21:14:00Z"/>
                <w:rFonts w:eastAsia="Times New Roman" w:cstheme="minorHAnsi"/>
                <w:sz w:val="18"/>
                <w:szCs w:val="18"/>
              </w:rPr>
            </w:pPr>
            <w:ins w:id="1495" w:author="Markstrum, Alexis@Energy" w:date="2021-10-18T16:27:00Z">
              <w:del w:id="1496" w:author="Alhabibi, Haider@Energy" w:date="2022-01-26T21:14:00Z">
                <w:r w:rsidRPr="00554B1E" w:rsidDel="009B1D7C">
                  <w:rPr>
                    <w:rFonts w:eastAsia="Times New Roman" w:cstheme="minorHAnsi"/>
                    <w:sz w:val="18"/>
                    <w:szCs w:val="18"/>
                  </w:rPr>
                  <w:delText xml:space="preserve">&lt;&lt;User input, must be </w:delText>
                </w:r>
                <w:r w:rsidDel="009B1D7C">
                  <w:rPr>
                    <w:rFonts w:cs="Calibri"/>
                    <w:sz w:val="18"/>
                    <w:szCs w:val="14"/>
                  </w:rPr>
                  <w:delText>≥</w:delText>
                </w:r>
                <w:r w:rsidRPr="00554B1E" w:rsidDel="009B1D7C">
                  <w:rPr>
                    <w:rFonts w:eastAsia="Times New Roman" w:cstheme="minorHAnsi"/>
                    <w:sz w:val="18"/>
                    <w:szCs w:val="18"/>
                  </w:rPr>
                  <w:delText xml:space="preserve"> value</w:delText>
                </w:r>
              </w:del>
            </w:ins>
          </w:p>
          <w:p w14:paraId="70C15A29" w14:textId="44AA80E4" w:rsidR="00A35198" w:rsidRPr="00554B1E" w:rsidDel="009B1D7C" w:rsidRDefault="00A35198" w:rsidP="0001787F">
            <w:pPr>
              <w:spacing w:after="0"/>
              <w:jc w:val="center"/>
              <w:rPr>
                <w:ins w:id="1497" w:author="Markstrum, Alexis@Energy" w:date="2021-10-18T16:27:00Z"/>
                <w:del w:id="1498" w:author="Alhabibi, Haider@Energy" w:date="2022-01-26T21:14:00Z"/>
                <w:rFonts w:eastAsia="Times New Roman" w:cstheme="minorHAnsi"/>
                <w:sz w:val="18"/>
                <w:szCs w:val="18"/>
              </w:rPr>
            </w:pPr>
            <w:ins w:id="1499" w:author="Markstrum, Alexis@Energy" w:date="2021-10-18T16:27:00Z">
              <w:del w:id="1500" w:author="Alhabibi, Haider@Energy" w:date="2022-01-26T21:14:00Z">
                <w:r w:rsidRPr="00554B1E" w:rsidDel="009B1D7C">
                  <w:rPr>
                    <w:rFonts w:eastAsia="Times New Roman" w:cstheme="minorHAnsi"/>
                    <w:sz w:val="18"/>
                    <w:szCs w:val="18"/>
                  </w:rPr>
                  <w:delText xml:space="preserve">from </w:delText>
                </w:r>
                <w:r w:rsidDel="009B1D7C">
                  <w:rPr>
                    <w:rFonts w:eastAsia="Times New Roman" w:cstheme="minorHAnsi"/>
                    <w:sz w:val="18"/>
                    <w:szCs w:val="18"/>
                  </w:rPr>
                  <w:delText>D</w:delText>
                </w:r>
                <w:r w:rsidRPr="00554B1E" w:rsidDel="009B1D7C">
                  <w:rPr>
                    <w:rFonts w:eastAsia="Times New Roman" w:cstheme="minorHAnsi"/>
                    <w:sz w:val="18"/>
                    <w:szCs w:val="18"/>
                  </w:rPr>
                  <w:delText>0</w:delText>
                </w:r>
                <w:r w:rsidDel="009B1D7C">
                  <w:rPr>
                    <w:rFonts w:eastAsia="Times New Roman" w:cstheme="minorHAnsi"/>
                    <w:sz w:val="18"/>
                    <w:szCs w:val="18"/>
                  </w:rPr>
                  <w:delText>5</w:delText>
                </w:r>
                <w:r w:rsidRPr="00554B1E" w:rsidDel="009B1D7C">
                  <w:rPr>
                    <w:rFonts w:eastAsia="Times New Roman" w:cstheme="minorHAnsi"/>
                    <w:sz w:val="18"/>
                    <w:szCs w:val="18"/>
                  </w:rPr>
                  <w:delText>&gt;&gt;</w:delText>
                </w:r>
              </w:del>
            </w:ins>
          </w:p>
        </w:tc>
        <w:tc>
          <w:tcPr>
            <w:tcW w:w="439" w:type="pct"/>
          </w:tcPr>
          <w:p w14:paraId="44ACC51D" w14:textId="31BFA3AE" w:rsidR="00A35198" w:rsidRPr="00554B1E" w:rsidDel="009B1D7C" w:rsidRDefault="00A35198" w:rsidP="0001787F">
            <w:pPr>
              <w:spacing w:after="0"/>
              <w:jc w:val="center"/>
              <w:rPr>
                <w:ins w:id="1501" w:author="Markstrum, Alexis@Energy" w:date="2021-10-18T16:27:00Z"/>
                <w:del w:id="1502" w:author="Alhabibi, Haider@Energy" w:date="2022-01-26T21:14:00Z"/>
                <w:rFonts w:eastAsia="Times New Roman" w:cs="Calibri"/>
                <w:sz w:val="18"/>
                <w:szCs w:val="18"/>
              </w:rPr>
            </w:pPr>
            <w:ins w:id="1503" w:author="Markstrum, Alexis@Energy" w:date="2021-10-18T16:27:00Z">
              <w:del w:id="1504" w:author="Alhabibi, Haider@Energy" w:date="2022-01-26T21:14:00Z">
                <w:r w:rsidRPr="00554B1E" w:rsidDel="009B1D7C">
                  <w:rPr>
                    <w:rFonts w:eastAsia="Times New Roman" w:cs="Calibri"/>
                    <w:sz w:val="18"/>
                    <w:szCs w:val="18"/>
                  </w:rPr>
                  <w:delText xml:space="preserve">&lt;&lt; User input, must be </w:delText>
                </w:r>
                <w:r w:rsidRPr="00554B1E" w:rsidDel="009B1D7C">
                  <w:rPr>
                    <w:rFonts w:cs="Calibri"/>
                    <w:sz w:val="18"/>
                    <w:szCs w:val="18"/>
                  </w:rPr>
                  <w:delText>≥</w:delText>
                </w:r>
                <w:r w:rsidRPr="00554B1E" w:rsidDel="009B1D7C">
                  <w:rPr>
                    <w:rFonts w:eastAsia="Times New Roman" w:cs="Calibri"/>
                    <w:sz w:val="18"/>
                    <w:szCs w:val="18"/>
                  </w:rPr>
                  <w:delText xml:space="preserve"> value</w:delText>
                </w:r>
              </w:del>
            </w:ins>
          </w:p>
          <w:p w14:paraId="3312CADE" w14:textId="206F3D0E" w:rsidR="00A35198" w:rsidRPr="00554B1E" w:rsidDel="009B1D7C" w:rsidRDefault="00A35198" w:rsidP="0001787F">
            <w:pPr>
              <w:spacing w:after="0"/>
              <w:jc w:val="center"/>
              <w:rPr>
                <w:ins w:id="1505" w:author="Markstrum, Alexis@Energy" w:date="2021-10-18T16:27:00Z"/>
                <w:del w:id="1506" w:author="Alhabibi, Haider@Energy" w:date="2022-01-26T21:14:00Z"/>
                <w:rFonts w:eastAsia="Times New Roman" w:cstheme="minorHAnsi"/>
                <w:sz w:val="18"/>
                <w:szCs w:val="18"/>
              </w:rPr>
            </w:pPr>
            <w:ins w:id="1507" w:author="Markstrum, Alexis@Energy" w:date="2021-10-18T16:27:00Z">
              <w:del w:id="1508" w:author="Alhabibi, Haider@Energy" w:date="2022-01-26T21:14:00Z">
                <w:r w:rsidRPr="00554B1E" w:rsidDel="009B1D7C">
                  <w:rPr>
                    <w:rFonts w:eastAsia="Times New Roman" w:cs="Calibri"/>
                    <w:sz w:val="18"/>
                    <w:szCs w:val="18"/>
                  </w:rPr>
                  <w:delText xml:space="preserve">from </w:delText>
                </w:r>
                <w:r w:rsidDel="009B1D7C">
                  <w:rPr>
                    <w:rFonts w:eastAsia="Times New Roman" w:cs="Calibri"/>
                    <w:sz w:val="18"/>
                    <w:szCs w:val="18"/>
                  </w:rPr>
                  <w:delText>D</w:delText>
                </w:r>
                <w:r w:rsidRPr="00554B1E" w:rsidDel="009B1D7C">
                  <w:rPr>
                    <w:rFonts w:eastAsia="Times New Roman" w:cs="Calibri"/>
                    <w:sz w:val="18"/>
                    <w:szCs w:val="18"/>
                  </w:rPr>
                  <w:delText>06&gt;&gt;</w:delText>
                </w:r>
              </w:del>
            </w:ins>
          </w:p>
        </w:tc>
        <w:tc>
          <w:tcPr>
            <w:tcW w:w="449" w:type="pct"/>
          </w:tcPr>
          <w:p w14:paraId="72FD7E9D" w14:textId="511441C6" w:rsidR="00A35198" w:rsidRPr="00554B1E" w:rsidDel="009B1D7C" w:rsidRDefault="00A35198" w:rsidP="0001787F">
            <w:pPr>
              <w:spacing w:after="0"/>
              <w:jc w:val="center"/>
              <w:rPr>
                <w:ins w:id="1509" w:author="Markstrum, Alexis@Energy" w:date="2021-10-18T16:27:00Z"/>
                <w:del w:id="1510" w:author="Alhabibi, Haider@Energy" w:date="2022-01-26T21:14:00Z"/>
                <w:rFonts w:eastAsia="Times New Roman" w:cstheme="minorHAnsi"/>
                <w:sz w:val="18"/>
                <w:szCs w:val="18"/>
              </w:rPr>
            </w:pPr>
            <w:ins w:id="1511" w:author="Markstrum, Alexis@Energy" w:date="2021-10-18T16:27:00Z">
              <w:del w:id="1512" w:author="Alhabibi, Haider@Energy" w:date="2022-01-26T21:14:00Z">
                <w:r w:rsidRPr="00554B1E" w:rsidDel="009B1D7C">
                  <w:rPr>
                    <w:rFonts w:eastAsia="Times New Roman" w:cs="Calibri"/>
                    <w:sz w:val="18"/>
                    <w:szCs w:val="18"/>
                  </w:rPr>
                  <w:delText xml:space="preserve">&lt;&lt; Reference values from </w:delText>
                </w:r>
                <w:r w:rsidDel="009B1D7C">
                  <w:rPr>
                    <w:rFonts w:eastAsia="Times New Roman" w:cs="Calibri"/>
                    <w:sz w:val="18"/>
                    <w:szCs w:val="18"/>
                  </w:rPr>
                  <w:delText>D</w:delText>
                </w:r>
                <w:r w:rsidRPr="00554B1E" w:rsidDel="009B1D7C">
                  <w:rPr>
                    <w:rFonts w:eastAsia="Times New Roman" w:cs="Calibri"/>
                    <w:sz w:val="18"/>
                    <w:szCs w:val="18"/>
                  </w:rPr>
                  <w:delText>07&gt;&gt;</w:delText>
                </w:r>
              </w:del>
            </w:ins>
          </w:p>
        </w:tc>
        <w:tc>
          <w:tcPr>
            <w:tcW w:w="366" w:type="pct"/>
          </w:tcPr>
          <w:p w14:paraId="01EF3052" w14:textId="0FAA923A" w:rsidR="00A35198" w:rsidRPr="00554B1E" w:rsidDel="009B1D7C" w:rsidRDefault="00A35198" w:rsidP="0001787F">
            <w:pPr>
              <w:spacing w:after="0"/>
              <w:jc w:val="center"/>
              <w:rPr>
                <w:ins w:id="1513" w:author="Markstrum, Alexis@Energy" w:date="2021-10-18T16:27:00Z"/>
                <w:del w:id="1514" w:author="Alhabibi, Haider@Energy" w:date="2022-01-26T21:14:00Z"/>
                <w:rFonts w:eastAsia="Times New Roman" w:cstheme="minorHAnsi"/>
                <w:sz w:val="18"/>
                <w:szCs w:val="18"/>
              </w:rPr>
            </w:pPr>
            <w:ins w:id="1515" w:author="Markstrum, Alexis@Energy" w:date="2021-10-18T16:27:00Z">
              <w:del w:id="1516" w:author="Alhabibi, Haider@Energy" w:date="2022-01-26T21:14:00Z">
                <w:r w:rsidRPr="00554B1E" w:rsidDel="009B1D7C">
                  <w:rPr>
                    <w:rFonts w:eastAsia="Times New Roman" w:cstheme="minorHAnsi"/>
                    <w:sz w:val="18"/>
                    <w:szCs w:val="18"/>
                  </w:rPr>
                  <w:delText xml:space="preserve">&lt;&lt;User input, must be </w:delText>
                </w:r>
                <w:r w:rsidDel="009B1D7C">
                  <w:rPr>
                    <w:rFonts w:cs="Calibri"/>
                    <w:sz w:val="18"/>
                    <w:szCs w:val="14"/>
                  </w:rPr>
                  <w:delText>≥</w:delText>
                </w:r>
                <w:r w:rsidRPr="00554B1E" w:rsidDel="009B1D7C">
                  <w:rPr>
                    <w:rFonts w:eastAsia="Times New Roman" w:cstheme="minorHAnsi"/>
                    <w:sz w:val="18"/>
                    <w:szCs w:val="18"/>
                  </w:rPr>
                  <w:delText xml:space="preserve"> value</w:delText>
                </w:r>
              </w:del>
            </w:ins>
          </w:p>
          <w:p w14:paraId="501D60D3" w14:textId="295BCC69" w:rsidR="00A35198" w:rsidRPr="00C035AD" w:rsidDel="009B1D7C" w:rsidRDefault="00A35198" w:rsidP="0001787F">
            <w:pPr>
              <w:spacing w:after="0"/>
              <w:jc w:val="center"/>
              <w:rPr>
                <w:ins w:id="1517" w:author="Markstrum, Alexis@Energy" w:date="2021-10-18T16:27:00Z"/>
                <w:del w:id="1518" w:author="Alhabibi, Haider@Energy" w:date="2022-01-26T21:14:00Z"/>
                <w:rFonts w:eastAsia="Times New Roman" w:cstheme="minorHAnsi"/>
                <w:sz w:val="18"/>
                <w:szCs w:val="20"/>
              </w:rPr>
            </w:pPr>
            <w:ins w:id="1519" w:author="Markstrum, Alexis@Energy" w:date="2021-10-18T16:27:00Z">
              <w:del w:id="1520" w:author="Alhabibi, Haider@Energy" w:date="2022-01-26T21:14:00Z">
                <w:r w:rsidRPr="00554B1E" w:rsidDel="009B1D7C">
                  <w:rPr>
                    <w:rFonts w:eastAsia="Times New Roman" w:cstheme="minorHAnsi"/>
                    <w:sz w:val="18"/>
                    <w:szCs w:val="18"/>
                  </w:rPr>
                  <w:delText xml:space="preserve">from </w:delText>
                </w:r>
                <w:r w:rsidDel="009B1D7C">
                  <w:rPr>
                    <w:rFonts w:eastAsia="Times New Roman" w:cstheme="minorHAnsi"/>
                    <w:sz w:val="18"/>
                    <w:szCs w:val="18"/>
                  </w:rPr>
                  <w:delText>D08</w:delText>
                </w:r>
                <w:r w:rsidRPr="00554B1E" w:rsidDel="009B1D7C">
                  <w:rPr>
                    <w:rFonts w:eastAsia="Times New Roman" w:cstheme="minorHAnsi"/>
                    <w:sz w:val="18"/>
                    <w:szCs w:val="18"/>
                  </w:rPr>
                  <w:delText>&gt;&gt;</w:delText>
                </w:r>
              </w:del>
            </w:ins>
          </w:p>
        </w:tc>
        <w:tc>
          <w:tcPr>
            <w:tcW w:w="439" w:type="pct"/>
          </w:tcPr>
          <w:p w14:paraId="121870D9" w14:textId="4CF4BDF7" w:rsidR="00A35198" w:rsidRPr="00554B1E" w:rsidDel="009B1D7C" w:rsidRDefault="00A35198" w:rsidP="0001787F">
            <w:pPr>
              <w:spacing w:after="0"/>
              <w:jc w:val="center"/>
              <w:rPr>
                <w:ins w:id="1521" w:author="Markstrum, Alexis@Energy" w:date="2021-10-18T16:27:00Z"/>
                <w:del w:id="1522" w:author="Alhabibi, Haider@Energy" w:date="2022-01-26T21:14:00Z"/>
                <w:rFonts w:eastAsia="Times New Roman" w:cs="Calibri"/>
                <w:sz w:val="18"/>
                <w:szCs w:val="18"/>
              </w:rPr>
            </w:pPr>
            <w:ins w:id="1523" w:author="Markstrum, Alexis@Energy" w:date="2021-10-18T16:27:00Z">
              <w:del w:id="1524" w:author="Alhabibi, Haider@Energy" w:date="2022-01-26T21:14:00Z">
                <w:r w:rsidRPr="00554B1E" w:rsidDel="009B1D7C">
                  <w:rPr>
                    <w:rFonts w:eastAsia="Times New Roman" w:cs="Calibri"/>
                    <w:sz w:val="18"/>
                    <w:szCs w:val="18"/>
                  </w:rPr>
                  <w:delText xml:space="preserve">&lt;&lt; User input, must be </w:delText>
                </w:r>
                <w:r w:rsidRPr="00554B1E" w:rsidDel="009B1D7C">
                  <w:rPr>
                    <w:rFonts w:cs="Calibri"/>
                    <w:sz w:val="18"/>
                    <w:szCs w:val="18"/>
                  </w:rPr>
                  <w:delText>≥</w:delText>
                </w:r>
                <w:r w:rsidRPr="00554B1E" w:rsidDel="009B1D7C">
                  <w:rPr>
                    <w:rFonts w:eastAsia="Times New Roman" w:cs="Calibri"/>
                    <w:sz w:val="18"/>
                    <w:szCs w:val="18"/>
                  </w:rPr>
                  <w:delText xml:space="preserve"> value</w:delText>
                </w:r>
              </w:del>
            </w:ins>
          </w:p>
          <w:p w14:paraId="4EADF86B" w14:textId="4BA57626" w:rsidR="00A35198" w:rsidRPr="00554B1E" w:rsidDel="009B1D7C" w:rsidRDefault="00A35198" w:rsidP="0001787F">
            <w:pPr>
              <w:spacing w:after="0"/>
              <w:jc w:val="center"/>
              <w:rPr>
                <w:ins w:id="1525" w:author="Markstrum, Alexis@Energy" w:date="2021-10-18T16:27:00Z"/>
                <w:del w:id="1526" w:author="Alhabibi, Haider@Energy" w:date="2022-01-26T21:14:00Z"/>
                <w:rFonts w:eastAsia="Times New Roman" w:cstheme="minorHAnsi"/>
                <w:sz w:val="18"/>
                <w:szCs w:val="18"/>
              </w:rPr>
            </w:pPr>
            <w:ins w:id="1527" w:author="Markstrum, Alexis@Energy" w:date="2021-10-18T16:27:00Z">
              <w:del w:id="1528" w:author="Alhabibi, Haider@Energy" w:date="2022-01-26T21:14:00Z">
                <w:r w:rsidRPr="00554B1E" w:rsidDel="009B1D7C">
                  <w:rPr>
                    <w:rFonts w:eastAsia="Times New Roman" w:cs="Calibri"/>
                    <w:sz w:val="18"/>
                    <w:szCs w:val="18"/>
                  </w:rPr>
                  <w:delText xml:space="preserve">from </w:delText>
                </w:r>
                <w:r w:rsidDel="009B1D7C">
                  <w:rPr>
                    <w:rFonts w:eastAsia="Times New Roman" w:cs="Calibri"/>
                    <w:sz w:val="18"/>
                    <w:szCs w:val="18"/>
                  </w:rPr>
                  <w:delText>D</w:delText>
                </w:r>
                <w:r w:rsidRPr="00554B1E" w:rsidDel="009B1D7C">
                  <w:rPr>
                    <w:rFonts w:eastAsia="Times New Roman" w:cs="Calibri"/>
                    <w:sz w:val="18"/>
                    <w:szCs w:val="18"/>
                  </w:rPr>
                  <w:delText>09&gt;&gt;</w:delText>
                </w:r>
              </w:del>
            </w:ins>
          </w:p>
        </w:tc>
        <w:tc>
          <w:tcPr>
            <w:tcW w:w="439" w:type="pct"/>
          </w:tcPr>
          <w:p w14:paraId="031FF492" w14:textId="75A9E6DD" w:rsidR="00A35198" w:rsidRPr="00554B1E" w:rsidDel="009B1D7C" w:rsidRDefault="00A35198" w:rsidP="0001787F">
            <w:pPr>
              <w:spacing w:after="0"/>
              <w:jc w:val="center"/>
              <w:rPr>
                <w:ins w:id="1529" w:author="Markstrum, Alexis@Energy" w:date="2021-10-18T16:27:00Z"/>
                <w:del w:id="1530" w:author="Alhabibi, Haider@Energy" w:date="2022-01-26T21:14:00Z"/>
                <w:rFonts w:eastAsia="Times New Roman" w:cs="Calibri"/>
                <w:sz w:val="18"/>
                <w:szCs w:val="18"/>
              </w:rPr>
            </w:pPr>
            <w:ins w:id="1531" w:author="Markstrum, Alexis@Energy" w:date="2021-10-18T16:27:00Z">
              <w:del w:id="1532" w:author="Alhabibi, Haider@Energy" w:date="2022-01-26T21:14:00Z">
                <w:r w:rsidRPr="00554B1E" w:rsidDel="009B1D7C">
                  <w:rPr>
                    <w:rFonts w:eastAsia="Times New Roman" w:cs="Calibri"/>
                    <w:sz w:val="18"/>
                    <w:szCs w:val="18"/>
                  </w:rPr>
                  <w:delText xml:space="preserve">&lt;&lt; User input, must be </w:delText>
                </w:r>
                <w:r w:rsidRPr="00554B1E" w:rsidDel="009B1D7C">
                  <w:rPr>
                    <w:rFonts w:cs="Calibri"/>
                    <w:sz w:val="18"/>
                    <w:szCs w:val="18"/>
                  </w:rPr>
                  <w:delText>≥</w:delText>
                </w:r>
                <w:r w:rsidRPr="00554B1E" w:rsidDel="009B1D7C">
                  <w:rPr>
                    <w:rFonts w:eastAsia="Times New Roman" w:cs="Calibri"/>
                    <w:sz w:val="18"/>
                    <w:szCs w:val="18"/>
                  </w:rPr>
                  <w:delText xml:space="preserve"> value</w:delText>
                </w:r>
              </w:del>
            </w:ins>
          </w:p>
          <w:p w14:paraId="7BF63464" w14:textId="0224B893" w:rsidR="00A35198" w:rsidRPr="00554B1E" w:rsidDel="009B1D7C" w:rsidRDefault="00A35198" w:rsidP="0001787F">
            <w:pPr>
              <w:spacing w:after="0"/>
              <w:jc w:val="center"/>
              <w:rPr>
                <w:ins w:id="1533" w:author="Markstrum, Alexis@Energy" w:date="2021-10-18T16:27:00Z"/>
                <w:del w:id="1534" w:author="Alhabibi, Haider@Energy" w:date="2022-01-26T21:14:00Z"/>
                <w:rFonts w:eastAsia="Times New Roman" w:cstheme="minorHAnsi"/>
                <w:sz w:val="18"/>
                <w:szCs w:val="18"/>
              </w:rPr>
            </w:pPr>
            <w:ins w:id="1535" w:author="Markstrum, Alexis@Energy" w:date="2021-10-18T16:27:00Z">
              <w:del w:id="1536" w:author="Alhabibi, Haider@Energy" w:date="2022-01-26T21:14:00Z">
                <w:r w:rsidRPr="00554B1E" w:rsidDel="009B1D7C">
                  <w:rPr>
                    <w:rFonts w:eastAsia="Times New Roman" w:cs="Calibri"/>
                    <w:sz w:val="18"/>
                    <w:szCs w:val="18"/>
                  </w:rPr>
                  <w:delText xml:space="preserve">from </w:delText>
                </w:r>
                <w:r w:rsidDel="009B1D7C">
                  <w:rPr>
                    <w:rFonts w:eastAsia="Times New Roman" w:cs="Calibri"/>
                    <w:sz w:val="18"/>
                    <w:szCs w:val="18"/>
                  </w:rPr>
                  <w:delText>D</w:delText>
                </w:r>
                <w:r w:rsidRPr="00554B1E" w:rsidDel="009B1D7C">
                  <w:rPr>
                    <w:rFonts w:eastAsia="Times New Roman" w:cs="Calibri"/>
                    <w:sz w:val="18"/>
                    <w:szCs w:val="18"/>
                  </w:rPr>
                  <w:delText>10&gt;&gt;</w:delText>
                </w:r>
              </w:del>
            </w:ins>
          </w:p>
        </w:tc>
        <w:tc>
          <w:tcPr>
            <w:tcW w:w="427" w:type="pct"/>
          </w:tcPr>
          <w:p w14:paraId="2F44D8BE" w14:textId="26D28391" w:rsidR="00A35198" w:rsidRPr="00554B1E" w:rsidDel="009B1D7C" w:rsidRDefault="00A35198" w:rsidP="0001787F">
            <w:pPr>
              <w:spacing w:after="0"/>
              <w:jc w:val="center"/>
              <w:rPr>
                <w:ins w:id="1537" w:author="Markstrum, Alexis@Energy" w:date="2021-10-18T16:27:00Z"/>
                <w:del w:id="1538" w:author="Alhabibi, Haider@Energy" w:date="2022-01-26T21:14:00Z"/>
                <w:rFonts w:eastAsia="Times New Roman" w:cstheme="minorHAnsi"/>
                <w:sz w:val="18"/>
                <w:szCs w:val="18"/>
              </w:rPr>
            </w:pPr>
            <w:ins w:id="1539" w:author="Markstrum, Alexis@Energy" w:date="2021-10-18T16:27:00Z">
              <w:del w:id="1540" w:author="Alhabibi, Haider@Energy" w:date="2022-01-26T21:14:00Z">
                <w:r w:rsidRPr="00554B1E" w:rsidDel="009B1D7C">
                  <w:rPr>
                    <w:rFonts w:eastAsia="Times New Roman" w:cstheme="minorHAnsi"/>
                    <w:sz w:val="18"/>
                    <w:szCs w:val="18"/>
                  </w:rPr>
                  <w:delText xml:space="preserve">&lt;&lt;Reference value from </w:delText>
                </w:r>
                <w:r w:rsidDel="009B1D7C">
                  <w:rPr>
                    <w:rFonts w:eastAsia="Times New Roman" w:cstheme="minorHAnsi"/>
                    <w:sz w:val="18"/>
                    <w:szCs w:val="18"/>
                  </w:rPr>
                  <w:delText>D11</w:delText>
                </w:r>
                <w:r w:rsidRPr="00554B1E" w:rsidDel="009B1D7C">
                  <w:rPr>
                    <w:rFonts w:eastAsia="Times New Roman" w:cstheme="minorHAnsi"/>
                    <w:sz w:val="18"/>
                    <w:szCs w:val="18"/>
                  </w:rPr>
                  <w:delText>&gt;&gt;</w:delText>
                </w:r>
              </w:del>
            </w:ins>
          </w:p>
        </w:tc>
      </w:tr>
      <w:tr w:rsidR="005C4019" w:rsidRPr="00C071B0" w:rsidDel="009B1D7C" w14:paraId="397D1449" w14:textId="1AD55329" w:rsidTr="00757DDF">
        <w:trPr>
          <w:ins w:id="1541" w:author="Markstrum, Alexis@Energy" w:date="2021-10-18T16:27:00Z"/>
          <w:del w:id="1542" w:author="Alhabibi, Haider@Energy" w:date="2022-01-26T21:14:00Z"/>
        </w:trPr>
        <w:tc>
          <w:tcPr>
            <w:tcW w:w="516" w:type="pct"/>
          </w:tcPr>
          <w:p w14:paraId="30FCB353" w14:textId="36FC6E6D" w:rsidR="00A35198" w:rsidRPr="003F4127" w:rsidDel="009B1D7C" w:rsidRDefault="00A35198" w:rsidP="0001787F">
            <w:pPr>
              <w:jc w:val="center"/>
              <w:rPr>
                <w:ins w:id="1543" w:author="Markstrum, Alexis@Energy" w:date="2021-10-18T16:27:00Z"/>
                <w:del w:id="1544" w:author="Alhabibi, Haider@Energy" w:date="2022-01-26T21:14:00Z"/>
                <w:rFonts w:cstheme="minorHAnsi"/>
                <w:sz w:val="20"/>
                <w:szCs w:val="20"/>
              </w:rPr>
            </w:pPr>
          </w:p>
        </w:tc>
        <w:tc>
          <w:tcPr>
            <w:tcW w:w="565" w:type="pct"/>
          </w:tcPr>
          <w:p w14:paraId="6978459A" w14:textId="0D251927" w:rsidR="00A35198" w:rsidRPr="003F4127" w:rsidDel="009B1D7C" w:rsidRDefault="00A35198" w:rsidP="0001787F">
            <w:pPr>
              <w:jc w:val="center"/>
              <w:rPr>
                <w:ins w:id="1545" w:author="Markstrum, Alexis@Energy" w:date="2021-10-18T16:27:00Z"/>
                <w:del w:id="1546" w:author="Alhabibi, Haider@Energy" w:date="2022-01-26T21:14:00Z"/>
                <w:rFonts w:cstheme="minorHAnsi"/>
                <w:sz w:val="20"/>
                <w:szCs w:val="20"/>
              </w:rPr>
            </w:pPr>
          </w:p>
        </w:tc>
        <w:tc>
          <w:tcPr>
            <w:tcW w:w="545" w:type="pct"/>
          </w:tcPr>
          <w:p w14:paraId="4613059A" w14:textId="6342A091" w:rsidR="00A35198" w:rsidRPr="003F4127" w:rsidDel="009B1D7C" w:rsidRDefault="00A35198" w:rsidP="0001787F">
            <w:pPr>
              <w:jc w:val="center"/>
              <w:rPr>
                <w:ins w:id="1547" w:author="Markstrum, Alexis@Energy" w:date="2021-10-18T16:27:00Z"/>
                <w:del w:id="1548" w:author="Alhabibi, Haider@Energy" w:date="2022-01-26T21:14:00Z"/>
                <w:rFonts w:cstheme="minorHAnsi"/>
                <w:sz w:val="20"/>
                <w:szCs w:val="20"/>
              </w:rPr>
            </w:pPr>
          </w:p>
        </w:tc>
        <w:tc>
          <w:tcPr>
            <w:tcW w:w="449" w:type="pct"/>
          </w:tcPr>
          <w:p w14:paraId="62CACAEC" w14:textId="0E16CBBF" w:rsidR="00A35198" w:rsidRPr="003F4127" w:rsidDel="009B1D7C" w:rsidRDefault="00A35198" w:rsidP="0001787F">
            <w:pPr>
              <w:jc w:val="center"/>
              <w:rPr>
                <w:ins w:id="1549" w:author="Markstrum, Alexis@Energy" w:date="2021-10-18T16:27:00Z"/>
                <w:del w:id="1550" w:author="Alhabibi, Haider@Energy" w:date="2022-01-26T21:14:00Z"/>
                <w:rFonts w:cstheme="minorHAnsi"/>
                <w:sz w:val="20"/>
                <w:szCs w:val="20"/>
              </w:rPr>
            </w:pPr>
          </w:p>
        </w:tc>
        <w:tc>
          <w:tcPr>
            <w:tcW w:w="368" w:type="pct"/>
          </w:tcPr>
          <w:p w14:paraId="18D7A1BE" w14:textId="1B931589" w:rsidR="00A35198" w:rsidRPr="003F4127" w:rsidDel="009B1D7C" w:rsidRDefault="00A35198" w:rsidP="0001787F">
            <w:pPr>
              <w:jc w:val="center"/>
              <w:rPr>
                <w:ins w:id="1551" w:author="Markstrum, Alexis@Energy" w:date="2021-10-18T16:27:00Z"/>
                <w:del w:id="1552" w:author="Alhabibi, Haider@Energy" w:date="2022-01-26T21:14:00Z"/>
                <w:rFonts w:cstheme="minorHAnsi"/>
                <w:sz w:val="20"/>
                <w:szCs w:val="20"/>
              </w:rPr>
            </w:pPr>
          </w:p>
        </w:tc>
        <w:tc>
          <w:tcPr>
            <w:tcW w:w="439" w:type="pct"/>
          </w:tcPr>
          <w:p w14:paraId="2364BFFB" w14:textId="74ADF69E" w:rsidR="00A35198" w:rsidRPr="003F4127" w:rsidDel="009B1D7C" w:rsidRDefault="00A35198" w:rsidP="0001787F">
            <w:pPr>
              <w:jc w:val="center"/>
              <w:rPr>
                <w:ins w:id="1553" w:author="Markstrum, Alexis@Energy" w:date="2021-10-18T16:27:00Z"/>
                <w:del w:id="1554" w:author="Alhabibi, Haider@Energy" w:date="2022-01-26T21:14:00Z"/>
                <w:rFonts w:cstheme="minorHAnsi"/>
                <w:sz w:val="20"/>
                <w:szCs w:val="20"/>
              </w:rPr>
            </w:pPr>
          </w:p>
        </w:tc>
        <w:tc>
          <w:tcPr>
            <w:tcW w:w="449" w:type="pct"/>
          </w:tcPr>
          <w:p w14:paraId="6B25BE5F" w14:textId="50DB0109" w:rsidR="00A35198" w:rsidRPr="003F4127" w:rsidDel="009B1D7C" w:rsidRDefault="00A35198" w:rsidP="0001787F">
            <w:pPr>
              <w:jc w:val="center"/>
              <w:rPr>
                <w:ins w:id="1555" w:author="Markstrum, Alexis@Energy" w:date="2021-10-18T16:27:00Z"/>
                <w:del w:id="1556" w:author="Alhabibi, Haider@Energy" w:date="2022-01-26T21:14:00Z"/>
                <w:rFonts w:cstheme="minorHAnsi"/>
                <w:sz w:val="20"/>
                <w:szCs w:val="20"/>
              </w:rPr>
            </w:pPr>
          </w:p>
        </w:tc>
        <w:tc>
          <w:tcPr>
            <w:tcW w:w="366" w:type="pct"/>
          </w:tcPr>
          <w:p w14:paraId="22053993" w14:textId="7CC39700" w:rsidR="00A35198" w:rsidRPr="003F4127" w:rsidDel="009B1D7C" w:rsidRDefault="00A35198" w:rsidP="0001787F">
            <w:pPr>
              <w:jc w:val="center"/>
              <w:rPr>
                <w:ins w:id="1557" w:author="Markstrum, Alexis@Energy" w:date="2021-10-18T16:27:00Z"/>
                <w:del w:id="1558" w:author="Alhabibi, Haider@Energy" w:date="2022-01-26T21:14:00Z"/>
                <w:rFonts w:cstheme="minorHAnsi"/>
                <w:sz w:val="20"/>
                <w:szCs w:val="20"/>
              </w:rPr>
            </w:pPr>
          </w:p>
        </w:tc>
        <w:tc>
          <w:tcPr>
            <w:tcW w:w="439" w:type="pct"/>
          </w:tcPr>
          <w:p w14:paraId="3D7E8801" w14:textId="7684C7F1" w:rsidR="00A35198" w:rsidRPr="003F4127" w:rsidDel="009B1D7C" w:rsidRDefault="00A35198" w:rsidP="0001787F">
            <w:pPr>
              <w:jc w:val="center"/>
              <w:rPr>
                <w:ins w:id="1559" w:author="Markstrum, Alexis@Energy" w:date="2021-10-18T16:27:00Z"/>
                <w:del w:id="1560" w:author="Alhabibi, Haider@Energy" w:date="2022-01-26T21:14:00Z"/>
                <w:rFonts w:cstheme="minorHAnsi"/>
                <w:sz w:val="20"/>
                <w:szCs w:val="20"/>
              </w:rPr>
            </w:pPr>
          </w:p>
        </w:tc>
        <w:tc>
          <w:tcPr>
            <w:tcW w:w="439" w:type="pct"/>
          </w:tcPr>
          <w:p w14:paraId="3A3472C5" w14:textId="5EF76CF3" w:rsidR="00A35198" w:rsidRPr="003F4127" w:rsidDel="009B1D7C" w:rsidRDefault="00A35198" w:rsidP="0001787F">
            <w:pPr>
              <w:jc w:val="center"/>
              <w:rPr>
                <w:ins w:id="1561" w:author="Markstrum, Alexis@Energy" w:date="2021-10-18T16:27:00Z"/>
                <w:del w:id="1562" w:author="Alhabibi, Haider@Energy" w:date="2022-01-26T21:14:00Z"/>
                <w:rFonts w:cstheme="minorHAnsi"/>
                <w:sz w:val="20"/>
                <w:szCs w:val="20"/>
              </w:rPr>
            </w:pPr>
          </w:p>
        </w:tc>
        <w:tc>
          <w:tcPr>
            <w:tcW w:w="427" w:type="pct"/>
          </w:tcPr>
          <w:p w14:paraId="0923B255" w14:textId="551B7E9E" w:rsidR="00A35198" w:rsidRPr="003F4127" w:rsidDel="009B1D7C" w:rsidRDefault="00A35198" w:rsidP="0001787F">
            <w:pPr>
              <w:jc w:val="center"/>
              <w:rPr>
                <w:ins w:id="1563" w:author="Markstrum, Alexis@Energy" w:date="2021-10-18T16:27:00Z"/>
                <w:del w:id="1564" w:author="Alhabibi, Haider@Energy" w:date="2022-01-26T21:14:00Z"/>
                <w:rFonts w:cstheme="minorHAnsi"/>
                <w:sz w:val="20"/>
                <w:szCs w:val="20"/>
              </w:rPr>
            </w:pPr>
          </w:p>
        </w:tc>
      </w:tr>
      <w:bookmarkEnd w:id="1322"/>
    </w:tbl>
    <w:p w14:paraId="1AFDB3A1" w14:textId="77777777" w:rsidR="003309AA" w:rsidRPr="009C3545" w:rsidRDefault="003309AA" w:rsidP="00BA25C6">
      <w:pPr>
        <w:spacing w:after="0"/>
        <w:rPr>
          <w:rFonts w:asciiTheme="minorHAnsi" w:hAnsiTheme="minorHAnsi" w:cstheme="minorHAnsi"/>
          <w:sz w:val="18"/>
          <w:szCs w:val="18"/>
        </w:rPr>
      </w:pPr>
    </w:p>
    <w:tbl>
      <w:tblPr>
        <w:tblpPr w:leftFromText="180" w:rightFromText="180" w:vertAnchor="text" w:tblpY="1"/>
        <w:tblOverlap w:val="neve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04"/>
        <w:gridCol w:w="4643"/>
        <w:gridCol w:w="4643"/>
      </w:tblGrid>
      <w:tr w:rsidR="008A15E5" w:rsidRPr="009C3545" w14:paraId="37B8BF0E" w14:textId="77777777" w:rsidTr="00BA25C6">
        <w:trPr>
          <w:cantSplit/>
          <w:trHeight w:val="144"/>
        </w:trPr>
        <w:tc>
          <w:tcPr>
            <w:tcW w:w="14616" w:type="dxa"/>
            <w:gridSpan w:val="3"/>
            <w:tcBorders>
              <w:top w:val="single" w:sz="4" w:space="0" w:color="auto"/>
              <w:left w:val="single" w:sz="4" w:space="0" w:color="auto"/>
              <w:bottom w:val="single" w:sz="4" w:space="0" w:color="auto"/>
              <w:right w:val="single" w:sz="4" w:space="0" w:color="auto"/>
            </w:tcBorders>
          </w:tcPr>
          <w:p w14:paraId="413BC0D6" w14:textId="705B64BE" w:rsidR="008A15E5" w:rsidRPr="009C3545" w:rsidRDefault="008A15E5" w:rsidP="00BA25C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9C3545">
              <w:rPr>
                <w:rFonts w:asciiTheme="minorHAnsi" w:hAnsiTheme="minorHAnsi" w:cstheme="minorHAnsi"/>
                <w:b/>
                <w:sz w:val="18"/>
                <w:szCs w:val="18"/>
              </w:rPr>
              <w:t xml:space="preserve">D. Design HER Verified </w:t>
            </w:r>
            <w:r w:rsidR="0027103A" w:rsidRPr="009C3545">
              <w:rPr>
                <w:rFonts w:asciiTheme="minorHAnsi" w:hAnsiTheme="minorHAnsi" w:cstheme="minorHAnsi"/>
                <w:b/>
                <w:sz w:val="18"/>
                <w:szCs w:val="18"/>
              </w:rPr>
              <w:t xml:space="preserve">Central </w:t>
            </w:r>
            <w:r w:rsidRPr="009C3545">
              <w:rPr>
                <w:rFonts w:asciiTheme="minorHAnsi" w:hAnsiTheme="minorHAnsi" w:cstheme="minorHAnsi"/>
                <w:b/>
                <w:sz w:val="18"/>
                <w:szCs w:val="18"/>
              </w:rPr>
              <w:t>Water Heating Distribution Systems Information</w:t>
            </w:r>
          </w:p>
          <w:p w14:paraId="29EB1F4C" w14:textId="70F8AD94" w:rsidR="008A15E5" w:rsidRPr="009C3545" w:rsidRDefault="008A15E5" w:rsidP="00BA25C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9C3545">
              <w:rPr>
                <w:rFonts w:asciiTheme="minorHAnsi" w:eastAsia="Times New Roman" w:hAnsiTheme="minorHAnsi" w:cstheme="minorHAnsi"/>
                <w:sz w:val="18"/>
                <w:szCs w:val="18"/>
              </w:rPr>
              <w:t xml:space="preserve">This table reports the water heating distribution types specified on the registered </w:t>
            </w:r>
            <w:del w:id="1565" w:author="Tam, Danny@Energy" w:date="2022-02-28T15:45:00Z">
              <w:r w:rsidRPr="009C3545" w:rsidDel="00D11E38">
                <w:rPr>
                  <w:rFonts w:asciiTheme="minorHAnsi" w:eastAsia="Times New Roman" w:hAnsiTheme="minorHAnsi" w:cstheme="minorHAnsi"/>
                  <w:sz w:val="18"/>
                  <w:szCs w:val="18"/>
                </w:rPr>
                <w:delText>CF1R</w:delText>
              </w:r>
            </w:del>
            <w:ins w:id="1566" w:author="Tam, Danny@Energy" w:date="2022-02-28T15:45:00Z">
              <w:r w:rsidR="00D11E38">
                <w:rPr>
                  <w:rFonts w:asciiTheme="minorHAnsi" w:eastAsia="Times New Roman" w:hAnsiTheme="minorHAnsi" w:cstheme="minorHAnsi"/>
                  <w:sz w:val="18"/>
                  <w:szCs w:val="18"/>
                </w:rPr>
                <w:t>NRCC</w:t>
              </w:r>
            </w:ins>
            <w:r w:rsidRPr="009C3545">
              <w:rPr>
                <w:rFonts w:asciiTheme="minorHAnsi" w:eastAsia="Times New Roman" w:hAnsiTheme="minorHAnsi" w:cstheme="minorHAnsi"/>
                <w:sz w:val="18"/>
                <w:szCs w:val="18"/>
              </w:rPr>
              <w:t xml:space="preserve"> compliance document for this project.</w:t>
            </w:r>
            <w:r w:rsidRPr="009C3545">
              <w:rPr>
                <w:rFonts w:asciiTheme="minorHAnsi" w:hAnsiTheme="minorHAnsi" w:cstheme="minorHAnsi"/>
                <w:b/>
                <w:sz w:val="18"/>
                <w:szCs w:val="18"/>
              </w:rPr>
              <w:t xml:space="preserve"> </w:t>
            </w:r>
          </w:p>
          <w:p w14:paraId="2C619C5F" w14:textId="0F27FE48" w:rsidR="000F1CDA" w:rsidRPr="009C3545" w:rsidRDefault="000F1CDA" w:rsidP="00430E9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9C3545">
              <w:rPr>
                <w:rFonts w:asciiTheme="minorHAnsi" w:hAnsiTheme="minorHAnsi" w:cstheme="minorHAnsi"/>
                <w:b/>
                <w:sz w:val="18"/>
                <w:szCs w:val="18"/>
              </w:rPr>
              <w:t>&lt;&lt;</w:t>
            </w:r>
            <w:r w:rsidR="00430E9A">
              <w:rPr>
                <w:rFonts w:asciiTheme="minorHAnsi" w:hAnsiTheme="minorHAnsi" w:cstheme="minorHAnsi"/>
                <w:sz w:val="18"/>
                <w:szCs w:val="18"/>
              </w:rPr>
              <w:t xml:space="preserve">require one row of data for each water heating system identified on the </w:t>
            </w:r>
            <w:del w:id="1567" w:author="Tam, Danny@Energy" w:date="2022-02-28T15:45:00Z">
              <w:r w:rsidR="00430E9A" w:rsidDel="00D11E38">
                <w:rPr>
                  <w:rFonts w:asciiTheme="minorHAnsi" w:hAnsiTheme="minorHAnsi" w:cstheme="minorHAnsi"/>
                  <w:sz w:val="18"/>
                  <w:szCs w:val="18"/>
                </w:rPr>
                <w:delText>CF1R</w:delText>
              </w:r>
            </w:del>
            <w:ins w:id="1568" w:author="Tam, Danny@Energy" w:date="2022-02-28T15:45:00Z">
              <w:r w:rsidR="00D11E38">
                <w:rPr>
                  <w:rFonts w:asciiTheme="minorHAnsi" w:hAnsiTheme="minorHAnsi" w:cstheme="minorHAnsi"/>
                  <w:sz w:val="18"/>
                  <w:szCs w:val="18"/>
                </w:rPr>
                <w:t>NRCC</w:t>
              </w:r>
            </w:ins>
            <w:r w:rsidR="00430E9A">
              <w:rPr>
                <w:rFonts w:asciiTheme="minorHAnsi" w:hAnsiTheme="minorHAnsi" w:cstheme="minorHAnsi"/>
                <w:sz w:val="18"/>
                <w:szCs w:val="18"/>
              </w:rPr>
              <w:t>-PRF&gt;&gt;</w:t>
            </w:r>
            <w:r w:rsidRPr="009C3545">
              <w:rPr>
                <w:rFonts w:asciiTheme="minorHAnsi" w:hAnsiTheme="minorHAnsi" w:cstheme="minorHAnsi"/>
                <w:sz w:val="18"/>
                <w:szCs w:val="18"/>
              </w:rPr>
              <w:t>&gt;&gt;</w:t>
            </w:r>
          </w:p>
        </w:tc>
      </w:tr>
      <w:tr w:rsidR="008A15E5" w:rsidRPr="009C3545" w14:paraId="38F82BF0" w14:textId="77777777" w:rsidTr="00BA25C6">
        <w:trPr>
          <w:cantSplit/>
          <w:trHeight w:val="144"/>
        </w:trPr>
        <w:tc>
          <w:tcPr>
            <w:tcW w:w="1985" w:type="dxa"/>
            <w:tcBorders>
              <w:top w:val="single" w:sz="4" w:space="0" w:color="auto"/>
              <w:left w:val="single" w:sz="4" w:space="0" w:color="auto"/>
              <w:bottom w:val="single" w:sz="4" w:space="0" w:color="auto"/>
              <w:right w:val="single" w:sz="4" w:space="0" w:color="auto"/>
            </w:tcBorders>
            <w:vAlign w:val="center"/>
          </w:tcPr>
          <w:p w14:paraId="45864E0F"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01</w:t>
            </w:r>
          </w:p>
        </w:tc>
        <w:tc>
          <w:tcPr>
            <w:tcW w:w="6315" w:type="dxa"/>
            <w:tcBorders>
              <w:top w:val="single" w:sz="4" w:space="0" w:color="auto"/>
              <w:left w:val="single" w:sz="4" w:space="0" w:color="auto"/>
              <w:bottom w:val="single" w:sz="4" w:space="0" w:color="auto"/>
              <w:right w:val="single" w:sz="4" w:space="0" w:color="auto"/>
            </w:tcBorders>
            <w:vAlign w:val="center"/>
          </w:tcPr>
          <w:p w14:paraId="4C6D6459"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02</w:t>
            </w:r>
          </w:p>
        </w:tc>
        <w:tc>
          <w:tcPr>
            <w:tcW w:w="6316" w:type="dxa"/>
            <w:tcBorders>
              <w:top w:val="single" w:sz="4" w:space="0" w:color="auto"/>
              <w:left w:val="single" w:sz="4" w:space="0" w:color="auto"/>
              <w:bottom w:val="single" w:sz="4" w:space="0" w:color="auto"/>
              <w:right w:val="single" w:sz="4" w:space="0" w:color="auto"/>
            </w:tcBorders>
            <w:vAlign w:val="center"/>
          </w:tcPr>
          <w:p w14:paraId="1BAF8E70"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03</w:t>
            </w:r>
          </w:p>
        </w:tc>
      </w:tr>
      <w:tr w:rsidR="008A15E5" w:rsidRPr="009C3545" w14:paraId="1683237C" w14:textId="77777777" w:rsidTr="00BA25C6">
        <w:trPr>
          <w:cantSplit/>
          <w:trHeight w:val="144"/>
        </w:trPr>
        <w:tc>
          <w:tcPr>
            <w:tcW w:w="1985" w:type="dxa"/>
            <w:tcBorders>
              <w:top w:val="single" w:sz="4" w:space="0" w:color="auto"/>
              <w:left w:val="single" w:sz="4" w:space="0" w:color="auto"/>
              <w:bottom w:val="single" w:sz="4" w:space="0" w:color="auto"/>
              <w:right w:val="single" w:sz="4" w:space="0" w:color="auto"/>
            </w:tcBorders>
            <w:vAlign w:val="bottom"/>
          </w:tcPr>
          <w:p w14:paraId="23BA7A72"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Water Heating System ID or Name</w:t>
            </w:r>
          </w:p>
        </w:tc>
        <w:tc>
          <w:tcPr>
            <w:tcW w:w="6315" w:type="dxa"/>
            <w:tcBorders>
              <w:top w:val="single" w:sz="4" w:space="0" w:color="auto"/>
              <w:left w:val="single" w:sz="4" w:space="0" w:color="auto"/>
              <w:bottom w:val="single" w:sz="4" w:space="0" w:color="auto"/>
              <w:right w:val="single" w:sz="4" w:space="0" w:color="auto"/>
            </w:tcBorders>
            <w:vAlign w:val="bottom"/>
          </w:tcPr>
          <w:p w14:paraId="43F81C3D"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Central DHW System </w:t>
            </w:r>
          </w:p>
          <w:p w14:paraId="20602C2D"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Distribution Type</w:t>
            </w:r>
          </w:p>
        </w:tc>
        <w:tc>
          <w:tcPr>
            <w:tcW w:w="6316" w:type="dxa"/>
            <w:tcBorders>
              <w:top w:val="single" w:sz="4" w:space="0" w:color="auto"/>
              <w:left w:val="single" w:sz="4" w:space="0" w:color="auto"/>
              <w:bottom w:val="single" w:sz="4" w:space="0" w:color="auto"/>
              <w:right w:val="single" w:sz="4" w:space="0" w:color="auto"/>
            </w:tcBorders>
            <w:vAlign w:val="bottom"/>
          </w:tcPr>
          <w:p w14:paraId="248B6FEC"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Dwelling Unit DHW System</w:t>
            </w:r>
          </w:p>
          <w:p w14:paraId="145185B5"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Distribution Type</w:t>
            </w:r>
          </w:p>
        </w:tc>
      </w:tr>
      <w:tr w:rsidR="000F1CDA" w:rsidRPr="009C3545" w14:paraId="68749205" w14:textId="77777777" w:rsidTr="00BA25C6">
        <w:trPr>
          <w:cantSplit/>
          <w:trHeight w:val="144"/>
        </w:trPr>
        <w:tc>
          <w:tcPr>
            <w:tcW w:w="1985" w:type="dxa"/>
            <w:tcBorders>
              <w:top w:val="single" w:sz="4" w:space="0" w:color="auto"/>
              <w:left w:val="single" w:sz="4" w:space="0" w:color="auto"/>
              <w:bottom w:val="single" w:sz="4" w:space="0" w:color="auto"/>
              <w:right w:val="single" w:sz="4" w:space="0" w:color="auto"/>
            </w:tcBorders>
            <w:vAlign w:val="center"/>
          </w:tcPr>
          <w:p w14:paraId="3FF4FE66" w14:textId="0C52B8D9" w:rsidR="000F1CDA" w:rsidRPr="009C3545" w:rsidRDefault="000F1CDA"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&lt;&lt;reference values from </w:t>
            </w:r>
            <w:del w:id="1569" w:author="Tam, Danny@Energy" w:date="2022-02-28T15:45:00Z">
              <w:r w:rsidRPr="009C3545" w:rsidDel="00D11E38">
                <w:rPr>
                  <w:rFonts w:asciiTheme="minorHAnsi" w:eastAsia="Times New Roman" w:hAnsiTheme="minorHAnsi" w:cstheme="minorHAnsi"/>
                  <w:sz w:val="18"/>
                  <w:szCs w:val="18"/>
                </w:rPr>
                <w:delText>CF1R</w:delText>
              </w:r>
            </w:del>
            <w:ins w:id="1570" w:author="Tam, Danny@Energy" w:date="2022-02-28T15:45:00Z">
              <w:r w:rsidR="00D11E38">
                <w:rPr>
                  <w:rFonts w:asciiTheme="minorHAnsi" w:eastAsia="Times New Roman" w:hAnsiTheme="minorHAnsi" w:cstheme="minorHAnsi"/>
                  <w:sz w:val="18"/>
                  <w:szCs w:val="18"/>
                </w:rPr>
                <w:t>NRCC</w:t>
              </w:r>
            </w:ins>
            <w:r w:rsidRPr="009C3545">
              <w:rPr>
                <w:rFonts w:asciiTheme="minorHAnsi" w:eastAsia="Times New Roman" w:hAnsiTheme="minorHAnsi" w:cstheme="minorHAnsi"/>
                <w:sz w:val="18"/>
                <w:szCs w:val="18"/>
              </w:rPr>
              <w:t xml:space="preserve"> (see rule in header)&gt;&gt;</w:t>
            </w:r>
          </w:p>
        </w:tc>
        <w:tc>
          <w:tcPr>
            <w:tcW w:w="6315" w:type="dxa"/>
            <w:tcBorders>
              <w:top w:val="single" w:sz="4" w:space="0" w:color="auto"/>
              <w:left w:val="single" w:sz="4" w:space="0" w:color="auto"/>
              <w:bottom w:val="single" w:sz="4" w:space="0" w:color="auto"/>
              <w:right w:val="single" w:sz="4" w:space="0" w:color="auto"/>
            </w:tcBorders>
            <w:vAlign w:val="center"/>
          </w:tcPr>
          <w:p w14:paraId="490BF4A5" w14:textId="5C8A0225" w:rsidR="000F1CDA" w:rsidRPr="009C3545" w:rsidRDefault="000F1CDA" w:rsidP="00BA25C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w:t>
            </w:r>
            <w:r w:rsidR="00B34467" w:rsidRPr="009C3545">
              <w:rPr>
                <w:rFonts w:asciiTheme="minorHAnsi" w:eastAsia="Times New Roman" w:hAnsiTheme="minorHAnsi" w:cstheme="minorHAnsi"/>
                <w:sz w:val="18"/>
                <w:szCs w:val="18"/>
              </w:rPr>
              <w:t>R</w:t>
            </w:r>
            <w:r w:rsidRPr="009C3545">
              <w:rPr>
                <w:rFonts w:asciiTheme="minorHAnsi" w:eastAsia="Times New Roman" w:hAnsiTheme="minorHAnsi" w:cstheme="minorHAnsi"/>
                <w:sz w:val="18"/>
                <w:szCs w:val="18"/>
              </w:rPr>
              <w:t xml:space="preserve">eference value from </w:t>
            </w:r>
            <w:del w:id="1571" w:author="Tam, Danny@Energy" w:date="2022-02-28T15:45:00Z">
              <w:r w:rsidRPr="009C3545" w:rsidDel="00D11E38">
                <w:rPr>
                  <w:rFonts w:asciiTheme="minorHAnsi" w:eastAsia="Times New Roman" w:hAnsiTheme="minorHAnsi" w:cstheme="minorHAnsi"/>
                  <w:sz w:val="18"/>
                  <w:szCs w:val="18"/>
                </w:rPr>
                <w:delText>CF1R</w:delText>
              </w:r>
            </w:del>
            <w:ins w:id="1572" w:author="Tam, Danny@Energy" w:date="2022-02-28T15:45:00Z">
              <w:r w:rsidR="00D11E38">
                <w:rPr>
                  <w:rFonts w:asciiTheme="minorHAnsi" w:eastAsia="Times New Roman" w:hAnsiTheme="minorHAnsi" w:cstheme="minorHAnsi"/>
                  <w:sz w:val="18"/>
                  <w:szCs w:val="18"/>
                </w:rPr>
                <w:t>NRCC</w:t>
              </w:r>
            </w:ins>
            <w:r w:rsidRPr="009C3545">
              <w:rPr>
                <w:rFonts w:asciiTheme="minorHAnsi" w:eastAsia="Times New Roman" w:hAnsiTheme="minorHAnsi" w:cstheme="minorHAnsi"/>
                <w:sz w:val="18"/>
                <w:szCs w:val="18"/>
              </w:rPr>
              <w:t>-PRF-01. Allowed values are</w:t>
            </w:r>
            <w:r w:rsidR="00B34467" w:rsidRPr="009C3545">
              <w:rPr>
                <w:rFonts w:asciiTheme="minorHAnsi" w:eastAsia="Times New Roman" w:hAnsiTheme="minorHAnsi" w:cstheme="minorHAnsi"/>
                <w:sz w:val="18"/>
                <w:szCs w:val="18"/>
              </w:rPr>
              <w:t>:</w:t>
            </w:r>
          </w:p>
          <w:p w14:paraId="1E279481" w14:textId="77777777" w:rsidR="00A35198" w:rsidRDefault="000F1CDA" w:rsidP="00A35198">
            <w:pPr>
              <w:keepNext/>
              <w:tabs>
                <w:tab w:val="left" w:pos="2160"/>
                <w:tab w:val="left" w:pos="2700"/>
                <w:tab w:val="left" w:pos="3420"/>
                <w:tab w:val="left" w:pos="3780"/>
                <w:tab w:val="left" w:pos="5760"/>
                <w:tab w:val="left" w:pos="7212"/>
              </w:tabs>
              <w:spacing w:after="0" w:line="240" w:lineRule="auto"/>
              <w:contextualSpacing/>
              <w:rPr>
                <w:ins w:id="1573" w:author="Markstrum, Alexis@Energy" w:date="2021-10-18T16:27:00Z"/>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 Multi-family: </w:t>
            </w:r>
            <w:ins w:id="1574" w:author="Markstrum, Alexis@Energy" w:date="2021-10-18T16:27:00Z">
              <w:r w:rsidR="00A35198">
                <w:rPr>
                  <w:rFonts w:asciiTheme="minorHAnsi" w:eastAsia="Times New Roman" w:hAnsiTheme="minorHAnsi" w:cstheme="minorHAnsi"/>
                  <w:sz w:val="18"/>
                  <w:szCs w:val="18"/>
                </w:rPr>
                <w:t xml:space="preserve">Recirculation </w:t>
              </w:r>
            </w:ins>
          </w:p>
          <w:p w14:paraId="6AB52FD7" w14:textId="747A81C3" w:rsidR="000F1CDA" w:rsidRPr="009C3545" w:rsidDel="00A35198" w:rsidRDefault="00A35198" w:rsidP="00A35198">
            <w:pPr>
              <w:keepNext/>
              <w:tabs>
                <w:tab w:val="left" w:pos="2160"/>
                <w:tab w:val="left" w:pos="2700"/>
                <w:tab w:val="left" w:pos="3420"/>
                <w:tab w:val="left" w:pos="3780"/>
                <w:tab w:val="left" w:pos="5760"/>
                <w:tab w:val="left" w:pos="7212"/>
              </w:tabs>
              <w:spacing w:after="0" w:line="240" w:lineRule="auto"/>
              <w:contextualSpacing/>
              <w:rPr>
                <w:del w:id="1575" w:author="Markstrum, Alexis@Energy" w:date="2021-10-18T16:27:00Z"/>
                <w:rFonts w:asciiTheme="minorHAnsi" w:eastAsia="Times New Roman" w:hAnsiTheme="minorHAnsi" w:cstheme="minorHAnsi"/>
                <w:sz w:val="18"/>
                <w:szCs w:val="18"/>
              </w:rPr>
            </w:pPr>
            <w:ins w:id="1576" w:author="Markstrum, Alexis@Energy" w:date="2021-10-18T16:27:00Z">
              <w:r>
                <w:rPr>
                  <w:rFonts w:asciiTheme="minorHAnsi" w:eastAsia="Times New Roman" w:hAnsiTheme="minorHAnsi" w:cstheme="minorHAnsi"/>
                  <w:sz w:val="18"/>
                  <w:szCs w:val="18"/>
                </w:rPr>
                <w:t>*Multi</w:t>
              </w:r>
              <w:r w:rsidR="004535E4">
                <w:rPr>
                  <w:rFonts w:asciiTheme="minorHAnsi" w:eastAsia="Times New Roman" w:hAnsiTheme="minorHAnsi" w:cstheme="minorHAnsi"/>
                  <w:sz w:val="18"/>
                  <w:szCs w:val="18"/>
                </w:rPr>
                <w:t>family: Non-recirculation</w:t>
              </w:r>
            </w:ins>
            <w:del w:id="1577" w:author="Markstrum, Alexis@Energy" w:date="2021-10-18T16:27:00Z">
              <w:r w:rsidR="000F1CDA" w:rsidRPr="009C3545" w:rsidDel="00A35198">
                <w:rPr>
                  <w:rFonts w:asciiTheme="minorHAnsi" w:eastAsia="Times New Roman" w:hAnsiTheme="minorHAnsi" w:cstheme="minorHAnsi"/>
                  <w:sz w:val="18"/>
                  <w:szCs w:val="18"/>
                </w:rPr>
                <w:delText>Recirculating with temperature modulation;</w:delText>
              </w:r>
            </w:del>
          </w:p>
          <w:p w14:paraId="43F92A0A" w14:textId="0272A440" w:rsidR="000F1CDA" w:rsidRPr="009C3545" w:rsidDel="00A35198" w:rsidRDefault="000F1CDA" w:rsidP="00A35198">
            <w:pPr>
              <w:keepNext/>
              <w:tabs>
                <w:tab w:val="left" w:pos="2160"/>
                <w:tab w:val="left" w:pos="2700"/>
                <w:tab w:val="left" w:pos="3420"/>
                <w:tab w:val="left" w:pos="3780"/>
                <w:tab w:val="left" w:pos="5760"/>
                <w:tab w:val="left" w:pos="7212"/>
              </w:tabs>
              <w:spacing w:after="0" w:line="240" w:lineRule="auto"/>
              <w:contextualSpacing/>
              <w:rPr>
                <w:del w:id="1578" w:author="Markstrum, Alexis@Energy" w:date="2021-10-18T16:27:00Z"/>
                <w:rFonts w:asciiTheme="minorHAnsi" w:eastAsia="Times New Roman" w:hAnsiTheme="minorHAnsi" w:cstheme="minorHAnsi"/>
                <w:sz w:val="18"/>
                <w:szCs w:val="18"/>
              </w:rPr>
            </w:pPr>
            <w:del w:id="1579" w:author="Markstrum, Alexis@Energy" w:date="2021-10-18T16:27:00Z">
              <w:r w:rsidRPr="009C3545" w:rsidDel="00A35198">
                <w:rPr>
                  <w:rFonts w:asciiTheme="minorHAnsi" w:eastAsia="Times New Roman" w:hAnsiTheme="minorHAnsi" w:cstheme="minorHAnsi"/>
                  <w:sz w:val="18"/>
                  <w:szCs w:val="18"/>
                </w:rPr>
                <w:delText>* Multi-family: Recirculating with temperature modulation and monitoring;</w:delText>
              </w:r>
            </w:del>
          </w:p>
          <w:p w14:paraId="48CEA0CB" w14:textId="2B5482C2" w:rsidR="000F1CDA" w:rsidRPr="009C3545" w:rsidDel="00A35198" w:rsidRDefault="000F1CDA" w:rsidP="007F7940">
            <w:pPr>
              <w:keepNext/>
              <w:tabs>
                <w:tab w:val="left" w:pos="2160"/>
                <w:tab w:val="left" w:pos="2700"/>
                <w:tab w:val="left" w:pos="3420"/>
                <w:tab w:val="left" w:pos="3780"/>
                <w:tab w:val="left" w:pos="5760"/>
                <w:tab w:val="left" w:pos="7212"/>
              </w:tabs>
              <w:spacing w:after="0" w:line="240" w:lineRule="auto"/>
              <w:contextualSpacing/>
              <w:rPr>
                <w:del w:id="1580" w:author="Markstrum, Alexis@Energy" w:date="2021-10-18T16:27:00Z"/>
                <w:rFonts w:asciiTheme="minorHAnsi" w:eastAsia="Times New Roman" w:hAnsiTheme="minorHAnsi" w:cstheme="minorHAnsi"/>
                <w:sz w:val="18"/>
                <w:szCs w:val="18"/>
              </w:rPr>
            </w:pPr>
            <w:del w:id="1581" w:author="Markstrum, Alexis@Energy" w:date="2021-10-18T16:27:00Z">
              <w:r w:rsidRPr="009C3545" w:rsidDel="00A35198">
                <w:rPr>
                  <w:rFonts w:asciiTheme="minorHAnsi" w:eastAsia="Times New Roman" w:hAnsiTheme="minorHAnsi" w:cstheme="minorHAnsi"/>
                  <w:sz w:val="18"/>
                  <w:szCs w:val="18"/>
                </w:rPr>
                <w:delText>* Multi-family: Recirculating demand control;</w:delText>
              </w:r>
            </w:del>
          </w:p>
          <w:p w14:paraId="39FB5973" w14:textId="14CA4D7B" w:rsidR="000F1CDA" w:rsidRPr="009C3545" w:rsidDel="00A35198" w:rsidRDefault="000F1CDA" w:rsidP="006A2B7E">
            <w:pPr>
              <w:keepNext/>
              <w:tabs>
                <w:tab w:val="left" w:pos="2160"/>
                <w:tab w:val="left" w:pos="2700"/>
                <w:tab w:val="left" w:pos="3420"/>
                <w:tab w:val="left" w:pos="3780"/>
                <w:tab w:val="left" w:pos="5760"/>
                <w:tab w:val="left" w:pos="7212"/>
              </w:tabs>
              <w:spacing w:after="0" w:line="240" w:lineRule="auto"/>
              <w:contextualSpacing/>
              <w:rPr>
                <w:del w:id="1582" w:author="Markstrum, Alexis@Energy" w:date="2021-10-18T16:27:00Z"/>
                <w:rFonts w:asciiTheme="minorHAnsi" w:eastAsia="Times New Roman" w:hAnsiTheme="minorHAnsi" w:cstheme="minorHAnsi"/>
                <w:sz w:val="18"/>
                <w:szCs w:val="18"/>
              </w:rPr>
            </w:pPr>
            <w:del w:id="1583" w:author="Markstrum, Alexis@Energy" w:date="2021-10-18T16:27:00Z">
              <w:r w:rsidRPr="009C3545" w:rsidDel="00A35198">
                <w:rPr>
                  <w:rFonts w:asciiTheme="minorHAnsi" w:eastAsia="Times New Roman" w:hAnsiTheme="minorHAnsi" w:cstheme="minorHAnsi"/>
                  <w:sz w:val="18"/>
                  <w:szCs w:val="18"/>
                </w:rPr>
                <w:delText>* Multi-family: Recirculating with no control (continuous pumping)</w:delText>
              </w:r>
            </w:del>
          </w:p>
          <w:p w14:paraId="6E469799" w14:textId="36D2B1E9" w:rsidR="000F1CDA" w:rsidRPr="009C3545" w:rsidRDefault="000F1CDA" w:rsidP="00A96E4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del w:id="1584" w:author="Markstrum, Alexis@Energy" w:date="2021-10-18T16:27:00Z">
              <w:r w:rsidRPr="009C3545" w:rsidDel="00A35198">
                <w:rPr>
                  <w:rFonts w:asciiTheme="minorHAnsi" w:eastAsia="Times New Roman" w:hAnsiTheme="minorHAnsi" w:cstheme="minorHAnsi"/>
                  <w:sz w:val="18"/>
                  <w:szCs w:val="18"/>
                </w:rPr>
                <w:delText xml:space="preserve">*Multi-family: No loops or recirc pump </w:delText>
              </w:r>
            </w:del>
            <w:r w:rsidRPr="009C3545">
              <w:rPr>
                <w:rFonts w:asciiTheme="minorHAnsi" w:eastAsia="Times New Roman" w:hAnsiTheme="minorHAnsi" w:cstheme="minorHAnsi"/>
                <w:sz w:val="18"/>
                <w:szCs w:val="18"/>
              </w:rPr>
              <w:t>&gt;&gt;</w:t>
            </w:r>
          </w:p>
        </w:tc>
        <w:tc>
          <w:tcPr>
            <w:tcW w:w="6316" w:type="dxa"/>
            <w:tcBorders>
              <w:top w:val="single" w:sz="4" w:space="0" w:color="auto"/>
              <w:left w:val="single" w:sz="4" w:space="0" w:color="auto"/>
              <w:bottom w:val="single" w:sz="4" w:space="0" w:color="auto"/>
              <w:right w:val="single" w:sz="4" w:space="0" w:color="auto"/>
            </w:tcBorders>
            <w:vAlign w:val="center"/>
          </w:tcPr>
          <w:p w14:paraId="036BAA43" w14:textId="358130D1" w:rsidR="000F1CDA" w:rsidRPr="009C3545" w:rsidRDefault="000F1CDA" w:rsidP="00BA25C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w:t>
            </w:r>
            <w:r w:rsidR="00470C89" w:rsidRPr="009C3545">
              <w:rPr>
                <w:rFonts w:asciiTheme="minorHAnsi" w:eastAsia="Times New Roman" w:hAnsiTheme="minorHAnsi" w:cstheme="minorHAnsi"/>
                <w:sz w:val="18"/>
                <w:szCs w:val="18"/>
              </w:rPr>
              <w:t>R</w:t>
            </w:r>
            <w:r w:rsidR="00B34467" w:rsidRPr="009C3545">
              <w:rPr>
                <w:rFonts w:asciiTheme="minorHAnsi" w:eastAsia="Times New Roman" w:hAnsiTheme="minorHAnsi" w:cstheme="minorHAnsi"/>
                <w:sz w:val="18"/>
                <w:szCs w:val="18"/>
              </w:rPr>
              <w:t>eference value</w:t>
            </w:r>
            <w:r w:rsidRPr="009C3545">
              <w:rPr>
                <w:rFonts w:asciiTheme="minorHAnsi" w:eastAsia="Times New Roman" w:hAnsiTheme="minorHAnsi" w:cstheme="minorHAnsi"/>
                <w:sz w:val="18"/>
                <w:szCs w:val="18"/>
              </w:rPr>
              <w:t xml:space="preserve"> from </w:t>
            </w:r>
            <w:del w:id="1585" w:author="Tam, Danny@Energy" w:date="2022-02-28T15:45:00Z">
              <w:r w:rsidRPr="009C3545" w:rsidDel="00D11E38">
                <w:rPr>
                  <w:rFonts w:asciiTheme="minorHAnsi" w:eastAsia="Times New Roman" w:hAnsiTheme="minorHAnsi" w:cstheme="minorHAnsi"/>
                  <w:sz w:val="18"/>
                  <w:szCs w:val="18"/>
                </w:rPr>
                <w:delText>CF1R</w:delText>
              </w:r>
            </w:del>
            <w:ins w:id="1586" w:author="Tam, Danny@Energy" w:date="2022-02-28T15:45:00Z">
              <w:r w:rsidR="00D11E38">
                <w:rPr>
                  <w:rFonts w:asciiTheme="minorHAnsi" w:eastAsia="Times New Roman" w:hAnsiTheme="minorHAnsi" w:cstheme="minorHAnsi"/>
                  <w:sz w:val="18"/>
                  <w:szCs w:val="18"/>
                </w:rPr>
                <w:t>NRCC</w:t>
              </w:r>
            </w:ins>
            <w:r w:rsidRPr="009C3545">
              <w:rPr>
                <w:rFonts w:asciiTheme="minorHAnsi" w:eastAsia="Times New Roman" w:hAnsiTheme="minorHAnsi" w:cstheme="minorHAnsi"/>
                <w:sz w:val="18"/>
                <w:szCs w:val="18"/>
              </w:rPr>
              <w:t>-PRF-01</w:t>
            </w:r>
            <w:r w:rsidR="00B34467" w:rsidRPr="009C3545">
              <w:rPr>
                <w:rFonts w:asciiTheme="minorHAnsi" w:eastAsia="Times New Roman" w:hAnsiTheme="minorHAnsi" w:cstheme="minorHAnsi"/>
                <w:sz w:val="18"/>
                <w:szCs w:val="18"/>
              </w:rPr>
              <w:t xml:space="preserve">. </w:t>
            </w:r>
            <w:r w:rsidRPr="009C3545">
              <w:rPr>
                <w:rFonts w:asciiTheme="minorHAnsi" w:eastAsia="Times New Roman" w:hAnsiTheme="minorHAnsi" w:cstheme="minorHAnsi"/>
                <w:sz w:val="18"/>
                <w:szCs w:val="18"/>
              </w:rPr>
              <w:t>Allowed values are</w:t>
            </w:r>
          </w:p>
          <w:p w14:paraId="5E0EA7FA" w14:textId="77777777" w:rsidR="00AD20BC" w:rsidRPr="009C3545" w:rsidRDefault="000F1CDA" w:rsidP="00A8364F">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*Standard Distribution System</w:t>
            </w:r>
          </w:p>
          <w:p w14:paraId="520016B9" w14:textId="25044EAC" w:rsidR="000F1CDA" w:rsidRPr="009C3545" w:rsidRDefault="00AD20BC" w:rsidP="00840C47">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*HER-Verified Pipe Insulation</w:t>
            </w:r>
            <w:r w:rsidR="000F1CDA" w:rsidRPr="009C3545">
              <w:rPr>
                <w:rFonts w:asciiTheme="minorHAnsi" w:eastAsia="Times New Roman" w:hAnsiTheme="minorHAnsi" w:cstheme="minorHAnsi"/>
                <w:sz w:val="18"/>
                <w:szCs w:val="18"/>
              </w:rPr>
              <w:t>&gt;&gt;</w:t>
            </w:r>
          </w:p>
        </w:tc>
      </w:tr>
      <w:tr w:rsidR="008A15E5" w:rsidRPr="009C3545" w14:paraId="6B857D5D" w14:textId="77777777" w:rsidTr="00BA25C6">
        <w:trPr>
          <w:cantSplit/>
          <w:trHeight w:val="144"/>
        </w:trPr>
        <w:tc>
          <w:tcPr>
            <w:tcW w:w="1985" w:type="dxa"/>
            <w:tcBorders>
              <w:top w:val="single" w:sz="4" w:space="0" w:color="auto"/>
              <w:left w:val="single" w:sz="4" w:space="0" w:color="auto"/>
              <w:bottom w:val="single" w:sz="4" w:space="0" w:color="auto"/>
              <w:right w:val="single" w:sz="4" w:space="0" w:color="auto"/>
            </w:tcBorders>
            <w:vAlign w:val="center"/>
          </w:tcPr>
          <w:p w14:paraId="5B12A959"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315" w:type="dxa"/>
            <w:tcBorders>
              <w:top w:val="single" w:sz="4" w:space="0" w:color="auto"/>
              <w:left w:val="single" w:sz="4" w:space="0" w:color="auto"/>
              <w:bottom w:val="single" w:sz="4" w:space="0" w:color="auto"/>
              <w:right w:val="single" w:sz="4" w:space="0" w:color="auto"/>
            </w:tcBorders>
            <w:vAlign w:val="center"/>
          </w:tcPr>
          <w:p w14:paraId="75F7ABDF"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316" w:type="dxa"/>
            <w:tcBorders>
              <w:top w:val="single" w:sz="4" w:space="0" w:color="auto"/>
              <w:left w:val="single" w:sz="4" w:space="0" w:color="auto"/>
              <w:bottom w:val="single" w:sz="4" w:space="0" w:color="auto"/>
              <w:right w:val="single" w:sz="4" w:space="0" w:color="auto"/>
            </w:tcBorders>
            <w:vAlign w:val="center"/>
          </w:tcPr>
          <w:p w14:paraId="39898379" w14:textId="77777777" w:rsidR="008A15E5" w:rsidRPr="009C3545" w:rsidRDefault="008A15E5" w:rsidP="00BA25C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6867B5C9" w14:textId="77777777" w:rsidR="00A374A5" w:rsidRPr="009C3545" w:rsidRDefault="00A374A5"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18"/>
          <w:szCs w:val="18"/>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05"/>
        <w:gridCol w:w="4647"/>
        <w:gridCol w:w="4649"/>
      </w:tblGrid>
      <w:tr w:rsidR="00B35C2E" w:rsidRPr="009C3545" w14:paraId="1FBEC66D" w14:textId="77777777" w:rsidTr="000F1CDA">
        <w:trPr>
          <w:cantSplit/>
          <w:trHeight w:val="144"/>
        </w:trPr>
        <w:tc>
          <w:tcPr>
            <w:tcW w:w="14631" w:type="dxa"/>
            <w:gridSpan w:val="3"/>
            <w:tcBorders>
              <w:top w:val="single" w:sz="4" w:space="0" w:color="auto"/>
              <w:left w:val="single" w:sz="4" w:space="0" w:color="auto"/>
              <w:bottom w:val="single" w:sz="4" w:space="0" w:color="auto"/>
              <w:right w:val="single" w:sz="4" w:space="0" w:color="auto"/>
            </w:tcBorders>
          </w:tcPr>
          <w:p w14:paraId="53F9913F" w14:textId="737F5805" w:rsidR="00B35C2E"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9C3545">
              <w:rPr>
                <w:rFonts w:asciiTheme="minorHAnsi" w:hAnsiTheme="minorHAnsi" w:cstheme="minorHAnsi"/>
                <w:b/>
                <w:sz w:val="18"/>
                <w:szCs w:val="18"/>
              </w:rPr>
              <w:lastRenderedPageBreak/>
              <w:t>E</w:t>
            </w:r>
            <w:r w:rsidR="00B35C2E" w:rsidRPr="009C3545">
              <w:rPr>
                <w:rFonts w:asciiTheme="minorHAnsi" w:hAnsiTheme="minorHAnsi" w:cstheme="minorHAnsi"/>
                <w:b/>
                <w:sz w:val="18"/>
                <w:szCs w:val="18"/>
              </w:rPr>
              <w:t xml:space="preserve">. </w:t>
            </w:r>
            <w:r w:rsidR="008A15E5" w:rsidRPr="009C3545">
              <w:rPr>
                <w:rFonts w:asciiTheme="minorHAnsi" w:hAnsiTheme="minorHAnsi" w:cstheme="minorHAnsi"/>
                <w:b/>
                <w:sz w:val="18"/>
                <w:szCs w:val="18"/>
              </w:rPr>
              <w:t>Installed</w:t>
            </w:r>
            <w:r w:rsidR="00B35C2E" w:rsidRPr="009C3545">
              <w:rPr>
                <w:rFonts w:asciiTheme="minorHAnsi" w:hAnsiTheme="minorHAnsi" w:cstheme="minorHAnsi"/>
                <w:b/>
                <w:sz w:val="18"/>
                <w:szCs w:val="18"/>
              </w:rPr>
              <w:t xml:space="preserve"> HERS Verified </w:t>
            </w:r>
            <w:r w:rsidR="0027103A" w:rsidRPr="009C3545">
              <w:rPr>
                <w:rFonts w:asciiTheme="minorHAnsi" w:hAnsiTheme="minorHAnsi" w:cstheme="minorHAnsi"/>
                <w:b/>
                <w:sz w:val="18"/>
                <w:szCs w:val="18"/>
              </w:rPr>
              <w:t xml:space="preserve">Central </w:t>
            </w:r>
            <w:r w:rsidR="00B35C2E" w:rsidRPr="009C3545">
              <w:rPr>
                <w:rFonts w:asciiTheme="minorHAnsi" w:hAnsiTheme="minorHAnsi" w:cstheme="minorHAnsi"/>
                <w:b/>
                <w:sz w:val="18"/>
                <w:szCs w:val="18"/>
              </w:rPr>
              <w:t>Water Heating Distribution Systems Information</w:t>
            </w:r>
          </w:p>
          <w:p w14:paraId="4443754A" w14:textId="383A8091" w:rsidR="00B35C2E" w:rsidRDefault="00B35C2E" w:rsidP="00001C8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9C3545">
              <w:rPr>
                <w:rFonts w:asciiTheme="minorHAnsi" w:eastAsia="Times New Roman" w:hAnsiTheme="minorHAnsi" w:cstheme="minorHAnsi"/>
                <w:sz w:val="18"/>
                <w:szCs w:val="18"/>
              </w:rPr>
              <w:t xml:space="preserve">This table reports the water heating distribution types specified on the registered </w:t>
            </w:r>
            <w:del w:id="1587" w:author="Tam, Danny@Energy" w:date="2022-02-28T15:45:00Z">
              <w:r w:rsidRPr="009C3545" w:rsidDel="00D11E38">
                <w:rPr>
                  <w:rFonts w:asciiTheme="minorHAnsi" w:eastAsia="Times New Roman" w:hAnsiTheme="minorHAnsi" w:cstheme="minorHAnsi"/>
                  <w:sz w:val="18"/>
                  <w:szCs w:val="18"/>
                </w:rPr>
                <w:delText>CF1R</w:delText>
              </w:r>
            </w:del>
            <w:ins w:id="1588" w:author="Tam, Danny@Energy" w:date="2022-02-28T15:45:00Z">
              <w:r w:rsidR="00D11E38">
                <w:rPr>
                  <w:rFonts w:asciiTheme="minorHAnsi" w:eastAsia="Times New Roman" w:hAnsiTheme="minorHAnsi" w:cstheme="minorHAnsi"/>
                  <w:sz w:val="18"/>
                  <w:szCs w:val="18"/>
                </w:rPr>
                <w:t>NRCC</w:t>
              </w:r>
            </w:ins>
            <w:r w:rsidRPr="009C3545">
              <w:rPr>
                <w:rFonts w:asciiTheme="minorHAnsi" w:eastAsia="Times New Roman" w:hAnsiTheme="minorHAnsi" w:cstheme="minorHAnsi"/>
                <w:sz w:val="18"/>
                <w:szCs w:val="18"/>
              </w:rPr>
              <w:t xml:space="preserve"> compliance document for this project.</w:t>
            </w:r>
            <w:r w:rsidRPr="009C3545">
              <w:rPr>
                <w:rFonts w:asciiTheme="minorHAnsi" w:hAnsiTheme="minorHAnsi" w:cstheme="minorHAnsi"/>
                <w:b/>
                <w:sz w:val="18"/>
                <w:szCs w:val="18"/>
              </w:rPr>
              <w:t xml:space="preserve"> </w:t>
            </w:r>
          </w:p>
          <w:p w14:paraId="2845FB19" w14:textId="37630ED2" w:rsidR="00430E9A" w:rsidRPr="00430E9A" w:rsidRDefault="00430E9A" w:rsidP="00001C8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30E9A">
              <w:rPr>
                <w:rFonts w:asciiTheme="minorHAnsi" w:hAnsiTheme="minorHAnsi" w:cstheme="minorHAnsi"/>
                <w:sz w:val="18"/>
                <w:szCs w:val="18"/>
              </w:rPr>
              <w:t xml:space="preserve">&lt;&lt;require one row of data for each water heating system identified on the </w:t>
            </w:r>
            <w:del w:id="1589" w:author="Tam, Danny@Energy" w:date="2022-02-28T15:45:00Z">
              <w:r w:rsidRPr="00430E9A" w:rsidDel="00D11E38">
                <w:rPr>
                  <w:rFonts w:asciiTheme="minorHAnsi" w:hAnsiTheme="minorHAnsi" w:cstheme="minorHAnsi"/>
                  <w:sz w:val="18"/>
                  <w:szCs w:val="18"/>
                </w:rPr>
                <w:delText>CF1R</w:delText>
              </w:r>
            </w:del>
            <w:ins w:id="1590" w:author="Tam, Danny@Energy" w:date="2022-02-28T15:45:00Z">
              <w:r w:rsidR="00D11E38">
                <w:rPr>
                  <w:rFonts w:asciiTheme="minorHAnsi" w:hAnsiTheme="minorHAnsi" w:cstheme="minorHAnsi"/>
                  <w:sz w:val="18"/>
                  <w:szCs w:val="18"/>
                </w:rPr>
                <w:t>NRCC</w:t>
              </w:r>
            </w:ins>
            <w:r w:rsidRPr="00430E9A">
              <w:rPr>
                <w:rFonts w:asciiTheme="minorHAnsi" w:hAnsiTheme="minorHAnsi" w:cstheme="minorHAnsi"/>
                <w:sz w:val="18"/>
                <w:szCs w:val="18"/>
              </w:rPr>
              <w:t>-PRF&gt;&gt;</w:t>
            </w:r>
          </w:p>
        </w:tc>
      </w:tr>
      <w:tr w:rsidR="00B35C2E" w:rsidRPr="009C3545" w14:paraId="5C7786DC" w14:textId="77777777" w:rsidTr="000F1CDA">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74CEFCFD"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01</w:t>
            </w:r>
          </w:p>
        </w:tc>
        <w:tc>
          <w:tcPr>
            <w:tcW w:w="6321" w:type="dxa"/>
            <w:tcBorders>
              <w:top w:val="single" w:sz="4" w:space="0" w:color="auto"/>
              <w:left w:val="single" w:sz="4" w:space="0" w:color="auto"/>
              <w:bottom w:val="single" w:sz="4" w:space="0" w:color="auto"/>
              <w:right w:val="single" w:sz="4" w:space="0" w:color="auto"/>
            </w:tcBorders>
            <w:vAlign w:val="center"/>
          </w:tcPr>
          <w:p w14:paraId="43CC7B5C"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02</w:t>
            </w:r>
          </w:p>
        </w:tc>
        <w:tc>
          <w:tcPr>
            <w:tcW w:w="6323" w:type="dxa"/>
            <w:tcBorders>
              <w:top w:val="single" w:sz="4" w:space="0" w:color="auto"/>
              <w:left w:val="single" w:sz="4" w:space="0" w:color="auto"/>
              <w:bottom w:val="single" w:sz="4" w:space="0" w:color="auto"/>
              <w:right w:val="single" w:sz="4" w:space="0" w:color="auto"/>
            </w:tcBorders>
            <w:vAlign w:val="center"/>
          </w:tcPr>
          <w:p w14:paraId="16A53F3B"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03</w:t>
            </w:r>
          </w:p>
        </w:tc>
      </w:tr>
      <w:tr w:rsidR="00B35C2E" w:rsidRPr="009C3545" w14:paraId="236DA7D7" w14:textId="77777777" w:rsidTr="000F1CDA">
        <w:trPr>
          <w:cantSplit/>
          <w:trHeight w:val="144"/>
        </w:trPr>
        <w:tc>
          <w:tcPr>
            <w:tcW w:w="1987" w:type="dxa"/>
            <w:tcBorders>
              <w:top w:val="single" w:sz="4" w:space="0" w:color="auto"/>
              <w:left w:val="single" w:sz="4" w:space="0" w:color="auto"/>
              <w:bottom w:val="single" w:sz="4" w:space="0" w:color="auto"/>
              <w:right w:val="single" w:sz="4" w:space="0" w:color="auto"/>
            </w:tcBorders>
            <w:vAlign w:val="bottom"/>
          </w:tcPr>
          <w:p w14:paraId="707D8A40"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Water Heating System ID or Name</w:t>
            </w:r>
          </w:p>
        </w:tc>
        <w:tc>
          <w:tcPr>
            <w:tcW w:w="6321" w:type="dxa"/>
            <w:tcBorders>
              <w:top w:val="single" w:sz="4" w:space="0" w:color="auto"/>
              <w:left w:val="single" w:sz="4" w:space="0" w:color="auto"/>
              <w:bottom w:val="single" w:sz="4" w:space="0" w:color="auto"/>
              <w:right w:val="single" w:sz="4" w:space="0" w:color="auto"/>
            </w:tcBorders>
            <w:vAlign w:val="bottom"/>
          </w:tcPr>
          <w:p w14:paraId="1B2D9B69"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Central DHW System </w:t>
            </w:r>
          </w:p>
          <w:p w14:paraId="3FAFBCD3"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Distribution Type</w:t>
            </w:r>
          </w:p>
        </w:tc>
        <w:tc>
          <w:tcPr>
            <w:tcW w:w="6323" w:type="dxa"/>
            <w:tcBorders>
              <w:top w:val="single" w:sz="4" w:space="0" w:color="auto"/>
              <w:left w:val="single" w:sz="4" w:space="0" w:color="auto"/>
              <w:bottom w:val="single" w:sz="4" w:space="0" w:color="auto"/>
              <w:right w:val="single" w:sz="4" w:space="0" w:color="auto"/>
            </w:tcBorders>
            <w:vAlign w:val="bottom"/>
          </w:tcPr>
          <w:p w14:paraId="53EBAE89"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Dwelling Unit DHW System</w:t>
            </w:r>
          </w:p>
          <w:p w14:paraId="1393AD57"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Distribution Type</w:t>
            </w:r>
          </w:p>
        </w:tc>
      </w:tr>
      <w:tr w:rsidR="000F1CDA" w:rsidRPr="009C3545" w14:paraId="532FC6BE" w14:textId="77777777" w:rsidTr="000F1CDA">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40CCB6A7" w14:textId="6E3C6774" w:rsidR="000F1CDA" w:rsidRPr="009C3545" w:rsidRDefault="000F1CDA" w:rsidP="000F1CD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&lt;&lt;reference values from </w:t>
            </w:r>
            <w:del w:id="1591" w:author="Tam, Danny@Energy" w:date="2022-02-28T15:45:00Z">
              <w:r w:rsidRPr="009C3545" w:rsidDel="00D11E38">
                <w:rPr>
                  <w:rFonts w:asciiTheme="minorHAnsi" w:eastAsia="Times New Roman" w:hAnsiTheme="minorHAnsi" w:cstheme="minorHAnsi"/>
                  <w:sz w:val="18"/>
                  <w:szCs w:val="18"/>
                </w:rPr>
                <w:delText>CF1R</w:delText>
              </w:r>
            </w:del>
            <w:ins w:id="1592" w:author="Tam, Danny@Energy" w:date="2022-02-28T15:45:00Z">
              <w:r w:rsidR="00D11E38">
                <w:rPr>
                  <w:rFonts w:asciiTheme="minorHAnsi" w:eastAsia="Times New Roman" w:hAnsiTheme="minorHAnsi" w:cstheme="minorHAnsi"/>
                  <w:sz w:val="18"/>
                  <w:szCs w:val="18"/>
                </w:rPr>
                <w:t>NRCC</w:t>
              </w:r>
            </w:ins>
            <w:del w:id="1593" w:author="Markstrum, Alexis@Energy" w:date="2021-10-18T16:29:00Z">
              <w:r w:rsidRPr="009C3545" w:rsidDel="00484C6C">
                <w:rPr>
                  <w:rFonts w:asciiTheme="minorHAnsi" w:eastAsia="Times New Roman" w:hAnsiTheme="minorHAnsi" w:cstheme="minorHAnsi"/>
                  <w:sz w:val="18"/>
                  <w:szCs w:val="18"/>
                </w:rPr>
                <w:delText xml:space="preserve"> (see rule in header)</w:delText>
              </w:r>
            </w:del>
            <w:ins w:id="1594" w:author="Markstrum, Alexis@Energy" w:date="2021-10-18T16:29:00Z">
              <w:del w:id="1595" w:author="Alhabibi, Haider@Energy" w:date="2022-01-26T22:03:00Z">
                <w:r w:rsidR="00484C6C" w:rsidDel="005C4019">
                  <w:rPr>
                    <w:rFonts w:asciiTheme="minorHAnsi" w:eastAsia="Times New Roman" w:hAnsiTheme="minorHAnsi" w:cstheme="minorHAnsi"/>
                    <w:sz w:val="18"/>
                    <w:szCs w:val="18"/>
                  </w:rPr>
                  <w:delText>F</w:delText>
                </w:r>
              </w:del>
            </w:ins>
            <w:ins w:id="1596" w:author="Alhabibi, Haider@Energy" w:date="2022-01-26T22:03:00Z">
              <w:r w:rsidR="005C4019">
                <w:rPr>
                  <w:rFonts w:asciiTheme="minorHAnsi" w:eastAsia="Times New Roman" w:hAnsiTheme="minorHAnsi" w:cstheme="minorHAnsi"/>
                  <w:sz w:val="18"/>
                  <w:szCs w:val="18"/>
                </w:rPr>
                <w:t>D</w:t>
              </w:r>
            </w:ins>
            <w:ins w:id="1597" w:author="Markstrum, Alexis@Energy" w:date="2021-10-18T16:29:00Z">
              <w:r w:rsidR="00484C6C">
                <w:rPr>
                  <w:rFonts w:asciiTheme="minorHAnsi" w:eastAsia="Times New Roman" w:hAnsiTheme="minorHAnsi" w:cstheme="minorHAnsi"/>
                  <w:sz w:val="18"/>
                  <w:szCs w:val="18"/>
                </w:rPr>
                <w:t>01</w:t>
              </w:r>
            </w:ins>
            <w:r w:rsidRPr="009C3545">
              <w:rPr>
                <w:rFonts w:asciiTheme="minorHAnsi" w:eastAsia="Times New Roman" w:hAnsiTheme="minorHAnsi" w:cstheme="minorHAnsi"/>
                <w:sz w:val="18"/>
                <w:szCs w:val="18"/>
              </w:rPr>
              <w:t>&gt;&gt;</w:t>
            </w:r>
          </w:p>
        </w:tc>
        <w:tc>
          <w:tcPr>
            <w:tcW w:w="6321" w:type="dxa"/>
            <w:tcBorders>
              <w:top w:val="single" w:sz="4" w:space="0" w:color="auto"/>
              <w:left w:val="single" w:sz="4" w:space="0" w:color="auto"/>
              <w:bottom w:val="single" w:sz="4" w:space="0" w:color="auto"/>
              <w:right w:val="single" w:sz="4" w:space="0" w:color="auto"/>
            </w:tcBorders>
            <w:vAlign w:val="center"/>
          </w:tcPr>
          <w:p w14:paraId="73C22291" w14:textId="717D8909" w:rsidR="000F1CDA" w:rsidRPr="009C3545" w:rsidRDefault="000F1CDA">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&lt;&lt; </w:t>
            </w:r>
            <w:r w:rsidR="004666A5" w:rsidRPr="009C3545">
              <w:rPr>
                <w:rFonts w:asciiTheme="minorHAnsi" w:eastAsia="Times New Roman" w:hAnsiTheme="minorHAnsi" w:cstheme="minorHAnsi"/>
                <w:sz w:val="18"/>
                <w:szCs w:val="18"/>
              </w:rPr>
              <w:t xml:space="preserve">Reference value from </w:t>
            </w:r>
            <w:r w:rsidR="002451F7">
              <w:rPr>
                <w:rFonts w:asciiTheme="minorHAnsi" w:eastAsia="Times New Roman" w:hAnsiTheme="minorHAnsi" w:cstheme="minorHAnsi"/>
                <w:sz w:val="18"/>
                <w:szCs w:val="18"/>
              </w:rPr>
              <w:t>D02</w:t>
            </w:r>
            <w:r w:rsidRPr="009C3545">
              <w:rPr>
                <w:rFonts w:asciiTheme="minorHAnsi" w:eastAsia="Times New Roman" w:hAnsiTheme="minorHAnsi" w:cstheme="minorHAnsi"/>
                <w:sz w:val="18"/>
                <w:szCs w:val="18"/>
              </w:rPr>
              <w:t>&gt;&gt;</w:t>
            </w:r>
          </w:p>
        </w:tc>
        <w:tc>
          <w:tcPr>
            <w:tcW w:w="6323" w:type="dxa"/>
            <w:tcBorders>
              <w:top w:val="single" w:sz="4" w:space="0" w:color="auto"/>
              <w:left w:val="single" w:sz="4" w:space="0" w:color="auto"/>
              <w:bottom w:val="single" w:sz="4" w:space="0" w:color="auto"/>
              <w:right w:val="single" w:sz="4" w:space="0" w:color="auto"/>
            </w:tcBorders>
            <w:vAlign w:val="center"/>
          </w:tcPr>
          <w:p w14:paraId="762DB96F" w14:textId="67DAE6DC" w:rsidR="000F1CDA" w:rsidRPr="009C3545" w:rsidRDefault="000F1CDA" w:rsidP="00A8364F">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 xml:space="preserve">&lt;&lt; </w:t>
            </w:r>
            <w:r w:rsidR="002451F7">
              <w:rPr>
                <w:rFonts w:asciiTheme="minorHAnsi" w:eastAsia="Times New Roman" w:hAnsiTheme="minorHAnsi" w:cstheme="minorHAnsi"/>
                <w:sz w:val="18"/>
                <w:szCs w:val="18"/>
              </w:rPr>
              <w:t>Reference value from D03</w:t>
            </w:r>
            <w:r w:rsidRPr="009C3545">
              <w:rPr>
                <w:rFonts w:asciiTheme="minorHAnsi" w:eastAsia="Times New Roman" w:hAnsiTheme="minorHAnsi" w:cstheme="minorHAnsi"/>
                <w:sz w:val="18"/>
                <w:szCs w:val="18"/>
              </w:rPr>
              <w:t>&gt;&gt;</w:t>
            </w:r>
          </w:p>
        </w:tc>
      </w:tr>
      <w:tr w:rsidR="00B35C2E" w:rsidRPr="009C3545" w14:paraId="5D103246" w14:textId="77777777" w:rsidTr="000F1CDA">
        <w:trPr>
          <w:cantSplit/>
          <w:trHeight w:val="144"/>
        </w:trPr>
        <w:tc>
          <w:tcPr>
            <w:tcW w:w="1987" w:type="dxa"/>
            <w:tcBorders>
              <w:top w:val="single" w:sz="4" w:space="0" w:color="auto"/>
              <w:left w:val="single" w:sz="4" w:space="0" w:color="auto"/>
              <w:bottom w:val="single" w:sz="4" w:space="0" w:color="auto"/>
              <w:right w:val="single" w:sz="4" w:space="0" w:color="auto"/>
            </w:tcBorders>
            <w:vAlign w:val="center"/>
          </w:tcPr>
          <w:p w14:paraId="6AE844C2"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321" w:type="dxa"/>
            <w:tcBorders>
              <w:top w:val="single" w:sz="4" w:space="0" w:color="auto"/>
              <w:left w:val="single" w:sz="4" w:space="0" w:color="auto"/>
              <w:bottom w:val="single" w:sz="4" w:space="0" w:color="auto"/>
              <w:right w:val="single" w:sz="4" w:space="0" w:color="auto"/>
            </w:tcBorders>
            <w:vAlign w:val="center"/>
          </w:tcPr>
          <w:p w14:paraId="6BA2A93B"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323" w:type="dxa"/>
            <w:tcBorders>
              <w:top w:val="single" w:sz="4" w:space="0" w:color="auto"/>
              <w:left w:val="single" w:sz="4" w:space="0" w:color="auto"/>
              <w:bottom w:val="single" w:sz="4" w:space="0" w:color="auto"/>
              <w:right w:val="single" w:sz="4" w:space="0" w:color="auto"/>
            </w:tcBorders>
            <w:vAlign w:val="center"/>
          </w:tcPr>
          <w:p w14:paraId="5A4325DB"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489B7982" w14:textId="59B872DC" w:rsidR="00B35C2E" w:rsidRPr="009C3545" w:rsidRDefault="00B35C2E"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18"/>
          <w:szCs w:val="18"/>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166"/>
        <w:gridCol w:w="1696"/>
        <w:gridCol w:w="6928"/>
      </w:tblGrid>
      <w:tr w:rsidR="00B35C2E" w:rsidRPr="009C3545" w14:paraId="30E6FF8E" w14:textId="77777777" w:rsidTr="00547A32">
        <w:trPr>
          <w:trHeight w:val="327"/>
        </w:trPr>
        <w:tc>
          <w:tcPr>
            <w:tcW w:w="14616" w:type="dxa"/>
            <w:gridSpan w:val="3"/>
            <w:tcBorders>
              <w:top w:val="single" w:sz="4" w:space="0" w:color="auto"/>
              <w:bottom w:val="single" w:sz="4" w:space="0" w:color="auto"/>
            </w:tcBorders>
            <w:vAlign w:val="center"/>
          </w:tcPr>
          <w:p w14:paraId="14B8A14A" w14:textId="00020709" w:rsidR="00B35C2E" w:rsidRPr="009C3545" w:rsidRDefault="002D3CB8" w:rsidP="00001C8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9C3545">
              <w:rPr>
                <w:rFonts w:asciiTheme="minorHAnsi" w:hAnsiTheme="minorHAnsi" w:cstheme="minorHAnsi"/>
                <w:b/>
                <w:sz w:val="18"/>
                <w:szCs w:val="18"/>
              </w:rPr>
              <w:t>F</w:t>
            </w:r>
            <w:r w:rsidR="00B35C2E" w:rsidRPr="009C3545">
              <w:rPr>
                <w:rFonts w:asciiTheme="minorHAnsi" w:hAnsiTheme="minorHAnsi" w:cstheme="minorHAnsi"/>
                <w:b/>
                <w:sz w:val="18"/>
                <w:szCs w:val="18"/>
              </w:rPr>
              <w:t>. Installed HERS Verified Water Heater Manufacturer Information</w:t>
            </w:r>
          </w:p>
          <w:p w14:paraId="0A105DB1" w14:textId="77B03314" w:rsidR="00B35C2E" w:rsidRPr="009C3545" w:rsidRDefault="00B35C2E" w:rsidP="00430E9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9C3545">
              <w:rPr>
                <w:rFonts w:asciiTheme="minorHAnsi" w:hAnsiTheme="minorHAnsi" w:cstheme="minorHAnsi"/>
                <w:sz w:val="18"/>
                <w:szCs w:val="18"/>
              </w:rPr>
              <w:t>&lt;&lt; require one row of data</w:t>
            </w:r>
            <w:r w:rsidR="00430E9A">
              <w:rPr>
                <w:rFonts w:asciiTheme="minorHAnsi" w:hAnsiTheme="minorHAnsi" w:cstheme="minorHAnsi"/>
                <w:sz w:val="18"/>
                <w:szCs w:val="18"/>
              </w:rPr>
              <w:t xml:space="preserve"> for each water heater identified in Section C</w:t>
            </w:r>
            <w:ins w:id="1598" w:author="Markstrum, Alexis@Energy" w:date="2021-10-18T16:35:00Z">
              <w:r w:rsidR="004C1BAA">
                <w:rPr>
                  <w:rFonts w:asciiTheme="minorHAnsi" w:hAnsiTheme="minorHAnsi" w:cstheme="minorHAnsi"/>
                  <w:sz w:val="18"/>
                  <w:szCs w:val="18"/>
                </w:rPr>
                <w:t>,</w:t>
              </w:r>
              <w:r w:rsidR="004C1BAA" w:rsidRPr="00E12A63">
                <w:rPr>
                  <w:rFonts w:asciiTheme="minorHAnsi" w:hAnsiTheme="minorHAnsi" w:cstheme="minorHAnsi"/>
                  <w:sz w:val="20"/>
                  <w:szCs w:val="20"/>
                </w:rPr>
                <w:t xml:space="preserve"> elseif no Section C, then display the "section does not apply" message</w:t>
              </w:r>
            </w:ins>
            <w:r w:rsidR="00430E9A">
              <w:rPr>
                <w:rFonts w:asciiTheme="minorHAnsi" w:hAnsiTheme="minorHAnsi" w:cstheme="minorHAnsi"/>
                <w:sz w:val="18"/>
                <w:szCs w:val="18"/>
              </w:rPr>
              <w:t>.</w:t>
            </w:r>
            <w:r w:rsidRPr="009C3545">
              <w:rPr>
                <w:rFonts w:asciiTheme="minorHAnsi" w:hAnsiTheme="minorHAnsi" w:cstheme="minorHAnsi"/>
                <w:sz w:val="18"/>
                <w:szCs w:val="18"/>
              </w:rPr>
              <w:t>&gt;&gt;</w:t>
            </w:r>
          </w:p>
        </w:tc>
      </w:tr>
      <w:tr w:rsidR="00B35C2E" w:rsidRPr="009C3545" w14:paraId="4667774C" w14:textId="77777777" w:rsidTr="00A8364F">
        <w:trPr>
          <w:trHeight w:val="426"/>
        </w:trPr>
        <w:tc>
          <w:tcPr>
            <w:tcW w:w="2898" w:type="dxa"/>
            <w:tcBorders>
              <w:top w:val="single" w:sz="4" w:space="0" w:color="auto"/>
              <w:bottom w:val="single" w:sz="4" w:space="0" w:color="auto"/>
              <w:right w:val="single" w:sz="4" w:space="0" w:color="auto"/>
            </w:tcBorders>
            <w:vAlign w:val="bottom"/>
          </w:tcPr>
          <w:p w14:paraId="28E6C387"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01</w:t>
            </w:r>
          </w:p>
        </w:tc>
        <w:tc>
          <w:tcPr>
            <w:tcW w:w="2250" w:type="dxa"/>
            <w:tcBorders>
              <w:top w:val="single" w:sz="4" w:space="0" w:color="auto"/>
              <w:left w:val="single" w:sz="4" w:space="0" w:color="auto"/>
              <w:bottom w:val="single" w:sz="4" w:space="0" w:color="auto"/>
              <w:right w:val="single" w:sz="4" w:space="0" w:color="auto"/>
            </w:tcBorders>
            <w:vAlign w:val="bottom"/>
          </w:tcPr>
          <w:p w14:paraId="37E7DCD2"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02</w:t>
            </w:r>
          </w:p>
        </w:tc>
        <w:tc>
          <w:tcPr>
            <w:tcW w:w="9468" w:type="dxa"/>
            <w:tcBorders>
              <w:top w:val="single" w:sz="4" w:space="0" w:color="auto"/>
              <w:left w:val="single" w:sz="4" w:space="0" w:color="auto"/>
              <w:bottom w:val="single" w:sz="4" w:space="0" w:color="auto"/>
            </w:tcBorders>
            <w:vAlign w:val="bottom"/>
          </w:tcPr>
          <w:p w14:paraId="550F48C4"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03</w:t>
            </w:r>
          </w:p>
        </w:tc>
      </w:tr>
      <w:tr w:rsidR="00B35C2E" w:rsidRPr="009C3545" w14:paraId="123FD259" w14:textId="77777777" w:rsidTr="00A8364F">
        <w:trPr>
          <w:trHeight w:val="282"/>
        </w:trPr>
        <w:tc>
          <w:tcPr>
            <w:tcW w:w="2898" w:type="dxa"/>
            <w:tcBorders>
              <w:top w:val="single" w:sz="4" w:space="0" w:color="auto"/>
              <w:bottom w:val="single" w:sz="4" w:space="0" w:color="auto"/>
              <w:right w:val="single" w:sz="4" w:space="0" w:color="auto"/>
            </w:tcBorders>
            <w:vAlign w:val="bottom"/>
          </w:tcPr>
          <w:p w14:paraId="0A586E43"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Water Heating System ID or Name</w:t>
            </w:r>
          </w:p>
        </w:tc>
        <w:tc>
          <w:tcPr>
            <w:tcW w:w="2250" w:type="dxa"/>
            <w:tcBorders>
              <w:top w:val="single" w:sz="4" w:space="0" w:color="auto"/>
              <w:left w:val="single" w:sz="4" w:space="0" w:color="auto"/>
              <w:bottom w:val="single" w:sz="4" w:space="0" w:color="auto"/>
              <w:right w:val="single" w:sz="4" w:space="0" w:color="auto"/>
            </w:tcBorders>
            <w:vAlign w:val="bottom"/>
          </w:tcPr>
          <w:p w14:paraId="7D8AB709"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Manufacturer</w:t>
            </w:r>
          </w:p>
        </w:tc>
        <w:tc>
          <w:tcPr>
            <w:tcW w:w="9468" w:type="dxa"/>
            <w:tcBorders>
              <w:top w:val="single" w:sz="4" w:space="0" w:color="auto"/>
              <w:left w:val="single" w:sz="4" w:space="0" w:color="auto"/>
              <w:bottom w:val="single" w:sz="4" w:space="0" w:color="auto"/>
            </w:tcBorders>
            <w:vAlign w:val="bottom"/>
          </w:tcPr>
          <w:p w14:paraId="4D9CC509"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Model Number</w:t>
            </w:r>
          </w:p>
        </w:tc>
      </w:tr>
      <w:tr w:rsidR="000F1CDA" w:rsidRPr="009C3545" w14:paraId="4B2A85D1" w14:textId="77777777" w:rsidTr="00A8364F">
        <w:trPr>
          <w:trHeight w:val="246"/>
        </w:trPr>
        <w:tc>
          <w:tcPr>
            <w:tcW w:w="2898" w:type="dxa"/>
            <w:tcBorders>
              <w:top w:val="single" w:sz="4" w:space="0" w:color="auto"/>
              <w:bottom w:val="single" w:sz="4" w:space="0" w:color="auto"/>
              <w:right w:val="single" w:sz="4" w:space="0" w:color="auto"/>
            </w:tcBorders>
            <w:vAlign w:val="bottom"/>
          </w:tcPr>
          <w:p w14:paraId="35755F46" w14:textId="4E812C22" w:rsidR="000F1CDA" w:rsidRPr="009C3545" w:rsidRDefault="000F1CD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w:t>
            </w:r>
            <w:r w:rsidR="00AD20BC" w:rsidRPr="009C3545">
              <w:rPr>
                <w:rFonts w:asciiTheme="minorHAnsi" w:eastAsia="Times New Roman" w:hAnsiTheme="minorHAnsi" w:cstheme="minorHAnsi"/>
                <w:sz w:val="18"/>
                <w:szCs w:val="18"/>
              </w:rPr>
              <w:t>R</w:t>
            </w:r>
            <w:r w:rsidRPr="009C3545">
              <w:rPr>
                <w:rFonts w:asciiTheme="minorHAnsi" w:eastAsia="Times New Roman" w:hAnsiTheme="minorHAnsi" w:cstheme="minorHAnsi"/>
                <w:sz w:val="18"/>
                <w:szCs w:val="18"/>
              </w:rPr>
              <w:t xml:space="preserve">eference value from </w:t>
            </w:r>
            <w:ins w:id="1599" w:author="Markstrum, Alexis@Energy" w:date="2021-10-18T16:41:00Z">
              <w:r w:rsidR="00290376">
                <w:rPr>
                  <w:rFonts w:asciiTheme="minorHAnsi" w:eastAsia="Times New Roman" w:hAnsiTheme="minorHAnsi" w:cstheme="minorHAnsi"/>
                  <w:sz w:val="18"/>
                  <w:szCs w:val="18"/>
                </w:rPr>
                <w:t>C</w:t>
              </w:r>
            </w:ins>
            <w:del w:id="1600" w:author="Markstrum, Alexis@Energy" w:date="2021-10-18T16:35:00Z">
              <w:r w:rsidRPr="009C3545" w:rsidDel="004C1BAA">
                <w:rPr>
                  <w:rFonts w:asciiTheme="minorHAnsi" w:eastAsia="Times New Roman" w:hAnsiTheme="minorHAnsi" w:cstheme="minorHAnsi"/>
                  <w:sz w:val="18"/>
                  <w:szCs w:val="18"/>
                </w:rPr>
                <w:delText>B</w:delText>
              </w:r>
            </w:del>
            <w:r w:rsidRPr="009C3545">
              <w:rPr>
                <w:rFonts w:asciiTheme="minorHAnsi" w:eastAsia="Times New Roman" w:hAnsiTheme="minorHAnsi" w:cstheme="minorHAnsi"/>
                <w:sz w:val="18"/>
                <w:szCs w:val="18"/>
              </w:rPr>
              <w:t>01&gt;&gt;</w:t>
            </w:r>
          </w:p>
        </w:tc>
        <w:tc>
          <w:tcPr>
            <w:tcW w:w="2250" w:type="dxa"/>
            <w:tcBorders>
              <w:top w:val="single" w:sz="4" w:space="0" w:color="auto"/>
              <w:left w:val="single" w:sz="4" w:space="0" w:color="auto"/>
              <w:bottom w:val="single" w:sz="4" w:space="0" w:color="auto"/>
              <w:right w:val="single" w:sz="4" w:space="0" w:color="auto"/>
            </w:tcBorders>
            <w:vAlign w:val="bottom"/>
          </w:tcPr>
          <w:p w14:paraId="72D4CA15" w14:textId="58C1B5B4" w:rsidR="000F1CDA" w:rsidRPr="009C3545" w:rsidRDefault="000F1CDA" w:rsidP="000F1CD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&lt;&lt;User input&gt;&gt;</w:t>
            </w:r>
          </w:p>
        </w:tc>
        <w:tc>
          <w:tcPr>
            <w:tcW w:w="9468" w:type="dxa"/>
            <w:tcBorders>
              <w:top w:val="single" w:sz="4" w:space="0" w:color="auto"/>
              <w:left w:val="single" w:sz="4" w:space="0" w:color="auto"/>
              <w:bottom w:val="single" w:sz="4" w:space="0" w:color="auto"/>
            </w:tcBorders>
            <w:shd w:val="clear" w:color="auto" w:fill="FFFFFF" w:themeFill="background1"/>
            <w:vAlign w:val="bottom"/>
          </w:tcPr>
          <w:p w14:paraId="685976AC" w14:textId="23128504" w:rsidR="000F1CDA" w:rsidRPr="009C3545" w:rsidRDefault="000F1CDA" w:rsidP="004666A5">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18"/>
                <w:szCs w:val="18"/>
              </w:rPr>
            </w:pPr>
            <w:r w:rsidRPr="009C3545">
              <w:rPr>
                <w:rFonts w:asciiTheme="minorHAnsi" w:eastAsia="Times New Roman" w:hAnsiTheme="minorHAnsi" w:cstheme="minorHAnsi"/>
                <w:sz w:val="18"/>
                <w:szCs w:val="18"/>
              </w:rPr>
              <w:t>&lt;&lt;User input&gt;&gt;</w:t>
            </w:r>
          </w:p>
        </w:tc>
      </w:tr>
      <w:tr w:rsidR="00B35C2E" w:rsidRPr="009C3545" w14:paraId="698CF65B" w14:textId="77777777" w:rsidTr="00A8364F">
        <w:trPr>
          <w:trHeight w:val="255"/>
        </w:trPr>
        <w:tc>
          <w:tcPr>
            <w:tcW w:w="2898" w:type="dxa"/>
            <w:tcBorders>
              <w:top w:val="single" w:sz="4" w:space="0" w:color="auto"/>
              <w:bottom w:val="single" w:sz="4" w:space="0" w:color="auto"/>
              <w:right w:val="single" w:sz="4" w:space="0" w:color="auto"/>
            </w:tcBorders>
            <w:vAlign w:val="bottom"/>
          </w:tcPr>
          <w:p w14:paraId="395C7AE4"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250" w:type="dxa"/>
            <w:tcBorders>
              <w:top w:val="single" w:sz="4" w:space="0" w:color="auto"/>
              <w:left w:val="single" w:sz="4" w:space="0" w:color="auto"/>
              <w:bottom w:val="single" w:sz="4" w:space="0" w:color="auto"/>
              <w:right w:val="single" w:sz="4" w:space="0" w:color="auto"/>
            </w:tcBorders>
            <w:vAlign w:val="bottom"/>
          </w:tcPr>
          <w:p w14:paraId="2BE3601C"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9468" w:type="dxa"/>
            <w:tcBorders>
              <w:top w:val="single" w:sz="4" w:space="0" w:color="auto"/>
              <w:left w:val="single" w:sz="4" w:space="0" w:color="auto"/>
              <w:bottom w:val="single" w:sz="4" w:space="0" w:color="auto"/>
            </w:tcBorders>
          </w:tcPr>
          <w:p w14:paraId="4CEADF7F" w14:textId="77777777" w:rsidR="00B35C2E" w:rsidRPr="009C3545" w:rsidRDefault="00B35C2E" w:rsidP="00001C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03B8EAC1" w14:textId="31536F89" w:rsidR="00AB3FD8" w:rsidRPr="00547A32" w:rsidRDefault="00AB3FD8" w:rsidP="00747D5C">
      <w:pPr>
        <w:spacing w:after="0"/>
        <w:rPr>
          <w:rFonts w:asciiTheme="minorHAnsi" w:hAnsiTheme="minorHAnsi" w:cstheme="minorHAnsi"/>
          <w:sz w:val="20"/>
          <w:szCs w:val="20"/>
        </w:rPr>
      </w:pPr>
    </w:p>
    <w:tbl>
      <w:tblPr>
        <w:tblpPr w:leftFromText="180" w:rightFromText="180" w:vertAnchor="text" w:tblpY="1"/>
        <w:tblOverlap w:val="never"/>
        <w:tblW w:w="499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6"/>
        <w:gridCol w:w="10393"/>
      </w:tblGrid>
      <w:tr w:rsidR="00E01832" w:rsidRPr="009C3545" w14:paraId="35A85880" w14:textId="77777777" w:rsidTr="00747D5C">
        <w:trPr>
          <w:trHeight w:val="144"/>
        </w:trPr>
        <w:tc>
          <w:tcPr>
            <w:tcW w:w="14601" w:type="dxa"/>
            <w:gridSpan w:val="2"/>
          </w:tcPr>
          <w:p w14:paraId="37904B5F" w14:textId="1A03762C" w:rsidR="00E01832" w:rsidRPr="009C3545" w:rsidRDefault="002D3CB8" w:rsidP="009C3545">
            <w:pPr>
              <w:keepNext/>
              <w:spacing w:after="0" w:line="240" w:lineRule="auto"/>
              <w:jc w:val="both"/>
              <w:rPr>
                <w:rFonts w:asciiTheme="minorHAnsi" w:hAnsiTheme="minorHAnsi" w:cstheme="minorHAnsi"/>
                <w:sz w:val="18"/>
                <w:szCs w:val="20"/>
              </w:rPr>
            </w:pPr>
            <w:r w:rsidRPr="009C3545">
              <w:rPr>
                <w:rFonts w:asciiTheme="minorHAnsi" w:hAnsiTheme="minorHAnsi" w:cstheme="minorHAnsi"/>
                <w:b/>
                <w:sz w:val="18"/>
                <w:szCs w:val="20"/>
              </w:rPr>
              <w:t>G</w:t>
            </w:r>
            <w:r w:rsidR="00E01832" w:rsidRPr="009C3545">
              <w:rPr>
                <w:rFonts w:asciiTheme="minorHAnsi" w:hAnsiTheme="minorHAnsi" w:cstheme="minorHAnsi"/>
                <w:b/>
                <w:sz w:val="18"/>
                <w:szCs w:val="20"/>
              </w:rPr>
              <w:t>. Mandatory Requirements for All Central Domestic Hot Water Systems</w:t>
            </w:r>
          </w:p>
        </w:tc>
      </w:tr>
      <w:tr w:rsidR="00E01832" w:rsidRPr="009C3545" w14:paraId="00D85EE1" w14:textId="77777777" w:rsidTr="00747D5C">
        <w:trPr>
          <w:trHeight w:val="144"/>
        </w:trPr>
        <w:tc>
          <w:tcPr>
            <w:tcW w:w="442" w:type="dxa"/>
            <w:vAlign w:val="center"/>
          </w:tcPr>
          <w:p w14:paraId="1657E9F0" w14:textId="77777777" w:rsidR="00E01832" w:rsidRPr="009C3545" w:rsidRDefault="00E01832" w:rsidP="009C3545">
            <w:pPr>
              <w:keepNext/>
              <w:spacing w:after="0" w:line="240" w:lineRule="auto"/>
              <w:jc w:val="center"/>
              <w:rPr>
                <w:rFonts w:asciiTheme="minorHAnsi" w:hAnsiTheme="minorHAnsi" w:cstheme="minorHAnsi"/>
                <w:sz w:val="18"/>
                <w:szCs w:val="20"/>
              </w:rPr>
            </w:pPr>
            <w:r w:rsidRPr="009C3545">
              <w:rPr>
                <w:rFonts w:asciiTheme="minorHAnsi" w:hAnsiTheme="minorHAnsi" w:cstheme="minorHAnsi"/>
                <w:sz w:val="18"/>
                <w:szCs w:val="20"/>
              </w:rPr>
              <w:t>01</w:t>
            </w:r>
          </w:p>
        </w:tc>
        <w:tc>
          <w:tcPr>
            <w:tcW w:w="14159" w:type="dxa"/>
          </w:tcPr>
          <w:p w14:paraId="45B661F2" w14:textId="77777777" w:rsidR="00E01832" w:rsidRPr="009C3545" w:rsidRDefault="00E01832" w:rsidP="009C3545">
            <w:pPr>
              <w:keepNext/>
              <w:autoSpaceDE w:val="0"/>
              <w:autoSpaceDN w:val="0"/>
              <w:adjustRightInd w:val="0"/>
              <w:spacing w:after="0" w:line="240" w:lineRule="auto"/>
              <w:rPr>
                <w:rFonts w:asciiTheme="minorHAnsi" w:hAnsiTheme="minorHAnsi" w:cstheme="minorHAnsi"/>
                <w:sz w:val="18"/>
                <w:szCs w:val="20"/>
              </w:rPr>
            </w:pPr>
            <w:r w:rsidRPr="009C3545">
              <w:rPr>
                <w:rFonts w:asciiTheme="minorHAnsi" w:hAnsiTheme="minorHAnsi" w:cstheme="minorHAnsi"/>
                <w:bCs/>
                <w:sz w:val="18"/>
                <w:szCs w:val="20"/>
              </w:rPr>
              <w:t>On systems that have a total capacity greater than 167,000 Btu/</w:t>
            </w:r>
            <w:proofErr w:type="spellStart"/>
            <w:r w:rsidRPr="009C3545">
              <w:rPr>
                <w:rFonts w:asciiTheme="minorHAnsi" w:hAnsiTheme="minorHAnsi" w:cstheme="minorHAnsi"/>
                <w:bCs/>
                <w:sz w:val="18"/>
                <w:szCs w:val="20"/>
              </w:rPr>
              <w:t>hr</w:t>
            </w:r>
            <w:proofErr w:type="spellEnd"/>
            <w:r w:rsidRPr="009C3545">
              <w:rPr>
                <w:rFonts w:asciiTheme="minorHAnsi" w:hAnsiTheme="minorHAnsi" w:cstheme="minorHAnsi"/>
                <w:bCs/>
                <w:sz w:val="18"/>
                <w:szCs w:val="20"/>
              </w:rPr>
              <w:t xml:space="preserve">, outlets that require higher than service water temperatures as listed in the ASHRAE Handbook </w:t>
            </w:r>
            <w:r w:rsidRPr="009C3545">
              <w:rPr>
                <w:rFonts w:asciiTheme="minorHAnsi" w:hAnsiTheme="minorHAnsi" w:cstheme="minorHAnsi"/>
                <w:sz w:val="18"/>
                <w:szCs w:val="20"/>
              </w:rPr>
              <w:t>have separate remote heaters, heat exchangers, or boosters to supply the outlet with the higher temperature</w:t>
            </w:r>
            <w:r w:rsidRPr="009C3545">
              <w:rPr>
                <w:rFonts w:asciiTheme="minorHAnsi" w:hAnsiTheme="minorHAnsi" w:cstheme="minorHAnsi"/>
                <w:bCs/>
                <w:sz w:val="18"/>
                <w:szCs w:val="20"/>
              </w:rPr>
              <w:t>.  (Section 110.3 (c)1)</w:t>
            </w:r>
          </w:p>
        </w:tc>
      </w:tr>
      <w:tr w:rsidR="00E01832" w:rsidRPr="009C3545" w14:paraId="6FC61005" w14:textId="77777777" w:rsidTr="00747D5C">
        <w:trPr>
          <w:trHeight w:val="144"/>
        </w:trPr>
        <w:tc>
          <w:tcPr>
            <w:tcW w:w="442" w:type="dxa"/>
            <w:vAlign w:val="center"/>
          </w:tcPr>
          <w:p w14:paraId="07BC88AD" w14:textId="77777777" w:rsidR="00E01832" w:rsidRPr="009C3545" w:rsidRDefault="00E01832" w:rsidP="009C3545">
            <w:pPr>
              <w:keepNext/>
              <w:spacing w:after="0" w:line="240" w:lineRule="auto"/>
              <w:jc w:val="center"/>
              <w:rPr>
                <w:rFonts w:asciiTheme="minorHAnsi" w:hAnsiTheme="minorHAnsi" w:cstheme="minorHAnsi"/>
                <w:sz w:val="18"/>
                <w:szCs w:val="20"/>
              </w:rPr>
            </w:pPr>
            <w:r w:rsidRPr="009C3545">
              <w:rPr>
                <w:rFonts w:asciiTheme="minorHAnsi" w:hAnsiTheme="minorHAnsi" w:cstheme="minorHAnsi"/>
                <w:sz w:val="18"/>
                <w:szCs w:val="20"/>
              </w:rPr>
              <w:t>02</w:t>
            </w:r>
          </w:p>
        </w:tc>
        <w:tc>
          <w:tcPr>
            <w:tcW w:w="14159" w:type="dxa"/>
          </w:tcPr>
          <w:p w14:paraId="66D40B65" w14:textId="77777777" w:rsidR="00E01832" w:rsidRPr="009C3545" w:rsidRDefault="00E01832" w:rsidP="009C3545">
            <w:pPr>
              <w:keepNext/>
              <w:autoSpaceDE w:val="0"/>
              <w:autoSpaceDN w:val="0"/>
              <w:adjustRightInd w:val="0"/>
              <w:spacing w:after="0" w:line="240" w:lineRule="auto"/>
              <w:rPr>
                <w:rFonts w:asciiTheme="minorHAnsi" w:hAnsiTheme="minorHAnsi" w:cstheme="minorHAnsi"/>
                <w:sz w:val="18"/>
                <w:szCs w:val="20"/>
              </w:rPr>
            </w:pPr>
            <w:r w:rsidRPr="009C3545">
              <w:rPr>
                <w:rFonts w:asciiTheme="minorHAnsi" w:hAnsiTheme="minorHAnsi" w:cstheme="minorHAnsi"/>
                <w:sz w:val="18"/>
                <w:szCs w:val="20"/>
              </w:rPr>
              <w:t>Systems with circulating pumps or with electrical heat trace systems shall be capable of automatically turning off the system.  (Section 110.3(c)2).</w:t>
            </w:r>
          </w:p>
        </w:tc>
      </w:tr>
      <w:tr w:rsidR="009C3545" w:rsidRPr="009C3545" w14:paraId="304F32F7" w14:textId="77777777" w:rsidTr="00747D5C">
        <w:trPr>
          <w:trHeight w:val="144"/>
        </w:trPr>
        <w:tc>
          <w:tcPr>
            <w:tcW w:w="442" w:type="dxa"/>
            <w:vAlign w:val="center"/>
          </w:tcPr>
          <w:p w14:paraId="1C618EBF" w14:textId="77777777" w:rsidR="009C3545" w:rsidRPr="009C3545" w:rsidRDefault="009C3545" w:rsidP="009C3545">
            <w:pPr>
              <w:keepNext/>
              <w:spacing w:after="0" w:line="240" w:lineRule="auto"/>
              <w:jc w:val="center"/>
              <w:rPr>
                <w:rFonts w:asciiTheme="minorHAnsi" w:hAnsiTheme="minorHAnsi" w:cstheme="minorHAnsi"/>
                <w:sz w:val="18"/>
                <w:szCs w:val="20"/>
              </w:rPr>
            </w:pPr>
            <w:r w:rsidRPr="009C3545">
              <w:rPr>
                <w:rFonts w:asciiTheme="minorHAnsi" w:hAnsiTheme="minorHAnsi" w:cstheme="minorHAnsi"/>
                <w:sz w:val="18"/>
                <w:szCs w:val="20"/>
              </w:rPr>
              <w:t>03</w:t>
            </w:r>
          </w:p>
        </w:tc>
        <w:tc>
          <w:tcPr>
            <w:tcW w:w="14159" w:type="dxa"/>
          </w:tcPr>
          <w:p w14:paraId="1DF738EA" w14:textId="499AC478" w:rsidR="009C3545" w:rsidRPr="009C3545" w:rsidRDefault="009C3545" w:rsidP="009C3545">
            <w:pPr>
              <w:keepNext/>
              <w:spacing w:after="0" w:line="240" w:lineRule="auto"/>
              <w:rPr>
                <w:rFonts w:asciiTheme="minorHAnsi" w:hAnsiTheme="minorHAnsi" w:cstheme="minorHAnsi"/>
                <w:sz w:val="18"/>
                <w:szCs w:val="20"/>
              </w:rPr>
            </w:pPr>
            <w:r w:rsidRPr="009C3545">
              <w:rPr>
                <w:rFonts w:asciiTheme="minorHAnsi" w:hAnsiTheme="minorHAnsi" w:cstheme="minorHAnsi"/>
                <w:sz w:val="18"/>
                <w:szCs w:val="20"/>
              </w:rPr>
              <w:t>Unfired storage tanks are insulated with an external R-</w:t>
            </w:r>
            <w:del w:id="1601" w:author="Tam, Danny@Energy" w:date="2021-11-04T16:41:00Z">
              <w:r w:rsidRPr="009C3545" w:rsidDel="00956725">
                <w:rPr>
                  <w:rFonts w:asciiTheme="minorHAnsi" w:hAnsiTheme="minorHAnsi" w:cstheme="minorHAnsi"/>
                  <w:sz w:val="18"/>
                  <w:szCs w:val="20"/>
                </w:rPr>
                <w:delText xml:space="preserve">12 </w:delText>
              </w:r>
            </w:del>
            <w:ins w:id="1602" w:author="Tam, Danny@Energy" w:date="2021-11-04T16:41:00Z">
              <w:r w:rsidR="00956725">
                <w:rPr>
                  <w:rFonts w:asciiTheme="minorHAnsi" w:hAnsiTheme="minorHAnsi" w:cstheme="minorHAnsi"/>
                  <w:sz w:val="18"/>
                  <w:szCs w:val="20"/>
                </w:rPr>
                <w:t>3.5</w:t>
              </w:r>
              <w:r w:rsidR="00956725" w:rsidRPr="009C3545">
                <w:rPr>
                  <w:rFonts w:asciiTheme="minorHAnsi" w:hAnsiTheme="minorHAnsi" w:cstheme="minorHAnsi"/>
                  <w:sz w:val="18"/>
                  <w:szCs w:val="20"/>
                </w:rPr>
                <w:t xml:space="preserve"> </w:t>
              </w:r>
            </w:ins>
            <w:r w:rsidRPr="009C3545">
              <w:rPr>
                <w:rFonts w:asciiTheme="minorHAnsi" w:hAnsiTheme="minorHAnsi" w:cstheme="minorHAnsi"/>
                <w:sz w:val="18"/>
                <w:szCs w:val="20"/>
              </w:rPr>
              <w:t>or combination of R-16 internal and external Insulation. (Section 110.3(c)4).</w:t>
            </w:r>
          </w:p>
        </w:tc>
      </w:tr>
      <w:tr w:rsidR="009C3545" w:rsidRPr="009C3545" w14:paraId="42EBFB8A" w14:textId="77777777" w:rsidTr="00747D5C">
        <w:trPr>
          <w:trHeight w:val="144"/>
        </w:trPr>
        <w:tc>
          <w:tcPr>
            <w:tcW w:w="442" w:type="dxa"/>
            <w:vAlign w:val="center"/>
          </w:tcPr>
          <w:p w14:paraId="6962EBEB" w14:textId="77777777" w:rsidR="009C3545" w:rsidRPr="009C3545" w:rsidRDefault="009C3545" w:rsidP="009C3545">
            <w:pPr>
              <w:keepNext/>
              <w:spacing w:after="0" w:line="240" w:lineRule="auto"/>
              <w:jc w:val="center"/>
              <w:rPr>
                <w:rFonts w:asciiTheme="minorHAnsi" w:hAnsiTheme="minorHAnsi" w:cstheme="minorHAnsi"/>
                <w:sz w:val="18"/>
                <w:szCs w:val="20"/>
              </w:rPr>
            </w:pPr>
            <w:r w:rsidRPr="009C3545">
              <w:rPr>
                <w:rFonts w:asciiTheme="minorHAnsi" w:hAnsiTheme="minorHAnsi" w:cstheme="minorHAnsi"/>
                <w:sz w:val="18"/>
                <w:szCs w:val="20"/>
              </w:rPr>
              <w:t>04</w:t>
            </w:r>
          </w:p>
        </w:tc>
        <w:tc>
          <w:tcPr>
            <w:tcW w:w="14159" w:type="dxa"/>
          </w:tcPr>
          <w:p w14:paraId="13018D6F" w14:textId="610892AD" w:rsidR="009C3545" w:rsidRPr="009C3545" w:rsidRDefault="009C3545" w:rsidP="009C3545">
            <w:pPr>
              <w:keepNext/>
              <w:autoSpaceDE w:val="0"/>
              <w:autoSpaceDN w:val="0"/>
              <w:adjustRightInd w:val="0"/>
              <w:spacing w:after="0" w:line="240" w:lineRule="auto"/>
              <w:rPr>
                <w:rFonts w:asciiTheme="minorHAnsi" w:hAnsiTheme="minorHAnsi" w:cstheme="minorHAnsi"/>
                <w:bCs/>
                <w:sz w:val="18"/>
                <w:szCs w:val="20"/>
              </w:rPr>
            </w:pPr>
            <w:r w:rsidRPr="009C3545">
              <w:rPr>
                <w:rFonts w:asciiTheme="minorHAnsi" w:hAnsiTheme="minorHAnsi" w:cstheme="minorHAnsi"/>
                <w:bCs/>
                <w:sz w:val="18"/>
                <w:szCs w:val="20"/>
              </w:rPr>
              <w:t>Recirculation loops shall meet the following requirements:</w:t>
            </w:r>
          </w:p>
          <w:p w14:paraId="3D9BA6DA" w14:textId="77777777" w:rsidR="009C3545" w:rsidRPr="009C3545" w:rsidRDefault="009C3545" w:rsidP="009C3545">
            <w:pPr>
              <w:pStyle w:val="ListParagraph"/>
              <w:keepNext/>
              <w:numPr>
                <w:ilvl w:val="1"/>
                <w:numId w:val="18"/>
              </w:numPr>
              <w:autoSpaceDE w:val="0"/>
              <w:autoSpaceDN w:val="0"/>
              <w:adjustRightInd w:val="0"/>
              <w:spacing w:after="0" w:line="240" w:lineRule="auto"/>
              <w:ind w:hanging="254"/>
              <w:rPr>
                <w:rFonts w:asciiTheme="minorHAnsi" w:hAnsiTheme="minorHAnsi" w:cstheme="minorHAnsi"/>
                <w:bCs/>
                <w:sz w:val="18"/>
                <w:szCs w:val="20"/>
              </w:rPr>
            </w:pPr>
            <w:r w:rsidRPr="009C3545">
              <w:rPr>
                <w:rFonts w:asciiTheme="minorHAnsi" w:hAnsiTheme="minorHAnsi" w:cstheme="minorHAnsi"/>
                <w:bCs/>
                <w:sz w:val="18"/>
                <w:szCs w:val="20"/>
              </w:rPr>
              <w:t>The recirculation pump is mounted on a vertical section of the return line, OR an automatic air release valve is installed on a riser at least 12 inches in length, on the inlet side of the recirculation pump, no more than 4 feet from the pump. (</w:t>
            </w:r>
            <w:r w:rsidRPr="009C3545">
              <w:rPr>
                <w:rFonts w:asciiTheme="minorHAnsi" w:hAnsiTheme="minorHAnsi" w:cstheme="minorHAnsi"/>
                <w:sz w:val="18"/>
                <w:szCs w:val="20"/>
              </w:rPr>
              <w:t>Section 110.3(c)4A).</w:t>
            </w:r>
          </w:p>
          <w:p w14:paraId="175CD6A2" w14:textId="77777777" w:rsidR="009C3545" w:rsidRPr="009C3545" w:rsidRDefault="009C3545" w:rsidP="009C3545">
            <w:pPr>
              <w:pStyle w:val="ListParagraph"/>
              <w:keepNext/>
              <w:numPr>
                <w:ilvl w:val="1"/>
                <w:numId w:val="18"/>
              </w:numPr>
              <w:autoSpaceDE w:val="0"/>
              <w:autoSpaceDN w:val="0"/>
              <w:adjustRightInd w:val="0"/>
              <w:spacing w:after="0" w:line="240" w:lineRule="auto"/>
              <w:ind w:hanging="254"/>
              <w:rPr>
                <w:rFonts w:asciiTheme="minorHAnsi" w:hAnsiTheme="minorHAnsi" w:cstheme="minorHAnsi"/>
                <w:bCs/>
                <w:sz w:val="18"/>
                <w:szCs w:val="20"/>
              </w:rPr>
            </w:pPr>
            <w:r w:rsidRPr="009C3545">
              <w:rPr>
                <w:rFonts w:asciiTheme="minorHAnsi" w:hAnsiTheme="minorHAnsi" w:cstheme="minorHAnsi"/>
                <w:sz w:val="18"/>
                <w:szCs w:val="20"/>
              </w:rPr>
              <w:t>A check valve is located between the recirculation pump and the water heater. (Section 110.3(c)4B).</w:t>
            </w:r>
          </w:p>
          <w:p w14:paraId="5FA2CBBB" w14:textId="37DDCBFD" w:rsidR="009C3545" w:rsidRPr="009C3545" w:rsidRDefault="009C3545" w:rsidP="009C3545">
            <w:pPr>
              <w:pStyle w:val="ListParagraph"/>
              <w:keepNext/>
              <w:numPr>
                <w:ilvl w:val="1"/>
                <w:numId w:val="18"/>
              </w:numPr>
              <w:autoSpaceDE w:val="0"/>
              <w:autoSpaceDN w:val="0"/>
              <w:adjustRightInd w:val="0"/>
              <w:spacing w:after="0" w:line="240" w:lineRule="auto"/>
              <w:ind w:hanging="254"/>
              <w:rPr>
                <w:rFonts w:asciiTheme="minorHAnsi" w:hAnsiTheme="minorHAnsi" w:cstheme="minorHAnsi"/>
                <w:bCs/>
                <w:sz w:val="18"/>
                <w:szCs w:val="20"/>
              </w:rPr>
            </w:pPr>
            <w:r w:rsidRPr="009C3545">
              <w:rPr>
                <w:rFonts w:asciiTheme="minorHAnsi" w:hAnsiTheme="minorHAnsi" w:cstheme="minorHAnsi"/>
                <w:sz w:val="18"/>
                <w:szCs w:val="20"/>
              </w:rPr>
              <w:t>A hose bib is installed between the pump and the water heating equipment with an isolation valve between the hose bib and the water heating equipment. (Section 110.3(c)4C).</w:t>
            </w:r>
          </w:p>
          <w:p w14:paraId="036EBEB2" w14:textId="132B9D92" w:rsidR="009C3545" w:rsidRPr="009C3545" w:rsidRDefault="009C3545" w:rsidP="009C3545">
            <w:pPr>
              <w:pStyle w:val="ListParagraph"/>
              <w:keepNext/>
              <w:numPr>
                <w:ilvl w:val="1"/>
                <w:numId w:val="18"/>
              </w:numPr>
              <w:autoSpaceDE w:val="0"/>
              <w:autoSpaceDN w:val="0"/>
              <w:adjustRightInd w:val="0"/>
              <w:spacing w:after="0" w:line="240" w:lineRule="auto"/>
              <w:ind w:hanging="254"/>
              <w:rPr>
                <w:rFonts w:asciiTheme="minorHAnsi" w:hAnsiTheme="minorHAnsi" w:cstheme="minorHAnsi"/>
                <w:bCs/>
                <w:sz w:val="18"/>
                <w:szCs w:val="20"/>
              </w:rPr>
            </w:pPr>
            <w:r w:rsidRPr="009C3545">
              <w:rPr>
                <w:rFonts w:asciiTheme="minorHAnsi" w:hAnsiTheme="minorHAnsi" w:cstheme="minorHAnsi"/>
                <w:sz w:val="18"/>
                <w:szCs w:val="20"/>
              </w:rPr>
              <w:t xml:space="preserve">Isolation valves shall be installed on both sides of the pump, of which the valve </w:t>
            </w:r>
            <w:r>
              <w:rPr>
                <w:rFonts w:asciiTheme="minorHAnsi" w:hAnsiTheme="minorHAnsi" w:cstheme="minorHAnsi"/>
                <w:sz w:val="18"/>
                <w:szCs w:val="20"/>
              </w:rPr>
              <w:t xml:space="preserve">required in 110.3(c)4C </w:t>
            </w:r>
            <w:r w:rsidRPr="009C3545">
              <w:rPr>
                <w:rFonts w:asciiTheme="minorHAnsi" w:hAnsiTheme="minorHAnsi" w:cstheme="minorHAnsi"/>
                <w:sz w:val="18"/>
                <w:szCs w:val="20"/>
              </w:rPr>
              <w:t>can be one. (Section 110.3(c)4D).</w:t>
            </w:r>
          </w:p>
          <w:p w14:paraId="4A966C82" w14:textId="04E2574E" w:rsidR="009C3545" w:rsidRPr="009C3545" w:rsidRDefault="009C3545" w:rsidP="009C3545">
            <w:pPr>
              <w:pStyle w:val="ListParagraph"/>
              <w:keepNext/>
              <w:numPr>
                <w:ilvl w:val="1"/>
                <w:numId w:val="18"/>
              </w:numPr>
              <w:autoSpaceDE w:val="0"/>
              <w:autoSpaceDN w:val="0"/>
              <w:adjustRightInd w:val="0"/>
              <w:spacing w:after="0" w:line="240" w:lineRule="auto"/>
              <w:ind w:hanging="254"/>
              <w:rPr>
                <w:rFonts w:asciiTheme="minorHAnsi" w:hAnsiTheme="minorHAnsi" w:cstheme="minorHAnsi"/>
                <w:bCs/>
                <w:sz w:val="18"/>
                <w:szCs w:val="20"/>
              </w:rPr>
            </w:pPr>
            <w:r w:rsidRPr="009C3545">
              <w:rPr>
                <w:rFonts w:asciiTheme="minorHAnsi" w:hAnsiTheme="minorHAnsi" w:cstheme="minorHAnsi"/>
                <w:sz w:val="18"/>
                <w:szCs w:val="20"/>
              </w:rPr>
              <w:t xml:space="preserve">The </w:t>
            </w:r>
            <w:proofErr w:type="gramStart"/>
            <w:r w:rsidRPr="009C3545">
              <w:rPr>
                <w:rFonts w:asciiTheme="minorHAnsi" w:hAnsiTheme="minorHAnsi" w:cstheme="minorHAnsi"/>
                <w:sz w:val="18"/>
                <w:szCs w:val="20"/>
              </w:rPr>
              <w:t>cold water</w:t>
            </w:r>
            <w:proofErr w:type="gramEnd"/>
            <w:r w:rsidRPr="009C3545">
              <w:rPr>
                <w:rFonts w:asciiTheme="minorHAnsi" w:hAnsiTheme="minorHAnsi" w:cstheme="minorHAnsi"/>
                <w:sz w:val="18"/>
                <w:szCs w:val="20"/>
              </w:rPr>
              <w:t xml:space="preserve"> piping and the recirculation loop piping shall not be connected to the hot water storage tank drain port. (Section 110.3(c)4E). </w:t>
            </w:r>
          </w:p>
          <w:p w14:paraId="75907BD8" w14:textId="20DAC71A" w:rsidR="009C3545" w:rsidRPr="009C3545" w:rsidRDefault="009C3545" w:rsidP="009C3545">
            <w:pPr>
              <w:pStyle w:val="ListParagraph"/>
              <w:keepNext/>
              <w:numPr>
                <w:ilvl w:val="1"/>
                <w:numId w:val="18"/>
              </w:numPr>
              <w:autoSpaceDE w:val="0"/>
              <w:autoSpaceDN w:val="0"/>
              <w:adjustRightInd w:val="0"/>
              <w:spacing w:after="0" w:line="240" w:lineRule="auto"/>
              <w:ind w:hanging="254"/>
              <w:rPr>
                <w:rFonts w:asciiTheme="minorHAnsi" w:hAnsiTheme="minorHAnsi" w:cstheme="minorHAnsi"/>
                <w:bCs/>
                <w:sz w:val="18"/>
                <w:szCs w:val="20"/>
              </w:rPr>
            </w:pPr>
            <w:r w:rsidRPr="009C3545">
              <w:rPr>
                <w:rFonts w:asciiTheme="minorHAnsi" w:hAnsiTheme="minorHAnsi" w:cstheme="minorHAnsi"/>
                <w:sz w:val="18"/>
                <w:szCs w:val="20"/>
              </w:rPr>
              <w:t xml:space="preserve">A check valve shall be installed on the </w:t>
            </w:r>
            <w:proofErr w:type="gramStart"/>
            <w:r w:rsidRPr="009C3545">
              <w:rPr>
                <w:rFonts w:asciiTheme="minorHAnsi" w:hAnsiTheme="minorHAnsi" w:cstheme="minorHAnsi"/>
                <w:sz w:val="18"/>
                <w:szCs w:val="20"/>
              </w:rPr>
              <w:t>cold water</w:t>
            </w:r>
            <w:proofErr w:type="gramEnd"/>
            <w:r w:rsidRPr="009C3545">
              <w:rPr>
                <w:rFonts w:asciiTheme="minorHAnsi" w:hAnsiTheme="minorHAnsi" w:cstheme="minorHAnsi"/>
                <w:sz w:val="18"/>
                <w:szCs w:val="20"/>
              </w:rPr>
              <w:t xml:space="preserve"> supply line between the hot water system and the next closest tee on the cold water supply line. (Section 110.3(c)4F)</w:t>
            </w:r>
            <w:r w:rsidRPr="009C3545">
              <w:rPr>
                <w:rFonts w:asciiTheme="minorHAnsi" w:hAnsiTheme="minorHAnsi" w:cstheme="minorHAnsi"/>
                <w:bCs/>
                <w:sz w:val="18"/>
                <w:szCs w:val="20"/>
              </w:rPr>
              <w:t>.</w:t>
            </w:r>
          </w:p>
        </w:tc>
      </w:tr>
      <w:tr w:rsidR="009C3545" w:rsidRPr="009C3545" w14:paraId="345E78C8" w14:textId="77777777" w:rsidTr="00747D5C">
        <w:trPr>
          <w:trHeight w:val="144"/>
        </w:trPr>
        <w:tc>
          <w:tcPr>
            <w:tcW w:w="442" w:type="dxa"/>
            <w:vAlign w:val="center"/>
          </w:tcPr>
          <w:p w14:paraId="721DB086" w14:textId="0DAB33D2" w:rsidR="009C3545" w:rsidRPr="009C3545" w:rsidRDefault="009C3545" w:rsidP="009C3545">
            <w:pPr>
              <w:keepNext/>
              <w:spacing w:after="0" w:line="240" w:lineRule="auto"/>
              <w:jc w:val="center"/>
              <w:rPr>
                <w:rFonts w:asciiTheme="minorHAnsi" w:hAnsiTheme="minorHAnsi" w:cstheme="minorHAnsi"/>
                <w:sz w:val="18"/>
                <w:szCs w:val="20"/>
              </w:rPr>
            </w:pPr>
            <w:r w:rsidRPr="009C3545">
              <w:rPr>
                <w:rFonts w:asciiTheme="minorHAnsi" w:hAnsiTheme="minorHAnsi" w:cstheme="minorHAnsi"/>
                <w:sz w:val="18"/>
                <w:szCs w:val="20"/>
              </w:rPr>
              <w:t>0</w:t>
            </w:r>
            <w:r w:rsidR="00621C5A">
              <w:rPr>
                <w:rFonts w:asciiTheme="minorHAnsi" w:hAnsiTheme="minorHAnsi" w:cstheme="minorHAnsi"/>
                <w:sz w:val="18"/>
                <w:szCs w:val="20"/>
              </w:rPr>
              <w:t>5</w:t>
            </w:r>
          </w:p>
        </w:tc>
        <w:tc>
          <w:tcPr>
            <w:tcW w:w="14159" w:type="dxa"/>
          </w:tcPr>
          <w:p w14:paraId="780A0B3F" w14:textId="3F4BBB8B" w:rsidR="009C3545" w:rsidRPr="009C3545" w:rsidRDefault="009C3545" w:rsidP="009C3545">
            <w:pPr>
              <w:keepNext/>
              <w:autoSpaceDE w:val="0"/>
              <w:autoSpaceDN w:val="0"/>
              <w:adjustRightInd w:val="0"/>
              <w:spacing w:after="0" w:line="240" w:lineRule="auto"/>
              <w:rPr>
                <w:rFonts w:asciiTheme="minorHAnsi" w:hAnsiTheme="minorHAnsi" w:cstheme="minorHAnsi"/>
                <w:bCs/>
                <w:sz w:val="18"/>
                <w:szCs w:val="20"/>
              </w:rPr>
            </w:pPr>
            <w:r w:rsidRPr="009C3545">
              <w:rPr>
                <w:rFonts w:asciiTheme="minorHAnsi" w:hAnsiTheme="minorHAnsi" w:cstheme="minorHAnsi"/>
                <w:bCs/>
                <w:sz w:val="18"/>
                <w:szCs w:val="20"/>
              </w:rPr>
              <w:t xml:space="preserve">Instantaneous water heaters with an input greater than 6.8 </w:t>
            </w:r>
            <w:proofErr w:type="spellStart"/>
            <w:r w:rsidRPr="009C3545">
              <w:rPr>
                <w:rFonts w:asciiTheme="minorHAnsi" w:hAnsiTheme="minorHAnsi" w:cstheme="minorHAnsi"/>
                <w:bCs/>
                <w:sz w:val="18"/>
                <w:szCs w:val="20"/>
              </w:rPr>
              <w:t>kBtu</w:t>
            </w:r>
            <w:proofErr w:type="spellEnd"/>
            <w:r w:rsidRPr="009C3545">
              <w:rPr>
                <w:rFonts w:asciiTheme="minorHAnsi" w:hAnsiTheme="minorHAnsi" w:cstheme="minorHAnsi"/>
                <w:bCs/>
                <w:sz w:val="18"/>
                <w:szCs w:val="20"/>
              </w:rPr>
              <w:t xml:space="preserve">/hr. (2kW) shall have isolation valves on both the </w:t>
            </w:r>
            <w:proofErr w:type="gramStart"/>
            <w:r w:rsidRPr="009C3545">
              <w:rPr>
                <w:rFonts w:asciiTheme="minorHAnsi" w:hAnsiTheme="minorHAnsi" w:cstheme="minorHAnsi"/>
                <w:bCs/>
                <w:sz w:val="18"/>
                <w:szCs w:val="20"/>
              </w:rPr>
              <w:t>cold water</w:t>
            </w:r>
            <w:proofErr w:type="gramEnd"/>
            <w:r w:rsidRPr="009C3545">
              <w:rPr>
                <w:rFonts w:asciiTheme="minorHAnsi" w:hAnsiTheme="minorHAnsi" w:cstheme="minorHAnsi"/>
                <w:bCs/>
                <w:sz w:val="18"/>
                <w:szCs w:val="20"/>
              </w:rPr>
              <w:t xml:space="preserve"> supply and the hot water line. (110.3 (c)6).</w:t>
            </w:r>
          </w:p>
        </w:tc>
      </w:tr>
      <w:tr w:rsidR="009C3545" w:rsidRPr="009C3545" w14:paraId="5933D24C" w14:textId="77777777" w:rsidTr="00747D5C">
        <w:trPr>
          <w:trHeight w:val="144"/>
        </w:trPr>
        <w:tc>
          <w:tcPr>
            <w:tcW w:w="442" w:type="dxa"/>
            <w:vAlign w:val="center"/>
          </w:tcPr>
          <w:p w14:paraId="274C651A" w14:textId="7BEFC98A" w:rsidR="009C3545" w:rsidRPr="009C3545" w:rsidRDefault="009C3545" w:rsidP="009C3545">
            <w:pPr>
              <w:keepNext/>
              <w:spacing w:after="0" w:line="240" w:lineRule="auto"/>
              <w:jc w:val="center"/>
              <w:rPr>
                <w:rFonts w:asciiTheme="minorHAnsi" w:hAnsiTheme="minorHAnsi" w:cstheme="minorHAnsi"/>
                <w:sz w:val="18"/>
                <w:szCs w:val="20"/>
              </w:rPr>
            </w:pPr>
            <w:r w:rsidRPr="009C3545">
              <w:rPr>
                <w:rFonts w:asciiTheme="minorHAnsi" w:hAnsiTheme="minorHAnsi" w:cstheme="minorHAnsi"/>
                <w:sz w:val="18"/>
                <w:szCs w:val="20"/>
              </w:rPr>
              <w:t>0</w:t>
            </w:r>
            <w:r w:rsidR="00621C5A">
              <w:rPr>
                <w:rFonts w:asciiTheme="minorHAnsi" w:hAnsiTheme="minorHAnsi" w:cstheme="minorHAnsi"/>
                <w:sz w:val="18"/>
                <w:szCs w:val="20"/>
              </w:rPr>
              <w:t>6</w:t>
            </w:r>
          </w:p>
        </w:tc>
        <w:tc>
          <w:tcPr>
            <w:tcW w:w="14159" w:type="dxa"/>
          </w:tcPr>
          <w:p w14:paraId="1475FBEB" w14:textId="12A1DC89" w:rsidR="009C3545" w:rsidRPr="001074AE" w:rsidDel="00956725" w:rsidRDefault="009C3545" w:rsidP="00956725">
            <w:pPr>
              <w:keepNext/>
              <w:autoSpaceDE w:val="0"/>
              <w:autoSpaceDN w:val="0"/>
              <w:adjustRightInd w:val="0"/>
              <w:spacing w:after="0" w:line="240" w:lineRule="auto"/>
              <w:rPr>
                <w:del w:id="1603" w:author="Tam, Danny@Energy" w:date="2021-11-04T16:41:00Z"/>
                <w:rFonts w:asciiTheme="minorHAnsi" w:eastAsiaTheme="minorEastAsia" w:hAnsiTheme="minorHAnsi" w:cstheme="minorHAnsi"/>
                <w:b/>
                <w:bCs/>
                <w:sz w:val="18"/>
                <w:szCs w:val="20"/>
              </w:rPr>
            </w:pPr>
            <w:r w:rsidRPr="001074AE">
              <w:rPr>
                <w:rFonts w:asciiTheme="minorHAnsi" w:eastAsiaTheme="minorEastAsia" w:hAnsiTheme="minorHAnsi" w:cstheme="minorHAnsi"/>
                <w:bCs/>
                <w:sz w:val="18"/>
                <w:szCs w:val="20"/>
              </w:rPr>
              <w:t xml:space="preserve">All domestic hot water piping shall be insulated as specified in Section 609.11 of the California Plumbing Code. </w:t>
            </w:r>
            <w:del w:id="1604" w:author="Tam, Danny@Energy" w:date="2021-11-04T16:41:00Z">
              <w:r w:rsidRPr="001074AE" w:rsidDel="00956725">
                <w:rPr>
                  <w:rFonts w:asciiTheme="minorHAnsi" w:eastAsiaTheme="minorEastAsia" w:hAnsiTheme="minorHAnsi" w:cstheme="minorHAnsi"/>
                  <w:bCs/>
                  <w:sz w:val="18"/>
                  <w:szCs w:val="20"/>
                </w:rPr>
                <w:delText>In addition, the following piping conditions shall have a minimum insulation wall thickness of 1 inch or a minimum insulation R-value of 7.7 (RA4.4.1)</w:delText>
              </w:r>
            </w:del>
          </w:p>
          <w:p w14:paraId="0D4E21CB" w14:textId="29DC8884" w:rsidR="009C3545" w:rsidRPr="001074AE" w:rsidDel="00956725" w:rsidRDefault="009C3545">
            <w:pPr>
              <w:keepNext/>
              <w:autoSpaceDE w:val="0"/>
              <w:autoSpaceDN w:val="0"/>
              <w:adjustRightInd w:val="0"/>
              <w:spacing w:after="0" w:line="240" w:lineRule="auto"/>
              <w:rPr>
                <w:del w:id="1605" w:author="Tam, Danny@Energy" w:date="2021-11-04T16:41:00Z"/>
                <w:rFonts w:asciiTheme="minorHAnsi" w:eastAsia="Times New Roman" w:hAnsiTheme="minorHAnsi" w:cstheme="minorHAnsi"/>
                <w:b/>
                <w:bCs/>
                <w:sz w:val="18"/>
                <w:szCs w:val="20"/>
              </w:rPr>
              <w:pPrChange w:id="1606" w:author="Tam, Danny@Energy" w:date="2021-11-04T16:41:00Z">
                <w:pPr>
                  <w:keepNext/>
                  <w:framePr w:hSpace="180" w:wrap="around" w:vAnchor="text" w:hAnchor="text" w:y="1"/>
                  <w:numPr>
                    <w:ilvl w:val="1"/>
                    <w:numId w:val="23"/>
                  </w:numPr>
                  <w:autoSpaceDE w:val="0"/>
                  <w:autoSpaceDN w:val="0"/>
                  <w:adjustRightInd w:val="0"/>
                  <w:spacing w:after="0" w:line="240" w:lineRule="auto"/>
                  <w:ind w:left="1006" w:hanging="360"/>
                  <w:contextualSpacing/>
                  <w:suppressOverlap/>
                </w:pPr>
              </w:pPrChange>
            </w:pPr>
            <w:del w:id="1607" w:author="Tam, Danny@Energy" w:date="2021-11-04T16:41:00Z">
              <w:r w:rsidRPr="001074AE" w:rsidDel="00956725">
                <w:rPr>
                  <w:rFonts w:asciiTheme="minorHAnsi" w:eastAsia="Times New Roman" w:hAnsiTheme="minorHAnsi" w:cstheme="minorHAnsi"/>
                  <w:bCs/>
                  <w:sz w:val="18"/>
                  <w:szCs w:val="20"/>
                </w:rPr>
                <w:delText>The first 5 feet (1.5 meters) of cold water pipes from the storage tank.</w:delText>
              </w:r>
            </w:del>
          </w:p>
          <w:p w14:paraId="09731DCD" w14:textId="73526FBC" w:rsidR="009C3545" w:rsidRPr="001074AE" w:rsidDel="00956725" w:rsidRDefault="009C3545">
            <w:pPr>
              <w:keepNext/>
              <w:autoSpaceDE w:val="0"/>
              <w:autoSpaceDN w:val="0"/>
              <w:adjustRightInd w:val="0"/>
              <w:spacing w:after="0" w:line="240" w:lineRule="auto"/>
              <w:rPr>
                <w:del w:id="1608" w:author="Tam, Danny@Energy" w:date="2021-11-04T16:41:00Z"/>
                <w:rFonts w:asciiTheme="minorHAnsi" w:eastAsia="Times New Roman" w:hAnsiTheme="minorHAnsi" w:cstheme="minorHAnsi"/>
                <w:b/>
                <w:bCs/>
                <w:sz w:val="18"/>
                <w:szCs w:val="20"/>
              </w:rPr>
              <w:pPrChange w:id="1609" w:author="Tam, Danny@Energy" w:date="2021-11-04T16:41:00Z">
                <w:pPr>
                  <w:keepNext/>
                  <w:framePr w:hSpace="180" w:wrap="around" w:vAnchor="text" w:hAnchor="text" w:y="1"/>
                  <w:numPr>
                    <w:ilvl w:val="1"/>
                    <w:numId w:val="23"/>
                  </w:numPr>
                  <w:autoSpaceDE w:val="0"/>
                  <w:autoSpaceDN w:val="0"/>
                  <w:adjustRightInd w:val="0"/>
                  <w:spacing w:after="0" w:line="240" w:lineRule="auto"/>
                  <w:ind w:left="1006" w:hanging="360"/>
                  <w:contextualSpacing/>
                  <w:suppressOverlap/>
                </w:pPr>
              </w:pPrChange>
            </w:pPr>
            <w:del w:id="1610" w:author="Tam, Danny@Energy" w:date="2021-11-04T16:41:00Z">
              <w:r w:rsidRPr="001074AE" w:rsidDel="00956725">
                <w:rPr>
                  <w:rFonts w:asciiTheme="minorHAnsi" w:eastAsia="Times New Roman" w:hAnsiTheme="minorHAnsi" w:cstheme="minorHAnsi"/>
                  <w:bCs/>
                  <w:sz w:val="18"/>
                  <w:szCs w:val="20"/>
                </w:rPr>
                <w:delText>All piping with a nominal diameter of 3/4 inch (19 millimeter) and less than 1 inch.</w:delText>
              </w:r>
            </w:del>
          </w:p>
          <w:p w14:paraId="204AE5AA" w14:textId="4E96BFD4" w:rsidR="009C3545" w:rsidRPr="001074AE" w:rsidDel="00956725" w:rsidRDefault="009C3545">
            <w:pPr>
              <w:keepNext/>
              <w:autoSpaceDE w:val="0"/>
              <w:autoSpaceDN w:val="0"/>
              <w:adjustRightInd w:val="0"/>
              <w:spacing w:after="0" w:line="240" w:lineRule="auto"/>
              <w:rPr>
                <w:del w:id="1611" w:author="Tam, Danny@Energy" w:date="2021-11-04T16:41:00Z"/>
                <w:rFonts w:asciiTheme="minorHAnsi" w:eastAsia="Times New Roman" w:hAnsiTheme="minorHAnsi" w:cstheme="minorHAnsi"/>
                <w:b/>
                <w:bCs/>
                <w:sz w:val="18"/>
                <w:szCs w:val="20"/>
              </w:rPr>
              <w:pPrChange w:id="1612" w:author="Tam, Danny@Energy" w:date="2021-11-04T16:41:00Z">
                <w:pPr>
                  <w:keepNext/>
                  <w:framePr w:hSpace="180" w:wrap="around" w:vAnchor="text" w:hAnchor="text" w:y="1"/>
                  <w:numPr>
                    <w:ilvl w:val="1"/>
                    <w:numId w:val="23"/>
                  </w:numPr>
                  <w:autoSpaceDE w:val="0"/>
                  <w:autoSpaceDN w:val="0"/>
                  <w:adjustRightInd w:val="0"/>
                  <w:spacing w:after="0" w:line="240" w:lineRule="auto"/>
                  <w:ind w:left="1006" w:hanging="360"/>
                  <w:contextualSpacing/>
                  <w:suppressOverlap/>
                </w:pPr>
              </w:pPrChange>
            </w:pPr>
            <w:del w:id="1613" w:author="Tam, Danny@Energy" w:date="2021-11-04T16:41:00Z">
              <w:r w:rsidRPr="001074AE" w:rsidDel="00956725">
                <w:rPr>
                  <w:rFonts w:asciiTheme="minorHAnsi" w:eastAsia="Times New Roman" w:hAnsiTheme="minorHAnsi" w:cstheme="minorHAnsi"/>
                  <w:bCs/>
                  <w:sz w:val="18"/>
                  <w:szCs w:val="20"/>
                </w:rPr>
                <w:delText>All hot water piping from the heating source to the kitchen fixtures.</w:delText>
              </w:r>
            </w:del>
          </w:p>
          <w:p w14:paraId="74597A54" w14:textId="263D3D91" w:rsidR="009C3545" w:rsidRPr="001074AE" w:rsidDel="00956725" w:rsidRDefault="009C3545">
            <w:pPr>
              <w:keepNext/>
              <w:autoSpaceDE w:val="0"/>
              <w:autoSpaceDN w:val="0"/>
              <w:adjustRightInd w:val="0"/>
              <w:spacing w:after="0" w:line="240" w:lineRule="auto"/>
              <w:rPr>
                <w:del w:id="1614" w:author="Tam, Danny@Energy" w:date="2021-11-04T16:41:00Z"/>
                <w:rFonts w:asciiTheme="minorHAnsi" w:eastAsia="Times New Roman" w:hAnsiTheme="minorHAnsi" w:cstheme="minorHAnsi"/>
                <w:b/>
                <w:bCs/>
                <w:sz w:val="18"/>
                <w:szCs w:val="20"/>
              </w:rPr>
              <w:pPrChange w:id="1615" w:author="Tam, Danny@Energy" w:date="2021-11-04T16:41:00Z">
                <w:pPr>
                  <w:keepNext/>
                  <w:framePr w:hSpace="180" w:wrap="around" w:vAnchor="text" w:hAnchor="text" w:y="1"/>
                  <w:numPr>
                    <w:ilvl w:val="1"/>
                    <w:numId w:val="23"/>
                  </w:numPr>
                  <w:autoSpaceDE w:val="0"/>
                  <w:autoSpaceDN w:val="0"/>
                  <w:adjustRightInd w:val="0"/>
                  <w:spacing w:after="0" w:line="240" w:lineRule="auto"/>
                  <w:ind w:left="1006" w:hanging="360"/>
                  <w:contextualSpacing/>
                  <w:suppressOverlap/>
                </w:pPr>
              </w:pPrChange>
            </w:pPr>
            <w:del w:id="1616" w:author="Tam, Danny@Energy" w:date="2021-11-04T16:41:00Z">
              <w:r w:rsidRPr="001074AE" w:rsidDel="00956725">
                <w:rPr>
                  <w:rFonts w:asciiTheme="minorHAnsi" w:eastAsia="Times New Roman" w:hAnsiTheme="minorHAnsi" w:cstheme="minorHAnsi"/>
                  <w:bCs/>
                  <w:sz w:val="18"/>
                  <w:szCs w:val="20"/>
                </w:rPr>
                <w:delText>Piping from the heating source to storage tank or between tanks.</w:delText>
              </w:r>
            </w:del>
          </w:p>
          <w:p w14:paraId="27B6E4F9" w14:textId="578145BA" w:rsidR="009C3545" w:rsidRPr="001074AE" w:rsidDel="00956725" w:rsidRDefault="009C3545">
            <w:pPr>
              <w:keepNext/>
              <w:autoSpaceDE w:val="0"/>
              <w:autoSpaceDN w:val="0"/>
              <w:adjustRightInd w:val="0"/>
              <w:spacing w:after="0" w:line="240" w:lineRule="auto"/>
              <w:rPr>
                <w:del w:id="1617" w:author="Tam, Danny@Energy" w:date="2021-11-04T16:41:00Z"/>
                <w:rFonts w:asciiTheme="minorHAnsi" w:eastAsia="Times New Roman" w:hAnsiTheme="minorHAnsi" w:cstheme="minorHAnsi"/>
                <w:bCs/>
                <w:sz w:val="18"/>
                <w:szCs w:val="20"/>
              </w:rPr>
              <w:pPrChange w:id="1618" w:author="Tam, Danny@Energy" w:date="2021-11-04T16:41:00Z">
                <w:pPr>
                  <w:keepNext/>
                  <w:framePr w:hSpace="180" w:wrap="around" w:vAnchor="text" w:hAnchor="text" w:y="1"/>
                  <w:numPr>
                    <w:ilvl w:val="1"/>
                    <w:numId w:val="23"/>
                  </w:numPr>
                  <w:autoSpaceDE w:val="0"/>
                  <w:autoSpaceDN w:val="0"/>
                  <w:adjustRightInd w:val="0"/>
                  <w:spacing w:after="0" w:line="240" w:lineRule="auto"/>
                  <w:ind w:left="1006" w:hanging="360"/>
                  <w:contextualSpacing/>
                  <w:suppressOverlap/>
                </w:pPr>
              </w:pPrChange>
            </w:pPr>
            <w:del w:id="1619" w:author="Tam, Danny@Energy" w:date="2021-11-04T16:41:00Z">
              <w:r w:rsidRPr="001074AE" w:rsidDel="00956725">
                <w:rPr>
                  <w:rFonts w:asciiTheme="minorHAnsi" w:eastAsia="Times New Roman" w:hAnsiTheme="minorHAnsi" w:cstheme="minorHAnsi"/>
                  <w:bCs/>
                  <w:sz w:val="18"/>
                  <w:szCs w:val="20"/>
                </w:rPr>
                <w:delText>All piping associated with a recirculation system</w:delText>
              </w:r>
            </w:del>
          </w:p>
          <w:p w14:paraId="2E7AF30F" w14:textId="270F8A50" w:rsidR="009C3545" w:rsidRPr="001074AE" w:rsidDel="00956725" w:rsidRDefault="009C3545">
            <w:pPr>
              <w:keepNext/>
              <w:autoSpaceDE w:val="0"/>
              <w:autoSpaceDN w:val="0"/>
              <w:adjustRightInd w:val="0"/>
              <w:spacing w:after="0" w:line="240" w:lineRule="auto"/>
              <w:rPr>
                <w:del w:id="1620" w:author="Tam, Danny@Energy" w:date="2021-11-04T16:41:00Z"/>
                <w:rFonts w:asciiTheme="minorHAnsi" w:eastAsia="Times New Roman" w:hAnsiTheme="minorHAnsi" w:cstheme="minorHAnsi"/>
                <w:b/>
                <w:bCs/>
                <w:sz w:val="18"/>
                <w:szCs w:val="20"/>
              </w:rPr>
              <w:pPrChange w:id="1621" w:author="Tam, Danny@Energy" w:date="2021-11-04T16:41:00Z">
                <w:pPr>
                  <w:keepNext/>
                  <w:framePr w:hSpace="180" w:wrap="around" w:vAnchor="text" w:hAnchor="text" w:y="1"/>
                  <w:numPr>
                    <w:ilvl w:val="1"/>
                    <w:numId w:val="23"/>
                  </w:numPr>
                  <w:autoSpaceDE w:val="0"/>
                  <w:autoSpaceDN w:val="0"/>
                  <w:adjustRightInd w:val="0"/>
                  <w:spacing w:after="0" w:line="240" w:lineRule="auto"/>
                  <w:ind w:left="1006" w:hanging="360"/>
                  <w:contextualSpacing/>
                  <w:suppressOverlap/>
                </w:pPr>
              </w:pPrChange>
            </w:pPr>
            <w:del w:id="1622" w:author="Tam, Danny@Energy" w:date="2021-11-04T16:41:00Z">
              <w:r w:rsidRPr="001074AE" w:rsidDel="00956725">
                <w:rPr>
                  <w:rFonts w:asciiTheme="minorHAnsi" w:eastAsia="Times New Roman" w:hAnsiTheme="minorHAnsi" w:cstheme="minorHAnsi"/>
                  <w:bCs/>
                  <w:sz w:val="18"/>
                  <w:szCs w:val="20"/>
                </w:rPr>
                <w:delText>All underground piping.</w:delText>
              </w:r>
            </w:del>
          </w:p>
          <w:p w14:paraId="3DCB4EAE" w14:textId="77777777" w:rsidR="009C3545" w:rsidRPr="001074AE" w:rsidRDefault="009C3545" w:rsidP="009C3545">
            <w:pPr>
              <w:pStyle w:val="ListParagraph"/>
              <w:keepNext/>
              <w:numPr>
                <w:ilvl w:val="1"/>
                <w:numId w:val="21"/>
              </w:numPr>
              <w:autoSpaceDE w:val="0"/>
              <w:autoSpaceDN w:val="0"/>
              <w:adjustRightInd w:val="0"/>
              <w:spacing w:after="0" w:line="240" w:lineRule="auto"/>
              <w:ind w:left="346"/>
              <w:rPr>
                <w:rFonts w:asciiTheme="minorHAnsi" w:eastAsia="Times New Roman" w:hAnsiTheme="minorHAnsi" w:cstheme="minorHAnsi"/>
                <w:bCs/>
                <w:sz w:val="18"/>
                <w:szCs w:val="20"/>
              </w:rPr>
            </w:pPr>
            <w:r w:rsidRPr="001074AE">
              <w:rPr>
                <w:rFonts w:asciiTheme="minorHAnsi" w:eastAsia="Times New Roman" w:hAnsiTheme="minorHAnsi" w:cstheme="minorHAnsi"/>
                <w:bCs/>
                <w:sz w:val="18"/>
                <w:szCs w:val="20"/>
              </w:rPr>
              <w:t>Insulation buried below grade must be installed in a waterproof and non-crushable casing or sleeve.</w:t>
            </w:r>
          </w:p>
          <w:p w14:paraId="3B9646F2" w14:textId="77777777" w:rsidR="009C3545" w:rsidRPr="001074AE" w:rsidRDefault="009C3545" w:rsidP="009C3545">
            <w:pPr>
              <w:keepNext/>
              <w:numPr>
                <w:ilvl w:val="1"/>
                <w:numId w:val="22"/>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lastRenderedPageBreak/>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0F2C94AC" w14:textId="6D8ECE7A" w:rsidR="009C3545" w:rsidRPr="001074AE" w:rsidRDefault="009C3545" w:rsidP="009C3545">
            <w:pPr>
              <w:keepNext/>
              <w:numPr>
                <w:ilvl w:val="1"/>
                <w:numId w:val="22"/>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 xml:space="preserve">Piping installed in interior or exterior walls that is </w:t>
            </w:r>
            <w:proofErr w:type="gramStart"/>
            <w:r w:rsidRPr="001074AE">
              <w:rPr>
                <w:rFonts w:asciiTheme="minorHAnsi" w:eastAsia="Times New Roman" w:hAnsiTheme="minorHAnsi" w:cstheme="minorHAnsi"/>
                <w:bCs/>
                <w:sz w:val="18"/>
                <w:szCs w:val="20"/>
              </w:rPr>
              <w:t>surrounded on all sides</w:t>
            </w:r>
            <w:proofErr w:type="gramEnd"/>
            <w:r w:rsidRPr="001074AE">
              <w:rPr>
                <w:rFonts w:asciiTheme="minorHAnsi" w:eastAsia="Times New Roman" w:hAnsiTheme="minorHAnsi" w:cstheme="minorHAnsi"/>
                <w:bCs/>
                <w:sz w:val="18"/>
                <w:szCs w:val="20"/>
              </w:rPr>
              <w:t xml:space="preserve"> by at least 1 inch (</w:t>
            </w:r>
            <w:r w:rsidR="00A8364F">
              <w:rPr>
                <w:rFonts w:asciiTheme="minorHAnsi" w:eastAsia="Times New Roman" w:hAnsiTheme="minorHAnsi" w:cstheme="minorHAnsi"/>
                <w:bCs/>
                <w:sz w:val="18"/>
                <w:szCs w:val="20"/>
              </w:rPr>
              <w:t>2.</w:t>
            </w:r>
            <w:r w:rsidRPr="001074AE">
              <w:rPr>
                <w:rFonts w:asciiTheme="minorHAnsi" w:eastAsia="Times New Roman" w:hAnsiTheme="minorHAnsi" w:cstheme="minorHAnsi"/>
                <w:bCs/>
                <w:sz w:val="18"/>
                <w:szCs w:val="20"/>
              </w:rPr>
              <w:t>5 cm) of insulation.</w:t>
            </w:r>
          </w:p>
          <w:p w14:paraId="3C504D65" w14:textId="014F771A" w:rsidR="009C3545" w:rsidRPr="001074AE" w:rsidRDefault="009C3545" w:rsidP="009C3545">
            <w:pPr>
              <w:keepNext/>
              <w:numPr>
                <w:ilvl w:val="1"/>
                <w:numId w:val="22"/>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 xml:space="preserve">Piping installed in crawlspace with a minimum of 1 </w:t>
            </w:r>
            <w:proofErr w:type="gramStart"/>
            <w:r w:rsidRPr="001074AE">
              <w:rPr>
                <w:rFonts w:asciiTheme="minorHAnsi" w:eastAsia="Times New Roman" w:hAnsiTheme="minorHAnsi" w:cstheme="minorHAnsi"/>
                <w:bCs/>
                <w:sz w:val="18"/>
                <w:szCs w:val="20"/>
              </w:rPr>
              <w:t>inches</w:t>
            </w:r>
            <w:proofErr w:type="gramEnd"/>
            <w:r w:rsidRPr="001074AE">
              <w:rPr>
                <w:rFonts w:asciiTheme="minorHAnsi" w:eastAsia="Times New Roman" w:hAnsiTheme="minorHAnsi" w:cstheme="minorHAnsi"/>
                <w:bCs/>
                <w:sz w:val="18"/>
                <w:szCs w:val="20"/>
              </w:rPr>
              <w:t xml:space="preserve"> (</w:t>
            </w:r>
            <w:r w:rsidR="00A8364F">
              <w:rPr>
                <w:rFonts w:asciiTheme="minorHAnsi" w:eastAsia="Times New Roman" w:hAnsiTheme="minorHAnsi" w:cstheme="minorHAnsi"/>
                <w:bCs/>
                <w:sz w:val="18"/>
                <w:szCs w:val="20"/>
              </w:rPr>
              <w:t>2.</w:t>
            </w:r>
            <w:r w:rsidRPr="001074AE">
              <w:rPr>
                <w:rFonts w:asciiTheme="minorHAnsi" w:eastAsia="Times New Roman" w:hAnsiTheme="minorHAnsi" w:cstheme="minorHAnsi"/>
                <w:bCs/>
                <w:sz w:val="18"/>
                <w:szCs w:val="20"/>
              </w:rPr>
              <w:t>5 cm) of crawlspace insulation above and below.</w:t>
            </w:r>
          </w:p>
          <w:p w14:paraId="6FB5FD65" w14:textId="77777777" w:rsidR="009C3545" w:rsidRPr="001074AE" w:rsidRDefault="009C3545" w:rsidP="009C3545">
            <w:pPr>
              <w:keepNext/>
              <w:numPr>
                <w:ilvl w:val="1"/>
                <w:numId w:val="22"/>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Piping installed in attics with a minimum of 4 inches (10 cm) of attic insulation on top.</w:t>
            </w:r>
          </w:p>
          <w:p w14:paraId="057AF5C9" w14:textId="28DC0672" w:rsidR="009C3545" w:rsidRPr="009C3545" w:rsidRDefault="009C3545" w:rsidP="009C3545">
            <w:pPr>
              <w:keepNext/>
              <w:autoSpaceDE w:val="0"/>
              <w:autoSpaceDN w:val="0"/>
              <w:adjustRightInd w:val="0"/>
              <w:spacing w:after="0" w:line="240" w:lineRule="auto"/>
              <w:rPr>
                <w:rFonts w:asciiTheme="minorHAnsi" w:hAnsiTheme="minorHAnsi" w:cstheme="minorHAnsi"/>
                <w:bCs/>
                <w:sz w:val="18"/>
                <w:szCs w:val="20"/>
              </w:rPr>
            </w:pPr>
            <w:r w:rsidRPr="001074AE">
              <w:rPr>
                <w:rFonts w:asciiTheme="minorHAnsi" w:eastAsia="Times New Roman" w:hAnsiTheme="minorHAnsi" w:cstheme="minorHAnsi"/>
                <w:bCs/>
                <w:sz w:val="18"/>
                <w:szCs w:val="20"/>
              </w:rPr>
              <w:t xml:space="preserve">Pipe insulation shall fit </w:t>
            </w:r>
            <w:proofErr w:type="gramStart"/>
            <w:r w:rsidRPr="001074AE">
              <w:rPr>
                <w:rFonts w:asciiTheme="minorHAnsi" w:eastAsia="Times New Roman" w:hAnsiTheme="minorHAnsi" w:cstheme="minorHAnsi"/>
                <w:bCs/>
                <w:sz w:val="18"/>
                <w:szCs w:val="20"/>
              </w:rPr>
              <w:t>tightly</w:t>
            </w:r>
            <w:proofErr w:type="gramEnd"/>
            <w:r w:rsidRPr="001074AE">
              <w:rPr>
                <w:rFonts w:asciiTheme="minorHAnsi" w:eastAsia="Times New Roman" w:hAnsiTheme="minorHAnsi" w:cstheme="minorHAnsi"/>
                <w:bCs/>
                <w:sz w:val="18"/>
                <w:szCs w:val="20"/>
              </w:rPr>
              <w:t xml:space="preserve"> and all elbows and tees shall be fully insulated</w:t>
            </w:r>
            <w:r>
              <w:rPr>
                <w:rFonts w:asciiTheme="minorHAnsi" w:eastAsia="Times New Roman" w:hAnsiTheme="minorHAnsi" w:cstheme="minorHAnsi"/>
                <w:bCs/>
                <w:sz w:val="18"/>
                <w:szCs w:val="20"/>
              </w:rPr>
              <w:t>.</w:t>
            </w:r>
          </w:p>
        </w:tc>
      </w:tr>
      <w:tr w:rsidR="009C3545" w:rsidRPr="009C3545" w14:paraId="0504C058" w14:textId="77777777" w:rsidTr="00747D5C">
        <w:trPr>
          <w:trHeight w:val="144"/>
        </w:trPr>
        <w:tc>
          <w:tcPr>
            <w:tcW w:w="14601" w:type="dxa"/>
            <w:gridSpan w:val="2"/>
            <w:vAlign w:val="center"/>
          </w:tcPr>
          <w:p w14:paraId="341782E1" w14:textId="3FAE8CE6" w:rsidR="009C3545" w:rsidRPr="009C3545" w:rsidRDefault="00687838" w:rsidP="009C3545">
            <w:pPr>
              <w:keepNext/>
              <w:autoSpaceDE w:val="0"/>
              <w:autoSpaceDN w:val="0"/>
              <w:adjustRightInd w:val="0"/>
              <w:spacing w:after="0" w:line="240" w:lineRule="auto"/>
              <w:rPr>
                <w:rFonts w:asciiTheme="minorHAnsi" w:hAnsiTheme="minorHAnsi" w:cstheme="minorHAnsi"/>
                <w:bCs/>
                <w:sz w:val="18"/>
                <w:szCs w:val="20"/>
              </w:rPr>
            </w:pPr>
            <w:ins w:id="1623" w:author="Alhabibi, Haider@Energy [2]" w:date="2022-02-02T14:14:00Z">
              <w:r w:rsidRPr="008E225C">
                <w:rPr>
                  <w:rFonts w:asciiTheme="minorHAnsi" w:hAnsiTheme="minorHAnsi" w:cstheme="minorHAnsi"/>
                  <w:b/>
                  <w:sz w:val="20"/>
                  <w:szCs w:val="20"/>
                </w:rPr>
                <w:lastRenderedPageBreak/>
                <w:t>The responsible person’s signature on this compliance document affirms that all applicable requirements in this table have been met unless otherwise noted in the Verification Status and the Corrections Notes in this table.</w:t>
              </w:r>
            </w:ins>
            <w:del w:id="1624" w:author="Alhabibi, Haider@Energy [2]" w:date="2022-02-02T14:14:00Z">
              <w:r w:rsidR="009C3545" w:rsidRPr="009C3545" w:rsidDel="00687838">
                <w:rPr>
                  <w:rFonts w:asciiTheme="minorHAnsi" w:hAnsiTheme="minorHAnsi" w:cstheme="minorHAnsi"/>
                  <w:b/>
                  <w:sz w:val="18"/>
                  <w:szCs w:val="20"/>
                </w:rPr>
                <w:delText xml:space="preserve">The responsible person’s signature on this compliance document affirms that all applicable requirements in this table have been met.  </w:delText>
              </w:r>
            </w:del>
          </w:p>
        </w:tc>
      </w:tr>
    </w:tbl>
    <w:p w14:paraId="4B893E00" w14:textId="3913B390" w:rsidR="00B721E1" w:rsidRPr="009C3545" w:rsidRDefault="00B721E1" w:rsidP="00747D5C">
      <w:pPr>
        <w:spacing w:after="0"/>
        <w:rPr>
          <w:rFonts w:asciiTheme="minorHAnsi" w:hAnsiTheme="minorHAnsi" w:cstheme="minorHAnsi"/>
          <w:sz w:val="18"/>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9"/>
        <w:gridCol w:w="9941"/>
      </w:tblGrid>
      <w:tr w:rsidR="003217C3" w:rsidRPr="009C3545" w14:paraId="6867B652" w14:textId="77777777" w:rsidTr="0028269C">
        <w:trPr>
          <w:trHeight w:hRule="exact" w:val="514"/>
        </w:trPr>
        <w:tc>
          <w:tcPr>
            <w:tcW w:w="14616" w:type="dxa"/>
            <w:gridSpan w:val="2"/>
          </w:tcPr>
          <w:p w14:paraId="6867B650" w14:textId="1EA17E56" w:rsidR="00453E30" w:rsidRPr="009C3545" w:rsidRDefault="002D3CB8" w:rsidP="00453E30">
            <w:pPr>
              <w:spacing w:after="0"/>
              <w:rPr>
                <w:rFonts w:asciiTheme="minorHAnsi" w:hAnsiTheme="minorHAnsi" w:cstheme="minorHAnsi"/>
                <w:b/>
                <w:sz w:val="18"/>
                <w:szCs w:val="20"/>
              </w:rPr>
            </w:pPr>
            <w:r w:rsidRPr="009C3545">
              <w:rPr>
                <w:rFonts w:asciiTheme="minorHAnsi" w:hAnsiTheme="minorHAnsi" w:cstheme="minorHAnsi"/>
                <w:b/>
                <w:sz w:val="18"/>
                <w:szCs w:val="20"/>
              </w:rPr>
              <w:t>H</w:t>
            </w:r>
            <w:r w:rsidR="003217C3" w:rsidRPr="009C3545">
              <w:rPr>
                <w:rFonts w:asciiTheme="minorHAnsi" w:hAnsiTheme="minorHAnsi" w:cstheme="minorHAnsi"/>
                <w:b/>
                <w:sz w:val="18"/>
                <w:szCs w:val="20"/>
              </w:rPr>
              <w:t xml:space="preserve">. </w:t>
            </w:r>
            <w:r w:rsidR="00B721E1" w:rsidRPr="009C3545">
              <w:rPr>
                <w:rFonts w:asciiTheme="minorHAnsi" w:hAnsiTheme="minorHAnsi" w:cstheme="minorHAnsi"/>
                <w:b/>
                <w:sz w:val="18"/>
                <w:szCs w:val="20"/>
              </w:rPr>
              <w:t>HERS Verified Multiple Recirculation Loops for DHW Systems Serving Multiple Dwelling Units Requirements</w:t>
            </w:r>
          </w:p>
          <w:p w14:paraId="6867B651" w14:textId="0980A19B" w:rsidR="000E7FC1" w:rsidRPr="009C3545" w:rsidRDefault="0017718F" w:rsidP="00896180">
            <w:pPr>
              <w:rPr>
                <w:rFonts w:asciiTheme="minorHAnsi" w:hAnsiTheme="minorHAnsi" w:cstheme="minorHAnsi"/>
                <w:sz w:val="18"/>
                <w:szCs w:val="20"/>
              </w:rPr>
            </w:pPr>
            <w:r w:rsidRPr="009C3545">
              <w:rPr>
                <w:rFonts w:asciiTheme="minorHAnsi" w:hAnsiTheme="minorHAnsi" w:cstheme="minorHAnsi"/>
                <w:sz w:val="18"/>
                <w:szCs w:val="20"/>
              </w:rPr>
              <w:t xml:space="preserve">All distribution systems listed on this </w:t>
            </w:r>
            <w:r w:rsidR="00896180" w:rsidRPr="009C3545">
              <w:rPr>
                <w:rFonts w:asciiTheme="minorHAnsi" w:hAnsiTheme="minorHAnsi" w:cstheme="minorHAnsi"/>
                <w:sz w:val="18"/>
                <w:szCs w:val="20"/>
              </w:rPr>
              <w:t>compliance document</w:t>
            </w:r>
            <w:r w:rsidRPr="009C3545">
              <w:rPr>
                <w:rFonts w:asciiTheme="minorHAnsi" w:hAnsiTheme="minorHAnsi" w:cstheme="minorHAnsi"/>
                <w:sz w:val="18"/>
                <w:szCs w:val="20"/>
              </w:rPr>
              <w:t xml:space="preserve"> shall comply with these requirements</w:t>
            </w:r>
            <w:r w:rsidR="008C023D" w:rsidRPr="009C3545">
              <w:rPr>
                <w:rFonts w:asciiTheme="minorHAnsi" w:hAnsiTheme="minorHAnsi" w:cstheme="minorHAnsi"/>
                <w:sz w:val="18"/>
                <w:szCs w:val="20"/>
              </w:rPr>
              <w:t>.</w:t>
            </w:r>
            <w:ins w:id="1625" w:author="Markstrum, Alexis@Energy" w:date="2021-10-18T14:21:00Z">
              <w:r w:rsidR="00A919CA">
                <w:rPr>
                  <w:rFonts w:asciiTheme="minorHAnsi" w:hAnsiTheme="minorHAnsi" w:cstheme="minorHAnsi"/>
                  <w:sz w:val="18"/>
                  <w:szCs w:val="20"/>
                </w:rPr>
                <w:t xml:space="preserve"> </w:t>
              </w:r>
            </w:ins>
          </w:p>
        </w:tc>
      </w:tr>
      <w:tr w:rsidR="003217C3" w:rsidRPr="009C3545" w14:paraId="6867B656" w14:textId="77777777" w:rsidTr="009C3545">
        <w:trPr>
          <w:trHeight w:hRule="exact" w:val="298"/>
        </w:trPr>
        <w:tc>
          <w:tcPr>
            <w:tcW w:w="1076" w:type="dxa"/>
            <w:vAlign w:val="center"/>
          </w:tcPr>
          <w:p w14:paraId="6867B653" w14:textId="77777777" w:rsidR="003217C3" w:rsidRPr="009C3545" w:rsidRDefault="003217C3" w:rsidP="00087A32">
            <w:pPr>
              <w:jc w:val="center"/>
              <w:rPr>
                <w:rFonts w:asciiTheme="minorHAnsi" w:hAnsiTheme="minorHAnsi" w:cstheme="minorHAnsi"/>
                <w:bCs/>
                <w:sz w:val="18"/>
                <w:szCs w:val="20"/>
              </w:rPr>
            </w:pPr>
            <w:r w:rsidRPr="009C3545">
              <w:rPr>
                <w:rFonts w:asciiTheme="minorHAnsi" w:hAnsiTheme="minorHAnsi" w:cstheme="minorHAnsi"/>
                <w:bCs/>
                <w:sz w:val="18"/>
                <w:szCs w:val="20"/>
              </w:rPr>
              <w:t>01</w:t>
            </w:r>
          </w:p>
        </w:tc>
        <w:tc>
          <w:tcPr>
            <w:tcW w:w="13540" w:type="dxa"/>
            <w:vAlign w:val="center"/>
          </w:tcPr>
          <w:p w14:paraId="6867B654" w14:textId="77777777" w:rsidR="003217C3" w:rsidRPr="009C3545" w:rsidRDefault="003217C3" w:rsidP="009C3545">
            <w:pPr>
              <w:spacing w:after="0"/>
              <w:rPr>
                <w:rFonts w:asciiTheme="minorHAnsi" w:hAnsiTheme="minorHAnsi" w:cstheme="minorHAnsi"/>
                <w:sz w:val="18"/>
                <w:szCs w:val="20"/>
              </w:rPr>
            </w:pPr>
            <w:r w:rsidRPr="009C3545">
              <w:rPr>
                <w:rFonts w:asciiTheme="minorHAnsi" w:hAnsiTheme="minorHAnsi" w:cstheme="minorHAnsi"/>
                <w:sz w:val="18"/>
                <w:szCs w:val="20"/>
              </w:rPr>
              <w:t>All buildings with 8 or more dwelling units have a</w:t>
            </w:r>
            <w:r w:rsidRPr="009C3545">
              <w:rPr>
                <w:rFonts w:asciiTheme="minorHAnsi" w:hAnsiTheme="minorHAnsi" w:cstheme="minorHAnsi"/>
                <w:b/>
                <w:sz w:val="18"/>
                <w:szCs w:val="20"/>
              </w:rPr>
              <w:t xml:space="preserve"> minimum</w:t>
            </w:r>
            <w:r w:rsidRPr="009C3545">
              <w:rPr>
                <w:rFonts w:asciiTheme="minorHAnsi" w:hAnsiTheme="minorHAnsi" w:cstheme="minorHAnsi"/>
                <w:sz w:val="18"/>
                <w:szCs w:val="20"/>
              </w:rPr>
              <w:t xml:space="preserve"> </w:t>
            </w:r>
            <w:r w:rsidR="00EF3C80" w:rsidRPr="009C3545">
              <w:rPr>
                <w:rFonts w:asciiTheme="minorHAnsi" w:hAnsiTheme="minorHAnsi" w:cstheme="minorHAnsi"/>
                <w:sz w:val="18"/>
                <w:szCs w:val="20"/>
              </w:rPr>
              <w:t xml:space="preserve">of </w:t>
            </w:r>
            <w:r w:rsidRPr="009C3545">
              <w:rPr>
                <w:rFonts w:asciiTheme="minorHAnsi" w:hAnsiTheme="minorHAnsi" w:cstheme="minorHAnsi"/>
                <w:sz w:val="18"/>
                <w:szCs w:val="20"/>
              </w:rPr>
              <w:t>2 recirculation loops.</w:t>
            </w:r>
          </w:p>
          <w:p w14:paraId="6867B655" w14:textId="77777777" w:rsidR="003217C3" w:rsidRPr="009C3545" w:rsidRDefault="003217C3" w:rsidP="00087A32">
            <w:pPr>
              <w:rPr>
                <w:rFonts w:asciiTheme="minorHAnsi" w:hAnsiTheme="minorHAnsi" w:cstheme="minorHAnsi"/>
                <w:b/>
                <w:sz w:val="18"/>
                <w:szCs w:val="20"/>
              </w:rPr>
            </w:pPr>
          </w:p>
        </w:tc>
      </w:tr>
      <w:tr w:rsidR="003217C3" w:rsidRPr="009C3545" w14:paraId="6867B65A" w14:textId="77777777" w:rsidTr="00B721E1">
        <w:trPr>
          <w:trHeight w:hRule="exact" w:val="288"/>
        </w:trPr>
        <w:tc>
          <w:tcPr>
            <w:tcW w:w="1076" w:type="dxa"/>
            <w:vAlign w:val="center"/>
          </w:tcPr>
          <w:p w14:paraId="6867B657" w14:textId="77777777" w:rsidR="003217C3" w:rsidRPr="009C3545" w:rsidRDefault="003217C3" w:rsidP="00087A32">
            <w:pPr>
              <w:jc w:val="center"/>
              <w:rPr>
                <w:rFonts w:asciiTheme="minorHAnsi" w:hAnsiTheme="minorHAnsi" w:cstheme="minorHAnsi"/>
                <w:bCs/>
                <w:sz w:val="18"/>
                <w:szCs w:val="20"/>
              </w:rPr>
            </w:pPr>
            <w:r w:rsidRPr="009C3545">
              <w:rPr>
                <w:rFonts w:asciiTheme="minorHAnsi" w:hAnsiTheme="minorHAnsi" w:cstheme="minorHAnsi"/>
                <w:bCs/>
                <w:sz w:val="18"/>
                <w:szCs w:val="20"/>
              </w:rPr>
              <w:t>02</w:t>
            </w:r>
          </w:p>
        </w:tc>
        <w:tc>
          <w:tcPr>
            <w:tcW w:w="13540" w:type="dxa"/>
            <w:vAlign w:val="center"/>
          </w:tcPr>
          <w:p w14:paraId="6867B658" w14:textId="77777777" w:rsidR="003217C3" w:rsidRPr="009C3545" w:rsidRDefault="003217C3" w:rsidP="009C3545">
            <w:pPr>
              <w:spacing w:after="0"/>
              <w:rPr>
                <w:rFonts w:asciiTheme="minorHAnsi" w:hAnsiTheme="minorHAnsi" w:cstheme="minorHAnsi"/>
                <w:sz w:val="18"/>
                <w:szCs w:val="20"/>
              </w:rPr>
            </w:pPr>
            <w:r w:rsidRPr="009C3545">
              <w:rPr>
                <w:rFonts w:asciiTheme="minorHAnsi" w:hAnsiTheme="minorHAnsi" w:cstheme="minorHAnsi"/>
                <w:sz w:val="18"/>
                <w:szCs w:val="20"/>
              </w:rPr>
              <w:t>Each loop roughly serves the same number of dwellings.</w:t>
            </w:r>
          </w:p>
          <w:p w14:paraId="6867B659" w14:textId="77777777" w:rsidR="003217C3" w:rsidRPr="009C3545" w:rsidRDefault="003217C3" w:rsidP="00087A32">
            <w:pPr>
              <w:rPr>
                <w:rFonts w:asciiTheme="minorHAnsi" w:hAnsiTheme="minorHAnsi" w:cstheme="minorHAnsi"/>
                <w:bCs/>
                <w:sz w:val="18"/>
                <w:szCs w:val="20"/>
              </w:rPr>
            </w:pPr>
          </w:p>
        </w:tc>
      </w:tr>
      <w:tr w:rsidR="009E1D9B" w:rsidRPr="009C3545" w14:paraId="6867B65C" w14:textId="77777777" w:rsidTr="00B721E1">
        <w:trPr>
          <w:trHeight w:val="302"/>
        </w:trPr>
        <w:tc>
          <w:tcPr>
            <w:tcW w:w="14616" w:type="dxa"/>
            <w:gridSpan w:val="2"/>
            <w:vAlign w:val="center"/>
          </w:tcPr>
          <w:p w14:paraId="6867B65B" w14:textId="5B72F228" w:rsidR="009E1D9B" w:rsidRPr="009C3545" w:rsidRDefault="00670C2E" w:rsidP="00087A32">
            <w:pPr>
              <w:spacing w:after="0"/>
              <w:rPr>
                <w:rFonts w:asciiTheme="minorHAnsi" w:hAnsiTheme="minorHAnsi" w:cstheme="minorHAnsi"/>
                <w:sz w:val="18"/>
                <w:szCs w:val="20"/>
              </w:rPr>
            </w:pPr>
            <w:ins w:id="1626" w:author="Alhabibi, Haider@Energy [2]" w:date="2022-02-02T14:14:00Z">
              <w:r w:rsidRPr="003129ED">
                <w:rPr>
                  <w:rFonts w:asciiTheme="minorHAnsi" w:hAnsiTheme="minorHAnsi" w:cstheme="minorHAnsi"/>
                  <w:b/>
                  <w:sz w:val="20"/>
                  <w:szCs w:val="20"/>
                </w:rPr>
                <w:t>The responsible person’s signature on this compliance document affirms that all applicable requirements in this table have been met unless otherwise noted in the Verification Status and the Corrections Notes in this table.</w:t>
              </w:r>
            </w:ins>
            <w:del w:id="1627" w:author="Alhabibi, Haider@Energy [2]" w:date="2022-02-02T14:14:00Z">
              <w:r w:rsidR="009E1D9B" w:rsidRPr="009C3545" w:rsidDel="00670C2E">
                <w:rPr>
                  <w:rFonts w:asciiTheme="minorHAnsi" w:hAnsiTheme="minorHAnsi" w:cstheme="minorHAnsi"/>
                  <w:b/>
                  <w:sz w:val="18"/>
                  <w:szCs w:val="20"/>
                </w:rPr>
                <w:delText xml:space="preserve">The responsible person’s signature on this compliance document affirms that all applicable requirements in this table have been met.  </w:delText>
              </w:r>
            </w:del>
          </w:p>
        </w:tc>
      </w:tr>
    </w:tbl>
    <w:p w14:paraId="6867B65D" w14:textId="77777777" w:rsidR="00ED393A" w:rsidRPr="009C3545" w:rsidRDefault="00ED393A"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18"/>
          <w:szCs w:val="20"/>
        </w:rPr>
      </w:pPr>
    </w:p>
    <w:p w14:paraId="10A581AD" w14:textId="77777777" w:rsidR="00E627C1" w:rsidRPr="00547A32" w:rsidRDefault="00E627C1">
      <w:pPr>
        <w:rPr>
          <w:rFonts w:asciiTheme="minorHAnsi" w:hAnsiTheme="minorHAnsi" w:cstheme="minorHAnsi"/>
          <w:sz w:val="20"/>
          <w:szCs w:val="20"/>
        </w:rPr>
      </w:pPr>
      <w:r w:rsidRPr="00547A32">
        <w:rPr>
          <w:rFonts w:asciiTheme="minorHAnsi" w:hAnsiTheme="minorHAnsi" w:cstheme="minorHAnsi"/>
          <w:sz w:val="20"/>
          <w:szCs w:val="20"/>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156"/>
        <w:gridCol w:w="265"/>
        <w:gridCol w:w="2482"/>
        <w:gridCol w:w="2865"/>
      </w:tblGrid>
      <w:tr w:rsidR="009E1D9B" w:rsidRPr="00F63FB9" w14:paraId="6867B65F" w14:textId="77777777" w:rsidTr="00E627C1">
        <w:trPr>
          <w:trHeight w:val="206"/>
        </w:trPr>
        <w:tc>
          <w:tcPr>
            <w:tcW w:w="14543" w:type="dxa"/>
            <w:gridSpan w:val="4"/>
            <w:vAlign w:val="center"/>
          </w:tcPr>
          <w:p w14:paraId="6867B65E" w14:textId="6501C9BF" w:rsidR="009E1D9B" w:rsidRPr="00547A32" w:rsidRDefault="009E1D9B" w:rsidP="00087A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20"/>
              </w:rPr>
            </w:pPr>
            <w:r w:rsidRPr="00547A32">
              <w:rPr>
                <w:rFonts w:asciiTheme="minorHAnsi" w:eastAsia="Times New Roman" w:hAnsiTheme="minorHAnsi" w:cstheme="minorHAnsi"/>
                <w:b/>
                <w:caps/>
                <w:sz w:val="20"/>
                <w:szCs w:val="20"/>
              </w:rPr>
              <w:lastRenderedPageBreak/>
              <w:t>Documentation Author's Declaration Statement</w:t>
            </w:r>
          </w:p>
        </w:tc>
      </w:tr>
      <w:tr w:rsidR="009E1D9B" w:rsidRPr="00F63FB9" w14:paraId="6867B661" w14:textId="77777777" w:rsidTr="00E627C1">
        <w:trPr>
          <w:trHeight w:val="206"/>
        </w:trPr>
        <w:tc>
          <w:tcPr>
            <w:tcW w:w="14543" w:type="dxa"/>
            <w:gridSpan w:val="4"/>
            <w:vAlign w:val="center"/>
          </w:tcPr>
          <w:p w14:paraId="6867B660" w14:textId="77777777" w:rsidR="009E1D9B" w:rsidRPr="00547A32" w:rsidRDefault="009E1D9B" w:rsidP="00B721E1">
            <w:pPr>
              <w:keepNext/>
              <w:numPr>
                <w:ilvl w:val="0"/>
                <w:numId w:val="10"/>
              </w:numPr>
              <w:spacing w:after="0" w:line="240" w:lineRule="auto"/>
              <w:ind w:left="361"/>
              <w:rPr>
                <w:rFonts w:asciiTheme="minorHAnsi" w:eastAsia="Times New Roman" w:hAnsiTheme="minorHAnsi" w:cstheme="minorHAnsi"/>
                <w:sz w:val="20"/>
                <w:szCs w:val="20"/>
              </w:rPr>
            </w:pPr>
            <w:r w:rsidRPr="00547A32">
              <w:rPr>
                <w:rFonts w:asciiTheme="minorHAnsi" w:eastAsia="Times New Roman" w:hAnsiTheme="minorHAnsi" w:cstheme="minorHAnsi"/>
                <w:sz w:val="20"/>
                <w:szCs w:val="20"/>
              </w:rPr>
              <w:t>I certify that this Certificate of Installation documentation is accurate and complete.</w:t>
            </w:r>
          </w:p>
        </w:tc>
      </w:tr>
      <w:tr w:rsidR="009E1D9B" w:rsidRPr="00F63FB9" w14:paraId="6867B664" w14:textId="77777777" w:rsidTr="00E627C1">
        <w:trPr>
          <w:trHeight w:val="360"/>
        </w:trPr>
        <w:tc>
          <w:tcPr>
            <w:tcW w:w="7407" w:type="dxa"/>
            <w:gridSpan w:val="2"/>
          </w:tcPr>
          <w:p w14:paraId="6867B662" w14:textId="77777777" w:rsidR="009E1D9B" w:rsidRPr="00547A32" w:rsidRDefault="009E1D9B" w:rsidP="00087A32">
            <w:pPr>
              <w:keepNext/>
              <w:spacing w:after="0" w:line="240" w:lineRule="auto"/>
              <w:rPr>
                <w:rFonts w:asciiTheme="minorHAnsi" w:eastAsia="Times New Roman" w:hAnsiTheme="minorHAnsi" w:cstheme="minorHAnsi"/>
                <w:sz w:val="20"/>
                <w:szCs w:val="20"/>
              </w:rPr>
            </w:pPr>
            <w:r w:rsidRPr="00547A32">
              <w:rPr>
                <w:rFonts w:asciiTheme="minorHAnsi" w:eastAsia="Times New Roman" w:hAnsiTheme="minorHAnsi" w:cstheme="minorHAnsi"/>
                <w:sz w:val="20"/>
                <w:szCs w:val="20"/>
              </w:rPr>
              <w:t>Documentation Author Name:</w:t>
            </w:r>
          </w:p>
        </w:tc>
        <w:tc>
          <w:tcPr>
            <w:tcW w:w="7136" w:type="dxa"/>
            <w:gridSpan w:val="2"/>
          </w:tcPr>
          <w:p w14:paraId="6867B663" w14:textId="77777777" w:rsidR="009E1D9B" w:rsidRPr="00547A32" w:rsidRDefault="009E1D9B" w:rsidP="00087A32">
            <w:pPr>
              <w:keepNext/>
              <w:spacing w:after="0" w:line="240" w:lineRule="auto"/>
              <w:rPr>
                <w:rFonts w:asciiTheme="minorHAnsi" w:eastAsia="Times New Roman" w:hAnsiTheme="minorHAnsi" w:cstheme="minorHAnsi"/>
                <w:sz w:val="20"/>
                <w:szCs w:val="20"/>
              </w:rPr>
            </w:pPr>
            <w:r w:rsidRPr="00547A32">
              <w:rPr>
                <w:rFonts w:asciiTheme="minorHAnsi" w:eastAsia="Times New Roman" w:hAnsiTheme="minorHAnsi" w:cstheme="minorHAnsi"/>
                <w:sz w:val="20"/>
                <w:szCs w:val="20"/>
              </w:rPr>
              <w:t>Documentation Author Signature:</w:t>
            </w:r>
          </w:p>
        </w:tc>
      </w:tr>
      <w:tr w:rsidR="009E1D9B" w:rsidRPr="00F63FB9" w14:paraId="6867B667" w14:textId="77777777" w:rsidTr="00E627C1">
        <w:trPr>
          <w:trHeight w:val="360"/>
        </w:trPr>
        <w:tc>
          <w:tcPr>
            <w:tcW w:w="7407" w:type="dxa"/>
            <w:gridSpan w:val="2"/>
          </w:tcPr>
          <w:p w14:paraId="6867B665" w14:textId="77777777" w:rsidR="009E1D9B" w:rsidRPr="00547A32" w:rsidRDefault="009E1D9B" w:rsidP="00087A32">
            <w:pPr>
              <w:keepNext/>
              <w:spacing w:after="0" w:line="240" w:lineRule="auto"/>
              <w:rPr>
                <w:rFonts w:asciiTheme="minorHAnsi" w:eastAsia="Times New Roman" w:hAnsiTheme="minorHAnsi" w:cstheme="minorHAnsi"/>
                <w:sz w:val="20"/>
                <w:szCs w:val="20"/>
              </w:rPr>
            </w:pPr>
            <w:r w:rsidRPr="00547A32">
              <w:rPr>
                <w:rFonts w:asciiTheme="minorHAnsi" w:eastAsia="Times New Roman" w:hAnsiTheme="minorHAnsi" w:cstheme="minorHAnsi"/>
                <w:sz w:val="20"/>
                <w:szCs w:val="20"/>
              </w:rPr>
              <w:t>Documentation Author Company Name:</w:t>
            </w:r>
          </w:p>
        </w:tc>
        <w:tc>
          <w:tcPr>
            <w:tcW w:w="7136" w:type="dxa"/>
            <w:gridSpan w:val="2"/>
          </w:tcPr>
          <w:p w14:paraId="6867B666" w14:textId="77777777" w:rsidR="009E1D9B" w:rsidRPr="00547A32" w:rsidRDefault="009E1D9B" w:rsidP="00087A32">
            <w:pPr>
              <w:keepNext/>
              <w:spacing w:after="0" w:line="240" w:lineRule="auto"/>
              <w:rPr>
                <w:rFonts w:asciiTheme="minorHAnsi" w:eastAsia="Times New Roman" w:hAnsiTheme="minorHAnsi" w:cstheme="minorHAnsi"/>
                <w:sz w:val="20"/>
                <w:szCs w:val="20"/>
              </w:rPr>
            </w:pPr>
            <w:r w:rsidRPr="00547A32">
              <w:rPr>
                <w:rFonts w:asciiTheme="minorHAnsi" w:eastAsia="Times New Roman" w:hAnsiTheme="minorHAnsi" w:cstheme="minorHAnsi"/>
                <w:sz w:val="20"/>
                <w:szCs w:val="20"/>
              </w:rPr>
              <w:t>Date Signed:</w:t>
            </w:r>
          </w:p>
        </w:tc>
      </w:tr>
      <w:tr w:rsidR="009E1D9B" w:rsidRPr="00F63FB9" w14:paraId="6867B66A" w14:textId="77777777" w:rsidTr="00E627C1">
        <w:trPr>
          <w:trHeight w:val="360"/>
        </w:trPr>
        <w:tc>
          <w:tcPr>
            <w:tcW w:w="7407" w:type="dxa"/>
            <w:gridSpan w:val="2"/>
          </w:tcPr>
          <w:p w14:paraId="6867B668" w14:textId="77777777" w:rsidR="009E1D9B" w:rsidRPr="00547A32" w:rsidRDefault="009E1D9B" w:rsidP="00087A32">
            <w:pPr>
              <w:keepNext/>
              <w:spacing w:after="0" w:line="240" w:lineRule="auto"/>
              <w:rPr>
                <w:rFonts w:asciiTheme="minorHAnsi" w:eastAsia="Times New Roman" w:hAnsiTheme="minorHAnsi" w:cstheme="minorHAnsi"/>
                <w:sz w:val="20"/>
                <w:szCs w:val="20"/>
              </w:rPr>
            </w:pPr>
            <w:r w:rsidRPr="00547A32">
              <w:rPr>
                <w:rFonts w:asciiTheme="minorHAnsi" w:eastAsia="Times New Roman" w:hAnsiTheme="minorHAnsi" w:cstheme="minorHAnsi"/>
                <w:sz w:val="20"/>
                <w:szCs w:val="20"/>
              </w:rPr>
              <w:t>Address:</w:t>
            </w:r>
          </w:p>
        </w:tc>
        <w:tc>
          <w:tcPr>
            <w:tcW w:w="7136" w:type="dxa"/>
            <w:gridSpan w:val="2"/>
          </w:tcPr>
          <w:p w14:paraId="6867B669" w14:textId="0C1D54F1" w:rsidR="009E1D9B" w:rsidRPr="00547A32" w:rsidRDefault="009E1D9B" w:rsidP="00087A32">
            <w:pPr>
              <w:keepNext/>
              <w:spacing w:after="0" w:line="240" w:lineRule="auto"/>
              <w:rPr>
                <w:rFonts w:asciiTheme="minorHAnsi" w:eastAsia="Times New Roman" w:hAnsiTheme="minorHAnsi" w:cstheme="minorHAnsi"/>
                <w:sz w:val="20"/>
                <w:szCs w:val="20"/>
              </w:rPr>
            </w:pPr>
            <w:r w:rsidRPr="00547A32">
              <w:rPr>
                <w:rFonts w:asciiTheme="minorHAnsi" w:eastAsia="Times New Roman" w:hAnsiTheme="minorHAnsi" w:cstheme="minorHAnsi"/>
                <w:sz w:val="20"/>
                <w:szCs w:val="20"/>
              </w:rPr>
              <w:t>CEA/HERS Certification Identification (</w:t>
            </w:r>
            <w:r w:rsidR="00B721E1" w:rsidRPr="00547A32">
              <w:rPr>
                <w:rFonts w:asciiTheme="minorHAnsi" w:eastAsia="Times New Roman" w:hAnsiTheme="minorHAnsi" w:cstheme="minorHAnsi"/>
                <w:sz w:val="20"/>
                <w:szCs w:val="20"/>
              </w:rPr>
              <w:t>i</w:t>
            </w:r>
            <w:r w:rsidRPr="00547A32">
              <w:rPr>
                <w:rFonts w:asciiTheme="minorHAnsi" w:eastAsia="Times New Roman" w:hAnsiTheme="minorHAnsi" w:cstheme="minorHAnsi"/>
                <w:sz w:val="20"/>
                <w:szCs w:val="20"/>
              </w:rPr>
              <w:t>f applicable):</w:t>
            </w:r>
          </w:p>
        </w:tc>
      </w:tr>
      <w:tr w:rsidR="009E1D9B" w:rsidRPr="00F63FB9" w14:paraId="6867B66D" w14:textId="77777777" w:rsidTr="00E627C1">
        <w:trPr>
          <w:trHeight w:val="360"/>
        </w:trPr>
        <w:tc>
          <w:tcPr>
            <w:tcW w:w="7407" w:type="dxa"/>
            <w:gridSpan w:val="2"/>
          </w:tcPr>
          <w:p w14:paraId="6867B66B" w14:textId="77777777" w:rsidR="009E1D9B" w:rsidRPr="00547A32" w:rsidRDefault="009E1D9B" w:rsidP="00087A32">
            <w:pPr>
              <w:keepNext/>
              <w:spacing w:after="0" w:line="240" w:lineRule="auto"/>
              <w:rPr>
                <w:rFonts w:asciiTheme="minorHAnsi" w:eastAsia="Times New Roman" w:hAnsiTheme="minorHAnsi" w:cstheme="minorHAnsi"/>
                <w:sz w:val="20"/>
                <w:szCs w:val="20"/>
              </w:rPr>
            </w:pPr>
            <w:r w:rsidRPr="00547A32">
              <w:rPr>
                <w:rFonts w:asciiTheme="minorHAnsi" w:eastAsia="Times New Roman" w:hAnsiTheme="minorHAnsi" w:cstheme="minorHAnsi"/>
                <w:sz w:val="20"/>
                <w:szCs w:val="20"/>
              </w:rPr>
              <w:t>City/State/Zip:</w:t>
            </w:r>
          </w:p>
        </w:tc>
        <w:tc>
          <w:tcPr>
            <w:tcW w:w="7136" w:type="dxa"/>
            <w:gridSpan w:val="2"/>
          </w:tcPr>
          <w:p w14:paraId="6867B66C" w14:textId="77777777" w:rsidR="009E1D9B" w:rsidRPr="00547A32" w:rsidRDefault="009E1D9B" w:rsidP="00087A32">
            <w:pPr>
              <w:keepNext/>
              <w:spacing w:after="0" w:line="240" w:lineRule="auto"/>
              <w:rPr>
                <w:rFonts w:asciiTheme="minorHAnsi" w:eastAsia="Times New Roman" w:hAnsiTheme="minorHAnsi" w:cstheme="minorHAnsi"/>
                <w:sz w:val="20"/>
                <w:szCs w:val="20"/>
              </w:rPr>
            </w:pPr>
            <w:r w:rsidRPr="00547A32">
              <w:rPr>
                <w:rFonts w:asciiTheme="minorHAnsi" w:eastAsia="Times New Roman" w:hAnsiTheme="minorHAnsi" w:cstheme="minorHAnsi"/>
                <w:sz w:val="20"/>
                <w:szCs w:val="20"/>
              </w:rPr>
              <w:t>Phone:</w:t>
            </w:r>
          </w:p>
        </w:tc>
      </w:tr>
      <w:tr w:rsidR="009E1D9B" w:rsidRPr="00F63FB9" w14:paraId="6867B66F" w14:textId="77777777" w:rsidTr="00E627C1">
        <w:tblPrEx>
          <w:tblCellMar>
            <w:left w:w="115" w:type="dxa"/>
            <w:right w:w="115" w:type="dxa"/>
          </w:tblCellMar>
        </w:tblPrEx>
        <w:trPr>
          <w:trHeight w:val="296"/>
        </w:trPr>
        <w:tc>
          <w:tcPr>
            <w:tcW w:w="14543" w:type="dxa"/>
            <w:gridSpan w:val="4"/>
            <w:vAlign w:val="center"/>
          </w:tcPr>
          <w:p w14:paraId="6867B66E" w14:textId="77777777" w:rsidR="009E1D9B" w:rsidRPr="00547A32" w:rsidRDefault="009E1D9B" w:rsidP="00087A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20"/>
                <w:szCs w:val="20"/>
              </w:rPr>
            </w:pPr>
            <w:r w:rsidRPr="00547A32">
              <w:rPr>
                <w:rFonts w:asciiTheme="minorHAnsi" w:eastAsia="Times New Roman" w:hAnsiTheme="minorHAnsi" w:cstheme="minorHAnsi"/>
                <w:b/>
                <w:caps/>
                <w:sz w:val="20"/>
                <w:szCs w:val="20"/>
              </w:rPr>
              <w:t xml:space="preserve">Responsible Person's Declaration statement  </w:t>
            </w:r>
          </w:p>
        </w:tc>
      </w:tr>
      <w:tr w:rsidR="009E1D9B" w:rsidRPr="00F63FB9" w14:paraId="6867B677" w14:textId="77777777" w:rsidTr="00E627C1">
        <w:tblPrEx>
          <w:tblCellMar>
            <w:left w:w="115" w:type="dxa"/>
            <w:right w:w="115" w:type="dxa"/>
          </w:tblCellMar>
        </w:tblPrEx>
        <w:trPr>
          <w:trHeight w:val="504"/>
        </w:trPr>
        <w:tc>
          <w:tcPr>
            <w:tcW w:w="14543" w:type="dxa"/>
            <w:gridSpan w:val="4"/>
          </w:tcPr>
          <w:p w14:paraId="4C76C22F" w14:textId="77777777" w:rsidR="00200A46" w:rsidRPr="00547A32" w:rsidRDefault="00200A46" w:rsidP="00200A46">
            <w:pPr>
              <w:pStyle w:val="Heading3"/>
              <w:numPr>
                <w:ilvl w:val="0"/>
                <w:numId w:val="0"/>
              </w:numPr>
              <w:spacing w:before="60"/>
              <w:ind w:right="86"/>
              <w:rPr>
                <w:rFonts w:asciiTheme="minorHAnsi" w:hAnsiTheme="minorHAnsi" w:cstheme="minorHAnsi"/>
                <w:caps/>
              </w:rPr>
            </w:pPr>
            <w:r w:rsidRPr="00547A32">
              <w:rPr>
                <w:rFonts w:asciiTheme="minorHAnsi" w:hAnsiTheme="minorHAnsi" w:cstheme="minorHAnsi"/>
              </w:rPr>
              <w:t xml:space="preserve">I certify the following under penalty of perjury, under the laws of the State of California: </w:t>
            </w:r>
          </w:p>
          <w:p w14:paraId="03045DAE" w14:textId="77777777" w:rsidR="00200A46" w:rsidRPr="00547A32" w:rsidRDefault="00200A46" w:rsidP="00200A46">
            <w:pPr>
              <w:pStyle w:val="Heading3"/>
              <w:numPr>
                <w:ilvl w:val="0"/>
                <w:numId w:val="17"/>
              </w:numPr>
              <w:tabs>
                <w:tab w:val="left" w:pos="-2600"/>
              </w:tabs>
              <w:spacing w:before="0"/>
              <w:ind w:right="90"/>
              <w:rPr>
                <w:rFonts w:asciiTheme="minorHAnsi" w:hAnsiTheme="minorHAnsi" w:cstheme="minorHAnsi"/>
                <w:caps/>
              </w:rPr>
            </w:pPr>
            <w:r w:rsidRPr="00547A32">
              <w:rPr>
                <w:rFonts w:asciiTheme="minorHAnsi" w:hAnsiTheme="minorHAnsi" w:cstheme="minorHAnsi"/>
              </w:rPr>
              <w:t xml:space="preserve">The information provided on this Certificate of Installation is true and correct. </w:t>
            </w:r>
          </w:p>
          <w:p w14:paraId="598A9ADA" w14:textId="77777777" w:rsidR="00200A46" w:rsidRPr="00547A32" w:rsidRDefault="00200A46" w:rsidP="00200A46">
            <w:pPr>
              <w:pStyle w:val="Heading3"/>
              <w:numPr>
                <w:ilvl w:val="0"/>
                <w:numId w:val="17"/>
              </w:numPr>
              <w:tabs>
                <w:tab w:val="left" w:pos="-2600"/>
              </w:tabs>
              <w:spacing w:before="0"/>
              <w:ind w:right="90"/>
              <w:rPr>
                <w:rFonts w:asciiTheme="minorHAnsi" w:hAnsiTheme="minorHAnsi" w:cstheme="minorHAnsi"/>
                <w:caps/>
              </w:rPr>
            </w:pPr>
            <w:r w:rsidRPr="00547A32">
              <w:rPr>
                <w:rFonts w:asciiTheme="minorHAnsi" w:hAnsiTheme="minorHAnsi" w:cstheme="minorHAnsi"/>
                <w:snapToGrid w:val="0"/>
              </w:rPr>
              <w:t xml:space="preserve">I am either: a) a responsible person eligible under Division 3 of the Business and Professions Code </w:t>
            </w:r>
            <w:r w:rsidRPr="00547A32">
              <w:rPr>
                <w:rFonts w:asciiTheme="minorHAnsi" w:hAnsiTheme="minorHAnsi" w:cstheme="minorHAnsi"/>
              </w:rPr>
              <w:t xml:space="preserve">in the applicable classification to accept responsibility for the system design, construction, or installation </w:t>
            </w:r>
            <w:r w:rsidRPr="00547A32">
              <w:rPr>
                <w:rFonts w:asciiTheme="minorHAnsi" w:hAnsiTheme="minorHAnsi" w:cstheme="minorHAnsi"/>
                <w:snapToGrid w:val="0"/>
              </w:rPr>
              <w:t xml:space="preserve">of features, materials, components, or manufactured devices </w:t>
            </w:r>
            <w:r w:rsidRPr="00547A32">
              <w:rPr>
                <w:rFonts w:asciiTheme="minorHAnsi" w:hAnsiTheme="minorHAnsi" w:cstheme="minorHAnsi"/>
              </w:rPr>
              <w:t xml:space="preserve">for the scope of work identified on this Certificate of Installation </w:t>
            </w:r>
            <w:r w:rsidRPr="00547A32">
              <w:rPr>
                <w:rFonts w:asciiTheme="minorHAnsi" w:hAnsiTheme="minorHAnsi" w:cstheme="minorHAnsi"/>
                <w:snapToGrid w:val="0"/>
              </w:rPr>
              <w:t>and attest to the declarations in this statement</w:t>
            </w:r>
            <w:r w:rsidRPr="00547A32">
              <w:rPr>
                <w:rFonts w:asciiTheme="minorHAnsi" w:hAnsiTheme="minorHAnsi" w:cstheme="minorHAnsi"/>
              </w:rPr>
              <w:t>, or b) I am an authorized representative of the responsible person and attest to the declarations in this statement on the responsible person’s behalf</w:t>
            </w:r>
            <w:r w:rsidRPr="00547A32">
              <w:rPr>
                <w:rFonts w:asciiTheme="minorHAnsi" w:eastAsia="Calibri" w:hAnsiTheme="minorHAnsi" w:cstheme="minorHAnsi"/>
              </w:rPr>
              <w:t>.</w:t>
            </w:r>
          </w:p>
          <w:p w14:paraId="35637158" w14:textId="77777777" w:rsidR="00200A46" w:rsidRPr="00547A32" w:rsidRDefault="00200A46" w:rsidP="00200A46">
            <w:pPr>
              <w:keepNext/>
              <w:numPr>
                <w:ilvl w:val="0"/>
                <w:numId w:val="17"/>
              </w:numPr>
              <w:autoSpaceDE w:val="0"/>
              <w:autoSpaceDN w:val="0"/>
              <w:adjustRightInd w:val="0"/>
              <w:spacing w:after="0" w:line="240" w:lineRule="auto"/>
              <w:ind w:right="90"/>
              <w:rPr>
                <w:rFonts w:asciiTheme="minorHAnsi" w:hAnsiTheme="minorHAnsi" w:cstheme="minorHAnsi"/>
                <w:sz w:val="20"/>
                <w:szCs w:val="20"/>
              </w:rPr>
            </w:pPr>
            <w:r w:rsidRPr="00547A32">
              <w:rPr>
                <w:rFonts w:asciiTheme="minorHAnsi" w:hAnsiTheme="minorHAnsi" w:cstheme="minorHAnsi"/>
                <w:sz w:val="20"/>
                <w:szCs w:val="20"/>
              </w:rPr>
              <w:t xml:space="preserve">The constructed or installed features, materials, </w:t>
            </w:r>
            <w:proofErr w:type="gramStart"/>
            <w:r w:rsidRPr="00547A32">
              <w:rPr>
                <w:rFonts w:asciiTheme="minorHAnsi" w:hAnsiTheme="minorHAnsi" w:cstheme="minorHAnsi"/>
                <w:sz w:val="20"/>
                <w:szCs w:val="20"/>
              </w:rPr>
              <w:t>components</w:t>
            </w:r>
            <w:proofErr w:type="gramEnd"/>
            <w:r w:rsidRPr="00547A32">
              <w:rPr>
                <w:rFonts w:asciiTheme="minorHAnsi" w:hAnsiTheme="minorHAnsi" w:cstheme="minorHAnsi"/>
                <w:sz w:val="20"/>
                <w:szCs w:val="20"/>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30006C6" w14:textId="77777777" w:rsidR="00200A46" w:rsidRPr="00547A32" w:rsidRDefault="00200A46" w:rsidP="00200A46">
            <w:pPr>
              <w:pStyle w:val="ListParagraph"/>
              <w:keepNext/>
              <w:numPr>
                <w:ilvl w:val="0"/>
                <w:numId w:val="17"/>
              </w:numPr>
              <w:autoSpaceDE w:val="0"/>
              <w:autoSpaceDN w:val="0"/>
              <w:adjustRightInd w:val="0"/>
              <w:spacing w:after="0" w:line="240" w:lineRule="auto"/>
              <w:rPr>
                <w:rFonts w:asciiTheme="minorHAnsi" w:hAnsiTheme="minorHAnsi" w:cstheme="minorHAnsi"/>
                <w:sz w:val="20"/>
                <w:szCs w:val="20"/>
              </w:rPr>
            </w:pPr>
            <w:r w:rsidRPr="00547A32">
              <w:rPr>
                <w:rFonts w:asciiTheme="minorHAnsi" w:hAnsiTheme="minorHAnsi" w:cstheme="minorHAnsi"/>
                <w:sz w:val="20"/>
                <w:szCs w:val="20"/>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867B676" w14:textId="026E20A6" w:rsidR="009E1D9B" w:rsidRPr="007B44A0" w:rsidRDefault="00200A46" w:rsidP="00200A46">
            <w:pPr>
              <w:keepNext/>
              <w:numPr>
                <w:ilvl w:val="0"/>
                <w:numId w:val="17"/>
              </w:numPr>
              <w:autoSpaceDE w:val="0"/>
              <w:autoSpaceDN w:val="0"/>
              <w:adjustRightInd w:val="0"/>
              <w:spacing w:after="0" w:line="240" w:lineRule="auto"/>
              <w:contextualSpacing/>
              <w:rPr>
                <w:rFonts w:asciiTheme="minorHAnsi" w:eastAsia="Times New Roman" w:hAnsiTheme="minorHAnsi" w:cstheme="minorHAnsi"/>
                <w:b/>
                <w:sz w:val="20"/>
                <w:szCs w:val="20"/>
              </w:rPr>
            </w:pPr>
            <w:r w:rsidRPr="00547A32">
              <w:rPr>
                <w:rFonts w:asciiTheme="minorHAnsi" w:hAnsiTheme="minorHAnsi" w:cstheme="minorHAnsi"/>
                <w:sz w:val="20"/>
                <w:szCs w:val="20"/>
              </w:rPr>
              <w:t xml:space="preserve">I will ensure that a registered copy of this Certificate of Installation shall be </w:t>
            </w:r>
            <w:proofErr w:type="gramStart"/>
            <w:r w:rsidRPr="00547A32">
              <w:rPr>
                <w:rFonts w:asciiTheme="minorHAnsi" w:hAnsiTheme="minorHAnsi" w:cstheme="minorHAnsi"/>
                <w:sz w:val="20"/>
                <w:szCs w:val="20"/>
              </w:rPr>
              <w:t>posted, or</w:t>
            </w:r>
            <w:proofErr w:type="gramEnd"/>
            <w:r w:rsidRPr="00547A32">
              <w:rPr>
                <w:rFonts w:asciiTheme="minorHAnsi" w:hAnsiTheme="minorHAnsi" w:cstheme="minorHAnsi"/>
                <w:sz w:val="20"/>
                <w:szCs w:val="20"/>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9E1D9B" w:rsidRPr="00F63FB9" w14:paraId="6867B67A" w14:textId="77777777" w:rsidTr="00E627C1">
        <w:tblPrEx>
          <w:tblCellMar>
            <w:left w:w="108" w:type="dxa"/>
            <w:right w:w="108" w:type="dxa"/>
          </w:tblCellMar>
        </w:tblPrEx>
        <w:trPr>
          <w:trHeight w:val="360"/>
        </w:trPr>
        <w:tc>
          <w:tcPr>
            <w:tcW w:w="7048" w:type="dxa"/>
          </w:tcPr>
          <w:p w14:paraId="6867B678" w14:textId="77777777" w:rsidR="009E1D9B" w:rsidRPr="00547A32" w:rsidRDefault="009E1D9B" w:rsidP="00087A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547A32">
              <w:rPr>
                <w:rFonts w:asciiTheme="minorHAnsi" w:eastAsia="Times New Roman" w:hAnsiTheme="minorHAnsi" w:cstheme="minorHAnsi"/>
                <w:sz w:val="20"/>
                <w:szCs w:val="20"/>
              </w:rPr>
              <w:t>Responsible Builder/Installer Name:</w:t>
            </w:r>
          </w:p>
        </w:tc>
        <w:tc>
          <w:tcPr>
            <w:tcW w:w="7495" w:type="dxa"/>
            <w:gridSpan w:val="3"/>
          </w:tcPr>
          <w:p w14:paraId="6867B679" w14:textId="77777777" w:rsidR="009E1D9B" w:rsidRPr="00547A32" w:rsidRDefault="009E1D9B" w:rsidP="00087A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547A32">
              <w:rPr>
                <w:rFonts w:asciiTheme="minorHAnsi" w:eastAsia="Times New Roman" w:hAnsiTheme="minorHAnsi" w:cstheme="minorHAnsi"/>
                <w:sz w:val="20"/>
                <w:szCs w:val="20"/>
              </w:rPr>
              <w:t>Responsible Builder/Installer Signature:</w:t>
            </w:r>
          </w:p>
        </w:tc>
      </w:tr>
      <w:tr w:rsidR="009E1D9B" w:rsidRPr="00F63FB9" w14:paraId="6867B67D" w14:textId="77777777" w:rsidTr="00E627C1">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6867B67B" w14:textId="5C5060F0" w:rsidR="009E1D9B" w:rsidRPr="00547A32"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547A32">
              <w:rPr>
                <w:rFonts w:asciiTheme="minorHAnsi" w:eastAsia="Times New Roman" w:hAnsiTheme="minorHAnsi" w:cstheme="minorHAnsi"/>
                <w:sz w:val="20"/>
                <w:szCs w:val="20"/>
              </w:rPr>
              <w:t>Company Name: (Installing Subcontractor or General Contractor or Builder/Owner)</w:t>
            </w:r>
          </w:p>
        </w:tc>
        <w:tc>
          <w:tcPr>
            <w:tcW w:w="7495" w:type="dxa"/>
            <w:gridSpan w:val="3"/>
            <w:tcBorders>
              <w:top w:val="single" w:sz="4" w:space="0" w:color="auto"/>
              <w:left w:val="single" w:sz="4" w:space="0" w:color="auto"/>
              <w:bottom w:val="single" w:sz="4" w:space="0" w:color="auto"/>
              <w:right w:val="single" w:sz="4" w:space="0" w:color="auto"/>
            </w:tcBorders>
          </w:tcPr>
          <w:p w14:paraId="6867B67C" w14:textId="77777777" w:rsidR="009E1D9B" w:rsidRPr="00547A32"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547A32">
              <w:rPr>
                <w:rFonts w:asciiTheme="minorHAnsi" w:eastAsia="Times New Roman" w:hAnsiTheme="minorHAnsi" w:cstheme="minorHAnsi"/>
                <w:sz w:val="20"/>
                <w:szCs w:val="20"/>
              </w:rPr>
              <w:t>Position With Company (Title):</w:t>
            </w:r>
          </w:p>
        </w:tc>
      </w:tr>
      <w:tr w:rsidR="009E1D9B" w:rsidRPr="00F63FB9" w14:paraId="6867B680" w14:textId="77777777" w:rsidTr="00E627C1">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6867B67E" w14:textId="77777777" w:rsidR="009E1D9B" w:rsidRPr="00547A32"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547A32">
              <w:rPr>
                <w:rFonts w:asciiTheme="minorHAnsi" w:eastAsia="Times New Roman" w:hAnsiTheme="minorHAnsi" w:cstheme="minorHAnsi"/>
                <w:sz w:val="20"/>
                <w:szCs w:val="20"/>
              </w:rPr>
              <w:t>Address:</w:t>
            </w:r>
          </w:p>
        </w:tc>
        <w:tc>
          <w:tcPr>
            <w:tcW w:w="7495" w:type="dxa"/>
            <w:gridSpan w:val="3"/>
            <w:tcBorders>
              <w:top w:val="single" w:sz="4" w:space="0" w:color="auto"/>
              <w:left w:val="single" w:sz="4" w:space="0" w:color="auto"/>
              <w:bottom w:val="single" w:sz="4" w:space="0" w:color="auto"/>
              <w:right w:val="single" w:sz="4" w:space="0" w:color="auto"/>
            </w:tcBorders>
          </w:tcPr>
          <w:p w14:paraId="6867B67F" w14:textId="77777777" w:rsidR="009E1D9B" w:rsidRPr="00547A32"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547A32">
              <w:rPr>
                <w:rFonts w:asciiTheme="minorHAnsi" w:eastAsia="Times New Roman" w:hAnsiTheme="minorHAnsi" w:cstheme="minorHAnsi"/>
                <w:sz w:val="20"/>
                <w:szCs w:val="20"/>
              </w:rPr>
              <w:t>CSLB License:</w:t>
            </w:r>
          </w:p>
        </w:tc>
      </w:tr>
      <w:tr w:rsidR="009E1D9B" w:rsidRPr="00F63FB9" w14:paraId="6867B684" w14:textId="77777777" w:rsidTr="00E627C1">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6867B681" w14:textId="77777777" w:rsidR="009E1D9B" w:rsidRPr="00547A32"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547A32">
              <w:rPr>
                <w:rFonts w:asciiTheme="minorHAnsi" w:eastAsia="Times New Roman" w:hAnsiTheme="minorHAnsi" w:cstheme="minorHAnsi"/>
                <w:sz w:val="20"/>
                <w:szCs w:val="20"/>
              </w:rPr>
              <w:t>City/State/Zip:</w:t>
            </w:r>
          </w:p>
        </w:tc>
        <w:tc>
          <w:tcPr>
            <w:tcW w:w="3747" w:type="dxa"/>
            <w:gridSpan w:val="2"/>
            <w:tcBorders>
              <w:top w:val="single" w:sz="4" w:space="0" w:color="auto"/>
              <w:left w:val="single" w:sz="4" w:space="0" w:color="auto"/>
              <w:bottom w:val="single" w:sz="4" w:space="0" w:color="auto"/>
              <w:right w:val="single" w:sz="4" w:space="0" w:color="auto"/>
            </w:tcBorders>
          </w:tcPr>
          <w:p w14:paraId="6867B682" w14:textId="0D9BEB3E" w:rsidR="009E1D9B" w:rsidRPr="00547A32"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547A32">
              <w:rPr>
                <w:rFonts w:asciiTheme="minorHAnsi" w:eastAsia="Times New Roman" w:hAnsiTheme="minorHAnsi" w:cstheme="minorHAnsi"/>
                <w:sz w:val="20"/>
                <w:szCs w:val="20"/>
              </w:rPr>
              <w:t>Phone</w:t>
            </w:r>
            <w:r w:rsidR="00B721E1" w:rsidRPr="00547A32">
              <w:rPr>
                <w:rFonts w:asciiTheme="minorHAnsi" w:eastAsia="Times New Roman" w:hAnsiTheme="minorHAnsi" w:cstheme="minorHAnsi"/>
                <w:sz w:val="20"/>
                <w:szCs w:val="20"/>
              </w:rPr>
              <w:t>:</w:t>
            </w:r>
          </w:p>
        </w:tc>
        <w:tc>
          <w:tcPr>
            <w:tcW w:w="3748" w:type="dxa"/>
            <w:tcBorders>
              <w:top w:val="single" w:sz="4" w:space="0" w:color="auto"/>
              <w:left w:val="single" w:sz="4" w:space="0" w:color="auto"/>
              <w:bottom w:val="single" w:sz="4" w:space="0" w:color="auto"/>
              <w:right w:val="single" w:sz="4" w:space="0" w:color="auto"/>
            </w:tcBorders>
          </w:tcPr>
          <w:p w14:paraId="6867B683" w14:textId="77777777" w:rsidR="009E1D9B" w:rsidRPr="00547A32"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547A32">
              <w:rPr>
                <w:rFonts w:asciiTheme="minorHAnsi" w:eastAsia="Times New Roman" w:hAnsiTheme="minorHAnsi" w:cstheme="minorHAnsi"/>
                <w:sz w:val="20"/>
                <w:szCs w:val="20"/>
              </w:rPr>
              <w:t>Date Signed:</w:t>
            </w:r>
          </w:p>
        </w:tc>
      </w:tr>
      <w:tr w:rsidR="009E1D9B" w:rsidRPr="00F63FB9" w14:paraId="6867B687" w14:textId="77777777" w:rsidTr="00E627C1">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6867B685" w14:textId="77777777" w:rsidR="009E1D9B" w:rsidRPr="00547A32"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547A32">
              <w:rPr>
                <w:rFonts w:asciiTheme="minorHAnsi" w:eastAsia="Times New Roman" w:hAnsiTheme="minorHAnsi" w:cstheme="minorHAnsi"/>
                <w:sz w:val="20"/>
                <w:szCs w:val="20"/>
              </w:rPr>
              <w:t>Third Party Quality Control Program (TPQCP) Status:</w:t>
            </w:r>
          </w:p>
        </w:tc>
        <w:tc>
          <w:tcPr>
            <w:tcW w:w="7495" w:type="dxa"/>
            <w:gridSpan w:val="3"/>
            <w:tcBorders>
              <w:top w:val="single" w:sz="4" w:space="0" w:color="auto"/>
              <w:left w:val="single" w:sz="4" w:space="0" w:color="auto"/>
              <w:bottom w:val="single" w:sz="4" w:space="0" w:color="auto"/>
              <w:right w:val="single" w:sz="4" w:space="0" w:color="auto"/>
            </w:tcBorders>
          </w:tcPr>
          <w:p w14:paraId="6867B686" w14:textId="77777777" w:rsidR="009E1D9B" w:rsidRPr="00547A32"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cstheme="minorHAnsi"/>
                <w:sz w:val="20"/>
                <w:szCs w:val="20"/>
              </w:rPr>
            </w:pPr>
            <w:r w:rsidRPr="00547A32">
              <w:rPr>
                <w:rFonts w:asciiTheme="minorHAnsi" w:eastAsia="Times New Roman" w:hAnsiTheme="minorHAnsi" w:cstheme="minorHAnsi"/>
                <w:sz w:val="20"/>
                <w:szCs w:val="20"/>
              </w:rPr>
              <w:t xml:space="preserve">Name of TPQCP (if applicable): </w:t>
            </w:r>
          </w:p>
        </w:tc>
      </w:tr>
    </w:tbl>
    <w:p w14:paraId="6867B688" w14:textId="77777777" w:rsidR="00A374A5" w:rsidRPr="00A8364F" w:rsidRDefault="00A374A5"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b/>
          <w:sz w:val="20"/>
          <w:szCs w:val="20"/>
        </w:rPr>
      </w:pPr>
    </w:p>
    <w:sectPr w:rsidR="00A374A5" w:rsidRPr="00A8364F" w:rsidSect="00D141C2">
      <w:headerReference w:type="even" r:id="rId22"/>
      <w:headerReference w:type="default" r:id="rId23"/>
      <w:headerReference w:type="first" r:id="rId24"/>
      <w:pgSz w:w="12240" w:h="15840" w:orient="portrait"/>
      <w:pgMar w:top="720" w:right="720" w:bottom="720" w:left="720" w:header="576" w:footer="576" w:gutter="0"/>
      <w:pgNumType w:start="1"/>
      <w:cols w:space="720"/>
      <w:docGrid w:linePitch="360"/>
      <w:sectPrChange w:id="1630" w:author="Alhabibi, Haider@Energy" w:date="2022-01-26T22:08:00Z">
        <w:sectPr w:rsidR="00A374A5" w:rsidRPr="00A8364F" w:rsidSect="00D141C2">
          <w:pgSz w:w="15840" w:h="12240" w:orient="landscape"/>
          <w:pgMar w:top="720" w:right="720" w:bottom="720" w:left="720" w:header="576" w:footer="576"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BE2E3" w14:textId="77777777" w:rsidR="00F20D3E" w:rsidRPr="00DB7BEA" w:rsidRDefault="00F20D3E" w:rsidP="00B3063C">
      <w:pPr>
        <w:spacing w:after="0" w:line="240" w:lineRule="auto"/>
      </w:pPr>
      <w:r>
        <w:separator/>
      </w:r>
    </w:p>
  </w:endnote>
  <w:endnote w:type="continuationSeparator" w:id="0">
    <w:p w14:paraId="4C294B44" w14:textId="77777777" w:rsidR="00F20D3E" w:rsidRPr="00DB7BEA" w:rsidRDefault="00F20D3E" w:rsidP="00B3063C">
      <w:pPr>
        <w:spacing w:after="0" w:line="240" w:lineRule="auto"/>
      </w:pPr>
      <w:r>
        <w:continuationSeparator/>
      </w:r>
    </w:p>
  </w:endnote>
  <w:endnote w:type="continuationNotice" w:id="1">
    <w:p w14:paraId="1A4BBC3E" w14:textId="77777777" w:rsidR="00F20D3E" w:rsidRDefault="00F20D3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FEEA6" w14:textId="77777777" w:rsidR="003078B1" w:rsidRDefault="003078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FA812" w14:textId="77777777" w:rsidR="00711957" w:rsidRPr="002811BA" w:rsidRDefault="00711957" w:rsidP="00C10C89">
    <w:pPr>
      <w:pBdr>
        <w:top w:val="single" w:sz="4" w:space="1" w:color="auto"/>
      </w:pBdr>
      <w:tabs>
        <w:tab w:val="center" w:pos="4320"/>
        <w:tab w:val="right" w:pos="10800"/>
      </w:tabs>
      <w:spacing w:after="0" w:line="240" w:lineRule="auto"/>
      <w:rPr>
        <w:rFonts w:asciiTheme="minorHAnsi" w:eastAsia="Times New Roman" w:hAnsiTheme="minorHAnsi"/>
        <w:sz w:val="20"/>
        <w:szCs w:val="20"/>
      </w:rPr>
    </w:pPr>
    <w:r w:rsidRPr="002811BA">
      <w:rPr>
        <w:rFonts w:asciiTheme="minorHAnsi" w:eastAsia="Times New Roman" w:hAnsiTheme="minorHAnsi"/>
        <w:sz w:val="20"/>
        <w:szCs w:val="20"/>
      </w:rPr>
      <w:t xml:space="preserve">Registration Number:                                      </w:t>
    </w:r>
    <w:r>
      <w:rPr>
        <w:rFonts w:asciiTheme="minorHAnsi" w:eastAsia="Times New Roman" w:hAnsiTheme="minorHAnsi"/>
        <w:sz w:val="20"/>
        <w:szCs w:val="20"/>
      </w:rPr>
      <w:t xml:space="preserve">         </w:t>
    </w:r>
    <w:r w:rsidRPr="002811BA">
      <w:rPr>
        <w:rFonts w:asciiTheme="minorHAnsi" w:eastAsia="Times New Roman" w:hAnsiTheme="minorHAnsi"/>
        <w:sz w:val="20"/>
        <w:szCs w:val="20"/>
      </w:rPr>
      <w:t xml:space="preserve">  Registration Date/Time:                </w:t>
    </w:r>
    <w:r>
      <w:rPr>
        <w:rFonts w:asciiTheme="minorHAnsi" w:eastAsia="Times New Roman" w:hAnsiTheme="minorHAnsi"/>
        <w:sz w:val="20"/>
        <w:szCs w:val="20"/>
      </w:rPr>
      <w:t xml:space="preserve">              </w:t>
    </w:r>
    <w:r w:rsidRPr="002811BA">
      <w:rPr>
        <w:rFonts w:asciiTheme="minorHAnsi" w:eastAsia="Times New Roman" w:hAnsiTheme="minorHAnsi"/>
        <w:sz w:val="20"/>
        <w:szCs w:val="20"/>
      </w:rPr>
      <w:t xml:space="preserve">                  HERS Provider:                       </w:t>
    </w:r>
  </w:p>
  <w:p w14:paraId="675F7B46" w14:textId="565DC567" w:rsidR="00711957" w:rsidRPr="002811BA" w:rsidRDefault="00711957" w:rsidP="00C10C89">
    <w:pPr>
      <w:pBdr>
        <w:top w:val="single" w:sz="4" w:space="1" w:color="auto"/>
      </w:pBdr>
      <w:tabs>
        <w:tab w:val="center" w:pos="4320"/>
      </w:tabs>
      <w:spacing w:after="0" w:line="240" w:lineRule="auto"/>
      <w:rPr>
        <w:rFonts w:asciiTheme="minorHAnsi" w:eastAsia="Times New Roman" w:hAnsiTheme="minorHAnsi"/>
        <w:sz w:val="20"/>
        <w:szCs w:val="20"/>
      </w:rPr>
    </w:pPr>
    <w:r w:rsidRPr="002811BA">
      <w:rPr>
        <w:rFonts w:asciiTheme="minorHAnsi" w:eastAsia="Times New Roman" w:hAnsiTheme="minorHAnsi"/>
        <w:sz w:val="20"/>
        <w:szCs w:val="20"/>
      </w:rPr>
      <w:t xml:space="preserve">CA Building Energy Efficiency Standards - </w:t>
    </w:r>
    <w:del w:id="504" w:author="Alhabibi, Haider@Energy" w:date="2022-01-26T22:12:00Z">
      <w:r w:rsidRPr="002811BA" w:rsidDel="003E3A1C">
        <w:rPr>
          <w:rFonts w:asciiTheme="minorHAnsi" w:eastAsia="Times New Roman" w:hAnsiTheme="minorHAnsi"/>
          <w:sz w:val="20"/>
          <w:szCs w:val="20"/>
        </w:rPr>
        <w:delText>201</w:delText>
      </w:r>
      <w:r w:rsidDel="003E3A1C">
        <w:rPr>
          <w:rFonts w:asciiTheme="minorHAnsi" w:eastAsia="Times New Roman" w:hAnsiTheme="minorHAnsi"/>
          <w:sz w:val="20"/>
          <w:szCs w:val="20"/>
        </w:rPr>
        <w:delText>9</w:delText>
      </w:r>
      <w:r w:rsidRPr="002811BA" w:rsidDel="003E3A1C">
        <w:rPr>
          <w:rFonts w:asciiTheme="minorHAnsi" w:eastAsia="Times New Roman" w:hAnsiTheme="minorHAnsi"/>
          <w:sz w:val="20"/>
          <w:szCs w:val="20"/>
        </w:rPr>
        <w:delText xml:space="preserve"> </w:delText>
      </w:r>
    </w:del>
    <w:ins w:id="505" w:author="Alhabibi, Haider@Energy" w:date="2022-01-26T22:12:00Z">
      <w:r w:rsidR="003E3A1C">
        <w:rPr>
          <w:rFonts w:asciiTheme="minorHAnsi" w:eastAsia="Times New Roman" w:hAnsiTheme="minorHAnsi"/>
          <w:sz w:val="20"/>
          <w:szCs w:val="20"/>
        </w:rPr>
        <w:t>2022</w:t>
      </w:r>
      <w:r w:rsidR="003E3A1C" w:rsidRPr="002811BA">
        <w:rPr>
          <w:rFonts w:asciiTheme="minorHAnsi" w:eastAsia="Times New Roman" w:hAnsiTheme="minorHAnsi"/>
          <w:sz w:val="20"/>
          <w:szCs w:val="20"/>
        </w:rPr>
        <w:t xml:space="preserve"> </w:t>
      </w:r>
    </w:ins>
    <w:r w:rsidRPr="002811BA">
      <w:rPr>
        <w:rFonts w:asciiTheme="minorHAnsi" w:eastAsia="Times New Roman" w:hAnsiTheme="minorHAnsi"/>
        <w:sz w:val="20"/>
        <w:szCs w:val="20"/>
      </w:rPr>
      <w:t>Residential Compliance</w:t>
    </w:r>
    <w:r w:rsidRPr="002811BA">
      <w:rPr>
        <w:rFonts w:asciiTheme="minorHAnsi" w:eastAsia="Times New Roman" w:hAnsiTheme="minorHAnsi"/>
        <w:sz w:val="20"/>
        <w:szCs w:val="20"/>
      </w:rPr>
      <w:tab/>
    </w:r>
    <w:r>
      <w:rPr>
        <w:rFonts w:asciiTheme="minorHAnsi" w:eastAsia="Times New Roman" w:hAnsiTheme="minorHAnsi"/>
        <w:sz w:val="20"/>
        <w:szCs w:val="20"/>
      </w:rPr>
      <w:tab/>
    </w:r>
    <w:r>
      <w:rPr>
        <w:rFonts w:asciiTheme="minorHAnsi" w:eastAsia="Times New Roman" w:hAnsiTheme="minorHAnsi"/>
        <w:sz w:val="20"/>
        <w:szCs w:val="20"/>
      </w:rPr>
      <w:tab/>
    </w:r>
    <w:r>
      <w:rPr>
        <w:rFonts w:asciiTheme="minorHAnsi" w:eastAsia="Times New Roman" w:hAnsiTheme="minorHAnsi"/>
        <w:sz w:val="20"/>
        <w:szCs w:val="20"/>
      </w:rPr>
      <w:tab/>
    </w:r>
    <w:r>
      <w:rPr>
        <w:rFonts w:asciiTheme="minorHAnsi" w:eastAsia="Times New Roman" w:hAnsiTheme="minorHAnsi"/>
        <w:sz w:val="20"/>
        <w:szCs w:val="20"/>
      </w:rPr>
      <w:tab/>
    </w:r>
    <w:r>
      <w:rPr>
        <w:rFonts w:asciiTheme="minorHAnsi" w:eastAsia="Times New Roman" w:hAnsiTheme="minorHAnsi"/>
        <w:sz w:val="20"/>
        <w:szCs w:val="20"/>
      </w:rPr>
      <w:tab/>
    </w:r>
    <w:r>
      <w:rPr>
        <w:rFonts w:eastAsia="Times New Roman"/>
        <w:sz w:val="20"/>
        <w:szCs w:val="18"/>
      </w:rPr>
      <w:t>January 20</w:t>
    </w:r>
    <w:del w:id="506" w:author="Alexis Smith" w:date="2020-03-03T08:34:00Z">
      <w:r w:rsidDel="00D87009">
        <w:rPr>
          <w:rFonts w:eastAsia="Times New Roman"/>
          <w:sz w:val="20"/>
          <w:szCs w:val="18"/>
        </w:rPr>
        <w:delText>19</w:delText>
      </w:r>
    </w:del>
    <w:ins w:id="507" w:author="Alexis Smith" w:date="2020-03-03T08:34:00Z">
      <w:del w:id="508" w:author="Alhabibi, Haider@Energy" w:date="2021-08-24T17:01:00Z">
        <w:r w:rsidR="00D87009" w:rsidDel="001979E9">
          <w:rPr>
            <w:rFonts w:eastAsia="Times New Roman"/>
            <w:sz w:val="20"/>
            <w:szCs w:val="18"/>
          </w:rPr>
          <w:delText>20</w:delText>
        </w:r>
      </w:del>
    </w:ins>
    <w:ins w:id="509" w:author="Alhabibi, Haider@Energy" w:date="2021-08-24T17:01:00Z">
      <w:r w:rsidR="001979E9">
        <w:rPr>
          <w:rFonts w:eastAsia="Times New Roman"/>
          <w:sz w:val="20"/>
          <w:szCs w:val="18"/>
        </w:rPr>
        <w:t>22</w:t>
      </w:r>
    </w:ins>
  </w:p>
  <w:p w14:paraId="6867B6A1" w14:textId="329E3789" w:rsidR="00711957" w:rsidRPr="00452DFA" w:rsidRDefault="00711957" w:rsidP="00C10C89">
    <w:pPr>
      <w:pStyle w:val="Style13"/>
      <w:tabs>
        <w:tab w:val="clear" w:pos="10800"/>
        <w:tab w:val="right" w:pos="14400"/>
      </w:tabs>
      <w:spacing w:before="0"/>
      <w:rPr>
        <w:i w:val="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ECB1A" w14:textId="77777777" w:rsidR="003078B1" w:rsidRDefault="003078B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7B6AB" w14:textId="5DEDA80A" w:rsidR="00711957" w:rsidRPr="00452DFA" w:rsidRDefault="00711957" w:rsidP="006B1407">
    <w:pPr>
      <w:pStyle w:val="Style13"/>
      <w:tabs>
        <w:tab w:val="clear" w:pos="10800"/>
        <w:tab w:val="right" w:pos="14400"/>
      </w:tabs>
      <w:spacing w:before="0"/>
      <w:rPr>
        <w:i w:val="0"/>
        <w:sz w:val="20"/>
        <w:szCs w:val="20"/>
      </w:rPr>
    </w:pPr>
    <w:r w:rsidRPr="00452DFA">
      <w:rPr>
        <w:i w:val="0"/>
        <w:sz w:val="20"/>
        <w:szCs w:val="20"/>
      </w:rPr>
      <w:t>CA Building Energy Efficiency Standards - 20</w:t>
    </w:r>
    <w:ins w:id="648" w:author="Alhabibi, Haider@Energy" w:date="2021-08-24T17:02:00Z">
      <w:r w:rsidR="00C67BDD">
        <w:rPr>
          <w:i w:val="0"/>
          <w:sz w:val="20"/>
          <w:szCs w:val="20"/>
        </w:rPr>
        <w:t>22</w:t>
      </w:r>
    </w:ins>
    <w:del w:id="649" w:author="Alhabibi, Haider@Energy" w:date="2021-08-24T17:02:00Z">
      <w:r w:rsidRPr="00452DFA" w:rsidDel="00C67BDD">
        <w:rPr>
          <w:i w:val="0"/>
          <w:sz w:val="20"/>
          <w:szCs w:val="20"/>
        </w:rPr>
        <w:delText>1</w:delText>
      </w:r>
      <w:r w:rsidDel="00C67BDD">
        <w:rPr>
          <w:i w:val="0"/>
          <w:sz w:val="20"/>
          <w:szCs w:val="20"/>
        </w:rPr>
        <w:delText>9</w:delText>
      </w:r>
    </w:del>
    <w:r w:rsidRPr="00452DFA">
      <w:rPr>
        <w:i w:val="0"/>
        <w:sz w:val="20"/>
        <w:szCs w:val="20"/>
      </w:rPr>
      <w:t xml:space="preserve"> Residential Compliance</w:t>
    </w:r>
    <w:r w:rsidRPr="00452DFA">
      <w:rPr>
        <w:i w:val="0"/>
        <w:sz w:val="20"/>
        <w:szCs w:val="20"/>
      </w:rPr>
      <w:tab/>
    </w:r>
    <w:r>
      <w:rPr>
        <w:i w:val="0"/>
        <w:sz w:val="20"/>
        <w:szCs w:val="20"/>
      </w:rPr>
      <w:t xml:space="preserve">January </w:t>
    </w:r>
    <w:del w:id="650" w:author="Alexis Smith" w:date="2020-03-03T08:34:00Z">
      <w:r w:rsidDel="00D87009">
        <w:rPr>
          <w:i w:val="0"/>
          <w:sz w:val="20"/>
          <w:szCs w:val="20"/>
        </w:rPr>
        <w:delText>2019</w:delText>
      </w:r>
    </w:del>
    <w:ins w:id="651" w:author="Alexis Smith" w:date="2020-03-03T08:34:00Z">
      <w:r w:rsidR="00D87009">
        <w:rPr>
          <w:i w:val="0"/>
          <w:sz w:val="20"/>
          <w:szCs w:val="20"/>
        </w:rPr>
        <w:t>2020</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488E9" w14:textId="77777777" w:rsidR="00F20D3E" w:rsidRPr="00DB7BEA" w:rsidRDefault="00F20D3E" w:rsidP="00B3063C">
      <w:pPr>
        <w:spacing w:after="0" w:line="240" w:lineRule="auto"/>
      </w:pPr>
      <w:r>
        <w:separator/>
      </w:r>
    </w:p>
  </w:footnote>
  <w:footnote w:type="continuationSeparator" w:id="0">
    <w:p w14:paraId="1D4DFD1B" w14:textId="77777777" w:rsidR="00F20D3E" w:rsidRPr="00DB7BEA" w:rsidRDefault="00F20D3E" w:rsidP="00B3063C">
      <w:pPr>
        <w:spacing w:after="0" w:line="240" w:lineRule="auto"/>
      </w:pPr>
      <w:r>
        <w:continuationSeparator/>
      </w:r>
    </w:p>
  </w:footnote>
  <w:footnote w:type="continuationNotice" w:id="1">
    <w:p w14:paraId="44FC10A8" w14:textId="77777777" w:rsidR="00F20D3E" w:rsidRDefault="00F20D3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7B68D" w14:textId="01B0D52E" w:rsidR="00711957" w:rsidRDefault="007119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7B68E" w14:textId="06F025A0" w:rsidR="00711957" w:rsidRPr="009B7BB1" w:rsidRDefault="003078B1" w:rsidP="009B7BB1">
    <w:pPr>
      <w:suppressAutoHyphens/>
      <w:spacing w:after="0" w:line="240" w:lineRule="auto"/>
      <w:ind w:left="-90"/>
      <w:rPr>
        <w:rFonts w:ascii="Arial" w:eastAsia="Times New Roman" w:hAnsi="Arial" w:cs="Arial"/>
        <w:sz w:val="14"/>
        <w:szCs w:val="14"/>
      </w:rPr>
    </w:pPr>
    <w:customXmlInsRangeStart w:id="489" w:author="Geiser, Che@Energy" w:date="2022-05-20T10:24:00Z"/>
    <w:sdt>
      <w:sdtPr>
        <w:rPr>
          <w:rFonts w:ascii="Arial" w:eastAsia="Times New Roman" w:hAnsi="Arial" w:cs="Arial"/>
          <w:sz w:val="14"/>
          <w:szCs w:val="14"/>
        </w:rPr>
        <w:id w:val="-1426178171"/>
        <w:docPartObj>
          <w:docPartGallery w:val="Watermarks"/>
          <w:docPartUnique/>
        </w:docPartObj>
      </w:sdtPr>
      <w:sdtContent>
        <w:customXmlInsRangeEnd w:id="489"/>
        <w:ins w:id="490" w:author="Geiser, Che@Energy" w:date="2022-05-20T10:24:00Z">
          <w:r w:rsidRPr="003078B1">
            <w:rPr>
              <w:rFonts w:ascii="Arial" w:eastAsia="Times New Roman" w:hAnsi="Arial" w:cs="Arial"/>
              <w:noProof/>
              <w:sz w:val="14"/>
              <w:szCs w:val="14"/>
            </w:rPr>
            <w:pict w14:anchorId="4D4700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6" type="#_x0000_t136" style="position:absolute;left:0;text-align:left;margin-left:0;margin-top:0;width:412.4pt;height:247.45pt;rotation:315;z-index:-251655159;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491" w:author="Geiser, Che@Energy" w:date="2022-05-20T10:24:00Z"/>
      </w:sdtContent>
    </w:sdt>
    <w:customXmlInsRangeEnd w:id="491"/>
    <w:r w:rsidR="00711957" w:rsidRPr="009B7BB1">
      <w:rPr>
        <w:rFonts w:ascii="Arial" w:eastAsia="Times New Roman" w:hAnsi="Arial" w:cs="Arial"/>
        <w:sz w:val="14"/>
        <w:szCs w:val="14"/>
      </w:rPr>
      <w:t>STATE OF CALIFORNIA</w:t>
    </w:r>
  </w:p>
  <w:p w14:paraId="6867B68F" w14:textId="4832DA18" w:rsidR="00711957" w:rsidRPr="009B7BB1" w:rsidRDefault="00711957" w:rsidP="009B7BB1">
    <w:pPr>
      <w:suppressAutoHyphens/>
      <w:spacing w:after="0" w:line="240" w:lineRule="auto"/>
      <w:ind w:left="-90"/>
      <w:rPr>
        <w:rFonts w:ascii="Arial" w:eastAsia="Times New Roman" w:hAnsi="Arial" w:cs="Arial"/>
        <w:b/>
        <w:sz w:val="24"/>
        <w:szCs w:val="24"/>
      </w:rPr>
    </w:pPr>
    <w:r w:rsidRPr="0004192D">
      <w:rPr>
        <w:rFonts w:ascii="Arial" w:eastAsia="Times New Roman" w:hAnsi="Arial"/>
        <w:noProof/>
        <w:sz w:val="14"/>
      </w:rPr>
      <w:drawing>
        <wp:anchor distT="0" distB="0" distL="114300" distR="114300" simplePos="0" relativeHeight="251658249" behindDoc="0" locked="0" layoutInCell="1" allowOverlap="1" wp14:anchorId="6867B6B7" wp14:editId="436AE22A">
          <wp:simplePos x="0" y="0"/>
          <wp:positionH relativeFrom="margin">
            <wp:posOffset>6549390</wp:posOffset>
          </wp:positionH>
          <wp:positionV relativeFrom="margin">
            <wp:posOffset>-1236980</wp:posOffset>
          </wp:positionV>
          <wp:extent cx="308610" cy="270510"/>
          <wp:effectExtent l="0" t="0" r="0" b="0"/>
          <wp:wrapSquare wrapText="bothSides"/>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Pr>
        <w:rFonts w:ascii="Arial" w:eastAsia="Times New Roman" w:hAnsi="Arial" w:cs="Arial"/>
        <w:b/>
        <w:sz w:val="24"/>
        <w:szCs w:val="24"/>
      </w:rPr>
      <w:t>HERS VERIFIED MULTIFAMILY CENTRAL HOT WATER SYSTEM DISTRIBUTION</w:t>
    </w:r>
  </w:p>
  <w:p w14:paraId="6867B690" w14:textId="00DA5792" w:rsidR="00711957" w:rsidRPr="009B7BB1" w:rsidRDefault="00711957" w:rsidP="009B7BB1">
    <w:pPr>
      <w:suppressAutoHyphens/>
      <w:spacing w:after="0" w:line="240" w:lineRule="auto"/>
      <w:ind w:left="-90"/>
      <w:rPr>
        <w:rFonts w:ascii="Arial" w:eastAsia="Times New Roman" w:hAnsi="Arial" w:cs="Arial"/>
        <w:sz w:val="14"/>
        <w:szCs w:val="14"/>
      </w:rPr>
    </w:pPr>
    <w:r w:rsidRPr="009B7BB1">
      <w:rPr>
        <w:rFonts w:ascii="Arial" w:eastAsia="Times New Roman" w:hAnsi="Arial" w:cs="Arial"/>
        <w:sz w:val="14"/>
        <w:szCs w:val="14"/>
      </w:rPr>
      <w:t>CEC-</w:t>
    </w:r>
    <w:del w:id="492" w:author="Alhabibi, Haider@Energy" w:date="2022-01-26T22:08:00Z">
      <w:r w:rsidRPr="009B7BB1" w:rsidDel="00D141C2">
        <w:rPr>
          <w:rFonts w:ascii="Arial" w:eastAsia="Times New Roman" w:hAnsi="Arial" w:cs="Arial"/>
          <w:sz w:val="14"/>
          <w:szCs w:val="14"/>
        </w:rPr>
        <w:delText>CF2R</w:delText>
      </w:r>
    </w:del>
    <w:ins w:id="493" w:author="Alhabibi, Haider@Energy" w:date="2022-01-26T22:12:00Z">
      <w:r w:rsidR="003E3A1C">
        <w:rPr>
          <w:rFonts w:ascii="Arial" w:eastAsia="Times New Roman" w:hAnsi="Arial" w:cs="Arial"/>
          <w:sz w:val="14"/>
          <w:szCs w:val="14"/>
        </w:rPr>
        <w:t>NRCV</w:t>
      </w:r>
    </w:ins>
    <w:r w:rsidRPr="009B7BB1">
      <w:rPr>
        <w:rFonts w:ascii="Arial" w:eastAsia="Times New Roman" w:hAnsi="Arial" w:cs="Arial"/>
        <w:sz w:val="14"/>
        <w:szCs w:val="14"/>
      </w:rPr>
      <w:t>-</w:t>
    </w:r>
    <w:r>
      <w:rPr>
        <w:rFonts w:ascii="Arial" w:eastAsia="Times New Roman" w:hAnsi="Arial" w:cs="Arial"/>
        <w:sz w:val="14"/>
        <w:szCs w:val="14"/>
      </w:rPr>
      <w:t>PLB-21-H</w:t>
    </w:r>
    <w:r w:rsidRPr="009B7BB1">
      <w:rPr>
        <w:rFonts w:ascii="Arial" w:eastAsia="Times New Roman" w:hAnsi="Arial" w:cs="Arial"/>
        <w:sz w:val="14"/>
        <w:szCs w:val="14"/>
      </w:rPr>
      <w:t xml:space="preserve"> (Revised </w:t>
    </w:r>
    <w:r>
      <w:rPr>
        <w:rFonts w:ascii="Arial" w:eastAsia="Times New Roman" w:hAnsi="Arial" w:cs="Arial"/>
        <w:sz w:val="14"/>
        <w:szCs w:val="14"/>
      </w:rPr>
      <w:t>01/</w:t>
    </w:r>
    <w:del w:id="494" w:author="Alexis Smith" w:date="2020-03-03T08:34:00Z">
      <w:r w:rsidDel="00D87009">
        <w:rPr>
          <w:rFonts w:ascii="Arial" w:eastAsia="Times New Roman" w:hAnsi="Arial" w:cs="Arial"/>
          <w:sz w:val="14"/>
          <w:szCs w:val="14"/>
        </w:rPr>
        <w:delText>19</w:delText>
      </w:r>
    </w:del>
    <w:ins w:id="495" w:author="Alexis Smith" w:date="2020-03-03T08:34:00Z">
      <w:del w:id="496" w:author="Alhabibi, Haider@Energy" w:date="2021-08-24T17:01:00Z">
        <w:r w:rsidR="00D87009" w:rsidDel="001979E9">
          <w:rPr>
            <w:rFonts w:ascii="Arial" w:eastAsia="Times New Roman" w:hAnsi="Arial" w:cs="Arial"/>
            <w:sz w:val="14"/>
            <w:szCs w:val="14"/>
          </w:rPr>
          <w:delText>20</w:delText>
        </w:r>
      </w:del>
    </w:ins>
    <w:ins w:id="497" w:author="Alhabibi, Haider@Energy" w:date="2021-08-24T17:01:00Z">
      <w:r w:rsidR="001979E9">
        <w:rPr>
          <w:rFonts w:ascii="Arial" w:eastAsia="Times New Roman" w:hAnsi="Arial" w:cs="Arial"/>
          <w:sz w:val="14"/>
          <w:szCs w:val="14"/>
        </w:rPr>
        <w:t>22</w:t>
      </w:r>
    </w:ins>
    <w:r w:rsidRPr="009B7BB1">
      <w:rPr>
        <w:rFonts w:ascii="Arial" w:eastAsia="Times New Roman" w:hAnsi="Arial" w:cs="Arial"/>
        <w:sz w:val="14"/>
        <w:szCs w:val="14"/>
      </w:rPr>
      <w:t xml:space="preserve">)                                                </w:t>
    </w:r>
    <w:r>
      <w:rPr>
        <w:rFonts w:ascii="Arial" w:eastAsia="Times New Roman" w:hAnsi="Arial" w:cs="Arial"/>
        <w:sz w:val="14"/>
        <w:szCs w:val="14"/>
      </w:rPr>
      <w:tab/>
      <w:t xml:space="preserve">          </w:t>
    </w:r>
    <w:r w:rsidRPr="009B7BB1">
      <w:rPr>
        <w:rFonts w:ascii="Arial" w:eastAsia="Times New Roman" w:hAnsi="Arial" w:cs="Arial"/>
        <w:sz w:val="14"/>
        <w:szCs w:val="14"/>
      </w:rPr>
      <w:t xml:space="preserve">  </w:t>
    </w:r>
    <w:r>
      <w:rPr>
        <w:rFonts w:ascii="Arial" w:eastAsia="Times New Roman" w:hAnsi="Arial" w:cs="Arial"/>
        <w:sz w:val="14"/>
        <w:szCs w:val="14"/>
      </w:rPr>
      <w:t xml:space="preserve">                                                        </w:t>
    </w:r>
    <w:del w:id="498" w:author="Alexis Smith" w:date="2020-03-03T08:34:00Z">
      <w:r w:rsidDel="00D87009">
        <w:rPr>
          <w:rFonts w:ascii="Arial" w:eastAsia="Times New Roman" w:hAnsi="Arial" w:cs="Arial"/>
          <w:sz w:val="14"/>
          <w:szCs w:val="14"/>
        </w:rPr>
        <w:delText xml:space="preserve">     </w:delText>
      </w:r>
    </w:del>
    <w:r>
      <w:rPr>
        <w:rFonts w:ascii="Arial" w:eastAsia="Times New Roman" w:hAnsi="Arial" w:cs="Arial"/>
        <w:sz w:val="14"/>
        <w:szCs w:val="14"/>
      </w:rPr>
      <w:t xml:space="preserve">                 </w:t>
    </w:r>
    <w:r w:rsidRPr="009B7BB1">
      <w:rPr>
        <w:rFonts w:ascii="Arial" w:eastAsia="Times New Roman"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99"/>
      <w:gridCol w:w="300"/>
      <w:gridCol w:w="3730"/>
      <w:gridCol w:w="1670"/>
    </w:tblGrid>
    <w:tr w:rsidR="00711957" w:rsidRPr="00F85124" w14:paraId="6867B693" w14:textId="77777777" w:rsidTr="009B7BB1">
      <w:trPr>
        <w:cantSplit/>
        <w:trHeight w:val="288"/>
      </w:trPr>
      <w:tc>
        <w:tcPr>
          <w:tcW w:w="4088" w:type="pct"/>
          <w:gridSpan w:val="3"/>
          <w:tcBorders>
            <w:bottom w:val="single" w:sz="4" w:space="0" w:color="auto"/>
            <w:right w:val="nil"/>
          </w:tcBorders>
          <w:vAlign w:val="center"/>
        </w:tcPr>
        <w:p w14:paraId="6867B691" w14:textId="26F18585" w:rsidR="00711957" w:rsidRPr="00F85124" w:rsidRDefault="00711957" w:rsidP="00A374A5">
          <w:pPr>
            <w:pStyle w:val="Style14"/>
            <w:rPr>
              <w:b/>
            </w:rPr>
          </w:pPr>
          <w:r>
            <w:t xml:space="preserve">CERTIFICATE OF </w:t>
          </w:r>
          <w:del w:id="499" w:author="Alhabibi, Haider@Energy [2]" w:date="2022-02-02T11:53:00Z">
            <w:r>
              <w:delText>INSTALLATION</w:delText>
            </w:r>
          </w:del>
          <w:ins w:id="500" w:author="Alhabibi, Haider@Energy [2]" w:date="2022-02-02T11:54:00Z">
            <w:r w:rsidR="00AB58F8">
              <w:t>VERIFICATION</w:t>
            </w:r>
          </w:ins>
        </w:p>
      </w:tc>
      <w:tc>
        <w:tcPr>
          <w:tcW w:w="912" w:type="pct"/>
          <w:tcBorders>
            <w:left w:val="nil"/>
            <w:bottom w:val="single" w:sz="4" w:space="0" w:color="auto"/>
          </w:tcBorders>
          <w:tcMar>
            <w:left w:w="115" w:type="dxa"/>
            <w:right w:w="115" w:type="dxa"/>
          </w:tcMar>
          <w:vAlign w:val="center"/>
        </w:tcPr>
        <w:p w14:paraId="6867B692" w14:textId="4C5EBE57" w:rsidR="00711957" w:rsidRPr="00F85124" w:rsidRDefault="00711957" w:rsidP="00452DFA">
          <w:pPr>
            <w:pStyle w:val="Style15"/>
            <w:rPr>
              <w:b/>
            </w:rPr>
          </w:pPr>
          <w:del w:id="501" w:author="Tam, Danny@Energy" w:date="2022-01-28T14:10:00Z">
            <w:r w:rsidDel="00332813">
              <w:delText>CF2R</w:delText>
            </w:r>
          </w:del>
          <w:ins w:id="502" w:author="Tam, Danny@Energy" w:date="2022-01-28T14:10:00Z">
            <w:r w:rsidR="00332813">
              <w:t>NRCV</w:t>
            </w:r>
          </w:ins>
          <w:r>
            <w:t>-PLB-21-H</w:t>
          </w:r>
        </w:p>
      </w:tc>
    </w:tr>
    <w:tr w:rsidR="00711957" w:rsidRPr="00F85124" w14:paraId="6867B696" w14:textId="77777777" w:rsidTr="00A374A5">
      <w:trPr>
        <w:cantSplit/>
        <w:trHeight w:val="288"/>
      </w:trPr>
      <w:tc>
        <w:tcPr>
          <w:tcW w:w="2500" w:type="pct"/>
          <w:gridSpan w:val="2"/>
          <w:tcBorders>
            <w:right w:val="nil"/>
          </w:tcBorders>
        </w:tcPr>
        <w:p w14:paraId="6867B694" w14:textId="77777777" w:rsidR="00711957" w:rsidRPr="00F85124" w:rsidRDefault="00711957" w:rsidP="00A374A5">
          <w:pPr>
            <w:pStyle w:val="Style10"/>
            <w:rPr>
              <w:sz w:val="12"/>
              <w:szCs w:val="12"/>
            </w:rPr>
          </w:pPr>
          <w:r>
            <w:t xml:space="preserve">HERS Verified </w:t>
          </w:r>
          <w:r w:rsidRPr="002332EE">
            <w:t>Multifamily Central Hot Water System Distribution</w:t>
          </w:r>
        </w:p>
      </w:tc>
      <w:tc>
        <w:tcPr>
          <w:tcW w:w="2500" w:type="pct"/>
          <w:gridSpan w:val="2"/>
          <w:tcBorders>
            <w:left w:val="nil"/>
          </w:tcBorders>
        </w:tcPr>
        <w:p w14:paraId="6867B695" w14:textId="6DE0A8DC" w:rsidR="00711957" w:rsidRPr="00F85124" w:rsidRDefault="00711957" w:rsidP="00A374A5">
          <w:pPr>
            <w:pStyle w:val="Style11"/>
            <w:rPr>
              <w:sz w:val="12"/>
              <w:szCs w:val="12"/>
            </w:rPr>
          </w:pPr>
          <w:r w:rsidRPr="00F85124">
            <w:t xml:space="preserve">(Page </w:t>
          </w:r>
          <w:r>
            <w:fldChar w:fldCharType="begin"/>
          </w:r>
          <w:r>
            <w:instrText xml:space="preserve"> PAGE   \* MERGEFORMAT </w:instrText>
          </w:r>
          <w:r>
            <w:fldChar w:fldCharType="separate"/>
          </w:r>
          <w:r w:rsidR="00D87009">
            <w:rPr>
              <w:noProof/>
            </w:rPr>
            <w:t>3</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3078B1">
            <w:rPr>
              <w:noProof/>
            </w:rPr>
            <w:t>5</w:t>
          </w:r>
          <w:r>
            <w:rPr>
              <w:noProof/>
            </w:rPr>
            <w:fldChar w:fldCharType="end"/>
          </w:r>
          <w:r w:rsidRPr="00F85124">
            <w:t>)</w:t>
          </w:r>
        </w:p>
      </w:tc>
    </w:tr>
    <w:tr w:rsidR="00711957" w:rsidRPr="00F85124" w14:paraId="6867B69A" w14:textId="77777777" w:rsidTr="009B7BB1">
      <w:trPr>
        <w:cantSplit/>
        <w:trHeight w:val="288"/>
      </w:trPr>
      <w:tc>
        <w:tcPr>
          <w:tcW w:w="0" w:type="auto"/>
        </w:tcPr>
        <w:p w14:paraId="6867B697" w14:textId="77777777" w:rsidR="00711957" w:rsidRPr="00F85124" w:rsidRDefault="00711957" w:rsidP="00A374A5">
          <w:pPr>
            <w:pStyle w:val="Style12"/>
          </w:pPr>
          <w:r w:rsidRPr="00F85124">
            <w:t>Project Name:</w:t>
          </w:r>
        </w:p>
      </w:tc>
      <w:tc>
        <w:tcPr>
          <w:tcW w:w="1727" w:type="pct"/>
          <w:gridSpan w:val="2"/>
        </w:tcPr>
        <w:p w14:paraId="6867B698" w14:textId="77777777" w:rsidR="00711957" w:rsidRPr="00F85124" w:rsidRDefault="00711957" w:rsidP="00A374A5">
          <w:pPr>
            <w:pStyle w:val="Style12"/>
          </w:pPr>
          <w:r w:rsidRPr="00F85124">
            <w:t>Enforcement Agency:</w:t>
          </w:r>
        </w:p>
      </w:tc>
      <w:tc>
        <w:tcPr>
          <w:tcW w:w="912" w:type="pct"/>
        </w:tcPr>
        <w:p w14:paraId="6867B699" w14:textId="77777777" w:rsidR="00711957" w:rsidRPr="00F85124" w:rsidRDefault="00711957" w:rsidP="00A374A5">
          <w:pPr>
            <w:pStyle w:val="Style12"/>
          </w:pPr>
          <w:r w:rsidRPr="00F85124">
            <w:t>Permit Number:</w:t>
          </w:r>
        </w:p>
      </w:tc>
    </w:tr>
    <w:tr w:rsidR="00711957" w:rsidRPr="00F85124" w14:paraId="6867B69E" w14:textId="77777777" w:rsidTr="009B7BB1">
      <w:trPr>
        <w:cantSplit/>
        <w:trHeight w:val="288"/>
      </w:trPr>
      <w:tc>
        <w:tcPr>
          <w:tcW w:w="0" w:type="auto"/>
        </w:tcPr>
        <w:p w14:paraId="6867B69B" w14:textId="77777777" w:rsidR="00711957" w:rsidRPr="00F85124" w:rsidRDefault="00711957" w:rsidP="00A374A5">
          <w:pPr>
            <w:pStyle w:val="Style12"/>
            <w:rPr>
              <w:vertAlign w:val="superscript"/>
            </w:rPr>
          </w:pPr>
          <w:r w:rsidRPr="00F85124">
            <w:t>Dwelling Address:</w:t>
          </w:r>
        </w:p>
      </w:tc>
      <w:tc>
        <w:tcPr>
          <w:tcW w:w="1727" w:type="pct"/>
          <w:gridSpan w:val="2"/>
        </w:tcPr>
        <w:p w14:paraId="6867B69C" w14:textId="7BB76E16" w:rsidR="00711957" w:rsidRPr="00F85124" w:rsidRDefault="00711957" w:rsidP="00A374A5">
          <w:pPr>
            <w:pStyle w:val="Style12"/>
            <w:rPr>
              <w:vertAlign w:val="superscript"/>
            </w:rPr>
          </w:pPr>
          <w:r w:rsidRPr="00F85124">
            <w:t>City</w:t>
          </w:r>
          <w:r>
            <w:t>:</w:t>
          </w:r>
        </w:p>
      </w:tc>
      <w:tc>
        <w:tcPr>
          <w:tcW w:w="912" w:type="pct"/>
        </w:tcPr>
        <w:p w14:paraId="6867B69D" w14:textId="47074557" w:rsidR="00711957" w:rsidRPr="00F85124" w:rsidRDefault="00711957" w:rsidP="00A374A5">
          <w:pPr>
            <w:pStyle w:val="Style12"/>
            <w:rPr>
              <w:vertAlign w:val="superscript"/>
            </w:rPr>
          </w:pPr>
          <w:r w:rsidRPr="00F85124">
            <w:t>Zip Code</w:t>
          </w:r>
          <w:r>
            <w:t>:</w:t>
          </w:r>
        </w:p>
      </w:tc>
    </w:tr>
  </w:tbl>
  <w:p w14:paraId="6867B69F" w14:textId="535E2EB1" w:rsidR="00711957" w:rsidRPr="00B721E1" w:rsidRDefault="003078B1" w:rsidP="002332EE">
    <w:pPr>
      <w:pStyle w:val="Header"/>
      <w:spacing w:after="0"/>
      <w:rPr>
        <w:sz w:val="20"/>
        <w:szCs w:val="16"/>
      </w:rPr>
    </w:pPr>
    <w:ins w:id="503" w:author="Geiser, Che@Energy" w:date="2022-05-20T10:24:00Z">
      <w:r>
        <w:rPr>
          <w:rFonts w:ascii="Arial" w:eastAsia="Times New Roman" w:hAnsi="Arial" w:cs="Arial"/>
          <w:noProof/>
          <w:sz w:val="14"/>
          <w:szCs w:val="14"/>
        </w:rPr>
        <w:drawing>
          <wp:anchor distT="0" distB="0" distL="114300" distR="114300" simplePos="0" relativeHeight="251659273" behindDoc="1" locked="0" layoutInCell="1" allowOverlap="1" wp14:anchorId="72FD835F" wp14:editId="7B97DE13">
            <wp:simplePos x="0" y="0"/>
            <wp:positionH relativeFrom="margin">
              <wp:align>left</wp:align>
            </wp:positionH>
            <wp:positionV relativeFrom="paragraph">
              <wp:posOffset>158750</wp:posOffset>
            </wp:positionV>
            <wp:extent cx="6800850" cy="5724525"/>
            <wp:effectExtent l="0" t="0" r="0" b="9525"/>
            <wp:wrapNone/>
            <wp:docPr id="1" name="Picture 1"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with medium confidence"/>
                    <pic:cNvPicPr/>
                  </pic:nvPicPr>
                  <pic:blipFill>
                    <a:blip r:embed="rId2">
                      <a:extLst>
                        <a:ext uri="{28A0092B-C50C-407E-A947-70E740481C1C}">
                          <a14:useLocalDpi xmlns:a14="http://schemas.microsoft.com/office/drawing/2010/main" val="0"/>
                        </a:ext>
                      </a:extLst>
                    </a:blip>
                    <a:stretch>
                      <a:fillRect/>
                    </a:stretch>
                  </pic:blipFill>
                  <pic:spPr>
                    <a:xfrm>
                      <a:off x="0" y="0"/>
                      <a:ext cx="6800850" cy="5724525"/>
                    </a:xfrm>
                    <a:prstGeom prst="rect">
                      <a:avLst/>
                    </a:prstGeom>
                  </pic:spPr>
                </pic:pic>
              </a:graphicData>
            </a:graphic>
          </wp:anchor>
        </w:drawing>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7B6A2" w14:textId="3C5AC7D4" w:rsidR="00711957" w:rsidRDefault="007119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7B6A3" w14:textId="0A8F83EC" w:rsidR="00711957" w:rsidRDefault="0071195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574"/>
      <w:gridCol w:w="1825"/>
    </w:tblGrid>
    <w:tr w:rsidR="00711957" w:rsidRPr="00F85124" w14:paraId="6867B6A6" w14:textId="77777777" w:rsidTr="00C65571">
      <w:trPr>
        <w:cantSplit/>
        <w:trHeight w:val="288"/>
      </w:trPr>
      <w:tc>
        <w:tcPr>
          <w:tcW w:w="4155" w:type="pct"/>
          <w:gridSpan w:val="2"/>
          <w:tcBorders>
            <w:bottom w:val="single" w:sz="4" w:space="0" w:color="auto"/>
            <w:right w:val="nil"/>
          </w:tcBorders>
          <w:vAlign w:val="center"/>
        </w:tcPr>
        <w:p w14:paraId="6867B6A4" w14:textId="47EDFA7A" w:rsidR="00711957" w:rsidRPr="00F85124" w:rsidRDefault="00711957" w:rsidP="00BD59D3">
          <w:pPr>
            <w:pStyle w:val="Style14"/>
            <w:rPr>
              <w:b/>
            </w:rPr>
          </w:pPr>
          <w:r>
            <w:t xml:space="preserve">CERTIFICATE OF </w:t>
          </w:r>
          <w:proofErr w:type="gramStart"/>
          <w:r>
            <w:t>INSTALLATION  -</w:t>
          </w:r>
          <w:proofErr w:type="gramEnd"/>
          <w:r>
            <w:t xml:space="preserve"> USER INSTRUCTIONS</w:t>
          </w:r>
        </w:p>
      </w:tc>
      <w:tc>
        <w:tcPr>
          <w:tcW w:w="845" w:type="pct"/>
          <w:tcBorders>
            <w:left w:val="nil"/>
            <w:bottom w:val="single" w:sz="4" w:space="0" w:color="auto"/>
          </w:tcBorders>
          <w:tcMar>
            <w:left w:w="115" w:type="dxa"/>
            <w:right w:w="115" w:type="dxa"/>
          </w:tcMar>
          <w:vAlign w:val="center"/>
        </w:tcPr>
        <w:p w14:paraId="6867B6A5" w14:textId="66B42901" w:rsidR="00711957" w:rsidRPr="00F85124" w:rsidRDefault="00711957" w:rsidP="00452DFA">
          <w:pPr>
            <w:pStyle w:val="Style15"/>
            <w:rPr>
              <w:b/>
            </w:rPr>
          </w:pPr>
          <w:del w:id="646" w:author="Tam, Danny@Energy" w:date="2022-01-28T14:12:00Z">
            <w:r w:rsidDel="002B66D0">
              <w:delText>CF2R</w:delText>
            </w:r>
          </w:del>
          <w:ins w:id="647" w:author="Tam, Danny@Energy" w:date="2022-01-28T14:12:00Z">
            <w:r w:rsidR="002B66D0">
              <w:t>NRCV</w:t>
            </w:r>
          </w:ins>
          <w:r>
            <w:t>-PLB-21-H</w:t>
          </w:r>
        </w:p>
      </w:tc>
    </w:tr>
    <w:tr w:rsidR="00711957" w:rsidRPr="00F85124" w14:paraId="6867B6A9" w14:textId="77777777" w:rsidTr="00A374A5">
      <w:trPr>
        <w:cantSplit/>
        <w:trHeight w:val="288"/>
      </w:trPr>
      <w:tc>
        <w:tcPr>
          <w:tcW w:w="2500" w:type="pct"/>
          <w:tcBorders>
            <w:right w:val="nil"/>
          </w:tcBorders>
        </w:tcPr>
        <w:p w14:paraId="6867B6A7" w14:textId="77777777" w:rsidR="00711957" w:rsidRPr="00F85124" w:rsidRDefault="00711957" w:rsidP="00A374A5">
          <w:pPr>
            <w:pStyle w:val="Style10"/>
            <w:rPr>
              <w:sz w:val="12"/>
              <w:szCs w:val="12"/>
            </w:rPr>
          </w:pPr>
          <w:r>
            <w:t xml:space="preserve">HERS Verified </w:t>
          </w:r>
          <w:r w:rsidRPr="002332EE">
            <w:t>Multifamily Central Hot Water System Distribution</w:t>
          </w:r>
          <w:r>
            <w:t xml:space="preserve"> </w:t>
          </w:r>
        </w:p>
      </w:tc>
      <w:tc>
        <w:tcPr>
          <w:tcW w:w="2500" w:type="pct"/>
          <w:gridSpan w:val="2"/>
          <w:tcBorders>
            <w:left w:val="nil"/>
          </w:tcBorders>
        </w:tcPr>
        <w:p w14:paraId="6867B6A8" w14:textId="3CB5FF1E" w:rsidR="00711957" w:rsidRPr="00F85124" w:rsidRDefault="00711957" w:rsidP="00A374A5">
          <w:pPr>
            <w:pStyle w:val="Style11"/>
            <w:rPr>
              <w:sz w:val="12"/>
              <w:szCs w:val="12"/>
            </w:rPr>
          </w:pPr>
          <w:r w:rsidRPr="00F85124">
            <w:t xml:space="preserve">(Page </w:t>
          </w:r>
          <w:r>
            <w:fldChar w:fldCharType="begin"/>
          </w:r>
          <w:r>
            <w:instrText xml:space="preserve"> PAGE   \* MERGEFORMAT </w:instrText>
          </w:r>
          <w:r>
            <w:fldChar w:fldCharType="separate"/>
          </w:r>
          <w:r w:rsidR="00D87009">
            <w:rPr>
              <w:noProof/>
            </w:rPr>
            <w:t>1</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3078B1">
            <w:rPr>
              <w:noProof/>
            </w:rPr>
            <w:t>2</w:t>
          </w:r>
          <w:r>
            <w:rPr>
              <w:noProof/>
            </w:rPr>
            <w:fldChar w:fldCharType="end"/>
          </w:r>
          <w:r w:rsidRPr="00F85124">
            <w:t>)</w:t>
          </w:r>
        </w:p>
      </w:tc>
    </w:tr>
  </w:tbl>
  <w:p w14:paraId="6867B6AA" w14:textId="3EC49DF2" w:rsidR="00711957" w:rsidRPr="00B721E1" w:rsidRDefault="00711957" w:rsidP="002332EE">
    <w:pPr>
      <w:pStyle w:val="Header"/>
      <w:spacing w:after="0"/>
      <w:rPr>
        <w:sz w:val="20"/>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7B6AC" w14:textId="23DDAF01" w:rsidR="00711957" w:rsidRDefault="0071195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7B6AD" w14:textId="5907D240" w:rsidR="00711957" w:rsidRDefault="0071195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574"/>
      <w:gridCol w:w="1825"/>
    </w:tblGrid>
    <w:tr w:rsidR="00711957" w:rsidRPr="00F85124" w14:paraId="6867B6B0" w14:textId="77777777" w:rsidTr="00C65571">
      <w:trPr>
        <w:cantSplit/>
        <w:trHeight w:val="288"/>
      </w:trPr>
      <w:tc>
        <w:tcPr>
          <w:tcW w:w="4155" w:type="pct"/>
          <w:gridSpan w:val="2"/>
          <w:tcBorders>
            <w:bottom w:val="single" w:sz="4" w:space="0" w:color="auto"/>
            <w:right w:val="nil"/>
          </w:tcBorders>
          <w:vAlign w:val="center"/>
        </w:tcPr>
        <w:p w14:paraId="6867B6AE" w14:textId="4E30117C" w:rsidR="00711957" w:rsidRPr="00F85124" w:rsidRDefault="00711957" w:rsidP="00A374A5">
          <w:pPr>
            <w:pStyle w:val="Style14"/>
            <w:rPr>
              <w:b/>
            </w:rPr>
          </w:pPr>
          <w:r>
            <w:t>CERTIFICATE OF INSTALLATION - DATA FIELD DEFINITIONS AND CALCULATIONS</w:t>
          </w:r>
        </w:p>
      </w:tc>
      <w:tc>
        <w:tcPr>
          <w:tcW w:w="845" w:type="pct"/>
          <w:tcBorders>
            <w:left w:val="nil"/>
            <w:bottom w:val="single" w:sz="4" w:space="0" w:color="auto"/>
          </w:tcBorders>
          <w:tcMar>
            <w:left w:w="115" w:type="dxa"/>
            <w:right w:w="115" w:type="dxa"/>
          </w:tcMar>
          <w:vAlign w:val="center"/>
        </w:tcPr>
        <w:p w14:paraId="6867B6AF" w14:textId="29587161" w:rsidR="00711957" w:rsidRPr="00F85124" w:rsidRDefault="00711957" w:rsidP="00452DFA">
          <w:pPr>
            <w:pStyle w:val="Style15"/>
            <w:rPr>
              <w:b/>
            </w:rPr>
          </w:pPr>
          <w:del w:id="1628" w:author="Tam, Danny@Energy" w:date="2022-01-28T14:12:00Z">
            <w:r w:rsidDel="002B66D0">
              <w:delText>CF2R</w:delText>
            </w:r>
          </w:del>
          <w:ins w:id="1629" w:author="Tam, Danny@Energy" w:date="2022-01-28T14:12:00Z">
            <w:r w:rsidR="002B66D0">
              <w:t>NRCV</w:t>
            </w:r>
          </w:ins>
          <w:r>
            <w:t>-PLB-21-H</w:t>
          </w:r>
        </w:p>
      </w:tc>
    </w:tr>
    <w:tr w:rsidR="00711957" w:rsidRPr="00F85124" w14:paraId="6867B6B3" w14:textId="77777777" w:rsidTr="00A374A5">
      <w:trPr>
        <w:cantSplit/>
        <w:trHeight w:val="288"/>
      </w:trPr>
      <w:tc>
        <w:tcPr>
          <w:tcW w:w="2500" w:type="pct"/>
          <w:tcBorders>
            <w:right w:val="nil"/>
          </w:tcBorders>
        </w:tcPr>
        <w:p w14:paraId="6867B6B1" w14:textId="77777777" w:rsidR="00711957" w:rsidRPr="00F85124" w:rsidRDefault="00711957" w:rsidP="00A374A5">
          <w:pPr>
            <w:pStyle w:val="Style10"/>
            <w:rPr>
              <w:sz w:val="12"/>
              <w:szCs w:val="12"/>
            </w:rPr>
          </w:pPr>
          <w:r>
            <w:t xml:space="preserve">HERS Verified </w:t>
          </w:r>
          <w:r w:rsidRPr="002332EE">
            <w:t>Multifamily Central Hot Water System Distribution</w:t>
          </w:r>
          <w:r>
            <w:t xml:space="preserve"> </w:t>
          </w:r>
        </w:p>
      </w:tc>
      <w:tc>
        <w:tcPr>
          <w:tcW w:w="2500" w:type="pct"/>
          <w:gridSpan w:val="2"/>
          <w:tcBorders>
            <w:left w:val="nil"/>
          </w:tcBorders>
        </w:tcPr>
        <w:p w14:paraId="6867B6B2" w14:textId="71A3CFBD" w:rsidR="00711957" w:rsidRPr="00F85124" w:rsidRDefault="00711957" w:rsidP="00A374A5">
          <w:pPr>
            <w:pStyle w:val="Style11"/>
            <w:rPr>
              <w:sz w:val="12"/>
              <w:szCs w:val="12"/>
            </w:rPr>
          </w:pPr>
          <w:r w:rsidRPr="00F85124">
            <w:t xml:space="preserve">(Page </w:t>
          </w:r>
          <w:r>
            <w:fldChar w:fldCharType="begin"/>
          </w:r>
          <w:r>
            <w:instrText xml:space="preserve"> PAGE   \* MERGEFORMAT </w:instrText>
          </w:r>
          <w:r>
            <w:fldChar w:fldCharType="separate"/>
          </w:r>
          <w:r w:rsidR="00D87009">
            <w:rPr>
              <w:noProof/>
            </w:rPr>
            <w:t>6</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3078B1">
            <w:rPr>
              <w:noProof/>
            </w:rPr>
            <w:t>9</w:t>
          </w:r>
          <w:r>
            <w:rPr>
              <w:noProof/>
            </w:rPr>
            <w:fldChar w:fldCharType="end"/>
          </w:r>
          <w:r w:rsidRPr="00F85124">
            <w:t>)</w:t>
          </w:r>
        </w:p>
      </w:tc>
    </w:tr>
  </w:tbl>
  <w:p w14:paraId="6867B6B4" w14:textId="1C19C8E1" w:rsidR="00711957" w:rsidRPr="00B721E1" w:rsidRDefault="00711957" w:rsidP="002332EE">
    <w:pPr>
      <w:pStyle w:val="Header"/>
      <w:spacing w:after="0"/>
      <w:rPr>
        <w:sz w:val="20"/>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7B6B5" w14:textId="17EC2302" w:rsidR="00711957" w:rsidRDefault="007119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D5A02"/>
    <w:multiLevelType w:val="multilevel"/>
    <w:tmpl w:val="60C01518"/>
    <w:lvl w:ilvl="0">
      <w:start w:val="1"/>
      <w:numFmt w:val="decimal"/>
      <w:lvlText w:val="%1."/>
      <w:lvlJc w:val="left"/>
      <w:pPr>
        <w:tabs>
          <w:tab w:val="num" w:pos="630"/>
        </w:tabs>
        <w:ind w:left="63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C247EF1"/>
    <w:multiLevelType w:val="hybridMultilevel"/>
    <w:tmpl w:val="45EAAB00"/>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C12032"/>
    <w:multiLevelType w:val="hybridMultilevel"/>
    <w:tmpl w:val="1D082F04"/>
    <w:lvl w:ilvl="0" w:tplc="04090001">
      <w:start w:val="1"/>
      <w:numFmt w:val="bullet"/>
      <w:lvlText w:val=""/>
      <w:lvlJc w:val="left"/>
      <w:pPr>
        <w:ind w:left="765" w:hanging="45"/>
      </w:pPr>
      <w:rPr>
        <w:rFonts w:ascii="Symbol" w:hAnsi="Symbol"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15:restartNumberingAfterBreak="0">
    <w:nsid w:val="1655758F"/>
    <w:multiLevelType w:val="hybridMultilevel"/>
    <w:tmpl w:val="3FE6C032"/>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30324B"/>
    <w:multiLevelType w:val="hybridMultilevel"/>
    <w:tmpl w:val="4FAA9840"/>
    <w:lvl w:ilvl="0" w:tplc="7EEE07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4B7C77"/>
    <w:multiLevelType w:val="hybridMultilevel"/>
    <w:tmpl w:val="6610E832"/>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3D72DE3"/>
    <w:multiLevelType w:val="hybridMultilevel"/>
    <w:tmpl w:val="6610E832"/>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AD4FAA"/>
    <w:multiLevelType w:val="hybridMultilevel"/>
    <w:tmpl w:val="A9BAEB3C"/>
    <w:lvl w:ilvl="0" w:tplc="14D45FAE">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6B75685"/>
    <w:multiLevelType w:val="multilevel"/>
    <w:tmpl w:val="49BE91C8"/>
    <w:lvl w:ilvl="0">
      <w:start w:val="1"/>
      <w:numFmt w:val="decimal"/>
      <w:pStyle w:val="Heading1"/>
      <w:suff w:val="space"/>
      <w:lvlText w:val="Appendix RA%1"/>
      <w:lvlJc w:val="left"/>
      <w:pPr>
        <w:ind w:left="198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72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9"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A226AA"/>
    <w:multiLevelType w:val="hybridMultilevel"/>
    <w:tmpl w:val="774ADC4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B3090A"/>
    <w:multiLevelType w:val="hybridMultilevel"/>
    <w:tmpl w:val="2CBC7F94"/>
    <w:lvl w:ilvl="0" w:tplc="E9B0B4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54F33B9A"/>
    <w:multiLevelType w:val="hybridMultilevel"/>
    <w:tmpl w:val="D8B88C7A"/>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6640BBC"/>
    <w:multiLevelType w:val="hybridMultilevel"/>
    <w:tmpl w:val="D1986E0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440F4E"/>
    <w:multiLevelType w:val="hybridMultilevel"/>
    <w:tmpl w:val="89BC6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733B30"/>
    <w:multiLevelType w:val="hybridMultilevel"/>
    <w:tmpl w:val="72D286BC"/>
    <w:lvl w:ilvl="0" w:tplc="6B4E110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62134E19"/>
    <w:multiLevelType w:val="multilevel"/>
    <w:tmpl w:val="780E1F0A"/>
    <w:lvl w:ilvl="0">
      <w:start w:val="1"/>
      <w:numFmt w:val="upperRoman"/>
      <w:lvlText w:val="%1."/>
      <w:lvlJc w:val="left"/>
      <w:pPr>
        <w:ind w:left="0" w:firstLine="0"/>
      </w:pPr>
      <w:rPr>
        <w:rFonts w:hint="default"/>
      </w:rPr>
    </w:lvl>
    <w:lvl w:ilvl="1">
      <w:start w:val="1"/>
      <w:numFmt w:val="bullet"/>
      <w:lvlText w:val=""/>
      <w:lvlJc w:val="left"/>
      <w:pPr>
        <w:ind w:left="720" w:firstLine="0"/>
      </w:pPr>
      <w:rPr>
        <w:rFonts w:ascii="Symbol" w:hAnsi="Symbol" w:hint="default"/>
      </w:rPr>
    </w:lvl>
    <w:lvl w:ilvl="2">
      <w:start w:val="1"/>
      <w:numFmt w:val="none"/>
      <w:lvlText w:val="A."/>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7" w15:restartNumberingAfterBreak="0">
    <w:nsid w:val="62EE0A87"/>
    <w:multiLevelType w:val="hybridMultilevel"/>
    <w:tmpl w:val="59347ED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03220C"/>
    <w:multiLevelType w:val="hybridMultilevel"/>
    <w:tmpl w:val="4496974C"/>
    <w:lvl w:ilvl="0" w:tplc="8DD6C9AA">
      <w:start w:val="1"/>
      <w:numFmt w:val="decimal"/>
      <w:lvlText w:val="%1."/>
      <w:lvlJc w:val="left"/>
      <w:pPr>
        <w:ind w:left="720" w:hanging="360"/>
      </w:pPr>
      <w:rPr>
        <w:rFonts w:hint="default"/>
      </w:rPr>
    </w:lvl>
    <w:lvl w:ilvl="1" w:tplc="06540658">
      <w:start w:val="1"/>
      <w:numFmt w:val="lowerLetter"/>
      <w:lvlText w:val="%2."/>
      <w:lvlJc w:val="left"/>
      <w:pPr>
        <w:ind w:left="1440" w:hanging="360"/>
      </w:pPr>
    </w:lvl>
    <w:lvl w:ilvl="2" w:tplc="A11AD036" w:tentative="1">
      <w:start w:val="1"/>
      <w:numFmt w:val="lowerRoman"/>
      <w:lvlText w:val="%3."/>
      <w:lvlJc w:val="right"/>
      <w:pPr>
        <w:ind w:left="2160" w:hanging="180"/>
      </w:pPr>
    </w:lvl>
    <w:lvl w:ilvl="3" w:tplc="6338EE84" w:tentative="1">
      <w:start w:val="1"/>
      <w:numFmt w:val="decimal"/>
      <w:lvlText w:val="%4."/>
      <w:lvlJc w:val="left"/>
      <w:pPr>
        <w:ind w:left="2880" w:hanging="360"/>
      </w:pPr>
    </w:lvl>
    <w:lvl w:ilvl="4" w:tplc="EDBCCF46" w:tentative="1">
      <w:start w:val="1"/>
      <w:numFmt w:val="lowerLetter"/>
      <w:lvlText w:val="%5."/>
      <w:lvlJc w:val="left"/>
      <w:pPr>
        <w:ind w:left="3600" w:hanging="360"/>
      </w:pPr>
    </w:lvl>
    <w:lvl w:ilvl="5" w:tplc="314A71E0" w:tentative="1">
      <w:start w:val="1"/>
      <w:numFmt w:val="lowerRoman"/>
      <w:lvlText w:val="%6."/>
      <w:lvlJc w:val="right"/>
      <w:pPr>
        <w:ind w:left="4320" w:hanging="180"/>
      </w:pPr>
    </w:lvl>
    <w:lvl w:ilvl="6" w:tplc="0178CA68" w:tentative="1">
      <w:start w:val="1"/>
      <w:numFmt w:val="decimal"/>
      <w:lvlText w:val="%7."/>
      <w:lvlJc w:val="left"/>
      <w:pPr>
        <w:ind w:left="5040" w:hanging="360"/>
      </w:pPr>
    </w:lvl>
    <w:lvl w:ilvl="7" w:tplc="7B8E9C90" w:tentative="1">
      <w:start w:val="1"/>
      <w:numFmt w:val="lowerLetter"/>
      <w:lvlText w:val="%8."/>
      <w:lvlJc w:val="left"/>
      <w:pPr>
        <w:ind w:left="5760" w:hanging="360"/>
      </w:pPr>
    </w:lvl>
    <w:lvl w:ilvl="8" w:tplc="B3705184" w:tentative="1">
      <w:start w:val="1"/>
      <w:numFmt w:val="lowerRoman"/>
      <w:lvlText w:val="%9."/>
      <w:lvlJc w:val="right"/>
      <w:pPr>
        <w:ind w:left="6480" w:hanging="180"/>
      </w:pPr>
    </w:lvl>
  </w:abstractNum>
  <w:abstractNum w:abstractNumId="19" w15:restartNumberingAfterBreak="0">
    <w:nsid w:val="6B143573"/>
    <w:multiLevelType w:val="hybridMultilevel"/>
    <w:tmpl w:val="F19C8FD2"/>
    <w:lvl w:ilvl="0" w:tplc="5C103F5A">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EFE6DAA6">
      <w:start w:val="1"/>
      <w:numFmt w:val="bullet"/>
      <w:lvlText w:val="o"/>
      <w:lvlJc w:val="left"/>
      <w:pPr>
        <w:tabs>
          <w:tab w:val="num" w:pos="1440"/>
        </w:tabs>
        <w:ind w:left="1440" w:hanging="360"/>
      </w:pPr>
      <w:rPr>
        <w:rFonts w:ascii="Courier New" w:hAnsi="Courier New" w:cs="Courier New" w:hint="default"/>
      </w:rPr>
    </w:lvl>
    <w:lvl w:ilvl="2" w:tplc="C00883B0" w:tentative="1">
      <w:start w:val="1"/>
      <w:numFmt w:val="bullet"/>
      <w:lvlText w:val=""/>
      <w:lvlJc w:val="left"/>
      <w:pPr>
        <w:tabs>
          <w:tab w:val="num" w:pos="2160"/>
        </w:tabs>
        <w:ind w:left="2160" w:hanging="360"/>
      </w:pPr>
      <w:rPr>
        <w:rFonts w:ascii="Wingdings" w:hAnsi="Wingdings" w:hint="default"/>
      </w:rPr>
    </w:lvl>
    <w:lvl w:ilvl="3" w:tplc="5D980AD2" w:tentative="1">
      <w:start w:val="1"/>
      <w:numFmt w:val="bullet"/>
      <w:lvlText w:val=""/>
      <w:lvlJc w:val="left"/>
      <w:pPr>
        <w:tabs>
          <w:tab w:val="num" w:pos="2880"/>
        </w:tabs>
        <w:ind w:left="2880" w:hanging="360"/>
      </w:pPr>
      <w:rPr>
        <w:rFonts w:ascii="Symbol" w:hAnsi="Symbol" w:hint="default"/>
      </w:rPr>
    </w:lvl>
    <w:lvl w:ilvl="4" w:tplc="812E3074" w:tentative="1">
      <w:start w:val="1"/>
      <w:numFmt w:val="bullet"/>
      <w:lvlText w:val="o"/>
      <w:lvlJc w:val="left"/>
      <w:pPr>
        <w:tabs>
          <w:tab w:val="num" w:pos="3600"/>
        </w:tabs>
        <w:ind w:left="3600" w:hanging="360"/>
      </w:pPr>
      <w:rPr>
        <w:rFonts w:ascii="Courier New" w:hAnsi="Courier New" w:cs="Courier New" w:hint="default"/>
      </w:rPr>
    </w:lvl>
    <w:lvl w:ilvl="5" w:tplc="4B34977A" w:tentative="1">
      <w:start w:val="1"/>
      <w:numFmt w:val="bullet"/>
      <w:lvlText w:val=""/>
      <w:lvlJc w:val="left"/>
      <w:pPr>
        <w:tabs>
          <w:tab w:val="num" w:pos="4320"/>
        </w:tabs>
        <w:ind w:left="4320" w:hanging="360"/>
      </w:pPr>
      <w:rPr>
        <w:rFonts w:ascii="Wingdings" w:hAnsi="Wingdings" w:hint="default"/>
      </w:rPr>
    </w:lvl>
    <w:lvl w:ilvl="6" w:tplc="BA62C358" w:tentative="1">
      <w:start w:val="1"/>
      <w:numFmt w:val="bullet"/>
      <w:lvlText w:val=""/>
      <w:lvlJc w:val="left"/>
      <w:pPr>
        <w:tabs>
          <w:tab w:val="num" w:pos="5040"/>
        </w:tabs>
        <w:ind w:left="5040" w:hanging="360"/>
      </w:pPr>
      <w:rPr>
        <w:rFonts w:ascii="Symbol" w:hAnsi="Symbol" w:hint="default"/>
      </w:rPr>
    </w:lvl>
    <w:lvl w:ilvl="7" w:tplc="ACF24374" w:tentative="1">
      <w:start w:val="1"/>
      <w:numFmt w:val="bullet"/>
      <w:lvlText w:val="o"/>
      <w:lvlJc w:val="left"/>
      <w:pPr>
        <w:tabs>
          <w:tab w:val="num" w:pos="5760"/>
        </w:tabs>
        <w:ind w:left="5760" w:hanging="360"/>
      </w:pPr>
      <w:rPr>
        <w:rFonts w:ascii="Courier New" w:hAnsi="Courier New" w:cs="Courier New" w:hint="default"/>
      </w:rPr>
    </w:lvl>
    <w:lvl w:ilvl="8" w:tplc="4E965F00"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481BD4"/>
    <w:multiLevelType w:val="hybridMultilevel"/>
    <w:tmpl w:val="7310C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6472796">
    <w:abstractNumId w:val="19"/>
  </w:num>
  <w:num w:numId="2" w16cid:durableId="136532089">
    <w:abstractNumId w:val="8"/>
  </w:num>
  <w:num w:numId="3" w16cid:durableId="1562711709">
    <w:abstractNumId w:val="0"/>
  </w:num>
  <w:num w:numId="4" w16cid:durableId="274215948">
    <w:abstractNumId w:val="4"/>
  </w:num>
  <w:num w:numId="5" w16cid:durableId="977997798">
    <w:abstractNumId w:val="18"/>
  </w:num>
  <w:num w:numId="6" w16cid:durableId="1667051664">
    <w:abstractNumId w:val="1"/>
  </w:num>
  <w:num w:numId="7" w16cid:durableId="517961851">
    <w:abstractNumId w:val="3"/>
  </w:num>
  <w:num w:numId="8" w16cid:durableId="117259147">
    <w:abstractNumId w:val="6"/>
  </w:num>
  <w:num w:numId="9" w16cid:durableId="1372804076">
    <w:abstractNumId w:val="11"/>
  </w:num>
  <w:num w:numId="10" w16cid:durableId="767190365">
    <w:abstractNumId w:val="15"/>
  </w:num>
  <w:num w:numId="11" w16cid:durableId="704133225">
    <w:abstractNumId w:val="12"/>
  </w:num>
  <w:num w:numId="12" w16cid:durableId="470679933">
    <w:abstractNumId w:val="20"/>
  </w:num>
  <w:num w:numId="13" w16cid:durableId="1698971911">
    <w:abstractNumId w:val="21"/>
  </w:num>
  <w:num w:numId="14" w16cid:durableId="1893155393">
    <w:abstractNumId w:val="9"/>
  </w:num>
  <w:num w:numId="15" w16cid:durableId="110395323">
    <w:abstractNumId w:val="13"/>
  </w:num>
  <w:num w:numId="16" w16cid:durableId="1794785995">
    <w:abstractNumId w:val="6"/>
  </w:num>
  <w:num w:numId="17" w16cid:durableId="411894551">
    <w:abstractNumId w:val="5"/>
  </w:num>
  <w:num w:numId="18" w16cid:durableId="1673951299">
    <w:abstractNumId w:val="16"/>
  </w:num>
  <w:num w:numId="19" w16cid:durableId="145977397">
    <w:abstractNumId w:val="2"/>
  </w:num>
  <w:num w:numId="20" w16cid:durableId="739407119">
    <w:abstractNumId w:val="7"/>
  </w:num>
  <w:num w:numId="21" w16cid:durableId="779956537">
    <w:abstractNumId w:val="10"/>
  </w:num>
  <w:num w:numId="22" w16cid:durableId="100687136">
    <w:abstractNumId w:val="17"/>
  </w:num>
  <w:num w:numId="23" w16cid:durableId="342784280">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Tam, Danny@Energy">
    <w15:presenceInfo w15:providerId="AD" w15:userId="S::Danny.Tam@energy.ca.gov::a6ee4652-f9b2-403d-bfc6-d23a6916fd73"/>
  </w15:person>
  <w15:person w15:author="Alhabibi, Haider@Energy [2]">
    <w15:presenceInfo w15:providerId="AD" w15:userId="S::Haider.Alhabibi@energy.ca.gov::9decb8d2-95ad-4b7d-9bf6-d4373f69254c"/>
  </w15:person>
  <w15:person w15:author="Geiser, Che@Energy">
    <w15:presenceInfo w15:providerId="AD" w15:userId="S::Che.Geiser@energy.ca.gov::f4cf4352-3862-420c-aa54-a6394c0570e7"/>
  </w15:person>
  <w15:person w15:author="Alexis Smith">
    <w15:presenceInfo w15:providerId="None" w15:userId="Alexis Smith"/>
  </w15:person>
  <w15:person w15:author="Markstrum, Alexis@Energy">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6D7"/>
    <w:rsid w:val="00001C88"/>
    <w:rsid w:val="00005EA3"/>
    <w:rsid w:val="000107BA"/>
    <w:rsid w:val="00010F31"/>
    <w:rsid w:val="00014F32"/>
    <w:rsid w:val="0002437E"/>
    <w:rsid w:val="0002525C"/>
    <w:rsid w:val="000261EF"/>
    <w:rsid w:val="0004192D"/>
    <w:rsid w:val="00043F8C"/>
    <w:rsid w:val="00044B58"/>
    <w:rsid w:val="00045905"/>
    <w:rsid w:val="000511A4"/>
    <w:rsid w:val="000656BC"/>
    <w:rsid w:val="000801AC"/>
    <w:rsid w:val="00083F4F"/>
    <w:rsid w:val="00084AC4"/>
    <w:rsid w:val="00087A32"/>
    <w:rsid w:val="0009219B"/>
    <w:rsid w:val="0009241A"/>
    <w:rsid w:val="000A311C"/>
    <w:rsid w:val="000A43B2"/>
    <w:rsid w:val="000B2EF2"/>
    <w:rsid w:val="000B33E9"/>
    <w:rsid w:val="000B4A98"/>
    <w:rsid w:val="000B4F44"/>
    <w:rsid w:val="000C2B17"/>
    <w:rsid w:val="000C30EC"/>
    <w:rsid w:val="000C33A2"/>
    <w:rsid w:val="000D1C4B"/>
    <w:rsid w:val="000D2771"/>
    <w:rsid w:val="000D5453"/>
    <w:rsid w:val="000E7FC1"/>
    <w:rsid w:val="000F1CDA"/>
    <w:rsid w:val="000F2C67"/>
    <w:rsid w:val="000F4069"/>
    <w:rsid w:val="00104D8A"/>
    <w:rsid w:val="00106FB3"/>
    <w:rsid w:val="00111FD5"/>
    <w:rsid w:val="00113978"/>
    <w:rsid w:val="00127AB6"/>
    <w:rsid w:val="00140960"/>
    <w:rsid w:val="001434B1"/>
    <w:rsid w:val="0015370F"/>
    <w:rsid w:val="0016202A"/>
    <w:rsid w:val="001711DA"/>
    <w:rsid w:val="00171834"/>
    <w:rsid w:val="0017718F"/>
    <w:rsid w:val="00185B58"/>
    <w:rsid w:val="001979E9"/>
    <w:rsid w:val="001A26AD"/>
    <w:rsid w:val="001B3A3F"/>
    <w:rsid w:val="001B57D4"/>
    <w:rsid w:val="001C6EBB"/>
    <w:rsid w:val="001C7789"/>
    <w:rsid w:val="001D56D7"/>
    <w:rsid w:val="001E117A"/>
    <w:rsid w:val="001E73C2"/>
    <w:rsid w:val="001F0D58"/>
    <w:rsid w:val="00200A46"/>
    <w:rsid w:val="002014B2"/>
    <w:rsid w:val="00207FAD"/>
    <w:rsid w:val="00211995"/>
    <w:rsid w:val="00214E57"/>
    <w:rsid w:val="00216198"/>
    <w:rsid w:val="002232FB"/>
    <w:rsid w:val="00227A33"/>
    <w:rsid w:val="00230FAA"/>
    <w:rsid w:val="002332EE"/>
    <w:rsid w:val="002373BC"/>
    <w:rsid w:val="0024067D"/>
    <w:rsid w:val="00243AEA"/>
    <w:rsid w:val="002451F7"/>
    <w:rsid w:val="00246CAB"/>
    <w:rsid w:val="002652D9"/>
    <w:rsid w:val="0027103A"/>
    <w:rsid w:val="00272E56"/>
    <w:rsid w:val="002752AB"/>
    <w:rsid w:val="0028269C"/>
    <w:rsid w:val="0028272F"/>
    <w:rsid w:val="00282E51"/>
    <w:rsid w:val="002832F4"/>
    <w:rsid w:val="00290376"/>
    <w:rsid w:val="002917F8"/>
    <w:rsid w:val="002A1823"/>
    <w:rsid w:val="002B66D0"/>
    <w:rsid w:val="002B6EBF"/>
    <w:rsid w:val="002D3CB8"/>
    <w:rsid w:val="002E5AE6"/>
    <w:rsid w:val="003021AE"/>
    <w:rsid w:val="003045E2"/>
    <w:rsid w:val="003078B1"/>
    <w:rsid w:val="00315DA8"/>
    <w:rsid w:val="003217C3"/>
    <w:rsid w:val="003309AA"/>
    <w:rsid w:val="00331A69"/>
    <w:rsid w:val="00331E5C"/>
    <w:rsid w:val="00332813"/>
    <w:rsid w:val="0034138D"/>
    <w:rsid w:val="0034156F"/>
    <w:rsid w:val="003461B9"/>
    <w:rsid w:val="003627FB"/>
    <w:rsid w:val="00375AA4"/>
    <w:rsid w:val="003844D5"/>
    <w:rsid w:val="003855DB"/>
    <w:rsid w:val="00386FD4"/>
    <w:rsid w:val="00387B5D"/>
    <w:rsid w:val="0039268A"/>
    <w:rsid w:val="00397E61"/>
    <w:rsid w:val="003A2D5C"/>
    <w:rsid w:val="003B47D9"/>
    <w:rsid w:val="003B7CB3"/>
    <w:rsid w:val="003C0E64"/>
    <w:rsid w:val="003D0326"/>
    <w:rsid w:val="003D76C7"/>
    <w:rsid w:val="003E3A1C"/>
    <w:rsid w:val="003E5C4F"/>
    <w:rsid w:val="00407955"/>
    <w:rsid w:val="00426926"/>
    <w:rsid w:val="00430E9A"/>
    <w:rsid w:val="00432FA5"/>
    <w:rsid w:val="004345A4"/>
    <w:rsid w:val="00434BBF"/>
    <w:rsid w:val="00435049"/>
    <w:rsid w:val="00452DFA"/>
    <w:rsid w:val="004535E4"/>
    <w:rsid w:val="00453E30"/>
    <w:rsid w:val="0045506C"/>
    <w:rsid w:val="004570A1"/>
    <w:rsid w:val="0046261E"/>
    <w:rsid w:val="00462743"/>
    <w:rsid w:val="004666A5"/>
    <w:rsid w:val="00470C89"/>
    <w:rsid w:val="00481205"/>
    <w:rsid w:val="00484C6C"/>
    <w:rsid w:val="00487335"/>
    <w:rsid w:val="0049346D"/>
    <w:rsid w:val="00493749"/>
    <w:rsid w:val="004952F5"/>
    <w:rsid w:val="004971C6"/>
    <w:rsid w:val="004B294F"/>
    <w:rsid w:val="004B7E17"/>
    <w:rsid w:val="004C1BAA"/>
    <w:rsid w:val="004C2D5E"/>
    <w:rsid w:val="004C77A4"/>
    <w:rsid w:val="004D47DB"/>
    <w:rsid w:val="004E2C51"/>
    <w:rsid w:val="004E2F5B"/>
    <w:rsid w:val="004E50FA"/>
    <w:rsid w:val="004E57AA"/>
    <w:rsid w:val="004F0A2C"/>
    <w:rsid w:val="004F1D88"/>
    <w:rsid w:val="00504520"/>
    <w:rsid w:val="00514CF5"/>
    <w:rsid w:val="00515512"/>
    <w:rsid w:val="005303B4"/>
    <w:rsid w:val="0053535C"/>
    <w:rsid w:val="005356C6"/>
    <w:rsid w:val="00535A33"/>
    <w:rsid w:val="00545447"/>
    <w:rsid w:val="00547A32"/>
    <w:rsid w:val="00555441"/>
    <w:rsid w:val="00564D31"/>
    <w:rsid w:val="00567D26"/>
    <w:rsid w:val="005746F5"/>
    <w:rsid w:val="005A5C2B"/>
    <w:rsid w:val="005B01D7"/>
    <w:rsid w:val="005B2CB2"/>
    <w:rsid w:val="005C4019"/>
    <w:rsid w:val="005C56B5"/>
    <w:rsid w:val="005C6409"/>
    <w:rsid w:val="005E0160"/>
    <w:rsid w:val="005F32CA"/>
    <w:rsid w:val="0060122C"/>
    <w:rsid w:val="006032B4"/>
    <w:rsid w:val="0062132F"/>
    <w:rsid w:val="00621C5A"/>
    <w:rsid w:val="00624C2C"/>
    <w:rsid w:val="00626EAA"/>
    <w:rsid w:val="0063360F"/>
    <w:rsid w:val="00651360"/>
    <w:rsid w:val="00665E94"/>
    <w:rsid w:val="00670C2E"/>
    <w:rsid w:val="00672F4C"/>
    <w:rsid w:val="00687838"/>
    <w:rsid w:val="006918DE"/>
    <w:rsid w:val="006A2B7E"/>
    <w:rsid w:val="006A40EF"/>
    <w:rsid w:val="006A51DA"/>
    <w:rsid w:val="006A61F3"/>
    <w:rsid w:val="006B1407"/>
    <w:rsid w:val="006B1B2C"/>
    <w:rsid w:val="006C4B49"/>
    <w:rsid w:val="006D629F"/>
    <w:rsid w:val="006E7AF8"/>
    <w:rsid w:val="006F4AD0"/>
    <w:rsid w:val="006F74A5"/>
    <w:rsid w:val="00711243"/>
    <w:rsid w:val="00711957"/>
    <w:rsid w:val="00714F96"/>
    <w:rsid w:val="00740320"/>
    <w:rsid w:val="00747D5C"/>
    <w:rsid w:val="00754398"/>
    <w:rsid w:val="00757DDF"/>
    <w:rsid w:val="00761D1E"/>
    <w:rsid w:val="007666A1"/>
    <w:rsid w:val="00772628"/>
    <w:rsid w:val="00786078"/>
    <w:rsid w:val="0079399B"/>
    <w:rsid w:val="007958D4"/>
    <w:rsid w:val="007977F0"/>
    <w:rsid w:val="007A496F"/>
    <w:rsid w:val="007A7B36"/>
    <w:rsid w:val="007B39EE"/>
    <w:rsid w:val="007B44A0"/>
    <w:rsid w:val="007D43A6"/>
    <w:rsid w:val="007E0EB4"/>
    <w:rsid w:val="007F7940"/>
    <w:rsid w:val="00831922"/>
    <w:rsid w:val="008344ED"/>
    <w:rsid w:val="00837681"/>
    <w:rsid w:val="00840C47"/>
    <w:rsid w:val="00850210"/>
    <w:rsid w:val="00851BB3"/>
    <w:rsid w:val="008565A3"/>
    <w:rsid w:val="00857196"/>
    <w:rsid w:val="00865387"/>
    <w:rsid w:val="008664B7"/>
    <w:rsid w:val="00875BB7"/>
    <w:rsid w:val="008911C8"/>
    <w:rsid w:val="00896180"/>
    <w:rsid w:val="008A15E5"/>
    <w:rsid w:val="008A48B0"/>
    <w:rsid w:val="008A7FC2"/>
    <w:rsid w:val="008B1327"/>
    <w:rsid w:val="008B47F4"/>
    <w:rsid w:val="008B4A5F"/>
    <w:rsid w:val="008B65F6"/>
    <w:rsid w:val="008C023D"/>
    <w:rsid w:val="008D61F4"/>
    <w:rsid w:val="008E1EA5"/>
    <w:rsid w:val="008F3996"/>
    <w:rsid w:val="00916088"/>
    <w:rsid w:val="0092301F"/>
    <w:rsid w:val="00932091"/>
    <w:rsid w:val="00936C3D"/>
    <w:rsid w:val="0093726E"/>
    <w:rsid w:val="00941F90"/>
    <w:rsid w:val="00944C1F"/>
    <w:rsid w:val="009458C6"/>
    <w:rsid w:val="00947331"/>
    <w:rsid w:val="00956725"/>
    <w:rsid w:val="0096323B"/>
    <w:rsid w:val="00965725"/>
    <w:rsid w:val="00965C18"/>
    <w:rsid w:val="00972ED5"/>
    <w:rsid w:val="00974719"/>
    <w:rsid w:val="00984130"/>
    <w:rsid w:val="00990D96"/>
    <w:rsid w:val="009961D2"/>
    <w:rsid w:val="009B1D7C"/>
    <w:rsid w:val="009B45B3"/>
    <w:rsid w:val="009B7BB1"/>
    <w:rsid w:val="009C3545"/>
    <w:rsid w:val="009C56F6"/>
    <w:rsid w:val="009D3A34"/>
    <w:rsid w:val="009D67D3"/>
    <w:rsid w:val="009E1D9B"/>
    <w:rsid w:val="009E60F5"/>
    <w:rsid w:val="009E63ED"/>
    <w:rsid w:val="009F01C6"/>
    <w:rsid w:val="009F33F1"/>
    <w:rsid w:val="009F35A4"/>
    <w:rsid w:val="009F61DE"/>
    <w:rsid w:val="00A02EBA"/>
    <w:rsid w:val="00A03A6C"/>
    <w:rsid w:val="00A1136C"/>
    <w:rsid w:val="00A1483B"/>
    <w:rsid w:val="00A20E3D"/>
    <w:rsid w:val="00A301CC"/>
    <w:rsid w:val="00A35198"/>
    <w:rsid w:val="00A374A5"/>
    <w:rsid w:val="00A446F1"/>
    <w:rsid w:val="00A46BAE"/>
    <w:rsid w:val="00A656BE"/>
    <w:rsid w:val="00A7261E"/>
    <w:rsid w:val="00A732C4"/>
    <w:rsid w:val="00A823BD"/>
    <w:rsid w:val="00A8364F"/>
    <w:rsid w:val="00A84635"/>
    <w:rsid w:val="00A9050B"/>
    <w:rsid w:val="00A90839"/>
    <w:rsid w:val="00A90F3A"/>
    <w:rsid w:val="00A919CA"/>
    <w:rsid w:val="00A94FBD"/>
    <w:rsid w:val="00A96E4B"/>
    <w:rsid w:val="00AA415C"/>
    <w:rsid w:val="00AB0596"/>
    <w:rsid w:val="00AB3FD8"/>
    <w:rsid w:val="00AB58F8"/>
    <w:rsid w:val="00AB6147"/>
    <w:rsid w:val="00AB6E21"/>
    <w:rsid w:val="00AB7D47"/>
    <w:rsid w:val="00AC180C"/>
    <w:rsid w:val="00AC2213"/>
    <w:rsid w:val="00AC5C1C"/>
    <w:rsid w:val="00AC6239"/>
    <w:rsid w:val="00AD20BC"/>
    <w:rsid w:val="00AD6154"/>
    <w:rsid w:val="00AD6D8B"/>
    <w:rsid w:val="00AE1975"/>
    <w:rsid w:val="00AE6941"/>
    <w:rsid w:val="00AE6FE4"/>
    <w:rsid w:val="00AF2CD9"/>
    <w:rsid w:val="00AF3A9F"/>
    <w:rsid w:val="00B013AB"/>
    <w:rsid w:val="00B113C2"/>
    <w:rsid w:val="00B2118D"/>
    <w:rsid w:val="00B27B68"/>
    <w:rsid w:val="00B3063C"/>
    <w:rsid w:val="00B34467"/>
    <w:rsid w:val="00B354C7"/>
    <w:rsid w:val="00B354D4"/>
    <w:rsid w:val="00B35C2E"/>
    <w:rsid w:val="00B63027"/>
    <w:rsid w:val="00B66D27"/>
    <w:rsid w:val="00B67A41"/>
    <w:rsid w:val="00B721E1"/>
    <w:rsid w:val="00B8203E"/>
    <w:rsid w:val="00BA034D"/>
    <w:rsid w:val="00BA0555"/>
    <w:rsid w:val="00BA25C6"/>
    <w:rsid w:val="00BB7F30"/>
    <w:rsid w:val="00BC0E01"/>
    <w:rsid w:val="00BC3822"/>
    <w:rsid w:val="00BC5BF3"/>
    <w:rsid w:val="00BD59D3"/>
    <w:rsid w:val="00BF0DE9"/>
    <w:rsid w:val="00BF1FCB"/>
    <w:rsid w:val="00BF2B18"/>
    <w:rsid w:val="00C01045"/>
    <w:rsid w:val="00C01867"/>
    <w:rsid w:val="00C060F2"/>
    <w:rsid w:val="00C10C89"/>
    <w:rsid w:val="00C11F7D"/>
    <w:rsid w:val="00C168A0"/>
    <w:rsid w:val="00C2233E"/>
    <w:rsid w:val="00C2409B"/>
    <w:rsid w:val="00C2575C"/>
    <w:rsid w:val="00C40DFC"/>
    <w:rsid w:val="00C51260"/>
    <w:rsid w:val="00C51EC6"/>
    <w:rsid w:val="00C53D57"/>
    <w:rsid w:val="00C65571"/>
    <w:rsid w:val="00C67BDD"/>
    <w:rsid w:val="00C913FE"/>
    <w:rsid w:val="00C93879"/>
    <w:rsid w:val="00CA012F"/>
    <w:rsid w:val="00CC3AA4"/>
    <w:rsid w:val="00CD0AA9"/>
    <w:rsid w:val="00CE5554"/>
    <w:rsid w:val="00CE6DB4"/>
    <w:rsid w:val="00CE7B0C"/>
    <w:rsid w:val="00CF748A"/>
    <w:rsid w:val="00D02244"/>
    <w:rsid w:val="00D045AB"/>
    <w:rsid w:val="00D11E38"/>
    <w:rsid w:val="00D122C8"/>
    <w:rsid w:val="00D141C2"/>
    <w:rsid w:val="00D150D0"/>
    <w:rsid w:val="00D16F59"/>
    <w:rsid w:val="00D21BF4"/>
    <w:rsid w:val="00D262CE"/>
    <w:rsid w:val="00D33833"/>
    <w:rsid w:val="00D37405"/>
    <w:rsid w:val="00D40936"/>
    <w:rsid w:val="00D44EA5"/>
    <w:rsid w:val="00D45382"/>
    <w:rsid w:val="00D50390"/>
    <w:rsid w:val="00D604B2"/>
    <w:rsid w:val="00D61EDC"/>
    <w:rsid w:val="00D76A8E"/>
    <w:rsid w:val="00D76F99"/>
    <w:rsid w:val="00D82733"/>
    <w:rsid w:val="00D87009"/>
    <w:rsid w:val="00D87DFC"/>
    <w:rsid w:val="00D94F09"/>
    <w:rsid w:val="00DB310B"/>
    <w:rsid w:val="00DC3475"/>
    <w:rsid w:val="00DD38DA"/>
    <w:rsid w:val="00DD3BE0"/>
    <w:rsid w:val="00DE5B89"/>
    <w:rsid w:val="00E01832"/>
    <w:rsid w:val="00E13954"/>
    <w:rsid w:val="00E16053"/>
    <w:rsid w:val="00E16DB4"/>
    <w:rsid w:val="00E2111D"/>
    <w:rsid w:val="00E450A6"/>
    <w:rsid w:val="00E627C1"/>
    <w:rsid w:val="00E627D3"/>
    <w:rsid w:val="00E73112"/>
    <w:rsid w:val="00E81ECC"/>
    <w:rsid w:val="00E83ABC"/>
    <w:rsid w:val="00E92ECC"/>
    <w:rsid w:val="00E9731B"/>
    <w:rsid w:val="00E97BDE"/>
    <w:rsid w:val="00EC6787"/>
    <w:rsid w:val="00ED21FF"/>
    <w:rsid w:val="00ED36C6"/>
    <w:rsid w:val="00ED393A"/>
    <w:rsid w:val="00EE589F"/>
    <w:rsid w:val="00EE7F49"/>
    <w:rsid w:val="00EF1EAC"/>
    <w:rsid w:val="00EF1F6B"/>
    <w:rsid w:val="00EF3C80"/>
    <w:rsid w:val="00F20D3E"/>
    <w:rsid w:val="00F24518"/>
    <w:rsid w:val="00F248A5"/>
    <w:rsid w:val="00F25E97"/>
    <w:rsid w:val="00F36A2E"/>
    <w:rsid w:val="00F4258A"/>
    <w:rsid w:val="00F50819"/>
    <w:rsid w:val="00F63E56"/>
    <w:rsid w:val="00F63FB9"/>
    <w:rsid w:val="00F6645F"/>
    <w:rsid w:val="00F70948"/>
    <w:rsid w:val="00F71464"/>
    <w:rsid w:val="00F72331"/>
    <w:rsid w:val="00F8334B"/>
    <w:rsid w:val="00F85DD3"/>
    <w:rsid w:val="00FD4924"/>
    <w:rsid w:val="00FE0325"/>
    <w:rsid w:val="00FE3223"/>
    <w:rsid w:val="00FF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7B376"/>
  <w15:docId w15:val="{7A79156E-0B40-4989-BA07-E94E9C8E0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3BC"/>
    <w:pPr>
      <w:spacing w:after="200" w:line="276" w:lineRule="auto"/>
    </w:pPr>
    <w:rPr>
      <w:sz w:val="22"/>
      <w:szCs w:val="22"/>
    </w:rPr>
  </w:style>
  <w:style w:type="paragraph" w:styleId="Heading1">
    <w:name w:val="heading 1"/>
    <w:basedOn w:val="Normal"/>
    <w:next w:val="Normal"/>
    <w:link w:val="Heading1Char"/>
    <w:qFormat/>
    <w:rsid w:val="00005EA3"/>
    <w:pPr>
      <w:keepNext/>
      <w:numPr>
        <w:numId w:val="2"/>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005EA3"/>
    <w:pPr>
      <w:keepNext/>
      <w:numPr>
        <w:ilvl w:val="1"/>
        <w:numId w:val="2"/>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005EA3"/>
    <w:pPr>
      <w:keepNext/>
      <w:numPr>
        <w:ilvl w:val="2"/>
        <w:numId w:val="2"/>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005EA3"/>
    <w:pPr>
      <w:keepNext/>
      <w:numPr>
        <w:ilvl w:val="3"/>
        <w:numId w:val="2"/>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005EA3"/>
    <w:pPr>
      <w:keepNext/>
      <w:numPr>
        <w:ilvl w:val="4"/>
        <w:numId w:val="2"/>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005EA3"/>
    <w:pPr>
      <w:keepNext/>
      <w:numPr>
        <w:ilvl w:val="5"/>
        <w:numId w:val="2"/>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005EA3"/>
    <w:pPr>
      <w:numPr>
        <w:ilvl w:val="6"/>
        <w:numId w:val="2"/>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005EA3"/>
    <w:pPr>
      <w:numPr>
        <w:ilvl w:val="7"/>
        <w:numId w:val="2"/>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005EA3"/>
    <w:pPr>
      <w:numPr>
        <w:ilvl w:val="8"/>
        <w:numId w:val="2"/>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5EA3"/>
    <w:rPr>
      <w:rFonts w:ascii="Arial" w:eastAsia="Times New Roman" w:hAnsi="Arial"/>
      <w:b/>
      <w:sz w:val="36"/>
    </w:rPr>
  </w:style>
  <w:style w:type="character" w:customStyle="1" w:styleId="Heading2Char">
    <w:name w:val="Heading 2 Char"/>
    <w:aliases w:val="h2 Char,h21 Char,h22 Char"/>
    <w:basedOn w:val="DefaultParagraphFont"/>
    <w:link w:val="Heading2"/>
    <w:rsid w:val="00005EA3"/>
    <w:rPr>
      <w:rFonts w:ascii="Arial" w:eastAsia="Times New Roman" w:hAnsi="Arial"/>
      <w:b/>
      <w:i/>
      <w:sz w:val="22"/>
    </w:rPr>
  </w:style>
  <w:style w:type="character" w:customStyle="1" w:styleId="Heading3Char">
    <w:name w:val="Heading 3 Char"/>
    <w:aliases w:val="h3 Char,h31 Char,h32 Char"/>
    <w:basedOn w:val="DefaultParagraphFont"/>
    <w:link w:val="Heading3"/>
    <w:rsid w:val="00005EA3"/>
    <w:rPr>
      <w:rFonts w:ascii="Arial Black" w:eastAsia="Times New Roman" w:hAnsi="Arial Black"/>
    </w:rPr>
  </w:style>
  <w:style w:type="character" w:customStyle="1" w:styleId="Heading4Char">
    <w:name w:val="Heading 4 Char"/>
    <w:basedOn w:val="DefaultParagraphFont"/>
    <w:link w:val="Heading4"/>
    <w:rsid w:val="00005EA3"/>
    <w:rPr>
      <w:rFonts w:ascii="Arial" w:eastAsia="Times New Roman" w:hAnsi="Arial"/>
      <w:b/>
      <w:i/>
    </w:rPr>
  </w:style>
  <w:style w:type="character" w:customStyle="1" w:styleId="Heading5Char">
    <w:name w:val="Heading 5 Char"/>
    <w:basedOn w:val="DefaultParagraphFont"/>
    <w:link w:val="Heading5"/>
    <w:rsid w:val="00005EA3"/>
    <w:rPr>
      <w:rFonts w:ascii="Arial" w:eastAsia="Times New Roman" w:hAnsi="Arial"/>
      <w:b/>
    </w:rPr>
  </w:style>
  <w:style w:type="character" w:customStyle="1" w:styleId="Heading6Char">
    <w:name w:val="Heading 6 Char"/>
    <w:basedOn w:val="DefaultParagraphFont"/>
    <w:link w:val="Heading6"/>
    <w:rsid w:val="00005EA3"/>
    <w:rPr>
      <w:rFonts w:ascii="Arial" w:eastAsia="Times New Roman" w:hAnsi="Arial"/>
      <w:i/>
    </w:rPr>
  </w:style>
  <w:style w:type="character" w:customStyle="1" w:styleId="Heading7Char">
    <w:name w:val="Heading 7 Char"/>
    <w:basedOn w:val="DefaultParagraphFont"/>
    <w:link w:val="Heading7"/>
    <w:rsid w:val="00005EA3"/>
    <w:rPr>
      <w:rFonts w:ascii="Arial" w:eastAsia="Times New Roman" w:hAnsi="Arial"/>
      <w:i/>
    </w:rPr>
  </w:style>
  <w:style w:type="character" w:customStyle="1" w:styleId="Heading8Char">
    <w:name w:val="Heading 8 Char"/>
    <w:basedOn w:val="DefaultParagraphFont"/>
    <w:link w:val="Heading8"/>
    <w:rsid w:val="00005EA3"/>
    <w:rPr>
      <w:rFonts w:ascii="Arial" w:eastAsia="Times New Roman" w:hAnsi="Arial"/>
      <w:i/>
    </w:rPr>
  </w:style>
  <w:style w:type="character" w:customStyle="1" w:styleId="Heading9Char">
    <w:name w:val="Heading 9 Char"/>
    <w:basedOn w:val="DefaultParagraphFont"/>
    <w:link w:val="Heading9"/>
    <w:rsid w:val="00005EA3"/>
    <w:rPr>
      <w:rFonts w:ascii="Arial" w:eastAsia="Times New Roman" w:hAnsi="Arial"/>
      <w:b/>
      <w:i/>
      <w:sz w:val="18"/>
    </w:rPr>
  </w:style>
  <w:style w:type="paragraph" w:customStyle="1" w:styleId="NormalBullet">
    <w:name w:val="Normal Bullet"/>
    <w:basedOn w:val="Normal"/>
    <w:rsid w:val="00005EA3"/>
    <w:pPr>
      <w:numPr>
        <w:numId w:val="1"/>
      </w:numPr>
      <w:spacing w:before="120" w:after="0" w:line="240" w:lineRule="auto"/>
    </w:pPr>
    <w:rPr>
      <w:rFonts w:ascii="Arial" w:eastAsia="Times New Roman" w:hAnsi="Arial"/>
      <w:sz w:val="20"/>
      <w:szCs w:val="20"/>
    </w:rPr>
  </w:style>
  <w:style w:type="paragraph" w:styleId="ListParagraph">
    <w:name w:val="List Paragraph"/>
    <w:basedOn w:val="Normal"/>
    <w:uiPriority w:val="34"/>
    <w:qFormat/>
    <w:rsid w:val="002014B2"/>
    <w:pPr>
      <w:ind w:left="720"/>
      <w:contextualSpacing/>
    </w:pPr>
  </w:style>
  <w:style w:type="paragraph" w:customStyle="1" w:styleId="BulletDiRoman">
    <w:name w:val="Bullet D (i. Roman)"/>
    <w:basedOn w:val="Normal"/>
    <w:rsid w:val="002014B2"/>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2014B2"/>
    <w:pPr>
      <w:suppressAutoHyphens/>
      <w:spacing w:before="120" w:after="0" w:line="240" w:lineRule="auto"/>
      <w:ind w:left="1080" w:hanging="360"/>
    </w:pPr>
    <w:rPr>
      <w:rFonts w:ascii="Times New Roman" w:eastAsia="Times New Roman" w:hAnsi="Times New Roman"/>
      <w:sz w:val="20"/>
      <w:szCs w:val="20"/>
    </w:rPr>
  </w:style>
  <w:style w:type="table" w:styleId="TableGrid">
    <w:name w:val="Table Grid"/>
    <w:basedOn w:val="TableNormal"/>
    <w:uiPriority w:val="59"/>
    <w:rsid w:val="001409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B3063C"/>
    <w:pPr>
      <w:tabs>
        <w:tab w:val="center" w:pos="4680"/>
        <w:tab w:val="right" w:pos="9360"/>
      </w:tabs>
    </w:pPr>
  </w:style>
  <w:style w:type="character" w:customStyle="1" w:styleId="HeaderChar">
    <w:name w:val="Header Char"/>
    <w:basedOn w:val="DefaultParagraphFont"/>
    <w:link w:val="Header"/>
    <w:rsid w:val="00B3063C"/>
    <w:rPr>
      <w:sz w:val="22"/>
      <w:szCs w:val="22"/>
    </w:rPr>
  </w:style>
  <w:style w:type="paragraph" w:styleId="Footer">
    <w:name w:val="footer"/>
    <w:basedOn w:val="Normal"/>
    <w:link w:val="FooterChar"/>
    <w:uiPriority w:val="99"/>
    <w:unhideWhenUsed/>
    <w:rsid w:val="00B3063C"/>
    <w:pPr>
      <w:tabs>
        <w:tab w:val="center" w:pos="4680"/>
        <w:tab w:val="right" w:pos="9360"/>
      </w:tabs>
    </w:pPr>
  </w:style>
  <w:style w:type="character" w:customStyle="1" w:styleId="FooterChar">
    <w:name w:val="Footer Char"/>
    <w:basedOn w:val="DefaultParagraphFont"/>
    <w:link w:val="Footer"/>
    <w:uiPriority w:val="99"/>
    <w:rsid w:val="00B3063C"/>
    <w:rPr>
      <w:sz w:val="22"/>
      <w:szCs w:val="22"/>
    </w:rPr>
  </w:style>
  <w:style w:type="paragraph" w:customStyle="1" w:styleId="p2">
    <w:name w:val="p2"/>
    <w:basedOn w:val="Normal"/>
    <w:rsid w:val="002332EE"/>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2332EE"/>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2332EE"/>
    <w:rPr>
      <w:rFonts w:asciiTheme="minorHAnsi" w:eastAsia="Times New Roman" w:hAnsiTheme="minorHAnsi"/>
      <w:i/>
      <w:sz w:val="22"/>
      <w:szCs w:val="22"/>
    </w:rPr>
  </w:style>
  <w:style w:type="paragraph" w:customStyle="1" w:styleId="Style10">
    <w:name w:val="Style10"/>
    <w:basedOn w:val="Normal"/>
    <w:link w:val="Style10Char"/>
    <w:qFormat/>
    <w:rsid w:val="002332EE"/>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2332EE"/>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2332EE"/>
    <w:rPr>
      <w:rFonts w:asciiTheme="minorHAnsi" w:eastAsia="Times New Roman" w:hAnsiTheme="minorHAnsi"/>
      <w:bCs/>
    </w:rPr>
  </w:style>
  <w:style w:type="paragraph" w:customStyle="1" w:styleId="Style12">
    <w:name w:val="Style12"/>
    <w:basedOn w:val="Normal"/>
    <w:link w:val="Style12Char"/>
    <w:qFormat/>
    <w:rsid w:val="002332EE"/>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2332EE"/>
    <w:rPr>
      <w:rFonts w:asciiTheme="minorHAnsi" w:eastAsia="Times New Roman" w:hAnsiTheme="minorHAnsi"/>
      <w:bCs/>
    </w:rPr>
  </w:style>
  <w:style w:type="character" w:customStyle="1" w:styleId="Style12Char">
    <w:name w:val="Style12 Char"/>
    <w:basedOn w:val="DefaultParagraphFont"/>
    <w:link w:val="Style12"/>
    <w:rsid w:val="002332EE"/>
    <w:rPr>
      <w:rFonts w:asciiTheme="minorHAnsi" w:eastAsia="Times New Roman" w:hAnsiTheme="minorHAnsi"/>
      <w:sz w:val="12"/>
      <w:szCs w:val="12"/>
    </w:rPr>
  </w:style>
  <w:style w:type="paragraph" w:customStyle="1" w:styleId="Style14">
    <w:name w:val="Style14"/>
    <w:basedOn w:val="Normal"/>
    <w:link w:val="Style14Char"/>
    <w:qFormat/>
    <w:rsid w:val="002332EE"/>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2332EE"/>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2332EE"/>
    <w:rPr>
      <w:rFonts w:asciiTheme="minorHAnsi" w:eastAsia="Times New Roman" w:hAnsiTheme="minorHAnsi"/>
      <w:bCs/>
    </w:rPr>
  </w:style>
  <w:style w:type="character" w:customStyle="1" w:styleId="Style15Char">
    <w:name w:val="Style15 Char"/>
    <w:basedOn w:val="DefaultParagraphFont"/>
    <w:link w:val="Style15"/>
    <w:rsid w:val="002332EE"/>
    <w:rPr>
      <w:rFonts w:asciiTheme="minorHAnsi" w:eastAsia="Times New Roman" w:hAnsiTheme="minorHAnsi"/>
      <w:bCs/>
    </w:rPr>
  </w:style>
  <w:style w:type="paragraph" w:styleId="BalloonText">
    <w:name w:val="Balloon Text"/>
    <w:basedOn w:val="Normal"/>
    <w:link w:val="BalloonTextChar"/>
    <w:uiPriority w:val="99"/>
    <w:semiHidden/>
    <w:unhideWhenUsed/>
    <w:rsid w:val="00452D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2DFA"/>
    <w:rPr>
      <w:rFonts w:ascii="Tahoma" w:hAnsi="Tahoma" w:cs="Tahoma"/>
      <w:sz w:val="16"/>
      <w:szCs w:val="16"/>
    </w:rPr>
  </w:style>
  <w:style w:type="character" w:styleId="CommentReference">
    <w:name w:val="annotation reference"/>
    <w:basedOn w:val="DefaultParagraphFont"/>
    <w:uiPriority w:val="99"/>
    <w:semiHidden/>
    <w:unhideWhenUsed/>
    <w:rsid w:val="00E92ECC"/>
    <w:rPr>
      <w:sz w:val="16"/>
      <w:szCs w:val="16"/>
    </w:rPr>
  </w:style>
  <w:style w:type="paragraph" w:styleId="CommentText">
    <w:name w:val="annotation text"/>
    <w:basedOn w:val="Normal"/>
    <w:link w:val="CommentTextChar"/>
    <w:uiPriority w:val="99"/>
    <w:semiHidden/>
    <w:unhideWhenUsed/>
    <w:rsid w:val="00E92ECC"/>
    <w:pPr>
      <w:spacing w:line="240" w:lineRule="auto"/>
    </w:pPr>
    <w:rPr>
      <w:sz w:val="20"/>
      <w:szCs w:val="20"/>
    </w:rPr>
  </w:style>
  <w:style w:type="character" w:customStyle="1" w:styleId="CommentTextChar">
    <w:name w:val="Comment Text Char"/>
    <w:basedOn w:val="DefaultParagraphFont"/>
    <w:link w:val="CommentText"/>
    <w:uiPriority w:val="99"/>
    <w:semiHidden/>
    <w:rsid w:val="00E92ECC"/>
  </w:style>
  <w:style w:type="paragraph" w:styleId="CommentSubject">
    <w:name w:val="annotation subject"/>
    <w:basedOn w:val="CommentText"/>
    <w:next w:val="CommentText"/>
    <w:link w:val="CommentSubjectChar"/>
    <w:uiPriority w:val="99"/>
    <w:semiHidden/>
    <w:unhideWhenUsed/>
    <w:rsid w:val="00E92ECC"/>
    <w:rPr>
      <w:b/>
      <w:bCs/>
    </w:rPr>
  </w:style>
  <w:style w:type="character" w:customStyle="1" w:styleId="CommentSubjectChar">
    <w:name w:val="Comment Subject Char"/>
    <w:basedOn w:val="CommentTextChar"/>
    <w:link w:val="CommentSubject"/>
    <w:uiPriority w:val="99"/>
    <w:semiHidden/>
    <w:rsid w:val="00E92ECC"/>
    <w:rPr>
      <w:b/>
      <w:bCs/>
    </w:rPr>
  </w:style>
  <w:style w:type="paragraph" w:styleId="Revision">
    <w:name w:val="Revision"/>
    <w:hidden/>
    <w:uiPriority w:val="99"/>
    <w:semiHidden/>
    <w:rsid w:val="00B721E1"/>
    <w:rPr>
      <w:sz w:val="22"/>
      <w:szCs w:val="22"/>
    </w:rPr>
  </w:style>
  <w:style w:type="paragraph" w:customStyle="1" w:styleId="Style7">
    <w:name w:val="Style7"/>
    <w:basedOn w:val="Footer"/>
    <w:link w:val="Style7Char"/>
    <w:qFormat/>
    <w:rsid w:val="00462743"/>
    <w:pPr>
      <w:pBdr>
        <w:top w:val="single" w:sz="4" w:space="1" w:color="auto"/>
      </w:pBdr>
      <w:tabs>
        <w:tab w:val="clear" w:pos="4680"/>
        <w:tab w:val="clear" w:pos="9360"/>
        <w:tab w:val="center" w:pos="4320"/>
        <w:tab w:val="right" w:pos="10800"/>
      </w:tabs>
      <w:spacing w:after="0" w:line="240" w:lineRule="auto"/>
    </w:pPr>
    <w:rPr>
      <w:rFonts w:asciiTheme="minorHAnsi" w:eastAsia="Times New Roman" w:hAnsiTheme="minorHAnsi"/>
    </w:rPr>
  </w:style>
  <w:style w:type="character" w:customStyle="1" w:styleId="Style7Char">
    <w:name w:val="Style7 Char"/>
    <w:basedOn w:val="FooterChar"/>
    <w:link w:val="Style7"/>
    <w:rsid w:val="00462743"/>
    <w:rPr>
      <w:rFonts w:asciiTheme="minorHAnsi" w:eastAsia="Times New Roman"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6483">
      <w:bodyDiv w:val="1"/>
      <w:marLeft w:val="0"/>
      <w:marRight w:val="0"/>
      <w:marTop w:val="0"/>
      <w:marBottom w:val="0"/>
      <w:divBdr>
        <w:top w:val="none" w:sz="0" w:space="0" w:color="auto"/>
        <w:left w:val="none" w:sz="0" w:space="0" w:color="auto"/>
        <w:bottom w:val="none" w:sz="0" w:space="0" w:color="auto"/>
        <w:right w:val="none" w:sz="0" w:space="0" w:color="auto"/>
      </w:divBdr>
    </w:div>
    <w:div w:id="298076676">
      <w:bodyDiv w:val="1"/>
      <w:marLeft w:val="0"/>
      <w:marRight w:val="0"/>
      <w:marTop w:val="0"/>
      <w:marBottom w:val="0"/>
      <w:divBdr>
        <w:top w:val="none" w:sz="0" w:space="0" w:color="auto"/>
        <w:left w:val="none" w:sz="0" w:space="0" w:color="auto"/>
        <w:bottom w:val="none" w:sz="0" w:space="0" w:color="auto"/>
        <w:right w:val="none" w:sz="0" w:space="0" w:color="auto"/>
      </w:divBdr>
    </w:div>
    <w:div w:id="880091120">
      <w:bodyDiv w:val="1"/>
      <w:marLeft w:val="0"/>
      <w:marRight w:val="0"/>
      <w:marTop w:val="0"/>
      <w:marBottom w:val="0"/>
      <w:divBdr>
        <w:top w:val="none" w:sz="0" w:space="0" w:color="auto"/>
        <w:left w:val="none" w:sz="0" w:space="0" w:color="auto"/>
        <w:bottom w:val="none" w:sz="0" w:space="0" w:color="auto"/>
        <w:right w:val="none" w:sz="0" w:space="0" w:color="auto"/>
      </w:divBdr>
    </w:div>
    <w:div w:id="1064110807">
      <w:bodyDiv w:val="1"/>
      <w:marLeft w:val="0"/>
      <w:marRight w:val="0"/>
      <w:marTop w:val="0"/>
      <w:marBottom w:val="0"/>
      <w:divBdr>
        <w:top w:val="none" w:sz="0" w:space="0" w:color="auto"/>
        <w:left w:val="none" w:sz="0" w:space="0" w:color="auto"/>
        <w:bottom w:val="none" w:sz="0" w:space="0" w:color="auto"/>
        <w:right w:val="none" w:sz="0" w:space="0" w:color="auto"/>
      </w:divBdr>
    </w:div>
    <w:div w:id="1865360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2F9A76-2E6C-407E-A99C-04C20D17EB9E}">
  <ds:schemaRefs>
    <ds:schemaRef ds:uri="http://schemas.openxmlformats.org/officeDocument/2006/bibliography"/>
  </ds:schemaRefs>
</ds:datastoreItem>
</file>

<file path=customXml/itemProps2.xml><?xml version="1.0" encoding="utf-8"?>
<ds:datastoreItem xmlns:ds="http://schemas.openxmlformats.org/officeDocument/2006/customXml" ds:itemID="{697D3DF7-F467-4210-BDB2-F9E101D37141}">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3FA714A6-B8A2-44AD-B9A3-4BF5E1F99E93}">
  <ds:schemaRefs>
    <ds:schemaRef ds:uri="http://schemas.microsoft.com/sharepoint/v3/contenttype/forms"/>
  </ds:schemaRefs>
</ds:datastoreItem>
</file>

<file path=customXml/itemProps4.xml><?xml version="1.0" encoding="utf-8"?>
<ds:datastoreItem xmlns:ds="http://schemas.openxmlformats.org/officeDocument/2006/customXml" ds:itemID="{F9D98B27-398B-4CB6-9D3B-60640E09F2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25206EE-F908-49B4-BFFD-63C24395F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652</TotalTime>
  <Pages>16</Pages>
  <Words>5384</Words>
  <Characters>30694</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bsamuels</dc:creator>
  <cp:lastModifiedBy>Geiser, Che@Energy</cp:lastModifiedBy>
  <cp:revision>111</cp:revision>
  <cp:lastPrinted>2018-11-15T18:45:00Z</cp:lastPrinted>
  <dcterms:created xsi:type="dcterms:W3CDTF">2019-11-19T19:12:00Z</dcterms:created>
  <dcterms:modified xsi:type="dcterms:W3CDTF">2022-05-20T17:25:00Z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