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988"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5214"/>
        <w:gridCol w:w="5315"/>
      </w:tblGrid>
      <w:tr w:rsidR="00C41368" w:rsidRPr="007A1B86" w14:paraId="7B29D9D1" w14:textId="77777777" w:rsidTr="00E54E20">
        <w:trPr>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B29D9D0" w14:textId="77777777" w:rsidR="00C41368" w:rsidRPr="00006233" w:rsidRDefault="00C41368" w:rsidP="00E54E20">
            <w:pPr>
              <w:spacing w:after="0" w:line="240" w:lineRule="auto"/>
              <w:rPr>
                <w:rFonts w:eastAsia="Times New Roman" w:cs="Times New Roman"/>
                <w:sz w:val="20"/>
                <w:szCs w:val="20"/>
              </w:rPr>
            </w:pPr>
            <w:r w:rsidRPr="00006233">
              <w:rPr>
                <w:rFonts w:eastAsia="Times New Roman" w:cs="Times New Roman"/>
                <w:b/>
                <w:sz w:val="20"/>
                <w:szCs w:val="20"/>
              </w:rPr>
              <w:t>A. System Information</w:t>
            </w:r>
          </w:p>
        </w:tc>
      </w:tr>
      <w:tr w:rsidR="00C41368" w:rsidRPr="007A1B86" w14:paraId="7B29D9D5" w14:textId="77777777" w:rsidTr="00C77953">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7B29D9D2" w14:textId="77777777" w:rsidR="00C41368" w:rsidRPr="007A1B86" w:rsidRDefault="00C41368" w:rsidP="00E54E20">
            <w:pPr>
              <w:spacing w:after="0" w:line="240" w:lineRule="auto"/>
              <w:jc w:val="center"/>
              <w:rPr>
                <w:rFonts w:eastAsia="Times New Roman" w:cs="Times New Roman"/>
                <w:sz w:val="18"/>
                <w:szCs w:val="18"/>
              </w:rPr>
            </w:pPr>
            <w:r w:rsidRPr="007A1B86">
              <w:rPr>
                <w:rFonts w:eastAsia="Times New Roman" w:cs="Times New Roman"/>
                <w:sz w:val="18"/>
                <w:szCs w:val="18"/>
              </w:rPr>
              <w:t>01</w:t>
            </w:r>
          </w:p>
        </w:tc>
        <w:tc>
          <w:tcPr>
            <w:tcW w:w="2369" w:type="pct"/>
            <w:tcBorders>
              <w:top w:val="single" w:sz="4" w:space="0" w:color="auto"/>
              <w:left w:val="single" w:sz="4" w:space="0" w:color="auto"/>
              <w:bottom w:val="single" w:sz="4" w:space="0" w:color="auto"/>
              <w:right w:val="single" w:sz="4" w:space="0" w:color="auto"/>
            </w:tcBorders>
            <w:vAlign w:val="center"/>
          </w:tcPr>
          <w:p w14:paraId="7B29D9D3" w14:textId="02AECBA2" w:rsidR="00C41368" w:rsidRPr="007A1B86" w:rsidRDefault="0025445D" w:rsidP="0025445D">
            <w:pPr>
              <w:spacing w:after="0" w:line="240" w:lineRule="auto"/>
              <w:rPr>
                <w:rFonts w:eastAsia="Times New Roman" w:cs="Times New Roman"/>
                <w:sz w:val="18"/>
                <w:szCs w:val="18"/>
              </w:rPr>
            </w:pPr>
            <w:r>
              <w:rPr>
                <w:rFonts w:eastAsia="Times New Roman" w:cs="Times New Roman"/>
                <w:sz w:val="18"/>
                <w:szCs w:val="18"/>
              </w:rPr>
              <w:t>Space Conditioning</w:t>
            </w:r>
            <w:r w:rsidR="00223CB9">
              <w:rPr>
                <w:rFonts w:eastAsia="Times New Roman" w:cs="Times New Roman"/>
                <w:sz w:val="18"/>
                <w:szCs w:val="18"/>
              </w:rPr>
              <w:t xml:space="preserve"> System Identification or Name</w:t>
            </w:r>
          </w:p>
        </w:tc>
        <w:tc>
          <w:tcPr>
            <w:tcW w:w="2415" w:type="pct"/>
            <w:tcBorders>
              <w:top w:val="single" w:sz="4" w:space="0" w:color="auto"/>
              <w:left w:val="single" w:sz="4" w:space="0" w:color="auto"/>
              <w:bottom w:val="single" w:sz="4" w:space="0" w:color="auto"/>
              <w:right w:val="single" w:sz="4" w:space="0" w:color="auto"/>
            </w:tcBorders>
            <w:vAlign w:val="center"/>
          </w:tcPr>
          <w:p w14:paraId="7B29D9D4" w14:textId="77777777" w:rsidR="00C41368" w:rsidRPr="007A1B86" w:rsidRDefault="00C41368" w:rsidP="00E54E20">
            <w:pPr>
              <w:spacing w:after="0" w:line="240" w:lineRule="auto"/>
              <w:rPr>
                <w:rFonts w:eastAsia="Times New Roman" w:cs="Times New Roman"/>
                <w:sz w:val="18"/>
                <w:szCs w:val="18"/>
              </w:rPr>
            </w:pPr>
          </w:p>
        </w:tc>
      </w:tr>
      <w:tr w:rsidR="00C41368" w:rsidRPr="007A1B86" w14:paraId="7B29D9D9" w14:textId="77777777" w:rsidTr="00C77953">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7B29D9D6" w14:textId="77777777" w:rsidR="00C41368" w:rsidRPr="007A1B86" w:rsidRDefault="00C41368" w:rsidP="00E54E20">
            <w:pPr>
              <w:spacing w:after="0" w:line="240" w:lineRule="auto"/>
              <w:jc w:val="center"/>
              <w:rPr>
                <w:rFonts w:eastAsia="Times New Roman" w:cs="Times New Roman"/>
                <w:sz w:val="18"/>
                <w:szCs w:val="18"/>
              </w:rPr>
            </w:pPr>
            <w:r w:rsidRPr="007A1B86">
              <w:rPr>
                <w:rFonts w:eastAsia="Times New Roman" w:cs="Times New Roman"/>
                <w:sz w:val="18"/>
                <w:szCs w:val="18"/>
              </w:rPr>
              <w:t>02</w:t>
            </w:r>
          </w:p>
        </w:tc>
        <w:tc>
          <w:tcPr>
            <w:tcW w:w="2369" w:type="pct"/>
            <w:tcBorders>
              <w:top w:val="single" w:sz="4" w:space="0" w:color="auto"/>
              <w:left w:val="single" w:sz="4" w:space="0" w:color="auto"/>
              <w:bottom w:val="single" w:sz="4" w:space="0" w:color="auto"/>
              <w:right w:val="single" w:sz="4" w:space="0" w:color="auto"/>
            </w:tcBorders>
            <w:vAlign w:val="center"/>
          </w:tcPr>
          <w:p w14:paraId="7B29D9D7" w14:textId="06C6BFC6" w:rsidR="00C41368" w:rsidRPr="007A1B86" w:rsidRDefault="0025445D" w:rsidP="0025445D">
            <w:pPr>
              <w:spacing w:after="0" w:line="240" w:lineRule="auto"/>
              <w:rPr>
                <w:rFonts w:eastAsia="Times New Roman" w:cs="Times New Roman"/>
                <w:sz w:val="18"/>
                <w:szCs w:val="18"/>
              </w:rPr>
            </w:pPr>
            <w:r>
              <w:rPr>
                <w:rFonts w:eastAsia="Times New Roman" w:cs="Times New Roman"/>
                <w:sz w:val="18"/>
                <w:szCs w:val="18"/>
              </w:rPr>
              <w:t>Space Conditioning</w:t>
            </w:r>
            <w:r w:rsidR="00223CB9">
              <w:rPr>
                <w:rFonts w:eastAsia="Times New Roman" w:cs="Times New Roman"/>
                <w:sz w:val="18"/>
                <w:szCs w:val="18"/>
              </w:rPr>
              <w:t xml:space="preserve"> System Location or Area Served</w:t>
            </w:r>
          </w:p>
        </w:tc>
        <w:tc>
          <w:tcPr>
            <w:tcW w:w="2415" w:type="pct"/>
            <w:tcBorders>
              <w:top w:val="single" w:sz="4" w:space="0" w:color="auto"/>
              <w:left w:val="single" w:sz="4" w:space="0" w:color="auto"/>
              <w:bottom w:val="single" w:sz="4" w:space="0" w:color="auto"/>
              <w:right w:val="single" w:sz="4" w:space="0" w:color="auto"/>
            </w:tcBorders>
            <w:vAlign w:val="center"/>
          </w:tcPr>
          <w:p w14:paraId="7B29D9D8" w14:textId="77777777" w:rsidR="00C41368" w:rsidRPr="007A1B86" w:rsidRDefault="00C41368" w:rsidP="00E54E20">
            <w:pPr>
              <w:spacing w:after="0" w:line="240" w:lineRule="auto"/>
              <w:rPr>
                <w:rFonts w:eastAsia="Times New Roman" w:cs="Times New Roman"/>
                <w:sz w:val="18"/>
                <w:szCs w:val="18"/>
              </w:rPr>
            </w:pPr>
          </w:p>
        </w:tc>
      </w:tr>
      <w:tr w:rsidR="0025445D" w:rsidRPr="007A1B86" w14:paraId="1A1C9ECC" w14:textId="77777777" w:rsidTr="00C77953">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68A385E8" w14:textId="097335E4" w:rsidR="0025445D" w:rsidRPr="007A1B86" w:rsidRDefault="0025445D" w:rsidP="00E54E20">
            <w:pPr>
              <w:spacing w:after="0" w:line="240" w:lineRule="auto"/>
              <w:jc w:val="center"/>
              <w:rPr>
                <w:rFonts w:eastAsia="Times New Roman" w:cs="Times New Roman"/>
                <w:sz w:val="18"/>
                <w:szCs w:val="18"/>
              </w:rPr>
            </w:pPr>
            <w:r>
              <w:rPr>
                <w:rFonts w:eastAsia="Times New Roman" w:cs="Times New Roman"/>
                <w:sz w:val="18"/>
                <w:szCs w:val="18"/>
              </w:rPr>
              <w:t>03</w:t>
            </w:r>
          </w:p>
        </w:tc>
        <w:tc>
          <w:tcPr>
            <w:tcW w:w="2369" w:type="pct"/>
            <w:tcBorders>
              <w:top w:val="single" w:sz="4" w:space="0" w:color="auto"/>
              <w:left w:val="single" w:sz="4" w:space="0" w:color="auto"/>
              <w:bottom w:val="single" w:sz="4" w:space="0" w:color="auto"/>
              <w:right w:val="single" w:sz="4" w:space="0" w:color="auto"/>
            </w:tcBorders>
            <w:vAlign w:val="center"/>
          </w:tcPr>
          <w:p w14:paraId="645515C8" w14:textId="0CC288CF" w:rsidR="0025445D" w:rsidRPr="007A1B86" w:rsidRDefault="0025445D" w:rsidP="00E54E20">
            <w:pPr>
              <w:spacing w:after="0" w:line="240" w:lineRule="auto"/>
              <w:rPr>
                <w:rFonts w:eastAsia="Times New Roman" w:cs="Times New Roman"/>
                <w:sz w:val="18"/>
                <w:szCs w:val="18"/>
              </w:rPr>
            </w:pPr>
            <w:r>
              <w:rPr>
                <w:rFonts w:eastAsia="Times New Roman" w:cs="Times New Roman"/>
                <w:sz w:val="18"/>
                <w:szCs w:val="18"/>
              </w:rPr>
              <w:t>Indoor Unit Name</w:t>
            </w:r>
          </w:p>
        </w:tc>
        <w:tc>
          <w:tcPr>
            <w:tcW w:w="2415" w:type="pct"/>
            <w:tcBorders>
              <w:top w:val="single" w:sz="4" w:space="0" w:color="auto"/>
              <w:left w:val="single" w:sz="4" w:space="0" w:color="auto"/>
              <w:bottom w:val="single" w:sz="4" w:space="0" w:color="auto"/>
              <w:right w:val="single" w:sz="4" w:space="0" w:color="auto"/>
            </w:tcBorders>
            <w:vAlign w:val="center"/>
          </w:tcPr>
          <w:p w14:paraId="2F318734" w14:textId="77777777" w:rsidR="0025445D" w:rsidRPr="007A1B86" w:rsidRDefault="0025445D" w:rsidP="00E54E20">
            <w:pPr>
              <w:spacing w:after="0" w:line="240" w:lineRule="auto"/>
              <w:rPr>
                <w:rFonts w:eastAsia="Times New Roman" w:cs="Times New Roman"/>
                <w:sz w:val="18"/>
                <w:szCs w:val="18"/>
              </w:rPr>
            </w:pPr>
          </w:p>
        </w:tc>
      </w:tr>
      <w:tr w:rsidR="00C41368" w:rsidRPr="007A1B86" w14:paraId="7B29D9DD" w14:textId="77777777" w:rsidTr="00C77953">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7B29D9DA" w14:textId="11B7D212" w:rsidR="00C41368" w:rsidRPr="007A1B86" w:rsidRDefault="00C41368">
            <w:pPr>
              <w:spacing w:after="0" w:line="240" w:lineRule="auto"/>
              <w:jc w:val="center"/>
              <w:rPr>
                <w:rFonts w:eastAsia="Times New Roman" w:cs="Times New Roman"/>
                <w:sz w:val="18"/>
                <w:szCs w:val="18"/>
              </w:rPr>
            </w:pPr>
            <w:r w:rsidRPr="007A1B86">
              <w:rPr>
                <w:rFonts w:eastAsia="Times New Roman" w:cs="Times New Roman"/>
                <w:sz w:val="18"/>
                <w:szCs w:val="18"/>
              </w:rPr>
              <w:t>0</w:t>
            </w:r>
            <w:r w:rsidR="0025445D">
              <w:rPr>
                <w:rFonts w:eastAsia="Times New Roman" w:cs="Times New Roman"/>
                <w:sz w:val="18"/>
                <w:szCs w:val="18"/>
              </w:rPr>
              <w:t>4</w:t>
            </w:r>
          </w:p>
        </w:tc>
        <w:tc>
          <w:tcPr>
            <w:tcW w:w="2369" w:type="pct"/>
            <w:tcBorders>
              <w:top w:val="single" w:sz="4" w:space="0" w:color="auto"/>
              <w:left w:val="single" w:sz="4" w:space="0" w:color="auto"/>
              <w:bottom w:val="single" w:sz="4" w:space="0" w:color="auto"/>
              <w:right w:val="single" w:sz="4" w:space="0" w:color="auto"/>
            </w:tcBorders>
            <w:vAlign w:val="center"/>
          </w:tcPr>
          <w:p w14:paraId="7B29D9DB" w14:textId="72BD50DA" w:rsidR="00C41368" w:rsidRPr="007A1B86" w:rsidRDefault="00C41368" w:rsidP="00AE0C15">
            <w:pPr>
              <w:spacing w:after="0" w:line="240" w:lineRule="auto"/>
              <w:rPr>
                <w:rFonts w:eastAsia="Times New Roman" w:cs="Times New Roman"/>
                <w:sz w:val="18"/>
                <w:szCs w:val="18"/>
              </w:rPr>
            </w:pPr>
            <w:r w:rsidRPr="007A1B86">
              <w:rPr>
                <w:rFonts w:eastAsia="Times New Roman" w:cs="Times New Roman"/>
                <w:sz w:val="18"/>
                <w:szCs w:val="18"/>
              </w:rPr>
              <w:t>Verified Low Leakage Air-</w:t>
            </w:r>
            <w:r w:rsidR="00C77953">
              <w:rPr>
                <w:rFonts w:eastAsia="Times New Roman" w:cs="Times New Roman"/>
                <w:sz w:val="18"/>
                <w:szCs w:val="18"/>
              </w:rPr>
              <w:t>H</w:t>
            </w:r>
            <w:r w:rsidRPr="007A1B86">
              <w:rPr>
                <w:rFonts w:eastAsia="Times New Roman" w:cs="Times New Roman"/>
                <w:sz w:val="18"/>
                <w:szCs w:val="18"/>
              </w:rPr>
              <w:t xml:space="preserve">andling Unit Credit </w:t>
            </w:r>
          </w:p>
        </w:tc>
        <w:tc>
          <w:tcPr>
            <w:tcW w:w="2415" w:type="pct"/>
            <w:tcBorders>
              <w:top w:val="single" w:sz="4" w:space="0" w:color="auto"/>
              <w:left w:val="single" w:sz="4" w:space="0" w:color="auto"/>
              <w:bottom w:val="single" w:sz="4" w:space="0" w:color="auto"/>
              <w:right w:val="single" w:sz="4" w:space="0" w:color="auto"/>
            </w:tcBorders>
            <w:vAlign w:val="center"/>
          </w:tcPr>
          <w:p w14:paraId="7B29D9DC" w14:textId="77777777" w:rsidR="00C41368" w:rsidRPr="007A1B86" w:rsidRDefault="00C41368" w:rsidP="00E54E20">
            <w:pPr>
              <w:spacing w:after="0" w:line="240" w:lineRule="auto"/>
              <w:rPr>
                <w:rFonts w:eastAsia="Times New Roman" w:cs="Times New Roman"/>
                <w:sz w:val="18"/>
                <w:szCs w:val="18"/>
              </w:rPr>
            </w:pPr>
          </w:p>
        </w:tc>
      </w:tr>
      <w:tr w:rsidR="00C41368" w:rsidRPr="007A1B86" w14:paraId="7B29D9E1" w14:textId="77777777" w:rsidTr="00C77953">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7B29D9DE" w14:textId="5402BD6B" w:rsidR="00C41368" w:rsidRPr="007A1B86" w:rsidRDefault="00C41368">
            <w:pPr>
              <w:spacing w:after="0" w:line="240" w:lineRule="auto"/>
              <w:jc w:val="center"/>
              <w:rPr>
                <w:rFonts w:eastAsia="Times New Roman" w:cs="Times New Roman"/>
                <w:sz w:val="18"/>
                <w:szCs w:val="18"/>
              </w:rPr>
            </w:pPr>
            <w:r w:rsidRPr="007A1B86">
              <w:rPr>
                <w:rFonts w:eastAsia="Times New Roman" w:cs="Times New Roman"/>
                <w:sz w:val="18"/>
                <w:szCs w:val="18"/>
              </w:rPr>
              <w:t>0</w:t>
            </w:r>
            <w:r w:rsidR="0025445D">
              <w:rPr>
                <w:rFonts w:eastAsia="Times New Roman" w:cs="Times New Roman"/>
                <w:sz w:val="18"/>
                <w:szCs w:val="18"/>
              </w:rPr>
              <w:t>5</w:t>
            </w:r>
          </w:p>
        </w:tc>
        <w:tc>
          <w:tcPr>
            <w:tcW w:w="2369" w:type="pct"/>
            <w:tcBorders>
              <w:top w:val="single" w:sz="4" w:space="0" w:color="auto"/>
              <w:left w:val="single" w:sz="4" w:space="0" w:color="auto"/>
              <w:bottom w:val="single" w:sz="4" w:space="0" w:color="auto"/>
              <w:right w:val="single" w:sz="4" w:space="0" w:color="auto"/>
            </w:tcBorders>
            <w:vAlign w:val="center"/>
          </w:tcPr>
          <w:p w14:paraId="7B29D9DF" w14:textId="6FF06E28" w:rsidR="00C41368" w:rsidRPr="007A1B86" w:rsidRDefault="00C41368" w:rsidP="00E54E20">
            <w:pPr>
              <w:spacing w:after="0" w:line="240" w:lineRule="auto"/>
              <w:rPr>
                <w:rFonts w:eastAsia="Times New Roman" w:cs="Times New Roman"/>
                <w:sz w:val="18"/>
                <w:szCs w:val="18"/>
              </w:rPr>
            </w:pPr>
            <w:r w:rsidRPr="007A1B86">
              <w:rPr>
                <w:rFonts w:eastAsia="Times New Roman" w:cs="Times New Roman"/>
                <w:sz w:val="18"/>
                <w:szCs w:val="18"/>
              </w:rPr>
              <w:t xml:space="preserve">Duct </w:t>
            </w:r>
            <w:r w:rsidR="00223CB9">
              <w:rPr>
                <w:rFonts w:eastAsia="Times New Roman" w:cs="Times New Roman"/>
                <w:sz w:val="18"/>
                <w:szCs w:val="18"/>
              </w:rPr>
              <w:t>System Compliance Category</w:t>
            </w:r>
          </w:p>
        </w:tc>
        <w:tc>
          <w:tcPr>
            <w:tcW w:w="2415" w:type="pct"/>
            <w:tcBorders>
              <w:top w:val="single" w:sz="4" w:space="0" w:color="auto"/>
              <w:left w:val="single" w:sz="4" w:space="0" w:color="auto"/>
              <w:bottom w:val="single" w:sz="4" w:space="0" w:color="auto"/>
              <w:right w:val="single" w:sz="4" w:space="0" w:color="auto"/>
            </w:tcBorders>
            <w:vAlign w:val="center"/>
          </w:tcPr>
          <w:p w14:paraId="7B29D9E0" w14:textId="77777777" w:rsidR="00C41368" w:rsidRPr="007A1B86" w:rsidRDefault="00C41368" w:rsidP="00E54E20">
            <w:pPr>
              <w:spacing w:after="0" w:line="240" w:lineRule="auto"/>
              <w:rPr>
                <w:rFonts w:eastAsia="Times New Roman" w:cs="Times New Roman"/>
                <w:sz w:val="18"/>
                <w:szCs w:val="18"/>
              </w:rPr>
            </w:pPr>
          </w:p>
        </w:tc>
      </w:tr>
    </w:tbl>
    <w:p w14:paraId="7B29D9E7" w14:textId="77777777" w:rsidR="00C74FDD" w:rsidRDefault="00C74FDD" w:rsidP="00C74FDD">
      <w:pPr>
        <w:spacing w:after="0"/>
        <w:rPr>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4"/>
        <w:gridCol w:w="5215"/>
        <w:gridCol w:w="5341"/>
      </w:tblGrid>
      <w:tr w:rsidR="00C41368" w:rsidRPr="007A1B86" w14:paraId="7B29D9E9" w14:textId="77777777" w:rsidTr="00D268C3">
        <w:trPr>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B29D9E8" w14:textId="77777777" w:rsidR="00C41368" w:rsidRPr="00006233" w:rsidRDefault="00C41368" w:rsidP="00E54E20">
            <w:pPr>
              <w:keepNext/>
              <w:spacing w:after="0" w:line="240" w:lineRule="auto"/>
              <w:rPr>
                <w:rFonts w:eastAsia="Times New Roman" w:cs="Times New Roman"/>
                <w:sz w:val="20"/>
                <w:szCs w:val="20"/>
              </w:rPr>
            </w:pPr>
            <w:r w:rsidRPr="00006233">
              <w:rPr>
                <w:rFonts w:eastAsia="Times New Roman" w:cs="Times New Roman"/>
                <w:b/>
                <w:sz w:val="20"/>
                <w:szCs w:val="20"/>
              </w:rPr>
              <w:t xml:space="preserve">B. Duct Leakage Diagnostic Test - MCH-04d - </w:t>
            </w:r>
            <w:r w:rsidR="006054B0" w:rsidRPr="00006233">
              <w:rPr>
                <w:rFonts w:eastAsia="Times New Roman" w:cs="Times New Roman"/>
                <w:b/>
                <w:sz w:val="20"/>
                <w:szCs w:val="20"/>
              </w:rPr>
              <w:t>Altered Duct System</w:t>
            </w:r>
          </w:p>
        </w:tc>
      </w:tr>
      <w:tr w:rsidR="00C41368" w:rsidRPr="007A1B86" w14:paraId="7B29D9ED" w14:textId="77777777" w:rsidTr="00C77953">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7B29D9EA" w14:textId="77777777" w:rsidR="00C41368" w:rsidRPr="007A1B86" w:rsidRDefault="00C41368" w:rsidP="00E54E20">
            <w:pPr>
              <w:keepNext/>
              <w:spacing w:after="0" w:line="240" w:lineRule="auto"/>
              <w:jc w:val="center"/>
              <w:rPr>
                <w:rFonts w:eastAsia="Times New Roman" w:cs="Times New Roman"/>
                <w:sz w:val="18"/>
                <w:szCs w:val="18"/>
              </w:rPr>
            </w:pPr>
            <w:r w:rsidRPr="007A1B86">
              <w:rPr>
                <w:rFonts w:eastAsia="Times New Roman" w:cs="Times New Roman"/>
                <w:sz w:val="18"/>
                <w:szCs w:val="18"/>
              </w:rPr>
              <w:t>01</w:t>
            </w:r>
          </w:p>
        </w:tc>
        <w:tc>
          <w:tcPr>
            <w:tcW w:w="2364" w:type="pct"/>
            <w:tcBorders>
              <w:top w:val="single" w:sz="4" w:space="0" w:color="auto"/>
              <w:left w:val="single" w:sz="4" w:space="0" w:color="auto"/>
              <w:bottom w:val="single" w:sz="4" w:space="0" w:color="auto"/>
              <w:right w:val="single" w:sz="4" w:space="0" w:color="auto"/>
            </w:tcBorders>
            <w:vAlign w:val="center"/>
          </w:tcPr>
          <w:p w14:paraId="7B29D9EB" w14:textId="77777777" w:rsidR="00C41368" w:rsidRPr="007A1B86" w:rsidRDefault="00C41368" w:rsidP="00E54E20">
            <w:pPr>
              <w:keepNext/>
              <w:spacing w:after="0" w:line="240" w:lineRule="auto"/>
              <w:rPr>
                <w:rFonts w:eastAsia="Times New Roman" w:cs="Times New Roman"/>
                <w:sz w:val="18"/>
                <w:szCs w:val="18"/>
              </w:rPr>
            </w:pPr>
            <w:r w:rsidRPr="007A1B86">
              <w:rPr>
                <w:rFonts w:eastAsia="Times New Roman" w:cs="Times New Roman"/>
                <w:sz w:val="18"/>
                <w:szCs w:val="18"/>
              </w:rPr>
              <w:t>Condenser Nominal Cooling Capacity (ton)</w:t>
            </w:r>
          </w:p>
        </w:tc>
        <w:tc>
          <w:tcPr>
            <w:tcW w:w="2421" w:type="pct"/>
            <w:tcBorders>
              <w:top w:val="single" w:sz="4" w:space="0" w:color="auto"/>
              <w:left w:val="single" w:sz="4" w:space="0" w:color="auto"/>
              <w:bottom w:val="single" w:sz="4" w:space="0" w:color="auto"/>
              <w:right w:val="single" w:sz="4" w:space="0" w:color="auto"/>
            </w:tcBorders>
            <w:vAlign w:val="center"/>
          </w:tcPr>
          <w:p w14:paraId="7B29D9EC" w14:textId="77777777" w:rsidR="00C41368" w:rsidRPr="007A1B86" w:rsidRDefault="00C41368" w:rsidP="00E54E20">
            <w:pPr>
              <w:keepNext/>
              <w:spacing w:after="0" w:line="240" w:lineRule="auto"/>
              <w:rPr>
                <w:rFonts w:eastAsia="Times New Roman" w:cs="Times New Roman"/>
                <w:sz w:val="18"/>
                <w:szCs w:val="18"/>
              </w:rPr>
            </w:pPr>
          </w:p>
        </w:tc>
      </w:tr>
      <w:tr w:rsidR="00C41368" w:rsidRPr="007A1B86" w14:paraId="7B29D9F1" w14:textId="77777777" w:rsidTr="00C77953">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7B29D9EE" w14:textId="77777777" w:rsidR="00C41368" w:rsidRPr="007A1B86" w:rsidRDefault="00C41368" w:rsidP="00E54E20">
            <w:pPr>
              <w:keepNext/>
              <w:spacing w:after="0" w:line="240" w:lineRule="auto"/>
              <w:jc w:val="center"/>
              <w:rPr>
                <w:rFonts w:eastAsia="Times New Roman" w:cs="Times New Roman"/>
                <w:sz w:val="18"/>
                <w:szCs w:val="18"/>
              </w:rPr>
            </w:pPr>
            <w:r w:rsidRPr="007A1B86">
              <w:rPr>
                <w:rFonts w:eastAsia="Times New Roman" w:cs="Times New Roman"/>
                <w:sz w:val="18"/>
                <w:szCs w:val="18"/>
              </w:rPr>
              <w:t>02</w:t>
            </w:r>
          </w:p>
        </w:tc>
        <w:tc>
          <w:tcPr>
            <w:tcW w:w="2364" w:type="pct"/>
            <w:tcBorders>
              <w:top w:val="single" w:sz="4" w:space="0" w:color="auto"/>
              <w:left w:val="single" w:sz="4" w:space="0" w:color="auto"/>
              <w:bottom w:val="single" w:sz="4" w:space="0" w:color="auto"/>
              <w:right w:val="single" w:sz="4" w:space="0" w:color="auto"/>
            </w:tcBorders>
            <w:vAlign w:val="center"/>
          </w:tcPr>
          <w:p w14:paraId="7B29D9EF" w14:textId="77777777" w:rsidR="00C41368" w:rsidRPr="007A1B86" w:rsidRDefault="00C41368" w:rsidP="00E54E20">
            <w:pPr>
              <w:keepNext/>
              <w:spacing w:after="0" w:line="240" w:lineRule="auto"/>
              <w:rPr>
                <w:rFonts w:eastAsia="Times New Roman" w:cs="Times New Roman"/>
                <w:sz w:val="18"/>
                <w:szCs w:val="18"/>
              </w:rPr>
            </w:pPr>
            <w:r w:rsidRPr="007A1B86">
              <w:rPr>
                <w:rFonts w:eastAsia="Times New Roman" w:cs="Times New Roman"/>
                <w:sz w:val="18"/>
                <w:szCs w:val="18"/>
              </w:rPr>
              <w:t>Heating Capacity (</w:t>
            </w:r>
            <w:proofErr w:type="spellStart"/>
            <w:r w:rsidRPr="007A1B86">
              <w:rPr>
                <w:rFonts w:eastAsia="Times New Roman" w:cs="Times New Roman"/>
                <w:sz w:val="18"/>
                <w:szCs w:val="18"/>
              </w:rPr>
              <w:t>kBtu</w:t>
            </w:r>
            <w:proofErr w:type="spellEnd"/>
            <w:r w:rsidRPr="007A1B86">
              <w:rPr>
                <w:rFonts w:eastAsia="Times New Roman" w:cs="Times New Roman"/>
                <w:sz w:val="18"/>
                <w:szCs w:val="18"/>
              </w:rPr>
              <w:t>/h)</w:t>
            </w:r>
          </w:p>
        </w:tc>
        <w:tc>
          <w:tcPr>
            <w:tcW w:w="2421" w:type="pct"/>
            <w:tcBorders>
              <w:top w:val="single" w:sz="4" w:space="0" w:color="auto"/>
              <w:left w:val="single" w:sz="4" w:space="0" w:color="auto"/>
              <w:bottom w:val="single" w:sz="4" w:space="0" w:color="auto"/>
              <w:right w:val="single" w:sz="4" w:space="0" w:color="auto"/>
            </w:tcBorders>
            <w:vAlign w:val="center"/>
          </w:tcPr>
          <w:p w14:paraId="7B29D9F0" w14:textId="77777777" w:rsidR="00C41368" w:rsidRPr="007A1B86" w:rsidRDefault="00C41368" w:rsidP="00E54E20">
            <w:pPr>
              <w:keepNext/>
              <w:spacing w:after="0" w:line="240" w:lineRule="auto"/>
              <w:rPr>
                <w:rFonts w:eastAsia="Times New Roman" w:cs="Times New Roman"/>
                <w:sz w:val="18"/>
                <w:szCs w:val="18"/>
              </w:rPr>
            </w:pPr>
          </w:p>
        </w:tc>
      </w:tr>
      <w:tr w:rsidR="00C41368" w:rsidRPr="007A1B86" w14:paraId="7B29D9F5" w14:textId="77777777" w:rsidTr="00C77953">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7B29D9F2" w14:textId="77777777" w:rsidR="00C41368" w:rsidRPr="007A1B86" w:rsidRDefault="00C41368" w:rsidP="00E54E20">
            <w:pPr>
              <w:keepNext/>
              <w:spacing w:after="0" w:line="240" w:lineRule="auto"/>
              <w:jc w:val="center"/>
              <w:rPr>
                <w:rFonts w:eastAsia="Times New Roman" w:cs="Times New Roman"/>
                <w:sz w:val="18"/>
                <w:szCs w:val="18"/>
              </w:rPr>
            </w:pPr>
            <w:r w:rsidRPr="007A1B86">
              <w:rPr>
                <w:rFonts w:eastAsia="Times New Roman" w:cs="Times New Roman"/>
                <w:sz w:val="18"/>
                <w:szCs w:val="18"/>
              </w:rPr>
              <w:t>03</w:t>
            </w:r>
          </w:p>
        </w:tc>
        <w:tc>
          <w:tcPr>
            <w:tcW w:w="2364" w:type="pct"/>
            <w:tcBorders>
              <w:top w:val="single" w:sz="4" w:space="0" w:color="auto"/>
              <w:left w:val="single" w:sz="4" w:space="0" w:color="auto"/>
              <w:bottom w:val="single" w:sz="4" w:space="0" w:color="auto"/>
              <w:right w:val="single" w:sz="4" w:space="0" w:color="auto"/>
            </w:tcBorders>
            <w:vAlign w:val="center"/>
          </w:tcPr>
          <w:p w14:paraId="7B29D9F3" w14:textId="77777777" w:rsidR="00C41368" w:rsidRPr="007A1B86" w:rsidRDefault="00C41368" w:rsidP="00E54E20">
            <w:pPr>
              <w:keepNext/>
              <w:spacing w:after="0" w:line="240" w:lineRule="auto"/>
              <w:rPr>
                <w:rFonts w:eastAsia="Times New Roman" w:cs="Times New Roman"/>
                <w:sz w:val="18"/>
                <w:szCs w:val="18"/>
              </w:rPr>
            </w:pPr>
            <w:r w:rsidRPr="007A1B86">
              <w:rPr>
                <w:rFonts w:eastAsia="Times New Roman" w:cs="Times New Roman"/>
                <w:sz w:val="18"/>
                <w:szCs w:val="18"/>
              </w:rPr>
              <w:t xml:space="preserve">Leakage Factor  </w:t>
            </w:r>
          </w:p>
        </w:tc>
        <w:tc>
          <w:tcPr>
            <w:tcW w:w="2421" w:type="pct"/>
            <w:tcBorders>
              <w:top w:val="single" w:sz="4" w:space="0" w:color="auto"/>
              <w:left w:val="single" w:sz="4" w:space="0" w:color="auto"/>
              <w:bottom w:val="single" w:sz="4" w:space="0" w:color="auto"/>
              <w:right w:val="single" w:sz="4" w:space="0" w:color="auto"/>
            </w:tcBorders>
            <w:vAlign w:val="center"/>
          </w:tcPr>
          <w:p w14:paraId="7B29D9F4" w14:textId="77777777" w:rsidR="00C41368" w:rsidRPr="007A1B86" w:rsidRDefault="00C41368" w:rsidP="00E54E20">
            <w:pPr>
              <w:keepNext/>
              <w:spacing w:after="0" w:line="240" w:lineRule="auto"/>
              <w:rPr>
                <w:rFonts w:eastAsia="Times New Roman" w:cs="Times New Roman"/>
                <w:sz w:val="18"/>
                <w:szCs w:val="18"/>
              </w:rPr>
            </w:pPr>
          </w:p>
        </w:tc>
      </w:tr>
      <w:tr w:rsidR="00C41368" w:rsidRPr="007A1B86" w14:paraId="7B29D9F9" w14:textId="77777777" w:rsidTr="00C77953">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7B29D9F6" w14:textId="77777777" w:rsidR="00C41368" w:rsidRPr="007A1B86" w:rsidRDefault="00C41368" w:rsidP="00E54E20">
            <w:pPr>
              <w:keepNext/>
              <w:spacing w:after="0" w:line="240" w:lineRule="auto"/>
              <w:jc w:val="center"/>
              <w:rPr>
                <w:rFonts w:eastAsia="Times New Roman" w:cs="Times New Roman"/>
                <w:sz w:val="18"/>
                <w:szCs w:val="18"/>
              </w:rPr>
            </w:pPr>
            <w:r w:rsidRPr="007A1B86">
              <w:rPr>
                <w:rFonts w:eastAsia="Times New Roman" w:cs="Times New Roman"/>
                <w:sz w:val="18"/>
                <w:szCs w:val="18"/>
              </w:rPr>
              <w:t>04</w:t>
            </w:r>
          </w:p>
        </w:tc>
        <w:tc>
          <w:tcPr>
            <w:tcW w:w="2364" w:type="pct"/>
            <w:tcBorders>
              <w:top w:val="single" w:sz="4" w:space="0" w:color="auto"/>
              <w:left w:val="single" w:sz="4" w:space="0" w:color="auto"/>
              <w:bottom w:val="single" w:sz="4" w:space="0" w:color="auto"/>
              <w:right w:val="single" w:sz="4" w:space="0" w:color="auto"/>
            </w:tcBorders>
            <w:vAlign w:val="center"/>
          </w:tcPr>
          <w:p w14:paraId="7B29D9F7" w14:textId="64168D47" w:rsidR="00C41368" w:rsidRPr="007A1B86" w:rsidRDefault="00C41368" w:rsidP="00E54E20">
            <w:pPr>
              <w:keepNext/>
              <w:spacing w:after="0" w:line="240" w:lineRule="auto"/>
              <w:rPr>
                <w:rFonts w:eastAsia="Times New Roman" w:cs="Times New Roman"/>
                <w:sz w:val="18"/>
                <w:szCs w:val="18"/>
              </w:rPr>
            </w:pPr>
            <w:r w:rsidRPr="007A1B86">
              <w:rPr>
                <w:rFonts w:eastAsia="Times New Roman" w:cs="Times New Roman"/>
                <w:sz w:val="18"/>
                <w:szCs w:val="18"/>
              </w:rPr>
              <w:t>Air-Handling Unit Airflow (AHU</w:t>
            </w:r>
            <w:r w:rsidR="00772DF9">
              <w:rPr>
                <w:rFonts w:eastAsia="Times New Roman" w:cs="Times New Roman"/>
                <w:sz w:val="18"/>
                <w:szCs w:val="18"/>
              </w:rPr>
              <w:t xml:space="preserve"> </w:t>
            </w:r>
            <w:r w:rsidRPr="007A1B86">
              <w:rPr>
                <w:rFonts w:eastAsia="Times New Roman" w:cs="Times New Roman"/>
                <w:sz w:val="18"/>
                <w:szCs w:val="18"/>
              </w:rPr>
              <w:t>Airflow) Determination Method</w:t>
            </w:r>
          </w:p>
        </w:tc>
        <w:tc>
          <w:tcPr>
            <w:tcW w:w="2421" w:type="pct"/>
            <w:tcBorders>
              <w:top w:val="single" w:sz="4" w:space="0" w:color="auto"/>
              <w:left w:val="single" w:sz="4" w:space="0" w:color="auto"/>
              <w:bottom w:val="single" w:sz="4" w:space="0" w:color="auto"/>
              <w:right w:val="single" w:sz="4" w:space="0" w:color="auto"/>
            </w:tcBorders>
            <w:vAlign w:val="center"/>
          </w:tcPr>
          <w:p w14:paraId="7B29D9F8" w14:textId="77777777" w:rsidR="00C41368" w:rsidRPr="007A1B86" w:rsidRDefault="00C41368" w:rsidP="00E54E20">
            <w:pPr>
              <w:keepNext/>
              <w:spacing w:after="0" w:line="240" w:lineRule="auto"/>
              <w:rPr>
                <w:rFonts w:eastAsia="Times New Roman" w:cs="Times New Roman"/>
                <w:sz w:val="18"/>
                <w:szCs w:val="18"/>
              </w:rPr>
            </w:pPr>
          </w:p>
        </w:tc>
      </w:tr>
      <w:tr w:rsidR="00C41368" w:rsidRPr="007A1B86" w14:paraId="7B29D9FD" w14:textId="77777777" w:rsidTr="00C77953">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7B29D9FA" w14:textId="77777777" w:rsidR="00C41368" w:rsidRPr="007A1B86" w:rsidRDefault="00C41368" w:rsidP="00E54E20">
            <w:pPr>
              <w:keepNext/>
              <w:spacing w:after="0" w:line="240" w:lineRule="exact"/>
              <w:ind w:left="-14" w:firstLine="14"/>
              <w:jc w:val="center"/>
              <w:rPr>
                <w:rFonts w:eastAsia="Times New Roman" w:cs="Times New Roman"/>
                <w:sz w:val="18"/>
                <w:szCs w:val="18"/>
              </w:rPr>
            </w:pPr>
            <w:r w:rsidRPr="007A1B86">
              <w:rPr>
                <w:rFonts w:eastAsia="Times New Roman" w:cs="Times New Roman"/>
                <w:sz w:val="18"/>
                <w:szCs w:val="18"/>
              </w:rPr>
              <w:t>05</w:t>
            </w:r>
          </w:p>
        </w:tc>
        <w:tc>
          <w:tcPr>
            <w:tcW w:w="2364" w:type="pct"/>
            <w:tcBorders>
              <w:top w:val="single" w:sz="4" w:space="0" w:color="auto"/>
              <w:left w:val="single" w:sz="4" w:space="0" w:color="auto"/>
              <w:bottom w:val="single" w:sz="4" w:space="0" w:color="auto"/>
              <w:right w:val="single" w:sz="4" w:space="0" w:color="auto"/>
            </w:tcBorders>
            <w:vAlign w:val="center"/>
          </w:tcPr>
          <w:p w14:paraId="7B29D9FB" w14:textId="77777777" w:rsidR="00C41368" w:rsidRPr="007A1B86" w:rsidRDefault="00C41368" w:rsidP="00E54E20">
            <w:pPr>
              <w:keepNext/>
              <w:spacing w:after="0" w:line="240" w:lineRule="auto"/>
              <w:rPr>
                <w:rFonts w:eastAsia="Times New Roman" w:cs="Times New Roman"/>
                <w:sz w:val="18"/>
                <w:szCs w:val="18"/>
              </w:rPr>
            </w:pPr>
            <w:r w:rsidRPr="007A1B86">
              <w:rPr>
                <w:rFonts w:eastAsia="Times New Roman" w:cs="Times New Roman"/>
                <w:sz w:val="18"/>
                <w:szCs w:val="18"/>
              </w:rPr>
              <w:t>Calculated Target Allowable Duct Leakage Rate (cfm25)</w:t>
            </w:r>
          </w:p>
        </w:tc>
        <w:tc>
          <w:tcPr>
            <w:tcW w:w="2421" w:type="pct"/>
            <w:tcBorders>
              <w:top w:val="single" w:sz="4" w:space="0" w:color="auto"/>
              <w:left w:val="single" w:sz="4" w:space="0" w:color="auto"/>
              <w:bottom w:val="single" w:sz="4" w:space="0" w:color="auto"/>
              <w:right w:val="single" w:sz="4" w:space="0" w:color="auto"/>
            </w:tcBorders>
            <w:vAlign w:val="center"/>
          </w:tcPr>
          <w:p w14:paraId="7B29D9FC" w14:textId="77777777" w:rsidR="00C41368" w:rsidRPr="00D268C3" w:rsidRDefault="00C41368" w:rsidP="00E54E20">
            <w:pPr>
              <w:keepNext/>
              <w:spacing w:after="0" w:line="240" w:lineRule="auto"/>
              <w:rPr>
                <w:rFonts w:eastAsia="Times New Roman" w:cs="Times New Roman"/>
                <w:b/>
                <w:sz w:val="18"/>
                <w:szCs w:val="18"/>
              </w:rPr>
            </w:pPr>
          </w:p>
        </w:tc>
      </w:tr>
      <w:tr w:rsidR="00C41368" w:rsidRPr="007A1B86" w14:paraId="7B29DA01" w14:textId="77777777" w:rsidTr="00C77953">
        <w:trPr>
          <w:trHeight w:val="144"/>
        </w:trPr>
        <w:tc>
          <w:tcPr>
            <w:tcW w:w="215" w:type="pct"/>
            <w:tcBorders>
              <w:bottom w:val="single" w:sz="4" w:space="0" w:color="auto"/>
            </w:tcBorders>
            <w:vAlign w:val="center"/>
          </w:tcPr>
          <w:p w14:paraId="7B29D9FE" w14:textId="77777777" w:rsidR="00C41368" w:rsidRPr="007A1B86" w:rsidRDefault="00C41368" w:rsidP="00E54E20">
            <w:pPr>
              <w:keepNext/>
              <w:spacing w:after="0" w:line="240" w:lineRule="exact"/>
              <w:ind w:left="-14" w:firstLine="14"/>
              <w:jc w:val="center"/>
              <w:rPr>
                <w:rFonts w:eastAsia="Times New Roman" w:cs="Times New Roman"/>
                <w:sz w:val="18"/>
                <w:szCs w:val="18"/>
              </w:rPr>
            </w:pPr>
            <w:r w:rsidRPr="007A1B86">
              <w:rPr>
                <w:rFonts w:eastAsia="Times New Roman" w:cs="Times New Roman"/>
                <w:sz w:val="18"/>
                <w:szCs w:val="18"/>
              </w:rPr>
              <w:t>06</w:t>
            </w:r>
          </w:p>
        </w:tc>
        <w:tc>
          <w:tcPr>
            <w:tcW w:w="2364" w:type="pct"/>
            <w:tcBorders>
              <w:bottom w:val="single" w:sz="4" w:space="0" w:color="auto"/>
            </w:tcBorders>
            <w:shd w:val="clear" w:color="auto" w:fill="auto"/>
            <w:vAlign w:val="center"/>
          </w:tcPr>
          <w:p w14:paraId="7B29D9FF" w14:textId="0A192EE3" w:rsidR="00C41368" w:rsidRPr="007A1B86" w:rsidRDefault="00C41368" w:rsidP="00772DF9">
            <w:pPr>
              <w:keepNext/>
              <w:spacing w:after="0" w:line="240" w:lineRule="auto"/>
              <w:rPr>
                <w:rFonts w:eastAsia="Times New Roman" w:cs="Times New Roman"/>
                <w:b/>
                <w:sz w:val="18"/>
                <w:szCs w:val="18"/>
              </w:rPr>
            </w:pPr>
            <w:r w:rsidRPr="007A1B86">
              <w:rPr>
                <w:rFonts w:eastAsia="Times New Roman" w:cs="Times New Roman"/>
                <w:sz w:val="18"/>
                <w:szCs w:val="18"/>
              </w:rPr>
              <w:t xml:space="preserve">Actual </w:t>
            </w:r>
            <w:r w:rsidR="00772DF9">
              <w:rPr>
                <w:rFonts w:eastAsia="Times New Roman" w:cs="Times New Roman"/>
                <w:sz w:val="18"/>
                <w:szCs w:val="18"/>
              </w:rPr>
              <w:t>D</w:t>
            </w:r>
            <w:r w:rsidRPr="007A1B86">
              <w:rPr>
                <w:rFonts w:eastAsia="Times New Roman" w:cs="Times New Roman"/>
                <w:sz w:val="18"/>
                <w:szCs w:val="18"/>
              </w:rPr>
              <w:t xml:space="preserve">uct </w:t>
            </w:r>
            <w:r w:rsidR="00772DF9">
              <w:rPr>
                <w:rFonts w:eastAsia="Times New Roman" w:cs="Times New Roman"/>
                <w:sz w:val="18"/>
                <w:szCs w:val="18"/>
              </w:rPr>
              <w:t>L</w:t>
            </w:r>
            <w:r w:rsidRPr="007A1B86">
              <w:rPr>
                <w:rFonts w:eastAsia="Times New Roman" w:cs="Times New Roman"/>
                <w:sz w:val="18"/>
                <w:szCs w:val="18"/>
              </w:rPr>
              <w:t xml:space="preserve">eakage </w:t>
            </w:r>
            <w:r w:rsidR="00772DF9">
              <w:rPr>
                <w:rFonts w:eastAsia="Times New Roman" w:cs="Times New Roman"/>
                <w:sz w:val="18"/>
                <w:szCs w:val="18"/>
              </w:rPr>
              <w:t>R</w:t>
            </w:r>
            <w:r w:rsidRPr="007A1B86">
              <w:rPr>
                <w:rFonts w:eastAsia="Times New Roman" w:cs="Times New Roman"/>
                <w:sz w:val="18"/>
                <w:szCs w:val="18"/>
              </w:rPr>
              <w:t xml:space="preserve">ate from </w:t>
            </w:r>
            <w:r w:rsidR="00772DF9">
              <w:rPr>
                <w:rFonts w:eastAsia="Times New Roman" w:cs="Times New Roman"/>
                <w:sz w:val="18"/>
                <w:szCs w:val="18"/>
              </w:rPr>
              <w:t>L</w:t>
            </w:r>
            <w:r w:rsidRPr="007A1B86">
              <w:rPr>
                <w:rFonts w:eastAsia="Times New Roman" w:cs="Times New Roman"/>
                <w:sz w:val="18"/>
                <w:szCs w:val="18"/>
              </w:rPr>
              <w:t xml:space="preserve">eakage </w:t>
            </w:r>
            <w:r w:rsidR="00772DF9">
              <w:rPr>
                <w:rFonts w:eastAsia="Times New Roman" w:cs="Times New Roman"/>
                <w:sz w:val="18"/>
                <w:szCs w:val="18"/>
              </w:rPr>
              <w:t>T</w:t>
            </w:r>
            <w:r w:rsidRPr="007A1B86">
              <w:rPr>
                <w:rFonts w:eastAsia="Times New Roman" w:cs="Times New Roman"/>
                <w:sz w:val="18"/>
                <w:szCs w:val="18"/>
              </w:rPr>
              <w:t xml:space="preserve">est </w:t>
            </w:r>
            <w:r w:rsidR="00772DF9">
              <w:rPr>
                <w:rFonts w:eastAsia="Times New Roman" w:cs="Times New Roman"/>
                <w:sz w:val="18"/>
                <w:szCs w:val="18"/>
              </w:rPr>
              <w:t>M</w:t>
            </w:r>
            <w:r w:rsidRPr="007A1B86">
              <w:rPr>
                <w:rFonts w:eastAsia="Times New Roman" w:cs="Times New Roman"/>
                <w:sz w:val="18"/>
                <w:szCs w:val="18"/>
              </w:rPr>
              <w:t>easurement (cfm25)</w:t>
            </w:r>
          </w:p>
        </w:tc>
        <w:tc>
          <w:tcPr>
            <w:tcW w:w="2421" w:type="pct"/>
            <w:tcBorders>
              <w:bottom w:val="single" w:sz="4" w:space="0" w:color="auto"/>
            </w:tcBorders>
            <w:shd w:val="clear" w:color="auto" w:fill="auto"/>
            <w:vAlign w:val="center"/>
          </w:tcPr>
          <w:p w14:paraId="7B29DA00" w14:textId="77777777" w:rsidR="00C41368" w:rsidRPr="007A1B86" w:rsidRDefault="00C41368" w:rsidP="00E54E20">
            <w:pPr>
              <w:keepNext/>
              <w:spacing w:after="0" w:line="240" w:lineRule="auto"/>
              <w:rPr>
                <w:rFonts w:eastAsia="Times New Roman" w:cs="Times New Roman"/>
                <w:sz w:val="18"/>
                <w:szCs w:val="18"/>
              </w:rPr>
            </w:pPr>
          </w:p>
        </w:tc>
      </w:tr>
      <w:tr w:rsidR="00C41368" w:rsidRPr="007A1B86" w14:paraId="7B29DA05" w14:textId="77777777" w:rsidTr="00C77953">
        <w:trPr>
          <w:trHeight w:val="144"/>
        </w:trPr>
        <w:tc>
          <w:tcPr>
            <w:tcW w:w="215" w:type="pct"/>
            <w:tcBorders>
              <w:bottom w:val="single" w:sz="4" w:space="0" w:color="auto"/>
            </w:tcBorders>
            <w:vAlign w:val="center"/>
          </w:tcPr>
          <w:p w14:paraId="7B29DA02" w14:textId="77777777" w:rsidR="00C41368" w:rsidRPr="007A1B86" w:rsidRDefault="00C41368" w:rsidP="00E54E20">
            <w:pPr>
              <w:keepNext/>
              <w:spacing w:after="0" w:line="240" w:lineRule="exact"/>
              <w:ind w:left="-14" w:firstLine="14"/>
              <w:jc w:val="center"/>
              <w:rPr>
                <w:rFonts w:eastAsia="Times New Roman" w:cs="Times New Roman"/>
                <w:sz w:val="18"/>
                <w:szCs w:val="18"/>
              </w:rPr>
            </w:pPr>
            <w:r w:rsidRPr="007A1B86">
              <w:rPr>
                <w:rFonts w:eastAsia="Times New Roman" w:cs="Times New Roman"/>
                <w:sz w:val="18"/>
                <w:szCs w:val="18"/>
              </w:rPr>
              <w:t>07</w:t>
            </w:r>
          </w:p>
        </w:tc>
        <w:tc>
          <w:tcPr>
            <w:tcW w:w="2364" w:type="pct"/>
            <w:tcBorders>
              <w:bottom w:val="single" w:sz="4" w:space="0" w:color="auto"/>
            </w:tcBorders>
            <w:shd w:val="clear" w:color="auto" w:fill="auto"/>
            <w:vAlign w:val="center"/>
          </w:tcPr>
          <w:p w14:paraId="7B29DA03" w14:textId="3FE02DBA" w:rsidR="00C41368" w:rsidRPr="007A1B86" w:rsidRDefault="00C41368" w:rsidP="00223CB9">
            <w:pPr>
              <w:keepNext/>
              <w:spacing w:after="0" w:line="240" w:lineRule="auto"/>
              <w:rPr>
                <w:rFonts w:eastAsia="Times New Roman" w:cs="Times New Roman"/>
                <w:sz w:val="18"/>
                <w:szCs w:val="18"/>
              </w:rPr>
            </w:pPr>
            <w:r w:rsidRPr="007A1B86">
              <w:rPr>
                <w:rFonts w:eastAsia="Times New Roman" w:cs="Times New Roman"/>
                <w:sz w:val="18"/>
                <w:szCs w:val="18"/>
              </w:rPr>
              <w:t xml:space="preserve">Compliance </w:t>
            </w:r>
            <w:r w:rsidR="00223CB9">
              <w:rPr>
                <w:rFonts w:eastAsia="Times New Roman" w:cs="Times New Roman"/>
                <w:sz w:val="18"/>
                <w:szCs w:val="18"/>
              </w:rPr>
              <w:t>S</w:t>
            </w:r>
            <w:r w:rsidRPr="007A1B86">
              <w:rPr>
                <w:rFonts w:eastAsia="Times New Roman" w:cs="Times New Roman"/>
                <w:sz w:val="18"/>
                <w:szCs w:val="18"/>
              </w:rPr>
              <w:t>tatement:</w:t>
            </w:r>
          </w:p>
        </w:tc>
        <w:tc>
          <w:tcPr>
            <w:tcW w:w="2421" w:type="pct"/>
            <w:tcBorders>
              <w:bottom w:val="single" w:sz="4" w:space="0" w:color="auto"/>
            </w:tcBorders>
            <w:shd w:val="clear" w:color="auto" w:fill="auto"/>
            <w:vAlign w:val="center"/>
          </w:tcPr>
          <w:p w14:paraId="7B29DA04" w14:textId="77777777" w:rsidR="00C41368" w:rsidRPr="007A1B86" w:rsidRDefault="00C41368" w:rsidP="00E54E20">
            <w:pPr>
              <w:keepNext/>
              <w:spacing w:after="0" w:line="240" w:lineRule="auto"/>
              <w:rPr>
                <w:rFonts w:eastAsia="Times New Roman" w:cs="Times New Roman"/>
                <w:sz w:val="18"/>
                <w:szCs w:val="18"/>
              </w:rPr>
            </w:pPr>
          </w:p>
        </w:tc>
      </w:tr>
    </w:tbl>
    <w:p w14:paraId="7B29DA06" w14:textId="77777777" w:rsidR="00C41368" w:rsidRDefault="00C41368" w:rsidP="00C74FDD">
      <w:pPr>
        <w:spacing w:after="0"/>
        <w:rPr>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2792"/>
        <w:gridCol w:w="7739"/>
      </w:tblGrid>
      <w:tr w:rsidR="00C41368" w:rsidRPr="007A1B86" w14:paraId="7B29DA08" w14:textId="77777777" w:rsidTr="00E54E20">
        <w:trPr>
          <w:trHeight w:val="144"/>
        </w:trPr>
        <w:tc>
          <w:tcPr>
            <w:tcW w:w="5000" w:type="pct"/>
            <w:gridSpan w:val="3"/>
            <w:vAlign w:val="center"/>
          </w:tcPr>
          <w:p w14:paraId="7B29DA07" w14:textId="0DBD29B2" w:rsidR="00C41368" w:rsidRPr="00006233" w:rsidRDefault="00C41368" w:rsidP="00E54E20">
            <w:pPr>
              <w:keepNext/>
              <w:tabs>
                <w:tab w:val="left" w:pos="-2600"/>
              </w:tabs>
              <w:spacing w:after="0" w:line="240" w:lineRule="auto"/>
              <w:ind w:right="86"/>
              <w:outlineLvl w:val="2"/>
              <w:rPr>
                <w:rFonts w:eastAsia="Times New Roman" w:cs="Times New Roman"/>
                <w:b/>
                <w:caps/>
                <w:sz w:val="20"/>
                <w:szCs w:val="20"/>
              </w:rPr>
            </w:pPr>
            <w:r w:rsidRPr="00006233">
              <w:rPr>
                <w:rFonts w:eastAsia="Times New Roman" w:cs="Times New Roman"/>
                <w:b/>
                <w:caps/>
                <w:sz w:val="20"/>
                <w:szCs w:val="20"/>
              </w:rPr>
              <w:t xml:space="preserve">C. </w:t>
            </w:r>
            <w:r w:rsidR="00D268C3" w:rsidRPr="00006233">
              <w:rPr>
                <w:rFonts w:eastAsia="Times New Roman" w:cs="Times New Roman"/>
                <w:b/>
                <w:sz w:val="20"/>
                <w:szCs w:val="20"/>
              </w:rPr>
              <w:t>Additional Requirements for Compliance</w:t>
            </w:r>
          </w:p>
        </w:tc>
      </w:tr>
      <w:tr w:rsidR="00C41368" w:rsidRPr="007A1B86" w14:paraId="7B29DA0B" w14:textId="77777777" w:rsidTr="00E54E20">
        <w:trPr>
          <w:trHeight w:val="144"/>
        </w:trPr>
        <w:tc>
          <w:tcPr>
            <w:tcW w:w="213" w:type="pct"/>
            <w:vAlign w:val="center"/>
          </w:tcPr>
          <w:p w14:paraId="7B29DA09" w14:textId="77777777" w:rsidR="00C41368" w:rsidRPr="007A1B86" w:rsidRDefault="00C41368" w:rsidP="00E54E20">
            <w:pPr>
              <w:spacing w:after="0" w:line="240" w:lineRule="auto"/>
              <w:jc w:val="center"/>
              <w:rPr>
                <w:rFonts w:eastAsia="Times New Roman" w:cs="Times New Roman"/>
                <w:sz w:val="18"/>
                <w:szCs w:val="18"/>
              </w:rPr>
            </w:pPr>
            <w:r w:rsidRPr="007A1B86">
              <w:rPr>
                <w:rFonts w:eastAsia="Times New Roman" w:cs="Times New Roman"/>
                <w:sz w:val="18"/>
                <w:szCs w:val="18"/>
              </w:rPr>
              <w:t>01</w:t>
            </w:r>
          </w:p>
        </w:tc>
        <w:tc>
          <w:tcPr>
            <w:tcW w:w="4787" w:type="pct"/>
            <w:gridSpan w:val="2"/>
            <w:vAlign w:val="center"/>
          </w:tcPr>
          <w:p w14:paraId="7B29DA0A" w14:textId="77777777" w:rsidR="00C41368" w:rsidRPr="007A1B86" w:rsidRDefault="00C41368" w:rsidP="00E54E20">
            <w:pPr>
              <w:spacing w:after="0" w:line="240" w:lineRule="auto"/>
              <w:rPr>
                <w:rFonts w:eastAsia="Times New Roman" w:cs="Times New Roman"/>
                <w:b/>
                <w:sz w:val="18"/>
                <w:szCs w:val="18"/>
              </w:rPr>
            </w:pPr>
            <w:r w:rsidRPr="007A1B86">
              <w:rPr>
                <w:rFonts w:eastAsia="Times New Roman" w:cs="Times New Roman"/>
                <w:sz w:val="18"/>
                <w:szCs w:val="18"/>
              </w:rPr>
              <w:t xml:space="preserve">System was tested in its normal operation condition.  </w:t>
            </w:r>
          </w:p>
        </w:tc>
      </w:tr>
      <w:tr w:rsidR="00C41368" w:rsidRPr="007A1B86" w14:paraId="7B29DA0E" w14:textId="77777777" w:rsidTr="00E54E20">
        <w:trPr>
          <w:trHeight w:val="144"/>
        </w:trPr>
        <w:tc>
          <w:tcPr>
            <w:tcW w:w="213" w:type="pct"/>
            <w:vAlign w:val="center"/>
          </w:tcPr>
          <w:p w14:paraId="7B29DA0C" w14:textId="77777777" w:rsidR="00C41368" w:rsidRPr="007A1B86" w:rsidRDefault="00C41368" w:rsidP="00E54E20">
            <w:pPr>
              <w:spacing w:after="0" w:line="240" w:lineRule="auto"/>
              <w:jc w:val="center"/>
              <w:rPr>
                <w:rFonts w:eastAsia="Times New Roman" w:cs="Times New Roman"/>
                <w:sz w:val="18"/>
                <w:szCs w:val="18"/>
              </w:rPr>
            </w:pPr>
            <w:r w:rsidRPr="007A1B86">
              <w:rPr>
                <w:rFonts w:eastAsia="Times New Roman" w:cs="Times New Roman"/>
                <w:sz w:val="18"/>
                <w:szCs w:val="18"/>
              </w:rPr>
              <w:t>0</w:t>
            </w:r>
            <w:r>
              <w:rPr>
                <w:rFonts w:eastAsia="Times New Roman" w:cs="Times New Roman"/>
                <w:sz w:val="18"/>
                <w:szCs w:val="18"/>
              </w:rPr>
              <w:t>2</w:t>
            </w:r>
          </w:p>
        </w:tc>
        <w:tc>
          <w:tcPr>
            <w:tcW w:w="4787" w:type="pct"/>
            <w:gridSpan w:val="2"/>
            <w:vAlign w:val="center"/>
          </w:tcPr>
          <w:p w14:paraId="7B29DA0D" w14:textId="77777777" w:rsidR="00C41368" w:rsidRPr="007A1B86" w:rsidRDefault="00C41368" w:rsidP="00E54E20">
            <w:pPr>
              <w:spacing w:after="0" w:line="240" w:lineRule="auto"/>
              <w:rPr>
                <w:rFonts w:eastAsia="Times New Roman" w:cs="Times New Roman"/>
                <w:b/>
                <w:sz w:val="18"/>
                <w:szCs w:val="18"/>
              </w:rPr>
            </w:pPr>
            <w:r w:rsidRPr="007A1B86">
              <w:rPr>
                <w:rFonts w:eastAsia="Times New Roman" w:cs="Times New Roman"/>
                <w:sz w:val="18"/>
                <w:szCs w:val="18"/>
              </w:rPr>
              <w:t>Cloth backed rubber adhesive duct tape may not be used as the primary air sealing method for duct connections.</w:t>
            </w:r>
          </w:p>
        </w:tc>
      </w:tr>
      <w:tr w:rsidR="00C41368" w:rsidRPr="007A1B86" w14:paraId="7B29DA11" w14:textId="77777777" w:rsidTr="00E54E20">
        <w:trPr>
          <w:trHeight w:val="144"/>
        </w:trPr>
        <w:tc>
          <w:tcPr>
            <w:tcW w:w="213" w:type="pct"/>
            <w:vAlign w:val="center"/>
          </w:tcPr>
          <w:p w14:paraId="7B29DA0F" w14:textId="77777777" w:rsidR="00C41368" w:rsidRPr="007A1B86" w:rsidRDefault="00C41368" w:rsidP="00E54E20">
            <w:pPr>
              <w:spacing w:after="0" w:line="240" w:lineRule="auto"/>
              <w:jc w:val="center"/>
              <w:rPr>
                <w:rFonts w:eastAsia="Times New Roman" w:cs="Times New Roman"/>
                <w:sz w:val="18"/>
                <w:szCs w:val="18"/>
              </w:rPr>
            </w:pPr>
            <w:r w:rsidRPr="007A1B86">
              <w:rPr>
                <w:rFonts w:eastAsia="Times New Roman" w:cs="Times New Roman"/>
                <w:sz w:val="18"/>
                <w:szCs w:val="18"/>
              </w:rPr>
              <w:t>0</w:t>
            </w:r>
            <w:r>
              <w:rPr>
                <w:rFonts w:eastAsia="Times New Roman" w:cs="Times New Roman"/>
                <w:sz w:val="18"/>
                <w:szCs w:val="18"/>
              </w:rPr>
              <w:t>3</w:t>
            </w:r>
          </w:p>
        </w:tc>
        <w:tc>
          <w:tcPr>
            <w:tcW w:w="4787" w:type="pct"/>
            <w:gridSpan w:val="2"/>
            <w:vAlign w:val="center"/>
          </w:tcPr>
          <w:p w14:paraId="7B29DA10" w14:textId="77777777" w:rsidR="00C41368" w:rsidRPr="007A1B86" w:rsidRDefault="00C41368" w:rsidP="00E54E20">
            <w:pPr>
              <w:spacing w:after="0" w:line="240" w:lineRule="auto"/>
              <w:rPr>
                <w:rFonts w:eastAsia="Times New Roman" w:cs="Times New Roman"/>
                <w:b/>
                <w:sz w:val="18"/>
                <w:szCs w:val="18"/>
              </w:rPr>
            </w:pPr>
            <w:r w:rsidRPr="007A1B86">
              <w:rPr>
                <w:rFonts w:eastAsia="Times New Roman" w:cs="Times New Roman"/>
                <w:sz w:val="18"/>
                <w:szCs w:val="18"/>
              </w:rPr>
              <w:t>All connection points between the air handler and the supply and return plenums are completely sealed.</w:t>
            </w:r>
          </w:p>
        </w:tc>
      </w:tr>
      <w:tr w:rsidR="00D02B3A" w:rsidRPr="007A1B86" w14:paraId="7B29DA15" w14:textId="77777777" w:rsidTr="00082A96">
        <w:tblPrEx>
          <w:tblCellMar>
            <w:left w:w="108" w:type="dxa"/>
            <w:right w:w="108" w:type="dxa"/>
          </w:tblCellMar>
          <w:tblLook w:val="00A0" w:firstRow="1" w:lastRow="0" w:firstColumn="1" w:lastColumn="0" w:noHBand="0" w:noVBand="0"/>
        </w:tblPrEx>
        <w:trPr>
          <w:cantSplit/>
          <w:trHeight w:val="144"/>
        </w:trPr>
        <w:tc>
          <w:tcPr>
            <w:tcW w:w="213" w:type="pct"/>
            <w:vAlign w:val="center"/>
          </w:tcPr>
          <w:p w14:paraId="7B29DA12" w14:textId="77777777" w:rsidR="00D02B3A" w:rsidRPr="007A1B86" w:rsidRDefault="00D02B3A" w:rsidP="00D02B3A">
            <w:pPr>
              <w:spacing w:after="0" w:line="240" w:lineRule="auto"/>
              <w:jc w:val="center"/>
              <w:rPr>
                <w:rFonts w:eastAsia="Times New Roman" w:cs="Times New Roman"/>
                <w:sz w:val="18"/>
                <w:szCs w:val="18"/>
              </w:rPr>
            </w:pPr>
            <w:r w:rsidRPr="007A1B86">
              <w:rPr>
                <w:rFonts w:eastAsia="Times New Roman" w:cs="Times New Roman"/>
                <w:sz w:val="18"/>
                <w:szCs w:val="18"/>
              </w:rPr>
              <w:t>0</w:t>
            </w:r>
            <w:r>
              <w:rPr>
                <w:rFonts w:eastAsia="Times New Roman" w:cs="Times New Roman"/>
                <w:sz w:val="18"/>
                <w:szCs w:val="18"/>
              </w:rPr>
              <w:t>4</w:t>
            </w:r>
          </w:p>
        </w:tc>
        <w:tc>
          <w:tcPr>
            <w:tcW w:w="1269" w:type="pct"/>
            <w:vAlign w:val="center"/>
          </w:tcPr>
          <w:p w14:paraId="7B29DA13" w14:textId="77777777" w:rsidR="00D02B3A" w:rsidRPr="007A1B86" w:rsidRDefault="00D02B3A" w:rsidP="00D02B3A">
            <w:pPr>
              <w:spacing w:after="0" w:line="240" w:lineRule="auto"/>
              <w:rPr>
                <w:rFonts w:eastAsia="Times New Roman" w:cs="Times New Roman"/>
                <w:sz w:val="18"/>
                <w:szCs w:val="18"/>
              </w:rPr>
            </w:pPr>
            <w:r w:rsidRPr="007A1B86">
              <w:rPr>
                <w:rFonts w:eastAsia="Times New Roman" w:cs="Times New Roman"/>
                <w:sz w:val="18"/>
                <w:szCs w:val="18"/>
              </w:rPr>
              <w:t>Verification Status:</w:t>
            </w:r>
          </w:p>
        </w:tc>
        <w:tc>
          <w:tcPr>
            <w:tcW w:w="3518" w:type="pct"/>
            <w:vAlign w:val="center"/>
          </w:tcPr>
          <w:p w14:paraId="236CC37A" w14:textId="77777777" w:rsidR="00D02B3A" w:rsidRDefault="00D02B3A" w:rsidP="00D02B3A">
            <w:pPr>
              <w:pStyle w:val="ListParagraph"/>
              <w:keepNext/>
              <w:numPr>
                <w:ilvl w:val="0"/>
                <w:numId w:val="12"/>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1E93DC2A" w14:textId="3379736B" w:rsidR="00D02B3A" w:rsidRDefault="00D02B3A" w:rsidP="00D02B3A">
            <w:pPr>
              <w:pStyle w:val="ListParagraph"/>
              <w:keepNext/>
              <w:numPr>
                <w:ilvl w:val="0"/>
                <w:numId w:val="12"/>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7B29DA14" w14:textId="2A15EBC4" w:rsidR="00D02B3A" w:rsidRPr="00082A96" w:rsidRDefault="00D02B3A">
            <w:pPr>
              <w:pStyle w:val="ListParagraph"/>
              <w:keepNext/>
              <w:numPr>
                <w:ilvl w:val="0"/>
                <w:numId w:val="12"/>
              </w:numPr>
              <w:tabs>
                <w:tab w:val="left" w:pos="366"/>
              </w:tabs>
              <w:rPr>
                <w:sz w:val="18"/>
                <w:szCs w:val="18"/>
              </w:rPr>
            </w:pPr>
            <w:r>
              <w:rPr>
                <w:rFonts w:ascii="Calibri" w:hAnsi="Calibri"/>
                <w:sz w:val="18"/>
                <w:szCs w:val="18"/>
                <w:u w:val="single"/>
              </w:rPr>
              <w:t>All N/A</w:t>
            </w:r>
            <w:r>
              <w:rPr>
                <w:rFonts w:ascii="Calibri" w:hAnsi="Calibri"/>
                <w:sz w:val="18"/>
                <w:szCs w:val="18"/>
              </w:rPr>
              <w:t xml:space="preserve"> - This entire table is not applicable</w:t>
            </w:r>
          </w:p>
        </w:tc>
      </w:tr>
      <w:tr w:rsidR="00D02B3A" w:rsidRPr="007A1B86" w14:paraId="7B29DA19" w14:textId="77777777" w:rsidTr="00082A96">
        <w:tblPrEx>
          <w:tblCellMar>
            <w:left w:w="108" w:type="dxa"/>
            <w:right w:w="108" w:type="dxa"/>
          </w:tblCellMar>
          <w:tblLook w:val="00A0" w:firstRow="1" w:lastRow="0" w:firstColumn="1" w:lastColumn="0" w:noHBand="0" w:noVBand="0"/>
        </w:tblPrEx>
        <w:trPr>
          <w:cantSplit/>
          <w:trHeight w:val="144"/>
        </w:trPr>
        <w:tc>
          <w:tcPr>
            <w:tcW w:w="213" w:type="pct"/>
            <w:vAlign w:val="center"/>
          </w:tcPr>
          <w:p w14:paraId="7B29DA16" w14:textId="77777777" w:rsidR="00D02B3A" w:rsidRPr="007A1B86" w:rsidRDefault="00D02B3A" w:rsidP="00D02B3A">
            <w:pPr>
              <w:spacing w:after="0" w:line="240" w:lineRule="auto"/>
              <w:jc w:val="center"/>
              <w:rPr>
                <w:rFonts w:eastAsia="Times New Roman" w:cs="Times New Roman"/>
                <w:sz w:val="18"/>
                <w:szCs w:val="18"/>
              </w:rPr>
            </w:pPr>
            <w:r w:rsidRPr="007A1B86">
              <w:rPr>
                <w:rFonts w:eastAsia="Times New Roman" w:cs="Times New Roman"/>
                <w:sz w:val="18"/>
                <w:szCs w:val="18"/>
              </w:rPr>
              <w:t>0</w:t>
            </w:r>
            <w:r>
              <w:rPr>
                <w:rFonts w:eastAsia="Times New Roman" w:cs="Times New Roman"/>
                <w:sz w:val="18"/>
                <w:szCs w:val="18"/>
              </w:rPr>
              <w:t>5</w:t>
            </w:r>
          </w:p>
        </w:tc>
        <w:tc>
          <w:tcPr>
            <w:tcW w:w="4787" w:type="pct"/>
            <w:gridSpan w:val="2"/>
            <w:vAlign w:val="center"/>
          </w:tcPr>
          <w:p w14:paraId="7B29DA18" w14:textId="78B21064" w:rsidR="00D02B3A" w:rsidRPr="007A1B86" w:rsidRDefault="00D02B3A" w:rsidP="00D02B3A">
            <w:pPr>
              <w:spacing w:after="0" w:line="240" w:lineRule="auto"/>
              <w:rPr>
                <w:rFonts w:eastAsia="Times New Roman" w:cs="Times New Roman"/>
                <w:sz w:val="18"/>
                <w:szCs w:val="18"/>
              </w:rPr>
            </w:pPr>
            <w:r w:rsidRPr="007A1B86">
              <w:rPr>
                <w:rFonts w:eastAsia="Times New Roman" w:cs="Times New Roman"/>
                <w:sz w:val="18"/>
                <w:szCs w:val="18"/>
              </w:rPr>
              <w:t xml:space="preserve">Correction Notes: </w:t>
            </w:r>
          </w:p>
        </w:tc>
      </w:tr>
      <w:tr w:rsidR="00D02B3A" w:rsidRPr="007A1B86" w14:paraId="7B29DA1B" w14:textId="77777777" w:rsidTr="00E54E20">
        <w:tblPrEx>
          <w:tblCellMar>
            <w:left w:w="108" w:type="dxa"/>
            <w:right w:w="108" w:type="dxa"/>
          </w:tblCellMar>
          <w:tblLook w:val="00A0" w:firstRow="1" w:lastRow="0" w:firstColumn="1" w:lastColumn="0" w:noHBand="0" w:noVBand="0"/>
        </w:tblPrEx>
        <w:trPr>
          <w:cantSplit/>
          <w:trHeight w:val="144"/>
        </w:trPr>
        <w:tc>
          <w:tcPr>
            <w:tcW w:w="5000" w:type="pct"/>
            <w:gridSpan w:val="3"/>
          </w:tcPr>
          <w:p w14:paraId="7B29DA1A" w14:textId="77777777" w:rsidR="00D02B3A" w:rsidRPr="00223CB9" w:rsidRDefault="00D02B3A" w:rsidP="00D02B3A">
            <w:pPr>
              <w:spacing w:after="0" w:line="240" w:lineRule="auto"/>
              <w:rPr>
                <w:rFonts w:eastAsia="Times New Roman" w:cs="Times New Roman"/>
                <w:b/>
                <w:sz w:val="18"/>
                <w:szCs w:val="18"/>
              </w:rPr>
            </w:pPr>
            <w:r w:rsidRPr="00223CB9">
              <w:rPr>
                <w:rFonts w:eastAsia="Times New Roman" w:cs="Times New Roman"/>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7B29DA1C" w14:textId="77777777" w:rsidR="00C41368" w:rsidRDefault="00C41368" w:rsidP="00C74FDD">
      <w:pPr>
        <w:spacing w:after="0"/>
        <w:rPr>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6"/>
        <w:gridCol w:w="10540"/>
      </w:tblGrid>
      <w:tr w:rsidR="00C41368" w:rsidRPr="007A1B86" w14:paraId="7B29DA1F" w14:textId="77777777" w:rsidTr="00E54E20">
        <w:trPr>
          <w:cantSplit/>
          <w:trHeight w:val="432"/>
        </w:trPr>
        <w:tc>
          <w:tcPr>
            <w:tcW w:w="5000" w:type="pct"/>
            <w:gridSpan w:val="2"/>
            <w:vAlign w:val="center"/>
          </w:tcPr>
          <w:p w14:paraId="7B29DA1D" w14:textId="5B1C28B6" w:rsidR="00C41368" w:rsidRPr="00006233" w:rsidRDefault="00D268C3" w:rsidP="00D268C3">
            <w:pPr>
              <w:keepNext/>
              <w:spacing w:after="0" w:line="240" w:lineRule="auto"/>
              <w:rPr>
                <w:rFonts w:ascii="Calibri" w:eastAsia="Times New Roman" w:hAnsi="Calibri" w:cs="Times New Roman"/>
                <w:b/>
                <w:sz w:val="20"/>
                <w:szCs w:val="20"/>
              </w:rPr>
            </w:pPr>
            <w:r w:rsidRPr="00006233">
              <w:rPr>
                <w:rFonts w:ascii="Calibri" w:eastAsia="Times New Roman" w:hAnsi="Calibri" w:cs="Times New Roman"/>
                <w:b/>
                <w:sz w:val="20"/>
                <w:szCs w:val="20"/>
              </w:rPr>
              <w:t xml:space="preserve">D. </w:t>
            </w:r>
            <w:r w:rsidR="00C41368" w:rsidRPr="00006233">
              <w:rPr>
                <w:rFonts w:ascii="Calibri" w:eastAsia="Times New Roman" w:hAnsi="Calibri" w:cs="Times New Roman"/>
                <w:b/>
                <w:sz w:val="20"/>
                <w:szCs w:val="20"/>
              </w:rPr>
              <w:t>Determination of HERS Verification Compliance</w:t>
            </w:r>
          </w:p>
          <w:p w14:paraId="7B29DA1E" w14:textId="77777777" w:rsidR="00C41368" w:rsidRPr="007A1B86" w:rsidRDefault="00C41368" w:rsidP="00D268C3">
            <w:pPr>
              <w:keepNext/>
              <w:spacing w:after="0" w:line="240" w:lineRule="auto"/>
              <w:rPr>
                <w:rFonts w:ascii="Calibri" w:eastAsia="Times New Roman" w:hAnsi="Calibri" w:cs="Times New Roman"/>
                <w:sz w:val="18"/>
                <w:szCs w:val="18"/>
              </w:rPr>
            </w:pPr>
            <w:r w:rsidRPr="007A1B86">
              <w:rPr>
                <w:rFonts w:ascii="Calibri" w:eastAsia="Times New Roman" w:hAnsi="Calibri" w:cs="Times New Roman"/>
                <w:sz w:val="18"/>
                <w:szCs w:val="18"/>
              </w:rPr>
              <w:t xml:space="preserve">All applicable sections of this document shall indicate compliance with the specified verification protocol requirements </w:t>
            </w:r>
            <w:proofErr w:type="gramStart"/>
            <w:r w:rsidRPr="007A1B86">
              <w:rPr>
                <w:rFonts w:ascii="Calibri" w:eastAsia="Times New Roman" w:hAnsi="Calibri" w:cs="Times New Roman"/>
                <w:sz w:val="18"/>
                <w:szCs w:val="18"/>
              </w:rPr>
              <w:t>in order for</w:t>
            </w:r>
            <w:proofErr w:type="gramEnd"/>
            <w:r w:rsidRPr="007A1B86">
              <w:rPr>
                <w:rFonts w:ascii="Calibri" w:eastAsia="Times New Roman" w:hAnsi="Calibri" w:cs="Times New Roman"/>
                <w:sz w:val="18"/>
                <w:szCs w:val="18"/>
              </w:rPr>
              <w:t xml:space="preserve"> this Certificate of Verification as a whole to be determined to be in compliance.</w:t>
            </w:r>
          </w:p>
        </w:tc>
      </w:tr>
      <w:tr w:rsidR="00C41368" w:rsidRPr="007A1B86" w14:paraId="7B29DA22" w14:textId="77777777" w:rsidTr="00E54E20">
        <w:trPr>
          <w:cantSplit/>
          <w:trHeight w:val="144"/>
        </w:trPr>
        <w:tc>
          <w:tcPr>
            <w:tcW w:w="216" w:type="pct"/>
            <w:vAlign w:val="center"/>
          </w:tcPr>
          <w:p w14:paraId="7B29DA20" w14:textId="77777777" w:rsidR="00C41368" w:rsidRPr="007A1B86" w:rsidDel="00C76C40" w:rsidRDefault="00C41368" w:rsidP="00E54E20">
            <w:pPr>
              <w:keepNext/>
              <w:spacing w:after="0" w:line="240" w:lineRule="auto"/>
              <w:jc w:val="center"/>
              <w:rPr>
                <w:rFonts w:ascii="Calibri" w:eastAsia="Times New Roman" w:hAnsi="Calibri" w:cs="Times New Roman"/>
                <w:sz w:val="18"/>
                <w:szCs w:val="18"/>
              </w:rPr>
            </w:pPr>
            <w:r w:rsidRPr="007A1B86">
              <w:rPr>
                <w:rFonts w:ascii="Calibri" w:eastAsia="Times New Roman" w:hAnsi="Calibri" w:cs="Times New Roman"/>
                <w:sz w:val="18"/>
                <w:szCs w:val="18"/>
              </w:rPr>
              <w:t>01</w:t>
            </w:r>
          </w:p>
        </w:tc>
        <w:tc>
          <w:tcPr>
            <w:tcW w:w="4784" w:type="pct"/>
            <w:vAlign w:val="center"/>
          </w:tcPr>
          <w:p w14:paraId="7B29DA21" w14:textId="77777777" w:rsidR="00C41368" w:rsidRPr="007A1B86" w:rsidRDefault="00C41368" w:rsidP="00E54E20">
            <w:pPr>
              <w:keepNext/>
              <w:spacing w:after="0" w:line="240" w:lineRule="auto"/>
              <w:rPr>
                <w:rFonts w:ascii="Calibri" w:eastAsia="Times New Roman" w:hAnsi="Calibri" w:cs="Times New Roman"/>
                <w:sz w:val="18"/>
                <w:szCs w:val="18"/>
              </w:rPr>
            </w:pPr>
          </w:p>
        </w:tc>
      </w:tr>
    </w:tbl>
    <w:p w14:paraId="7B29DA23" w14:textId="77777777" w:rsidR="00806CFC" w:rsidRPr="008E6C57" w:rsidRDefault="00806CFC" w:rsidP="005C4324">
      <w:pPr>
        <w:spacing w:after="0"/>
        <w:rPr>
          <w:sz w:val="16"/>
          <w:szCs w:val="16"/>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7"/>
        <w:gridCol w:w="51"/>
        <w:gridCol w:w="5462"/>
      </w:tblGrid>
      <w:tr w:rsidR="00806CFC" w:rsidRPr="004210EF" w14:paraId="7B29DA25" w14:textId="77777777">
        <w:trPr>
          <w:trHeight w:val="206"/>
        </w:trPr>
        <w:tc>
          <w:tcPr>
            <w:tcW w:w="10950" w:type="dxa"/>
            <w:gridSpan w:val="3"/>
            <w:vAlign w:val="center"/>
          </w:tcPr>
          <w:p w14:paraId="7B29DA24" w14:textId="77777777" w:rsidR="00806CFC" w:rsidRPr="004210EF" w:rsidRDefault="00E52B46" w:rsidP="00C1783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Arial"/>
                <w:b/>
                <w:sz w:val="24"/>
                <w:szCs w:val="24"/>
              </w:rPr>
            </w:pPr>
            <w:r w:rsidRPr="004210EF">
              <w:rPr>
                <w:rFonts w:cs="Arial"/>
                <w:b/>
                <w:caps/>
                <w:sz w:val="18"/>
                <w:szCs w:val="18"/>
              </w:rPr>
              <w:lastRenderedPageBreak/>
              <w:t>Documentation Author's Declaration Statement</w:t>
            </w:r>
          </w:p>
        </w:tc>
      </w:tr>
      <w:tr w:rsidR="00806CFC" w:rsidRPr="004210EF" w14:paraId="7B29DA27" w14:textId="77777777">
        <w:trPr>
          <w:trHeight w:val="206"/>
        </w:trPr>
        <w:tc>
          <w:tcPr>
            <w:tcW w:w="10950" w:type="dxa"/>
            <w:gridSpan w:val="3"/>
            <w:vAlign w:val="center"/>
          </w:tcPr>
          <w:p w14:paraId="7B29DA26" w14:textId="77777777" w:rsidR="00806CFC" w:rsidRPr="004210EF" w:rsidRDefault="00E52B46" w:rsidP="00D268C3">
            <w:pPr>
              <w:keepNext/>
              <w:numPr>
                <w:ilvl w:val="0"/>
                <w:numId w:val="1"/>
              </w:numPr>
              <w:tabs>
                <w:tab w:val="clear" w:pos="720"/>
                <w:tab w:val="num" w:pos="1"/>
              </w:tabs>
              <w:spacing w:after="0"/>
              <w:ind w:left="271" w:hanging="270"/>
              <w:rPr>
                <w:sz w:val="18"/>
                <w:szCs w:val="18"/>
              </w:rPr>
            </w:pPr>
            <w:r w:rsidRPr="004210EF">
              <w:rPr>
                <w:sz w:val="18"/>
                <w:szCs w:val="18"/>
              </w:rPr>
              <w:t>I certify that this Certificate of Verification documentation is accurate and complete.</w:t>
            </w:r>
          </w:p>
        </w:tc>
      </w:tr>
      <w:tr w:rsidR="00806CFC" w:rsidRPr="004210EF" w14:paraId="7B29DA2A" w14:textId="77777777">
        <w:trPr>
          <w:trHeight w:val="360"/>
        </w:trPr>
        <w:tc>
          <w:tcPr>
            <w:tcW w:w="5437" w:type="dxa"/>
          </w:tcPr>
          <w:p w14:paraId="7B29DA28" w14:textId="77777777" w:rsidR="00806CFC" w:rsidRPr="004210EF" w:rsidRDefault="00E52B46" w:rsidP="00C1783E">
            <w:pPr>
              <w:keepNext/>
              <w:spacing w:after="0"/>
              <w:rPr>
                <w:sz w:val="14"/>
                <w:szCs w:val="14"/>
              </w:rPr>
            </w:pPr>
            <w:r w:rsidRPr="004210EF">
              <w:rPr>
                <w:sz w:val="14"/>
                <w:szCs w:val="14"/>
              </w:rPr>
              <w:t>Name:</w:t>
            </w:r>
          </w:p>
        </w:tc>
        <w:tc>
          <w:tcPr>
            <w:tcW w:w="5513" w:type="dxa"/>
            <w:gridSpan w:val="2"/>
          </w:tcPr>
          <w:p w14:paraId="7B29DA29" w14:textId="77777777" w:rsidR="00806CFC" w:rsidRPr="004210EF" w:rsidRDefault="00E52B46" w:rsidP="00C1783E">
            <w:pPr>
              <w:keepNext/>
              <w:spacing w:after="0"/>
              <w:rPr>
                <w:sz w:val="14"/>
                <w:szCs w:val="14"/>
              </w:rPr>
            </w:pPr>
            <w:r w:rsidRPr="004210EF">
              <w:rPr>
                <w:sz w:val="14"/>
                <w:szCs w:val="14"/>
              </w:rPr>
              <w:t>Signature:</w:t>
            </w:r>
          </w:p>
        </w:tc>
      </w:tr>
      <w:tr w:rsidR="00806CFC" w:rsidRPr="004210EF" w14:paraId="7B29DA2D" w14:textId="77777777">
        <w:trPr>
          <w:trHeight w:val="360"/>
        </w:trPr>
        <w:tc>
          <w:tcPr>
            <w:tcW w:w="5437" w:type="dxa"/>
          </w:tcPr>
          <w:p w14:paraId="7B29DA2B" w14:textId="77777777" w:rsidR="00806CFC" w:rsidRPr="004210EF" w:rsidRDefault="00E52B46" w:rsidP="00C1783E">
            <w:pPr>
              <w:keepNext/>
              <w:spacing w:after="0"/>
              <w:rPr>
                <w:sz w:val="14"/>
                <w:szCs w:val="14"/>
              </w:rPr>
            </w:pPr>
            <w:r w:rsidRPr="004210EF">
              <w:rPr>
                <w:sz w:val="14"/>
                <w:szCs w:val="14"/>
              </w:rPr>
              <w:t>Company:</w:t>
            </w:r>
          </w:p>
        </w:tc>
        <w:tc>
          <w:tcPr>
            <w:tcW w:w="5513" w:type="dxa"/>
            <w:gridSpan w:val="2"/>
          </w:tcPr>
          <w:p w14:paraId="7B29DA2C" w14:textId="77777777" w:rsidR="00806CFC" w:rsidRPr="004210EF" w:rsidRDefault="00E52B46" w:rsidP="00C1783E">
            <w:pPr>
              <w:keepNext/>
              <w:spacing w:after="0"/>
              <w:rPr>
                <w:sz w:val="14"/>
                <w:szCs w:val="14"/>
              </w:rPr>
            </w:pPr>
            <w:r w:rsidRPr="004210EF">
              <w:rPr>
                <w:sz w:val="14"/>
                <w:szCs w:val="14"/>
              </w:rPr>
              <w:t>Date:</w:t>
            </w:r>
          </w:p>
        </w:tc>
      </w:tr>
      <w:tr w:rsidR="00806CFC" w:rsidRPr="004210EF" w14:paraId="7B29DA30" w14:textId="77777777">
        <w:trPr>
          <w:trHeight w:val="360"/>
        </w:trPr>
        <w:tc>
          <w:tcPr>
            <w:tcW w:w="5437" w:type="dxa"/>
          </w:tcPr>
          <w:p w14:paraId="7B29DA2E" w14:textId="77777777" w:rsidR="00806CFC" w:rsidRPr="004210EF" w:rsidRDefault="00E52B46" w:rsidP="00C1783E">
            <w:pPr>
              <w:keepNext/>
              <w:spacing w:after="0"/>
              <w:rPr>
                <w:sz w:val="14"/>
                <w:szCs w:val="14"/>
              </w:rPr>
            </w:pPr>
            <w:r w:rsidRPr="004210EF">
              <w:rPr>
                <w:sz w:val="14"/>
                <w:szCs w:val="14"/>
              </w:rPr>
              <w:t>Address:</w:t>
            </w:r>
          </w:p>
        </w:tc>
        <w:tc>
          <w:tcPr>
            <w:tcW w:w="5513" w:type="dxa"/>
            <w:gridSpan w:val="2"/>
          </w:tcPr>
          <w:p w14:paraId="7B29DA2F" w14:textId="77777777" w:rsidR="00806CFC" w:rsidRPr="004210EF" w:rsidRDefault="00E52B46" w:rsidP="00C1783E">
            <w:pPr>
              <w:keepNext/>
              <w:spacing w:after="0"/>
              <w:rPr>
                <w:sz w:val="14"/>
                <w:szCs w:val="14"/>
              </w:rPr>
            </w:pPr>
            <w:r w:rsidRPr="004210EF">
              <w:rPr>
                <w:sz w:val="14"/>
                <w:szCs w:val="14"/>
              </w:rPr>
              <w:t>CEA / HERS Certification Identification (If applicable):</w:t>
            </w:r>
          </w:p>
        </w:tc>
      </w:tr>
      <w:tr w:rsidR="00806CFC" w:rsidRPr="004210EF" w14:paraId="7B29DA33" w14:textId="77777777">
        <w:trPr>
          <w:trHeight w:val="360"/>
        </w:trPr>
        <w:tc>
          <w:tcPr>
            <w:tcW w:w="5437" w:type="dxa"/>
          </w:tcPr>
          <w:p w14:paraId="7B29DA31" w14:textId="77777777" w:rsidR="00806CFC" w:rsidRPr="004210EF" w:rsidRDefault="00E52B46" w:rsidP="00C1783E">
            <w:pPr>
              <w:keepNext/>
              <w:spacing w:after="0"/>
              <w:rPr>
                <w:sz w:val="14"/>
                <w:szCs w:val="14"/>
              </w:rPr>
            </w:pPr>
            <w:r w:rsidRPr="004210EF">
              <w:rPr>
                <w:sz w:val="14"/>
                <w:szCs w:val="14"/>
              </w:rPr>
              <w:t>City/State/Zip:</w:t>
            </w:r>
          </w:p>
        </w:tc>
        <w:tc>
          <w:tcPr>
            <w:tcW w:w="5513" w:type="dxa"/>
            <w:gridSpan w:val="2"/>
          </w:tcPr>
          <w:p w14:paraId="7B29DA32" w14:textId="77777777" w:rsidR="00806CFC" w:rsidRPr="004210EF" w:rsidRDefault="00E52B46" w:rsidP="00C1783E">
            <w:pPr>
              <w:keepNext/>
              <w:spacing w:after="0"/>
              <w:rPr>
                <w:sz w:val="14"/>
                <w:szCs w:val="14"/>
              </w:rPr>
            </w:pPr>
            <w:r w:rsidRPr="004210EF">
              <w:rPr>
                <w:sz w:val="14"/>
                <w:szCs w:val="14"/>
              </w:rPr>
              <w:t>Phone:</w:t>
            </w:r>
          </w:p>
        </w:tc>
      </w:tr>
      <w:tr w:rsidR="00806CFC" w:rsidRPr="004210EF" w14:paraId="7B29DA35" w14:textId="77777777">
        <w:tblPrEx>
          <w:tblCellMar>
            <w:left w:w="115" w:type="dxa"/>
            <w:right w:w="115" w:type="dxa"/>
          </w:tblCellMar>
        </w:tblPrEx>
        <w:trPr>
          <w:trHeight w:val="296"/>
        </w:trPr>
        <w:tc>
          <w:tcPr>
            <w:tcW w:w="10950" w:type="dxa"/>
            <w:gridSpan w:val="3"/>
            <w:vAlign w:val="center"/>
          </w:tcPr>
          <w:p w14:paraId="7B29DA34" w14:textId="77777777" w:rsidR="00806CFC" w:rsidRPr="004210EF" w:rsidRDefault="00E52B46" w:rsidP="00C1783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8"/>
                <w:szCs w:val="18"/>
              </w:rPr>
            </w:pPr>
            <w:r w:rsidRPr="004210EF">
              <w:rPr>
                <w:rFonts w:cs="Arial"/>
                <w:b/>
                <w:caps/>
                <w:sz w:val="18"/>
                <w:szCs w:val="18"/>
              </w:rPr>
              <w:t xml:space="preserve">Responsible Person's Declaration statement </w:t>
            </w:r>
          </w:p>
        </w:tc>
      </w:tr>
      <w:tr w:rsidR="00806CFC" w:rsidRPr="004210EF" w14:paraId="7B29DA3C" w14:textId="77777777">
        <w:tblPrEx>
          <w:tblCellMar>
            <w:left w:w="115" w:type="dxa"/>
            <w:right w:w="115" w:type="dxa"/>
          </w:tblCellMar>
        </w:tblPrEx>
        <w:trPr>
          <w:trHeight w:val="504"/>
        </w:trPr>
        <w:tc>
          <w:tcPr>
            <w:tcW w:w="10950" w:type="dxa"/>
            <w:gridSpan w:val="3"/>
          </w:tcPr>
          <w:p w14:paraId="7B29DA36" w14:textId="77777777" w:rsidR="00806CFC" w:rsidRPr="004210EF" w:rsidRDefault="00E52B46" w:rsidP="00D268C3">
            <w:pPr>
              <w:keepNext/>
              <w:tabs>
                <w:tab w:val="left" w:pos="-2600"/>
              </w:tabs>
              <w:spacing w:after="0"/>
              <w:ind w:right="90"/>
              <w:outlineLvl w:val="2"/>
              <w:rPr>
                <w:bCs/>
                <w:caps/>
                <w:sz w:val="18"/>
                <w:szCs w:val="18"/>
              </w:rPr>
            </w:pPr>
            <w:r w:rsidRPr="004210EF">
              <w:rPr>
                <w:bCs/>
                <w:sz w:val="18"/>
                <w:szCs w:val="18"/>
              </w:rPr>
              <w:t>I certify the following under penalty of perjury, under the laws of the State of California:</w:t>
            </w:r>
          </w:p>
          <w:p w14:paraId="7B29DA37" w14:textId="77777777" w:rsidR="00806CFC" w:rsidRPr="004210EF" w:rsidRDefault="00E52B46" w:rsidP="00D268C3">
            <w:pPr>
              <w:keepNext/>
              <w:numPr>
                <w:ilvl w:val="0"/>
                <w:numId w:val="2"/>
              </w:numPr>
              <w:tabs>
                <w:tab w:val="clear" w:pos="720"/>
                <w:tab w:val="left" w:pos="-2600"/>
                <w:tab w:val="num" w:pos="332"/>
              </w:tabs>
              <w:spacing w:after="0"/>
              <w:ind w:left="332" w:right="90" w:hanging="332"/>
              <w:outlineLvl w:val="2"/>
              <w:rPr>
                <w:bCs/>
                <w:caps/>
                <w:sz w:val="18"/>
                <w:szCs w:val="18"/>
              </w:rPr>
            </w:pPr>
            <w:r w:rsidRPr="004210EF">
              <w:rPr>
                <w:bCs/>
                <w:sz w:val="18"/>
                <w:szCs w:val="18"/>
              </w:rPr>
              <w:t xml:space="preserve">The information provided on this Certificate of Verification is true and correct. </w:t>
            </w:r>
          </w:p>
          <w:p w14:paraId="7B29DA38" w14:textId="77777777" w:rsidR="00806CFC" w:rsidRPr="004210EF" w:rsidRDefault="00E52B46" w:rsidP="00D268C3">
            <w:pPr>
              <w:keepNext/>
              <w:numPr>
                <w:ilvl w:val="0"/>
                <w:numId w:val="2"/>
              </w:numPr>
              <w:tabs>
                <w:tab w:val="clear" w:pos="720"/>
                <w:tab w:val="left" w:pos="-2600"/>
                <w:tab w:val="num" w:pos="332"/>
              </w:tabs>
              <w:spacing w:after="0"/>
              <w:ind w:left="332" w:hanging="332"/>
              <w:outlineLvl w:val="2"/>
              <w:rPr>
                <w:sz w:val="18"/>
                <w:szCs w:val="18"/>
              </w:rPr>
            </w:pPr>
            <w:r w:rsidRPr="004210EF">
              <w:rPr>
                <w:sz w:val="18"/>
                <w:szCs w:val="18"/>
              </w:rPr>
              <w:t>I am the certified HERS Rater who performed the verification identified and reported on this Certificate of Verification (responsible rater).</w:t>
            </w:r>
          </w:p>
          <w:p w14:paraId="7B29DA39" w14:textId="77777777" w:rsidR="00806CFC" w:rsidRPr="004210EF" w:rsidRDefault="00E52B46" w:rsidP="00D268C3">
            <w:pPr>
              <w:keepNext/>
              <w:numPr>
                <w:ilvl w:val="0"/>
                <w:numId w:val="2"/>
              </w:numPr>
              <w:tabs>
                <w:tab w:val="clear" w:pos="720"/>
                <w:tab w:val="left" w:pos="-2600"/>
                <w:tab w:val="num" w:pos="332"/>
              </w:tabs>
              <w:spacing w:after="0"/>
              <w:ind w:left="332" w:hanging="332"/>
              <w:outlineLvl w:val="2"/>
              <w:rPr>
                <w:sz w:val="18"/>
                <w:szCs w:val="18"/>
              </w:rPr>
            </w:pPr>
            <w:r w:rsidRPr="004210EF">
              <w:rPr>
                <w:sz w:val="18"/>
                <w:szCs w:val="18"/>
              </w:rPr>
              <w:t>The installed features, materials, components, manufactured devices, or system performance diagnostic results that require HERS verification identified on this Certificate of Verification comply with the applicable requirements in Reference Nonresidential Appendices NA1 and NA2, and the requirements specified on the Certificate of Compliance for the building approved by the enforcement agency.</w:t>
            </w:r>
          </w:p>
          <w:p w14:paraId="7B29DA3A" w14:textId="77777777" w:rsidR="00806CFC" w:rsidRPr="004210EF" w:rsidRDefault="00E52B46" w:rsidP="00D268C3">
            <w:pPr>
              <w:keepNext/>
              <w:numPr>
                <w:ilvl w:val="0"/>
                <w:numId w:val="2"/>
              </w:numPr>
              <w:tabs>
                <w:tab w:val="clear" w:pos="720"/>
                <w:tab w:val="left" w:pos="-2600"/>
                <w:tab w:val="num" w:pos="872"/>
              </w:tabs>
              <w:spacing w:after="0"/>
              <w:ind w:left="332" w:hanging="360"/>
              <w:outlineLvl w:val="2"/>
              <w:rPr>
                <w:sz w:val="18"/>
                <w:szCs w:val="18"/>
              </w:rPr>
            </w:pPr>
            <w:r w:rsidRPr="004210EF">
              <w:rPr>
                <w:sz w:val="18"/>
                <w:szCs w:val="18"/>
              </w:rPr>
              <w:t xml:space="preserve">The information reported on applicable sections of the Certificate(s) of Installation (NRCI), </w:t>
            </w:r>
            <w:proofErr w:type="gramStart"/>
            <w:r w:rsidRPr="004210EF">
              <w:rPr>
                <w:sz w:val="18"/>
                <w:szCs w:val="18"/>
              </w:rPr>
              <w:t>signed</w:t>
            </w:r>
            <w:proofErr w:type="gramEnd"/>
            <w:r w:rsidRPr="004210EF">
              <w:rPr>
                <w:sz w:val="18"/>
                <w:szCs w:val="18"/>
              </w:rPr>
              <w:t xml:space="preserve"> and submitted by the person(s) responsible for the construction or installation conforms to the requirements specified on the Certificate(s) of Compliance (NRCC) approved by the enforcement agency. </w:t>
            </w:r>
          </w:p>
          <w:p w14:paraId="7B29DA3B" w14:textId="77777777" w:rsidR="00806CFC" w:rsidRPr="004210EF" w:rsidRDefault="00E52B46" w:rsidP="00D268C3">
            <w:pPr>
              <w:keepNext/>
              <w:numPr>
                <w:ilvl w:val="0"/>
                <w:numId w:val="2"/>
              </w:numPr>
              <w:tabs>
                <w:tab w:val="clear" w:pos="720"/>
                <w:tab w:val="left" w:pos="-2600"/>
                <w:tab w:val="num" w:pos="332"/>
              </w:tabs>
              <w:spacing w:after="0"/>
              <w:ind w:left="332" w:hanging="332"/>
              <w:outlineLvl w:val="2"/>
              <w:rPr>
                <w:sz w:val="18"/>
                <w:szCs w:val="18"/>
              </w:rPr>
            </w:pPr>
            <w:r w:rsidRPr="004210EF">
              <w:rPr>
                <w:sz w:val="18"/>
                <w:szCs w:val="18"/>
              </w:rPr>
              <w:t xml:space="preserve">I will ensure that a registered copy of this Certificate of Verification shall be </w:t>
            </w:r>
            <w:proofErr w:type="gramStart"/>
            <w:r w:rsidRPr="004210EF">
              <w:rPr>
                <w:sz w:val="18"/>
                <w:szCs w:val="18"/>
              </w:rPr>
              <w:t>posted, or</w:t>
            </w:r>
            <w:proofErr w:type="gramEnd"/>
            <w:r w:rsidRPr="004210EF">
              <w:rPr>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806CFC" w:rsidRPr="004210EF" w14:paraId="7B29DA3E" w14:textId="77777777">
        <w:tblPrEx>
          <w:tblCellMar>
            <w:left w:w="115" w:type="dxa"/>
            <w:right w:w="115" w:type="dxa"/>
          </w:tblCellMar>
        </w:tblPrEx>
        <w:trPr>
          <w:trHeight w:hRule="exact" w:val="288"/>
        </w:trPr>
        <w:tc>
          <w:tcPr>
            <w:tcW w:w="10950" w:type="dxa"/>
            <w:gridSpan w:val="3"/>
            <w:vAlign w:val="center"/>
          </w:tcPr>
          <w:p w14:paraId="7B29DA3D" w14:textId="77777777" w:rsidR="00806CFC" w:rsidRPr="004210EF" w:rsidRDefault="00E52B46" w:rsidP="00C1783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Arial"/>
                <w:b/>
                <w:caps/>
                <w:sz w:val="18"/>
                <w:szCs w:val="18"/>
              </w:rPr>
            </w:pPr>
            <w:r w:rsidRPr="004210EF">
              <w:rPr>
                <w:rFonts w:cs="Arial"/>
                <w:b/>
                <w:caps/>
                <w:sz w:val="18"/>
                <w:szCs w:val="18"/>
              </w:rPr>
              <w:t>BUILDER OR INSTALLER INFORMATION AS SHOWN ON THE CERTIFICATE of Installation</w:t>
            </w:r>
          </w:p>
        </w:tc>
      </w:tr>
      <w:tr w:rsidR="00806CFC" w:rsidRPr="004210EF" w14:paraId="7B29DA40" w14:textId="77777777" w:rsidTr="00772DF9">
        <w:tblPrEx>
          <w:tblCellMar>
            <w:left w:w="115" w:type="dxa"/>
            <w:right w:w="115" w:type="dxa"/>
          </w:tblCellMar>
        </w:tblPrEx>
        <w:trPr>
          <w:trHeight w:hRule="exact" w:val="360"/>
        </w:trPr>
        <w:tc>
          <w:tcPr>
            <w:tcW w:w="10950" w:type="dxa"/>
            <w:gridSpan w:val="3"/>
          </w:tcPr>
          <w:p w14:paraId="7B29DA3F" w14:textId="77777777" w:rsidR="00806CFC" w:rsidRPr="004210EF" w:rsidRDefault="00E52B46" w:rsidP="00772DF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sidRPr="004210EF">
              <w:rPr>
                <w:sz w:val="14"/>
                <w:szCs w:val="14"/>
              </w:rPr>
              <w:t>Company Name (Installing Subcontractor or General Contractor or Builder/Owner):</w:t>
            </w:r>
          </w:p>
        </w:tc>
      </w:tr>
      <w:tr w:rsidR="00806CFC" w:rsidRPr="004210EF" w14:paraId="7B29DA43" w14:textId="77777777">
        <w:tblPrEx>
          <w:tblCellMar>
            <w:left w:w="115" w:type="dxa"/>
            <w:right w:w="115" w:type="dxa"/>
          </w:tblCellMar>
        </w:tblPrEx>
        <w:trPr>
          <w:trHeight w:hRule="exact" w:val="360"/>
        </w:trPr>
        <w:tc>
          <w:tcPr>
            <w:tcW w:w="5437" w:type="dxa"/>
          </w:tcPr>
          <w:p w14:paraId="7B29DA41" w14:textId="77777777" w:rsidR="00806CFC" w:rsidRPr="004210EF" w:rsidRDefault="00E52B46" w:rsidP="00C1783E">
            <w:pPr>
              <w:keepNext/>
              <w:tabs>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sidRPr="004210EF">
              <w:rPr>
                <w:sz w:val="14"/>
                <w:szCs w:val="14"/>
              </w:rPr>
              <w:t>Responsible Builder/Installer Name:</w:t>
            </w:r>
          </w:p>
        </w:tc>
        <w:tc>
          <w:tcPr>
            <w:tcW w:w="5513" w:type="dxa"/>
            <w:gridSpan w:val="2"/>
          </w:tcPr>
          <w:p w14:paraId="7B29DA42" w14:textId="77777777" w:rsidR="00806CFC" w:rsidRPr="004210EF" w:rsidRDefault="00E52B46" w:rsidP="00C1783E">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sidRPr="004210EF">
              <w:rPr>
                <w:sz w:val="14"/>
                <w:szCs w:val="14"/>
              </w:rPr>
              <w:t>CSLB License:</w:t>
            </w:r>
          </w:p>
        </w:tc>
      </w:tr>
      <w:tr w:rsidR="00806CFC" w:rsidRPr="004210EF" w14:paraId="7B29DA45" w14:textId="77777777">
        <w:tblPrEx>
          <w:tblCellMar>
            <w:left w:w="108" w:type="dxa"/>
            <w:right w:w="108" w:type="dxa"/>
          </w:tblCellMar>
        </w:tblPrEx>
        <w:trPr>
          <w:trHeight w:hRule="exact" w:val="288"/>
        </w:trPr>
        <w:tc>
          <w:tcPr>
            <w:tcW w:w="10950" w:type="dxa"/>
            <w:gridSpan w:val="3"/>
            <w:vAlign w:val="center"/>
          </w:tcPr>
          <w:p w14:paraId="7B29DA44" w14:textId="77777777" w:rsidR="00806CFC" w:rsidRPr="004210EF" w:rsidRDefault="00E52B46" w:rsidP="00C1783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sidRPr="004210EF">
              <w:rPr>
                <w:rFonts w:cs="Arial"/>
                <w:b/>
                <w:caps/>
                <w:sz w:val="18"/>
                <w:szCs w:val="18"/>
              </w:rPr>
              <w:t>HERS PROVIDER DATA REGISTRY INFORMATION</w:t>
            </w:r>
          </w:p>
        </w:tc>
      </w:tr>
      <w:tr w:rsidR="00806CFC" w:rsidRPr="004210EF" w14:paraId="7B29DA48" w14:textId="77777777">
        <w:tblPrEx>
          <w:tblCellMar>
            <w:left w:w="108" w:type="dxa"/>
            <w:right w:w="108" w:type="dxa"/>
          </w:tblCellMar>
        </w:tblPrEx>
        <w:trPr>
          <w:trHeight w:hRule="exact" w:val="360"/>
        </w:trPr>
        <w:tc>
          <w:tcPr>
            <w:tcW w:w="5437" w:type="dxa"/>
          </w:tcPr>
          <w:p w14:paraId="7B29DA46" w14:textId="77777777" w:rsidR="00806CFC" w:rsidRPr="004210EF" w:rsidRDefault="00E52B46" w:rsidP="00C1783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sidRPr="004210EF">
              <w:rPr>
                <w:sz w:val="14"/>
                <w:szCs w:val="14"/>
              </w:rPr>
              <w:t>Sample Group Number (if applicable):</w:t>
            </w:r>
          </w:p>
        </w:tc>
        <w:tc>
          <w:tcPr>
            <w:tcW w:w="5513" w:type="dxa"/>
            <w:gridSpan w:val="2"/>
          </w:tcPr>
          <w:p w14:paraId="7B29DA47" w14:textId="77777777" w:rsidR="00806CFC" w:rsidRPr="004210EF" w:rsidRDefault="00E52B46" w:rsidP="00C1783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sidRPr="004210EF">
              <w:rPr>
                <w:sz w:val="14"/>
                <w:szCs w:val="14"/>
              </w:rPr>
              <w:t>Dwelling Test Status in Sample Group (if applicable)</w:t>
            </w:r>
          </w:p>
        </w:tc>
      </w:tr>
      <w:tr w:rsidR="00806CFC" w:rsidRPr="004210EF" w14:paraId="7B29DA4A" w14:textId="77777777">
        <w:tblPrEx>
          <w:tblCellMar>
            <w:left w:w="108" w:type="dxa"/>
            <w:right w:w="108" w:type="dxa"/>
          </w:tblCellMar>
        </w:tblPrEx>
        <w:trPr>
          <w:trHeight w:hRule="exact" w:val="288"/>
        </w:trPr>
        <w:tc>
          <w:tcPr>
            <w:tcW w:w="10950" w:type="dxa"/>
            <w:gridSpan w:val="3"/>
            <w:vAlign w:val="center"/>
          </w:tcPr>
          <w:p w14:paraId="7B29DA49" w14:textId="77777777" w:rsidR="00806CFC" w:rsidRPr="004210EF" w:rsidRDefault="00E52B46" w:rsidP="00C1783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sidRPr="004210EF">
              <w:rPr>
                <w:rFonts w:cs="Arial"/>
                <w:b/>
                <w:caps/>
                <w:sz w:val="18"/>
                <w:szCs w:val="18"/>
              </w:rPr>
              <w:t>HERS RATER INFORMATION</w:t>
            </w:r>
          </w:p>
        </w:tc>
      </w:tr>
      <w:tr w:rsidR="00806CFC" w:rsidRPr="004210EF" w14:paraId="7B29DA4C" w14:textId="77777777">
        <w:tblPrEx>
          <w:tblCellMar>
            <w:left w:w="108" w:type="dxa"/>
            <w:right w:w="108" w:type="dxa"/>
          </w:tblCellMar>
        </w:tblPrEx>
        <w:trPr>
          <w:trHeight w:hRule="exact" w:val="360"/>
        </w:trPr>
        <w:tc>
          <w:tcPr>
            <w:tcW w:w="10950" w:type="dxa"/>
            <w:gridSpan w:val="3"/>
          </w:tcPr>
          <w:p w14:paraId="7B29DA4B" w14:textId="77777777" w:rsidR="00806CFC" w:rsidRPr="004210EF" w:rsidRDefault="00E52B46" w:rsidP="00C1783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sidRPr="004210EF">
              <w:rPr>
                <w:sz w:val="14"/>
                <w:szCs w:val="14"/>
              </w:rPr>
              <w:t>HERS Rater Company Name:</w:t>
            </w:r>
          </w:p>
        </w:tc>
      </w:tr>
      <w:tr w:rsidR="00806CFC" w:rsidRPr="004210EF" w14:paraId="7B29DA4F" w14:textId="77777777">
        <w:tblPrEx>
          <w:tblCellMar>
            <w:left w:w="108" w:type="dxa"/>
            <w:right w:w="108" w:type="dxa"/>
          </w:tblCellMar>
        </w:tblPrEx>
        <w:trPr>
          <w:trHeight w:hRule="exact" w:val="360"/>
        </w:trPr>
        <w:tc>
          <w:tcPr>
            <w:tcW w:w="5488" w:type="dxa"/>
            <w:gridSpan w:val="2"/>
            <w:tcBorders>
              <w:top w:val="single" w:sz="4" w:space="0" w:color="auto"/>
              <w:left w:val="single" w:sz="4" w:space="0" w:color="auto"/>
              <w:bottom w:val="single" w:sz="4" w:space="0" w:color="auto"/>
              <w:right w:val="single" w:sz="4" w:space="0" w:color="auto"/>
            </w:tcBorders>
          </w:tcPr>
          <w:p w14:paraId="7B29DA4D" w14:textId="77777777" w:rsidR="00806CFC" w:rsidRPr="004210EF" w:rsidRDefault="00E52B46" w:rsidP="00C178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sidRPr="004210EF">
              <w:rPr>
                <w:sz w:val="14"/>
                <w:szCs w:val="14"/>
              </w:rPr>
              <w:t>Responsible Rater's Name:</w:t>
            </w:r>
          </w:p>
        </w:tc>
        <w:tc>
          <w:tcPr>
            <w:tcW w:w="5462" w:type="dxa"/>
            <w:tcBorders>
              <w:top w:val="single" w:sz="4" w:space="0" w:color="auto"/>
              <w:left w:val="single" w:sz="4" w:space="0" w:color="auto"/>
              <w:bottom w:val="single" w:sz="4" w:space="0" w:color="auto"/>
              <w:right w:val="single" w:sz="4" w:space="0" w:color="auto"/>
            </w:tcBorders>
          </w:tcPr>
          <w:p w14:paraId="7B29DA4E" w14:textId="77777777" w:rsidR="00806CFC" w:rsidRPr="004210EF" w:rsidRDefault="00E52B46" w:rsidP="00C178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sidRPr="004210EF">
              <w:rPr>
                <w:sz w:val="14"/>
                <w:szCs w:val="14"/>
              </w:rPr>
              <w:t>Responsible Rater's Signature:</w:t>
            </w:r>
          </w:p>
        </w:tc>
      </w:tr>
      <w:tr w:rsidR="00806CFC" w:rsidRPr="004210EF" w14:paraId="7B29DA52" w14:textId="77777777">
        <w:tblPrEx>
          <w:tblCellMar>
            <w:left w:w="108" w:type="dxa"/>
            <w:right w:w="108" w:type="dxa"/>
          </w:tblCellMar>
        </w:tblPrEx>
        <w:trPr>
          <w:trHeight w:hRule="exact" w:val="360"/>
        </w:trPr>
        <w:tc>
          <w:tcPr>
            <w:tcW w:w="5488" w:type="dxa"/>
            <w:gridSpan w:val="2"/>
            <w:tcBorders>
              <w:top w:val="single" w:sz="4" w:space="0" w:color="auto"/>
              <w:left w:val="single" w:sz="4" w:space="0" w:color="auto"/>
              <w:bottom w:val="single" w:sz="4" w:space="0" w:color="auto"/>
              <w:right w:val="single" w:sz="4" w:space="0" w:color="auto"/>
            </w:tcBorders>
          </w:tcPr>
          <w:p w14:paraId="7B29DA50" w14:textId="77777777" w:rsidR="00806CFC" w:rsidRPr="004210EF" w:rsidRDefault="00E52B46" w:rsidP="00C178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sidRPr="004210EF">
              <w:rPr>
                <w:sz w:val="14"/>
                <w:szCs w:val="14"/>
              </w:rPr>
              <w:t>Responsible Rater's Certification Number w/ this HERS Provider</w:t>
            </w:r>
          </w:p>
        </w:tc>
        <w:tc>
          <w:tcPr>
            <w:tcW w:w="5462" w:type="dxa"/>
            <w:tcBorders>
              <w:top w:val="single" w:sz="4" w:space="0" w:color="auto"/>
              <w:left w:val="single" w:sz="4" w:space="0" w:color="auto"/>
              <w:bottom w:val="single" w:sz="4" w:space="0" w:color="auto"/>
              <w:right w:val="single" w:sz="4" w:space="0" w:color="auto"/>
            </w:tcBorders>
          </w:tcPr>
          <w:p w14:paraId="7B29DA51" w14:textId="77777777" w:rsidR="00806CFC" w:rsidRPr="004210EF" w:rsidRDefault="00E52B46" w:rsidP="00C178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sidRPr="004210EF">
              <w:rPr>
                <w:sz w:val="14"/>
                <w:szCs w:val="14"/>
              </w:rPr>
              <w:t>Date Signed:</w:t>
            </w:r>
          </w:p>
        </w:tc>
      </w:tr>
    </w:tbl>
    <w:p w14:paraId="7B29DA53" w14:textId="77777777" w:rsidR="00806CFC" w:rsidRDefault="00806CFC" w:rsidP="00C1783E">
      <w:pPr>
        <w:keepNext/>
        <w:spacing w:after="0"/>
      </w:pPr>
    </w:p>
    <w:p w14:paraId="7B29DA54" w14:textId="77777777" w:rsidR="00806CFC" w:rsidRDefault="00806CFC" w:rsidP="005C4324">
      <w:pPr>
        <w:spacing w:after="0"/>
      </w:pPr>
    </w:p>
    <w:p w14:paraId="7B29DA55" w14:textId="77777777" w:rsidR="00806CFC" w:rsidRPr="00E05304" w:rsidRDefault="00806CFC" w:rsidP="005C4324">
      <w:pPr>
        <w:spacing w:after="0"/>
        <w:sectPr w:rsidR="00806CFC" w:rsidRPr="00E05304" w:rsidSect="00170917">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576" w:footer="576" w:gutter="0"/>
          <w:cols w:space="720"/>
          <w:docGrid w:linePitch="299"/>
        </w:sectPr>
      </w:pPr>
    </w:p>
    <w:p w14:paraId="7B29DA56" w14:textId="7481339F" w:rsidR="00FE1910" w:rsidRPr="00EC6140" w:rsidRDefault="00006233" w:rsidP="00006233">
      <w:pPr>
        <w:spacing w:after="0"/>
        <w:jc w:val="center"/>
        <w:rPr>
          <w:b/>
          <w:sz w:val="20"/>
        </w:rPr>
      </w:pPr>
      <w:r w:rsidRPr="00EC6140">
        <w:rPr>
          <w:b/>
          <w:sz w:val="20"/>
        </w:rPr>
        <w:lastRenderedPageBreak/>
        <w:t>NRCV-MCH-04d</w:t>
      </w:r>
      <w:r w:rsidR="00772DF9">
        <w:rPr>
          <w:b/>
          <w:sz w:val="20"/>
        </w:rPr>
        <w:t>-H</w:t>
      </w:r>
      <w:r w:rsidRPr="00EC6140">
        <w:rPr>
          <w:b/>
          <w:sz w:val="20"/>
        </w:rPr>
        <w:t xml:space="preserve"> User Instructions</w:t>
      </w:r>
    </w:p>
    <w:p w14:paraId="7B29DA57" w14:textId="77777777" w:rsidR="00FE1910" w:rsidRDefault="00FE1910" w:rsidP="005C4324">
      <w:pPr>
        <w:spacing w:after="0"/>
      </w:pPr>
    </w:p>
    <w:p w14:paraId="7B29DA58" w14:textId="77777777" w:rsidR="00EA67F7" w:rsidRPr="006B2D34" w:rsidRDefault="00EA67F7" w:rsidP="00D268C3">
      <w:pPr>
        <w:spacing w:after="0"/>
        <w:rPr>
          <w:i/>
          <w:szCs w:val="20"/>
        </w:rPr>
      </w:pPr>
      <w:r w:rsidRPr="006B2D34">
        <w:rPr>
          <w:b/>
          <w:szCs w:val="20"/>
        </w:rPr>
        <w:t>A. System Information</w:t>
      </w:r>
    </w:p>
    <w:p w14:paraId="7B29DA59" w14:textId="6F1712E7" w:rsidR="00FE1910" w:rsidRPr="00D268C3" w:rsidRDefault="00FE1910" w:rsidP="00FE1910">
      <w:pPr>
        <w:numPr>
          <w:ilvl w:val="0"/>
          <w:numId w:val="8"/>
        </w:numPr>
        <w:tabs>
          <w:tab w:val="left" w:pos="360"/>
        </w:tabs>
        <w:spacing w:after="0"/>
        <w:rPr>
          <w:sz w:val="20"/>
        </w:rPr>
      </w:pPr>
      <w:r w:rsidRPr="00D268C3">
        <w:rPr>
          <w:i/>
          <w:sz w:val="20"/>
        </w:rPr>
        <w:t>HVAC System Identification or Name</w:t>
      </w:r>
      <w:r w:rsidRPr="00D268C3">
        <w:rPr>
          <w:sz w:val="20"/>
        </w:rPr>
        <w:t>: Provide an identification name or tag name that uniquely identifies the duct system. If there is a mechanical plan for the system, the tag name may be given on the plans.</w:t>
      </w:r>
    </w:p>
    <w:p w14:paraId="7B29DA5A" w14:textId="77777777" w:rsidR="00FE1910" w:rsidRPr="00D268C3" w:rsidRDefault="00FE1910" w:rsidP="00FE1910">
      <w:pPr>
        <w:numPr>
          <w:ilvl w:val="0"/>
          <w:numId w:val="9"/>
        </w:numPr>
        <w:spacing w:after="0"/>
        <w:ind w:left="360"/>
        <w:rPr>
          <w:sz w:val="20"/>
        </w:rPr>
      </w:pPr>
      <w:r w:rsidRPr="00D268C3">
        <w:rPr>
          <w:i/>
          <w:sz w:val="20"/>
        </w:rPr>
        <w:t>HVAC System Location or Area Served</w:t>
      </w:r>
      <w:r w:rsidRPr="00D268C3">
        <w:rPr>
          <w:sz w:val="20"/>
        </w:rPr>
        <w:t>: Provide a brief description of the area served by the duct system (</w:t>
      </w:r>
      <w:proofErr w:type="gramStart"/>
      <w:r w:rsidRPr="00D268C3">
        <w:rPr>
          <w:sz w:val="20"/>
        </w:rPr>
        <w:t>e.g.</w:t>
      </w:r>
      <w:proofErr w:type="gramEnd"/>
      <w:r w:rsidRPr="00D268C3">
        <w:rPr>
          <w:sz w:val="20"/>
        </w:rPr>
        <w:t xml:space="preserve"> upstairs; downstairs) to help distinguish one system from another in buildings with multiple systems.</w:t>
      </w:r>
    </w:p>
    <w:p w14:paraId="41531CC9" w14:textId="294EA4E3" w:rsidR="00605DD6" w:rsidRPr="00605DD6" w:rsidRDefault="00605DD6">
      <w:pPr>
        <w:numPr>
          <w:ilvl w:val="0"/>
          <w:numId w:val="9"/>
        </w:numPr>
        <w:spacing w:after="0"/>
        <w:ind w:left="360"/>
        <w:rPr>
          <w:sz w:val="20"/>
        </w:rPr>
      </w:pPr>
      <w:r w:rsidRPr="00605DD6">
        <w:rPr>
          <w:i/>
          <w:sz w:val="20"/>
        </w:rPr>
        <w:t>Indoor Unit Name:</w:t>
      </w:r>
      <w:r>
        <w:t xml:space="preserve"> </w:t>
      </w:r>
      <w:r w:rsidRPr="00605DD6">
        <w:rPr>
          <w:sz w:val="20"/>
        </w:rPr>
        <w:t>Provide an identification name or tag name that uniquely identifies the indoor unit associated with this duct system. If there is a mechanical plan for the system, the tag name may be given on the plans.</w:t>
      </w:r>
    </w:p>
    <w:p w14:paraId="7B29DA5B" w14:textId="78146427" w:rsidR="00FE1910" w:rsidRPr="00D268C3" w:rsidRDefault="00FE1910" w:rsidP="00FE1910">
      <w:pPr>
        <w:numPr>
          <w:ilvl w:val="0"/>
          <w:numId w:val="9"/>
        </w:numPr>
        <w:spacing w:after="0"/>
        <w:ind w:left="360"/>
        <w:rPr>
          <w:sz w:val="20"/>
        </w:rPr>
      </w:pPr>
      <w:r w:rsidRPr="00D268C3">
        <w:rPr>
          <w:i/>
          <w:sz w:val="20"/>
        </w:rPr>
        <w:t>Verified Low Leakage Air-</w:t>
      </w:r>
      <w:r w:rsidR="00C77953">
        <w:rPr>
          <w:i/>
          <w:sz w:val="20"/>
        </w:rPr>
        <w:t>H</w:t>
      </w:r>
      <w:r w:rsidRPr="00D268C3">
        <w:rPr>
          <w:i/>
          <w:sz w:val="20"/>
        </w:rPr>
        <w:t>andling Unit (VLLAHU) Credit</w:t>
      </w:r>
      <w:r w:rsidRPr="00D268C3">
        <w:rPr>
          <w:sz w:val="20"/>
        </w:rPr>
        <w:t xml:space="preserve">: Indicate </w:t>
      </w:r>
      <w:proofErr w:type="gramStart"/>
      <w:r w:rsidRPr="00D268C3">
        <w:rPr>
          <w:sz w:val="20"/>
        </w:rPr>
        <w:t>whether or not</w:t>
      </w:r>
      <w:proofErr w:type="gramEnd"/>
      <w:r w:rsidRPr="00D268C3">
        <w:rPr>
          <w:sz w:val="20"/>
        </w:rPr>
        <w:t xml:space="preserve"> VLLAHU is required per PRF-01. For prescriptive alterations (change outs), choose “no”.</w:t>
      </w:r>
    </w:p>
    <w:p w14:paraId="7B29DA5C" w14:textId="77777777" w:rsidR="00FE1910" w:rsidRPr="00D268C3" w:rsidRDefault="00FE1910" w:rsidP="00FE1910">
      <w:pPr>
        <w:numPr>
          <w:ilvl w:val="0"/>
          <w:numId w:val="9"/>
        </w:numPr>
        <w:spacing w:after="0"/>
        <w:ind w:left="360"/>
        <w:rPr>
          <w:sz w:val="20"/>
        </w:rPr>
      </w:pPr>
      <w:r w:rsidRPr="00D268C3">
        <w:rPr>
          <w:i/>
          <w:sz w:val="20"/>
        </w:rPr>
        <w:t>Duct System Compliance Category</w:t>
      </w:r>
      <w:r w:rsidRPr="00D268C3">
        <w:rPr>
          <w:sz w:val="20"/>
        </w:rPr>
        <w:t>: Choose from Completely New, Complete Replacement, or Alteration.</w:t>
      </w:r>
    </w:p>
    <w:p w14:paraId="7B29DA5D" w14:textId="7771914B" w:rsidR="00FE1910" w:rsidRPr="00D268C3" w:rsidRDefault="00FE1910" w:rsidP="00FE1910">
      <w:pPr>
        <w:numPr>
          <w:ilvl w:val="1"/>
          <w:numId w:val="9"/>
        </w:numPr>
        <w:spacing w:after="0"/>
        <w:ind w:left="720"/>
        <w:rPr>
          <w:sz w:val="20"/>
        </w:rPr>
      </w:pPr>
      <w:r w:rsidRPr="00D268C3">
        <w:rPr>
          <w:sz w:val="20"/>
          <w:u w:val="single"/>
        </w:rPr>
        <w:t>New:</w:t>
      </w:r>
      <w:r w:rsidRPr="00D268C3">
        <w:rPr>
          <w:sz w:val="20"/>
        </w:rPr>
        <w:t xml:space="preserve"> For new buildings with a new HVAC system or replacement of at least 75</w:t>
      </w:r>
      <w:r w:rsidR="00AF4031">
        <w:rPr>
          <w:sz w:val="20"/>
        </w:rPr>
        <w:t>%</w:t>
      </w:r>
      <w:r w:rsidRPr="00D268C3">
        <w:rPr>
          <w:sz w:val="20"/>
        </w:rPr>
        <w:t xml:space="preserve"> of the duct system and up to 25</w:t>
      </w:r>
      <w:r w:rsidR="00AF4031">
        <w:rPr>
          <w:sz w:val="20"/>
        </w:rPr>
        <w:t>%</w:t>
      </w:r>
      <w:r w:rsidRPr="00D268C3">
        <w:rPr>
          <w:sz w:val="20"/>
        </w:rPr>
        <w:t xml:space="preserve"> consisting of reused parts from the existing duct system (</w:t>
      </w:r>
      <w:proofErr w:type="gramStart"/>
      <w:r w:rsidRPr="00D268C3">
        <w:rPr>
          <w:sz w:val="20"/>
        </w:rPr>
        <w:t>i.e.</w:t>
      </w:r>
      <w:proofErr w:type="gramEnd"/>
      <w:r w:rsidRPr="00D268C3">
        <w:rPr>
          <w:sz w:val="20"/>
        </w:rPr>
        <w:t xml:space="preserve"> registers, grilles, boots, air handler, coil, plenums, duct material).</w:t>
      </w:r>
    </w:p>
    <w:p w14:paraId="7B29DA5E" w14:textId="77777777" w:rsidR="00FE1910" w:rsidRPr="00D268C3" w:rsidRDefault="00FE1910" w:rsidP="00FE1910">
      <w:pPr>
        <w:numPr>
          <w:ilvl w:val="1"/>
          <w:numId w:val="9"/>
        </w:numPr>
        <w:spacing w:after="0"/>
        <w:ind w:left="720"/>
        <w:rPr>
          <w:sz w:val="20"/>
        </w:rPr>
      </w:pPr>
      <w:r w:rsidRPr="00D268C3">
        <w:rPr>
          <w:sz w:val="20"/>
          <w:u w:val="single"/>
        </w:rPr>
        <w:t>Alteration:</w:t>
      </w:r>
      <w:r w:rsidRPr="00D268C3">
        <w:rPr>
          <w:sz w:val="20"/>
        </w:rPr>
        <w:t xml:space="preserve"> For HVAC change outs or when the air handler, condensing unit of a split system, or cooling coil or any amount of duct is added to an existing system but does not constitute a new duct system.</w:t>
      </w:r>
    </w:p>
    <w:p w14:paraId="7B29DA5F" w14:textId="388A296E" w:rsidR="00FE1910" w:rsidRPr="00D268C3" w:rsidRDefault="00FE1910" w:rsidP="00FE1910">
      <w:pPr>
        <w:numPr>
          <w:ilvl w:val="1"/>
          <w:numId w:val="9"/>
        </w:numPr>
        <w:spacing w:after="0"/>
        <w:ind w:left="720"/>
        <w:rPr>
          <w:sz w:val="20"/>
        </w:rPr>
      </w:pPr>
      <w:r w:rsidRPr="00D268C3">
        <w:rPr>
          <w:sz w:val="20"/>
          <w:u w:val="single"/>
        </w:rPr>
        <w:t>Alteration using Smoke Test:</w:t>
      </w:r>
      <w:r w:rsidRPr="00D268C3">
        <w:rPr>
          <w:sz w:val="20"/>
        </w:rPr>
        <w:t xml:space="preserve"> For alterations that are unable to pass the leakage test and a smoke test is used to confirm that all accessible leaks have been sealed.</w:t>
      </w:r>
    </w:p>
    <w:p w14:paraId="7B29DA60" w14:textId="77777777" w:rsidR="00FE1910" w:rsidRDefault="00FE1910" w:rsidP="00FE1910">
      <w:pPr>
        <w:ind w:left="360"/>
      </w:pPr>
    </w:p>
    <w:p w14:paraId="7B29DA61" w14:textId="3D166880" w:rsidR="00FE1910" w:rsidRPr="00EA0C9A" w:rsidRDefault="00FE1910" w:rsidP="00D268C3">
      <w:pPr>
        <w:spacing w:after="0"/>
        <w:rPr>
          <w:b/>
        </w:rPr>
      </w:pPr>
      <w:r w:rsidRPr="001D2E44">
        <w:rPr>
          <w:b/>
        </w:rPr>
        <w:t>B. Duct Leakage Diagnostic Test - MCH-</w:t>
      </w:r>
      <w:r>
        <w:rPr>
          <w:b/>
        </w:rPr>
        <w:t>04</w:t>
      </w:r>
      <w:ins w:id="9" w:author="Alhabibi, Haider@Energy" w:date="2022-02-04T13:46:00Z">
        <w:r w:rsidR="009F05CD">
          <w:rPr>
            <w:b/>
          </w:rPr>
          <w:t>d</w:t>
        </w:r>
      </w:ins>
    </w:p>
    <w:p w14:paraId="7B29DA62" w14:textId="40FEE82E" w:rsidR="00FE1910" w:rsidRPr="00151323" w:rsidRDefault="00FE1910" w:rsidP="00FE1910">
      <w:pPr>
        <w:pStyle w:val="ListParagraph"/>
        <w:numPr>
          <w:ilvl w:val="0"/>
          <w:numId w:val="10"/>
        </w:numPr>
        <w:spacing w:line="276" w:lineRule="auto"/>
        <w:ind w:left="360"/>
        <w:rPr>
          <w:rFonts w:asciiTheme="minorHAnsi" w:hAnsiTheme="minorHAnsi"/>
        </w:rPr>
      </w:pPr>
      <w:r w:rsidRPr="001D2E44">
        <w:rPr>
          <w:rFonts w:asciiTheme="minorHAnsi" w:hAnsiTheme="minorHAnsi"/>
          <w:i/>
        </w:rPr>
        <w:t>Condenser Nominal Cooling Capacity (ton)</w:t>
      </w:r>
      <w:r w:rsidRPr="001D2E44">
        <w:rPr>
          <w:rFonts w:asciiTheme="minorHAnsi" w:hAnsiTheme="minorHAnsi"/>
        </w:rPr>
        <w:t xml:space="preserve">: </w:t>
      </w:r>
      <w:r>
        <w:rPr>
          <w:rFonts w:asciiTheme="minorHAnsi" w:hAnsiTheme="minorHAnsi"/>
        </w:rPr>
        <w:t>Enter the condenser nominal cooling capacity, refer to the manufacturer documentation</w:t>
      </w:r>
      <w:r w:rsidRPr="001D2E44">
        <w:rPr>
          <w:rFonts w:asciiTheme="minorHAnsi" w:hAnsiTheme="minorHAnsi"/>
        </w:rPr>
        <w:t>.</w:t>
      </w:r>
      <w:r>
        <w:rPr>
          <w:rFonts w:asciiTheme="minorHAnsi" w:hAnsiTheme="minorHAnsi"/>
        </w:rPr>
        <w:t xml:space="preserve"> Example: if manufacture lists air conditioner total nominal output of 60,000 Btu/h, the user </w:t>
      </w:r>
      <w:proofErr w:type="gramStart"/>
      <w:r>
        <w:rPr>
          <w:rFonts w:asciiTheme="minorHAnsi" w:hAnsiTheme="minorHAnsi"/>
        </w:rPr>
        <w:t>would</w:t>
      </w:r>
      <w:proofErr w:type="gramEnd"/>
      <w:r>
        <w:rPr>
          <w:rFonts w:asciiTheme="minorHAnsi" w:hAnsiTheme="minorHAnsi"/>
        </w:rPr>
        <w:t xml:space="preserve"> divide this number by 12,000 and enter 5. Tonnage may also be determined by the model number. 018 = 1.5 tons, 024 = 2 tons, 030 = 3 tons, etc.)</w:t>
      </w:r>
    </w:p>
    <w:p w14:paraId="7B29DA63" w14:textId="68FD3CE7" w:rsidR="00FE1910" w:rsidRPr="00151323" w:rsidRDefault="00FE1910" w:rsidP="00FE1910">
      <w:pPr>
        <w:pStyle w:val="ListParagraph"/>
        <w:numPr>
          <w:ilvl w:val="0"/>
          <w:numId w:val="10"/>
        </w:numPr>
        <w:spacing w:line="276" w:lineRule="auto"/>
        <w:ind w:left="360"/>
        <w:rPr>
          <w:rFonts w:asciiTheme="minorHAnsi" w:hAnsiTheme="minorHAnsi"/>
        </w:rPr>
      </w:pPr>
      <w:r w:rsidRPr="001D2E44">
        <w:rPr>
          <w:rFonts w:asciiTheme="minorHAnsi" w:hAnsiTheme="minorHAnsi"/>
          <w:i/>
        </w:rPr>
        <w:t>Heating Capacity (</w:t>
      </w:r>
      <w:proofErr w:type="spellStart"/>
      <w:r w:rsidRPr="001D2E44">
        <w:rPr>
          <w:rFonts w:asciiTheme="minorHAnsi" w:hAnsiTheme="minorHAnsi"/>
          <w:i/>
        </w:rPr>
        <w:t>kBtu</w:t>
      </w:r>
      <w:proofErr w:type="spellEnd"/>
      <w:r w:rsidRPr="001D2E44">
        <w:rPr>
          <w:rFonts w:asciiTheme="minorHAnsi" w:hAnsiTheme="minorHAnsi"/>
          <w:i/>
        </w:rPr>
        <w:t>/h)</w:t>
      </w:r>
      <w:r w:rsidRPr="001D2E44">
        <w:rPr>
          <w:rFonts w:asciiTheme="minorHAnsi" w:hAnsiTheme="minorHAnsi"/>
        </w:rPr>
        <w:t xml:space="preserve">: </w:t>
      </w:r>
      <w:r>
        <w:rPr>
          <w:rFonts w:asciiTheme="minorHAnsi" w:hAnsiTheme="minorHAnsi"/>
        </w:rPr>
        <w:t xml:space="preserve">Enter the system heating capacity (output) in </w:t>
      </w:r>
      <w:proofErr w:type="spellStart"/>
      <w:r w:rsidR="00C77953">
        <w:rPr>
          <w:rFonts w:asciiTheme="minorHAnsi" w:hAnsiTheme="minorHAnsi"/>
        </w:rPr>
        <w:t>k</w:t>
      </w:r>
      <w:r>
        <w:rPr>
          <w:rFonts w:asciiTheme="minorHAnsi" w:hAnsiTheme="minorHAnsi"/>
        </w:rPr>
        <w:t>Btu</w:t>
      </w:r>
      <w:proofErr w:type="spellEnd"/>
      <w:r>
        <w:rPr>
          <w:rFonts w:asciiTheme="minorHAnsi" w:hAnsiTheme="minorHAnsi"/>
        </w:rPr>
        <w:t xml:space="preserve">/h, refer to the manufacturer documentation. Example if manufacture lists furnace output of 90,000 Btu/h, the user </w:t>
      </w:r>
      <w:proofErr w:type="gramStart"/>
      <w:r>
        <w:rPr>
          <w:rFonts w:asciiTheme="minorHAnsi" w:hAnsiTheme="minorHAnsi"/>
        </w:rPr>
        <w:t>would</w:t>
      </w:r>
      <w:proofErr w:type="gramEnd"/>
      <w:r>
        <w:rPr>
          <w:rFonts w:asciiTheme="minorHAnsi" w:hAnsiTheme="minorHAnsi"/>
        </w:rPr>
        <w:t xml:space="preserve"> divide this number by 1,000 and enter 90.</w:t>
      </w:r>
    </w:p>
    <w:p w14:paraId="7B29DA64" w14:textId="62C3B33F" w:rsidR="00FE1910" w:rsidRPr="00151323" w:rsidRDefault="00FE1910" w:rsidP="00FE1910">
      <w:pPr>
        <w:pStyle w:val="ListParagraph"/>
        <w:numPr>
          <w:ilvl w:val="0"/>
          <w:numId w:val="10"/>
        </w:numPr>
        <w:spacing w:line="276" w:lineRule="auto"/>
        <w:ind w:left="360"/>
        <w:rPr>
          <w:rFonts w:asciiTheme="minorHAnsi" w:hAnsiTheme="minorHAnsi"/>
        </w:rPr>
      </w:pPr>
      <w:r w:rsidRPr="0011635C">
        <w:rPr>
          <w:rFonts w:asciiTheme="minorHAnsi" w:hAnsiTheme="minorHAnsi"/>
          <w:i/>
        </w:rPr>
        <w:t>Leakage Factor</w:t>
      </w:r>
      <w:r w:rsidRPr="0011635C">
        <w:rPr>
          <w:rFonts w:asciiTheme="minorHAnsi" w:hAnsiTheme="minorHAnsi"/>
        </w:rPr>
        <w:t xml:space="preserve">: </w:t>
      </w:r>
      <w:r>
        <w:rPr>
          <w:rFonts w:asciiTheme="minorHAnsi" w:hAnsiTheme="minorHAnsi"/>
        </w:rPr>
        <w:t>Based</w:t>
      </w:r>
      <w:r w:rsidRPr="0011635C">
        <w:rPr>
          <w:rFonts w:asciiTheme="minorHAnsi" w:hAnsiTheme="minorHAnsi"/>
        </w:rPr>
        <w:t xml:space="preserve"> on answer</w:t>
      </w:r>
      <w:r>
        <w:rPr>
          <w:rFonts w:asciiTheme="minorHAnsi" w:hAnsiTheme="minorHAnsi"/>
        </w:rPr>
        <w:t>s</w:t>
      </w:r>
      <w:r w:rsidRPr="0011635C">
        <w:rPr>
          <w:rFonts w:asciiTheme="minorHAnsi" w:hAnsiTheme="minorHAnsi"/>
        </w:rPr>
        <w:t xml:space="preserve"> to</w:t>
      </w:r>
      <w:r>
        <w:rPr>
          <w:rFonts w:asciiTheme="minorHAnsi" w:hAnsiTheme="minorHAnsi"/>
        </w:rPr>
        <w:t xml:space="preserve"> questions A0</w:t>
      </w:r>
      <w:r w:rsidR="00605DD6">
        <w:rPr>
          <w:rFonts w:asciiTheme="minorHAnsi" w:hAnsiTheme="minorHAnsi"/>
        </w:rPr>
        <w:t>4</w:t>
      </w:r>
      <w:r>
        <w:rPr>
          <w:rFonts w:asciiTheme="minorHAnsi" w:hAnsiTheme="minorHAnsi"/>
        </w:rPr>
        <w:t xml:space="preserve"> and A0</w:t>
      </w:r>
      <w:r w:rsidR="00605DD6">
        <w:rPr>
          <w:rFonts w:asciiTheme="minorHAnsi" w:hAnsiTheme="minorHAnsi"/>
        </w:rPr>
        <w:t>5</w:t>
      </w:r>
      <w:r>
        <w:rPr>
          <w:rFonts w:asciiTheme="minorHAnsi" w:hAnsiTheme="minorHAnsi"/>
        </w:rPr>
        <w:t xml:space="preserve"> the leakage factor will be set at 0.15 (15% leakage)</w:t>
      </w:r>
      <w:r w:rsidRPr="0011635C">
        <w:rPr>
          <w:rFonts w:asciiTheme="minorHAnsi" w:hAnsiTheme="minorHAnsi"/>
        </w:rPr>
        <w:t>.</w:t>
      </w:r>
    </w:p>
    <w:p w14:paraId="7B29DA65" w14:textId="1BA64B75" w:rsidR="00FE1910" w:rsidRPr="00151323" w:rsidRDefault="00FE1910" w:rsidP="00FE1910">
      <w:pPr>
        <w:pStyle w:val="ListParagraph"/>
        <w:numPr>
          <w:ilvl w:val="0"/>
          <w:numId w:val="10"/>
        </w:numPr>
        <w:spacing w:line="276" w:lineRule="auto"/>
        <w:ind w:left="360"/>
        <w:rPr>
          <w:rFonts w:asciiTheme="minorHAnsi" w:hAnsiTheme="minorHAnsi"/>
        </w:rPr>
      </w:pPr>
      <w:r w:rsidRPr="001D2E44">
        <w:rPr>
          <w:rFonts w:asciiTheme="minorHAnsi" w:hAnsiTheme="minorHAnsi"/>
          <w:i/>
        </w:rPr>
        <w:t>Air-Handl</w:t>
      </w:r>
      <w:r>
        <w:rPr>
          <w:rFonts w:asciiTheme="minorHAnsi" w:hAnsiTheme="minorHAnsi"/>
          <w:i/>
        </w:rPr>
        <w:t>ing</w:t>
      </w:r>
      <w:r w:rsidRPr="001D2E44">
        <w:rPr>
          <w:rFonts w:asciiTheme="minorHAnsi" w:hAnsiTheme="minorHAnsi"/>
          <w:i/>
        </w:rPr>
        <w:t xml:space="preserve"> Unit Airflow (AHU</w:t>
      </w:r>
      <w:r w:rsidR="00772DF9">
        <w:rPr>
          <w:rFonts w:asciiTheme="minorHAnsi" w:hAnsiTheme="minorHAnsi"/>
          <w:i/>
        </w:rPr>
        <w:t xml:space="preserve"> </w:t>
      </w:r>
      <w:r w:rsidRPr="001D2E44">
        <w:rPr>
          <w:rFonts w:asciiTheme="minorHAnsi" w:hAnsiTheme="minorHAnsi"/>
          <w:i/>
        </w:rPr>
        <w:t>Airflow) Determination Method</w:t>
      </w:r>
      <w:r w:rsidRPr="001D2E44">
        <w:rPr>
          <w:rFonts w:asciiTheme="minorHAnsi" w:hAnsiTheme="minorHAnsi"/>
        </w:rPr>
        <w:t>: User will select from the following options:</w:t>
      </w:r>
    </w:p>
    <w:p w14:paraId="7B29DA66" w14:textId="7E25F3FD" w:rsidR="00FE1910" w:rsidRPr="00151323" w:rsidRDefault="00FE1910" w:rsidP="00FE1910">
      <w:pPr>
        <w:pStyle w:val="ListParagraph"/>
        <w:numPr>
          <w:ilvl w:val="1"/>
          <w:numId w:val="10"/>
        </w:numPr>
        <w:spacing w:line="276" w:lineRule="auto"/>
        <w:ind w:left="720"/>
        <w:rPr>
          <w:rFonts w:asciiTheme="minorHAnsi" w:hAnsiTheme="minorHAnsi"/>
        </w:rPr>
      </w:pPr>
      <w:r w:rsidRPr="001D2E44">
        <w:rPr>
          <w:rFonts w:asciiTheme="minorHAnsi" w:hAnsiTheme="minorHAnsi"/>
          <w:u w:val="single"/>
        </w:rPr>
        <w:t>Cooling System Method:</w:t>
      </w:r>
      <w:r w:rsidRPr="001D2E44">
        <w:rPr>
          <w:rFonts w:asciiTheme="minorHAnsi" w:hAnsiTheme="minorHAnsi"/>
        </w:rPr>
        <w:t xml:space="preserve"> For systems with cooling, this selection must be made</w:t>
      </w:r>
      <w:r>
        <w:rPr>
          <w:rFonts w:asciiTheme="minorHAnsi" w:hAnsiTheme="minorHAnsi"/>
        </w:rPr>
        <w:t>. T</w:t>
      </w:r>
      <w:r w:rsidRPr="001D2E44">
        <w:rPr>
          <w:rFonts w:asciiTheme="minorHAnsi" w:hAnsiTheme="minorHAnsi"/>
        </w:rPr>
        <w:t xml:space="preserve">he nominal air handler airflow shall be 400 CFM per nominal ton of condensing unit cooling capacity (See Section </w:t>
      </w:r>
      <w:r>
        <w:rPr>
          <w:rFonts w:asciiTheme="minorHAnsi" w:hAnsiTheme="minorHAnsi"/>
        </w:rPr>
        <w:t>NA2.1.4.1</w:t>
      </w:r>
      <w:r w:rsidRPr="001D2E44">
        <w:rPr>
          <w:rFonts w:asciiTheme="minorHAnsi" w:hAnsiTheme="minorHAnsi"/>
        </w:rPr>
        <w:t xml:space="preserve"> of the </w:t>
      </w:r>
      <w:del w:id="10" w:author="Moua, Cheng@Energy" w:date="2022-02-02T09:16:00Z">
        <w:r w:rsidR="00C77953" w:rsidDel="00E23E74">
          <w:rPr>
            <w:rFonts w:asciiTheme="minorHAnsi" w:hAnsiTheme="minorHAnsi"/>
          </w:rPr>
          <w:delText>201</w:delText>
        </w:r>
        <w:r w:rsidR="00605DD6" w:rsidDel="00E23E74">
          <w:rPr>
            <w:rFonts w:asciiTheme="minorHAnsi" w:hAnsiTheme="minorHAnsi"/>
          </w:rPr>
          <w:delText>9</w:delText>
        </w:r>
        <w:r w:rsidR="00C77953" w:rsidRPr="001D2E44" w:rsidDel="00E23E74">
          <w:rPr>
            <w:rFonts w:asciiTheme="minorHAnsi" w:hAnsiTheme="minorHAnsi"/>
          </w:rPr>
          <w:delText xml:space="preserve"> </w:delText>
        </w:r>
      </w:del>
      <w:ins w:id="11" w:author="Moua, Cheng@Energy" w:date="2022-02-02T09:16:00Z">
        <w:r w:rsidR="00E23E74">
          <w:rPr>
            <w:rFonts w:asciiTheme="minorHAnsi" w:hAnsiTheme="minorHAnsi"/>
          </w:rPr>
          <w:t>2022</w:t>
        </w:r>
        <w:r w:rsidR="00E23E74" w:rsidRPr="001D2E44">
          <w:rPr>
            <w:rFonts w:asciiTheme="minorHAnsi" w:hAnsiTheme="minorHAnsi"/>
          </w:rPr>
          <w:t xml:space="preserve"> </w:t>
        </w:r>
      </w:ins>
      <w:r>
        <w:rPr>
          <w:rFonts w:asciiTheme="minorHAnsi" w:hAnsiTheme="minorHAnsi"/>
        </w:rPr>
        <w:t>Nonresidential A</w:t>
      </w:r>
      <w:r w:rsidRPr="001D2E44">
        <w:rPr>
          <w:rFonts w:asciiTheme="minorHAnsi" w:hAnsiTheme="minorHAnsi"/>
        </w:rPr>
        <w:t>ppendices).</w:t>
      </w:r>
    </w:p>
    <w:p w14:paraId="7B29DA67" w14:textId="2D16EE8F" w:rsidR="00FE1910" w:rsidRDefault="00FE1910" w:rsidP="00FE1910">
      <w:pPr>
        <w:pStyle w:val="ListParagraph"/>
        <w:numPr>
          <w:ilvl w:val="1"/>
          <w:numId w:val="10"/>
        </w:numPr>
        <w:spacing w:line="276" w:lineRule="auto"/>
        <w:ind w:left="720"/>
        <w:jc w:val="both"/>
        <w:rPr>
          <w:rFonts w:asciiTheme="minorHAnsi" w:hAnsiTheme="minorHAnsi"/>
        </w:rPr>
      </w:pPr>
      <w:r w:rsidRPr="001D2E44">
        <w:rPr>
          <w:rFonts w:asciiTheme="minorHAnsi" w:hAnsiTheme="minorHAnsi"/>
          <w:u w:val="single"/>
        </w:rPr>
        <w:t>Heating System Method:</w:t>
      </w:r>
      <w:r w:rsidRPr="001D2E44">
        <w:rPr>
          <w:rFonts w:asciiTheme="minorHAnsi" w:hAnsiTheme="minorHAnsi"/>
        </w:rPr>
        <w:t xml:space="preserve"> For heating only systems </w:t>
      </w:r>
      <w:r>
        <w:rPr>
          <w:rFonts w:asciiTheme="minorHAnsi" w:hAnsiTheme="minorHAnsi"/>
        </w:rPr>
        <w:t>this selection must be made. T</w:t>
      </w:r>
      <w:r w:rsidRPr="001D2E44">
        <w:rPr>
          <w:rFonts w:asciiTheme="minorHAnsi" w:hAnsiTheme="minorHAnsi"/>
        </w:rPr>
        <w:t xml:space="preserve">he nominal air handler airflow shall be 21.7 CFM per </w:t>
      </w:r>
      <w:proofErr w:type="spellStart"/>
      <w:r w:rsidRPr="001D2E44">
        <w:rPr>
          <w:rFonts w:asciiTheme="minorHAnsi" w:hAnsiTheme="minorHAnsi"/>
        </w:rPr>
        <w:t>kBtu</w:t>
      </w:r>
      <w:proofErr w:type="spellEnd"/>
      <w:r w:rsidRPr="001D2E44">
        <w:rPr>
          <w:rFonts w:asciiTheme="minorHAnsi" w:hAnsiTheme="minorHAnsi"/>
        </w:rPr>
        <w:t>/</w:t>
      </w:r>
      <w:proofErr w:type="spellStart"/>
      <w:r w:rsidRPr="001D2E44">
        <w:rPr>
          <w:rFonts w:asciiTheme="minorHAnsi" w:hAnsiTheme="minorHAnsi"/>
        </w:rPr>
        <w:t>hr</w:t>
      </w:r>
      <w:proofErr w:type="spellEnd"/>
      <w:r w:rsidRPr="001D2E44">
        <w:rPr>
          <w:rFonts w:asciiTheme="minorHAnsi" w:hAnsiTheme="minorHAnsi"/>
        </w:rPr>
        <w:t xml:space="preserve"> of rated heating output capacity</w:t>
      </w:r>
      <w:r>
        <w:rPr>
          <w:rFonts w:asciiTheme="minorHAnsi" w:hAnsiTheme="minorHAnsi"/>
        </w:rPr>
        <w:t xml:space="preserve"> </w:t>
      </w:r>
      <w:r w:rsidRPr="001D2E44">
        <w:rPr>
          <w:rFonts w:asciiTheme="minorHAnsi" w:hAnsiTheme="minorHAnsi"/>
        </w:rPr>
        <w:t xml:space="preserve">(See Section </w:t>
      </w:r>
      <w:r>
        <w:rPr>
          <w:rFonts w:asciiTheme="minorHAnsi" w:hAnsiTheme="minorHAnsi"/>
        </w:rPr>
        <w:t>NA2.1.4.1</w:t>
      </w:r>
      <w:r w:rsidRPr="001D2E44">
        <w:rPr>
          <w:rFonts w:asciiTheme="minorHAnsi" w:hAnsiTheme="minorHAnsi"/>
        </w:rPr>
        <w:t xml:space="preserve"> of the </w:t>
      </w:r>
      <w:del w:id="12" w:author="Moua, Cheng@Energy" w:date="2022-02-02T09:16:00Z">
        <w:r w:rsidR="00C77953" w:rsidDel="00E23E74">
          <w:rPr>
            <w:rFonts w:asciiTheme="minorHAnsi" w:hAnsiTheme="minorHAnsi"/>
          </w:rPr>
          <w:delText>201</w:delText>
        </w:r>
        <w:r w:rsidR="004E192C" w:rsidDel="00E23E74">
          <w:rPr>
            <w:rFonts w:asciiTheme="minorHAnsi" w:hAnsiTheme="minorHAnsi"/>
          </w:rPr>
          <w:delText>9</w:delText>
        </w:r>
        <w:r w:rsidR="00C77953" w:rsidRPr="001D2E44" w:rsidDel="00E23E74">
          <w:rPr>
            <w:rFonts w:asciiTheme="minorHAnsi" w:hAnsiTheme="minorHAnsi"/>
          </w:rPr>
          <w:delText xml:space="preserve"> </w:delText>
        </w:r>
      </w:del>
      <w:ins w:id="13" w:author="Moua, Cheng@Energy" w:date="2022-02-02T09:16:00Z">
        <w:r w:rsidR="00E23E74">
          <w:rPr>
            <w:rFonts w:asciiTheme="minorHAnsi" w:hAnsiTheme="minorHAnsi"/>
          </w:rPr>
          <w:t>2022</w:t>
        </w:r>
        <w:r w:rsidR="00E23E74" w:rsidRPr="001D2E44">
          <w:rPr>
            <w:rFonts w:asciiTheme="minorHAnsi" w:hAnsiTheme="minorHAnsi"/>
          </w:rPr>
          <w:t xml:space="preserve"> </w:t>
        </w:r>
      </w:ins>
      <w:r>
        <w:rPr>
          <w:rFonts w:asciiTheme="minorHAnsi" w:hAnsiTheme="minorHAnsi"/>
        </w:rPr>
        <w:t>Nonresidential A</w:t>
      </w:r>
      <w:r w:rsidRPr="001D2E44">
        <w:rPr>
          <w:rFonts w:asciiTheme="minorHAnsi" w:hAnsiTheme="minorHAnsi"/>
        </w:rPr>
        <w:t>ppendices).</w:t>
      </w:r>
    </w:p>
    <w:p w14:paraId="7B29DA68" w14:textId="51772C45" w:rsidR="00FE1910" w:rsidRPr="00151323" w:rsidRDefault="00FE1910" w:rsidP="00FE1910">
      <w:pPr>
        <w:pStyle w:val="ListParagraph"/>
        <w:numPr>
          <w:ilvl w:val="0"/>
          <w:numId w:val="10"/>
        </w:numPr>
        <w:spacing w:line="276" w:lineRule="auto"/>
        <w:ind w:left="360"/>
        <w:rPr>
          <w:rFonts w:asciiTheme="minorHAnsi" w:hAnsiTheme="minorHAnsi"/>
        </w:rPr>
      </w:pPr>
      <w:r>
        <w:rPr>
          <w:rFonts w:asciiTheme="minorHAnsi" w:hAnsiTheme="minorHAnsi"/>
          <w:i/>
        </w:rPr>
        <w:t>Calculated Target Allowable Du</w:t>
      </w:r>
      <w:r w:rsidRPr="001D2E44">
        <w:rPr>
          <w:rFonts w:asciiTheme="minorHAnsi" w:hAnsiTheme="minorHAnsi"/>
          <w:i/>
        </w:rPr>
        <w:t>ct Leakage Rate (cfm)</w:t>
      </w:r>
      <w:r w:rsidRPr="001D2E44">
        <w:rPr>
          <w:rFonts w:asciiTheme="minorHAnsi" w:hAnsiTheme="minorHAnsi"/>
        </w:rPr>
        <w:t xml:space="preserve">: This value will be automatically </w:t>
      </w:r>
      <w:r>
        <w:rPr>
          <w:rFonts w:asciiTheme="minorHAnsi" w:hAnsiTheme="minorHAnsi"/>
        </w:rPr>
        <w:t>calculated</w:t>
      </w:r>
      <w:r w:rsidRPr="001D2E44">
        <w:rPr>
          <w:rFonts w:asciiTheme="minorHAnsi" w:hAnsiTheme="minorHAnsi"/>
        </w:rPr>
        <w:t>.</w:t>
      </w:r>
      <w:r>
        <w:rPr>
          <w:rFonts w:asciiTheme="minorHAnsi" w:hAnsiTheme="minorHAnsi"/>
        </w:rPr>
        <w:t xml:space="preserve"> </w:t>
      </w:r>
      <w:r w:rsidRPr="001D2E44">
        <w:rPr>
          <w:rFonts w:asciiTheme="minorHAnsi" w:hAnsiTheme="minorHAnsi"/>
        </w:rPr>
        <w:t xml:space="preserve">For systems with cooling, the </w:t>
      </w:r>
      <w:r>
        <w:rPr>
          <w:rFonts w:asciiTheme="minorHAnsi" w:hAnsiTheme="minorHAnsi"/>
        </w:rPr>
        <w:t xml:space="preserve">target allowable duct leakage rate will be the leakage factor multiplied by the </w:t>
      </w:r>
      <w:r w:rsidRPr="001D2E44">
        <w:rPr>
          <w:rFonts w:asciiTheme="minorHAnsi" w:hAnsiTheme="minorHAnsi"/>
        </w:rPr>
        <w:t xml:space="preserve">nominal air handler airflow </w:t>
      </w:r>
      <w:r>
        <w:rPr>
          <w:rFonts w:asciiTheme="minorHAnsi" w:hAnsiTheme="minorHAnsi"/>
        </w:rPr>
        <w:t>of</w:t>
      </w:r>
      <w:r w:rsidRPr="001D2E44">
        <w:rPr>
          <w:rFonts w:asciiTheme="minorHAnsi" w:hAnsiTheme="minorHAnsi"/>
        </w:rPr>
        <w:t xml:space="preserve"> 400 CFM per nominal ton of condensing unit cooling capacity</w:t>
      </w:r>
      <w:r>
        <w:rPr>
          <w:rFonts w:asciiTheme="minorHAnsi" w:hAnsiTheme="minorHAnsi"/>
        </w:rPr>
        <w:t xml:space="preserve">. </w:t>
      </w:r>
      <w:r w:rsidRPr="001D2E44">
        <w:rPr>
          <w:rFonts w:asciiTheme="minorHAnsi" w:hAnsiTheme="minorHAnsi"/>
        </w:rPr>
        <w:t>For heating only systems</w:t>
      </w:r>
      <w:r>
        <w:rPr>
          <w:rFonts w:asciiTheme="minorHAnsi" w:hAnsiTheme="minorHAnsi"/>
        </w:rPr>
        <w:t>,</w:t>
      </w:r>
      <w:r w:rsidRPr="001D2E44">
        <w:rPr>
          <w:rFonts w:asciiTheme="minorHAnsi" w:hAnsiTheme="minorHAnsi"/>
        </w:rPr>
        <w:t xml:space="preserve"> the </w:t>
      </w:r>
      <w:r>
        <w:rPr>
          <w:rFonts w:asciiTheme="minorHAnsi" w:hAnsiTheme="minorHAnsi"/>
        </w:rPr>
        <w:t>target allowable duct leakage rate will be the leakage factor multiplied by the</w:t>
      </w:r>
      <w:r w:rsidRPr="001D2E44">
        <w:rPr>
          <w:rFonts w:asciiTheme="minorHAnsi" w:hAnsiTheme="minorHAnsi"/>
        </w:rPr>
        <w:t xml:space="preserve"> nominal air handler airflow </w:t>
      </w:r>
      <w:r>
        <w:rPr>
          <w:rFonts w:asciiTheme="minorHAnsi" w:hAnsiTheme="minorHAnsi"/>
        </w:rPr>
        <w:t>of</w:t>
      </w:r>
      <w:r w:rsidRPr="001D2E44">
        <w:rPr>
          <w:rFonts w:asciiTheme="minorHAnsi" w:hAnsiTheme="minorHAnsi"/>
        </w:rPr>
        <w:t xml:space="preserve"> 21.7 CFM per </w:t>
      </w:r>
      <w:proofErr w:type="spellStart"/>
      <w:r w:rsidRPr="001D2E44">
        <w:rPr>
          <w:rFonts w:asciiTheme="minorHAnsi" w:hAnsiTheme="minorHAnsi"/>
        </w:rPr>
        <w:t>kBtu</w:t>
      </w:r>
      <w:proofErr w:type="spellEnd"/>
      <w:r w:rsidRPr="001D2E44">
        <w:rPr>
          <w:rFonts w:asciiTheme="minorHAnsi" w:hAnsiTheme="minorHAnsi"/>
        </w:rPr>
        <w:t>/h of rated heating output capacity</w:t>
      </w:r>
      <w:r>
        <w:rPr>
          <w:rFonts w:asciiTheme="minorHAnsi" w:hAnsiTheme="minorHAnsi"/>
        </w:rPr>
        <w:t>.</w:t>
      </w:r>
    </w:p>
    <w:p w14:paraId="7B29DA69" w14:textId="77777777" w:rsidR="00FE1910" w:rsidRPr="00151323" w:rsidRDefault="00FE1910" w:rsidP="00FE1910">
      <w:pPr>
        <w:pStyle w:val="ListParagraph"/>
        <w:numPr>
          <w:ilvl w:val="0"/>
          <w:numId w:val="10"/>
        </w:numPr>
        <w:spacing w:line="276" w:lineRule="auto"/>
        <w:ind w:left="360"/>
        <w:rPr>
          <w:rFonts w:asciiTheme="minorHAnsi" w:hAnsiTheme="minorHAnsi"/>
        </w:rPr>
      </w:pPr>
      <w:r w:rsidRPr="001D2E44">
        <w:rPr>
          <w:rFonts w:asciiTheme="minorHAnsi" w:hAnsiTheme="minorHAnsi"/>
          <w:i/>
        </w:rPr>
        <w:t>Actual Duct Leakage Rate from Leakage Test Measurement (cfm)</w:t>
      </w:r>
      <w:r w:rsidRPr="001D2E44">
        <w:rPr>
          <w:rFonts w:asciiTheme="minorHAnsi" w:hAnsiTheme="minorHAnsi"/>
        </w:rPr>
        <w:t>: User will input this value from actual measurements from leakage test.</w:t>
      </w:r>
    </w:p>
    <w:p w14:paraId="7B29DA6A" w14:textId="392B6728" w:rsidR="00FE1910" w:rsidRDefault="00FE1910" w:rsidP="00FE1910">
      <w:pPr>
        <w:pStyle w:val="ListParagraph"/>
        <w:numPr>
          <w:ilvl w:val="0"/>
          <w:numId w:val="10"/>
        </w:numPr>
        <w:spacing w:line="276" w:lineRule="auto"/>
        <w:ind w:left="360"/>
        <w:rPr>
          <w:rFonts w:asciiTheme="minorHAnsi" w:hAnsiTheme="minorHAnsi"/>
        </w:rPr>
      </w:pPr>
      <w:r w:rsidRPr="001D2E44">
        <w:rPr>
          <w:rFonts w:asciiTheme="minorHAnsi" w:hAnsiTheme="minorHAnsi"/>
          <w:i/>
        </w:rPr>
        <w:t>Compliance Statement</w:t>
      </w:r>
      <w:r w:rsidRPr="001D2E44">
        <w:rPr>
          <w:rFonts w:asciiTheme="minorHAnsi" w:hAnsiTheme="minorHAnsi"/>
        </w:rPr>
        <w:t>: If Actual Duct Leakage Rate from leakage test is less than or equal to Calculated Target Allowable Duct Leakage Rate, “System passes leakage test” will automatically populate. If not, “System fails leakage test</w:t>
      </w:r>
      <w:r>
        <w:rPr>
          <w:rFonts w:asciiTheme="minorHAnsi" w:hAnsiTheme="minorHAnsi"/>
        </w:rPr>
        <w:t>”</w:t>
      </w:r>
      <w:r w:rsidRPr="001D2E44">
        <w:rPr>
          <w:rFonts w:asciiTheme="minorHAnsi" w:hAnsiTheme="minorHAnsi"/>
        </w:rPr>
        <w:t xml:space="preserve"> will automatically populate.</w:t>
      </w:r>
    </w:p>
    <w:p w14:paraId="7B29DA6B" w14:textId="77777777" w:rsidR="00FE1910" w:rsidRDefault="00FE1910" w:rsidP="00FE1910">
      <w:pPr>
        <w:pStyle w:val="ListParagraph"/>
        <w:spacing w:line="276" w:lineRule="auto"/>
        <w:ind w:left="360"/>
        <w:rPr>
          <w:rFonts w:asciiTheme="minorHAnsi" w:hAnsiTheme="minorHAnsi"/>
        </w:rPr>
      </w:pPr>
    </w:p>
    <w:p w14:paraId="0347EF04" w14:textId="77777777" w:rsidR="00D268C3" w:rsidRDefault="00D268C3">
      <w:pPr>
        <w:rPr>
          <w:b/>
        </w:rPr>
      </w:pPr>
      <w:r>
        <w:rPr>
          <w:b/>
        </w:rPr>
        <w:br w:type="page"/>
      </w:r>
    </w:p>
    <w:p w14:paraId="7B29DA6C" w14:textId="77777777" w:rsidR="00FE1910" w:rsidRPr="00EA0C9A" w:rsidRDefault="00FE1910" w:rsidP="00D268C3">
      <w:pPr>
        <w:spacing w:after="0"/>
        <w:rPr>
          <w:b/>
        </w:rPr>
      </w:pPr>
      <w:r>
        <w:rPr>
          <w:b/>
        </w:rPr>
        <w:lastRenderedPageBreak/>
        <w:t>C</w:t>
      </w:r>
      <w:r w:rsidRPr="001D2E44">
        <w:rPr>
          <w:b/>
        </w:rPr>
        <w:t xml:space="preserve">. </w:t>
      </w:r>
      <w:r>
        <w:rPr>
          <w:b/>
        </w:rPr>
        <w:t>Additional Requirements for Compliance</w:t>
      </w:r>
    </w:p>
    <w:p w14:paraId="7B29DA6D" w14:textId="691AF50C" w:rsidR="00FE1910" w:rsidRPr="00726EDB" w:rsidRDefault="00FE1910" w:rsidP="00FE1910">
      <w:pPr>
        <w:pStyle w:val="ListParagraph"/>
        <w:numPr>
          <w:ilvl w:val="3"/>
          <w:numId w:val="10"/>
        </w:numPr>
        <w:spacing w:line="276" w:lineRule="auto"/>
        <w:ind w:left="360"/>
        <w:rPr>
          <w:rFonts w:asciiTheme="minorHAnsi" w:hAnsiTheme="minorHAnsi"/>
        </w:rPr>
      </w:pPr>
      <w:r>
        <w:rPr>
          <w:rFonts w:asciiTheme="minorHAnsi" w:hAnsiTheme="minorHAnsi"/>
        </w:rPr>
        <w:t xml:space="preserve">This must be a true statement (or not applicable) for the system to comply. The duct leakage test must be performed on the system while in its normal operating condition. Temporary taping of the supply registers, return grilles, outside air damper, outside air intake and economizers is allowed for the duct leakage test on non-residential buildings. Parts of the duct system may not be isolated for the test. </w:t>
      </w:r>
    </w:p>
    <w:p w14:paraId="7B29DA6E" w14:textId="3588F695" w:rsidR="00FE1910" w:rsidRDefault="00FE1910" w:rsidP="00FE1910">
      <w:pPr>
        <w:pStyle w:val="ListParagraph"/>
        <w:numPr>
          <w:ilvl w:val="3"/>
          <w:numId w:val="10"/>
        </w:numPr>
        <w:spacing w:line="276" w:lineRule="auto"/>
        <w:ind w:left="360"/>
        <w:rPr>
          <w:rFonts w:asciiTheme="minorHAnsi" w:hAnsiTheme="minorHAnsi"/>
        </w:rPr>
      </w:pPr>
      <w:r>
        <w:rPr>
          <w:rFonts w:asciiTheme="minorHAnsi" w:hAnsiTheme="minorHAnsi"/>
        </w:rPr>
        <w:t xml:space="preserve">This must be a true statement (or not applicable) for the system to comply. For new systems and systems passing by the smoke test, all registers must be sealed to the air barrier when mounted in the air barrier. Note: T-bar ceiling is not an acceptable air barrier in newly constructed buildings. In existing </w:t>
      </w:r>
      <w:proofErr w:type="gramStart"/>
      <w:r>
        <w:rPr>
          <w:rFonts w:asciiTheme="minorHAnsi" w:hAnsiTheme="minorHAnsi"/>
        </w:rPr>
        <w:t>buildings</w:t>
      </w:r>
      <w:proofErr w:type="gramEnd"/>
      <w:r>
        <w:rPr>
          <w:rFonts w:asciiTheme="minorHAnsi" w:hAnsiTheme="minorHAnsi"/>
        </w:rPr>
        <w:t xml:space="preserve"> a T-bar ceiling might define the conditioned boundary (insulation sits on T-bar ceiling), but it would not be effective to seal the register to the T-bar ceiling (location A in the diagram below). In this situation it is recommended</w:t>
      </w:r>
      <w:r w:rsidR="00C77953">
        <w:rPr>
          <w:rFonts w:asciiTheme="minorHAnsi" w:hAnsiTheme="minorHAnsi"/>
        </w:rPr>
        <w:t>,</w:t>
      </w:r>
      <w:r>
        <w:rPr>
          <w:rFonts w:asciiTheme="minorHAnsi" w:hAnsiTheme="minorHAnsi"/>
        </w:rPr>
        <w:t xml:space="preserve"> but not required</w:t>
      </w:r>
      <w:r w:rsidR="00C77953">
        <w:rPr>
          <w:rFonts w:asciiTheme="minorHAnsi" w:hAnsiTheme="minorHAnsi"/>
        </w:rPr>
        <w:t>,</w:t>
      </w:r>
      <w:r>
        <w:rPr>
          <w:rFonts w:asciiTheme="minorHAnsi" w:hAnsiTheme="minorHAnsi"/>
        </w:rPr>
        <w:t xml:space="preserve"> that the conditioned boundary be modified so that the insulation is aligned with an appropriate air barrier. When using the smoke test to pass an existing system with registers mounted in a T-bar ceiling, the register should </w:t>
      </w:r>
      <w:proofErr w:type="gramStart"/>
      <w:r>
        <w:rPr>
          <w:rFonts w:asciiTheme="minorHAnsi" w:hAnsiTheme="minorHAnsi"/>
        </w:rPr>
        <w:t>sealed</w:t>
      </w:r>
      <w:proofErr w:type="gramEnd"/>
      <w:r>
        <w:rPr>
          <w:rFonts w:asciiTheme="minorHAnsi" w:hAnsiTheme="minorHAnsi"/>
        </w:rPr>
        <w:t xml:space="preserve"> to the register boot (location B in the diagram below).</w:t>
      </w:r>
    </w:p>
    <w:p w14:paraId="7B29DA6F" w14:textId="77777777" w:rsidR="00FE1910" w:rsidRDefault="001008B5" w:rsidP="00FE1910">
      <w:pPr>
        <w:pStyle w:val="ListParagraph"/>
        <w:spacing w:line="276" w:lineRule="auto"/>
        <w:ind w:left="360"/>
        <w:rPr>
          <w:rFonts w:asciiTheme="minorHAnsi" w:hAnsiTheme="minorHAnsi"/>
        </w:rPr>
      </w:pPr>
      <w:r w:rsidRPr="00006233">
        <w:rPr>
          <w:rFonts w:asciiTheme="minorHAnsi" w:hAnsiTheme="minorHAnsi"/>
          <w:noProof/>
        </w:rPr>
        <w:drawing>
          <wp:inline distT="0" distB="0" distL="0" distR="0" wp14:anchorId="7B29DB01" wp14:editId="7B29DB02">
            <wp:extent cx="5960403" cy="2227049"/>
            <wp:effectExtent l="25400" t="0" r="8597" b="0"/>
            <wp:docPr id="4" name="Picture 4" descr="Screen shot 2013-04-18 at 12.53.2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3-04-18 at 12.53.28 PM.png"/>
                    <pic:cNvPicPr/>
                  </pic:nvPicPr>
                  <pic:blipFill>
                    <a:blip r:embed="rId18" cstate="print"/>
                    <a:stretch>
                      <a:fillRect/>
                    </a:stretch>
                  </pic:blipFill>
                  <pic:spPr>
                    <a:xfrm>
                      <a:off x="0" y="0"/>
                      <a:ext cx="5959691" cy="2226783"/>
                    </a:xfrm>
                    <a:prstGeom prst="rect">
                      <a:avLst/>
                    </a:prstGeom>
                  </pic:spPr>
                </pic:pic>
              </a:graphicData>
            </a:graphic>
          </wp:inline>
        </w:drawing>
      </w:r>
    </w:p>
    <w:p w14:paraId="7B29DA70" w14:textId="76173B6F" w:rsidR="00FE1910" w:rsidRDefault="00FE1910" w:rsidP="00FE1910">
      <w:pPr>
        <w:pStyle w:val="ListParagraph"/>
        <w:numPr>
          <w:ilvl w:val="3"/>
          <w:numId w:val="10"/>
        </w:numPr>
        <w:spacing w:line="276" w:lineRule="auto"/>
        <w:ind w:left="360"/>
        <w:rPr>
          <w:rFonts w:asciiTheme="minorHAnsi" w:hAnsiTheme="minorHAnsi"/>
        </w:rPr>
      </w:pPr>
      <w:r>
        <w:rPr>
          <w:rFonts w:asciiTheme="minorHAnsi" w:hAnsiTheme="minorHAnsi"/>
        </w:rPr>
        <w:t>This must be a true statement (or not applicable) for the system to comply. Cloth back rubber adhesive duct tape (old style duct tape) does not meet the UL181 requirements for any new connections and may not be used as the primary method of sealing a duct connection.  It may be used in conjunction with UL181 rated mastic, draw bands, mesh, etc. On existing systems, it is recommended that old duct tape be covered with mastic to prevent further degradation. It is recommended that it not be used at all on new connections.</w:t>
      </w:r>
    </w:p>
    <w:p w14:paraId="7B29DA71" w14:textId="77777777" w:rsidR="00FE1910" w:rsidRDefault="00FE1910" w:rsidP="00FE1910">
      <w:pPr>
        <w:pStyle w:val="ListParagraph"/>
        <w:numPr>
          <w:ilvl w:val="3"/>
          <w:numId w:val="10"/>
        </w:numPr>
        <w:spacing w:line="276" w:lineRule="auto"/>
        <w:ind w:left="360"/>
        <w:rPr>
          <w:rFonts w:asciiTheme="minorHAnsi" w:hAnsiTheme="minorHAnsi"/>
        </w:rPr>
      </w:pPr>
      <w:r>
        <w:rPr>
          <w:rFonts w:asciiTheme="minorHAnsi" w:hAnsiTheme="minorHAnsi"/>
        </w:rPr>
        <w:t>User to select one of the following:</w:t>
      </w:r>
    </w:p>
    <w:p w14:paraId="7B29DA72" w14:textId="77777777" w:rsidR="00FE1910" w:rsidRDefault="00FE1910" w:rsidP="005F6F2F">
      <w:pPr>
        <w:pStyle w:val="ListParagraph"/>
        <w:numPr>
          <w:ilvl w:val="4"/>
          <w:numId w:val="10"/>
        </w:numPr>
        <w:spacing w:line="276" w:lineRule="auto"/>
        <w:ind w:left="1080"/>
        <w:rPr>
          <w:rFonts w:asciiTheme="minorHAnsi" w:hAnsiTheme="minorHAnsi"/>
        </w:rPr>
      </w:pPr>
      <w:r>
        <w:rPr>
          <w:rFonts w:asciiTheme="minorHAnsi" w:hAnsiTheme="minorHAnsi"/>
        </w:rPr>
        <w:t xml:space="preserve">Pass – select this when </w:t>
      </w:r>
      <w:proofErr w:type="gramStart"/>
      <w:r>
        <w:rPr>
          <w:rFonts w:asciiTheme="minorHAnsi" w:hAnsiTheme="minorHAnsi"/>
        </w:rPr>
        <w:t>all of</w:t>
      </w:r>
      <w:proofErr w:type="gramEnd"/>
      <w:r>
        <w:rPr>
          <w:rFonts w:asciiTheme="minorHAnsi" w:hAnsiTheme="minorHAnsi"/>
        </w:rPr>
        <w:t xml:space="preserve"> the additional requirements listed above have been met.</w:t>
      </w:r>
    </w:p>
    <w:p w14:paraId="7B29DA73" w14:textId="63EA31EC" w:rsidR="00FE1910" w:rsidRDefault="00FE1910" w:rsidP="005F6F2F">
      <w:pPr>
        <w:pStyle w:val="ListParagraph"/>
        <w:numPr>
          <w:ilvl w:val="4"/>
          <w:numId w:val="10"/>
        </w:numPr>
        <w:spacing w:line="276" w:lineRule="auto"/>
        <w:ind w:left="1080"/>
        <w:rPr>
          <w:rFonts w:asciiTheme="minorHAnsi" w:hAnsiTheme="minorHAnsi"/>
        </w:rPr>
      </w:pPr>
      <w:r>
        <w:rPr>
          <w:rFonts w:asciiTheme="minorHAnsi" w:hAnsiTheme="minorHAnsi"/>
        </w:rPr>
        <w:t xml:space="preserve">Fail – select this when one or more of the additional requirements listed above cannot be met. Use </w:t>
      </w:r>
      <w:r w:rsidR="00557564">
        <w:rPr>
          <w:rFonts w:asciiTheme="minorHAnsi" w:hAnsiTheme="minorHAnsi"/>
        </w:rPr>
        <w:t>C0</w:t>
      </w:r>
      <w:r>
        <w:rPr>
          <w:rFonts w:asciiTheme="minorHAnsi" w:hAnsiTheme="minorHAnsi"/>
        </w:rPr>
        <w:t>6 to explain reason for non-compliance. Non-compliance must be corrected prior to passing.</w:t>
      </w:r>
    </w:p>
    <w:p w14:paraId="7B29DA74" w14:textId="2704E8AC" w:rsidR="00FE1910" w:rsidRDefault="00FE1910" w:rsidP="005F6F2F">
      <w:pPr>
        <w:pStyle w:val="ListParagraph"/>
        <w:numPr>
          <w:ilvl w:val="4"/>
          <w:numId w:val="10"/>
        </w:numPr>
        <w:spacing w:line="276" w:lineRule="auto"/>
        <w:ind w:left="1080"/>
        <w:rPr>
          <w:rFonts w:asciiTheme="minorHAnsi" w:hAnsiTheme="minorHAnsi"/>
        </w:rPr>
      </w:pPr>
      <w:r>
        <w:rPr>
          <w:rFonts w:asciiTheme="minorHAnsi" w:hAnsiTheme="minorHAnsi"/>
        </w:rPr>
        <w:t xml:space="preserve">All </w:t>
      </w:r>
      <w:r w:rsidR="00557564">
        <w:rPr>
          <w:rFonts w:asciiTheme="minorHAnsi" w:hAnsiTheme="minorHAnsi"/>
        </w:rPr>
        <w:t>N/A</w:t>
      </w:r>
      <w:r>
        <w:rPr>
          <w:rFonts w:asciiTheme="minorHAnsi" w:hAnsiTheme="minorHAnsi"/>
        </w:rPr>
        <w:t xml:space="preserve"> – select this when </w:t>
      </w:r>
      <w:proofErr w:type="gramStart"/>
      <w:r w:rsidRPr="007B2CBB">
        <w:rPr>
          <w:rFonts w:asciiTheme="minorHAnsi" w:hAnsiTheme="minorHAnsi"/>
          <w:b/>
          <w:u w:val="single"/>
        </w:rPr>
        <w:t>all</w:t>
      </w:r>
      <w:r>
        <w:rPr>
          <w:rFonts w:asciiTheme="minorHAnsi" w:hAnsiTheme="minorHAnsi"/>
        </w:rPr>
        <w:t xml:space="preserve"> of</w:t>
      </w:r>
      <w:proofErr w:type="gramEnd"/>
      <w:r>
        <w:rPr>
          <w:rFonts w:asciiTheme="minorHAnsi" w:hAnsiTheme="minorHAnsi"/>
        </w:rPr>
        <w:t xml:space="preserve"> the additional requirements listed above do not apply. This is not a common situation.  Selecting this option may subject the project to additional scrutiny.</w:t>
      </w:r>
    </w:p>
    <w:p w14:paraId="7B29DA75" w14:textId="2A8A294A" w:rsidR="00FE1910" w:rsidRDefault="00FE1910" w:rsidP="00FE1910">
      <w:pPr>
        <w:pStyle w:val="ListParagraph"/>
        <w:numPr>
          <w:ilvl w:val="3"/>
          <w:numId w:val="10"/>
        </w:numPr>
        <w:spacing w:line="276" w:lineRule="auto"/>
        <w:ind w:left="360"/>
        <w:rPr>
          <w:rFonts w:asciiTheme="minorHAnsi" w:hAnsiTheme="minorHAnsi"/>
        </w:rPr>
      </w:pPr>
      <w:r>
        <w:rPr>
          <w:rFonts w:asciiTheme="minorHAnsi" w:hAnsiTheme="minorHAnsi"/>
        </w:rPr>
        <w:t xml:space="preserve">When “Fail” is selected in </w:t>
      </w:r>
      <w:r w:rsidR="00557564">
        <w:rPr>
          <w:rFonts w:asciiTheme="minorHAnsi" w:hAnsiTheme="minorHAnsi"/>
        </w:rPr>
        <w:t>C0</w:t>
      </w:r>
      <w:r>
        <w:rPr>
          <w:rFonts w:asciiTheme="minorHAnsi" w:hAnsiTheme="minorHAnsi"/>
        </w:rPr>
        <w:t>5, use this row to explain why.  Be as detailed as possible.</w:t>
      </w:r>
    </w:p>
    <w:p w14:paraId="7B29DA76" w14:textId="77777777" w:rsidR="00FE1910" w:rsidRDefault="00FE1910" w:rsidP="00772DF9">
      <w:pPr>
        <w:spacing w:after="0"/>
      </w:pPr>
    </w:p>
    <w:p w14:paraId="7B29DA77" w14:textId="77777777" w:rsidR="00FE1910" w:rsidRPr="00EA0C9A" w:rsidRDefault="00FE1910" w:rsidP="006B2D34">
      <w:pPr>
        <w:spacing w:after="0"/>
        <w:rPr>
          <w:b/>
        </w:rPr>
      </w:pPr>
      <w:r>
        <w:rPr>
          <w:b/>
        </w:rPr>
        <w:t>D</w:t>
      </w:r>
      <w:r w:rsidRPr="001D2E44">
        <w:rPr>
          <w:b/>
        </w:rPr>
        <w:t xml:space="preserve">. </w:t>
      </w:r>
      <w:r>
        <w:rPr>
          <w:b/>
        </w:rPr>
        <w:t>Determination of HERS Verification Compliance</w:t>
      </w:r>
    </w:p>
    <w:p w14:paraId="7B29DA78" w14:textId="77777777" w:rsidR="00FE1910" w:rsidRPr="007B2CBB" w:rsidRDefault="00FE1910" w:rsidP="00FE1910">
      <w:pPr>
        <w:pStyle w:val="ListParagraph"/>
        <w:numPr>
          <w:ilvl w:val="0"/>
          <w:numId w:val="11"/>
        </w:numPr>
        <w:spacing w:line="276" w:lineRule="auto"/>
        <w:ind w:left="360"/>
        <w:rPr>
          <w:rFonts w:asciiTheme="minorHAnsi" w:hAnsiTheme="minorHAnsi"/>
        </w:rPr>
      </w:pPr>
      <w:r>
        <w:rPr>
          <w:rFonts w:asciiTheme="minorHAnsi" w:hAnsiTheme="minorHAnsi"/>
        </w:rPr>
        <w:t>When all requirements of Section B and Section C comply, “System Passes Leakage Test” will display here, otherwise “System Does not Comply” will display here and corrections will need to be made.</w:t>
      </w:r>
    </w:p>
    <w:p w14:paraId="7B29DA79" w14:textId="77777777" w:rsidR="00D532EC" w:rsidRDefault="00D532EC" w:rsidP="00006233">
      <w:pPr>
        <w:spacing w:after="0"/>
        <w:rPr>
          <w:sz w:val="20"/>
          <w:szCs w:val="20"/>
        </w:rPr>
      </w:pPr>
    </w:p>
    <w:p w14:paraId="7B29DA9C" w14:textId="77777777" w:rsidR="00806CFC" w:rsidRPr="00E05304" w:rsidRDefault="00806CFC" w:rsidP="005C4324">
      <w:pPr>
        <w:spacing w:after="0"/>
      </w:pPr>
    </w:p>
    <w:p w14:paraId="7B29DA9D" w14:textId="77777777" w:rsidR="00806CFC" w:rsidRPr="00E05304" w:rsidRDefault="00806CFC" w:rsidP="005C4324">
      <w:pPr>
        <w:spacing w:after="0"/>
        <w:sectPr w:rsidR="00806CFC" w:rsidRPr="00E05304">
          <w:headerReference w:type="even" r:id="rId19"/>
          <w:headerReference w:type="default" r:id="rId20"/>
          <w:footerReference w:type="default" r:id="rId21"/>
          <w:headerReference w:type="first" r:id="rId22"/>
          <w:pgSz w:w="12240" w:h="15840" w:code="1"/>
          <w:pgMar w:top="720" w:right="720" w:bottom="720" w:left="720" w:header="720" w:footer="576" w:gutter="0"/>
          <w:pgNumType w:start="1"/>
          <w:cols w:space="720"/>
          <w:docGrid w:linePitch="272"/>
        </w:sectPr>
      </w:pPr>
    </w:p>
    <w:tbl>
      <w:tblPr>
        <w:tblW w:w="4988"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4941"/>
        <w:gridCol w:w="5588"/>
      </w:tblGrid>
      <w:tr w:rsidR="00405832" w:rsidRPr="007A1B86" w14:paraId="7B29DA9F" w14:textId="77777777" w:rsidTr="00405832">
        <w:trPr>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B29DA9E" w14:textId="77777777" w:rsidR="00405832" w:rsidRPr="007A1B86" w:rsidRDefault="00405832" w:rsidP="00405832">
            <w:pPr>
              <w:spacing w:after="0" w:line="240" w:lineRule="auto"/>
              <w:rPr>
                <w:rFonts w:eastAsia="Times New Roman" w:cs="Times New Roman"/>
                <w:sz w:val="18"/>
                <w:szCs w:val="18"/>
              </w:rPr>
            </w:pPr>
            <w:r w:rsidRPr="002D4EC7">
              <w:rPr>
                <w:rFonts w:eastAsia="Times New Roman" w:cs="Times New Roman"/>
                <w:b/>
                <w:sz w:val="20"/>
                <w:szCs w:val="18"/>
              </w:rPr>
              <w:lastRenderedPageBreak/>
              <w:t>A. System Information</w:t>
            </w:r>
          </w:p>
        </w:tc>
      </w:tr>
      <w:tr w:rsidR="00405832" w:rsidRPr="007A1B86" w14:paraId="7B29DAA3" w14:textId="77777777" w:rsidTr="00405832">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7B29DAA0" w14:textId="77777777" w:rsidR="00405832" w:rsidRPr="007A1B86" w:rsidRDefault="00405832" w:rsidP="00405832">
            <w:pPr>
              <w:spacing w:after="0" w:line="240" w:lineRule="auto"/>
              <w:jc w:val="center"/>
              <w:rPr>
                <w:rFonts w:eastAsia="Times New Roman" w:cs="Times New Roman"/>
                <w:sz w:val="18"/>
                <w:szCs w:val="18"/>
              </w:rPr>
            </w:pPr>
            <w:r w:rsidRPr="007A1B86">
              <w:rPr>
                <w:rFonts w:eastAsia="Times New Roman" w:cs="Times New Roman"/>
                <w:sz w:val="18"/>
                <w:szCs w:val="18"/>
              </w:rPr>
              <w:t>01</w:t>
            </w:r>
          </w:p>
        </w:tc>
        <w:tc>
          <w:tcPr>
            <w:tcW w:w="2245" w:type="pct"/>
            <w:tcBorders>
              <w:top w:val="single" w:sz="4" w:space="0" w:color="auto"/>
              <w:left w:val="single" w:sz="4" w:space="0" w:color="auto"/>
              <w:bottom w:val="single" w:sz="4" w:space="0" w:color="auto"/>
              <w:right w:val="single" w:sz="4" w:space="0" w:color="auto"/>
            </w:tcBorders>
            <w:vAlign w:val="center"/>
          </w:tcPr>
          <w:p w14:paraId="7B29DAA1" w14:textId="170998F2" w:rsidR="00405832" w:rsidRPr="007A1B86" w:rsidRDefault="00605DD6">
            <w:pPr>
              <w:spacing w:after="0" w:line="240" w:lineRule="auto"/>
              <w:rPr>
                <w:rFonts w:eastAsia="Times New Roman" w:cs="Times New Roman"/>
                <w:sz w:val="18"/>
                <w:szCs w:val="18"/>
              </w:rPr>
            </w:pPr>
            <w:r>
              <w:rPr>
                <w:rFonts w:eastAsia="Times New Roman" w:cs="Times New Roman"/>
                <w:sz w:val="18"/>
                <w:szCs w:val="18"/>
              </w:rPr>
              <w:t xml:space="preserve">Space Conditioning </w:t>
            </w:r>
            <w:r w:rsidR="00405832" w:rsidRPr="007A1B86">
              <w:rPr>
                <w:rFonts w:eastAsia="Times New Roman" w:cs="Times New Roman"/>
                <w:sz w:val="18"/>
                <w:szCs w:val="18"/>
              </w:rPr>
              <w:t>System Identification or Name</w:t>
            </w:r>
          </w:p>
        </w:tc>
        <w:tc>
          <w:tcPr>
            <w:tcW w:w="2539" w:type="pct"/>
            <w:tcBorders>
              <w:top w:val="single" w:sz="4" w:space="0" w:color="auto"/>
              <w:left w:val="single" w:sz="4" w:space="0" w:color="auto"/>
              <w:bottom w:val="single" w:sz="4" w:space="0" w:color="auto"/>
              <w:right w:val="single" w:sz="4" w:space="0" w:color="auto"/>
            </w:tcBorders>
            <w:vAlign w:val="center"/>
          </w:tcPr>
          <w:p w14:paraId="7B29DAA2" w14:textId="77777777"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sz w:val="18"/>
                <w:szCs w:val="18"/>
              </w:rPr>
              <w:t>&lt;&lt;user input, text, maximum 50 characters&gt;&gt;</w:t>
            </w:r>
          </w:p>
        </w:tc>
      </w:tr>
      <w:tr w:rsidR="00405832" w:rsidRPr="007A1B86" w14:paraId="7B29DAA7" w14:textId="77777777" w:rsidTr="00405832">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7B29DAA4" w14:textId="77777777" w:rsidR="00405832" w:rsidRPr="007A1B86" w:rsidRDefault="00405832" w:rsidP="00405832">
            <w:pPr>
              <w:spacing w:after="0" w:line="240" w:lineRule="auto"/>
              <w:jc w:val="center"/>
              <w:rPr>
                <w:rFonts w:eastAsia="Times New Roman" w:cs="Times New Roman"/>
                <w:sz w:val="18"/>
                <w:szCs w:val="18"/>
              </w:rPr>
            </w:pPr>
            <w:r w:rsidRPr="007A1B86">
              <w:rPr>
                <w:rFonts w:eastAsia="Times New Roman" w:cs="Times New Roman"/>
                <w:sz w:val="18"/>
                <w:szCs w:val="18"/>
              </w:rPr>
              <w:t>02</w:t>
            </w:r>
          </w:p>
        </w:tc>
        <w:tc>
          <w:tcPr>
            <w:tcW w:w="2245" w:type="pct"/>
            <w:tcBorders>
              <w:top w:val="single" w:sz="4" w:space="0" w:color="auto"/>
              <w:left w:val="single" w:sz="4" w:space="0" w:color="auto"/>
              <w:bottom w:val="single" w:sz="4" w:space="0" w:color="auto"/>
              <w:right w:val="single" w:sz="4" w:space="0" w:color="auto"/>
            </w:tcBorders>
            <w:vAlign w:val="center"/>
          </w:tcPr>
          <w:p w14:paraId="7B29DAA5" w14:textId="663D43EB" w:rsidR="00405832" w:rsidRPr="007A1B86" w:rsidRDefault="00605DD6">
            <w:pPr>
              <w:spacing w:after="0" w:line="240" w:lineRule="auto"/>
              <w:rPr>
                <w:rFonts w:eastAsia="Times New Roman" w:cs="Times New Roman"/>
                <w:sz w:val="18"/>
                <w:szCs w:val="18"/>
              </w:rPr>
            </w:pPr>
            <w:r>
              <w:rPr>
                <w:rFonts w:eastAsia="Times New Roman" w:cs="Times New Roman"/>
                <w:sz w:val="18"/>
                <w:szCs w:val="18"/>
              </w:rPr>
              <w:t>Space Conditioning</w:t>
            </w:r>
            <w:r w:rsidR="00405832" w:rsidRPr="007A1B86">
              <w:rPr>
                <w:rFonts w:eastAsia="Times New Roman" w:cs="Times New Roman"/>
                <w:sz w:val="18"/>
                <w:szCs w:val="18"/>
              </w:rPr>
              <w:t xml:space="preserve"> System Location or Area Served</w:t>
            </w:r>
          </w:p>
        </w:tc>
        <w:tc>
          <w:tcPr>
            <w:tcW w:w="2539" w:type="pct"/>
            <w:tcBorders>
              <w:top w:val="single" w:sz="4" w:space="0" w:color="auto"/>
              <w:left w:val="single" w:sz="4" w:space="0" w:color="auto"/>
              <w:bottom w:val="single" w:sz="4" w:space="0" w:color="auto"/>
              <w:right w:val="single" w:sz="4" w:space="0" w:color="auto"/>
            </w:tcBorders>
            <w:vAlign w:val="center"/>
          </w:tcPr>
          <w:p w14:paraId="7B29DAA6" w14:textId="77777777"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sz w:val="18"/>
                <w:szCs w:val="18"/>
              </w:rPr>
              <w:t>&lt;&lt;user input, text, maximum 50 characters&gt;&gt;</w:t>
            </w:r>
          </w:p>
        </w:tc>
      </w:tr>
      <w:tr w:rsidR="00605DD6" w:rsidRPr="007A1B86" w14:paraId="68DFB5FF" w14:textId="77777777" w:rsidTr="00405832">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199C5CA8" w14:textId="44272E28" w:rsidR="00605DD6" w:rsidRPr="007A1B86" w:rsidRDefault="00605DD6" w:rsidP="00405832">
            <w:pPr>
              <w:spacing w:after="0" w:line="240" w:lineRule="auto"/>
              <w:jc w:val="center"/>
              <w:rPr>
                <w:rFonts w:eastAsia="Times New Roman" w:cs="Times New Roman"/>
                <w:sz w:val="18"/>
                <w:szCs w:val="18"/>
              </w:rPr>
            </w:pPr>
            <w:r>
              <w:rPr>
                <w:rFonts w:eastAsia="Times New Roman" w:cs="Times New Roman"/>
                <w:sz w:val="18"/>
                <w:szCs w:val="18"/>
              </w:rPr>
              <w:t>03</w:t>
            </w:r>
          </w:p>
        </w:tc>
        <w:tc>
          <w:tcPr>
            <w:tcW w:w="2245" w:type="pct"/>
            <w:tcBorders>
              <w:top w:val="single" w:sz="4" w:space="0" w:color="auto"/>
              <w:left w:val="single" w:sz="4" w:space="0" w:color="auto"/>
              <w:bottom w:val="single" w:sz="4" w:space="0" w:color="auto"/>
              <w:right w:val="single" w:sz="4" w:space="0" w:color="auto"/>
            </w:tcBorders>
            <w:vAlign w:val="center"/>
          </w:tcPr>
          <w:p w14:paraId="1E9B5820" w14:textId="77106926" w:rsidR="00605DD6" w:rsidRDefault="00605DD6" w:rsidP="00605DD6">
            <w:pPr>
              <w:spacing w:after="0" w:line="240" w:lineRule="auto"/>
              <w:rPr>
                <w:rFonts w:eastAsia="Times New Roman" w:cs="Times New Roman"/>
                <w:sz w:val="18"/>
                <w:szCs w:val="18"/>
              </w:rPr>
            </w:pPr>
            <w:r>
              <w:rPr>
                <w:rFonts w:eastAsia="Times New Roman" w:cs="Times New Roman"/>
                <w:sz w:val="18"/>
                <w:szCs w:val="18"/>
              </w:rPr>
              <w:t>Indoor Unit Name</w:t>
            </w:r>
          </w:p>
        </w:tc>
        <w:tc>
          <w:tcPr>
            <w:tcW w:w="2539" w:type="pct"/>
            <w:tcBorders>
              <w:top w:val="single" w:sz="4" w:space="0" w:color="auto"/>
              <w:left w:val="single" w:sz="4" w:space="0" w:color="auto"/>
              <w:bottom w:val="single" w:sz="4" w:space="0" w:color="auto"/>
              <w:right w:val="single" w:sz="4" w:space="0" w:color="auto"/>
            </w:tcBorders>
            <w:vAlign w:val="center"/>
          </w:tcPr>
          <w:p w14:paraId="489074DA" w14:textId="326898CF" w:rsidR="00605DD6" w:rsidRPr="007A1B86" w:rsidRDefault="00577640" w:rsidP="00405832">
            <w:pPr>
              <w:spacing w:after="0" w:line="240" w:lineRule="auto"/>
              <w:rPr>
                <w:rFonts w:eastAsia="Times New Roman" w:cs="Times New Roman"/>
                <w:sz w:val="18"/>
                <w:szCs w:val="18"/>
              </w:rPr>
            </w:pPr>
            <w:r w:rsidRPr="007A1B86">
              <w:rPr>
                <w:rFonts w:eastAsia="Times New Roman" w:cs="Times New Roman"/>
                <w:sz w:val="18"/>
                <w:szCs w:val="18"/>
              </w:rPr>
              <w:t>&lt;&lt;user input, text, maximum 50 characters&gt;&gt;</w:t>
            </w:r>
          </w:p>
        </w:tc>
      </w:tr>
      <w:tr w:rsidR="00577640" w:rsidRPr="007A1B86" w14:paraId="7B29DAAB" w14:textId="77777777" w:rsidTr="00405832">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7B29DAA8" w14:textId="57637D90" w:rsidR="00577640" w:rsidRPr="007A1B86" w:rsidRDefault="00577640">
            <w:pPr>
              <w:spacing w:after="0" w:line="240" w:lineRule="auto"/>
              <w:jc w:val="center"/>
              <w:rPr>
                <w:rFonts w:eastAsia="Times New Roman" w:cs="Times New Roman"/>
                <w:sz w:val="18"/>
                <w:szCs w:val="18"/>
              </w:rPr>
            </w:pPr>
            <w:r w:rsidRPr="007A1B86">
              <w:rPr>
                <w:rFonts w:eastAsia="Times New Roman" w:cs="Times New Roman"/>
                <w:sz w:val="18"/>
                <w:szCs w:val="18"/>
              </w:rPr>
              <w:t>0</w:t>
            </w:r>
            <w:r>
              <w:rPr>
                <w:rFonts w:eastAsia="Times New Roman" w:cs="Times New Roman"/>
                <w:sz w:val="18"/>
                <w:szCs w:val="18"/>
              </w:rPr>
              <w:t>4</w:t>
            </w:r>
          </w:p>
        </w:tc>
        <w:tc>
          <w:tcPr>
            <w:tcW w:w="2245" w:type="pct"/>
            <w:tcBorders>
              <w:top w:val="single" w:sz="4" w:space="0" w:color="auto"/>
              <w:left w:val="single" w:sz="4" w:space="0" w:color="auto"/>
              <w:bottom w:val="single" w:sz="4" w:space="0" w:color="auto"/>
              <w:right w:val="single" w:sz="4" w:space="0" w:color="auto"/>
            </w:tcBorders>
            <w:vAlign w:val="center"/>
          </w:tcPr>
          <w:p w14:paraId="7B29DAA9" w14:textId="4AD7C040" w:rsidR="00577640" w:rsidRPr="007A1B86" w:rsidRDefault="00577640">
            <w:pPr>
              <w:spacing w:after="0" w:line="240" w:lineRule="auto"/>
              <w:rPr>
                <w:rFonts w:eastAsia="Times New Roman" w:cs="Times New Roman"/>
                <w:sz w:val="18"/>
                <w:szCs w:val="18"/>
              </w:rPr>
            </w:pPr>
            <w:r w:rsidRPr="007A1B86">
              <w:rPr>
                <w:rFonts w:eastAsia="Times New Roman" w:cs="Times New Roman"/>
                <w:sz w:val="18"/>
                <w:szCs w:val="18"/>
              </w:rPr>
              <w:t xml:space="preserve">Verified Low Leakage Air-handling Unit Credit </w:t>
            </w:r>
          </w:p>
        </w:tc>
        <w:tc>
          <w:tcPr>
            <w:tcW w:w="2539" w:type="pct"/>
            <w:tcBorders>
              <w:top w:val="single" w:sz="4" w:space="0" w:color="auto"/>
              <w:left w:val="single" w:sz="4" w:space="0" w:color="auto"/>
              <w:bottom w:val="single" w:sz="4" w:space="0" w:color="auto"/>
              <w:right w:val="single" w:sz="4" w:space="0" w:color="auto"/>
            </w:tcBorders>
            <w:vAlign w:val="center"/>
          </w:tcPr>
          <w:p w14:paraId="7B29DAAA" w14:textId="12C4354C" w:rsidR="00577640" w:rsidRPr="007A1B86" w:rsidRDefault="00577640" w:rsidP="005878AC">
            <w:pPr>
              <w:spacing w:after="0" w:line="240" w:lineRule="auto"/>
              <w:rPr>
                <w:rFonts w:eastAsia="Times New Roman" w:cs="Times New Roman"/>
                <w:sz w:val="18"/>
                <w:szCs w:val="18"/>
              </w:rPr>
            </w:pPr>
            <w:r w:rsidRPr="00990E31">
              <w:rPr>
                <w:sz w:val="18"/>
                <w:szCs w:val="18"/>
              </w:rPr>
              <w:t>&lt;&lt;</w:t>
            </w:r>
            <w:r w:rsidR="00AE0C15">
              <w:rPr>
                <w:sz w:val="18"/>
                <w:szCs w:val="18"/>
              </w:rPr>
              <w:t xml:space="preserve">User </w:t>
            </w:r>
            <w:r w:rsidR="005878AC">
              <w:rPr>
                <w:sz w:val="18"/>
                <w:szCs w:val="18"/>
              </w:rPr>
              <w:t xml:space="preserve">input, select </w:t>
            </w:r>
            <w:r w:rsidR="00AE0C15">
              <w:rPr>
                <w:sz w:val="18"/>
                <w:szCs w:val="18"/>
              </w:rPr>
              <w:t>from l</w:t>
            </w:r>
            <w:r>
              <w:rPr>
                <w:sz w:val="18"/>
                <w:szCs w:val="18"/>
              </w:rPr>
              <w:t>ist, “Yes” or “No”</w:t>
            </w:r>
            <w:r w:rsidR="00AE0C15" w:rsidDel="00AE0C15">
              <w:rPr>
                <w:sz w:val="18"/>
                <w:szCs w:val="18"/>
              </w:rPr>
              <w:t xml:space="preserve"> </w:t>
            </w:r>
            <w:r w:rsidRPr="00990E31">
              <w:rPr>
                <w:sz w:val="18"/>
                <w:szCs w:val="18"/>
              </w:rPr>
              <w:t>&gt;&gt;</w:t>
            </w:r>
          </w:p>
        </w:tc>
      </w:tr>
      <w:tr w:rsidR="00405832" w:rsidRPr="007A1B86" w14:paraId="7B29DAAF" w14:textId="77777777" w:rsidTr="00405832">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7B29DAAC" w14:textId="697F201C" w:rsidR="00405832" w:rsidRPr="007A1B86" w:rsidRDefault="00405832">
            <w:pPr>
              <w:spacing w:after="0" w:line="240" w:lineRule="auto"/>
              <w:jc w:val="center"/>
              <w:rPr>
                <w:rFonts w:eastAsia="Times New Roman" w:cs="Times New Roman"/>
                <w:sz w:val="18"/>
                <w:szCs w:val="18"/>
              </w:rPr>
            </w:pPr>
            <w:r w:rsidRPr="007A1B86">
              <w:rPr>
                <w:rFonts w:eastAsia="Times New Roman" w:cs="Times New Roman"/>
                <w:sz w:val="18"/>
                <w:szCs w:val="18"/>
              </w:rPr>
              <w:t>0</w:t>
            </w:r>
            <w:r w:rsidR="00577640">
              <w:rPr>
                <w:rFonts w:eastAsia="Times New Roman" w:cs="Times New Roman"/>
                <w:sz w:val="18"/>
                <w:szCs w:val="18"/>
              </w:rPr>
              <w:t>5</w:t>
            </w:r>
          </w:p>
        </w:tc>
        <w:tc>
          <w:tcPr>
            <w:tcW w:w="2245" w:type="pct"/>
            <w:tcBorders>
              <w:top w:val="single" w:sz="4" w:space="0" w:color="auto"/>
              <w:left w:val="single" w:sz="4" w:space="0" w:color="auto"/>
              <w:bottom w:val="single" w:sz="4" w:space="0" w:color="auto"/>
              <w:right w:val="single" w:sz="4" w:space="0" w:color="auto"/>
            </w:tcBorders>
            <w:vAlign w:val="center"/>
          </w:tcPr>
          <w:p w14:paraId="7B29DAAD" w14:textId="36956A85"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sz w:val="18"/>
                <w:szCs w:val="18"/>
              </w:rPr>
              <w:t>Duct System Compliance Category</w:t>
            </w:r>
          </w:p>
        </w:tc>
        <w:tc>
          <w:tcPr>
            <w:tcW w:w="2539" w:type="pct"/>
            <w:tcBorders>
              <w:top w:val="single" w:sz="4" w:space="0" w:color="auto"/>
              <w:left w:val="single" w:sz="4" w:space="0" w:color="auto"/>
              <w:bottom w:val="single" w:sz="4" w:space="0" w:color="auto"/>
              <w:right w:val="single" w:sz="4" w:space="0" w:color="auto"/>
            </w:tcBorders>
            <w:vAlign w:val="center"/>
          </w:tcPr>
          <w:p w14:paraId="7B29DAAE" w14:textId="77777777"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sz w:val="18"/>
                <w:szCs w:val="18"/>
              </w:rPr>
              <w:t xml:space="preserve">&lt;&lt;user </w:t>
            </w:r>
            <w:proofErr w:type="gramStart"/>
            <w:r w:rsidRPr="007A1B86">
              <w:rPr>
                <w:rFonts w:eastAsia="Times New Roman" w:cs="Times New Roman"/>
                <w:sz w:val="18"/>
                <w:szCs w:val="18"/>
              </w:rPr>
              <w:t>pick</w:t>
            </w:r>
            <w:proofErr w:type="gramEnd"/>
            <w:r w:rsidRPr="007A1B86">
              <w:rPr>
                <w:rFonts w:eastAsia="Times New Roman" w:cs="Times New Roman"/>
                <w:sz w:val="18"/>
                <w:szCs w:val="18"/>
              </w:rPr>
              <w:t xml:space="preserve"> select from list: </w:t>
            </w:r>
            <w:r w:rsidRPr="007A1B86">
              <w:rPr>
                <w:rFonts w:eastAsia="Times New Roman" w:cs="Times New Roman"/>
                <w:sz w:val="18"/>
                <w:szCs w:val="18"/>
                <w:u w:val="single"/>
              </w:rPr>
              <w:t>New</w:t>
            </w:r>
            <w:r w:rsidRPr="007A1B86">
              <w:rPr>
                <w:rFonts w:eastAsia="Times New Roman" w:cs="Times New Roman"/>
                <w:sz w:val="18"/>
                <w:szCs w:val="18"/>
              </w:rPr>
              <w:t xml:space="preserve">; or </w:t>
            </w:r>
            <w:r w:rsidRPr="007A1B86">
              <w:rPr>
                <w:rFonts w:eastAsia="Times New Roman" w:cs="Times New Roman"/>
                <w:sz w:val="18"/>
                <w:szCs w:val="18"/>
                <w:u w:val="single"/>
              </w:rPr>
              <w:t>Alteration;</w:t>
            </w:r>
            <w:r w:rsidRPr="007A1B86">
              <w:rPr>
                <w:rFonts w:eastAsia="Times New Roman" w:cs="Times New Roman"/>
                <w:sz w:val="18"/>
                <w:szCs w:val="18"/>
              </w:rPr>
              <w:t xml:space="preserve"> or</w:t>
            </w:r>
            <w:r w:rsidRPr="007A1B86">
              <w:rPr>
                <w:rFonts w:eastAsia="Times New Roman" w:cs="Times New Roman"/>
                <w:sz w:val="18"/>
                <w:szCs w:val="18"/>
                <w:u w:val="single"/>
              </w:rPr>
              <w:t xml:space="preserve"> Alteration using Smoke Test;</w:t>
            </w:r>
            <w:r w:rsidRPr="007A1B86">
              <w:rPr>
                <w:rFonts w:eastAsia="Times New Roman" w:cs="Times New Roman"/>
                <w:sz w:val="18"/>
                <w:szCs w:val="18"/>
              </w:rPr>
              <w:t>&gt;&gt;</w:t>
            </w:r>
          </w:p>
        </w:tc>
      </w:tr>
      <w:tr w:rsidR="00405832" w:rsidRPr="007A1B86" w14:paraId="7B29DABC" w14:textId="77777777" w:rsidTr="00405832">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7B29DAB0" w14:textId="4CFFBE71" w:rsidR="00405832" w:rsidRPr="007A1B86" w:rsidRDefault="00405832">
            <w:pPr>
              <w:spacing w:after="0" w:line="240" w:lineRule="auto"/>
              <w:jc w:val="center"/>
              <w:rPr>
                <w:rFonts w:eastAsia="Times New Roman" w:cs="Times New Roman"/>
                <w:sz w:val="18"/>
                <w:szCs w:val="18"/>
              </w:rPr>
            </w:pPr>
            <w:r w:rsidRPr="007A1B86">
              <w:rPr>
                <w:rFonts w:eastAsia="Times New Roman" w:cs="Times New Roman"/>
                <w:sz w:val="18"/>
                <w:szCs w:val="18"/>
              </w:rPr>
              <w:t>0</w:t>
            </w:r>
            <w:r w:rsidR="00577640">
              <w:rPr>
                <w:rFonts w:eastAsia="Times New Roman" w:cs="Times New Roman"/>
                <w:sz w:val="18"/>
                <w:szCs w:val="18"/>
              </w:rPr>
              <w:t>6</w:t>
            </w:r>
          </w:p>
        </w:tc>
        <w:tc>
          <w:tcPr>
            <w:tcW w:w="2245" w:type="pct"/>
            <w:tcBorders>
              <w:top w:val="single" w:sz="4" w:space="0" w:color="auto"/>
              <w:left w:val="single" w:sz="4" w:space="0" w:color="auto"/>
              <w:bottom w:val="single" w:sz="4" w:space="0" w:color="auto"/>
              <w:right w:val="single" w:sz="4" w:space="0" w:color="auto"/>
            </w:tcBorders>
            <w:vAlign w:val="center"/>
          </w:tcPr>
          <w:p w14:paraId="7B29DAB1" w14:textId="77777777"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sz w:val="18"/>
                <w:szCs w:val="18"/>
              </w:rPr>
              <w:t xml:space="preserve">determine compliance method for this </w:t>
            </w:r>
            <w:proofErr w:type="gramStart"/>
            <w:r w:rsidRPr="007A1B86">
              <w:rPr>
                <w:rFonts w:eastAsia="Times New Roman" w:cs="Times New Roman"/>
                <w:sz w:val="18"/>
                <w:szCs w:val="18"/>
              </w:rPr>
              <w:t>document;  display</w:t>
            </w:r>
            <w:proofErr w:type="gramEnd"/>
            <w:r w:rsidRPr="007A1B86">
              <w:rPr>
                <w:rFonts w:eastAsia="Times New Roman" w:cs="Times New Roman"/>
                <w:sz w:val="18"/>
                <w:szCs w:val="18"/>
              </w:rPr>
              <w:t xml:space="preserve"> applicable tables below;</w:t>
            </w:r>
          </w:p>
          <w:p w14:paraId="7B29DAB2" w14:textId="77777777"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sz w:val="18"/>
                <w:szCs w:val="18"/>
              </w:rPr>
              <w:t>(</w:t>
            </w:r>
            <w:proofErr w:type="gramStart"/>
            <w:r w:rsidRPr="007A1B86">
              <w:rPr>
                <w:rFonts w:eastAsia="Times New Roman" w:cs="Times New Roman"/>
                <w:sz w:val="18"/>
                <w:szCs w:val="18"/>
              </w:rPr>
              <w:t>this</w:t>
            </w:r>
            <w:proofErr w:type="gramEnd"/>
            <w:r w:rsidRPr="007A1B86">
              <w:rPr>
                <w:rFonts w:eastAsia="Times New Roman" w:cs="Times New Roman"/>
                <w:sz w:val="18"/>
                <w:szCs w:val="18"/>
              </w:rPr>
              <w:t xml:space="preserve"> row not visible to user)</w:t>
            </w:r>
          </w:p>
        </w:tc>
        <w:tc>
          <w:tcPr>
            <w:tcW w:w="2539" w:type="pct"/>
            <w:tcBorders>
              <w:top w:val="single" w:sz="4" w:space="0" w:color="auto"/>
              <w:left w:val="single" w:sz="4" w:space="0" w:color="auto"/>
              <w:bottom w:val="single" w:sz="4" w:space="0" w:color="auto"/>
              <w:right w:val="single" w:sz="4" w:space="0" w:color="auto"/>
            </w:tcBorders>
            <w:vAlign w:val="center"/>
          </w:tcPr>
          <w:p w14:paraId="7B29DAB3" w14:textId="77777777"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sz w:val="18"/>
                <w:szCs w:val="18"/>
              </w:rPr>
              <w:t xml:space="preserve">&lt;&lt;Calculated Result:  </w:t>
            </w:r>
          </w:p>
          <w:p w14:paraId="7B29DAB4" w14:textId="0A39E0F3" w:rsidR="00405832" w:rsidRPr="007A1B86" w:rsidRDefault="00405832" w:rsidP="00405832">
            <w:pPr>
              <w:spacing w:after="0" w:line="240" w:lineRule="auto"/>
              <w:rPr>
                <w:rFonts w:eastAsia="Times New Roman" w:cs="Times New Roman"/>
                <w:sz w:val="18"/>
                <w:szCs w:val="18"/>
                <w:u w:val="single"/>
              </w:rPr>
            </w:pPr>
            <w:r w:rsidRPr="007A1B86">
              <w:rPr>
                <w:rFonts w:eastAsia="Times New Roman" w:cs="Times New Roman"/>
                <w:sz w:val="18"/>
                <w:szCs w:val="18"/>
              </w:rPr>
              <w:t>if A0</w:t>
            </w:r>
            <w:r w:rsidR="00577640">
              <w:rPr>
                <w:rFonts w:eastAsia="Times New Roman" w:cs="Times New Roman"/>
                <w:sz w:val="18"/>
                <w:szCs w:val="18"/>
              </w:rPr>
              <w:t>5</w:t>
            </w:r>
            <w:r w:rsidRPr="007A1B86">
              <w:rPr>
                <w:rFonts w:eastAsia="Times New Roman" w:cs="Times New Roman"/>
                <w:sz w:val="18"/>
                <w:szCs w:val="18"/>
              </w:rPr>
              <w:t>=</w:t>
            </w:r>
            <w:r w:rsidRPr="007A1B86">
              <w:rPr>
                <w:rFonts w:eastAsia="Times New Roman" w:cs="Times New Roman"/>
                <w:sz w:val="18"/>
                <w:szCs w:val="18"/>
                <w:u w:val="single"/>
              </w:rPr>
              <w:t xml:space="preserve"> Alteration using Smoke </w:t>
            </w:r>
            <w:proofErr w:type="gramStart"/>
            <w:r w:rsidRPr="007A1B86">
              <w:rPr>
                <w:rFonts w:eastAsia="Times New Roman" w:cs="Times New Roman"/>
                <w:sz w:val="18"/>
                <w:szCs w:val="18"/>
                <w:u w:val="single"/>
              </w:rPr>
              <w:t>Test</w:t>
            </w:r>
            <w:r w:rsidRPr="007A1B86">
              <w:rPr>
                <w:rFonts w:eastAsia="Times New Roman" w:cs="Times New Roman"/>
                <w:sz w:val="18"/>
                <w:szCs w:val="18"/>
              </w:rPr>
              <w:t>;  then</w:t>
            </w:r>
            <w:proofErr w:type="gramEnd"/>
            <w:r w:rsidRPr="007A1B86">
              <w:rPr>
                <w:rFonts w:eastAsia="Times New Roman" w:cs="Times New Roman"/>
                <w:sz w:val="18"/>
                <w:szCs w:val="18"/>
              </w:rPr>
              <w:t xml:space="preserve"> display method:</w:t>
            </w:r>
          </w:p>
          <w:p w14:paraId="7B29DAB5" w14:textId="77777777" w:rsidR="00405832" w:rsidRPr="007A1B86" w:rsidRDefault="00405832" w:rsidP="00405832">
            <w:pPr>
              <w:spacing w:after="0" w:line="240" w:lineRule="auto"/>
              <w:rPr>
                <w:rFonts w:eastAsia="Times New Roman" w:cs="Times New Roman"/>
                <w:b/>
                <w:sz w:val="18"/>
                <w:szCs w:val="18"/>
              </w:rPr>
            </w:pPr>
            <w:r w:rsidRPr="007A1B86">
              <w:rPr>
                <w:rFonts w:eastAsia="Times New Roman" w:cs="Times New Roman"/>
                <w:b/>
                <w:sz w:val="18"/>
                <w:szCs w:val="18"/>
              </w:rPr>
              <w:t>MCH-04e. Altered Duct System using Smoke Test</w:t>
            </w:r>
          </w:p>
          <w:p w14:paraId="7B29DAB6" w14:textId="69779355"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sz w:val="18"/>
                <w:szCs w:val="18"/>
              </w:rPr>
              <w:t>if A0</w:t>
            </w:r>
            <w:r w:rsidR="00577640">
              <w:rPr>
                <w:rFonts w:eastAsia="Times New Roman" w:cs="Times New Roman"/>
                <w:sz w:val="18"/>
                <w:szCs w:val="18"/>
              </w:rPr>
              <w:t>5</w:t>
            </w:r>
            <w:r w:rsidRPr="007A1B86">
              <w:rPr>
                <w:rFonts w:eastAsia="Times New Roman" w:cs="Times New Roman"/>
                <w:sz w:val="18"/>
                <w:szCs w:val="18"/>
              </w:rPr>
              <w:t>=</w:t>
            </w:r>
            <w:r w:rsidRPr="007A1B86">
              <w:rPr>
                <w:rFonts w:eastAsia="Times New Roman" w:cs="Times New Roman"/>
                <w:sz w:val="18"/>
                <w:szCs w:val="18"/>
                <w:u w:val="single"/>
              </w:rPr>
              <w:t xml:space="preserve"> Alteration</w:t>
            </w:r>
            <w:r w:rsidRPr="007A1B86">
              <w:rPr>
                <w:rFonts w:eastAsia="Times New Roman" w:cs="Times New Roman"/>
                <w:sz w:val="18"/>
                <w:szCs w:val="18"/>
              </w:rPr>
              <w:t>; then display method:</w:t>
            </w:r>
          </w:p>
          <w:p w14:paraId="7B29DAB7" w14:textId="77777777" w:rsidR="00405832" w:rsidRPr="007A1B86" w:rsidRDefault="00405832" w:rsidP="00405832">
            <w:pPr>
              <w:spacing w:after="0" w:line="240" w:lineRule="auto"/>
              <w:rPr>
                <w:rFonts w:eastAsia="Times New Roman" w:cs="Times New Roman"/>
                <w:b/>
                <w:sz w:val="18"/>
                <w:szCs w:val="18"/>
              </w:rPr>
            </w:pPr>
            <w:r w:rsidRPr="007A1B86">
              <w:rPr>
                <w:rFonts w:eastAsia="Times New Roman" w:cs="Times New Roman"/>
                <w:b/>
                <w:sz w:val="18"/>
                <w:szCs w:val="18"/>
              </w:rPr>
              <w:t>MCH-04d. Altered Duct System</w:t>
            </w:r>
          </w:p>
          <w:p w14:paraId="7B29DAB8" w14:textId="03B3E6ED"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sz w:val="18"/>
                <w:szCs w:val="18"/>
              </w:rPr>
              <w:t>elseif A0</w:t>
            </w:r>
            <w:r w:rsidR="00577640">
              <w:rPr>
                <w:rFonts w:eastAsia="Times New Roman" w:cs="Times New Roman"/>
                <w:sz w:val="18"/>
                <w:szCs w:val="18"/>
              </w:rPr>
              <w:t>5</w:t>
            </w:r>
            <w:r w:rsidRPr="007A1B86">
              <w:rPr>
                <w:rFonts w:eastAsia="Times New Roman" w:cs="Times New Roman"/>
                <w:sz w:val="18"/>
                <w:szCs w:val="18"/>
              </w:rPr>
              <w:t>=</w:t>
            </w:r>
            <w:r w:rsidRPr="007A1B86">
              <w:rPr>
                <w:rFonts w:eastAsia="Times New Roman" w:cs="Times New Roman"/>
                <w:sz w:val="18"/>
                <w:szCs w:val="18"/>
                <w:u w:val="single"/>
              </w:rPr>
              <w:t>New</w:t>
            </w:r>
            <w:r w:rsidRPr="007A1B86">
              <w:rPr>
                <w:rFonts w:eastAsia="Times New Roman" w:cs="Times New Roman"/>
                <w:sz w:val="18"/>
                <w:szCs w:val="18"/>
              </w:rPr>
              <w:t xml:space="preserve"> and A0</w:t>
            </w:r>
            <w:r w:rsidR="00577640">
              <w:rPr>
                <w:rFonts w:eastAsia="Times New Roman" w:cs="Times New Roman"/>
                <w:sz w:val="18"/>
                <w:szCs w:val="18"/>
              </w:rPr>
              <w:t>4</w:t>
            </w:r>
            <w:proofErr w:type="gramStart"/>
            <w:r w:rsidRPr="007A1B86">
              <w:rPr>
                <w:rFonts w:eastAsia="Times New Roman" w:cs="Times New Roman"/>
                <w:sz w:val="18"/>
                <w:szCs w:val="18"/>
              </w:rPr>
              <w:t>=</w:t>
            </w:r>
            <w:r w:rsidRPr="007A1B86">
              <w:rPr>
                <w:rFonts w:eastAsia="Times New Roman" w:cs="Times New Roman"/>
                <w:sz w:val="18"/>
                <w:szCs w:val="18"/>
                <w:u w:val="single"/>
              </w:rPr>
              <w:t>”Yes</w:t>
            </w:r>
            <w:proofErr w:type="gramEnd"/>
            <w:r w:rsidRPr="007A1B86">
              <w:rPr>
                <w:rFonts w:eastAsia="Times New Roman" w:cs="Times New Roman"/>
                <w:sz w:val="18"/>
                <w:szCs w:val="18"/>
                <w:u w:val="single"/>
              </w:rPr>
              <w:t>”</w:t>
            </w:r>
            <w:r w:rsidRPr="007A1B86">
              <w:rPr>
                <w:rFonts w:eastAsia="Times New Roman" w:cs="Times New Roman"/>
                <w:sz w:val="18"/>
                <w:szCs w:val="18"/>
              </w:rPr>
              <w:t xml:space="preserve"> then display method:</w:t>
            </w:r>
          </w:p>
          <w:p w14:paraId="7B29DAB9" w14:textId="77777777" w:rsidR="00405832" w:rsidRPr="007A1B86" w:rsidRDefault="00405832" w:rsidP="00405832">
            <w:pPr>
              <w:spacing w:after="0" w:line="240" w:lineRule="auto"/>
              <w:rPr>
                <w:rFonts w:eastAsia="Times New Roman" w:cs="Times New Roman"/>
                <w:b/>
                <w:sz w:val="18"/>
                <w:szCs w:val="18"/>
              </w:rPr>
            </w:pPr>
            <w:r w:rsidRPr="007A1B86">
              <w:rPr>
                <w:rFonts w:eastAsia="Times New Roman" w:cs="Times New Roman"/>
                <w:b/>
                <w:sz w:val="18"/>
                <w:szCs w:val="18"/>
              </w:rPr>
              <w:t>MCH-04c. Low Leakage Air-Handling Unit</w:t>
            </w:r>
          </w:p>
          <w:p w14:paraId="7B29DABA" w14:textId="740CEA88"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sz w:val="18"/>
                <w:szCs w:val="18"/>
              </w:rPr>
              <w:t>elseif A0</w:t>
            </w:r>
            <w:r w:rsidR="00577640">
              <w:rPr>
                <w:rFonts w:eastAsia="Times New Roman" w:cs="Times New Roman"/>
                <w:sz w:val="18"/>
                <w:szCs w:val="18"/>
              </w:rPr>
              <w:t>5</w:t>
            </w:r>
            <w:r w:rsidRPr="007A1B86">
              <w:rPr>
                <w:rFonts w:eastAsia="Times New Roman" w:cs="Times New Roman"/>
                <w:sz w:val="18"/>
                <w:szCs w:val="18"/>
              </w:rPr>
              <w:t>=</w:t>
            </w:r>
            <w:r w:rsidRPr="007A1B86">
              <w:rPr>
                <w:rFonts w:eastAsia="Times New Roman" w:cs="Times New Roman"/>
                <w:sz w:val="18"/>
                <w:szCs w:val="18"/>
                <w:u w:val="single"/>
              </w:rPr>
              <w:t>New</w:t>
            </w:r>
            <w:r w:rsidRPr="007A1B86">
              <w:rPr>
                <w:rFonts w:eastAsia="Times New Roman" w:cs="Times New Roman"/>
                <w:sz w:val="18"/>
                <w:szCs w:val="18"/>
              </w:rPr>
              <w:t xml:space="preserve"> and A0</w:t>
            </w:r>
            <w:r w:rsidR="00577640">
              <w:rPr>
                <w:rFonts w:eastAsia="Times New Roman" w:cs="Times New Roman"/>
                <w:sz w:val="18"/>
                <w:szCs w:val="18"/>
              </w:rPr>
              <w:t>4</w:t>
            </w:r>
            <w:proofErr w:type="gramStart"/>
            <w:r w:rsidRPr="007A1B86">
              <w:rPr>
                <w:rFonts w:eastAsia="Times New Roman" w:cs="Times New Roman"/>
                <w:sz w:val="18"/>
                <w:szCs w:val="18"/>
              </w:rPr>
              <w:t>=</w:t>
            </w:r>
            <w:r w:rsidRPr="007A1B86">
              <w:rPr>
                <w:rFonts w:eastAsia="Times New Roman" w:cs="Times New Roman"/>
                <w:sz w:val="18"/>
                <w:szCs w:val="18"/>
                <w:u w:val="single"/>
              </w:rPr>
              <w:t>”No</w:t>
            </w:r>
            <w:proofErr w:type="gramEnd"/>
            <w:r w:rsidRPr="007A1B86">
              <w:rPr>
                <w:rFonts w:eastAsia="Times New Roman" w:cs="Times New Roman"/>
                <w:sz w:val="18"/>
                <w:szCs w:val="18"/>
                <w:u w:val="single"/>
              </w:rPr>
              <w:t>”</w:t>
            </w:r>
            <w:r w:rsidRPr="007A1B86">
              <w:rPr>
                <w:rFonts w:eastAsia="Times New Roman" w:cs="Times New Roman"/>
                <w:sz w:val="18"/>
                <w:szCs w:val="18"/>
              </w:rPr>
              <w:t xml:space="preserve"> then</w:t>
            </w:r>
            <w:r w:rsidRPr="007A1B86">
              <w:rPr>
                <w:rFonts w:eastAsia="Times New Roman" w:cs="Times New Roman"/>
                <w:sz w:val="18"/>
                <w:szCs w:val="18"/>
                <w:u w:val="single"/>
              </w:rPr>
              <w:t xml:space="preserve"> </w:t>
            </w:r>
            <w:r w:rsidRPr="007A1B86">
              <w:rPr>
                <w:rFonts w:eastAsia="Times New Roman" w:cs="Times New Roman"/>
                <w:sz w:val="18"/>
                <w:szCs w:val="18"/>
              </w:rPr>
              <w:t xml:space="preserve">display method: </w:t>
            </w:r>
          </w:p>
          <w:p w14:paraId="7B29DABB" w14:textId="77777777"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b/>
                <w:sz w:val="18"/>
                <w:szCs w:val="18"/>
              </w:rPr>
              <w:t>MCH-04a. Completely New Duct System</w:t>
            </w:r>
            <w:r w:rsidRPr="007A1B86">
              <w:rPr>
                <w:rFonts w:eastAsia="Times New Roman" w:cs="Times New Roman"/>
                <w:sz w:val="18"/>
                <w:szCs w:val="18"/>
              </w:rPr>
              <w:t>&gt;&gt;</w:t>
            </w:r>
          </w:p>
        </w:tc>
      </w:tr>
    </w:tbl>
    <w:p w14:paraId="7B29DABD" w14:textId="77777777" w:rsidR="00405832" w:rsidRDefault="00405832" w:rsidP="00405832">
      <w:pPr>
        <w:spacing w:after="0"/>
        <w:rPr>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4"/>
        <w:gridCol w:w="4946"/>
        <w:gridCol w:w="5610"/>
      </w:tblGrid>
      <w:tr w:rsidR="00405832" w:rsidRPr="007A1B86" w14:paraId="7B29DABF" w14:textId="77777777" w:rsidTr="00405832">
        <w:trPr>
          <w:trHeight w:val="144"/>
        </w:trPr>
        <w:tc>
          <w:tcPr>
            <w:tcW w:w="4993" w:type="pct"/>
            <w:gridSpan w:val="3"/>
            <w:tcBorders>
              <w:top w:val="single" w:sz="4" w:space="0" w:color="auto"/>
              <w:left w:val="single" w:sz="4" w:space="0" w:color="auto"/>
              <w:bottom w:val="single" w:sz="4" w:space="0" w:color="auto"/>
              <w:right w:val="single" w:sz="4" w:space="0" w:color="auto"/>
            </w:tcBorders>
            <w:vAlign w:val="center"/>
          </w:tcPr>
          <w:p w14:paraId="7B29DABE" w14:textId="77777777" w:rsidR="00405832" w:rsidRPr="007A1B86" w:rsidRDefault="00405832" w:rsidP="00064C15">
            <w:pPr>
              <w:keepNext/>
              <w:spacing w:after="0" w:line="240" w:lineRule="auto"/>
              <w:rPr>
                <w:rFonts w:eastAsia="Times New Roman" w:cs="Times New Roman"/>
                <w:sz w:val="18"/>
                <w:szCs w:val="18"/>
              </w:rPr>
            </w:pPr>
            <w:r w:rsidRPr="002D4EC7">
              <w:rPr>
                <w:rFonts w:eastAsia="Times New Roman" w:cs="Times New Roman"/>
                <w:b/>
                <w:sz w:val="20"/>
                <w:szCs w:val="18"/>
              </w:rPr>
              <w:t>B. Duct Leakage Diagnostic Test - MCH-04</w:t>
            </w:r>
            <w:r w:rsidR="00064C15" w:rsidRPr="002D4EC7">
              <w:rPr>
                <w:rFonts w:eastAsia="Times New Roman" w:cs="Times New Roman"/>
                <w:b/>
                <w:sz w:val="20"/>
                <w:szCs w:val="18"/>
              </w:rPr>
              <w:t>d</w:t>
            </w:r>
            <w:r w:rsidRPr="002D4EC7">
              <w:rPr>
                <w:rFonts w:eastAsia="Times New Roman" w:cs="Times New Roman"/>
                <w:b/>
                <w:sz w:val="20"/>
                <w:szCs w:val="18"/>
              </w:rPr>
              <w:t xml:space="preserve"> - </w:t>
            </w:r>
            <w:r w:rsidR="006054B0" w:rsidRPr="002D4EC7">
              <w:rPr>
                <w:rFonts w:eastAsia="Times New Roman" w:cs="Times New Roman"/>
                <w:b/>
                <w:sz w:val="20"/>
                <w:szCs w:val="18"/>
              </w:rPr>
              <w:t>Altered Duct System</w:t>
            </w:r>
          </w:p>
        </w:tc>
      </w:tr>
      <w:tr w:rsidR="00405832" w:rsidRPr="007A1B86" w14:paraId="7B29DAC3" w14:textId="77777777" w:rsidTr="00405832">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7B29DAC0" w14:textId="77777777" w:rsidR="00405832" w:rsidRPr="007A1B86" w:rsidRDefault="00405832" w:rsidP="00405832">
            <w:pPr>
              <w:keepNext/>
              <w:spacing w:after="0" w:line="240" w:lineRule="auto"/>
              <w:jc w:val="center"/>
              <w:rPr>
                <w:rFonts w:eastAsia="Times New Roman" w:cs="Times New Roman"/>
                <w:sz w:val="18"/>
                <w:szCs w:val="18"/>
              </w:rPr>
            </w:pPr>
            <w:r w:rsidRPr="007A1B86">
              <w:rPr>
                <w:rFonts w:eastAsia="Times New Roman" w:cs="Times New Roman"/>
                <w:sz w:val="18"/>
                <w:szCs w:val="18"/>
              </w:rPr>
              <w:t>01</w:t>
            </w:r>
          </w:p>
        </w:tc>
        <w:tc>
          <w:tcPr>
            <w:tcW w:w="2239" w:type="pct"/>
            <w:tcBorders>
              <w:top w:val="single" w:sz="4" w:space="0" w:color="auto"/>
              <w:left w:val="single" w:sz="4" w:space="0" w:color="auto"/>
              <w:bottom w:val="single" w:sz="4" w:space="0" w:color="auto"/>
              <w:right w:val="single" w:sz="4" w:space="0" w:color="auto"/>
            </w:tcBorders>
            <w:vAlign w:val="center"/>
          </w:tcPr>
          <w:p w14:paraId="7B29DAC1" w14:textId="77777777" w:rsidR="00405832" w:rsidRPr="007A1B86" w:rsidRDefault="00405832" w:rsidP="00405832">
            <w:pPr>
              <w:keepNext/>
              <w:spacing w:after="0" w:line="240" w:lineRule="auto"/>
              <w:rPr>
                <w:rFonts w:eastAsia="Times New Roman" w:cs="Times New Roman"/>
                <w:sz w:val="18"/>
                <w:szCs w:val="18"/>
              </w:rPr>
            </w:pPr>
            <w:r w:rsidRPr="007A1B86">
              <w:rPr>
                <w:rFonts w:eastAsia="Times New Roman" w:cs="Times New Roman"/>
                <w:sz w:val="18"/>
                <w:szCs w:val="18"/>
              </w:rPr>
              <w:t>Condenser Nominal Cooling Capacity (ton)</w:t>
            </w:r>
          </w:p>
        </w:tc>
        <w:tc>
          <w:tcPr>
            <w:tcW w:w="2539" w:type="pct"/>
            <w:tcBorders>
              <w:top w:val="single" w:sz="4" w:space="0" w:color="auto"/>
              <w:left w:val="single" w:sz="4" w:space="0" w:color="auto"/>
              <w:bottom w:val="single" w:sz="4" w:space="0" w:color="auto"/>
              <w:right w:val="single" w:sz="4" w:space="0" w:color="auto"/>
            </w:tcBorders>
            <w:vAlign w:val="center"/>
          </w:tcPr>
          <w:p w14:paraId="7B29DAC2" w14:textId="77777777" w:rsidR="00405832" w:rsidRPr="007A1B86" w:rsidRDefault="00405832" w:rsidP="00405832">
            <w:pPr>
              <w:keepNext/>
              <w:spacing w:after="0" w:line="240" w:lineRule="auto"/>
              <w:rPr>
                <w:rFonts w:eastAsia="Times New Roman" w:cs="Times New Roman"/>
                <w:sz w:val="18"/>
                <w:szCs w:val="18"/>
              </w:rPr>
            </w:pPr>
            <w:r w:rsidRPr="007A1B86">
              <w:rPr>
                <w:rFonts w:eastAsia="Times New Roman" w:cs="Times New Roman"/>
                <w:sz w:val="18"/>
                <w:szCs w:val="18"/>
              </w:rPr>
              <w:t>&lt;&lt;user input, number XX.XX&gt;&gt;</w:t>
            </w:r>
          </w:p>
        </w:tc>
      </w:tr>
      <w:tr w:rsidR="00405832" w:rsidRPr="007A1B86" w14:paraId="7B29DAC7" w14:textId="77777777" w:rsidTr="00405832">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7B29DAC4" w14:textId="77777777" w:rsidR="00405832" w:rsidRPr="007A1B86" w:rsidRDefault="00405832" w:rsidP="00405832">
            <w:pPr>
              <w:keepNext/>
              <w:spacing w:after="0" w:line="240" w:lineRule="auto"/>
              <w:jc w:val="center"/>
              <w:rPr>
                <w:rFonts w:eastAsia="Times New Roman" w:cs="Times New Roman"/>
                <w:sz w:val="18"/>
                <w:szCs w:val="18"/>
              </w:rPr>
            </w:pPr>
            <w:r w:rsidRPr="007A1B86">
              <w:rPr>
                <w:rFonts w:eastAsia="Times New Roman" w:cs="Times New Roman"/>
                <w:sz w:val="18"/>
                <w:szCs w:val="18"/>
              </w:rPr>
              <w:t>02</w:t>
            </w:r>
          </w:p>
        </w:tc>
        <w:tc>
          <w:tcPr>
            <w:tcW w:w="2239" w:type="pct"/>
            <w:tcBorders>
              <w:top w:val="single" w:sz="4" w:space="0" w:color="auto"/>
              <w:left w:val="single" w:sz="4" w:space="0" w:color="auto"/>
              <w:bottom w:val="single" w:sz="4" w:space="0" w:color="auto"/>
              <w:right w:val="single" w:sz="4" w:space="0" w:color="auto"/>
            </w:tcBorders>
            <w:vAlign w:val="center"/>
          </w:tcPr>
          <w:p w14:paraId="7B29DAC5" w14:textId="77777777" w:rsidR="00405832" w:rsidRPr="007A1B86" w:rsidRDefault="00405832" w:rsidP="00405832">
            <w:pPr>
              <w:keepNext/>
              <w:spacing w:after="0" w:line="240" w:lineRule="auto"/>
              <w:rPr>
                <w:rFonts w:eastAsia="Times New Roman" w:cs="Times New Roman"/>
                <w:sz w:val="18"/>
                <w:szCs w:val="18"/>
              </w:rPr>
            </w:pPr>
            <w:r w:rsidRPr="007A1B86">
              <w:rPr>
                <w:rFonts w:eastAsia="Times New Roman" w:cs="Times New Roman"/>
                <w:sz w:val="18"/>
                <w:szCs w:val="18"/>
              </w:rPr>
              <w:t>Heating Capacity (</w:t>
            </w:r>
            <w:proofErr w:type="spellStart"/>
            <w:r w:rsidRPr="007A1B86">
              <w:rPr>
                <w:rFonts w:eastAsia="Times New Roman" w:cs="Times New Roman"/>
                <w:sz w:val="18"/>
                <w:szCs w:val="18"/>
              </w:rPr>
              <w:t>kBtu</w:t>
            </w:r>
            <w:proofErr w:type="spellEnd"/>
            <w:r w:rsidRPr="007A1B86">
              <w:rPr>
                <w:rFonts w:eastAsia="Times New Roman" w:cs="Times New Roman"/>
                <w:sz w:val="18"/>
                <w:szCs w:val="18"/>
              </w:rPr>
              <w:t>/h)</w:t>
            </w:r>
          </w:p>
        </w:tc>
        <w:tc>
          <w:tcPr>
            <w:tcW w:w="2539" w:type="pct"/>
            <w:tcBorders>
              <w:top w:val="single" w:sz="4" w:space="0" w:color="auto"/>
              <w:left w:val="single" w:sz="4" w:space="0" w:color="auto"/>
              <w:bottom w:val="single" w:sz="4" w:space="0" w:color="auto"/>
              <w:right w:val="single" w:sz="4" w:space="0" w:color="auto"/>
            </w:tcBorders>
            <w:vAlign w:val="center"/>
          </w:tcPr>
          <w:p w14:paraId="7B29DAC6" w14:textId="77777777" w:rsidR="00405832" w:rsidRPr="007A1B86" w:rsidRDefault="00405832" w:rsidP="00405832">
            <w:pPr>
              <w:keepNext/>
              <w:spacing w:after="0" w:line="240" w:lineRule="auto"/>
              <w:rPr>
                <w:rFonts w:eastAsia="Times New Roman" w:cs="Times New Roman"/>
                <w:sz w:val="18"/>
                <w:szCs w:val="18"/>
              </w:rPr>
            </w:pPr>
            <w:r w:rsidRPr="007A1B86">
              <w:rPr>
                <w:rFonts w:eastAsia="Times New Roman" w:cs="Times New Roman"/>
                <w:sz w:val="18"/>
                <w:szCs w:val="18"/>
              </w:rPr>
              <w:t>&lt;&lt;user input, number XXX&gt;&gt;</w:t>
            </w:r>
          </w:p>
        </w:tc>
      </w:tr>
      <w:tr w:rsidR="00405832" w:rsidRPr="007A1B86" w14:paraId="7B29DACB" w14:textId="77777777" w:rsidTr="00405832">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7B29DAC8" w14:textId="77777777" w:rsidR="00405832" w:rsidRPr="007A1B86" w:rsidRDefault="00405832" w:rsidP="00405832">
            <w:pPr>
              <w:keepNext/>
              <w:spacing w:after="0" w:line="240" w:lineRule="auto"/>
              <w:jc w:val="center"/>
              <w:rPr>
                <w:rFonts w:eastAsia="Times New Roman" w:cs="Times New Roman"/>
                <w:sz w:val="18"/>
                <w:szCs w:val="18"/>
              </w:rPr>
            </w:pPr>
            <w:r w:rsidRPr="007A1B86">
              <w:rPr>
                <w:rFonts w:eastAsia="Times New Roman" w:cs="Times New Roman"/>
                <w:sz w:val="18"/>
                <w:szCs w:val="18"/>
              </w:rPr>
              <w:t>03</w:t>
            </w:r>
          </w:p>
        </w:tc>
        <w:tc>
          <w:tcPr>
            <w:tcW w:w="2239" w:type="pct"/>
            <w:tcBorders>
              <w:top w:val="single" w:sz="4" w:space="0" w:color="auto"/>
              <w:left w:val="single" w:sz="4" w:space="0" w:color="auto"/>
              <w:bottom w:val="single" w:sz="4" w:space="0" w:color="auto"/>
              <w:right w:val="single" w:sz="4" w:space="0" w:color="auto"/>
            </w:tcBorders>
            <w:vAlign w:val="center"/>
          </w:tcPr>
          <w:p w14:paraId="7B29DAC9" w14:textId="77777777" w:rsidR="00405832" w:rsidRPr="007A1B86" w:rsidRDefault="00405832" w:rsidP="00405832">
            <w:pPr>
              <w:keepNext/>
              <w:spacing w:after="0" w:line="240" w:lineRule="auto"/>
              <w:rPr>
                <w:rFonts w:eastAsia="Times New Roman" w:cs="Times New Roman"/>
                <w:sz w:val="18"/>
                <w:szCs w:val="18"/>
              </w:rPr>
            </w:pPr>
            <w:r w:rsidRPr="007A1B86">
              <w:rPr>
                <w:rFonts w:eastAsia="Times New Roman" w:cs="Times New Roman"/>
                <w:sz w:val="18"/>
                <w:szCs w:val="18"/>
              </w:rPr>
              <w:t xml:space="preserve">Leakage Factor  </w:t>
            </w:r>
          </w:p>
        </w:tc>
        <w:tc>
          <w:tcPr>
            <w:tcW w:w="2539" w:type="pct"/>
            <w:tcBorders>
              <w:top w:val="single" w:sz="4" w:space="0" w:color="auto"/>
              <w:left w:val="single" w:sz="4" w:space="0" w:color="auto"/>
              <w:bottom w:val="single" w:sz="4" w:space="0" w:color="auto"/>
              <w:right w:val="single" w:sz="4" w:space="0" w:color="auto"/>
            </w:tcBorders>
            <w:vAlign w:val="center"/>
          </w:tcPr>
          <w:p w14:paraId="7B29DACA" w14:textId="77777777" w:rsidR="00CD26EC" w:rsidRDefault="00405832">
            <w:pPr>
              <w:keepNext/>
              <w:spacing w:after="0" w:line="240" w:lineRule="auto"/>
              <w:rPr>
                <w:rFonts w:eastAsia="Times New Roman" w:cs="Times New Roman"/>
                <w:sz w:val="18"/>
                <w:szCs w:val="18"/>
              </w:rPr>
            </w:pPr>
            <w:r w:rsidRPr="007A1B86">
              <w:rPr>
                <w:rFonts w:eastAsia="Times New Roman" w:cs="Times New Roman"/>
                <w:sz w:val="18"/>
                <w:szCs w:val="18"/>
              </w:rPr>
              <w:t>&lt;&lt;</w:t>
            </w:r>
            <w:proofErr w:type="spellStart"/>
            <w:r w:rsidRPr="007A1B86">
              <w:rPr>
                <w:rFonts w:eastAsia="Times New Roman" w:cs="Times New Roman"/>
                <w:sz w:val="18"/>
                <w:szCs w:val="18"/>
              </w:rPr>
              <w:t>LeakageFactor</w:t>
            </w:r>
            <w:proofErr w:type="spellEnd"/>
            <w:r w:rsidRPr="007A1B86">
              <w:rPr>
                <w:rFonts w:eastAsia="Times New Roman" w:cs="Times New Roman"/>
                <w:sz w:val="18"/>
                <w:szCs w:val="18"/>
              </w:rPr>
              <w:t>=</w:t>
            </w:r>
            <w:r w:rsidRPr="007A1B86">
              <w:rPr>
                <w:rFonts w:eastAsia="Times New Roman" w:cs="Times New Roman"/>
                <w:sz w:val="18"/>
                <w:szCs w:val="18"/>
                <w:u w:val="single"/>
              </w:rPr>
              <w:t>0.</w:t>
            </w:r>
            <w:r>
              <w:rPr>
                <w:rFonts w:eastAsia="Times New Roman" w:cs="Times New Roman"/>
                <w:sz w:val="18"/>
                <w:szCs w:val="18"/>
                <w:u w:val="single"/>
              </w:rPr>
              <w:t>15</w:t>
            </w:r>
            <w:r w:rsidRPr="007A1B86">
              <w:rPr>
                <w:rFonts w:eastAsia="Times New Roman" w:cs="Times New Roman"/>
                <w:sz w:val="18"/>
                <w:szCs w:val="18"/>
              </w:rPr>
              <w:t>&gt;&gt;</w:t>
            </w:r>
          </w:p>
        </w:tc>
      </w:tr>
      <w:tr w:rsidR="00405832" w:rsidRPr="007A1B86" w14:paraId="7B29DACF" w14:textId="77777777" w:rsidTr="00405832">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7B29DACC" w14:textId="77777777" w:rsidR="00405832" w:rsidRPr="007A1B86" w:rsidRDefault="00405832" w:rsidP="00405832">
            <w:pPr>
              <w:keepNext/>
              <w:spacing w:after="0" w:line="240" w:lineRule="auto"/>
              <w:jc w:val="center"/>
              <w:rPr>
                <w:rFonts w:eastAsia="Times New Roman" w:cs="Times New Roman"/>
                <w:sz w:val="18"/>
                <w:szCs w:val="18"/>
              </w:rPr>
            </w:pPr>
            <w:r w:rsidRPr="007A1B86">
              <w:rPr>
                <w:rFonts w:eastAsia="Times New Roman" w:cs="Times New Roman"/>
                <w:sz w:val="18"/>
                <w:szCs w:val="18"/>
              </w:rPr>
              <w:t>04</w:t>
            </w:r>
          </w:p>
        </w:tc>
        <w:tc>
          <w:tcPr>
            <w:tcW w:w="2239" w:type="pct"/>
            <w:tcBorders>
              <w:top w:val="single" w:sz="4" w:space="0" w:color="auto"/>
              <w:left w:val="single" w:sz="4" w:space="0" w:color="auto"/>
              <w:bottom w:val="single" w:sz="4" w:space="0" w:color="auto"/>
              <w:right w:val="single" w:sz="4" w:space="0" w:color="auto"/>
            </w:tcBorders>
            <w:vAlign w:val="center"/>
          </w:tcPr>
          <w:p w14:paraId="7B29DACD" w14:textId="3A9AEF29" w:rsidR="00405832" w:rsidRPr="007A1B86" w:rsidRDefault="00405832" w:rsidP="00405832">
            <w:pPr>
              <w:keepNext/>
              <w:spacing w:after="0" w:line="240" w:lineRule="auto"/>
              <w:rPr>
                <w:rFonts w:eastAsia="Times New Roman" w:cs="Times New Roman"/>
                <w:sz w:val="18"/>
                <w:szCs w:val="18"/>
              </w:rPr>
            </w:pPr>
            <w:r w:rsidRPr="007A1B86">
              <w:rPr>
                <w:rFonts w:eastAsia="Times New Roman" w:cs="Times New Roman"/>
                <w:sz w:val="18"/>
                <w:szCs w:val="18"/>
              </w:rPr>
              <w:t>Air-Handling Unit Airflow (AHU</w:t>
            </w:r>
            <w:r w:rsidR="00F30598">
              <w:rPr>
                <w:rFonts w:eastAsia="Times New Roman" w:cs="Times New Roman"/>
                <w:sz w:val="18"/>
                <w:szCs w:val="18"/>
              </w:rPr>
              <w:t xml:space="preserve"> </w:t>
            </w:r>
            <w:r w:rsidRPr="007A1B86">
              <w:rPr>
                <w:rFonts w:eastAsia="Times New Roman" w:cs="Times New Roman"/>
                <w:sz w:val="18"/>
                <w:szCs w:val="18"/>
              </w:rPr>
              <w:t>Airflow) Determination Method</w:t>
            </w:r>
          </w:p>
        </w:tc>
        <w:tc>
          <w:tcPr>
            <w:tcW w:w="2539" w:type="pct"/>
            <w:tcBorders>
              <w:top w:val="single" w:sz="4" w:space="0" w:color="auto"/>
              <w:left w:val="single" w:sz="4" w:space="0" w:color="auto"/>
              <w:bottom w:val="single" w:sz="4" w:space="0" w:color="auto"/>
              <w:right w:val="single" w:sz="4" w:space="0" w:color="auto"/>
            </w:tcBorders>
            <w:vAlign w:val="center"/>
          </w:tcPr>
          <w:p w14:paraId="7B29DACE" w14:textId="77777777" w:rsidR="00405832" w:rsidRPr="007A1B86" w:rsidRDefault="00405832" w:rsidP="000F0821">
            <w:pPr>
              <w:keepNext/>
              <w:spacing w:after="0" w:line="240" w:lineRule="auto"/>
              <w:rPr>
                <w:rFonts w:eastAsia="Times New Roman" w:cs="Times New Roman"/>
                <w:sz w:val="18"/>
                <w:szCs w:val="18"/>
              </w:rPr>
            </w:pPr>
            <w:r w:rsidRPr="007A1B86">
              <w:rPr>
                <w:rFonts w:eastAsia="Times New Roman" w:cs="Times New Roman"/>
                <w:sz w:val="18"/>
                <w:szCs w:val="18"/>
              </w:rPr>
              <w:t xml:space="preserve">&lt;&lt;pick one from list:  </w:t>
            </w:r>
            <w:proofErr w:type="spellStart"/>
            <w:r w:rsidRPr="007A1B86">
              <w:rPr>
                <w:rFonts w:eastAsia="Times New Roman" w:cs="Times New Roman"/>
                <w:sz w:val="18"/>
                <w:szCs w:val="18"/>
                <w:u w:val="single"/>
              </w:rPr>
              <w:t>CoolingSystemMethod</w:t>
            </w:r>
            <w:proofErr w:type="spellEnd"/>
            <w:r w:rsidRPr="007A1B86">
              <w:rPr>
                <w:rFonts w:eastAsia="Times New Roman" w:cs="Times New Roman"/>
                <w:sz w:val="18"/>
                <w:szCs w:val="18"/>
              </w:rPr>
              <w:t xml:space="preserve">; </w:t>
            </w:r>
            <w:proofErr w:type="spellStart"/>
            <w:r w:rsidRPr="007A1B86">
              <w:rPr>
                <w:rFonts w:eastAsia="Times New Roman" w:cs="Times New Roman"/>
                <w:sz w:val="18"/>
                <w:szCs w:val="18"/>
                <w:u w:val="single"/>
              </w:rPr>
              <w:t>HeatingSystemMethod</w:t>
            </w:r>
            <w:proofErr w:type="spellEnd"/>
            <w:r w:rsidRPr="007A1B86">
              <w:rPr>
                <w:rFonts w:eastAsia="Times New Roman" w:cs="Times New Roman"/>
                <w:sz w:val="18"/>
                <w:szCs w:val="18"/>
              </w:rPr>
              <w:t>&gt;&gt;</w:t>
            </w:r>
          </w:p>
        </w:tc>
      </w:tr>
      <w:tr w:rsidR="00405832" w:rsidRPr="007A1B86" w14:paraId="7B29DAD7" w14:textId="77777777" w:rsidTr="00405832">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7B29DAD0" w14:textId="77777777" w:rsidR="00405832" w:rsidRPr="007A1B86" w:rsidRDefault="00405832" w:rsidP="00405832">
            <w:pPr>
              <w:keepNext/>
              <w:spacing w:after="0" w:line="240" w:lineRule="exact"/>
              <w:ind w:left="-14" w:firstLine="14"/>
              <w:jc w:val="center"/>
              <w:rPr>
                <w:rFonts w:eastAsia="Times New Roman" w:cs="Times New Roman"/>
                <w:sz w:val="18"/>
                <w:szCs w:val="18"/>
              </w:rPr>
            </w:pPr>
            <w:r w:rsidRPr="007A1B86">
              <w:rPr>
                <w:rFonts w:eastAsia="Times New Roman" w:cs="Times New Roman"/>
                <w:sz w:val="18"/>
                <w:szCs w:val="18"/>
              </w:rPr>
              <w:t>05</w:t>
            </w:r>
          </w:p>
        </w:tc>
        <w:tc>
          <w:tcPr>
            <w:tcW w:w="2239" w:type="pct"/>
            <w:tcBorders>
              <w:top w:val="single" w:sz="4" w:space="0" w:color="auto"/>
              <w:left w:val="single" w:sz="4" w:space="0" w:color="auto"/>
              <w:bottom w:val="single" w:sz="4" w:space="0" w:color="auto"/>
              <w:right w:val="single" w:sz="4" w:space="0" w:color="auto"/>
            </w:tcBorders>
            <w:vAlign w:val="center"/>
          </w:tcPr>
          <w:p w14:paraId="7B29DAD1" w14:textId="77777777" w:rsidR="00405832" w:rsidRPr="007A1B86" w:rsidRDefault="00405832" w:rsidP="00405832">
            <w:pPr>
              <w:keepNext/>
              <w:spacing w:after="0" w:line="240" w:lineRule="auto"/>
              <w:rPr>
                <w:rFonts w:eastAsia="Times New Roman" w:cs="Times New Roman"/>
                <w:sz w:val="18"/>
                <w:szCs w:val="18"/>
              </w:rPr>
            </w:pPr>
            <w:r w:rsidRPr="007A1B86">
              <w:rPr>
                <w:rFonts w:eastAsia="Times New Roman" w:cs="Times New Roman"/>
                <w:sz w:val="18"/>
                <w:szCs w:val="18"/>
              </w:rPr>
              <w:t>Calculated Target Allowable Duct Leakage Rate (cfm25)</w:t>
            </w:r>
          </w:p>
        </w:tc>
        <w:tc>
          <w:tcPr>
            <w:tcW w:w="2539" w:type="pct"/>
            <w:tcBorders>
              <w:top w:val="single" w:sz="4" w:space="0" w:color="auto"/>
              <w:left w:val="single" w:sz="4" w:space="0" w:color="auto"/>
              <w:bottom w:val="single" w:sz="4" w:space="0" w:color="auto"/>
              <w:right w:val="single" w:sz="4" w:space="0" w:color="auto"/>
            </w:tcBorders>
            <w:vAlign w:val="center"/>
          </w:tcPr>
          <w:p w14:paraId="7B29DAD2" w14:textId="77777777" w:rsidR="00405832" w:rsidRPr="007A1B86" w:rsidRDefault="00405832" w:rsidP="00405832">
            <w:pPr>
              <w:keepNext/>
              <w:spacing w:after="0" w:line="240" w:lineRule="auto"/>
              <w:rPr>
                <w:rFonts w:eastAsia="Times New Roman" w:cs="Times New Roman"/>
                <w:sz w:val="18"/>
                <w:szCs w:val="18"/>
              </w:rPr>
            </w:pPr>
            <w:r w:rsidRPr="007A1B86">
              <w:rPr>
                <w:rFonts w:eastAsia="Times New Roman" w:cs="Times New Roman"/>
                <w:sz w:val="18"/>
                <w:szCs w:val="18"/>
              </w:rPr>
              <w:t>&lt;&lt;calculated field: numeric xxx:</w:t>
            </w:r>
          </w:p>
          <w:p w14:paraId="7B29DAD3" w14:textId="77777777" w:rsidR="00405832" w:rsidRPr="007A1B86" w:rsidRDefault="00405832" w:rsidP="00405832">
            <w:pPr>
              <w:keepNext/>
              <w:spacing w:after="0" w:line="240" w:lineRule="auto"/>
              <w:rPr>
                <w:rFonts w:eastAsia="Times New Roman" w:cs="Times New Roman"/>
                <w:sz w:val="18"/>
                <w:szCs w:val="18"/>
                <w:u w:val="single"/>
              </w:rPr>
            </w:pPr>
            <w:r w:rsidRPr="007A1B86">
              <w:rPr>
                <w:rFonts w:eastAsia="Times New Roman" w:cs="Times New Roman"/>
                <w:sz w:val="18"/>
                <w:szCs w:val="18"/>
              </w:rPr>
              <w:t xml:space="preserve">if </w:t>
            </w:r>
            <w:r w:rsidRPr="007A1B86">
              <w:rPr>
                <w:rFonts w:eastAsia="Times New Roman" w:cs="Times New Roman"/>
                <w:sz w:val="18"/>
                <w:szCs w:val="18"/>
                <w:u w:val="single"/>
              </w:rPr>
              <w:t xml:space="preserve">B04 = </w:t>
            </w:r>
            <w:proofErr w:type="spellStart"/>
            <w:r w:rsidRPr="007A1B86">
              <w:rPr>
                <w:rFonts w:eastAsia="Times New Roman" w:cs="Times New Roman"/>
                <w:sz w:val="18"/>
                <w:szCs w:val="18"/>
                <w:u w:val="single"/>
              </w:rPr>
              <w:t>CoolingSystemMethod</w:t>
            </w:r>
            <w:proofErr w:type="spellEnd"/>
            <w:r w:rsidRPr="007A1B86">
              <w:rPr>
                <w:rFonts w:eastAsia="Times New Roman" w:cs="Times New Roman"/>
                <w:sz w:val="18"/>
                <w:szCs w:val="18"/>
                <w:u w:val="single"/>
              </w:rPr>
              <w:t xml:space="preserve"> then </w:t>
            </w:r>
          </w:p>
          <w:p w14:paraId="7B29DAD4" w14:textId="77777777" w:rsidR="00405832" w:rsidRPr="007A1B86" w:rsidRDefault="00405832" w:rsidP="00405832">
            <w:pPr>
              <w:keepNext/>
              <w:spacing w:after="0" w:line="240" w:lineRule="auto"/>
              <w:rPr>
                <w:rFonts w:eastAsia="Times New Roman" w:cs="Times New Roman"/>
                <w:sz w:val="18"/>
                <w:szCs w:val="18"/>
                <w:u w:val="single"/>
              </w:rPr>
            </w:pPr>
            <w:proofErr w:type="spellStart"/>
            <w:r w:rsidRPr="007A1B86">
              <w:rPr>
                <w:rFonts w:eastAsia="Times New Roman" w:cs="Times New Roman"/>
                <w:sz w:val="18"/>
                <w:szCs w:val="18"/>
                <w:u w:val="single"/>
              </w:rPr>
              <w:t>AHUAirflow</w:t>
            </w:r>
            <w:proofErr w:type="spellEnd"/>
            <w:r w:rsidRPr="007A1B86">
              <w:rPr>
                <w:rFonts w:eastAsia="Times New Roman" w:cs="Times New Roman"/>
                <w:sz w:val="18"/>
                <w:szCs w:val="18"/>
                <w:u w:val="single"/>
              </w:rPr>
              <w:t>=</w:t>
            </w:r>
            <w:proofErr w:type="spellStart"/>
            <w:r w:rsidRPr="007A1B86">
              <w:rPr>
                <w:rFonts w:eastAsia="Times New Roman" w:cs="Times New Roman"/>
                <w:sz w:val="18"/>
                <w:szCs w:val="18"/>
                <w:u w:val="single"/>
              </w:rPr>
              <w:t>CondenserNomCoolCapacityTon</w:t>
            </w:r>
            <w:proofErr w:type="spellEnd"/>
            <w:r w:rsidRPr="007A1B86">
              <w:rPr>
                <w:rFonts w:eastAsia="Times New Roman" w:cs="Times New Roman"/>
                <w:sz w:val="18"/>
                <w:szCs w:val="18"/>
                <w:u w:val="single"/>
              </w:rPr>
              <w:t xml:space="preserve"> B01*400*</w:t>
            </w:r>
            <w:r w:rsidRPr="007A1B86">
              <w:rPr>
                <w:rFonts w:eastAsia="Times New Roman" w:cs="Times New Roman"/>
                <w:sz w:val="18"/>
                <w:szCs w:val="18"/>
              </w:rPr>
              <w:t xml:space="preserve"> </w:t>
            </w:r>
            <w:proofErr w:type="spellStart"/>
            <w:r w:rsidRPr="007A1B86">
              <w:rPr>
                <w:rFonts w:eastAsia="Times New Roman" w:cs="Times New Roman"/>
                <w:sz w:val="18"/>
                <w:szCs w:val="18"/>
              </w:rPr>
              <w:t>LeakageFactor</w:t>
            </w:r>
            <w:proofErr w:type="spellEnd"/>
            <w:r w:rsidRPr="007A1B86">
              <w:rPr>
                <w:rFonts w:eastAsia="Times New Roman" w:cs="Times New Roman"/>
                <w:sz w:val="18"/>
                <w:szCs w:val="18"/>
              </w:rPr>
              <w:t xml:space="preserve"> </w:t>
            </w:r>
            <w:proofErr w:type="gramStart"/>
            <w:r w:rsidRPr="007A1B86">
              <w:rPr>
                <w:rFonts w:eastAsia="Times New Roman" w:cs="Times New Roman"/>
                <w:sz w:val="18"/>
                <w:szCs w:val="18"/>
              </w:rPr>
              <w:t>B03</w:t>
            </w:r>
            <w:r w:rsidRPr="007A1B86">
              <w:rPr>
                <w:rFonts w:eastAsia="Times New Roman" w:cs="Times New Roman"/>
                <w:sz w:val="18"/>
                <w:szCs w:val="18"/>
                <w:u w:val="single"/>
              </w:rPr>
              <w:t>;</w:t>
            </w:r>
            <w:proofErr w:type="gramEnd"/>
          </w:p>
          <w:p w14:paraId="7B29DAD5" w14:textId="77777777" w:rsidR="00405832" w:rsidRPr="007A1B86" w:rsidRDefault="00405832" w:rsidP="00405832">
            <w:pPr>
              <w:keepNext/>
              <w:spacing w:after="0" w:line="240" w:lineRule="auto"/>
              <w:rPr>
                <w:rFonts w:eastAsia="Times New Roman" w:cs="Times New Roman"/>
                <w:sz w:val="18"/>
                <w:szCs w:val="18"/>
                <w:u w:val="single"/>
              </w:rPr>
            </w:pPr>
            <w:r w:rsidRPr="007A1B86">
              <w:rPr>
                <w:rFonts w:eastAsia="Times New Roman" w:cs="Times New Roman"/>
                <w:sz w:val="18"/>
                <w:szCs w:val="18"/>
                <w:u w:val="single"/>
              </w:rPr>
              <w:t xml:space="preserve">elseif B04= </w:t>
            </w:r>
            <w:proofErr w:type="spellStart"/>
            <w:r w:rsidRPr="007A1B86">
              <w:rPr>
                <w:rFonts w:eastAsia="Times New Roman" w:cs="Times New Roman"/>
                <w:sz w:val="18"/>
                <w:szCs w:val="18"/>
                <w:u w:val="single"/>
              </w:rPr>
              <w:t>HeatingSystemMethod</w:t>
            </w:r>
            <w:proofErr w:type="spellEnd"/>
          </w:p>
          <w:p w14:paraId="7B29DAD6" w14:textId="77777777" w:rsidR="00405832" w:rsidRPr="007A1B86" w:rsidRDefault="00405832" w:rsidP="00405832">
            <w:pPr>
              <w:keepNext/>
              <w:spacing w:after="0" w:line="240" w:lineRule="auto"/>
              <w:rPr>
                <w:rFonts w:eastAsia="Times New Roman" w:cs="Times New Roman"/>
                <w:sz w:val="18"/>
                <w:szCs w:val="18"/>
              </w:rPr>
            </w:pPr>
            <w:r w:rsidRPr="007A1B86">
              <w:rPr>
                <w:rFonts w:eastAsia="Times New Roman" w:cs="Times New Roman"/>
                <w:sz w:val="18"/>
                <w:szCs w:val="18"/>
                <w:u w:val="single"/>
              </w:rPr>
              <w:t xml:space="preserve">then </w:t>
            </w:r>
            <w:proofErr w:type="spellStart"/>
            <w:r w:rsidRPr="007A1B86">
              <w:rPr>
                <w:rFonts w:eastAsia="Times New Roman" w:cs="Times New Roman"/>
                <w:sz w:val="18"/>
                <w:szCs w:val="18"/>
                <w:u w:val="single"/>
              </w:rPr>
              <w:t>AHUAirflow</w:t>
            </w:r>
            <w:proofErr w:type="spellEnd"/>
            <w:r w:rsidRPr="007A1B86">
              <w:rPr>
                <w:rFonts w:eastAsia="Times New Roman" w:cs="Times New Roman"/>
                <w:sz w:val="18"/>
                <w:szCs w:val="18"/>
                <w:u w:val="single"/>
              </w:rPr>
              <w:t>=</w:t>
            </w:r>
            <w:proofErr w:type="spellStart"/>
            <w:r w:rsidRPr="007A1B86">
              <w:rPr>
                <w:rFonts w:eastAsia="Times New Roman" w:cs="Times New Roman"/>
                <w:sz w:val="18"/>
                <w:szCs w:val="18"/>
                <w:u w:val="single"/>
              </w:rPr>
              <w:t>HeatingCapacityKbtuh</w:t>
            </w:r>
            <w:proofErr w:type="spellEnd"/>
            <w:r w:rsidRPr="007A1B86">
              <w:rPr>
                <w:rFonts w:eastAsia="Times New Roman" w:cs="Times New Roman"/>
                <w:sz w:val="18"/>
                <w:szCs w:val="18"/>
                <w:u w:val="single"/>
              </w:rPr>
              <w:t xml:space="preserve"> B02*21.7*</w:t>
            </w:r>
            <w:r w:rsidRPr="007A1B86">
              <w:rPr>
                <w:rFonts w:eastAsia="Times New Roman" w:cs="Times New Roman"/>
                <w:sz w:val="18"/>
                <w:szCs w:val="18"/>
              </w:rPr>
              <w:t xml:space="preserve"> </w:t>
            </w:r>
            <w:proofErr w:type="spellStart"/>
            <w:r w:rsidRPr="007A1B86">
              <w:rPr>
                <w:rFonts w:eastAsia="Times New Roman" w:cs="Times New Roman"/>
                <w:sz w:val="18"/>
                <w:szCs w:val="18"/>
              </w:rPr>
              <w:t>LeakageFactor</w:t>
            </w:r>
            <w:proofErr w:type="spellEnd"/>
            <w:r w:rsidRPr="007A1B86">
              <w:rPr>
                <w:rFonts w:eastAsia="Times New Roman" w:cs="Times New Roman"/>
                <w:sz w:val="18"/>
                <w:szCs w:val="18"/>
              </w:rPr>
              <w:t xml:space="preserve"> B03</w:t>
            </w:r>
            <w:r w:rsidRPr="007A1B86">
              <w:rPr>
                <w:rFonts w:eastAsia="Times New Roman" w:cs="Times New Roman"/>
                <w:sz w:val="18"/>
                <w:szCs w:val="18"/>
                <w:u w:val="single"/>
              </w:rPr>
              <w:t>&gt;&gt;</w:t>
            </w:r>
          </w:p>
        </w:tc>
      </w:tr>
      <w:tr w:rsidR="00405832" w:rsidRPr="007A1B86" w14:paraId="7B29DADB" w14:textId="77777777" w:rsidTr="00405832">
        <w:trPr>
          <w:trHeight w:val="144"/>
        </w:trPr>
        <w:tc>
          <w:tcPr>
            <w:tcW w:w="215" w:type="pct"/>
            <w:tcBorders>
              <w:bottom w:val="single" w:sz="4" w:space="0" w:color="auto"/>
            </w:tcBorders>
            <w:vAlign w:val="center"/>
          </w:tcPr>
          <w:p w14:paraId="7B29DAD8" w14:textId="77777777" w:rsidR="00405832" w:rsidRPr="007A1B86" w:rsidRDefault="00405832" w:rsidP="00405832">
            <w:pPr>
              <w:keepNext/>
              <w:spacing w:after="0" w:line="240" w:lineRule="exact"/>
              <w:ind w:left="-14" w:firstLine="14"/>
              <w:jc w:val="center"/>
              <w:rPr>
                <w:rFonts w:eastAsia="Times New Roman" w:cs="Times New Roman"/>
                <w:sz w:val="18"/>
                <w:szCs w:val="18"/>
              </w:rPr>
            </w:pPr>
            <w:r w:rsidRPr="007A1B86">
              <w:rPr>
                <w:rFonts w:eastAsia="Times New Roman" w:cs="Times New Roman"/>
                <w:sz w:val="18"/>
                <w:szCs w:val="18"/>
              </w:rPr>
              <w:t>06</w:t>
            </w:r>
          </w:p>
        </w:tc>
        <w:tc>
          <w:tcPr>
            <w:tcW w:w="2239" w:type="pct"/>
            <w:tcBorders>
              <w:bottom w:val="single" w:sz="4" w:space="0" w:color="auto"/>
            </w:tcBorders>
            <w:shd w:val="clear" w:color="auto" w:fill="auto"/>
            <w:vAlign w:val="center"/>
          </w:tcPr>
          <w:p w14:paraId="7B29DAD9" w14:textId="6E8D540B" w:rsidR="00405832" w:rsidRPr="007A1B86" w:rsidRDefault="00405832" w:rsidP="00F30598">
            <w:pPr>
              <w:keepNext/>
              <w:spacing w:after="0" w:line="240" w:lineRule="auto"/>
              <w:rPr>
                <w:rFonts w:eastAsia="Times New Roman" w:cs="Times New Roman"/>
                <w:b/>
                <w:sz w:val="18"/>
                <w:szCs w:val="18"/>
              </w:rPr>
            </w:pPr>
            <w:r w:rsidRPr="007A1B86">
              <w:rPr>
                <w:rFonts w:eastAsia="Times New Roman" w:cs="Times New Roman"/>
                <w:sz w:val="18"/>
                <w:szCs w:val="18"/>
              </w:rPr>
              <w:t xml:space="preserve">Actual </w:t>
            </w:r>
            <w:r w:rsidR="00F30598">
              <w:rPr>
                <w:rFonts w:eastAsia="Times New Roman" w:cs="Times New Roman"/>
                <w:sz w:val="18"/>
                <w:szCs w:val="18"/>
              </w:rPr>
              <w:t>D</w:t>
            </w:r>
            <w:r w:rsidRPr="007A1B86">
              <w:rPr>
                <w:rFonts w:eastAsia="Times New Roman" w:cs="Times New Roman"/>
                <w:sz w:val="18"/>
                <w:szCs w:val="18"/>
              </w:rPr>
              <w:t xml:space="preserve">uct </w:t>
            </w:r>
            <w:r w:rsidR="00F30598">
              <w:rPr>
                <w:rFonts w:eastAsia="Times New Roman" w:cs="Times New Roman"/>
                <w:sz w:val="18"/>
                <w:szCs w:val="18"/>
              </w:rPr>
              <w:t>L</w:t>
            </w:r>
            <w:r w:rsidRPr="007A1B86">
              <w:rPr>
                <w:rFonts w:eastAsia="Times New Roman" w:cs="Times New Roman"/>
                <w:sz w:val="18"/>
                <w:szCs w:val="18"/>
              </w:rPr>
              <w:t xml:space="preserve">eakage </w:t>
            </w:r>
            <w:r w:rsidR="00F30598">
              <w:rPr>
                <w:rFonts w:eastAsia="Times New Roman" w:cs="Times New Roman"/>
                <w:sz w:val="18"/>
                <w:szCs w:val="18"/>
              </w:rPr>
              <w:t>R</w:t>
            </w:r>
            <w:r w:rsidRPr="007A1B86">
              <w:rPr>
                <w:rFonts w:eastAsia="Times New Roman" w:cs="Times New Roman"/>
                <w:sz w:val="18"/>
                <w:szCs w:val="18"/>
              </w:rPr>
              <w:t xml:space="preserve">ate from </w:t>
            </w:r>
            <w:r w:rsidR="00F30598">
              <w:rPr>
                <w:rFonts w:eastAsia="Times New Roman" w:cs="Times New Roman"/>
                <w:sz w:val="18"/>
                <w:szCs w:val="18"/>
              </w:rPr>
              <w:t>L</w:t>
            </w:r>
            <w:r w:rsidRPr="007A1B86">
              <w:rPr>
                <w:rFonts w:eastAsia="Times New Roman" w:cs="Times New Roman"/>
                <w:sz w:val="18"/>
                <w:szCs w:val="18"/>
              </w:rPr>
              <w:t xml:space="preserve">eakage </w:t>
            </w:r>
            <w:r w:rsidR="00F30598">
              <w:rPr>
                <w:rFonts w:eastAsia="Times New Roman" w:cs="Times New Roman"/>
                <w:sz w:val="18"/>
                <w:szCs w:val="18"/>
              </w:rPr>
              <w:t>T</w:t>
            </w:r>
            <w:r w:rsidRPr="007A1B86">
              <w:rPr>
                <w:rFonts w:eastAsia="Times New Roman" w:cs="Times New Roman"/>
                <w:sz w:val="18"/>
                <w:szCs w:val="18"/>
              </w:rPr>
              <w:t xml:space="preserve">est </w:t>
            </w:r>
            <w:r w:rsidR="00F30598">
              <w:rPr>
                <w:rFonts w:eastAsia="Times New Roman" w:cs="Times New Roman"/>
                <w:sz w:val="18"/>
                <w:szCs w:val="18"/>
              </w:rPr>
              <w:t>M</w:t>
            </w:r>
            <w:r w:rsidRPr="007A1B86">
              <w:rPr>
                <w:rFonts w:eastAsia="Times New Roman" w:cs="Times New Roman"/>
                <w:sz w:val="18"/>
                <w:szCs w:val="18"/>
              </w:rPr>
              <w:t>easurement (cfm25)</w:t>
            </w:r>
          </w:p>
        </w:tc>
        <w:tc>
          <w:tcPr>
            <w:tcW w:w="2539" w:type="pct"/>
            <w:tcBorders>
              <w:bottom w:val="single" w:sz="4" w:space="0" w:color="auto"/>
            </w:tcBorders>
            <w:shd w:val="clear" w:color="auto" w:fill="auto"/>
            <w:vAlign w:val="center"/>
          </w:tcPr>
          <w:p w14:paraId="7B29DADA" w14:textId="77777777" w:rsidR="00405832" w:rsidRPr="007A1B86" w:rsidRDefault="00405832" w:rsidP="00405832">
            <w:pPr>
              <w:keepNext/>
              <w:spacing w:after="0" w:line="240" w:lineRule="auto"/>
              <w:rPr>
                <w:rFonts w:eastAsia="Times New Roman" w:cs="Times New Roman"/>
                <w:sz w:val="18"/>
                <w:szCs w:val="18"/>
              </w:rPr>
            </w:pPr>
            <w:r w:rsidRPr="007A1B86">
              <w:rPr>
                <w:rFonts w:eastAsia="Times New Roman" w:cs="Times New Roman"/>
                <w:sz w:val="18"/>
                <w:szCs w:val="18"/>
              </w:rPr>
              <w:t xml:space="preserve">&lt;&lt;user input: numeric </w:t>
            </w:r>
            <w:proofErr w:type="spellStart"/>
            <w:r w:rsidRPr="007A1B86">
              <w:rPr>
                <w:rFonts w:eastAsia="Times New Roman" w:cs="Times New Roman"/>
                <w:sz w:val="18"/>
                <w:szCs w:val="18"/>
              </w:rPr>
              <w:t>xxx.x</w:t>
            </w:r>
            <w:proofErr w:type="spellEnd"/>
            <w:r w:rsidRPr="007A1B86">
              <w:rPr>
                <w:rFonts w:eastAsia="Times New Roman" w:cs="Times New Roman"/>
                <w:sz w:val="18"/>
                <w:szCs w:val="18"/>
              </w:rPr>
              <w:t>&gt;&gt;</w:t>
            </w:r>
          </w:p>
        </w:tc>
      </w:tr>
      <w:tr w:rsidR="00405832" w:rsidRPr="007A1B86" w14:paraId="7B29DADF" w14:textId="77777777" w:rsidTr="00405832">
        <w:trPr>
          <w:trHeight w:val="144"/>
        </w:trPr>
        <w:tc>
          <w:tcPr>
            <w:tcW w:w="215" w:type="pct"/>
            <w:tcBorders>
              <w:bottom w:val="single" w:sz="4" w:space="0" w:color="auto"/>
            </w:tcBorders>
            <w:vAlign w:val="center"/>
          </w:tcPr>
          <w:p w14:paraId="7B29DADC" w14:textId="77777777" w:rsidR="00405832" w:rsidRPr="007A1B86" w:rsidRDefault="00405832" w:rsidP="00405832">
            <w:pPr>
              <w:keepNext/>
              <w:spacing w:after="0" w:line="240" w:lineRule="exact"/>
              <w:ind w:left="-14" w:firstLine="14"/>
              <w:jc w:val="center"/>
              <w:rPr>
                <w:rFonts w:eastAsia="Times New Roman" w:cs="Times New Roman"/>
                <w:sz w:val="18"/>
                <w:szCs w:val="18"/>
              </w:rPr>
            </w:pPr>
            <w:r w:rsidRPr="007A1B86">
              <w:rPr>
                <w:rFonts w:eastAsia="Times New Roman" w:cs="Times New Roman"/>
                <w:sz w:val="18"/>
                <w:szCs w:val="18"/>
              </w:rPr>
              <w:t>07</w:t>
            </w:r>
          </w:p>
        </w:tc>
        <w:tc>
          <w:tcPr>
            <w:tcW w:w="2239" w:type="pct"/>
            <w:tcBorders>
              <w:bottom w:val="single" w:sz="4" w:space="0" w:color="auto"/>
            </w:tcBorders>
            <w:shd w:val="clear" w:color="auto" w:fill="auto"/>
            <w:vAlign w:val="center"/>
          </w:tcPr>
          <w:p w14:paraId="7B29DADD" w14:textId="77777777" w:rsidR="00405832" w:rsidRPr="007A1B86" w:rsidRDefault="00405832" w:rsidP="00405832">
            <w:pPr>
              <w:keepNext/>
              <w:spacing w:after="0" w:line="240" w:lineRule="auto"/>
              <w:rPr>
                <w:rFonts w:eastAsia="Times New Roman" w:cs="Times New Roman"/>
                <w:sz w:val="18"/>
                <w:szCs w:val="18"/>
              </w:rPr>
            </w:pPr>
            <w:r w:rsidRPr="007A1B86">
              <w:rPr>
                <w:rFonts w:eastAsia="Times New Roman" w:cs="Times New Roman"/>
                <w:sz w:val="18"/>
                <w:szCs w:val="18"/>
              </w:rPr>
              <w:t>Compliance statement:</w:t>
            </w:r>
          </w:p>
        </w:tc>
        <w:tc>
          <w:tcPr>
            <w:tcW w:w="2539" w:type="pct"/>
            <w:tcBorders>
              <w:bottom w:val="single" w:sz="4" w:space="0" w:color="auto"/>
            </w:tcBorders>
            <w:shd w:val="clear" w:color="auto" w:fill="auto"/>
            <w:vAlign w:val="center"/>
          </w:tcPr>
          <w:p w14:paraId="7B29DADE" w14:textId="77777777" w:rsidR="00405832" w:rsidRPr="007A1B86" w:rsidRDefault="00405832" w:rsidP="000F0821">
            <w:pPr>
              <w:keepNext/>
              <w:spacing w:after="0" w:line="240" w:lineRule="auto"/>
              <w:rPr>
                <w:rFonts w:eastAsia="Times New Roman" w:cs="Times New Roman"/>
                <w:sz w:val="18"/>
                <w:szCs w:val="18"/>
              </w:rPr>
            </w:pPr>
            <w:r w:rsidRPr="007A1B86">
              <w:rPr>
                <w:rFonts w:eastAsia="Times New Roman" w:cs="Times New Roman"/>
                <w:sz w:val="18"/>
                <w:szCs w:val="18"/>
              </w:rPr>
              <w:t>&lt;&lt;if B06 is ≤ B05, display message "system passes leakage test</w:t>
            </w:r>
            <w:proofErr w:type="gramStart"/>
            <w:r w:rsidRPr="007A1B86">
              <w:rPr>
                <w:rFonts w:eastAsia="Times New Roman" w:cs="Times New Roman"/>
                <w:sz w:val="18"/>
                <w:szCs w:val="18"/>
              </w:rPr>
              <w:t>";  else</w:t>
            </w:r>
            <w:proofErr w:type="gramEnd"/>
            <w:r w:rsidRPr="007A1B86">
              <w:rPr>
                <w:rFonts w:eastAsia="Times New Roman" w:cs="Times New Roman"/>
                <w:sz w:val="18"/>
                <w:szCs w:val="18"/>
              </w:rPr>
              <w:t xml:space="preserve"> if B06 is &gt; B05, display </w:t>
            </w:r>
            <w:proofErr w:type="spellStart"/>
            <w:r w:rsidRPr="007A1B86">
              <w:rPr>
                <w:rFonts w:eastAsia="Times New Roman" w:cs="Times New Roman"/>
                <w:sz w:val="18"/>
                <w:szCs w:val="18"/>
              </w:rPr>
              <w:t>mesaage</w:t>
            </w:r>
            <w:proofErr w:type="spellEnd"/>
            <w:r w:rsidRPr="007A1B86">
              <w:rPr>
                <w:rFonts w:eastAsia="Times New Roman" w:cs="Times New Roman"/>
                <w:sz w:val="18"/>
                <w:szCs w:val="18"/>
              </w:rPr>
              <w:t xml:space="preserve"> "system fails leakage test"&gt;&gt;</w:t>
            </w:r>
          </w:p>
        </w:tc>
      </w:tr>
    </w:tbl>
    <w:p w14:paraId="7B29DAE0" w14:textId="77777777" w:rsidR="00405832" w:rsidRDefault="00405832" w:rsidP="00405832">
      <w:pPr>
        <w:spacing w:after="0"/>
        <w:rPr>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9"/>
        <w:gridCol w:w="2789"/>
        <w:gridCol w:w="7741"/>
      </w:tblGrid>
      <w:tr w:rsidR="00405832" w:rsidRPr="007A1B86" w14:paraId="7B29DAE2" w14:textId="77777777" w:rsidTr="00405832">
        <w:trPr>
          <w:trHeight w:val="144"/>
        </w:trPr>
        <w:tc>
          <w:tcPr>
            <w:tcW w:w="5000" w:type="pct"/>
            <w:gridSpan w:val="3"/>
            <w:vAlign w:val="center"/>
          </w:tcPr>
          <w:p w14:paraId="7B29DAE1" w14:textId="1457CAAD" w:rsidR="00405832" w:rsidRPr="00D268C3" w:rsidRDefault="00405832" w:rsidP="00405832">
            <w:pPr>
              <w:keepNext/>
              <w:tabs>
                <w:tab w:val="left" w:pos="-2600"/>
              </w:tabs>
              <w:spacing w:after="0" w:line="240" w:lineRule="auto"/>
              <w:ind w:right="86"/>
              <w:outlineLvl w:val="2"/>
              <w:rPr>
                <w:rFonts w:eastAsia="Times New Roman" w:cs="Times New Roman"/>
                <w:b/>
                <w:caps/>
                <w:sz w:val="18"/>
                <w:szCs w:val="18"/>
              </w:rPr>
            </w:pPr>
            <w:r w:rsidRPr="002D4EC7">
              <w:rPr>
                <w:rFonts w:eastAsia="Times New Roman" w:cs="Times New Roman"/>
                <w:b/>
                <w:caps/>
                <w:sz w:val="20"/>
                <w:szCs w:val="18"/>
              </w:rPr>
              <w:t xml:space="preserve">C. </w:t>
            </w:r>
            <w:r w:rsidR="00D268C3" w:rsidRPr="002D4EC7">
              <w:rPr>
                <w:rFonts w:eastAsia="Times New Roman" w:cs="Times New Roman"/>
                <w:b/>
                <w:sz w:val="20"/>
                <w:szCs w:val="18"/>
              </w:rPr>
              <w:t>Additional Requirements for Compliance</w:t>
            </w:r>
          </w:p>
        </w:tc>
      </w:tr>
      <w:tr w:rsidR="00405832" w:rsidRPr="007A1B86" w14:paraId="7B29DAE5" w14:textId="77777777" w:rsidTr="00405832">
        <w:trPr>
          <w:trHeight w:val="144"/>
        </w:trPr>
        <w:tc>
          <w:tcPr>
            <w:tcW w:w="213" w:type="pct"/>
            <w:vAlign w:val="center"/>
          </w:tcPr>
          <w:p w14:paraId="7B29DAE3" w14:textId="77777777" w:rsidR="00405832" w:rsidRPr="007A1B86" w:rsidRDefault="00405832" w:rsidP="00405832">
            <w:pPr>
              <w:spacing w:after="0" w:line="240" w:lineRule="auto"/>
              <w:jc w:val="center"/>
              <w:rPr>
                <w:rFonts w:eastAsia="Times New Roman" w:cs="Times New Roman"/>
                <w:sz w:val="18"/>
                <w:szCs w:val="18"/>
              </w:rPr>
            </w:pPr>
            <w:r w:rsidRPr="007A1B86">
              <w:rPr>
                <w:rFonts w:eastAsia="Times New Roman" w:cs="Times New Roman"/>
                <w:sz w:val="18"/>
                <w:szCs w:val="18"/>
              </w:rPr>
              <w:t>01</w:t>
            </w:r>
          </w:p>
        </w:tc>
        <w:tc>
          <w:tcPr>
            <w:tcW w:w="4787" w:type="pct"/>
            <w:gridSpan w:val="2"/>
            <w:vAlign w:val="center"/>
          </w:tcPr>
          <w:p w14:paraId="7B29DAE4" w14:textId="77777777" w:rsidR="00405832" w:rsidRPr="007A1B86" w:rsidRDefault="00405832" w:rsidP="00D268C3">
            <w:pPr>
              <w:spacing w:after="0" w:line="240" w:lineRule="auto"/>
              <w:rPr>
                <w:rFonts w:eastAsia="Times New Roman" w:cs="Times New Roman"/>
                <w:b/>
                <w:sz w:val="18"/>
                <w:szCs w:val="18"/>
              </w:rPr>
            </w:pPr>
            <w:r w:rsidRPr="007A1B86">
              <w:rPr>
                <w:rFonts w:eastAsia="Times New Roman" w:cs="Times New Roman"/>
                <w:sz w:val="18"/>
                <w:szCs w:val="18"/>
              </w:rPr>
              <w:t xml:space="preserve">System was tested in its normal operation condition.  </w:t>
            </w:r>
          </w:p>
        </w:tc>
      </w:tr>
      <w:tr w:rsidR="00405832" w:rsidRPr="007A1B86" w14:paraId="7B29DAE8" w14:textId="77777777" w:rsidTr="00405832">
        <w:trPr>
          <w:trHeight w:val="144"/>
        </w:trPr>
        <w:tc>
          <w:tcPr>
            <w:tcW w:w="213" w:type="pct"/>
            <w:vAlign w:val="center"/>
          </w:tcPr>
          <w:p w14:paraId="7B29DAE6" w14:textId="77777777" w:rsidR="00405832" w:rsidRPr="007A1B86" w:rsidRDefault="00405832" w:rsidP="00405832">
            <w:pPr>
              <w:spacing w:after="0" w:line="240" w:lineRule="auto"/>
              <w:jc w:val="center"/>
              <w:rPr>
                <w:rFonts w:eastAsia="Times New Roman" w:cs="Times New Roman"/>
                <w:sz w:val="18"/>
                <w:szCs w:val="18"/>
              </w:rPr>
            </w:pPr>
            <w:r w:rsidRPr="007A1B86">
              <w:rPr>
                <w:rFonts w:eastAsia="Times New Roman" w:cs="Times New Roman"/>
                <w:sz w:val="18"/>
                <w:szCs w:val="18"/>
              </w:rPr>
              <w:t>0</w:t>
            </w:r>
            <w:r>
              <w:rPr>
                <w:rFonts w:eastAsia="Times New Roman" w:cs="Times New Roman"/>
                <w:sz w:val="18"/>
                <w:szCs w:val="18"/>
              </w:rPr>
              <w:t>2</w:t>
            </w:r>
          </w:p>
        </w:tc>
        <w:tc>
          <w:tcPr>
            <w:tcW w:w="4787" w:type="pct"/>
            <w:gridSpan w:val="2"/>
            <w:vAlign w:val="center"/>
          </w:tcPr>
          <w:p w14:paraId="7B29DAE7" w14:textId="77777777" w:rsidR="00405832" w:rsidRPr="007A1B86" w:rsidRDefault="00405832" w:rsidP="00405832">
            <w:pPr>
              <w:spacing w:after="0" w:line="240" w:lineRule="auto"/>
              <w:rPr>
                <w:rFonts w:eastAsia="Times New Roman" w:cs="Times New Roman"/>
                <w:b/>
                <w:sz w:val="18"/>
                <w:szCs w:val="18"/>
              </w:rPr>
            </w:pPr>
            <w:r w:rsidRPr="007A1B86">
              <w:rPr>
                <w:rFonts w:eastAsia="Times New Roman" w:cs="Times New Roman"/>
                <w:sz w:val="18"/>
                <w:szCs w:val="18"/>
              </w:rPr>
              <w:t>Cloth backed rubber adhesive duct tape may not be used as the primary air sealing method for duct connections.</w:t>
            </w:r>
          </w:p>
        </w:tc>
      </w:tr>
      <w:tr w:rsidR="00405832" w:rsidRPr="007A1B86" w14:paraId="7B29DAEB" w14:textId="77777777" w:rsidTr="00405832">
        <w:trPr>
          <w:trHeight w:val="144"/>
        </w:trPr>
        <w:tc>
          <w:tcPr>
            <w:tcW w:w="213" w:type="pct"/>
            <w:vAlign w:val="center"/>
          </w:tcPr>
          <w:p w14:paraId="7B29DAE9" w14:textId="77777777" w:rsidR="00405832" w:rsidRPr="007A1B86" w:rsidRDefault="00405832" w:rsidP="00405832">
            <w:pPr>
              <w:spacing w:after="0" w:line="240" w:lineRule="auto"/>
              <w:jc w:val="center"/>
              <w:rPr>
                <w:rFonts w:eastAsia="Times New Roman" w:cs="Times New Roman"/>
                <w:sz w:val="18"/>
                <w:szCs w:val="18"/>
              </w:rPr>
            </w:pPr>
            <w:r w:rsidRPr="007A1B86">
              <w:rPr>
                <w:rFonts w:eastAsia="Times New Roman" w:cs="Times New Roman"/>
                <w:sz w:val="18"/>
                <w:szCs w:val="18"/>
              </w:rPr>
              <w:t>0</w:t>
            </w:r>
            <w:r>
              <w:rPr>
                <w:rFonts w:eastAsia="Times New Roman" w:cs="Times New Roman"/>
                <w:sz w:val="18"/>
                <w:szCs w:val="18"/>
              </w:rPr>
              <w:t>3</w:t>
            </w:r>
          </w:p>
        </w:tc>
        <w:tc>
          <w:tcPr>
            <w:tcW w:w="4787" w:type="pct"/>
            <w:gridSpan w:val="2"/>
            <w:vAlign w:val="center"/>
          </w:tcPr>
          <w:p w14:paraId="7B29DAEA" w14:textId="77777777" w:rsidR="00405832" w:rsidRPr="007A1B86" w:rsidRDefault="00405832" w:rsidP="00405832">
            <w:pPr>
              <w:spacing w:after="0" w:line="240" w:lineRule="auto"/>
              <w:rPr>
                <w:rFonts w:eastAsia="Times New Roman" w:cs="Times New Roman"/>
                <w:b/>
                <w:sz w:val="18"/>
                <w:szCs w:val="18"/>
              </w:rPr>
            </w:pPr>
            <w:r w:rsidRPr="007A1B86">
              <w:rPr>
                <w:rFonts w:eastAsia="Times New Roman" w:cs="Times New Roman"/>
                <w:sz w:val="18"/>
                <w:szCs w:val="18"/>
              </w:rPr>
              <w:t>All connection points between the air handler and the supply and return plenums are completely sealed.</w:t>
            </w:r>
          </w:p>
        </w:tc>
      </w:tr>
      <w:tr w:rsidR="00405832" w:rsidRPr="007A1B86" w14:paraId="7B29DAF2" w14:textId="77777777" w:rsidTr="00082A96">
        <w:tblPrEx>
          <w:tblCellMar>
            <w:left w:w="108" w:type="dxa"/>
            <w:right w:w="108" w:type="dxa"/>
          </w:tblCellMar>
          <w:tblLook w:val="00A0" w:firstRow="1" w:lastRow="0" w:firstColumn="1" w:lastColumn="0" w:noHBand="0" w:noVBand="0"/>
        </w:tblPrEx>
        <w:trPr>
          <w:cantSplit/>
          <w:trHeight w:val="144"/>
        </w:trPr>
        <w:tc>
          <w:tcPr>
            <w:tcW w:w="213" w:type="pct"/>
            <w:vAlign w:val="center"/>
          </w:tcPr>
          <w:p w14:paraId="7B29DAEC" w14:textId="77777777" w:rsidR="00405832" w:rsidRPr="007A1B86" w:rsidRDefault="00405832" w:rsidP="006B2D34">
            <w:pPr>
              <w:spacing w:after="0" w:line="240" w:lineRule="auto"/>
              <w:jc w:val="center"/>
              <w:rPr>
                <w:rFonts w:eastAsia="Times New Roman" w:cs="Times New Roman"/>
                <w:sz w:val="18"/>
                <w:szCs w:val="18"/>
              </w:rPr>
            </w:pPr>
            <w:r w:rsidRPr="007A1B86">
              <w:rPr>
                <w:rFonts w:eastAsia="Times New Roman" w:cs="Times New Roman"/>
                <w:sz w:val="18"/>
                <w:szCs w:val="18"/>
              </w:rPr>
              <w:t>0</w:t>
            </w:r>
            <w:r>
              <w:rPr>
                <w:rFonts w:eastAsia="Times New Roman" w:cs="Times New Roman"/>
                <w:sz w:val="18"/>
                <w:szCs w:val="18"/>
              </w:rPr>
              <w:t>4</w:t>
            </w:r>
          </w:p>
        </w:tc>
        <w:tc>
          <w:tcPr>
            <w:tcW w:w="1268" w:type="pct"/>
            <w:vAlign w:val="center"/>
          </w:tcPr>
          <w:p w14:paraId="7B29DAED" w14:textId="77777777"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sz w:val="18"/>
                <w:szCs w:val="18"/>
              </w:rPr>
              <w:t>Verification Status:</w:t>
            </w:r>
          </w:p>
        </w:tc>
        <w:tc>
          <w:tcPr>
            <w:tcW w:w="3519" w:type="pct"/>
            <w:vAlign w:val="center"/>
          </w:tcPr>
          <w:p w14:paraId="7B29DAEE" w14:textId="77777777"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sz w:val="18"/>
                <w:szCs w:val="18"/>
              </w:rPr>
              <w:t>&lt;&lt;user pick from list:</w:t>
            </w:r>
          </w:p>
          <w:p w14:paraId="7B29DAEF" w14:textId="77777777" w:rsidR="00405832" w:rsidRPr="007A1B86" w:rsidRDefault="00405832" w:rsidP="00405832">
            <w:pPr>
              <w:tabs>
                <w:tab w:val="left" w:pos="356"/>
              </w:tabs>
              <w:spacing w:after="0" w:line="240" w:lineRule="auto"/>
              <w:rPr>
                <w:rFonts w:eastAsia="Times New Roman" w:cs="Times New Roman"/>
                <w:sz w:val="18"/>
                <w:szCs w:val="18"/>
              </w:rPr>
            </w:pPr>
            <w:r w:rsidRPr="007A1B86">
              <w:rPr>
                <w:rFonts w:eastAsia="Times New Roman" w:cs="Times New Roman"/>
                <w:sz w:val="18"/>
                <w:szCs w:val="18"/>
              </w:rPr>
              <w:t>*** Pass - all applicable requirements are met; or</w:t>
            </w:r>
          </w:p>
          <w:p w14:paraId="7B29DAF0" w14:textId="77777777" w:rsidR="00405832" w:rsidRPr="007A1B86" w:rsidRDefault="00405832" w:rsidP="00405832">
            <w:pPr>
              <w:tabs>
                <w:tab w:val="left" w:pos="356"/>
              </w:tabs>
              <w:spacing w:after="0" w:line="240" w:lineRule="auto"/>
              <w:ind w:left="356" w:hanging="356"/>
              <w:rPr>
                <w:rFonts w:eastAsia="Times New Roman" w:cs="Times New Roman"/>
                <w:sz w:val="18"/>
                <w:szCs w:val="18"/>
              </w:rPr>
            </w:pPr>
            <w:r w:rsidRPr="007A1B86">
              <w:rPr>
                <w:rFonts w:eastAsia="Times New Roman" w:cs="Times New Roman"/>
                <w:sz w:val="18"/>
                <w:szCs w:val="18"/>
              </w:rPr>
              <w:t>*** Fail - one or more applicable requirements are not met. Enter reason for failure in corrections notes field below; or</w:t>
            </w:r>
          </w:p>
          <w:p w14:paraId="7B29DAF1" w14:textId="77777777" w:rsidR="00405832" w:rsidRPr="007A1B86" w:rsidRDefault="00405832" w:rsidP="00405832">
            <w:pPr>
              <w:tabs>
                <w:tab w:val="left" w:pos="366"/>
              </w:tabs>
              <w:spacing w:after="0" w:line="240" w:lineRule="auto"/>
              <w:rPr>
                <w:rFonts w:eastAsia="Times New Roman" w:cs="Times New Roman"/>
                <w:sz w:val="18"/>
                <w:szCs w:val="18"/>
              </w:rPr>
            </w:pPr>
            <w:r w:rsidRPr="007A1B86">
              <w:rPr>
                <w:rFonts w:eastAsia="Times New Roman" w:cs="Times New Roman"/>
                <w:sz w:val="18"/>
                <w:szCs w:val="18"/>
              </w:rPr>
              <w:t>*** All n/a - This entire table is not applicable</w:t>
            </w:r>
          </w:p>
        </w:tc>
      </w:tr>
      <w:tr w:rsidR="00405832" w:rsidRPr="007A1B86" w14:paraId="7B29DAF6" w14:textId="77777777" w:rsidTr="00082A96">
        <w:tblPrEx>
          <w:tblCellMar>
            <w:left w:w="108" w:type="dxa"/>
            <w:right w:w="108" w:type="dxa"/>
          </w:tblCellMar>
          <w:tblLook w:val="00A0" w:firstRow="1" w:lastRow="0" w:firstColumn="1" w:lastColumn="0" w:noHBand="0" w:noVBand="0"/>
        </w:tblPrEx>
        <w:trPr>
          <w:cantSplit/>
          <w:trHeight w:val="144"/>
        </w:trPr>
        <w:tc>
          <w:tcPr>
            <w:tcW w:w="213" w:type="pct"/>
            <w:vAlign w:val="center"/>
          </w:tcPr>
          <w:p w14:paraId="7B29DAF3" w14:textId="77777777" w:rsidR="00405832" w:rsidRPr="007A1B86" w:rsidRDefault="00405832" w:rsidP="006B2D34">
            <w:pPr>
              <w:spacing w:after="0" w:line="240" w:lineRule="auto"/>
              <w:jc w:val="center"/>
              <w:rPr>
                <w:rFonts w:eastAsia="Times New Roman" w:cs="Times New Roman"/>
                <w:sz w:val="18"/>
                <w:szCs w:val="18"/>
              </w:rPr>
            </w:pPr>
            <w:r w:rsidRPr="007A1B86">
              <w:rPr>
                <w:rFonts w:eastAsia="Times New Roman" w:cs="Times New Roman"/>
                <w:sz w:val="18"/>
                <w:szCs w:val="18"/>
              </w:rPr>
              <w:t>0</w:t>
            </w:r>
            <w:r>
              <w:rPr>
                <w:rFonts w:eastAsia="Times New Roman" w:cs="Times New Roman"/>
                <w:sz w:val="18"/>
                <w:szCs w:val="18"/>
              </w:rPr>
              <w:t>5</w:t>
            </w:r>
          </w:p>
        </w:tc>
        <w:tc>
          <w:tcPr>
            <w:tcW w:w="1268" w:type="pct"/>
            <w:vAlign w:val="center"/>
          </w:tcPr>
          <w:p w14:paraId="7B29DAF4" w14:textId="77777777"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sz w:val="18"/>
                <w:szCs w:val="18"/>
              </w:rPr>
              <w:t xml:space="preserve">Correction Notes: </w:t>
            </w:r>
          </w:p>
        </w:tc>
        <w:tc>
          <w:tcPr>
            <w:tcW w:w="3519" w:type="pct"/>
            <w:vAlign w:val="center"/>
          </w:tcPr>
          <w:p w14:paraId="7B29DAF5" w14:textId="77777777"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sz w:val="18"/>
                <w:szCs w:val="18"/>
              </w:rPr>
              <w:t xml:space="preserve">&lt;&lt;if Verification Status= Fail, then text entry in this Corrections Notes field is </w:t>
            </w:r>
            <w:proofErr w:type="gramStart"/>
            <w:r w:rsidRPr="007A1B86">
              <w:rPr>
                <w:rFonts w:eastAsia="Times New Roman" w:cs="Times New Roman"/>
                <w:sz w:val="18"/>
                <w:szCs w:val="18"/>
              </w:rPr>
              <w:t>required;  user</w:t>
            </w:r>
            <w:proofErr w:type="gramEnd"/>
            <w:r w:rsidRPr="007A1B86">
              <w:rPr>
                <w:rFonts w:eastAsia="Times New Roman" w:cs="Times New Roman"/>
                <w:sz w:val="18"/>
                <w:szCs w:val="18"/>
              </w:rPr>
              <w:t xml:space="preserve"> input text&gt;&gt;</w:t>
            </w:r>
          </w:p>
        </w:tc>
      </w:tr>
      <w:tr w:rsidR="00405832" w:rsidRPr="007A1B86" w14:paraId="7B29DAF8" w14:textId="77777777" w:rsidTr="00405832">
        <w:tblPrEx>
          <w:tblCellMar>
            <w:left w:w="108" w:type="dxa"/>
            <w:right w:w="108" w:type="dxa"/>
          </w:tblCellMar>
          <w:tblLook w:val="00A0" w:firstRow="1" w:lastRow="0" w:firstColumn="1" w:lastColumn="0" w:noHBand="0" w:noVBand="0"/>
        </w:tblPrEx>
        <w:trPr>
          <w:cantSplit/>
          <w:trHeight w:val="144"/>
        </w:trPr>
        <w:tc>
          <w:tcPr>
            <w:tcW w:w="5000" w:type="pct"/>
            <w:gridSpan w:val="3"/>
          </w:tcPr>
          <w:p w14:paraId="7B29DAF7" w14:textId="77777777"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7B29DAF9" w14:textId="77777777" w:rsidR="00405832" w:rsidRDefault="00405832" w:rsidP="00405832">
      <w:pPr>
        <w:spacing w:after="0"/>
        <w:rPr>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6"/>
        <w:gridCol w:w="10540"/>
      </w:tblGrid>
      <w:tr w:rsidR="00405832" w:rsidRPr="007A1B86" w14:paraId="7B29DAFC" w14:textId="77777777" w:rsidTr="00405832">
        <w:trPr>
          <w:cantSplit/>
          <w:trHeight w:val="432"/>
        </w:trPr>
        <w:tc>
          <w:tcPr>
            <w:tcW w:w="5000" w:type="pct"/>
            <w:gridSpan w:val="2"/>
            <w:vAlign w:val="center"/>
          </w:tcPr>
          <w:p w14:paraId="7B29DAFA" w14:textId="4C1F764C" w:rsidR="00405832" w:rsidRPr="002D4EC7" w:rsidRDefault="00D268C3" w:rsidP="00D268C3">
            <w:pPr>
              <w:keepNext/>
              <w:spacing w:after="0" w:line="240" w:lineRule="auto"/>
              <w:rPr>
                <w:rFonts w:ascii="Calibri" w:eastAsia="Times New Roman" w:hAnsi="Calibri" w:cs="Times New Roman"/>
                <w:b/>
                <w:sz w:val="20"/>
                <w:szCs w:val="18"/>
              </w:rPr>
            </w:pPr>
            <w:r w:rsidRPr="002D4EC7">
              <w:rPr>
                <w:rFonts w:ascii="Calibri" w:eastAsia="Times New Roman" w:hAnsi="Calibri" w:cs="Times New Roman"/>
                <w:b/>
                <w:sz w:val="20"/>
                <w:szCs w:val="18"/>
              </w:rPr>
              <w:t xml:space="preserve">D. </w:t>
            </w:r>
            <w:r w:rsidR="00405832" w:rsidRPr="002D4EC7">
              <w:rPr>
                <w:rFonts w:ascii="Calibri" w:eastAsia="Times New Roman" w:hAnsi="Calibri" w:cs="Times New Roman"/>
                <w:b/>
                <w:sz w:val="20"/>
                <w:szCs w:val="18"/>
              </w:rPr>
              <w:t>Determination of HERS Verification Compliance</w:t>
            </w:r>
          </w:p>
          <w:p w14:paraId="7B29DAFB" w14:textId="77777777" w:rsidR="00405832" w:rsidRPr="007A1B86" w:rsidRDefault="00405832" w:rsidP="00D268C3">
            <w:pPr>
              <w:keepNext/>
              <w:spacing w:after="0" w:line="240" w:lineRule="auto"/>
              <w:rPr>
                <w:rFonts w:ascii="Calibri" w:eastAsia="Times New Roman" w:hAnsi="Calibri" w:cs="Times New Roman"/>
                <w:sz w:val="18"/>
                <w:szCs w:val="18"/>
              </w:rPr>
            </w:pPr>
            <w:r w:rsidRPr="007A1B86">
              <w:rPr>
                <w:rFonts w:ascii="Calibri" w:eastAsia="Times New Roman" w:hAnsi="Calibri" w:cs="Times New Roman"/>
                <w:sz w:val="18"/>
                <w:szCs w:val="18"/>
              </w:rPr>
              <w:t xml:space="preserve">All applicable sections of this document shall indicate compliance with the specified verification protocol requirements </w:t>
            </w:r>
            <w:proofErr w:type="gramStart"/>
            <w:r w:rsidRPr="007A1B86">
              <w:rPr>
                <w:rFonts w:ascii="Calibri" w:eastAsia="Times New Roman" w:hAnsi="Calibri" w:cs="Times New Roman"/>
                <w:sz w:val="18"/>
                <w:szCs w:val="18"/>
              </w:rPr>
              <w:t>in order for</w:t>
            </w:r>
            <w:proofErr w:type="gramEnd"/>
            <w:r w:rsidRPr="007A1B86">
              <w:rPr>
                <w:rFonts w:ascii="Calibri" w:eastAsia="Times New Roman" w:hAnsi="Calibri" w:cs="Times New Roman"/>
                <w:sz w:val="18"/>
                <w:szCs w:val="18"/>
              </w:rPr>
              <w:t xml:space="preserve"> this Certificate of Verification as a whole to be determined to be in compliance.</w:t>
            </w:r>
          </w:p>
        </w:tc>
      </w:tr>
      <w:tr w:rsidR="00405832" w:rsidRPr="007A1B86" w14:paraId="7B29DAFF" w14:textId="77777777" w:rsidTr="00405832">
        <w:trPr>
          <w:cantSplit/>
          <w:trHeight w:val="144"/>
        </w:trPr>
        <w:tc>
          <w:tcPr>
            <w:tcW w:w="216" w:type="pct"/>
            <w:vAlign w:val="center"/>
          </w:tcPr>
          <w:p w14:paraId="7B29DAFD" w14:textId="77777777" w:rsidR="00405832" w:rsidRPr="007A1B86" w:rsidDel="00C76C40" w:rsidRDefault="00405832" w:rsidP="00405832">
            <w:pPr>
              <w:keepNext/>
              <w:spacing w:after="0" w:line="240" w:lineRule="auto"/>
              <w:jc w:val="center"/>
              <w:rPr>
                <w:rFonts w:ascii="Calibri" w:eastAsia="Times New Roman" w:hAnsi="Calibri" w:cs="Times New Roman"/>
                <w:sz w:val="18"/>
                <w:szCs w:val="18"/>
              </w:rPr>
            </w:pPr>
            <w:r w:rsidRPr="007A1B86">
              <w:rPr>
                <w:rFonts w:ascii="Calibri" w:eastAsia="Times New Roman" w:hAnsi="Calibri" w:cs="Times New Roman"/>
                <w:sz w:val="18"/>
                <w:szCs w:val="18"/>
              </w:rPr>
              <w:t>01</w:t>
            </w:r>
          </w:p>
        </w:tc>
        <w:tc>
          <w:tcPr>
            <w:tcW w:w="4784" w:type="pct"/>
            <w:vAlign w:val="center"/>
          </w:tcPr>
          <w:p w14:paraId="7B29DAFE" w14:textId="77777777" w:rsidR="00405832" w:rsidRPr="007A1B86" w:rsidRDefault="00405832" w:rsidP="00405832">
            <w:pPr>
              <w:keepNext/>
              <w:spacing w:after="0" w:line="240" w:lineRule="auto"/>
              <w:rPr>
                <w:rFonts w:ascii="Calibri" w:eastAsia="Times New Roman" w:hAnsi="Calibri" w:cs="Times New Roman"/>
                <w:sz w:val="18"/>
                <w:szCs w:val="18"/>
              </w:rPr>
            </w:pPr>
            <w:r w:rsidRPr="007A1B86">
              <w:rPr>
                <w:rFonts w:ascii="Calibri" w:eastAsia="Times New Roman" w:hAnsi="Calibri" w:cs="Times New Roman"/>
                <w:sz w:val="18"/>
                <w:szCs w:val="18"/>
              </w:rPr>
              <w:t xml:space="preserve">&lt;&lt;if B07 = </w:t>
            </w:r>
            <w:r w:rsidRPr="007A1B86">
              <w:rPr>
                <w:rFonts w:eastAsia="Times New Roman" w:cs="Times New Roman"/>
                <w:sz w:val="18"/>
                <w:szCs w:val="18"/>
              </w:rPr>
              <w:t>system passes leakage test</w:t>
            </w:r>
            <w:r w:rsidRPr="007A1B86">
              <w:rPr>
                <w:rFonts w:ascii="Calibri" w:eastAsia="Times New Roman" w:hAnsi="Calibri" w:cs="Times New Roman"/>
                <w:sz w:val="18"/>
                <w:szCs w:val="18"/>
              </w:rPr>
              <w:t>; and C0</w:t>
            </w:r>
            <w:r>
              <w:rPr>
                <w:rFonts w:ascii="Calibri" w:eastAsia="Times New Roman" w:hAnsi="Calibri" w:cs="Times New Roman"/>
                <w:sz w:val="18"/>
                <w:szCs w:val="18"/>
              </w:rPr>
              <w:t>4</w:t>
            </w:r>
            <w:r w:rsidRPr="007A1B86">
              <w:rPr>
                <w:rFonts w:ascii="Calibri" w:eastAsia="Times New Roman" w:hAnsi="Calibri" w:cs="Times New Roman"/>
                <w:sz w:val="18"/>
                <w:szCs w:val="18"/>
              </w:rPr>
              <w:t xml:space="preserve"> = Pass or All n/a then display: Complies: All specified verification protocol requirements on this document are met; else display: Does not comply: One or more specified verification protocol requirements on this document are not met&gt;&gt;</w:t>
            </w:r>
          </w:p>
        </w:tc>
      </w:tr>
    </w:tbl>
    <w:p w14:paraId="7B29DB00" w14:textId="77777777" w:rsidR="00806CFC" w:rsidRDefault="00806CFC" w:rsidP="005C4324">
      <w:pPr>
        <w:spacing w:after="0"/>
      </w:pPr>
    </w:p>
    <w:sectPr w:rsidR="00806CFC" w:rsidSect="00806CFC">
      <w:headerReference w:type="even" r:id="rId23"/>
      <w:headerReference w:type="default" r:id="rId24"/>
      <w:footerReference w:type="default" r:id="rId25"/>
      <w:headerReference w:type="first" r:id="rId26"/>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F39982" w14:textId="77777777" w:rsidR="00B36A82" w:rsidRDefault="00B36A82" w:rsidP="00251258">
      <w:pPr>
        <w:spacing w:after="0" w:line="240" w:lineRule="auto"/>
      </w:pPr>
      <w:r>
        <w:separator/>
      </w:r>
    </w:p>
  </w:endnote>
  <w:endnote w:type="continuationSeparator" w:id="0">
    <w:p w14:paraId="73BB07CA" w14:textId="77777777" w:rsidR="00B36A82" w:rsidRDefault="00B36A82" w:rsidP="00251258">
      <w:pPr>
        <w:spacing w:after="0" w:line="240" w:lineRule="auto"/>
      </w:pPr>
      <w:r>
        <w:continuationSeparator/>
      </w:r>
    </w:p>
  </w:endnote>
  <w:endnote w:type="continuationNotice" w:id="1">
    <w:p w14:paraId="11285BBA" w14:textId="77777777" w:rsidR="00B36A82" w:rsidRDefault="00B36A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1FFEA" w14:textId="77777777" w:rsidR="00544259" w:rsidRDefault="005442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9DB1C" w14:textId="77777777" w:rsidR="00FA79B0" w:rsidRPr="00C41368" w:rsidRDefault="00FA79B0" w:rsidP="00C41368">
    <w:pPr>
      <w:pBdr>
        <w:top w:val="single" w:sz="4" w:space="1" w:color="auto"/>
      </w:pBdr>
      <w:tabs>
        <w:tab w:val="center" w:pos="4320"/>
        <w:tab w:val="right" w:pos="10620"/>
      </w:tabs>
      <w:spacing w:after="0" w:line="240" w:lineRule="auto"/>
      <w:rPr>
        <w:rFonts w:eastAsia="Times New Roman" w:cs="Times New Roman"/>
        <w:sz w:val="20"/>
        <w:szCs w:val="20"/>
      </w:rPr>
    </w:pPr>
    <w:r w:rsidRPr="00C41368">
      <w:rPr>
        <w:rFonts w:eastAsia="Times New Roman" w:cs="Times New Roman"/>
        <w:sz w:val="20"/>
        <w:szCs w:val="20"/>
      </w:rPr>
      <w:t xml:space="preserve">Registration Number:                                                           Registration Date/Time:                                           HERS Provider:                       </w:t>
    </w:r>
  </w:p>
  <w:p w14:paraId="7B29DB1D" w14:textId="28995716" w:rsidR="00FA79B0" w:rsidRPr="00C41368" w:rsidRDefault="00FA79B0" w:rsidP="00C41368">
    <w:pPr>
      <w:pBdr>
        <w:top w:val="single" w:sz="4" w:space="1" w:color="auto"/>
      </w:pBdr>
      <w:tabs>
        <w:tab w:val="center" w:pos="4320"/>
        <w:tab w:val="right" w:pos="10800"/>
      </w:tabs>
      <w:spacing w:after="0" w:line="240" w:lineRule="auto"/>
      <w:rPr>
        <w:rFonts w:ascii="Times New Roman" w:eastAsia="Times New Roman" w:hAnsi="Times New Roman" w:cs="Times New Roman"/>
        <w:sz w:val="20"/>
        <w:szCs w:val="20"/>
      </w:rPr>
    </w:pPr>
    <w:r w:rsidRPr="00C41368">
      <w:rPr>
        <w:rFonts w:eastAsia="Times New Roman" w:cs="Times New Roman"/>
        <w:sz w:val="20"/>
        <w:szCs w:val="20"/>
      </w:rPr>
      <w:t>CA Building Energy Efficiency Standards - 20</w:t>
    </w:r>
    <w:ins w:id="5" w:author="Alhabibi, Haider@Energy" w:date="2021-09-13T16:56:00Z">
      <w:r w:rsidR="00544259">
        <w:rPr>
          <w:rFonts w:eastAsia="Times New Roman" w:cs="Times New Roman"/>
          <w:sz w:val="20"/>
          <w:szCs w:val="20"/>
        </w:rPr>
        <w:t>22</w:t>
      </w:r>
    </w:ins>
    <w:del w:id="6" w:author="Alhabibi, Haider@Energy" w:date="2021-09-13T16:56:00Z">
      <w:r w:rsidRPr="00C41368" w:rsidDel="00544259">
        <w:rPr>
          <w:rFonts w:eastAsia="Times New Roman" w:cs="Times New Roman"/>
          <w:sz w:val="20"/>
          <w:szCs w:val="20"/>
        </w:rPr>
        <w:delText>1</w:delText>
      </w:r>
      <w:r w:rsidDel="00544259">
        <w:rPr>
          <w:rFonts w:eastAsia="Times New Roman" w:cs="Times New Roman"/>
          <w:sz w:val="20"/>
          <w:szCs w:val="20"/>
        </w:rPr>
        <w:delText>9</w:delText>
      </w:r>
    </w:del>
    <w:r w:rsidRPr="00C41368">
      <w:rPr>
        <w:rFonts w:eastAsia="Times New Roman" w:cs="Times New Roman"/>
        <w:sz w:val="20"/>
        <w:szCs w:val="20"/>
      </w:rPr>
      <w:t xml:space="preserve"> Nonresidential Compliance</w:t>
    </w:r>
    <w:r w:rsidRPr="00C41368">
      <w:rPr>
        <w:rFonts w:eastAsia="Times New Roman" w:cs="Times New Roman"/>
        <w:sz w:val="20"/>
        <w:szCs w:val="20"/>
      </w:rPr>
      <w:tab/>
    </w:r>
    <w:r>
      <w:rPr>
        <w:rFonts w:eastAsia="Times New Roman" w:cs="Times New Roman"/>
        <w:sz w:val="20"/>
        <w:szCs w:val="20"/>
      </w:rPr>
      <w:t xml:space="preserve">January </w:t>
    </w:r>
    <w:r w:rsidR="00AE0C15">
      <w:rPr>
        <w:rFonts w:eastAsia="Times New Roman" w:cs="Times New Roman"/>
        <w:sz w:val="20"/>
        <w:szCs w:val="20"/>
      </w:rPr>
      <w:t>20</w:t>
    </w:r>
    <w:ins w:id="7" w:author="Alhabibi, Haider@Energy" w:date="2021-09-13T16:56:00Z">
      <w:r w:rsidR="00544259">
        <w:rPr>
          <w:rFonts w:eastAsia="Times New Roman" w:cs="Times New Roman"/>
          <w:sz w:val="20"/>
          <w:szCs w:val="20"/>
        </w:rPr>
        <w:t>22</w:t>
      </w:r>
    </w:ins>
    <w:del w:id="8" w:author="Alhabibi, Haider@Energy" w:date="2021-09-13T16:56:00Z">
      <w:r w:rsidR="00AE0C15" w:rsidDel="00544259">
        <w:rPr>
          <w:rFonts w:eastAsia="Times New Roman" w:cs="Times New Roman"/>
          <w:sz w:val="20"/>
          <w:szCs w:val="20"/>
        </w:rPr>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B537F" w14:textId="77777777" w:rsidR="00544259" w:rsidRDefault="0054425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9DB27" w14:textId="1A580290" w:rsidR="00FA79B0" w:rsidRPr="006A4504" w:rsidRDefault="00FA79B0" w:rsidP="006A4504">
    <w:pPr>
      <w:pBdr>
        <w:top w:val="single" w:sz="4" w:space="1" w:color="auto"/>
      </w:pBdr>
      <w:tabs>
        <w:tab w:val="center" w:pos="4320"/>
        <w:tab w:val="right" w:pos="10800"/>
      </w:tabs>
      <w:spacing w:after="0" w:line="240" w:lineRule="auto"/>
      <w:rPr>
        <w:rFonts w:eastAsia="Times New Roman" w:cs="Times New Roman"/>
        <w:sz w:val="24"/>
        <w:szCs w:val="24"/>
      </w:rPr>
    </w:pPr>
    <w:r w:rsidRPr="006A4504">
      <w:rPr>
        <w:rFonts w:eastAsia="Times New Roman" w:cs="Times New Roman"/>
        <w:sz w:val="20"/>
        <w:szCs w:val="20"/>
      </w:rPr>
      <w:t>CA Building Energy Efficiency Standards - 20</w:t>
    </w:r>
    <w:ins w:id="14" w:author="Alhabibi, Haider@Energy" w:date="2021-09-13T16:56:00Z">
      <w:r w:rsidR="00544259">
        <w:rPr>
          <w:rFonts w:eastAsia="Times New Roman" w:cs="Times New Roman"/>
          <w:sz w:val="20"/>
          <w:szCs w:val="20"/>
        </w:rPr>
        <w:t>22</w:t>
      </w:r>
    </w:ins>
    <w:del w:id="15" w:author="Alhabibi, Haider@Energy" w:date="2021-09-13T16:56:00Z">
      <w:r w:rsidRPr="006A4504" w:rsidDel="00544259">
        <w:rPr>
          <w:rFonts w:eastAsia="Times New Roman" w:cs="Times New Roman"/>
          <w:sz w:val="20"/>
          <w:szCs w:val="20"/>
        </w:rPr>
        <w:delText>1</w:delText>
      </w:r>
      <w:r w:rsidDel="00544259">
        <w:rPr>
          <w:rFonts w:eastAsia="Times New Roman" w:cs="Times New Roman"/>
          <w:sz w:val="20"/>
          <w:szCs w:val="20"/>
        </w:rPr>
        <w:delText>9</w:delText>
      </w:r>
    </w:del>
    <w:r w:rsidRPr="006A4504">
      <w:rPr>
        <w:rFonts w:eastAsia="Times New Roman" w:cs="Times New Roman"/>
        <w:sz w:val="20"/>
        <w:szCs w:val="20"/>
      </w:rPr>
      <w:t xml:space="preserve"> Nonresidential Compliance</w:t>
    </w:r>
    <w:r w:rsidRPr="006A4504">
      <w:rPr>
        <w:rFonts w:eastAsia="Times New Roman" w:cs="Times New Roman"/>
        <w:sz w:val="24"/>
        <w:szCs w:val="24"/>
      </w:rPr>
      <w:tab/>
    </w:r>
    <w:r>
      <w:rPr>
        <w:rFonts w:eastAsia="Times New Roman" w:cs="Times New Roman"/>
        <w:sz w:val="20"/>
        <w:szCs w:val="20"/>
      </w:rPr>
      <w:t xml:space="preserve">January </w:t>
    </w:r>
    <w:r w:rsidR="00AE0C15">
      <w:rPr>
        <w:rFonts w:eastAsia="Times New Roman" w:cs="Times New Roman"/>
        <w:sz w:val="20"/>
        <w:szCs w:val="20"/>
      </w:rPr>
      <w:t>20</w:t>
    </w:r>
    <w:ins w:id="16" w:author="Alhabibi, Haider@Energy" w:date="2021-09-13T16:56:00Z">
      <w:r w:rsidR="00544259">
        <w:rPr>
          <w:rFonts w:eastAsia="Times New Roman" w:cs="Times New Roman"/>
          <w:sz w:val="20"/>
          <w:szCs w:val="20"/>
        </w:rPr>
        <w:t>22</w:t>
      </w:r>
    </w:ins>
    <w:del w:id="17" w:author="Alhabibi, Haider@Energy" w:date="2021-09-13T16:56:00Z">
      <w:r w:rsidR="00AE0C15" w:rsidDel="00544259">
        <w:rPr>
          <w:rFonts w:eastAsia="Times New Roman" w:cs="Times New Roman"/>
          <w:sz w:val="20"/>
          <w:szCs w:val="20"/>
        </w:rPr>
        <w:delText>20</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9DB32" w14:textId="14D26547" w:rsidR="00FA79B0" w:rsidRPr="006A4504" w:rsidRDefault="00FA79B0" w:rsidP="006A4504">
    <w:pPr>
      <w:pBdr>
        <w:top w:val="single" w:sz="4" w:space="1" w:color="auto"/>
      </w:pBdr>
      <w:tabs>
        <w:tab w:val="center" w:pos="4320"/>
        <w:tab w:val="right" w:pos="10800"/>
      </w:tabs>
      <w:spacing w:after="0" w:line="240" w:lineRule="auto"/>
      <w:rPr>
        <w:rFonts w:eastAsia="Times New Roman" w:cs="Times New Roman"/>
        <w:sz w:val="24"/>
        <w:szCs w:val="24"/>
      </w:rPr>
    </w:pPr>
    <w:r w:rsidRPr="006A4504">
      <w:rPr>
        <w:rFonts w:eastAsia="Times New Roman" w:cs="Times New Roman"/>
        <w:sz w:val="20"/>
        <w:szCs w:val="20"/>
      </w:rPr>
      <w:t>CA Building Energy Efficiency Standards - 20</w:t>
    </w:r>
    <w:ins w:id="18" w:author="Alhabibi, Haider@Energy" w:date="2021-09-13T16:57:00Z">
      <w:r w:rsidR="00544259">
        <w:rPr>
          <w:rFonts w:eastAsia="Times New Roman" w:cs="Times New Roman"/>
          <w:sz w:val="20"/>
          <w:szCs w:val="20"/>
        </w:rPr>
        <w:t>22</w:t>
      </w:r>
    </w:ins>
    <w:del w:id="19" w:author="Alhabibi, Haider@Energy" w:date="2021-09-13T16:57:00Z">
      <w:r w:rsidRPr="006A4504" w:rsidDel="00544259">
        <w:rPr>
          <w:rFonts w:eastAsia="Times New Roman" w:cs="Times New Roman"/>
          <w:sz w:val="20"/>
          <w:szCs w:val="20"/>
        </w:rPr>
        <w:delText>1</w:delText>
      </w:r>
      <w:r w:rsidDel="00544259">
        <w:rPr>
          <w:rFonts w:eastAsia="Times New Roman" w:cs="Times New Roman"/>
          <w:sz w:val="20"/>
          <w:szCs w:val="20"/>
        </w:rPr>
        <w:delText>9</w:delText>
      </w:r>
    </w:del>
    <w:r w:rsidRPr="006A4504">
      <w:rPr>
        <w:rFonts w:eastAsia="Times New Roman" w:cs="Times New Roman"/>
        <w:sz w:val="20"/>
        <w:szCs w:val="20"/>
      </w:rPr>
      <w:t xml:space="preserve"> Nonresidential Compliance</w:t>
    </w:r>
    <w:r w:rsidRPr="006A4504">
      <w:rPr>
        <w:rFonts w:eastAsia="Times New Roman" w:cs="Times New Roman"/>
        <w:sz w:val="24"/>
        <w:szCs w:val="24"/>
      </w:rPr>
      <w:tab/>
    </w:r>
    <w:r>
      <w:rPr>
        <w:rFonts w:eastAsia="Times New Roman" w:cs="Times New Roman"/>
        <w:sz w:val="20"/>
        <w:szCs w:val="20"/>
      </w:rPr>
      <w:t xml:space="preserve">January </w:t>
    </w:r>
    <w:r w:rsidR="00AE0C15">
      <w:rPr>
        <w:rFonts w:eastAsia="Times New Roman" w:cs="Times New Roman"/>
        <w:sz w:val="20"/>
        <w:szCs w:val="20"/>
      </w:rPr>
      <w:t>20</w:t>
    </w:r>
    <w:ins w:id="20" w:author="Alhabibi, Haider@Energy" w:date="2021-09-13T16:57:00Z">
      <w:r w:rsidR="00544259">
        <w:rPr>
          <w:rFonts w:eastAsia="Times New Roman" w:cs="Times New Roman"/>
          <w:sz w:val="20"/>
          <w:szCs w:val="20"/>
        </w:rPr>
        <w:t>22</w:t>
      </w:r>
    </w:ins>
    <w:del w:id="21" w:author="Alhabibi, Haider@Energy" w:date="2021-09-13T16:57:00Z">
      <w:r w:rsidR="00AE0C15" w:rsidDel="00544259">
        <w:rPr>
          <w:rFonts w:eastAsia="Times New Roman" w:cs="Times New Roman"/>
          <w:sz w:val="20"/>
          <w:szCs w:val="20"/>
        </w:rPr>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862DCF" w14:textId="77777777" w:rsidR="00B36A82" w:rsidRDefault="00B36A82" w:rsidP="00251258">
      <w:pPr>
        <w:spacing w:after="0" w:line="240" w:lineRule="auto"/>
      </w:pPr>
      <w:r>
        <w:separator/>
      </w:r>
    </w:p>
  </w:footnote>
  <w:footnote w:type="continuationSeparator" w:id="0">
    <w:p w14:paraId="7F51364A" w14:textId="77777777" w:rsidR="00B36A82" w:rsidRDefault="00B36A82" w:rsidP="00251258">
      <w:pPr>
        <w:spacing w:after="0" w:line="240" w:lineRule="auto"/>
      </w:pPr>
      <w:r>
        <w:continuationSeparator/>
      </w:r>
    </w:p>
  </w:footnote>
  <w:footnote w:type="continuationNotice" w:id="1">
    <w:p w14:paraId="3CFE319A" w14:textId="77777777" w:rsidR="00B36A82" w:rsidRDefault="00B36A8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9DB09" w14:textId="71811E4E" w:rsidR="00FA79B0" w:rsidRDefault="00FA79B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9DB0A" w14:textId="66D3E48F" w:rsidR="00FA79B0" w:rsidRPr="006921E8" w:rsidRDefault="00A81848" w:rsidP="006921E8">
    <w:pPr>
      <w:suppressAutoHyphens/>
      <w:spacing w:after="0" w:line="240" w:lineRule="auto"/>
      <w:ind w:left="-90"/>
      <w:rPr>
        <w:rFonts w:ascii="Arial" w:eastAsia="Times New Roman" w:hAnsi="Arial" w:cs="Arial"/>
        <w:sz w:val="14"/>
        <w:szCs w:val="14"/>
      </w:rPr>
    </w:pPr>
    <w:customXmlInsRangeStart w:id="0" w:author="Geiser, Che@Energy" w:date="2022-05-20T10:00:00Z"/>
    <w:sdt>
      <w:sdtPr>
        <w:rPr>
          <w:rFonts w:ascii="Arial" w:eastAsia="Times New Roman" w:hAnsi="Arial" w:cs="Arial"/>
          <w:sz w:val="14"/>
          <w:szCs w:val="14"/>
        </w:rPr>
        <w:id w:val="1099988607"/>
        <w:docPartObj>
          <w:docPartGallery w:val="Watermarks"/>
          <w:docPartUnique/>
        </w:docPartObj>
      </w:sdtPr>
      <w:sdtContent>
        <w:customXmlInsRangeEnd w:id="0"/>
        <w:ins w:id="1" w:author="Geiser, Che@Energy" w:date="2022-05-20T10:00:00Z">
          <w:r w:rsidRPr="00A81848">
            <w:rPr>
              <w:rFonts w:ascii="Arial" w:eastAsia="Times New Roman" w:hAnsi="Arial" w:cs="Arial"/>
              <w:noProof/>
              <w:sz w:val="14"/>
              <w:szCs w:val="14"/>
            </w:rPr>
            <w:pict w14:anchorId="654346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43" type="#_x0000_t136" style="position:absolute;left:0;text-align:left;margin-left:0;margin-top:0;width:412.4pt;height:247.45pt;rotation:315;z-index:-251656183;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5-20T10:00:00Z"/>
      </w:sdtContent>
    </w:sdt>
    <w:customXmlInsRangeEnd w:id="2"/>
    <w:r w:rsidR="00FA79B0" w:rsidRPr="00006233">
      <w:rPr>
        <w:rFonts w:ascii="Arial" w:eastAsia="Times New Roman" w:hAnsi="Arial" w:cs="Arial"/>
        <w:noProof/>
        <w:sz w:val="14"/>
        <w:szCs w:val="14"/>
      </w:rPr>
      <w:drawing>
        <wp:anchor distT="0" distB="0" distL="114300" distR="114300" simplePos="0" relativeHeight="251658240" behindDoc="0" locked="0" layoutInCell="1" allowOverlap="1" wp14:anchorId="7B29DB36" wp14:editId="234D216F">
          <wp:simplePos x="0" y="0"/>
          <wp:positionH relativeFrom="margin">
            <wp:posOffset>6555740</wp:posOffset>
          </wp:positionH>
          <wp:positionV relativeFrom="margin">
            <wp:posOffset>-1293495</wp:posOffset>
          </wp:positionV>
          <wp:extent cx="356235" cy="31242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6235" cy="312420"/>
                  </a:xfrm>
                  <a:prstGeom prst="rect">
                    <a:avLst/>
                  </a:prstGeom>
                  <a:noFill/>
                </pic:spPr>
              </pic:pic>
            </a:graphicData>
          </a:graphic>
          <wp14:sizeRelV relativeFrom="margin">
            <wp14:pctHeight>0</wp14:pctHeight>
          </wp14:sizeRelV>
        </wp:anchor>
      </w:drawing>
    </w:r>
    <w:r w:rsidR="00FA79B0" w:rsidRPr="006921E8">
      <w:rPr>
        <w:rFonts w:ascii="Arial" w:eastAsia="Times New Roman" w:hAnsi="Arial" w:cs="Arial"/>
        <w:sz w:val="14"/>
        <w:szCs w:val="14"/>
      </w:rPr>
      <w:t>STATE OF CALIFORNIA</w:t>
    </w:r>
  </w:p>
  <w:p w14:paraId="7B29DB0B" w14:textId="77777777" w:rsidR="00FA79B0" w:rsidRPr="006921E8" w:rsidRDefault="00FA79B0" w:rsidP="006921E8">
    <w:pPr>
      <w:suppressAutoHyphens/>
      <w:spacing w:after="0" w:line="240" w:lineRule="auto"/>
      <w:ind w:left="-90"/>
      <w:rPr>
        <w:rFonts w:ascii="Arial" w:eastAsia="Times New Roman" w:hAnsi="Arial" w:cs="Arial"/>
        <w:b/>
        <w:sz w:val="24"/>
        <w:szCs w:val="24"/>
      </w:rPr>
    </w:pPr>
    <w:r w:rsidRPr="006921E8">
      <w:rPr>
        <w:rFonts w:ascii="Arial" w:eastAsia="Times New Roman" w:hAnsi="Arial" w:cs="Arial"/>
        <w:b/>
        <w:sz w:val="24"/>
        <w:szCs w:val="24"/>
      </w:rPr>
      <w:t>DUCT LEAKAGE DIAGNOSTIC TEST</w:t>
    </w:r>
  </w:p>
  <w:p w14:paraId="7B29DB0C" w14:textId="5C482F03" w:rsidR="00FA79B0" w:rsidRPr="006921E8" w:rsidRDefault="00FA79B0" w:rsidP="006921E8">
    <w:pPr>
      <w:suppressAutoHyphens/>
      <w:spacing w:after="0" w:line="240" w:lineRule="auto"/>
      <w:ind w:left="-90"/>
      <w:rPr>
        <w:rFonts w:ascii="Arial" w:eastAsia="Times New Roman" w:hAnsi="Arial" w:cs="Arial"/>
        <w:sz w:val="14"/>
        <w:szCs w:val="14"/>
      </w:rPr>
    </w:pPr>
    <w:r w:rsidRPr="006921E8">
      <w:rPr>
        <w:rFonts w:ascii="Arial" w:eastAsia="Times New Roman" w:hAnsi="Arial" w:cs="Arial"/>
        <w:sz w:val="14"/>
        <w:szCs w:val="14"/>
      </w:rPr>
      <w:t xml:space="preserve">CEC-NRCV-MCH-04-H (Revised </w:t>
    </w:r>
    <w:r>
      <w:rPr>
        <w:rFonts w:ascii="Arial" w:eastAsia="Times New Roman" w:hAnsi="Arial" w:cs="Arial"/>
        <w:sz w:val="14"/>
        <w:szCs w:val="14"/>
      </w:rPr>
      <w:t>01/</w:t>
    </w:r>
    <w:ins w:id="3" w:author="Alhabibi, Haider@Energy" w:date="2021-09-13T16:56:00Z">
      <w:r w:rsidR="00544259">
        <w:rPr>
          <w:rFonts w:ascii="Arial" w:eastAsia="Times New Roman" w:hAnsi="Arial" w:cs="Arial"/>
          <w:sz w:val="14"/>
          <w:szCs w:val="14"/>
        </w:rPr>
        <w:t>22</w:t>
      </w:r>
    </w:ins>
    <w:del w:id="4" w:author="Alhabibi, Haider@Energy" w:date="2021-09-13T16:56:00Z">
      <w:r w:rsidR="00AE0C15" w:rsidDel="00544259">
        <w:rPr>
          <w:rFonts w:ascii="Arial" w:eastAsia="Times New Roman" w:hAnsi="Arial" w:cs="Arial"/>
          <w:sz w:val="14"/>
          <w:szCs w:val="14"/>
        </w:rPr>
        <w:delText>20</w:delText>
      </w:r>
    </w:del>
    <w:r w:rsidRPr="006921E8">
      <w:rPr>
        <w:rFonts w:ascii="Arial" w:eastAsia="Times New Roman"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290"/>
      <w:gridCol w:w="2537"/>
    </w:tblGrid>
    <w:tr w:rsidR="00FA79B0" w:rsidRPr="006921E8" w14:paraId="7B29DB0F" w14:textId="77777777" w:rsidTr="006921E8">
      <w:trPr>
        <w:cantSplit/>
        <w:trHeight w:val="288"/>
      </w:trPr>
      <w:tc>
        <w:tcPr>
          <w:tcW w:w="3639" w:type="pct"/>
          <w:gridSpan w:val="2"/>
          <w:tcBorders>
            <w:bottom w:val="single" w:sz="4" w:space="0" w:color="auto"/>
            <w:right w:val="nil"/>
          </w:tcBorders>
          <w:vAlign w:val="center"/>
        </w:tcPr>
        <w:p w14:paraId="7B29DB0D" w14:textId="77777777" w:rsidR="00FA79B0" w:rsidRPr="006921E8" w:rsidRDefault="00FA79B0" w:rsidP="006921E8">
          <w:pPr>
            <w:keepNext/>
            <w:spacing w:after="0" w:line="240" w:lineRule="auto"/>
            <w:outlineLvl w:val="0"/>
            <w:rPr>
              <w:rFonts w:eastAsia="Times New Roman" w:cs="Times New Roman"/>
              <w:bCs/>
              <w:i/>
              <w:sz w:val="20"/>
              <w:szCs w:val="20"/>
            </w:rPr>
          </w:pPr>
          <w:r w:rsidRPr="006921E8">
            <w:rPr>
              <w:rFonts w:eastAsia="Times New Roman" w:cs="Times New Roman"/>
              <w:bCs/>
              <w:sz w:val="20"/>
              <w:szCs w:val="20"/>
            </w:rPr>
            <w:t>CERTIFICATE OF VERIFICATION</w:t>
          </w:r>
        </w:p>
      </w:tc>
      <w:tc>
        <w:tcPr>
          <w:tcW w:w="1361" w:type="pct"/>
          <w:tcBorders>
            <w:left w:val="nil"/>
            <w:bottom w:val="single" w:sz="4" w:space="0" w:color="auto"/>
          </w:tcBorders>
          <w:tcMar>
            <w:left w:w="115" w:type="dxa"/>
            <w:right w:w="115" w:type="dxa"/>
          </w:tcMar>
          <w:vAlign w:val="center"/>
        </w:tcPr>
        <w:p w14:paraId="7B29DB0E" w14:textId="77777777" w:rsidR="00FA79B0" w:rsidRPr="006921E8" w:rsidRDefault="00FA79B0" w:rsidP="006921E8">
          <w:pPr>
            <w:keepNext/>
            <w:spacing w:after="0" w:line="240" w:lineRule="auto"/>
            <w:jc w:val="right"/>
            <w:outlineLvl w:val="0"/>
            <w:rPr>
              <w:rFonts w:eastAsia="Times New Roman" w:cs="Times New Roman"/>
              <w:bCs/>
              <w:i/>
              <w:sz w:val="20"/>
              <w:szCs w:val="20"/>
            </w:rPr>
          </w:pPr>
          <w:r w:rsidRPr="006921E8">
            <w:rPr>
              <w:rFonts w:eastAsia="Times New Roman" w:cs="Times New Roman"/>
              <w:bCs/>
              <w:sz w:val="20"/>
              <w:szCs w:val="20"/>
            </w:rPr>
            <w:t>NRCV-MCH-04-H</w:t>
          </w:r>
        </w:p>
      </w:tc>
    </w:tr>
    <w:tr w:rsidR="00FA79B0" w:rsidRPr="006921E8" w14:paraId="7B29DB12" w14:textId="77777777" w:rsidTr="006921E8">
      <w:trPr>
        <w:cantSplit/>
        <w:trHeight w:val="288"/>
      </w:trPr>
      <w:tc>
        <w:tcPr>
          <w:tcW w:w="2361" w:type="pct"/>
          <w:tcBorders>
            <w:right w:val="nil"/>
          </w:tcBorders>
          <w:vAlign w:val="center"/>
        </w:tcPr>
        <w:p w14:paraId="7B29DB10" w14:textId="77777777" w:rsidR="00FA79B0" w:rsidRPr="006921E8" w:rsidRDefault="00FA79B0" w:rsidP="006921E8">
          <w:pPr>
            <w:tabs>
              <w:tab w:val="right" w:pos="10543"/>
            </w:tabs>
            <w:spacing w:after="0" w:line="240" w:lineRule="auto"/>
            <w:rPr>
              <w:rFonts w:eastAsia="Times New Roman" w:cs="Times New Roman"/>
              <w:sz w:val="20"/>
              <w:szCs w:val="20"/>
            </w:rPr>
          </w:pPr>
          <w:r w:rsidRPr="006921E8">
            <w:rPr>
              <w:rFonts w:eastAsia="Times New Roman" w:cs="Arial"/>
              <w:sz w:val="20"/>
              <w:szCs w:val="20"/>
            </w:rPr>
            <w:t>Duct Leakage Diagnostic Test</w:t>
          </w:r>
        </w:p>
      </w:tc>
      <w:tc>
        <w:tcPr>
          <w:tcW w:w="2639" w:type="pct"/>
          <w:gridSpan w:val="2"/>
          <w:tcBorders>
            <w:left w:val="nil"/>
          </w:tcBorders>
          <w:vAlign w:val="center"/>
        </w:tcPr>
        <w:p w14:paraId="7B29DB11" w14:textId="09CC0D9D" w:rsidR="00FA79B0" w:rsidRPr="006921E8" w:rsidRDefault="00FA79B0" w:rsidP="006921E8">
          <w:pPr>
            <w:tabs>
              <w:tab w:val="right" w:pos="10543"/>
            </w:tabs>
            <w:spacing w:after="0" w:line="240" w:lineRule="auto"/>
            <w:jc w:val="right"/>
            <w:rPr>
              <w:rFonts w:eastAsia="Times New Roman" w:cs="Times New Roman"/>
              <w:sz w:val="20"/>
              <w:szCs w:val="20"/>
            </w:rPr>
          </w:pPr>
          <w:r w:rsidRPr="006921E8">
            <w:rPr>
              <w:rFonts w:eastAsia="Times New Roman" w:cs="Times New Roman"/>
              <w:bCs/>
              <w:sz w:val="20"/>
              <w:szCs w:val="20"/>
            </w:rPr>
            <w:t xml:space="preserve">(Page </w:t>
          </w:r>
          <w:r w:rsidRPr="006921E8">
            <w:rPr>
              <w:rFonts w:ascii="Times New Roman" w:eastAsia="Times New Roman" w:hAnsi="Times New Roman" w:cs="Times New Roman"/>
              <w:sz w:val="20"/>
              <w:szCs w:val="20"/>
            </w:rPr>
            <w:fldChar w:fldCharType="begin"/>
          </w:r>
          <w:r w:rsidRPr="006921E8">
            <w:rPr>
              <w:rFonts w:ascii="Times New Roman" w:eastAsia="Times New Roman" w:hAnsi="Times New Roman" w:cs="Times New Roman"/>
              <w:sz w:val="20"/>
              <w:szCs w:val="20"/>
            </w:rPr>
            <w:instrText xml:space="preserve"> PAGE   \* MERGEFORMAT </w:instrText>
          </w:r>
          <w:r w:rsidRPr="006921E8">
            <w:rPr>
              <w:rFonts w:ascii="Times New Roman" w:eastAsia="Times New Roman" w:hAnsi="Times New Roman" w:cs="Times New Roman"/>
              <w:sz w:val="20"/>
              <w:szCs w:val="20"/>
            </w:rPr>
            <w:fldChar w:fldCharType="separate"/>
          </w:r>
          <w:r w:rsidR="00D649A8" w:rsidRPr="00D649A8">
            <w:rPr>
              <w:rFonts w:eastAsia="Times New Roman" w:cs="Times New Roman"/>
              <w:bCs/>
              <w:noProof/>
              <w:sz w:val="20"/>
              <w:szCs w:val="20"/>
            </w:rPr>
            <w:t>1</w:t>
          </w:r>
          <w:r w:rsidRPr="006921E8">
            <w:rPr>
              <w:rFonts w:ascii="Times New Roman" w:eastAsia="Times New Roman" w:hAnsi="Times New Roman" w:cs="Times New Roman"/>
              <w:sz w:val="20"/>
              <w:szCs w:val="20"/>
            </w:rPr>
            <w:fldChar w:fldCharType="end"/>
          </w:r>
          <w:r w:rsidRPr="006921E8">
            <w:rPr>
              <w:rFonts w:eastAsia="Times New Roman" w:cs="Times New Roman"/>
              <w:bCs/>
              <w:sz w:val="20"/>
              <w:szCs w:val="20"/>
            </w:rPr>
            <w:t xml:space="preserve"> of </w:t>
          </w:r>
          <w:r>
            <w:rPr>
              <w:rFonts w:eastAsia="Times New Roman" w:cs="Times New Roman"/>
              <w:bCs/>
              <w:noProof/>
              <w:sz w:val="20"/>
              <w:szCs w:val="20"/>
            </w:rPr>
            <w:fldChar w:fldCharType="begin"/>
          </w:r>
          <w:r>
            <w:rPr>
              <w:rFonts w:eastAsia="Times New Roman" w:cs="Times New Roman"/>
              <w:bCs/>
              <w:noProof/>
              <w:sz w:val="20"/>
              <w:szCs w:val="20"/>
            </w:rPr>
            <w:instrText xml:space="preserve"> SECTIONPAGES   \* MERGEFORMAT </w:instrText>
          </w:r>
          <w:r>
            <w:rPr>
              <w:rFonts w:eastAsia="Times New Roman" w:cs="Times New Roman"/>
              <w:bCs/>
              <w:noProof/>
              <w:sz w:val="20"/>
              <w:szCs w:val="20"/>
            </w:rPr>
            <w:fldChar w:fldCharType="separate"/>
          </w:r>
          <w:r w:rsidR="00A81848">
            <w:rPr>
              <w:rFonts w:eastAsia="Times New Roman" w:cs="Times New Roman"/>
              <w:bCs/>
              <w:noProof/>
              <w:sz w:val="20"/>
              <w:szCs w:val="20"/>
            </w:rPr>
            <w:t>2</w:t>
          </w:r>
          <w:r>
            <w:rPr>
              <w:rFonts w:eastAsia="Times New Roman" w:cs="Times New Roman"/>
              <w:bCs/>
              <w:noProof/>
              <w:sz w:val="20"/>
              <w:szCs w:val="20"/>
            </w:rPr>
            <w:fldChar w:fldCharType="end"/>
          </w:r>
          <w:r w:rsidRPr="006921E8">
            <w:rPr>
              <w:rFonts w:eastAsia="Times New Roman" w:cs="Times New Roman"/>
              <w:bCs/>
              <w:sz w:val="20"/>
              <w:szCs w:val="20"/>
            </w:rPr>
            <w:t>)</w:t>
          </w:r>
        </w:p>
      </w:tc>
    </w:tr>
    <w:tr w:rsidR="00FA79B0" w:rsidRPr="006921E8" w14:paraId="7B29DB16" w14:textId="77777777" w:rsidTr="006921E8">
      <w:trPr>
        <w:cantSplit/>
        <w:trHeight w:val="288"/>
      </w:trPr>
      <w:tc>
        <w:tcPr>
          <w:tcW w:w="0" w:type="auto"/>
        </w:tcPr>
        <w:p w14:paraId="7B29DB13" w14:textId="77777777" w:rsidR="00FA79B0" w:rsidRPr="006921E8" w:rsidRDefault="00FA79B0" w:rsidP="006921E8">
          <w:pPr>
            <w:spacing w:after="0" w:line="240" w:lineRule="auto"/>
            <w:rPr>
              <w:rFonts w:eastAsia="Times New Roman" w:cs="Times New Roman"/>
              <w:sz w:val="12"/>
              <w:szCs w:val="12"/>
            </w:rPr>
          </w:pPr>
          <w:r w:rsidRPr="006921E8">
            <w:rPr>
              <w:rFonts w:eastAsia="Times New Roman" w:cs="Times New Roman"/>
              <w:sz w:val="12"/>
              <w:szCs w:val="12"/>
            </w:rPr>
            <w:t>Project Name:</w:t>
          </w:r>
        </w:p>
      </w:tc>
      <w:tc>
        <w:tcPr>
          <w:tcW w:w="1490" w:type="pct"/>
        </w:tcPr>
        <w:p w14:paraId="7B29DB14" w14:textId="77777777" w:rsidR="00FA79B0" w:rsidRPr="006921E8" w:rsidRDefault="00FA79B0" w:rsidP="006921E8">
          <w:pPr>
            <w:spacing w:after="0" w:line="240" w:lineRule="auto"/>
            <w:rPr>
              <w:rFonts w:eastAsia="Times New Roman" w:cs="Times New Roman"/>
              <w:sz w:val="12"/>
              <w:szCs w:val="12"/>
            </w:rPr>
          </w:pPr>
          <w:r w:rsidRPr="006921E8">
            <w:rPr>
              <w:rFonts w:eastAsia="Times New Roman" w:cs="Times New Roman"/>
              <w:sz w:val="12"/>
              <w:szCs w:val="12"/>
            </w:rPr>
            <w:t>Enforcement Agency:</w:t>
          </w:r>
        </w:p>
      </w:tc>
      <w:tc>
        <w:tcPr>
          <w:tcW w:w="1361" w:type="pct"/>
        </w:tcPr>
        <w:p w14:paraId="7B29DB15" w14:textId="77777777" w:rsidR="00FA79B0" w:rsidRPr="006921E8" w:rsidRDefault="00FA79B0" w:rsidP="006921E8">
          <w:pPr>
            <w:spacing w:after="0" w:line="240" w:lineRule="auto"/>
            <w:rPr>
              <w:rFonts w:eastAsia="Times New Roman" w:cs="Times New Roman"/>
              <w:sz w:val="12"/>
              <w:szCs w:val="12"/>
            </w:rPr>
          </w:pPr>
          <w:r w:rsidRPr="006921E8">
            <w:rPr>
              <w:rFonts w:eastAsia="Times New Roman" w:cs="Times New Roman"/>
              <w:sz w:val="12"/>
              <w:szCs w:val="12"/>
            </w:rPr>
            <w:t>Permit Number:</w:t>
          </w:r>
        </w:p>
      </w:tc>
    </w:tr>
    <w:tr w:rsidR="00FA79B0" w:rsidRPr="006921E8" w14:paraId="7B29DB1A" w14:textId="77777777" w:rsidTr="006921E8">
      <w:trPr>
        <w:cantSplit/>
        <w:trHeight w:val="288"/>
      </w:trPr>
      <w:tc>
        <w:tcPr>
          <w:tcW w:w="0" w:type="auto"/>
        </w:tcPr>
        <w:p w14:paraId="7B29DB17" w14:textId="77777777" w:rsidR="00FA79B0" w:rsidRPr="006921E8" w:rsidRDefault="00FA79B0" w:rsidP="006921E8">
          <w:pPr>
            <w:spacing w:after="0" w:line="240" w:lineRule="auto"/>
            <w:rPr>
              <w:rFonts w:eastAsia="Times New Roman" w:cs="Times New Roman"/>
              <w:sz w:val="12"/>
              <w:szCs w:val="12"/>
              <w:vertAlign w:val="superscript"/>
            </w:rPr>
          </w:pPr>
          <w:r>
            <w:rPr>
              <w:rFonts w:eastAsia="Times New Roman" w:cs="Times New Roman"/>
              <w:noProof/>
              <w:sz w:val="12"/>
              <w:szCs w:val="12"/>
            </w:rPr>
            <w:drawing>
              <wp:anchor distT="0" distB="0" distL="114300" distR="114300" simplePos="0" relativeHeight="251658249" behindDoc="1" locked="0" layoutInCell="0" allowOverlap="1" wp14:anchorId="7B29DB38" wp14:editId="7B29DB39">
                <wp:simplePos x="0" y="0"/>
                <wp:positionH relativeFrom="margin">
                  <wp:posOffset>-990600</wp:posOffset>
                </wp:positionH>
                <wp:positionV relativeFrom="margin">
                  <wp:posOffset>226060</wp:posOffset>
                </wp:positionV>
                <wp:extent cx="9144000" cy="6858000"/>
                <wp:effectExtent l="19050" t="0" r="0" b="0"/>
                <wp:wrapNone/>
                <wp:docPr id="14" name="Picture 14"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or information and data collection only"/>
                        <pic:cNvPicPr>
                          <a:picLocks noChangeAspect="1" noChangeArrowheads="1"/>
                        </pic:cNvPicPr>
                      </pic:nvPicPr>
                      <pic:blipFill>
                        <a:blip r:embed="rId2">
                          <a:lum bright="70000" contrast="-70000"/>
                        </a:blip>
                        <a:srcRect/>
                        <a:stretch>
                          <a:fillRect/>
                        </a:stretch>
                      </pic:blipFill>
                      <pic:spPr bwMode="auto">
                        <a:xfrm>
                          <a:off x="0" y="0"/>
                          <a:ext cx="9144000" cy="6858000"/>
                        </a:xfrm>
                        <a:prstGeom prst="rect">
                          <a:avLst/>
                        </a:prstGeom>
                        <a:noFill/>
                      </pic:spPr>
                    </pic:pic>
                  </a:graphicData>
                </a:graphic>
              </wp:anchor>
            </w:drawing>
          </w:r>
          <w:r w:rsidRPr="006921E8">
            <w:rPr>
              <w:rFonts w:eastAsia="Times New Roman" w:cs="Times New Roman"/>
              <w:sz w:val="12"/>
              <w:szCs w:val="12"/>
            </w:rPr>
            <w:t>Project Address:</w:t>
          </w:r>
        </w:p>
      </w:tc>
      <w:tc>
        <w:tcPr>
          <w:tcW w:w="1490" w:type="pct"/>
        </w:tcPr>
        <w:p w14:paraId="7B29DB18" w14:textId="77777777" w:rsidR="00FA79B0" w:rsidRPr="006921E8" w:rsidRDefault="00FA79B0" w:rsidP="006921E8">
          <w:pPr>
            <w:spacing w:after="0" w:line="240" w:lineRule="auto"/>
            <w:rPr>
              <w:rFonts w:eastAsia="Times New Roman" w:cs="Times New Roman"/>
              <w:sz w:val="12"/>
              <w:szCs w:val="12"/>
              <w:vertAlign w:val="superscript"/>
            </w:rPr>
          </w:pPr>
          <w:r w:rsidRPr="006921E8">
            <w:rPr>
              <w:rFonts w:eastAsia="Times New Roman" w:cs="Times New Roman"/>
              <w:sz w:val="12"/>
              <w:szCs w:val="12"/>
            </w:rPr>
            <w:t>City:</w:t>
          </w:r>
        </w:p>
      </w:tc>
      <w:tc>
        <w:tcPr>
          <w:tcW w:w="1361" w:type="pct"/>
        </w:tcPr>
        <w:p w14:paraId="7B29DB19" w14:textId="77777777" w:rsidR="00FA79B0" w:rsidRPr="006921E8" w:rsidRDefault="00FA79B0" w:rsidP="006921E8">
          <w:pPr>
            <w:spacing w:after="0" w:line="240" w:lineRule="auto"/>
            <w:rPr>
              <w:rFonts w:eastAsia="Times New Roman" w:cs="Times New Roman"/>
              <w:sz w:val="12"/>
              <w:szCs w:val="12"/>
              <w:vertAlign w:val="superscript"/>
            </w:rPr>
          </w:pPr>
          <w:r w:rsidRPr="006921E8">
            <w:rPr>
              <w:rFonts w:eastAsia="Times New Roman" w:cs="Times New Roman"/>
              <w:sz w:val="12"/>
              <w:szCs w:val="12"/>
            </w:rPr>
            <w:t>Zip Code:</w:t>
          </w:r>
        </w:p>
      </w:tc>
    </w:tr>
  </w:tbl>
  <w:p w14:paraId="7B29DB1B" w14:textId="77777777" w:rsidR="00FA79B0" w:rsidRPr="00D268C3" w:rsidRDefault="00FA79B0" w:rsidP="00D268C3">
    <w:pPr>
      <w:spacing w:after="0"/>
      <w:rPr>
        <w:sz w:val="20"/>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9DB1E" w14:textId="34EC8A44" w:rsidR="00FA79B0" w:rsidRDefault="00FA79B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9DB1F" w14:textId="6C958DC8" w:rsidR="00FA79B0" w:rsidRDefault="00FA79B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2" w:space="0" w:color="auto"/>
      </w:tblBorders>
      <w:tblCellMar>
        <w:left w:w="115" w:type="dxa"/>
        <w:right w:w="115" w:type="dxa"/>
      </w:tblCellMar>
      <w:tblLook w:val="0000" w:firstRow="0" w:lastRow="0" w:firstColumn="0" w:lastColumn="0" w:noHBand="0" w:noVBand="0"/>
    </w:tblPr>
    <w:tblGrid>
      <w:gridCol w:w="8045"/>
      <w:gridCol w:w="283"/>
      <w:gridCol w:w="2711"/>
    </w:tblGrid>
    <w:tr w:rsidR="00FA79B0" w:rsidRPr="006921E8" w14:paraId="7B29DB22" w14:textId="77777777" w:rsidTr="006921E8">
      <w:trPr>
        <w:cantSplit/>
        <w:trHeight w:val="288"/>
      </w:trPr>
      <w:tc>
        <w:tcPr>
          <w:tcW w:w="3644" w:type="pct"/>
          <w:tcBorders>
            <w:bottom w:val="single" w:sz="4" w:space="0" w:color="auto"/>
          </w:tcBorders>
        </w:tcPr>
        <w:p w14:paraId="7B29DB20" w14:textId="406D2BCA" w:rsidR="00FA79B0" w:rsidRPr="006921E8" w:rsidRDefault="00FA79B0" w:rsidP="006921E8">
          <w:pPr>
            <w:keepNext/>
            <w:spacing w:after="0" w:line="240" w:lineRule="auto"/>
            <w:outlineLvl w:val="0"/>
            <w:rPr>
              <w:rFonts w:eastAsia="Times New Roman" w:cs="Times New Roman"/>
              <w:bCs/>
              <w:sz w:val="20"/>
              <w:szCs w:val="24"/>
            </w:rPr>
          </w:pPr>
          <w:r w:rsidRPr="006921E8">
            <w:rPr>
              <w:rFonts w:eastAsia="Times New Roman" w:cs="Times New Roman"/>
              <w:bCs/>
              <w:sz w:val="20"/>
              <w:szCs w:val="24"/>
            </w:rPr>
            <w:t>CERTIFICATE OF INSTALLATION - USER INSTRUCTIONS</w:t>
          </w:r>
        </w:p>
      </w:tc>
      <w:tc>
        <w:tcPr>
          <w:tcW w:w="0" w:type="auto"/>
          <w:gridSpan w:val="2"/>
          <w:tcBorders>
            <w:bottom w:val="single" w:sz="4" w:space="0" w:color="auto"/>
          </w:tcBorders>
          <w:tcMar>
            <w:left w:w="115" w:type="dxa"/>
            <w:right w:w="115" w:type="dxa"/>
          </w:tcMar>
          <w:vAlign w:val="center"/>
        </w:tcPr>
        <w:p w14:paraId="7B29DB21" w14:textId="77777777" w:rsidR="00FA79B0" w:rsidRPr="006921E8" w:rsidRDefault="00FA79B0" w:rsidP="006921E8">
          <w:pPr>
            <w:keepNext/>
            <w:spacing w:after="0" w:line="240" w:lineRule="auto"/>
            <w:jc w:val="right"/>
            <w:outlineLvl w:val="0"/>
            <w:rPr>
              <w:rFonts w:eastAsia="Times New Roman" w:cs="Times New Roman"/>
              <w:bCs/>
              <w:sz w:val="20"/>
              <w:szCs w:val="24"/>
            </w:rPr>
          </w:pPr>
          <w:r w:rsidRPr="006921E8">
            <w:rPr>
              <w:rFonts w:eastAsia="Times New Roman" w:cs="Times New Roman"/>
              <w:bCs/>
              <w:sz w:val="20"/>
              <w:szCs w:val="24"/>
            </w:rPr>
            <w:t>NRCV-</w:t>
          </w:r>
          <w:r w:rsidRPr="006921E8">
            <w:rPr>
              <w:rFonts w:eastAsia="Times New Roman" w:cs="Times New Roman"/>
              <w:sz w:val="20"/>
              <w:szCs w:val="24"/>
            </w:rPr>
            <w:t>MCH-04-H</w:t>
          </w:r>
        </w:p>
      </w:tc>
    </w:tr>
    <w:tr w:rsidR="00FA79B0" w:rsidRPr="006921E8" w14:paraId="7B29DB25" w14:textId="77777777" w:rsidTr="006921E8">
      <w:trPr>
        <w:cantSplit/>
        <w:trHeight w:val="288"/>
      </w:trPr>
      <w:tc>
        <w:tcPr>
          <w:tcW w:w="3772" w:type="pct"/>
          <w:gridSpan w:val="2"/>
          <w:tcBorders>
            <w:top w:val="single" w:sz="4" w:space="0" w:color="auto"/>
            <w:bottom w:val="single" w:sz="4" w:space="0" w:color="auto"/>
          </w:tcBorders>
          <w:vAlign w:val="center"/>
        </w:tcPr>
        <w:p w14:paraId="7B29DB23" w14:textId="77777777" w:rsidR="00FA79B0" w:rsidRPr="000F0821" w:rsidRDefault="00FA79B0" w:rsidP="006921E8">
          <w:pPr>
            <w:spacing w:after="0" w:line="240" w:lineRule="auto"/>
            <w:rPr>
              <w:rFonts w:eastAsia="Times New Roman" w:cs="Times New Roman"/>
              <w:bCs/>
              <w:sz w:val="20"/>
              <w:szCs w:val="20"/>
            </w:rPr>
          </w:pPr>
          <w:r w:rsidRPr="000F0821">
            <w:rPr>
              <w:rFonts w:eastAsia="Times New Roman" w:cs="Times New Roman"/>
              <w:bCs/>
              <w:sz w:val="20"/>
              <w:szCs w:val="20"/>
            </w:rPr>
            <w:t>Duct Leakage Diagnostic Test - MCH-04d</w:t>
          </w:r>
        </w:p>
      </w:tc>
      <w:tc>
        <w:tcPr>
          <w:tcW w:w="1228" w:type="pct"/>
          <w:tcBorders>
            <w:top w:val="single" w:sz="4" w:space="0" w:color="auto"/>
            <w:bottom w:val="single" w:sz="4" w:space="0" w:color="auto"/>
          </w:tcBorders>
          <w:tcMar>
            <w:left w:w="115" w:type="dxa"/>
            <w:right w:w="202" w:type="dxa"/>
          </w:tcMar>
          <w:vAlign w:val="center"/>
        </w:tcPr>
        <w:p w14:paraId="7B29DB24" w14:textId="1B75437C" w:rsidR="00FA79B0" w:rsidRPr="000F0821" w:rsidRDefault="00FA79B0" w:rsidP="006921E8">
          <w:pPr>
            <w:spacing w:after="0" w:line="240" w:lineRule="auto"/>
            <w:ind w:left="602" w:right="-108"/>
            <w:contextualSpacing/>
            <w:jc w:val="right"/>
            <w:rPr>
              <w:rFonts w:eastAsia="Times New Roman" w:cs="Times New Roman"/>
              <w:bCs/>
              <w:sz w:val="20"/>
              <w:szCs w:val="20"/>
            </w:rPr>
          </w:pPr>
          <w:r>
            <w:rPr>
              <w:rFonts w:eastAsia="Times New Roman" w:cs="Times New Roman"/>
              <w:bCs/>
              <w:sz w:val="20"/>
              <w:szCs w:val="20"/>
            </w:rPr>
            <w:t>(</w:t>
          </w:r>
          <w:r w:rsidRPr="000F0821">
            <w:rPr>
              <w:rFonts w:eastAsia="Times New Roman" w:cs="Times New Roman"/>
              <w:bCs/>
              <w:sz w:val="20"/>
              <w:szCs w:val="20"/>
            </w:rPr>
            <w:t xml:space="preserve">Page </w:t>
          </w:r>
          <w:r w:rsidRPr="000F0821">
            <w:rPr>
              <w:rFonts w:eastAsia="Times New Roman" w:cs="Times New Roman"/>
              <w:sz w:val="20"/>
              <w:szCs w:val="20"/>
            </w:rPr>
            <w:fldChar w:fldCharType="begin"/>
          </w:r>
          <w:r w:rsidRPr="000F0821">
            <w:rPr>
              <w:rFonts w:eastAsia="Times New Roman" w:cs="Times New Roman"/>
              <w:sz w:val="20"/>
              <w:szCs w:val="20"/>
            </w:rPr>
            <w:instrText xml:space="preserve"> PAGE   \* MERGEFORMAT </w:instrText>
          </w:r>
          <w:r w:rsidRPr="000F0821">
            <w:rPr>
              <w:rFonts w:eastAsia="Times New Roman" w:cs="Times New Roman"/>
              <w:sz w:val="20"/>
              <w:szCs w:val="20"/>
            </w:rPr>
            <w:fldChar w:fldCharType="separate"/>
          </w:r>
          <w:r w:rsidR="00D649A8" w:rsidRPr="00D649A8">
            <w:rPr>
              <w:rFonts w:eastAsia="Times New Roman" w:cs="Times New Roman"/>
              <w:bCs/>
              <w:noProof/>
              <w:sz w:val="20"/>
              <w:szCs w:val="20"/>
            </w:rPr>
            <w:t>2</w:t>
          </w:r>
          <w:r w:rsidRPr="000F0821">
            <w:rPr>
              <w:rFonts w:eastAsia="Times New Roman" w:cs="Times New Roman"/>
              <w:sz w:val="20"/>
              <w:szCs w:val="20"/>
            </w:rPr>
            <w:fldChar w:fldCharType="end"/>
          </w:r>
          <w:r>
            <w:rPr>
              <w:rFonts w:eastAsia="Times New Roman" w:cs="Times New Roman"/>
              <w:sz w:val="20"/>
              <w:szCs w:val="20"/>
            </w:rPr>
            <w:t xml:space="preserve"> </w:t>
          </w:r>
          <w:r w:rsidRPr="000F0821">
            <w:rPr>
              <w:rFonts w:eastAsia="Times New Roman" w:cs="Times New Roman"/>
              <w:bCs/>
              <w:sz w:val="20"/>
              <w:szCs w:val="20"/>
            </w:rPr>
            <w:t xml:space="preserve">of </w:t>
          </w:r>
          <w:r>
            <w:rPr>
              <w:rFonts w:eastAsia="Times New Roman" w:cs="Times New Roman"/>
              <w:noProof/>
              <w:sz w:val="20"/>
              <w:szCs w:val="20"/>
            </w:rPr>
            <w:fldChar w:fldCharType="begin"/>
          </w:r>
          <w:r>
            <w:rPr>
              <w:rFonts w:eastAsia="Times New Roman" w:cs="Times New Roman"/>
              <w:noProof/>
              <w:sz w:val="20"/>
              <w:szCs w:val="20"/>
            </w:rPr>
            <w:instrText xml:space="preserve"> SECTIONPAGES   \* MERGEFORMAT </w:instrText>
          </w:r>
          <w:r>
            <w:rPr>
              <w:rFonts w:eastAsia="Times New Roman" w:cs="Times New Roman"/>
              <w:noProof/>
              <w:sz w:val="20"/>
              <w:szCs w:val="20"/>
            </w:rPr>
            <w:fldChar w:fldCharType="separate"/>
          </w:r>
          <w:r w:rsidR="00A81848">
            <w:rPr>
              <w:rFonts w:eastAsia="Times New Roman" w:cs="Times New Roman"/>
              <w:noProof/>
              <w:sz w:val="20"/>
              <w:szCs w:val="20"/>
            </w:rPr>
            <w:t>2</w:t>
          </w:r>
          <w:r>
            <w:rPr>
              <w:rFonts w:eastAsia="Times New Roman" w:cs="Times New Roman"/>
              <w:noProof/>
              <w:sz w:val="20"/>
              <w:szCs w:val="20"/>
            </w:rPr>
            <w:fldChar w:fldCharType="end"/>
          </w:r>
          <w:r>
            <w:rPr>
              <w:rFonts w:eastAsia="Times New Roman" w:cs="Times New Roman"/>
              <w:noProof/>
              <w:sz w:val="20"/>
              <w:szCs w:val="20"/>
            </w:rPr>
            <w:t>)</w:t>
          </w:r>
        </w:p>
      </w:tc>
    </w:tr>
  </w:tbl>
  <w:p w14:paraId="7B29DB26" w14:textId="77777777" w:rsidR="00FA79B0" w:rsidRPr="00223CB9" w:rsidRDefault="00FA79B0" w:rsidP="00223CB9">
    <w:pPr>
      <w:spacing w:after="0"/>
      <w:rPr>
        <w:sz w:val="20"/>
        <w:szCs w:val="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9DB29" w14:textId="01747ABE" w:rsidR="00FA79B0" w:rsidRDefault="00FA79B0"/>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9DB2A" w14:textId="25F7498D" w:rsidR="00FA79B0" w:rsidRDefault="00FA79B0"/>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2" w:space="0" w:color="auto"/>
      </w:tblBorders>
      <w:tblCellMar>
        <w:left w:w="115" w:type="dxa"/>
        <w:right w:w="115" w:type="dxa"/>
      </w:tblCellMar>
      <w:tblLook w:val="0000" w:firstRow="0" w:lastRow="0" w:firstColumn="0" w:lastColumn="0" w:noHBand="0" w:noVBand="0"/>
    </w:tblPr>
    <w:tblGrid>
      <w:gridCol w:w="8045"/>
      <w:gridCol w:w="283"/>
      <w:gridCol w:w="2711"/>
    </w:tblGrid>
    <w:tr w:rsidR="00FA79B0" w:rsidRPr="006921E8" w14:paraId="7B29DB2D" w14:textId="77777777" w:rsidTr="006921E8">
      <w:trPr>
        <w:cantSplit/>
        <w:trHeight w:val="288"/>
      </w:trPr>
      <w:tc>
        <w:tcPr>
          <w:tcW w:w="3644" w:type="pct"/>
          <w:tcBorders>
            <w:bottom w:val="single" w:sz="4" w:space="0" w:color="auto"/>
          </w:tcBorders>
        </w:tcPr>
        <w:p w14:paraId="7B29DB2B" w14:textId="1ACD67A3" w:rsidR="00FA79B0" w:rsidRPr="006921E8" w:rsidRDefault="00FA79B0" w:rsidP="006921E8">
          <w:pPr>
            <w:keepNext/>
            <w:spacing w:after="0" w:line="240" w:lineRule="auto"/>
            <w:outlineLvl w:val="0"/>
            <w:rPr>
              <w:rFonts w:eastAsia="Times New Roman" w:cs="Times New Roman"/>
              <w:bCs/>
              <w:sz w:val="20"/>
              <w:szCs w:val="24"/>
            </w:rPr>
          </w:pPr>
          <w:r w:rsidRPr="006921E8">
            <w:rPr>
              <w:rFonts w:eastAsia="Times New Roman" w:cs="Times New Roman"/>
              <w:bCs/>
              <w:sz w:val="20"/>
              <w:szCs w:val="24"/>
            </w:rPr>
            <w:t>CERTIFICATE OF VERIFICATION - DATA FIELD DEFINITIONS AND CALCULATIONS</w:t>
          </w:r>
        </w:p>
      </w:tc>
      <w:tc>
        <w:tcPr>
          <w:tcW w:w="0" w:type="auto"/>
          <w:gridSpan w:val="2"/>
          <w:tcBorders>
            <w:bottom w:val="single" w:sz="4" w:space="0" w:color="auto"/>
          </w:tcBorders>
          <w:tcMar>
            <w:left w:w="115" w:type="dxa"/>
            <w:right w:w="115" w:type="dxa"/>
          </w:tcMar>
          <w:vAlign w:val="center"/>
        </w:tcPr>
        <w:p w14:paraId="7B29DB2C" w14:textId="77777777" w:rsidR="00FA79B0" w:rsidRPr="006921E8" w:rsidRDefault="00FA79B0" w:rsidP="006921E8">
          <w:pPr>
            <w:keepNext/>
            <w:spacing w:after="0" w:line="240" w:lineRule="auto"/>
            <w:jc w:val="right"/>
            <w:outlineLvl w:val="0"/>
            <w:rPr>
              <w:rFonts w:eastAsia="Times New Roman" w:cs="Times New Roman"/>
              <w:bCs/>
              <w:sz w:val="20"/>
              <w:szCs w:val="24"/>
            </w:rPr>
          </w:pPr>
          <w:r w:rsidRPr="006921E8">
            <w:rPr>
              <w:rFonts w:eastAsia="Times New Roman" w:cs="Times New Roman"/>
              <w:bCs/>
              <w:sz w:val="20"/>
              <w:szCs w:val="24"/>
            </w:rPr>
            <w:t>NRCV-</w:t>
          </w:r>
          <w:r w:rsidRPr="006921E8">
            <w:rPr>
              <w:rFonts w:eastAsia="Times New Roman" w:cs="Times New Roman"/>
              <w:sz w:val="20"/>
              <w:szCs w:val="24"/>
            </w:rPr>
            <w:t>MCH-04-H</w:t>
          </w:r>
        </w:p>
      </w:tc>
    </w:tr>
    <w:tr w:rsidR="00FA79B0" w:rsidRPr="006921E8" w14:paraId="7B29DB30" w14:textId="77777777" w:rsidTr="006921E8">
      <w:trPr>
        <w:cantSplit/>
        <w:trHeight w:val="288"/>
      </w:trPr>
      <w:tc>
        <w:tcPr>
          <w:tcW w:w="3772" w:type="pct"/>
          <w:gridSpan w:val="2"/>
          <w:tcBorders>
            <w:top w:val="single" w:sz="4" w:space="0" w:color="auto"/>
            <w:bottom w:val="single" w:sz="4" w:space="0" w:color="auto"/>
          </w:tcBorders>
          <w:vAlign w:val="center"/>
        </w:tcPr>
        <w:p w14:paraId="7B29DB2E" w14:textId="77777777" w:rsidR="00FA79B0" w:rsidRPr="000F0821" w:rsidRDefault="00FA79B0" w:rsidP="000C4A4C">
          <w:pPr>
            <w:spacing w:after="0" w:line="240" w:lineRule="auto"/>
            <w:rPr>
              <w:rFonts w:eastAsia="Times New Roman" w:cs="Times New Roman"/>
              <w:bCs/>
              <w:sz w:val="20"/>
              <w:szCs w:val="20"/>
            </w:rPr>
          </w:pPr>
          <w:r w:rsidRPr="000F0821">
            <w:rPr>
              <w:rFonts w:eastAsia="Times New Roman" w:cs="Times New Roman"/>
              <w:bCs/>
              <w:sz w:val="20"/>
              <w:szCs w:val="20"/>
            </w:rPr>
            <w:t>Duct Leakage Diagnostic Test - MCH-04d</w:t>
          </w:r>
        </w:p>
      </w:tc>
      <w:tc>
        <w:tcPr>
          <w:tcW w:w="1228" w:type="pct"/>
          <w:tcBorders>
            <w:top w:val="single" w:sz="4" w:space="0" w:color="auto"/>
            <w:bottom w:val="single" w:sz="4" w:space="0" w:color="auto"/>
          </w:tcBorders>
          <w:tcMar>
            <w:left w:w="115" w:type="dxa"/>
            <w:right w:w="202" w:type="dxa"/>
          </w:tcMar>
          <w:vAlign w:val="center"/>
        </w:tcPr>
        <w:p w14:paraId="7B29DB2F" w14:textId="581F7A1B" w:rsidR="00FA79B0" w:rsidRPr="000F0821" w:rsidRDefault="00FA79B0" w:rsidP="006921E8">
          <w:pPr>
            <w:spacing w:after="0" w:line="240" w:lineRule="auto"/>
            <w:ind w:left="602" w:right="-108"/>
            <w:contextualSpacing/>
            <w:jc w:val="right"/>
            <w:rPr>
              <w:rFonts w:eastAsia="Times New Roman" w:cs="Times New Roman"/>
              <w:bCs/>
              <w:sz w:val="20"/>
              <w:szCs w:val="20"/>
            </w:rPr>
          </w:pPr>
          <w:r>
            <w:rPr>
              <w:rFonts w:eastAsia="Times New Roman" w:cs="Times New Roman"/>
              <w:bCs/>
              <w:sz w:val="20"/>
              <w:szCs w:val="20"/>
            </w:rPr>
            <w:t>(</w:t>
          </w:r>
          <w:r w:rsidRPr="000F0821">
            <w:rPr>
              <w:rFonts w:eastAsia="Times New Roman" w:cs="Times New Roman"/>
              <w:bCs/>
              <w:sz w:val="20"/>
              <w:szCs w:val="20"/>
            </w:rPr>
            <w:t xml:space="preserve">Page </w:t>
          </w:r>
          <w:r w:rsidRPr="000F0821">
            <w:rPr>
              <w:rFonts w:eastAsia="Times New Roman" w:cs="Times New Roman"/>
              <w:sz w:val="20"/>
              <w:szCs w:val="20"/>
            </w:rPr>
            <w:fldChar w:fldCharType="begin"/>
          </w:r>
          <w:r w:rsidRPr="000F0821">
            <w:rPr>
              <w:rFonts w:eastAsia="Times New Roman" w:cs="Times New Roman"/>
              <w:sz w:val="20"/>
              <w:szCs w:val="20"/>
            </w:rPr>
            <w:instrText xml:space="preserve"> PAGE   \* MERGEFORMAT </w:instrText>
          </w:r>
          <w:r w:rsidRPr="000F0821">
            <w:rPr>
              <w:rFonts w:eastAsia="Times New Roman" w:cs="Times New Roman"/>
              <w:sz w:val="20"/>
              <w:szCs w:val="20"/>
            </w:rPr>
            <w:fldChar w:fldCharType="separate"/>
          </w:r>
          <w:r w:rsidR="00D649A8" w:rsidRPr="00D649A8">
            <w:rPr>
              <w:rFonts w:eastAsia="Times New Roman" w:cs="Times New Roman"/>
              <w:bCs/>
              <w:noProof/>
              <w:sz w:val="20"/>
              <w:szCs w:val="20"/>
            </w:rPr>
            <w:t>1</w:t>
          </w:r>
          <w:r w:rsidRPr="000F0821">
            <w:rPr>
              <w:rFonts w:eastAsia="Times New Roman" w:cs="Times New Roman"/>
              <w:sz w:val="20"/>
              <w:szCs w:val="20"/>
            </w:rPr>
            <w:fldChar w:fldCharType="end"/>
          </w:r>
          <w:r>
            <w:rPr>
              <w:rFonts w:eastAsia="Times New Roman" w:cs="Times New Roman"/>
              <w:sz w:val="20"/>
              <w:szCs w:val="20"/>
            </w:rPr>
            <w:t xml:space="preserve"> </w:t>
          </w:r>
          <w:r w:rsidRPr="000F0821">
            <w:rPr>
              <w:rFonts w:eastAsia="Times New Roman" w:cs="Times New Roman"/>
              <w:bCs/>
              <w:sz w:val="20"/>
              <w:szCs w:val="20"/>
            </w:rPr>
            <w:t xml:space="preserve">of </w:t>
          </w:r>
          <w:r>
            <w:rPr>
              <w:rFonts w:eastAsia="Times New Roman" w:cs="Times New Roman"/>
              <w:noProof/>
              <w:sz w:val="20"/>
              <w:szCs w:val="20"/>
            </w:rPr>
            <w:fldChar w:fldCharType="begin"/>
          </w:r>
          <w:r>
            <w:rPr>
              <w:rFonts w:eastAsia="Times New Roman" w:cs="Times New Roman"/>
              <w:noProof/>
              <w:sz w:val="20"/>
              <w:szCs w:val="20"/>
            </w:rPr>
            <w:instrText xml:space="preserve"> SECTIONPAGES   \* MERGEFORMAT </w:instrText>
          </w:r>
          <w:r>
            <w:rPr>
              <w:rFonts w:eastAsia="Times New Roman" w:cs="Times New Roman"/>
              <w:noProof/>
              <w:sz w:val="20"/>
              <w:szCs w:val="20"/>
            </w:rPr>
            <w:fldChar w:fldCharType="separate"/>
          </w:r>
          <w:r w:rsidR="00A81848">
            <w:rPr>
              <w:rFonts w:eastAsia="Times New Roman" w:cs="Times New Roman"/>
              <w:noProof/>
              <w:sz w:val="20"/>
              <w:szCs w:val="20"/>
            </w:rPr>
            <w:t>1</w:t>
          </w:r>
          <w:r>
            <w:rPr>
              <w:rFonts w:eastAsia="Times New Roman" w:cs="Times New Roman"/>
              <w:noProof/>
              <w:sz w:val="20"/>
              <w:szCs w:val="20"/>
            </w:rPr>
            <w:fldChar w:fldCharType="end"/>
          </w:r>
          <w:r>
            <w:rPr>
              <w:rFonts w:eastAsia="Times New Roman" w:cs="Times New Roman"/>
              <w:noProof/>
              <w:sz w:val="20"/>
              <w:szCs w:val="20"/>
            </w:rPr>
            <w:t>)</w:t>
          </w:r>
        </w:p>
      </w:tc>
    </w:tr>
  </w:tbl>
  <w:p w14:paraId="7B29DB31" w14:textId="77777777" w:rsidR="00FA79B0" w:rsidRPr="00E05304" w:rsidRDefault="00FA79B0" w:rsidP="00806CFC">
    <w:pPr>
      <w:rPr>
        <w:sz w:val="4"/>
        <w:szCs w:val="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9DB34" w14:textId="3735CC9C" w:rsidR="00FA79B0" w:rsidRDefault="00FA79B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1" w15:restartNumberingAfterBreak="0">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142F0E90"/>
    <w:multiLevelType w:val="multilevel"/>
    <w:tmpl w:val="D57213A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A84000D"/>
    <w:multiLevelType w:val="hybridMultilevel"/>
    <w:tmpl w:val="DB7CE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56049C"/>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6" w15:restartNumberingAfterBreak="0">
    <w:nsid w:val="7DB736A8"/>
    <w:multiLevelType w:val="hybridMultilevel"/>
    <w:tmpl w:val="4A90FC0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768188800">
    <w:abstractNumId w:val="2"/>
  </w:num>
  <w:num w:numId="2" w16cid:durableId="609511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180762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70882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970203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453110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37040460">
    <w:abstractNumId w:val="0"/>
  </w:num>
  <w:num w:numId="8" w16cid:durableId="573583982">
    <w:abstractNumId w:val="5"/>
  </w:num>
  <w:num w:numId="9" w16cid:durableId="451823797">
    <w:abstractNumId w:val="1"/>
  </w:num>
  <w:num w:numId="10" w16cid:durableId="2090418087">
    <w:abstractNumId w:val="4"/>
  </w:num>
  <w:num w:numId="11" w16cid:durableId="722604975">
    <w:abstractNumId w:val="3"/>
  </w:num>
  <w:num w:numId="12" w16cid:durableId="827206954">
    <w:abstractNumId w:val="6"/>
  </w:num>
  <w:num w:numId="13" w16cid:durableId="78735795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rson w15:author="Moua, Cheng@Energy">
    <w15:presenceInfo w15:providerId="AD" w15:userId="S::Cheng.Moua@energy.ca.gov::0a7b5eaa-32b5-460c-b817-ff0d5e5e69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1258"/>
    <w:rsid w:val="00006233"/>
    <w:rsid w:val="000307D3"/>
    <w:rsid w:val="000367C6"/>
    <w:rsid w:val="00041550"/>
    <w:rsid w:val="00064C15"/>
    <w:rsid w:val="00082A96"/>
    <w:rsid w:val="000A01DB"/>
    <w:rsid w:val="000C4A4C"/>
    <w:rsid w:val="000D1CF9"/>
    <w:rsid w:val="000D7B08"/>
    <w:rsid w:val="000F0821"/>
    <w:rsid w:val="000F45BB"/>
    <w:rsid w:val="0010014C"/>
    <w:rsid w:val="001008B5"/>
    <w:rsid w:val="001700E5"/>
    <w:rsid w:val="00170917"/>
    <w:rsid w:val="001711D9"/>
    <w:rsid w:val="001A26EF"/>
    <w:rsid w:val="001A63F3"/>
    <w:rsid w:val="00223CB9"/>
    <w:rsid w:val="00251258"/>
    <w:rsid w:val="0025445D"/>
    <w:rsid w:val="002C4DAF"/>
    <w:rsid w:val="002D4EC7"/>
    <w:rsid w:val="00360662"/>
    <w:rsid w:val="003A6609"/>
    <w:rsid w:val="003E0473"/>
    <w:rsid w:val="003E63AF"/>
    <w:rsid w:val="00405832"/>
    <w:rsid w:val="00476BDF"/>
    <w:rsid w:val="004B7B78"/>
    <w:rsid w:val="004C3986"/>
    <w:rsid w:val="004E192C"/>
    <w:rsid w:val="0051108B"/>
    <w:rsid w:val="00512527"/>
    <w:rsid w:val="00544259"/>
    <w:rsid w:val="00557564"/>
    <w:rsid w:val="00564E17"/>
    <w:rsid w:val="0056750F"/>
    <w:rsid w:val="00577640"/>
    <w:rsid w:val="005878AC"/>
    <w:rsid w:val="00593189"/>
    <w:rsid w:val="005B2D27"/>
    <w:rsid w:val="005C4324"/>
    <w:rsid w:val="005E37ED"/>
    <w:rsid w:val="005E7B90"/>
    <w:rsid w:val="005F6F2F"/>
    <w:rsid w:val="00604D1D"/>
    <w:rsid w:val="006054B0"/>
    <w:rsid w:val="00605DD6"/>
    <w:rsid w:val="006921E8"/>
    <w:rsid w:val="006A2154"/>
    <w:rsid w:val="006A2A8D"/>
    <w:rsid w:val="006A4504"/>
    <w:rsid w:val="006B2D34"/>
    <w:rsid w:val="006C005C"/>
    <w:rsid w:val="006C0BC1"/>
    <w:rsid w:val="006F5292"/>
    <w:rsid w:val="00706DF9"/>
    <w:rsid w:val="007670A1"/>
    <w:rsid w:val="00772DF9"/>
    <w:rsid w:val="00776A33"/>
    <w:rsid w:val="007917A3"/>
    <w:rsid w:val="007B65A2"/>
    <w:rsid w:val="00806CFC"/>
    <w:rsid w:val="00824113"/>
    <w:rsid w:val="00864E9A"/>
    <w:rsid w:val="00876B19"/>
    <w:rsid w:val="008957D7"/>
    <w:rsid w:val="008D6F51"/>
    <w:rsid w:val="00901783"/>
    <w:rsid w:val="00911896"/>
    <w:rsid w:val="00933938"/>
    <w:rsid w:val="0093544F"/>
    <w:rsid w:val="00935C8B"/>
    <w:rsid w:val="009363AA"/>
    <w:rsid w:val="00950B81"/>
    <w:rsid w:val="00972E8E"/>
    <w:rsid w:val="009F05CD"/>
    <w:rsid w:val="00A01B36"/>
    <w:rsid w:val="00A11CAD"/>
    <w:rsid w:val="00A5550E"/>
    <w:rsid w:val="00A81848"/>
    <w:rsid w:val="00AD5E8B"/>
    <w:rsid w:val="00AE0C15"/>
    <w:rsid w:val="00AF4031"/>
    <w:rsid w:val="00B11E34"/>
    <w:rsid w:val="00B36A82"/>
    <w:rsid w:val="00B44A56"/>
    <w:rsid w:val="00BA49F4"/>
    <w:rsid w:val="00BD3599"/>
    <w:rsid w:val="00C1783E"/>
    <w:rsid w:val="00C41368"/>
    <w:rsid w:val="00C74FDD"/>
    <w:rsid w:val="00C75F2A"/>
    <w:rsid w:val="00C77953"/>
    <w:rsid w:val="00C8777A"/>
    <w:rsid w:val="00C93225"/>
    <w:rsid w:val="00CD1058"/>
    <w:rsid w:val="00CD248E"/>
    <w:rsid w:val="00CD26EC"/>
    <w:rsid w:val="00D02B3A"/>
    <w:rsid w:val="00D268C3"/>
    <w:rsid w:val="00D532EC"/>
    <w:rsid w:val="00D649A8"/>
    <w:rsid w:val="00D70AB4"/>
    <w:rsid w:val="00E23E74"/>
    <w:rsid w:val="00E52B46"/>
    <w:rsid w:val="00E54E20"/>
    <w:rsid w:val="00E62854"/>
    <w:rsid w:val="00E83C52"/>
    <w:rsid w:val="00E84E9C"/>
    <w:rsid w:val="00EA67F7"/>
    <w:rsid w:val="00EB74E6"/>
    <w:rsid w:val="00EC6140"/>
    <w:rsid w:val="00F30598"/>
    <w:rsid w:val="00F40CBA"/>
    <w:rsid w:val="00F76FF9"/>
    <w:rsid w:val="00FA79B0"/>
    <w:rsid w:val="00FE1910"/>
    <w:rsid w:val="00FF3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9D9D0"/>
  <w15:docId w15:val="{1B9555CF-A005-4914-8092-D9BDCF15B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3">
    <w:name w:val="heading 3"/>
    <w:aliases w:val="h3,h31,h32"/>
    <w:basedOn w:val="Normal"/>
    <w:next w:val="Normal"/>
    <w:link w:val="Heading3Char"/>
    <w:qFormat/>
    <w:rsid w:val="00041550"/>
    <w:pPr>
      <w:keepNext/>
      <w:numPr>
        <w:ilvl w:val="2"/>
        <w:numId w:val="7"/>
      </w:numPr>
      <w:tabs>
        <w:tab w:val="left" w:pos="-2600"/>
      </w:tabs>
      <w:spacing w:before="480" w:after="0" w:line="240" w:lineRule="auto"/>
      <w:outlineLvl w:val="2"/>
    </w:pPr>
    <w:rPr>
      <w:rFonts w:ascii="Arial Black" w:eastAsia="Times New Roman" w:hAnsi="Arial Black"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E04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0473"/>
    <w:rPr>
      <w:rFonts w:ascii="Tahoma" w:hAnsi="Tahoma" w:cs="Tahoma"/>
      <w:sz w:val="16"/>
      <w:szCs w:val="16"/>
    </w:rPr>
  </w:style>
  <w:style w:type="paragraph" w:styleId="Footer">
    <w:name w:val="footer"/>
    <w:basedOn w:val="Normal"/>
    <w:link w:val="FooterChar"/>
    <w:uiPriority w:val="99"/>
    <w:unhideWhenUsed/>
    <w:rsid w:val="00FF3F56"/>
    <w:pPr>
      <w:tabs>
        <w:tab w:val="center" w:pos="4320"/>
        <w:tab w:val="right" w:pos="8640"/>
      </w:tabs>
      <w:spacing w:after="0" w:line="240" w:lineRule="auto"/>
    </w:pPr>
  </w:style>
  <w:style w:type="character" w:customStyle="1" w:styleId="FooterChar">
    <w:name w:val="Footer Char"/>
    <w:basedOn w:val="DefaultParagraphFont"/>
    <w:link w:val="Footer"/>
    <w:uiPriority w:val="99"/>
    <w:rsid w:val="00FF3F56"/>
  </w:style>
  <w:style w:type="character" w:customStyle="1" w:styleId="Heading3Char">
    <w:name w:val="Heading 3 Char"/>
    <w:aliases w:val="h3 Char,h31 Char,h32 Char"/>
    <w:basedOn w:val="DefaultParagraphFont"/>
    <w:link w:val="Heading3"/>
    <w:rsid w:val="00041550"/>
    <w:rPr>
      <w:rFonts w:ascii="Arial Black" w:eastAsia="Times New Roman" w:hAnsi="Arial Black" w:cs="Times New Roman"/>
      <w:szCs w:val="24"/>
    </w:rPr>
  </w:style>
  <w:style w:type="paragraph" w:styleId="ListParagraph">
    <w:name w:val="List Paragraph"/>
    <w:basedOn w:val="Normal"/>
    <w:uiPriority w:val="34"/>
    <w:qFormat/>
    <w:rsid w:val="00EA67F7"/>
    <w:pPr>
      <w:spacing w:after="0" w:line="240" w:lineRule="auto"/>
      <w:ind w:left="720"/>
      <w:contextualSpacing/>
    </w:pPr>
    <w:rPr>
      <w:rFonts w:ascii="Times New Roman" w:eastAsia="Times New Roman" w:hAnsi="Times New Roman" w:cs="Times New Roman"/>
      <w:sz w:val="20"/>
      <w:szCs w:val="20"/>
    </w:rPr>
  </w:style>
  <w:style w:type="paragraph" w:styleId="Header">
    <w:name w:val="header"/>
    <w:basedOn w:val="Normal"/>
    <w:link w:val="HeaderChar"/>
    <w:rsid w:val="001700E5"/>
    <w:pPr>
      <w:tabs>
        <w:tab w:val="center" w:pos="4680"/>
        <w:tab w:val="right" w:pos="9360"/>
      </w:tabs>
      <w:spacing w:after="0" w:line="240" w:lineRule="auto"/>
    </w:pPr>
  </w:style>
  <w:style w:type="character" w:customStyle="1" w:styleId="HeaderChar">
    <w:name w:val="Header Char"/>
    <w:basedOn w:val="DefaultParagraphFont"/>
    <w:link w:val="Header"/>
    <w:rsid w:val="001700E5"/>
  </w:style>
  <w:style w:type="paragraph" w:styleId="Revision">
    <w:name w:val="Revision"/>
    <w:hidden/>
    <w:rsid w:val="001700E5"/>
    <w:pPr>
      <w:spacing w:after="0" w:line="240" w:lineRule="auto"/>
    </w:pPr>
  </w:style>
  <w:style w:type="paragraph" w:customStyle="1" w:styleId="Style2">
    <w:name w:val="Style2"/>
    <w:basedOn w:val="Normal"/>
    <w:uiPriority w:val="99"/>
    <w:rsid w:val="00D02B3A"/>
    <w:pPr>
      <w:spacing w:before="120"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8669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8.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7.xm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F767BECD-7522-4F7A-92D6-BED9DCCB2D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4B8EC2-9D8F-4A4D-90E9-E9D0B06521C2}">
  <ds:schemaRefs>
    <ds:schemaRef ds:uri="http://schemas.openxmlformats.org/officeDocument/2006/bibliography"/>
  </ds:schemaRefs>
</ds:datastoreItem>
</file>

<file path=customXml/itemProps3.xml><?xml version="1.0" encoding="utf-8"?>
<ds:datastoreItem xmlns:ds="http://schemas.openxmlformats.org/officeDocument/2006/customXml" ds:itemID="{10F4D4E2-CD03-4395-B1E6-B371AD0A7C5B}">
  <ds:schemaRefs>
    <ds:schemaRef ds:uri="http://schemas.openxmlformats.org/officeDocument/2006/bibliography"/>
  </ds:schemaRefs>
</ds:datastoreItem>
</file>

<file path=customXml/itemProps4.xml><?xml version="1.0" encoding="utf-8"?>
<ds:datastoreItem xmlns:ds="http://schemas.openxmlformats.org/officeDocument/2006/customXml" ds:itemID="{4B5EA64B-6861-4DC0-9A2F-79B6B1E8B04E}">
  <ds:schemaRefs>
    <ds:schemaRef ds:uri="http://schemas.microsoft.com/sharepoint/v3/contenttype/forms"/>
  </ds:schemaRefs>
</ds:datastoreItem>
</file>

<file path=customXml/itemProps5.xml><?xml version="1.0" encoding="utf-8"?>
<ds:datastoreItem xmlns:ds="http://schemas.openxmlformats.org/officeDocument/2006/customXml" ds:itemID="{2F06EFD8-5C87-4F53-AD36-75EFFBA4170E}">
  <ds:schemaRefs>
    <ds:schemaRef ds:uri="http://schemas.microsoft.com/office/2006/metadata/properties"/>
    <ds:schemaRef ds:uri="http://schemas.microsoft.com/office/infopath/2007/PartnerControl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5</Pages>
  <Words>2077</Words>
  <Characters>11845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dc:creator>
  <cp:lastModifiedBy>Geiser, Che@Energy</cp:lastModifiedBy>
  <cp:revision>24</cp:revision>
  <cp:lastPrinted>2013-10-17T15:17:00Z</cp:lastPrinted>
  <dcterms:created xsi:type="dcterms:W3CDTF">2015-06-24T15:09:00Z</dcterms:created>
  <dcterms:modified xsi:type="dcterms:W3CDTF">2022-05-20T17:00:00Z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